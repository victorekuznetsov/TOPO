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3.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4.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5.xml" ContentType="application/vnd.openxmlformats-officedocument.wordprocessingml.footer+xml"/>
  <Override PartName="/word/header42.xml" ContentType="application/vnd.openxmlformats-officedocument.wordprocessingml.header+xml"/>
  <Override PartName="/word/footer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7.xml" ContentType="application/vnd.openxmlformats-officedocument.wordprocessingml.footer+xml"/>
  <Override PartName="/word/header45.xml" ContentType="application/vnd.openxmlformats-officedocument.wordprocessingml.header+xml"/>
  <Override PartName="/word/footer8.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9.xml" ContentType="application/vnd.openxmlformats-officedocument.wordprocessingml.footer+xml"/>
  <Override PartName="/word/header48.xml" ContentType="application/vnd.openxmlformats-officedocument.wordprocessingml.header+xml"/>
  <Override PartName="/word/footer10.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11.xml" ContentType="application/vnd.openxmlformats-officedocument.wordprocessingml.footer+xml"/>
  <Override PartName="/word/header51.xml" ContentType="application/vnd.openxmlformats-officedocument.wordprocessingml.header+xml"/>
  <Override PartName="/word/footer1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13.xml" ContentType="application/vnd.openxmlformats-officedocument.wordprocessingml.footer+xml"/>
  <Override PartName="/word/header54.xml" ContentType="application/vnd.openxmlformats-officedocument.wordprocessingml.header+xml"/>
  <Override PartName="/word/footer14.xml" ContentType="application/vnd.openxmlformats-officedocument.wordprocessingml.footer+xml"/>
  <Override PartName="/word/header55.xml" ContentType="application/vnd.openxmlformats-officedocument.wordprocessingml.header+xml"/>
  <Override PartName="/word/footer1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16.xml" ContentType="application/vnd.openxmlformats-officedocument.wordprocessingml.footer+xml"/>
  <Override PartName="/word/header58.xml" ContentType="application/vnd.openxmlformats-officedocument.wordprocessingml.header+xml"/>
  <Override PartName="/word/footer17.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18.xml" ContentType="application/vnd.openxmlformats-officedocument.wordprocessingml.footer+xml"/>
  <Override PartName="/word/header61.xml" ContentType="application/vnd.openxmlformats-officedocument.wordprocessingml.header+xml"/>
  <Override PartName="/word/footer19.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20.xml" ContentType="application/vnd.openxmlformats-officedocument.wordprocessingml.footer+xml"/>
  <Override PartName="/word/header65.xml" ContentType="application/vnd.openxmlformats-officedocument.wordprocessingml.header+xml"/>
  <Override PartName="/word/footer21.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22.xml" ContentType="application/vnd.openxmlformats-officedocument.wordprocessingml.footer+xml"/>
  <Override PartName="/word/header68.xml" ContentType="application/vnd.openxmlformats-officedocument.wordprocessingml.header+xml"/>
  <Override PartName="/word/footer23.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24.xml" ContentType="application/vnd.openxmlformats-officedocument.wordprocessingml.footer+xml"/>
  <Override PartName="/word/header71.xml" ContentType="application/vnd.openxmlformats-officedocument.wordprocessingml.header+xml"/>
  <Override PartName="/word/footer25.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26.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27.xml" ContentType="application/vnd.openxmlformats-officedocument.wordprocessingml.footer+xml"/>
  <Override PartName="/word/header78.xml" ContentType="application/vnd.openxmlformats-officedocument.wordprocessingml.header+xml"/>
  <Override PartName="/word/footer2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29.xml" ContentType="application/vnd.openxmlformats-officedocument.wordprocessingml.footer+xml"/>
  <Override PartName="/word/header81.xml" ContentType="application/vnd.openxmlformats-officedocument.wordprocessingml.header+xml"/>
  <Override PartName="/word/footer30.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31.xml" ContentType="application/vnd.openxmlformats-officedocument.wordprocessingml.footer+xml"/>
  <Override PartName="/word/header84.xml" ContentType="application/vnd.openxmlformats-officedocument.wordprocessingml.header+xml"/>
  <Override PartName="/word/footer32.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footer33.xml" ContentType="application/vnd.openxmlformats-officedocument.wordprocessingml.footer+xml"/>
  <Override PartName="/word/header88.xml" ContentType="application/vnd.openxmlformats-officedocument.wordprocessingml.header+xml"/>
  <Override PartName="/word/footer34.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91.xml" ContentType="application/vnd.openxmlformats-officedocument.wordprocessingml.header+xml"/>
  <Override PartName="/word/footer37.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footer40.xml" ContentType="application/vnd.openxmlformats-officedocument.wordprocessingml.footer+xml"/>
  <Override PartName="/word/header97.xml" ContentType="application/vnd.openxmlformats-officedocument.wordprocessingml.header+xml"/>
  <Override PartName="/word/footer41.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footer42.xml" ContentType="application/vnd.openxmlformats-officedocument.wordprocessingml.footer+xml"/>
  <Override PartName="/word/header101.xml" ContentType="application/vnd.openxmlformats-officedocument.wordprocessingml.header+xml"/>
  <Override PartName="/word/footer43.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44.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4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46.xml" ContentType="application/vnd.openxmlformats-officedocument.wordprocessingml.footer+xml"/>
  <Override PartName="/word/header108.xml" ContentType="application/vnd.openxmlformats-officedocument.wordprocessingml.header+xml"/>
  <Override PartName="/word/footer47.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48.xml" ContentType="application/vnd.openxmlformats-officedocument.wordprocessingml.footer+xml"/>
  <Override PartName="/word/header111.xml" ContentType="application/vnd.openxmlformats-officedocument.wordprocessingml.header+xml"/>
  <Override PartName="/word/footer49.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5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B3135F" w14:textId="77777777" w:rsidR="00D153F5" w:rsidRPr="00A43588" w:rsidRDefault="00D153F5" w:rsidP="00D153F5">
      <w:pPr>
        <w:rPr>
          <w:rFonts w:ascii="Arial" w:hAnsi="Arial"/>
        </w:rPr>
      </w:pPr>
      <w:bookmarkStart w:id="0" w:name="_Toc352939869"/>
      <w:bookmarkStart w:id="1" w:name="_Ref353369916"/>
      <w:bookmarkStart w:id="2" w:name="_Toc357586935"/>
      <w:bookmarkStart w:id="3" w:name="_Toc359333746"/>
      <w:bookmarkStart w:id="4" w:name="_Hlk520897257"/>
    </w:p>
    <w:p w14:paraId="57FAD8C9" w14:textId="77777777" w:rsidR="00D153F5" w:rsidRPr="00F94454" w:rsidRDefault="00D153F5" w:rsidP="00D153F5">
      <w:pPr>
        <w:rPr>
          <w:rFonts w:ascii="Arial" w:hAnsi="Arial" w:cs="Arial"/>
          <w:lang w:eastAsia="ru-RU"/>
        </w:rPr>
      </w:pPr>
    </w:p>
    <w:p w14:paraId="4D5B767A" w14:textId="77777777" w:rsidR="00D153F5" w:rsidRPr="00F94454" w:rsidRDefault="00D153F5" w:rsidP="00D153F5">
      <w:pPr>
        <w:rPr>
          <w:rFonts w:ascii="Arial" w:hAnsi="Arial" w:cs="Arial"/>
          <w:lang w:eastAsia="ru-RU"/>
        </w:rPr>
      </w:pPr>
    </w:p>
    <w:p w14:paraId="48DD0FE5" w14:textId="77777777" w:rsidR="00D153F5" w:rsidRPr="00B77820" w:rsidRDefault="00D153F5" w:rsidP="00D153F5">
      <w:pPr>
        <w:rPr>
          <w:rFonts w:ascii="Arial" w:hAnsi="Arial" w:cs="Arial"/>
          <w:lang w:val="en-US" w:eastAsia="ru-RU"/>
        </w:rPr>
      </w:pPr>
    </w:p>
    <w:p w14:paraId="63B79B68" w14:textId="77777777" w:rsidR="00D153F5" w:rsidRPr="00F94454" w:rsidRDefault="00D153F5" w:rsidP="00D153F5">
      <w:pPr>
        <w:rPr>
          <w:rFonts w:ascii="Arial" w:hAnsi="Arial" w:cs="Arial"/>
          <w:lang w:eastAsia="ru-RU"/>
        </w:rPr>
      </w:pPr>
    </w:p>
    <w:p w14:paraId="15D1CF1B" w14:textId="77777777" w:rsidR="00D153F5" w:rsidRPr="00F94454" w:rsidRDefault="00D153F5" w:rsidP="00D153F5">
      <w:pPr>
        <w:rPr>
          <w:rFonts w:ascii="Arial" w:hAnsi="Arial" w:cs="Arial"/>
          <w:lang w:eastAsia="ru-RU"/>
        </w:rPr>
      </w:pPr>
    </w:p>
    <w:p w14:paraId="2D030EFC" w14:textId="77777777" w:rsidR="00D153F5" w:rsidRPr="009941F1" w:rsidRDefault="00D153F5" w:rsidP="00D153F5">
      <w:pPr>
        <w:rPr>
          <w:rFonts w:ascii="Arial" w:hAnsi="Arial" w:cs="Arial"/>
          <w:lang w:val="en-US" w:eastAsia="ru-RU"/>
        </w:rPr>
      </w:pPr>
    </w:p>
    <w:p w14:paraId="69629AA8" w14:textId="77777777" w:rsidR="00D153F5" w:rsidRPr="00A2149C" w:rsidRDefault="00D153F5" w:rsidP="00D153F5">
      <w:pPr>
        <w:rPr>
          <w:rFonts w:ascii="Arial" w:hAnsi="Arial" w:cs="Arial"/>
          <w:lang w:val="en-US" w:eastAsia="ru-RU"/>
        </w:rPr>
      </w:pPr>
    </w:p>
    <w:p w14:paraId="06D41951" w14:textId="77777777" w:rsidR="00D153F5" w:rsidRPr="00F94454" w:rsidRDefault="00D153F5" w:rsidP="00D153F5">
      <w:pPr>
        <w:rPr>
          <w:rFonts w:ascii="Arial" w:hAnsi="Arial" w:cs="Arial"/>
          <w:lang w:eastAsia="ru-RU"/>
        </w:rPr>
      </w:pPr>
    </w:p>
    <w:p w14:paraId="11DBFCB0" w14:textId="77777777" w:rsidR="00D153F5" w:rsidRPr="00F94454" w:rsidRDefault="00D153F5" w:rsidP="00D153F5">
      <w:pPr>
        <w:rPr>
          <w:rFonts w:ascii="Arial" w:hAnsi="Arial" w:cs="Arial"/>
          <w:lang w:eastAsia="ru-RU"/>
        </w:rPr>
      </w:pPr>
    </w:p>
    <w:p w14:paraId="3F79B19F" w14:textId="77777777" w:rsidR="00D153F5" w:rsidRPr="00F94454" w:rsidRDefault="00D153F5" w:rsidP="00D153F5">
      <w:pPr>
        <w:rPr>
          <w:rFonts w:ascii="Arial" w:hAnsi="Arial" w:cs="Arial"/>
          <w:lang w:eastAsia="ru-RU"/>
        </w:rPr>
      </w:pPr>
    </w:p>
    <w:p w14:paraId="3A9FF7C1" w14:textId="77777777" w:rsidR="00D153F5" w:rsidRPr="00F94454" w:rsidRDefault="00D153F5" w:rsidP="00D153F5">
      <w:pPr>
        <w:rPr>
          <w:rFonts w:ascii="Arial" w:hAnsi="Arial" w:cs="Arial"/>
          <w:lang w:eastAsia="ru-RU"/>
        </w:rPr>
      </w:pPr>
    </w:p>
    <w:p w14:paraId="25F07C89" w14:textId="77777777" w:rsidR="00D153F5" w:rsidRPr="00F94454" w:rsidRDefault="00D153F5" w:rsidP="00D153F5">
      <w:pPr>
        <w:rPr>
          <w:rFonts w:ascii="Arial" w:hAnsi="Arial" w:cs="Arial"/>
          <w:lang w:eastAsia="ru-RU"/>
        </w:rPr>
      </w:pPr>
    </w:p>
    <w:p w14:paraId="15E649F2" w14:textId="77777777" w:rsidR="00D153F5" w:rsidRPr="00F94454" w:rsidRDefault="00D153F5" w:rsidP="00D153F5">
      <w:pPr>
        <w:rPr>
          <w:rFonts w:ascii="Arial" w:hAnsi="Arial" w:cs="Arial"/>
          <w:lang w:eastAsia="ru-RU"/>
        </w:rPr>
      </w:pPr>
      <w:r w:rsidRPr="00F94454">
        <w:rPr>
          <w:rFonts w:ascii="Arial" w:hAnsi="Arial" w:cs="Arial"/>
          <w:lang w:eastAsia="ru-RU"/>
        </w:rPr>
        <w:tab/>
      </w:r>
    </w:p>
    <w:p w14:paraId="3EAF88E7" w14:textId="77777777" w:rsidR="00D153F5" w:rsidRDefault="00D153F5" w:rsidP="00D153F5">
      <w:pPr>
        <w:jc w:val="center"/>
        <w:rPr>
          <w:rFonts w:ascii="Arial" w:hAnsi="Arial" w:cs="Arial"/>
          <w:b/>
          <w:sz w:val="32"/>
          <w:szCs w:val="32"/>
        </w:rPr>
      </w:pPr>
      <w:r w:rsidRPr="00F94454">
        <w:rPr>
          <w:rFonts w:ascii="Arial" w:hAnsi="Arial" w:cs="Arial"/>
          <w:b/>
          <w:sz w:val="32"/>
          <w:szCs w:val="32"/>
        </w:rPr>
        <w:t>КОНЦЕПТУАЛЬНЫЙ ДИЗАЙН</w:t>
      </w:r>
    </w:p>
    <w:p w14:paraId="6F23E466" w14:textId="77777777" w:rsidR="00D153F5" w:rsidRDefault="00D153F5" w:rsidP="00D153F5">
      <w:pPr>
        <w:jc w:val="center"/>
        <w:rPr>
          <w:rFonts w:ascii="Arial" w:hAnsi="Arial" w:cs="Arial"/>
          <w:b/>
          <w:sz w:val="32"/>
          <w:szCs w:val="32"/>
        </w:rPr>
      </w:pPr>
    </w:p>
    <w:p w14:paraId="4EFE1F21" w14:textId="77777777" w:rsidR="00D153F5" w:rsidRPr="00F94454" w:rsidRDefault="00D153F5" w:rsidP="00D153F5">
      <w:pPr>
        <w:jc w:val="center"/>
        <w:rPr>
          <w:rFonts w:ascii="Arial" w:hAnsi="Arial" w:cs="Arial"/>
          <w:b/>
          <w:sz w:val="32"/>
          <w:szCs w:val="32"/>
        </w:rPr>
      </w:pPr>
      <w:r>
        <w:rPr>
          <w:rFonts w:ascii="Arial" w:hAnsi="Arial" w:cs="Arial"/>
          <w:b/>
          <w:sz w:val="32"/>
          <w:szCs w:val="32"/>
        </w:rPr>
        <w:t>Управление основными данными</w:t>
      </w:r>
    </w:p>
    <w:p w14:paraId="05FD1B6B" w14:textId="77777777" w:rsidR="00D153F5" w:rsidRDefault="00D153F5" w:rsidP="00D153F5">
      <w:pPr>
        <w:jc w:val="center"/>
        <w:rPr>
          <w:rFonts w:ascii="Arial" w:hAnsi="Arial" w:cs="Arial"/>
          <w:bCs/>
          <w:kern w:val="32"/>
          <w:sz w:val="32"/>
          <w:szCs w:val="32"/>
        </w:rPr>
      </w:pPr>
    </w:p>
    <w:p w14:paraId="5A1196F6" w14:textId="77777777" w:rsidR="00D153F5" w:rsidRDefault="00D153F5" w:rsidP="00D153F5">
      <w:pPr>
        <w:jc w:val="center"/>
        <w:rPr>
          <w:rFonts w:ascii="Arial" w:hAnsi="Arial" w:cs="Arial"/>
          <w:bCs/>
          <w:kern w:val="32"/>
          <w:sz w:val="32"/>
          <w:szCs w:val="32"/>
        </w:rPr>
      </w:pPr>
      <w:proofErr w:type="spellStart"/>
      <w:r>
        <w:rPr>
          <w:rFonts w:ascii="Arial" w:hAnsi="Arial" w:cs="Arial"/>
          <w:bCs/>
          <w:kern w:val="32"/>
          <w:sz w:val="32"/>
          <w:szCs w:val="32"/>
        </w:rPr>
        <w:t>ТОиР</w:t>
      </w:r>
      <w:proofErr w:type="spellEnd"/>
    </w:p>
    <w:p w14:paraId="6FD932F5" w14:textId="77777777" w:rsidR="00D153F5" w:rsidRDefault="00D153F5" w:rsidP="00D153F5">
      <w:pPr>
        <w:jc w:val="center"/>
        <w:rPr>
          <w:rFonts w:ascii="Arial" w:hAnsi="Arial" w:cs="Arial"/>
          <w:bCs/>
          <w:kern w:val="32"/>
          <w:sz w:val="32"/>
          <w:szCs w:val="32"/>
        </w:rPr>
      </w:pPr>
      <w:r w:rsidRPr="00F94454">
        <w:rPr>
          <w:rFonts w:ascii="Arial" w:hAnsi="Arial" w:cs="Arial"/>
          <w:bCs/>
          <w:kern w:val="32"/>
          <w:sz w:val="32"/>
          <w:szCs w:val="32"/>
        </w:rPr>
        <w:t xml:space="preserve"> </w:t>
      </w:r>
    </w:p>
    <w:p w14:paraId="7A84C7CD" w14:textId="77777777" w:rsidR="00D153F5" w:rsidRDefault="00D153F5" w:rsidP="00D153F5">
      <w:pPr>
        <w:jc w:val="center"/>
        <w:rPr>
          <w:rFonts w:ascii="Arial" w:hAnsi="Arial" w:cs="Arial"/>
          <w:bCs/>
          <w:kern w:val="32"/>
          <w:sz w:val="32"/>
          <w:szCs w:val="32"/>
        </w:rPr>
      </w:pPr>
      <w:r w:rsidRPr="00FF155C">
        <w:rPr>
          <w:rFonts w:ascii="Arial" w:hAnsi="Arial" w:cs="Arial"/>
          <w:bCs/>
          <w:kern w:val="32"/>
          <w:sz w:val="32"/>
          <w:szCs w:val="32"/>
        </w:rPr>
        <w:t xml:space="preserve">Управление основными данными по направлению </w:t>
      </w:r>
      <w:proofErr w:type="spellStart"/>
      <w:r w:rsidRPr="00FF155C">
        <w:rPr>
          <w:rFonts w:ascii="Arial" w:hAnsi="Arial" w:cs="Arial"/>
          <w:bCs/>
          <w:kern w:val="32"/>
          <w:sz w:val="32"/>
          <w:szCs w:val="32"/>
        </w:rPr>
        <w:t>ТОиР</w:t>
      </w:r>
      <w:proofErr w:type="spellEnd"/>
    </w:p>
    <w:p w14:paraId="52F20BC4" w14:textId="77777777" w:rsidR="00D153F5" w:rsidRDefault="00D153F5" w:rsidP="00D153F5">
      <w:pPr>
        <w:jc w:val="center"/>
        <w:rPr>
          <w:rFonts w:ascii="Arial" w:hAnsi="Arial" w:cs="Arial"/>
          <w:bCs/>
          <w:kern w:val="32"/>
          <w:sz w:val="32"/>
          <w:szCs w:val="32"/>
        </w:rPr>
      </w:pPr>
    </w:p>
    <w:p w14:paraId="2ABA47A1" w14:textId="1529A871" w:rsidR="00D153F5" w:rsidRPr="00EC00D2" w:rsidRDefault="00D153F5" w:rsidP="00D153F5">
      <w:pPr>
        <w:jc w:val="center"/>
        <w:rPr>
          <w:rFonts w:ascii="Arial" w:hAnsi="Arial" w:cs="Arial"/>
          <w:color w:val="FF0000"/>
          <w:sz w:val="32"/>
          <w:szCs w:val="32"/>
        </w:rPr>
      </w:pPr>
      <w:r>
        <w:rPr>
          <w:rFonts w:ascii="Arial" w:hAnsi="Arial" w:cs="Arial"/>
          <w:sz w:val="32"/>
          <w:szCs w:val="32"/>
          <w:lang w:val="en-US"/>
        </w:rPr>
        <w:t>ERP</w:t>
      </w:r>
      <w:r w:rsidRPr="00EC00D2">
        <w:rPr>
          <w:rFonts w:ascii="Arial" w:hAnsi="Arial" w:cs="Arial"/>
          <w:sz w:val="32"/>
          <w:szCs w:val="32"/>
        </w:rPr>
        <w:t>.</w:t>
      </w:r>
      <w:ins w:id="5" w:author="Владимир Лаут" w:date="2021-03-05T12:46:00Z">
        <w:r w:rsidR="006D5936">
          <w:rPr>
            <w:rFonts w:ascii="Arial" w:hAnsi="Arial" w:cs="Arial"/>
            <w:sz w:val="32"/>
            <w:szCs w:val="32"/>
          </w:rPr>
          <w:t>13</w:t>
        </w:r>
      </w:ins>
      <w:ins w:id="6" w:author="Александр" w:date="2020-04-12T15:13:00Z">
        <w:del w:id="7" w:author="Владимир Лаут" w:date="2021-03-05T12:46:00Z">
          <w:r w:rsidR="00F00C4D" w:rsidDel="006D5936">
            <w:rPr>
              <w:rFonts w:ascii="Arial" w:hAnsi="Arial" w:cs="Arial"/>
              <w:sz w:val="32"/>
              <w:szCs w:val="32"/>
            </w:rPr>
            <w:delText>9</w:delText>
          </w:r>
        </w:del>
      </w:ins>
      <w:del w:id="8" w:author="Александр" w:date="2020-04-12T15:13:00Z">
        <w:r w:rsidRPr="00EC00D2" w:rsidDel="00F00C4D">
          <w:rPr>
            <w:rFonts w:ascii="Arial" w:hAnsi="Arial" w:cs="Arial"/>
            <w:sz w:val="32"/>
            <w:szCs w:val="32"/>
          </w:rPr>
          <w:delText>5</w:delText>
        </w:r>
      </w:del>
      <w:r w:rsidRPr="00EC00D2">
        <w:rPr>
          <w:rFonts w:ascii="Arial" w:hAnsi="Arial" w:cs="Arial"/>
          <w:sz w:val="32"/>
          <w:szCs w:val="32"/>
        </w:rPr>
        <w:t>.</w:t>
      </w:r>
      <w:ins w:id="9" w:author="Александр" w:date="2020-04-12T15:13:00Z">
        <w:r w:rsidR="00F00C4D">
          <w:rPr>
            <w:rFonts w:ascii="Arial" w:hAnsi="Arial" w:cs="Arial"/>
            <w:sz w:val="32"/>
            <w:szCs w:val="32"/>
          </w:rPr>
          <w:t>9.2</w:t>
        </w:r>
      </w:ins>
      <w:del w:id="10" w:author="Александр" w:date="2020-04-12T15:13:00Z">
        <w:r w:rsidRPr="00EC00D2" w:rsidDel="00F00C4D">
          <w:rPr>
            <w:rFonts w:ascii="Arial" w:hAnsi="Arial" w:cs="Arial"/>
            <w:sz w:val="32"/>
            <w:szCs w:val="32"/>
          </w:rPr>
          <w:delText>1</w:delText>
        </w:r>
      </w:del>
      <w:r>
        <w:rPr>
          <w:rFonts w:ascii="Arial" w:hAnsi="Arial" w:cs="Arial"/>
          <w:sz w:val="32"/>
          <w:szCs w:val="32"/>
        </w:rPr>
        <w:t>.7</w:t>
      </w:r>
    </w:p>
    <w:p w14:paraId="475AB4C5" w14:textId="77777777" w:rsidR="00D153F5" w:rsidRPr="00EC00D2" w:rsidRDefault="00D153F5" w:rsidP="00D153F5">
      <w:pPr>
        <w:jc w:val="center"/>
        <w:rPr>
          <w:rFonts w:ascii="Arial" w:hAnsi="Arial" w:cs="Arial"/>
          <w:color w:val="FF0000"/>
          <w:sz w:val="32"/>
          <w:szCs w:val="32"/>
        </w:rPr>
      </w:pPr>
    </w:p>
    <w:p w14:paraId="7DD5B5C4" w14:textId="77777777" w:rsidR="00D153F5" w:rsidRPr="00EC00D2" w:rsidRDefault="00D153F5" w:rsidP="00D153F5">
      <w:pPr>
        <w:jc w:val="center"/>
        <w:rPr>
          <w:rFonts w:ascii="Arial" w:hAnsi="Arial" w:cs="Arial"/>
          <w:sz w:val="32"/>
          <w:szCs w:val="32"/>
        </w:rPr>
      </w:pPr>
    </w:p>
    <w:p w14:paraId="6077796D" w14:textId="5C50A29F" w:rsidR="00D153F5" w:rsidRPr="00F94454" w:rsidRDefault="00D54CC0" w:rsidP="00D153F5">
      <w:pPr>
        <w:jc w:val="center"/>
        <w:rPr>
          <w:rFonts w:ascii="Arial" w:hAnsi="Arial" w:cs="Arial"/>
          <w:sz w:val="32"/>
          <w:szCs w:val="32"/>
        </w:rPr>
      </w:pPr>
      <w:r w:rsidRPr="00D54CC0">
        <w:rPr>
          <w:rFonts w:ascii="Arial" w:eastAsiaTheme="majorEastAsia" w:hAnsi="Arial" w:cs="Arial"/>
          <w:caps/>
          <w:spacing w:val="-10"/>
          <w:kern w:val="28"/>
          <w:sz w:val="28"/>
          <w:szCs w:val="32"/>
          <w:lang w:eastAsia="ru-RU"/>
        </w:rPr>
        <w:t>317102</w:t>
      </w:r>
      <w:ins w:id="11" w:author="Александр" w:date="2020-04-12T15:13:00Z">
        <w:r w:rsidR="00F00C4D">
          <w:rPr>
            <w:rFonts w:ascii="Arial" w:eastAsiaTheme="majorEastAsia" w:hAnsi="Arial" w:cs="Arial"/>
            <w:caps/>
            <w:spacing w:val="-10"/>
            <w:kern w:val="28"/>
            <w:sz w:val="28"/>
            <w:szCs w:val="32"/>
            <w:lang w:eastAsia="ru-RU"/>
          </w:rPr>
          <w:t>.</w:t>
        </w:r>
      </w:ins>
      <w:del w:id="12" w:author="Александр" w:date="2020-04-12T15:13:00Z">
        <w:r w:rsidRPr="00D54CC0" w:rsidDel="00F00C4D">
          <w:rPr>
            <w:rFonts w:ascii="Arial" w:eastAsiaTheme="majorEastAsia" w:hAnsi="Arial" w:cs="Arial"/>
            <w:caps/>
            <w:spacing w:val="-10"/>
            <w:kern w:val="28"/>
            <w:sz w:val="28"/>
            <w:szCs w:val="32"/>
            <w:lang w:eastAsia="ru-RU"/>
          </w:rPr>
          <w:delText>.</w:delText>
        </w:r>
      </w:del>
      <w:r w:rsidRPr="00D54CC0">
        <w:rPr>
          <w:rFonts w:ascii="Arial" w:eastAsiaTheme="majorEastAsia" w:hAnsi="Arial" w:cs="Arial"/>
          <w:caps/>
          <w:spacing w:val="-10"/>
          <w:kern w:val="28"/>
          <w:sz w:val="28"/>
          <w:szCs w:val="32"/>
          <w:lang w:eastAsia="ru-RU"/>
        </w:rPr>
        <w:t xml:space="preserve"> ВНЕДРЕНИЕ ПИЛОТА И СТАБИЛИЗАЦИЯ РЕШЕНИЯ</w:t>
      </w:r>
    </w:p>
    <w:p w14:paraId="627A47BA" w14:textId="77777777" w:rsidR="00D153F5" w:rsidRPr="00F94454" w:rsidRDefault="00D153F5" w:rsidP="00D153F5">
      <w:pPr>
        <w:rPr>
          <w:rFonts w:ascii="Arial" w:hAnsi="Arial" w:cs="Arial"/>
        </w:rPr>
      </w:pPr>
    </w:p>
    <w:p w14:paraId="081E9173" w14:textId="77777777" w:rsidR="00D153F5" w:rsidRPr="00F94454" w:rsidRDefault="00D153F5" w:rsidP="00D153F5">
      <w:pPr>
        <w:tabs>
          <w:tab w:val="left" w:pos="3285"/>
        </w:tabs>
        <w:jc w:val="center"/>
        <w:rPr>
          <w:rFonts w:ascii="Arial" w:hAnsi="Arial" w:cs="Arial"/>
          <w:lang w:eastAsia="ru-RU"/>
        </w:rPr>
      </w:pPr>
    </w:p>
    <w:p w14:paraId="17BEAB51" w14:textId="77777777" w:rsidR="00D153F5" w:rsidRPr="00F94454" w:rsidRDefault="00D153F5" w:rsidP="00D153F5">
      <w:pPr>
        <w:tabs>
          <w:tab w:val="left" w:pos="3285"/>
        </w:tabs>
        <w:jc w:val="center"/>
        <w:rPr>
          <w:rFonts w:ascii="Arial" w:hAnsi="Arial" w:cs="Arial"/>
          <w:lang w:eastAsia="ru-RU"/>
        </w:rPr>
      </w:pPr>
    </w:p>
    <w:p w14:paraId="08BF014B" w14:textId="77777777" w:rsidR="00D153F5" w:rsidRPr="00F94454" w:rsidRDefault="00D153F5" w:rsidP="00D153F5">
      <w:pPr>
        <w:tabs>
          <w:tab w:val="left" w:pos="3285"/>
        </w:tabs>
        <w:jc w:val="center"/>
        <w:rPr>
          <w:rFonts w:ascii="Arial" w:hAnsi="Arial" w:cs="Arial"/>
          <w:lang w:eastAsia="ru-RU"/>
        </w:rPr>
      </w:pPr>
    </w:p>
    <w:p w14:paraId="22A15CEF" w14:textId="77777777" w:rsidR="00D153F5" w:rsidRPr="00F94454" w:rsidRDefault="00D153F5" w:rsidP="00D153F5">
      <w:pPr>
        <w:tabs>
          <w:tab w:val="left" w:pos="3285"/>
        </w:tabs>
        <w:jc w:val="center"/>
        <w:rPr>
          <w:rFonts w:ascii="Arial" w:hAnsi="Arial" w:cs="Arial"/>
          <w:lang w:eastAsia="ru-RU"/>
        </w:rPr>
      </w:pPr>
    </w:p>
    <w:p w14:paraId="237709A1" w14:textId="77777777" w:rsidR="00D153F5" w:rsidRPr="00F94454" w:rsidRDefault="00D153F5" w:rsidP="00D153F5">
      <w:pPr>
        <w:tabs>
          <w:tab w:val="left" w:pos="3285"/>
        </w:tabs>
        <w:jc w:val="center"/>
        <w:rPr>
          <w:rFonts w:ascii="Arial" w:hAnsi="Arial" w:cs="Arial"/>
          <w:lang w:eastAsia="ru-RU"/>
        </w:rPr>
      </w:pPr>
    </w:p>
    <w:p w14:paraId="28B91FEF" w14:textId="77777777" w:rsidR="00D153F5" w:rsidRPr="00F94454" w:rsidRDefault="00D153F5" w:rsidP="00D153F5">
      <w:pPr>
        <w:tabs>
          <w:tab w:val="left" w:pos="3285"/>
        </w:tabs>
        <w:jc w:val="center"/>
        <w:rPr>
          <w:rFonts w:ascii="Arial" w:hAnsi="Arial" w:cs="Arial"/>
          <w:lang w:eastAsia="ru-RU"/>
        </w:rPr>
      </w:pPr>
    </w:p>
    <w:p w14:paraId="610AE160" w14:textId="77777777" w:rsidR="00D153F5" w:rsidRPr="00F94454" w:rsidRDefault="00D153F5" w:rsidP="00D153F5">
      <w:pPr>
        <w:tabs>
          <w:tab w:val="left" w:pos="3285"/>
        </w:tabs>
        <w:jc w:val="center"/>
        <w:rPr>
          <w:rFonts w:ascii="Arial" w:hAnsi="Arial" w:cs="Arial"/>
          <w:lang w:eastAsia="ru-RU"/>
        </w:rPr>
      </w:pPr>
    </w:p>
    <w:p w14:paraId="7974F9A3" w14:textId="77777777" w:rsidR="00D153F5" w:rsidRPr="00F94454" w:rsidRDefault="00D153F5" w:rsidP="00D153F5">
      <w:pPr>
        <w:tabs>
          <w:tab w:val="left" w:pos="3285"/>
        </w:tabs>
        <w:jc w:val="center"/>
        <w:rPr>
          <w:rFonts w:ascii="Arial" w:hAnsi="Arial" w:cs="Arial"/>
          <w:lang w:eastAsia="ru-RU"/>
        </w:rPr>
      </w:pPr>
    </w:p>
    <w:p w14:paraId="1799D349" w14:textId="77777777" w:rsidR="00D153F5" w:rsidRPr="00F94454" w:rsidRDefault="00D153F5" w:rsidP="00D153F5">
      <w:pPr>
        <w:tabs>
          <w:tab w:val="left" w:pos="3285"/>
        </w:tabs>
        <w:jc w:val="center"/>
        <w:rPr>
          <w:rFonts w:ascii="Arial" w:hAnsi="Arial" w:cs="Arial"/>
          <w:lang w:eastAsia="ru-RU"/>
        </w:rPr>
      </w:pPr>
    </w:p>
    <w:p w14:paraId="034B4EBF" w14:textId="77777777" w:rsidR="00D153F5" w:rsidRPr="00F94454" w:rsidRDefault="00D153F5" w:rsidP="00D153F5">
      <w:pPr>
        <w:tabs>
          <w:tab w:val="left" w:pos="3285"/>
        </w:tabs>
        <w:jc w:val="center"/>
        <w:rPr>
          <w:rFonts w:ascii="Arial" w:hAnsi="Arial" w:cs="Arial"/>
          <w:lang w:eastAsia="ru-RU"/>
        </w:rPr>
      </w:pPr>
    </w:p>
    <w:p w14:paraId="7B18A3D7" w14:textId="77777777" w:rsidR="00D153F5" w:rsidRPr="00F94454" w:rsidRDefault="00D153F5" w:rsidP="00D153F5">
      <w:pPr>
        <w:tabs>
          <w:tab w:val="left" w:pos="3285"/>
        </w:tabs>
        <w:jc w:val="center"/>
        <w:rPr>
          <w:rFonts w:ascii="Arial" w:hAnsi="Arial" w:cs="Arial"/>
          <w:lang w:eastAsia="ru-RU"/>
        </w:rPr>
      </w:pPr>
    </w:p>
    <w:p w14:paraId="7B52609F" w14:textId="77777777" w:rsidR="00D153F5" w:rsidRPr="00F94454" w:rsidRDefault="00D153F5" w:rsidP="00D153F5">
      <w:pPr>
        <w:tabs>
          <w:tab w:val="left" w:pos="3285"/>
        </w:tabs>
        <w:rPr>
          <w:rFonts w:ascii="Arial" w:hAnsi="Arial" w:cs="Arial"/>
          <w:lang w:eastAsia="ru-RU"/>
        </w:rPr>
      </w:pPr>
    </w:p>
    <w:p w14:paraId="2251ABB9" w14:textId="77777777" w:rsidR="00D153F5" w:rsidRPr="00F94454" w:rsidRDefault="00D153F5" w:rsidP="00D153F5">
      <w:pPr>
        <w:tabs>
          <w:tab w:val="left" w:pos="3285"/>
        </w:tabs>
        <w:rPr>
          <w:rFonts w:ascii="Arial" w:hAnsi="Arial" w:cs="Arial"/>
          <w:lang w:eastAsia="ru-RU"/>
        </w:rPr>
      </w:pPr>
    </w:p>
    <w:p w14:paraId="3235AAB4" w14:textId="77777777" w:rsidR="00D153F5" w:rsidRPr="00F94454" w:rsidRDefault="00D153F5" w:rsidP="00D153F5">
      <w:pPr>
        <w:tabs>
          <w:tab w:val="left" w:pos="3285"/>
        </w:tabs>
        <w:rPr>
          <w:rFonts w:ascii="Arial" w:hAnsi="Arial" w:cs="Arial"/>
          <w:lang w:eastAsia="ru-RU"/>
        </w:rPr>
      </w:pPr>
    </w:p>
    <w:p w14:paraId="4FE294B4" w14:textId="77777777" w:rsidR="00D153F5" w:rsidRPr="00F94454" w:rsidRDefault="00D153F5" w:rsidP="00D153F5">
      <w:pPr>
        <w:tabs>
          <w:tab w:val="left" w:pos="3285"/>
        </w:tabs>
        <w:rPr>
          <w:rFonts w:ascii="Arial" w:hAnsi="Arial" w:cs="Arial"/>
          <w:lang w:eastAsia="ru-RU"/>
        </w:rPr>
      </w:pPr>
    </w:p>
    <w:p w14:paraId="426FAB03" w14:textId="77777777" w:rsidR="00D153F5" w:rsidRPr="00F94454" w:rsidRDefault="00D153F5" w:rsidP="00D153F5">
      <w:pPr>
        <w:tabs>
          <w:tab w:val="left" w:pos="3285"/>
        </w:tabs>
        <w:rPr>
          <w:rFonts w:ascii="Arial" w:hAnsi="Arial" w:cs="Arial"/>
          <w:lang w:eastAsia="ru-RU"/>
        </w:rPr>
      </w:pPr>
    </w:p>
    <w:p w14:paraId="510061F6" w14:textId="642841E1" w:rsidR="00D153F5" w:rsidRPr="00916FAB" w:rsidRDefault="00D153F5" w:rsidP="00D153F5">
      <w:pPr>
        <w:jc w:val="center"/>
        <w:rPr>
          <w:rFonts w:ascii="Arial" w:hAnsi="Arial" w:cs="Arial"/>
          <w:b/>
          <w:sz w:val="22"/>
        </w:rPr>
      </w:pPr>
      <w:r w:rsidRPr="00916FAB">
        <w:rPr>
          <w:rFonts w:ascii="Arial" w:hAnsi="Arial" w:cs="Arial"/>
          <w:b/>
          <w:sz w:val="22"/>
        </w:rPr>
        <w:t>Москва 20</w:t>
      </w:r>
      <w:ins w:id="13" w:author="Александр" w:date="2020-04-13T05:48:00Z">
        <w:r w:rsidR="004C5BDB">
          <w:rPr>
            <w:rFonts w:ascii="Arial" w:hAnsi="Arial" w:cs="Arial"/>
            <w:b/>
            <w:sz w:val="22"/>
          </w:rPr>
          <w:t>2</w:t>
        </w:r>
      </w:ins>
      <w:ins w:id="14" w:author="Владимир Лаут" w:date="2021-03-04T00:09:00Z">
        <w:r w:rsidR="00520FBF">
          <w:rPr>
            <w:rFonts w:ascii="Arial" w:hAnsi="Arial" w:cs="Arial"/>
            <w:b/>
            <w:sz w:val="22"/>
          </w:rPr>
          <w:t>1</w:t>
        </w:r>
      </w:ins>
      <w:ins w:id="15" w:author="Александр" w:date="2020-04-13T05:48:00Z">
        <w:del w:id="16" w:author="Владимир Лаут" w:date="2021-03-04T00:09:00Z">
          <w:r w:rsidR="004C5BDB" w:rsidDel="00520FBF">
            <w:rPr>
              <w:rFonts w:ascii="Arial" w:hAnsi="Arial" w:cs="Arial"/>
              <w:b/>
              <w:sz w:val="22"/>
            </w:rPr>
            <w:delText>0</w:delText>
          </w:r>
        </w:del>
      </w:ins>
      <w:del w:id="17" w:author="Александр" w:date="2020-04-13T05:48:00Z">
        <w:r w:rsidRPr="00916FAB" w:rsidDel="004C5BDB">
          <w:rPr>
            <w:rFonts w:ascii="Arial" w:hAnsi="Arial" w:cs="Arial"/>
            <w:b/>
            <w:sz w:val="22"/>
          </w:rPr>
          <w:delText>18</w:delText>
        </w:r>
      </w:del>
    </w:p>
    <w:p w14:paraId="20D4FD49" w14:textId="1383EDFE" w:rsidR="00D153F5" w:rsidRPr="00916FAB" w:rsidRDefault="00D153F5" w:rsidP="00E16A62">
      <w:pPr>
        <w:spacing w:after="200" w:line="276" w:lineRule="auto"/>
        <w:jc w:val="right"/>
        <w:rPr>
          <w:rFonts w:ascii="Arial" w:hAnsi="Arial" w:cs="Arial"/>
          <w:b/>
          <w:sz w:val="22"/>
        </w:rPr>
      </w:pPr>
      <w:r w:rsidRPr="00F94454">
        <w:rPr>
          <w:rFonts w:ascii="Arial" w:hAnsi="Arial" w:cs="Arial"/>
          <w:b/>
          <w:sz w:val="20"/>
        </w:rPr>
        <w:br w:type="page"/>
      </w:r>
      <w:r w:rsidRPr="00916FAB">
        <w:rPr>
          <w:rFonts w:ascii="Arial" w:hAnsi="Arial" w:cs="Arial"/>
          <w:b/>
          <w:sz w:val="22"/>
        </w:rPr>
        <w:lastRenderedPageBreak/>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228C2">
        <w:rPr>
          <w:rFonts w:ascii="Arial" w:hAnsi="Arial" w:cs="Arial"/>
          <w:b/>
          <w:noProof/>
          <w:sz w:val="22"/>
        </w:rPr>
        <w:t>1</w:t>
      </w:r>
      <w:r w:rsidRPr="00916FAB">
        <w:rPr>
          <w:rFonts w:ascii="Arial" w:hAnsi="Arial" w:cs="Arial"/>
          <w:b/>
          <w:noProof/>
          <w:sz w:val="22"/>
        </w:rPr>
        <w:fldChar w:fldCharType="end"/>
      </w:r>
      <w:r w:rsidRPr="00916FAB">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95"/>
        <w:gridCol w:w="2776"/>
        <w:gridCol w:w="4891"/>
        <w:gridCol w:w="1514"/>
      </w:tblGrid>
      <w:tr w:rsidR="00D153F5" w:rsidRPr="00F94454" w14:paraId="3622A328" w14:textId="77777777" w:rsidTr="00C41204">
        <w:trPr>
          <w:cantSplit/>
          <w:trHeight w:val="397"/>
          <w:tblHeader/>
        </w:trPr>
        <w:tc>
          <w:tcPr>
            <w:tcW w:w="489" w:type="pct"/>
            <w:shd w:val="clear" w:color="auto" w:fill="FFC000"/>
            <w:vAlign w:val="center"/>
          </w:tcPr>
          <w:p w14:paraId="26059C48" w14:textId="77777777" w:rsidR="00D153F5" w:rsidRPr="00F94454" w:rsidRDefault="00D153F5" w:rsidP="00D153F5">
            <w:pPr>
              <w:jc w:val="center"/>
              <w:rPr>
                <w:rFonts w:ascii="Arial" w:hAnsi="Arial" w:cs="Arial"/>
                <w:b/>
                <w:sz w:val="20"/>
              </w:rPr>
            </w:pPr>
            <w:r w:rsidRPr="00F94454">
              <w:rPr>
                <w:rFonts w:ascii="Arial" w:hAnsi="Arial" w:cs="Arial"/>
                <w:b/>
                <w:sz w:val="20"/>
              </w:rPr>
              <w:t>Версия</w:t>
            </w:r>
          </w:p>
        </w:tc>
        <w:tc>
          <w:tcPr>
            <w:tcW w:w="1364" w:type="pct"/>
            <w:shd w:val="clear" w:color="auto" w:fill="FFC000"/>
            <w:vAlign w:val="center"/>
          </w:tcPr>
          <w:p w14:paraId="404949ED" w14:textId="77777777" w:rsidR="00D153F5" w:rsidRPr="00F94454" w:rsidRDefault="00D153F5" w:rsidP="00D153F5">
            <w:pPr>
              <w:jc w:val="center"/>
              <w:rPr>
                <w:rFonts w:ascii="Arial" w:hAnsi="Arial" w:cs="Arial"/>
                <w:b/>
                <w:sz w:val="20"/>
              </w:rPr>
            </w:pPr>
            <w:r w:rsidRPr="00F94454">
              <w:rPr>
                <w:rFonts w:ascii="Arial" w:hAnsi="Arial" w:cs="Arial"/>
                <w:b/>
                <w:sz w:val="20"/>
              </w:rPr>
              <w:t>Дата</w:t>
            </w:r>
          </w:p>
        </w:tc>
        <w:tc>
          <w:tcPr>
            <w:tcW w:w="2403" w:type="pct"/>
            <w:shd w:val="clear" w:color="auto" w:fill="FFC000"/>
            <w:vAlign w:val="center"/>
          </w:tcPr>
          <w:p w14:paraId="56A5E5C8" w14:textId="77777777" w:rsidR="00D153F5" w:rsidRPr="00F94454" w:rsidRDefault="00D153F5" w:rsidP="00D153F5">
            <w:pPr>
              <w:jc w:val="center"/>
              <w:rPr>
                <w:rFonts w:ascii="Arial" w:hAnsi="Arial" w:cs="Arial"/>
                <w:b/>
                <w:sz w:val="20"/>
              </w:rPr>
            </w:pPr>
            <w:r w:rsidRPr="00F94454">
              <w:rPr>
                <w:rFonts w:ascii="Arial" w:hAnsi="Arial" w:cs="Arial"/>
                <w:b/>
                <w:sz w:val="20"/>
              </w:rPr>
              <w:t>Комментарий</w:t>
            </w:r>
          </w:p>
        </w:tc>
        <w:tc>
          <w:tcPr>
            <w:tcW w:w="744" w:type="pct"/>
            <w:shd w:val="clear" w:color="auto" w:fill="FFC000"/>
            <w:vAlign w:val="center"/>
          </w:tcPr>
          <w:p w14:paraId="356D1DF2" w14:textId="77777777" w:rsidR="00D153F5" w:rsidRPr="00F94454" w:rsidRDefault="00D153F5" w:rsidP="00D153F5">
            <w:pPr>
              <w:jc w:val="center"/>
              <w:rPr>
                <w:rFonts w:ascii="Arial" w:hAnsi="Arial" w:cs="Arial"/>
                <w:b/>
                <w:sz w:val="20"/>
              </w:rPr>
            </w:pPr>
            <w:r w:rsidRPr="00F94454">
              <w:rPr>
                <w:rFonts w:ascii="Arial" w:hAnsi="Arial" w:cs="Arial"/>
                <w:b/>
                <w:sz w:val="20"/>
              </w:rPr>
              <w:t>Автор</w:t>
            </w:r>
          </w:p>
        </w:tc>
      </w:tr>
      <w:tr w:rsidR="006B3B9C" w:rsidRPr="00F94454" w14:paraId="32E7862C" w14:textId="77777777" w:rsidTr="00C41204">
        <w:trPr>
          <w:cantSplit/>
        </w:trPr>
        <w:tc>
          <w:tcPr>
            <w:tcW w:w="489" w:type="pct"/>
          </w:tcPr>
          <w:p w14:paraId="69DA11FE" w14:textId="024F3876" w:rsidR="006B3B9C" w:rsidRPr="001D3E93" w:rsidRDefault="006B3B9C" w:rsidP="006B3B9C">
            <w:pPr>
              <w:jc w:val="center"/>
              <w:rPr>
                <w:rFonts w:ascii="Arial" w:hAnsi="Arial"/>
                <w:sz w:val="20"/>
              </w:rPr>
            </w:pPr>
            <w:ins w:id="18" w:author="Кононов Александр Валерьевич (Подрядчик. ООО БерингПойнт)" w:date="2020-04-23T14:58:00Z">
              <w:r w:rsidRPr="001D3E93">
                <w:rPr>
                  <w:rFonts w:ascii="Arial" w:hAnsi="Arial"/>
                  <w:sz w:val="20"/>
                </w:rPr>
                <w:t>1.</w:t>
              </w:r>
              <w:r>
                <w:rPr>
                  <w:rFonts w:ascii="Arial" w:hAnsi="Arial" w:cs="Arial"/>
                  <w:sz w:val="20"/>
                </w:rPr>
                <w:t>0</w:t>
              </w:r>
            </w:ins>
            <w:del w:id="19" w:author="Кононов Александр Валерьевич (Подрядчик. ООО БерингПойнт)" w:date="2020-04-23T14:58:00Z">
              <w:r w:rsidRPr="001D3E93" w:rsidDel="006621A7">
                <w:rPr>
                  <w:rFonts w:ascii="Arial" w:hAnsi="Arial"/>
                  <w:sz w:val="20"/>
                </w:rPr>
                <w:delText>1.</w:delText>
              </w:r>
              <w:r w:rsidDel="006621A7">
                <w:rPr>
                  <w:rFonts w:ascii="Arial" w:hAnsi="Arial" w:cs="Arial"/>
                  <w:sz w:val="20"/>
                </w:rPr>
                <w:delText>0</w:delText>
              </w:r>
            </w:del>
          </w:p>
        </w:tc>
        <w:tc>
          <w:tcPr>
            <w:tcW w:w="1364" w:type="pct"/>
          </w:tcPr>
          <w:p w14:paraId="6DF11CA8" w14:textId="5FC5BB58" w:rsidR="006B3B9C" w:rsidRPr="001D3E93" w:rsidRDefault="006B3B9C" w:rsidP="006B3B9C">
            <w:pPr>
              <w:rPr>
                <w:rFonts w:ascii="Arial" w:hAnsi="Arial"/>
                <w:sz w:val="20"/>
              </w:rPr>
            </w:pPr>
            <w:ins w:id="20" w:author="Кононов Александр Валерьевич (Подрядчик. ООО БерингПойнт)" w:date="2020-04-23T14:58:00Z">
              <w:r w:rsidRPr="001D3E93">
                <w:rPr>
                  <w:rFonts w:ascii="Arial" w:hAnsi="Arial"/>
                  <w:sz w:val="20"/>
                </w:rPr>
                <w:t>0</w:t>
              </w:r>
              <w:r>
                <w:rPr>
                  <w:rFonts w:ascii="Arial" w:hAnsi="Arial" w:cs="Arial"/>
                  <w:sz w:val="20"/>
                </w:rPr>
                <w:t>7</w:t>
              </w:r>
              <w:r w:rsidRPr="001D3E93">
                <w:rPr>
                  <w:rFonts w:ascii="Arial" w:hAnsi="Arial"/>
                  <w:sz w:val="20"/>
                </w:rPr>
                <w:t>.</w:t>
              </w:r>
              <w:r>
                <w:rPr>
                  <w:rFonts w:ascii="Arial" w:hAnsi="Arial" w:cs="Arial"/>
                  <w:sz w:val="20"/>
                </w:rPr>
                <w:t>08.</w:t>
              </w:r>
              <w:r w:rsidRPr="001D3E93">
                <w:rPr>
                  <w:rFonts w:ascii="Arial" w:hAnsi="Arial"/>
                  <w:sz w:val="20"/>
                </w:rPr>
                <w:t>2018</w:t>
              </w:r>
            </w:ins>
            <w:ins w:id="21" w:author="Александр" w:date="2020-04-13T05:49:00Z">
              <w:del w:id="22" w:author="Кононов Александр Валерьевич (Подрядчик. ООО БерингПойнт)" w:date="2020-04-23T14:58:00Z">
                <w:r w:rsidDel="006621A7">
                  <w:rPr>
                    <w:rFonts w:ascii="Arial" w:hAnsi="Arial" w:cs="Arial"/>
                    <w:sz w:val="20"/>
                  </w:rPr>
                  <w:delText>12</w:delText>
                </w:r>
              </w:del>
            </w:ins>
            <w:del w:id="23" w:author="Кононов Александр Валерьевич (Подрядчик. ООО БерингПойнт)" w:date="2020-04-23T14:58:00Z">
              <w:r w:rsidRPr="001D3E93" w:rsidDel="006621A7">
                <w:rPr>
                  <w:rFonts w:ascii="Arial" w:hAnsi="Arial"/>
                  <w:sz w:val="20"/>
                </w:rPr>
                <w:delText>0</w:delText>
              </w:r>
              <w:r w:rsidDel="006621A7">
                <w:rPr>
                  <w:rFonts w:ascii="Arial" w:hAnsi="Arial" w:cs="Arial"/>
                  <w:sz w:val="20"/>
                </w:rPr>
                <w:delText>7</w:delText>
              </w:r>
              <w:r w:rsidRPr="001D3E93" w:rsidDel="006621A7">
                <w:rPr>
                  <w:rFonts w:ascii="Arial" w:hAnsi="Arial"/>
                  <w:sz w:val="20"/>
                </w:rPr>
                <w:delText>.</w:delText>
              </w:r>
              <w:r w:rsidDel="006621A7">
                <w:rPr>
                  <w:rFonts w:ascii="Arial" w:hAnsi="Arial" w:cs="Arial"/>
                  <w:sz w:val="20"/>
                </w:rPr>
                <w:delText>0</w:delText>
              </w:r>
            </w:del>
            <w:ins w:id="24" w:author="Александр" w:date="2020-04-13T05:49:00Z">
              <w:del w:id="25" w:author="Кононов Александр Валерьевич (Подрядчик. ООО БерингПойнт)" w:date="2020-04-23T14:58:00Z">
                <w:r w:rsidDel="006621A7">
                  <w:rPr>
                    <w:rFonts w:ascii="Arial" w:hAnsi="Arial" w:cs="Arial"/>
                    <w:sz w:val="20"/>
                  </w:rPr>
                  <w:delText>4</w:delText>
                </w:r>
              </w:del>
            </w:ins>
            <w:del w:id="26" w:author="Кононов Александр Валерьевич (Подрядчик. ООО БерингПойнт)" w:date="2020-04-23T14:58:00Z">
              <w:r w:rsidDel="006621A7">
                <w:rPr>
                  <w:rFonts w:ascii="Arial" w:hAnsi="Arial" w:cs="Arial"/>
                  <w:sz w:val="20"/>
                </w:rPr>
                <w:delText>8.</w:delText>
              </w:r>
              <w:r w:rsidRPr="001D3E93" w:rsidDel="006621A7">
                <w:rPr>
                  <w:rFonts w:ascii="Arial" w:hAnsi="Arial"/>
                  <w:sz w:val="20"/>
                </w:rPr>
                <w:delText>20</w:delText>
              </w:r>
            </w:del>
            <w:ins w:id="27" w:author="Александр" w:date="2020-04-13T05:49:00Z">
              <w:del w:id="28" w:author="Кононов Александр Валерьевич (Подрядчик. ООО БерингПойнт)" w:date="2020-04-23T14:58:00Z">
                <w:r w:rsidDel="006621A7">
                  <w:rPr>
                    <w:rFonts w:ascii="Arial" w:hAnsi="Arial"/>
                    <w:sz w:val="20"/>
                  </w:rPr>
                  <w:delText>20</w:delText>
                </w:r>
              </w:del>
            </w:ins>
            <w:del w:id="29" w:author="Кононов Александр Валерьевич (Подрядчик. ООО БерингПойнт)" w:date="2020-04-23T14:58:00Z">
              <w:r w:rsidRPr="001D3E93" w:rsidDel="006621A7">
                <w:rPr>
                  <w:rFonts w:ascii="Arial" w:hAnsi="Arial"/>
                  <w:sz w:val="20"/>
                </w:rPr>
                <w:delText>18</w:delText>
              </w:r>
            </w:del>
          </w:p>
        </w:tc>
        <w:tc>
          <w:tcPr>
            <w:tcW w:w="2403" w:type="pct"/>
          </w:tcPr>
          <w:p w14:paraId="55E53BA3" w14:textId="044E6E71" w:rsidR="006B3B9C" w:rsidRPr="00F94454" w:rsidRDefault="006B3B9C" w:rsidP="006B3B9C">
            <w:pPr>
              <w:rPr>
                <w:rFonts w:ascii="Arial" w:hAnsi="Arial" w:cs="Arial"/>
                <w:sz w:val="20"/>
              </w:rPr>
            </w:pPr>
            <w:ins w:id="30" w:author="Кононов Александр Валерьевич (Подрядчик. ООО БерингПойнт)" w:date="2020-04-23T14:58:00Z">
              <w:r>
                <w:rPr>
                  <w:rFonts w:ascii="Arial" w:hAnsi="Arial" w:cs="Arial"/>
                  <w:sz w:val="20"/>
                </w:rPr>
                <w:t>Документ создан</w:t>
              </w:r>
            </w:ins>
            <w:del w:id="31" w:author="Кононов Александр Валерьевич (Подрядчик. ООО БерингПойнт)" w:date="2020-04-23T14:58:00Z">
              <w:r w:rsidDel="006621A7">
                <w:rPr>
                  <w:rFonts w:ascii="Arial" w:hAnsi="Arial" w:cs="Arial"/>
                  <w:sz w:val="20"/>
                </w:rPr>
                <w:delText>Документ создан</w:delText>
              </w:r>
            </w:del>
          </w:p>
        </w:tc>
        <w:tc>
          <w:tcPr>
            <w:tcW w:w="744" w:type="pct"/>
          </w:tcPr>
          <w:p w14:paraId="562DB78D" w14:textId="7D0394FB" w:rsidR="006B3B9C" w:rsidRPr="00F94454" w:rsidRDefault="006B3B9C" w:rsidP="006B3B9C">
            <w:pPr>
              <w:jc w:val="center"/>
              <w:rPr>
                <w:rFonts w:ascii="Arial" w:hAnsi="Arial" w:cs="Arial"/>
                <w:sz w:val="20"/>
              </w:rPr>
            </w:pPr>
            <w:ins w:id="32" w:author="Кононов Александр Валерьевич (Подрядчик. ООО БерингПойнт)" w:date="2020-04-23T14:58:00Z">
              <w:r>
                <w:rPr>
                  <w:rFonts w:ascii="Arial" w:hAnsi="Arial" w:cs="Arial"/>
                  <w:sz w:val="20"/>
                </w:rPr>
                <w:t>Костенко Е.В.</w:t>
              </w:r>
            </w:ins>
            <w:del w:id="33" w:author="Кононов Александр Валерьевич (Подрядчик. ООО БерингПойнт)" w:date="2020-04-23T14:58:00Z">
              <w:r w:rsidDel="006621A7">
                <w:rPr>
                  <w:rFonts w:ascii="Arial" w:hAnsi="Arial" w:cs="Arial"/>
                  <w:sz w:val="20"/>
                </w:rPr>
                <w:delText>К</w:delText>
              </w:r>
            </w:del>
            <w:ins w:id="34" w:author="Александр" w:date="2020-04-13T05:49:00Z">
              <w:del w:id="35" w:author="Кононов Александр Валерьевич (Подрядчик. ООО БерингПойнт)" w:date="2020-04-23T14:58:00Z">
                <w:r w:rsidDel="006621A7">
                  <w:rPr>
                    <w:rFonts w:ascii="Arial" w:hAnsi="Arial" w:cs="Arial"/>
                    <w:sz w:val="20"/>
                  </w:rPr>
                  <w:delText>ононов А</w:delText>
                </w:r>
              </w:del>
            </w:ins>
            <w:del w:id="36" w:author="Кононов Александр Валерьевич (Подрядчик. ООО БерингПойнт)" w:date="2020-04-23T14:58:00Z">
              <w:r w:rsidDel="006621A7">
                <w:rPr>
                  <w:rFonts w:ascii="Arial" w:hAnsi="Arial" w:cs="Arial"/>
                  <w:sz w:val="20"/>
                </w:rPr>
                <w:delText>остенко Е.В.</w:delText>
              </w:r>
            </w:del>
            <w:ins w:id="37" w:author="Александр" w:date="2020-04-13T05:49:00Z">
              <w:del w:id="38" w:author="Кононов Александр Валерьевич (Подрядчик. ООО БерингПойнт)" w:date="2020-04-23T14:58:00Z">
                <w:r w:rsidDel="006621A7">
                  <w:rPr>
                    <w:rFonts w:ascii="Arial" w:hAnsi="Arial" w:cs="Arial"/>
                    <w:sz w:val="20"/>
                  </w:rPr>
                  <w:delText>В.</w:delText>
                </w:r>
              </w:del>
            </w:ins>
          </w:p>
        </w:tc>
      </w:tr>
      <w:tr w:rsidR="006B3B9C" w:rsidRPr="00F94454" w14:paraId="2B22F0B2" w14:textId="77777777" w:rsidTr="00C41204">
        <w:trPr>
          <w:cantSplit/>
        </w:trPr>
        <w:tc>
          <w:tcPr>
            <w:tcW w:w="489" w:type="pct"/>
          </w:tcPr>
          <w:p w14:paraId="24BC90F2" w14:textId="37B7A686" w:rsidR="006B3B9C" w:rsidRDefault="006B3B9C" w:rsidP="006B3B9C">
            <w:pPr>
              <w:jc w:val="center"/>
              <w:rPr>
                <w:rFonts w:ascii="Arial" w:hAnsi="Arial"/>
                <w:sz w:val="20"/>
              </w:rPr>
            </w:pPr>
            <w:ins w:id="39" w:author="Кононов Александр Валерьевич (Подрядчик. ООО БерингПойнт)" w:date="2020-04-23T14:58:00Z">
              <w:r>
                <w:rPr>
                  <w:rFonts w:ascii="Arial" w:hAnsi="Arial"/>
                  <w:sz w:val="20"/>
                </w:rPr>
                <w:t>2.0</w:t>
              </w:r>
            </w:ins>
            <w:del w:id="40" w:author="Кононов Александр Валерьевич (Подрядчик. ООО БерингПойнт)" w:date="2020-04-23T14:58:00Z">
              <w:r w:rsidDel="006621A7">
                <w:rPr>
                  <w:rFonts w:ascii="Arial" w:hAnsi="Arial"/>
                  <w:sz w:val="20"/>
                </w:rPr>
                <w:delText>2.0</w:delText>
              </w:r>
            </w:del>
          </w:p>
        </w:tc>
        <w:tc>
          <w:tcPr>
            <w:tcW w:w="1364" w:type="pct"/>
          </w:tcPr>
          <w:p w14:paraId="71116C54" w14:textId="064A8197" w:rsidR="006B3B9C" w:rsidRPr="00C41F73" w:rsidRDefault="006B3B9C" w:rsidP="006B3B9C">
            <w:pPr>
              <w:rPr>
                <w:rFonts w:ascii="Arial" w:hAnsi="Arial"/>
                <w:sz w:val="20"/>
              </w:rPr>
            </w:pPr>
            <w:ins w:id="41" w:author="Кононов Александр Валерьевич (Подрядчик. ООО БерингПойнт)" w:date="2020-04-23T14:58:00Z">
              <w:r>
                <w:rPr>
                  <w:rFonts w:ascii="Arial" w:hAnsi="Arial"/>
                  <w:sz w:val="20"/>
                </w:rPr>
                <w:t>31.08.2018</w:t>
              </w:r>
            </w:ins>
            <w:del w:id="42" w:author="Кононов Александр Валерьевич (Подрядчик. ООО БерингПойнт)" w:date="2020-04-23T14:58:00Z">
              <w:r w:rsidDel="006621A7">
                <w:rPr>
                  <w:rFonts w:ascii="Arial" w:hAnsi="Arial"/>
                  <w:sz w:val="20"/>
                </w:rPr>
                <w:delText>31.08.2018</w:delText>
              </w:r>
            </w:del>
          </w:p>
        </w:tc>
        <w:tc>
          <w:tcPr>
            <w:tcW w:w="2403" w:type="pct"/>
          </w:tcPr>
          <w:p w14:paraId="4475D03F" w14:textId="054EBBBD" w:rsidR="006B3B9C" w:rsidRDefault="006B3B9C" w:rsidP="006B3B9C">
            <w:pPr>
              <w:rPr>
                <w:rFonts w:ascii="Arial" w:hAnsi="Arial" w:cs="Arial"/>
                <w:sz w:val="20"/>
              </w:rPr>
            </w:pPr>
            <w:ins w:id="43" w:author="Кононов Александр Валерьевич (Подрядчик. ООО БерингПойнт)" w:date="2020-04-23T14:58:00Z">
              <w:r>
                <w:rPr>
                  <w:rFonts w:ascii="Arial" w:hAnsi="Arial" w:cs="Arial"/>
                  <w:sz w:val="20"/>
                </w:rPr>
                <w:t>Внесены дополнение в части ролей, рисков и контрольных процедур</w:t>
              </w:r>
            </w:ins>
            <w:del w:id="44" w:author="Кононов Александр Валерьевич (Подрядчик. ООО БерингПойнт)" w:date="2020-04-23T14:58:00Z">
              <w:r w:rsidDel="006621A7">
                <w:rPr>
                  <w:rFonts w:ascii="Arial" w:hAnsi="Arial" w:cs="Arial"/>
                  <w:sz w:val="20"/>
                </w:rPr>
                <w:delText>Внесены дополнение в части ролей, рисков и контрольных процедур</w:delText>
              </w:r>
            </w:del>
          </w:p>
        </w:tc>
        <w:tc>
          <w:tcPr>
            <w:tcW w:w="744" w:type="pct"/>
          </w:tcPr>
          <w:p w14:paraId="76C2D2EE" w14:textId="5CF71154" w:rsidR="006B3B9C" w:rsidRDefault="006B3B9C" w:rsidP="006B3B9C">
            <w:pPr>
              <w:jc w:val="center"/>
              <w:rPr>
                <w:rFonts w:ascii="Arial" w:hAnsi="Arial" w:cs="Arial"/>
                <w:sz w:val="20"/>
              </w:rPr>
            </w:pPr>
            <w:ins w:id="45" w:author="Кононов Александр Валерьевич (Подрядчик. ООО БерингПойнт)" w:date="2020-04-23T14:58:00Z">
              <w:r>
                <w:rPr>
                  <w:rFonts w:ascii="Arial" w:hAnsi="Arial" w:cs="Arial"/>
                  <w:sz w:val="20"/>
                </w:rPr>
                <w:t>Костенко Е.В.</w:t>
              </w:r>
            </w:ins>
            <w:del w:id="46" w:author="Кононов Александр Валерьевич (Подрядчик. ООО БерингПойнт)" w:date="2020-04-23T14:58:00Z">
              <w:r w:rsidDel="006621A7">
                <w:rPr>
                  <w:rFonts w:ascii="Arial" w:hAnsi="Arial" w:cs="Arial"/>
                  <w:sz w:val="20"/>
                </w:rPr>
                <w:delText>Костенко Е.В.</w:delText>
              </w:r>
            </w:del>
          </w:p>
        </w:tc>
      </w:tr>
      <w:tr w:rsidR="006B3B9C" w:rsidRPr="00F94454" w14:paraId="1E372895" w14:textId="77777777" w:rsidTr="00C41204">
        <w:trPr>
          <w:cantSplit/>
        </w:trPr>
        <w:tc>
          <w:tcPr>
            <w:tcW w:w="489" w:type="pct"/>
          </w:tcPr>
          <w:p w14:paraId="50A0181D" w14:textId="5180FB33" w:rsidR="006B3B9C" w:rsidRDefault="006B3B9C" w:rsidP="006B3B9C">
            <w:pPr>
              <w:jc w:val="center"/>
              <w:rPr>
                <w:rFonts w:ascii="Arial" w:hAnsi="Arial"/>
                <w:sz w:val="20"/>
              </w:rPr>
            </w:pPr>
            <w:ins w:id="47" w:author="Кононов Александр Валерьевич (Подрядчик. ООО БерингПойнт)" w:date="2020-04-23T14:58:00Z">
              <w:r>
                <w:rPr>
                  <w:rFonts w:ascii="Arial" w:hAnsi="Arial"/>
                  <w:sz w:val="20"/>
                </w:rPr>
                <w:t>2.1</w:t>
              </w:r>
            </w:ins>
            <w:del w:id="48" w:author="Кононов Александр Валерьевич (Подрядчик. ООО БерингПойнт)" w:date="2020-04-23T14:58:00Z">
              <w:r w:rsidDel="006621A7">
                <w:rPr>
                  <w:rFonts w:ascii="Arial" w:hAnsi="Arial"/>
                  <w:sz w:val="20"/>
                </w:rPr>
                <w:delText>2.1</w:delText>
              </w:r>
            </w:del>
          </w:p>
        </w:tc>
        <w:tc>
          <w:tcPr>
            <w:tcW w:w="1364" w:type="pct"/>
          </w:tcPr>
          <w:p w14:paraId="28C9E7D4" w14:textId="36250283" w:rsidR="006B3B9C" w:rsidRDefault="006B3B9C" w:rsidP="006B3B9C">
            <w:pPr>
              <w:rPr>
                <w:rFonts w:ascii="Arial" w:hAnsi="Arial"/>
                <w:sz w:val="20"/>
              </w:rPr>
            </w:pPr>
            <w:ins w:id="49" w:author="Кононов Александр Валерьевич (Подрядчик. ООО БерингПойнт)" w:date="2020-04-23T14:58:00Z">
              <w:r>
                <w:rPr>
                  <w:rFonts w:ascii="Arial" w:hAnsi="Arial"/>
                  <w:sz w:val="20"/>
                </w:rPr>
                <w:t>11.09.2018</w:t>
              </w:r>
            </w:ins>
            <w:del w:id="50" w:author="Кононов Александр Валерьевич (Подрядчик. ООО БерингПойнт)" w:date="2020-04-23T14:58:00Z">
              <w:r w:rsidDel="006621A7">
                <w:rPr>
                  <w:rFonts w:ascii="Arial" w:hAnsi="Arial"/>
                  <w:sz w:val="20"/>
                </w:rPr>
                <w:delText>11.09.2018</w:delText>
              </w:r>
            </w:del>
          </w:p>
        </w:tc>
        <w:tc>
          <w:tcPr>
            <w:tcW w:w="2403" w:type="pct"/>
          </w:tcPr>
          <w:p w14:paraId="64CF7AF1" w14:textId="29D2591F" w:rsidR="006B3B9C" w:rsidRPr="003B2F3D" w:rsidRDefault="006B3B9C" w:rsidP="006B3B9C">
            <w:pPr>
              <w:rPr>
                <w:rFonts w:ascii="Arial" w:hAnsi="Arial" w:cs="Arial"/>
                <w:sz w:val="20"/>
              </w:rPr>
            </w:pPr>
            <w:ins w:id="51" w:author="Кононов Александр Валерьевич (Подрядчик. ООО БерингПойнт)" w:date="2020-04-23T14:58:00Z">
              <w:r>
                <w:rPr>
                  <w:rFonts w:ascii="Arial" w:hAnsi="Arial" w:cs="Arial"/>
                  <w:sz w:val="20"/>
                </w:rPr>
                <w:t>Внесены дополнения по замечаниям экспертов</w:t>
              </w:r>
            </w:ins>
            <w:del w:id="52" w:author="Кононов Александр Валерьевич (Подрядчик. ООО БерингПойнт)" w:date="2020-04-23T14:58:00Z">
              <w:r w:rsidDel="006621A7">
                <w:rPr>
                  <w:rFonts w:ascii="Arial" w:hAnsi="Arial" w:cs="Arial"/>
                  <w:sz w:val="20"/>
                </w:rPr>
                <w:delText>Внесены дополнения по замечаниям экспертов</w:delText>
              </w:r>
            </w:del>
          </w:p>
        </w:tc>
        <w:tc>
          <w:tcPr>
            <w:tcW w:w="744" w:type="pct"/>
          </w:tcPr>
          <w:p w14:paraId="06AC61F8" w14:textId="116223C9" w:rsidR="006B3B9C" w:rsidRDefault="006B3B9C" w:rsidP="006B3B9C">
            <w:pPr>
              <w:jc w:val="center"/>
              <w:rPr>
                <w:rFonts w:ascii="Arial" w:hAnsi="Arial" w:cs="Arial"/>
                <w:sz w:val="20"/>
              </w:rPr>
            </w:pPr>
            <w:ins w:id="53" w:author="Кононов Александр Валерьевич (Подрядчик. ООО БерингПойнт)" w:date="2020-04-23T14:58:00Z">
              <w:r>
                <w:rPr>
                  <w:rFonts w:ascii="Arial" w:hAnsi="Arial" w:cs="Arial"/>
                  <w:sz w:val="20"/>
                </w:rPr>
                <w:t>Костенко Е.В.</w:t>
              </w:r>
            </w:ins>
            <w:del w:id="54" w:author="Кононов Александр Валерьевич (Подрядчик. ООО БерингПойнт)" w:date="2020-04-23T14:58:00Z">
              <w:r w:rsidDel="006621A7">
                <w:rPr>
                  <w:rFonts w:ascii="Arial" w:hAnsi="Arial" w:cs="Arial"/>
                  <w:sz w:val="20"/>
                </w:rPr>
                <w:delText>Костенко Е.В.</w:delText>
              </w:r>
            </w:del>
          </w:p>
        </w:tc>
      </w:tr>
      <w:tr w:rsidR="006B3B9C" w:rsidRPr="00F94454" w14:paraId="6C0CF334" w14:textId="77777777" w:rsidTr="00C41204">
        <w:trPr>
          <w:cantSplit/>
        </w:trPr>
        <w:tc>
          <w:tcPr>
            <w:tcW w:w="489" w:type="pct"/>
          </w:tcPr>
          <w:p w14:paraId="63455D6C" w14:textId="0CCFB287" w:rsidR="006B3B9C" w:rsidRDefault="006B3B9C" w:rsidP="006B3B9C">
            <w:pPr>
              <w:jc w:val="center"/>
              <w:rPr>
                <w:rFonts w:ascii="Arial" w:hAnsi="Arial"/>
                <w:sz w:val="20"/>
              </w:rPr>
            </w:pPr>
            <w:ins w:id="55" w:author="Кононов Александр Валерьевич (Подрядчик. ООО БерингПойнт)" w:date="2020-04-23T14:58:00Z">
              <w:r>
                <w:rPr>
                  <w:rFonts w:ascii="Arial" w:hAnsi="Arial"/>
                  <w:sz w:val="20"/>
                </w:rPr>
                <w:t>2.2</w:t>
              </w:r>
            </w:ins>
            <w:del w:id="56" w:author="Кононов Александр Валерьевич (Подрядчик. ООО БерингПойнт)" w:date="2020-04-23T14:58:00Z">
              <w:r w:rsidDel="006621A7">
                <w:rPr>
                  <w:rFonts w:ascii="Arial" w:hAnsi="Arial"/>
                  <w:sz w:val="20"/>
                </w:rPr>
                <w:delText>2.2</w:delText>
              </w:r>
            </w:del>
          </w:p>
        </w:tc>
        <w:tc>
          <w:tcPr>
            <w:tcW w:w="1364" w:type="pct"/>
          </w:tcPr>
          <w:p w14:paraId="771DF19D" w14:textId="0BABC638" w:rsidR="006B3B9C" w:rsidRDefault="006B3B9C" w:rsidP="006B3B9C">
            <w:pPr>
              <w:rPr>
                <w:rFonts w:ascii="Arial" w:hAnsi="Arial"/>
                <w:sz w:val="20"/>
              </w:rPr>
            </w:pPr>
            <w:ins w:id="57" w:author="Кононов Александр Валерьевич (Подрядчик. ООО БерингПойнт)" w:date="2020-04-23T14:58:00Z">
              <w:r>
                <w:rPr>
                  <w:rFonts w:ascii="Arial" w:hAnsi="Arial"/>
                  <w:sz w:val="20"/>
                </w:rPr>
                <w:t>18.09.2018</w:t>
              </w:r>
            </w:ins>
            <w:del w:id="58" w:author="Кононов Александр Валерьевич (Подрядчик. ООО БерингПойнт)" w:date="2020-04-23T14:58:00Z">
              <w:r w:rsidDel="006621A7">
                <w:rPr>
                  <w:rFonts w:ascii="Arial" w:hAnsi="Arial"/>
                  <w:sz w:val="20"/>
                </w:rPr>
                <w:delText>18.09.2018</w:delText>
              </w:r>
            </w:del>
          </w:p>
        </w:tc>
        <w:tc>
          <w:tcPr>
            <w:tcW w:w="2403" w:type="pct"/>
          </w:tcPr>
          <w:p w14:paraId="52CB1E21" w14:textId="472CA7E5" w:rsidR="006B3B9C" w:rsidRDefault="006B3B9C" w:rsidP="006B3B9C">
            <w:pPr>
              <w:rPr>
                <w:rFonts w:ascii="Arial" w:hAnsi="Arial" w:cs="Arial"/>
                <w:sz w:val="20"/>
              </w:rPr>
            </w:pPr>
            <w:ins w:id="59" w:author="Кононов Александр Валерьевич (Подрядчик. ООО БерингПойнт)" w:date="2020-04-23T14:58:00Z">
              <w:r>
                <w:rPr>
                  <w:rFonts w:ascii="Arial" w:hAnsi="Arial" w:cs="Arial"/>
                  <w:sz w:val="20"/>
                </w:rPr>
                <w:t>Внесены дополнения по замечаниям экспертов</w:t>
              </w:r>
            </w:ins>
            <w:del w:id="60" w:author="Кононов Александр Валерьевич (Подрядчик. ООО БерингПойнт)" w:date="2020-04-23T14:58:00Z">
              <w:r w:rsidDel="006621A7">
                <w:rPr>
                  <w:rFonts w:ascii="Arial" w:hAnsi="Arial" w:cs="Arial"/>
                  <w:sz w:val="20"/>
                </w:rPr>
                <w:delText>Внесены дополнения по замечаниям экспертов</w:delText>
              </w:r>
            </w:del>
          </w:p>
        </w:tc>
        <w:tc>
          <w:tcPr>
            <w:tcW w:w="744" w:type="pct"/>
          </w:tcPr>
          <w:p w14:paraId="554FA8D6" w14:textId="6C60146C" w:rsidR="006B3B9C" w:rsidRDefault="006B3B9C" w:rsidP="006B3B9C">
            <w:pPr>
              <w:jc w:val="center"/>
              <w:rPr>
                <w:rFonts w:ascii="Arial" w:hAnsi="Arial" w:cs="Arial"/>
                <w:sz w:val="20"/>
              </w:rPr>
            </w:pPr>
            <w:ins w:id="61" w:author="Кононов Александр Валерьевич (Подрядчик. ООО БерингПойнт)" w:date="2020-04-23T14:58:00Z">
              <w:r>
                <w:rPr>
                  <w:rFonts w:ascii="Arial" w:hAnsi="Arial" w:cs="Arial"/>
                  <w:sz w:val="20"/>
                </w:rPr>
                <w:t>Костенко Е.В.</w:t>
              </w:r>
            </w:ins>
            <w:del w:id="62" w:author="Кононов Александр Валерьевич (Подрядчик. ООО БерингПойнт)" w:date="2020-04-23T14:58:00Z">
              <w:r w:rsidDel="006621A7">
                <w:rPr>
                  <w:rFonts w:ascii="Arial" w:hAnsi="Arial" w:cs="Arial"/>
                  <w:sz w:val="20"/>
                </w:rPr>
                <w:delText>Костенко Е.В.</w:delText>
              </w:r>
            </w:del>
          </w:p>
        </w:tc>
      </w:tr>
      <w:tr w:rsidR="006B3B9C" w:rsidRPr="00F94454" w14:paraId="1FB35D64" w14:textId="77777777" w:rsidTr="00C41204">
        <w:trPr>
          <w:cantSplit/>
        </w:trPr>
        <w:tc>
          <w:tcPr>
            <w:tcW w:w="489" w:type="pct"/>
          </w:tcPr>
          <w:p w14:paraId="69F5D1BF" w14:textId="3AD16DDA" w:rsidR="006B3B9C" w:rsidRPr="00F32152" w:rsidRDefault="006B3B9C" w:rsidP="006B3B9C">
            <w:pPr>
              <w:jc w:val="center"/>
              <w:rPr>
                <w:rFonts w:ascii="Arial" w:hAnsi="Arial"/>
                <w:sz w:val="20"/>
                <w:lang w:val="en-US"/>
              </w:rPr>
            </w:pPr>
            <w:ins w:id="63" w:author="Кононов Александр Валерьевич (Подрядчик. ООО БерингПойнт)" w:date="2020-04-23T14:58:00Z">
              <w:r>
                <w:rPr>
                  <w:rFonts w:ascii="Arial" w:hAnsi="Arial"/>
                  <w:sz w:val="20"/>
                  <w:lang w:val="en-US"/>
                </w:rPr>
                <w:t>2.3</w:t>
              </w:r>
            </w:ins>
            <w:del w:id="64" w:author="Кононов Александр Валерьевич (Подрядчик. ООО БерингПойнт)" w:date="2020-04-23T14:58:00Z">
              <w:r w:rsidDel="006621A7">
                <w:rPr>
                  <w:rFonts w:ascii="Arial" w:hAnsi="Arial"/>
                  <w:sz w:val="20"/>
                  <w:lang w:val="en-US"/>
                </w:rPr>
                <w:delText>2.3</w:delText>
              </w:r>
            </w:del>
          </w:p>
        </w:tc>
        <w:tc>
          <w:tcPr>
            <w:tcW w:w="1364" w:type="pct"/>
          </w:tcPr>
          <w:p w14:paraId="167C6D1F" w14:textId="58435336" w:rsidR="006B3B9C" w:rsidRPr="00F32152" w:rsidRDefault="006B3B9C" w:rsidP="006B3B9C">
            <w:pPr>
              <w:rPr>
                <w:rFonts w:ascii="Arial" w:hAnsi="Arial"/>
                <w:sz w:val="20"/>
                <w:lang w:val="en-US"/>
              </w:rPr>
            </w:pPr>
            <w:ins w:id="65" w:author="Кононов Александр Валерьевич (Подрядчик. ООО БерингПойнт)" w:date="2020-04-23T14:58:00Z">
              <w:r>
                <w:rPr>
                  <w:rFonts w:ascii="Arial" w:hAnsi="Arial"/>
                  <w:sz w:val="20"/>
                  <w:lang w:val="en-US"/>
                </w:rPr>
                <w:t>25.09.2018</w:t>
              </w:r>
            </w:ins>
            <w:del w:id="66" w:author="Кононов Александр Валерьевич (Подрядчик. ООО БерингПойнт)" w:date="2020-04-23T14:58:00Z">
              <w:r w:rsidDel="006621A7">
                <w:rPr>
                  <w:rFonts w:ascii="Arial" w:hAnsi="Arial"/>
                  <w:sz w:val="20"/>
                  <w:lang w:val="en-US"/>
                </w:rPr>
                <w:delText>25.09.2018</w:delText>
              </w:r>
            </w:del>
          </w:p>
        </w:tc>
        <w:tc>
          <w:tcPr>
            <w:tcW w:w="2403" w:type="pct"/>
          </w:tcPr>
          <w:p w14:paraId="3E7304D8" w14:textId="18138244" w:rsidR="006B3B9C" w:rsidRDefault="006B3B9C" w:rsidP="006B3B9C">
            <w:pPr>
              <w:rPr>
                <w:rFonts w:ascii="Arial" w:hAnsi="Arial" w:cs="Arial"/>
                <w:sz w:val="20"/>
              </w:rPr>
            </w:pPr>
            <w:ins w:id="67" w:author="Кононов Александр Валерьевич (Подрядчик. ООО БерингПойнт)" w:date="2020-04-23T14:58:00Z">
              <w:r>
                <w:rPr>
                  <w:rFonts w:ascii="Arial" w:hAnsi="Arial" w:cs="Arial"/>
                  <w:sz w:val="20"/>
                </w:rPr>
                <w:t>Внесены дополнения по замечаниям экспертов</w:t>
              </w:r>
            </w:ins>
            <w:del w:id="68" w:author="Кононов Александр Валерьевич (Подрядчик. ООО БерингПойнт)" w:date="2020-04-23T14:58:00Z">
              <w:r w:rsidDel="006621A7">
                <w:rPr>
                  <w:rFonts w:ascii="Arial" w:hAnsi="Arial" w:cs="Arial"/>
                  <w:sz w:val="20"/>
                </w:rPr>
                <w:delText>Внесены дополнения по замечаниям экспертов</w:delText>
              </w:r>
            </w:del>
          </w:p>
        </w:tc>
        <w:tc>
          <w:tcPr>
            <w:tcW w:w="744" w:type="pct"/>
          </w:tcPr>
          <w:p w14:paraId="5D8DB05A" w14:textId="24651DF0" w:rsidR="006B3B9C" w:rsidRDefault="006B3B9C" w:rsidP="006B3B9C">
            <w:pPr>
              <w:jc w:val="center"/>
              <w:rPr>
                <w:rFonts w:ascii="Arial" w:hAnsi="Arial" w:cs="Arial"/>
                <w:sz w:val="20"/>
              </w:rPr>
            </w:pPr>
            <w:ins w:id="69" w:author="Кононов Александр Валерьевич (Подрядчик. ООО БерингПойнт)" w:date="2020-04-23T14:58:00Z">
              <w:r>
                <w:rPr>
                  <w:rFonts w:ascii="Arial" w:hAnsi="Arial" w:cs="Arial"/>
                  <w:sz w:val="20"/>
                </w:rPr>
                <w:t>Костенко Е.В.</w:t>
              </w:r>
            </w:ins>
            <w:del w:id="70" w:author="Кононов Александр Валерьевич (Подрядчик. ООО БерингПойнт)" w:date="2020-04-23T14:58:00Z">
              <w:r w:rsidDel="006621A7">
                <w:rPr>
                  <w:rFonts w:ascii="Arial" w:hAnsi="Arial" w:cs="Arial"/>
                  <w:sz w:val="20"/>
                </w:rPr>
                <w:delText>Костенко Е.В.</w:delText>
              </w:r>
            </w:del>
          </w:p>
        </w:tc>
      </w:tr>
      <w:tr w:rsidR="006B3B9C" w:rsidRPr="00F94454" w14:paraId="5AB969D1" w14:textId="77777777" w:rsidTr="00C41204">
        <w:trPr>
          <w:cantSplit/>
        </w:trPr>
        <w:tc>
          <w:tcPr>
            <w:tcW w:w="489" w:type="pct"/>
          </w:tcPr>
          <w:p w14:paraId="7E1734A3" w14:textId="13750012" w:rsidR="006B3B9C" w:rsidRPr="001C76D9" w:rsidRDefault="006B3B9C" w:rsidP="006B3B9C">
            <w:pPr>
              <w:jc w:val="center"/>
              <w:rPr>
                <w:rFonts w:ascii="Arial" w:hAnsi="Arial"/>
                <w:sz w:val="20"/>
              </w:rPr>
            </w:pPr>
            <w:ins w:id="71" w:author="Кононов Александр Валерьевич (Подрядчик. ООО БерингПойнт)" w:date="2020-04-23T14:58:00Z">
              <w:r>
                <w:rPr>
                  <w:rFonts w:ascii="Arial" w:hAnsi="Arial"/>
                  <w:sz w:val="20"/>
                </w:rPr>
                <w:t>2.31</w:t>
              </w:r>
            </w:ins>
            <w:del w:id="72" w:author="Кононов Александр Валерьевич (Подрядчик. ООО БерингПойнт)" w:date="2020-04-23T14:58:00Z">
              <w:r w:rsidDel="006621A7">
                <w:rPr>
                  <w:rFonts w:ascii="Arial" w:hAnsi="Arial"/>
                  <w:sz w:val="20"/>
                </w:rPr>
                <w:delText>2.31</w:delText>
              </w:r>
            </w:del>
          </w:p>
        </w:tc>
        <w:tc>
          <w:tcPr>
            <w:tcW w:w="1364" w:type="pct"/>
          </w:tcPr>
          <w:p w14:paraId="5B4B5935" w14:textId="5F1F8AB6" w:rsidR="006B3B9C" w:rsidRPr="001C76D9" w:rsidRDefault="006B3B9C" w:rsidP="006B3B9C">
            <w:pPr>
              <w:rPr>
                <w:rFonts w:ascii="Arial" w:hAnsi="Arial"/>
                <w:sz w:val="20"/>
              </w:rPr>
            </w:pPr>
            <w:ins w:id="73" w:author="Кононов Александр Валерьевич (Подрядчик. ООО БерингПойнт)" w:date="2020-04-23T14:58:00Z">
              <w:r>
                <w:rPr>
                  <w:rFonts w:ascii="Arial" w:hAnsi="Arial"/>
                  <w:sz w:val="20"/>
                </w:rPr>
                <w:t>04.02.2018</w:t>
              </w:r>
            </w:ins>
            <w:del w:id="74" w:author="Кононов Александр Валерьевич (Подрядчик. ООО БерингПойнт)" w:date="2020-04-23T14:58:00Z">
              <w:r w:rsidDel="006621A7">
                <w:rPr>
                  <w:rFonts w:ascii="Arial" w:hAnsi="Arial"/>
                  <w:sz w:val="20"/>
                </w:rPr>
                <w:delText>04.02.2018</w:delText>
              </w:r>
            </w:del>
          </w:p>
        </w:tc>
        <w:tc>
          <w:tcPr>
            <w:tcW w:w="2403" w:type="pct"/>
          </w:tcPr>
          <w:p w14:paraId="74AA3A2A" w14:textId="5F73BE1A" w:rsidR="006B3B9C" w:rsidRDefault="006B3B9C" w:rsidP="006B3B9C">
            <w:pPr>
              <w:rPr>
                <w:rFonts w:ascii="Arial" w:hAnsi="Arial" w:cs="Arial"/>
                <w:sz w:val="20"/>
              </w:rPr>
            </w:pPr>
            <w:ins w:id="75" w:author="Кононов Александр Валерьевич (Подрядчик. ООО БерингПойнт)" w:date="2020-04-23T14:58:00Z">
              <w:r>
                <w:rPr>
                  <w:rFonts w:ascii="Arial" w:hAnsi="Arial" w:cs="Arial"/>
                  <w:sz w:val="20"/>
                </w:rPr>
                <w:t>Внесены изменения в модели данных объектов основных данных</w:t>
              </w:r>
            </w:ins>
            <w:del w:id="76" w:author="Кононов Александр Валерьевич (Подрядчик. ООО БерингПойнт)" w:date="2020-04-23T14:58:00Z">
              <w:r w:rsidDel="006621A7">
                <w:rPr>
                  <w:rFonts w:ascii="Arial" w:hAnsi="Arial" w:cs="Arial"/>
                  <w:sz w:val="20"/>
                </w:rPr>
                <w:delText>Внесены изменения в модели данных объектов основных данных</w:delText>
              </w:r>
            </w:del>
          </w:p>
        </w:tc>
        <w:tc>
          <w:tcPr>
            <w:tcW w:w="744" w:type="pct"/>
          </w:tcPr>
          <w:p w14:paraId="41865D63" w14:textId="1459CB6F" w:rsidR="006B3B9C" w:rsidRDefault="006B3B9C" w:rsidP="006B3B9C">
            <w:pPr>
              <w:jc w:val="center"/>
              <w:rPr>
                <w:rFonts w:ascii="Arial" w:hAnsi="Arial" w:cs="Arial"/>
                <w:sz w:val="20"/>
              </w:rPr>
            </w:pPr>
            <w:ins w:id="77" w:author="Кононов Александр Валерьевич (Подрядчик. ООО БерингПойнт)" w:date="2020-04-23T14:58:00Z">
              <w:r>
                <w:rPr>
                  <w:rFonts w:ascii="Arial" w:hAnsi="Arial" w:cs="Arial"/>
                  <w:sz w:val="20"/>
                </w:rPr>
                <w:t>Демин А.А.</w:t>
              </w:r>
            </w:ins>
            <w:del w:id="78" w:author="Кононов Александр Валерьевич (Подрядчик. ООО БерингПойнт)" w:date="2020-04-23T14:58:00Z">
              <w:r w:rsidDel="006621A7">
                <w:rPr>
                  <w:rFonts w:ascii="Arial" w:hAnsi="Arial" w:cs="Arial"/>
                  <w:sz w:val="20"/>
                </w:rPr>
                <w:delText>Демин А.А.</w:delText>
              </w:r>
            </w:del>
          </w:p>
        </w:tc>
      </w:tr>
      <w:tr w:rsidR="006B3B9C" w:rsidRPr="00F94454" w14:paraId="0580C18D" w14:textId="77777777" w:rsidTr="00C41204">
        <w:trPr>
          <w:cantSplit/>
          <w:ins w:id="79" w:author="Кононов Александр Валерьевич (Подрядчик. ООО БерингПойнт)" w:date="2020-04-23T14:58:00Z"/>
        </w:trPr>
        <w:tc>
          <w:tcPr>
            <w:tcW w:w="489" w:type="pct"/>
          </w:tcPr>
          <w:p w14:paraId="4195EDCD" w14:textId="61ECED3F" w:rsidR="006B3B9C" w:rsidRDefault="00BA1106" w:rsidP="006B3B9C">
            <w:pPr>
              <w:jc w:val="center"/>
              <w:rPr>
                <w:ins w:id="80" w:author="Кононов Александр Валерьевич (Подрядчик. ООО БерингПойнт)" w:date="2020-04-23T14:58:00Z"/>
                <w:rFonts w:ascii="Arial" w:hAnsi="Arial"/>
                <w:sz w:val="20"/>
              </w:rPr>
            </w:pPr>
            <w:ins w:id="81" w:author="Александр" w:date="2020-04-27T07:02:00Z">
              <w:r>
                <w:rPr>
                  <w:rFonts w:ascii="Arial" w:hAnsi="Arial"/>
                  <w:sz w:val="20"/>
                </w:rPr>
                <w:t>3.0</w:t>
              </w:r>
            </w:ins>
            <w:ins w:id="82" w:author="Кононов Александр Валерьевич (Подрядчик. ООО БерингПойнт)" w:date="2020-04-23T14:58:00Z">
              <w:del w:id="83" w:author="Александр" w:date="2020-04-27T07:02:00Z">
                <w:r w:rsidR="006B3B9C" w:rsidDel="00BA1106">
                  <w:rPr>
                    <w:rFonts w:ascii="Arial" w:hAnsi="Arial"/>
                    <w:sz w:val="20"/>
                  </w:rPr>
                  <w:delText>2.32</w:delText>
                </w:r>
              </w:del>
            </w:ins>
          </w:p>
        </w:tc>
        <w:tc>
          <w:tcPr>
            <w:tcW w:w="1364" w:type="pct"/>
          </w:tcPr>
          <w:p w14:paraId="2FD09895" w14:textId="779FD8D4" w:rsidR="006B3B9C" w:rsidRDefault="006B3B9C" w:rsidP="006B3B9C">
            <w:pPr>
              <w:rPr>
                <w:ins w:id="84" w:author="Кононов Александр Валерьевич (Подрядчик. ООО БерингПойнт)" w:date="2020-04-23T14:58:00Z"/>
                <w:rFonts w:ascii="Arial" w:hAnsi="Arial"/>
                <w:sz w:val="20"/>
              </w:rPr>
            </w:pPr>
            <w:ins w:id="85" w:author="Кононов Александр Валерьевич (Подрядчик. ООО БерингПойнт)" w:date="2020-04-23T14:58:00Z">
              <w:r>
                <w:rPr>
                  <w:rFonts w:ascii="Arial" w:hAnsi="Arial"/>
                  <w:sz w:val="20"/>
                </w:rPr>
                <w:t>23.04.2020</w:t>
              </w:r>
            </w:ins>
          </w:p>
        </w:tc>
        <w:tc>
          <w:tcPr>
            <w:tcW w:w="2403" w:type="pct"/>
          </w:tcPr>
          <w:p w14:paraId="707A4E10" w14:textId="765CD131" w:rsidR="006B3B9C" w:rsidRDefault="00BA1106" w:rsidP="006B3B9C">
            <w:pPr>
              <w:rPr>
                <w:ins w:id="86" w:author="Кононов Александр Валерьевич (Подрядчик. ООО БерингПойнт)" w:date="2020-04-23T14:58:00Z"/>
                <w:rFonts w:ascii="Arial" w:hAnsi="Arial" w:cs="Arial"/>
                <w:sz w:val="20"/>
              </w:rPr>
            </w:pPr>
            <w:ins w:id="87" w:author="Александр" w:date="2020-04-27T07:03:00Z">
              <w:r>
                <w:rPr>
                  <w:rFonts w:ascii="Arial" w:hAnsi="Arial" w:cs="Arial"/>
                  <w:sz w:val="20"/>
                </w:rPr>
                <w:t>Внесены исправления согласно реестру изменений</w:t>
              </w:r>
              <w:r w:rsidDel="00BA1106">
                <w:rPr>
                  <w:rFonts w:ascii="Arial" w:hAnsi="Arial" w:cs="Arial"/>
                  <w:sz w:val="20"/>
                </w:rPr>
                <w:t xml:space="preserve"> </w:t>
              </w:r>
            </w:ins>
            <w:ins w:id="88" w:author="Кононов Александр Валерьевич (Подрядчик. ООО БерингПойнт)" w:date="2020-04-23T14:58:00Z">
              <w:del w:id="89" w:author="Александр" w:date="2020-04-27T07:03:00Z">
                <w:r w:rsidR="006B3B9C" w:rsidDel="00BA1106">
                  <w:rPr>
                    <w:rFonts w:ascii="Arial" w:hAnsi="Arial" w:cs="Arial"/>
                    <w:sz w:val="20"/>
                  </w:rPr>
                  <w:delText>Исправлены замеч</w:delText>
                </w:r>
              </w:del>
              <w:del w:id="90" w:author="Александр" w:date="2020-04-27T07:02:00Z">
                <w:r w:rsidR="006B3B9C" w:rsidDel="00BA1106">
                  <w:rPr>
                    <w:rFonts w:ascii="Arial" w:hAnsi="Arial" w:cs="Arial"/>
                    <w:sz w:val="20"/>
                  </w:rPr>
                  <w:delText>ания Безац С.О.</w:delText>
                </w:r>
              </w:del>
            </w:ins>
          </w:p>
        </w:tc>
        <w:tc>
          <w:tcPr>
            <w:tcW w:w="744" w:type="pct"/>
          </w:tcPr>
          <w:p w14:paraId="1F11B606" w14:textId="4AE034AF" w:rsidR="006B3B9C" w:rsidRDefault="006B3B9C" w:rsidP="006B3B9C">
            <w:pPr>
              <w:jc w:val="center"/>
              <w:rPr>
                <w:ins w:id="91" w:author="Кононов Александр Валерьевич (Подрядчик. ООО БерингПойнт)" w:date="2020-04-23T14:58:00Z"/>
                <w:rFonts w:ascii="Arial" w:hAnsi="Arial" w:cs="Arial"/>
                <w:sz w:val="20"/>
              </w:rPr>
            </w:pPr>
            <w:ins w:id="92" w:author="Кононов Александр Валерьевич (Подрядчик. ООО БерингПойнт)" w:date="2020-04-23T14:58:00Z">
              <w:r>
                <w:rPr>
                  <w:rFonts w:ascii="Arial" w:hAnsi="Arial" w:cs="Arial"/>
                  <w:sz w:val="20"/>
                </w:rPr>
                <w:t>Кононов А.В.</w:t>
              </w:r>
            </w:ins>
          </w:p>
        </w:tc>
      </w:tr>
      <w:tr w:rsidR="006871EC" w:rsidRPr="00F94454" w14:paraId="16FD8489" w14:textId="77777777" w:rsidTr="00C41204">
        <w:trPr>
          <w:cantSplit/>
          <w:ins w:id="93" w:author="Владимир Лаут" w:date="2021-03-03T10:55:00Z"/>
        </w:trPr>
        <w:tc>
          <w:tcPr>
            <w:tcW w:w="489" w:type="pct"/>
          </w:tcPr>
          <w:p w14:paraId="322BAAB0" w14:textId="56A73AE8" w:rsidR="006871EC" w:rsidRDefault="006871EC" w:rsidP="006B3B9C">
            <w:pPr>
              <w:jc w:val="center"/>
              <w:rPr>
                <w:ins w:id="94" w:author="Владимир Лаут" w:date="2021-03-03T10:55:00Z"/>
                <w:rFonts w:ascii="Arial" w:hAnsi="Arial"/>
                <w:sz w:val="20"/>
              </w:rPr>
            </w:pPr>
            <w:ins w:id="95" w:author="Владимир Лаут" w:date="2021-03-03T10:55:00Z">
              <w:r>
                <w:rPr>
                  <w:rFonts w:ascii="Arial" w:hAnsi="Arial"/>
                  <w:sz w:val="20"/>
                </w:rPr>
                <w:t>4.0</w:t>
              </w:r>
            </w:ins>
          </w:p>
        </w:tc>
        <w:tc>
          <w:tcPr>
            <w:tcW w:w="1364" w:type="pct"/>
          </w:tcPr>
          <w:p w14:paraId="503FF22F" w14:textId="1237BC9E" w:rsidR="006871EC" w:rsidRDefault="006871EC" w:rsidP="006B3B9C">
            <w:pPr>
              <w:rPr>
                <w:ins w:id="96" w:author="Владимир Лаут" w:date="2021-03-03T10:55:00Z"/>
                <w:rFonts w:ascii="Arial" w:hAnsi="Arial"/>
                <w:sz w:val="20"/>
              </w:rPr>
            </w:pPr>
            <w:ins w:id="97" w:author="Владимир Лаут" w:date="2021-03-03T10:55:00Z">
              <w:r>
                <w:rPr>
                  <w:rFonts w:ascii="Arial" w:hAnsi="Arial"/>
                  <w:sz w:val="20"/>
                </w:rPr>
                <w:t>03.03.2021</w:t>
              </w:r>
            </w:ins>
          </w:p>
        </w:tc>
        <w:tc>
          <w:tcPr>
            <w:tcW w:w="2403" w:type="pct"/>
          </w:tcPr>
          <w:p w14:paraId="403AE385" w14:textId="07518E3A" w:rsidR="006871EC" w:rsidRDefault="008B263D" w:rsidP="006B3B9C">
            <w:pPr>
              <w:rPr>
                <w:ins w:id="98" w:author="Владимир Лаут" w:date="2021-03-03T10:55:00Z"/>
                <w:rFonts w:ascii="Arial" w:hAnsi="Arial" w:cs="Arial"/>
                <w:sz w:val="20"/>
              </w:rPr>
            </w:pPr>
            <w:ins w:id="99" w:author="Владимир Лаут" w:date="2021-03-03T10:58:00Z">
              <w:r>
                <w:rPr>
                  <w:rFonts w:ascii="Arial" w:hAnsi="Arial" w:cs="Arial"/>
                  <w:sz w:val="20"/>
                </w:rPr>
                <w:t>Документ актуализирован по результатам ОПЭ</w:t>
              </w:r>
            </w:ins>
          </w:p>
        </w:tc>
        <w:tc>
          <w:tcPr>
            <w:tcW w:w="744" w:type="pct"/>
          </w:tcPr>
          <w:p w14:paraId="2E37351E" w14:textId="737F65E6" w:rsidR="006871EC" w:rsidRDefault="006871EC" w:rsidP="006B3B9C">
            <w:pPr>
              <w:jc w:val="center"/>
              <w:rPr>
                <w:ins w:id="100" w:author="Владимир Лаут" w:date="2021-03-03T10:55:00Z"/>
                <w:rFonts w:ascii="Arial" w:hAnsi="Arial" w:cs="Arial"/>
                <w:sz w:val="20"/>
              </w:rPr>
            </w:pPr>
            <w:ins w:id="101" w:author="Владимир Лаут" w:date="2021-03-03T10:56:00Z">
              <w:r>
                <w:rPr>
                  <w:rFonts w:ascii="Arial" w:hAnsi="Arial" w:cs="Arial"/>
                  <w:sz w:val="20"/>
                </w:rPr>
                <w:t>Лаут В.А.</w:t>
              </w:r>
            </w:ins>
          </w:p>
        </w:tc>
      </w:tr>
      <w:tr w:rsidR="00C41204" w:rsidRPr="00F94454" w14:paraId="50EEFCE0" w14:textId="77777777" w:rsidTr="00C41204">
        <w:trPr>
          <w:cantSplit/>
          <w:ins w:id="102" w:author="Владимир Лаут" w:date="2021-03-24T17:04:00Z"/>
        </w:trPr>
        <w:tc>
          <w:tcPr>
            <w:tcW w:w="489" w:type="pct"/>
          </w:tcPr>
          <w:p w14:paraId="48E2ACFE" w14:textId="6EEE42F1" w:rsidR="00C41204" w:rsidRDefault="00C41204" w:rsidP="00C41204">
            <w:pPr>
              <w:jc w:val="center"/>
              <w:rPr>
                <w:ins w:id="103" w:author="Владимир Лаут" w:date="2021-03-24T17:04:00Z"/>
                <w:rFonts w:ascii="Arial" w:hAnsi="Arial"/>
                <w:sz w:val="20"/>
              </w:rPr>
            </w:pPr>
            <w:ins w:id="104" w:author="Владимир Лаут" w:date="2021-03-24T17:04:00Z">
              <w:r>
                <w:rPr>
                  <w:rFonts w:ascii="Arial" w:hAnsi="Arial"/>
                  <w:sz w:val="20"/>
                </w:rPr>
                <w:t>4.1</w:t>
              </w:r>
            </w:ins>
          </w:p>
        </w:tc>
        <w:tc>
          <w:tcPr>
            <w:tcW w:w="1364" w:type="pct"/>
          </w:tcPr>
          <w:p w14:paraId="3B135E3F" w14:textId="22693878" w:rsidR="00C41204" w:rsidRDefault="00C41204" w:rsidP="00C41204">
            <w:pPr>
              <w:rPr>
                <w:ins w:id="105" w:author="Владимир Лаут" w:date="2021-03-24T17:04:00Z"/>
                <w:rFonts w:ascii="Arial" w:hAnsi="Arial"/>
                <w:sz w:val="20"/>
              </w:rPr>
            </w:pPr>
            <w:ins w:id="106" w:author="Владимир Лаут" w:date="2021-03-24T17:04:00Z">
              <w:r>
                <w:rPr>
                  <w:rFonts w:ascii="Arial" w:hAnsi="Arial"/>
                  <w:sz w:val="20"/>
                </w:rPr>
                <w:t>24.03.2021</w:t>
              </w:r>
            </w:ins>
          </w:p>
        </w:tc>
        <w:tc>
          <w:tcPr>
            <w:tcW w:w="2403" w:type="pct"/>
          </w:tcPr>
          <w:p w14:paraId="711365C9" w14:textId="57D5F23C" w:rsidR="00C41204" w:rsidRDefault="00C41204" w:rsidP="00C41204">
            <w:pPr>
              <w:rPr>
                <w:ins w:id="107" w:author="Владимир Лаут" w:date="2021-03-24T17:04:00Z"/>
                <w:rFonts w:ascii="Arial" w:hAnsi="Arial" w:cs="Arial"/>
                <w:sz w:val="20"/>
              </w:rPr>
            </w:pPr>
            <w:ins w:id="108" w:author="Владимир Лаут" w:date="2021-03-24T17:04:00Z">
              <w:r>
                <w:rPr>
                  <w:rFonts w:ascii="Arial" w:hAnsi="Arial" w:cs="Arial"/>
                  <w:sz w:val="20"/>
                </w:rPr>
                <w:t>Документ актуализирован по замечаниям</w:t>
              </w:r>
            </w:ins>
            <w:ins w:id="109" w:author="Владимир Лаут" w:date="2021-03-24T17:05:00Z">
              <w:r>
                <w:rPr>
                  <w:rFonts w:ascii="Arial" w:hAnsi="Arial" w:cs="Arial"/>
                  <w:sz w:val="20"/>
                </w:rPr>
                <w:t xml:space="preserve"> в СЭД от </w:t>
              </w:r>
              <w:proofErr w:type="spellStart"/>
              <w:r>
                <w:rPr>
                  <w:rFonts w:ascii="Arial" w:hAnsi="Arial" w:cs="Arial"/>
                  <w:sz w:val="20"/>
                </w:rPr>
                <w:t>Аблакова</w:t>
              </w:r>
              <w:proofErr w:type="spellEnd"/>
              <w:r>
                <w:rPr>
                  <w:rFonts w:ascii="Arial" w:hAnsi="Arial" w:cs="Arial"/>
                  <w:sz w:val="20"/>
                </w:rPr>
                <w:t xml:space="preserve"> А.Б. и </w:t>
              </w:r>
            </w:ins>
            <w:proofErr w:type="spellStart"/>
            <w:ins w:id="110" w:author="Владимир Лаут" w:date="2021-03-24T17:04:00Z">
              <w:r>
                <w:rPr>
                  <w:rFonts w:ascii="Arial" w:hAnsi="Arial" w:cs="Arial"/>
                  <w:sz w:val="20"/>
                </w:rPr>
                <w:t>Алмака</w:t>
              </w:r>
            </w:ins>
            <w:ins w:id="111" w:author="Владимир Лаут" w:date="2021-03-24T17:05:00Z">
              <w:r>
                <w:rPr>
                  <w:rFonts w:ascii="Arial" w:hAnsi="Arial" w:cs="Arial"/>
                  <w:sz w:val="20"/>
                </w:rPr>
                <w:t>евой</w:t>
              </w:r>
              <w:proofErr w:type="spellEnd"/>
              <w:r>
                <w:rPr>
                  <w:rFonts w:ascii="Arial" w:hAnsi="Arial" w:cs="Arial"/>
                  <w:sz w:val="20"/>
                </w:rPr>
                <w:t xml:space="preserve"> О.Д</w:t>
              </w:r>
            </w:ins>
          </w:p>
        </w:tc>
        <w:tc>
          <w:tcPr>
            <w:tcW w:w="744" w:type="pct"/>
          </w:tcPr>
          <w:p w14:paraId="1034B421" w14:textId="537EA8B4" w:rsidR="00C41204" w:rsidRDefault="00C41204" w:rsidP="00C41204">
            <w:pPr>
              <w:jc w:val="center"/>
              <w:rPr>
                <w:ins w:id="112" w:author="Владимир Лаут" w:date="2021-03-24T17:04:00Z"/>
                <w:rFonts w:ascii="Arial" w:hAnsi="Arial" w:cs="Arial"/>
                <w:sz w:val="20"/>
              </w:rPr>
            </w:pPr>
            <w:ins w:id="113" w:author="Владимир Лаут" w:date="2021-03-24T17:04:00Z">
              <w:r>
                <w:rPr>
                  <w:rFonts w:ascii="Arial" w:hAnsi="Arial" w:cs="Arial"/>
                  <w:sz w:val="20"/>
                </w:rPr>
                <w:t>Лаут В.А.</w:t>
              </w:r>
            </w:ins>
          </w:p>
        </w:tc>
      </w:tr>
      <w:tr w:rsidR="00107FEA" w:rsidRPr="00F94454" w14:paraId="572F5E6C" w14:textId="77777777" w:rsidTr="00C41204">
        <w:trPr>
          <w:cantSplit/>
          <w:ins w:id="114" w:author="Владимир Лаут" w:date="2021-04-07T19:12:00Z"/>
        </w:trPr>
        <w:tc>
          <w:tcPr>
            <w:tcW w:w="489" w:type="pct"/>
          </w:tcPr>
          <w:p w14:paraId="31F6192D" w14:textId="07DA42C2" w:rsidR="00107FEA" w:rsidRDefault="00107FEA" w:rsidP="00107FEA">
            <w:pPr>
              <w:jc w:val="center"/>
              <w:rPr>
                <w:ins w:id="115" w:author="Владимир Лаут" w:date="2021-04-07T19:12:00Z"/>
                <w:rFonts w:ascii="Arial" w:hAnsi="Arial"/>
                <w:sz w:val="20"/>
              </w:rPr>
            </w:pPr>
            <w:ins w:id="116" w:author="Владимир Лаут" w:date="2021-04-07T19:12:00Z">
              <w:r>
                <w:rPr>
                  <w:rFonts w:ascii="Arial" w:hAnsi="Arial"/>
                  <w:sz w:val="20"/>
                </w:rPr>
                <w:t>4.2</w:t>
              </w:r>
            </w:ins>
          </w:p>
        </w:tc>
        <w:tc>
          <w:tcPr>
            <w:tcW w:w="1364" w:type="pct"/>
          </w:tcPr>
          <w:p w14:paraId="4930AD7C" w14:textId="4BC9308B" w:rsidR="00107FEA" w:rsidRDefault="00107FEA" w:rsidP="00107FEA">
            <w:pPr>
              <w:rPr>
                <w:ins w:id="117" w:author="Владимир Лаут" w:date="2021-04-07T19:12:00Z"/>
                <w:rFonts w:ascii="Arial" w:hAnsi="Arial"/>
                <w:sz w:val="20"/>
              </w:rPr>
            </w:pPr>
            <w:ins w:id="118" w:author="Владимир Лаут" w:date="2021-04-07T19:12:00Z">
              <w:r>
                <w:rPr>
                  <w:rFonts w:ascii="Arial" w:hAnsi="Arial"/>
                  <w:sz w:val="20"/>
                </w:rPr>
                <w:t>07.04.2021</w:t>
              </w:r>
            </w:ins>
          </w:p>
        </w:tc>
        <w:tc>
          <w:tcPr>
            <w:tcW w:w="2403" w:type="pct"/>
          </w:tcPr>
          <w:p w14:paraId="6B7C5B97" w14:textId="233E96E7" w:rsidR="00107FEA" w:rsidRDefault="00107FEA" w:rsidP="00107FEA">
            <w:pPr>
              <w:rPr>
                <w:ins w:id="119" w:author="Владимир Лаут" w:date="2021-04-07T19:12:00Z"/>
                <w:rFonts w:ascii="Arial" w:hAnsi="Arial" w:cs="Arial"/>
                <w:sz w:val="20"/>
              </w:rPr>
            </w:pPr>
            <w:ins w:id="120" w:author="Владимир Лаут" w:date="2021-04-07T19:13:00Z">
              <w:r>
                <w:rPr>
                  <w:rFonts w:ascii="Arial" w:hAnsi="Arial" w:cs="Arial"/>
                  <w:sz w:val="20"/>
                </w:rPr>
                <w:t xml:space="preserve">Документ актуализирован по замечаниям </w:t>
              </w:r>
              <w:proofErr w:type="spellStart"/>
              <w:r>
                <w:rPr>
                  <w:rFonts w:ascii="Arial" w:hAnsi="Arial" w:cs="Arial"/>
                  <w:sz w:val="20"/>
                </w:rPr>
                <w:t>Алмакаевой</w:t>
              </w:r>
              <w:proofErr w:type="spellEnd"/>
              <w:r>
                <w:rPr>
                  <w:rFonts w:ascii="Arial" w:hAnsi="Arial" w:cs="Arial"/>
                  <w:sz w:val="20"/>
                </w:rPr>
                <w:t xml:space="preserve"> О.Д</w:t>
              </w:r>
            </w:ins>
          </w:p>
        </w:tc>
        <w:tc>
          <w:tcPr>
            <w:tcW w:w="744" w:type="pct"/>
          </w:tcPr>
          <w:p w14:paraId="1CD29F20" w14:textId="2F88840C" w:rsidR="00107FEA" w:rsidRDefault="00107FEA" w:rsidP="00107FEA">
            <w:pPr>
              <w:jc w:val="center"/>
              <w:rPr>
                <w:ins w:id="121" w:author="Владимир Лаут" w:date="2021-04-07T19:12:00Z"/>
                <w:rFonts w:ascii="Arial" w:hAnsi="Arial" w:cs="Arial"/>
                <w:sz w:val="20"/>
              </w:rPr>
            </w:pPr>
            <w:ins w:id="122" w:author="Владимир Лаут" w:date="2021-04-07T19:13:00Z">
              <w:r>
                <w:rPr>
                  <w:rFonts w:ascii="Arial" w:hAnsi="Arial" w:cs="Arial"/>
                  <w:sz w:val="20"/>
                </w:rPr>
                <w:t>Лаут В.А.</w:t>
              </w:r>
            </w:ins>
          </w:p>
        </w:tc>
      </w:tr>
    </w:tbl>
    <w:p w14:paraId="7CAF9F2E" w14:textId="681B40E1" w:rsidR="00D153F5" w:rsidRPr="00916FAB" w:rsidRDefault="00D153F5" w:rsidP="00D153F5">
      <w:pPr>
        <w:pStyle w:val="a9"/>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228C2">
        <w:rPr>
          <w:rFonts w:ascii="Arial" w:hAnsi="Arial" w:cs="Arial"/>
          <w:b/>
          <w:noProof/>
          <w:sz w:val="22"/>
        </w:rPr>
        <w:t>2</w:t>
      </w:r>
      <w:r w:rsidRPr="00916FAB">
        <w:rPr>
          <w:rFonts w:ascii="Arial" w:hAnsi="Arial" w:cs="Arial"/>
          <w:b/>
          <w:sz w:val="22"/>
        </w:rPr>
        <w:fldChar w:fldCharType="end"/>
      </w:r>
      <w:r w:rsidRPr="00916FAB">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954"/>
        <w:gridCol w:w="3004"/>
        <w:gridCol w:w="2218"/>
      </w:tblGrid>
      <w:tr w:rsidR="00D153F5" w:rsidRPr="00F94454" w14:paraId="59021CF8" w14:textId="77777777" w:rsidTr="0017430D">
        <w:trPr>
          <w:cantSplit/>
          <w:trHeight w:val="397"/>
          <w:tblHeader/>
        </w:trPr>
        <w:tc>
          <w:tcPr>
            <w:tcW w:w="2434" w:type="pct"/>
            <w:shd w:val="clear" w:color="auto" w:fill="FFC000"/>
            <w:vAlign w:val="center"/>
          </w:tcPr>
          <w:p w14:paraId="787AB3C0" w14:textId="77777777" w:rsidR="00D153F5" w:rsidRPr="00F94454" w:rsidRDefault="00D153F5" w:rsidP="00D153F5">
            <w:pPr>
              <w:jc w:val="center"/>
              <w:rPr>
                <w:rFonts w:ascii="Arial" w:hAnsi="Arial" w:cs="Arial"/>
                <w:b/>
                <w:sz w:val="20"/>
              </w:rPr>
            </w:pPr>
            <w:r w:rsidRPr="00F94454">
              <w:rPr>
                <w:rFonts w:ascii="Arial" w:hAnsi="Arial" w:cs="Arial"/>
                <w:b/>
                <w:sz w:val="20"/>
              </w:rPr>
              <w:t>Название документа</w:t>
            </w:r>
          </w:p>
        </w:tc>
        <w:tc>
          <w:tcPr>
            <w:tcW w:w="1476" w:type="pct"/>
            <w:shd w:val="clear" w:color="auto" w:fill="FFC000"/>
            <w:vAlign w:val="center"/>
          </w:tcPr>
          <w:p w14:paraId="164EB953" w14:textId="77777777" w:rsidR="00D153F5" w:rsidRPr="00F94454" w:rsidRDefault="00D153F5" w:rsidP="00D153F5">
            <w:pPr>
              <w:jc w:val="center"/>
              <w:rPr>
                <w:rFonts w:ascii="Arial" w:hAnsi="Arial" w:cs="Arial"/>
                <w:b/>
                <w:sz w:val="20"/>
              </w:rPr>
            </w:pPr>
            <w:r w:rsidRPr="00F94454">
              <w:rPr>
                <w:rFonts w:ascii="Arial" w:hAnsi="Arial" w:cs="Arial"/>
                <w:b/>
                <w:sz w:val="20"/>
              </w:rPr>
              <w:t>Номер версии / имя файла</w:t>
            </w:r>
          </w:p>
        </w:tc>
        <w:tc>
          <w:tcPr>
            <w:tcW w:w="1090" w:type="pct"/>
            <w:shd w:val="clear" w:color="auto" w:fill="FFC000"/>
            <w:vAlign w:val="center"/>
          </w:tcPr>
          <w:p w14:paraId="65286045" w14:textId="77777777" w:rsidR="00D153F5" w:rsidRPr="00F94454" w:rsidRDefault="00D153F5" w:rsidP="00D153F5">
            <w:pPr>
              <w:jc w:val="center"/>
              <w:rPr>
                <w:rFonts w:ascii="Arial" w:hAnsi="Arial" w:cs="Arial"/>
                <w:b/>
                <w:sz w:val="20"/>
              </w:rPr>
            </w:pPr>
            <w:r w:rsidRPr="00F94454">
              <w:rPr>
                <w:rFonts w:ascii="Arial" w:hAnsi="Arial" w:cs="Arial"/>
                <w:b/>
                <w:sz w:val="20"/>
              </w:rPr>
              <w:t>Дата</w:t>
            </w:r>
          </w:p>
        </w:tc>
      </w:tr>
      <w:tr w:rsidR="00D153F5" w:rsidRPr="00F94454" w14:paraId="1BF8E684" w14:textId="77777777" w:rsidTr="0017430D">
        <w:trPr>
          <w:cantSplit/>
        </w:trPr>
        <w:tc>
          <w:tcPr>
            <w:tcW w:w="2434" w:type="pct"/>
          </w:tcPr>
          <w:p w14:paraId="411E3122" w14:textId="2F711289" w:rsidR="00D153F5" w:rsidRPr="00323073" w:rsidRDefault="00D153F5" w:rsidP="00323073">
            <w:pPr>
              <w:jc w:val="left"/>
              <w:rPr>
                <w:rFonts w:ascii="Arial" w:hAnsi="Arial" w:cs="Arial"/>
                <w:sz w:val="20"/>
              </w:rPr>
            </w:pPr>
            <w:del w:id="123" w:author="Владимир Лаут" w:date="2021-03-03T10:57:00Z">
              <w:r w:rsidRPr="00323073" w:rsidDel="006871EC">
                <w:rPr>
                  <w:rFonts w:ascii="Arial" w:hAnsi="Arial" w:cs="Arial"/>
                  <w:sz w:val="20"/>
                </w:rPr>
                <w:delText>Методические указания Компании «Методика ведения НСИ (БДО, БДН) ТОиР»</w:delText>
              </w:r>
            </w:del>
            <w:ins w:id="124" w:author="Владимир Лаут" w:date="2021-03-03T10:57:00Z">
              <w:r w:rsidR="006871EC" w:rsidRPr="006871EC">
                <w:rPr>
                  <w:rFonts w:ascii="Arial" w:hAnsi="Arial" w:cs="Arial"/>
                  <w:sz w:val="20"/>
                </w:rPr>
                <w:t xml:space="preserve">Актуализированная методика ведения НСИ </w:t>
              </w:r>
              <w:proofErr w:type="spellStart"/>
              <w:r w:rsidR="006871EC" w:rsidRPr="006871EC">
                <w:rPr>
                  <w:rFonts w:ascii="Arial" w:hAnsi="Arial" w:cs="Arial"/>
                  <w:sz w:val="20"/>
                </w:rPr>
                <w:t>ТОиР</w:t>
              </w:r>
            </w:ins>
            <w:proofErr w:type="spellEnd"/>
          </w:p>
        </w:tc>
        <w:tc>
          <w:tcPr>
            <w:tcW w:w="1476" w:type="pct"/>
          </w:tcPr>
          <w:p w14:paraId="3E4FB36D" w14:textId="5250B185" w:rsidR="00D153F5" w:rsidRPr="00F94454" w:rsidRDefault="001A258C" w:rsidP="00323073">
            <w:pPr>
              <w:jc w:val="center"/>
              <w:rPr>
                <w:rFonts w:ascii="Arial" w:hAnsi="Arial" w:cs="Arial"/>
                <w:sz w:val="20"/>
              </w:rPr>
            </w:pPr>
            <w:r w:rsidRPr="00C34BBF">
              <w:rPr>
                <w:rFonts w:ascii="Arial" w:hAnsi="Arial" w:cs="Arial"/>
                <w:sz w:val="20"/>
              </w:rPr>
              <w:t>V</w:t>
            </w:r>
            <w:ins w:id="125" w:author="Александр" w:date="2020-04-27T07:06:00Z">
              <w:r>
                <w:rPr>
                  <w:rFonts w:ascii="Arial" w:hAnsi="Arial" w:cs="Arial"/>
                  <w:sz w:val="20"/>
                </w:rPr>
                <w:t>2.3</w:t>
              </w:r>
            </w:ins>
            <w:del w:id="126" w:author="Александр" w:date="2020-04-27T07:06:00Z">
              <w:r w:rsidR="00D153F5" w:rsidRPr="00C34BBF" w:rsidDel="001A258C">
                <w:rPr>
                  <w:rFonts w:ascii="Arial" w:hAnsi="Arial" w:cs="Arial"/>
                  <w:sz w:val="20"/>
                </w:rPr>
                <w:delText>01</w:delText>
              </w:r>
            </w:del>
          </w:p>
        </w:tc>
        <w:tc>
          <w:tcPr>
            <w:tcW w:w="1090" w:type="pct"/>
          </w:tcPr>
          <w:p w14:paraId="12A340C8" w14:textId="77F2157F" w:rsidR="00D153F5" w:rsidRPr="00F94454" w:rsidRDefault="001A258C" w:rsidP="00323073">
            <w:pPr>
              <w:jc w:val="center"/>
              <w:rPr>
                <w:rFonts w:ascii="Arial" w:hAnsi="Arial" w:cs="Arial"/>
                <w:sz w:val="20"/>
              </w:rPr>
            </w:pPr>
            <w:ins w:id="127" w:author="Александр" w:date="2020-04-27T07:06:00Z">
              <w:r>
                <w:rPr>
                  <w:rFonts w:ascii="Arial" w:hAnsi="Arial" w:cs="Arial"/>
                  <w:sz w:val="20"/>
                </w:rPr>
                <w:t>19.12.2019</w:t>
              </w:r>
            </w:ins>
            <w:del w:id="128" w:author="Александр" w:date="2020-04-27T07:06:00Z">
              <w:r w:rsidR="00D153F5" w:rsidRPr="00C34BBF" w:rsidDel="001A258C">
                <w:rPr>
                  <w:rFonts w:ascii="Arial" w:hAnsi="Arial" w:cs="Arial"/>
                  <w:sz w:val="20"/>
                </w:rPr>
                <w:delText>17.04.</w:delText>
              </w:r>
              <w:r w:rsidR="00D153F5" w:rsidDel="001A258C">
                <w:rPr>
                  <w:rFonts w:ascii="Arial" w:hAnsi="Arial" w:cs="Arial"/>
                  <w:sz w:val="20"/>
                </w:rPr>
                <w:delText>20</w:delText>
              </w:r>
              <w:r w:rsidR="00D153F5" w:rsidRPr="00C34BBF" w:rsidDel="001A258C">
                <w:rPr>
                  <w:rFonts w:ascii="Arial" w:hAnsi="Arial" w:cs="Arial"/>
                  <w:sz w:val="20"/>
                </w:rPr>
                <w:delText>18</w:delText>
              </w:r>
            </w:del>
          </w:p>
        </w:tc>
      </w:tr>
      <w:tr w:rsidR="00D153F5" w:rsidRPr="00F94454" w14:paraId="71AFABC7" w14:textId="77777777" w:rsidTr="0017430D">
        <w:trPr>
          <w:cantSplit/>
        </w:trPr>
        <w:tc>
          <w:tcPr>
            <w:tcW w:w="2434" w:type="pct"/>
          </w:tcPr>
          <w:p w14:paraId="36B00FB9" w14:textId="57D2BB4D" w:rsidR="00AA49D2" w:rsidRPr="00F94454" w:rsidRDefault="00D153F5" w:rsidP="00323073">
            <w:pPr>
              <w:jc w:val="left"/>
              <w:rPr>
                <w:rFonts w:ascii="Arial" w:hAnsi="Arial" w:cs="Arial"/>
                <w:sz w:val="20"/>
              </w:rPr>
            </w:pPr>
            <w:del w:id="129" w:author="Владимир Лаут" w:date="2021-03-05T12:46:00Z">
              <w:r w:rsidRPr="00C34BBF" w:rsidDel="006D5936">
                <w:rPr>
                  <w:rFonts w:ascii="Arial" w:hAnsi="Arial" w:cs="Arial"/>
                  <w:sz w:val="20"/>
                </w:rPr>
                <w:delText>ERP.</w:delText>
              </w:r>
            </w:del>
            <w:ins w:id="130" w:author="Александр" w:date="2020-04-13T05:51:00Z">
              <w:del w:id="131" w:author="Владимир Лаут" w:date="2021-03-05T12:46:00Z">
                <w:r w:rsidR="004C5BDB" w:rsidDel="006D5936">
                  <w:rPr>
                    <w:rFonts w:ascii="Arial" w:hAnsi="Arial" w:cs="Arial"/>
                    <w:sz w:val="20"/>
                  </w:rPr>
                  <w:delText>9.9.2</w:delText>
                </w:r>
              </w:del>
            </w:ins>
            <w:ins w:id="132" w:author="Владимир Лаут" w:date="2021-03-05T12:46:00Z">
              <w:r w:rsidR="006D5936">
                <w:rPr>
                  <w:rFonts w:ascii="Arial" w:hAnsi="Arial" w:cs="Arial"/>
                  <w:sz w:val="20"/>
                </w:rPr>
                <w:t>ERP.13.9.2</w:t>
              </w:r>
            </w:ins>
            <w:del w:id="133" w:author="Александр" w:date="2020-04-13T05:51:00Z">
              <w:r w:rsidRPr="00C34BBF" w:rsidDel="004C5BDB">
                <w:rPr>
                  <w:rFonts w:ascii="Arial" w:hAnsi="Arial" w:cs="Arial"/>
                  <w:sz w:val="20"/>
                </w:rPr>
                <w:delText>2.1</w:delText>
              </w:r>
            </w:del>
            <w:ins w:id="134" w:author="Александр" w:date="2020-04-13T05:51:00Z">
              <w:r w:rsidR="004C5BDB">
                <w:rPr>
                  <w:rFonts w:ascii="Arial" w:hAnsi="Arial" w:cs="Arial"/>
                  <w:sz w:val="20"/>
                </w:rPr>
                <w:t>.</w:t>
              </w:r>
            </w:ins>
            <w:del w:id="135" w:author="Александр" w:date="2020-04-13T05:51:00Z">
              <w:r w:rsidRPr="00C34BBF" w:rsidDel="004C5BDB">
                <w:rPr>
                  <w:rFonts w:ascii="Arial" w:hAnsi="Arial" w:cs="Arial"/>
                  <w:sz w:val="20"/>
                </w:rPr>
                <w:delText>_</w:delText>
              </w:r>
            </w:del>
            <w:r w:rsidRPr="00C34BBF">
              <w:rPr>
                <w:rFonts w:ascii="Arial" w:hAnsi="Arial" w:cs="Arial"/>
                <w:sz w:val="20"/>
              </w:rPr>
              <w:t>16</w:t>
            </w:r>
            <w:ins w:id="136" w:author="Александр" w:date="2020-04-13T05:51:00Z">
              <w:r w:rsidR="004C5BDB">
                <w:rPr>
                  <w:rFonts w:ascii="Arial" w:hAnsi="Arial" w:cs="Arial"/>
                  <w:sz w:val="20"/>
                </w:rPr>
                <w:t>.</w:t>
              </w:r>
            </w:ins>
            <w:del w:id="137" w:author="Александр" w:date="2020-04-13T05:51:00Z">
              <w:r w:rsidRPr="00C34BBF" w:rsidDel="004C5BDB">
                <w:rPr>
                  <w:rFonts w:ascii="Arial" w:hAnsi="Arial" w:cs="Arial"/>
                  <w:sz w:val="20"/>
                </w:rPr>
                <w:delText>_</w:delText>
              </w:r>
            </w:del>
            <w:r w:rsidRPr="00C34BBF">
              <w:rPr>
                <w:rFonts w:ascii="Arial" w:hAnsi="Arial" w:cs="Arial"/>
                <w:sz w:val="20"/>
              </w:rPr>
              <w:t>PM_</w:t>
            </w:r>
            <w:r>
              <w:rPr>
                <w:rFonts w:ascii="Arial" w:hAnsi="Arial" w:cs="Arial"/>
                <w:sz w:val="20"/>
              </w:rPr>
              <w:t xml:space="preserve">Методика определения компонентного состава </w:t>
            </w:r>
            <w:r w:rsidR="00AA49D2">
              <w:rPr>
                <w:rFonts w:ascii="Arial" w:hAnsi="Arial" w:cs="Arial"/>
                <w:sz w:val="20"/>
              </w:rPr>
              <w:t xml:space="preserve">объектов </w:t>
            </w:r>
            <w:proofErr w:type="spellStart"/>
            <w:r w:rsidR="00AA49D2">
              <w:rPr>
                <w:rFonts w:ascii="Arial" w:hAnsi="Arial" w:cs="Arial"/>
                <w:sz w:val="20"/>
              </w:rPr>
              <w:t>ТОиР</w:t>
            </w:r>
            <w:proofErr w:type="spellEnd"/>
            <w:r w:rsidR="00AA49D2">
              <w:rPr>
                <w:rFonts w:ascii="Arial" w:hAnsi="Arial" w:cs="Arial"/>
                <w:sz w:val="20"/>
              </w:rPr>
              <w:t xml:space="preserve"> в соответствии с требованиями компонентного учета основных средств</w:t>
            </w:r>
          </w:p>
        </w:tc>
        <w:tc>
          <w:tcPr>
            <w:tcW w:w="1476" w:type="pct"/>
          </w:tcPr>
          <w:p w14:paraId="1B5807C6" w14:textId="4E0AA2FB" w:rsidR="00D153F5" w:rsidRPr="00781549" w:rsidRDefault="00AA49D2" w:rsidP="00323073">
            <w:pPr>
              <w:jc w:val="center"/>
              <w:rPr>
                <w:rFonts w:ascii="Arial" w:hAnsi="Arial" w:cs="Arial"/>
                <w:sz w:val="20"/>
              </w:rPr>
            </w:pPr>
            <w:r w:rsidRPr="00323073">
              <w:rPr>
                <w:rFonts w:ascii="Arial" w:hAnsi="Arial" w:cs="Arial"/>
                <w:sz w:val="20"/>
              </w:rPr>
              <w:t>v</w:t>
            </w:r>
            <w:r>
              <w:rPr>
                <w:rFonts w:ascii="Arial" w:hAnsi="Arial" w:cs="Arial"/>
                <w:sz w:val="20"/>
              </w:rPr>
              <w:t>2.3</w:t>
            </w:r>
          </w:p>
        </w:tc>
        <w:tc>
          <w:tcPr>
            <w:tcW w:w="1090" w:type="pct"/>
          </w:tcPr>
          <w:p w14:paraId="1B2EE90F" w14:textId="0D956805" w:rsidR="00D153F5" w:rsidRPr="00781549" w:rsidRDefault="00AA49D2" w:rsidP="00323073">
            <w:pPr>
              <w:jc w:val="center"/>
              <w:rPr>
                <w:rFonts w:ascii="Arial" w:hAnsi="Arial" w:cs="Arial"/>
                <w:sz w:val="20"/>
              </w:rPr>
            </w:pPr>
            <w:r>
              <w:rPr>
                <w:rFonts w:ascii="Arial" w:hAnsi="Arial" w:cs="Arial"/>
                <w:sz w:val="20"/>
              </w:rPr>
              <w:t>25.08</w:t>
            </w:r>
            <w:r w:rsidR="00D153F5">
              <w:rPr>
                <w:rFonts w:ascii="Arial" w:hAnsi="Arial" w:cs="Arial"/>
                <w:sz w:val="20"/>
              </w:rPr>
              <w:t>.2018</w:t>
            </w:r>
          </w:p>
        </w:tc>
      </w:tr>
      <w:tr w:rsidR="00D153F5" w:rsidRPr="00F94454" w14:paraId="0DB7ECBC" w14:textId="77777777" w:rsidTr="0017430D">
        <w:trPr>
          <w:cantSplit/>
        </w:trPr>
        <w:tc>
          <w:tcPr>
            <w:tcW w:w="2434" w:type="pct"/>
          </w:tcPr>
          <w:p w14:paraId="7B5DEE7F" w14:textId="4A685D4D" w:rsidR="00AA49D2" w:rsidRPr="00F94454" w:rsidRDefault="00D153F5" w:rsidP="00323073">
            <w:pPr>
              <w:jc w:val="left"/>
              <w:rPr>
                <w:rFonts w:ascii="Arial" w:hAnsi="Arial" w:cs="Arial"/>
                <w:sz w:val="20"/>
              </w:rPr>
            </w:pPr>
            <w:del w:id="138" w:author="Владимир Лаут" w:date="2021-03-05T12:46:00Z">
              <w:r w:rsidRPr="00C34BBF" w:rsidDel="006D5936">
                <w:rPr>
                  <w:rFonts w:ascii="Arial" w:hAnsi="Arial" w:cs="Arial"/>
                  <w:sz w:val="20"/>
                </w:rPr>
                <w:delText>ERP.</w:delText>
              </w:r>
            </w:del>
            <w:ins w:id="139" w:author="Александр" w:date="2020-04-13T05:51:00Z">
              <w:del w:id="140" w:author="Владимир Лаут" w:date="2021-03-05T12:46:00Z">
                <w:r w:rsidR="004C5BDB" w:rsidDel="006D5936">
                  <w:rPr>
                    <w:rFonts w:ascii="Arial" w:hAnsi="Arial" w:cs="Arial"/>
                    <w:sz w:val="20"/>
                  </w:rPr>
                  <w:delText>9.9.2</w:delText>
                </w:r>
              </w:del>
            </w:ins>
            <w:ins w:id="141" w:author="Владимир Лаут" w:date="2021-03-05T12:46:00Z">
              <w:r w:rsidR="006D5936">
                <w:rPr>
                  <w:rFonts w:ascii="Arial" w:hAnsi="Arial" w:cs="Arial"/>
                  <w:sz w:val="20"/>
                </w:rPr>
                <w:t>ERP.13.9.2</w:t>
              </w:r>
            </w:ins>
            <w:del w:id="142" w:author="Александр" w:date="2020-04-13T05:51:00Z">
              <w:r w:rsidRPr="00C34BBF" w:rsidDel="004C5BDB">
                <w:rPr>
                  <w:rFonts w:ascii="Arial" w:hAnsi="Arial" w:cs="Arial"/>
                  <w:sz w:val="20"/>
                </w:rPr>
                <w:delText>2.1</w:delText>
              </w:r>
            </w:del>
            <w:r w:rsidRPr="00C34BBF">
              <w:rPr>
                <w:rFonts w:ascii="Arial" w:hAnsi="Arial" w:cs="Arial"/>
                <w:sz w:val="20"/>
              </w:rPr>
              <w:t>.14.PM_</w:t>
            </w:r>
            <w:r>
              <w:rPr>
                <w:rFonts w:ascii="Arial" w:hAnsi="Arial" w:cs="Arial"/>
                <w:sz w:val="20"/>
              </w:rPr>
              <w:t xml:space="preserve">Методика планирования (долгосрочного, годового, месячного, недельного) и учета работ по </w:t>
            </w:r>
            <w:proofErr w:type="spellStart"/>
            <w:r>
              <w:rPr>
                <w:rFonts w:ascii="Arial" w:hAnsi="Arial" w:cs="Arial"/>
                <w:sz w:val="20"/>
              </w:rPr>
              <w:t>ТОиР</w:t>
            </w:r>
            <w:proofErr w:type="spellEnd"/>
            <w:r>
              <w:rPr>
                <w:rFonts w:ascii="Arial" w:hAnsi="Arial" w:cs="Arial"/>
                <w:sz w:val="20"/>
              </w:rPr>
              <w:t>, замене и модернизации производственных активов, включая выполняемые хоз. способом, в том числе планирование с использованием в качестве ресурса подрядчика</w:t>
            </w:r>
          </w:p>
        </w:tc>
        <w:tc>
          <w:tcPr>
            <w:tcW w:w="1476" w:type="pct"/>
          </w:tcPr>
          <w:p w14:paraId="5D936C0E" w14:textId="51A43567" w:rsidR="00D153F5" w:rsidRPr="00323073" w:rsidRDefault="00AA49D2" w:rsidP="00323073">
            <w:pPr>
              <w:jc w:val="center"/>
              <w:rPr>
                <w:rFonts w:ascii="Arial" w:hAnsi="Arial" w:cs="Arial"/>
                <w:sz w:val="20"/>
              </w:rPr>
            </w:pPr>
            <w:r w:rsidRPr="00323073">
              <w:rPr>
                <w:rFonts w:ascii="Arial" w:hAnsi="Arial" w:cs="Arial"/>
                <w:sz w:val="20"/>
              </w:rPr>
              <w:t>v2.4</w:t>
            </w:r>
          </w:p>
        </w:tc>
        <w:tc>
          <w:tcPr>
            <w:tcW w:w="1090" w:type="pct"/>
          </w:tcPr>
          <w:p w14:paraId="7BA540E8" w14:textId="7726749F" w:rsidR="00D153F5" w:rsidRPr="00781549" w:rsidRDefault="00AA49D2" w:rsidP="00323073">
            <w:pPr>
              <w:jc w:val="center"/>
              <w:rPr>
                <w:rFonts w:ascii="Arial" w:hAnsi="Arial" w:cs="Arial"/>
                <w:sz w:val="20"/>
              </w:rPr>
            </w:pPr>
            <w:r>
              <w:rPr>
                <w:rFonts w:ascii="Arial" w:hAnsi="Arial" w:cs="Arial"/>
                <w:sz w:val="20"/>
              </w:rPr>
              <w:t>30.08</w:t>
            </w:r>
            <w:r w:rsidR="00D153F5">
              <w:rPr>
                <w:rFonts w:ascii="Arial" w:hAnsi="Arial" w:cs="Arial"/>
                <w:sz w:val="20"/>
              </w:rPr>
              <w:t>.2018</w:t>
            </w:r>
          </w:p>
        </w:tc>
      </w:tr>
      <w:tr w:rsidR="00D153F5" w:rsidRPr="00F94454" w14:paraId="1C4BCC5E" w14:textId="77777777" w:rsidTr="0017430D">
        <w:trPr>
          <w:cantSplit/>
        </w:trPr>
        <w:tc>
          <w:tcPr>
            <w:tcW w:w="2434" w:type="pct"/>
          </w:tcPr>
          <w:p w14:paraId="6401A3DD" w14:textId="20D03522" w:rsidR="00D153F5" w:rsidRPr="00323073" w:rsidRDefault="00D153F5" w:rsidP="00323073">
            <w:pPr>
              <w:jc w:val="left"/>
              <w:rPr>
                <w:rFonts w:ascii="Arial" w:hAnsi="Arial" w:cs="Arial"/>
                <w:sz w:val="20"/>
              </w:rPr>
            </w:pPr>
            <w:del w:id="143" w:author="Владимир Лаут" w:date="2021-03-05T12:46:00Z">
              <w:r w:rsidRPr="00323073" w:rsidDel="006D5936">
                <w:rPr>
                  <w:rFonts w:ascii="Arial" w:hAnsi="Arial" w:cs="Arial"/>
                  <w:sz w:val="20"/>
                </w:rPr>
                <w:delText>ERP.</w:delText>
              </w:r>
            </w:del>
            <w:ins w:id="144" w:author="Александр" w:date="2020-04-13T05:52:00Z">
              <w:del w:id="145" w:author="Владимир Лаут" w:date="2021-03-05T12:46:00Z">
                <w:r w:rsidR="004C5BDB" w:rsidDel="006D5936">
                  <w:rPr>
                    <w:rFonts w:ascii="Arial" w:hAnsi="Arial" w:cs="Arial"/>
                    <w:sz w:val="20"/>
                  </w:rPr>
                  <w:delText>9.9.2</w:delText>
                </w:r>
              </w:del>
            </w:ins>
            <w:ins w:id="146" w:author="Владимир Лаут" w:date="2021-03-05T12:46:00Z">
              <w:r w:rsidR="006D5936">
                <w:rPr>
                  <w:rFonts w:ascii="Arial" w:hAnsi="Arial" w:cs="Arial"/>
                  <w:sz w:val="20"/>
                </w:rPr>
                <w:t>ERP.13.9.2</w:t>
              </w:r>
            </w:ins>
            <w:del w:id="147" w:author="Александр" w:date="2020-04-13T05:52:00Z">
              <w:r w:rsidRPr="00323073" w:rsidDel="004C5BDB">
                <w:rPr>
                  <w:rFonts w:ascii="Arial" w:hAnsi="Arial" w:cs="Arial"/>
                  <w:sz w:val="20"/>
                </w:rPr>
                <w:delText>3.12</w:delText>
              </w:r>
            </w:del>
            <w:ins w:id="148" w:author="Александр" w:date="2020-04-13T05:51:00Z">
              <w:r w:rsidR="004C5BDB">
                <w:rPr>
                  <w:rFonts w:ascii="Arial" w:hAnsi="Arial" w:cs="Arial"/>
                  <w:sz w:val="20"/>
                </w:rPr>
                <w:t>.</w:t>
              </w:r>
            </w:ins>
            <w:del w:id="149" w:author="Александр" w:date="2020-04-13T05:51:00Z">
              <w:r w:rsidRPr="00323073" w:rsidDel="004C5BDB">
                <w:rPr>
                  <w:rFonts w:ascii="Arial" w:hAnsi="Arial" w:cs="Arial"/>
                  <w:sz w:val="20"/>
                </w:rPr>
                <w:delText>_</w:delText>
              </w:r>
            </w:del>
            <w:r w:rsidRPr="00323073">
              <w:rPr>
                <w:rFonts w:ascii="Arial" w:hAnsi="Arial" w:cs="Arial"/>
                <w:sz w:val="20"/>
              </w:rPr>
              <w:t>1_Реестр НСИ</w:t>
            </w:r>
          </w:p>
        </w:tc>
        <w:tc>
          <w:tcPr>
            <w:tcW w:w="1476" w:type="pct"/>
          </w:tcPr>
          <w:p w14:paraId="2DF83EA3" w14:textId="5017A046" w:rsidR="00D153F5" w:rsidRPr="00323073" w:rsidRDefault="00B02C73" w:rsidP="00323073">
            <w:pPr>
              <w:jc w:val="center"/>
              <w:rPr>
                <w:rFonts w:ascii="Arial" w:hAnsi="Arial" w:cs="Arial"/>
                <w:sz w:val="20"/>
              </w:rPr>
            </w:pPr>
            <w:r w:rsidRPr="00323073">
              <w:rPr>
                <w:rFonts w:ascii="Arial" w:hAnsi="Arial" w:cs="Arial"/>
                <w:sz w:val="20"/>
              </w:rPr>
              <w:t>v3.</w:t>
            </w:r>
            <w:r w:rsidR="00303C76" w:rsidRPr="00323073">
              <w:rPr>
                <w:rFonts w:ascii="Arial" w:hAnsi="Arial" w:cs="Arial"/>
                <w:sz w:val="20"/>
              </w:rPr>
              <w:t>7</w:t>
            </w:r>
          </w:p>
        </w:tc>
        <w:tc>
          <w:tcPr>
            <w:tcW w:w="1090" w:type="pct"/>
          </w:tcPr>
          <w:p w14:paraId="2787B587" w14:textId="24EA005A" w:rsidR="00D153F5" w:rsidRPr="00323073" w:rsidRDefault="00303C76" w:rsidP="00323073">
            <w:pPr>
              <w:jc w:val="center"/>
              <w:rPr>
                <w:rFonts w:ascii="Arial" w:hAnsi="Arial" w:cs="Arial"/>
                <w:sz w:val="20"/>
              </w:rPr>
            </w:pPr>
            <w:r w:rsidRPr="00323073">
              <w:rPr>
                <w:rFonts w:ascii="Arial" w:hAnsi="Arial" w:cs="Arial"/>
                <w:sz w:val="20"/>
              </w:rPr>
              <w:t>31</w:t>
            </w:r>
            <w:r w:rsidR="00D153F5" w:rsidRPr="00323073">
              <w:rPr>
                <w:rFonts w:ascii="Arial" w:hAnsi="Arial" w:cs="Arial"/>
                <w:sz w:val="20"/>
              </w:rPr>
              <w:t>.08.2018</w:t>
            </w:r>
          </w:p>
        </w:tc>
      </w:tr>
      <w:tr w:rsidR="00D153F5" w:rsidRPr="00F94454" w14:paraId="50C10258" w14:textId="77777777" w:rsidTr="0017430D">
        <w:trPr>
          <w:cantSplit/>
        </w:trPr>
        <w:tc>
          <w:tcPr>
            <w:tcW w:w="2434" w:type="pct"/>
          </w:tcPr>
          <w:p w14:paraId="22EC0133" w14:textId="6E930AE0" w:rsidR="00D153F5" w:rsidRPr="00323073" w:rsidRDefault="00D153F5" w:rsidP="00323073">
            <w:pPr>
              <w:jc w:val="left"/>
              <w:rPr>
                <w:rFonts w:ascii="Arial" w:hAnsi="Arial" w:cs="Arial"/>
                <w:sz w:val="20"/>
              </w:rPr>
            </w:pPr>
            <w:r w:rsidRPr="00323073">
              <w:rPr>
                <w:rFonts w:ascii="Arial" w:hAnsi="Arial" w:cs="Arial"/>
                <w:sz w:val="20"/>
              </w:rPr>
              <w:t xml:space="preserve">КД </w:t>
            </w:r>
            <w:del w:id="150" w:author="Владимир Лаут" w:date="2021-03-05T12:46:00Z">
              <w:r w:rsidRPr="00323073" w:rsidDel="006D5936">
                <w:rPr>
                  <w:rFonts w:ascii="Arial" w:hAnsi="Arial" w:cs="Arial"/>
                  <w:sz w:val="20"/>
                </w:rPr>
                <w:delText>ERP.</w:delText>
              </w:r>
            </w:del>
            <w:ins w:id="151" w:author="Александр" w:date="2020-04-13T05:50:00Z">
              <w:del w:id="152" w:author="Владимир Лаут" w:date="2021-03-05T12:46:00Z">
                <w:r w:rsidR="004C5BDB" w:rsidDel="006D5936">
                  <w:rPr>
                    <w:rFonts w:ascii="Arial" w:hAnsi="Arial" w:cs="Arial"/>
                    <w:sz w:val="20"/>
                  </w:rPr>
                  <w:delText>9.9.2</w:delText>
                </w:r>
              </w:del>
            </w:ins>
            <w:ins w:id="153" w:author="Владимир Лаут" w:date="2021-03-05T12:46:00Z">
              <w:r w:rsidR="006D5936">
                <w:rPr>
                  <w:rFonts w:ascii="Arial" w:hAnsi="Arial" w:cs="Arial"/>
                  <w:sz w:val="20"/>
                </w:rPr>
                <w:t>ERP.13.9.2</w:t>
              </w:r>
            </w:ins>
            <w:del w:id="154" w:author="Александр" w:date="2020-04-13T05:50:00Z">
              <w:r w:rsidRPr="00323073" w:rsidDel="004C5BDB">
                <w:rPr>
                  <w:rFonts w:ascii="Arial" w:hAnsi="Arial" w:cs="Arial"/>
                  <w:sz w:val="20"/>
                </w:rPr>
                <w:delText>5.1</w:delText>
              </w:r>
            </w:del>
            <w:r w:rsidRPr="00323073">
              <w:rPr>
                <w:rFonts w:ascii="Arial" w:hAnsi="Arial" w:cs="Arial"/>
                <w:sz w:val="20"/>
              </w:rPr>
              <w:t>.1_КД_Организационная структура</w:t>
            </w:r>
          </w:p>
        </w:tc>
        <w:tc>
          <w:tcPr>
            <w:tcW w:w="1476" w:type="pct"/>
          </w:tcPr>
          <w:p w14:paraId="52F6CD34" w14:textId="07DE5055" w:rsidR="00D153F5" w:rsidRPr="00323073" w:rsidRDefault="00D153F5" w:rsidP="00323073">
            <w:pPr>
              <w:jc w:val="center"/>
              <w:rPr>
                <w:rFonts w:ascii="Arial" w:hAnsi="Arial" w:cs="Arial"/>
                <w:sz w:val="20"/>
              </w:rPr>
            </w:pPr>
            <w:r w:rsidRPr="00323073">
              <w:rPr>
                <w:rFonts w:ascii="Arial" w:hAnsi="Arial" w:cs="Arial"/>
                <w:sz w:val="20"/>
              </w:rPr>
              <w:t>v</w:t>
            </w:r>
            <w:r w:rsidR="00F543E4" w:rsidRPr="00323073">
              <w:rPr>
                <w:rFonts w:ascii="Arial" w:hAnsi="Arial" w:cs="Arial"/>
                <w:sz w:val="20"/>
              </w:rPr>
              <w:t>2.2</w:t>
            </w:r>
          </w:p>
        </w:tc>
        <w:tc>
          <w:tcPr>
            <w:tcW w:w="1090" w:type="pct"/>
          </w:tcPr>
          <w:p w14:paraId="612B2F43" w14:textId="19C59132" w:rsidR="00D153F5" w:rsidRPr="00323073" w:rsidRDefault="00F543E4" w:rsidP="00323073">
            <w:pPr>
              <w:jc w:val="center"/>
              <w:rPr>
                <w:rFonts w:ascii="Arial" w:hAnsi="Arial" w:cs="Arial"/>
                <w:sz w:val="20"/>
              </w:rPr>
            </w:pPr>
            <w:r w:rsidRPr="00323073">
              <w:rPr>
                <w:rFonts w:ascii="Arial" w:hAnsi="Arial" w:cs="Arial"/>
                <w:sz w:val="20"/>
              </w:rPr>
              <w:t>31</w:t>
            </w:r>
            <w:r w:rsidR="00D153F5" w:rsidRPr="00323073">
              <w:rPr>
                <w:rFonts w:ascii="Arial" w:hAnsi="Arial" w:cs="Arial"/>
                <w:sz w:val="20"/>
              </w:rPr>
              <w:t>.08.2018</w:t>
            </w:r>
          </w:p>
        </w:tc>
      </w:tr>
      <w:tr w:rsidR="00D153F5" w:rsidRPr="00F94454" w14:paraId="59AEF73B" w14:textId="77777777" w:rsidTr="0017430D">
        <w:trPr>
          <w:cantSplit/>
        </w:trPr>
        <w:tc>
          <w:tcPr>
            <w:tcW w:w="2434" w:type="pct"/>
          </w:tcPr>
          <w:p w14:paraId="1783BE1E" w14:textId="1A15360D" w:rsidR="00D153F5" w:rsidRPr="00323073" w:rsidRDefault="00D153F5" w:rsidP="00323073">
            <w:pPr>
              <w:jc w:val="left"/>
              <w:rPr>
                <w:rFonts w:ascii="Arial" w:hAnsi="Arial" w:cs="Arial"/>
                <w:sz w:val="20"/>
              </w:rPr>
            </w:pPr>
            <w:r w:rsidRPr="00323073">
              <w:rPr>
                <w:rFonts w:ascii="Arial" w:hAnsi="Arial" w:cs="Arial"/>
                <w:sz w:val="20"/>
              </w:rPr>
              <w:t xml:space="preserve">КД </w:t>
            </w:r>
            <w:del w:id="155" w:author="Владимир Лаут" w:date="2021-03-05T12:46:00Z">
              <w:r w:rsidRPr="00323073" w:rsidDel="006D5936">
                <w:rPr>
                  <w:rFonts w:ascii="Arial" w:hAnsi="Arial" w:cs="Arial"/>
                  <w:sz w:val="20"/>
                </w:rPr>
                <w:delText>ERP.</w:delText>
              </w:r>
            </w:del>
            <w:ins w:id="156" w:author="Александр" w:date="2020-04-13T05:50:00Z">
              <w:del w:id="157" w:author="Владимир Лаут" w:date="2021-03-05T12:46:00Z">
                <w:r w:rsidR="004C5BDB" w:rsidDel="006D5936">
                  <w:rPr>
                    <w:rFonts w:ascii="Arial" w:hAnsi="Arial" w:cs="Arial"/>
                    <w:sz w:val="20"/>
                  </w:rPr>
                  <w:delText>9.9.2</w:delText>
                </w:r>
              </w:del>
            </w:ins>
            <w:ins w:id="158" w:author="Владимир Лаут" w:date="2021-03-05T12:46:00Z">
              <w:r w:rsidR="006D5936">
                <w:rPr>
                  <w:rFonts w:ascii="Arial" w:hAnsi="Arial" w:cs="Arial"/>
                  <w:sz w:val="20"/>
                </w:rPr>
                <w:t>ERP.13.9.2</w:t>
              </w:r>
            </w:ins>
            <w:del w:id="159" w:author="Александр" w:date="2020-04-13T05:50:00Z">
              <w:r w:rsidRPr="00323073" w:rsidDel="004C5BDB">
                <w:rPr>
                  <w:rFonts w:ascii="Arial" w:hAnsi="Arial" w:cs="Arial"/>
                  <w:sz w:val="20"/>
                </w:rPr>
                <w:delText>5.1</w:delText>
              </w:r>
            </w:del>
            <w:r w:rsidRPr="00323073">
              <w:rPr>
                <w:rFonts w:ascii="Arial" w:hAnsi="Arial" w:cs="Arial"/>
                <w:sz w:val="20"/>
              </w:rPr>
              <w:t>.47_Концепция по нормативно-справочной информации</w:t>
            </w:r>
          </w:p>
        </w:tc>
        <w:tc>
          <w:tcPr>
            <w:tcW w:w="1476" w:type="pct"/>
          </w:tcPr>
          <w:p w14:paraId="342137B3" w14:textId="5F901465" w:rsidR="00D153F5" w:rsidRPr="00323073" w:rsidRDefault="00D153F5" w:rsidP="00323073">
            <w:pPr>
              <w:jc w:val="center"/>
              <w:rPr>
                <w:rFonts w:ascii="Arial" w:hAnsi="Arial" w:cs="Arial"/>
                <w:sz w:val="20"/>
              </w:rPr>
            </w:pPr>
            <w:r w:rsidRPr="00323073">
              <w:rPr>
                <w:rFonts w:ascii="Arial" w:hAnsi="Arial" w:cs="Arial"/>
                <w:sz w:val="20"/>
              </w:rPr>
              <w:t>v</w:t>
            </w:r>
            <w:r w:rsidR="00F543E4" w:rsidRPr="00323073">
              <w:rPr>
                <w:rFonts w:ascii="Arial" w:hAnsi="Arial" w:cs="Arial"/>
                <w:sz w:val="20"/>
              </w:rPr>
              <w:t>2.14</w:t>
            </w:r>
          </w:p>
        </w:tc>
        <w:tc>
          <w:tcPr>
            <w:tcW w:w="1090" w:type="pct"/>
          </w:tcPr>
          <w:p w14:paraId="7962ADB5" w14:textId="76DFA1C9" w:rsidR="00D153F5" w:rsidRPr="00323073" w:rsidRDefault="00F543E4" w:rsidP="00323073">
            <w:pPr>
              <w:jc w:val="center"/>
              <w:rPr>
                <w:rFonts w:ascii="Arial" w:hAnsi="Arial" w:cs="Arial"/>
                <w:sz w:val="20"/>
              </w:rPr>
            </w:pPr>
            <w:r w:rsidRPr="00323073">
              <w:rPr>
                <w:rFonts w:ascii="Arial" w:hAnsi="Arial" w:cs="Arial"/>
                <w:sz w:val="20"/>
              </w:rPr>
              <w:t>18</w:t>
            </w:r>
            <w:r w:rsidR="00D153F5" w:rsidRPr="00323073">
              <w:rPr>
                <w:rFonts w:ascii="Arial" w:hAnsi="Arial" w:cs="Arial"/>
                <w:sz w:val="20"/>
              </w:rPr>
              <w:t>.</w:t>
            </w:r>
            <w:r w:rsidRPr="00323073">
              <w:rPr>
                <w:rFonts w:ascii="Arial" w:hAnsi="Arial" w:cs="Arial"/>
                <w:sz w:val="20"/>
              </w:rPr>
              <w:t>09</w:t>
            </w:r>
            <w:r w:rsidR="00D153F5" w:rsidRPr="00323073">
              <w:rPr>
                <w:rFonts w:ascii="Arial" w:hAnsi="Arial" w:cs="Arial"/>
                <w:sz w:val="20"/>
              </w:rPr>
              <w:t>.2018</w:t>
            </w:r>
          </w:p>
        </w:tc>
      </w:tr>
      <w:tr w:rsidR="0017430D" w:rsidRPr="00F94454" w14:paraId="3704C83B" w14:textId="77777777" w:rsidTr="0017430D">
        <w:trPr>
          <w:cantSplit/>
        </w:trPr>
        <w:tc>
          <w:tcPr>
            <w:tcW w:w="2434" w:type="pct"/>
          </w:tcPr>
          <w:p w14:paraId="284F83A7" w14:textId="3AC7622C" w:rsidR="0017430D" w:rsidRPr="00323073" w:rsidRDefault="0017430D" w:rsidP="0017430D">
            <w:pPr>
              <w:jc w:val="left"/>
              <w:rPr>
                <w:rFonts w:ascii="Arial" w:hAnsi="Arial" w:cs="Arial"/>
                <w:sz w:val="20"/>
              </w:rPr>
            </w:pPr>
            <w:del w:id="160" w:author="Владимир Лаут" w:date="2021-03-05T12:46:00Z">
              <w:r w:rsidRPr="00323073" w:rsidDel="006D5936">
                <w:rPr>
                  <w:rFonts w:ascii="Arial" w:hAnsi="Arial" w:cs="Arial"/>
                  <w:sz w:val="20"/>
                </w:rPr>
                <w:delText>ERP.</w:delText>
              </w:r>
            </w:del>
            <w:ins w:id="161" w:author="Александр" w:date="2020-04-13T05:50:00Z">
              <w:del w:id="162" w:author="Владимир Лаут" w:date="2021-03-05T12:46:00Z">
                <w:r w:rsidDel="006D5936">
                  <w:rPr>
                    <w:rFonts w:ascii="Arial" w:hAnsi="Arial" w:cs="Arial"/>
                    <w:sz w:val="20"/>
                  </w:rPr>
                  <w:delText>9.9.2</w:delText>
                </w:r>
              </w:del>
            </w:ins>
            <w:ins w:id="163" w:author="Владимир Лаут" w:date="2021-03-05T12:46:00Z">
              <w:r w:rsidR="006D5936">
                <w:rPr>
                  <w:rFonts w:ascii="Arial" w:hAnsi="Arial" w:cs="Arial"/>
                  <w:sz w:val="20"/>
                </w:rPr>
                <w:t>ERP.13.9.2</w:t>
              </w:r>
            </w:ins>
            <w:del w:id="164" w:author="Александр" w:date="2020-04-13T05:50:00Z">
              <w:r w:rsidRPr="00323073" w:rsidDel="004C5BDB">
                <w:rPr>
                  <w:rFonts w:ascii="Arial" w:hAnsi="Arial" w:cs="Arial"/>
                  <w:sz w:val="20"/>
                </w:rPr>
                <w:delText>5.1</w:delText>
              </w:r>
            </w:del>
            <w:r w:rsidRPr="00323073">
              <w:rPr>
                <w:rFonts w:ascii="Arial" w:hAnsi="Arial" w:cs="Arial"/>
                <w:sz w:val="20"/>
              </w:rPr>
              <w:t>.50_PM_КД_Управление портфелем ПА</w:t>
            </w:r>
          </w:p>
        </w:tc>
        <w:tc>
          <w:tcPr>
            <w:tcW w:w="1476" w:type="pct"/>
          </w:tcPr>
          <w:p w14:paraId="0D7A62C1" w14:textId="3DDCD22E" w:rsidR="0017430D" w:rsidRPr="00323073" w:rsidRDefault="0017430D" w:rsidP="0017430D">
            <w:pPr>
              <w:jc w:val="center"/>
              <w:rPr>
                <w:rFonts w:ascii="Arial" w:hAnsi="Arial" w:cs="Arial"/>
                <w:sz w:val="20"/>
              </w:rPr>
            </w:pPr>
            <w:ins w:id="165" w:author="Александр" w:date="2020-04-27T07:11:00Z">
              <w:r w:rsidRPr="00323073">
                <w:rPr>
                  <w:rFonts w:ascii="Arial" w:hAnsi="Arial" w:cs="Arial"/>
                  <w:sz w:val="20"/>
                </w:rPr>
                <w:t>V</w:t>
              </w:r>
              <w:r>
                <w:rPr>
                  <w:rFonts w:ascii="Arial" w:hAnsi="Arial" w:cs="Arial"/>
                  <w:sz w:val="20"/>
                </w:rPr>
                <w:t>3.0</w:t>
              </w:r>
            </w:ins>
            <w:del w:id="166" w:author="Александр" w:date="2020-04-27T07:11:00Z">
              <w:r w:rsidRPr="00323073" w:rsidDel="000C04F7">
                <w:rPr>
                  <w:rFonts w:ascii="Arial" w:hAnsi="Arial" w:cs="Arial"/>
                  <w:sz w:val="20"/>
                </w:rPr>
                <w:delText>v2.3</w:delText>
              </w:r>
            </w:del>
          </w:p>
        </w:tc>
        <w:tc>
          <w:tcPr>
            <w:tcW w:w="1090" w:type="pct"/>
          </w:tcPr>
          <w:p w14:paraId="2B2B4BB9" w14:textId="65AF7884" w:rsidR="0017430D" w:rsidRPr="00323073" w:rsidRDefault="0017430D" w:rsidP="0017430D">
            <w:pPr>
              <w:jc w:val="center"/>
              <w:rPr>
                <w:rFonts w:ascii="Arial" w:hAnsi="Arial" w:cs="Arial"/>
                <w:sz w:val="20"/>
              </w:rPr>
            </w:pPr>
            <w:ins w:id="167" w:author="Александр" w:date="2020-04-27T07:11:00Z">
              <w:r>
                <w:rPr>
                  <w:rFonts w:ascii="Arial" w:hAnsi="Arial" w:cs="Arial"/>
                  <w:sz w:val="20"/>
                </w:rPr>
                <w:t>24.04.2020</w:t>
              </w:r>
            </w:ins>
            <w:del w:id="168" w:author="Александр" w:date="2020-04-27T07:11:00Z">
              <w:r w:rsidRPr="00323073" w:rsidDel="000C04F7">
                <w:rPr>
                  <w:rFonts w:ascii="Arial" w:hAnsi="Arial" w:cs="Arial"/>
                  <w:sz w:val="20"/>
                </w:rPr>
                <w:delText>12.08.2018</w:delText>
              </w:r>
            </w:del>
          </w:p>
        </w:tc>
      </w:tr>
      <w:tr w:rsidR="0017430D" w:rsidRPr="00F94454" w14:paraId="7EF86927" w14:textId="77777777" w:rsidTr="0017430D">
        <w:trPr>
          <w:cantSplit/>
        </w:trPr>
        <w:tc>
          <w:tcPr>
            <w:tcW w:w="2434" w:type="pct"/>
          </w:tcPr>
          <w:p w14:paraId="4D8258F9" w14:textId="0E0DF679" w:rsidR="0017430D" w:rsidRPr="00323073" w:rsidRDefault="0017430D" w:rsidP="0017430D">
            <w:pPr>
              <w:jc w:val="left"/>
              <w:rPr>
                <w:rFonts w:ascii="Arial" w:hAnsi="Arial" w:cs="Arial"/>
                <w:sz w:val="20"/>
              </w:rPr>
            </w:pPr>
            <w:del w:id="169" w:author="Владимир Лаут" w:date="2021-03-05T12:46:00Z">
              <w:r w:rsidRPr="00323073" w:rsidDel="006D5936">
                <w:rPr>
                  <w:rFonts w:ascii="Arial" w:hAnsi="Arial" w:cs="Arial"/>
                  <w:sz w:val="20"/>
                </w:rPr>
                <w:delText>ERP.</w:delText>
              </w:r>
            </w:del>
            <w:ins w:id="170" w:author="Александр" w:date="2020-04-13T05:50:00Z">
              <w:del w:id="171" w:author="Владимир Лаут" w:date="2021-03-05T12:46:00Z">
                <w:r w:rsidDel="006D5936">
                  <w:rPr>
                    <w:rFonts w:ascii="Arial" w:hAnsi="Arial" w:cs="Arial"/>
                    <w:sz w:val="20"/>
                  </w:rPr>
                  <w:delText>9.9.2</w:delText>
                </w:r>
              </w:del>
            </w:ins>
            <w:ins w:id="172" w:author="Владимир Лаут" w:date="2021-03-05T12:46:00Z">
              <w:r w:rsidR="006D5936">
                <w:rPr>
                  <w:rFonts w:ascii="Arial" w:hAnsi="Arial" w:cs="Arial"/>
                  <w:sz w:val="20"/>
                </w:rPr>
                <w:t>ERP.13.9.2</w:t>
              </w:r>
            </w:ins>
            <w:del w:id="173" w:author="Александр" w:date="2020-04-13T05:50:00Z">
              <w:r w:rsidRPr="00323073" w:rsidDel="004C5BDB">
                <w:rPr>
                  <w:rFonts w:ascii="Arial" w:hAnsi="Arial" w:cs="Arial"/>
                  <w:sz w:val="20"/>
                </w:rPr>
                <w:delText>5.1</w:delText>
              </w:r>
            </w:del>
            <w:r w:rsidRPr="00323073">
              <w:rPr>
                <w:rFonts w:ascii="Arial" w:hAnsi="Arial" w:cs="Arial"/>
                <w:sz w:val="20"/>
              </w:rPr>
              <w:t>.52_PM_КД Годовое планирование воздействий на ПА</w:t>
            </w:r>
          </w:p>
        </w:tc>
        <w:tc>
          <w:tcPr>
            <w:tcW w:w="1476" w:type="pct"/>
          </w:tcPr>
          <w:p w14:paraId="1C9C249F" w14:textId="203802E9" w:rsidR="0017430D" w:rsidRPr="00323073" w:rsidRDefault="0017430D" w:rsidP="0017430D">
            <w:pPr>
              <w:jc w:val="center"/>
              <w:rPr>
                <w:rFonts w:ascii="Arial" w:hAnsi="Arial" w:cs="Arial"/>
                <w:sz w:val="20"/>
              </w:rPr>
            </w:pPr>
            <w:ins w:id="174" w:author="Александр" w:date="2020-04-27T07:11:00Z">
              <w:r w:rsidRPr="00323073">
                <w:rPr>
                  <w:rFonts w:ascii="Arial" w:hAnsi="Arial" w:cs="Arial"/>
                  <w:sz w:val="20"/>
                </w:rPr>
                <w:t>V</w:t>
              </w:r>
              <w:r>
                <w:rPr>
                  <w:rFonts w:ascii="Arial" w:hAnsi="Arial" w:cs="Arial"/>
                  <w:sz w:val="20"/>
                </w:rPr>
                <w:t>3.0</w:t>
              </w:r>
            </w:ins>
            <w:del w:id="175" w:author="Александр" w:date="2020-04-27T07:11:00Z">
              <w:r w:rsidRPr="00323073" w:rsidDel="000C04F7">
                <w:rPr>
                  <w:rFonts w:ascii="Arial" w:hAnsi="Arial" w:cs="Arial"/>
                  <w:sz w:val="20"/>
                </w:rPr>
                <w:delText>v2.6</w:delText>
              </w:r>
            </w:del>
          </w:p>
        </w:tc>
        <w:tc>
          <w:tcPr>
            <w:tcW w:w="1090" w:type="pct"/>
          </w:tcPr>
          <w:p w14:paraId="2D35AB46" w14:textId="2C7C1F73" w:rsidR="0017430D" w:rsidRPr="00323073" w:rsidRDefault="0017430D" w:rsidP="0017430D">
            <w:pPr>
              <w:jc w:val="center"/>
              <w:rPr>
                <w:rFonts w:ascii="Arial" w:hAnsi="Arial" w:cs="Arial"/>
                <w:sz w:val="20"/>
              </w:rPr>
            </w:pPr>
            <w:ins w:id="176" w:author="Александр" w:date="2020-04-27T07:11:00Z">
              <w:r>
                <w:rPr>
                  <w:rFonts w:ascii="Arial" w:hAnsi="Arial" w:cs="Arial"/>
                  <w:sz w:val="20"/>
                </w:rPr>
                <w:t>24.04.2020</w:t>
              </w:r>
            </w:ins>
            <w:del w:id="177" w:author="Александр" w:date="2020-04-27T07:11:00Z">
              <w:r w:rsidRPr="00323073" w:rsidDel="000C04F7">
                <w:rPr>
                  <w:rFonts w:ascii="Arial" w:hAnsi="Arial" w:cs="Arial"/>
                  <w:sz w:val="20"/>
                </w:rPr>
                <w:delText>21.09.2018</w:delText>
              </w:r>
            </w:del>
          </w:p>
        </w:tc>
      </w:tr>
      <w:tr w:rsidR="0017430D" w:rsidRPr="00F94454" w14:paraId="0A35D05A" w14:textId="77777777" w:rsidTr="0017430D">
        <w:trPr>
          <w:cantSplit/>
        </w:trPr>
        <w:tc>
          <w:tcPr>
            <w:tcW w:w="2434" w:type="pct"/>
          </w:tcPr>
          <w:p w14:paraId="1AE6FD5F" w14:textId="48B5342F" w:rsidR="0017430D" w:rsidRPr="00323073" w:rsidRDefault="0017430D" w:rsidP="0017430D">
            <w:pPr>
              <w:jc w:val="left"/>
              <w:rPr>
                <w:rFonts w:ascii="Arial" w:hAnsi="Arial" w:cs="Arial"/>
                <w:sz w:val="20"/>
              </w:rPr>
            </w:pPr>
            <w:del w:id="178" w:author="Владимир Лаут" w:date="2021-03-05T12:46:00Z">
              <w:r w:rsidRPr="00323073" w:rsidDel="006D5936">
                <w:rPr>
                  <w:rFonts w:ascii="Arial" w:hAnsi="Arial" w:cs="Arial"/>
                  <w:sz w:val="20"/>
                </w:rPr>
                <w:delText>ERP.</w:delText>
              </w:r>
            </w:del>
            <w:ins w:id="179" w:author="Александр" w:date="2020-04-13T05:50:00Z">
              <w:del w:id="180" w:author="Владимир Лаут" w:date="2021-03-05T12:46:00Z">
                <w:r w:rsidDel="006D5936">
                  <w:rPr>
                    <w:rFonts w:ascii="Arial" w:hAnsi="Arial" w:cs="Arial"/>
                    <w:sz w:val="20"/>
                  </w:rPr>
                  <w:delText>9.9.2</w:delText>
                </w:r>
              </w:del>
            </w:ins>
            <w:ins w:id="181" w:author="Владимир Лаут" w:date="2021-03-05T12:46:00Z">
              <w:r w:rsidR="006D5936">
                <w:rPr>
                  <w:rFonts w:ascii="Arial" w:hAnsi="Arial" w:cs="Arial"/>
                  <w:sz w:val="20"/>
                </w:rPr>
                <w:t>ERP.13.9.2</w:t>
              </w:r>
            </w:ins>
            <w:del w:id="182" w:author="Александр" w:date="2020-04-13T05:50:00Z">
              <w:r w:rsidRPr="00323073" w:rsidDel="004C5BDB">
                <w:rPr>
                  <w:rFonts w:ascii="Arial" w:hAnsi="Arial" w:cs="Arial"/>
                  <w:sz w:val="20"/>
                </w:rPr>
                <w:delText>5.1</w:delText>
              </w:r>
            </w:del>
            <w:r w:rsidRPr="00323073">
              <w:rPr>
                <w:rFonts w:ascii="Arial" w:hAnsi="Arial" w:cs="Arial"/>
                <w:sz w:val="20"/>
              </w:rPr>
              <w:t>.54_PM_КД Оперативное планирование воздействий на ПА</w:t>
            </w:r>
          </w:p>
        </w:tc>
        <w:tc>
          <w:tcPr>
            <w:tcW w:w="1476" w:type="pct"/>
          </w:tcPr>
          <w:p w14:paraId="2A92F743" w14:textId="1AEF74F2" w:rsidR="0017430D" w:rsidRPr="00323073" w:rsidRDefault="0017430D" w:rsidP="0017430D">
            <w:pPr>
              <w:jc w:val="center"/>
              <w:rPr>
                <w:rFonts w:ascii="Arial" w:hAnsi="Arial" w:cs="Arial"/>
                <w:sz w:val="20"/>
              </w:rPr>
            </w:pPr>
            <w:ins w:id="183" w:author="Александр" w:date="2020-04-27T07:11:00Z">
              <w:r w:rsidRPr="00323073">
                <w:rPr>
                  <w:rFonts w:ascii="Arial" w:hAnsi="Arial" w:cs="Arial"/>
                  <w:sz w:val="20"/>
                </w:rPr>
                <w:t>V</w:t>
              </w:r>
              <w:r>
                <w:rPr>
                  <w:rFonts w:ascii="Arial" w:hAnsi="Arial" w:cs="Arial"/>
                  <w:sz w:val="20"/>
                </w:rPr>
                <w:t>3.0</w:t>
              </w:r>
            </w:ins>
            <w:del w:id="184" w:author="Александр" w:date="2020-04-27T07:11:00Z">
              <w:r w:rsidRPr="00323073" w:rsidDel="000C04F7">
                <w:rPr>
                  <w:rFonts w:ascii="Arial" w:hAnsi="Arial" w:cs="Arial"/>
                  <w:sz w:val="20"/>
                </w:rPr>
                <w:delText>v2.7</w:delText>
              </w:r>
            </w:del>
          </w:p>
        </w:tc>
        <w:tc>
          <w:tcPr>
            <w:tcW w:w="1090" w:type="pct"/>
          </w:tcPr>
          <w:p w14:paraId="63247F55" w14:textId="1DE0E388" w:rsidR="0017430D" w:rsidRPr="00323073" w:rsidRDefault="0017430D" w:rsidP="0017430D">
            <w:pPr>
              <w:jc w:val="center"/>
              <w:rPr>
                <w:rFonts w:ascii="Arial" w:hAnsi="Arial" w:cs="Arial"/>
                <w:sz w:val="20"/>
              </w:rPr>
            </w:pPr>
            <w:ins w:id="185" w:author="Александр" w:date="2020-04-27T07:11:00Z">
              <w:r>
                <w:rPr>
                  <w:rFonts w:ascii="Arial" w:hAnsi="Arial" w:cs="Arial"/>
                  <w:sz w:val="20"/>
                </w:rPr>
                <w:t>24.04.2020</w:t>
              </w:r>
            </w:ins>
            <w:del w:id="186" w:author="Александр" w:date="2020-04-27T07:11:00Z">
              <w:r w:rsidRPr="00323073" w:rsidDel="000C04F7">
                <w:rPr>
                  <w:rFonts w:ascii="Arial" w:hAnsi="Arial" w:cs="Arial"/>
                  <w:sz w:val="20"/>
                </w:rPr>
                <w:delText>21.09.2018</w:delText>
              </w:r>
            </w:del>
          </w:p>
        </w:tc>
      </w:tr>
      <w:tr w:rsidR="0017430D" w:rsidRPr="00F94454" w14:paraId="38A8075B" w14:textId="77777777" w:rsidTr="0017430D">
        <w:trPr>
          <w:cantSplit/>
        </w:trPr>
        <w:tc>
          <w:tcPr>
            <w:tcW w:w="2434" w:type="pct"/>
          </w:tcPr>
          <w:p w14:paraId="4D86B275" w14:textId="6A9FB9B3" w:rsidR="0017430D" w:rsidRPr="00323073" w:rsidRDefault="0017430D" w:rsidP="0017430D">
            <w:pPr>
              <w:jc w:val="left"/>
              <w:rPr>
                <w:rFonts w:ascii="Arial" w:hAnsi="Arial" w:cs="Arial"/>
                <w:sz w:val="20"/>
              </w:rPr>
            </w:pPr>
            <w:del w:id="187" w:author="Владимир Лаут" w:date="2021-03-05T12:46:00Z">
              <w:r w:rsidRPr="00323073" w:rsidDel="006D5936">
                <w:rPr>
                  <w:rFonts w:ascii="Arial" w:hAnsi="Arial" w:cs="Arial"/>
                  <w:sz w:val="20"/>
                </w:rPr>
                <w:delText>ERP.</w:delText>
              </w:r>
            </w:del>
            <w:ins w:id="188" w:author="Александр" w:date="2020-04-13T05:50:00Z">
              <w:del w:id="189" w:author="Владимир Лаут" w:date="2021-03-05T12:46:00Z">
                <w:r w:rsidDel="006D5936">
                  <w:rPr>
                    <w:rFonts w:ascii="Arial" w:hAnsi="Arial" w:cs="Arial"/>
                    <w:sz w:val="20"/>
                  </w:rPr>
                  <w:delText>9.9.2</w:delText>
                </w:r>
              </w:del>
            </w:ins>
            <w:ins w:id="190" w:author="Владимир Лаут" w:date="2021-03-05T12:46:00Z">
              <w:r w:rsidR="006D5936">
                <w:rPr>
                  <w:rFonts w:ascii="Arial" w:hAnsi="Arial" w:cs="Arial"/>
                  <w:sz w:val="20"/>
                </w:rPr>
                <w:t>ERP.13.9.2</w:t>
              </w:r>
            </w:ins>
            <w:del w:id="191" w:author="Александр" w:date="2020-04-13T05:50:00Z">
              <w:r w:rsidRPr="00323073" w:rsidDel="004C5BDB">
                <w:rPr>
                  <w:rFonts w:ascii="Arial" w:hAnsi="Arial" w:cs="Arial"/>
                  <w:sz w:val="20"/>
                </w:rPr>
                <w:delText>5.1</w:delText>
              </w:r>
            </w:del>
            <w:r w:rsidRPr="00323073">
              <w:rPr>
                <w:rFonts w:ascii="Arial" w:hAnsi="Arial" w:cs="Arial"/>
                <w:sz w:val="20"/>
              </w:rPr>
              <w:t>.55_PM_КД_ Выполнение и фактический учет работ</w:t>
            </w:r>
          </w:p>
        </w:tc>
        <w:tc>
          <w:tcPr>
            <w:tcW w:w="1476" w:type="pct"/>
          </w:tcPr>
          <w:p w14:paraId="43792153" w14:textId="3C727B55" w:rsidR="0017430D" w:rsidRPr="00323073" w:rsidRDefault="0017430D" w:rsidP="0017430D">
            <w:pPr>
              <w:jc w:val="center"/>
              <w:rPr>
                <w:rFonts w:ascii="Arial" w:hAnsi="Arial" w:cs="Arial"/>
                <w:sz w:val="20"/>
              </w:rPr>
            </w:pPr>
            <w:ins w:id="192" w:author="Александр" w:date="2020-04-27T07:11:00Z">
              <w:r w:rsidRPr="00323073">
                <w:rPr>
                  <w:rFonts w:ascii="Arial" w:hAnsi="Arial" w:cs="Arial"/>
                  <w:sz w:val="20"/>
                </w:rPr>
                <w:t>V</w:t>
              </w:r>
              <w:r>
                <w:rPr>
                  <w:rFonts w:ascii="Arial" w:hAnsi="Arial" w:cs="Arial"/>
                  <w:sz w:val="20"/>
                </w:rPr>
                <w:t>3.0</w:t>
              </w:r>
            </w:ins>
            <w:del w:id="193" w:author="Александр" w:date="2020-04-27T07:11:00Z">
              <w:r w:rsidRPr="00323073" w:rsidDel="000C04F7">
                <w:rPr>
                  <w:rFonts w:ascii="Arial" w:hAnsi="Arial" w:cs="Arial"/>
                  <w:sz w:val="20"/>
                </w:rPr>
                <w:delText>v2.7</w:delText>
              </w:r>
            </w:del>
          </w:p>
        </w:tc>
        <w:tc>
          <w:tcPr>
            <w:tcW w:w="1090" w:type="pct"/>
          </w:tcPr>
          <w:p w14:paraId="1900396F" w14:textId="5E5C0D60" w:rsidR="0017430D" w:rsidRPr="00323073" w:rsidRDefault="0017430D" w:rsidP="0017430D">
            <w:pPr>
              <w:jc w:val="center"/>
              <w:rPr>
                <w:rFonts w:ascii="Arial" w:hAnsi="Arial" w:cs="Arial"/>
                <w:sz w:val="20"/>
              </w:rPr>
            </w:pPr>
            <w:ins w:id="194" w:author="Александр" w:date="2020-04-27T07:11:00Z">
              <w:r>
                <w:rPr>
                  <w:rFonts w:ascii="Arial" w:hAnsi="Arial" w:cs="Arial"/>
                  <w:sz w:val="20"/>
                </w:rPr>
                <w:t>24.04.2020</w:t>
              </w:r>
            </w:ins>
            <w:del w:id="195" w:author="Александр" w:date="2020-04-27T07:11:00Z">
              <w:r w:rsidRPr="00323073" w:rsidDel="000C04F7">
                <w:rPr>
                  <w:rFonts w:ascii="Arial" w:hAnsi="Arial" w:cs="Arial"/>
                  <w:sz w:val="20"/>
                </w:rPr>
                <w:delText>25.09.2018</w:delText>
              </w:r>
            </w:del>
          </w:p>
        </w:tc>
      </w:tr>
      <w:tr w:rsidR="0017430D" w:rsidRPr="00F94454" w14:paraId="4516E816" w14:textId="77777777" w:rsidTr="0017430D">
        <w:trPr>
          <w:cantSplit/>
        </w:trPr>
        <w:tc>
          <w:tcPr>
            <w:tcW w:w="2434" w:type="pct"/>
          </w:tcPr>
          <w:p w14:paraId="212EF218" w14:textId="0CA404F0" w:rsidR="0017430D" w:rsidRPr="00323073" w:rsidRDefault="0017430D" w:rsidP="0017430D">
            <w:pPr>
              <w:jc w:val="left"/>
              <w:rPr>
                <w:rFonts w:ascii="Arial" w:hAnsi="Arial" w:cs="Arial"/>
                <w:sz w:val="20"/>
              </w:rPr>
            </w:pPr>
            <w:del w:id="196" w:author="Владимир Лаут" w:date="2021-03-05T12:46:00Z">
              <w:r w:rsidRPr="00323073" w:rsidDel="006D5936">
                <w:rPr>
                  <w:rFonts w:ascii="Arial" w:hAnsi="Arial" w:cs="Arial"/>
                  <w:sz w:val="20"/>
                </w:rPr>
                <w:delText>ERP.</w:delText>
              </w:r>
            </w:del>
            <w:ins w:id="197" w:author="Александр" w:date="2020-04-13T05:50:00Z">
              <w:del w:id="198" w:author="Владимир Лаут" w:date="2021-03-05T12:46:00Z">
                <w:r w:rsidDel="006D5936">
                  <w:rPr>
                    <w:rFonts w:ascii="Arial" w:hAnsi="Arial" w:cs="Arial"/>
                    <w:sz w:val="20"/>
                  </w:rPr>
                  <w:delText>9.9.2</w:delText>
                </w:r>
              </w:del>
            </w:ins>
            <w:ins w:id="199" w:author="Владимир Лаут" w:date="2021-03-05T12:46:00Z">
              <w:r w:rsidR="006D5936">
                <w:rPr>
                  <w:rFonts w:ascii="Arial" w:hAnsi="Arial" w:cs="Arial"/>
                  <w:sz w:val="20"/>
                </w:rPr>
                <w:t>ERP.13.9.2</w:t>
              </w:r>
            </w:ins>
            <w:del w:id="200" w:author="Александр" w:date="2020-04-13T05:50:00Z">
              <w:r w:rsidRPr="00323073" w:rsidDel="004C5BDB">
                <w:rPr>
                  <w:rFonts w:ascii="Arial" w:hAnsi="Arial" w:cs="Arial"/>
                  <w:sz w:val="20"/>
                </w:rPr>
                <w:delText>5.1</w:delText>
              </w:r>
            </w:del>
            <w:r w:rsidRPr="00323073">
              <w:rPr>
                <w:rFonts w:ascii="Arial" w:hAnsi="Arial" w:cs="Arial"/>
                <w:sz w:val="20"/>
              </w:rPr>
              <w:t>.56_PM_КД_Мониторинг и оценка технического состояния ПА</w:t>
            </w:r>
          </w:p>
        </w:tc>
        <w:tc>
          <w:tcPr>
            <w:tcW w:w="1476" w:type="pct"/>
          </w:tcPr>
          <w:p w14:paraId="210A59DD" w14:textId="6CD2F5D8" w:rsidR="0017430D" w:rsidRPr="00323073" w:rsidRDefault="0017430D" w:rsidP="0017430D">
            <w:pPr>
              <w:jc w:val="center"/>
              <w:rPr>
                <w:rFonts w:ascii="Arial" w:hAnsi="Arial" w:cs="Arial"/>
                <w:sz w:val="20"/>
              </w:rPr>
            </w:pPr>
            <w:ins w:id="201" w:author="Александр" w:date="2020-04-27T07:11:00Z">
              <w:r w:rsidRPr="00323073">
                <w:rPr>
                  <w:rFonts w:ascii="Arial" w:hAnsi="Arial" w:cs="Arial"/>
                  <w:sz w:val="20"/>
                </w:rPr>
                <w:t>V</w:t>
              </w:r>
              <w:r>
                <w:rPr>
                  <w:rFonts w:ascii="Arial" w:hAnsi="Arial" w:cs="Arial"/>
                  <w:sz w:val="20"/>
                </w:rPr>
                <w:t>3.0</w:t>
              </w:r>
            </w:ins>
            <w:del w:id="202" w:author="Александр" w:date="2020-04-27T07:11:00Z">
              <w:r w:rsidRPr="00323073" w:rsidDel="000C04F7">
                <w:rPr>
                  <w:rFonts w:ascii="Arial" w:hAnsi="Arial" w:cs="Arial"/>
                  <w:sz w:val="20"/>
                </w:rPr>
                <w:delText>v2.6</w:delText>
              </w:r>
            </w:del>
          </w:p>
        </w:tc>
        <w:tc>
          <w:tcPr>
            <w:tcW w:w="1090" w:type="pct"/>
          </w:tcPr>
          <w:p w14:paraId="25263047" w14:textId="3304E58F" w:rsidR="0017430D" w:rsidRPr="00323073" w:rsidRDefault="0017430D" w:rsidP="0017430D">
            <w:pPr>
              <w:jc w:val="center"/>
              <w:rPr>
                <w:rFonts w:ascii="Arial" w:hAnsi="Arial" w:cs="Arial"/>
                <w:sz w:val="20"/>
              </w:rPr>
            </w:pPr>
            <w:ins w:id="203" w:author="Александр" w:date="2020-04-27T07:11:00Z">
              <w:r>
                <w:rPr>
                  <w:rFonts w:ascii="Arial" w:hAnsi="Arial" w:cs="Arial"/>
                  <w:sz w:val="20"/>
                </w:rPr>
                <w:t>24.04.2020</w:t>
              </w:r>
            </w:ins>
            <w:del w:id="204" w:author="Александр" w:date="2020-04-27T07:11:00Z">
              <w:r w:rsidRPr="00323073" w:rsidDel="000C04F7">
                <w:rPr>
                  <w:rFonts w:ascii="Arial" w:hAnsi="Arial" w:cs="Arial"/>
                  <w:sz w:val="20"/>
                </w:rPr>
                <w:delText>17.09.2018</w:delText>
              </w:r>
            </w:del>
          </w:p>
        </w:tc>
      </w:tr>
      <w:tr w:rsidR="0017430D" w:rsidRPr="00F94454" w14:paraId="6059A84F" w14:textId="77777777" w:rsidTr="0017430D">
        <w:trPr>
          <w:cantSplit/>
        </w:trPr>
        <w:tc>
          <w:tcPr>
            <w:tcW w:w="2434" w:type="pct"/>
          </w:tcPr>
          <w:p w14:paraId="720C1A02" w14:textId="0B5E16CD" w:rsidR="0017430D" w:rsidRPr="00323073" w:rsidRDefault="0017430D" w:rsidP="0017430D">
            <w:pPr>
              <w:jc w:val="left"/>
              <w:rPr>
                <w:rFonts w:ascii="Arial" w:hAnsi="Arial" w:cs="Arial"/>
                <w:sz w:val="20"/>
              </w:rPr>
            </w:pPr>
            <w:del w:id="205" w:author="Владимир Лаут" w:date="2021-03-05T12:46:00Z">
              <w:r w:rsidRPr="00323073" w:rsidDel="006D5936">
                <w:rPr>
                  <w:rFonts w:ascii="Arial" w:hAnsi="Arial" w:cs="Arial"/>
                  <w:sz w:val="20"/>
                </w:rPr>
                <w:delText>ERP.</w:delText>
              </w:r>
            </w:del>
            <w:ins w:id="206" w:author="Александр" w:date="2020-04-13T05:51:00Z">
              <w:del w:id="207" w:author="Владимир Лаут" w:date="2021-03-05T12:46:00Z">
                <w:r w:rsidDel="006D5936">
                  <w:rPr>
                    <w:rFonts w:ascii="Arial" w:hAnsi="Arial" w:cs="Arial"/>
                    <w:sz w:val="20"/>
                  </w:rPr>
                  <w:delText>9.9.2</w:delText>
                </w:r>
              </w:del>
            </w:ins>
            <w:ins w:id="208" w:author="Владимир Лаут" w:date="2021-03-05T12:46:00Z">
              <w:r w:rsidR="006D5936">
                <w:rPr>
                  <w:rFonts w:ascii="Arial" w:hAnsi="Arial" w:cs="Arial"/>
                  <w:sz w:val="20"/>
                </w:rPr>
                <w:t>ERP.13.9.2</w:t>
              </w:r>
            </w:ins>
            <w:del w:id="209" w:author="Александр" w:date="2020-04-13T05:50:00Z">
              <w:r w:rsidRPr="00323073" w:rsidDel="004C5BDB">
                <w:rPr>
                  <w:rFonts w:ascii="Arial" w:hAnsi="Arial" w:cs="Arial"/>
                  <w:sz w:val="20"/>
                </w:rPr>
                <w:delText>5.1</w:delText>
              </w:r>
            </w:del>
            <w:r w:rsidRPr="00323073">
              <w:rPr>
                <w:rFonts w:ascii="Arial" w:hAnsi="Arial" w:cs="Arial"/>
                <w:sz w:val="20"/>
              </w:rPr>
              <w:t>.53_PM_КД Планирование остановочных ремонтов</w:t>
            </w:r>
          </w:p>
        </w:tc>
        <w:tc>
          <w:tcPr>
            <w:tcW w:w="1476" w:type="pct"/>
          </w:tcPr>
          <w:p w14:paraId="554EACB8" w14:textId="135117B9" w:rsidR="0017430D" w:rsidRPr="00323073" w:rsidRDefault="0017430D" w:rsidP="0017430D">
            <w:pPr>
              <w:jc w:val="center"/>
              <w:rPr>
                <w:rFonts w:ascii="Arial" w:hAnsi="Arial" w:cs="Arial"/>
                <w:sz w:val="20"/>
              </w:rPr>
            </w:pPr>
            <w:ins w:id="210" w:author="Александр" w:date="2020-04-27T07:11:00Z">
              <w:r w:rsidRPr="00323073">
                <w:rPr>
                  <w:rFonts w:ascii="Arial" w:hAnsi="Arial" w:cs="Arial"/>
                  <w:sz w:val="20"/>
                </w:rPr>
                <w:t>V</w:t>
              </w:r>
              <w:r>
                <w:rPr>
                  <w:rFonts w:ascii="Arial" w:hAnsi="Arial" w:cs="Arial"/>
                  <w:sz w:val="20"/>
                </w:rPr>
                <w:t>3.0</w:t>
              </w:r>
            </w:ins>
            <w:del w:id="211" w:author="Александр" w:date="2020-04-27T07:11:00Z">
              <w:r w:rsidRPr="00323073" w:rsidDel="000C04F7">
                <w:rPr>
                  <w:rFonts w:ascii="Arial" w:hAnsi="Arial" w:cs="Arial"/>
                  <w:sz w:val="20"/>
                </w:rPr>
                <w:delText>v2.7</w:delText>
              </w:r>
            </w:del>
          </w:p>
        </w:tc>
        <w:tc>
          <w:tcPr>
            <w:tcW w:w="1090" w:type="pct"/>
          </w:tcPr>
          <w:p w14:paraId="4645018F" w14:textId="39E39D48" w:rsidR="0017430D" w:rsidRPr="00323073" w:rsidRDefault="0017430D" w:rsidP="0017430D">
            <w:pPr>
              <w:jc w:val="center"/>
              <w:rPr>
                <w:rFonts w:ascii="Arial" w:hAnsi="Arial" w:cs="Arial"/>
                <w:sz w:val="20"/>
              </w:rPr>
            </w:pPr>
            <w:ins w:id="212" w:author="Александр" w:date="2020-04-27T07:11:00Z">
              <w:r>
                <w:rPr>
                  <w:rFonts w:ascii="Arial" w:hAnsi="Arial" w:cs="Arial"/>
                  <w:sz w:val="20"/>
                </w:rPr>
                <w:t>24.04.2020</w:t>
              </w:r>
            </w:ins>
            <w:del w:id="213" w:author="Александр" w:date="2020-04-27T07:11:00Z">
              <w:r w:rsidRPr="00323073" w:rsidDel="000C04F7">
                <w:rPr>
                  <w:rFonts w:ascii="Arial" w:hAnsi="Arial" w:cs="Arial"/>
                  <w:sz w:val="20"/>
                </w:rPr>
                <w:delText>26.09.2018</w:delText>
              </w:r>
            </w:del>
          </w:p>
        </w:tc>
      </w:tr>
      <w:tr w:rsidR="0017430D" w:rsidRPr="00F94454" w14:paraId="30204B3D" w14:textId="77777777" w:rsidTr="0017430D">
        <w:trPr>
          <w:cantSplit/>
        </w:trPr>
        <w:tc>
          <w:tcPr>
            <w:tcW w:w="2434" w:type="pct"/>
          </w:tcPr>
          <w:p w14:paraId="607FD5DB" w14:textId="339D5F03" w:rsidR="0017430D" w:rsidRPr="00794584" w:rsidRDefault="0017430D" w:rsidP="0017430D">
            <w:pPr>
              <w:jc w:val="left"/>
              <w:rPr>
                <w:rFonts w:ascii="Arial" w:hAnsi="Arial" w:cs="Arial"/>
                <w:sz w:val="20"/>
              </w:rPr>
            </w:pPr>
            <w:del w:id="214" w:author="Владимир Лаут" w:date="2021-03-05T12:46:00Z">
              <w:r w:rsidDel="006D5936">
                <w:rPr>
                  <w:rFonts w:ascii="Arial" w:hAnsi="Arial" w:cs="Arial"/>
                  <w:sz w:val="20"/>
                  <w:lang w:val="en-US"/>
                </w:rPr>
                <w:delText>ERP</w:delText>
              </w:r>
              <w:r w:rsidRPr="00794584" w:rsidDel="006D5936">
                <w:rPr>
                  <w:rFonts w:ascii="Arial" w:hAnsi="Arial" w:cs="Arial"/>
                  <w:sz w:val="20"/>
                </w:rPr>
                <w:delText>.</w:delText>
              </w:r>
            </w:del>
            <w:ins w:id="215" w:author="Александр" w:date="2020-04-13T05:51:00Z">
              <w:del w:id="216" w:author="Владимир Лаут" w:date="2021-03-05T12:46:00Z">
                <w:r w:rsidDel="006D5936">
                  <w:rPr>
                    <w:rFonts w:ascii="Arial" w:hAnsi="Arial" w:cs="Arial"/>
                    <w:sz w:val="20"/>
                  </w:rPr>
                  <w:delText>9.9.2</w:delText>
                </w:r>
              </w:del>
            </w:ins>
            <w:ins w:id="217" w:author="Владимир Лаут" w:date="2021-03-05T12:46:00Z">
              <w:r w:rsidR="006D5936">
                <w:rPr>
                  <w:rFonts w:ascii="Arial" w:hAnsi="Arial" w:cs="Arial"/>
                  <w:sz w:val="20"/>
                  <w:lang w:val="en-US"/>
                </w:rPr>
                <w:t>ERP</w:t>
              </w:r>
              <w:r w:rsidR="006D5936" w:rsidRPr="006D5936">
                <w:rPr>
                  <w:rFonts w:ascii="Arial" w:hAnsi="Arial" w:cs="Arial"/>
                  <w:sz w:val="20"/>
                  <w:rPrChange w:id="218" w:author="Владимир Лаут" w:date="2021-03-05T12:46:00Z">
                    <w:rPr>
                      <w:rFonts w:ascii="Arial" w:hAnsi="Arial" w:cs="Arial"/>
                      <w:sz w:val="20"/>
                      <w:lang w:val="en-US"/>
                    </w:rPr>
                  </w:rPrChange>
                </w:rPr>
                <w:t>.13.9.2</w:t>
              </w:r>
            </w:ins>
            <w:del w:id="219" w:author="Александр" w:date="2020-04-13T05:51:00Z">
              <w:r w:rsidRPr="00794584" w:rsidDel="004C5BDB">
                <w:rPr>
                  <w:rFonts w:ascii="Arial" w:hAnsi="Arial" w:cs="Arial"/>
                  <w:sz w:val="20"/>
                </w:rPr>
                <w:delText>5.1</w:delText>
              </w:r>
            </w:del>
            <w:r w:rsidRPr="00794584">
              <w:rPr>
                <w:rFonts w:ascii="Arial" w:hAnsi="Arial" w:cs="Arial"/>
                <w:sz w:val="20"/>
              </w:rPr>
              <w:t>.57_</w:t>
            </w:r>
            <w:r>
              <w:rPr>
                <w:rFonts w:ascii="Arial" w:hAnsi="Arial" w:cs="Arial"/>
                <w:sz w:val="20"/>
                <w:lang w:val="en-US"/>
              </w:rPr>
              <w:t>PM</w:t>
            </w:r>
            <w:r w:rsidRPr="00794584">
              <w:rPr>
                <w:rFonts w:ascii="Arial" w:hAnsi="Arial" w:cs="Arial"/>
                <w:sz w:val="20"/>
              </w:rPr>
              <w:t>_</w:t>
            </w:r>
            <w:r>
              <w:rPr>
                <w:rFonts w:ascii="Arial" w:hAnsi="Arial" w:cs="Arial"/>
                <w:sz w:val="20"/>
              </w:rPr>
              <w:t xml:space="preserve">КД Ресурсное обеспечение </w:t>
            </w:r>
            <w:proofErr w:type="spellStart"/>
            <w:r>
              <w:rPr>
                <w:rFonts w:ascii="Arial" w:hAnsi="Arial" w:cs="Arial"/>
                <w:sz w:val="20"/>
              </w:rPr>
              <w:t>ТОиР</w:t>
            </w:r>
            <w:proofErr w:type="spellEnd"/>
          </w:p>
        </w:tc>
        <w:tc>
          <w:tcPr>
            <w:tcW w:w="1476" w:type="pct"/>
          </w:tcPr>
          <w:p w14:paraId="233C2640" w14:textId="5E720715" w:rsidR="0017430D" w:rsidRPr="004C5BDB" w:rsidRDefault="0017430D" w:rsidP="0017430D">
            <w:pPr>
              <w:jc w:val="center"/>
              <w:rPr>
                <w:rFonts w:ascii="Arial" w:hAnsi="Arial" w:cs="Arial"/>
                <w:sz w:val="20"/>
                <w:rPrChange w:id="220" w:author="Александр" w:date="2020-04-13T05:51:00Z">
                  <w:rPr>
                    <w:rFonts w:ascii="Arial" w:hAnsi="Arial" w:cs="Arial"/>
                    <w:sz w:val="20"/>
                    <w:lang w:val="en-US"/>
                  </w:rPr>
                </w:rPrChange>
              </w:rPr>
            </w:pPr>
            <w:ins w:id="221" w:author="Александр" w:date="2020-04-27T07:11:00Z">
              <w:r w:rsidRPr="00323073">
                <w:rPr>
                  <w:rFonts w:ascii="Arial" w:hAnsi="Arial" w:cs="Arial"/>
                  <w:sz w:val="20"/>
                </w:rPr>
                <w:t>V</w:t>
              </w:r>
              <w:r>
                <w:rPr>
                  <w:rFonts w:ascii="Arial" w:hAnsi="Arial" w:cs="Arial"/>
                  <w:sz w:val="20"/>
                </w:rPr>
                <w:t>3.0</w:t>
              </w:r>
            </w:ins>
            <w:del w:id="222" w:author="Александр" w:date="2020-04-27T07:11:00Z">
              <w:r w:rsidDel="000C04F7">
                <w:rPr>
                  <w:rFonts w:ascii="Arial" w:hAnsi="Arial" w:cs="Arial"/>
                  <w:sz w:val="20"/>
                  <w:lang w:val="en-US"/>
                </w:rPr>
                <w:delText>v</w:delText>
              </w:r>
              <w:r w:rsidRPr="004C5BDB" w:rsidDel="000C04F7">
                <w:rPr>
                  <w:rFonts w:ascii="Arial" w:hAnsi="Arial" w:cs="Arial"/>
                  <w:sz w:val="20"/>
                  <w:rPrChange w:id="223" w:author="Александр" w:date="2020-04-13T05:51:00Z">
                    <w:rPr>
                      <w:rFonts w:ascii="Arial" w:hAnsi="Arial" w:cs="Arial"/>
                      <w:sz w:val="20"/>
                      <w:lang w:val="en-US"/>
                    </w:rPr>
                  </w:rPrChange>
                </w:rPr>
                <w:delText>2.3</w:delText>
              </w:r>
            </w:del>
          </w:p>
        </w:tc>
        <w:tc>
          <w:tcPr>
            <w:tcW w:w="1090" w:type="pct"/>
          </w:tcPr>
          <w:p w14:paraId="55942A1C" w14:textId="6201B22A" w:rsidR="0017430D" w:rsidRPr="00323073" w:rsidRDefault="0017430D" w:rsidP="0017430D">
            <w:pPr>
              <w:jc w:val="center"/>
              <w:rPr>
                <w:rFonts w:ascii="Arial" w:hAnsi="Arial" w:cs="Arial"/>
                <w:sz w:val="20"/>
              </w:rPr>
            </w:pPr>
            <w:ins w:id="224" w:author="Александр" w:date="2020-04-27T07:11:00Z">
              <w:r>
                <w:rPr>
                  <w:rFonts w:ascii="Arial" w:hAnsi="Arial" w:cs="Arial"/>
                  <w:sz w:val="20"/>
                </w:rPr>
                <w:t>24.04.2020</w:t>
              </w:r>
            </w:ins>
            <w:del w:id="225" w:author="Александр" w:date="2020-04-27T07:11:00Z">
              <w:r w:rsidRPr="004C5BDB" w:rsidDel="000C04F7">
                <w:rPr>
                  <w:rFonts w:ascii="Arial" w:hAnsi="Arial" w:cs="Arial"/>
                  <w:sz w:val="20"/>
                  <w:rPrChange w:id="226" w:author="Александр" w:date="2020-04-13T05:51:00Z">
                    <w:rPr>
                      <w:rFonts w:ascii="Arial" w:hAnsi="Arial" w:cs="Arial"/>
                      <w:sz w:val="20"/>
                      <w:lang w:val="en-US"/>
                    </w:rPr>
                  </w:rPrChange>
                </w:rPr>
                <w:delText>03.10.2018</w:delText>
              </w:r>
            </w:del>
          </w:p>
        </w:tc>
      </w:tr>
    </w:tbl>
    <w:p w14:paraId="284C1406" w14:textId="1BCDEA51" w:rsidR="00932936" w:rsidRDefault="00932936" w:rsidP="00371DF9"/>
    <w:p w14:paraId="31E0A154" w14:textId="1954EE3A" w:rsidR="00371DF9" w:rsidRDefault="00371DF9" w:rsidP="00371DF9"/>
    <w:p w14:paraId="6A43E14A" w14:textId="4926B2E4" w:rsidR="00AA49D2" w:rsidRDefault="00AA49D2" w:rsidP="00371DF9"/>
    <w:p w14:paraId="6CA9BAF4" w14:textId="77777777" w:rsidR="00AA49D2" w:rsidRDefault="00AA49D2" w:rsidP="00371DF9"/>
    <w:p w14:paraId="01DE646C" w14:textId="497C4A4C" w:rsidR="00932936" w:rsidRDefault="00932936" w:rsidP="00371DF9"/>
    <w:p w14:paraId="403B2644" w14:textId="77777777" w:rsidR="00371DF9" w:rsidRDefault="00371DF9" w:rsidP="00371DF9"/>
    <w:p w14:paraId="1AD27B19" w14:textId="42A29C99" w:rsidR="00D153F5" w:rsidRPr="00371DF9" w:rsidRDefault="00D153F5" w:rsidP="00371DF9">
      <w:pPr>
        <w:spacing w:after="240"/>
        <w:jc w:val="right"/>
        <w:rPr>
          <w:rFonts w:ascii="Arial" w:hAnsi="Arial" w:cs="Arial"/>
          <w:b/>
          <w:sz w:val="22"/>
        </w:rPr>
      </w:pPr>
      <w:r w:rsidRPr="00371DF9">
        <w:rPr>
          <w:rFonts w:ascii="Arial" w:hAnsi="Arial" w:cs="Arial"/>
          <w:b/>
          <w:sz w:val="22"/>
        </w:rPr>
        <w:t xml:space="preserve">Таблица </w:t>
      </w:r>
      <w:r w:rsidRPr="00371DF9">
        <w:rPr>
          <w:rFonts w:ascii="Arial" w:hAnsi="Arial" w:cs="Arial"/>
          <w:b/>
          <w:sz w:val="22"/>
        </w:rPr>
        <w:fldChar w:fldCharType="begin"/>
      </w:r>
      <w:r w:rsidRPr="00371DF9">
        <w:rPr>
          <w:rFonts w:ascii="Arial" w:hAnsi="Arial" w:cs="Arial"/>
          <w:b/>
          <w:sz w:val="22"/>
        </w:rPr>
        <w:instrText xml:space="preserve"> SEQ Таблица \* ARABIC </w:instrText>
      </w:r>
      <w:r w:rsidRPr="00371DF9">
        <w:rPr>
          <w:rFonts w:ascii="Arial" w:hAnsi="Arial" w:cs="Arial"/>
          <w:b/>
          <w:sz w:val="22"/>
        </w:rPr>
        <w:fldChar w:fldCharType="separate"/>
      </w:r>
      <w:r w:rsidR="005228C2">
        <w:rPr>
          <w:rFonts w:ascii="Arial" w:hAnsi="Arial" w:cs="Arial"/>
          <w:b/>
          <w:noProof/>
          <w:sz w:val="22"/>
        </w:rPr>
        <w:t>3</w:t>
      </w:r>
      <w:r w:rsidRPr="00371DF9">
        <w:rPr>
          <w:rFonts w:ascii="Arial" w:hAnsi="Arial" w:cs="Arial"/>
          <w:b/>
          <w:sz w:val="22"/>
        </w:rPr>
        <w:fldChar w:fldCharType="end"/>
      </w:r>
      <w:r w:rsidRPr="00371DF9">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D153F5" w:rsidRPr="00F94454" w14:paraId="62A594E7" w14:textId="77777777" w:rsidTr="00D153F5">
        <w:trPr>
          <w:cantSplit/>
          <w:trHeight w:val="397"/>
          <w:tblHeader/>
        </w:trPr>
        <w:tc>
          <w:tcPr>
            <w:tcW w:w="2500" w:type="pct"/>
            <w:shd w:val="clear" w:color="auto" w:fill="FFC000"/>
            <w:vAlign w:val="center"/>
          </w:tcPr>
          <w:p w14:paraId="17C91F2A" w14:textId="77777777" w:rsidR="00D153F5" w:rsidRPr="00F94454" w:rsidRDefault="00D153F5" w:rsidP="00D153F5">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19BD40C3" w14:textId="77777777" w:rsidR="00D153F5" w:rsidRPr="00F94454" w:rsidRDefault="00D153F5" w:rsidP="00D153F5">
            <w:pPr>
              <w:jc w:val="center"/>
              <w:rPr>
                <w:rFonts w:ascii="Arial" w:hAnsi="Arial" w:cs="Arial"/>
                <w:b/>
                <w:sz w:val="20"/>
              </w:rPr>
            </w:pPr>
            <w:r w:rsidRPr="00F94454">
              <w:rPr>
                <w:rFonts w:ascii="Arial" w:hAnsi="Arial" w:cs="Arial"/>
                <w:b/>
                <w:sz w:val="20"/>
              </w:rPr>
              <w:t>Номер версии / имя файла</w:t>
            </w:r>
          </w:p>
        </w:tc>
        <w:tc>
          <w:tcPr>
            <w:tcW w:w="958" w:type="pct"/>
            <w:shd w:val="clear" w:color="auto" w:fill="FFC000"/>
            <w:vAlign w:val="center"/>
          </w:tcPr>
          <w:p w14:paraId="0C6A3CA7" w14:textId="77777777" w:rsidR="00D153F5" w:rsidRPr="00F94454" w:rsidRDefault="00D153F5" w:rsidP="00D153F5">
            <w:pPr>
              <w:jc w:val="center"/>
              <w:rPr>
                <w:rFonts w:ascii="Arial" w:hAnsi="Arial" w:cs="Arial"/>
                <w:b/>
                <w:sz w:val="20"/>
              </w:rPr>
            </w:pPr>
            <w:r w:rsidRPr="00F94454">
              <w:rPr>
                <w:rFonts w:ascii="Arial" w:hAnsi="Arial" w:cs="Arial"/>
                <w:b/>
                <w:sz w:val="20"/>
              </w:rPr>
              <w:t>Дата</w:t>
            </w:r>
          </w:p>
        </w:tc>
      </w:tr>
      <w:tr w:rsidR="00D153F5" w:rsidRPr="00F94454" w14:paraId="2B557199" w14:textId="77777777" w:rsidTr="00D153F5">
        <w:trPr>
          <w:cantSplit/>
        </w:trPr>
        <w:tc>
          <w:tcPr>
            <w:tcW w:w="2500" w:type="pct"/>
          </w:tcPr>
          <w:p w14:paraId="054E51A4" w14:textId="059F7A17" w:rsidR="00D153F5" w:rsidRPr="00932936" w:rsidRDefault="00932936" w:rsidP="00D153F5">
            <w:pPr>
              <w:rPr>
                <w:rFonts w:ascii="Arial" w:hAnsi="Arial" w:cs="Arial"/>
                <w:sz w:val="20"/>
              </w:rPr>
            </w:pPr>
            <w:r>
              <w:rPr>
                <w:rFonts w:ascii="Arial" w:hAnsi="Arial" w:cs="Arial"/>
                <w:sz w:val="20"/>
              </w:rPr>
              <w:t>Приложение №1. Модели бизнес-процессов</w:t>
            </w:r>
          </w:p>
        </w:tc>
        <w:tc>
          <w:tcPr>
            <w:tcW w:w="1542" w:type="pct"/>
          </w:tcPr>
          <w:p w14:paraId="289EAD63" w14:textId="77777777" w:rsidR="00D153F5" w:rsidRPr="00F94454" w:rsidRDefault="00D153F5" w:rsidP="00D153F5">
            <w:pPr>
              <w:jc w:val="center"/>
              <w:rPr>
                <w:rFonts w:ascii="Arial" w:hAnsi="Arial" w:cs="Arial"/>
                <w:sz w:val="20"/>
              </w:rPr>
            </w:pPr>
          </w:p>
        </w:tc>
        <w:tc>
          <w:tcPr>
            <w:tcW w:w="958" w:type="pct"/>
          </w:tcPr>
          <w:p w14:paraId="6A6E7A44" w14:textId="77777777" w:rsidR="00D153F5" w:rsidRPr="00F94454" w:rsidRDefault="00D153F5" w:rsidP="00D153F5">
            <w:pPr>
              <w:jc w:val="center"/>
              <w:rPr>
                <w:rFonts w:ascii="Arial" w:hAnsi="Arial" w:cs="Arial"/>
                <w:sz w:val="20"/>
              </w:rPr>
            </w:pPr>
          </w:p>
        </w:tc>
      </w:tr>
      <w:tr w:rsidR="00D153F5" w:rsidRPr="00F94454" w14:paraId="7EAD2FDD" w14:textId="77777777" w:rsidTr="00D153F5">
        <w:trPr>
          <w:cantSplit/>
        </w:trPr>
        <w:tc>
          <w:tcPr>
            <w:tcW w:w="2500" w:type="pct"/>
          </w:tcPr>
          <w:p w14:paraId="07F3CDD5" w14:textId="759B133E" w:rsidR="00D153F5" w:rsidRPr="00F94454" w:rsidRDefault="00932936" w:rsidP="00D153F5">
            <w:pPr>
              <w:jc w:val="left"/>
              <w:rPr>
                <w:rFonts w:ascii="Arial" w:hAnsi="Arial" w:cs="Arial"/>
                <w:sz w:val="20"/>
              </w:rPr>
            </w:pPr>
            <w:r>
              <w:rPr>
                <w:rFonts w:ascii="Arial" w:hAnsi="Arial" w:cs="Arial"/>
                <w:sz w:val="20"/>
              </w:rPr>
              <w:t>Приложение №2. Реестр бизнес-требований</w:t>
            </w:r>
          </w:p>
        </w:tc>
        <w:tc>
          <w:tcPr>
            <w:tcW w:w="1542" w:type="pct"/>
          </w:tcPr>
          <w:p w14:paraId="2F2C104A" w14:textId="77777777" w:rsidR="00D153F5" w:rsidRPr="00F94454" w:rsidRDefault="00D153F5" w:rsidP="00D153F5">
            <w:pPr>
              <w:jc w:val="center"/>
              <w:rPr>
                <w:rFonts w:ascii="Arial" w:hAnsi="Arial" w:cs="Arial"/>
                <w:sz w:val="20"/>
              </w:rPr>
            </w:pPr>
          </w:p>
        </w:tc>
        <w:tc>
          <w:tcPr>
            <w:tcW w:w="958" w:type="pct"/>
          </w:tcPr>
          <w:p w14:paraId="4879AB4B" w14:textId="77777777" w:rsidR="00D153F5" w:rsidRPr="00F94454" w:rsidRDefault="00D153F5" w:rsidP="00D153F5">
            <w:pPr>
              <w:jc w:val="center"/>
              <w:rPr>
                <w:rFonts w:ascii="Arial" w:hAnsi="Arial" w:cs="Arial"/>
                <w:sz w:val="20"/>
              </w:rPr>
            </w:pPr>
          </w:p>
        </w:tc>
      </w:tr>
      <w:tr w:rsidR="00932936" w:rsidRPr="00F94454" w14:paraId="70D0BDF2" w14:textId="77777777" w:rsidTr="00D153F5">
        <w:trPr>
          <w:cantSplit/>
        </w:trPr>
        <w:tc>
          <w:tcPr>
            <w:tcW w:w="2500" w:type="pct"/>
          </w:tcPr>
          <w:p w14:paraId="4B557936" w14:textId="2F511CAF" w:rsidR="00932936" w:rsidRDefault="00932936" w:rsidP="00D153F5">
            <w:pPr>
              <w:jc w:val="left"/>
              <w:rPr>
                <w:rFonts w:ascii="Arial" w:hAnsi="Arial" w:cs="Arial"/>
                <w:sz w:val="20"/>
              </w:rPr>
            </w:pPr>
            <w:r>
              <w:rPr>
                <w:rFonts w:ascii="Arial" w:hAnsi="Arial" w:cs="Arial"/>
                <w:sz w:val="20"/>
              </w:rPr>
              <w:t>Приложение №3. Описание шагов бизнес-процессов</w:t>
            </w:r>
          </w:p>
        </w:tc>
        <w:tc>
          <w:tcPr>
            <w:tcW w:w="1542" w:type="pct"/>
          </w:tcPr>
          <w:p w14:paraId="2917F405" w14:textId="77777777" w:rsidR="00932936" w:rsidRPr="00F94454" w:rsidRDefault="00932936" w:rsidP="00D153F5">
            <w:pPr>
              <w:jc w:val="center"/>
              <w:rPr>
                <w:rFonts w:ascii="Arial" w:hAnsi="Arial" w:cs="Arial"/>
                <w:sz w:val="20"/>
              </w:rPr>
            </w:pPr>
          </w:p>
        </w:tc>
        <w:tc>
          <w:tcPr>
            <w:tcW w:w="958" w:type="pct"/>
          </w:tcPr>
          <w:p w14:paraId="16F930C5" w14:textId="77777777" w:rsidR="00932936" w:rsidRPr="00F94454" w:rsidRDefault="00932936" w:rsidP="00D153F5">
            <w:pPr>
              <w:jc w:val="center"/>
              <w:rPr>
                <w:rFonts w:ascii="Arial" w:hAnsi="Arial" w:cs="Arial"/>
                <w:sz w:val="20"/>
              </w:rPr>
            </w:pPr>
          </w:p>
        </w:tc>
      </w:tr>
      <w:tr w:rsidR="00932936" w:rsidRPr="00F94454" w14:paraId="6700E0B3" w14:textId="77777777" w:rsidTr="00D153F5">
        <w:trPr>
          <w:cantSplit/>
        </w:trPr>
        <w:tc>
          <w:tcPr>
            <w:tcW w:w="2500" w:type="pct"/>
          </w:tcPr>
          <w:p w14:paraId="02FA9F4C" w14:textId="1109B2E2" w:rsidR="00932936" w:rsidRDefault="00932936" w:rsidP="00D153F5">
            <w:pPr>
              <w:jc w:val="left"/>
              <w:rPr>
                <w:rFonts w:ascii="Arial" w:hAnsi="Arial" w:cs="Arial"/>
                <w:sz w:val="20"/>
              </w:rPr>
            </w:pPr>
            <w:r>
              <w:rPr>
                <w:rFonts w:ascii="Arial" w:hAnsi="Arial" w:cs="Arial"/>
                <w:sz w:val="20"/>
              </w:rPr>
              <w:t>Приложение № РП1-6. Матрица рисков и контрольных процедур</w:t>
            </w:r>
          </w:p>
        </w:tc>
        <w:tc>
          <w:tcPr>
            <w:tcW w:w="1542" w:type="pct"/>
          </w:tcPr>
          <w:p w14:paraId="63BDC734" w14:textId="77777777" w:rsidR="00932936" w:rsidRPr="00F94454" w:rsidRDefault="00932936" w:rsidP="00D153F5">
            <w:pPr>
              <w:jc w:val="center"/>
              <w:rPr>
                <w:rFonts w:ascii="Arial" w:hAnsi="Arial" w:cs="Arial"/>
                <w:sz w:val="20"/>
              </w:rPr>
            </w:pPr>
          </w:p>
        </w:tc>
        <w:tc>
          <w:tcPr>
            <w:tcW w:w="958" w:type="pct"/>
          </w:tcPr>
          <w:p w14:paraId="028FF043" w14:textId="77777777" w:rsidR="00932936" w:rsidRPr="00F94454" w:rsidRDefault="00932936" w:rsidP="00D153F5">
            <w:pPr>
              <w:jc w:val="center"/>
              <w:rPr>
                <w:rFonts w:ascii="Arial" w:hAnsi="Arial" w:cs="Arial"/>
                <w:sz w:val="20"/>
              </w:rPr>
            </w:pPr>
          </w:p>
        </w:tc>
      </w:tr>
      <w:tr w:rsidR="00932936" w:rsidRPr="00F94454" w14:paraId="7AD23548" w14:textId="77777777" w:rsidTr="00D153F5">
        <w:trPr>
          <w:cantSplit/>
        </w:trPr>
        <w:tc>
          <w:tcPr>
            <w:tcW w:w="2500" w:type="pct"/>
          </w:tcPr>
          <w:p w14:paraId="08E35031" w14:textId="6E253258" w:rsidR="00932936" w:rsidRDefault="00932936" w:rsidP="00D153F5">
            <w:pPr>
              <w:jc w:val="left"/>
              <w:rPr>
                <w:rFonts w:ascii="Arial" w:hAnsi="Arial" w:cs="Arial"/>
                <w:sz w:val="20"/>
              </w:rPr>
            </w:pPr>
            <w:r>
              <w:rPr>
                <w:rFonts w:ascii="Arial" w:hAnsi="Arial" w:cs="Arial"/>
                <w:sz w:val="20"/>
              </w:rPr>
              <w:t>Приложение № КП1. Матрица конфликтов полномочий</w:t>
            </w:r>
          </w:p>
        </w:tc>
        <w:tc>
          <w:tcPr>
            <w:tcW w:w="1542" w:type="pct"/>
          </w:tcPr>
          <w:p w14:paraId="13880D1E" w14:textId="77777777" w:rsidR="00932936" w:rsidRPr="00F94454" w:rsidRDefault="00932936" w:rsidP="00D153F5">
            <w:pPr>
              <w:jc w:val="center"/>
              <w:rPr>
                <w:rFonts w:ascii="Arial" w:hAnsi="Arial" w:cs="Arial"/>
                <w:sz w:val="20"/>
              </w:rPr>
            </w:pPr>
          </w:p>
        </w:tc>
        <w:tc>
          <w:tcPr>
            <w:tcW w:w="958" w:type="pct"/>
          </w:tcPr>
          <w:p w14:paraId="656BFCE8" w14:textId="77777777" w:rsidR="00932936" w:rsidRPr="00F94454" w:rsidRDefault="00932936" w:rsidP="00D153F5">
            <w:pPr>
              <w:jc w:val="center"/>
              <w:rPr>
                <w:rFonts w:ascii="Arial" w:hAnsi="Arial" w:cs="Arial"/>
                <w:sz w:val="20"/>
              </w:rPr>
            </w:pPr>
          </w:p>
        </w:tc>
      </w:tr>
    </w:tbl>
    <w:p w14:paraId="55122666" w14:textId="77777777" w:rsidR="00D153F5" w:rsidRPr="009355EA" w:rsidRDefault="00D153F5" w:rsidP="00D153F5">
      <w:pPr>
        <w:spacing w:after="200" w:line="276" w:lineRule="auto"/>
        <w:jc w:val="left"/>
        <w:rPr>
          <w:rFonts w:ascii="Arial" w:hAnsi="Arial" w:cs="Arial"/>
          <w:b/>
          <w:sz w:val="22"/>
        </w:rPr>
      </w:pPr>
      <w:r w:rsidRPr="00F94454">
        <w:rPr>
          <w:rFonts w:ascii="Arial" w:hAnsi="Arial" w:cs="Arial"/>
        </w:rPr>
        <w:br w:type="page"/>
      </w:r>
      <w:r w:rsidRPr="009355EA">
        <w:rPr>
          <w:rFonts w:ascii="Arial" w:hAnsi="Arial" w:cs="Arial"/>
          <w:b/>
          <w:sz w:val="28"/>
        </w:rPr>
        <w:lastRenderedPageBreak/>
        <w:t>ЛИСТ СОГЛАСОВАНИЯ</w:t>
      </w:r>
    </w:p>
    <w:p w14:paraId="3457ED4C" w14:textId="01C171EE" w:rsidR="00D153F5" w:rsidRPr="00916FAB" w:rsidRDefault="00D153F5" w:rsidP="00D153F5">
      <w:pPr>
        <w:pStyle w:val="a9"/>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228C2">
        <w:rPr>
          <w:rFonts w:ascii="Arial" w:hAnsi="Arial" w:cs="Arial"/>
          <w:b/>
          <w:noProof/>
          <w:sz w:val="22"/>
        </w:rPr>
        <w:t>4</w:t>
      </w:r>
      <w:r w:rsidRPr="00916FAB">
        <w:rPr>
          <w:rFonts w:ascii="Arial" w:hAnsi="Arial" w:cs="Arial"/>
          <w:b/>
          <w:sz w:val="22"/>
        </w:rPr>
        <w:fldChar w:fldCharType="end"/>
      </w:r>
      <w:r w:rsidRPr="00916FAB">
        <w:rPr>
          <w:rFonts w:ascii="Arial" w:hAnsi="Arial"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380"/>
        <w:gridCol w:w="2249"/>
        <w:gridCol w:w="1395"/>
        <w:gridCol w:w="2167"/>
      </w:tblGrid>
      <w:tr w:rsidR="00D153F5" w:rsidRPr="00F94454" w14:paraId="35279980" w14:textId="77777777" w:rsidTr="004471B3">
        <w:trPr>
          <w:cantSplit/>
          <w:trHeight w:val="397"/>
          <w:tblHeader/>
        </w:trPr>
        <w:tc>
          <w:tcPr>
            <w:tcW w:w="4380" w:type="dxa"/>
            <w:shd w:val="clear" w:color="auto" w:fill="FFC000"/>
            <w:vAlign w:val="center"/>
          </w:tcPr>
          <w:p w14:paraId="2C375913" w14:textId="77777777" w:rsidR="00D153F5" w:rsidRPr="00F94454" w:rsidRDefault="00D153F5" w:rsidP="00D153F5">
            <w:pPr>
              <w:jc w:val="center"/>
              <w:rPr>
                <w:rFonts w:ascii="Arial" w:hAnsi="Arial" w:cs="Arial"/>
                <w:b/>
                <w:sz w:val="20"/>
              </w:rPr>
            </w:pPr>
            <w:r w:rsidRPr="00F94454">
              <w:rPr>
                <w:rFonts w:ascii="Arial" w:hAnsi="Arial" w:cs="Arial"/>
                <w:b/>
                <w:sz w:val="20"/>
              </w:rPr>
              <w:t>Кто утвердил</w:t>
            </w:r>
          </w:p>
        </w:tc>
        <w:tc>
          <w:tcPr>
            <w:tcW w:w="2249" w:type="dxa"/>
            <w:shd w:val="clear" w:color="auto" w:fill="FFC000"/>
            <w:vAlign w:val="center"/>
          </w:tcPr>
          <w:p w14:paraId="6260E6EC" w14:textId="77777777" w:rsidR="00D153F5" w:rsidRPr="00F94454" w:rsidRDefault="00D153F5" w:rsidP="00D153F5">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3A87CE57" w14:textId="77777777" w:rsidR="00D153F5" w:rsidRPr="00F94454" w:rsidRDefault="00D153F5" w:rsidP="00D153F5">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0703BAF2" w14:textId="77777777" w:rsidR="00D153F5" w:rsidRPr="00F94454" w:rsidRDefault="00D153F5" w:rsidP="00D153F5">
            <w:pPr>
              <w:jc w:val="center"/>
              <w:rPr>
                <w:rFonts w:ascii="Arial" w:hAnsi="Arial" w:cs="Arial"/>
                <w:b/>
                <w:sz w:val="20"/>
              </w:rPr>
            </w:pPr>
            <w:r w:rsidRPr="00F94454">
              <w:rPr>
                <w:rFonts w:ascii="Arial" w:hAnsi="Arial" w:cs="Arial"/>
                <w:b/>
                <w:sz w:val="20"/>
              </w:rPr>
              <w:t>Подпись</w:t>
            </w:r>
          </w:p>
        </w:tc>
      </w:tr>
      <w:tr w:rsidR="003B2F3D" w:rsidRPr="00F94454" w14:paraId="2FB5C79E" w14:textId="77777777" w:rsidTr="004471B3">
        <w:trPr>
          <w:cantSplit/>
        </w:trPr>
        <w:tc>
          <w:tcPr>
            <w:tcW w:w="4380" w:type="dxa"/>
          </w:tcPr>
          <w:p w14:paraId="4B389732" w14:textId="7DB9B61C" w:rsidR="003B2F3D" w:rsidRPr="003B2F3D" w:rsidRDefault="003B2F3D" w:rsidP="003B2F3D">
            <w:pPr>
              <w:jc w:val="left"/>
              <w:rPr>
                <w:rFonts w:ascii="Arial" w:hAnsi="Arial" w:cs="Arial"/>
                <w:sz w:val="20"/>
              </w:rPr>
            </w:pPr>
            <w:r w:rsidRPr="003B2F3D">
              <w:rPr>
                <w:rFonts w:ascii="Arial" w:hAnsi="Arial" w:cs="Arial"/>
                <w:sz w:val="20"/>
                <w:szCs w:val="20"/>
              </w:rPr>
              <w:t>Генеральный директор</w:t>
            </w:r>
          </w:p>
        </w:tc>
        <w:tc>
          <w:tcPr>
            <w:tcW w:w="2249" w:type="dxa"/>
          </w:tcPr>
          <w:p w14:paraId="550D2EE2" w14:textId="40DD1D4C" w:rsidR="003B2F3D" w:rsidRPr="003B2F3D" w:rsidRDefault="003B2F3D" w:rsidP="003B2F3D">
            <w:pPr>
              <w:jc w:val="left"/>
              <w:rPr>
                <w:rFonts w:ascii="Arial" w:hAnsi="Arial" w:cs="Arial"/>
                <w:sz w:val="20"/>
              </w:rPr>
            </w:pPr>
            <w:r w:rsidRPr="003B2F3D">
              <w:rPr>
                <w:rFonts w:ascii="Arial" w:hAnsi="Arial" w:cs="Arial"/>
                <w:sz w:val="20"/>
              </w:rPr>
              <w:t>Грачёв П.С.</w:t>
            </w:r>
          </w:p>
        </w:tc>
        <w:tc>
          <w:tcPr>
            <w:tcW w:w="1395" w:type="dxa"/>
          </w:tcPr>
          <w:p w14:paraId="75CC6625" w14:textId="77777777" w:rsidR="003B2F3D" w:rsidRPr="003B2F3D" w:rsidRDefault="003B2F3D" w:rsidP="003B2F3D">
            <w:pPr>
              <w:jc w:val="center"/>
              <w:rPr>
                <w:rFonts w:ascii="Arial" w:hAnsi="Arial" w:cs="Arial"/>
                <w:sz w:val="20"/>
              </w:rPr>
            </w:pPr>
          </w:p>
        </w:tc>
        <w:tc>
          <w:tcPr>
            <w:tcW w:w="2167" w:type="dxa"/>
          </w:tcPr>
          <w:p w14:paraId="3D7795AC" w14:textId="77777777" w:rsidR="003B2F3D" w:rsidRPr="003B2F3D" w:rsidRDefault="003B2F3D" w:rsidP="003B2F3D">
            <w:pPr>
              <w:jc w:val="center"/>
              <w:rPr>
                <w:rFonts w:ascii="Arial" w:hAnsi="Arial" w:cs="Arial"/>
                <w:sz w:val="20"/>
              </w:rPr>
            </w:pPr>
          </w:p>
        </w:tc>
      </w:tr>
      <w:tr w:rsidR="003B2F3D" w:rsidRPr="00F94454" w14:paraId="2BD740E1" w14:textId="77777777" w:rsidTr="004471B3">
        <w:trPr>
          <w:cantSplit/>
          <w:trHeight w:val="51"/>
        </w:trPr>
        <w:tc>
          <w:tcPr>
            <w:tcW w:w="4380" w:type="dxa"/>
          </w:tcPr>
          <w:p w14:paraId="6BB7D3F5" w14:textId="49FF8F91" w:rsidR="003B2F3D" w:rsidRPr="003B2F3D" w:rsidRDefault="003B2F3D" w:rsidP="003B2F3D">
            <w:pPr>
              <w:jc w:val="left"/>
              <w:rPr>
                <w:rFonts w:ascii="Arial" w:hAnsi="Arial" w:cs="Arial"/>
                <w:sz w:val="20"/>
              </w:rPr>
            </w:pPr>
            <w:r w:rsidRPr="003B2F3D">
              <w:rPr>
                <w:rFonts w:ascii="Arial" w:hAnsi="Arial" w:cs="Arial"/>
                <w:sz w:val="20"/>
                <w:szCs w:val="20"/>
              </w:rPr>
              <w:t>Вице-президент по трансформации бизнеса</w:t>
            </w:r>
          </w:p>
        </w:tc>
        <w:tc>
          <w:tcPr>
            <w:tcW w:w="2249" w:type="dxa"/>
          </w:tcPr>
          <w:p w14:paraId="064B5CDD" w14:textId="588C57A4" w:rsidR="003B2F3D" w:rsidRPr="003B2F3D" w:rsidRDefault="003B2F3D" w:rsidP="003B2F3D">
            <w:pPr>
              <w:jc w:val="left"/>
              <w:rPr>
                <w:rFonts w:ascii="Arial" w:hAnsi="Arial" w:cs="Arial"/>
                <w:sz w:val="20"/>
              </w:rPr>
            </w:pPr>
            <w:r w:rsidRPr="003B2F3D">
              <w:rPr>
                <w:rFonts w:ascii="Arial" w:hAnsi="Arial" w:cs="Arial"/>
                <w:sz w:val="20"/>
                <w:szCs w:val="20"/>
              </w:rPr>
              <w:t>Бондаренко Л.Г.</w:t>
            </w:r>
          </w:p>
        </w:tc>
        <w:tc>
          <w:tcPr>
            <w:tcW w:w="1395" w:type="dxa"/>
          </w:tcPr>
          <w:p w14:paraId="14362B55" w14:textId="77777777" w:rsidR="003B2F3D" w:rsidRPr="003B2F3D" w:rsidRDefault="003B2F3D" w:rsidP="003B2F3D">
            <w:pPr>
              <w:jc w:val="center"/>
              <w:rPr>
                <w:rFonts w:ascii="Arial" w:hAnsi="Arial" w:cs="Arial"/>
                <w:sz w:val="20"/>
              </w:rPr>
            </w:pPr>
          </w:p>
        </w:tc>
        <w:tc>
          <w:tcPr>
            <w:tcW w:w="2167" w:type="dxa"/>
          </w:tcPr>
          <w:p w14:paraId="7D291353" w14:textId="77777777" w:rsidR="003B2F3D" w:rsidRPr="003B2F3D" w:rsidRDefault="003B2F3D" w:rsidP="003B2F3D">
            <w:pPr>
              <w:jc w:val="center"/>
              <w:rPr>
                <w:rFonts w:ascii="Arial" w:hAnsi="Arial" w:cs="Arial"/>
                <w:sz w:val="20"/>
              </w:rPr>
            </w:pPr>
          </w:p>
        </w:tc>
      </w:tr>
    </w:tbl>
    <w:p w14:paraId="7BE0B69A" w14:textId="40845B0C" w:rsidR="00D153F5" w:rsidRPr="00916FAB" w:rsidRDefault="00D153F5" w:rsidP="00D153F5">
      <w:pPr>
        <w:pStyle w:val="a9"/>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228C2">
        <w:rPr>
          <w:rFonts w:ascii="Arial" w:hAnsi="Arial" w:cs="Arial"/>
          <w:b/>
          <w:noProof/>
          <w:sz w:val="22"/>
        </w:rPr>
        <w:t>5</w:t>
      </w:r>
      <w:r w:rsidRPr="00916FAB">
        <w:rPr>
          <w:rFonts w:ascii="Arial" w:hAnsi="Arial" w:cs="Arial"/>
          <w:b/>
          <w:sz w:val="22"/>
        </w:rPr>
        <w:fldChar w:fldCharType="end"/>
      </w:r>
      <w:r w:rsidRPr="00916FAB">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380"/>
        <w:gridCol w:w="2249"/>
        <w:gridCol w:w="1395"/>
        <w:gridCol w:w="2167"/>
      </w:tblGrid>
      <w:tr w:rsidR="00D153F5" w:rsidRPr="00F94454" w14:paraId="520F9F26" w14:textId="77777777" w:rsidTr="004471B3">
        <w:trPr>
          <w:cantSplit/>
          <w:trHeight w:val="397"/>
          <w:tblHeader/>
        </w:trPr>
        <w:tc>
          <w:tcPr>
            <w:tcW w:w="4380" w:type="dxa"/>
            <w:shd w:val="clear" w:color="auto" w:fill="FFC000"/>
            <w:vAlign w:val="center"/>
          </w:tcPr>
          <w:p w14:paraId="76CA1AFE" w14:textId="77777777" w:rsidR="00D153F5" w:rsidRPr="00F94454" w:rsidRDefault="00D153F5" w:rsidP="00D153F5">
            <w:pPr>
              <w:jc w:val="center"/>
              <w:rPr>
                <w:rFonts w:ascii="Arial" w:hAnsi="Arial" w:cs="Arial"/>
                <w:b/>
                <w:sz w:val="20"/>
              </w:rPr>
            </w:pPr>
            <w:r w:rsidRPr="00F94454">
              <w:rPr>
                <w:rFonts w:ascii="Arial" w:hAnsi="Arial" w:cs="Arial"/>
                <w:b/>
                <w:sz w:val="20"/>
              </w:rPr>
              <w:t>Дополнительные визы</w:t>
            </w:r>
          </w:p>
        </w:tc>
        <w:tc>
          <w:tcPr>
            <w:tcW w:w="2249" w:type="dxa"/>
            <w:shd w:val="clear" w:color="auto" w:fill="FFC000"/>
            <w:vAlign w:val="center"/>
          </w:tcPr>
          <w:p w14:paraId="427A7597" w14:textId="77777777" w:rsidR="00D153F5" w:rsidRPr="00F94454" w:rsidRDefault="00D153F5" w:rsidP="00D153F5">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6EFDEA4F" w14:textId="77777777" w:rsidR="00D153F5" w:rsidRPr="00F94454" w:rsidRDefault="00D153F5" w:rsidP="00D153F5">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1E12CB58" w14:textId="77777777" w:rsidR="00D153F5" w:rsidRPr="00F94454" w:rsidRDefault="00D153F5" w:rsidP="00D153F5">
            <w:pPr>
              <w:jc w:val="center"/>
              <w:rPr>
                <w:rFonts w:ascii="Arial" w:hAnsi="Arial" w:cs="Arial"/>
                <w:b/>
                <w:sz w:val="20"/>
              </w:rPr>
            </w:pPr>
            <w:r w:rsidRPr="00F94454">
              <w:rPr>
                <w:rFonts w:ascii="Arial" w:hAnsi="Arial" w:cs="Arial"/>
                <w:b/>
                <w:sz w:val="20"/>
              </w:rPr>
              <w:t>Подпись</w:t>
            </w:r>
          </w:p>
        </w:tc>
      </w:tr>
      <w:tr w:rsidR="00D153F5" w:rsidRPr="00F94454" w14:paraId="3B0990A9" w14:textId="77777777" w:rsidTr="004471B3">
        <w:trPr>
          <w:cantSplit/>
        </w:trPr>
        <w:tc>
          <w:tcPr>
            <w:tcW w:w="4380" w:type="dxa"/>
          </w:tcPr>
          <w:p w14:paraId="3C5946C7" w14:textId="77777777" w:rsidR="00D153F5" w:rsidRPr="00FD5A7C" w:rsidRDefault="00D153F5" w:rsidP="00D153F5">
            <w:pPr>
              <w:jc w:val="left"/>
              <w:rPr>
                <w:rFonts w:ascii="Arial" w:hAnsi="Arial" w:cs="Arial"/>
                <w:sz w:val="20"/>
              </w:rPr>
            </w:pPr>
            <w:r w:rsidRPr="00475CA0">
              <w:rPr>
                <w:rFonts w:ascii="Arial" w:hAnsi="Arial" w:cs="Arial"/>
                <w:sz w:val="20"/>
                <w:szCs w:val="20"/>
              </w:rPr>
              <w:t>Вице-президент по производству и технической политике блока по производству и технической политике</w:t>
            </w:r>
          </w:p>
        </w:tc>
        <w:tc>
          <w:tcPr>
            <w:tcW w:w="2249" w:type="dxa"/>
          </w:tcPr>
          <w:p w14:paraId="47FD0F31" w14:textId="77777777" w:rsidR="00D153F5" w:rsidRPr="00F94454" w:rsidRDefault="00D153F5" w:rsidP="0072688C">
            <w:pPr>
              <w:jc w:val="left"/>
              <w:rPr>
                <w:rFonts w:ascii="Arial" w:hAnsi="Arial" w:cs="Arial"/>
                <w:sz w:val="20"/>
              </w:rPr>
            </w:pPr>
            <w:r w:rsidRPr="00475CA0">
              <w:rPr>
                <w:rFonts w:ascii="Arial" w:hAnsi="Arial" w:cs="Arial"/>
                <w:sz w:val="20"/>
                <w:szCs w:val="20"/>
              </w:rPr>
              <w:t>Крылов А.М.</w:t>
            </w:r>
          </w:p>
        </w:tc>
        <w:tc>
          <w:tcPr>
            <w:tcW w:w="1395" w:type="dxa"/>
          </w:tcPr>
          <w:p w14:paraId="523CAEE7" w14:textId="77777777" w:rsidR="00D153F5" w:rsidRPr="00F94454" w:rsidRDefault="00D153F5" w:rsidP="00D153F5">
            <w:pPr>
              <w:jc w:val="center"/>
              <w:rPr>
                <w:rFonts w:ascii="Arial" w:hAnsi="Arial" w:cs="Arial"/>
                <w:sz w:val="20"/>
              </w:rPr>
            </w:pPr>
          </w:p>
        </w:tc>
        <w:tc>
          <w:tcPr>
            <w:tcW w:w="2167" w:type="dxa"/>
          </w:tcPr>
          <w:p w14:paraId="7D0EC787" w14:textId="77777777" w:rsidR="00D153F5" w:rsidRPr="00F94454" w:rsidRDefault="00D153F5" w:rsidP="00D153F5">
            <w:pPr>
              <w:jc w:val="center"/>
              <w:rPr>
                <w:rFonts w:ascii="Arial" w:hAnsi="Arial" w:cs="Arial"/>
                <w:sz w:val="20"/>
              </w:rPr>
            </w:pPr>
          </w:p>
        </w:tc>
      </w:tr>
      <w:tr w:rsidR="00D153F5" w:rsidRPr="00F94454" w14:paraId="6FC0E893" w14:textId="77777777" w:rsidTr="004471B3">
        <w:trPr>
          <w:cantSplit/>
        </w:trPr>
        <w:tc>
          <w:tcPr>
            <w:tcW w:w="4380" w:type="dxa"/>
          </w:tcPr>
          <w:p w14:paraId="797F39F9"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Технический директор блока по производству и технической политике</w:t>
            </w:r>
          </w:p>
        </w:tc>
        <w:tc>
          <w:tcPr>
            <w:tcW w:w="2249" w:type="dxa"/>
          </w:tcPr>
          <w:p w14:paraId="20E00536"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Белоглазов К.В.</w:t>
            </w:r>
          </w:p>
        </w:tc>
        <w:tc>
          <w:tcPr>
            <w:tcW w:w="1395" w:type="dxa"/>
          </w:tcPr>
          <w:p w14:paraId="4D34B6EB" w14:textId="77777777" w:rsidR="00D153F5" w:rsidRPr="00F94454" w:rsidRDefault="00D153F5" w:rsidP="00D153F5">
            <w:pPr>
              <w:jc w:val="center"/>
              <w:rPr>
                <w:rFonts w:ascii="Arial" w:hAnsi="Arial" w:cs="Arial"/>
                <w:sz w:val="20"/>
              </w:rPr>
            </w:pPr>
          </w:p>
        </w:tc>
        <w:tc>
          <w:tcPr>
            <w:tcW w:w="2167" w:type="dxa"/>
          </w:tcPr>
          <w:p w14:paraId="7A5A2817" w14:textId="77777777" w:rsidR="00D153F5" w:rsidRPr="00F94454" w:rsidRDefault="00D153F5" w:rsidP="00D153F5">
            <w:pPr>
              <w:jc w:val="center"/>
              <w:rPr>
                <w:rFonts w:ascii="Arial" w:hAnsi="Arial" w:cs="Arial"/>
                <w:sz w:val="20"/>
              </w:rPr>
            </w:pPr>
          </w:p>
        </w:tc>
      </w:tr>
      <w:tr w:rsidR="00D153F5" w:rsidRPr="00F94454" w14:paraId="51455D6B" w14:textId="77777777" w:rsidTr="004471B3">
        <w:trPr>
          <w:cantSplit/>
        </w:trPr>
        <w:tc>
          <w:tcPr>
            <w:tcW w:w="4380" w:type="dxa"/>
          </w:tcPr>
          <w:p w14:paraId="56A730BC"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Директор департамента планирования, управления запасами и развития МТС</w:t>
            </w:r>
          </w:p>
        </w:tc>
        <w:tc>
          <w:tcPr>
            <w:tcW w:w="2249" w:type="dxa"/>
          </w:tcPr>
          <w:p w14:paraId="67057456"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Братцева Ю.С.</w:t>
            </w:r>
          </w:p>
        </w:tc>
        <w:tc>
          <w:tcPr>
            <w:tcW w:w="1395" w:type="dxa"/>
          </w:tcPr>
          <w:p w14:paraId="574CF17D" w14:textId="77777777" w:rsidR="00D153F5" w:rsidRPr="00F94454" w:rsidRDefault="00D153F5" w:rsidP="00D153F5">
            <w:pPr>
              <w:jc w:val="center"/>
              <w:rPr>
                <w:rFonts w:ascii="Arial" w:hAnsi="Arial" w:cs="Arial"/>
                <w:sz w:val="20"/>
              </w:rPr>
            </w:pPr>
          </w:p>
        </w:tc>
        <w:tc>
          <w:tcPr>
            <w:tcW w:w="2167" w:type="dxa"/>
          </w:tcPr>
          <w:p w14:paraId="3DD937FB" w14:textId="77777777" w:rsidR="00D153F5" w:rsidRPr="00F94454" w:rsidRDefault="00D153F5" w:rsidP="00D153F5">
            <w:pPr>
              <w:jc w:val="center"/>
              <w:rPr>
                <w:rFonts w:ascii="Arial" w:hAnsi="Arial" w:cs="Arial"/>
                <w:sz w:val="20"/>
              </w:rPr>
            </w:pPr>
          </w:p>
        </w:tc>
      </w:tr>
      <w:tr w:rsidR="00D153F5" w:rsidRPr="00F94454" w14:paraId="3729E112" w14:textId="77777777" w:rsidTr="004471B3">
        <w:trPr>
          <w:cantSplit/>
        </w:trPr>
        <w:tc>
          <w:tcPr>
            <w:tcW w:w="4380" w:type="dxa"/>
          </w:tcPr>
          <w:p w14:paraId="6D1DA56A"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Директор департамента методологии и управления контролем корп. программ</w:t>
            </w:r>
          </w:p>
        </w:tc>
        <w:tc>
          <w:tcPr>
            <w:tcW w:w="2249" w:type="dxa"/>
          </w:tcPr>
          <w:p w14:paraId="255FC1A8" w14:textId="77777777" w:rsidR="00D153F5" w:rsidRPr="00475CA0" w:rsidRDefault="00D153F5" w:rsidP="0072688C">
            <w:pPr>
              <w:jc w:val="left"/>
              <w:rPr>
                <w:rFonts w:ascii="Arial" w:hAnsi="Arial" w:cs="Arial"/>
                <w:sz w:val="20"/>
                <w:szCs w:val="20"/>
              </w:rPr>
            </w:pPr>
            <w:proofErr w:type="spellStart"/>
            <w:r w:rsidRPr="00475CA0">
              <w:rPr>
                <w:rFonts w:ascii="Arial" w:hAnsi="Arial" w:cs="Arial"/>
                <w:sz w:val="20"/>
                <w:szCs w:val="20"/>
              </w:rPr>
              <w:t>Арифулин</w:t>
            </w:r>
            <w:proofErr w:type="spellEnd"/>
            <w:r w:rsidRPr="00475CA0">
              <w:rPr>
                <w:rFonts w:ascii="Arial" w:hAnsi="Arial" w:cs="Arial"/>
                <w:sz w:val="20"/>
                <w:szCs w:val="20"/>
              </w:rPr>
              <w:t xml:space="preserve"> Д.Р.</w:t>
            </w:r>
          </w:p>
        </w:tc>
        <w:tc>
          <w:tcPr>
            <w:tcW w:w="1395" w:type="dxa"/>
          </w:tcPr>
          <w:p w14:paraId="6594FE1B" w14:textId="77777777" w:rsidR="00D153F5" w:rsidRPr="00F94454" w:rsidRDefault="00D153F5" w:rsidP="00D153F5">
            <w:pPr>
              <w:jc w:val="center"/>
              <w:rPr>
                <w:rFonts w:ascii="Arial" w:hAnsi="Arial" w:cs="Arial"/>
                <w:sz w:val="20"/>
              </w:rPr>
            </w:pPr>
          </w:p>
        </w:tc>
        <w:tc>
          <w:tcPr>
            <w:tcW w:w="2167" w:type="dxa"/>
          </w:tcPr>
          <w:p w14:paraId="1FE534DE" w14:textId="77777777" w:rsidR="00D153F5" w:rsidRPr="00F94454" w:rsidRDefault="00D153F5" w:rsidP="00D153F5">
            <w:pPr>
              <w:jc w:val="center"/>
              <w:rPr>
                <w:rFonts w:ascii="Arial" w:hAnsi="Arial" w:cs="Arial"/>
                <w:sz w:val="20"/>
              </w:rPr>
            </w:pPr>
          </w:p>
        </w:tc>
      </w:tr>
      <w:tr w:rsidR="00D153F5" w:rsidRPr="00F94454" w14:paraId="14E17E75" w14:textId="77777777" w:rsidTr="004471B3">
        <w:trPr>
          <w:cantSplit/>
        </w:trPr>
        <w:tc>
          <w:tcPr>
            <w:tcW w:w="4380" w:type="dxa"/>
          </w:tcPr>
          <w:p w14:paraId="5CAC40C3"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Начальник управления информационной безопасности</w:t>
            </w:r>
          </w:p>
        </w:tc>
        <w:tc>
          <w:tcPr>
            <w:tcW w:w="2249" w:type="dxa"/>
          </w:tcPr>
          <w:p w14:paraId="573D4EC8" w14:textId="77777777" w:rsidR="00D153F5" w:rsidRPr="00475CA0" w:rsidRDefault="00D153F5" w:rsidP="0072688C">
            <w:pPr>
              <w:jc w:val="left"/>
              <w:rPr>
                <w:rFonts w:ascii="Arial" w:hAnsi="Arial" w:cs="Arial"/>
                <w:sz w:val="20"/>
                <w:szCs w:val="20"/>
              </w:rPr>
            </w:pPr>
            <w:proofErr w:type="spellStart"/>
            <w:r w:rsidRPr="00475CA0">
              <w:rPr>
                <w:rFonts w:ascii="Arial" w:hAnsi="Arial" w:cs="Arial"/>
                <w:sz w:val="20"/>
                <w:szCs w:val="20"/>
              </w:rPr>
              <w:t>Епихов</w:t>
            </w:r>
            <w:proofErr w:type="spellEnd"/>
            <w:r w:rsidRPr="00475CA0">
              <w:rPr>
                <w:rFonts w:ascii="Arial" w:hAnsi="Arial" w:cs="Arial"/>
                <w:sz w:val="20"/>
                <w:szCs w:val="20"/>
              </w:rPr>
              <w:t xml:space="preserve"> А.А.</w:t>
            </w:r>
          </w:p>
        </w:tc>
        <w:tc>
          <w:tcPr>
            <w:tcW w:w="1395" w:type="dxa"/>
          </w:tcPr>
          <w:p w14:paraId="6604359B" w14:textId="77777777" w:rsidR="00D153F5" w:rsidRPr="00F94454" w:rsidRDefault="00D153F5" w:rsidP="00D153F5">
            <w:pPr>
              <w:jc w:val="center"/>
              <w:rPr>
                <w:rFonts w:ascii="Arial" w:hAnsi="Arial" w:cs="Arial"/>
                <w:sz w:val="20"/>
              </w:rPr>
            </w:pPr>
          </w:p>
        </w:tc>
        <w:tc>
          <w:tcPr>
            <w:tcW w:w="2167" w:type="dxa"/>
          </w:tcPr>
          <w:p w14:paraId="4A896B2D" w14:textId="77777777" w:rsidR="00D153F5" w:rsidRPr="00F94454" w:rsidRDefault="00D153F5" w:rsidP="00D153F5">
            <w:pPr>
              <w:jc w:val="center"/>
              <w:rPr>
                <w:rFonts w:ascii="Arial" w:hAnsi="Arial" w:cs="Arial"/>
                <w:sz w:val="20"/>
              </w:rPr>
            </w:pPr>
          </w:p>
        </w:tc>
      </w:tr>
      <w:tr w:rsidR="00D153F5" w:rsidRPr="00F94454" w14:paraId="66FDE65D" w14:textId="77777777" w:rsidTr="004471B3">
        <w:trPr>
          <w:cantSplit/>
        </w:trPr>
        <w:tc>
          <w:tcPr>
            <w:tcW w:w="4380" w:type="dxa"/>
          </w:tcPr>
          <w:p w14:paraId="29BD1191"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 xml:space="preserve">Проектный офис программы по внедрению интегрированной системы управления Руководитель программы </w:t>
            </w:r>
          </w:p>
        </w:tc>
        <w:tc>
          <w:tcPr>
            <w:tcW w:w="2249" w:type="dxa"/>
          </w:tcPr>
          <w:p w14:paraId="5557B0F4"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Рындин Е.Б.</w:t>
            </w:r>
          </w:p>
        </w:tc>
        <w:tc>
          <w:tcPr>
            <w:tcW w:w="1395" w:type="dxa"/>
          </w:tcPr>
          <w:p w14:paraId="202C7335" w14:textId="77777777" w:rsidR="00D153F5" w:rsidRPr="00F94454" w:rsidRDefault="00D153F5" w:rsidP="00D153F5">
            <w:pPr>
              <w:jc w:val="center"/>
              <w:rPr>
                <w:rFonts w:ascii="Arial" w:hAnsi="Arial" w:cs="Arial"/>
                <w:sz w:val="20"/>
              </w:rPr>
            </w:pPr>
          </w:p>
        </w:tc>
        <w:tc>
          <w:tcPr>
            <w:tcW w:w="2167" w:type="dxa"/>
          </w:tcPr>
          <w:p w14:paraId="644C87AD" w14:textId="77777777" w:rsidR="00D153F5" w:rsidRPr="00F94454" w:rsidRDefault="00D153F5" w:rsidP="00D153F5">
            <w:pPr>
              <w:jc w:val="center"/>
              <w:rPr>
                <w:rFonts w:ascii="Arial" w:hAnsi="Arial" w:cs="Arial"/>
                <w:sz w:val="20"/>
              </w:rPr>
            </w:pPr>
          </w:p>
        </w:tc>
      </w:tr>
      <w:tr w:rsidR="00D153F5" w:rsidRPr="00F94454" w14:paraId="6034771E" w14:textId="77777777" w:rsidTr="004471B3">
        <w:trPr>
          <w:cantSplit/>
        </w:trPr>
        <w:tc>
          <w:tcPr>
            <w:tcW w:w="4380" w:type="dxa"/>
          </w:tcPr>
          <w:p w14:paraId="357B7AEB"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Красноярск" (Красноярск)</w:t>
            </w:r>
          </w:p>
        </w:tc>
        <w:tc>
          <w:tcPr>
            <w:tcW w:w="2249" w:type="dxa"/>
          </w:tcPr>
          <w:p w14:paraId="5D2749E2"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Климовских Е.М.</w:t>
            </w:r>
          </w:p>
        </w:tc>
        <w:tc>
          <w:tcPr>
            <w:tcW w:w="1395" w:type="dxa"/>
          </w:tcPr>
          <w:p w14:paraId="474A4C00" w14:textId="77777777" w:rsidR="00D153F5" w:rsidRPr="00F94454" w:rsidRDefault="00D153F5" w:rsidP="00D153F5">
            <w:pPr>
              <w:jc w:val="center"/>
              <w:rPr>
                <w:rFonts w:ascii="Arial" w:hAnsi="Arial" w:cs="Arial"/>
                <w:sz w:val="20"/>
              </w:rPr>
            </w:pPr>
          </w:p>
        </w:tc>
        <w:tc>
          <w:tcPr>
            <w:tcW w:w="2167" w:type="dxa"/>
          </w:tcPr>
          <w:p w14:paraId="0852813B" w14:textId="77777777" w:rsidR="00D153F5" w:rsidRPr="00F94454" w:rsidRDefault="00D153F5" w:rsidP="00D153F5">
            <w:pPr>
              <w:jc w:val="center"/>
              <w:rPr>
                <w:rFonts w:ascii="Arial" w:hAnsi="Arial" w:cs="Arial"/>
                <w:sz w:val="20"/>
              </w:rPr>
            </w:pPr>
          </w:p>
        </w:tc>
      </w:tr>
      <w:tr w:rsidR="00D153F5" w:rsidRPr="00F94454" w14:paraId="1CA451B9" w14:textId="77777777" w:rsidTr="004471B3">
        <w:trPr>
          <w:cantSplit/>
        </w:trPr>
        <w:tc>
          <w:tcPr>
            <w:tcW w:w="4380" w:type="dxa"/>
          </w:tcPr>
          <w:p w14:paraId="57CAAD10"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Красноярск" (Нижний Куранах)</w:t>
            </w:r>
          </w:p>
        </w:tc>
        <w:tc>
          <w:tcPr>
            <w:tcW w:w="2249" w:type="dxa"/>
          </w:tcPr>
          <w:p w14:paraId="155E1F9F"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Валеев Е. Н.</w:t>
            </w:r>
          </w:p>
        </w:tc>
        <w:tc>
          <w:tcPr>
            <w:tcW w:w="1395" w:type="dxa"/>
          </w:tcPr>
          <w:p w14:paraId="56EFE450" w14:textId="77777777" w:rsidR="00D153F5" w:rsidRPr="00F94454" w:rsidRDefault="00D153F5" w:rsidP="00D153F5">
            <w:pPr>
              <w:jc w:val="center"/>
              <w:rPr>
                <w:rFonts w:ascii="Arial" w:hAnsi="Arial" w:cs="Arial"/>
                <w:sz w:val="20"/>
              </w:rPr>
            </w:pPr>
          </w:p>
        </w:tc>
        <w:tc>
          <w:tcPr>
            <w:tcW w:w="2167" w:type="dxa"/>
          </w:tcPr>
          <w:p w14:paraId="4C16AAD4" w14:textId="77777777" w:rsidR="00D153F5" w:rsidRPr="00F94454" w:rsidRDefault="00D153F5" w:rsidP="00D153F5">
            <w:pPr>
              <w:jc w:val="center"/>
              <w:rPr>
                <w:rFonts w:ascii="Arial" w:hAnsi="Arial" w:cs="Arial"/>
                <w:sz w:val="20"/>
              </w:rPr>
            </w:pPr>
          </w:p>
        </w:tc>
      </w:tr>
      <w:tr w:rsidR="00D153F5" w:rsidRPr="00F94454" w14:paraId="67D3A8A6" w14:textId="77777777" w:rsidTr="004471B3">
        <w:trPr>
          <w:cantSplit/>
        </w:trPr>
        <w:tc>
          <w:tcPr>
            <w:tcW w:w="4380" w:type="dxa"/>
          </w:tcPr>
          <w:p w14:paraId="66DFDD5A"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Вернинское"</w:t>
            </w:r>
          </w:p>
        </w:tc>
        <w:tc>
          <w:tcPr>
            <w:tcW w:w="2249" w:type="dxa"/>
          </w:tcPr>
          <w:p w14:paraId="353BB9E9"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Романова В. А.</w:t>
            </w:r>
          </w:p>
        </w:tc>
        <w:tc>
          <w:tcPr>
            <w:tcW w:w="1395" w:type="dxa"/>
          </w:tcPr>
          <w:p w14:paraId="4F57EEEB" w14:textId="77777777" w:rsidR="00D153F5" w:rsidRPr="00F94454" w:rsidRDefault="00D153F5" w:rsidP="00D153F5">
            <w:pPr>
              <w:jc w:val="center"/>
              <w:rPr>
                <w:rFonts w:ascii="Arial" w:hAnsi="Arial" w:cs="Arial"/>
                <w:sz w:val="20"/>
              </w:rPr>
            </w:pPr>
          </w:p>
        </w:tc>
        <w:tc>
          <w:tcPr>
            <w:tcW w:w="2167" w:type="dxa"/>
          </w:tcPr>
          <w:p w14:paraId="7B758DF3" w14:textId="77777777" w:rsidR="00D153F5" w:rsidRPr="00F94454" w:rsidRDefault="00D153F5" w:rsidP="00D153F5">
            <w:pPr>
              <w:jc w:val="center"/>
              <w:rPr>
                <w:rFonts w:ascii="Arial" w:hAnsi="Arial" w:cs="Arial"/>
                <w:sz w:val="20"/>
              </w:rPr>
            </w:pPr>
          </w:p>
        </w:tc>
      </w:tr>
      <w:tr w:rsidR="00D153F5" w:rsidRPr="00F94454" w14:paraId="4482AA6C" w14:textId="77777777" w:rsidTr="004471B3">
        <w:trPr>
          <w:cantSplit/>
        </w:trPr>
        <w:tc>
          <w:tcPr>
            <w:tcW w:w="4380" w:type="dxa"/>
          </w:tcPr>
          <w:p w14:paraId="3DF9CE6F" w14:textId="098D4AE7" w:rsidR="00D153F5" w:rsidRPr="00475CA0" w:rsidRDefault="00D153F5" w:rsidP="00D153F5">
            <w:pPr>
              <w:jc w:val="left"/>
              <w:rPr>
                <w:rFonts w:ascii="Arial" w:hAnsi="Arial" w:cs="Arial"/>
                <w:sz w:val="20"/>
                <w:szCs w:val="20"/>
              </w:rPr>
            </w:pPr>
            <w:r w:rsidRPr="00475CA0">
              <w:rPr>
                <w:rFonts w:ascii="Arial" w:hAnsi="Arial" w:cs="Arial"/>
                <w:sz w:val="20"/>
                <w:szCs w:val="20"/>
              </w:rPr>
              <w:t>Директор по внедрению </w:t>
            </w:r>
            <w:del w:id="227" w:author="Владимир Лаут" w:date="2021-04-07T19:02:00Z">
              <w:r w:rsidRPr="00475CA0" w:rsidDel="00B70BFD">
                <w:rPr>
                  <w:rFonts w:ascii="Arial" w:hAnsi="Arial" w:cs="Arial"/>
                  <w:sz w:val="20"/>
                  <w:szCs w:val="20"/>
                </w:rPr>
                <w:delText xml:space="preserve"> </w:delText>
              </w:r>
            </w:del>
            <w:r w:rsidRPr="00475CA0">
              <w:rPr>
                <w:rFonts w:ascii="Arial" w:hAnsi="Arial" w:cs="Arial"/>
                <w:sz w:val="20"/>
                <w:szCs w:val="20"/>
              </w:rPr>
              <w:t>интегрированной системы управления АО "Полюс Красноярск" (Магадан)</w:t>
            </w:r>
          </w:p>
        </w:tc>
        <w:tc>
          <w:tcPr>
            <w:tcW w:w="2249" w:type="dxa"/>
          </w:tcPr>
          <w:p w14:paraId="337141E8"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Плешкова Е. Н.</w:t>
            </w:r>
          </w:p>
        </w:tc>
        <w:tc>
          <w:tcPr>
            <w:tcW w:w="1395" w:type="dxa"/>
          </w:tcPr>
          <w:p w14:paraId="1AFA22FF" w14:textId="77777777" w:rsidR="00D153F5" w:rsidRPr="00F94454" w:rsidRDefault="00D153F5" w:rsidP="00D153F5">
            <w:pPr>
              <w:jc w:val="center"/>
              <w:rPr>
                <w:rFonts w:ascii="Arial" w:hAnsi="Arial" w:cs="Arial"/>
                <w:sz w:val="20"/>
              </w:rPr>
            </w:pPr>
          </w:p>
        </w:tc>
        <w:tc>
          <w:tcPr>
            <w:tcW w:w="2167" w:type="dxa"/>
          </w:tcPr>
          <w:p w14:paraId="091D4F95" w14:textId="77777777" w:rsidR="00D153F5" w:rsidRPr="00F94454" w:rsidRDefault="00D153F5" w:rsidP="00D153F5">
            <w:pPr>
              <w:jc w:val="center"/>
              <w:rPr>
                <w:rFonts w:ascii="Arial" w:hAnsi="Arial" w:cs="Arial"/>
                <w:sz w:val="20"/>
              </w:rPr>
            </w:pPr>
          </w:p>
        </w:tc>
      </w:tr>
      <w:tr w:rsidR="00D153F5" w:rsidRPr="00F94454" w14:paraId="657E16B5" w14:textId="77777777" w:rsidTr="004471B3">
        <w:trPr>
          <w:cantSplit/>
        </w:trPr>
        <w:tc>
          <w:tcPr>
            <w:tcW w:w="4380" w:type="dxa"/>
          </w:tcPr>
          <w:p w14:paraId="63D0B9EA"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Руководитель направления архитектуры информационных систем</w:t>
            </w:r>
          </w:p>
        </w:tc>
        <w:tc>
          <w:tcPr>
            <w:tcW w:w="2249" w:type="dxa"/>
          </w:tcPr>
          <w:p w14:paraId="59792730"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Безродний А.В.</w:t>
            </w:r>
          </w:p>
        </w:tc>
        <w:tc>
          <w:tcPr>
            <w:tcW w:w="1395" w:type="dxa"/>
          </w:tcPr>
          <w:p w14:paraId="17E14CD5" w14:textId="77777777" w:rsidR="00D153F5" w:rsidRPr="00F94454" w:rsidRDefault="00D153F5" w:rsidP="00D153F5">
            <w:pPr>
              <w:jc w:val="center"/>
              <w:rPr>
                <w:rFonts w:ascii="Arial" w:hAnsi="Arial" w:cs="Arial"/>
                <w:sz w:val="20"/>
              </w:rPr>
            </w:pPr>
          </w:p>
        </w:tc>
        <w:tc>
          <w:tcPr>
            <w:tcW w:w="2167" w:type="dxa"/>
          </w:tcPr>
          <w:p w14:paraId="394D4C8A" w14:textId="77777777" w:rsidR="00D153F5" w:rsidRPr="00F94454" w:rsidRDefault="00D153F5" w:rsidP="00D153F5">
            <w:pPr>
              <w:jc w:val="center"/>
              <w:rPr>
                <w:rFonts w:ascii="Arial" w:hAnsi="Arial" w:cs="Arial"/>
                <w:sz w:val="20"/>
              </w:rPr>
            </w:pPr>
          </w:p>
        </w:tc>
      </w:tr>
      <w:tr w:rsidR="00D153F5" w:rsidRPr="00F94454" w14:paraId="1317DC16" w14:textId="77777777" w:rsidTr="004471B3">
        <w:trPr>
          <w:cantSplit/>
        </w:trPr>
        <w:tc>
          <w:tcPr>
            <w:tcW w:w="4380" w:type="dxa"/>
          </w:tcPr>
          <w:p w14:paraId="313A1005"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Старший менеджер по интеграции проектов операционного блока</w:t>
            </w:r>
          </w:p>
        </w:tc>
        <w:tc>
          <w:tcPr>
            <w:tcW w:w="2249" w:type="dxa"/>
          </w:tcPr>
          <w:p w14:paraId="1B8569BC"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Кузьмин А.А.</w:t>
            </w:r>
          </w:p>
        </w:tc>
        <w:tc>
          <w:tcPr>
            <w:tcW w:w="1395" w:type="dxa"/>
          </w:tcPr>
          <w:p w14:paraId="68360392" w14:textId="77777777" w:rsidR="00D153F5" w:rsidRPr="00F94454" w:rsidRDefault="00D153F5" w:rsidP="00D153F5">
            <w:pPr>
              <w:jc w:val="center"/>
              <w:rPr>
                <w:rFonts w:ascii="Arial" w:hAnsi="Arial" w:cs="Arial"/>
                <w:sz w:val="20"/>
              </w:rPr>
            </w:pPr>
          </w:p>
        </w:tc>
        <w:tc>
          <w:tcPr>
            <w:tcW w:w="2167" w:type="dxa"/>
          </w:tcPr>
          <w:p w14:paraId="7B33F3AB" w14:textId="77777777" w:rsidR="00D153F5" w:rsidRPr="00F94454" w:rsidRDefault="00D153F5" w:rsidP="00D153F5">
            <w:pPr>
              <w:jc w:val="center"/>
              <w:rPr>
                <w:rFonts w:ascii="Arial" w:hAnsi="Arial" w:cs="Arial"/>
                <w:sz w:val="20"/>
              </w:rPr>
            </w:pPr>
          </w:p>
        </w:tc>
      </w:tr>
      <w:tr w:rsidR="00D153F5" w:rsidRPr="00F94454" w14:paraId="007DB467" w14:textId="77777777" w:rsidTr="004471B3">
        <w:trPr>
          <w:cantSplit/>
        </w:trPr>
        <w:tc>
          <w:tcPr>
            <w:tcW w:w="4380" w:type="dxa"/>
          </w:tcPr>
          <w:p w14:paraId="1563004D"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Старший менеджер по интеграции проектов корпоративных функций</w:t>
            </w:r>
          </w:p>
        </w:tc>
        <w:tc>
          <w:tcPr>
            <w:tcW w:w="2249" w:type="dxa"/>
          </w:tcPr>
          <w:p w14:paraId="120F4851"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Тюриков М.Ю.</w:t>
            </w:r>
          </w:p>
        </w:tc>
        <w:tc>
          <w:tcPr>
            <w:tcW w:w="1395" w:type="dxa"/>
          </w:tcPr>
          <w:p w14:paraId="6F5603B2" w14:textId="77777777" w:rsidR="00D153F5" w:rsidRPr="00F94454" w:rsidRDefault="00D153F5" w:rsidP="00D153F5">
            <w:pPr>
              <w:jc w:val="center"/>
              <w:rPr>
                <w:rFonts w:ascii="Arial" w:hAnsi="Arial" w:cs="Arial"/>
                <w:sz w:val="20"/>
              </w:rPr>
            </w:pPr>
          </w:p>
        </w:tc>
        <w:tc>
          <w:tcPr>
            <w:tcW w:w="2167" w:type="dxa"/>
          </w:tcPr>
          <w:p w14:paraId="51D8AD50" w14:textId="77777777" w:rsidR="00D153F5" w:rsidRPr="00F94454" w:rsidRDefault="00D153F5" w:rsidP="00D153F5">
            <w:pPr>
              <w:jc w:val="center"/>
              <w:rPr>
                <w:rFonts w:ascii="Arial" w:hAnsi="Arial" w:cs="Arial"/>
                <w:sz w:val="20"/>
              </w:rPr>
            </w:pPr>
          </w:p>
        </w:tc>
      </w:tr>
      <w:tr w:rsidR="00D153F5" w:rsidRPr="00F94454" w14:paraId="11813D4D" w14:textId="77777777" w:rsidTr="004471B3">
        <w:trPr>
          <w:cantSplit/>
        </w:trPr>
        <w:tc>
          <w:tcPr>
            <w:tcW w:w="4380" w:type="dxa"/>
          </w:tcPr>
          <w:p w14:paraId="717E7AD4"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Руководитель группы по технической архитектуре и ИТ-безопасности</w:t>
            </w:r>
          </w:p>
        </w:tc>
        <w:tc>
          <w:tcPr>
            <w:tcW w:w="2249" w:type="dxa"/>
          </w:tcPr>
          <w:p w14:paraId="1C3B05B0"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Волков А. В.</w:t>
            </w:r>
          </w:p>
        </w:tc>
        <w:tc>
          <w:tcPr>
            <w:tcW w:w="1395" w:type="dxa"/>
          </w:tcPr>
          <w:p w14:paraId="1F55FAE5" w14:textId="77777777" w:rsidR="00D153F5" w:rsidRPr="00F94454" w:rsidRDefault="00D153F5" w:rsidP="00D153F5">
            <w:pPr>
              <w:jc w:val="center"/>
              <w:rPr>
                <w:rFonts w:ascii="Arial" w:hAnsi="Arial" w:cs="Arial"/>
                <w:sz w:val="20"/>
              </w:rPr>
            </w:pPr>
          </w:p>
        </w:tc>
        <w:tc>
          <w:tcPr>
            <w:tcW w:w="2167" w:type="dxa"/>
          </w:tcPr>
          <w:p w14:paraId="4086E162" w14:textId="77777777" w:rsidR="00D153F5" w:rsidRPr="00F94454" w:rsidRDefault="00D153F5" w:rsidP="00D153F5">
            <w:pPr>
              <w:jc w:val="center"/>
              <w:rPr>
                <w:rFonts w:ascii="Arial" w:hAnsi="Arial" w:cs="Arial"/>
                <w:sz w:val="20"/>
              </w:rPr>
            </w:pPr>
          </w:p>
        </w:tc>
      </w:tr>
      <w:tr w:rsidR="00D153F5" w:rsidRPr="00F94454" w14:paraId="12D7451C" w14:textId="77777777" w:rsidTr="004471B3">
        <w:trPr>
          <w:cantSplit/>
        </w:trPr>
        <w:tc>
          <w:tcPr>
            <w:tcW w:w="4380" w:type="dxa"/>
          </w:tcPr>
          <w:p w14:paraId="26197E81" w14:textId="77777777" w:rsidR="00D153F5" w:rsidRPr="00475CA0" w:rsidRDefault="00D153F5" w:rsidP="00D153F5">
            <w:pPr>
              <w:jc w:val="left"/>
              <w:rPr>
                <w:rFonts w:ascii="Arial" w:hAnsi="Arial" w:cs="Arial"/>
                <w:sz w:val="20"/>
                <w:szCs w:val="20"/>
              </w:rPr>
            </w:pPr>
            <w:r w:rsidRPr="00475CA0">
              <w:rPr>
                <w:rFonts w:ascii="Arial" w:hAnsi="Arial" w:cs="Arial"/>
                <w:sz w:val="20"/>
                <w:szCs w:val="20"/>
              </w:rPr>
              <w:t>Руководитель группы контроли и риски</w:t>
            </w:r>
          </w:p>
        </w:tc>
        <w:tc>
          <w:tcPr>
            <w:tcW w:w="2249" w:type="dxa"/>
          </w:tcPr>
          <w:p w14:paraId="3B16D1F0"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Глухова А. В.</w:t>
            </w:r>
          </w:p>
        </w:tc>
        <w:tc>
          <w:tcPr>
            <w:tcW w:w="1395" w:type="dxa"/>
          </w:tcPr>
          <w:p w14:paraId="7580AB11" w14:textId="77777777" w:rsidR="00D153F5" w:rsidRPr="00F94454" w:rsidRDefault="00D153F5" w:rsidP="00D153F5">
            <w:pPr>
              <w:jc w:val="center"/>
              <w:rPr>
                <w:rFonts w:ascii="Arial" w:hAnsi="Arial" w:cs="Arial"/>
                <w:sz w:val="20"/>
              </w:rPr>
            </w:pPr>
          </w:p>
        </w:tc>
        <w:tc>
          <w:tcPr>
            <w:tcW w:w="2167" w:type="dxa"/>
          </w:tcPr>
          <w:p w14:paraId="642FA4EF" w14:textId="77777777" w:rsidR="00D153F5" w:rsidRPr="00F94454" w:rsidRDefault="00D153F5" w:rsidP="00D153F5">
            <w:pPr>
              <w:jc w:val="center"/>
              <w:rPr>
                <w:rFonts w:ascii="Arial" w:hAnsi="Arial" w:cs="Arial"/>
                <w:sz w:val="20"/>
              </w:rPr>
            </w:pPr>
          </w:p>
        </w:tc>
      </w:tr>
      <w:tr w:rsidR="00D153F5" w:rsidRPr="00F94454" w14:paraId="748C4A57" w14:textId="77777777" w:rsidTr="004471B3">
        <w:trPr>
          <w:cantSplit/>
        </w:trPr>
        <w:tc>
          <w:tcPr>
            <w:tcW w:w="4380" w:type="dxa"/>
          </w:tcPr>
          <w:p w14:paraId="6783064E" w14:textId="77777777" w:rsidR="00D153F5" w:rsidRPr="00475CA0" w:rsidRDefault="00D153F5" w:rsidP="00D153F5">
            <w:pPr>
              <w:jc w:val="left"/>
              <w:rPr>
                <w:rFonts w:ascii="Arial" w:hAnsi="Arial" w:cs="Arial"/>
                <w:sz w:val="20"/>
                <w:szCs w:val="20"/>
              </w:rPr>
            </w:pPr>
            <w:r w:rsidRPr="00475CA0">
              <w:rPr>
                <w:rFonts w:ascii="Arial" w:hAnsi="Arial" w:cs="Arial"/>
                <w:sz w:val="20"/>
                <w:szCs w:val="20"/>
                <w:lang w:eastAsia="ru-RU"/>
              </w:rPr>
              <w:t>Руководитель программы трансформации системы управления основными фондами</w:t>
            </w:r>
          </w:p>
        </w:tc>
        <w:tc>
          <w:tcPr>
            <w:tcW w:w="2249" w:type="dxa"/>
          </w:tcPr>
          <w:p w14:paraId="2895D4F3"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Загребин В.В.</w:t>
            </w:r>
          </w:p>
        </w:tc>
        <w:tc>
          <w:tcPr>
            <w:tcW w:w="1395" w:type="dxa"/>
          </w:tcPr>
          <w:p w14:paraId="1717365C" w14:textId="77777777" w:rsidR="00D153F5" w:rsidRPr="00F94454" w:rsidRDefault="00D153F5" w:rsidP="00D153F5">
            <w:pPr>
              <w:jc w:val="center"/>
              <w:rPr>
                <w:rFonts w:ascii="Arial" w:hAnsi="Arial" w:cs="Arial"/>
                <w:sz w:val="20"/>
              </w:rPr>
            </w:pPr>
          </w:p>
        </w:tc>
        <w:tc>
          <w:tcPr>
            <w:tcW w:w="2167" w:type="dxa"/>
          </w:tcPr>
          <w:p w14:paraId="708D3738" w14:textId="77777777" w:rsidR="00D153F5" w:rsidRPr="00F94454" w:rsidRDefault="00D153F5" w:rsidP="00D153F5">
            <w:pPr>
              <w:jc w:val="center"/>
              <w:rPr>
                <w:rFonts w:ascii="Arial" w:hAnsi="Arial" w:cs="Arial"/>
                <w:sz w:val="20"/>
              </w:rPr>
            </w:pPr>
          </w:p>
        </w:tc>
      </w:tr>
      <w:tr w:rsidR="00D153F5" w:rsidRPr="00F94454" w14:paraId="50E3935E" w14:textId="77777777" w:rsidTr="004471B3">
        <w:trPr>
          <w:cantSplit/>
        </w:trPr>
        <w:tc>
          <w:tcPr>
            <w:tcW w:w="4380" w:type="dxa"/>
          </w:tcPr>
          <w:p w14:paraId="450CD421" w14:textId="77777777" w:rsidR="00D153F5" w:rsidRPr="00475CA0" w:rsidRDefault="00D153F5" w:rsidP="00D153F5">
            <w:pPr>
              <w:jc w:val="left"/>
              <w:rPr>
                <w:rFonts w:ascii="Arial" w:hAnsi="Arial" w:cs="Arial"/>
                <w:sz w:val="20"/>
                <w:szCs w:val="20"/>
                <w:lang w:eastAsia="ru-RU"/>
              </w:rPr>
            </w:pPr>
            <w:r w:rsidRPr="00475CA0">
              <w:rPr>
                <w:rFonts w:ascii="Arial" w:hAnsi="Arial" w:cs="Arial"/>
                <w:sz w:val="20"/>
                <w:szCs w:val="20"/>
              </w:rPr>
              <w:t xml:space="preserve">Начальник отдела, ЦИТ. </w:t>
            </w:r>
            <w:proofErr w:type="spellStart"/>
            <w:r w:rsidRPr="00475CA0">
              <w:rPr>
                <w:rFonts w:ascii="Arial" w:hAnsi="Arial" w:cs="Arial"/>
                <w:sz w:val="20"/>
                <w:szCs w:val="20"/>
              </w:rPr>
              <w:t>УРИиИ</w:t>
            </w:r>
            <w:proofErr w:type="spellEnd"/>
            <w:r w:rsidRPr="00475CA0">
              <w:rPr>
                <w:rFonts w:ascii="Arial" w:hAnsi="Arial" w:cs="Arial"/>
                <w:sz w:val="20"/>
                <w:szCs w:val="20"/>
              </w:rPr>
              <w:t>. отдела развития ИТ процессов и интеграции</w:t>
            </w:r>
          </w:p>
        </w:tc>
        <w:tc>
          <w:tcPr>
            <w:tcW w:w="2249" w:type="dxa"/>
          </w:tcPr>
          <w:p w14:paraId="1832DED1" w14:textId="77777777" w:rsidR="00D153F5" w:rsidRPr="00475CA0" w:rsidRDefault="00D153F5" w:rsidP="0072688C">
            <w:pPr>
              <w:jc w:val="left"/>
              <w:rPr>
                <w:rFonts w:ascii="Arial" w:hAnsi="Arial" w:cs="Arial"/>
                <w:sz w:val="20"/>
                <w:szCs w:val="20"/>
              </w:rPr>
            </w:pPr>
            <w:r w:rsidRPr="00475CA0">
              <w:rPr>
                <w:rFonts w:ascii="Arial" w:hAnsi="Arial" w:cs="Arial"/>
                <w:sz w:val="20"/>
                <w:szCs w:val="20"/>
              </w:rPr>
              <w:t>Сапогова Т.А.</w:t>
            </w:r>
          </w:p>
        </w:tc>
        <w:tc>
          <w:tcPr>
            <w:tcW w:w="1395" w:type="dxa"/>
          </w:tcPr>
          <w:p w14:paraId="729AAFD2" w14:textId="77777777" w:rsidR="00D153F5" w:rsidRPr="00F94454" w:rsidRDefault="00D153F5" w:rsidP="00D153F5">
            <w:pPr>
              <w:jc w:val="center"/>
              <w:rPr>
                <w:rFonts w:ascii="Arial" w:hAnsi="Arial" w:cs="Arial"/>
                <w:sz w:val="20"/>
              </w:rPr>
            </w:pPr>
          </w:p>
        </w:tc>
        <w:tc>
          <w:tcPr>
            <w:tcW w:w="2167" w:type="dxa"/>
          </w:tcPr>
          <w:p w14:paraId="3357F876" w14:textId="77777777" w:rsidR="00D153F5" w:rsidRPr="00F94454" w:rsidRDefault="00D153F5" w:rsidP="00D153F5">
            <w:pPr>
              <w:jc w:val="center"/>
              <w:rPr>
                <w:rFonts w:ascii="Arial" w:hAnsi="Arial" w:cs="Arial"/>
                <w:sz w:val="20"/>
              </w:rPr>
            </w:pPr>
          </w:p>
        </w:tc>
      </w:tr>
    </w:tbl>
    <w:p w14:paraId="45996872" w14:textId="77777777" w:rsidR="00D153F5" w:rsidRPr="00F94454" w:rsidRDefault="00D153F5" w:rsidP="00D153F5">
      <w:pPr>
        <w:ind w:firstLine="426"/>
        <w:rPr>
          <w:rFonts w:ascii="Arial" w:hAnsi="Arial" w:cs="Arial"/>
          <w:i/>
        </w:rPr>
      </w:pPr>
    </w:p>
    <w:p w14:paraId="2948BB73" w14:textId="7256BA2D" w:rsidR="003B2F3D" w:rsidRDefault="003B2F3D">
      <w:pPr>
        <w:spacing w:after="200" w:line="276" w:lineRule="auto"/>
        <w:jc w:val="left"/>
        <w:rPr>
          <w:rFonts w:ascii="Arial" w:hAnsi="Arial" w:cs="Arial"/>
          <w:b/>
          <w:sz w:val="20"/>
        </w:rPr>
      </w:pPr>
      <w:r>
        <w:rPr>
          <w:rFonts w:ascii="Arial" w:hAnsi="Arial" w:cs="Arial"/>
          <w:b/>
          <w:sz w:val="20"/>
        </w:rPr>
        <w:br w:type="page"/>
      </w:r>
    </w:p>
    <w:bookmarkStart w:id="228" w:name="_Toc521340806" w:displacedByCustomXml="next"/>
    <w:bookmarkStart w:id="229" w:name="_Toc521083665" w:displacedByCustomXml="next"/>
    <w:bookmarkStart w:id="230" w:name="_Toc521439326" w:displacedByCustomXml="next"/>
    <w:sdt>
      <w:sdtPr>
        <w:rPr>
          <w:b/>
          <w:bCs/>
          <w:caps/>
        </w:rPr>
        <w:id w:val="354623583"/>
        <w:docPartObj>
          <w:docPartGallery w:val="Table of Contents"/>
          <w:docPartUnique/>
        </w:docPartObj>
      </w:sdtPr>
      <w:sdtEndPr>
        <w:rPr>
          <w:b w:val="0"/>
          <w:bCs w:val="0"/>
          <w:caps w:val="0"/>
        </w:rPr>
      </w:sdtEndPr>
      <w:sdtContent>
        <w:p w14:paraId="0D1D95CA" w14:textId="77777777" w:rsidR="00D153F5" w:rsidRPr="00F01B74" w:rsidRDefault="00D153F5" w:rsidP="00D153F5">
          <w:pPr>
            <w:rPr>
              <w:rFonts w:ascii="Arial" w:hAnsi="Arial" w:cs="Arial"/>
              <w:b/>
              <w:sz w:val="28"/>
              <w:szCs w:val="28"/>
            </w:rPr>
          </w:pPr>
          <w:r w:rsidRPr="00F01B74">
            <w:rPr>
              <w:rFonts w:ascii="Arial" w:hAnsi="Arial" w:cs="Arial"/>
              <w:b/>
              <w:sz w:val="28"/>
              <w:szCs w:val="28"/>
            </w:rPr>
            <w:t>Оглавление</w:t>
          </w:r>
          <w:bookmarkEnd w:id="230"/>
          <w:bookmarkEnd w:id="229"/>
          <w:bookmarkEnd w:id="228"/>
        </w:p>
        <w:p w14:paraId="6C9110FF" w14:textId="4CDCD985" w:rsidR="005D2268" w:rsidRDefault="00D153F5">
          <w:pPr>
            <w:pStyle w:val="23"/>
            <w:rPr>
              <w:ins w:id="231" w:author="Владимир Лаут" w:date="2021-03-25T08:57:00Z"/>
              <w:rFonts w:eastAsiaTheme="minorEastAsia" w:cstheme="minorBidi"/>
              <w:b w:val="0"/>
              <w:noProof/>
              <w:lang w:eastAsia="ru-RU"/>
            </w:rPr>
          </w:pPr>
          <w:r w:rsidRPr="00F94454">
            <w:fldChar w:fldCharType="begin"/>
          </w:r>
          <w:r w:rsidRPr="00F94454">
            <w:instrText xml:space="preserve"> TOC \o "1-3" \h \z \u </w:instrText>
          </w:r>
          <w:r w:rsidRPr="00F94454">
            <w:fldChar w:fldCharType="separate"/>
          </w:r>
          <w:ins w:id="232" w:author="Владимир Лаут" w:date="2021-03-25T08:57:00Z">
            <w:r w:rsidR="005D2268" w:rsidRPr="00693F2E">
              <w:rPr>
                <w:rStyle w:val="ab"/>
                <w:noProof/>
              </w:rPr>
              <w:fldChar w:fldCharType="begin"/>
            </w:r>
            <w:r w:rsidR="005D2268" w:rsidRPr="00693F2E">
              <w:rPr>
                <w:rStyle w:val="ab"/>
                <w:noProof/>
              </w:rPr>
              <w:instrText xml:space="preserve"> </w:instrText>
            </w:r>
            <w:r w:rsidR="005D2268">
              <w:rPr>
                <w:noProof/>
              </w:rPr>
              <w:instrText>HYPERLINK \l "_Toc67556265"</w:instrText>
            </w:r>
            <w:r w:rsidR="005D2268" w:rsidRPr="00693F2E">
              <w:rPr>
                <w:rStyle w:val="ab"/>
                <w:noProof/>
              </w:rPr>
              <w:instrText xml:space="preserve"> </w:instrText>
            </w:r>
            <w:r w:rsidR="005D2268" w:rsidRPr="00693F2E">
              <w:rPr>
                <w:rStyle w:val="ab"/>
                <w:noProof/>
              </w:rPr>
              <w:fldChar w:fldCharType="separate"/>
            </w:r>
            <w:r w:rsidR="005D2268" w:rsidRPr="00693F2E">
              <w:rPr>
                <w:rStyle w:val="ab"/>
                <w:rFonts w:eastAsiaTheme="majorEastAsia" w:cstheme="majorBidi"/>
                <w:noProof/>
              </w:rPr>
              <w:t>1</w:t>
            </w:r>
            <w:r w:rsidR="005D2268">
              <w:rPr>
                <w:rFonts w:eastAsiaTheme="minorEastAsia" w:cstheme="minorBidi"/>
                <w:b w:val="0"/>
                <w:noProof/>
                <w:lang w:eastAsia="ru-RU"/>
              </w:rPr>
              <w:tab/>
            </w:r>
            <w:r w:rsidR="005D2268" w:rsidRPr="00693F2E">
              <w:rPr>
                <w:rStyle w:val="ab"/>
                <w:rFonts w:eastAsiaTheme="majorEastAsia" w:cstheme="majorBidi"/>
                <w:noProof/>
              </w:rPr>
              <w:t>Цель концептуального дизайна</w:t>
            </w:r>
            <w:r w:rsidR="005D2268">
              <w:rPr>
                <w:noProof/>
                <w:webHidden/>
              </w:rPr>
              <w:tab/>
            </w:r>
            <w:r w:rsidR="005D2268">
              <w:rPr>
                <w:noProof/>
                <w:webHidden/>
              </w:rPr>
              <w:fldChar w:fldCharType="begin"/>
            </w:r>
            <w:r w:rsidR="005D2268">
              <w:rPr>
                <w:noProof/>
                <w:webHidden/>
              </w:rPr>
              <w:instrText xml:space="preserve"> PAGEREF _Toc67556265 \h </w:instrText>
            </w:r>
          </w:ins>
          <w:r w:rsidR="005D2268">
            <w:rPr>
              <w:noProof/>
              <w:webHidden/>
            </w:rPr>
          </w:r>
          <w:r w:rsidR="005D2268">
            <w:rPr>
              <w:noProof/>
              <w:webHidden/>
            </w:rPr>
            <w:fldChar w:fldCharType="separate"/>
          </w:r>
          <w:ins w:id="233" w:author="Владимир Лаут" w:date="2021-03-31T13:17:00Z">
            <w:r w:rsidR="00E858AE">
              <w:rPr>
                <w:noProof/>
                <w:webHidden/>
              </w:rPr>
              <w:t>11</w:t>
            </w:r>
          </w:ins>
          <w:ins w:id="234" w:author="Владимир Лаут" w:date="2021-03-25T08:57:00Z">
            <w:r w:rsidR="005D2268">
              <w:rPr>
                <w:noProof/>
                <w:webHidden/>
              </w:rPr>
              <w:fldChar w:fldCharType="end"/>
            </w:r>
            <w:r w:rsidR="005D2268" w:rsidRPr="00693F2E">
              <w:rPr>
                <w:rStyle w:val="ab"/>
                <w:noProof/>
              </w:rPr>
              <w:fldChar w:fldCharType="end"/>
            </w:r>
          </w:ins>
        </w:p>
        <w:p w14:paraId="1445FE3A" w14:textId="70B3F5CB" w:rsidR="005D2268" w:rsidRDefault="005D2268">
          <w:pPr>
            <w:pStyle w:val="23"/>
            <w:rPr>
              <w:ins w:id="235" w:author="Владимир Лаут" w:date="2021-03-25T08:57:00Z"/>
              <w:rFonts w:eastAsiaTheme="minorEastAsia" w:cstheme="minorBidi"/>
              <w:b w:val="0"/>
              <w:noProof/>
              <w:lang w:eastAsia="ru-RU"/>
            </w:rPr>
          </w:pPr>
          <w:ins w:id="2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"_Toc67556266"</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2</w:t>
            </w:r>
            <w:r>
              <w:rPr>
                <w:rFonts w:eastAsiaTheme="minorEastAsia" w:cstheme="minorBidi"/>
                <w:b w:val="0"/>
                <w:noProof/>
                <w:lang w:eastAsia="ru-RU"/>
              </w:rPr>
              <w:tab/>
            </w:r>
            <w:r w:rsidRPr="00693F2E">
              <w:rPr>
                <w:rStyle w:val="ab"/>
                <w:rFonts w:eastAsiaTheme="majorEastAsia" w:cstheme="majorBidi"/>
                <w:noProof/>
              </w:rPr>
              <w:t>Термины и сокращения</w:t>
            </w:r>
            <w:r>
              <w:rPr>
                <w:noProof/>
                <w:webHidden/>
              </w:rPr>
              <w:tab/>
            </w:r>
            <w:r>
              <w:rPr>
                <w:noProof/>
                <w:webHidden/>
              </w:rPr>
              <w:fldChar w:fldCharType="begin"/>
            </w:r>
            <w:r>
              <w:rPr>
                <w:noProof/>
                <w:webHidden/>
              </w:rPr>
              <w:instrText xml:space="preserve"> PAGEREF _Toc67556266 \h </w:instrText>
            </w:r>
          </w:ins>
          <w:r>
            <w:rPr>
              <w:noProof/>
              <w:webHidden/>
            </w:rPr>
          </w:r>
          <w:r>
            <w:rPr>
              <w:noProof/>
              <w:webHidden/>
            </w:rPr>
            <w:fldChar w:fldCharType="separate"/>
          </w:r>
          <w:ins w:id="237" w:author="Владимир Лаут" w:date="2021-03-31T13:17:00Z">
            <w:r w:rsidR="00E858AE">
              <w:rPr>
                <w:noProof/>
                <w:webHidden/>
              </w:rPr>
              <w:t>11</w:t>
            </w:r>
          </w:ins>
          <w:ins w:id="238" w:author="Владимир Лаут" w:date="2021-03-25T08:57:00Z">
            <w:r>
              <w:rPr>
                <w:noProof/>
                <w:webHidden/>
              </w:rPr>
              <w:fldChar w:fldCharType="end"/>
            </w:r>
            <w:r w:rsidRPr="00693F2E">
              <w:rPr>
                <w:rStyle w:val="ab"/>
                <w:noProof/>
              </w:rPr>
              <w:fldChar w:fldCharType="end"/>
            </w:r>
          </w:ins>
        </w:p>
        <w:p w14:paraId="5C36A6A6" w14:textId="6E96B00E" w:rsidR="005D2268" w:rsidRDefault="005D2268">
          <w:pPr>
            <w:pStyle w:val="23"/>
            <w:rPr>
              <w:ins w:id="239" w:author="Владимир Лаут" w:date="2021-03-25T08:57:00Z"/>
              <w:rFonts w:eastAsiaTheme="minorEastAsia" w:cstheme="minorBidi"/>
              <w:b w:val="0"/>
              <w:noProof/>
              <w:lang w:eastAsia="ru-RU"/>
            </w:rPr>
          </w:pPr>
          <w:ins w:id="2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"_Toc67556267"</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w:t>
            </w:r>
            <w:r>
              <w:rPr>
                <w:rFonts w:eastAsiaTheme="minorEastAsia" w:cstheme="minorBidi"/>
                <w:b w:val="0"/>
                <w:noProof/>
                <w:lang w:eastAsia="ru-RU"/>
              </w:rPr>
              <w:tab/>
            </w:r>
            <w:r w:rsidRPr="00693F2E">
              <w:rPr>
                <w:rStyle w:val="ab"/>
                <w:rFonts w:eastAsiaTheme="majorEastAsia" w:cstheme="majorBidi"/>
                <w:noProof/>
              </w:rPr>
              <w:t>Основные данные процессной области</w:t>
            </w:r>
            <w:r>
              <w:rPr>
                <w:noProof/>
                <w:webHidden/>
              </w:rPr>
              <w:tab/>
            </w:r>
            <w:r>
              <w:rPr>
                <w:noProof/>
                <w:webHidden/>
              </w:rPr>
              <w:fldChar w:fldCharType="begin"/>
            </w:r>
            <w:r>
              <w:rPr>
                <w:noProof/>
                <w:webHidden/>
              </w:rPr>
              <w:instrText xml:space="preserve"> PAGEREF _Toc67556267 \h </w:instrText>
            </w:r>
          </w:ins>
          <w:r>
            <w:rPr>
              <w:noProof/>
              <w:webHidden/>
            </w:rPr>
          </w:r>
          <w:r>
            <w:rPr>
              <w:noProof/>
              <w:webHidden/>
            </w:rPr>
            <w:fldChar w:fldCharType="separate"/>
          </w:r>
          <w:ins w:id="241" w:author="Владимир Лаут" w:date="2021-03-31T13:17:00Z">
            <w:r w:rsidR="00E858AE">
              <w:rPr>
                <w:noProof/>
                <w:webHidden/>
              </w:rPr>
              <w:t>11</w:t>
            </w:r>
          </w:ins>
          <w:ins w:id="242" w:author="Владимир Лаут" w:date="2021-03-25T08:57:00Z">
            <w:r>
              <w:rPr>
                <w:noProof/>
                <w:webHidden/>
              </w:rPr>
              <w:fldChar w:fldCharType="end"/>
            </w:r>
            <w:r w:rsidRPr="00693F2E">
              <w:rPr>
                <w:rStyle w:val="ab"/>
                <w:noProof/>
              </w:rPr>
              <w:fldChar w:fldCharType="end"/>
            </w:r>
          </w:ins>
        </w:p>
        <w:p w14:paraId="37A41542" w14:textId="266B6C79" w:rsidR="005D2268" w:rsidRDefault="005D2268">
          <w:pPr>
            <w:pStyle w:val="23"/>
            <w:rPr>
              <w:ins w:id="243" w:author="Владимир Лаут" w:date="2021-03-25T08:57:00Z"/>
              <w:rFonts w:eastAsiaTheme="minorEastAsia" w:cstheme="minorBidi"/>
              <w:b w:val="0"/>
              <w:noProof/>
              <w:lang w:eastAsia="ru-RU"/>
            </w:rPr>
          </w:pPr>
          <w:ins w:id="2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w:t>
            </w:r>
            <w:r>
              <w:rPr>
                <w:rFonts w:eastAsiaTheme="minorEastAsia" w:cstheme="minorBidi"/>
                <w:b w:val="0"/>
                <w:noProof/>
                <w:lang w:eastAsia="ru-RU"/>
              </w:rPr>
              <w:tab/>
            </w:r>
            <w:r w:rsidRPr="00693F2E">
              <w:rPr>
                <w:rStyle w:val="ab"/>
                <w:rFonts w:eastAsiaTheme="majorEastAsia" w:cstheme="majorBidi"/>
                <w:noProof/>
              </w:rPr>
              <w:t>Объект основных данных PM_1 Вид объекта.</w:t>
            </w:r>
            <w:r>
              <w:rPr>
                <w:noProof/>
                <w:webHidden/>
              </w:rPr>
              <w:tab/>
            </w:r>
            <w:r>
              <w:rPr>
                <w:noProof/>
                <w:webHidden/>
              </w:rPr>
              <w:fldChar w:fldCharType="begin"/>
            </w:r>
            <w:r>
              <w:rPr>
                <w:noProof/>
                <w:webHidden/>
              </w:rPr>
              <w:instrText xml:space="preserve"> PAGEREF _Toc67556271 \h </w:instrText>
            </w:r>
          </w:ins>
          <w:r>
            <w:rPr>
              <w:noProof/>
              <w:webHidden/>
            </w:rPr>
          </w:r>
          <w:r>
            <w:rPr>
              <w:noProof/>
              <w:webHidden/>
            </w:rPr>
            <w:fldChar w:fldCharType="separate"/>
          </w:r>
          <w:ins w:id="245" w:author="Владимир Лаут" w:date="2021-03-31T13:17:00Z">
            <w:r w:rsidR="00E858AE">
              <w:rPr>
                <w:noProof/>
                <w:webHidden/>
              </w:rPr>
              <w:t>12</w:t>
            </w:r>
          </w:ins>
          <w:ins w:id="246" w:author="Владимир Лаут" w:date="2021-03-25T08:57:00Z">
            <w:r>
              <w:rPr>
                <w:noProof/>
                <w:webHidden/>
              </w:rPr>
              <w:fldChar w:fldCharType="end"/>
            </w:r>
            <w:r w:rsidRPr="00693F2E">
              <w:rPr>
                <w:rStyle w:val="ab"/>
                <w:noProof/>
              </w:rPr>
              <w:fldChar w:fldCharType="end"/>
            </w:r>
          </w:ins>
        </w:p>
        <w:p w14:paraId="2CD04E7C" w14:textId="63F67821" w:rsidR="005D2268" w:rsidRDefault="005D2268">
          <w:pPr>
            <w:pStyle w:val="32"/>
            <w:rPr>
              <w:ins w:id="247" w:author="Владимир Лаут" w:date="2021-03-25T08:57:00Z"/>
              <w:rFonts w:eastAsiaTheme="minorEastAsia" w:cstheme="minorBidi"/>
              <w:noProof/>
              <w:lang w:eastAsia="ru-RU"/>
            </w:rPr>
          </w:pPr>
          <w:ins w:id="2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"_Toc67556272"</w:instrText>
            </w:r>
            <w:r w:rsidRPr="00693F2E">
              <w:rPr>
                <w:rStyle w:val="ab"/>
                <w:noProof/>
              </w:rPr>
              <w:instrText xml:space="preserve"> </w:instrText>
            </w:r>
            <w:r w:rsidRPr="00693F2E">
              <w:rPr>
                <w:rStyle w:val="ab"/>
                <w:noProof/>
              </w:rPr>
              <w:fldChar w:fldCharType="separate"/>
            </w:r>
            <w:r w:rsidRPr="00693F2E">
              <w:rPr>
                <w:rStyle w:val="ab"/>
                <w:noProof/>
              </w:rPr>
              <w:t>3.1.1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_Toc67556272 \h </w:instrText>
            </w:r>
          </w:ins>
          <w:r>
            <w:rPr>
              <w:noProof/>
              <w:webHidden/>
            </w:rPr>
          </w:r>
          <w:r>
            <w:rPr>
              <w:noProof/>
              <w:webHidden/>
            </w:rPr>
            <w:fldChar w:fldCharType="separate"/>
          </w:r>
          <w:ins w:id="249" w:author="Владимир Лаут" w:date="2021-03-31T13:17:00Z">
            <w:r w:rsidR="00E858AE">
              <w:rPr>
                <w:noProof/>
                <w:webHidden/>
              </w:rPr>
              <w:t>12</w:t>
            </w:r>
          </w:ins>
          <w:ins w:id="250" w:author="Владимир Лаут" w:date="2021-03-25T08:57:00Z">
            <w:r>
              <w:rPr>
                <w:noProof/>
                <w:webHidden/>
              </w:rPr>
              <w:fldChar w:fldCharType="end"/>
            </w:r>
            <w:r w:rsidRPr="00693F2E">
              <w:rPr>
                <w:rStyle w:val="ab"/>
                <w:noProof/>
              </w:rPr>
              <w:fldChar w:fldCharType="end"/>
            </w:r>
          </w:ins>
        </w:p>
        <w:p w14:paraId="4E5FA5CA" w14:textId="39792A2D" w:rsidR="005D2268" w:rsidRDefault="005D2268">
          <w:pPr>
            <w:pStyle w:val="32"/>
            <w:rPr>
              <w:ins w:id="251" w:author="Владимир Лаут" w:date="2021-03-25T08:57:00Z"/>
              <w:rFonts w:eastAsiaTheme="minorEastAsia" w:cstheme="minorBidi"/>
              <w:noProof/>
              <w:lang w:eastAsia="ru-RU"/>
            </w:rPr>
          </w:pPr>
          <w:ins w:id="2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"_Toc67556273"</w:instrText>
            </w:r>
            <w:r w:rsidRPr="00693F2E">
              <w:rPr>
                <w:rStyle w:val="ab"/>
                <w:noProof/>
              </w:rPr>
              <w:instrText xml:space="preserve"> </w:instrText>
            </w:r>
            <w:r w:rsidRPr="00693F2E">
              <w:rPr>
                <w:rStyle w:val="ab"/>
                <w:noProof/>
              </w:rPr>
              <w:fldChar w:fldCharType="separate"/>
            </w:r>
            <w:r w:rsidRPr="00693F2E">
              <w:rPr>
                <w:rStyle w:val="ab"/>
                <w:noProof/>
              </w:rPr>
              <w:t>3.1.2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_Toc67556273 \h </w:instrText>
            </w:r>
          </w:ins>
          <w:r>
            <w:rPr>
              <w:noProof/>
              <w:webHidden/>
            </w:rPr>
          </w:r>
          <w:r>
            <w:rPr>
              <w:noProof/>
              <w:webHidden/>
            </w:rPr>
            <w:fldChar w:fldCharType="separate"/>
          </w:r>
          <w:ins w:id="253" w:author="Владимир Лаут" w:date="2021-03-31T13:17:00Z">
            <w:r w:rsidR="00E858AE">
              <w:rPr>
                <w:noProof/>
                <w:webHidden/>
              </w:rPr>
              <w:t>12</w:t>
            </w:r>
          </w:ins>
          <w:ins w:id="254" w:author="Владимир Лаут" w:date="2021-03-25T08:57:00Z">
            <w:r>
              <w:rPr>
                <w:noProof/>
                <w:webHidden/>
              </w:rPr>
              <w:fldChar w:fldCharType="end"/>
            </w:r>
            <w:r w:rsidRPr="00693F2E">
              <w:rPr>
                <w:rStyle w:val="ab"/>
                <w:noProof/>
              </w:rPr>
              <w:fldChar w:fldCharType="end"/>
            </w:r>
          </w:ins>
        </w:p>
        <w:p w14:paraId="46681FCF" w14:textId="17940D00" w:rsidR="005D2268" w:rsidRDefault="005D2268">
          <w:pPr>
            <w:pStyle w:val="32"/>
            <w:rPr>
              <w:ins w:id="255" w:author="Владимир Лаут" w:date="2021-03-25T08:57:00Z"/>
              <w:rFonts w:eastAsiaTheme="minorEastAsia" w:cstheme="minorBidi"/>
              <w:noProof/>
              <w:lang w:eastAsia="ru-RU"/>
            </w:rPr>
          </w:pPr>
          <w:ins w:id="2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"_Toc67556274"</w:instrText>
            </w:r>
            <w:r w:rsidRPr="00693F2E">
              <w:rPr>
                <w:rStyle w:val="ab"/>
                <w:noProof/>
              </w:rPr>
              <w:instrText xml:space="preserve"> </w:instrText>
            </w:r>
            <w:r w:rsidRPr="00693F2E">
              <w:rPr>
                <w:rStyle w:val="ab"/>
                <w:noProof/>
              </w:rPr>
              <w:fldChar w:fldCharType="separate"/>
            </w:r>
            <w:r w:rsidRPr="00693F2E">
              <w:rPr>
                <w:rStyle w:val="ab"/>
                <w:noProof/>
              </w:rPr>
              <w:t>3.1.3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_Toc67556274 \h </w:instrText>
            </w:r>
          </w:ins>
          <w:r>
            <w:rPr>
              <w:noProof/>
              <w:webHidden/>
            </w:rPr>
          </w:r>
          <w:r>
            <w:rPr>
              <w:noProof/>
              <w:webHidden/>
            </w:rPr>
            <w:fldChar w:fldCharType="separate"/>
          </w:r>
          <w:ins w:id="257" w:author="Владимир Лаут" w:date="2021-03-31T13:17:00Z">
            <w:r w:rsidR="00E858AE">
              <w:rPr>
                <w:noProof/>
                <w:webHidden/>
              </w:rPr>
              <w:t>14</w:t>
            </w:r>
          </w:ins>
          <w:ins w:id="258" w:author="Владимир Лаут" w:date="2021-03-25T08:57:00Z">
            <w:r>
              <w:rPr>
                <w:noProof/>
                <w:webHidden/>
              </w:rPr>
              <w:fldChar w:fldCharType="end"/>
            </w:r>
            <w:r w:rsidRPr="00693F2E">
              <w:rPr>
                <w:rStyle w:val="ab"/>
                <w:noProof/>
              </w:rPr>
              <w:fldChar w:fldCharType="end"/>
            </w:r>
          </w:ins>
        </w:p>
        <w:p w14:paraId="2399117B" w14:textId="534E3B86" w:rsidR="005D2268" w:rsidRDefault="005D2268">
          <w:pPr>
            <w:pStyle w:val="32"/>
            <w:rPr>
              <w:ins w:id="259" w:author="Владимир Лаут" w:date="2021-03-25T08:57:00Z"/>
              <w:rFonts w:eastAsiaTheme="minorEastAsia" w:cstheme="minorBidi"/>
              <w:noProof/>
              <w:lang w:eastAsia="ru-RU"/>
            </w:rPr>
          </w:pPr>
          <w:ins w:id="2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"_Toc67556275"</w:instrText>
            </w:r>
            <w:r w:rsidRPr="00693F2E">
              <w:rPr>
                <w:rStyle w:val="ab"/>
                <w:noProof/>
              </w:rPr>
              <w:instrText xml:space="preserve"> </w:instrText>
            </w:r>
            <w:r w:rsidRPr="00693F2E">
              <w:rPr>
                <w:rStyle w:val="ab"/>
                <w:noProof/>
              </w:rPr>
              <w:fldChar w:fldCharType="separate"/>
            </w:r>
            <w:r w:rsidRPr="00693F2E">
              <w:rPr>
                <w:rStyle w:val="ab"/>
                <w:noProof/>
              </w:rPr>
              <w:t>3.1.4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_Toc67556275 \h </w:instrText>
            </w:r>
          </w:ins>
          <w:r>
            <w:rPr>
              <w:noProof/>
              <w:webHidden/>
            </w:rPr>
          </w:r>
          <w:r>
            <w:rPr>
              <w:noProof/>
              <w:webHidden/>
            </w:rPr>
            <w:fldChar w:fldCharType="separate"/>
          </w:r>
          <w:ins w:id="261" w:author="Владимир Лаут" w:date="2021-03-31T13:17:00Z">
            <w:r w:rsidR="00E858AE">
              <w:rPr>
                <w:noProof/>
                <w:webHidden/>
              </w:rPr>
              <w:t>15</w:t>
            </w:r>
          </w:ins>
          <w:ins w:id="262" w:author="Владимир Лаут" w:date="2021-03-25T08:57:00Z">
            <w:r>
              <w:rPr>
                <w:noProof/>
                <w:webHidden/>
              </w:rPr>
              <w:fldChar w:fldCharType="end"/>
            </w:r>
            <w:r w:rsidRPr="00693F2E">
              <w:rPr>
                <w:rStyle w:val="ab"/>
                <w:noProof/>
              </w:rPr>
              <w:fldChar w:fldCharType="end"/>
            </w:r>
          </w:ins>
        </w:p>
        <w:p w14:paraId="424067E3" w14:textId="56A342B4" w:rsidR="005D2268" w:rsidRDefault="005D2268">
          <w:pPr>
            <w:pStyle w:val="32"/>
            <w:rPr>
              <w:ins w:id="263" w:author="Владимир Лаут" w:date="2021-03-25T08:57:00Z"/>
              <w:rFonts w:eastAsiaTheme="minorEastAsia" w:cstheme="minorBidi"/>
              <w:noProof/>
              <w:lang w:eastAsia="ru-RU"/>
            </w:rPr>
          </w:pPr>
          <w:ins w:id="2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"_Toc67556276"</w:instrText>
            </w:r>
            <w:r w:rsidRPr="00693F2E">
              <w:rPr>
                <w:rStyle w:val="ab"/>
                <w:noProof/>
              </w:rPr>
              <w:instrText xml:space="preserve"> </w:instrText>
            </w:r>
            <w:r w:rsidRPr="00693F2E">
              <w:rPr>
                <w:rStyle w:val="ab"/>
                <w:noProof/>
              </w:rPr>
              <w:fldChar w:fldCharType="separate"/>
            </w:r>
            <w:r w:rsidRPr="00693F2E">
              <w:rPr>
                <w:rStyle w:val="ab"/>
                <w:noProof/>
              </w:rPr>
              <w:t>3.1.5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_Toc67556276 \h </w:instrText>
            </w:r>
          </w:ins>
          <w:r>
            <w:rPr>
              <w:noProof/>
              <w:webHidden/>
            </w:rPr>
          </w:r>
          <w:r>
            <w:rPr>
              <w:noProof/>
              <w:webHidden/>
            </w:rPr>
            <w:fldChar w:fldCharType="separate"/>
          </w:r>
          <w:ins w:id="265" w:author="Владимир Лаут" w:date="2021-03-31T13:17:00Z">
            <w:r w:rsidR="00E858AE">
              <w:rPr>
                <w:noProof/>
                <w:webHidden/>
              </w:rPr>
              <w:t>16</w:t>
            </w:r>
          </w:ins>
          <w:ins w:id="266" w:author="Владимир Лаут" w:date="2021-03-25T08:57:00Z">
            <w:r>
              <w:rPr>
                <w:noProof/>
                <w:webHidden/>
              </w:rPr>
              <w:fldChar w:fldCharType="end"/>
            </w:r>
            <w:r w:rsidRPr="00693F2E">
              <w:rPr>
                <w:rStyle w:val="ab"/>
                <w:noProof/>
              </w:rPr>
              <w:fldChar w:fldCharType="end"/>
            </w:r>
          </w:ins>
        </w:p>
        <w:p w14:paraId="3BDE3EE4" w14:textId="0D89BE0F" w:rsidR="005D2268" w:rsidRDefault="005D2268">
          <w:pPr>
            <w:pStyle w:val="32"/>
            <w:rPr>
              <w:ins w:id="267" w:author="Владимир Лаут" w:date="2021-03-25T08:57:00Z"/>
              <w:rFonts w:eastAsiaTheme="minorEastAsia" w:cstheme="minorBidi"/>
              <w:noProof/>
              <w:lang w:eastAsia="ru-RU"/>
            </w:rPr>
          </w:pPr>
          <w:ins w:id="2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"_Toc67556277"</w:instrText>
            </w:r>
            <w:r w:rsidRPr="00693F2E">
              <w:rPr>
                <w:rStyle w:val="ab"/>
                <w:noProof/>
              </w:rPr>
              <w:instrText xml:space="preserve"> </w:instrText>
            </w:r>
            <w:r w:rsidRPr="00693F2E">
              <w:rPr>
                <w:rStyle w:val="ab"/>
                <w:noProof/>
              </w:rPr>
              <w:fldChar w:fldCharType="separate"/>
            </w:r>
            <w:r w:rsidRPr="00693F2E">
              <w:rPr>
                <w:rStyle w:val="ab"/>
                <w:noProof/>
              </w:rPr>
              <w:t>3.1.6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_Toc67556277 \h </w:instrText>
            </w:r>
          </w:ins>
          <w:r>
            <w:rPr>
              <w:noProof/>
              <w:webHidden/>
            </w:rPr>
          </w:r>
          <w:r>
            <w:rPr>
              <w:noProof/>
              <w:webHidden/>
            </w:rPr>
            <w:fldChar w:fldCharType="separate"/>
          </w:r>
          <w:ins w:id="269" w:author="Владимир Лаут" w:date="2021-03-31T13:17:00Z">
            <w:r w:rsidR="00E858AE">
              <w:rPr>
                <w:noProof/>
                <w:webHidden/>
              </w:rPr>
              <w:t>16</w:t>
            </w:r>
          </w:ins>
          <w:ins w:id="270" w:author="Владимир Лаут" w:date="2021-03-25T08:57:00Z">
            <w:r>
              <w:rPr>
                <w:noProof/>
                <w:webHidden/>
              </w:rPr>
              <w:fldChar w:fldCharType="end"/>
            </w:r>
            <w:r w:rsidRPr="00693F2E">
              <w:rPr>
                <w:rStyle w:val="ab"/>
                <w:noProof/>
              </w:rPr>
              <w:fldChar w:fldCharType="end"/>
            </w:r>
          </w:ins>
        </w:p>
        <w:p w14:paraId="581F78FC" w14:textId="4AAA1D5B" w:rsidR="005D2268" w:rsidRDefault="005D2268">
          <w:pPr>
            <w:pStyle w:val="23"/>
            <w:rPr>
              <w:ins w:id="271" w:author="Владимир Лаут" w:date="2021-03-25T08:57:00Z"/>
              <w:rFonts w:eastAsiaTheme="minorEastAsia" w:cstheme="minorBidi"/>
              <w:b w:val="0"/>
              <w:noProof/>
              <w:lang w:eastAsia="ru-RU"/>
            </w:rPr>
          </w:pPr>
          <w:ins w:id="2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_2 Вид рабочего места.</w:t>
            </w:r>
            <w:r>
              <w:rPr>
                <w:noProof/>
                <w:webHidden/>
              </w:rPr>
              <w:tab/>
            </w:r>
            <w:r>
              <w:rPr>
                <w:noProof/>
                <w:webHidden/>
              </w:rPr>
              <w:fldChar w:fldCharType="begin"/>
            </w:r>
            <w:r>
              <w:rPr>
                <w:noProof/>
                <w:webHidden/>
              </w:rPr>
              <w:instrText xml:space="preserve"> PAGEREF _Toc67556278 \h </w:instrText>
            </w:r>
          </w:ins>
          <w:r>
            <w:rPr>
              <w:noProof/>
              <w:webHidden/>
            </w:rPr>
          </w:r>
          <w:r>
            <w:rPr>
              <w:noProof/>
              <w:webHidden/>
            </w:rPr>
            <w:fldChar w:fldCharType="separate"/>
          </w:r>
          <w:ins w:id="273" w:author="Владимир Лаут" w:date="2021-03-31T13:17:00Z">
            <w:r w:rsidR="00E858AE">
              <w:rPr>
                <w:noProof/>
                <w:webHidden/>
              </w:rPr>
              <w:t>16</w:t>
            </w:r>
          </w:ins>
          <w:ins w:id="274" w:author="Владимир Лаут" w:date="2021-03-25T08:57:00Z">
            <w:r>
              <w:rPr>
                <w:noProof/>
                <w:webHidden/>
              </w:rPr>
              <w:fldChar w:fldCharType="end"/>
            </w:r>
            <w:r w:rsidRPr="00693F2E">
              <w:rPr>
                <w:rStyle w:val="ab"/>
                <w:noProof/>
              </w:rPr>
              <w:fldChar w:fldCharType="end"/>
            </w:r>
          </w:ins>
        </w:p>
        <w:p w14:paraId="4A713250" w14:textId="14EE8964" w:rsidR="005D2268" w:rsidRDefault="005D2268">
          <w:pPr>
            <w:pStyle w:val="32"/>
            <w:rPr>
              <w:ins w:id="275" w:author="Владимир Лаут" w:date="2021-03-25T08:57:00Z"/>
              <w:rFonts w:eastAsiaTheme="minorEastAsia" w:cstheme="minorBidi"/>
              <w:noProof/>
              <w:lang w:eastAsia="ru-RU"/>
            </w:rPr>
          </w:pPr>
          <w:ins w:id="2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"_Toc67556279"</w:instrText>
            </w:r>
            <w:r w:rsidRPr="00693F2E">
              <w:rPr>
                <w:rStyle w:val="ab"/>
                <w:noProof/>
              </w:rPr>
              <w:instrText xml:space="preserve"> </w:instrText>
            </w:r>
            <w:r w:rsidRPr="00693F2E">
              <w:rPr>
                <w:rStyle w:val="ab"/>
                <w:noProof/>
              </w:rPr>
              <w:fldChar w:fldCharType="separate"/>
            </w:r>
            <w:r w:rsidRPr="00693F2E">
              <w:rPr>
                <w:rStyle w:val="ab"/>
                <w:noProof/>
              </w:rPr>
              <w:t>3.2.1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_Toc67556279 \h </w:instrText>
            </w:r>
          </w:ins>
          <w:r>
            <w:rPr>
              <w:noProof/>
              <w:webHidden/>
            </w:rPr>
          </w:r>
          <w:r>
            <w:rPr>
              <w:noProof/>
              <w:webHidden/>
            </w:rPr>
            <w:fldChar w:fldCharType="separate"/>
          </w:r>
          <w:ins w:id="277" w:author="Владимир Лаут" w:date="2021-03-31T13:17:00Z">
            <w:r w:rsidR="00E858AE">
              <w:rPr>
                <w:noProof/>
                <w:webHidden/>
              </w:rPr>
              <w:t>16</w:t>
            </w:r>
          </w:ins>
          <w:ins w:id="278" w:author="Владимир Лаут" w:date="2021-03-25T08:57:00Z">
            <w:r>
              <w:rPr>
                <w:noProof/>
                <w:webHidden/>
              </w:rPr>
              <w:fldChar w:fldCharType="end"/>
            </w:r>
            <w:r w:rsidRPr="00693F2E">
              <w:rPr>
                <w:rStyle w:val="ab"/>
                <w:noProof/>
              </w:rPr>
              <w:fldChar w:fldCharType="end"/>
            </w:r>
          </w:ins>
        </w:p>
        <w:p w14:paraId="73A40DF0" w14:textId="2DEB03B1" w:rsidR="005D2268" w:rsidRDefault="005D2268">
          <w:pPr>
            <w:pStyle w:val="32"/>
            <w:rPr>
              <w:ins w:id="279" w:author="Владимир Лаут" w:date="2021-03-25T08:57:00Z"/>
              <w:rFonts w:eastAsiaTheme="minorEastAsia" w:cstheme="minorBidi"/>
              <w:noProof/>
              <w:lang w:eastAsia="ru-RU"/>
            </w:rPr>
          </w:pPr>
          <w:ins w:id="2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"_Toc67556280"</w:instrText>
            </w:r>
            <w:r w:rsidRPr="00693F2E">
              <w:rPr>
                <w:rStyle w:val="ab"/>
                <w:noProof/>
              </w:rPr>
              <w:instrText xml:space="preserve"> </w:instrText>
            </w:r>
            <w:r w:rsidRPr="00693F2E">
              <w:rPr>
                <w:rStyle w:val="ab"/>
                <w:noProof/>
              </w:rPr>
              <w:fldChar w:fldCharType="separate"/>
            </w:r>
            <w:r w:rsidRPr="00693F2E">
              <w:rPr>
                <w:rStyle w:val="ab"/>
                <w:noProof/>
              </w:rPr>
              <w:t>3.2.2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_Toc67556280 \h </w:instrText>
            </w:r>
          </w:ins>
          <w:r>
            <w:rPr>
              <w:noProof/>
              <w:webHidden/>
            </w:rPr>
          </w:r>
          <w:r>
            <w:rPr>
              <w:noProof/>
              <w:webHidden/>
            </w:rPr>
            <w:fldChar w:fldCharType="separate"/>
          </w:r>
          <w:ins w:id="281" w:author="Владимир Лаут" w:date="2021-03-31T13:17:00Z">
            <w:r w:rsidR="00E858AE">
              <w:rPr>
                <w:noProof/>
                <w:webHidden/>
              </w:rPr>
              <w:t>16</w:t>
            </w:r>
          </w:ins>
          <w:ins w:id="282" w:author="Владимир Лаут" w:date="2021-03-25T08:57:00Z">
            <w:r>
              <w:rPr>
                <w:noProof/>
                <w:webHidden/>
              </w:rPr>
              <w:fldChar w:fldCharType="end"/>
            </w:r>
            <w:r w:rsidRPr="00693F2E">
              <w:rPr>
                <w:rStyle w:val="ab"/>
                <w:noProof/>
              </w:rPr>
              <w:fldChar w:fldCharType="end"/>
            </w:r>
          </w:ins>
        </w:p>
        <w:p w14:paraId="77B79916" w14:textId="2590AE7C" w:rsidR="005D2268" w:rsidRDefault="005D2268">
          <w:pPr>
            <w:pStyle w:val="32"/>
            <w:rPr>
              <w:ins w:id="283" w:author="Владимир Лаут" w:date="2021-03-25T08:57:00Z"/>
              <w:rFonts w:eastAsiaTheme="minorEastAsia" w:cstheme="minorBidi"/>
              <w:noProof/>
              <w:lang w:eastAsia="ru-RU"/>
            </w:rPr>
          </w:pPr>
          <w:ins w:id="2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"_Toc67556281"</w:instrText>
            </w:r>
            <w:r w:rsidRPr="00693F2E">
              <w:rPr>
                <w:rStyle w:val="ab"/>
                <w:noProof/>
              </w:rPr>
              <w:instrText xml:space="preserve"> </w:instrText>
            </w:r>
            <w:r w:rsidRPr="00693F2E">
              <w:rPr>
                <w:rStyle w:val="ab"/>
                <w:noProof/>
              </w:rPr>
              <w:fldChar w:fldCharType="separate"/>
            </w:r>
            <w:r w:rsidRPr="00693F2E">
              <w:rPr>
                <w:rStyle w:val="ab"/>
                <w:noProof/>
              </w:rPr>
              <w:t>3.2.3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_Toc67556281 \h </w:instrText>
            </w:r>
          </w:ins>
          <w:r>
            <w:rPr>
              <w:noProof/>
              <w:webHidden/>
            </w:rPr>
          </w:r>
          <w:r>
            <w:rPr>
              <w:noProof/>
              <w:webHidden/>
            </w:rPr>
            <w:fldChar w:fldCharType="separate"/>
          </w:r>
          <w:ins w:id="285" w:author="Владимир Лаут" w:date="2021-03-31T13:17:00Z">
            <w:r w:rsidR="00E858AE">
              <w:rPr>
                <w:noProof/>
                <w:webHidden/>
              </w:rPr>
              <w:t>16</w:t>
            </w:r>
          </w:ins>
          <w:ins w:id="286" w:author="Владимир Лаут" w:date="2021-03-25T08:57:00Z">
            <w:r>
              <w:rPr>
                <w:noProof/>
                <w:webHidden/>
              </w:rPr>
              <w:fldChar w:fldCharType="end"/>
            </w:r>
            <w:r w:rsidRPr="00693F2E">
              <w:rPr>
                <w:rStyle w:val="ab"/>
                <w:noProof/>
              </w:rPr>
              <w:fldChar w:fldCharType="end"/>
            </w:r>
          </w:ins>
        </w:p>
        <w:p w14:paraId="5978C638" w14:textId="7E1A88C1" w:rsidR="005D2268" w:rsidRDefault="005D2268">
          <w:pPr>
            <w:pStyle w:val="32"/>
            <w:rPr>
              <w:ins w:id="287" w:author="Владимир Лаут" w:date="2021-03-25T08:57:00Z"/>
              <w:rFonts w:eastAsiaTheme="minorEastAsia" w:cstheme="minorBidi"/>
              <w:noProof/>
              <w:lang w:eastAsia="ru-RU"/>
            </w:rPr>
          </w:pPr>
          <w:ins w:id="2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"_Toc67556282"</w:instrText>
            </w:r>
            <w:r w:rsidRPr="00693F2E">
              <w:rPr>
                <w:rStyle w:val="ab"/>
                <w:noProof/>
              </w:rPr>
              <w:instrText xml:space="preserve"> </w:instrText>
            </w:r>
            <w:r w:rsidRPr="00693F2E">
              <w:rPr>
                <w:rStyle w:val="ab"/>
                <w:noProof/>
              </w:rPr>
              <w:fldChar w:fldCharType="separate"/>
            </w:r>
            <w:r w:rsidRPr="00693F2E">
              <w:rPr>
                <w:rStyle w:val="ab"/>
                <w:noProof/>
              </w:rPr>
              <w:t>3.2.4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_Toc67556282 \h </w:instrText>
            </w:r>
          </w:ins>
          <w:r>
            <w:rPr>
              <w:noProof/>
              <w:webHidden/>
            </w:rPr>
          </w:r>
          <w:r>
            <w:rPr>
              <w:noProof/>
              <w:webHidden/>
            </w:rPr>
            <w:fldChar w:fldCharType="separate"/>
          </w:r>
          <w:ins w:id="289" w:author="Владимир Лаут" w:date="2021-03-31T13:17:00Z">
            <w:r w:rsidR="00E858AE">
              <w:rPr>
                <w:noProof/>
                <w:webHidden/>
              </w:rPr>
              <w:t>17</w:t>
            </w:r>
          </w:ins>
          <w:ins w:id="290" w:author="Владимир Лаут" w:date="2021-03-25T08:57:00Z">
            <w:r>
              <w:rPr>
                <w:noProof/>
                <w:webHidden/>
              </w:rPr>
              <w:fldChar w:fldCharType="end"/>
            </w:r>
            <w:r w:rsidRPr="00693F2E">
              <w:rPr>
                <w:rStyle w:val="ab"/>
                <w:noProof/>
              </w:rPr>
              <w:fldChar w:fldCharType="end"/>
            </w:r>
          </w:ins>
        </w:p>
        <w:p w14:paraId="09593B79" w14:textId="54EFE1A9" w:rsidR="005D2268" w:rsidRDefault="005D2268">
          <w:pPr>
            <w:pStyle w:val="32"/>
            <w:rPr>
              <w:ins w:id="291" w:author="Владимир Лаут" w:date="2021-03-25T08:57:00Z"/>
              <w:rFonts w:eastAsiaTheme="minorEastAsia" w:cstheme="minorBidi"/>
              <w:noProof/>
              <w:lang w:eastAsia="ru-RU"/>
            </w:rPr>
          </w:pPr>
          <w:ins w:id="2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"_Toc67556283"</w:instrText>
            </w:r>
            <w:r w:rsidRPr="00693F2E">
              <w:rPr>
                <w:rStyle w:val="ab"/>
                <w:noProof/>
              </w:rPr>
              <w:instrText xml:space="preserve"> </w:instrText>
            </w:r>
            <w:r w:rsidRPr="00693F2E">
              <w:rPr>
                <w:rStyle w:val="ab"/>
                <w:noProof/>
              </w:rPr>
              <w:fldChar w:fldCharType="separate"/>
            </w:r>
            <w:r w:rsidRPr="00693F2E">
              <w:rPr>
                <w:rStyle w:val="ab"/>
                <w:noProof/>
              </w:rPr>
              <w:t>3.2.5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_Toc67556283 \h </w:instrText>
            </w:r>
          </w:ins>
          <w:r>
            <w:rPr>
              <w:noProof/>
              <w:webHidden/>
            </w:rPr>
          </w:r>
          <w:r>
            <w:rPr>
              <w:noProof/>
              <w:webHidden/>
            </w:rPr>
            <w:fldChar w:fldCharType="separate"/>
          </w:r>
          <w:ins w:id="293" w:author="Владимир Лаут" w:date="2021-03-31T13:17:00Z">
            <w:r w:rsidR="00E858AE">
              <w:rPr>
                <w:noProof/>
                <w:webHidden/>
              </w:rPr>
              <w:t>18</w:t>
            </w:r>
          </w:ins>
          <w:ins w:id="294" w:author="Владимир Лаут" w:date="2021-03-25T08:57:00Z">
            <w:r>
              <w:rPr>
                <w:noProof/>
                <w:webHidden/>
              </w:rPr>
              <w:fldChar w:fldCharType="end"/>
            </w:r>
            <w:r w:rsidRPr="00693F2E">
              <w:rPr>
                <w:rStyle w:val="ab"/>
                <w:noProof/>
              </w:rPr>
              <w:fldChar w:fldCharType="end"/>
            </w:r>
          </w:ins>
        </w:p>
        <w:p w14:paraId="3F4B3E5D" w14:textId="72646285" w:rsidR="005D2268" w:rsidRDefault="005D2268">
          <w:pPr>
            <w:pStyle w:val="32"/>
            <w:rPr>
              <w:ins w:id="295" w:author="Владимир Лаут" w:date="2021-03-25T08:57:00Z"/>
              <w:rFonts w:eastAsiaTheme="minorEastAsia" w:cstheme="minorBidi"/>
              <w:noProof/>
              <w:lang w:eastAsia="ru-RU"/>
            </w:rPr>
          </w:pPr>
          <w:ins w:id="2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"_Toc67556284"</w:instrText>
            </w:r>
            <w:r w:rsidRPr="00693F2E">
              <w:rPr>
                <w:rStyle w:val="ab"/>
                <w:noProof/>
              </w:rPr>
              <w:instrText xml:space="preserve"> </w:instrText>
            </w:r>
            <w:r w:rsidRPr="00693F2E">
              <w:rPr>
                <w:rStyle w:val="ab"/>
                <w:noProof/>
              </w:rPr>
              <w:fldChar w:fldCharType="separate"/>
            </w:r>
            <w:r w:rsidRPr="00693F2E">
              <w:rPr>
                <w:rStyle w:val="ab"/>
                <w:noProof/>
              </w:rPr>
              <w:t>3.2.6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_Toc67556284 \h </w:instrText>
            </w:r>
          </w:ins>
          <w:r>
            <w:rPr>
              <w:noProof/>
              <w:webHidden/>
            </w:rPr>
          </w:r>
          <w:r>
            <w:rPr>
              <w:noProof/>
              <w:webHidden/>
            </w:rPr>
            <w:fldChar w:fldCharType="separate"/>
          </w:r>
          <w:ins w:id="297" w:author="Владимир Лаут" w:date="2021-03-31T13:17:00Z">
            <w:r w:rsidR="00E858AE">
              <w:rPr>
                <w:noProof/>
                <w:webHidden/>
              </w:rPr>
              <w:t>18</w:t>
            </w:r>
          </w:ins>
          <w:ins w:id="298" w:author="Владимир Лаут" w:date="2021-03-25T08:57:00Z">
            <w:r>
              <w:rPr>
                <w:noProof/>
                <w:webHidden/>
              </w:rPr>
              <w:fldChar w:fldCharType="end"/>
            </w:r>
            <w:r w:rsidRPr="00693F2E">
              <w:rPr>
                <w:rStyle w:val="ab"/>
                <w:noProof/>
              </w:rPr>
              <w:fldChar w:fldCharType="end"/>
            </w:r>
          </w:ins>
        </w:p>
        <w:p w14:paraId="44A45279" w14:textId="721123A3" w:rsidR="005D2268" w:rsidRDefault="005D2268">
          <w:pPr>
            <w:pStyle w:val="23"/>
            <w:rPr>
              <w:ins w:id="299" w:author="Владимир Лаут" w:date="2021-03-25T08:57:00Z"/>
              <w:rFonts w:eastAsiaTheme="minorEastAsia" w:cstheme="minorBidi"/>
              <w:b w:val="0"/>
              <w:noProof/>
              <w:lang w:eastAsia="ru-RU"/>
            </w:rPr>
          </w:pPr>
          <w:ins w:id="3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3.3</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_3 Вид сообщений ТОРО.</w:t>
            </w:r>
            <w:r>
              <w:rPr>
                <w:noProof/>
                <w:webHidden/>
              </w:rPr>
              <w:tab/>
            </w:r>
            <w:r>
              <w:rPr>
                <w:noProof/>
                <w:webHidden/>
              </w:rPr>
              <w:fldChar w:fldCharType="begin"/>
            </w:r>
            <w:r>
              <w:rPr>
                <w:noProof/>
                <w:webHidden/>
              </w:rPr>
              <w:instrText xml:space="preserve"> PAGEREF _Toc67556285 \h </w:instrText>
            </w:r>
          </w:ins>
          <w:r>
            <w:rPr>
              <w:noProof/>
              <w:webHidden/>
            </w:rPr>
          </w:r>
          <w:r>
            <w:rPr>
              <w:noProof/>
              <w:webHidden/>
            </w:rPr>
            <w:fldChar w:fldCharType="separate"/>
          </w:r>
          <w:ins w:id="301" w:author="Владимир Лаут" w:date="2021-03-31T13:17:00Z">
            <w:r w:rsidR="00E858AE">
              <w:rPr>
                <w:noProof/>
                <w:webHidden/>
              </w:rPr>
              <w:t>18</w:t>
            </w:r>
          </w:ins>
          <w:ins w:id="302" w:author="Владимир Лаут" w:date="2021-03-25T08:57:00Z">
            <w:r>
              <w:rPr>
                <w:noProof/>
                <w:webHidden/>
              </w:rPr>
              <w:fldChar w:fldCharType="end"/>
            </w:r>
            <w:r w:rsidRPr="00693F2E">
              <w:rPr>
                <w:rStyle w:val="ab"/>
                <w:noProof/>
              </w:rPr>
              <w:fldChar w:fldCharType="end"/>
            </w:r>
          </w:ins>
        </w:p>
        <w:p w14:paraId="6EFCB9E1" w14:textId="04A90AC9" w:rsidR="005D2268" w:rsidRDefault="005D2268">
          <w:pPr>
            <w:pStyle w:val="32"/>
            <w:rPr>
              <w:ins w:id="303" w:author="Владимир Лаут" w:date="2021-03-25T08:57:00Z"/>
              <w:rFonts w:eastAsiaTheme="minorEastAsia" w:cstheme="minorBidi"/>
              <w:noProof/>
              <w:lang w:eastAsia="ru-RU"/>
            </w:rPr>
          </w:pPr>
          <w:ins w:id="3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"_Toc67556286"</w:instrText>
            </w:r>
            <w:r w:rsidRPr="00693F2E">
              <w:rPr>
                <w:rStyle w:val="ab"/>
                <w:noProof/>
              </w:rPr>
              <w:instrText xml:space="preserve"> </w:instrText>
            </w:r>
            <w:r w:rsidRPr="00693F2E">
              <w:rPr>
                <w:rStyle w:val="ab"/>
                <w:noProof/>
              </w:rPr>
              <w:fldChar w:fldCharType="separate"/>
            </w:r>
            <w:r w:rsidRPr="00693F2E">
              <w:rPr>
                <w:rStyle w:val="ab"/>
                <w:noProof/>
              </w:rPr>
              <w:t>3.3.1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_Toc67556286 \h </w:instrText>
            </w:r>
          </w:ins>
          <w:r>
            <w:rPr>
              <w:noProof/>
              <w:webHidden/>
            </w:rPr>
          </w:r>
          <w:r>
            <w:rPr>
              <w:noProof/>
              <w:webHidden/>
            </w:rPr>
            <w:fldChar w:fldCharType="separate"/>
          </w:r>
          <w:ins w:id="305" w:author="Владимир Лаут" w:date="2021-03-31T13:17:00Z">
            <w:r w:rsidR="00E858AE">
              <w:rPr>
                <w:noProof/>
                <w:webHidden/>
              </w:rPr>
              <w:t>18</w:t>
            </w:r>
          </w:ins>
          <w:ins w:id="306" w:author="Владимир Лаут" w:date="2021-03-25T08:57:00Z">
            <w:r>
              <w:rPr>
                <w:noProof/>
                <w:webHidden/>
              </w:rPr>
              <w:fldChar w:fldCharType="end"/>
            </w:r>
            <w:r w:rsidRPr="00693F2E">
              <w:rPr>
                <w:rStyle w:val="ab"/>
                <w:noProof/>
              </w:rPr>
              <w:fldChar w:fldCharType="end"/>
            </w:r>
          </w:ins>
        </w:p>
        <w:p w14:paraId="7073E957" w14:textId="15529DB7" w:rsidR="005D2268" w:rsidRDefault="005D2268">
          <w:pPr>
            <w:pStyle w:val="32"/>
            <w:rPr>
              <w:ins w:id="307" w:author="Владимир Лаут" w:date="2021-03-25T08:57:00Z"/>
              <w:rFonts w:eastAsiaTheme="minorEastAsia" w:cstheme="minorBidi"/>
              <w:noProof/>
              <w:lang w:eastAsia="ru-RU"/>
            </w:rPr>
          </w:pPr>
          <w:ins w:id="3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"_Toc67556287"</w:instrText>
            </w:r>
            <w:r w:rsidRPr="00693F2E">
              <w:rPr>
                <w:rStyle w:val="ab"/>
                <w:noProof/>
              </w:rPr>
              <w:instrText xml:space="preserve"> </w:instrText>
            </w:r>
            <w:r w:rsidRPr="00693F2E">
              <w:rPr>
                <w:rStyle w:val="ab"/>
                <w:noProof/>
              </w:rPr>
              <w:fldChar w:fldCharType="separate"/>
            </w:r>
            <w:r w:rsidRPr="00693F2E">
              <w:rPr>
                <w:rStyle w:val="ab"/>
                <w:noProof/>
              </w:rPr>
              <w:t>3.3.2</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_Toc67556287 \h </w:instrText>
            </w:r>
          </w:ins>
          <w:r>
            <w:rPr>
              <w:noProof/>
              <w:webHidden/>
            </w:rPr>
          </w:r>
          <w:r>
            <w:rPr>
              <w:noProof/>
              <w:webHidden/>
            </w:rPr>
            <w:fldChar w:fldCharType="separate"/>
          </w:r>
          <w:ins w:id="309" w:author="Владимир Лаут" w:date="2021-03-31T13:17:00Z">
            <w:r w:rsidR="00E858AE">
              <w:rPr>
                <w:noProof/>
                <w:webHidden/>
              </w:rPr>
              <w:t>18</w:t>
            </w:r>
          </w:ins>
          <w:ins w:id="310" w:author="Владимир Лаут" w:date="2021-03-25T08:57:00Z">
            <w:r>
              <w:rPr>
                <w:noProof/>
                <w:webHidden/>
              </w:rPr>
              <w:fldChar w:fldCharType="end"/>
            </w:r>
            <w:r w:rsidRPr="00693F2E">
              <w:rPr>
                <w:rStyle w:val="ab"/>
                <w:noProof/>
              </w:rPr>
              <w:fldChar w:fldCharType="end"/>
            </w:r>
          </w:ins>
        </w:p>
        <w:p w14:paraId="29CBB182" w14:textId="702B6FD1" w:rsidR="005D2268" w:rsidRDefault="005D2268">
          <w:pPr>
            <w:pStyle w:val="32"/>
            <w:rPr>
              <w:ins w:id="311" w:author="Владимир Лаут" w:date="2021-03-25T08:57:00Z"/>
              <w:rFonts w:eastAsiaTheme="minorEastAsia" w:cstheme="minorBidi"/>
              <w:noProof/>
              <w:lang w:eastAsia="ru-RU"/>
            </w:rPr>
          </w:pPr>
          <w:ins w:id="3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"_Toc67556288"</w:instrText>
            </w:r>
            <w:r w:rsidRPr="00693F2E">
              <w:rPr>
                <w:rStyle w:val="ab"/>
                <w:noProof/>
              </w:rPr>
              <w:instrText xml:space="preserve"> </w:instrText>
            </w:r>
            <w:r w:rsidRPr="00693F2E">
              <w:rPr>
                <w:rStyle w:val="ab"/>
                <w:noProof/>
              </w:rPr>
              <w:fldChar w:fldCharType="separate"/>
            </w:r>
            <w:r w:rsidRPr="00693F2E">
              <w:rPr>
                <w:rStyle w:val="ab"/>
                <w:noProof/>
              </w:rPr>
              <w:t>3.3.3</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_Toc67556288 \h </w:instrText>
            </w:r>
          </w:ins>
          <w:r>
            <w:rPr>
              <w:noProof/>
              <w:webHidden/>
            </w:rPr>
          </w:r>
          <w:r>
            <w:rPr>
              <w:noProof/>
              <w:webHidden/>
            </w:rPr>
            <w:fldChar w:fldCharType="separate"/>
          </w:r>
          <w:ins w:id="313" w:author="Владимир Лаут" w:date="2021-03-31T13:17:00Z">
            <w:r w:rsidR="00E858AE">
              <w:rPr>
                <w:noProof/>
                <w:webHidden/>
              </w:rPr>
              <w:t>19</w:t>
            </w:r>
          </w:ins>
          <w:ins w:id="314" w:author="Владимир Лаут" w:date="2021-03-25T08:57:00Z">
            <w:r>
              <w:rPr>
                <w:noProof/>
                <w:webHidden/>
              </w:rPr>
              <w:fldChar w:fldCharType="end"/>
            </w:r>
            <w:r w:rsidRPr="00693F2E">
              <w:rPr>
                <w:rStyle w:val="ab"/>
                <w:noProof/>
              </w:rPr>
              <w:fldChar w:fldCharType="end"/>
            </w:r>
          </w:ins>
        </w:p>
        <w:p w14:paraId="0665884B" w14:textId="72E5CB7C" w:rsidR="005D2268" w:rsidRDefault="005D2268">
          <w:pPr>
            <w:pStyle w:val="32"/>
            <w:rPr>
              <w:ins w:id="315" w:author="Владимир Лаут" w:date="2021-03-25T08:57:00Z"/>
              <w:rFonts w:eastAsiaTheme="minorEastAsia" w:cstheme="minorBidi"/>
              <w:noProof/>
              <w:lang w:eastAsia="ru-RU"/>
            </w:rPr>
          </w:pPr>
          <w:ins w:id="3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"_Toc67556289"</w:instrText>
            </w:r>
            <w:r w:rsidRPr="00693F2E">
              <w:rPr>
                <w:rStyle w:val="ab"/>
                <w:noProof/>
              </w:rPr>
              <w:instrText xml:space="preserve"> </w:instrText>
            </w:r>
            <w:r w:rsidRPr="00693F2E">
              <w:rPr>
                <w:rStyle w:val="ab"/>
                <w:noProof/>
              </w:rPr>
              <w:fldChar w:fldCharType="separate"/>
            </w:r>
            <w:r w:rsidRPr="00693F2E">
              <w:rPr>
                <w:rStyle w:val="ab"/>
                <w:noProof/>
              </w:rPr>
              <w:t>3.3.4</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_Toc67556289 \h </w:instrText>
            </w:r>
          </w:ins>
          <w:r>
            <w:rPr>
              <w:noProof/>
              <w:webHidden/>
            </w:rPr>
          </w:r>
          <w:r>
            <w:rPr>
              <w:noProof/>
              <w:webHidden/>
            </w:rPr>
            <w:fldChar w:fldCharType="separate"/>
          </w:r>
          <w:ins w:id="317" w:author="Владимир Лаут" w:date="2021-03-31T13:17:00Z">
            <w:r w:rsidR="00E858AE">
              <w:rPr>
                <w:noProof/>
                <w:webHidden/>
              </w:rPr>
              <w:t>19</w:t>
            </w:r>
          </w:ins>
          <w:ins w:id="318" w:author="Владимир Лаут" w:date="2021-03-25T08:57:00Z">
            <w:r>
              <w:rPr>
                <w:noProof/>
                <w:webHidden/>
              </w:rPr>
              <w:fldChar w:fldCharType="end"/>
            </w:r>
            <w:r w:rsidRPr="00693F2E">
              <w:rPr>
                <w:rStyle w:val="ab"/>
                <w:noProof/>
              </w:rPr>
              <w:fldChar w:fldCharType="end"/>
            </w:r>
          </w:ins>
        </w:p>
        <w:p w14:paraId="002A6457" w14:textId="748E1440" w:rsidR="005D2268" w:rsidRDefault="005D2268">
          <w:pPr>
            <w:pStyle w:val="32"/>
            <w:rPr>
              <w:ins w:id="319" w:author="Владимир Лаут" w:date="2021-03-25T08:57:00Z"/>
              <w:rFonts w:eastAsiaTheme="minorEastAsia" w:cstheme="minorBidi"/>
              <w:noProof/>
              <w:lang w:eastAsia="ru-RU"/>
            </w:rPr>
          </w:pPr>
          <w:ins w:id="3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"_Toc67556290"</w:instrText>
            </w:r>
            <w:r w:rsidRPr="00693F2E">
              <w:rPr>
                <w:rStyle w:val="ab"/>
                <w:noProof/>
              </w:rPr>
              <w:instrText xml:space="preserve"> </w:instrText>
            </w:r>
            <w:r w:rsidRPr="00693F2E">
              <w:rPr>
                <w:rStyle w:val="ab"/>
                <w:noProof/>
              </w:rPr>
              <w:fldChar w:fldCharType="separate"/>
            </w:r>
            <w:r w:rsidRPr="00693F2E">
              <w:rPr>
                <w:rStyle w:val="ab"/>
                <w:noProof/>
              </w:rPr>
              <w:t>3.3.5</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_Toc67556290 \h </w:instrText>
            </w:r>
          </w:ins>
          <w:r>
            <w:rPr>
              <w:noProof/>
              <w:webHidden/>
            </w:rPr>
          </w:r>
          <w:r>
            <w:rPr>
              <w:noProof/>
              <w:webHidden/>
            </w:rPr>
            <w:fldChar w:fldCharType="separate"/>
          </w:r>
          <w:ins w:id="321" w:author="Владимир Лаут" w:date="2021-03-31T13:17:00Z">
            <w:r w:rsidR="00E858AE">
              <w:rPr>
                <w:noProof/>
                <w:webHidden/>
              </w:rPr>
              <w:t>19</w:t>
            </w:r>
          </w:ins>
          <w:ins w:id="322" w:author="Владимир Лаут" w:date="2021-03-25T08:57:00Z">
            <w:r>
              <w:rPr>
                <w:noProof/>
                <w:webHidden/>
              </w:rPr>
              <w:fldChar w:fldCharType="end"/>
            </w:r>
            <w:r w:rsidRPr="00693F2E">
              <w:rPr>
                <w:rStyle w:val="ab"/>
                <w:noProof/>
              </w:rPr>
              <w:fldChar w:fldCharType="end"/>
            </w:r>
          </w:ins>
        </w:p>
        <w:p w14:paraId="75580ED5" w14:textId="77BD7172" w:rsidR="005D2268" w:rsidRDefault="005D2268">
          <w:pPr>
            <w:pStyle w:val="32"/>
            <w:rPr>
              <w:ins w:id="323" w:author="Владимир Лаут" w:date="2021-03-25T08:57:00Z"/>
              <w:rFonts w:eastAsiaTheme="minorEastAsia" w:cstheme="minorBidi"/>
              <w:noProof/>
              <w:lang w:eastAsia="ru-RU"/>
            </w:rPr>
          </w:pPr>
          <w:ins w:id="32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"_Toc67556291"</w:instrText>
            </w:r>
            <w:r w:rsidRPr="00693F2E">
              <w:rPr>
                <w:rStyle w:val="ab"/>
                <w:noProof/>
              </w:rPr>
              <w:instrText xml:space="preserve"> </w:instrText>
            </w:r>
            <w:r w:rsidRPr="00693F2E">
              <w:rPr>
                <w:rStyle w:val="ab"/>
                <w:noProof/>
              </w:rPr>
              <w:fldChar w:fldCharType="separate"/>
            </w:r>
            <w:r w:rsidRPr="00693F2E">
              <w:rPr>
                <w:rStyle w:val="ab"/>
                <w:noProof/>
              </w:rPr>
              <w:t>3.3.6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_Toc67556291 \h </w:instrText>
            </w:r>
          </w:ins>
          <w:r>
            <w:rPr>
              <w:noProof/>
              <w:webHidden/>
            </w:rPr>
          </w:r>
          <w:r>
            <w:rPr>
              <w:noProof/>
              <w:webHidden/>
            </w:rPr>
            <w:fldChar w:fldCharType="separate"/>
          </w:r>
          <w:ins w:id="325" w:author="Владимир Лаут" w:date="2021-03-31T13:17:00Z">
            <w:r w:rsidR="00E858AE">
              <w:rPr>
                <w:noProof/>
                <w:webHidden/>
              </w:rPr>
              <w:t>21</w:t>
            </w:r>
          </w:ins>
          <w:ins w:id="326" w:author="Владимир Лаут" w:date="2021-03-25T08:57:00Z">
            <w:r>
              <w:rPr>
                <w:noProof/>
                <w:webHidden/>
              </w:rPr>
              <w:fldChar w:fldCharType="end"/>
            </w:r>
            <w:r w:rsidRPr="00693F2E">
              <w:rPr>
                <w:rStyle w:val="ab"/>
                <w:noProof/>
              </w:rPr>
              <w:fldChar w:fldCharType="end"/>
            </w:r>
          </w:ins>
        </w:p>
        <w:p w14:paraId="4E3DE82E" w14:textId="6084C0E1" w:rsidR="005D2268" w:rsidRDefault="005D2268">
          <w:pPr>
            <w:pStyle w:val="23"/>
            <w:rPr>
              <w:ins w:id="327" w:author="Владимир Лаут" w:date="2021-03-25T08:57:00Z"/>
              <w:rFonts w:eastAsiaTheme="minorEastAsia" w:cstheme="minorBidi"/>
              <w:b w:val="0"/>
              <w:noProof/>
              <w:lang w:eastAsia="ru-RU"/>
            </w:rPr>
          </w:pPr>
          <w:ins w:id="3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"_Toc67556292"</w:instrText>
            </w:r>
            <w:r w:rsidRPr="00693F2E">
              <w:rPr>
                <w:rStyle w:val="ab"/>
                <w:noProof/>
              </w:rPr>
              <w:instrText xml:space="preserve"> </w:instrText>
            </w:r>
            <w:r w:rsidRPr="00693F2E">
              <w:rPr>
                <w:rStyle w:val="ab"/>
                <w:noProof/>
              </w:rPr>
              <w:fldChar w:fldCharType="separate"/>
            </w:r>
            <w:r w:rsidRPr="00693F2E">
              <w:rPr>
                <w:rStyle w:val="ab"/>
                <w:rFonts w:eastAsiaTheme="majorEastAsia"/>
                <w:noProof/>
              </w:rPr>
              <w:t>3.4</w:t>
            </w:r>
            <w:r>
              <w:rPr>
                <w:rFonts w:eastAsiaTheme="minorEastAsia" w:cstheme="minorBidi"/>
                <w:b w:val="0"/>
                <w:noProof/>
                <w:lang w:eastAsia="ru-RU"/>
              </w:rPr>
              <w:tab/>
            </w:r>
            <w:r w:rsidRPr="00693F2E">
              <w:rPr>
                <w:rStyle w:val="ab"/>
                <w:rFonts w:eastAsiaTheme="majorEastAsia"/>
                <w:noProof/>
              </w:rPr>
              <w:t>Объект основных данных PM_6 Вспомогательное производственное средство (ВПС).</w:t>
            </w:r>
            <w:r>
              <w:rPr>
                <w:noProof/>
                <w:webHidden/>
              </w:rPr>
              <w:tab/>
            </w:r>
            <w:r>
              <w:rPr>
                <w:noProof/>
                <w:webHidden/>
              </w:rPr>
              <w:fldChar w:fldCharType="begin"/>
            </w:r>
            <w:r>
              <w:rPr>
                <w:noProof/>
                <w:webHidden/>
              </w:rPr>
              <w:instrText xml:space="preserve"> PAGEREF _Toc67556292 \h </w:instrText>
            </w:r>
          </w:ins>
          <w:r>
            <w:rPr>
              <w:noProof/>
              <w:webHidden/>
            </w:rPr>
          </w:r>
          <w:r>
            <w:rPr>
              <w:noProof/>
              <w:webHidden/>
            </w:rPr>
            <w:fldChar w:fldCharType="separate"/>
          </w:r>
          <w:ins w:id="329" w:author="Владимир Лаут" w:date="2021-03-31T13:17:00Z">
            <w:r w:rsidR="00E858AE">
              <w:rPr>
                <w:noProof/>
                <w:webHidden/>
              </w:rPr>
              <w:t>21</w:t>
            </w:r>
          </w:ins>
          <w:ins w:id="330" w:author="Владимир Лаут" w:date="2021-03-25T08:57:00Z">
            <w:r>
              <w:rPr>
                <w:noProof/>
                <w:webHidden/>
              </w:rPr>
              <w:fldChar w:fldCharType="end"/>
            </w:r>
            <w:r w:rsidRPr="00693F2E">
              <w:rPr>
                <w:rStyle w:val="ab"/>
                <w:noProof/>
              </w:rPr>
              <w:fldChar w:fldCharType="end"/>
            </w:r>
          </w:ins>
        </w:p>
        <w:p w14:paraId="38011D07" w14:textId="6498A185" w:rsidR="005D2268" w:rsidRDefault="005D2268">
          <w:pPr>
            <w:pStyle w:val="23"/>
            <w:rPr>
              <w:ins w:id="331" w:author="Владимир Лаут" w:date="2021-03-25T08:57:00Z"/>
              <w:rFonts w:eastAsiaTheme="minorEastAsia" w:cstheme="minorBidi"/>
              <w:b w:val="0"/>
              <w:noProof/>
              <w:lang w:eastAsia="ru-RU"/>
            </w:rPr>
          </w:pPr>
          <w:ins w:id="3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"_Toc67556293"</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3.5</w:t>
            </w:r>
            <w:r>
              <w:rPr>
                <w:rFonts w:eastAsiaTheme="minorEastAsia" w:cstheme="minorBidi"/>
                <w:b w:val="0"/>
                <w:noProof/>
                <w:lang w:eastAsia="ru-RU"/>
              </w:rPr>
              <w:tab/>
            </w:r>
            <w:r w:rsidRPr="00693F2E">
              <w:rPr>
                <w:rStyle w:val="ab"/>
                <w:rFonts w:eastAsiaTheme="majorEastAsia"/>
                <w:noProof/>
              </w:rPr>
              <w:t xml:space="preserve">Объекты основных данных </w:t>
            </w:r>
            <w:r w:rsidRPr="00693F2E">
              <w:rPr>
                <w:rStyle w:val="ab"/>
                <w:rFonts w:eastAsiaTheme="majorEastAsia"/>
                <w:noProof/>
                <w:lang w:val="en-US"/>
              </w:rPr>
              <w:t>PM</w:t>
            </w:r>
            <w:r w:rsidRPr="00693F2E">
              <w:rPr>
                <w:rStyle w:val="ab"/>
                <w:rFonts w:eastAsiaTheme="majorEastAsia"/>
                <w:noProof/>
              </w:rPr>
              <w:t xml:space="preserve">_9 Группа ТЕХКАРТ(ЛОКАЛЬНЫЕ ТК), </w:t>
            </w:r>
            <w:r w:rsidRPr="00693F2E">
              <w:rPr>
                <w:rStyle w:val="ab"/>
                <w:rFonts w:eastAsiaTheme="majorEastAsia"/>
                <w:noProof/>
                <w:lang w:val="en-US"/>
              </w:rPr>
              <w:t>PM</w:t>
            </w:r>
            <w:r w:rsidRPr="00693F2E">
              <w:rPr>
                <w:rStyle w:val="ab"/>
                <w:rFonts w:eastAsiaTheme="majorEastAsia"/>
                <w:noProof/>
              </w:rPr>
              <w:t xml:space="preserve">_51 Счетчик группы технологических карт, </w:t>
            </w:r>
            <w:r w:rsidRPr="00693F2E">
              <w:rPr>
                <w:rStyle w:val="ab"/>
                <w:rFonts w:eastAsiaTheme="majorEastAsia"/>
                <w:noProof/>
                <w:lang w:val="en-US"/>
              </w:rPr>
              <w:t>PM</w:t>
            </w:r>
            <w:r w:rsidRPr="00693F2E">
              <w:rPr>
                <w:rStyle w:val="ab"/>
                <w:rFonts w:eastAsiaTheme="majorEastAsia"/>
                <w:noProof/>
              </w:rPr>
              <w:t>_55 Тип Техкарты ТОРО</w:t>
            </w:r>
            <w:r>
              <w:rPr>
                <w:noProof/>
                <w:webHidden/>
              </w:rPr>
              <w:tab/>
            </w:r>
            <w:r>
              <w:rPr>
                <w:noProof/>
                <w:webHidden/>
              </w:rPr>
              <w:fldChar w:fldCharType="begin"/>
            </w:r>
            <w:r>
              <w:rPr>
                <w:noProof/>
                <w:webHidden/>
              </w:rPr>
              <w:instrText xml:space="preserve"> PAGEREF _Toc67556293 \h </w:instrText>
            </w:r>
          </w:ins>
          <w:r>
            <w:rPr>
              <w:noProof/>
              <w:webHidden/>
            </w:rPr>
          </w:r>
          <w:r>
            <w:rPr>
              <w:noProof/>
              <w:webHidden/>
            </w:rPr>
            <w:fldChar w:fldCharType="separate"/>
          </w:r>
          <w:ins w:id="333" w:author="Владимир Лаут" w:date="2021-03-31T13:17:00Z">
            <w:r w:rsidR="00E858AE">
              <w:rPr>
                <w:noProof/>
                <w:webHidden/>
              </w:rPr>
              <w:t>21</w:t>
            </w:r>
          </w:ins>
          <w:ins w:id="334" w:author="Владимир Лаут" w:date="2021-03-25T08:57:00Z">
            <w:r>
              <w:rPr>
                <w:noProof/>
                <w:webHidden/>
              </w:rPr>
              <w:fldChar w:fldCharType="end"/>
            </w:r>
            <w:r w:rsidRPr="00693F2E">
              <w:rPr>
                <w:rStyle w:val="ab"/>
                <w:noProof/>
              </w:rPr>
              <w:fldChar w:fldCharType="end"/>
            </w:r>
          </w:ins>
        </w:p>
        <w:p w14:paraId="1DC37A19" w14:textId="634FB752" w:rsidR="005D2268" w:rsidRDefault="005D2268">
          <w:pPr>
            <w:pStyle w:val="32"/>
            <w:rPr>
              <w:ins w:id="335" w:author="Владимир Лаут" w:date="2021-03-25T08:57:00Z"/>
              <w:rFonts w:eastAsiaTheme="minorEastAsia" w:cstheme="minorBidi"/>
              <w:noProof/>
              <w:lang w:eastAsia="ru-RU"/>
            </w:rPr>
          </w:pPr>
          <w:ins w:id="3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"_Toc67556294"</w:instrText>
            </w:r>
            <w:r w:rsidRPr="00693F2E">
              <w:rPr>
                <w:rStyle w:val="ab"/>
                <w:noProof/>
              </w:rPr>
              <w:instrText xml:space="preserve"> </w:instrText>
            </w:r>
            <w:r w:rsidRPr="00693F2E">
              <w:rPr>
                <w:rStyle w:val="ab"/>
                <w:noProof/>
              </w:rPr>
              <w:fldChar w:fldCharType="separate"/>
            </w:r>
            <w:r w:rsidRPr="00693F2E">
              <w:rPr>
                <w:rStyle w:val="ab"/>
                <w:noProof/>
              </w:rPr>
              <w:t>3.5.1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_Toc67556294 \h </w:instrText>
            </w:r>
          </w:ins>
          <w:r>
            <w:rPr>
              <w:noProof/>
              <w:webHidden/>
            </w:rPr>
          </w:r>
          <w:r>
            <w:rPr>
              <w:noProof/>
              <w:webHidden/>
            </w:rPr>
            <w:fldChar w:fldCharType="separate"/>
          </w:r>
          <w:ins w:id="337" w:author="Владимир Лаут" w:date="2021-03-31T13:17:00Z">
            <w:r w:rsidR="00E858AE">
              <w:rPr>
                <w:noProof/>
                <w:webHidden/>
              </w:rPr>
              <w:t>21</w:t>
            </w:r>
          </w:ins>
          <w:ins w:id="338" w:author="Владимир Лаут" w:date="2021-03-25T08:57:00Z">
            <w:r>
              <w:rPr>
                <w:noProof/>
                <w:webHidden/>
              </w:rPr>
              <w:fldChar w:fldCharType="end"/>
            </w:r>
            <w:r w:rsidRPr="00693F2E">
              <w:rPr>
                <w:rStyle w:val="ab"/>
                <w:noProof/>
              </w:rPr>
              <w:fldChar w:fldCharType="end"/>
            </w:r>
          </w:ins>
        </w:p>
        <w:p w14:paraId="6F2FE1C7" w14:textId="390DF767" w:rsidR="005D2268" w:rsidRDefault="005D2268">
          <w:pPr>
            <w:pStyle w:val="32"/>
            <w:rPr>
              <w:ins w:id="339" w:author="Владимир Лаут" w:date="2021-03-25T08:57:00Z"/>
              <w:rFonts w:eastAsiaTheme="minorEastAsia" w:cstheme="minorBidi"/>
              <w:noProof/>
              <w:lang w:eastAsia="ru-RU"/>
            </w:rPr>
          </w:pPr>
          <w:ins w:id="3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"_Toc67556295"</w:instrText>
            </w:r>
            <w:r w:rsidRPr="00693F2E">
              <w:rPr>
                <w:rStyle w:val="ab"/>
                <w:noProof/>
              </w:rPr>
              <w:instrText xml:space="preserve"> </w:instrText>
            </w:r>
            <w:r w:rsidRPr="00693F2E">
              <w:rPr>
                <w:rStyle w:val="ab"/>
                <w:noProof/>
              </w:rPr>
              <w:fldChar w:fldCharType="separate"/>
            </w:r>
            <w:r w:rsidRPr="00693F2E">
              <w:rPr>
                <w:rStyle w:val="ab"/>
                <w:noProof/>
              </w:rPr>
              <w:t>3.5.2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_Toc67556295 \h </w:instrText>
            </w:r>
          </w:ins>
          <w:r>
            <w:rPr>
              <w:noProof/>
              <w:webHidden/>
            </w:rPr>
          </w:r>
          <w:r>
            <w:rPr>
              <w:noProof/>
              <w:webHidden/>
            </w:rPr>
            <w:fldChar w:fldCharType="separate"/>
          </w:r>
          <w:ins w:id="341" w:author="Владимир Лаут" w:date="2021-03-31T13:17:00Z">
            <w:r w:rsidR="00E858AE">
              <w:rPr>
                <w:noProof/>
                <w:webHidden/>
              </w:rPr>
              <w:t>23</w:t>
            </w:r>
          </w:ins>
          <w:ins w:id="342" w:author="Владимир Лаут" w:date="2021-03-25T08:57:00Z">
            <w:r>
              <w:rPr>
                <w:noProof/>
                <w:webHidden/>
              </w:rPr>
              <w:fldChar w:fldCharType="end"/>
            </w:r>
            <w:r w:rsidRPr="00693F2E">
              <w:rPr>
                <w:rStyle w:val="ab"/>
                <w:noProof/>
              </w:rPr>
              <w:fldChar w:fldCharType="end"/>
            </w:r>
          </w:ins>
        </w:p>
        <w:p w14:paraId="1AF58130" w14:textId="10FEF730" w:rsidR="005D2268" w:rsidRDefault="005D2268">
          <w:pPr>
            <w:pStyle w:val="32"/>
            <w:rPr>
              <w:ins w:id="343" w:author="Владимир Лаут" w:date="2021-03-25T08:57:00Z"/>
              <w:rFonts w:eastAsiaTheme="minorEastAsia" w:cstheme="minorBidi"/>
              <w:noProof/>
              <w:lang w:eastAsia="ru-RU"/>
            </w:rPr>
          </w:pPr>
          <w:ins w:id="3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"_Toc67556906"</w:instrText>
            </w:r>
            <w:r w:rsidRPr="00693F2E">
              <w:rPr>
                <w:rStyle w:val="ab"/>
                <w:noProof/>
              </w:rPr>
              <w:instrText xml:space="preserve"> </w:instrText>
            </w:r>
            <w:r w:rsidRPr="00693F2E">
              <w:rPr>
                <w:rStyle w:val="ab"/>
                <w:noProof/>
              </w:rPr>
              <w:fldChar w:fldCharType="separate"/>
            </w:r>
            <w:r w:rsidRPr="00693F2E">
              <w:rPr>
                <w:rStyle w:val="ab"/>
                <w:noProof/>
              </w:rPr>
              <w:t>3.5.3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_Toc67556906 \h </w:instrText>
            </w:r>
          </w:ins>
          <w:r>
            <w:rPr>
              <w:noProof/>
              <w:webHidden/>
            </w:rPr>
          </w:r>
          <w:r>
            <w:rPr>
              <w:noProof/>
              <w:webHidden/>
            </w:rPr>
            <w:fldChar w:fldCharType="separate"/>
          </w:r>
          <w:ins w:id="345" w:author="Владимир Лаут" w:date="2021-03-31T13:17:00Z">
            <w:r w:rsidR="00E858AE">
              <w:rPr>
                <w:noProof/>
                <w:webHidden/>
              </w:rPr>
              <w:t>27</w:t>
            </w:r>
          </w:ins>
          <w:ins w:id="346" w:author="Владимир Лаут" w:date="2021-03-25T08:57:00Z">
            <w:r>
              <w:rPr>
                <w:noProof/>
                <w:webHidden/>
              </w:rPr>
              <w:fldChar w:fldCharType="end"/>
            </w:r>
            <w:r w:rsidRPr="00693F2E">
              <w:rPr>
                <w:rStyle w:val="ab"/>
                <w:noProof/>
              </w:rPr>
              <w:fldChar w:fldCharType="end"/>
            </w:r>
          </w:ins>
        </w:p>
        <w:p w14:paraId="5769C582" w14:textId="2DC6D311" w:rsidR="005D2268" w:rsidRDefault="005D2268">
          <w:pPr>
            <w:pStyle w:val="32"/>
            <w:rPr>
              <w:ins w:id="347" w:author="Владимир Лаут" w:date="2021-03-25T08:57:00Z"/>
              <w:rFonts w:eastAsiaTheme="minorEastAsia" w:cstheme="minorBidi"/>
              <w:noProof/>
              <w:lang w:eastAsia="ru-RU"/>
            </w:rPr>
          </w:pPr>
          <w:ins w:id="3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"_Toc67556907"</w:instrText>
            </w:r>
            <w:r w:rsidRPr="00693F2E">
              <w:rPr>
                <w:rStyle w:val="ab"/>
                <w:noProof/>
              </w:rPr>
              <w:instrText xml:space="preserve"> </w:instrText>
            </w:r>
            <w:r w:rsidRPr="00693F2E">
              <w:rPr>
                <w:rStyle w:val="ab"/>
                <w:noProof/>
              </w:rPr>
              <w:fldChar w:fldCharType="separate"/>
            </w:r>
            <w:r w:rsidRPr="00693F2E">
              <w:rPr>
                <w:rStyle w:val="ab"/>
                <w:noProof/>
              </w:rPr>
              <w:t>3.5.4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_Toc67556907 \h </w:instrText>
            </w:r>
          </w:ins>
          <w:r>
            <w:rPr>
              <w:noProof/>
              <w:webHidden/>
            </w:rPr>
          </w:r>
          <w:r>
            <w:rPr>
              <w:noProof/>
              <w:webHidden/>
            </w:rPr>
            <w:fldChar w:fldCharType="separate"/>
          </w:r>
          <w:ins w:id="349" w:author="Владимир Лаут" w:date="2021-03-31T13:17:00Z">
            <w:r w:rsidR="00E858AE">
              <w:rPr>
                <w:noProof/>
                <w:webHidden/>
              </w:rPr>
              <w:t>28</w:t>
            </w:r>
          </w:ins>
          <w:ins w:id="350" w:author="Владимир Лаут" w:date="2021-03-25T08:57:00Z">
            <w:r>
              <w:rPr>
                <w:noProof/>
                <w:webHidden/>
              </w:rPr>
              <w:fldChar w:fldCharType="end"/>
            </w:r>
            <w:r w:rsidRPr="00693F2E">
              <w:rPr>
                <w:rStyle w:val="ab"/>
                <w:noProof/>
              </w:rPr>
              <w:fldChar w:fldCharType="end"/>
            </w:r>
          </w:ins>
        </w:p>
        <w:p w14:paraId="0FCAF97A" w14:textId="00C70F39" w:rsidR="005D2268" w:rsidRDefault="005D2268">
          <w:pPr>
            <w:pStyle w:val="32"/>
            <w:rPr>
              <w:ins w:id="351" w:author="Владимир Лаут" w:date="2021-03-25T08:57:00Z"/>
              <w:rFonts w:eastAsiaTheme="minorEastAsia" w:cstheme="minorBidi"/>
              <w:noProof/>
              <w:lang w:eastAsia="ru-RU"/>
            </w:rPr>
          </w:pPr>
          <w:ins w:id="3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"_Toc67556908"</w:instrText>
            </w:r>
            <w:r w:rsidRPr="00693F2E">
              <w:rPr>
                <w:rStyle w:val="ab"/>
                <w:noProof/>
              </w:rPr>
              <w:instrText xml:space="preserve"> </w:instrText>
            </w:r>
            <w:r w:rsidRPr="00693F2E">
              <w:rPr>
                <w:rStyle w:val="ab"/>
                <w:noProof/>
              </w:rPr>
              <w:fldChar w:fldCharType="separate"/>
            </w:r>
            <w:r w:rsidRPr="00693F2E">
              <w:rPr>
                <w:rStyle w:val="ab"/>
                <w:noProof/>
              </w:rPr>
              <w:t>3.5.5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_Toc67556908 \h </w:instrText>
            </w:r>
          </w:ins>
          <w:r>
            <w:rPr>
              <w:noProof/>
              <w:webHidden/>
            </w:rPr>
          </w:r>
          <w:r>
            <w:rPr>
              <w:noProof/>
              <w:webHidden/>
            </w:rPr>
            <w:fldChar w:fldCharType="separate"/>
          </w:r>
          <w:ins w:id="353" w:author="Владимир Лаут" w:date="2021-03-31T13:17:00Z">
            <w:r w:rsidR="00E858AE">
              <w:rPr>
                <w:noProof/>
                <w:webHidden/>
              </w:rPr>
              <w:t>37</w:t>
            </w:r>
          </w:ins>
          <w:ins w:id="354" w:author="Владимир Лаут" w:date="2021-03-25T08:57:00Z">
            <w:r>
              <w:rPr>
                <w:noProof/>
                <w:webHidden/>
              </w:rPr>
              <w:fldChar w:fldCharType="end"/>
            </w:r>
            <w:r w:rsidRPr="00693F2E">
              <w:rPr>
                <w:rStyle w:val="ab"/>
                <w:noProof/>
              </w:rPr>
              <w:fldChar w:fldCharType="end"/>
            </w:r>
          </w:ins>
        </w:p>
        <w:p w14:paraId="78D16A59" w14:textId="0CEA1B70" w:rsidR="005D2268" w:rsidRDefault="005D2268">
          <w:pPr>
            <w:pStyle w:val="32"/>
            <w:rPr>
              <w:ins w:id="355" w:author="Владимир Лаут" w:date="2021-03-25T08:57:00Z"/>
              <w:rFonts w:eastAsiaTheme="minorEastAsia" w:cstheme="minorBidi"/>
              <w:noProof/>
              <w:lang w:eastAsia="ru-RU"/>
            </w:rPr>
          </w:pPr>
          <w:ins w:id="3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"_Toc67556909"</w:instrText>
            </w:r>
            <w:r w:rsidRPr="00693F2E">
              <w:rPr>
                <w:rStyle w:val="ab"/>
                <w:noProof/>
              </w:rPr>
              <w:instrText xml:space="preserve"> </w:instrText>
            </w:r>
            <w:r w:rsidRPr="00693F2E">
              <w:rPr>
                <w:rStyle w:val="ab"/>
                <w:noProof/>
              </w:rPr>
              <w:fldChar w:fldCharType="separate"/>
            </w:r>
            <w:r w:rsidRPr="00693F2E">
              <w:rPr>
                <w:rStyle w:val="ab"/>
                <w:noProof/>
              </w:rPr>
              <w:t>3.5.6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_Toc67556909 \h </w:instrText>
            </w:r>
          </w:ins>
          <w:r>
            <w:rPr>
              <w:noProof/>
              <w:webHidden/>
            </w:rPr>
          </w:r>
          <w:r>
            <w:rPr>
              <w:noProof/>
              <w:webHidden/>
            </w:rPr>
            <w:fldChar w:fldCharType="separate"/>
          </w:r>
          <w:ins w:id="357" w:author="Владимир Лаут" w:date="2021-03-31T13:17:00Z">
            <w:r w:rsidR="00E858AE">
              <w:rPr>
                <w:noProof/>
                <w:webHidden/>
              </w:rPr>
              <w:t>38</w:t>
            </w:r>
          </w:ins>
          <w:ins w:id="358" w:author="Владимир Лаут" w:date="2021-03-25T08:57:00Z">
            <w:r>
              <w:rPr>
                <w:noProof/>
                <w:webHidden/>
              </w:rPr>
              <w:fldChar w:fldCharType="end"/>
            </w:r>
            <w:r w:rsidRPr="00693F2E">
              <w:rPr>
                <w:rStyle w:val="ab"/>
                <w:noProof/>
              </w:rPr>
              <w:fldChar w:fldCharType="end"/>
            </w:r>
          </w:ins>
        </w:p>
        <w:p w14:paraId="14E9DEE8" w14:textId="5FB06568" w:rsidR="005D2268" w:rsidRDefault="005D2268">
          <w:pPr>
            <w:pStyle w:val="23"/>
            <w:rPr>
              <w:ins w:id="359" w:author="Владимир Лаут" w:date="2021-03-25T08:57:00Z"/>
              <w:rFonts w:eastAsiaTheme="minorEastAsia" w:cstheme="minorBidi"/>
              <w:b w:val="0"/>
              <w:noProof/>
              <w:lang w:eastAsia="ru-RU"/>
            </w:rPr>
          </w:pPr>
          <w:ins w:id="3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"_Toc67556910"</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3.6</w:t>
            </w:r>
            <w:r>
              <w:rPr>
                <w:rFonts w:eastAsiaTheme="minorEastAsia" w:cstheme="minorBidi"/>
                <w:b w:val="0"/>
                <w:noProof/>
                <w:lang w:eastAsia="ru-RU"/>
              </w:rPr>
              <w:tab/>
            </w:r>
            <w:r w:rsidRPr="00693F2E">
              <w:rPr>
                <w:rStyle w:val="ab"/>
                <w:rFonts w:eastAsiaTheme="majorEastAsia" w:cstheme="majorBidi"/>
                <w:noProof/>
              </w:rPr>
              <w:t xml:space="preserve">Объекты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_12 Единицы оборудования</w:t>
            </w:r>
            <w:r>
              <w:rPr>
                <w:noProof/>
                <w:webHidden/>
              </w:rPr>
              <w:tab/>
            </w:r>
            <w:r>
              <w:rPr>
                <w:noProof/>
                <w:webHidden/>
              </w:rPr>
              <w:fldChar w:fldCharType="begin"/>
            </w:r>
            <w:r>
              <w:rPr>
                <w:noProof/>
                <w:webHidden/>
              </w:rPr>
              <w:instrText xml:space="preserve"> PAGEREF _Toc67556910 \h </w:instrText>
            </w:r>
          </w:ins>
          <w:r>
            <w:rPr>
              <w:noProof/>
              <w:webHidden/>
            </w:rPr>
          </w:r>
          <w:r>
            <w:rPr>
              <w:noProof/>
              <w:webHidden/>
            </w:rPr>
            <w:fldChar w:fldCharType="separate"/>
          </w:r>
          <w:ins w:id="361" w:author="Владимир Лаут" w:date="2021-03-31T13:17:00Z">
            <w:r w:rsidR="00E858AE">
              <w:rPr>
                <w:noProof/>
                <w:webHidden/>
              </w:rPr>
              <w:t>38</w:t>
            </w:r>
          </w:ins>
          <w:ins w:id="362" w:author="Владимир Лаут" w:date="2021-03-25T08:57:00Z">
            <w:r>
              <w:rPr>
                <w:noProof/>
                <w:webHidden/>
              </w:rPr>
              <w:fldChar w:fldCharType="end"/>
            </w:r>
            <w:r w:rsidRPr="00693F2E">
              <w:rPr>
                <w:rStyle w:val="ab"/>
                <w:noProof/>
              </w:rPr>
              <w:fldChar w:fldCharType="end"/>
            </w:r>
          </w:ins>
        </w:p>
        <w:p w14:paraId="6B192672" w14:textId="2972FC68" w:rsidR="005D2268" w:rsidRDefault="005D2268">
          <w:pPr>
            <w:pStyle w:val="32"/>
            <w:rPr>
              <w:ins w:id="363" w:author="Владимир Лаут" w:date="2021-03-25T08:57:00Z"/>
              <w:rFonts w:eastAsiaTheme="minorEastAsia" w:cstheme="minorBidi"/>
              <w:noProof/>
              <w:lang w:eastAsia="ru-RU"/>
            </w:rPr>
          </w:pPr>
          <w:ins w:id="3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"_Toc67556911"</w:instrText>
            </w:r>
            <w:r w:rsidRPr="00693F2E">
              <w:rPr>
                <w:rStyle w:val="ab"/>
                <w:noProof/>
              </w:rPr>
              <w:instrText xml:space="preserve"> </w:instrText>
            </w:r>
            <w:r w:rsidRPr="00693F2E">
              <w:rPr>
                <w:rStyle w:val="ab"/>
                <w:noProof/>
              </w:rPr>
              <w:fldChar w:fldCharType="separate"/>
            </w:r>
            <w:r w:rsidRPr="00693F2E">
              <w:rPr>
                <w:rStyle w:val="ab"/>
                <w:noProof/>
              </w:rPr>
              <w:t>3.6.1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_Toc67556911 \h </w:instrText>
            </w:r>
          </w:ins>
          <w:r>
            <w:rPr>
              <w:noProof/>
              <w:webHidden/>
            </w:rPr>
          </w:r>
          <w:r>
            <w:rPr>
              <w:noProof/>
              <w:webHidden/>
            </w:rPr>
            <w:fldChar w:fldCharType="separate"/>
          </w:r>
          <w:ins w:id="365" w:author="Владимир Лаут" w:date="2021-03-31T13:17:00Z">
            <w:r w:rsidR="00E858AE">
              <w:rPr>
                <w:noProof/>
                <w:webHidden/>
              </w:rPr>
              <w:t>38</w:t>
            </w:r>
          </w:ins>
          <w:ins w:id="366" w:author="Владимир Лаут" w:date="2021-03-25T08:57:00Z">
            <w:r>
              <w:rPr>
                <w:noProof/>
                <w:webHidden/>
              </w:rPr>
              <w:fldChar w:fldCharType="end"/>
            </w:r>
            <w:r w:rsidRPr="00693F2E">
              <w:rPr>
                <w:rStyle w:val="ab"/>
                <w:noProof/>
              </w:rPr>
              <w:fldChar w:fldCharType="end"/>
            </w:r>
          </w:ins>
        </w:p>
        <w:p w14:paraId="3EE4DE26" w14:textId="375FC918" w:rsidR="005D2268" w:rsidRDefault="005D2268">
          <w:pPr>
            <w:pStyle w:val="32"/>
            <w:rPr>
              <w:ins w:id="367" w:author="Владимир Лаут" w:date="2021-03-25T08:57:00Z"/>
              <w:rFonts w:eastAsiaTheme="minorEastAsia" w:cstheme="minorBidi"/>
              <w:noProof/>
              <w:lang w:eastAsia="ru-RU"/>
            </w:rPr>
          </w:pPr>
          <w:ins w:id="3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"_Toc67556912"</w:instrText>
            </w:r>
            <w:r w:rsidRPr="00693F2E">
              <w:rPr>
                <w:rStyle w:val="ab"/>
                <w:noProof/>
              </w:rPr>
              <w:instrText xml:space="preserve"> </w:instrText>
            </w:r>
            <w:r w:rsidRPr="00693F2E">
              <w:rPr>
                <w:rStyle w:val="ab"/>
                <w:noProof/>
              </w:rPr>
              <w:fldChar w:fldCharType="separate"/>
            </w:r>
            <w:r w:rsidRPr="00693F2E">
              <w:rPr>
                <w:rStyle w:val="ab"/>
                <w:noProof/>
              </w:rPr>
              <w:t>3.6.2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_Toc67556912 \h </w:instrText>
            </w:r>
          </w:ins>
          <w:r>
            <w:rPr>
              <w:noProof/>
              <w:webHidden/>
            </w:rPr>
          </w:r>
          <w:r>
            <w:rPr>
              <w:noProof/>
              <w:webHidden/>
            </w:rPr>
            <w:fldChar w:fldCharType="separate"/>
          </w:r>
          <w:ins w:id="369" w:author="Владимир Лаут" w:date="2021-03-31T13:17:00Z">
            <w:r w:rsidR="00E858AE">
              <w:rPr>
                <w:noProof/>
                <w:webHidden/>
              </w:rPr>
              <w:t>39</w:t>
            </w:r>
          </w:ins>
          <w:ins w:id="370" w:author="Владимир Лаут" w:date="2021-03-25T08:57:00Z">
            <w:r>
              <w:rPr>
                <w:noProof/>
                <w:webHidden/>
              </w:rPr>
              <w:fldChar w:fldCharType="end"/>
            </w:r>
            <w:r w:rsidRPr="00693F2E">
              <w:rPr>
                <w:rStyle w:val="ab"/>
                <w:noProof/>
              </w:rPr>
              <w:fldChar w:fldCharType="end"/>
            </w:r>
          </w:ins>
        </w:p>
        <w:p w14:paraId="6D2B1FA9" w14:textId="500FA90E" w:rsidR="005D2268" w:rsidRDefault="005D2268">
          <w:pPr>
            <w:pStyle w:val="32"/>
            <w:rPr>
              <w:ins w:id="371" w:author="Владимир Лаут" w:date="2021-03-25T08:57:00Z"/>
              <w:rFonts w:eastAsiaTheme="minorEastAsia" w:cstheme="minorBidi"/>
              <w:noProof/>
              <w:lang w:eastAsia="ru-RU"/>
            </w:rPr>
          </w:pPr>
          <w:ins w:id="3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"_Toc67556913"</w:instrText>
            </w:r>
            <w:r w:rsidRPr="00693F2E">
              <w:rPr>
                <w:rStyle w:val="ab"/>
                <w:noProof/>
              </w:rPr>
              <w:instrText xml:space="preserve"> </w:instrText>
            </w:r>
            <w:r w:rsidRPr="00693F2E">
              <w:rPr>
                <w:rStyle w:val="ab"/>
                <w:noProof/>
              </w:rPr>
              <w:fldChar w:fldCharType="separate"/>
            </w:r>
            <w:r w:rsidRPr="00693F2E">
              <w:rPr>
                <w:rStyle w:val="ab"/>
                <w:noProof/>
              </w:rPr>
              <w:t>3.6.3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_Toc67556913 \h </w:instrText>
            </w:r>
          </w:ins>
          <w:r>
            <w:rPr>
              <w:noProof/>
              <w:webHidden/>
            </w:rPr>
          </w:r>
          <w:r>
            <w:rPr>
              <w:noProof/>
              <w:webHidden/>
            </w:rPr>
            <w:fldChar w:fldCharType="separate"/>
          </w:r>
          <w:ins w:id="373" w:author="Владимир Лаут" w:date="2021-03-31T13:17:00Z">
            <w:r w:rsidR="00E858AE">
              <w:rPr>
                <w:noProof/>
                <w:webHidden/>
              </w:rPr>
              <w:t>40</w:t>
            </w:r>
          </w:ins>
          <w:ins w:id="374" w:author="Владимир Лаут" w:date="2021-03-25T08:57:00Z">
            <w:r>
              <w:rPr>
                <w:noProof/>
                <w:webHidden/>
              </w:rPr>
              <w:fldChar w:fldCharType="end"/>
            </w:r>
            <w:r w:rsidRPr="00693F2E">
              <w:rPr>
                <w:rStyle w:val="ab"/>
                <w:noProof/>
              </w:rPr>
              <w:fldChar w:fldCharType="end"/>
            </w:r>
          </w:ins>
        </w:p>
        <w:p w14:paraId="2A6A77A7" w14:textId="0F018B72" w:rsidR="005D2268" w:rsidRDefault="005D2268">
          <w:pPr>
            <w:pStyle w:val="32"/>
            <w:rPr>
              <w:ins w:id="375" w:author="Владимир Лаут" w:date="2021-03-25T08:57:00Z"/>
              <w:rFonts w:eastAsiaTheme="minorEastAsia" w:cstheme="minorBidi"/>
              <w:noProof/>
              <w:lang w:eastAsia="ru-RU"/>
            </w:rPr>
          </w:pPr>
          <w:ins w:id="3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"_Toc67556914"</w:instrText>
            </w:r>
            <w:r w:rsidRPr="00693F2E">
              <w:rPr>
                <w:rStyle w:val="ab"/>
                <w:noProof/>
              </w:rPr>
              <w:instrText xml:space="preserve"> </w:instrText>
            </w:r>
            <w:r w:rsidRPr="00693F2E">
              <w:rPr>
                <w:rStyle w:val="ab"/>
                <w:noProof/>
              </w:rPr>
              <w:fldChar w:fldCharType="separate"/>
            </w:r>
            <w:r w:rsidRPr="00693F2E">
              <w:rPr>
                <w:rStyle w:val="ab"/>
                <w:noProof/>
              </w:rPr>
              <w:t>3.6.4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_Toc67556914 \h </w:instrText>
            </w:r>
          </w:ins>
          <w:r>
            <w:rPr>
              <w:noProof/>
              <w:webHidden/>
            </w:rPr>
          </w:r>
          <w:r>
            <w:rPr>
              <w:noProof/>
              <w:webHidden/>
            </w:rPr>
            <w:fldChar w:fldCharType="separate"/>
          </w:r>
          <w:ins w:id="377" w:author="Владимир Лаут" w:date="2021-03-31T13:17:00Z">
            <w:r w:rsidR="00E858AE">
              <w:rPr>
                <w:noProof/>
                <w:webHidden/>
              </w:rPr>
              <w:t>41</w:t>
            </w:r>
          </w:ins>
          <w:ins w:id="378" w:author="Владимир Лаут" w:date="2021-03-25T08:57:00Z">
            <w:r>
              <w:rPr>
                <w:noProof/>
                <w:webHidden/>
              </w:rPr>
              <w:fldChar w:fldCharType="end"/>
            </w:r>
            <w:r w:rsidRPr="00693F2E">
              <w:rPr>
                <w:rStyle w:val="ab"/>
                <w:noProof/>
              </w:rPr>
              <w:fldChar w:fldCharType="end"/>
            </w:r>
          </w:ins>
        </w:p>
        <w:p w14:paraId="517D12D1" w14:textId="21472447" w:rsidR="005D2268" w:rsidRDefault="005D2268">
          <w:pPr>
            <w:pStyle w:val="32"/>
            <w:rPr>
              <w:ins w:id="379" w:author="Владимир Лаут" w:date="2021-03-25T08:57:00Z"/>
              <w:rFonts w:eastAsiaTheme="minorEastAsia" w:cstheme="minorBidi"/>
              <w:noProof/>
              <w:lang w:eastAsia="ru-RU"/>
            </w:rPr>
          </w:pPr>
          <w:ins w:id="3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"_Toc67557015"</w:instrText>
            </w:r>
            <w:r w:rsidRPr="00693F2E">
              <w:rPr>
                <w:rStyle w:val="ab"/>
                <w:noProof/>
              </w:rPr>
              <w:instrText xml:space="preserve"> </w:instrText>
            </w:r>
            <w:r w:rsidRPr="00693F2E">
              <w:rPr>
                <w:rStyle w:val="ab"/>
                <w:noProof/>
              </w:rPr>
              <w:fldChar w:fldCharType="separate"/>
            </w:r>
            <w:r w:rsidRPr="00693F2E">
              <w:rPr>
                <w:rStyle w:val="ab"/>
                <w:noProof/>
              </w:rPr>
              <w:t>3.6.5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_Toc67557015 \h </w:instrText>
            </w:r>
          </w:ins>
          <w:r>
            <w:rPr>
              <w:noProof/>
              <w:webHidden/>
            </w:rPr>
          </w:r>
          <w:r>
            <w:rPr>
              <w:noProof/>
              <w:webHidden/>
            </w:rPr>
            <w:fldChar w:fldCharType="separate"/>
          </w:r>
          <w:ins w:id="381" w:author="Владимир Лаут" w:date="2021-03-31T13:17:00Z">
            <w:r w:rsidR="00E858AE">
              <w:rPr>
                <w:noProof/>
                <w:webHidden/>
              </w:rPr>
              <w:t>49</w:t>
            </w:r>
          </w:ins>
          <w:ins w:id="382" w:author="Владимир Лаут" w:date="2021-03-25T08:57:00Z">
            <w:r>
              <w:rPr>
                <w:noProof/>
                <w:webHidden/>
              </w:rPr>
              <w:fldChar w:fldCharType="end"/>
            </w:r>
            <w:r w:rsidRPr="00693F2E">
              <w:rPr>
                <w:rStyle w:val="ab"/>
                <w:noProof/>
              </w:rPr>
              <w:fldChar w:fldCharType="end"/>
            </w:r>
          </w:ins>
        </w:p>
        <w:p w14:paraId="4647AAE6" w14:textId="655E20E2" w:rsidR="005D2268" w:rsidRDefault="005D2268">
          <w:pPr>
            <w:pStyle w:val="32"/>
            <w:rPr>
              <w:ins w:id="383" w:author="Владимир Лаут" w:date="2021-03-25T08:57:00Z"/>
              <w:rFonts w:eastAsiaTheme="minorEastAsia" w:cstheme="minorBidi"/>
              <w:noProof/>
              <w:lang w:eastAsia="ru-RU"/>
            </w:rPr>
          </w:pPr>
          <w:ins w:id="3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"_Toc67557037"</w:instrText>
            </w:r>
            <w:r w:rsidRPr="00693F2E">
              <w:rPr>
                <w:rStyle w:val="ab"/>
                <w:noProof/>
              </w:rPr>
              <w:instrText xml:space="preserve"> </w:instrText>
            </w:r>
            <w:r w:rsidRPr="00693F2E">
              <w:rPr>
                <w:rStyle w:val="ab"/>
                <w:noProof/>
              </w:rPr>
              <w:fldChar w:fldCharType="separate"/>
            </w:r>
            <w:r w:rsidRPr="00693F2E">
              <w:rPr>
                <w:rStyle w:val="ab"/>
                <w:noProof/>
              </w:rPr>
              <w:t>3.6.6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_Toc67557037 \h </w:instrText>
            </w:r>
          </w:ins>
          <w:r>
            <w:rPr>
              <w:noProof/>
              <w:webHidden/>
            </w:rPr>
          </w:r>
          <w:r>
            <w:rPr>
              <w:noProof/>
              <w:webHidden/>
            </w:rPr>
            <w:fldChar w:fldCharType="separate"/>
          </w:r>
          <w:ins w:id="385" w:author="Владимир Лаут" w:date="2021-03-31T13:17:00Z">
            <w:r w:rsidR="00E858AE">
              <w:rPr>
                <w:noProof/>
                <w:webHidden/>
              </w:rPr>
              <w:t>52</w:t>
            </w:r>
          </w:ins>
          <w:ins w:id="386" w:author="Владимир Лаут" w:date="2021-03-25T08:57:00Z">
            <w:r>
              <w:rPr>
                <w:noProof/>
                <w:webHidden/>
              </w:rPr>
              <w:fldChar w:fldCharType="end"/>
            </w:r>
            <w:r w:rsidRPr="00693F2E">
              <w:rPr>
                <w:rStyle w:val="ab"/>
                <w:noProof/>
              </w:rPr>
              <w:fldChar w:fldCharType="end"/>
            </w:r>
          </w:ins>
        </w:p>
        <w:p w14:paraId="467424A1" w14:textId="09FB85FE" w:rsidR="005D2268" w:rsidRDefault="005D2268">
          <w:pPr>
            <w:pStyle w:val="23"/>
            <w:rPr>
              <w:ins w:id="387" w:author="Владимир Лаут" w:date="2021-03-25T08:57:00Z"/>
              <w:rFonts w:eastAsiaTheme="minorEastAsia" w:cstheme="minorBidi"/>
              <w:b w:val="0"/>
              <w:noProof/>
              <w:lang w:eastAsia="ru-RU"/>
            </w:rPr>
          </w:pPr>
          <w:ins w:id="3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"_Toc67557038"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3.7</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_15 Индикатор структуры ТМ.</w:t>
            </w:r>
            <w:r>
              <w:rPr>
                <w:noProof/>
                <w:webHidden/>
              </w:rPr>
              <w:tab/>
            </w:r>
            <w:r>
              <w:rPr>
                <w:noProof/>
                <w:webHidden/>
              </w:rPr>
              <w:fldChar w:fldCharType="begin"/>
            </w:r>
            <w:r>
              <w:rPr>
                <w:noProof/>
                <w:webHidden/>
              </w:rPr>
              <w:instrText xml:space="preserve"> PAGEREF _Toc67557038 \h </w:instrText>
            </w:r>
          </w:ins>
          <w:r>
            <w:rPr>
              <w:noProof/>
              <w:webHidden/>
            </w:rPr>
          </w:r>
          <w:r>
            <w:rPr>
              <w:noProof/>
              <w:webHidden/>
            </w:rPr>
            <w:fldChar w:fldCharType="separate"/>
          </w:r>
          <w:ins w:id="389" w:author="Владимир Лаут" w:date="2021-03-31T13:17:00Z">
            <w:r w:rsidR="00E858AE">
              <w:rPr>
                <w:noProof/>
                <w:webHidden/>
              </w:rPr>
              <w:t>52</w:t>
            </w:r>
          </w:ins>
          <w:ins w:id="390" w:author="Владимир Лаут" w:date="2021-03-25T08:57:00Z">
            <w:r>
              <w:rPr>
                <w:noProof/>
                <w:webHidden/>
              </w:rPr>
              <w:fldChar w:fldCharType="end"/>
            </w:r>
            <w:r w:rsidRPr="00693F2E">
              <w:rPr>
                <w:rStyle w:val="ab"/>
                <w:noProof/>
              </w:rPr>
              <w:fldChar w:fldCharType="end"/>
            </w:r>
          </w:ins>
        </w:p>
        <w:p w14:paraId="70ADFD9E" w14:textId="7D7359F3" w:rsidR="005D2268" w:rsidRDefault="005D2268">
          <w:pPr>
            <w:pStyle w:val="32"/>
            <w:rPr>
              <w:ins w:id="391" w:author="Владимир Лаут" w:date="2021-03-25T08:57:00Z"/>
              <w:rFonts w:eastAsiaTheme="minorEastAsia" w:cstheme="minorBidi"/>
              <w:noProof/>
              <w:lang w:eastAsia="ru-RU"/>
            </w:rPr>
          </w:pPr>
          <w:ins w:id="3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"_Toc67557039"</w:instrText>
            </w:r>
            <w:r w:rsidRPr="00693F2E">
              <w:rPr>
                <w:rStyle w:val="ab"/>
                <w:noProof/>
              </w:rPr>
              <w:instrText xml:space="preserve"> </w:instrText>
            </w:r>
            <w:r w:rsidRPr="00693F2E">
              <w:rPr>
                <w:rStyle w:val="ab"/>
                <w:noProof/>
              </w:rPr>
              <w:fldChar w:fldCharType="separate"/>
            </w:r>
            <w:r w:rsidRPr="00693F2E">
              <w:rPr>
                <w:rStyle w:val="ab"/>
                <w:noProof/>
              </w:rPr>
              <w:t>3.7.1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_Toc67557039 \h </w:instrText>
            </w:r>
          </w:ins>
          <w:r>
            <w:rPr>
              <w:noProof/>
              <w:webHidden/>
            </w:rPr>
          </w:r>
          <w:r>
            <w:rPr>
              <w:noProof/>
              <w:webHidden/>
            </w:rPr>
            <w:fldChar w:fldCharType="separate"/>
          </w:r>
          <w:ins w:id="393" w:author="Владимир Лаут" w:date="2021-03-31T13:17:00Z">
            <w:r w:rsidR="00E858AE">
              <w:rPr>
                <w:noProof/>
                <w:webHidden/>
              </w:rPr>
              <w:t>52</w:t>
            </w:r>
          </w:ins>
          <w:ins w:id="394" w:author="Владимир Лаут" w:date="2021-03-25T08:57:00Z">
            <w:r>
              <w:rPr>
                <w:noProof/>
                <w:webHidden/>
              </w:rPr>
              <w:fldChar w:fldCharType="end"/>
            </w:r>
            <w:r w:rsidRPr="00693F2E">
              <w:rPr>
                <w:rStyle w:val="ab"/>
                <w:noProof/>
              </w:rPr>
              <w:fldChar w:fldCharType="end"/>
            </w:r>
          </w:ins>
        </w:p>
        <w:p w14:paraId="5DE77B07" w14:textId="350C41E8" w:rsidR="005D2268" w:rsidRDefault="005D2268">
          <w:pPr>
            <w:pStyle w:val="32"/>
            <w:rPr>
              <w:ins w:id="395" w:author="Владимир Лаут" w:date="2021-03-25T08:57:00Z"/>
              <w:rFonts w:eastAsiaTheme="minorEastAsia" w:cstheme="minorBidi"/>
              <w:noProof/>
              <w:lang w:eastAsia="ru-RU"/>
            </w:rPr>
          </w:pPr>
          <w:ins w:id="3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"_Toc67557040"</w:instrText>
            </w:r>
            <w:r w:rsidRPr="00693F2E">
              <w:rPr>
                <w:rStyle w:val="ab"/>
                <w:noProof/>
              </w:rPr>
              <w:instrText xml:space="preserve"> </w:instrText>
            </w:r>
            <w:r w:rsidRPr="00693F2E">
              <w:rPr>
                <w:rStyle w:val="ab"/>
                <w:noProof/>
              </w:rPr>
              <w:fldChar w:fldCharType="separate"/>
            </w:r>
            <w:r w:rsidRPr="00693F2E">
              <w:rPr>
                <w:rStyle w:val="ab"/>
                <w:noProof/>
              </w:rPr>
              <w:t>3.7.2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_Toc67557040 \h </w:instrText>
            </w:r>
          </w:ins>
          <w:r>
            <w:rPr>
              <w:noProof/>
              <w:webHidden/>
            </w:rPr>
          </w:r>
          <w:r>
            <w:rPr>
              <w:noProof/>
              <w:webHidden/>
            </w:rPr>
            <w:fldChar w:fldCharType="separate"/>
          </w:r>
          <w:ins w:id="397" w:author="Владимир Лаут" w:date="2021-03-31T13:17:00Z">
            <w:r w:rsidR="00E858AE">
              <w:rPr>
                <w:noProof/>
                <w:webHidden/>
              </w:rPr>
              <w:t>52</w:t>
            </w:r>
          </w:ins>
          <w:ins w:id="398" w:author="Владимир Лаут" w:date="2021-03-25T08:57:00Z">
            <w:r>
              <w:rPr>
                <w:noProof/>
                <w:webHidden/>
              </w:rPr>
              <w:fldChar w:fldCharType="end"/>
            </w:r>
            <w:r w:rsidRPr="00693F2E">
              <w:rPr>
                <w:rStyle w:val="ab"/>
                <w:noProof/>
              </w:rPr>
              <w:fldChar w:fldCharType="end"/>
            </w:r>
          </w:ins>
        </w:p>
        <w:p w14:paraId="14679349" w14:textId="1733F727" w:rsidR="005D2268" w:rsidRDefault="005D2268">
          <w:pPr>
            <w:pStyle w:val="32"/>
            <w:rPr>
              <w:ins w:id="399" w:author="Владимир Лаут" w:date="2021-03-25T08:57:00Z"/>
              <w:rFonts w:eastAsiaTheme="minorEastAsia" w:cstheme="minorBidi"/>
              <w:noProof/>
              <w:lang w:eastAsia="ru-RU"/>
            </w:rPr>
          </w:pPr>
          <w:ins w:id="4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"_Toc67557041"</w:instrText>
            </w:r>
            <w:r w:rsidRPr="00693F2E">
              <w:rPr>
                <w:rStyle w:val="ab"/>
                <w:noProof/>
              </w:rPr>
              <w:instrText xml:space="preserve"> </w:instrText>
            </w:r>
            <w:r w:rsidRPr="00693F2E">
              <w:rPr>
                <w:rStyle w:val="ab"/>
                <w:noProof/>
              </w:rPr>
              <w:fldChar w:fldCharType="separate"/>
            </w:r>
            <w:r w:rsidRPr="00693F2E">
              <w:rPr>
                <w:rStyle w:val="ab"/>
                <w:noProof/>
              </w:rPr>
              <w:t>3.7.3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_Toc67557041 \h </w:instrText>
            </w:r>
          </w:ins>
          <w:r>
            <w:rPr>
              <w:noProof/>
              <w:webHidden/>
            </w:rPr>
          </w:r>
          <w:r>
            <w:rPr>
              <w:noProof/>
              <w:webHidden/>
            </w:rPr>
            <w:fldChar w:fldCharType="separate"/>
          </w:r>
          <w:ins w:id="401" w:author="Владимир Лаут" w:date="2021-03-31T13:17:00Z">
            <w:r w:rsidR="00E858AE">
              <w:rPr>
                <w:noProof/>
                <w:webHidden/>
              </w:rPr>
              <w:t>53</w:t>
            </w:r>
          </w:ins>
          <w:ins w:id="402" w:author="Владимир Лаут" w:date="2021-03-25T08:57:00Z">
            <w:r>
              <w:rPr>
                <w:noProof/>
                <w:webHidden/>
              </w:rPr>
              <w:fldChar w:fldCharType="end"/>
            </w:r>
            <w:r w:rsidRPr="00693F2E">
              <w:rPr>
                <w:rStyle w:val="ab"/>
                <w:noProof/>
              </w:rPr>
              <w:fldChar w:fldCharType="end"/>
            </w:r>
          </w:ins>
        </w:p>
        <w:p w14:paraId="648A25E5" w14:textId="12430C13" w:rsidR="005D2268" w:rsidRDefault="005D2268">
          <w:pPr>
            <w:pStyle w:val="32"/>
            <w:rPr>
              <w:ins w:id="403" w:author="Владимир Лаут" w:date="2021-03-25T08:57:00Z"/>
              <w:rFonts w:eastAsiaTheme="minorEastAsia" w:cstheme="minorBidi"/>
              <w:noProof/>
              <w:lang w:eastAsia="ru-RU"/>
            </w:rPr>
          </w:pPr>
          <w:ins w:id="4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"_Toc67557042"</w:instrText>
            </w:r>
            <w:r w:rsidRPr="00693F2E">
              <w:rPr>
                <w:rStyle w:val="ab"/>
                <w:noProof/>
              </w:rPr>
              <w:instrText xml:space="preserve"> </w:instrText>
            </w:r>
            <w:r w:rsidRPr="00693F2E">
              <w:rPr>
                <w:rStyle w:val="ab"/>
                <w:noProof/>
              </w:rPr>
              <w:fldChar w:fldCharType="separate"/>
            </w:r>
            <w:r w:rsidRPr="00693F2E">
              <w:rPr>
                <w:rStyle w:val="ab"/>
                <w:noProof/>
              </w:rPr>
              <w:t>3.7.4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_Toc67557042 \h </w:instrText>
            </w:r>
          </w:ins>
          <w:r>
            <w:rPr>
              <w:noProof/>
              <w:webHidden/>
            </w:rPr>
          </w:r>
          <w:r>
            <w:rPr>
              <w:noProof/>
              <w:webHidden/>
            </w:rPr>
            <w:fldChar w:fldCharType="separate"/>
          </w:r>
          <w:ins w:id="405" w:author="Владимир Лаут" w:date="2021-03-31T13:17:00Z">
            <w:r w:rsidR="00E858AE">
              <w:rPr>
                <w:noProof/>
                <w:webHidden/>
              </w:rPr>
              <w:t>54</w:t>
            </w:r>
          </w:ins>
          <w:ins w:id="406" w:author="Владимир Лаут" w:date="2021-03-25T08:57:00Z">
            <w:r>
              <w:rPr>
                <w:noProof/>
                <w:webHidden/>
              </w:rPr>
              <w:fldChar w:fldCharType="end"/>
            </w:r>
            <w:r w:rsidRPr="00693F2E">
              <w:rPr>
                <w:rStyle w:val="ab"/>
                <w:noProof/>
              </w:rPr>
              <w:fldChar w:fldCharType="end"/>
            </w:r>
          </w:ins>
        </w:p>
        <w:p w14:paraId="22DC9BE2" w14:textId="39B1CA33" w:rsidR="005D2268" w:rsidRDefault="005D2268">
          <w:pPr>
            <w:pStyle w:val="32"/>
            <w:rPr>
              <w:ins w:id="407" w:author="Владимир Лаут" w:date="2021-03-25T08:57:00Z"/>
              <w:rFonts w:eastAsiaTheme="minorEastAsia" w:cstheme="minorBidi"/>
              <w:noProof/>
              <w:lang w:eastAsia="ru-RU"/>
            </w:rPr>
          </w:pPr>
          <w:ins w:id="4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"_Toc67557043"</w:instrText>
            </w:r>
            <w:r w:rsidRPr="00693F2E">
              <w:rPr>
                <w:rStyle w:val="ab"/>
                <w:noProof/>
              </w:rPr>
              <w:instrText xml:space="preserve"> </w:instrText>
            </w:r>
            <w:r w:rsidRPr="00693F2E">
              <w:rPr>
                <w:rStyle w:val="ab"/>
                <w:noProof/>
              </w:rPr>
              <w:fldChar w:fldCharType="separate"/>
            </w:r>
            <w:r w:rsidRPr="00693F2E">
              <w:rPr>
                <w:rStyle w:val="ab"/>
                <w:noProof/>
              </w:rPr>
              <w:t>3.7.5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_Toc67557043 \h </w:instrText>
            </w:r>
          </w:ins>
          <w:r>
            <w:rPr>
              <w:noProof/>
              <w:webHidden/>
            </w:rPr>
          </w:r>
          <w:r>
            <w:rPr>
              <w:noProof/>
              <w:webHidden/>
            </w:rPr>
            <w:fldChar w:fldCharType="separate"/>
          </w:r>
          <w:ins w:id="409" w:author="Владимир Лаут" w:date="2021-03-31T13:17:00Z">
            <w:r w:rsidR="00E858AE">
              <w:rPr>
                <w:noProof/>
                <w:webHidden/>
              </w:rPr>
              <w:t>55</w:t>
            </w:r>
          </w:ins>
          <w:ins w:id="410" w:author="Владимир Лаут" w:date="2021-03-25T08:57:00Z">
            <w:r>
              <w:rPr>
                <w:noProof/>
                <w:webHidden/>
              </w:rPr>
              <w:fldChar w:fldCharType="end"/>
            </w:r>
            <w:r w:rsidRPr="00693F2E">
              <w:rPr>
                <w:rStyle w:val="ab"/>
                <w:noProof/>
              </w:rPr>
              <w:fldChar w:fldCharType="end"/>
            </w:r>
          </w:ins>
        </w:p>
        <w:p w14:paraId="0454F0D7" w14:textId="06274C7D" w:rsidR="005D2268" w:rsidRDefault="005D2268">
          <w:pPr>
            <w:pStyle w:val="32"/>
            <w:rPr>
              <w:ins w:id="411" w:author="Владимир Лаут" w:date="2021-03-25T08:57:00Z"/>
              <w:rFonts w:eastAsiaTheme="minorEastAsia" w:cstheme="minorBidi"/>
              <w:noProof/>
              <w:lang w:eastAsia="ru-RU"/>
            </w:rPr>
          </w:pPr>
          <w:ins w:id="4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"_Toc67557044"</w:instrText>
            </w:r>
            <w:r w:rsidRPr="00693F2E">
              <w:rPr>
                <w:rStyle w:val="ab"/>
                <w:noProof/>
              </w:rPr>
              <w:instrText xml:space="preserve"> </w:instrText>
            </w:r>
            <w:r w:rsidRPr="00693F2E">
              <w:rPr>
                <w:rStyle w:val="ab"/>
                <w:noProof/>
              </w:rPr>
              <w:fldChar w:fldCharType="separate"/>
            </w:r>
            <w:r w:rsidRPr="00693F2E">
              <w:rPr>
                <w:rStyle w:val="ab"/>
                <w:noProof/>
              </w:rPr>
              <w:t>3.7.6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_Toc67557044 \h </w:instrText>
            </w:r>
          </w:ins>
          <w:r>
            <w:rPr>
              <w:noProof/>
              <w:webHidden/>
            </w:rPr>
          </w:r>
          <w:r>
            <w:rPr>
              <w:noProof/>
              <w:webHidden/>
            </w:rPr>
            <w:fldChar w:fldCharType="separate"/>
          </w:r>
          <w:ins w:id="413" w:author="Владимир Лаут" w:date="2021-03-31T13:17:00Z">
            <w:r w:rsidR="00E858AE">
              <w:rPr>
                <w:noProof/>
                <w:webHidden/>
              </w:rPr>
              <w:t>55</w:t>
            </w:r>
          </w:ins>
          <w:ins w:id="414" w:author="Владимир Лаут" w:date="2021-03-25T08:57:00Z">
            <w:r>
              <w:rPr>
                <w:noProof/>
                <w:webHidden/>
              </w:rPr>
              <w:fldChar w:fldCharType="end"/>
            </w:r>
            <w:r w:rsidRPr="00693F2E">
              <w:rPr>
                <w:rStyle w:val="ab"/>
                <w:noProof/>
              </w:rPr>
              <w:fldChar w:fldCharType="end"/>
            </w:r>
          </w:ins>
        </w:p>
        <w:p w14:paraId="49A82360" w14:textId="1E41C18F" w:rsidR="005D2268" w:rsidRDefault="005D2268">
          <w:pPr>
            <w:pStyle w:val="23"/>
            <w:rPr>
              <w:ins w:id="415" w:author="Владимир Лаут" w:date="2021-03-25T08:57:00Z"/>
              <w:rFonts w:eastAsiaTheme="minorEastAsia" w:cstheme="minorBidi"/>
              <w:b w:val="0"/>
              <w:noProof/>
              <w:lang w:eastAsia="ru-RU"/>
            </w:rPr>
          </w:pPr>
          <w:ins w:id="4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3.8</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_18 Каталог кодов ТОРО.</w:t>
            </w:r>
            <w:r>
              <w:rPr>
                <w:noProof/>
                <w:webHidden/>
              </w:rPr>
              <w:tab/>
            </w:r>
            <w:r>
              <w:rPr>
                <w:noProof/>
                <w:webHidden/>
              </w:rPr>
              <w:fldChar w:fldCharType="begin"/>
            </w:r>
            <w:r>
              <w:rPr>
                <w:noProof/>
                <w:webHidden/>
              </w:rPr>
              <w:instrText xml:space="preserve"> PAGEREF _Toc67557045 \h </w:instrText>
            </w:r>
          </w:ins>
          <w:r>
            <w:rPr>
              <w:noProof/>
              <w:webHidden/>
            </w:rPr>
          </w:r>
          <w:r>
            <w:rPr>
              <w:noProof/>
              <w:webHidden/>
            </w:rPr>
            <w:fldChar w:fldCharType="separate"/>
          </w:r>
          <w:ins w:id="417" w:author="Владимир Лаут" w:date="2021-03-31T13:17:00Z">
            <w:r w:rsidR="00E858AE">
              <w:rPr>
                <w:noProof/>
                <w:webHidden/>
              </w:rPr>
              <w:t>55</w:t>
            </w:r>
          </w:ins>
          <w:ins w:id="418" w:author="Владимир Лаут" w:date="2021-03-25T08:57:00Z">
            <w:r>
              <w:rPr>
                <w:noProof/>
                <w:webHidden/>
              </w:rPr>
              <w:fldChar w:fldCharType="end"/>
            </w:r>
            <w:r w:rsidRPr="00693F2E">
              <w:rPr>
                <w:rStyle w:val="ab"/>
                <w:noProof/>
              </w:rPr>
              <w:fldChar w:fldCharType="end"/>
            </w:r>
          </w:ins>
        </w:p>
        <w:p w14:paraId="5261E75A" w14:textId="7DC40BB0" w:rsidR="005D2268" w:rsidRDefault="005D2268">
          <w:pPr>
            <w:pStyle w:val="32"/>
            <w:rPr>
              <w:ins w:id="419" w:author="Владимир Лаут" w:date="2021-03-25T08:57:00Z"/>
              <w:rFonts w:eastAsiaTheme="minorEastAsia" w:cstheme="minorBidi"/>
              <w:noProof/>
              <w:lang w:eastAsia="ru-RU"/>
            </w:rPr>
          </w:pPr>
          <w:ins w:id="4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"_Toc67557046"</w:instrText>
            </w:r>
            <w:r w:rsidRPr="00693F2E">
              <w:rPr>
                <w:rStyle w:val="ab"/>
                <w:noProof/>
              </w:rPr>
              <w:instrText xml:space="preserve"> </w:instrText>
            </w:r>
            <w:r w:rsidRPr="00693F2E">
              <w:rPr>
                <w:rStyle w:val="ab"/>
                <w:noProof/>
              </w:rPr>
              <w:fldChar w:fldCharType="separate"/>
            </w:r>
            <w:r w:rsidRPr="00693F2E">
              <w:rPr>
                <w:rStyle w:val="ab"/>
                <w:noProof/>
              </w:rPr>
              <w:t>3.8.1</w:t>
            </w:r>
            <w:r>
              <w:rPr>
                <w:rFonts w:eastAsiaTheme="minorEastAsia" w:cstheme="minorBidi"/>
                <w:noProof/>
                <w:lang w:eastAsia="ru-RU"/>
              </w:rPr>
              <w:tab/>
            </w:r>
            <w:r w:rsidRPr="00693F2E">
              <w:rPr>
                <w:rStyle w:val="ab"/>
                <w:noProof/>
              </w:rPr>
              <w:t>Описание объектов</w:t>
            </w:r>
            <w:r>
              <w:rPr>
                <w:noProof/>
                <w:webHidden/>
              </w:rPr>
              <w:tab/>
            </w:r>
            <w:r>
              <w:rPr>
                <w:noProof/>
                <w:webHidden/>
              </w:rPr>
              <w:fldChar w:fldCharType="begin"/>
            </w:r>
            <w:r>
              <w:rPr>
                <w:noProof/>
                <w:webHidden/>
              </w:rPr>
              <w:instrText xml:space="preserve"> PAGEREF _Toc67557046 \h </w:instrText>
            </w:r>
          </w:ins>
          <w:r>
            <w:rPr>
              <w:noProof/>
              <w:webHidden/>
            </w:rPr>
          </w:r>
          <w:r>
            <w:rPr>
              <w:noProof/>
              <w:webHidden/>
            </w:rPr>
            <w:fldChar w:fldCharType="separate"/>
          </w:r>
          <w:ins w:id="421" w:author="Владимир Лаут" w:date="2021-03-31T13:17:00Z">
            <w:r w:rsidR="00E858AE">
              <w:rPr>
                <w:noProof/>
                <w:webHidden/>
              </w:rPr>
              <w:t>55</w:t>
            </w:r>
          </w:ins>
          <w:ins w:id="422" w:author="Владимир Лаут" w:date="2021-03-25T08:57:00Z">
            <w:r>
              <w:rPr>
                <w:noProof/>
                <w:webHidden/>
              </w:rPr>
              <w:fldChar w:fldCharType="end"/>
            </w:r>
            <w:r w:rsidRPr="00693F2E">
              <w:rPr>
                <w:rStyle w:val="ab"/>
                <w:noProof/>
              </w:rPr>
              <w:fldChar w:fldCharType="end"/>
            </w:r>
          </w:ins>
        </w:p>
        <w:p w14:paraId="10F53A7F" w14:textId="207061EB" w:rsidR="005D2268" w:rsidRDefault="005D2268">
          <w:pPr>
            <w:pStyle w:val="32"/>
            <w:rPr>
              <w:ins w:id="423" w:author="Владимир Лаут" w:date="2021-03-25T08:57:00Z"/>
              <w:rFonts w:eastAsiaTheme="minorEastAsia" w:cstheme="minorBidi"/>
              <w:noProof/>
              <w:lang w:eastAsia="ru-RU"/>
            </w:rPr>
          </w:pPr>
          <w:ins w:id="424" w:author="Владимир Лаут" w:date="2021-03-25T08:57:00Z">
            <w:r w:rsidRPr="00693F2E">
              <w:rPr>
                <w:rStyle w:val="ab"/>
                <w:noProof/>
              </w:rPr>
              <w:lastRenderedPageBreak/>
              <w:fldChar w:fldCharType="begin"/>
            </w:r>
            <w:r w:rsidRPr="00693F2E">
              <w:rPr>
                <w:rStyle w:val="ab"/>
                <w:noProof/>
              </w:rPr>
              <w:instrText xml:space="preserve"> </w:instrText>
            </w:r>
            <w:r>
              <w:rPr>
                <w:noProof/>
              </w:rPr>
              <w:instrText>HYPERLINK \l "_Toc67557047"</w:instrText>
            </w:r>
            <w:r w:rsidRPr="00693F2E">
              <w:rPr>
                <w:rStyle w:val="ab"/>
                <w:noProof/>
              </w:rPr>
              <w:instrText xml:space="preserve"> </w:instrText>
            </w:r>
            <w:r w:rsidRPr="00693F2E">
              <w:rPr>
                <w:rStyle w:val="ab"/>
                <w:noProof/>
              </w:rPr>
              <w:fldChar w:fldCharType="separate"/>
            </w:r>
            <w:r w:rsidRPr="00693F2E">
              <w:rPr>
                <w:rStyle w:val="ab"/>
                <w:noProof/>
              </w:rPr>
              <w:t>3.8.2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_Toc67557047 \h </w:instrText>
            </w:r>
          </w:ins>
          <w:r>
            <w:rPr>
              <w:noProof/>
              <w:webHidden/>
            </w:rPr>
          </w:r>
          <w:r>
            <w:rPr>
              <w:noProof/>
              <w:webHidden/>
            </w:rPr>
            <w:fldChar w:fldCharType="separate"/>
          </w:r>
          <w:ins w:id="425" w:author="Владимир Лаут" w:date="2021-03-31T13:17:00Z">
            <w:r w:rsidR="00E858AE">
              <w:rPr>
                <w:noProof/>
                <w:webHidden/>
              </w:rPr>
              <w:t>56</w:t>
            </w:r>
          </w:ins>
          <w:ins w:id="426" w:author="Владимир Лаут" w:date="2021-03-25T08:57:00Z">
            <w:r>
              <w:rPr>
                <w:noProof/>
                <w:webHidden/>
              </w:rPr>
              <w:fldChar w:fldCharType="end"/>
            </w:r>
            <w:r w:rsidRPr="00693F2E">
              <w:rPr>
                <w:rStyle w:val="ab"/>
                <w:noProof/>
              </w:rPr>
              <w:fldChar w:fldCharType="end"/>
            </w:r>
          </w:ins>
        </w:p>
        <w:p w14:paraId="2AD1C29A" w14:textId="3CBB6844" w:rsidR="005D2268" w:rsidRDefault="005D2268">
          <w:pPr>
            <w:pStyle w:val="32"/>
            <w:rPr>
              <w:ins w:id="427" w:author="Владимир Лаут" w:date="2021-03-25T08:57:00Z"/>
              <w:rFonts w:eastAsiaTheme="minorEastAsia" w:cstheme="minorBidi"/>
              <w:noProof/>
              <w:lang w:eastAsia="ru-RU"/>
            </w:rPr>
          </w:pPr>
          <w:ins w:id="4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"_Toc67557048"</w:instrText>
            </w:r>
            <w:r w:rsidRPr="00693F2E">
              <w:rPr>
                <w:rStyle w:val="ab"/>
                <w:noProof/>
              </w:rPr>
              <w:instrText xml:space="preserve"> </w:instrText>
            </w:r>
            <w:r w:rsidRPr="00693F2E">
              <w:rPr>
                <w:rStyle w:val="ab"/>
                <w:noProof/>
              </w:rPr>
              <w:fldChar w:fldCharType="separate"/>
            </w:r>
            <w:r w:rsidRPr="00693F2E">
              <w:rPr>
                <w:rStyle w:val="ab"/>
                <w:noProof/>
              </w:rPr>
              <w:t>3.8.3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_Toc67557048 \h </w:instrText>
            </w:r>
          </w:ins>
          <w:r>
            <w:rPr>
              <w:noProof/>
              <w:webHidden/>
            </w:rPr>
          </w:r>
          <w:r>
            <w:rPr>
              <w:noProof/>
              <w:webHidden/>
            </w:rPr>
            <w:fldChar w:fldCharType="separate"/>
          </w:r>
          <w:ins w:id="429" w:author="Владимир Лаут" w:date="2021-03-31T13:17:00Z">
            <w:r w:rsidR="00E858AE">
              <w:rPr>
                <w:noProof/>
                <w:webHidden/>
              </w:rPr>
              <w:t>56</w:t>
            </w:r>
          </w:ins>
          <w:ins w:id="430" w:author="Владимир Лаут" w:date="2021-03-25T08:57:00Z">
            <w:r>
              <w:rPr>
                <w:noProof/>
                <w:webHidden/>
              </w:rPr>
              <w:fldChar w:fldCharType="end"/>
            </w:r>
            <w:r w:rsidRPr="00693F2E">
              <w:rPr>
                <w:rStyle w:val="ab"/>
                <w:noProof/>
              </w:rPr>
              <w:fldChar w:fldCharType="end"/>
            </w:r>
          </w:ins>
        </w:p>
        <w:p w14:paraId="4C2344B8" w14:textId="504AD709" w:rsidR="005D2268" w:rsidRDefault="005D2268">
          <w:pPr>
            <w:pStyle w:val="32"/>
            <w:rPr>
              <w:ins w:id="431" w:author="Владимир Лаут" w:date="2021-03-25T08:57:00Z"/>
              <w:rFonts w:eastAsiaTheme="minorEastAsia" w:cstheme="minorBidi"/>
              <w:noProof/>
              <w:lang w:eastAsia="ru-RU"/>
            </w:rPr>
          </w:pPr>
          <w:ins w:id="4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"_Toc67557049"</w:instrText>
            </w:r>
            <w:r w:rsidRPr="00693F2E">
              <w:rPr>
                <w:rStyle w:val="ab"/>
                <w:noProof/>
              </w:rPr>
              <w:instrText xml:space="preserve"> </w:instrText>
            </w:r>
            <w:r w:rsidRPr="00693F2E">
              <w:rPr>
                <w:rStyle w:val="ab"/>
                <w:noProof/>
              </w:rPr>
              <w:fldChar w:fldCharType="separate"/>
            </w:r>
            <w:r w:rsidRPr="00693F2E">
              <w:rPr>
                <w:rStyle w:val="ab"/>
                <w:noProof/>
              </w:rPr>
              <w:t>3.8.4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_Toc67557049 \h </w:instrText>
            </w:r>
          </w:ins>
          <w:r>
            <w:rPr>
              <w:noProof/>
              <w:webHidden/>
            </w:rPr>
          </w:r>
          <w:r>
            <w:rPr>
              <w:noProof/>
              <w:webHidden/>
            </w:rPr>
            <w:fldChar w:fldCharType="separate"/>
          </w:r>
          <w:ins w:id="433" w:author="Владимир Лаут" w:date="2021-03-31T13:17:00Z">
            <w:r w:rsidR="00E858AE">
              <w:rPr>
                <w:noProof/>
                <w:webHidden/>
              </w:rPr>
              <w:t>57</w:t>
            </w:r>
          </w:ins>
          <w:ins w:id="434" w:author="Владимир Лаут" w:date="2021-03-25T08:57:00Z">
            <w:r>
              <w:rPr>
                <w:noProof/>
                <w:webHidden/>
              </w:rPr>
              <w:fldChar w:fldCharType="end"/>
            </w:r>
            <w:r w:rsidRPr="00693F2E">
              <w:rPr>
                <w:rStyle w:val="ab"/>
                <w:noProof/>
              </w:rPr>
              <w:fldChar w:fldCharType="end"/>
            </w:r>
          </w:ins>
        </w:p>
        <w:p w14:paraId="00101838" w14:textId="42EEE54C" w:rsidR="005D2268" w:rsidRDefault="005D2268">
          <w:pPr>
            <w:pStyle w:val="32"/>
            <w:rPr>
              <w:ins w:id="435" w:author="Владимир Лаут" w:date="2021-03-25T08:57:00Z"/>
              <w:rFonts w:eastAsiaTheme="minorEastAsia" w:cstheme="minorBidi"/>
              <w:noProof/>
              <w:lang w:eastAsia="ru-RU"/>
            </w:rPr>
          </w:pPr>
          <w:ins w:id="4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"_Toc67557050"</w:instrText>
            </w:r>
            <w:r w:rsidRPr="00693F2E">
              <w:rPr>
                <w:rStyle w:val="ab"/>
                <w:noProof/>
              </w:rPr>
              <w:instrText xml:space="preserve"> </w:instrText>
            </w:r>
            <w:r w:rsidRPr="00693F2E">
              <w:rPr>
                <w:rStyle w:val="ab"/>
                <w:noProof/>
              </w:rPr>
              <w:fldChar w:fldCharType="separate"/>
            </w:r>
            <w:r w:rsidRPr="00693F2E">
              <w:rPr>
                <w:rStyle w:val="ab"/>
                <w:noProof/>
              </w:rPr>
              <w:t>3.8.5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_Toc67557050 \h </w:instrText>
            </w:r>
          </w:ins>
          <w:r>
            <w:rPr>
              <w:noProof/>
              <w:webHidden/>
            </w:rPr>
          </w:r>
          <w:r>
            <w:rPr>
              <w:noProof/>
              <w:webHidden/>
            </w:rPr>
            <w:fldChar w:fldCharType="separate"/>
          </w:r>
          <w:ins w:id="437" w:author="Владимир Лаут" w:date="2021-03-31T13:17:00Z">
            <w:r w:rsidR="00E858AE">
              <w:rPr>
                <w:noProof/>
                <w:webHidden/>
              </w:rPr>
              <w:t>58</w:t>
            </w:r>
          </w:ins>
          <w:ins w:id="438" w:author="Владимир Лаут" w:date="2021-03-25T08:57:00Z">
            <w:r>
              <w:rPr>
                <w:noProof/>
                <w:webHidden/>
              </w:rPr>
              <w:fldChar w:fldCharType="end"/>
            </w:r>
            <w:r w:rsidRPr="00693F2E">
              <w:rPr>
                <w:rStyle w:val="ab"/>
                <w:noProof/>
              </w:rPr>
              <w:fldChar w:fldCharType="end"/>
            </w:r>
          </w:ins>
        </w:p>
        <w:p w14:paraId="047DD9DD" w14:textId="6777C94C" w:rsidR="005D2268" w:rsidRDefault="005D2268">
          <w:pPr>
            <w:pStyle w:val="32"/>
            <w:rPr>
              <w:ins w:id="439" w:author="Владимир Лаут" w:date="2021-03-25T08:57:00Z"/>
              <w:rFonts w:eastAsiaTheme="minorEastAsia" w:cstheme="minorBidi"/>
              <w:noProof/>
              <w:lang w:eastAsia="ru-RU"/>
            </w:rPr>
          </w:pPr>
          <w:ins w:id="4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"_Toc67557051"</w:instrText>
            </w:r>
            <w:r w:rsidRPr="00693F2E">
              <w:rPr>
                <w:rStyle w:val="ab"/>
                <w:noProof/>
              </w:rPr>
              <w:instrText xml:space="preserve"> </w:instrText>
            </w:r>
            <w:r w:rsidRPr="00693F2E">
              <w:rPr>
                <w:rStyle w:val="ab"/>
                <w:noProof/>
              </w:rPr>
              <w:fldChar w:fldCharType="separate"/>
            </w:r>
            <w:r w:rsidRPr="00693F2E">
              <w:rPr>
                <w:rStyle w:val="ab"/>
                <w:noProof/>
              </w:rPr>
              <w:t>3.8.6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_Toc67557051 \h </w:instrText>
            </w:r>
          </w:ins>
          <w:r>
            <w:rPr>
              <w:noProof/>
              <w:webHidden/>
            </w:rPr>
          </w:r>
          <w:r>
            <w:rPr>
              <w:noProof/>
              <w:webHidden/>
            </w:rPr>
            <w:fldChar w:fldCharType="separate"/>
          </w:r>
          <w:ins w:id="441" w:author="Владимир Лаут" w:date="2021-03-31T13:17:00Z">
            <w:r w:rsidR="00E858AE">
              <w:rPr>
                <w:noProof/>
                <w:webHidden/>
              </w:rPr>
              <w:t>58</w:t>
            </w:r>
          </w:ins>
          <w:ins w:id="442" w:author="Владимир Лаут" w:date="2021-03-25T08:57:00Z">
            <w:r>
              <w:rPr>
                <w:noProof/>
                <w:webHidden/>
              </w:rPr>
              <w:fldChar w:fldCharType="end"/>
            </w:r>
            <w:r w:rsidRPr="00693F2E">
              <w:rPr>
                <w:rStyle w:val="ab"/>
                <w:noProof/>
              </w:rPr>
              <w:fldChar w:fldCharType="end"/>
            </w:r>
          </w:ins>
        </w:p>
        <w:p w14:paraId="6B1BABA1" w14:textId="5593ECD7" w:rsidR="005D2268" w:rsidRDefault="005D2268">
          <w:pPr>
            <w:pStyle w:val="23"/>
            <w:rPr>
              <w:ins w:id="443" w:author="Владимир Лаут" w:date="2021-03-25T08:57:00Z"/>
              <w:rFonts w:eastAsiaTheme="minorEastAsia" w:cstheme="minorBidi"/>
              <w:b w:val="0"/>
              <w:noProof/>
              <w:lang w:eastAsia="ru-RU"/>
            </w:rPr>
          </w:pPr>
          <w:ins w:id="4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"_Toc67557053"</w:instrText>
            </w:r>
            <w:r w:rsidRPr="00693F2E">
              <w:rPr>
                <w:rStyle w:val="ab"/>
                <w:noProof/>
              </w:rPr>
              <w:instrText xml:space="preserve"> </w:instrText>
            </w:r>
            <w:r w:rsidRPr="00693F2E">
              <w:rPr>
                <w:rStyle w:val="ab"/>
                <w:noProof/>
              </w:rPr>
              <w:fldChar w:fldCharType="separate"/>
            </w:r>
            <w:r w:rsidRPr="00693F2E">
              <w:rPr>
                <w:rStyle w:val="ab"/>
                <w:rFonts w:eastAsiaTheme="majorEastAsia" w:cs="Arial"/>
                <w:noProof/>
              </w:rPr>
              <w:t>3.9</w:t>
            </w:r>
            <w:r>
              <w:rPr>
                <w:rFonts w:eastAsiaTheme="minorEastAsia" w:cstheme="minorBidi"/>
                <w:b w:val="0"/>
                <w:noProof/>
                <w:lang w:eastAsia="ru-RU"/>
              </w:rPr>
              <w:tab/>
            </w:r>
            <w:r w:rsidRPr="00693F2E">
              <w:rPr>
                <w:rStyle w:val="ab"/>
                <w:rFonts w:eastAsiaTheme="majorEastAsia" w:cs="Arial"/>
                <w:noProof/>
              </w:rPr>
              <w:t xml:space="preserve">Объект основных данных </w:t>
            </w:r>
            <w:r w:rsidRPr="00693F2E">
              <w:rPr>
                <w:rStyle w:val="ab"/>
                <w:rFonts w:eastAsiaTheme="majorEastAsia" w:cs="Arial"/>
                <w:noProof/>
                <w:lang w:val="en-US"/>
              </w:rPr>
              <w:t>PM</w:t>
            </w:r>
            <w:r w:rsidRPr="00693F2E">
              <w:rPr>
                <w:rStyle w:val="ab"/>
                <w:rFonts w:eastAsiaTheme="majorEastAsia" w:cs="Arial"/>
                <w:noProof/>
              </w:rPr>
              <w:t xml:space="preserve">_17, </w:t>
            </w:r>
            <w:r w:rsidRPr="00693F2E">
              <w:rPr>
                <w:rStyle w:val="ab"/>
                <w:rFonts w:eastAsiaTheme="majorEastAsia" w:cs="Arial"/>
                <w:noProof/>
                <w:lang w:val="en-US"/>
              </w:rPr>
              <w:t>PM</w:t>
            </w:r>
            <w:r w:rsidRPr="00693F2E">
              <w:rPr>
                <w:rStyle w:val="ab"/>
                <w:rFonts w:eastAsiaTheme="majorEastAsia" w:cs="Arial"/>
                <w:noProof/>
              </w:rPr>
              <w:t>_19-</w:t>
            </w:r>
            <w:r w:rsidRPr="00693F2E">
              <w:rPr>
                <w:rStyle w:val="ab"/>
                <w:rFonts w:eastAsiaTheme="majorEastAsia" w:cs="Arial"/>
                <w:noProof/>
                <w:lang w:val="en-US"/>
              </w:rPr>
              <w:t>PM</w:t>
            </w:r>
            <w:r w:rsidRPr="00693F2E">
              <w:rPr>
                <w:rStyle w:val="ab"/>
                <w:rFonts w:eastAsiaTheme="majorEastAsia" w:cs="Arial"/>
                <w:noProof/>
              </w:rPr>
              <w:t>_25 Каталоги ТОРО.</w:t>
            </w:r>
            <w:r>
              <w:rPr>
                <w:noProof/>
                <w:webHidden/>
              </w:rPr>
              <w:tab/>
            </w:r>
            <w:r>
              <w:rPr>
                <w:noProof/>
                <w:webHidden/>
              </w:rPr>
              <w:fldChar w:fldCharType="begin"/>
            </w:r>
            <w:r>
              <w:rPr>
                <w:noProof/>
                <w:webHidden/>
              </w:rPr>
              <w:instrText xml:space="preserve"> PAGEREF _Toc67557053 \h </w:instrText>
            </w:r>
          </w:ins>
          <w:r>
            <w:rPr>
              <w:noProof/>
              <w:webHidden/>
            </w:rPr>
          </w:r>
          <w:r>
            <w:rPr>
              <w:noProof/>
              <w:webHidden/>
            </w:rPr>
            <w:fldChar w:fldCharType="separate"/>
          </w:r>
          <w:ins w:id="445" w:author="Владимир Лаут" w:date="2021-03-31T13:17:00Z">
            <w:r w:rsidR="00E858AE">
              <w:rPr>
                <w:noProof/>
                <w:webHidden/>
              </w:rPr>
              <w:t>58</w:t>
            </w:r>
          </w:ins>
          <w:ins w:id="446" w:author="Владимир Лаут" w:date="2021-03-25T08:57:00Z">
            <w:r>
              <w:rPr>
                <w:noProof/>
                <w:webHidden/>
              </w:rPr>
              <w:fldChar w:fldCharType="end"/>
            </w:r>
            <w:r w:rsidRPr="00693F2E">
              <w:rPr>
                <w:rStyle w:val="ab"/>
                <w:noProof/>
              </w:rPr>
              <w:fldChar w:fldCharType="end"/>
            </w:r>
          </w:ins>
        </w:p>
        <w:p w14:paraId="1F943DC3" w14:textId="2C3A2C21" w:rsidR="005D2268" w:rsidRDefault="005D2268">
          <w:pPr>
            <w:pStyle w:val="32"/>
            <w:rPr>
              <w:ins w:id="447" w:author="Владимир Лаут" w:date="2021-03-25T08:57:00Z"/>
              <w:rFonts w:eastAsiaTheme="minorEastAsia" w:cstheme="minorBidi"/>
              <w:noProof/>
              <w:lang w:eastAsia="ru-RU"/>
            </w:rPr>
          </w:pPr>
          <w:ins w:id="4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"_Toc67557054"</w:instrText>
            </w:r>
            <w:r w:rsidRPr="00693F2E">
              <w:rPr>
                <w:rStyle w:val="ab"/>
                <w:noProof/>
              </w:rPr>
              <w:instrText xml:space="preserve"> </w:instrText>
            </w:r>
            <w:r w:rsidRPr="00693F2E">
              <w:rPr>
                <w:rStyle w:val="ab"/>
                <w:noProof/>
              </w:rPr>
              <w:fldChar w:fldCharType="separate"/>
            </w:r>
            <w:r w:rsidRPr="00693F2E">
              <w:rPr>
                <w:rStyle w:val="ab"/>
                <w:noProof/>
              </w:rPr>
              <w:t>3.9.1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_Toc67557054 \h </w:instrText>
            </w:r>
          </w:ins>
          <w:r>
            <w:rPr>
              <w:noProof/>
              <w:webHidden/>
            </w:rPr>
          </w:r>
          <w:r>
            <w:rPr>
              <w:noProof/>
              <w:webHidden/>
            </w:rPr>
            <w:fldChar w:fldCharType="separate"/>
          </w:r>
          <w:ins w:id="449" w:author="Владимир Лаут" w:date="2021-03-31T13:17:00Z">
            <w:r w:rsidR="00E858AE">
              <w:rPr>
                <w:noProof/>
                <w:webHidden/>
              </w:rPr>
              <w:t>58</w:t>
            </w:r>
          </w:ins>
          <w:ins w:id="450" w:author="Владимир Лаут" w:date="2021-03-25T08:57:00Z">
            <w:r>
              <w:rPr>
                <w:noProof/>
                <w:webHidden/>
              </w:rPr>
              <w:fldChar w:fldCharType="end"/>
            </w:r>
            <w:r w:rsidRPr="00693F2E">
              <w:rPr>
                <w:rStyle w:val="ab"/>
                <w:noProof/>
              </w:rPr>
              <w:fldChar w:fldCharType="end"/>
            </w:r>
          </w:ins>
        </w:p>
        <w:p w14:paraId="15123670" w14:textId="6590CC73" w:rsidR="005D2268" w:rsidRDefault="005D2268">
          <w:pPr>
            <w:pStyle w:val="32"/>
            <w:rPr>
              <w:ins w:id="451" w:author="Владимир Лаут" w:date="2021-03-25T08:57:00Z"/>
              <w:rFonts w:eastAsiaTheme="minorEastAsia" w:cstheme="minorBidi"/>
              <w:noProof/>
              <w:lang w:eastAsia="ru-RU"/>
            </w:rPr>
          </w:pPr>
          <w:ins w:id="4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"_Toc67557055"</w:instrText>
            </w:r>
            <w:r w:rsidRPr="00693F2E">
              <w:rPr>
                <w:rStyle w:val="ab"/>
                <w:noProof/>
              </w:rPr>
              <w:instrText xml:space="preserve"> </w:instrText>
            </w:r>
            <w:r w:rsidRPr="00693F2E">
              <w:rPr>
                <w:rStyle w:val="ab"/>
                <w:noProof/>
              </w:rPr>
              <w:fldChar w:fldCharType="separate"/>
            </w:r>
            <w:r w:rsidRPr="00693F2E">
              <w:rPr>
                <w:rStyle w:val="ab"/>
                <w:noProof/>
              </w:rPr>
              <w:t>3.9.2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_Toc67557055 \h </w:instrText>
            </w:r>
          </w:ins>
          <w:r>
            <w:rPr>
              <w:noProof/>
              <w:webHidden/>
            </w:rPr>
          </w:r>
          <w:r>
            <w:rPr>
              <w:noProof/>
              <w:webHidden/>
            </w:rPr>
            <w:fldChar w:fldCharType="separate"/>
          </w:r>
          <w:ins w:id="453" w:author="Владимир Лаут" w:date="2021-03-31T13:17:00Z">
            <w:r w:rsidR="00E858AE">
              <w:rPr>
                <w:noProof/>
                <w:webHidden/>
              </w:rPr>
              <w:t>59</w:t>
            </w:r>
          </w:ins>
          <w:ins w:id="454" w:author="Владимир Лаут" w:date="2021-03-25T08:57:00Z">
            <w:r>
              <w:rPr>
                <w:noProof/>
                <w:webHidden/>
              </w:rPr>
              <w:fldChar w:fldCharType="end"/>
            </w:r>
            <w:r w:rsidRPr="00693F2E">
              <w:rPr>
                <w:rStyle w:val="ab"/>
                <w:noProof/>
              </w:rPr>
              <w:fldChar w:fldCharType="end"/>
            </w:r>
          </w:ins>
        </w:p>
        <w:p w14:paraId="76BF1CEF" w14:textId="77AD0195" w:rsidR="005D2268" w:rsidRDefault="005D2268">
          <w:pPr>
            <w:pStyle w:val="32"/>
            <w:rPr>
              <w:ins w:id="455" w:author="Владимир Лаут" w:date="2021-03-25T08:57:00Z"/>
              <w:rFonts w:eastAsiaTheme="minorEastAsia" w:cstheme="minorBidi"/>
              <w:noProof/>
              <w:lang w:eastAsia="ru-RU"/>
            </w:rPr>
          </w:pPr>
          <w:ins w:id="4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"_Toc67557056"</w:instrText>
            </w:r>
            <w:r w:rsidRPr="00693F2E">
              <w:rPr>
                <w:rStyle w:val="ab"/>
                <w:noProof/>
              </w:rPr>
              <w:instrText xml:space="preserve"> </w:instrText>
            </w:r>
            <w:r w:rsidRPr="00693F2E">
              <w:rPr>
                <w:rStyle w:val="ab"/>
                <w:noProof/>
              </w:rPr>
              <w:fldChar w:fldCharType="separate"/>
            </w:r>
            <w:r w:rsidRPr="00693F2E">
              <w:rPr>
                <w:rStyle w:val="ab"/>
                <w:noProof/>
              </w:rPr>
              <w:t>3.9.3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_Toc67557056 \h </w:instrText>
            </w:r>
          </w:ins>
          <w:r>
            <w:rPr>
              <w:noProof/>
              <w:webHidden/>
            </w:rPr>
          </w:r>
          <w:r>
            <w:rPr>
              <w:noProof/>
              <w:webHidden/>
            </w:rPr>
            <w:fldChar w:fldCharType="separate"/>
          </w:r>
          <w:ins w:id="457" w:author="Владимир Лаут" w:date="2021-03-31T13:17:00Z">
            <w:r w:rsidR="00E858AE">
              <w:rPr>
                <w:noProof/>
                <w:webHidden/>
              </w:rPr>
              <w:t>59</w:t>
            </w:r>
          </w:ins>
          <w:ins w:id="458" w:author="Владимир Лаут" w:date="2021-03-25T08:57:00Z">
            <w:r>
              <w:rPr>
                <w:noProof/>
                <w:webHidden/>
              </w:rPr>
              <w:fldChar w:fldCharType="end"/>
            </w:r>
            <w:r w:rsidRPr="00693F2E">
              <w:rPr>
                <w:rStyle w:val="ab"/>
                <w:noProof/>
              </w:rPr>
              <w:fldChar w:fldCharType="end"/>
            </w:r>
          </w:ins>
        </w:p>
        <w:p w14:paraId="1CC5EA26" w14:textId="36721C05" w:rsidR="005D2268" w:rsidRDefault="005D2268">
          <w:pPr>
            <w:pStyle w:val="32"/>
            <w:rPr>
              <w:ins w:id="459" w:author="Владимир Лаут" w:date="2021-03-25T08:57:00Z"/>
              <w:rFonts w:eastAsiaTheme="minorEastAsia" w:cstheme="minorBidi"/>
              <w:noProof/>
              <w:lang w:eastAsia="ru-RU"/>
            </w:rPr>
          </w:pPr>
          <w:ins w:id="4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"_Toc67557057"</w:instrText>
            </w:r>
            <w:r w:rsidRPr="00693F2E">
              <w:rPr>
                <w:rStyle w:val="ab"/>
                <w:noProof/>
              </w:rPr>
              <w:instrText xml:space="preserve"> </w:instrText>
            </w:r>
            <w:r w:rsidRPr="00693F2E">
              <w:rPr>
                <w:rStyle w:val="ab"/>
                <w:noProof/>
              </w:rPr>
              <w:fldChar w:fldCharType="separate"/>
            </w:r>
            <w:r w:rsidRPr="00693F2E">
              <w:rPr>
                <w:rStyle w:val="ab"/>
                <w:noProof/>
              </w:rPr>
              <w:t>3.9.4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_Toc67557057 \h </w:instrText>
            </w:r>
          </w:ins>
          <w:r>
            <w:rPr>
              <w:noProof/>
              <w:webHidden/>
            </w:rPr>
          </w:r>
          <w:r>
            <w:rPr>
              <w:noProof/>
              <w:webHidden/>
            </w:rPr>
            <w:fldChar w:fldCharType="separate"/>
          </w:r>
          <w:ins w:id="461" w:author="Владимир Лаут" w:date="2021-03-31T13:17:00Z">
            <w:r w:rsidR="00E858AE">
              <w:rPr>
                <w:noProof/>
                <w:webHidden/>
              </w:rPr>
              <w:t>60</w:t>
            </w:r>
          </w:ins>
          <w:ins w:id="462" w:author="Владимир Лаут" w:date="2021-03-25T08:57:00Z">
            <w:r>
              <w:rPr>
                <w:noProof/>
                <w:webHidden/>
              </w:rPr>
              <w:fldChar w:fldCharType="end"/>
            </w:r>
            <w:r w:rsidRPr="00693F2E">
              <w:rPr>
                <w:rStyle w:val="ab"/>
                <w:noProof/>
              </w:rPr>
              <w:fldChar w:fldCharType="end"/>
            </w:r>
          </w:ins>
        </w:p>
        <w:p w14:paraId="6FB467E1" w14:textId="353CD61E" w:rsidR="005D2268" w:rsidRDefault="005D2268">
          <w:pPr>
            <w:pStyle w:val="32"/>
            <w:rPr>
              <w:ins w:id="463" w:author="Владимир Лаут" w:date="2021-03-25T08:57:00Z"/>
              <w:rFonts w:eastAsiaTheme="minorEastAsia" w:cstheme="minorBidi"/>
              <w:noProof/>
              <w:lang w:eastAsia="ru-RU"/>
            </w:rPr>
          </w:pPr>
          <w:ins w:id="4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"_Toc67557058"</w:instrText>
            </w:r>
            <w:r w:rsidRPr="00693F2E">
              <w:rPr>
                <w:rStyle w:val="ab"/>
                <w:noProof/>
              </w:rPr>
              <w:instrText xml:space="preserve"> </w:instrText>
            </w:r>
            <w:r w:rsidRPr="00693F2E">
              <w:rPr>
                <w:rStyle w:val="ab"/>
                <w:noProof/>
              </w:rPr>
              <w:fldChar w:fldCharType="separate"/>
            </w:r>
            <w:r w:rsidRPr="00693F2E">
              <w:rPr>
                <w:rStyle w:val="ab"/>
                <w:noProof/>
              </w:rPr>
              <w:t>3.9.5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_Toc67557058 \h </w:instrText>
            </w:r>
          </w:ins>
          <w:r>
            <w:rPr>
              <w:noProof/>
              <w:webHidden/>
            </w:rPr>
          </w:r>
          <w:r>
            <w:rPr>
              <w:noProof/>
              <w:webHidden/>
            </w:rPr>
            <w:fldChar w:fldCharType="separate"/>
          </w:r>
          <w:ins w:id="465" w:author="Владимир Лаут" w:date="2021-03-31T13:17:00Z">
            <w:r w:rsidR="00E858AE">
              <w:rPr>
                <w:noProof/>
                <w:webHidden/>
              </w:rPr>
              <w:t>62</w:t>
            </w:r>
          </w:ins>
          <w:ins w:id="466" w:author="Владимир Лаут" w:date="2021-03-25T08:57:00Z">
            <w:r>
              <w:rPr>
                <w:noProof/>
                <w:webHidden/>
              </w:rPr>
              <w:fldChar w:fldCharType="end"/>
            </w:r>
            <w:r w:rsidRPr="00693F2E">
              <w:rPr>
                <w:rStyle w:val="ab"/>
                <w:noProof/>
              </w:rPr>
              <w:fldChar w:fldCharType="end"/>
            </w:r>
          </w:ins>
        </w:p>
        <w:p w14:paraId="770205CA" w14:textId="7792B503" w:rsidR="005D2268" w:rsidRDefault="005D2268">
          <w:pPr>
            <w:pStyle w:val="32"/>
            <w:rPr>
              <w:ins w:id="467" w:author="Владимир Лаут" w:date="2021-03-25T08:57:00Z"/>
              <w:rFonts w:eastAsiaTheme="minorEastAsia" w:cstheme="minorBidi"/>
              <w:noProof/>
              <w:lang w:eastAsia="ru-RU"/>
            </w:rPr>
          </w:pPr>
          <w:ins w:id="4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"_Toc67557059"</w:instrText>
            </w:r>
            <w:r w:rsidRPr="00693F2E">
              <w:rPr>
                <w:rStyle w:val="ab"/>
                <w:noProof/>
              </w:rPr>
              <w:instrText xml:space="preserve"> </w:instrText>
            </w:r>
            <w:r w:rsidRPr="00693F2E">
              <w:rPr>
                <w:rStyle w:val="ab"/>
                <w:noProof/>
              </w:rPr>
              <w:fldChar w:fldCharType="separate"/>
            </w:r>
            <w:r w:rsidRPr="00693F2E">
              <w:rPr>
                <w:rStyle w:val="ab"/>
                <w:noProof/>
              </w:rPr>
              <w:t>3.9.6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_Toc67557059 \h </w:instrText>
            </w:r>
          </w:ins>
          <w:r>
            <w:rPr>
              <w:noProof/>
              <w:webHidden/>
            </w:rPr>
          </w:r>
          <w:r>
            <w:rPr>
              <w:noProof/>
              <w:webHidden/>
            </w:rPr>
            <w:fldChar w:fldCharType="separate"/>
          </w:r>
          <w:ins w:id="469" w:author="Владимир Лаут" w:date="2021-03-31T13:17:00Z">
            <w:r w:rsidR="00E858AE">
              <w:rPr>
                <w:noProof/>
                <w:webHidden/>
              </w:rPr>
              <w:t>62</w:t>
            </w:r>
          </w:ins>
          <w:ins w:id="470" w:author="Владимир Лаут" w:date="2021-03-25T08:57:00Z">
            <w:r>
              <w:rPr>
                <w:noProof/>
                <w:webHidden/>
              </w:rPr>
              <w:fldChar w:fldCharType="end"/>
            </w:r>
            <w:r w:rsidRPr="00693F2E">
              <w:rPr>
                <w:rStyle w:val="ab"/>
                <w:noProof/>
              </w:rPr>
              <w:fldChar w:fldCharType="end"/>
            </w:r>
          </w:ins>
        </w:p>
        <w:p w14:paraId="23A51BAF" w14:textId="08CB2CE4" w:rsidR="005D2268" w:rsidRDefault="005D2268">
          <w:pPr>
            <w:pStyle w:val="23"/>
            <w:rPr>
              <w:ins w:id="471" w:author="Владимир Лаут" w:date="2021-03-25T08:57:00Z"/>
              <w:rFonts w:eastAsiaTheme="minorEastAsia" w:cstheme="minorBidi"/>
              <w:b w:val="0"/>
              <w:noProof/>
              <w:lang w:eastAsia="ru-RU"/>
            </w:rPr>
          </w:pPr>
          <w:ins w:id="4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"_Toc67557060"</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3.10</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CROSS</w:t>
            </w:r>
            <w:r w:rsidRPr="00693F2E">
              <w:rPr>
                <w:rStyle w:val="ab"/>
                <w:rFonts w:eastAsiaTheme="majorEastAsia" w:cstheme="majorBidi"/>
                <w:noProof/>
              </w:rPr>
              <w:t>_7 Класс.</w:t>
            </w:r>
            <w:r>
              <w:rPr>
                <w:noProof/>
                <w:webHidden/>
              </w:rPr>
              <w:tab/>
            </w:r>
            <w:r>
              <w:rPr>
                <w:noProof/>
                <w:webHidden/>
              </w:rPr>
              <w:fldChar w:fldCharType="begin"/>
            </w:r>
            <w:r>
              <w:rPr>
                <w:noProof/>
                <w:webHidden/>
              </w:rPr>
              <w:instrText xml:space="preserve"> PAGEREF _Toc67557060 \h </w:instrText>
            </w:r>
          </w:ins>
          <w:r>
            <w:rPr>
              <w:noProof/>
              <w:webHidden/>
            </w:rPr>
          </w:r>
          <w:r>
            <w:rPr>
              <w:noProof/>
              <w:webHidden/>
            </w:rPr>
            <w:fldChar w:fldCharType="separate"/>
          </w:r>
          <w:ins w:id="473" w:author="Владимир Лаут" w:date="2021-03-31T13:17:00Z">
            <w:r w:rsidR="00E858AE">
              <w:rPr>
                <w:noProof/>
                <w:webHidden/>
              </w:rPr>
              <w:t>62</w:t>
            </w:r>
          </w:ins>
          <w:ins w:id="474" w:author="Владимир Лаут" w:date="2021-03-25T08:57:00Z">
            <w:r>
              <w:rPr>
                <w:noProof/>
                <w:webHidden/>
              </w:rPr>
              <w:fldChar w:fldCharType="end"/>
            </w:r>
            <w:r w:rsidRPr="00693F2E">
              <w:rPr>
                <w:rStyle w:val="ab"/>
                <w:noProof/>
              </w:rPr>
              <w:fldChar w:fldCharType="end"/>
            </w:r>
          </w:ins>
        </w:p>
        <w:p w14:paraId="1023C173" w14:textId="503E87C6" w:rsidR="005D2268" w:rsidRDefault="005D2268">
          <w:pPr>
            <w:pStyle w:val="32"/>
            <w:rPr>
              <w:ins w:id="475" w:author="Владимир Лаут" w:date="2021-03-25T08:57:00Z"/>
              <w:rFonts w:eastAsiaTheme="minorEastAsia" w:cstheme="minorBidi"/>
              <w:noProof/>
              <w:lang w:eastAsia="ru-RU"/>
            </w:rPr>
          </w:pPr>
          <w:ins w:id="4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"_Toc67557061"</w:instrText>
            </w:r>
            <w:r w:rsidRPr="00693F2E">
              <w:rPr>
                <w:rStyle w:val="ab"/>
                <w:noProof/>
              </w:rPr>
              <w:instrText xml:space="preserve"> </w:instrText>
            </w:r>
            <w:r w:rsidRPr="00693F2E">
              <w:rPr>
                <w:rStyle w:val="ab"/>
                <w:noProof/>
              </w:rPr>
              <w:fldChar w:fldCharType="separate"/>
            </w:r>
            <w:r w:rsidRPr="00693F2E">
              <w:rPr>
                <w:rStyle w:val="ab"/>
                <w:noProof/>
              </w:rPr>
              <w:t>3.10.1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_Toc67557061 \h </w:instrText>
            </w:r>
          </w:ins>
          <w:r>
            <w:rPr>
              <w:noProof/>
              <w:webHidden/>
            </w:rPr>
          </w:r>
          <w:r>
            <w:rPr>
              <w:noProof/>
              <w:webHidden/>
            </w:rPr>
            <w:fldChar w:fldCharType="separate"/>
          </w:r>
          <w:ins w:id="477" w:author="Владимир Лаут" w:date="2021-03-31T13:17:00Z">
            <w:r w:rsidR="00E858AE">
              <w:rPr>
                <w:noProof/>
                <w:webHidden/>
              </w:rPr>
              <w:t>62</w:t>
            </w:r>
          </w:ins>
          <w:ins w:id="478" w:author="Владимир Лаут" w:date="2021-03-25T08:57:00Z">
            <w:r>
              <w:rPr>
                <w:noProof/>
                <w:webHidden/>
              </w:rPr>
              <w:fldChar w:fldCharType="end"/>
            </w:r>
            <w:r w:rsidRPr="00693F2E">
              <w:rPr>
                <w:rStyle w:val="ab"/>
                <w:noProof/>
              </w:rPr>
              <w:fldChar w:fldCharType="end"/>
            </w:r>
          </w:ins>
        </w:p>
        <w:p w14:paraId="46C10715" w14:textId="0CC77FCB" w:rsidR="005D2268" w:rsidRDefault="005D2268">
          <w:pPr>
            <w:pStyle w:val="32"/>
            <w:rPr>
              <w:ins w:id="479" w:author="Владимир Лаут" w:date="2021-03-25T08:57:00Z"/>
              <w:rFonts w:eastAsiaTheme="minorEastAsia" w:cstheme="minorBidi"/>
              <w:noProof/>
              <w:lang w:eastAsia="ru-RU"/>
            </w:rPr>
          </w:pPr>
          <w:ins w:id="4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"_Toc67557062"</w:instrText>
            </w:r>
            <w:r w:rsidRPr="00693F2E">
              <w:rPr>
                <w:rStyle w:val="ab"/>
                <w:noProof/>
              </w:rPr>
              <w:instrText xml:space="preserve"> </w:instrText>
            </w:r>
            <w:r w:rsidRPr="00693F2E">
              <w:rPr>
                <w:rStyle w:val="ab"/>
                <w:noProof/>
              </w:rPr>
              <w:fldChar w:fldCharType="separate"/>
            </w:r>
            <w:r w:rsidRPr="00693F2E">
              <w:rPr>
                <w:rStyle w:val="ab"/>
                <w:noProof/>
              </w:rPr>
              <w:t>3.10.2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_Toc67557062 \h </w:instrText>
            </w:r>
          </w:ins>
          <w:r>
            <w:rPr>
              <w:noProof/>
              <w:webHidden/>
            </w:rPr>
          </w:r>
          <w:r>
            <w:rPr>
              <w:noProof/>
              <w:webHidden/>
            </w:rPr>
            <w:fldChar w:fldCharType="separate"/>
          </w:r>
          <w:ins w:id="481" w:author="Владимир Лаут" w:date="2021-03-31T13:17:00Z">
            <w:r w:rsidR="00E858AE">
              <w:rPr>
                <w:noProof/>
                <w:webHidden/>
              </w:rPr>
              <w:t>62</w:t>
            </w:r>
          </w:ins>
          <w:ins w:id="482" w:author="Владимир Лаут" w:date="2021-03-25T08:57:00Z">
            <w:r>
              <w:rPr>
                <w:noProof/>
                <w:webHidden/>
              </w:rPr>
              <w:fldChar w:fldCharType="end"/>
            </w:r>
            <w:r w:rsidRPr="00693F2E">
              <w:rPr>
                <w:rStyle w:val="ab"/>
                <w:noProof/>
              </w:rPr>
              <w:fldChar w:fldCharType="end"/>
            </w:r>
          </w:ins>
        </w:p>
        <w:p w14:paraId="76399435" w14:textId="2394EFC1" w:rsidR="005D2268" w:rsidRDefault="005D2268">
          <w:pPr>
            <w:pStyle w:val="32"/>
            <w:rPr>
              <w:ins w:id="483" w:author="Владимир Лаут" w:date="2021-03-25T08:57:00Z"/>
              <w:rFonts w:eastAsiaTheme="minorEastAsia" w:cstheme="minorBidi"/>
              <w:noProof/>
              <w:lang w:eastAsia="ru-RU"/>
            </w:rPr>
          </w:pPr>
          <w:ins w:id="4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"_Toc67557063"</w:instrText>
            </w:r>
            <w:r w:rsidRPr="00693F2E">
              <w:rPr>
                <w:rStyle w:val="ab"/>
                <w:noProof/>
              </w:rPr>
              <w:instrText xml:space="preserve"> </w:instrText>
            </w:r>
            <w:r w:rsidRPr="00693F2E">
              <w:rPr>
                <w:rStyle w:val="ab"/>
                <w:noProof/>
              </w:rPr>
              <w:fldChar w:fldCharType="separate"/>
            </w:r>
            <w:r w:rsidRPr="00693F2E">
              <w:rPr>
                <w:rStyle w:val="ab"/>
                <w:noProof/>
              </w:rPr>
              <w:t>3.10.3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_Toc67557063 \h </w:instrText>
            </w:r>
          </w:ins>
          <w:r>
            <w:rPr>
              <w:noProof/>
              <w:webHidden/>
            </w:rPr>
          </w:r>
          <w:r>
            <w:rPr>
              <w:noProof/>
              <w:webHidden/>
            </w:rPr>
            <w:fldChar w:fldCharType="separate"/>
          </w:r>
          <w:ins w:id="485" w:author="Владимир Лаут" w:date="2021-03-31T13:17:00Z">
            <w:r w:rsidR="00E858AE">
              <w:rPr>
                <w:noProof/>
                <w:webHidden/>
              </w:rPr>
              <w:t>63</w:t>
            </w:r>
          </w:ins>
          <w:ins w:id="486" w:author="Владимир Лаут" w:date="2021-03-25T08:57:00Z">
            <w:r>
              <w:rPr>
                <w:noProof/>
                <w:webHidden/>
              </w:rPr>
              <w:fldChar w:fldCharType="end"/>
            </w:r>
            <w:r w:rsidRPr="00693F2E">
              <w:rPr>
                <w:rStyle w:val="ab"/>
                <w:noProof/>
              </w:rPr>
              <w:fldChar w:fldCharType="end"/>
            </w:r>
          </w:ins>
        </w:p>
        <w:p w14:paraId="19F79E75" w14:textId="6417A0EA" w:rsidR="005D2268" w:rsidRDefault="005D2268">
          <w:pPr>
            <w:pStyle w:val="32"/>
            <w:rPr>
              <w:ins w:id="487" w:author="Владимир Лаут" w:date="2021-03-25T08:57:00Z"/>
              <w:rFonts w:eastAsiaTheme="minorEastAsia" w:cstheme="minorBidi"/>
              <w:noProof/>
              <w:lang w:eastAsia="ru-RU"/>
            </w:rPr>
          </w:pPr>
          <w:ins w:id="4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"_Toc67557064"</w:instrText>
            </w:r>
            <w:r w:rsidRPr="00693F2E">
              <w:rPr>
                <w:rStyle w:val="ab"/>
                <w:noProof/>
              </w:rPr>
              <w:instrText xml:space="preserve"> </w:instrText>
            </w:r>
            <w:r w:rsidRPr="00693F2E">
              <w:rPr>
                <w:rStyle w:val="ab"/>
                <w:noProof/>
              </w:rPr>
              <w:fldChar w:fldCharType="separate"/>
            </w:r>
            <w:r w:rsidRPr="00693F2E">
              <w:rPr>
                <w:rStyle w:val="ab"/>
                <w:noProof/>
              </w:rPr>
              <w:t>3.10.4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_Toc67557064 \h </w:instrText>
            </w:r>
          </w:ins>
          <w:r>
            <w:rPr>
              <w:noProof/>
              <w:webHidden/>
            </w:rPr>
          </w:r>
          <w:r>
            <w:rPr>
              <w:noProof/>
              <w:webHidden/>
            </w:rPr>
            <w:fldChar w:fldCharType="separate"/>
          </w:r>
          <w:ins w:id="489" w:author="Владимир Лаут" w:date="2021-03-31T13:17:00Z">
            <w:r w:rsidR="00E858AE">
              <w:rPr>
                <w:noProof/>
                <w:webHidden/>
              </w:rPr>
              <w:t>64</w:t>
            </w:r>
          </w:ins>
          <w:ins w:id="490" w:author="Владимир Лаут" w:date="2021-03-25T08:57:00Z">
            <w:r>
              <w:rPr>
                <w:noProof/>
                <w:webHidden/>
              </w:rPr>
              <w:fldChar w:fldCharType="end"/>
            </w:r>
            <w:r w:rsidRPr="00693F2E">
              <w:rPr>
                <w:rStyle w:val="ab"/>
                <w:noProof/>
              </w:rPr>
              <w:fldChar w:fldCharType="end"/>
            </w:r>
          </w:ins>
        </w:p>
        <w:p w14:paraId="4B86A2E1" w14:textId="1970F3A3" w:rsidR="005D2268" w:rsidRDefault="005D2268">
          <w:pPr>
            <w:pStyle w:val="32"/>
            <w:rPr>
              <w:ins w:id="491" w:author="Владимир Лаут" w:date="2021-03-25T08:57:00Z"/>
              <w:rFonts w:eastAsiaTheme="minorEastAsia" w:cstheme="minorBidi"/>
              <w:noProof/>
              <w:lang w:eastAsia="ru-RU"/>
            </w:rPr>
          </w:pPr>
          <w:ins w:id="4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"_Toc67557065"</w:instrText>
            </w:r>
            <w:r w:rsidRPr="00693F2E">
              <w:rPr>
                <w:rStyle w:val="ab"/>
                <w:noProof/>
              </w:rPr>
              <w:instrText xml:space="preserve"> </w:instrText>
            </w:r>
            <w:r w:rsidRPr="00693F2E">
              <w:rPr>
                <w:rStyle w:val="ab"/>
                <w:noProof/>
              </w:rPr>
              <w:fldChar w:fldCharType="separate"/>
            </w:r>
            <w:r w:rsidRPr="00693F2E">
              <w:rPr>
                <w:rStyle w:val="ab"/>
                <w:noProof/>
              </w:rPr>
              <w:t>3.10.5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_Toc67557065 \h </w:instrText>
            </w:r>
          </w:ins>
          <w:r>
            <w:rPr>
              <w:noProof/>
              <w:webHidden/>
            </w:rPr>
          </w:r>
          <w:r>
            <w:rPr>
              <w:noProof/>
              <w:webHidden/>
            </w:rPr>
            <w:fldChar w:fldCharType="separate"/>
          </w:r>
          <w:ins w:id="493" w:author="Владимир Лаут" w:date="2021-03-31T13:17:00Z">
            <w:r w:rsidR="00E858AE">
              <w:rPr>
                <w:noProof/>
                <w:webHidden/>
              </w:rPr>
              <w:t>65</w:t>
            </w:r>
          </w:ins>
          <w:ins w:id="494" w:author="Владимир Лаут" w:date="2021-03-25T08:57:00Z">
            <w:r>
              <w:rPr>
                <w:noProof/>
                <w:webHidden/>
              </w:rPr>
              <w:fldChar w:fldCharType="end"/>
            </w:r>
            <w:r w:rsidRPr="00693F2E">
              <w:rPr>
                <w:rStyle w:val="ab"/>
                <w:noProof/>
              </w:rPr>
              <w:fldChar w:fldCharType="end"/>
            </w:r>
          </w:ins>
        </w:p>
        <w:p w14:paraId="07236A4F" w14:textId="1CB8D121" w:rsidR="005D2268" w:rsidRDefault="005D2268">
          <w:pPr>
            <w:pStyle w:val="32"/>
            <w:rPr>
              <w:ins w:id="495" w:author="Владимир Лаут" w:date="2021-03-25T08:57:00Z"/>
              <w:rFonts w:eastAsiaTheme="minorEastAsia" w:cstheme="minorBidi"/>
              <w:noProof/>
              <w:lang w:eastAsia="ru-RU"/>
            </w:rPr>
          </w:pPr>
          <w:ins w:id="4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"_Toc67557066"</w:instrText>
            </w:r>
            <w:r w:rsidRPr="00693F2E">
              <w:rPr>
                <w:rStyle w:val="ab"/>
                <w:noProof/>
              </w:rPr>
              <w:instrText xml:space="preserve"> </w:instrText>
            </w:r>
            <w:r w:rsidRPr="00693F2E">
              <w:rPr>
                <w:rStyle w:val="ab"/>
                <w:noProof/>
              </w:rPr>
              <w:fldChar w:fldCharType="separate"/>
            </w:r>
            <w:r w:rsidRPr="00693F2E">
              <w:rPr>
                <w:rStyle w:val="ab"/>
                <w:noProof/>
              </w:rPr>
              <w:t>3.10.6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_Toc67557066 \h </w:instrText>
            </w:r>
          </w:ins>
          <w:r>
            <w:rPr>
              <w:noProof/>
              <w:webHidden/>
            </w:rPr>
          </w:r>
          <w:r>
            <w:rPr>
              <w:noProof/>
              <w:webHidden/>
            </w:rPr>
            <w:fldChar w:fldCharType="separate"/>
          </w:r>
          <w:ins w:id="497" w:author="Владимир Лаут" w:date="2021-03-31T13:17:00Z">
            <w:r w:rsidR="00E858AE">
              <w:rPr>
                <w:noProof/>
                <w:webHidden/>
              </w:rPr>
              <w:t>65</w:t>
            </w:r>
          </w:ins>
          <w:ins w:id="498" w:author="Владимир Лаут" w:date="2021-03-25T08:57:00Z">
            <w:r>
              <w:rPr>
                <w:noProof/>
                <w:webHidden/>
              </w:rPr>
              <w:fldChar w:fldCharType="end"/>
            </w:r>
            <w:r w:rsidRPr="00693F2E">
              <w:rPr>
                <w:rStyle w:val="ab"/>
                <w:noProof/>
              </w:rPr>
              <w:fldChar w:fldCharType="end"/>
            </w:r>
          </w:ins>
        </w:p>
        <w:p w14:paraId="74B200A2" w14:textId="17E3D49B" w:rsidR="005D2268" w:rsidRDefault="005D2268">
          <w:pPr>
            <w:pStyle w:val="23"/>
            <w:rPr>
              <w:ins w:id="499" w:author="Владимир Лаут" w:date="2021-03-25T08:57:00Z"/>
              <w:rFonts w:eastAsiaTheme="minorEastAsia" w:cstheme="minorBidi"/>
              <w:b w:val="0"/>
              <w:noProof/>
              <w:lang w:eastAsia="ru-RU"/>
            </w:rPr>
          </w:pPr>
          <w:ins w:id="5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"_Toc67557067"</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3.11</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 xml:space="preserve">_28 Код </w:t>
            </w:r>
            <w:r w:rsidRPr="00693F2E">
              <w:rPr>
                <w:rStyle w:val="ab"/>
                <w:rFonts w:eastAsiaTheme="majorEastAsia" w:cstheme="majorBidi"/>
                <w:noProof/>
                <w:lang w:val="en-US"/>
              </w:rPr>
              <w:t>ABC</w:t>
            </w:r>
            <w:r w:rsidRPr="00693F2E">
              <w:rPr>
                <w:rStyle w:val="ab"/>
                <w:rFonts w:eastAsiaTheme="majorEastAsia" w:cstheme="majorBidi"/>
                <w:noProof/>
              </w:rPr>
              <w:t>.</w:t>
            </w:r>
            <w:r>
              <w:rPr>
                <w:noProof/>
                <w:webHidden/>
              </w:rPr>
              <w:tab/>
            </w:r>
            <w:r>
              <w:rPr>
                <w:noProof/>
                <w:webHidden/>
              </w:rPr>
              <w:fldChar w:fldCharType="begin"/>
            </w:r>
            <w:r>
              <w:rPr>
                <w:noProof/>
                <w:webHidden/>
              </w:rPr>
              <w:instrText xml:space="preserve"> PAGEREF _Toc67557067 \h </w:instrText>
            </w:r>
          </w:ins>
          <w:r>
            <w:rPr>
              <w:noProof/>
              <w:webHidden/>
            </w:rPr>
          </w:r>
          <w:r>
            <w:rPr>
              <w:noProof/>
              <w:webHidden/>
            </w:rPr>
            <w:fldChar w:fldCharType="separate"/>
          </w:r>
          <w:ins w:id="501" w:author="Владимир Лаут" w:date="2021-03-31T13:17:00Z">
            <w:r w:rsidR="00E858AE">
              <w:rPr>
                <w:noProof/>
                <w:webHidden/>
              </w:rPr>
              <w:t>65</w:t>
            </w:r>
          </w:ins>
          <w:ins w:id="502" w:author="Владимир Лаут" w:date="2021-03-25T08:57:00Z">
            <w:r>
              <w:rPr>
                <w:noProof/>
                <w:webHidden/>
              </w:rPr>
              <w:fldChar w:fldCharType="end"/>
            </w:r>
            <w:r w:rsidRPr="00693F2E">
              <w:rPr>
                <w:rStyle w:val="ab"/>
                <w:noProof/>
              </w:rPr>
              <w:fldChar w:fldCharType="end"/>
            </w:r>
          </w:ins>
        </w:p>
        <w:p w14:paraId="6BCF3FEF" w14:textId="3C15B234" w:rsidR="005D2268" w:rsidRDefault="005D2268">
          <w:pPr>
            <w:pStyle w:val="32"/>
            <w:rPr>
              <w:ins w:id="503" w:author="Владимир Лаут" w:date="2021-03-25T08:57:00Z"/>
              <w:rFonts w:eastAsiaTheme="minorEastAsia" w:cstheme="minorBidi"/>
              <w:noProof/>
              <w:lang w:eastAsia="ru-RU"/>
            </w:rPr>
          </w:pPr>
          <w:ins w:id="5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"_Toc67557068"</w:instrText>
            </w:r>
            <w:r w:rsidRPr="00693F2E">
              <w:rPr>
                <w:rStyle w:val="ab"/>
                <w:noProof/>
              </w:rPr>
              <w:instrText xml:space="preserve"> </w:instrText>
            </w:r>
            <w:r w:rsidRPr="00693F2E">
              <w:rPr>
                <w:rStyle w:val="ab"/>
                <w:noProof/>
              </w:rPr>
              <w:fldChar w:fldCharType="separate"/>
            </w:r>
            <w:r w:rsidRPr="00693F2E">
              <w:rPr>
                <w:rStyle w:val="ab"/>
                <w:noProof/>
              </w:rPr>
              <w:t>3.11.1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_Toc67557068 \h </w:instrText>
            </w:r>
          </w:ins>
          <w:r>
            <w:rPr>
              <w:noProof/>
              <w:webHidden/>
            </w:rPr>
          </w:r>
          <w:r>
            <w:rPr>
              <w:noProof/>
              <w:webHidden/>
            </w:rPr>
            <w:fldChar w:fldCharType="separate"/>
          </w:r>
          <w:ins w:id="505" w:author="Владимир Лаут" w:date="2021-03-31T13:17:00Z">
            <w:r w:rsidR="00E858AE">
              <w:rPr>
                <w:noProof/>
                <w:webHidden/>
              </w:rPr>
              <w:t>65</w:t>
            </w:r>
          </w:ins>
          <w:ins w:id="506" w:author="Владимир Лаут" w:date="2021-03-25T08:57:00Z">
            <w:r>
              <w:rPr>
                <w:noProof/>
                <w:webHidden/>
              </w:rPr>
              <w:fldChar w:fldCharType="end"/>
            </w:r>
            <w:r w:rsidRPr="00693F2E">
              <w:rPr>
                <w:rStyle w:val="ab"/>
                <w:noProof/>
              </w:rPr>
              <w:fldChar w:fldCharType="end"/>
            </w:r>
          </w:ins>
        </w:p>
        <w:p w14:paraId="08D4A20C" w14:textId="257F65C9" w:rsidR="005D2268" w:rsidRDefault="005D2268">
          <w:pPr>
            <w:pStyle w:val="32"/>
            <w:rPr>
              <w:ins w:id="507" w:author="Владимир Лаут" w:date="2021-03-25T08:57:00Z"/>
              <w:rFonts w:eastAsiaTheme="minorEastAsia" w:cstheme="minorBidi"/>
              <w:noProof/>
              <w:lang w:eastAsia="ru-RU"/>
            </w:rPr>
          </w:pPr>
          <w:ins w:id="5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"_Toc67557069"</w:instrText>
            </w:r>
            <w:r w:rsidRPr="00693F2E">
              <w:rPr>
                <w:rStyle w:val="ab"/>
                <w:noProof/>
              </w:rPr>
              <w:instrText xml:space="preserve"> </w:instrText>
            </w:r>
            <w:r w:rsidRPr="00693F2E">
              <w:rPr>
                <w:rStyle w:val="ab"/>
                <w:noProof/>
              </w:rPr>
              <w:fldChar w:fldCharType="separate"/>
            </w:r>
            <w:r w:rsidRPr="00693F2E">
              <w:rPr>
                <w:rStyle w:val="ab"/>
                <w:noProof/>
              </w:rPr>
              <w:t>3.11.2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_Toc67557069 \h </w:instrText>
            </w:r>
          </w:ins>
          <w:r>
            <w:rPr>
              <w:noProof/>
              <w:webHidden/>
            </w:rPr>
          </w:r>
          <w:r>
            <w:rPr>
              <w:noProof/>
              <w:webHidden/>
            </w:rPr>
            <w:fldChar w:fldCharType="separate"/>
          </w:r>
          <w:ins w:id="509" w:author="Владимир Лаут" w:date="2021-03-31T13:17:00Z">
            <w:r w:rsidR="00E858AE">
              <w:rPr>
                <w:noProof/>
                <w:webHidden/>
              </w:rPr>
              <w:t>65</w:t>
            </w:r>
          </w:ins>
          <w:ins w:id="510" w:author="Владимир Лаут" w:date="2021-03-25T08:57:00Z">
            <w:r>
              <w:rPr>
                <w:noProof/>
                <w:webHidden/>
              </w:rPr>
              <w:fldChar w:fldCharType="end"/>
            </w:r>
            <w:r w:rsidRPr="00693F2E">
              <w:rPr>
                <w:rStyle w:val="ab"/>
                <w:noProof/>
              </w:rPr>
              <w:fldChar w:fldCharType="end"/>
            </w:r>
          </w:ins>
        </w:p>
        <w:p w14:paraId="60596154" w14:textId="374F10E7" w:rsidR="005D2268" w:rsidRDefault="005D2268">
          <w:pPr>
            <w:pStyle w:val="32"/>
            <w:rPr>
              <w:ins w:id="511" w:author="Владимир Лаут" w:date="2021-03-25T08:57:00Z"/>
              <w:rFonts w:eastAsiaTheme="minorEastAsia" w:cstheme="minorBidi"/>
              <w:noProof/>
              <w:lang w:eastAsia="ru-RU"/>
            </w:rPr>
          </w:pPr>
          <w:ins w:id="5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"_Toc67557070"</w:instrText>
            </w:r>
            <w:r w:rsidRPr="00693F2E">
              <w:rPr>
                <w:rStyle w:val="ab"/>
                <w:noProof/>
              </w:rPr>
              <w:instrText xml:space="preserve"> </w:instrText>
            </w:r>
            <w:r w:rsidRPr="00693F2E">
              <w:rPr>
                <w:rStyle w:val="ab"/>
                <w:noProof/>
              </w:rPr>
              <w:fldChar w:fldCharType="separate"/>
            </w:r>
            <w:r w:rsidRPr="00693F2E">
              <w:rPr>
                <w:rStyle w:val="ab"/>
                <w:noProof/>
              </w:rPr>
              <w:t>3.11.3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_Toc67557070 \h </w:instrText>
            </w:r>
          </w:ins>
          <w:r>
            <w:rPr>
              <w:noProof/>
              <w:webHidden/>
            </w:rPr>
          </w:r>
          <w:r>
            <w:rPr>
              <w:noProof/>
              <w:webHidden/>
            </w:rPr>
            <w:fldChar w:fldCharType="separate"/>
          </w:r>
          <w:ins w:id="513" w:author="Владимир Лаут" w:date="2021-03-31T13:17:00Z">
            <w:r w:rsidR="00E858AE">
              <w:rPr>
                <w:noProof/>
                <w:webHidden/>
              </w:rPr>
              <w:t>66</w:t>
            </w:r>
          </w:ins>
          <w:ins w:id="514" w:author="Владимир Лаут" w:date="2021-03-25T08:57:00Z">
            <w:r>
              <w:rPr>
                <w:noProof/>
                <w:webHidden/>
              </w:rPr>
              <w:fldChar w:fldCharType="end"/>
            </w:r>
            <w:r w:rsidRPr="00693F2E">
              <w:rPr>
                <w:rStyle w:val="ab"/>
                <w:noProof/>
              </w:rPr>
              <w:fldChar w:fldCharType="end"/>
            </w:r>
          </w:ins>
        </w:p>
        <w:p w14:paraId="5FF7AB7B" w14:textId="212E8CCA" w:rsidR="005D2268" w:rsidRDefault="005D2268">
          <w:pPr>
            <w:pStyle w:val="32"/>
            <w:rPr>
              <w:ins w:id="515" w:author="Владимир Лаут" w:date="2021-03-25T08:57:00Z"/>
              <w:rFonts w:eastAsiaTheme="minorEastAsia" w:cstheme="minorBidi"/>
              <w:noProof/>
              <w:lang w:eastAsia="ru-RU"/>
            </w:rPr>
          </w:pPr>
          <w:ins w:id="5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"_Toc67557071"</w:instrText>
            </w:r>
            <w:r w:rsidRPr="00693F2E">
              <w:rPr>
                <w:rStyle w:val="ab"/>
                <w:noProof/>
              </w:rPr>
              <w:instrText xml:space="preserve"> </w:instrText>
            </w:r>
            <w:r w:rsidRPr="00693F2E">
              <w:rPr>
                <w:rStyle w:val="ab"/>
                <w:noProof/>
              </w:rPr>
              <w:fldChar w:fldCharType="separate"/>
            </w:r>
            <w:r w:rsidRPr="00693F2E">
              <w:rPr>
                <w:rStyle w:val="ab"/>
                <w:noProof/>
              </w:rPr>
              <w:t>3.11.4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_Toc67557071 \h </w:instrText>
            </w:r>
          </w:ins>
          <w:r>
            <w:rPr>
              <w:noProof/>
              <w:webHidden/>
            </w:rPr>
          </w:r>
          <w:r>
            <w:rPr>
              <w:noProof/>
              <w:webHidden/>
            </w:rPr>
            <w:fldChar w:fldCharType="separate"/>
          </w:r>
          <w:ins w:id="517" w:author="Владимир Лаут" w:date="2021-03-31T13:17:00Z">
            <w:r w:rsidR="00E858AE">
              <w:rPr>
                <w:noProof/>
                <w:webHidden/>
              </w:rPr>
              <w:t>67</w:t>
            </w:r>
          </w:ins>
          <w:ins w:id="518" w:author="Владимир Лаут" w:date="2021-03-25T08:57:00Z">
            <w:r>
              <w:rPr>
                <w:noProof/>
                <w:webHidden/>
              </w:rPr>
              <w:fldChar w:fldCharType="end"/>
            </w:r>
            <w:r w:rsidRPr="00693F2E">
              <w:rPr>
                <w:rStyle w:val="ab"/>
                <w:noProof/>
              </w:rPr>
              <w:fldChar w:fldCharType="end"/>
            </w:r>
          </w:ins>
        </w:p>
        <w:p w14:paraId="3B7A70F7" w14:textId="35129CFC" w:rsidR="005D2268" w:rsidRDefault="005D2268">
          <w:pPr>
            <w:pStyle w:val="32"/>
            <w:rPr>
              <w:ins w:id="519" w:author="Владимир Лаут" w:date="2021-03-25T08:57:00Z"/>
              <w:rFonts w:eastAsiaTheme="minorEastAsia" w:cstheme="minorBidi"/>
              <w:noProof/>
              <w:lang w:eastAsia="ru-RU"/>
            </w:rPr>
          </w:pPr>
          <w:ins w:id="5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"_Toc67557072"</w:instrText>
            </w:r>
            <w:r w:rsidRPr="00693F2E">
              <w:rPr>
                <w:rStyle w:val="ab"/>
                <w:noProof/>
              </w:rPr>
              <w:instrText xml:space="preserve"> </w:instrText>
            </w:r>
            <w:r w:rsidRPr="00693F2E">
              <w:rPr>
                <w:rStyle w:val="ab"/>
                <w:noProof/>
              </w:rPr>
              <w:fldChar w:fldCharType="separate"/>
            </w:r>
            <w:r w:rsidRPr="00693F2E">
              <w:rPr>
                <w:rStyle w:val="ab"/>
                <w:noProof/>
              </w:rPr>
              <w:t>3.11.5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_Toc67557072 \h </w:instrText>
            </w:r>
          </w:ins>
          <w:r>
            <w:rPr>
              <w:noProof/>
              <w:webHidden/>
            </w:rPr>
          </w:r>
          <w:r>
            <w:rPr>
              <w:noProof/>
              <w:webHidden/>
            </w:rPr>
            <w:fldChar w:fldCharType="separate"/>
          </w:r>
          <w:ins w:id="521" w:author="Владимир Лаут" w:date="2021-03-31T13:17:00Z">
            <w:r w:rsidR="00E858AE">
              <w:rPr>
                <w:noProof/>
                <w:webHidden/>
              </w:rPr>
              <w:t>68</w:t>
            </w:r>
          </w:ins>
          <w:ins w:id="522" w:author="Владимир Лаут" w:date="2021-03-25T08:57:00Z">
            <w:r>
              <w:rPr>
                <w:noProof/>
                <w:webHidden/>
              </w:rPr>
              <w:fldChar w:fldCharType="end"/>
            </w:r>
            <w:r w:rsidRPr="00693F2E">
              <w:rPr>
                <w:rStyle w:val="ab"/>
                <w:noProof/>
              </w:rPr>
              <w:fldChar w:fldCharType="end"/>
            </w:r>
          </w:ins>
        </w:p>
        <w:p w14:paraId="634C810E" w14:textId="50AC965C" w:rsidR="005D2268" w:rsidRDefault="005D2268">
          <w:pPr>
            <w:pStyle w:val="32"/>
            <w:rPr>
              <w:ins w:id="523" w:author="Владимир Лаут" w:date="2021-03-25T08:57:00Z"/>
              <w:rFonts w:eastAsiaTheme="minorEastAsia" w:cstheme="minorBidi"/>
              <w:noProof/>
              <w:lang w:eastAsia="ru-RU"/>
            </w:rPr>
          </w:pPr>
          <w:ins w:id="52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"_Toc67557073"</w:instrText>
            </w:r>
            <w:r w:rsidRPr="00693F2E">
              <w:rPr>
                <w:rStyle w:val="ab"/>
                <w:noProof/>
              </w:rPr>
              <w:instrText xml:space="preserve"> </w:instrText>
            </w:r>
            <w:r w:rsidRPr="00693F2E">
              <w:rPr>
                <w:rStyle w:val="ab"/>
                <w:noProof/>
              </w:rPr>
              <w:fldChar w:fldCharType="separate"/>
            </w:r>
            <w:r w:rsidRPr="00693F2E">
              <w:rPr>
                <w:rStyle w:val="ab"/>
                <w:noProof/>
              </w:rPr>
              <w:t>3.11.6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_Toc67557073 \h </w:instrText>
            </w:r>
          </w:ins>
          <w:r>
            <w:rPr>
              <w:noProof/>
              <w:webHidden/>
            </w:rPr>
          </w:r>
          <w:r>
            <w:rPr>
              <w:noProof/>
              <w:webHidden/>
            </w:rPr>
            <w:fldChar w:fldCharType="separate"/>
          </w:r>
          <w:ins w:id="525" w:author="Владимир Лаут" w:date="2021-03-31T13:17:00Z">
            <w:r w:rsidR="00E858AE">
              <w:rPr>
                <w:noProof/>
                <w:webHidden/>
              </w:rPr>
              <w:t>68</w:t>
            </w:r>
          </w:ins>
          <w:ins w:id="526" w:author="Владимир Лаут" w:date="2021-03-25T08:57:00Z">
            <w:r>
              <w:rPr>
                <w:noProof/>
                <w:webHidden/>
              </w:rPr>
              <w:fldChar w:fldCharType="end"/>
            </w:r>
            <w:r w:rsidRPr="00693F2E">
              <w:rPr>
                <w:rStyle w:val="ab"/>
                <w:noProof/>
              </w:rPr>
              <w:fldChar w:fldCharType="end"/>
            </w:r>
          </w:ins>
        </w:p>
        <w:p w14:paraId="08FFE150" w14:textId="5964DF2D" w:rsidR="005D2268" w:rsidRDefault="005D2268">
          <w:pPr>
            <w:pStyle w:val="23"/>
            <w:rPr>
              <w:ins w:id="527" w:author="Владимир Лаут" w:date="2021-03-25T08:57:00Z"/>
              <w:rFonts w:eastAsiaTheme="minorEastAsia" w:cstheme="minorBidi"/>
              <w:b w:val="0"/>
              <w:noProof/>
              <w:lang w:eastAsia="ru-RU"/>
            </w:rPr>
          </w:pPr>
          <w:ins w:id="5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"_Toc67557074"</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3.12</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cs="Arial"/>
                <w:noProof/>
                <w:lang w:val="en-US"/>
              </w:rPr>
              <w:t>CROSS</w:t>
            </w:r>
            <w:r w:rsidRPr="00693F2E">
              <w:rPr>
                <w:rStyle w:val="ab"/>
                <w:rFonts w:cs="Arial"/>
                <w:noProof/>
              </w:rPr>
              <w:t>_9 Материалы</w:t>
            </w:r>
            <w:r w:rsidRPr="00693F2E">
              <w:rPr>
                <w:rStyle w:val="ab"/>
                <w:rFonts w:eastAsiaTheme="majorEastAsia" w:cstheme="majorBidi"/>
                <w:noProof/>
              </w:rPr>
              <w:t xml:space="preserve"> (Монтажный узел ТОРО</w:t>
            </w:r>
            <w:r w:rsidRPr="00693F2E">
              <w:rPr>
                <w:rStyle w:val="ab"/>
                <w:rFonts w:cs="Arial"/>
                <w:noProof/>
              </w:rPr>
              <w:t>)</w:t>
            </w:r>
            <w:r w:rsidRPr="00693F2E">
              <w:rPr>
                <w:rStyle w:val="ab"/>
                <w:rFonts w:eastAsiaTheme="majorEastAsia" w:cstheme="majorBidi"/>
                <w:noProof/>
              </w:rPr>
              <w:t>.</w:t>
            </w:r>
            <w:r>
              <w:rPr>
                <w:noProof/>
                <w:webHidden/>
              </w:rPr>
              <w:tab/>
            </w:r>
            <w:r>
              <w:rPr>
                <w:noProof/>
                <w:webHidden/>
              </w:rPr>
              <w:fldChar w:fldCharType="begin"/>
            </w:r>
            <w:r>
              <w:rPr>
                <w:noProof/>
                <w:webHidden/>
              </w:rPr>
              <w:instrText xml:space="preserve"> PAGEREF _Toc67557074 \h </w:instrText>
            </w:r>
          </w:ins>
          <w:r>
            <w:rPr>
              <w:noProof/>
              <w:webHidden/>
            </w:rPr>
          </w:r>
          <w:r>
            <w:rPr>
              <w:noProof/>
              <w:webHidden/>
            </w:rPr>
            <w:fldChar w:fldCharType="separate"/>
          </w:r>
          <w:ins w:id="529" w:author="Владимир Лаут" w:date="2021-03-31T13:17:00Z">
            <w:r w:rsidR="00E858AE">
              <w:rPr>
                <w:noProof/>
                <w:webHidden/>
              </w:rPr>
              <w:t>68</w:t>
            </w:r>
          </w:ins>
          <w:ins w:id="530" w:author="Владимир Лаут" w:date="2021-03-25T08:57:00Z">
            <w:r>
              <w:rPr>
                <w:noProof/>
                <w:webHidden/>
              </w:rPr>
              <w:fldChar w:fldCharType="end"/>
            </w:r>
            <w:r w:rsidRPr="00693F2E">
              <w:rPr>
                <w:rStyle w:val="ab"/>
                <w:noProof/>
              </w:rPr>
              <w:fldChar w:fldCharType="end"/>
            </w:r>
          </w:ins>
        </w:p>
        <w:p w14:paraId="5B736AC4" w14:textId="4570FD0B" w:rsidR="005D2268" w:rsidRDefault="005D2268">
          <w:pPr>
            <w:pStyle w:val="32"/>
            <w:rPr>
              <w:ins w:id="531" w:author="Владимир Лаут" w:date="2021-03-25T08:57:00Z"/>
              <w:rFonts w:eastAsiaTheme="minorEastAsia" w:cstheme="minorBidi"/>
              <w:noProof/>
              <w:lang w:eastAsia="ru-RU"/>
            </w:rPr>
          </w:pPr>
          <w:ins w:id="5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"_Toc67557075"</w:instrText>
            </w:r>
            <w:r w:rsidRPr="00693F2E">
              <w:rPr>
                <w:rStyle w:val="ab"/>
                <w:noProof/>
              </w:rPr>
              <w:instrText xml:space="preserve"> </w:instrText>
            </w:r>
            <w:r w:rsidRPr="00693F2E">
              <w:rPr>
                <w:rStyle w:val="ab"/>
                <w:noProof/>
              </w:rPr>
              <w:fldChar w:fldCharType="separate"/>
            </w:r>
            <w:r w:rsidRPr="00693F2E">
              <w:rPr>
                <w:rStyle w:val="ab"/>
                <w:noProof/>
              </w:rPr>
              <w:t>3.12.1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_Toc67557075 \h </w:instrText>
            </w:r>
          </w:ins>
          <w:r>
            <w:rPr>
              <w:noProof/>
              <w:webHidden/>
            </w:rPr>
          </w:r>
          <w:r>
            <w:rPr>
              <w:noProof/>
              <w:webHidden/>
            </w:rPr>
            <w:fldChar w:fldCharType="separate"/>
          </w:r>
          <w:ins w:id="533" w:author="Владимир Лаут" w:date="2021-03-31T13:17:00Z">
            <w:r w:rsidR="00E858AE">
              <w:rPr>
                <w:noProof/>
                <w:webHidden/>
              </w:rPr>
              <w:t>68</w:t>
            </w:r>
          </w:ins>
          <w:ins w:id="534" w:author="Владимир Лаут" w:date="2021-03-25T08:57:00Z">
            <w:r>
              <w:rPr>
                <w:noProof/>
                <w:webHidden/>
              </w:rPr>
              <w:fldChar w:fldCharType="end"/>
            </w:r>
            <w:r w:rsidRPr="00693F2E">
              <w:rPr>
                <w:rStyle w:val="ab"/>
                <w:noProof/>
              </w:rPr>
              <w:fldChar w:fldCharType="end"/>
            </w:r>
          </w:ins>
        </w:p>
        <w:p w14:paraId="75D3BD96" w14:textId="73582B31" w:rsidR="005D2268" w:rsidRDefault="005D2268">
          <w:pPr>
            <w:pStyle w:val="32"/>
            <w:rPr>
              <w:ins w:id="535" w:author="Владимир Лаут" w:date="2021-03-25T08:57:00Z"/>
              <w:rFonts w:eastAsiaTheme="minorEastAsia" w:cstheme="minorBidi"/>
              <w:noProof/>
              <w:lang w:eastAsia="ru-RU"/>
            </w:rPr>
          </w:pPr>
          <w:ins w:id="5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"_Toc67557076"</w:instrText>
            </w:r>
            <w:r w:rsidRPr="00693F2E">
              <w:rPr>
                <w:rStyle w:val="ab"/>
                <w:noProof/>
              </w:rPr>
              <w:instrText xml:space="preserve"> </w:instrText>
            </w:r>
            <w:r w:rsidRPr="00693F2E">
              <w:rPr>
                <w:rStyle w:val="ab"/>
                <w:noProof/>
              </w:rPr>
              <w:fldChar w:fldCharType="separate"/>
            </w:r>
            <w:r w:rsidRPr="00693F2E">
              <w:rPr>
                <w:rStyle w:val="ab"/>
                <w:noProof/>
              </w:rPr>
              <w:t>3.12.2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_Toc67557076 \h </w:instrText>
            </w:r>
          </w:ins>
          <w:r>
            <w:rPr>
              <w:noProof/>
              <w:webHidden/>
            </w:rPr>
          </w:r>
          <w:r>
            <w:rPr>
              <w:noProof/>
              <w:webHidden/>
            </w:rPr>
            <w:fldChar w:fldCharType="separate"/>
          </w:r>
          <w:ins w:id="537" w:author="Владимир Лаут" w:date="2021-03-31T13:17:00Z">
            <w:r w:rsidR="00E858AE">
              <w:rPr>
                <w:noProof/>
                <w:webHidden/>
              </w:rPr>
              <w:t>68</w:t>
            </w:r>
          </w:ins>
          <w:ins w:id="538" w:author="Владимир Лаут" w:date="2021-03-25T08:57:00Z">
            <w:r>
              <w:rPr>
                <w:noProof/>
                <w:webHidden/>
              </w:rPr>
              <w:fldChar w:fldCharType="end"/>
            </w:r>
            <w:r w:rsidRPr="00693F2E">
              <w:rPr>
                <w:rStyle w:val="ab"/>
                <w:noProof/>
              </w:rPr>
              <w:fldChar w:fldCharType="end"/>
            </w:r>
          </w:ins>
        </w:p>
        <w:p w14:paraId="571D2245" w14:textId="5F558DF5" w:rsidR="005D2268" w:rsidRDefault="005D2268">
          <w:pPr>
            <w:pStyle w:val="32"/>
            <w:rPr>
              <w:ins w:id="539" w:author="Владимир Лаут" w:date="2021-03-25T08:57:00Z"/>
              <w:rFonts w:eastAsiaTheme="minorEastAsia" w:cstheme="minorBidi"/>
              <w:noProof/>
              <w:lang w:eastAsia="ru-RU"/>
            </w:rPr>
          </w:pPr>
          <w:ins w:id="5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"_Toc67557077"</w:instrText>
            </w:r>
            <w:r w:rsidRPr="00693F2E">
              <w:rPr>
                <w:rStyle w:val="ab"/>
                <w:noProof/>
              </w:rPr>
              <w:instrText xml:space="preserve"> </w:instrText>
            </w:r>
            <w:r w:rsidRPr="00693F2E">
              <w:rPr>
                <w:rStyle w:val="ab"/>
                <w:noProof/>
              </w:rPr>
              <w:fldChar w:fldCharType="separate"/>
            </w:r>
            <w:r w:rsidRPr="00693F2E">
              <w:rPr>
                <w:rStyle w:val="ab"/>
                <w:noProof/>
              </w:rPr>
              <w:t>3.12.3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_Toc67557077 \h </w:instrText>
            </w:r>
          </w:ins>
          <w:r>
            <w:rPr>
              <w:noProof/>
              <w:webHidden/>
            </w:rPr>
          </w:r>
          <w:r>
            <w:rPr>
              <w:noProof/>
              <w:webHidden/>
            </w:rPr>
            <w:fldChar w:fldCharType="separate"/>
          </w:r>
          <w:ins w:id="541" w:author="Владимир Лаут" w:date="2021-03-31T13:17:00Z">
            <w:r w:rsidR="00E858AE">
              <w:rPr>
                <w:noProof/>
                <w:webHidden/>
              </w:rPr>
              <w:t>68</w:t>
            </w:r>
          </w:ins>
          <w:ins w:id="542" w:author="Владимир Лаут" w:date="2021-03-25T08:57:00Z">
            <w:r>
              <w:rPr>
                <w:noProof/>
                <w:webHidden/>
              </w:rPr>
              <w:fldChar w:fldCharType="end"/>
            </w:r>
            <w:r w:rsidRPr="00693F2E">
              <w:rPr>
                <w:rStyle w:val="ab"/>
                <w:noProof/>
              </w:rPr>
              <w:fldChar w:fldCharType="end"/>
            </w:r>
          </w:ins>
        </w:p>
        <w:p w14:paraId="13B897CC" w14:textId="2DD140A0" w:rsidR="005D2268" w:rsidRDefault="005D2268">
          <w:pPr>
            <w:pStyle w:val="32"/>
            <w:rPr>
              <w:ins w:id="543" w:author="Владимир Лаут" w:date="2021-03-25T08:57:00Z"/>
              <w:rFonts w:eastAsiaTheme="minorEastAsia" w:cstheme="minorBidi"/>
              <w:noProof/>
              <w:lang w:eastAsia="ru-RU"/>
            </w:rPr>
          </w:pPr>
          <w:ins w:id="5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"_Toc67557078"</w:instrText>
            </w:r>
            <w:r w:rsidRPr="00693F2E">
              <w:rPr>
                <w:rStyle w:val="ab"/>
                <w:noProof/>
              </w:rPr>
              <w:instrText xml:space="preserve"> </w:instrText>
            </w:r>
            <w:r w:rsidRPr="00693F2E">
              <w:rPr>
                <w:rStyle w:val="ab"/>
                <w:noProof/>
              </w:rPr>
              <w:fldChar w:fldCharType="separate"/>
            </w:r>
            <w:r w:rsidRPr="00693F2E">
              <w:rPr>
                <w:rStyle w:val="ab"/>
                <w:noProof/>
              </w:rPr>
              <w:t>3.12.4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_Toc67557078 \h </w:instrText>
            </w:r>
          </w:ins>
          <w:r>
            <w:rPr>
              <w:noProof/>
              <w:webHidden/>
            </w:rPr>
          </w:r>
          <w:r>
            <w:rPr>
              <w:noProof/>
              <w:webHidden/>
            </w:rPr>
            <w:fldChar w:fldCharType="separate"/>
          </w:r>
          <w:ins w:id="545" w:author="Владимир Лаут" w:date="2021-03-31T13:17:00Z">
            <w:r w:rsidR="00E858AE">
              <w:rPr>
                <w:noProof/>
                <w:webHidden/>
              </w:rPr>
              <w:t>70</w:t>
            </w:r>
          </w:ins>
          <w:ins w:id="546" w:author="Владимир Лаут" w:date="2021-03-25T08:57:00Z">
            <w:r>
              <w:rPr>
                <w:noProof/>
                <w:webHidden/>
              </w:rPr>
              <w:fldChar w:fldCharType="end"/>
            </w:r>
            <w:r w:rsidRPr="00693F2E">
              <w:rPr>
                <w:rStyle w:val="ab"/>
                <w:noProof/>
              </w:rPr>
              <w:fldChar w:fldCharType="end"/>
            </w:r>
          </w:ins>
        </w:p>
        <w:p w14:paraId="2BA421B6" w14:textId="28BB3D8B" w:rsidR="005D2268" w:rsidRDefault="005D2268">
          <w:pPr>
            <w:pStyle w:val="32"/>
            <w:rPr>
              <w:ins w:id="547" w:author="Владимир Лаут" w:date="2021-03-25T08:57:00Z"/>
              <w:rFonts w:eastAsiaTheme="minorEastAsia" w:cstheme="minorBidi"/>
              <w:noProof/>
              <w:lang w:eastAsia="ru-RU"/>
            </w:rPr>
          </w:pPr>
          <w:ins w:id="5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"_Toc67557079"</w:instrText>
            </w:r>
            <w:r w:rsidRPr="00693F2E">
              <w:rPr>
                <w:rStyle w:val="ab"/>
                <w:noProof/>
              </w:rPr>
              <w:instrText xml:space="preserve"> </w:instrText>
            </w:r>
            <w:r w:rsidRPr="00693F2E">
              <w:rPr>
                <w:rStyle w:val="ab"/>
                <w:noProof/>
              </w:rPr>
              <w:fldChar w:fldCharType="separate"/>
            </w:r>
            <w:r w:rsidRPr="00693F2E">
              <w:rPr>
                <w:rStyle w:val="ab"/>
                <w:noProof/>
              </w:rPr>
              <w:t>3.12.5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_Toc67557079 \h </w:instrText>
            </w:r>
          </w:ins>
          <w:r>
            <w:rPr>
              <w:noProof/>
              <w:webHidden/>
            </w:rPr>
          </w:r>
          <w:r>
            <w:rPr>
              <w:noProof/>
              <w:webHidden/>
            </w:rPr>
            <w:fldChar w:fldCharType="separate"/>
          </w:r>
          <w:ins w:id="549" w:author="Владимир Лаут" w:date="2021-03-31T13:17:00Z">
            <w:r w:rsidR="00E858AE">
              <w:rPr>
                <w:noProof/>
                <w:webHidden/>
              </w:rPr>
              <w:t>71</w:t>
            </w:r>
          </w:ins>
          <w:ins w:id="550" w:author="Владимир Лаут" w:date="2021-03-25T08:57:00Z">
            <w:r>
              <w:rPr>
                <w:noProof/>
                <w:webHidden/>
              </w:rPr>
              <w:fldChar w:fldCharType="end"/>
            </w:r>
            <w:r w:rsidRPr="00693F2E">
              <w:rPr>
                <w:rStyle w:val="ab"/>
                <w:noProof/>
              </w:rPr>
              <w:fldChar w:fldCharType="end"/>
            </w:r>
          </w:ins>
        </w:p>
        <w:p w14:paraId="52AE0A39" w14:textId="7E724C02" w:rsidR="005D2268" w:rsidRDefault="005D2268">
          <w:pPr>
            <w:pStyle w:val="32"/>
            <w:rPr>
              <w:ins w:id="551" w:author="Владимир Лаут" w:date="2021-03-25T08:57:00Z"/>
              <w:rFonts w:eastAsiaTheme="minorEastAsia" w:cstheme="minorBidi"/>
              <w:noProof/>
              <w:lang w:eastAsia="ru-RU"/>
            </w:rPr>
          </w:pPr>
          <w:ins w:id="5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"_Toc67557080"</w:instrText>
            </w:r>
            <w:r w:rsidRPr="00693F2E">
              <w:rPr>
                <w:rStyle w:val="ab"/>
                <w:noProof/>
              </w:rPr>
              <w:instrText xml:space="preserve"> </w:instrText>
            </w:r>
            <w:r w:rsidRPr="00693F2E">
              <w:rPr>
                <w:rStyle w:val="ab"/>
                <w:noProof/>
              </w:rPr>
              <w:fldChar w:fldCharType="separate"/>
            </w:r>
            <w:r w:rsidRPr="00693F2E">
              <w:rPr>
                <w:rStyle w:val="ab"/>
                <w:noProof/>
              </w:rPr>
              <w:t>3.12.6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_Toc67557080 \h </w:instrText>
            </w:r>
          </w:ins>
          <w:r>
            <w:rPr>
              <w:noProof/>
              <w:webHidden/>
            </w:rPr>
          </w:r>
          <w:r>
            <w:rPr>
              <w:noProof/>
              <w:webHidden/>
            </w:rPr>
            <w:fldChar w:fldCharType="separate"/>
          </w:r>
          <w:ins w:id="553" w:author="Владимир Лаут" w:date="2021-03-31T13:17:00Z">
            <w:r w:rsidR="00E858AE">
              <w:rPr>
                <w:noProof/>
                <w:webHidden/>
              </w:rPr>
              <w:t>71</w:t>
            </w:r>
          </w:ins>
          <w:ins w:id="554" w:author="Владимир Лаут" w:date="2021-03-25T08:57:00Z">
            <w:r>
              <w:rPr>
                <w:noProof/>
                <w:webHidden/>
              </w:rPr>
              <w:fldChar w:fldCharType="end"/>
            </w:r>
            <w:r w:rsidRPr="00693F2E">
              <w:rPr>
                <w:rStyle w:val="ab"/>
                <w:noProof/>
              </w:rPr>
              <w:fldChar w:fldCharType="end"/>
            </w:r>
          </w:ins>
        </w:p>
        <w:p w14:paraId="79CB1501" w14:textId="290549D3" w:rsidR="005D2268" w:rsidRDefault="005D2268">
          <w:pPr>
            <w:pStyle w:val="23"/>
            <w:rPr>
              <w:ins w:id="555" w:author="Владимир Лаут" w:date="2021-03-25T08:57:00Z"/>
              <w:rFonts w:eastAsiaTheme="minorEastAsia" w:cstheme="minorBidi"/>
              <w:b w:val="0"/>
              <w:noProof/>
              <w:lang w:eastAsia="ru-RU"/>
            </w:rPr>
          </w:pPr>
          <w:ins w:id="5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3.13</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_30 Ответственный за рабочее место.</w:t>
            </w:r>
            <w:r>
              <w:rPr>
                <w:noProof/>
                <w:webHidden/>
              </w:rPr>
              <w:tab/>
            </w:r>
            <w:r>
              <w:rPr>
                <w:noProof/>
                <w:webHidden/>
              </w:rPr>
              <w:fldChar w:fldCharType="begin"/>
            </w:r>
            <w:r>
              <w:rPr>
                <w:noProof/>
                <w:webHidden/>
              </w:rPr>
              <w:instrText xml:space="preserve"> PAGEREF _Toc67557081 \h </w:instrText>
            </w:r>
          </w:ins>
          <w:r>
            <w:rPr>
              <w:noProof/>
              <w:webHidden/>
            </w:rPr>
          </w:r>
          <w:r>
            <w:rPr>
              <w:noProof/>
              <w:webHidden/>
            </w:rPr>
            <w:fldChar w:fldCharType="separate"/>
          </w:r>
          <w:ins w:id="557" w:author="Владимир Лаут" w:date="2021-03-31T13:17:00Z">
            <w:r w:rsidR="00E858AE">
              <w:rPr>
                <w:noProof/>
                <w:webHidden/>
              </w:rPr>
              <w:t>71</w:t>
            </w:r>
          </w:ins>
          <w:ins w:id="558" w:author="Владимир Лаут" w:date="2021-03-25T08:57:00Z">
            <w:r>
              <w:rPr>
                <w:noProof/>
                <w:webHidden/>
              </w:rPr>
              <w:fldChar w:fldCharType="end"/>
            </w:r>
            <w:r w:rsidRPr="00693F2E">
              <w:rPr>
                <w:rStyle w:val="ab"/>
                <w:noProof/>
              </w:rPr>
              <w:fldChar w:fldCharType="end"/>
            </w:r>
          </w:ins>
        </w:p>
        <w:p w14:paraId="7EF1C191" w14:textId="76B2668C" w:rsidR="005D2268" w:rsidRDefault="005D2268">
          <w:pPr>
            <w:pStyle w:val="32"/>
            <w:rPr>
              <w:ins w:id="559" w:author="Владимир Лаут" w:date="2021-03-25T08:57:00Z"/>
              <w:rFonts w:eastAsiaTheme="minorEastAsia" w:cstheme="minorBidi"/>
              <w:noProof/>
              <w:lang w:eastAsia="ru-RU"/>
            </w:rPr>
          </w:pPr>
          <w:ins w:id="5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"_Toc67557082"</w:instrText>
            </w:r>
            <w:r w:rsidRPr="00693F2E">
              <w:rPr>
                <w:rStyle w:val="ab"/>
                <w:noProof/>
              </w:rPr>
              <w:instrText xml:space="preserve"> </w:instrText>
            </w:r>
            <w:r w:rsidRPr="00693F2E">
              <w:rPr>
                <w:rStyle w:val="ab"/>
                <w:noProof/>
              </w:rPr>
              <w:fldChar w:fldCharType="separate"/>
            </w:r>
            <w:r w:rsidRPr="00693F2E">
              <w:rPr>
                <w:rStyle w:val="ab"/>
                <w:noProof/>
              </w:rPr>
              <w:t>3.13.1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_Toc67557082 \h </w:instrText>
            </w:r>
          </w:ins>
          <w:r>
            <w:rPr>
              <w:noProof/>
              <w:webHidden/>
            </w:rPr>
          </w:r>
          <w:r>
            <w:rPr>
              <w:noProof/>
              <w:webHidden/>
            </w:rPr>
            <w:fldChar w:fldCharType="separate"/>
          </w:r>
          <w:ins w:id="561" w:author="Владимир Лаут" w:date="2021-03-31T13:17:00Z">
            <w:r w:rsidR="00E858AE">
              <w:rPr>
                <w:noProof/>
                <w:webHidden/>
              </w:rPr>
              <w:t>71</w:t>
            </w:r>
          </w:ins>
          <w:ins w:id="562" w:author="Владимир Лаут" w:date="2021-03-25T08:57:00Z">
            <w:r>
              <w:rPr>
                <w:noProof/>
                <w:webHidden/>
              </w:rPr>
              <w:fldChar w:fldCharType="end"/>
            </w:r>
            <w:r w:rsidRPr="00693F2E">
              <w:rPr>
                <w:rStyle w:val="ab"/>
                <w:noProof/>
              </w:rPr>
              <w:fldChar w:fldCharType="end"/>
            </w:r>
          </w:ins>
        </w:p>
        <w:p w14:paraId="1B9BE1C5" w14:textId="1DBE2018" w:rsidR="005D2268" w:rsidRDefault="005D2268">
          <w:pPr>
            <w:pStyle w:val="32"/>
            <w:rPr>
              <w:ins w:id="563" w:author="Владимир Лаут" w:date="2021-03-25T08:57:00Z"/>
              <w:rFonts w:eastAsiaTheme="minorEastAsia" w:cstheme="minorBidi"/>
              <w:noProof/>
              <w:lang w:eastAsia="ru-RU"/>
            </w:rPr>
          </w:pPr>
          <w:ins w:id="5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"_Toc67557083"</w:instrText>
            </w:r>
            <w:r w:rsidRPr="00693F2E">
              <w:rPr>
                <w:rStyle w:val="ab"/>
                <w:noProof/>
              </w:rPr>
              <w:instrText xml:space="preserve"> </w:instrText>
            </w:r>
            <w:r w:rsidRPr="00693F2E">
              <w:rPr>
                <w:rStyle w:val="ab"/>
                <w:noProof/>
              </w:rPr>
              <w:fldChar w:fldCharType="separate"/>
            </w:r>
            <w:r w:rsidRPr="00693F2E">
              <w:rPr>
                <w:rStyle w:val="ab"/>
                <w:noProof/>
              </w:rPr>
              <w:t>3.13.2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_Toc67557083 \h </w:instrText>
            </w:r>
          </w:ins>
          <w:r>
            <w:rPr>
              <w:noProof/>
              <w:webHidden/>
            </w:rPr>
          </w:r>
          <w:r>
            <w:rPr>
              <w:noProof/>
              <w:webHidden/>
            </w:rPr>
            <w:fldChar w:fldCharType="separate"/>
          </w:r>
          <w:ins w:id="565" w:author="Владимир Лаут" w:date="2021-03-31T13:17:00Z">
            <w:r w:rsidR="00E858AE">
              <w:rPr>
                <w:noProof/>
                <w:webHidden/>
              </w:rPr>
              <w:t>71</w:t>
            </w:r>
          </w:ins>
          <w:ins w:id="566" w:author="Владимир Лаут" w:date="2021-03-25T08:57:00Z">
            <w:r>
              <w:rPr>
                <w:noProof/>
                <w:webHidden/>
              </w:rPr>
              <w:fldChar w:fldCharType="end"/>
            </w:r>
            <w:r w:rsidRPr="00693F2E">
              <w:rPr>
                <w:rStyle w:val="ab"/>
                <w:noProof/>
              </w:rPr>
              <w:fldChar w:fldCharType="end"/>
            </w:r>
          </w:ins>
        </w:p>
        <w:p w14:paraId="4631136A" w14:textId="77EBEA05" w:rsidR="005D2268" w:rsidRDefault="005D2268">
          <w:pPr>
            <w:pStyle w:val="32"/>
            <w:rPr>
              <w:ins w:id="567" w:author="Владимир Лаут" w:date="2021-03-25T08:57:00Z"/>
              <w:rFonts w:eastAsiaTheme="minorEastAsia" w:cstheme="minorBidi"/>
              <w:noProof/>
              <w:lang w:eastAsia="ru-RU"/>
            </w:rPr>
          </w:pPr>
          <w:ins w:id="5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"_Toc67557084"</w:instrText>
            </w:r>
            <w:r w:rsidRPr="00693F2E">
              <w:rPr>
                <w:rStyle w:val="ab"/>
                <w:noProof/>
              </w:rPr>
              <w:instrText xml:space="preserve"> </w:instrText>
            </w:r>
            <w:r w:rsidRPr="00693F2E">
              <w:rPr>
                <w:rStyle w:val="ab"/>
                <w:noProof/>
              </w:rPr>
              <w:fldChar w:fldCharType="separate"/>
            </w:r>
            <w:r w:rsidRPr="00693F2E">
              <w:rPr>
                <w:rStyle w:val="ab"/>
                <w:noProof/>
              </w:rPr>
              <w:t>3.13.3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_Toc67557084 \h </w:instrText>
            </w:r>
          </w:ins>
          <w:r>
            <w:rPr>
              <w:noProof/>
              <w:webHidden/>
            </w:rPr>
          </w:r>
          <w:r>
            <w:rPr>
              <w:noProof/>
              <w:webHidden/>
            </w:rPr>
            <w:fldChar w:fldCharType="separate"/>
          </w:r>
          <w:ins w:id="569" w:author="Владимир Лаут" w:date="2021-03-31T13:17:00Z">
            <w:r w:rsidR="00E858AE">
              <w:rPr>
                <w:noProof/>
                <w:webHidden/>
              </w:rPr>
              <w:t>71</w:t>
            </w:r>
          </w:ins>
          <w:ins w:id="570" w:author="Владимир Лаут" w:date="2021-03-25T08:57:00Z">
            <w:r>
              <w:rPr>
                <w:noProof/>
                <w:webHidden/>
              </w:rPr>
              <w:fldChar w:fldCharType="end"/>
            </w:r>
            <w:r w:rsidRPr="00693F2E">
              <w:rPr>
                <w:rStyle w:val="ab"/>
                <w:noProof/>
              </w:rPr>
              <w:fldChar w:fldCharType="end"/>
            </w:r>
          </w:ins>
        </w:p>
        <w:p w14:paraId="63C2A2F8" w14:textId="3F009FE4" w:rsidR="005D2268" w:rsidRDefault="005D2268">
          <w:pPr>
            <w:pStyle w:val="32"/>
            <w:rPr>
              <w:ins w:id="571" w:author="Владимир Лаут" w:date="2021-03-25T08:57:00Z"/>
              <w:rFonts w:eastAsiaTheme="minorEastAsia" w:cstheme="minorBidi"/>
              <w:noProof/>
              <w:lang w:eastAsia="ru-RU"/>
            </w:rPr>
          </w:pPr>
          <w:ins w:id="5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"_Toc67557085"</w:instrText>
            </w:r>
            <w:r w:rsidRPr="00693F2E">
              <w:rPr>
                <w:rStyle w:val="ab"/>
                <w:noProof/>
              </w:rPr>
              <w:instrText xml:space="preserve"> </w:instrText>
            </w:r>
            <w:r w:rsidRPr="00693F2E">
              <w:rPr>
                <w:rStyle w:val="ab"/>
                <w:noProof/>
              </w:rPr>
              <w:fldChar w:fldCharType="separate"/>
            </w:r>
            <w:r w:rsidRPr="00693F2E">
              <w:rPr>
                <w:rStyle w:val="ab"/>
                <w:noProof/>
              </w:rPr>
              <w:t>3.13.4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_Toc67557085 \h </w:instrText>
            </w:r>
          </w:ins>
          <w:r>
            <w:rPr>
              <w:noProof/>
              <w:webHidden/>
            </w:rPr>
          </w:r>
          <w:r>
            <w:rPr>
              <w:noProof/>
              <w:webHidden/>
            </w:rPr>
            <w:fldChar w:fldCharType="separate"/>
          </w:r>
          <w:ins w:id="573" w:author="Владимир Лаут" w:date="2021-03-31T13:17:00Z">
            <w:r w:rsidR="00E858AE">
              <w:rPr>
                <w:noProof/>
                <w:webHidden/>
              </w:rPr>
              <w:t>72</w:t>
            </w:r>
          </w:ins>
          <w:ins w:id="574" w:author="Владимир Лаут" w:date="2021-03-25T08:57:00Z">
            <w:r>
              <w:rPr>
                <w:noProof/>
                <w:webHidden/>
              </w:rPr>
              <w:fldChar w:fldCharType="end"/>
            </w:r>
            <w:r w:rsidRPr="00693F2E">
              <w:rPr>
                <w:rStyle w:val="ab"/>
                <w:noProof/>
              </w:rPr>
              <w:fldChar w:fldCharType="end"/>
            </w:r>
          </w:ins>
        </w:p>
        <w:p w14:paraId="3CF2FFA7" w14:textId="367E9131" w:rsidR="005D2268" w:rsidRDefault="005D2268">
          <w:pPr>
            <w:pStyle w:val="32"/>
            <w:rPr>
              <w:ins w:id="575" w:author="Владимир Лаут" w:date="2021-03-25T08:57:00Z"/>
              <w:rFonts w:eastAsiaTheme="minorEastAsia" w:cstheme="minorBidi"/>
              <w:noProof/>
              <w:lang w:eastAsia="ru-RU"/>
            </w:rPr>
          </w:pPr>
          <w:ins w:id="5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"_Toc67557086"</w:instrText>
            </w:r>
            <w:r w:rsidRPr="00693F2E">
              <w:rPr>
                <w:rStyle w:val="ab"/>
                <w:noProof/>
              </w:rPr>
              <w:instrText xml:space="preserve"> </w:instrText>
            </w:r>
            <w:r w:rsidRPr="00693F2E">
              <w:rPr>
                <w:rStyle w:val="ab"/>
                <w:noProof/>
              </w:rPr>
              <w:fldChar w:fldCharType="separate"/>
            </w:r>
            <w:r w:rsidRPr="00693F2E">
              <w:rPr>
                <w:rStyle w:val="ab"/>
                <w:noProof/>
              </w:rPr>
              <w:t>3.13.5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_Toc67557086 \h </w:instrText>
            </w:r>
          </w:ins>
          <w:r>
            <w:rPr>
              <w:noProof/>
              <w:webHidden/>
            </w:rPr>
          </w:r>
          <w:r>
            <w:rPr>
              <w:noProof/>
              <w:webHidden/>
            </w:rPr>
            <w:fldChar w:fldCharType="separate"/>
          </w:r>
          <w:ins w:id="577" w:author="Владимир Лаут" w:date="2021-03-31T13:17:00Z">
            <w:r w:rsidR="00E858AE">
              <w:rPr>
                <w:noProof/>
                <w:webHidden/>
              </w:rPr>
              <w:t>73</w:t>
            </w:r>
          </w:ins>
          <w:ins w:id="578" w:author="Владимир Лаут" w:date="2021-03-25T08:57:00Z">
            <w:r>
              <w:rPr>
                <w:noProof/>
                <w:webHidden/>
              </w:rPr>
              <w:fldChar w:fldCharType="end"/>
            </w:r>
            <w:r w:rsidRPr="00693F2E">
              <w:rPr>
                <w:rStyle w:val="ab"/>
                <w:noProof/>
              </w:rPr>
              <w:fldChar w:fldCharType="end"/>
            </w:r>
          </w:ins>
        </w:p>
        <w:p w14:paraId="5146714C" w14:textId="33A0AF1C" w:rsidR="005D2268" w:rsidRDefault="005D2268">
          <w:pPr>
            <w:pStyle w:val="32"/>
            <w:rPr>
              <w:ins w:id="579" w:author="Владимир Лаут" w:date="2021-03-25T08:57:00Z"/>
              <w:rFonts w:eastAsiaTheme="minorEastAsia" w:cstheme="minorBidi"/>
              <w:noProof/>
              <w:lang w:eastAsia="ru-RU"/>
            </w:rPr>
          </w:pPr>
          <w:ins w:id="5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"_Toc67557087"</w:instrText>
            </w:r>
            <w:r w:rsidRPr="00693F2E">
              <w:rPr>
                <w:rStyle w:val="ab"/>
                <w:noProof/>
              </w:rPr>
              <w:instrText xml:space="preserve"> </w:instrText>
            </w:r>
            <w:r w:rsidRPr="00693F2E">
              <w:rPr>
                <w:rStyle w:val="ab"/>
                <w:noProof/>
              </w:rPr>
              <w:fldChar w:fldCharType="separate"/>
            </w:r>
            <w:r w:rsidRPr="00693F2E">
              <w:rPr>
                <w:rStyle w:val="ab"/>
                <w:noProof/>
              </w:rPr>
              <w:t>3.13.6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_Toc67557087 \h </w:instrText>
            </w:r>
          </w:ins>
          <w:r>
            <w:rPr>
              <w:noProof/>
              <w:webHidden/>
            </w:rPr>
          </w:r>
          <w:r>
            <w:rPr>
              <w:noProof/>
              <w:webHidden/>
            </w:rPr>
            <w:fldChar w:fldCharType="separate"/>
          </w:r>
          <w:ins w:id="581" w:author="Владимир Лаут" w:date="2021-03-31T13:17:00Z">
            <w:r w:rsidR="00E858AE">
              <w:rPr>
                <w:noProof/>
                <w:webHidden/>
              </w:rPr>
              <w:t>73</w:t>
            </w:r>
          </w:ins>
          <w:ins w:id="582" w:author="Владимир Лаут" w:date="2021-03-25T08:57:00Z">
            <w:r>
              <w:rPr>
                <w:noProof/>
                <w:webHidden/>
              </w:rPr>
              <w:fldChar w:fldCharType="end"/>
            </w:r>
            <w:r w:rsidRPr="00693F2E">
              <w:rPr>
                <w:rStyle w:val="ab"/>
                <w:noProof/>
              </w:rPr>
              <w:fldChar w:fldCharType="end"/>
            </w:r>
          </w:ins>
        </w:p>
        <w:p w14:paraId="16756354" w14:textId="4400DAE7" w:rsidR="005D2268" w:rsidRDefault="005D2268">
          <w:pPr>
            <w:pStyle w:val="23"/>
            <w:rPr>
              <w:ins w:id="583" w:author="Владимир Лаут" w:date="2021-03-25T08:57:00Z"/>
              <w:rFonts w:eastAsiaTheme="minorEastAsia" w:cstheme="minorBidi"/>
              <w:b w:val="0"/>
              <w:noProof/>
              <w:lang w:eastAsia="ru-RU"/>
            </w:rPr>
          </w:pPr>
          <w:ins w:id="5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3.14</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_33 Планы предупредительных работ.</w:t>
            </w:r>
            <w:r>
              <w:rPr>
                <w:noProof/>
                <w:webHidden/>
              </w:rPr>
              <w:tab/>
            </w:r>
            <w:r>
              <w:rPr>
                <w:noProof/>
                <w:webHidden/>
              </w:rPr>
              <w:fldChar w:fldCharType="begin"/>
            </w:r>
            <w:r>
              <w:rPr>
                <w:noProof/>
                <w:webHidden/>
              </w:rPr>
              <w:instrText xml:space="preserve"> PAGEREF _Toc67557088 \h </w:instrText>
            </w:r>
          </w:ins>
          <w:r>
            <w:rPr>
              <w:noProof/>
              <w:webHidden/>
            </w:rPr>
          </w:r>
          <w:r>
            <w:rPr>
              <w:noProof/>
              <w:webHidden/>
            </w:rPr>
            <w:fldChar w:fldCharType="separate"/>
          </w:r>
          <w:ins w:id="585" w:author="Владимир Лаут" w:date="2021-03-31T13:17:00Z">
            <w:r w:rsidR="00E858AE">
              <w:rPr>
                <w:noProof/>
                <w:webHidden/>
              </w:rPr>
              <w:t>73</w:t>
            </w:r>
          </w:ins>
          <w:ins w:id="586" w:author="Владимир Лаут" w:date="2021-03-25T08:57:00Z">
            <w:r>
              <w:rPr>
                <w:noProof/>
                <w:webHidden/>
              </w:rPr>
              <w:fldChar w:fldCharType="end"/>
            </w:r>
            <w:r w:rsidRPr="00693F2E">
              <w:rPr>
                <w:rStyle w:val="ab"/>
                <w:noProof/>
              </w:rPr>
              <w:fldChar w:fldCharType="end"/>
            </w:r>
          </w:ins>
        </w:p>
        <w:p w14:paraId="30704484" w14:textId="3B1427A7" w:rsidR="005D2268" w:rsidRDefault="005D2268">
          <w:pPr>
            <w:pStyle w:val="32"/>
            <w:rPr>
              <w:ins w:id="587" w:author="Владимир Лаут" w:date="2021-03-25T08:57:00Z"/>
              <w:rFonts w:eastAsiaTheme="minorEastAsia" w:cstheme="minorBidi"/>
              <w:noProof/>
              <w:lang w:eastAsia="ru-RU"/>
            </w:rPr>
          </w:pPr>
          <w:ins w:id="5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"_Toc67557089"</w:instrText>
            </w:r>
            <w:r w:rsidRPr="00693F2E">
              <w:rPr>
                <w:rStyle w:val="ab"/>
                <w:noProof/>
              </w:rPr>
              <w:instrText xml:space="preserve"> </w:instrText>
            </w:r>
            <w:r w:rsidRPr="00693F2E">
              <w:rPr>
                <w:rStyle w:val="ab"/>
                <w:noProof/>
              </w:rPr>
              <w:fldChar w:fldCharType="separate"/>
            </w:r>
            <w:r w:rsidRPr="00693F2E">
              <w:rPr>
                <w:rStyle w:val="ab"/>
                <w:noProof/>
              </w:rPr>
              <w:t>3.14.1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_Toc67557089 \h </w:instrText>
            </w:r>
          </w:ins>
          <w:r>
            <w:rPr>
              <w:noProof/>
              <w:webHidden/>
            </w:rPr>
          </w:r>
          <w:r>
            <w:rPr>
              <w:noProof/>
              <w:webHidden/>
            </w:rPr>
            <w:fldChar w:fldCharType="separate"/>
          </w:r>
          <w:ins w:id="589" w:author="Владимир Лаут" w:date="2021-03-31T13:17:00Z">
            <w:r w:rsidR="00E858AE">
              <w:rPr>
                <w:noProof/>
                <w:webHidden/>
              </w:rPr>
              <w:t>73</w:t>
            </w:r>
          </w:ins>
          <w:ins w:id="590" w:author="Владимир Лаут" w:date="2021-03-25T08:57:00Z">
            <w:r>
              <w:rPr>
                <w:noProof/>
                <w:webHidden/>
              </w:rPr>
              <w:fldChar w:fldCharType="end"/>
            </w:r>
            <w:r w:rsidRPr="00693F2E">
              <w:rPr>
                <w:rStyle w:val="ab"/>
                <w:noProof/>
              </w:rPr>
              <w:fldChar w:fldCharType="end"/>
            </w:r>
          </w:ins>
        </w:p>
        <w:p w14:paraId="5E013BDE" w14:textId="11FD9F1D" w:rsidR="005D2268" w:rsidRDefault="005D2268">
          <w:pPr>
            <w:pStyle w:val="32"/>
            <w:rPr>
              <w:ins w:id="591" w:author="Владимир Лаут" w:date="2021-03-25T08:57:00Z"/>
              <w:rFonts w:eastAsiaTheme="minorEastAsia" w:cstheme="minorBidi"/>
              <w:noProof/>
              <w:lang w:eastAsia="ru-RU"/>
            </w:rPr>
          </w:pPr>
          <w:ins w:id="5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"_Toc67557096"</w:instrText>
            </w:r>
            <w:r w:rsidRPr="00693F2E">
              <w:rPr>
                <w:rStyle w:val="ab"/>
                <w:noProof/>
              </w:rPr>
              <w:instrText xml:space="preserve"> </w:instrText>
            </w:r>
            <w:r w:rsidRPr="00693F2E">
              <w:rPr>
                <w:rStyle w:val="ab"/>
                <w:noProof/>
              </w:rPr>
              <w:fldChar w:fldCharType="separate"/>
            </w:r>
            <w:r w:rsidRPr="00693F2E">
              <w:rPr>
                <w:rStyle w:val="ab"/>
                <w:noProof/>
              </w:rPr>
              <w:t>3.14.2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_Toc67557096 \h </w:instrText>
            </w:r>
          </w:ins>
          <w:r>
            <w:rPr>
              <w:noProof/>
              <w:webHidden/>
            </w:rPr>
          </w:r>
          <w:r>
            <w:rPr>
              <w:noProof/>
              <w:webHidden/>
            </w:rPr>
            <w:fldChar w:fldCharType="separate"/>
          </w:r>
          <w:ins w:id="593" w:author="Владимир Лаут" w:date="2021-03-31T13:17:00Z">
            <w:r w:rsidR="00E858AE">
              <w:rPr>
                <w:noProof/>
                <w:webHidden/>
              </w:rPr>
              <w:t>73</w:t>
            </w:r>
          </w:ins>
          <w:ins w:id="594" w:author="Владимир Лаут" w:date="2021-03-25T08:57:00Z">
            <w:r>
              <w:rPr>
                <w:noProof/>
                <w:webHidden/>
              </w:rPr>
              <w:fldChar w:fldCharType="end"/>
            </w:r>
            <w:r w:rsidRPr="00693F2E">
              <w:rPr>
                <w:rStyle w:val="ab"/>
                <w:noProof/>
              </w:rPr>
              <w:fldChar w:fldCharType="end"/>
            </w:r>
          </w:ins>
        </w:p>
        <w:p w14:paraId="70628B29" w14:textId="6B990C0B" w:rsidR="005D2268" w:rsidRDefault="005D2268">
          <w:pPr>
            <w:pStyle w:val="32"/>
            <w:rPr>
              <w:ins w:id="595" w:author="Владимир Лаут" w:date="2021-03-25T08:57:00Z"/>
              <w:rFonts w:eastAsiaTheme="minorEastAsia" w:cstheme="minorBidi"/>
              <w:noProof/>
              <w:lang w:eastAsia="ru-RU"/>
            </w:rPr>
          </w:pPr>
          <w:ins w:id="5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"_Toc67557097"</w:instrText>
            </w:r>
            <w:r w:rsidRPr="00693F2E">
              <w:rPr>
                <w:rStyle w:val="ab"/>
                <w:noProof/>
              </w:rPr>
              <w:instrText xml:space="preserve"> </w:instrText>
            </w:r>
            <w:r w:rsidRPr="00693F2E">
              <w:rPr>
                <w:rStyle w:val="ab"/>
                <w:noProof/>
              </w:rPr>
              <w:fldChar w:fldCharType="separate"/>
            </w:r>
            <w:r w:rsidRPr="00693F2E">
              <w:rPr>
                <w:rStyle w:val="ab"/>
                <w:noProof/>
              </w:rPr>
              <w:t>3.14.3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_Toc67557097 \h </w:instrText>
            </w:r>
          </w:ins>
          <w:r>
            <w:rPr>
              <w:noProof/>
              <w:webHidden/>
            </w:rPr>
          </w:r>
          <w:r>
            <w:rPr>
              <w:noProof/>
              <w:webHidden/>
            </w:rPr>
            <w:fldChar w:fldCharType="separate"/>
          </w:r>
          <w:ins w:id="597" w:author="Владимир Лаут" w:date="2021-03-31T13:17:00Z">
            <w:r w:rsidR="00E858AE">
              <w:rPr>
                <w:noProof/>
                <w:webHidden/>
              </w:rPr>
              <w:t>74</w:t>
            </w:r>
          </w:ins>
          <w:ins w:id="598" w:author="Владимир Лаут" w:date="2021-03-25T08:57:00Z">
            <w:r>
              <w:rPr>
                <w:noProof/>
                <w:webHidden/>
              </w:rPr>
              <w:fldChar w:fldCharType="end"/>
            </w:r>
            <w:r w:rsidRPr="00693F2E">
              <w:rPr>
                <w:rStyle w:val="ab"/>
                <w:noProof/>
              </w:rPr>
              <w:fldChar w:fldCharType="end"/>
            </w:r>
          </w:ins>
        </w:p>
        <w:p w14:paraId="0F81AA18" w14:textId="7BCC0CAE" w:rsidR="005D2268" w:rsidRDefault="005D2268">
          <w:pPr>
            <w:pStyle w:val="32"/>
            <w:rPr>
              <w:ins w:id="599" w:author="Владимир Лаут" w:date="2021-03-25T08:57:00Z"/>
              <w:rFonts w:eastAsiaTheme="minorEastAsia" w:cstheme="minorBidi"/>
              <w:noProof/>
              <w:lang w:eastAsia="ru-RU"/>
            </w:rPr>
          </w:pPr>
          <w:ins w:id="6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"_Toc67557098"</w:instrText>
            </w:r>
            <w:r w:rsidRPr="00693F2E">
              <w:rPr>
                <w:rStyle w:val="ab"/>
                <w:noProof/>
              </w:rPr>
              <w:instrText xml:space="preserve"> </w:instrText>
            </w:r>
            <w:r w:rsidRPr="00693F2E">
              <w:rPr>
                <w:rStyle w:val="ab"/>
                <w:noProof/>
              </w:rPr>
              <w:fldChar w:fldCharType="separate"/>
            </w:r>
            <w:r w:rsidRPr="00693F2E">
              <w:rPr>
                <w:rStyle w:val="ab"/>
                <w:noProof/>
              </w:rPr>
              <w:t>3.14.4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_Toc67557098 \h </w:instrText>
            </w:r>
          </w:ins>
          <w:r>
            <w:rPr>
              <w:noProof/>
              <w:webHidden/>
            </w:rPr>
          </w:r>
          <w:r>
            <w:rPr>
              <w:noProof/>
              <w:webHidden/>
            </w:rPr>
            <w:fldChar w:fldCharType="separate"/>
          </w:r>
          <w:ins w:id="601" w:author="Владимир Лаут" w:date="2021-03-31T13:17:00Z">
            <w:r w:rsidR="00E858AE">
              <w:rPr>
                <w:noProof/>
                <w:webHidden/>
              </w:rPr>
              <w:t>75</w:t>
            </w:r>
          </w:ins>
          <w:ins w:id="602" w:author="Владимир Лаут" w:date="2021-03-25T08:57:00Z">
            <w:r>
              <w:rPr>
                <w:noProof/>
                <w:webHidden/>
              </w:rPr>
              <w:fldChar w:fldCharType="end"/>
            </w:r>
            <w:r w:rsidRPr="00693F2E">
              <w:rPr>
                <w:rStyle w:val="ab"/>
                <w:noProof/>
              </w:rPr>
              <w:fldChar w:fldCharType="end"/>
            </w:r>
          </w:ins>
        </w:p>
        <w:p w14:paraId="7C671A7B" w14:textId="21B4DE7A" w:rsidR="005D2268" w:rsidRDefault="005D2268">
          <w:pPr>
            <w:pStyle w:val="32"/>
            <w:rPr>
              <w:ins w:id="603" w:author="Владимир Лаут" w:date="2021-03-25T08:57:00Z"/>
              <w:rFonts w:eastAsiaTheme="minorEastAsia" w:cstheme="minorBidi"/>
              <w:noProof/>
              <w:lang w:eastAsia="ru-RU"/>
            </w:rPr>
          </w:pPr>
          <w:ins w:id="6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"_Toc67557099"</w:instrText>
            </w:r>
            <w:r w:rsidRPr="00693F2E">
              <w:rPr>
                <w:rStyle w:val="ab"/>
                <w:noProof/>
              </w:rPr>
              <w:instrText xml:space="preserve"> </w:instrText>
            </w:r>
            <w:r w:rsidRPr="00693F2E">
              <w:rPr>
                <w:rStyle w:val="ab"/>
                <w:noProof/>
              </w:rPr>
              <w:fldChar w:fldCharType="separate"/>
            </w:r>
            <w:r w:rsidRPr="00693F2E">
              <w:rPr>
                <w:rStyle w:val="ab"/>
                <w:noProof/>
              </w:rPr>
              <w:t>3.14.5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_Toc67557099 \h </w:instrText>
            </w:r>
          </w:ins>
          <w:r>
            <w:rPr>
              <w:noProof/>
              <w:webHidden/>
            </w:rPr>
          </w:r>
          <w:r>
            <w:rPr>
              <w:noProof/>
              <w:webHidden/>
            </w:rPr>
            <w:fldChar w:fldCharType="separate"/>
          </w:r>
          <w:ins w:id="605" w:author="Владимир Лаут" w:date="2021-03-31T13:17:00Z">
            <w:r w:rsidR="00E858AE">
              <w:rPr>
                <w:noProof/>
                <w:webHidden/>
              </w:rPr>
              <w:t>81</w:t>
            </w:r>
          </w:ins>
          <w:ins w:id="606" w:author="Владимир Лаут" w:date="2021-03-25T08:57:00Z">
            <w:r>
              <w:rPr>
                <w:noProof/>
                <w:webHidden/>
              </w:rPr>
              <w:fldChar w:fldCharType="end"/>
            </w:r>
            <w:r w:rsidRPr="00693F2E">
              <w:rPr>
                <w:rStyle w:val="ab"/>
                <w:noProof/>
              </w:rPr>
              <w:fldChar w:fldCharType="end"/>
            </w:r>
          </w:ins>
        </w:p>
        <w:p w14:paraId="1A6FD0A1" w14:textId="187DE087" w:rsidR="005D2268" w:rsidRDefault="005D2268">
          <w:pPr>
            <w:pStyle w:val="32"/>
            <w:rPr>
              <w:ins w:id="607" w:author="Владимир Лаут" w:date="2021-03-25T08:57:00Z"/>
              <w:rFonts w:eastAsiaTheme="minorEastAsia" w:cstheme="minorBidi"/>
              <w:noProof/>
              <w:lang w:eastAsia="ru-RU"/>
            </w:rPr>
          </w:pPr>
          <w:ins w:id="6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"_Toc67557100"</w:instrText>
            </w:r>
            <w:r w:rsidRPr="00693F2E">
              <w:rPr>
                <w:rStyle w:val="ab"/>
                <w:noProof/>
              </w:rPr>
              <w:instrText xml:space="preserve"> </w:instrText>
            </w:r>
            <w:r w:rsidRPr="00693F2E">
              <w:rPr>
                <w:rStyle w:val="ab"/>
                <w:noProof/>
              </w:rPr>
              <w:fldChar w:fldCharType="separate"/>
            </w:r>
            <w:r w:rsidRPr="00693F2E">
              <w:rPr>
                <w:rStyle w:val="ab"/>
                <w:noProof/>
              </w:rPr>
              <w:t>3.14.6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_Toc67557100 \h </w:instrText>
            </w:r>
          </w:ins>
          <w:r>
            <w:rPr>
              <w:noProof/>
              <w:webHidden/>
            </w:rPr>
          </w:r>
          <w:r>
            <w:rPr>
              <w:noProof/>
              <w:webHidden/>
            </w:rPr>
            <w:fldChar w:fldCharType="separate"/>
          </w:r>
          <w:ins w:id="609" w:author="Владимир Лаут" w:date="2021-03-31T13:17:00Z">
            <w:r w:rsidR="00E858AE">
              <w:rPr>
                <w:noProof/>
                <w:webHidden/>
              </w:rPr>
              <w:t>81</w:t>
            </w:r>
          </w:ins>
          <w:ins w:id="610" w:author="Владимир Лаут" w:date="2021-03-25T08:57:00Z">
            <w:r>
              <w:rPr>
                <w:noProof/>
                <w:webHidden/>
              </w:rPr>
              <w:fldChar w:fldCharType="end"/>
            </w:r>
            <w:r w:rsidRPr="00693F2E">
              <w:rPr>
                <w:rStyle w:val="ab"/>
                <w:noProof/>
              </w:rPr>
              <w:fldChar w:fldCharType="end"/>
            </w:r>
          </w:ins>
        </w:p>
        <w:p w14:paraId="4EA3725A" w14:textId="1B811F9B" w:rsidR="005D2268" w:rsidRDefault="005D2268">
          <w:pPr>
            <w:pStyle w:val="23"/>
            <w:rPr>
              <w:ins w:id="611" w:author="Владимир Лаут" w:date="2021-03-25T08:57:00Z"/>
              <w:rFonts w:eastAsiaTheme="minorEastAsia" w:cstheme="minorBidi"/>
              <w:b w:val="0"/>
              <w:noProof/>
              <w:lang w:eastAsia="ru-RU"/>
            </w:rPr>
          </w:pPr>
          <w:ins w:id="6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3.15</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 xml:space="preserve">_34, </w:t>
            </w:r>
            <w:r w:rsidRPr="00693F2E">
              <w:rPr>
                <w:rStyle w:val="ab"/>
                <w:rFonts w:eastAsiaTheme="majorEastAsia" w:cstheme="majorBidi"/>
                <w:noProof/>
                <w:lang w:val="en-US"/>
              </w:rPr>
              <w:t>PM</w:t>
            </w:r>
            <w:r w:rsidRPr="00693F2E">
              <w:rPr>
                <w:rStyle w:val="ab"/>
                <w:rFonts w:eastAsiaTheme="majorEastAsia" w:cstheme="majorBidi"/>
                <w:noProof/>
              </w:rPr>
              <w:t xml:space="preserve">_35, </w:t>
            </w:r>
            <w:r w:rsidRPr="00693F2E">
              <w:rPr>
                <w:rStyle w:val="ab"/>
                <w:rFonts w:eastAsiaTheme="majorEastAsia" w:cstheme="majorBidi"/>
                <w:noProof/>
                <w:lang w:val="en-US"/>
              </w:rPr>
              <w:t>PM</w:t>
            </w:r>
            <w:r w:rsidRPr="00693F2E">
              <w:rPr>
                <w:rStyle w:val="ab"/>
                <w:rFonts w:eastAsiaTheme="majorEastAsia" w:cstheme="majorBidi"/>
                <w:noProof/>
              </w:rPr>
              <w:t>_48 Пользовательские статусы.</w:t>
            </w:r>
            <w:r>
              <w:rPr>
                <w:noProof/>
                <w:webHidden/>
              </w:rPr>
              <w:tab/>
            </w:r>
            <w:r>
              <w:rPr>
                <w:noProof/>
                <w:webHidden/>
              </w:rPr>
              <w:fldChar w:fldCharType="begin"/>
            </w:r>
            <w:r>
              <w:rPr>
                <w:noProof/>
                <w:webHidden/>
              </w:rPr>
              <w:instrText xml:space="preserve"> PAGEREF _Toc67557101 \h </w:instrText>
            </w:r>
          </w:ins>
          <w:r>
            <w:rPr>
              <w:noProof/>
              <w:webHidden/>
            </w:rPr>
          </w:r>
          <w:r>
            <w:rPr>
              <w:noProof/>
              <w:webHidden/>
            </w:rPr>
            <w:fldChar w:fldCharType="separate"/>
          </w:r>
          <w:ins w:id="613" w:author="Владимир Лаут" w:date="2021-03-31T13:17:00Z">
            <w:r w:rsidR="00E858AE">
              <w:rPr>
                <w:noProof/>
                <w:webHidden/>
              </w:rPr>
              <w:t>81</w:t>
            </w:r>
          </w:ins>
          <w:ins w:id="614" w:author="Владимир Лаут" w:date="2021-03-25T08:57:00Z">
            <w:r>
              <w:rPr>
                <w:noProof/>
                <w:webHidden/>
              </w:rPr>
              <w:fldChar w:fldCharType="end"/>
            </w:r>
            <w:r w:rsidRPr="00693F2E">
              <w:rPr>
                <w:rStyle w:val="ab"/>
                <w:noProof/>
              </w:rPr>
              <w:fldChar w:fldCharType="end"/>
            </w:r>
          </w:ins>
        </w:p>
        <w:p w14:paraId="6F66B392" w14:textId="74020322" w:rsidR="005D2268" w:rsidRDefault="005D2268">
          <w:pPr>
            <w:pStyle w:val="32"/>
            <w:rPr>
              <w:ins w:id="615" w:author="Владимир Лаут" w:date="2021-03-25T08:57:00Z"/>
              <w:rFonts w:eastAsiaTheme="minorEastAsia" w:cstheme="minorBidi"/>
              <w:noProof/>
              <w:lang w:eastAsia="ru-RU"/>
            </w:rPr>
          </w:pPr>
          <w:ins w:id="6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"_Toc67557102"</w:instrText>
            </w:r>
            <w:r w:rsidRPr="00693F2E">
              <w:rPr>
                <w:rStyle w:val="ab"/>
                <w:noProof/>
              </w:rPr>
              <w:instrText xml:space="preserve"> </w:instrText>
            </w:r>
            <w:r w:rsidRPr="00693F2E">
              <w:rPr>
                <w:rStyle w:val="ab"/>
                <w:noProof/>
              </w:rPr>
              <w:fldChar w:fldCharType="separate"/>
            </w:r>
            <w:r w:rsidRPr="00693F2E">
              <w:rPr>
                <w:rStyle w:val="ab"/>
                <w:noProof/>
              </w:rPr>
              <w:t>3.15.1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_Toc67557102 \h </w:instrText>
            </w:r>
          </w:ins>
          <w:r>
            <w:rPr>
              <w:noProof/>
              <w:webHidden/>
            </w:rPr>
          </w:r>
          <w:r>
            <w:rPr>
              <w:noProof/>
              <w:webHidden/>
            </w:rPr>
            <w:fldChar w:fldCharType="separate"/>
          </w:r>
          <w:ins w:id="617" w:author="Владимир Лаут" w:date="2021-03-31T13:17:00Z">
            <w:r w:rsidR="00E858AE">
              <w:rPr>
                <w:noProof/>
                <w:webHidden/>
              </w:rPr>
              <w:t>81</w:t>
            </w:r>
          </w:ins>
          <w:ins w:id="618" w:author="Владимир Лаут" w:date="2021-03-25T08:57:00Z">
            <w:r>
              <w:rPr>
                <w:noProof/>
                <w:webHidden/>
              </w:rPr>
              <w:fldChar w:fldCharType="end"/>
            </w:r>
            <w:r w:rsidRPr="00693F2E">
              <w:rPr>
                <w:rStyle w:val="ab"/>
                <w:noProof/>
              </w:rPr>
              <w:fldChar w:fldCharType="end"/>
            </w:r>
          </w:ins>
        </w:p>
        <w:p w14:paraId="5203CFD0" w14:textId="66C1DD7F" w:rsidR="005D2268" w:rsidRDefault="005D2268">
          <w:pPr>
            <w:pStyle w:val="32"/>
            <w:rPr>
              <w:ins w:id="619" w:author="Владимир Лаут" w:date="2021-03-25T08:57:00Z"/>
              <w:rFonts w:eastAsiaTheme="minorEastAsia" w:cstheme="minorBidi"/>
              <w:noProof/>
              <w:lang w:eastAsia="ru-RU"/>
            </w:rPr>
          </w:pPr>
          <w:ins w:id="6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"_Toc67557103"</w:instrText>
            </w:r>
            <w:r w:rsidRPr="00693F2E">
              <w:rPr>
                <w:rStyle w:val="ab"/>
                <w:noProof/>
              </w:rPr>
              <w:instrText xml:space="preserve"> </w:instrText>
            </w:r>
            <w:r w:rsidRPr="00693F2E">
              <w:rPr>
                <w:rStyle w:val="ab"/>
                <w:noProof/>
              </w:rPr>
              <w:fldChar w:fldCharType="separate"/>
            </w:r>
            <w:r w:rsidRPr="00693F2E">
              <w:rPr>
                <w:rStyle w:val="ab"/>
                <w:noProof/>
              </w:rPr>
              <w:t>3.15.2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_Toc67557103 \h </w:instrText>
            </w:r>
          </w:ins>
          <w:r>
            <w:rPr>
              <w:noProof/>
              <w:webHidden/>
            </w:rPr>
          </w:r>
          <w:r>
            <w:rPr>
              <w:noProof/>
              <w:webHidden/>
            </w:rPr>
            <w:fldChar w:fldCharType="separate"/>
          </w:r>
          <w:ins w:id="621" w:author="Владимир Лаут" w:date="2021-03-31T13:17:00Z">
            <w:r w:rsidR="00E858AE">
              <w:rPr>
                <w:noProof/>
                <w:webHidden/>
              </w:rPr>
              <w:t>81</w:t>
            </w:r>
          </w:ins>
          <w:ins w:id="622" w:author="Владимир Лаут" w:date="2021-03-25T08:57:00Z">
            <w:r>
              <w:rPr>
                <w:noProof/>
                <w:webHidden/>
              </w:rPr>
              <w:fldChar w:fldCharType="end"/>
            </w:r>
            <w:r w:rsidRPr="00693F2E">
              <w:rPr>
                <w:rStyle w:val="ab"/>
                <w:noProof/>
              </w:rPr>
              <w:fldChar w:fldCharType="end"/>
            </w:r>
          </w:ins>
        </w:p>
        <w:p w14:paraId="77484E6D" w14:textId="405FA09C" w:rsidR="005D2268" w:rsidRDefault="005D2268">
          <w:pPr>
            <w:pStyle w:val="32"/>
            <w:rPr>
              <w:ins w:id="623" w:author="Владимир Лаут" w:date="2021-03-25T08:57:00Z"/>
              <w:rFonts w:eastAsiaTheme="minorEastAsia" w:cstheme="minorBidi"/>
              <w:noProof/>
              <w:lang w:eastAsia="ru-RU"/>
            </w:rPr>
          </w:pPr>
          <w:ins w:id="624" w:author="Владимир Лаут" w:date="2021-03-25T08:57:00Z">
            <w:r w:rsidRPr="00693F2E">
              <w:rPr>
                <w:rStyle w:val="ab"/>
                <w:noProof/>
              </w:rPr>
              <w:lastRenderedPageBreak/>
              <w:fldChar w:fldCharType="begin"/>
            </w:r>
            <w:r w:rsidRPr="00693F2E">
              <w:rPr>
                <w:rStyle w:val="ab"/>
                <w:noProof/>
              </w:rPr>
              <w:instrText xml:space="preserve"> </w:instrText>
            </w:r>
            <w:r>
              <w:rPr>
                <w:noProof/>
              </w:rPr>
              <w:instrText>HYPERLINK \l "_Toc67557104"</w:instrText>
            </w:r>
            <w:r w:rsidRPr="00693F2E">
              <w:rPr>
                <w:rStyle w:val="ab"/>
                <w:noProof/>
              </w:rPr>
              <w:instrText xml:space="preserve"> </w:instrText>
            </w:r>
            <w:r w:rsidRPr="00693F2E">
              <w:rPr>
                <w:rStyle w:val="ab"/>
                <w:noProof/>
              </w:rPr>
              <w:fldChar w:fldCharType="separate"/>
            </w:r>
            <w:r w:rsidRPr="00693F2E">
              <w:rPr>
                <w:rStyle w:val="ab"/>
                <w:noProof/>
              </w:rPr>
              <w:t>3.15.3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_Toc67557104 \h </w:instrText>
            </w:r>
          </w:ins>
          <w:r>
            <w:rPr>
              <w:noProof/>
              <w:webHidden/>
            </w:rPr>
          </w:r>
          <w:r>
            <w:rPr>
              <w:noProof/>
              <w:webHidden/>
            </w:rPr>
            <w:fldChar w:fldCharType="separate"/>
          </w:r>
          <w:ins w:id="625" w:author="Владимир Лаут" w:date="2021-03-31T13:17:00Z">
            <w:r w:rsidR="00E858AE">
              <w:rPr>
                <w:noProof/>
                <w:webHidden/>
              </w:rPr>
              <w:t>83</w:t>
            </w:r>
          </w:ins>
          <w:ins w:id="626" w:author="Владимир Лаут" w:date="2021-03-25T08:57:00Z">
            <w:r>
              <w:rPr>
                <w:noProof/>
                <w:webHidden/>
              </w:rPr>
              <w:fldChar w:fldCharType="end"/>
            </w:r>
            <w:r w:rsidRPr="00693F2E">
              <w:rPr>
                <w:rStyle w:val="ab"/>
                <w:noProof/>
              </w:rPr>
              <w:fldChar w:fldCharType="end"/>
            </w:r>
          </w:ins>
        </w:p>
        <w:p w14:paraId="2BF5B312" w14:textId="7E5778DB" w:rsidR="005D2268" w:rsidRDefault="005D2268">
          <w:pPr>
            <w:pStyle w:val="32"/>
            <w:rPr>
              <w:ins w:id="627" w:author="Владимир Лаут" w:date="2021-03-25T08:57:00Z"/>
              <w:rFonts w:eastAsiaTheme="minorEastAsia" w:cstheme="minorBidi"/>
              <w:noProof/>
              <w:lang w:eastAsia="ru-RU"/>
            </w:rPr>
          </w:pPr>
          <w:ins w:id="6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"_Toc67557105"</w:instrText>
            </w:r>
            <w:r w:rsidRPr="00693F2E">
              <w:rPr>
                <w:rStyle w:val="ab"/>
                <w:noProof/>
              </w:rPr>
              <w:instrText xml:space="preserve"> </w:instrText>
            </w:r>
            <w:r w:rsidRPr="00693F2E">
              <w:rPr>
                <w:rStyle w:val="ab"/>
                <w:noProof/>
              </w:rPr>
              <w:fldChar w:fldCharType="separate"/>
            </w:r>
            <w:r w:rsidRPr="00693F2E">
              <w:rPr>
                <w:rStyle w:val="ab"/>
                <w:noProof/>
              </w:rPr>
              <w:t>3.15.4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_Toc67557105 \h </w:instrText>
            </w:r>
          </w:ins>
          <w:r>
            <w:rPr>
              <w:noProof/>
              <w:webHidden/>
            </w:rPr>
          </w:r>
          <w:r>
            <w:rPr>
              <w:noProof/>
              <w:webHidden/>
            </w:rPr>
            <w:fldChar w:fldCharType="separate"/>
          </w:r>
          <w:ins w:id="629" w:author="Владимир Лаут" w:date="2021-03-31T13:17:00Z">
            <w:r w:rsidR="00E858AE">
              <w:rPr>
                <w:noProof/>
                <w:webHidden/>
              </w:rPr>
              <w:t>84</w:t>
            </w:r>
          </w:ins>
          <w:ins w:id="630" w:author="Владимир Лаут" w:date="2021-03-25T08:57:00Z">
            <w:r>
              <w:rPr>
                <w:noProof/>
                <w:webHidden/>
              </w:rPr>
              <w:fldChar w:fldCharType="end"/>
            </w:r>
            <w:r w:rsidRPr="00693F2E">
              <w:rPr>
                <w:rStyle w:val="ab"/>
                <w:noProof/>
              </w:rPr>
              <w:fldChar w:fldCharType="end"/>
            </w:r>
          </w:ins>
        </w:p>
        <w:p w14:paraId="0BE37C9A" w14:textId="24C95D97" w:rsidR="005D2268" w:rsidRDefault="005D2268">
          <w:pPr>
            <w:pStyle w:val="32"/>
            <w:rPr>
              <w:ins w:id="631" w:author="Владимир Лаут" w:date="2021-03-25T08:57:00Z"/>
              <w:rFonts w:eastAsiaTheme="minorEastAsia" w:cstheme="minorBidi"/>
              <w:noProof/>
              <w:lang w:eastAsia="ru-RU"/>
            </w:rPr>
          </w:pPr>
          <w:ins w:id="6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"_Toc67557106"</w:instrText>
            </w:r>
            <w:r w:rsidRPr="00693F2E">
              <w:rPr>
                <w:rStyle w:val="ab"/>
                <w:noProof/>
              </w:rPr>
              <w:instrText xml:space="preserve"> </w:instrText>
            </w:r>
            <w:r w:rsidRPr="00693F2E">
              <w:rPr>
                <w:rStyle w:val="ab"/>
                <w:noProof/>
              </w:rPr>
              <w:fldChar w:fldCharType="separate"/>
            </w:r>
            <w:r w:rsidRPr="00693F2E">
              <w:rPr>
                <w:rStyle w:val="ab"/>
                <w:noProof/>
              </w:rPr>
              <w:t>3.15.5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_Toc67557106 \h </w:instrText>
            </w:r>
          </w:ins>
          <w:r>
            <w:rPr>
              <w:noProof/>
              <w:webHidden/>
            </w:rPr>
          </w:r>
          <w:r>
            <w:rPr>
              <w:noProof/>
              <w:webHidden/>
            </w:rPr>
            <w:fldChar w:fldCharType="separate"/>
          </w:r>
          <w:ins w:id="633" w:author="Владимир Лаут" w:date="2021-03-31T13:17:00Z">
            <w:r w:rsidR="00E858AE">
              <w:rPr>
                <w:noProof/>
                <w:webHidden/>
              </w:rPr>
              <w:t>86</w:t>
            </w:r>
          </w:ins>
          <w:ins w:id="634" w:author="Владимир Лаут" w:date="2021-03-25T08:57:00Z">
            <w:r>
              <w:rPr>
                <w:noProof/>
                <w:webHidden/>
              </w:rPr>
              <w:fldChar w:fldCharType="end"/>
            </w:r>
            <w:r w:rsidRPr="00693F2E">
              <w:rPr>
                <w:rStyle w:val="ab"/>
                <w:noProof/>
              </w:rPr>
              <w:fldChar w:fldCharType="end"/>
            </w:r>
          </w:ins>
        </w:p>
        <w:p w14:paraId="312FE93A" w14:textId="26A0D6B4" w:rsidR="005D2268" w:rsidRDefault="005D2268">
          <w:pPr>
            <w:pStyle w:val="32"/>
            <w:rPr>
              <w:ins w:id="635" w:author="Владимир Лаут" w:date="2021-03-25T08:57:00Z"/>
              <w:rFonts w:eastAsiaTheme="minorEastAsia" w:cstheme="minorBidi"/>
              <w:noProof/>
              <w:lang w:eastAsia="ru-RU"/>
            </w:rPr>
          </w:pPr>
          <w:ins w:id="6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"_Toc67557107"</w:instrText>
            </w:r>
            <w:r w:rsidRPr="00693F2E">
              <w:rPr>
                <w:rStyle w:val="ab"/>
                <w:noProof/>
              </w:rPr>
              <w:instrText xml:space="preserve"> </w:instrText>
            </w:r>
            <w:r w:rsidRPr="00693F2E">
              <w:rPr>
                <w:rStyle w:val="ab"/>
                <w:noProof/>
              </w:rPr>
              <w:fldChar w:fldCharType="separate"/>
            </w:r>
            <w:r w:rsidRPr="00693F2E">
              <w:rPr>
                <w:rStyle w:val="ab"/>
                <w:noProof/>
              </w:rPr>
              <w:t>3.15.6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_Toc67557107 \h </w:instrText>
            </w:r>
          </w:ins>
          <w:r>
            <w:rPr>
              <w:noProof/>
              <w:webHidden/>
            </w:rPr>
          </w:r>
          <w:r>
            <w:rPr>
              <w:noProof/>
              <w:webHidden/>
            </w:rPr>
            <w:fldChar w:fldCharType="separate"/>
          </w:r>
          <w:ins w:id="637" w:author="Владимир Лаут" w:date="2021-03-31T13:17:00Z">
            <w:r w:rsidR="00E858AE">
              <w:rPr>
                <w:noProof/>
                <w:webHidden/>
              </w:rPr>
              <w:t>86</w:t>
            </w:r>
          </w:ins>
          <w:ins w:id="638" w:author="Владимир Лаут" w:date="2021-03-25T08:57:00Z">
            <w:r>
              <w:rPr>
                <w:noProof/>
                <w:webHidden/>
              </w:rPr>
              <w:fldChar w:fldCharType="end"/>
            </w:r>
            <w:r w:rsidRPr="00693F2E">
              <w:rPr>
                <w:rStyle w:val="ab"/>
                <w:noProof/>
              </w:rPr>
              <w:fldChar w:fldCharType="end"/>
            </w:r>
          </w:ins>
        </w:p>
        <w:p w14:paraId="16132246" w14:textId="7A3C3388" w:rsidR="005D2268" w:rsidRDefault="005D2268">
          <w:pPr>
            <w:pStyle w:val="23"/>
            <w:rPr>
              <w:ins w:id="639" w:author="Владимир Лаут" w:date="2021-03-25T08:57:00Z"/>
              <w:rFonts w:eastAsiaTheme="minorEastAsia" w:cstheme="minorBidi"/>
              <w:b w:val="0"/>
              <w:noProof/>
              <w:lang w:eastAsia="ru-RU"/>
            </w:rPr>
          </w:pPr>
          <w:ins w:id="6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3.16</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CROSS</w:t>
            </w:r>
            <w:r w:rsidRPr="00693F2E">
              <w:rPr>
                <w:rStyle w:val="ab"/>
                <w:rFonts w:eastAsiaTheme="majorEastAsia" w:cstheme="majorBidi"/>
                <w:noProof/>
              </w:rPr>
              <w:t>_12 Признаки</w:t>
            </w:r>
            <w:r>
              <w:rPr>
                <w:noProof/>
                <w:webHidden/>
              </w:rPr>
              <w:tab/>
            </w:r>
            <w:r>
              <w:rPr>
                <w:noProof/>
                <w:webHidden/>
              </w:rPr>
              <w:fldChar w:fldCharType="begin"/>
            </w:r>
            <w:r>
              <w:rPr>
                <w:noProof/>
                <w:webHidden/>
              </w:rPr>
              <w:instrText xml:space="preserve"> PAGEREF _Toc67557108 \h </w:instrText>
            </w:r>
          </w:ins>
          <w:r>
            <w:rPr>
              <w:noProof/>
              <w:webHidden/>
            </w:rPr>
          </w:r>
          <w:r>
            <w:rPr>
              <w:noProof/>
              <w:webHidden/>
            </w:rPr>
            <w:fldChar w:fldCharType="separate"/>
          </w:r>
          <w:ins w:id="641" w:author="Владимир Лаут" w:date="2021-03-31T13:17:00Z">
            <w:r w:rsidR="00E858AE">
              <w:rPr>
                <w:noProof/>
                <w:webHidden/>
              </w:rPr>
              <w:t>86</w:t>
            </w:r>
          </w:ins>
          <w:ins w:id="642" w:author="Владимир Лаут" w:date="2021-03-25T08:57:00Z">
            <w:r>
              <w:rPr>
                <w:noProof/>
                <w:webHidden/>
              </w:rPr>
              <w:fldChar w:fldCharType="end"/>
            </w:r>
            <w:r w:rsidRPr="00693F2E">
              <w:rPr>
                <w:rStyle w:val="ab"/>
                <w:noProof/>
              </w:rPr>
              <w:fldChar w:fldCharType="end"/>
            </w:r>
          </w:ins>
        </w:p>
        <w:p w14:paraId="7716A6DA" w14:textId="54C1DFD8" w:rsidR="005D2268" w:rsidRDefault="005D2268">
          <w:pPr>
            <w:pStyle w:val="32"/>
            <w:rPr>
              <w:ins w:id="643" w:author="Владимир Лаут" w:date="2021-03-25T08:57:00Z"/>
              <w:rFonts w:eastAsiaTheme="minorEastAsia" w:cstheme="minorBidi"/>
              <w:noProof/>
              <w:lang w:eastAsia="ru-RU"/>
            </w:rPr>
          </w:pPr>
          <w:ins w:id="6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"_Toc67557109"</w:instrText>
            </w:r>
            <w:r w:rsidRPr="00693F2E">
              <w:rPr>
                <w:rStyle w:val="ab"/>
                <w:noProof/>
              </w:rPr>
              <w:instrText xml:space="preserve"> </w:instrText>
            </w:r>
            <w:r w:rsidRPr="00693F2E">
              <w:rPr>
                <w:rStyle w:val="ab"/>
                <w:noProof/>
              </w:rPr>
              <w:fldChar w:fldCharType="separate"/>
            </w:r>
            <w:r w:rsidRPr="00693F2E">
              <w:rPr>
                <w:rStyle w:val="ab"/>
                <w:noProof/>
              </w:rPr>
              <w:t>3.16.1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_Toc67557109 \h </w:instrText>
            </w:r>
          </w:ins>
          <w:r>
            <w:rPr>
              <w:noProof/>
              <w:webHidden/>
            </w:rPr>
          </w:r>
          <w:r>
            <w:rPr>
              <w:noProof/>
              <w:webHidden/>
            </w:rPr>
            <w:fldChar w:fldCharType="separate"/>
          </w:r>
          <w:ins w:id="645" w:author="Владимир Лаут" w:date="2021-03-31T13:17:00Z">
            <w:r w:rsidR="00E858AE">
              <w:rPr>
                <w:noProof/>
                <w:webHidden/>
              </w:rPr>
              <w:t>86</w:t>
            </w:r>
          </w:ins>
          <w:ins w:id="646" w:author="Владимир Лаут" w:date="2021-03-25T08:57:00Z">
            <w:r>
              <w:rPr>
                <w:noProof/>
                <w:webHidden/>
              </w:rPr>
              <w:fldChar w:fldCharType="end"/>
            </w:r>
            <w:r w:rsidRPr="00693F2E">
              <w:rPr>
                <w:rStyle w:val="ab"/>
                <w:noProof/>
              </w:rPr>
              <w:fldChar w:fldCharType="end"/>
            </w:r>
          </w:ins>
        </w:p>
        <w:p w14:paraId="3B0BE7B7" w14:textId="1B7AEB14" w:rsidR="005D2268" w:rsidRDefault="005D2268">
          <w:pPr>
            <w:pStyle w:val="32"/>
            <w:rPr>
              <w:ins w:id="647" w:author="Владимир Лаут" w:date="2021-03-25T08:57:00Z"/>
              <w:rFonts w:eastAsiaTheme="minorEastAsia" w:cstheme="minorBidi"/>
              <w:noProof/>
              <w:lang w:eastAsia="ru-RU"/>
            </w:rPr>
          </w:pPr>
          <w:ins w:id="6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"_Toc67557110"</w:instrText>
            </w:r>
            <w:r w:rsidRPr="00693F2E">
              <w:rPr>
                <w:rStyle w:val="ab"/>
                <w:noProof/>
              </w:rPr>
              <w:instrText xml:space="preserve"> </w:instrText>
            </w:r>
            <w:r w:rsidRPr="00693F2E">
              <w:rPr>
                <w:rStyle w:val="ab"/>
                <w:noProof/>
              </w:rPr>
              <w:fldChar w:fldCharType="separate"/>
            </w:r>
            <w:r w:rsidRPr="00693F2E">
              <w:rPr>
                <w:rStyle w:val="ab"/>
                <w:noProof/>
              </w:rPr>
              <w:t>3.16.2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_Toc67557110 \h </w:instrText>
            </w:r>
          </w:ins>
          <w:r>
            <w:rPr>
              <w:noProof/>
              <w:webHidden/>
            </w:rPr>
          </w:r>
          <w:r>
            <w:rPr>
              <w:noProof/>
              <w:webHidden/>
            </w:rPr>
            <w:fldChar w:fldCharType="separate"/>
          </w:r>
          <w:ins w:id="649" w:author="Владимир Лаут" w:date="2021-03-31T13:17:00Z">
            <w:r w:rsidR="00E858AE">
              <w:rPr>
                <w:noProof/>
                <w:webHidden/>
              </w:rPr>
              <w:t>87</w:t>
            </w:r>
          </w:ins>
          <w:ins w:id="650" w:author="Владимир Лаут" w:date="2021-03-25T08:57:00Z">
            <w:r>
              <w:rPr>
                <w:noProof/>
                <w:webHidden/>
              </w:rPr>
              <w:fldChar w:fldCharType="end"/>
            </w:r>
            <w:r w:rsidRPr="00693F2E">
              <w:rPr>
                <w:rStyle w:val="ab"/>
                <w:noProof/>
              </w:rPr>
              <w:fldChar w:fldCharType="end"/>
            </w:r>
          </w:ins>
        </w:p>
        <w:p w14:paraId="52C52E52" w14:textId="1D5F06DF" w:rsidR="005D2268" w:rsidRDefault="005D2268">
          <w:pPr>
            <w:pStyle w:val="32"/>
            <w:rPr>
              <w:ins w:id="651" w:author="Владимир Лаут" w:date="2021-03-25T08:57:00Z"/>
              <w:rFonts w:eastAsiaTheme="minorEastAsia" w:cstheme="minorBidi"/>
              <w:noProof/>
              <w:lang w:eastAsia="ru-RU"/>
            </w:rPr>
          </w:pPr>
          <w:ins w:id="6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"_Toc67557111"</w:instrText>
            </w:r>
            <w:r w:rsidRPr="00693F2E">
              <w:rPr>
                <w:rStyle w:val="ab"/>
                <w:noProof/>
              </w:rPr>
              <w:instrText xml:space="preserve"> </w:instrText>
            </w:r>
            <w:r w:rsidRPr="00693F2E">
              <w:rPr>
                <w:rStyle w:val="ab"/>
                <w:noProof/>
              </w:rPr>
              <w:fldChar w:fldCharType="separate"/>
            </w:r>
            <w:r w:rsidRPr="00693F2E">
              <w:rPr>
                <w:rStyle w:val="ab"/>
                <w:noProof/>
              </w:rPr>
              <w:t>3.16.3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_Toc67557111 \h </w:instrText>
            </w:r>
          </w:ins>
          <w:r>
            <w:rPr>
              <w:noProof/>
              <w:webHidden/>
            </w:rPr>
          </w:r>
          <w:r>
            <w:rPr>
              <w:noProof/>
              <w:webHidden/>
            </w:rPr>
            <w:fldChar w:fldCharType="separate"/>
          </w:r>
          <w:ins w:id="653" w:author="Владимир Лаут" w:date="2021-03-31T13:17:00Z">
            <w:r w:rsidR="00E858AE">
              <w:rPr>
                <w:noProof/>
                <w:webHidden/>
              </w:rPr>
              <w:t>87</w:t>
            </w:r>
          </w:ins>
          <w:ins w:id="654" w:author="Владимир Лаут" w:date="2021-03-25T08:57:00Z">
            <w:r>
              <w:rPr>
                <w:noProof/>
                <w:webHidden/>
              </w:rPr>
              <w:fldChar w:fldCharType="end"/>
            </w:r>
            <w:r w:rsidRPr="00693F2E">
              <w:rPr>
                <w:rStyle w:val="ab"/>
                <w:noProof/>
              </w:rPr>
              <w:fldChar w:fldCharType="end"/>
            </w:r>
          </w:ins>
        </w:p>
        <w:p w14:paraId="718EEDA2" w14:textId="68808DEC" w:rsidR="005D2268" w:rsidRDefault="005D2268">
          <w:pPr>
            <w:pStyle w:val="32"/>
            <w:rPr>
              <w:ins w:id="655" w:author="Владимир Лаут" w:date="2021-03-25T08:57:00Z"/>
              <w:rFonts w:eastAsiaTheme="minorEastAsia" w:cstheme="minorBidi"/>
              <w:noProof/>
              <w:lang w:eastAsia="ru-RU"/>
            </w:rPr>
          </w:pPr>
          <w:ins w:id="6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"_Toc67557112"</w:instrText>
            </w:r>
            <w:r w:rsidRPr="00693F2E">
              <w:rPr>
                <w:rStyle w:val="ab"/>
                <w:noProof/>
              </w:rPr>
              <w:instrText xml:space="preserve"> </w:instrText>
            </w:r>
            <w:r w:rsidRPr="00693F2E">
              <w:rPr>
                <w:rStyle w:val="ab"/>
                <w:noProof/>
              </w:rPr>
              <w:fldChar w:fldCharType="separate"/>
            </w:r>
            <w:r w:rsidRPr="00693F2E">
              <w:rPr>
                <w:rStyle w:val="ab"/>
                <w:noProof/>
              </w:rPr>
              <w:t>3.16.4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_Toc67557112 \h </w:instrText>
            </w:r>
          </w:ins>
          <w:r>
            <w:rPr>
              <w:noProof/>
              <w:webHidden/>
            </w:rPr>
          </w:r>
          <w:r>
            <w:rPr>
              <w:noProof/>
              <w:webHidden/>
            </w:rPr>
            <w:fldChar w:fldCharType="separate"/>
          </w:r>
          <w:ins w:id="657" w:author="Владимир Лаут" w:date="2021-03-31T13:17:00Z">
            <w:r w:rsidR="00E858AE">
              <w:rPr>
                <w:noProof/>
                <w:webHidden/>
              </w:rPr>
              <w:t>88</w:t>
            </w:r>
          </w:ins>
          <w:ins w:id="658" w:author="Владимир Лаут" w:date="2021-03-25T08:57:00Z">
            <w:r>
              <w:rPr>
                <w:noProof/>
                <w:webHidden/>
              </w:rPr>
              <w:fldChar w:fldCharType="end"/>
            </w:r>
            <w:r w:rsidRPr="00693F2E">
              <w:rPr>
                <w:rStyle w:val="ab"/>
                <w:noProof/>
              </w:rPr>
              <w:fldChar w:fldCharType="end"/>
            </w:r>
          </w:ins>
        </w:p>
        <w:p w14:paraId="133F44A2" w14:textId="46FD73C8" w:rsidR="005D2268" w:rsidRDefault="005D2268">
          <w:pPr>
            <w:pStyle w:val="32"/>
            <w:rPr>
              <w:ins w:id="659" w:author="Владимир Лаут" w:date="2021-03-25T08:57:00Z"/>
              <w:rFonts w:eastAsiaTheme="minorEastAsia" w:cstheme="minorBidi"/>
              <w:noProof/>
              <w:lang w:eastAsia="ru-RU"/>
            </w:rPr>
          </w:pPr>
          <w:ins w:id="6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"_Toc67557113"</w:instrText>
            </w:r>
            <w:r w:rsidRPr="00693F2E">
              <w:rPr>
                <w:rStyle w:val="ab"/>
                <w:noProof/>
              </w:rPr>
              <w:instrText xml:space="preserve"> </w:instrText>
            </w:r>
            <w:r w:rsidRPr="00693F2E">
              <w:rPr>
                <w:rStyle w:val="ab"/>
                <w:noProof/>
              </w:rPr>
              <w:fldChar w:fldCharType="separate"/>
            </w:r>
            <w:r w:rsidRPr="00693F2E">
              <w:rPr>
                <w:rStyle w:val="ab"/>
                <w:noProof/>
              </w:rPr>
              <w:t>3.16.5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_Toc67557113 \h </w:instrText>
            </w:r>
          </w:ins>
          <w:r>
            <w:rPr>
              <w:noProof/>
              <w:webHidden/>
            </w:rPr>
          </w:r>
          <w:r>
            <w:rPr>
              <w:noProof/>
              <w:webHidden/>
            </w:rPr>
            <w:fldChar w:fldCharType="separate"/>
          </w:r>
          <w:ins w:id="661" w:author="Владимир Лаут" w:date="2021-03-31T13:17:00Z">
            <w:r w:rsidR="00E858AE">
              <w:rPr>
                <w:noProof/>
                <w:webHidden/>
              </w:rPr>
              <w:t>90</w:t>
            </w:r>
          </w:ins>
          <w:ins w:id="662" w:author="Владимир Лаут" w:date="2021-03-25T08:57:00Z">
            <w:r>
              <w:rPr>
                <w:noProof/>
                <w:webHidden/>
              </w:rPr>
              <w:fldChar w:fldCharType="end"/>
            </w:r>
            <w:r w:rsidRPr="00693F2E">
              <w:rPr>
                <w:rStyle w:val="ab"/>
                <w:noProof/>
              </w:rPr>
              <w:fldChar w:fldCharType="end"/>
            </w:r>
          </w:ins>
        </w:p>
        <w:p w14:paraId="7D38BA2A" w14:textId="0D97DDF5" w:rsidR="005D2268" w:rsidRDefault="005D2268">
          <w:pPr>
            <w:pStyle w:val="32"/>
            <w:rPr>
              <w:ins w:id="663" w:author="Владимир Лаут" w:date="2021-03-25T08:57:00Z"/>
              <w:rFonts w:eastAsiaTheme="minorEastAsia" w:cstheme="minorBidi"/>
              <w:noProof/>
              <w:lang w:eastAsia="ru-RU"/>
            </w:rPr>
          </w:pPr>
          <w:ins w:id="6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"_Toc67557114"</w:instrText>
            </w:r>
            <w:r w:rsidRPr="00693F2E">
              <w:rPr>
                <w:rStyle w:val="ab"/>
                <w:noProof/>
              </w:rPr>
              <w:instrText xml:space="preserve"> </w:instrText>
            </w:r>
            <w:r w:rsidRPr="00693F2E">
              <w:rPr>
                <w:rStyle w:val="ab"/>
                <w:noProof/>
              </w:rPr>
              <w:fldChar w:fldCharType="separate"/>
            </w:r>
            <w:r w:rsidRPr="00693F2E">
              <w:rPr>
                <w:rStyle w:val="ab"/>
                <w:noProof/>
              </w:rPr>
              <w:t>3.16.6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_Toc67557114 \h </w:instrText>
            </w:r>
          </w:ins>
          <w:r>
            <w:rPr>
              <w:noProof/>
              <w:webHidden/>
            </w:rPr>
          </w:r>
          <w:r>
            <w:rPr>
              <w:noProof/>
              <w:webHidden/>
            </w:rPr>
            <w:fldChar w:fldCharType="separate"/>
          </w:r>
          <w:ins w:id="665" w:author="Владимир Лаут" w:date="2021-03-31T13:17:00Z">
            <w:r w:rsidR="00E858AE">
              <w:rPr>
                <w:noProof/>
                <w:webHidden/>
              </w:rPr>
              <w:t>90</w:t>
            </w:r>
          </w:ins>
          <w:ins w:id="666" w:author="Владимир Лаут" w:date="2021-03-25T08:57:00Z">
            <w:r>
              <w:rPr>
                <w:noProof/>
                <w:webHidden/>
              </w:rPr>
              <w:fldChar w:fldCharType="end"/>
            </w:r>
            <w:r w:rsidRPr="00693F2E">
              <w:rPr>
                <w:rStyle w:val="ab"/>
                <w:noProof/>
              </w:rPr>
              <w:fldChar w:fldCharType="end"/>
            </w:r>
          </w:ins>
        </w:p>
        <w:p w14:paraId="044AC9C2" w14:textId="34B21B2D" w:rsidR="005D2268" w:rsidRDefault="005D2268">
          <w:pPr>
            <w:pStyle w:val="23"/>
            <w:rPr>
              <w:ins w:id="667" w:author="Владимир Лаут" w:date="2021-03-25T08:57:00Z"/>
              <w:rFonts w:eastAsiaTheme="minorEastAsia" w:cstheme="minorBidi"/>
              <w:b w:val="0"/>
              <w:noProof/>
              <w:lang w:eastAsia="ru-RU"/>
            </w:rPr>
          </w:pPr>
          <w:ins w:id="6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3.17</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_37 Приоритет.</w:t>
            </w:r>
            <w:r>
              <w:rPr>
                <w:noProof/>
                <w:webHidden/>
              </w:rPr>
              <w:tab/>
            </w:r>
            <w:r>
              <w:rPr>
                <w:noProof/>
                <w:webHidden/>
              </w:rPr>
              <w:fldChar w:fldCharType="begin"/>
            </w:r>
            <w:r>
              <w:rPr>
                <w:noProof/>
                <w:webHidden/>
              </w:rPr>
              <w:instrText xml:space="preserve"> PAGEREF _Toc67557115 \h </w:instrText>
            </w:r>
          </w:ins>
          <w:r>
            <w:rPr>
              <w:noProof/>
              <w:webHidden/>
            </w:rPr>
          </w:r>
          <w:r>
            <w:rPr>
              <w:noProof/>
              <w:webHidden/>
            </w:rPr>
            <w:fldChar w:fldCharType="separate"/>
          </w:r>
          <w:ins w:id="669" w:author="Владимир Лаут" w:date="2021-03-31T13:17:00Z">
            <w:r w:rsidR="00E858AE">
              <w:rPr>
                <w:noProof/>
                <w:webHidden/>
              </w:rPr>
              <w:t>90</w:t>
            </w:r>
          </w:ins>
          <w:ins w:id="670" w:author="Владимир Лаут" w:date="2021-03-25T08:57:00Z">
            <w:r>
              <w:rPr>
                <w:noProof/>
                <w:webHidden/>
              </w:rPr>
              <w:fldChar w:fldCharType="end"/>
            </w:r>
            <w:r w:rsidRPr="00693F2E">
              <w:rPr>
                <w:rStyle w:val="ab"/>
                <w:noProof/>
              </w:rPr>
              <w:fldChar w:fldCharType="end"/>
            </w:r>
          </w:ins>
        </w:p>
        <w:p w14:paraId="442ACB8D" w14:textId="436CEF67" w:rsidR="005D2268" w:rsidRDefault="005D2268">
          <w:pPr>
            <w:pStyle w:val="32"/>
            <w:rPr>
              <w:ins w:id="671" w:author="Владимир Лаут" w:date="2021-03-25T08:57:00Z"/>
              <w:rFonts w:eastAsiaTheme="minorEastAsia" w:cstheme="minorBidi"/>
              <w:noProof/>
              <w:lang w:eastAsia="ru-RU"/>
            </w:rPr>
          </w:pPr>
          <w:ins w:id="6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"_Toc67557116"</w:instrText>
            </w:r>
            <w:r w:rsidRPr="00693F2E">
              <w:rPr>
                <w:rStyle w:val="ab"/>
                <w:noProof/>
              </w:rPr>
              <w:instrText xml:space="preserve"> </w:instrText>
            </w:r>
            <w:r w:rsidRPr="00693F2E">
              <w:rPr>
                <w:rStyle w:val="ab"/>
                <w:noProof/>
              </w:rPr>
              <w:fldChar w:fldCharType="separate"/>
            </w:r>
            <w:r w:rsidRPr="00693F2E">
              <w:rPr>
                <w:rStyle w:val="ab"/>
                <w:noProof/>
              </w:rPr>
              <w:t>3.17.1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_Toc67557116 \h </w:instrText>
            </w:r>
          </w:ins>
          <w:r>
            <w:rPr>
              <w:noProof/>
              <w:webHidden/>
            </w:rPr>
          </w:r>
          <w:r>
            <w:rPr>
              <w:noProof/>
              <w:webHidden/>
            </w:rPr>
            <w:fldChar w:fldCharType="separate"/>
          </w:r>
          <w:ins w:id="673" w:author="Владимир Лаут" w:date="2021-03-31T13:17:00Z">
            <w:r w:rsidR="00E858AE">
              <w:rPr>
                <w:noProof/>
                <w:webHidden/>
              </w:rPr>
              <w:t>90</w:t>
            </w:r>
          </w:ins>
          <w:ins w:id="674" w:author="Владимир Лаут" w:date="2021-03-25T08:57:00Z">
            <w:r>
              <w:rPr>
                <w:noProof/>
                <w:webHidden/>
              </w:rPr>
              <w:fldChar w:fldCharType="end"/>
            </w:r>
            <w:r w:rsidRPr="00693F2E">
              <w:rPr>
                <w:rStyle w:val="ab"/>
                <w:noProof/>
              </w:rPr>
              <w:fldChar w:fldCharType="end"/>
            </w:r>
          </w:ins>
        </w:p>
        <w:p w14:paraId="38CFC347" w14:textId="4489FA2E" w:rsidR="005D2268" w:rsidRDefault="005D2268">
          <w:pPr>
            <w:pStyle w:val="32"/>
            <w:rPr>
              <w:ins w:id="675" w:author="Владимир Лаут" w:date="2021-03-25T08:57:00Z"/>
              <w:rFonts w:eastAsiaTheme="minorEastAsia" w:cstheme="minorBidi"/>
              <w:noProof/>
              <w:lang w:eastAsia="ru-RU"/>
            </w:rPr>
          </w:pPr>
          <w:ins w:id="6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"_Toc67557117"</w:instrText>
            </w:r>
            <w:r w:rsidRPr="00693F2E">
              <w:rPr>
                <w:rStyle w:val="ab"/>
                <w:noProof/>
              </w:rPr>
              <w:instrText xml:space="preserve"> </w:instrText>
            </w:r>
            <w:r w:rsidRPr="00693F2E">
              <w:rPr>
                <w:rStyle w:val="ab"/>
                <w:noProof/>
              </w:rPr>
              <w:fldChar w:fldCharType="separate"/>
            </w:r>
            <w:r w:rsidRPr="00693F2E">
              <w:rPr>
                <w:rStyle w:val="ab"/>
                <w:noProof/>
              </w:rPr>
              <w:t>3.17.2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_Toc67557117 \h </w:instrText>
            </w:r>
          </w:ins>
          <w:r>
            <w:rPr>
              <w:noProof/>
              <w:webHidden/>
            </w:rPr>
          </w:r>
          <w:r>
            <w:rPr>
              <w:noProof/>
              <w:webHidden/>
            </w:rPr>
            <w:fldChar w:fldCharType="separate"/>
          </w:r>
          <w:ins w:id="677" w:author="Владимир Лаут" w:date="2021-03-31T13:17:00Z">
            <w:r w:rsidR="00E858AE">
              <w:rPr>
                <w:noProof/>
                <w:webHidden/>
              </w:rPr>
              <w:t>90</w:t>
            </w:r>
          </w:ins>
          <w:ins w:id="678" w:author="Владимир Лаут" w:date="2021-03-25T08:57:00Z">
            <w:r>
              <w:rPr>
                <w:noProof/>
                <w:webHidden/>
              </w:rPr>
              <w:fldChar w:fldCharType="end"/>
            </w:r>
            <w:r w:rsidRPr="00693F2E">
              <w:rPr>
                <w:rStyle w:val="ab"/>
                <w:noProof/>
              </w:rPr>
              <w:fldChar w:fldCharType="end"/>
            </w:r>
          </w:ins>
        </w:p>
        <w:p w14:paraId="15835995" w14:textId="0D37991C" w:rsidR="005D2268" w:rsidRDefault="005D2268">
          <w:pPr>
            <w:pStyle w:val="32"/>
            <w:rPr>
              <w:ins w:id="679" w:author="Владимир Лаут" w:date="2021-03-25T08:57:00Z"/>
              <w:rFonts w:eastAsiaTheme="minorEastAsia" w:cstheme="minorBidi"/>
              <w:noProof/>
              <w:lang w:eastAsia="ru-RU"/>
            </w:rPr>
          </w:pPr>
          <w:ins w:id="6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"_Toc67557118"</w:instrText>
            </w:r>
            <w:r w:rsidRPr="00693F2E">
              <w:rPr>
                <w:rStyle w:val="ab"/>
                <w:noProof/>
              </w:rPr>
              <w:instrText xml:space="preserve"> </w:instrText>
            </w:r>
            <w:r w:rsidRPr="00693F2E">
              <w:rPr>
                <w:rStyle w:val="ab"/>
                <w:noProof/>
              </w:rPr>
              <w:fldChar w:fldCharType="separate"/>
            </w:r>
            <w:r w:rsidRPr="00693F2E">
              <w:rPr>
                <w:rStyle w:val="ab"/>
                <w:noProof/>
              </w:rPr>
              <w:t>3.17.3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_Toc67557118 \h </w:instrText>
            </w:r>
          </w:ins>
          <w:r>
            <w:rPr>
              <w:noProof/>
              <w:webHidden/>
            </w:rPr>
          </w:r>
          <w:r>
            <w:rPr>
              <w:noProof/>
              <w:webHidden/>
            </w:rPr>
            <w:fldChar w:fldCharType="separate"/>
          </w:r>
          <w:ins w:id="681" w:author="Владимир Лаут" w:date="2021-03-31T13:17:00Z">
            <w:r w:rsidR="00E858AE">
              <w:rPr>
                <w:noProof/>
                <w:webHidden/>
              </w:rPr>
              <w:t>90</w:t>
            </w:r>
          </w:ins>
          <w:ins w:id="682" w:author="Владимир Лаут" w:date="2021-03-25T08:57:00Z">
            <w:r>
              <w:rPr>
                <w:noProof/>
                <w:webHidden/>
              </w:rPr>
              <w:fldChar w:fldCharType="end"/>
            </w:r>
            <w:r w:rsidRPr="00693F2E">
              <w:rPr>
                <w:rStyle w:val="ab"/>
                <w:noProof/>
              </w:rPr>
              <w:fldChar w:fldCharType="end"/>
            </w:r>
          </w:ins>
        </w:p>
        <w:p w14:paraId="6B1053FC" w14:textId="24A07FB1" w:rsidR="005D2268" w:rsidRDefault="005D2268">
          <w:pPr>
            <w:pStyle w:val="32"/>
            <w:rPr>
              <w:ins w:id="683" w:author="Владимир Лаут" w:date="2021-03-25T08:57:00Z"/>
              <w:rFonts w:eastAsiaTheme="minorEastAsia" w:cstheme="minorBidi"/>
              <w:noProof/>
              <w:lang w:eastAsia="ru-RU"/>
            </w:rPr>
          </w:pPr>
          <w:ins w:id="6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"_Toc67557119"</w:instrText>
            </w:r>
            <w:r w:rsidRPr="00693F2E">
              <w:rPr>
                <w:rStyle w:val="ab"/>
                <w:noProof/>
              </w:rPr>
              <w:instrText xml:space="preserve"> </w:instrText>
            </w:r>
            <w:r w:rsidRPr="00693F2E">
              <w:rPr>
                <w:rStyle w:val="ab"/>
                <w:noProof/>
              </w:rPr>
              <w:fldChar w:fldCharType="separate"/>
            </w:r>
            <w:r w:rsidRPr="00693F2E">
              <w:rPr>
                <w:rStyle w:val="ab"/>
                <w:noProof/>
              </w:rPr>
              <w:t>3.17.4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_Toc67557119 \h </w:instrText>
            </w:r>
          </w:ins>
          <w:r>
            <w:rPr>
              <w:noProof/>
              <w:webHidden/>
            </w:rPr>
          </w:r>
          <w:r>
            <w:rPr>
              <w:noProof/>
              <w:webHidden/>
            </w:rPr>
            <w:fldChar w:fldCharType="separate"/>
          </w:r>
          <w:ins w:id="685" w:author="Владимир Лаут" w:date="2021-03-31T13:17:00Z">
            <w:r w:rsidR="00E858AE">
              <w:rPr>
                <w:noProof/>
                <w:webHidden/>
              </w:rPr>
              <w:t>91</w:t>
            </w:r>
          </w:ins>
          <w:ins w:id="686" w:author="Владимир Лаут" w:date="2021-03-25T08:57:00Z">
            <w:r>
              <w:rPr>
                <w:noProof/>
                <w:webHidden/>
              </w:rPr>
              <w:fldChar w:fldCharType="end"/>
            </w:r>
            <w:r w:rsidRPr="00693F2E">
              <w:rPr>
                <w:rStyle w:val="ab"/>
                <w:noProof/>
              </w:rPr>
              <w:fldChar w:fldCharType="end"/>
            </w:r>
          </w:ins>
        </w:p>
        <w:p w14:paraId="6C72E6DA" w14:textId="39B63D7F" w:rsidR="005D2268" w:rsidRDefault="005D2268">
          <w:pPr>
            <w:pStyle w:val="32"/>
            <w:rPr>
              <w:ins w:id="687" w:author="Владимир Лаут" w:date="2021-03-25T08:57:00Z"/>
              <w:rFonts w:eastAsiaTheme="minorEastAsia" w:cstheme="minorBidi"/>
              <w:noProof/>
              <w:lang w:eastAsia="ru-RU"/>
            </w:rPr>
          </w:pPr>
          <w:ins w:id="6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"_Toc67557120"</w:instrText>
            </w:r>
            <w:r w:rsidRPr="00693F2E">
              <w:rPr>
                <w:rStyle w:val="ab"/>
                <w:noProof/>
              </w:rPr>
              <w:instrText xml:space="preserve"> </w:instrText>
            </w:r>
            <w:r w:rsidRPr="00693F2E">
              <w:rPr>
                <w:rStyle w:val="ab"/>
                <w:noProof/>
              </w:rPr>
              <w:fldChar w:fldCharType="separate"/>
            </w:r>
            <w:r w:rsidRPr="00693F2E">
              <w:rPr>
                <w:rStyle w:val="ab"/>
                <w:noProof/>
              </w:rPr>
              <w:t>3.17.5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_Toc67557120 \h </w:instrText>
            </w:r>
          </w:ins>
          <w:r>
            <w:rPr>
              <w:noProof/>
              <w:webHidden/>
            </w:rPr>
          </w:r>
          <w:r>
            <w:rPr>
              <w:noProof/>
              <w:webHidden/>
            </w:rPr>
            <w:fldChar w:fldCharType="separate"/>
          </w:r>
          <w:ins w:id="689" w:author="Владимир Лаут" w:date="2021-03-31T13:17:00Z">
            <w:r w:rsidR="00E858AE">
              <w:rPr>
                <w:noProof/>
                <w:webHidden/>
              </w:rPr>
              <w:t>92</w:t>
            </w:r>
          </w:ins>
          <w:ins w:id="690" w:author="Владимир Лаут" w:date="2021-03-25T08:57:00Z">
            <w:r>
              <w:rPr>
                <w:noProof/>
                <w:webHidden/>
              </w:rPr>
              <w:fldChar w:fldCharType="end"/>
            </w:r>
            <w:r w:rsidRPr="00693F2E">
              <w:rPr>
                <w:rStyle w:val="ab"/>
                <w:noProof/>
              </w:rPr>
              <w:fldChar w:fldCharType="end"/>
            </w:r>
          </w:ins>
        </w:p>
        <w:p w14:paraId="0F0F203A" w14:textId="5ACF42FD" w:rsidR="005D2268" w:rsidRDefault="005D2268">
          <w:pPr>
            <w:pStyle w:val="32"/>
            <w:rPr>
              <w:ins w:id="691" w:author="Владимир Лаут" w:date="2021-03-25T08:57:00Z"/>
              <w:rFonts w:eastAsiaTheme="minorEastAsia" w:cstheme="minorBidi"/>
              <w:noProof/>
              <w:lang w:eastAsia="ru-RU"/>
            </w:rPr>
          </w:pPr>
          <w:ins w:id="6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"_Toc67557121"</w:instrText>
            </w:r>
            <w:r w:rsidRPr="00693F2E">
              <w:rPr>
                <w:rStyle w:val="ab"/>
                <w:noProof/>
              </w:rPr>
              <w:instrText xml:space="preserve"> </w:instrText>
            </w:r>
            <w:r w:rsidRPr="00693F2E">
              <w:rPr>
                <w:rStyle w:val="ab"/>
                <w:noProof/>
              </w:rPr>
              <w:fldChar w:fldCharType="separate"/>
            </w:r>
            <w:r w:rsidRPr="00693F2E">
              <w:rPr>
                <w:rStyle w:val="ab"/>
                <w:noProof/>
              </w:rPr>
              <w:t>3.17.6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_Toc67557121 \h </w:instrText>
            </w:r>
          </w:ins>
          <w:r>
            <w:rPr>
              <w:noProof/>
              <w:webHidden/>
            </w:rPr>
          </w:r>
          <w:r>
            <w:rPr>
              <w:noProof/>
              <w:webHidden/>
            </w:rPr>
            <w:fldChar w:fldCharType="separate"/>
          </w:r>
          <w:ins w:id="693" w:author="Владимир Лаут" w:date="2021-03-31T13:17:00Z">
            <w:r w:rsidR="00E858AE">
              <w:rPr>
                <w:noProof/>
                <w:webHidden/>
              </w:rPr>
              <w:t>92</w:t>
            </w:r>
          </w:ins>
          <w:ins w:id="694" w:author="Владимир Лаут" w:date="2021-03-25T08:57:00Z">
            <w:r>
              <w:rPr>
                <w:noProof/>
                <w:webHidden/>
              </w:rPr>
              <w:fldChar w:fldCharType="end"/>
            </w:r>
            <w:r w:rsidRPr="00693F2E">
              <w:rPr>
                <w:rStyle w:val="ab"/>
                <w:noProof/>
              </w:rPr>
              <w:fldChar w:fldCharType="end"/>
            </w:r>
          </w:ins>
        </w:p>
        <w:p w14:paraId="5253FB41" w14:textId="752090B9" w:rsidR="005D2268" w:rsidRDefault="005D2268">
          <w:pPr>
            <w:pStyle w:val="23"/>
            <w:rPr>
              <w:ins w:id="695" w:author="Владимир Лаут" w:date="2021-03-25T08:57:00Z"/>
              <w:rFonts w:eastAsiaTheme="minorEastAsia" w:cstheme="minorBidi"/>
              <w:b w:val="0"/>
              <w:noProof/>
              <w:lang w:eastAsia="ru-RU"/>
            </w:rPr>
          </w:pPr>
          <w:ins w:id="6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"_Toc67557122"</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3.18</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_39 Рабочие места.</w:t>
            </w:r>
            <w:r>
              <w:rPr>
                <w:noProof/>
                <w:webHidden/>
              </w:rPr>
              <w:tab/>
            </w:r>
            <w:r>
              <w:rPr>
                <w:noProof/>
                <w:webHidden/>
              </w:rPr>
              <w:fldChar w:fldCharType="begin"/>
            </w:r>
            <w:r>
              <w:rPr>
                <w:noProof/>
                <w:webHidden/>
              </w:rPr>
              <w:instrText xml:space="preserve"> PAGEREF _Toc67557122 \h </w:instrText>
            </w:r>
          </w:ins>
          <w:r>
            <w:rPr>
              <w:noProof/>
              <w:webHidden/>
            </w:rPr>
          </w:r>
          <w:r>
            <w:rPr>
              <w:noProof/>
              <w:webHidden/>
            </w:rPr>
            <w:fldChar w:fldCharType="separate"/>
          </w:r>
          <w:ins w:id="697" w:author="Владимир Лаут" w:date="2021-03-31T13:17:00Z">
            <w:r w:rsidR="00E858AE">
              <w:rPr>
                <w:noProof/>
                <w:webHidden/>
              </w:rPr>
              <w:t>92</w:t>
            </w:r>
          </w:ins>
          <w:ins w:id="698" w:author="Владимир Лаут" w:date="2021-03-25T08:57:00Z">
            <w:r>
              <w:rPr>
                <w:noProof/>
                <w:webHidden/>
              </w:rPr>
              <w:fldChar w:fldCharType="end"/>
            </w:r>
            <w:r w:rsidRPr="00693F2E">
              <w:rPr>
                <w:rStyle w:val="ab"/>
                <w:noProof/>
              </w:rPr>
              <w:fldChar w:fldCharType="end"/>
            </w:r>
          </w:ins>
        </w:p>
        <w:p w14:paraId="7ADAD090" w14:textId="2632F08C" w:rsidR="005D2268" w:rsidRDefault="005D2268">
          <w:pPr>
            <w:pStyle w:val="32"/>
            <w:rPr>
              <w:ins w:id="699" w:author="Владимир Лаут" w:date="2021-03-25T08:57:00Z"/>
              <w:rFonts w:eastAsiaTheme="minorEastAsia" w:cstheme="minorBidi"/>
              <w:noProof/>
              <w:lang w:eastAsia="ru-RU"/>
            </w:rPr>
          </w:pPr>
          <w:ins w:id="7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"_Toc67557123"</w:instrText>
            </w:r>
            <w:r w:rsidRPr="00693F2E">
              <w:rPr>
                <w:rStyle w:val="ab"/>
                <w:noProof/>
              </w:rPr>
              <w:instrText xml:space="preserve"> </w:instrText>
            </w:r>
            <w:r w:rsidRPr="00693F2E">
              <w:rPr>
                <w:rStyle w:val="ab"/>
                <w:noProof/>
              </w:rPr>
              <w:fldChar w:fldCharType="separate"/>
            </w:r>
            <w:r w:rsidRPr="00693F2E">
              <w:rPr>
                <w:rStyle w:val="ab"/>
                <w:noProof/>
              </w:rPr>
              <w:t>3.18.1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_Toc67557123 \h </w:instrText>
            </w:r>
          </w:ins>
          <w:r>
            <w:rPr>
              <w:noProof/>
              <w:webHidden/>
            </w:rPr>
          </w:r>
          <w:r>
            <w:rPr>
              <w:noProof/>
              <w:webHidden/>
            </w:rPr>
            <w:fldChar w:fldCharType="separate"/>
          </w:r>
          <w:ins w:id="701" w:author="Владимир Лаут" w:date="2021-03-31T13:17:00Z">
            <w:r w:rsidR="00E858AE">
              <w:rPr>
                <w:noProof/>
                <w:webHidden/>
              </w:rPr>
              <w:t>92</w:t>
            </w:r>
          </w:ins>
          <w:ins w:id="702" w:author="Владимир Лаут" w:date="2021-03-25T08:57:00Z">
            <w:r>
              <w:rPr>
                <w:noProof/>
                <w:webHidden/>
              </w:rPr>
              <w:fldChar w:fldCharType="end"/>
            </w:r>
            <w:r w:rsidRPr="00693F2E">
              <w:rPr>
                <w:rStyle w:val="ab"/>
                <w:noProof/>
              </w:rPr>
              <w:fldChar w:fldCharType="end"/>
            </w:r>
          </w:ins>
        </w:p>
        <w:p w14:paraId="3780305B" w14:textId="3924E236" w:rsidR="005D2268" w:rsidRDefault="005D2268">
          <w:pPr>
            <w:pStyle w:val="32"/>
            <w:rPr>
              <w:ins w:id="703" w:author="Владимир Лаут" w:date="2021-03-25T08:57:00Z"/>
              <w:rFonts w:eastAsiaTheme="minorEastAsia" w:cstheme="minorBidi"/>
              <w:noProof/>
              <w:lang w:eastAsia="ru-RU"/>
            </w:rPr>
          </w:pPr>
          <w:ins w:id="7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"_Toc67557124"</w:instrText>
            </w:r>
            <w:r w:rsidRPr="00693F2E">
              <w:rPr>
                <w:rStyle w:val="ab"/>
                <w:noProof/>
              </w:rPr>
              <w:instrText xml:space="preserve"> </w:instrText>
            </w:r>
            <w:r w:rsidRPr="00693F2E">
              <w:rPr>
                <w:rStyle w:val="ab"/>
                <w:noProof/>
              </w:rPr>
              <w:fldChar w:fldCharType="separate"/>
            </w:r>
            <w:r w:rsidRPr="00693F2E">
              <w:rPr>
                <w:rStyle w:val="ab"/>
                <w:noProof/>
              </w:rPr>
              <w:t>3.18.2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_Toc67557124 \h </w:instrText>
            </w:r>
          </w:ins>
          <w:r>
            <w:rPr>
              <w:noProof/>
              <w:webHidden/>
            </w:rPr>
          </w:r>
          <w:r>
            <w:rPr>
              <w:noProof/>
              <w:webHidden/>
            </w:rPr>
            <w:fldChar w:fldCharType="separate"/>
          </w:r>
          <w:ins w:id="705" w:author="Владимир Лаут" w:date="2021-03-31T13:17:00Z">
            <w:r w:rsidR="00E858AE">
              <w:rPr>
                <w:noProof/>
                <w:webHidden/>
              </w:rPr>
              <w:t>92</w:t>
            </w:r>
          </w:ins>
          <w:ins w:id="706" w:author="Владимир Лаут" w:date="2021-03-25T08:57:00Z">
            <w:r>
              <w:rPr>
                <w:noProof/>
                <w:webHidden/>
              </w:rPr>
              <w:fldChar w:fldCharType="end"/>
            </w:r>
            <w:r w:rsidRPr="00693F2E">
              <w:rPr>
                <w:rStyle w:val="ab"/>
                <w:noProof/>
              </w:rPr>
              <w:fldChar w:fldCharType="end"/>
            </w:r>
          </w:ins>
        </w:p>
        <w:p w14:paraId="4BCBD944" w14:textId="01FC2CC1" w:rsidR="005D2268" w:rsidRDefault="005D2268">
          <w:pPr>
            <w:pStyle w:val="32"/>
            <w:rPr>
              <w:ins w:id="707" w:author="Владимир Лаут" w:date="2021-03-25T08:57:00Z"/>
              <w:rFonts w:eastAsiaTheme="minorEastAsia" w:cstheme="minorBidi"/>
              <w:noProof/>
              <w:lang w:eastAsia="ru-RU"/>
            </w:rPr>
          </w:pPr>
          <w:ins w:id="7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"_Toc67557130"</w:instrText>
            </w:r>
            <w:r w:rsidRPr="00693F2E">
              <w:rPr>
                <w:rStyle w:val="ab"/>
                <w:noProof/>
              </w:rPr>
              <w:instrText xml:space="preserve"> </w:instrText>
            </w:r>
            <w:r w:rsidRPr="00693F2E">
              <w:rPr>
                <w:rStyle w:val="ab"/>
                <w:noProof/>
              </w:rPr>
              <w:fldChar w:fldCharType="separate"/>
            </w:r>
            <w:r w:rsidRPr="00693F2E">
              <w:rPr>
                <w:rStyle w:val="ab"/>
                <w:noProof/>
              </w:rPr>
              <w:t>3.18.3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_Toc67557130 \h </w:instrText>
            </w:r>
          </w:ins>
          <w:r>
            <w:rPr>
              <w:noProof/>
              <w:webHidden/>
            </w:rPr>
          </w:r>
          <w:r>
            <w:rPr>
              <w:noProof/>
              <w:webHidden/>
            </w:rPr>
            <w:fldChar w:fldCharType="separate"/>
          </w:r>
          <w:ins w:id="709" w:author="Владимир Лаут" w:date="2021-03-31T13:17:00Z">
            <w:r w:rsidR="00E858AE">
              <w:rPr>
                <w:noProof/>
                <w:webHidden/>
              </w:rPr>
              <w:t>93</w:t>
            </w:r>
          </w:ins>
          <w:ins w:id="710" w:author="Владимир Лаут" w:date="2021-03-25T08:57:00Z">
            <w:r>
              <w:rPr>
                <w:noProof/>
                <w:webHidden/>
              </w:rPr>
              <w:fldChar w:fldCharType="end"/>
            </w:r>
            <w:r w:rsidRPr="00693F2E">
              <w:rPr>
                <w:rStyle w:val="ab"/>
                <w:noProof/>
              </w:rPr>
              <w:fldChar w:fldCharType="end"/>
            </w:r>
          </w:ins>
        </w:p>
        <w:p w14:paraId="665AE71C" w14:textId="0BD93379" w:rsidR="005D2268" w:rsidRDefault="005D2268">
          <w:pPr>
            <w:pStyle w:val="32"/>
            <w:rPr>
              <w:ins w:id="711" w:author="Владимир Лаут" w:date="2021-03-25T08:57:00Z"/>
              <w:rFonts w:eastAsiaTheme="minorEastAsia" w:cstheme="minorBidi"/>
              <w:noProof/>
              <w:lang w:eastAsia="ru-RU"/>
            </w:rPr>
          </w:pPr>
          <w:ins w:id="7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"_Toc67557131"</w:instrText>
            </w:r>
            <w:r w:rsidRPr="00693F2E">
              <w:rPr>
                <w:rStyle w:val="ab"/>
                <w:noProof/>
              </w:rPr>
              <w:instrText xml:space="preserve"> </w:instrText>
            </w:r>
            <w:r w:rsidRPr="00693F2E">
              <w:rPr>
                <w:rStyle w:val="ab"/>
                <w:noProof/>
              </w:rPr>
              <w:fldChar w:fldCharType="separate"/>
            </w:r>
            <w:r w:rsidRPr="00693F2E">
              <w:rPr>
                <w:rStyle w:val="ab"/>
                <w:noProof/>
              </w:rPr>
              <w:t>3.18.4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_Toc67557131 \h </w:instrText>
            </w:r>
          </w:ins>
          <w:r>
            <w:rPr>
              <w:noProof/>
              <w:webHidden/>
            </w:rPr>
          </w:r>
          <w:r>
            <w:rPr>
              <w:noProof/>
              <w:webHidden/>
            </w:rPr>
            <w:fldChar w:fldCharType="separate"/>
          </w:r>
          <w:ins w:id="713" w:author="Владимир Лаут" w:date="2021-03-31T13:17:00Z">
            <w:r w:rsidR="00E858AE">
              <w:rPr>
                <w:noProof/>
                <w:webHidden/>
              </w:rPr>
              <w:t>94</w:t>
            </w:r>
          </w:ins>
          <w:ins w:id="714" w:author="Владимир Лаут" w:date="2021-03-25T08:57:00Z">
            <w:r>
              <w:rPr>
                <w:noProof/>
                <w:webHidden/>
              </w:rPr>
              <w:fldChar w:fldCharType="end"/>
            </w:r>
            <w:r w:rsidRPr="00693F2E">
              <w:rPr>
                <w:rStyle w:val="ab"/>
                <w:noProof/>
              </w:rPr>
              <w:fldChar w:fldCharType="end"/>
            </w:r>
          </w:ins>
        </w:p>
        <w:p w14:paraId="4860FC1B" w14:textId="7A5F805F" w:rsidR="005D2268" w:rsidRDefault="005D2268">
          <w:pPr>
            <w:pStyle w:val="32"/>
            <w:rPr>
              <w:ins w:id="715" w:author="Владимир Лаут" w:date="2021-03-25T08:57:00Z"/>
              <w:rFonts w:eastAsiaTheme="minorEastAsia" w:cstheme="minorBidi"/>
              <w:noProof/>
              <w:lang w:eastAsia="ru-RU"/>
            </w:rPr>
          </w:pPr>
          <w:ins w:id="7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"_Toc67557132"</w:instrText>
            </w:r>
            <w:r w:rsidRPr="00693F2E">
              <w:rPr>
                <w:rStyle w:val="ab"/>
                <w:noProof/>
              </w:rPr>
              <w:instrText xml:space="preserve"> </w:instrText>
            </w:r>
            <w:r w:rsidRPr="00693F2E">
              <w:rPr>
                <w:rStyle w:val="ab"/>
                <w:noProof/>
              </w:rPr>
              <w:fldChar w:fldCharType="separate"/>
            </w:r>
            <w:r w:rsidRPr="00693F2E">
              <w:rPr>
                <w:rStyle w:val="ab"/>
                <w:noProof/>
              </w:rPr>
              <w:t>3.18.5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_Toc67557132 \h </w:instrText>
            </w:r>
          </w:ins>
          <w:r>
            <w:rPr>
              <w:noProof/>
              <w:webHidden/>
            </w:rPr>
          </w:r>
          <w:r>
            <w:rPr>
              <w:noProof/>
              <w:webHidden/>
            </w:rPr>
            <w:fldChar w:fldCharType="separate"/>
          </w:r>
          <w:ins w:id="717" w:author="Владимир Лаут" w:date="2021-03-31T13:17:00Z">
            <w:r w:rsidR="00E858AE">
              <w:rPr>
                <w:noProof/>
                <w:webHidden/>
              </w:rPr>
              <w:t>98</w:t>
            </w:r>
          </w:ins>
          <w:ins w:id="718" w:author="Владимир Лаут" w:date="2021-03-25T08:57:00Z">
            <w:r>
              <w:rPr>
                <w:noProof/>
                <w:webHidden/>
              </w:rPr>
              <w:fldChar w:fldCharType="end"/>
            </w:r>
            <w:r w:rsidRPr="00693F2E">
              <w:rPr>
                <w:rStyle w:val="ab"/>
                <w:noProof/>
              </w:rPr>
              <w:fldChar w:fldCharType="end"/>
            </w:r>
          </w:ins>
        </w:p>
        <w:p w14:paraId="4BB476F8" w14:textId="6449D0F8" w:rsidR="005D2268" w:rsidRDefault="005D2268">
          <w:pPr>
            <w:pStyle w:val="32"/>
            <w:rPr>
              <w:ins w:id="719" w:author="Владимир Лаут" w:date="2021-03-25T08:57:00Z"/>
              <w:rFonts w:eastAsiaTheme="minorEastAsia" w:cstheme="minorBidi"/>
              <w:noProof/>
              <w:lang w:eastAsia="ru-RU"/>
            </w:rPr>
          </w:pPr>
          <w:ins w:id="7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"_Toc67557133"</w:instrText>
            </w:r>
            <w:r w:rsidRPr="00693F2E">
              <w:rPr>
                <w:rStyle w:val="ab"/>
                <w:noProof/>
              </w:rPr>
              <w:instrText xml:space="preserve"> </w:instrText>
            </w:r>
            <w:r w:rsidRPr="00693F2E">
              <w:rPr>
                <w:rStyle w:val="ab"/>
                <w:noProof/>
              </w:rPr>
              <w:fldChar w:fldCharType="separate"/>
            </w:r>
            <w:r w:rsidRPr="00693F2E">
              <w:rPr>
                <w:rStyle w:val="ab"/>
                <w:noProof/>
              </w:rPr>
              <w:t>3.18.6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_Toc67557133 \h </w:instrText>
            </w:r>
          </w:ins>
          <w:r>
            <w:rPr>
              <w:noProof/>
              <w:webHidden/>
            </w:rPr>
          </w:r>
          <w:r>
            <w:rPr>
              <w:noProof/>
              <w:webHidden/>
            </w:rPr>
            <w:fldChar w:fldCharType="separate"/>
          </w:r>
          <w:ins w:id="721" w:author="Владимир Лаут" w:date="2021-03-31T13:17:00Z">
            <w:r w:rsidR="00E858AE">
              <w:rPr>
                <w:noProof/>
                <w:webHidden/>
              </w:rPr>
              <w:t>98</w:t>
            </w:r>
          </w:ins>
          <w:ins w:id="722" w:author="Владимир Лаут" w:date="2021-03-25T08:57:00Z">
            <w:r>
              <w:rPr>
                <w:noProof/>
                <w:webHidden/>
              </w:rPr>
              <w:fldChar w:fldCharType="end"/>
            </w:r>
            <w:r w:rsidRPr="00693F2E">
              <w:rPr>
                <w:rStyle w:val="ab"/>
                <w:noProof/>
              </w:rPr>
              <w:fldChar w:fldCharType="end"/>
            </w:r>
          </w:ins>
        </w:p>
        <w:p w14:paraId="6544D5CB" w14:textId="235385E2" w:rsidR="005D2268" w:rsidRDefault="005D2268">
          <w:pPr>
            <w:pStyle w:val="23"/>
            <w:rPr>
              <w:ins w:id="723" w:author="Владимир Лаут" w:date="2021-03-25T08:57:00Z"/>
              <w:rFonts w:eastAsiaTheme="minorEastAsia" w:cstheme="minorBidi"/>
              <w:b w:val="0"/>
              <w:noProof/>
              <w:lang w:eastAsia="ru-RU"/>
            </w:rPr>
          </w:pPr>
          <w:ins w:id="72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"_Toc67557134"</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3.19</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_40 Разрешения на работы.</w:t>
            </w:r>
            <w:r>
              <w:rPr>
                <w:noProof/>
                <w:webHidden/>
              </w:rPr>
              <w:tab/>
            </w:r>
            <w:r>
              <w:rPr>
                <w:noProof/>
                <w:webHidden/>
              </w:rPr>
              <w:fldChar w:fldCharType="begin"/>
            </w:r>
            <w:r>
              <w:rPr>
                <w:noProof/>
                <w:webHidden/>
              </w:rPr>
              <w:instrText xml:space="preserve"> PAGEREF _Toc67557134 \h </w:instrText>
            </w:r>
          </w:ins>
          <w:r>
            <w:rPr>
              <w:noProof/>
              <w:webHidden/>
            </w:rPr>
          </w:r>
          <w:r>
            <w:rPr>
              <w:noProof/>
              <w:webHidden/>
            </w:rPr>
            <w:fldChar w:fldCharType="separate"/>
          </w:r>
          <w:ins w:id="725" w:author="Владимир Лаут" w:date="2021-03-31T13:17:00Z">
            <w:r w:rsidR="00E858AE">
              <w:rPr>
                <w:noProof/>
                <w:webHidden/>
              </w:rPr>
              <w:t>98</w:t>
            </w:r>
          </w:ins>
          <w:ins w:id="726" w:author="Владимир Лаут" w:date="2021-03-25T08:57:00Z">
            <w:r>
              <w:rPr>
                <w:noProof/>
                <w:webHidden/>
              </w:rPr>
              <w:fldChar w:fldCharType="end"/>
            </w:r>
            <w:r w:rsidRPr="00693F2E">
              <w:rPr>
                <w:rStyle w:val="ab"/>
                <w:noProof/>
              </w:rPr>
              <w:fldChar w:fldCharType="end"/>
            </w:r>
          </w:ins>
        </w:p>
        <w:p w14:paraId="1CCAB473" w14:textId="0DDCE6C2" w:rsidR="005D2268" w:rsidRDefault="005D2268">
          <w:pPr>
            <w:pStyle w:val="32"/>
            <w:rPr>
              <w:ins w:id="727" w:author="Владимир Лаут" w:date="2021-03-25T08:57:00Z"/>
              <w:rFonts w:eastAsiaTheme="minorEastAsia" w:cstheme="minorBidi"/>
              <w:noProof/>
              <w:lang w:eastAsia="ru-RU"/>
            </w:rPr>
          </w:pPr>
          <w:ins w:id="7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"_Toc67557135"</w:instrText>
            </w:r>
            <w:r w:rsidRPr="00693F2E">
              <w:rPr>
                <w:rStyle w:val="ab"/>
                <w:noProof/>
              </w:rPr>
              <w:instrText xml:space="preserve"> </w:instrText>
            </w:r>
            <w:r w:rsidRPr="00693F2E">
              <w:rPr>
                <w:rStyle w:val="ab"/>
                <w:noProof/>
              </w:rPr>
              <w:fldChar w:fldCharType="separate"/>
            </w:r>
            <w:r w:rsidRPr="00693F2E">
              <w:rPr>
                <w:rStyle w:val="ab"/>
                <w:noProof/>
              </w:rPr>
              <w:t>3.19.1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_Toc67557135 \h </w:instrText>
            </w:r>
          </w:ins>
          <w:r>
            <w:rPr>
              <w:noProof/>
              <w:webHidden/>
            </w:rPr>
          </w:r>
          <w:r>
            <w:rPr>
              <w:noProof/>
              <w:webHidden/>
            </w:rPr>
            <w:fldChar w:fldCharType="separate"/>
          </w:r>
          <w:ins w:id="729" w:author="Владимир Лаут" w:date="2021-03-31T13:17:00Z">
            <w:r w:rsidR="00E858AE">
              <w:rPr>
                <w:noProof/>
                <w:webHidden/>
              </w:rPr>
              <w:t>98</w:t>
            </w:r>
          </w:ins>
          <w:ins w:id="730" w:author="Владимир Лаут" w:date="2021-03-25T08:57:00Z">
            <w:r>
              <w:rPr>
                <w:noProof/>
                <w:webHidden/>
              </w:rPr>
              <w:fldChar w:fldCharType="end"/>
            </w:r>
            <w:r w:rsidRPr="00693F2E">
              <w:rPr>
                <w:rStyle w:val="ab"/>
                <w:noProof/>
              </w:rPr>
              <w:fldChar w:fldCharType="end"/>
            </w:r>
          </w:ins>
        </w:p>
        <w:p w14:paraId="2779623E" w14:textId="3585A4EA" w:rsidR="005D2268" w:rsidRDefault="005D2268">
          <w:pPr>
            <w:pStyle w:val="32"/>
            <w:rPr>
              <w:ins w:id="731" w:author="Владимир Лаут" w:date="2021-03-25T08:57:00Z"/>
              <w:rFonts w:eastAsiaTheme="minorEastAsia" w:cstheme="minorBidi"/>
              <w:noProof/>
              <w:lang w:eastAsia="ru-RU"/>
            </w:rPr>
          </w:pPr>
          <w:ins w:id="7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"_Toc67557136"</w:instrText>
            </w:r>
            <w:r w:rsidRPr="00693F2E">
              <w:rPr>
                <w:rStyle w:val="ab"/>
                <w:noProof/>
              </w:rPr>
              <w:instrText xml:space="preserve"> </w:instrText>
            </w:r>
            <w:r w:rsidRPr="00693F2E">
              <w:rPr>
                <w:rStyle w:val="ab"/>
                <w:noProof/>
              </w:rPr>
              <w:fldChar w:fldCharType="separate"/>
            </w:r>
            <w:r w:rsidRPr="00693F2E">
              <w:rPr>
                <w:rStyle w:val="ab"/>
                <w:noProof/>
              </w:rPr>
              <w:t>3.19.2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_Toc67557136 \h </w:instrText>
            </w:r>
          </w:ins>
          <w:r>
            <w:rPr>
              <w:noProof/>
              <w:webHidden/>
            </w:rPr>
          </w:r>
          <w:r>
            <w:rPr>
              <w:noProof/>
              <w:webHidden/>
            </w:rPr>
            <w:fldChar w:fldCharType="separate"/>
          </w:r>
          <w:ins w:id="733" w:author="Владимир Лаут" w:date="2021-03-31T13:17:00Z">
            <w:r w:rsidR="00E858AE">
              <w:rPr>
                <w:noProof/>
                <w:webHidden/>
              </w:rPr>
              <w:t>98</w:t>
            </w:r>
          </w:ins>
          <w:ins w:id="734" w:author="Владимир Лаут" w:date="2021-03-25T08:57:00Z">
            <w:r>
              <w:rPr>
                <w:noProof/>
                <w:webHidden/>
              </w:rPr>
              <w:fldChar w:fldCharType="end"/>
            </w:r>
            <w:r w:rsidRPr="00693F2E">
              <w:rPr>
                <w:rStyle w:val="ab"/>
                <w:noProof/>
              </w:rPr>
              <w:fldChar w:fldCharType="end"/>
            </w:r>
          </w:ins>
        </w:p>
        <w:p w14:paraId="76BA9C6B" w14:textId="257F5B6D" w:rsidR="005D2268" w:rsidRDefault="005D2268">
          <w:pPr>
            <w:pStyle w:val="32"/>
            <w:rPr>
              <w:ins w:id="735" w:author="Владимир Лаут" w:date="2021-03-25T08:57:00Z"/>
              <w:rFonts w:eastAsiaTheme="minorEastAsia" w:cstheme="minorBidi"/>
              <w:noProof/>
              <w:lang w:eastAsia="ru-RU"/>
            </w:rPr>
          </w:pPr>
          <w:ins w:id="7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"_Toc67557137"</w:instrText>
            </w:r>
            <w:r w:rsidRPr="00693F2E">
              <w:rPr>
                <w:rStyle w:val="ab"/>
                <w:noProof/>
              </w:rPr>
              <w:instrText xml:space="preserve"> </w:instrText>
            </w:r>
            <w:r w:rsidRPr="00693F2E">
              <w:rPr>
                <w:rStyle w:val="ab"/>
                <w:noProof/>
              </w:rPr>
              <w:fldChar w:fldCharType="separate"/>
            </w:r>
            <w:r w:rsidRPr="00693F2E">
              <w:rPr>
                <w:rStyle w:val="ab"/>
                <w:noProof/>
              </w:rPr>
              <w:t>3.19.3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_Toc67557137 \h </w:instrText>
            </w:r>
          </w:ins>
          <w:r>
            <w:rPr>
              <w:noProof/>
              <w:webHidden/>
            </w:rPr>
          </w:r>
          <w:r>
            <w:rPr>
              <w:noProof/>
              <w:webHidden/>
            </w:rPr>
            <w:fldChar w:fldCharType="separate"/>
          </w:r>
          <w:ins w:id="737" w:author="Владимир Лаут" w:date="2021-03-31T13:17:00Z">
            <w:r w:rsidR="00E858AE">
              <w:rPr>
                <w:noProof/>
                <w:webHidden/>
              </w:rPr>
              <w:t>99</w:t>
            </w:r>
          </w:ins>
          <w:ins w:id="738" w:author="Владимир Лаут" w:date="2021-03-25T08:57:00Z">
            <w:r>
              <w:rPr>
                <w:noProof/>
                <w:webHidden/>
              </w:rPr>
              <w:fldChar w:fldCharType="end"/>
            </w:r>
            <w:r w:rsidRPr="00693F2E">
              <w:rPr>
                <w:rStyle w:val="ab"/>
                <w:noProof/>
              </w:rPr>
              <w:fldChar w:fldCharType="end"/>
            </w:r>
          </w:ins>
        </w:p>
        <w:p w14:paraId="700FA20A" w14:textId="41652B9D" w:rsidR="005D2268" w:rsidRDefault="005D2268">
          <w:pPr>
            <w:pStyle w:val="32"/>
            <w:rPr>
              <w:ins w:id="739" w:author="Владимир Лаут" w:date="2021-03-25T08:57:00Z"/>
              <w:rFonts w:eastAsiaTheme="minorEastAsia" w:cstheme="minorBidi"/>
              <w:noProof/>
              <w:lang w:eastAsia="ru-RU"/>
            </w:rPr>
          </w:pPr>
          <w:ins w:id="7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"_Toc67557138"</w:instrText>
            </w:r>
            <w:r w:rsidRPr="00693F2E">
              <w:rPr>
                <w:rStyle w:val="ab"/>
                <w:noProof/>
              </w:rPr>
              <w:instrText xml:space="preserve"> </w:instrText>
            </w:r>
            <w:r w:rsidRPr="00693F2E">
              <w:rPr>
                <w:rStyle w:val="ab"/>
                <w:noProof/>
              </w:rPr>
              <w:fldChar w:fldCharType="separate"/>
            </w:r>
            <w:r w:rsidRPr="00693F2E">
              <w:rPr>
                <w:rStyle w:val="ab"/>
                <w:noProof/>
              </w:rPr>
              <w:t>3.19.4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_Toc67557138 \h </w:instrText>
            </w:r>
          </w:ins>
          <w:r>
            <w:rPr>
              <w:noProof/>
              <w:webHidden/>
            </w:rPr>
          </w:r>
          <w:r>
            <w:rPr>
              <w:noProof/>
              <w:webHidden/>
            </w:rPr>
            <w:fldChar w:fldCharType="separate"/>
          </w:r>
          <w:ins w:id="741" w:author="Владимир Лаут" w:date="2021-03-31T13:17:00Z">
            <w:r w:rsidR="00E858AE">
              <w:rPr>
                <w:noProof/>
                <w:webHidden/>
              </w:rPr>
              <w:t>100</w:t>
            </w:r>
          </w:ins>
          <w:ins w:id="742" w:author="Владимир Лаут" w:date="2021-03-25T08:57:00Z">
            <w:r>
              <w:rPr>
                <w:noProof/>
                <w:webHidden/>
              </w:rPr>
              <w:fldChar w:fldCharType="end"/>
            </w:r>
            <w:r w:rsidRPr="00693F2E">
              <w:rPr>
                <w:rStyle w:val="ab"/>
                <w:noProof/>
              </w:rPr>
              <w:fldChar w:fldCharType="end"/>
            </w:r>
          </w:ins>
        </w:p>
        <w:p w14:paraId="22C84C80" w14:textId="26E09AC3" w:rsidR="005D2268" w:rsidRDefault="005D2268">
          <w:pPr>
            <w:pStyle w:val="32"/>
            <w:rPr>
              <w:ins w:id="743" w:author="Владимир Лаут" w:date="2021-03-25T08:57:00Z"/>
              <w:rFonts w:eastAsiaTheme="minorEastAsia" w:cstheme="minorBidi"/>
              <w:noProof/>
              <w:lang w:eastAsia="ru-RU"/>
            </w:rPr>
          </w:pPr>
          <w:ins w:id="7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"_Toc67557139"</w:instrText>
            </w:r>
            <w:r w:rsidRPr="00693F2E">
              <w:rPr>
                <w:rStyle w:val="ab"/>
                <w:noProof/>
              </w:rPr>
              <w:instrText xml:space="preserve"> </w:instrText>
            </w:r>
            <w:r w:rsidRPr="00693F2E">
              <w:rPr>
                <w:rStyle w:val="ab"/>
                <w:noProof/>
              </w:rPr>
              <w:fldChar w:fldCharType="separate"/>
            </w:r>
            <w:r w:rsidRPr="00693F2E">
              <w:rPr>
                <w:rStyle w:val="ab"/>
                <w:noProof/>
              </w:rPr>
              <w:t>3.19.5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_Toc67557139 \h </w:instrText>
            </w:r>
          </w:ins>
          <w:r>
            <w:rPr>
              <w:noProof/>
              <w:webHidden/>
            </w:rPr>
          </w:r>
          <w:r>
            <w:rPr>
              <w:noProof/>
              <w:webHidden/>
            </w:rPr>
            <w:fldChar w:fldCharType="separate"/>
          </w:r>
          <w:ins w:id="745" w:author="Владимир Лаут" w:date="2021-03-31T13:17:00Z">
            <w:r w:rsidR="00E858AE">
              <w:rPr>
                <w:noProof/>
                <w:webHidden/>
              </w:rPr>
              <w:t>101</w:t>
            </w:r>
          </w:ins>
          <w:ins w:id="746" w:author="Владимир Лаут" w:date="2021-03-25T08:57:00Z">
            <w:r>
              <w:rPr>
                <w:noProof/>
                <w:webHidden/>
              </w:rPr>
              <w:fldChar w:fldCharType="end"/>
            </w:r>
            <w:r w:rsidRPr="00693F2E">
              <w:rPr>
                <w:rStyle w:val="ab"/>
                <w:noProof/>
              </w:rPr>
              <w:fldChar w:fldCharType="end"/>
            </w:r>
          </w:ins>
        </w:p>
        <w:p w14:paraId="792B8F81" w14:textId="0F43114C" w:rsidR="005D2268" w:rsidRDefault="005D2268">
          <w:pPr>
            <w:pStyle w:val="32"/>
            <w:rPr>
              <w:ins w:id="747" w:author="Владимир Лаут" w:date="2021-03-25T08:57:00Z"/>
              <w:rFonts w:eastAsiaTheme="minorEastAsia" w:cstheme="minorBidi"/>
              <w:noProof/>
              <w:lang w:eastAsia="ru-RU"/>
            </w:rPr>
          </w:pPr>
          <w:ins w:id="7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"_Toc67557140"</w:instrText>
            </w:r>
            <w:r w:rsidRPr="00693F2E">
              <w:rPr>
                <w:rStyle w:val="ab"/>
                <w:noProof/>
              </w:rPr>
              <w:instrText xml:space="preserve"> </w:instrText>
            </w:r>
            <w:r w:rsidRPr="00693F2E">
              <w:rPr>
                <w:rStyle w:val="ab"/>
                <w:noProof/>
              </w:rPr>
              <w:fldChar w:fldCharType="separate"/>
            </w:r>
            <w:r w:rsidRPr="00693F2E">
              <w:rPr>
                <w:rStyle w:val="ab"/>
                <w:noProof/>
              </w:rPr>
              <w:t>3.19.6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_Toc67557140 \h </w:instrText>
            </w:r>
          </w:ins>
          <w:r>
            <w:rPr>
              <w:noProof/>
              <w:webHidden/>
            </w:rPr>
          </w:r>
          <w:r>
            <w:rPr>
              <w:noProof/>
              <w:webHidden/>
            </w:rPr>
            <w:fldChar w:fldCharType="separate"/>
          </w:r>
          <w:ins w:id="749" w:author="Владимир Лаут" w:date="2021-03-31T13:17:00Z">
            <w:r w:rsidR="00E858AE">
              <w:rPr>
                <w:noProof/>
                <w:webHidden/>
              </w:rPr>
              <w:t>101</w:t>
            </w:r>
          </w:ins>
          <w:ins w:id="750" w:author="Владимир Лаут" w:date="2021-03-25T08:57:00Z">
            <w:r>
              <w:rPr>
                <w:noProof/>
                <w:webHidden/>
              </w:rPr>
              <w:fldChar w:fldCharType="end"/>
            </w:r>
            <w:r w:rsidRPr="00693F2E">
              <w:rPr>
                <w:rStyle w:val="ab"/>
                <w:noProof/>
              </w:rPr>
              <w:fldChar w:fldCharType="end"/>
            </w:r>
          </w:ins>
        </w:p>
        <w:p w14:paraId="172D533C" w14:textId="445ACE10" w:rsidR="005D2268" w:rsidRDefault="005D2268">
          <w:pPr>
            <w:pStyle w:val="23"/>
            <w:rPr>
              <w:ins w:id="751" w:author="Владимир Лаут" w:date="2021-03-25T08:57:00Z"/>
              <w:rFonts w:eastAsiaTheme="minorEastAsia" w:cstheme="minorBidi"/>
              <w:b w:val="0"/>
              <w:noProof/>
              <w:lang w:eastAsia="ru-RU"/>
            </w:rPr>
          </w:pPr>
          <w:ins w:id="7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3.20</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 xml:space="preserve">_41, </w:t>
            </w:r>
            <w:r w:rsidRPr="00693F2E">
              <w:rPr>
                <w:rStyle w:val="ab"/>
                <w:rFonts w:eastAsiaTheme="majorEastAsia" w:cstheme="majorBidi"/>
                <w:noProof/>
                <w:lang w:val="en-US"/>
              </w:rPr>
              <w:t>PM</w:t>
            </w:r>
            <w:r w:rsidRPr="00693F2E">
              <w:rPr>
                <w:rStyle w:val="ab"/>
                <w:rFonts w:eastAsiaTheme="majorEastAsia" w:cstheme="majorBidi"/>
                <w:noProof/>
              </w:rPr>
              <w:t>_42 Спецификации.</w:t>
            </w:r>
            <w:r>
              <w:rPr>
                <w:noProof/>
                <w:webHidden/>
              </w:rPr>
              <w:tab/>
            </w:r>
            <w:r>
              <w:rPr>
                <w:noProof/>
                <w:webHidden/>
              </w:rPr>
              <w:fldChar w:fldCharType="begin"/>
            </w:r>
            <w:r>
              <w:rPr>
                <w:noProof/>
                <w:webHidden/>
              </w:rPr>
              <w:instrText xml:space="preserve"> PAGEREF _Toc67557141 \h </w:instrText>
            </w:r>
          </w:ins>
          <w:r>
            <w:rPr>
              <w:noProof/>
              <w:webHidden/>
            </w:rPr>
          </w:r>
          <w:r>
            <w:rPr>
              <w:noProof/>
              <w:webHidden/>
            </w:rPr>
            <w:fldChar w:fldCharType="separate"/>
          </w:r>
          <w:ins w:id="753" w:author="Владимир Лаут" w:date="2021-03-31T13:17:00Z">
            <w:r w:rsidR="00E858AE">
              <w:rPr>
                <w:noProof/>
                <w:webHidden/>
              </w:rPr>
              <w:t>101</w:t>
            </w:r>
          </w:ins>
          <w:ins w:id="754" w:author="Владимир Лаут" w:date="2021-03-25T08:57:00Z">
            <w:r>
              <w:rPr>
                <w:noProof/>
                <w:webHidden/>
              </w:rPr>
              <w:fldChar w:fldCharType="end"/>
            </w:r>
            <w:r w:rsidRPr="00693F2E">
              <w:rPr>
                <w:rStyle w:val="ab"/>
                <w:noProof/>
              </w:rPr>
              <w:fldChar w:fldCharType="end"/>
            </w:r>
          </w:ins>
        </w:p>
        <w:p w14:paraId="40DED294" w14:textId="5B9EF079" w:rsidR="005D2268" w:rsidRDefault="005D2268">
          <w:pPr>
            <w:pStyle w:val="32"/>
            <w:rPr>
              <w:ins w:id="755" w:author="Владимир Лаут" w:date="2021-03-25T08:57:00Z"/>
              <w:rFonts w:eastAsiaTheme="minorEastAsia" w:cstheme="minorBidi"/>
              <w:noProof/>
              <w:lang w:eastAsia="ru-RU"/>
            </w:rPr>
          </w:pPr>
          <w:ins w:id="7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"_Toc67557142"</w:instrText>
            </w:r>
            <w:r w:rsidRPr="00693F2E">
              <w:rPr>
                <w:rStyle w:val="ab"/>
                <w:noProof/>
              </w:rPr>
              <w:instrText xml:space="preserve"> </w:instrText>
            </w:r>
            <w:r w:rsidRPr="00693F2E">
              <w:rPr>
                <w:rStyle w:val="ab"/>
                <w:noProof/>
              </w:rPr>
              <w:fldChar w:fldCharType="separate"/>
            </w:r>
            <w:r w:rsidRPr="00693F2E">
              <w:rPr>
                <w:rStyle w:val="ab"/>
                <w:noProof/>
              </w:rPr>
              <w:t>3.20.1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_Toc67557142 \h </w:instrText>
            </w:r>
          </w:ins>
          <w:r>
            <w:rPr>
              <w:noProof/>
              <w:webHidden/>
            </w:rPr>
          </w:r>
          <w:r>
            <w:rPr>
              <w:noProof/>
              <w:webHidden/>
            </w:rPr>
            <w:fldChar w:fldCharType="separate"/>
          </w:r>
          <w:ins w:id="757" w:author="Владимир Лаут" w:date="2021-03-31T13:17:00Z">
            <w:r w:rsidR="00E858AE">
              <w:rPr>
                <w:noProof/>
                <w:webHidden/>
              </w:rPr>
              <w:t>101</w:t>
            </w:r>
          </w:ins>
          <w:ins w:id="758" w:author="Владимир Лаут" w:date="2021-03-25T08:57:00Z">
            <w:r>
              <w:rPr>
                <w:noProof/>
                <w:webHidden/>
              </w:rPr>
              <w:fldChar w:fldCharType="end"/>
            </w:r>
            <w:r w:rsidRPr="00693F2E">
              <w:rPr>
                <w:rStyle w:val="ab"/>
                <w:noProof/>
              </w:rPr>
              <w:fldChar w:fldCharType="end"/>
            </w:r>
          </w:ins>
        </w:p>
        <w:p w14:paraId="3F4150EE" w14:textId="76767992" w:rsidR="005D2268" w:rsidRDefault="005D2268">
          <w:pPr>
            <w:pStyle w:val="32"/>
            <w:rPr>
              <w:ins w:id="759" w:author="Владимир Лаут" w:date="2021-03-25T08:57:00Z"/>
              <w:rFonts w:eastAsiaTheme="minorEastAsia" w:cstheme="minorBidi"/>
              <w:noProof/>
              <w:lang w:eastAsia="ru-RU"/>
            </w:rPr>
          </w:pPr>
          <w:ins w:id="7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"_Toc67557143"</w:instrText>
            </w:r>
            <w:r w:rsidRPr="00693F2E">
              <w:rPr>
                <w:rStyle w:val="ab"/>
                <w:noProof/>
              </w:rPr>
              <w:instrText xml:space="preserve"> </w:instrText>
            </w:r>
            <w:r w:rsidRPr="00693F2E">
              <w:rPr>
                <w:rStyle w:val="ab"/>
                <w:noProof/>
              </w:rPr>
              <w:fldChar w:fldCharType="separate"/>
            </w:r>
            <w:r w:rsidRPr="00693F2E">
              <w:rPr>
                <w:rStyle w:val="ab"/>
                <w:noProof/>
              </w:rPr>
              <w:t>3.20.2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_Toc67557143 \h </w:instrText>
            </w:r>
          </w:ins>
          <w:r>
            <w:rPr>
              <w:noProof/>
              <w:webHidden/>
            </w:rPr>
          </w:r>
          <w:r>
            <w:rPr>
              <w:noProof/>
              <w:webHidden/>
            </w:rPr>
            <w:fldChar w:fldCharType="separate"/>
          </w:r>
          <w:ins w:id="761" w:author="Владимир Лаут" w:date="2021-03-31T13:17:00Z">
            <w:r w:rsidR="00E858AE">
              <w:rPr>
                <w:noProof/>
                <w:webHidden/>
              </w:rPr>
              <w:t>102</w:t>
            </w:r>
          </w:ins>
          <w:ins w:id="762" w:author="Владимир Лаут" w:date="2021-03-25T08:57:00Z">
            <w:r>
              <w:rPr>
                <w:noProof/>
                <w:webHidden/>
              </w:rPr>
              <w:fldChar w:fldCharType="end"/>
            </w:r>
            <w:r w:rsidRPr="00693F2E">
              <w:rPr>
                <w:rStyle w:val="ab"/>
                <w:noProof/>
              </w:rPr>
              <w:fldChar w:fldCharType="end"/>
            </w:r>
          </w:ins>
        </w:p>
        <w:p w14:paraId="47CA9A25" w14:textId="4056F6C4" w:rsidR="005D2268" w:rsidRDefault="005D2268">
          <w:pPr>
            <w:pStyle w:val="32"/>
            <w:rPr>
              <w:ins w:id="763" w:author="Владимир Лаут" w:date="2021-03-25T08:57:00Z"/>
              <w:rFonts w:eastAsiaTheme="minorEastAsia" w:cstheme="minorBidi"/>
              <w:noProof/>
              <w:lang w:eastAsia="ru-RU"/>
            </w:rPr>
          </w:pPr>
          <w:ins w:id="7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"_Toc67557144"</w:instrText>
            </w:r>
            <w:r w:rsidRPr="00693F2E">
              <w:rPr>
                <w:rStyle w:val="ab"/>
                <w:noProof/>
              </w:rPr>
              <w:instrText xml:space="preserve"> </w:instrText>
            </w:r>
            <w:r w:rsidRPr="00693F2E">
              <w:rPr>
                <w:rStyle w:val="ab"/>
                <w:noProof/>
              </w:rPr>
              <w:fldChar w:fldCharType="separate"/>
            </w:r>
            <w:r w:rsidRPr="00693F2E">
              <w:rPr>
                <w:rStyle w:val="ab"/>
                <w:noProof/>
              </w:rPr>
              <w:t>3.20.3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_Toc67557144 \h </w:instrText>
            </w:r>
          </w:ins>
          <w:r>
            <w:rPr>
              <w:noProof/>
              <w:webHidden/>
            </w:rPr>
          </w:r>
          <w:r>
            <w:rPr>
              <w:noProof/>
              <w:webHidden/>
            </w:rPr>
            <w:fldChar w:fldCharType="separate"/>
          </w:r>
          <w:ins w:id="765" w:author="Владимир Лаут" w:date="2021-03-31T13:17:00Z">
            <w:r w:rsidR="00E858AE">
              <w:rPr>
                <w:noProof/>
                <w:webHidden/>
              </w:rPr>
              <w:t>102</w:t>
            </w:r>
          </w:ins>
          <w:ins w:id="766" w:author="Владимир Лаут" w:date="2021-03-25T08:57:00Z">
            <w:r>
              <w:rPr>
                <w:noProof/>
                <w:webHidden/>
              </w:rPr>
              <w:fldChar w:fldCharType="end"/>
            </w:r>
            <w:r w:rsidRPr="00693F2E">
              <w:rPr>
                <w:rStyle w:val="ab"/>
                <w:noProof/>
              </w:rPr>
              <w:fldChar w:fldCharType="end"/>
            </w:r>
          </w:ins>
        </w:p>
        <w:p w14:paraId="4288558F" w14:textId="162329EB" w:rsidR="005D2268" w:rsidRDefault="005D2268">
          <w:pPr>
            <w:pStyle w:val="32"/>
            <w:rPr>
              <w:ins w:id="767" w:author="Владимир Лаут" w:date="2021-03-25T08:57:00Z"/>
              <w:rFonts w:eastAsiaTheme="minorEastAsia" w:cstheme="minorBidi"/>
              <w:noProof/>
              <w:lang w:eastAsia="ru-RU"/>
            </w:rPr>
          </w:pPr>
          <w:ins w:id="7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"_Toc67557145"</w:instrText>
            </w:r>
            <w:r w:rsidRPr="00693F2E">
              <w:rPr>
                <w:rStyle w:val="ab"/>
                <w:noProof/>
              </w:rPr>
              <w:instrText xml:space="preserve"> </w:instrText>
            </w:r>
            <w:r w:rsidRPr="00693F2E">
              <w:rPr>
                <w:rStyle w:val="ab"/>
                <w:noProof/>
              </w:rPr>
              <w:fldChar w:fldCharType="separate"/>
            </w:r>
            <w:r w:rsidRPr="00693F2E">
              <w:rPr>
                <w:rStyle w:val="ab"/>
                <w:noProof/>
              </w:rPr>
              <w:t>3.20.4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_Toc67557145 \h </w:instrText>
            </w:r>
          </w:ins>
          <w:r>
            <w:rPr>
              <w:noProof/>
              <w:webHidden/>
            </w:rPr>
          </w:r>
          <w:r>
            <w:rPr>
              <w:noProof/>
              <w:webHidden/>
            </w:rPr>
            <w:fldChar w:fldCharType="separate"/>
          </w:r>
          <w:ins w:id="769" w:author="Владимир Лаут" w:date="2021-03-31T13:17:00Z">
            <w:r w:rsidR="00E858AE">
              <w:rPr>
                <w:noProof/>
                <w:webHidden/>
              </w:rPr>
              <w:t>103</w:t>
            </w:r>
          </w:ins>
          <w:ins w:id="770" w:author="Владимир Лаут" w:date="2021-03-25T08:57:00Z">
            <w:r>
              <w:rPr>
                <w:noProof/>
                <w:webHidden/>
              </w:rPr>
              <w:fldChar w:fldCharType="end"/>
            </w:r>
            <w:r w:rsidRPr="00693F2E">
              <w:rPr>
                <w:rStyle w:val="ab"/>
                <w:noProof/>
              </w:rPr>
              <w:fldChar w:fldCharType="end"/>
            </w:r>
          </w:ins>
        </w:p>
        <w:p w14:paraId="034719CE" w14:textId="09AB8824" w:rsidR="005D2268" w:rsidRDefault="005D2268">
          <w:pPr>
            <w:pStyle w:val="32"/>
            <w:rPr>
              <w:ins w:id="771" w:author="Владимир Лаут" w:date="2021-03-25T08:57:00Z"/>
              <w:rFonts w:eastAsiaTheme="minorEastAsia" w:cstheme="minorBidi"/>
              <w:noProof/>
              <w:lang w:eastAsia="ru-RU"/>
            </w:rPr>
          </w:pPr>
          <w:ins w:id="7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"_Toc67557146"</w:instrText>
            </w:r>
            <w:r w:rsidRPr="00693F2E">
              <w:rPr>
                <w:rStyle w:val="ab"/>
                <w:noProof/>
              </w:rPr>
              <w:instrText xml:space="preserve"> </w:instrText>
            </w:r>
            <w:r w:rsidRPr="00693F2E">
              <w:rPr>
                <w:rStyle w:val="ab"/>
                <w:noProof/>
              </w:rPr>
              <w:fldChar w:fldCharType="separate"/>
            </w:r>
            <w:r w:rsidRPr="00693F2E">
              <w:rPr>
                <w:rStyle w:val="ab"/>
                <w:noProof/>
              </w:rPr>
              <w:t>3.20.5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_Toc67557146 \h </w:instrText>
            </w:r>
          </w:ins>
          <w:r>
            <w:rPr>
              <w:noProof/>
              <w:webHidden/>
            </w:rPr>
          </w:r>
          <w:r>
            <w:rPr>
              <w:noProof/>
              <w:webHidden/>
            </w:rPr>
            <w:fldChar w:fldCharType="separate"/>
          </w:r>
          <w:ins w:id="773" w:author="Владимир Лаут" w:date="2021-03-31T13:17:00Z">
            <w:r w:rsidR="00E858AE">
              <w:rPr>
                <w:noProof/>
                <w:webHidden/>
              </w:rPr>
              <w:t>105</w:t>
            </w:r>
          </w:ins>
          <w:ins w:id="774" w:author="Владимир Лаут" w:date="2021-03-25T08:57:00Z">
            <w:r>
              <w:rPr>
                <w:noProof/>
                <w:webHidden/>
              </w:rPr>
              <w:fldChar w:fldCharType="end"/>
            </w:r>
            <w:r w:rsidRPr="00693F2E">
              <w:rPr>
                <w:rStyle w:val="ab"/>
                <w:noProof/>
              </w:rPr>
              <w:fldChar w:fldCharType="end"/>
            </w:r>
          </w:ins>
        </w:p>
        <w:p w14:paraId="59B5B8EB" w14:textId="1C7D8DB3" w:rsidR="005D2268" w:rsidRDefault="005D2268">
          <w:pPr>
            <w:pStyle w:val="32"/>
            <w:rPr>
              <w:ins w:id="775" w:author="Владимир Лаут" w:date="2021-03-25T08:57:00Z"/>
              <w:rFonts w:eastAsiaTheme="minorEastAsia" w:cstheme="minorBidi"/>
              <w:noProof/>
              <w:lang w:eastAsia="ru-RU"/>
            </w:rPr>
          </w:pPr>
          <w:ins w:id="7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"_Toc67557147"</w:instrText>
            </w:r>
            <w:r w:rsidRPr="00693F2E">
              <w:rPr>
                <w:rStyle w:val="ab"/>
                <w:noProof/>
              </w:rPr>
              <w:instrText xml:space="preserve"> </w:instrText>
            </w:r>
            <w:r w:rsidRPr="00693F2E">
              <w:rPr>
                <w:rStyle w:val="ab"/>
                <w:noProof/>
              </w:rPr>
              <w:fldChar w:fldCharType="separate"/>
            </w:r>
            <w:r w:rsidRPr="00693F2E">
              <w:rPr>
                <w:rStyle w:val="ab"/>
                <w:noProof/>
              </w:rPr>
              <w:t>3.20.6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_Toc67557147 \h </w:instrText>
            </w:r>
          </w:ins>
          <w:r>
            <w:rPr>
              <w:noProof/>
              <w:webHidden/>
            </w:rPr>
          </w:r>
          <w:r>
            <w:rPr>
              <w:noProof/>
              <w:webHidden/>
            </w:rPr>
            <w:fldChar w:fldCharType="separate"/>
          </w:r>
          <w:ins w:id="777" w:author="Владимир Лаут" w:date="2021-03-31T13:17:00Z">
            <w:r w:rsidR="00E858AE">
              <w:rPr>
                <w:noProof/>
                <w:webHidden/>
              </w:rPr>
              <w:t>106</w:t>
            </w:r>
          </w:ins>
          <w:ins w:id="778" w:author="Владимир Лаут" w:date="2021-03-25T08:57:00Z">
            <w:r>
              <w:rPr>
                <w:noProof/>
                <w:webHidden/>
              </w:rPr>
              <w:fldChar w:fldCharType="end"/>
            </w:r>
            <w:r w:rsidRPr="00693F2E">
              <w:rPr>
                <w:rStyle w:val="ab"/>
                <w:noProof/>
              </w:rPr>
              <w:fldChar w:fldCharType="end"/>
            </w:r>
          </w:ins>
        </w:p>
        <w:p w14:paraId="2B83FB59" w14:textId="2E4731C3" w:rsidR="005D2268" w:rsidRDefault="005D2268">
          <w:pPr>
            <w:pStyle w:val="23"/>
            <w:rPr>
              <w:ins w:id="779" w:author="Владимир Лаут" w:date="2021-03-25T08:57:00Z"/>
              <w:rFonts w:eastAsiaTheme="minorEastAsia" w:cstheme="minorBidi"/>
              <w:b w:val="0"/>
              <w:noProof/>
              <w:lang w:eastAsia="ru-RU"/>
            </w:rPr>
          </w:pPr>
          <w:ins w:id="7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3.21</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_43 Вид заказа ТОРО.</w:t>
            </w:r>
            <w:r>
              <w:rPr>
                <w:noProof/>
                <w:webHidden/>
              </w:rPr>
              <w:tab/>
            </w:r>
            <w:r>
              <w:rPr>
                <w:noProof/>
                <w:webHidden/>
              </w:rPr>
              <w:fldChar w:fldCharType="begin"/>
            </w:r>
            <w:r>
              <w:rPr>
                <w:noProof/>
                <w:webHidden/>
              </w:rPr>
              <w:instrText xml:space="preserve"> PAGEREF _Toc67557148 \h </w:instrText>
            </w:r>
          </w:ins>
          <w:r>
            <w:rPr>
              <w:noProof/>
              <w:webHidden/>
            </w:rPr>
          </w:r>
          <w:r>
            <w:rPr>
              <w:noProof/>
              <w:webHidden/>
            </w:rPr>
            <w:fldChar w:fldCharType="separate"/>
          </w:r>
          <w:ins w:id="781" w:author="Владимир Лаут" w:date="2021-03-31T13:17:00Z">
            <w:r w:rsidR="00E858AE">
              <w:rPr>
                <w:noProof/>
                <w:webHidden/>
              </w:rPr>
              <w:t>106</w:t>
            </w:r>
          </w:ins>
          <w:ins w:id="782" w:author="Владимир Лаут" w:date="2021-03-25T08:57:00Z">
            <w:r>
              <w:rPr>
                <w:noProof/>
                <w:webHidden/>
              </w:rPr>
              <w:fldChar w:fldCharType="end"/>
            </w:r>
            <w:r w:rsidRPr="00693F2E">
              <w:rPr>
                <w:rStyle w:val="ab"/>
                <w:noProof/>
              </w:rPr>
              <w:fldChar w:fldCharType="end"/>
            </w:r>
          </w:ins>
        </w:p>
        <w:p w14:paraId="014E4600" w14:textId="2C262F79" w:rsidR="005D2268" w:rsidRDefault="005D2268">
          <w:pPr>
            <w:pStyle w:val="32"/>
            <w:rPr>
              <w:ins w:id="783" w:author="Владимир Лаут" w:date="2021-03-25T08:57:00Z"/>
              <w:rFonts w:eastAsiaTheme="minorEastAsia" w:cstheme="minorBidi"/>
              <w:noProof/>
              <w:lang w:eastAsia="ru-RU"/>
            </w:rPr>
          </w:pPr>
          <w:ins w:id="7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"_Toc67557149"</w:instrText>
            </w:r>
            <w:r w:rsidRPr="00693F2E">
              <w:rPr>
                <w:rStyle w:val="ab"/>
                <w:noProof/>
              </w:rPr>
              <w:instrText xml:space="preserve"> </w:instrText>
            </w:r>
            <w:r w:rsidRPr="00693F2E">
              <w:rPr>
                <w:rStyle w:val="ab"/>
                <w:noProof/>
              </w:rPr>
              <w:fldChar w:fldCharType="separate"/>
            </w:r>
            <w:r w:rsidRPr="00693F2E">
              <w:rPr>
                <w:rStyle w:val="ab"/>
                <w:noProof/>
              </w:rPr>
              <w:t>3.21.1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_Toc67557149 \h </w:instrText>
            </w:r>
          </w:ins>
          <w:r>
            <w:rPr>
              <w:noProof/>
              <w:webHidden/>
            </w:rPr>
          </w:r>
          <w:r>
            <w:rPr>
              <w:noProof/>
              <w:webHidden/>
            </w:rPr>
            <w:fldChar w:fldCharType="separate"/>
          </w:r>
          <w:ins w:id="785" w:author="Владимир Лаут" w:date="2021-03-31T13:17:00Z">
            <w:r w:rsidR="00E858AE">
              <w:rPr>
                <w:noProof/>
                <w:webHidden/>
              </w:rPr>
              <w:t>106</w:t>
            </w:r>
          </w:ins>
          <w:ins w:id="786" w:author="Владимир Лаут" w:date="2021-03-25T08:57:00Z">
            <w:r>
              <w:rPr>
                <w:noProof/>
                <w:webHidden/>
              </w:rPr>
              <w:fldChar w:fldCharType="end"/>
            </w:r>
            <w:r w:rsidRPr="00693F2E">
              <w:rPr>
                <w:rStyle w:val="ab"/>
                <w:noProof/>
              </w:rPr>
              <w:fldChar w:fldCharType="end"/>
            </w:r>
          </w:ins>
        </w:p>
        <w:p w14:paraId="32E0181C" w14:textId="4AFD026E" w:rsidR="005D2268" w:rsidRDefault="005D2268">
          <w:pPr>
            <w:pStyle w:val="32"/>
            <w:rPr>
              <w:ins w:id="787" w:author="Владимир Лаут" w:date="2021-03-25T08:57:00Z"/>
              <w:rFonts w:eastAsiaTheme="minorEastAsia" w:cstheme="minorBidi"/>
              <w:noProof/>
              <w:lang w:eastAsia="ru-RU"/>
            </w:rPr>
          </w:pPr>
          <w:ins w:id="7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"_Toc67557150"</w:instrText>
            </w:r>
            <w:r w:rsidRPr="00693F2E">
              <w:rPr>
                <w:rStyle w:val="ab"/>
                <w:noProof/>
              </w:rPr>
              <w:instrText xml:space="preserve"> </w:instrText>
            </w:r>
            <w:r w:rsidRPr="00693F2E">
              <w:rPr>
                <w:rStyle w:val="ab"/>
                <w:noProof/>
              </w:rPr>
              <w:fldChar w:fldCharType="separate"/>
            </w:r>
            <w:r w:rsidRPr="00693F2E">
              <w:rPr>
                <w:rStyle w:val="ab"/>
                <w:noProof/>
              </w:rPr>
              <w:t>3.21.2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_Toc67557150 \h </w:instrText>
            </w:r>
          </w:ins>
          <w:r>
            <w:rPr>
              <w:noProof/>
              <w:webHidden/>
            </w:rPr>
          </w:r>
          <w:r>
            <w:rPr>
              <w:noProof/>
              <w:webHidden/>
            </w:rPr>
            <w:fldChar w:fldCharType="separate"/>
          </w:r>
          <w:ins w:id="789" w:author="Владимир Лаут" w:date="2021-03-31T13:17:00Z">
            <w:r w:rsidR="00E858AE">
              <w:rPr>
                <w:noProof/>
                <w:webHidden/>
              </w:rPr>
              <w:t>106</w:t>
            </w:r>
          </w:ins>
          <w:ins w:id="790" w:author="Владимир Лаут" w:date="2021-03-25T08:57:00Z">
            <w:r>
              <w:rPr>
                <w:noProof/>
                <w:webHidden/>
              </w:rPr>
              <w:fldChar w:fldCharType="end"/>
            </w:r>
            <w:r w:rsidRPr="00693F2E">
              <w:rPr>
                <w:rStyle w:val="ab"/>
                <w:noProof/>
              </w:rPr>
              <w:fldChar w:fldCharType="end"/>
            </w:r>
          </w:ins>
        </w:p>
        <w:p w14:paraId="5A09C728" w14:textId="5090BD85" w:rsidR="005D2268" w:rsidRDefault="005D2268">
          <w:pPr>
            <w:pStyle w:val="32"/>
            <w:rPr>
              <w:ins w:id="791" w:author="Владимир Лаут" w:date="2021-03-25T08:57:00Z"/>
              <w:rFonts w:eastAsiaTheme="minorEastAsia" w:cstheme="minorBidi"/>
              <w:noProof/>
              <w:lang w:eastAsia="ru-RU"/>
            </w:rPr>
          </w:pPr>
          <w:ins w:id="7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"_Toc67557151"</w:instrText>
            </w:r>
            <w:r w:rsidRPr="00693F2E">
              <w:rPr>
                <w:rStyle w:val="ab"/>
                <w:noProof/>
              </w:rPr>
              <w:instrText xml:space="preserve"> </w:instrText>
            </w:r>
            <w:r w:rsidRPr="00693F2E">
              <w:rPr>
                <w:rStyle w:val="ab"/>
                <w:noProof/>
              </w:rPr>
              <w:fldChar w:fldCharType="separate"/>
            </w:r>
            <w:r w:rsidRPr="00693F2E">
              <w:rPr>
                <w:rStyle w:val="ab"/>
                <w:noProof/>
              </w:rPr>
              <w:t>3.21.3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_Toc67557151 \h </w:instrText>
            </w:r>
          </w:ins>
          <w:r>
            <w:rPr>
              <w:noProof/>
              <w:webHidden/>
            </w:rPr>
          </w:r>
          <w:r>
            <w:rPr>
              <w:noProof/>
              <w:webHidden/>
            </w:rPr>
            <w:fldChar w:fldCharType="separate"/>
          </w:r>
          <w:ins w:id="793" w:author="Владимир Лаут" w:date="2021-03-31T13:17:00Z">
            <w:r w:rsidR="00E858AE">
              <w:rPr>
                <w:noProof/>
                <w:webHidden/>
              </w:rPr>
              <w:t>106</w:t>
            </w:r>
          </w:ins>
          <w:ins w:id="794" w:author="Владимир Лаут" w:date="2021-03-25T08:57:00Z">
            <w:r>
              <w:rPr>
                <w:noProof/>
                <w:webHidden/>
              </w:rPr>
              <w:fldChar w:fldCharType="end"/>
            </w:r>
            <w:r w:rsidRPr="00693F2E">
              <w:rPr>
                <w:rStyle w:val="ab"/>
                <w:noProof/>
              </w:rPr>
              <w:fldChar w:fldCharType="end"/>
            </w:r>
          </w:ins>
        </w:p>
        <w:p w14:paraId="442A3ED5" w14:textId="3BD46892" w:rsidR="005D2268" w:rsidRDefault="005D2268">
          <w:pPr>
            <w:pStyle w:val="32"/>
            <w:rPr>
              <w:ins w:id="795" w:author="Владимир Лаут" w:date="2021-03-25T08:57:00Z"/>
              <w:rFonts w:eastAsiaTheme="minorEastAsia" w:cstheme="minorBidi"/>
              <w:noProof/>
              <w:lang w:eastAsia="ru-RU"/>
            </w:rPr>
          </w:pPr>
          <w:ins w:id="7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"_Toc67557152"</w:instrText>
            </w:r>
            <w:r w:rsidRPr="00693F2E">
              <w:rPr>
                <w:rStyle w:val="ab"/>
                <w:noProof/>
              </w:rPr>
              <w:instrText xml:space="preserve"> </w:instrText>
            </w:r>
            <w:r w:rsidRPr="00693F2E">
              <w:rPr>
                <w:rStyle w:val="ab"/>
                <w:noProof/>
              </w:rPr>
              <w:fldChar w:fldCharType="separate"/>
            </w:r>
            <w:r w:rsidRPr="00693F2E">
              <w:rPr>
                <w:rStyle w:val="ab"/>
                <w:noProof/>
              </w:rPr>
              <w:t>3.21.4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_Toc67557152 \h </w:instrText>
            </w:r>
          </w:ins>
          <w:r>
            <w:rPr>
              <w:noProof/>
              <w:webHidden/>
            </w:rPr>
          </w:r>
          <w:r>
            <w:rPr>
              <w:noProof/>
              <w:webHidden/>
            </w:rPr>
            <w:fldChar w:fldCharType="separate"/>
          </w:r>
          <w:ins w:id="797" w:author="Владимир Лаут" w:date="2021-03-31T13:17:00Z">
            <w:r w:rsidR="00E858AE">
              <w:rPr>
                <w:noProof/>
                <w:webHidden/>
              </w:rPr>
              <w:t>107</w:t>
            </w:r>
          </w:ins>
          <w:ins w:id="798" w:author="Владимир Лаут" w:date="2021-03-25T08:57:00Z">
            <w:r>
              <w:rPr>
                <w:noProof/>
                <w:webHidden/>
              </w:rPr>
              <w:fldChar w:fldCharType="end"/>
            </w:r>
            <w:r w:rsidRPr="00693F2E">
              <w:rPr>
                <w:rStyle w:val="ab"/>
                <w:noProof/>
              </w:rPr>
              <w:fldChar w:fldCharType="end"/>
            </w:r>
          </w:ins>
        </w:p>
        <w:p w14:paraId="23B945C0" w14:textId="422291C8" w:rsidR="005D2268" w:rsidRDefault="005D2268">
          <w:pPr>
            <w:pStyle w:val="32"/>
            <w:rPr>
              <w:ins w:id="799" w:author="Владимир Лаут" w:date="2021-03-25T08:57:00Z"/>
              <w:rFonts w:eastAsiaTheme="minorEastAsia" w:cstheme="minorBidi"/>
              <w:noProof/>
              <w:lang w:eastAsia="ru-RU"/>
            </w:rPr>
          </w:pPr>
          <w:ins w:id="8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"_Toc67557153"</w:instrText>
            </w:r>
            <w:r w:rsidRPr="00693F2E">
              <w:rPr>
                <w:rStyle w:val="ab"/>
                <w:noProof/>
              </w:rPr>
              <w:instrText xml:space="preserve"> </w:instrText>
            </w:r>
            <w:r w:rsidRPr="00693F2E">
              <w:rPr>
                <w:rStyle w:val="ab"/>
                <w:noProof/>
              </w:rPr>
              <w:fldChar w:fldCharType="separate"/>
            </w:r>
            <w:r w:rsidRPr="00693F2E">
              <w:rPr>
                <w:rStyle w:val="ab"/>
                <w:noProof/>
              </w:rPr>
              <w:t>3.21.5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_Toc67557153 \h </w:instrText>
            </w:r>
          </w:ins>
          <w:r>
            <w:rPr>
              <w:noProof/>
              <w:webHidden/>
            </w:rPr>
          </w:r>
          <w:r>
            <w:rPr>
              <w:noProof/>
              <w:webHidden/>
            </w:rPr>
            <w:fldChar w:fldCharType="separate"/>
          </w:r>
          <w:ins w:id="801" w:author="Владимир Лаут" w:date="2021-03-31T13:17:00Z">
            <w:r w:rsidR="00E858AE">
              <w:rPr>
                <w:noProof/>
                <w:webHidden/>
              </w:rPr>
              <w:t>108</w:t>
            </w:r>
          </w:ins>
          <w:ins w:id="802" w:author="Владимир Лаут" w:date="2021-03-25T08:57:00Z">
            <w:r>
              <w:rPr>
                <w:noProof/>
                <w:webHidden/>
              </w:rPr>
              <w:fldChar w:fldCharType="end"/>
            </w:r>
            <w:r w:rsidRPr="00693F2E">
              <w:rPr>
                <w:rStyle w:val="ab"/>
                <w:noProof/>
              </w:rPr>
              <w:fldChar w:fldCharType="end"/>
            </w:r>
          </w:ins>
        </w:p>
        <w:p w14:paraId="15B59E76" w14:textId="06779C03" w:rsidR="005D2268" w:rsidRDefault="005D2268">
          <w:pPr>
            <w:pStyle w:val="32"/>
            <w:rPr>
              <w:ins w:id="803" w:author="Владимир Лаут" w:date="2021-03-25T08:57:00Z"/>
              <w:rFonts w:eastAsiaTheme="minorEastAsia" w:cstheme="minorBidi"/>
              <w:noProof/>
              <w:lang w:eastAsia="ru-RU"/>
            </w:rPr>
          </w:pPr>
          <w:ins w:id="8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"_Toc67557154"</w:instrText>
            </w:r>
            <w:r w:rsidRPr="00693F2E">
              <w:rPr>
                <w:rStyle w:val="ab"/>
                <w:noProof/>
              </w:rPr>
              <w:instrText xml:space="preserve"> </w:instrText>
            </w:r>
            <w:r w:rsidRPr="00693F2E">
              <w:rPr>
                <w:rStyle w:val="ab"/>
                <w:noProof/>
              </w:rPr>
              <w:fldChar w:fldCharType="separate"/>
            </w:r>
            <w:r w:rsidRPr="00693F2E">
              <w:rPr>
                <w:rStyle w:val="ab"/>
                <w:noProof/>
              </w:rPr>
              <w:t>3.21.6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_Toc67557154 \h </w:instrText>
            </w:r>
          </w:ins>
          <w:r>
            <w:rPr>
              <w:noProof/>
              <w:webHidden/>
            </w:rPr>
          </w:r>
          <w:r>
            <w:rPr>
              <w:noProof/>
              <w:webHidden/>
            </w:rPr>
            <w:fldChar w:fldCharType="separate"/>
          </w:r>
          <w:ins w:id="805" w:author="Владимир Лаут" w:date="2021-03-31T13:17:00Z">
            <w:r w:rsidR="00E858AE">
              <w:rPr>
                <w:noProof/>
                <w:webHidden/>
              </w:rPr>
              <w:t>108</w:t>
            </w:r>
          </w:ins>
          <w:ins w:id="806" w:author="Владимир Лаут" w:date="2021-03-25T08:57:00Z">
            <w:r>
              <w:rPr>
                <w:noProof/>
                <w:webHidden/>
              </w:rPr>
              <w:fldChar w:fldCharType="end"/>
            </w:r>
            <w:r w:rsidRPr="00693F2E">
              <w:rPr>
                <w:rStyle w:val="ab"/>
                <w:noProof/>
              </w:rPr>
              <w:fldChar w:fldCharType="end"/>
            </w:r>
          </w:ins>
        </w:p>
        <w:p w14:paraId="738CC1D2" w14:textId="233BF6FB" w:rsidR="005D2268" w:rsidRDefault="005D2268">
          <w:pPr>
            <w:pStyle w:val="23"/>
            <w:rPr>
              <w:ins w:id="807" w:author="Владимир Лаут" w:date="2021-03-25T08:57:00Z"/>
              <w:rFonts w:eastAsiaTheme="minorEastAsia" w:cstheme="minorBidi"/>
              <w:b w:val="0"/>
              <w:noProof/>
              <w:lang w:eastAsia="ru-RU"/>
            </w:rPr>
          </w:pPr>
          <w:ins w:id="8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3.22</w:t>
            </w:r>
            <w:r>
              <w:rPr>
                <w:rFonts w:eastAsiaTheme="minorEastAsia" w:cstheme="minorBidi"/>
                <w:b w:val="0"/>
                <w:noProof/>
                <w:lang w:eastAsia="ru-RU"/>
              </w:rPr>
              <w:tab/>
            </w:r>
            <w:r w:rsidRPr="00693F2E">
              <w:rPr>
                <w:rStyle w:val="ab"/>
                <w:rFonts w:eastAsiaTheme="majorEastAsia" w:cstheme="majorBidi"/>
                <w:noProof/>
              </w:rPr>
              <w:t>Объект основных данных PM_44 Вид работ ТОРО.</w:t>
            </w:r>
            <w:r>
              <w:rPr>
                <w:noProof/>
                <w:webHidden/>
              </w:rPr>
              <w:tab/>
            </w:r>
            <w:r>
              <w:rPr>
                <w:noProof/>
                <w:webHidden/>
              </w:rPr>
              <w:fldChar w:fldCharType="begin"/>
            </w:r>
            <w:r>
              <w:rPr>
                <w:noProof/>
                <w:webHidden/>
              </w:rPr>
              <w:instrText xml:space="preserve"> PAGEREF _Toc67557155 \h </w:instrText>
            </w:r>
          </w:ins>
          <w:r>
            <w:rPr>
              <w:noProof/>
              <w:webHidden/>
            </w:rPr>
          </w:r>
          <w:r>
            <w:rPr>
              <w:noProof/>
              <w:webHidden/>
            </w:rPr>
            <w:fldChar w:fldCharType="separate"/>
          </w:r>
          <w:ins w:id="809" w:author="Владимир Лаут" w:date="2021-03-31T13:17:00Z">
            <w:r w:rsidR="00E858AE">
              <w:rPr>
                <w:noProof/>
                <w:webHidden/>
              </w:rPr>
              <w:t>108</w:t>
            </w:r>
          </w:ins>
          <w:ins w:id="810" w:author="Владимир Лаут" w:date="2021-03-25T08:57:00Z">
            <w:r>
              <w:rPr>
                <w:noProof/>
                <w:webHidden/>
              </w:rPr>
              <w:fldChar w:fldCharType="end"/>
            </w:r>
            <w:r w:rsidRPr="00693F2E">
              <w:rPr>
                <w:rStyle w:val="ab"/>
                <w:noProof/>
              </w:rPr>
              <w:fldChar w:fldCharType="end"/>
            </w:r>
          </w:ins>
        </w:p>
        <w:p w14:paraId="79F494E4" w14:textId="47EDBDC8" w:rsidR="005D2268" w:rsidRDefault="005D2268">
          <w:pPr>
            <w:pStyle w:val="32"/>
            <w:rPr>
              <w:ins w:id="811" w:author="Владимир Лаут" w:date="2021-03-25T08:57:00Z"/>
              <w:rFonts w:eastAsiaTheme="minorEastAsia" w:cstheme="minorBidi"/>
              <w:noProof/>
              <w:lang w:eastAsia="ru-RU"/>
            </w:rPr>
          </w:pPr>
          <w:ins w:id="8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"_Toc67557156"</w:instrText>
            </w:r>
            <w:r w:rsidRPr="00693F2E">
              <w:rPr>
                <w:rStyle w:val="ab"/>
                <w:noProof/>
              </w:rPr>
              <w:instrText xml:space="preserve"> </w:instrText>
            </w:r>
            <w:r w:rsidRPr="00693F2E">
              <w:rPr>
                <w:rStyle w:val="ab"/>
                <w:noProof/>
              </w:rPr>
              <w:fldChar w:fldCharType="separate"/>
            </w:r>
            <w:r w:rsidRPr="00693F2E">
              <w:rPr>
                <w:rStyle w:val="ab"/>
                <w:noProof/>
              </w:rPr>
              <w:t>3.22.1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_Toc67557156 \h </w:instrText>
            </w:r>
          </w:ins>
          <w:r>
            <w:rPr>
              <w:noProof/>
              <w:webHidden/>
            </w:rPr>
          </w:r>
          <w:r>
            <w:rPr>
              <w:noProof/>
              <w:webHidden/>
            </w:rPr>
            <w:fldChar w:fldCharType="separate"/>
          </w:r>
          <w:ins w:id="813" w:author="Владимир Лаут" w:date="2021-03-31T13:17:00Z">
            <w:r w:rsidR="00E858AE">
              <w:rPr>
                <w:noProof/>
                <w:webHidden/>
              </w:rPr>
              <w:t>108</w:t>
            </w:r>
          </w:ins>
          <w:ins w:id="814" w:author="Владимир Лаут" w:date="2021-03-25T08:57:00Z">
            <w:r>
              <w:rPr>
                <w:noProof/>
                <w:webHidden/>
              </w:rPr>
              <w:fldChar w:fldCharType="end"/>
            </w:r>
            <w:r w:rsidRPr="00693F2E">
              <w:rPr>
                <w:rStyle w:val="ab"/>
                <w:noProof/>
              </w:rPr>
              <w:fldChar w:fldCharType="end"/>
            </w:r>
          </w:ins>
        </w:p>
        <w:p w14:paraId="3700D58E" w14:textId="0A521359" w:rsidR="005D2268" w:rsidRDefault="005D2268">
          <w:pPr>
            <w:pStyle w:val="32"/>
            <w:rPr>
              <w:ins w:id="815" w:author="Владимир Лаут" w:date="2021-03-25T08:57:00Z"/>
              <w:rFonts w:eastAsiaTheme="minorEastAsia" w:cstheme="minorBidi"/>
              <w:noProof/>
              <w:lang w:eastAsia="ru-RU"/>
            </w:rPr>
          </w:pPr>
          <w:ins w:id="8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"_Toc67557157"</w:instrText>
            </w:r>
            <w:r w:rsidRPr="00693F2E">
              <w:rPr>
                <w:rStyle w:val="ab"/>
                <w:noProof/>
              </w:rPr>
              <w:instrText xml:space="preserve"> </w:instrText>
            </w:r>
            <w:r w:rsidRPr="00693F2E">
              <w:rPr>
                <w:rStyle w:val="ab"/>
                <w:noProof/>
              </w:rPr>
              <w:fldChar w:fldCharType="separate"/>
            </w:r>
            <w:r w:rsidRPr="00693F2E">
              <w:rPr>
                <w:rStyle w:val="ab"/>
                <w:noProof/>
              </w:rPr>
              <w:t>3.22.2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_Toc67557157 \h </w:instrText>
            </w:r>
          </w:ins>
          <w:r>
            <w:rPr>
              <w:noProof/>
              <w:webHidden/>
            </w:rPr>
          </w:r>
          <w:r>
            <w:rPr>
              <w:noProof/>
              <w:webHidden/>
            </w:rPr>
            <w:fldChar w:fldCharType="separate"/>
          </w:r>
          <w:ins w:id="817" w:author="Владимир Лаут" w:date="2021-03-31T13:17:00Z">
            <w:r w:rsidR="00E858AE">
              <w:rPr>
                <w:noProof/>
                <w:webHidden/>
              </w:rPr>
              <w:t>108</w:t>
            </w:r>
          </w:ins>
          <w:ins w:id="818" w:author="Владимир Лаут" w:date="2021-03-25T08:57:00Z">
            <w:r>
              <w:rPr>
                <w:noProof/>
                <w:webHidden/>
              </w:rPr>
              <w:fldChar w:fldCharType="end"/>
            </w:r>
            <w:r w:rsidRPr="00693F2E">
              <w:rPr>
                <w:rStyle w:val="ab"/>
                <w:noProof/>
              </w:rPr>
              <w:fldChar w:fldCharType="end"/>
            </w:r>
          </w:ins>
        </w:p>
        <w:p w14:paraId="360D83A0" w14:textId="6EFD8D1C" w:rsidR="005D2268" w:rsidRDefault="005D2268">
          <w:pPr>
            <w:pStyle w:val="32"/>
            <w:rPr>
              <w:ins w:id="819" w:author="Владимир Лаут" w:date="2021-03-25T08:57:00Z"/>
              <w:rFonts w:eastAsiaTheme="minorEastAsia" w:cstheme="minorBidi"/>
              <w:noProof/>
              <w:lang w:eastAsia="ru-RU"/>
            </w:rPr>
          </w:pPr>
          <w:ins w:id="8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"_Toc67557158"</w:instrText>
            </w:r>
            <w:r w:rsidRPr="00693F2E">
              <w:rPr>
                <w:rStyle w:val="ab"/>
                <w:noProof/>
              </w:rPr>
              <w:instrText xml:space="preserve"> </w:instrText>
            </w:r>
            <w:r w:rsidRPr="00693F2E">
              <w:rPr>
                <w:rStyle w:val="ab"/>
                <w:noProof/>
              </w:rPr>
              <w:fldChar w:fldCharType="separate"/>
            </w:r>
            <w:r w:rsidRPr="00693F2E">
              <w:rPr>
                <w:rStyle w:val="ab"/>
                <w:noProof/>
              </w:rPr>
              <w:t>3.22.3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_Toc67557158 \h </w:instrText>
            </w:r>
          </w:ins>
          <w:r>
            <w:rPr>
              <w:noProof/>
              <w:webHidden/>
            </w:rPr>
          </w:r>
          <w:r>
            <w:rPr>
              <w:noProof/>
              <w:webHidden/>
            </w:rPr>
            <w:fldChar w:fldCharType="separate"/>
          </w:r>
          <w:ins w:id="821" w:author="Владимир Лаут" w:date="2021-03-31T13:17:00Z">
            <w:r w:rsidR="00E858AE">
              <w:rPr>
                <w:noProof/>
                <w:webHidden/>
              </w:rPr>
              <w:t>108</w:t>
            </w:r>
          </w:ins>
          <w:ins w:id="822" w:author="Владимир Лаут" w:date="2021-03-25T08:57:00Z">
            <w:r>
              <w:rPr>
                <w:noProof/>
                <w:webHidden/>
              </w:rPr>
              <w:fldChar w:fldCharType="end"/>
            </w:r>
            <w:r w:rsidRPr="00693F2E">
              <w:rPr>
                <w:rStyle w:val="ab"/>
                <w:noProof/>
              </w:rPr>
              <w:fldChar w:fldCharType="end"/>
            </w:r>
          </w:ins>
        </w:p>
        <w:p w14:paraId="3F7F5F33" w14:textId="1AE97396" w:rsidR="005D2268" w:rsidRDefault="005D2268">
          <w:pPr>
            <w:pStyle w:val="32"/>
            <w:rPr>
              <w:ins w:id="823" w:author="Владимир Лаут" w:date="2021-03-25T08:57:00Z"/>
              <w:rFonts w:eastAsiaTheme="minorEastAsia" w:cstheme="minorBidi"/>
              <w:noProof/>
              <w:lang w:eastAsia="ru-RU"/>
            </w:rPr>
          </w:pPr>
          <w:ins w:id="824" w:author="Владимир Лаут" w:date="2021-03-25T08:57:00Z">
            <w:r w:rsidRPr="00693F2E">
              <w:rPr>
                <w:rStyle w:val="ab"/>
                <w:noProof/>
              </w:rPr>
              <w:lastRenderedPageBreak/>
              <w:fldChar w:fldCharType="begin"/>
            </w:r>
            <w:r w:rsidRPr="00693F2E">
              <w:rPr>
                <w:rStyle w:val="ab"/>
                <w:noProof/>
              </w:rPr>
              <w:instrText xml:space="preserve"> </w:instrText>
            </w:r>
            <w:r>
              <w:rPr>
                <w:noProof/>
              </w:rPr>
              <w:instrText>HYPERLINK \l "_Toc67557159"</w:instrText>
            </w:r>
            <w:r w:rsidRPr="00693F2E">
              <w:rPr>
                <w:rStyle w:val="ab"/>
                <w:noProof/>
              </w:rPr>
              <w:instrText xml:space="preserve"> </w:instrText>
            </w:r>
            <w:r w:rsidRPr="00693F2E">
              <w:rPr>
                <w:rStyle w:val="ab"/>
                <w:noProof/>
              </w:rPr>
              <w:fldChar w:fldCharType="separate"/>
            </w:r>
            <w:r w:rsidRPr="00693F2E">
              <w:rPr>
                <w:rStyle w:val="ab"/>
                <w:noProof/>
              </w:rPr>
              <w:t>3.22.4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_Toc67557159 \h </w:instrText>
            </w:r>
          </w:ins>
          <w:r>
            <w:rPr>
              <w:noProof/>
              <w:webHidden/>
            </w:rPr>
          </w:r>
          <w:r>
            <w:rPr>
              <w:noProof/>
              <w:webHidden/>
            </w:rPr>
            <w:fldChar w:fldCharType="separate"/>
          </w:r>
          <w:ins w:id="825" w:author="Владимир Лаут" w:date="2021-03-31T13:17:00Z">
            <w:r w:rsidR="00E858AE">
              <w:rPr>
                <w:noProof/>
                <w:webHidden/>
              </w:rPr>
              <w:t>109</w:t>
            </w:r>
          </w:ins>
          <w:ins w:id="826" w:author="Владимир Лаут" w:date="2021-03-25T08:57:00Z">
            <w:r>
              <w:rPr>
                <w:noProof/>
                <w:webHidden/>
              </w:rPr>
              <w:fldChar w:fldCharType="end"/>
            </w:r>
            <w:r w:rsidRPr="00693F2E">
              <w:rPr>
                <w:rStyle w:val="ab"/>
                <w:noProof/>
              </w:rPr>
              <w:fldChar w:fldCharType="end"/>
            </w:r>
          </w:ins>
        </w:p>
        <w:p w14:paraId="14740BB6" w14:textId="0DEFE8EB" w:rsidR="005D2268" w:rsidRDefault="005D2268">
          <w:pPr>
            <w:pStyle w:val="32"/>
            <w:rPr>
              <w:ins w:id="827" w:author="Владимир Лаут" w:date="2021-03-25T08:57:00Z"/>
              <w:rFonts w:eastAsiaTheme="minorEastAsia" w:cstheme="minorBidi"/>
              <w:noProof/>
              <w:lang w:eastAsia="ru-RU"/>
            </w:rPr>
          </w:pPr>
          <w:ins w:id="8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"_Toc67557160"</w:instrText>
            </w:r>
            <w:r w:rsidRPr="00693F2E">
              <w:rPr>
                <w:rStyle w:val="ab"/>
                <w:noProof/>
              </w:rPr>
              <w:instrText xml:space="preserve"> </w:instrText>
            </w:r>
            <w:r w:rsidRPr="00693F2E">
              <w:rPr>
                <w:rStyle w:val="ab"/>
                <w:noProof/>
              </w:rPr>
              <w:fldChar w:fldCharType="separate"/>
            </w:r>
            <w:r w:rsidRPr="00693F2E">
              <w:rPr>
                <w:rStyle w:val="ab"/>
                <w:noProof/>
              </w:rPr>
              <w:t>3.22.5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_Toc67557160 \h </w:instrText>
            </w:r>
          </w:ins>
          <w:r>
            <w:rPr>
              <w:noProof/>
              <w:webHidden/>
            </w:rPr>
          </w:r>
          <w:r>
            <w:rPr>
              <w:noProof/>
              <w:webHidden/>
            </w:rPr>
            <w:fldChar w:fldCharType="separate"/>
          </w:r>
          <w:ins w:id="829" w:author="Владимир Лаут" w:date="2021-03-31T13:17:00Z">
            <w:r w:rsidR="00E858AE">
              <w:rPr>
                <w:noProof/>
                <w:webHidden/>
              </w:rPr>
              <w:t>110</w:t>
            </w:r>
          </w:ins>
          <w:ins w:id="830" w:author="Владимир Лаут" w:date="2021-03-25T08:57:00Z">
            <w:r>
              <w:rPr>
                <w:noProof/>
                <w:webHidden/>
              </w:rPr>
              <w:fldChar w:fldCharType="end"/>
            </w:r>
            <w:r w:rsidRPr="00693F2E">
              <w:rPr>
                <w:rStyle w:val="ab"/>
                <w:noProof/>
              </w:rPr>
              <w:fldChar w:fldCharType="end"/>
            </w:r>
          </w:ins>
        </w:p>
        <w:p w14:paraId="42F1F2F9" w14:textId="063A0DAA" w:rsidR="005D2268" w:rsidRDefault="005D2268">
          <w:pPr>
            <w:pStyle w:val="32"/>
            <w:rPr>
              <w:ins w:id="831" w:author="Владимир Лаут" w:date="2021-03-25T08:57:00Z"/>
              <w:rFonts w:eastAsiaTheme="minorEastAsia" w:cstheme="minorBidi"/>
              <w:noProof/>
              <w:lang w:eastAsia="ru-RU"/>
            </w:rPr>
          </w:pPr>
          <w:ins w:id="8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"_Toc67557161"</w:instrText>
            </w:r>
            <w:r w:rsidRPr="00693F2E">
              <w:rPr>
                <w:rStyle w:val="ab"/>
                <w:noProof/>
              </w:rPr>
              <w:instrText xml:space="preserve"> </w:instrText>
            </w:r>
            <w:r w:rsidRPr="00693F2E">
              <w:rPr>
                <w:rStyle w:val="ab"/>
                <w:noProof/>
              </w:rPr>
              <w:fldChar w:fldCharType="separate"/>
            </w:r>
            <w:r w:rsidRPr="00693F2E">
              <w:rPr>
                <w:rStyle w:val="ab"/>
                <w:noProof/>
              </w:rPr>
              <w:t>3.22.6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_Toc67557161 \h </w:instrText>
            </w:r>
          </w:ins>
          <w:r>
            <w:rPr>
              <w:noProof/>
              <w:webHidden/>
            </w:rPr>
          </w:r>
          <w:r>
            <w:rPr>
              <w:noProof/>
              <w:webHidden/>
            </w:rPr>
            <w:fldChar w:fldCharType="separate"/>
          </w:r>
          <w:ins w:id="833" w:author="Владимир Лаут" w:date="2021-03-31T13:17:00Z">
            <w:r w:rsidR="00E858AE">
              <w:rPr>
                <w:noProof/>
                <w:webHidden/>
              </w:rPr>
              <w:t>110</w:t>
            </w:r>
          </w:ins>
          <w:ins w:id="834" w:author="Владимир Лаут" w:date="2021-03-25T08:57:00Z">
            <w:r>
              <w:rPr>
                <w:noProof/>
                <w:webHidden/>
              </w:rPr>
              <w:fldChar w:fldCharType="end"/>
            </w:r>
            <w:r w:rsidRPr="00693F2E">
              <w:rPr>
                <w:rStyle w:val="ab"/>
                <w:noProof/>
              </w:rPr>
              <w:fldChar w:fldCharType="end"/>
            </w:r>
          </w:ins>
        </w:p>
        <w:p w14:paraId="57031A97" w14:textId="23625E0C" w:rsidR="005D2268" w:rsidRDefault="005D2268">
          <w:pPr>
            <w:pStyle w:val="23"/>
            <w:rPr>
              <w:ins w:id="835" w:author="Владимир Лаут" w:date="2021-03-25T08:57:00Z"/>
              <w:rFonts w:eastAsiaTheme="minorEastAsia" w:cstheme="minorBidi"/>
              <w:b w:val="0"/>
              <w:noProof/>
              <w:lang w:eastAsia="ru-RU"/>
            </w:rPr>
          </w:pPr>
          <w:ins w:id="8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"_Toc67557162"</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3.23</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_47 Причина отклонения.</w:t>
            </w:r>
            <w:r>
              <w:rPr>
                <w:noProof/>
                <w:webHidden/>
              </w:rPr>
              <w:tab/>
            </w:r>
            <w:r>
              <w:rPr>
                <w:noProof/>
                <w:webHidden/>
              </w:rPr>
              <w:fldChar w:fldCharType="begin"/>
            </w:r>
            <w:r>
              <w:rPr>
                <w:noProof/>
                <w:webHidden/>
              </w:rPr>
              <w:instrText xml:space="preserve"> PAGEREF _Toc67557162 \h </w:instrText>
            </w:r>
          </w:ins>
          <w:r>
            <w:rPr>
              <w:noProof/>
              <w:webHidden/>
            </w:rPr>
          </w:r>
          <w:r>
            <w:rPr>
              <w:noProof/>
              <w:webHidden/>
            </w:rPr>
            <w:fldChar w:fldCharType="separate"/>
          </w:r>
          <w:ins w:id="837" w:author="Владимир Лаут" w:date="2021-03-31T13:17:00Z">
            <w:r w:rsidR="00E858AE">
              <w:rPr>
                <w:noProof/>
                <w:webHidden/>
              </w:rPr>
              <w:t>110</w:t>
            </w:r>
          </w:ins>
          <w:ins w:id="838" w:author="Владимир Лаут" w:date="2021-03-25T08:57:00Z">
            <w:r>
              <w:rPr>
                <w:noProof/>
                <w:webHidden/>
              </w:rPr>
              <w:fldChar w:fldCharType="end"/>
            </w:r>
            <w:r w:rsidRPr="00693F2E">
              <w:rPr>
                <w:rStyle w:val="ab"/>
                <w:noProof/>
              </w:rPr>
              <w:fldChar w:fldCharType="end"/>
            </w:r>
          </w:ins>
        </w:p>
        <w:p w14:paraId="2D1FEE6B" w14:textId="1C33DA9C" w:rsidR="005D2268" w:rsidRDefault="005D2268">
          <w:pPr>
            <w:pStyle w:val="32"/>
            <w:rPr>
              <w:ins w:id="839" w:author="Владимир Лаут" w:date="2021-03-25T08:57:00Z"/>
              <w:rFonts w:eastAsiaTheme="minorEastAsia" w:cstheme="minorBidi"/>
              <w:noProof/>
              <w:lang w:eastAsia="ru-RU"/>
            </w:rPr>
          </w:pPr>
          <w:ins w:id="8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"_Toc67557163"</w:instrText>
            </w:r>
            <w:r w:rsidRPr="00693F2E">
              <w:rPr>
                <w:rStyle w:val="ab"/>
                <w:noProof/>
              </w:rPr>
              <w:instrText xml:space="preserve"> </w:instrText>
            </w:r>
            <w:r w:rsidRPr="00693F2E">
              <w:rPr>
                <w:rStyle w:val="ab"/>
                <w:noProof/>
              </w:rPr>
              <w:fldChar w:fldCharType="separate"/>
            </w:r>
            <w:r w:rsidRPr="00693F2E">
              <w:rPr>
                <w:rStyle w:val="ab"/>
                <w:noProof/>
              </w:rPr>
              <w:t>3.23.1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_Toc67557163 \h </w:instrText>
            </w:r>
          </w:ins>
          <w:r>
            <w:rPr>
              <w:noProof/>
              <w:webHidden/>
            </w:rPr>
          </w:r>
          <w:r>
            <w:rPr>
              <w:noProof/>
              <w:webHidden/>
            </w:rPr>
            <w:fldChar w:fldCharType="separate"/>
          </w:r>
          <w:ins w:id="841" w:author="Владимир Лаут" w:date="2021-03-31T13:17:00Z">
            <w:r w:rsidR="00E858AE">
              <w:rPr>
                <w:noProof/>
                <w:webHidden/>
              </w:rPr>
              <w:t>110</w:t>
            </w:r>
          </w:ins>
          <w:ins w:id="842" w:author="Владимир Лаут" w:date="2021-03-25T08:57:00Z">
            <w:r>
              <w:rPr>
                <w:noProof/>
                <w:webHidden/>
              </w:rPr>
              <w:fldChar w:fldCharType="end"/>
            </w:r>
            <w:r w:rsidRPr="00693F2E">
              <w:rPr>
                <w:rStyle w:val="ab"/>
                <w:noProof/>
              </w:rPr>
              <w:fldChar w:fldCharType="end"/>
            </w:r>
          </w:ins>
        </w:p>
        <w:p w14:paraId="3D0A575D" w14:textId="3D2E4F32" w:rsidR="005D2268" w:rsidRDefault="005D2268">
          <w:pPr>
            <w:pStyle w:val="32"/>
            <w:rPr>
              <w:ins w:id="843" w:author="Владимир Лаут" w:date="2021-03-25T08:57:00Z"/>
              <w:rFonts w:eastAsiaTheme="minorEastAsia" w:cstheme="minorBidi"/>
              <w:noProof/>
              <w:lang w:eastAsia="ru-RU"/>
            </w:rPr>
          </w:pPr>
          <w:ins w:id="8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"_Toc67557164"</w:instrText>
            </w:r>
            <w:r w:rsidRPr="00693F2E">
              <w:rPr>
                <w:rStyle w:val="ab"/>
                <w:noProof/>
              </w:rPr>
              <w:instrText xml:space="preserve"> </w:instrText>
            </w:r>
            <w:r w:rsidRPr="00693F2E">
              <w:rPr>
                <w:rStyle w:val="ab"/>
                <w:noProof/>
              </w:rPr>
              <w:fldChar w:fldCharType="separate"/>
            </w:r>
            <w:r w:rsidRPr="00693F2E">
              <w:rPr>
                <w:rStyle w:val="ab"/>
                <w:noProof/>
              </w:rPr>
              <w:t>3.23.2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_Toc67557164 \h </w:instrText>
            </w:r>
          </w:ins>
          <w:r>
            <w:rPr>
              <w:noProof/>
              <w:webHidden/>
            </w:rPr>
          </w:r>
          <w:r>
            <w:rPr>
              <w:noProof/>
              <w:webHidden/>
            </w:rPr>
            <w:fldChar w:fldCharType="separate"/>
          </w:r>
          <w:ins w:id="845" w:author="Владимир Лаут" w:date="2021-03-31T13:17:00Z">
            <w:r w:rsidR="00E858AE">
              <w:rPr>
                <w:noProof/>
                <w:webHidden/>
              </w:rPr>
              <w:t>110</w:t>
            </w:r>
          </w:ins>
          <w:ins w:id="846" w:author="Владимир Лаут" w:date="2021-03-25T08:57:00Z">
            <w:r>
              <w:rPr>
                <w:noProof/>
                <w:webHidden/>
              </w:rPr>
              <w:fldChar w:fldCharType="end"/>
            </w:r>
            <w:r w:rsidRPr="00693F2E">
              <w:rPr>
                <w:rStyle w:val="ab"/>
                <w:noProof/>
              </w:rPr>
              <w:fldChar w:fldCharType="end"/>
            </w:r>
          </w:ins>
        </w:p>
        <w:p w14:paraId="50C6521E" w14:textId="078ED2F4" w:rsidR="005D2268" w:rsidRDefault="005D2268">
          <w:pPr>
            <w:pStyle w:val="32"/>
            <w:rPr>
              <w:ins w:id="847" w:author="Владимир Лаут" w:date="2021-03-25T08:57:00Z"/>
              <w:rFonts w:eastAsiaTheme="minorEastAsia" w:cstheme="minorBidi"/>
              <w:noProof/>
              <w:lang w:eastAsia="ru-RU"/>
            </w:rPr>
          </w:pPr>
          <w:ins w:id="8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"_Toc67557165"</w:instrText>
            </w:r>
            <w:r w:rsidRPr="00693F2E">
              <w:rPr>
                <w:rStyle w:val="ab"/>
                <w:noProof/>
              </w:rPr>
              <w:instrText xml:space="preserve"> </w:instrText>
            </w:r>
            <w:r w:rsidRPr="00693F2E">
              <w:rPr>
                <w:rStyle w:val="ab"/>
                <w:noProof/>
              </w:rPr>
              <w:fldChar w:fldCharType="separate"/>
            </w:r>
            <w:r w:rsidRPr="00693F2E">
              <w:rPr>
                <w:rStyle w:val="ab"/>
                <w:noProof/>
              </w:rPr>
              <w:t>3.23.3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_Toc67557165 \h </w:instrText>
            </w:r>
          </w:ins>
          <w:r>
            <w:rPr>
              <w:noProof/>
              <w:webHidden/>
            </w:rPr>
          </w:r>
          <w:r>
            <w:rPr>
              <w:noProof/>
              <w:webHidden/>
            </w:rPr>
            <w:fldChar w:fldCharType="separate"/>
          </w:r>
          <w:ins w:id="849" w:author="Владимир Лаут" w:date="2021-03-31T13:17:00Z">
            <w:r w:rsidR="00E858AE">
              <w:rPr>
                <w:noProof/>
                <w:webHidden/>
              </w:rPr>
              <w:t>110</w:t>
            </w:r>
          </w:ins>
          <w:ins w:id="850" w:author="Владимир Лаут" w:date="2021-03-25T08:57:00Z">
            <w:r>
              <w:rPr>
                <w:noProof/>
                <w:webHidden/>
              </w:rPr>
              <w:fldChar w:fldCharType="end"/>
            </w:r>
            <w:r w:rsidRPr="00693F2E">
              <w:rPr>
                <w:rStyle w:val="ab"/>
                <w:noProof/>
              </w:rPr>
              <w:fldChar w:fldCharType="end"/>
            </w:r>
          </w:ins>
        </w:p>
        <w:p w14:paraId="63491FBD" w14:textId="592035DB" w:rsidR="005D2268" w:rsidRDefault="005D2268">
          <w:pPr>
            <w:pStyle w:val="32"/>
            <w:rPr>
              <w:ins w:id="851" w:author="Владимир Лаут" w:date="2021-03-25T08:57:00Z"/>
              <w:rFonts w:eastAsiaTheme="minorEastAsia" w:cstheme="minorBidi"/>
              <w:noProof/>
              <w:lang w:eastAsia="ru-RU"/>
            </w:rPr>
          </w:pPr>
          <w:ins w:id="8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"_Toc67557166"</w:instrText>
            </w:r>
            <w:r w:rsidRPr="00693F2E">
              <w:rPr>
                <w:rStyle w:val="ab"/>
                <w:noProof/>
              </w:rPr>
              <w:instrText xml:space="preserve"> </w:instrText>
            </w:r>
            <w:r w:rsidRPr="00693F2E">
              <w:rPr>
                <w:rStyle w:val="ab"/>
                <w:noProof/>
              </w:rPr>
              <w:fldChar w:fldCharType="separate"/>
            </w:r>
            <w:r w:rsidRPr="00693F2E">
              <w:rPr>
                <w:rStyle w:val="ab"/>
                <w:noProof/>
              </w:rPr>
              <w:t>3.23.4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_Toc67557166 \h </w:instrText>
            </w:r>
          </w:ins>
          <w:r>
            <w:rPr>
              <w:noProof/>
              <w:webHidden/>
            </w:rPr>
          </w:r>
          <w:r>
            <w:rPr>
              <w:noProof/>
              <w:webHidden/>
            </w:rPr>
            <w:fldChar w:fldCharType="separate"/>
          </w:r>
          <w:ins w:id="853" w:author="Владимир Лаут" w:date="2021-03-31T13:17:00Z">
            <w:r w:rsidR="00E858AE">
              <w:rPr>
                <w:noProof/>
                <w:webHidden/>
              </w:rPr>
              <w:t>111</w:t>
            </w:r>
          </w:ins>
          <w:ins w:id="854" w:author="Владимир Лаут" w:date="2021-03-25T08:57:00Z">
            <w:r>
              <w:rPr>
                <w:noProof/>
                <w:webHidden/>
              </w:rPr>
              <w:fldChar w:fldCharType="end"/>
            </w:r>
            <w:r w:rsidRPr="00693F2E">
              <w:rPr>
                <w:rStyle w:val="ab"/>
                <w:noProof/>
              </w:rPr>
              <w:fldChar w:fldCharType="end"/>
            </w:r>
          </w:ins>
        </w:p>
        <w:p w14:paraId="07538382" w14:textId="15A9551E" w:rsidR="005D2268" w:rsidRDefault="005D2268">
          <w:pPr>
            <w:pStyle w:val="32"/>
            <w:rPr>
              <w:ins w:id="855" w:author="Владимир Лаут" w:date="2021-03-25T08:57:00Z"/>
              <w:rFonts w:eastAsiaTheme="minorEastAsia" w:cstheme="minorBidi"/>
              <w:noProof/>
              <w:lang w:eastAsia="ru-RU"/>
            </w:rPr>
          </w:pPr>
          <w:ins w:id="8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"_Toc67557167"</w:instrText>
            </w:r>
            <w:r w:rsidRPr="00693F2E">
              <w:rPr>
                <w:rStyle w:val="ab"/>
                <w:noProof/>
              </w:rPr>
              <w:instrText xml:space="preserve"> </w:instrText>
            </w:r>
            <w:r w:rsidRPr="00693F2E">
              <w:rPr>
                <w:rStyle w:val="ab"/>
                <w:noProof/>
              </w:rPr>
              <w:fldChar w:fldCharType="separate"/>
            </w:r>
            <w:r w:rsidRPr="00693F2E">
              <w:rPr>
                <w:rStyle w:val="ab"/>
                <w:noProof/>
              </w:rPr>
              <w:t>3.23.5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_Toc67557167 \h </w:instrText>
            </w:r>
          </w:ins>
          <w:r>
            <w:rPr>
              <w:noProof/>
              <w:webHidden/>
            </w:rPr>
          </w:r>
          <w:r>
            <w:rPr>
              <w:noProof/>
              <w:webHidden/>
            </w:rPr>
            <w:fldChar w:fldCharType="separate"/>
          </w:r>
          <w:ins w:id="857" w:author="Владимир Лаут" w:date="2021-03-31T13:17:00Z">
            <w:r w:rsidR="00E858AE">
              <w:rPr>
                <w:noProof/>
                <w:webHidden/>
              </w:rPr>
              <w:t>112</w:t>
            </w:r>
          </w:ins>
          <w:ins w:id="858" w:author="Владимир Лаут" w:date="2021-03-25T08:57:00Z">
            <w:r>
              <w:rPr>
                <w:noProof/>
                <w:webHidden/>
              </w:rPr>
              <w:fldChar w:fldCharType="end"/>
            </w:r>
            <w:r w:rsidRPr="00693F2E">
              <w:rPr>
                <w:rStyle w:val="ab"/>
                <w:noProof/>
              </w:rPr>
              <w:fldChar w:fldCharType="end"/>
            </w:r>
          </w:ins>
        </w:p>
        <w:p w14:paraId="29E8D0A5" w14:textId="463A84EB" w:rsidR="005D2268" w:rsidRDefault="005D2268">
          <w:pPr>
            <w:pStyle w:val="32"/>
            <w:rPr>
              <w:ins w:id="859" w:author="Владимир Лаут" w:date="2021-03-25T08:57:00Z"/>
              <w:rFonts w:eastAsiaTheme="minorEastAsia" w:cstheme="minorBidi"/>
              <w:noProof/>
              <w:lang w:eastAsia="ru-RU"/>
            </w:rPr>
          </w:pPr>
          <w:ins w:id="8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"_Toc67557168"</w:instrText>
            </w:r>
            <w:r w:rsidRPr="00693F2E">
              <w:rPr>
                <w:rStyle w:val="ab"/>
                <w:noProof/>
              </w:rPr>
              <w:instrText xml:space="preserve"> </w:instrText>
            </w:r>
            <w:r w:rsidRPr="00693F2E">
              <w:rPr>
                <w:rStyle w:val="ab"/>
                <w:noProof/>
              </w:rPr>
              <w:fldChar w:fldCharType="separate"/>
            </w:r>
            <w:r w:rsidRPr="00693F2E">
              <w:rPr>
                <w:rStyle w:val="ab"/>
                <w:noProof/>
              </w:rPr>
              <w:t>3.23.6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_Toc67557168 \h </w:instrText>
            </w:r>
          </w:ins>
          <w:r>
            <w:rPr>
              <w:noProof/>
              <w:webHidden/>
            </w:rPr>
          </w:r>
          <w:r>
            <w:rPr>
              <w:noProof/>
              <w:webHidden/>
            </w:rPr>
            <w:fldChar w:fldCharType="separate"/>
          </w:r>
          <w:ins w:id="861" w:author="Владимир Лаут" w:date="2021-03-31T13:17:00Z">
            <w:r w:rsidR="00E858AE">
              <w:rPr>
                <w:noProof/>
                <w:webHidden/>
              </w:rPr>
              <w:t>112</w:t>
            </w:r>
          </w:ins>
          <w:ins w:id="862" w:author="Владимир Лаут" w:date="2021-03-25T08:57:00Z">
            <w:r>
              <w:rPr>
                <w:noProof/>
                <w:webHidden/>
              </w:rPr>
              <w:fldChar w:fldCharType="end"/>
            </w:r>
            <w:r w:rsidRPr="00693F2E">
              <w:rPr>
                <w:rStyle w:val="ab"/>
                <w:noProof/>
              </w:rPr>
              <w:fldChar w:fldCharType="end"/>
            </w:r>
          </w:ins>
        </w:p>
        <w:p w14:paraId="6399092E" w14:textId="41D3DF65" w:rsidR="005D2268" w:rsidRDefault="005D2268">
          <w:pPr>
            <w:pStyle w:val="23"/>
            <w:rPr>
              <w:ins w:id="863" w:author="Владимир Лаут" w:date="2021-03-25T08:57:00Z"/>
              <w:rFonts w:eastAsiaTheme="minorEastAsia" w:cstheme="minorBidi"/>
              <w:b w:val="0"/>
              <w:noProof/>
              <w:lang w:eastAsia="ru-RU"/>
            </w:rPr>
          </w:pPr>
          <w:ins w:id="8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"_Toc67557169"</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3.24</w:t>
            </w:r>
            <w:r>
              <w:rPr>
                <w:rFonts w:eastAsiaTheme="minorEastAsia" w:cstheme="minorBidi"/>
                <w:b w:val="0"/>
                <w:noProof/>
                <w:lang w:eastAsia="ru-RU"/>
              </w:rPr>
              <w:tab/>
            </w:r>
            <w:r w:rsidRPr="00693F2E">
              <w:rPr>
                <w:rStyle w:val="ab"/>
                <w:rFonts w:eastAsiaTheme="majorEastAsia" w:cstheme="majorBidi"/>
                <w:noProof/>
              </w:rPr>
              <w:t>Объект основных данных PM_49 Степень квалификации.</w:t>
            </w:r>
            <w:r>
              <w:rPr>
                <w:noProof/>
                <w:webHidden/>
              </w:rPr>
              <w:tab/>
            </w:r>
            <w:r>
              <w:rPr>
                <w:noProof/>
                <w:webHidden/>
              </w:rPr>
              <w:fldChar w:fldCharType="begin"/>
            </w:r>
            <w:r>
              <w:rPr>
                <w:noProof/>
                <w:webHidden/>
              </w:rPr>
              <w:instrText xml:space="preserve"> PAGEREF _Toc67557169 \h </w:instrText>
            </w:r>
          </w:ins>
          <w:r>
            <w:rPr>
              <w:noProof/>
              <w:webHidden/>
            </w:rPr>
          </w:r>
          <w:r>
            <w:rPr>
              <w:noProof/>
              <w:webHidden/>
            </w:rPr>
            <w:fldChar w:fldCharType="separate"/>
          </w:r>
          <w:ins w:id="865" w:author="Владимир Лаут" w:date="2021-03-31T13:17:00Z">
            <w:r w:rsidR="00E858AE">
              <w:rPr>
                <w:noProof/>
                <w:webHidden/>
              </w:rPr>
              <w:t>112</w:t>
            </w:r>
          </w:ins>
          <w:ins w:id="866" w:author="Владимир Лаут" w:date="2021-03-25T08:57:00Z">
            <w:r>
              <w:rPr>
                <w:noProof/>
                <w:webHidden/>
              </w:rPr>
              <w:fldChar w:fldCharType="end"/>
            </w:r>
            <w:r w:rsidRPr="00693F2E">
              <w:rPr>
                <w:rStyle w:val="ab"/>
                <w:noProof/>
              </w:rPr>
              <w:fldChar w:fldCharType="end"/>
            </w:r>
          </w:ins>
        </w:p>
        <w:p w14:paraId="01020F3E" w14:textId="37817D1E" w:rsidR="005D2268" w:rsidRDefault="005D2268">
          <w:pPr>
            <w:pStyle w:val="32"/>
            <w:rPr>
              <w:ins w:id="867" w:author="Владимир Лаут" w:date="2021-03-25T08:57:00Z"/>
              <w:rFonts w:eastAsiaTheme="minorEastAsia" w:cstheme="minorBidi"/>
              <w:noProof/>
              <w:lang w:eastAsia="ru-RU"/>
            </w:rPr>
          </w:pPr>
          <w:ins w:id="8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"_Toc67557170"</w:instrText>
            </w:r>
            <w:r w:rsidRPr="00693F2E">
              <w:rPr>
                <w:rStyle w:val="ab"/>
                <w:noProof/>
              </w:rPr>
              <w:instrText xml:space="preserve"> </w:instrText>
            </w:r>
            <w:r w:rsidRPr="00693F2E">
              <w:rPr>
                <w:rStyle w:val="ab"/>
                <w:noProof/>
              </w:rPr>
              <w:fldChar w:fldCharType="separate"/>
            </w:r>
            <w:r w:rsidRPr="00693F2E">
              <w:rPr>
                <w:rStyle w:val="ab"/>
                <w:noProof/>
              </w:rPr>
              <w:t>3.24.1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_Toc67557170 \h </w:instrText>
            </w:r>
          </w:ins>
          <w:r>
            <w:rPr>
              <w:noProof/>
              <w:webHidden/>
            </w:rPr>
          </w:r>
          <w:r>
            <w:rPr>
              <w:noProof/>
              <w:webHidden/>
            </w:rPr>
            <w:fldChar w:fldCharType="separate"/>
          </w:r>
          <w:ins w:id="869" w:author="Владимир Лаут" w:date="2021-03-31T13:17:00Z">
            <w:r w:rsidR="00E858AE">
              <w:rPr>
                <w:noProof/>
                <w:webHidden/>
              </w:rPr>
              <w:t>112</w:t>
            </w:r>
          </w:ins>
          <w:ins w:id="870" w:author="Владимир Лаут" w:date="2021-03-25T08:57:00Z">
            <w:r>
              <w:rPr>
                <w:noProof/>
                <w:webHidden/>
              </w:rPr>
              <w:fldChar w:fldCharType="end"/>
            </w:r>
            <w:r w:rsidRPr="00693F2E">
              <w:rPr>
                <w:rStyle w:val="ab"/>
                <w:noProof/>
              </w:rPr>
              <w:fldChar w:fldCharType="end"/>
            </w:r>
          </w:ins>
        </w:p>
        <w:p w14:paraId="470F75B8" w14:textId="2D5E26A1" w:rsidR="005D2268" w:rsidRDefault="005D2268">
          <w:pPr>
            <w:pStyle w:val="32"/>
            <w:rPr>
              <w:ins w:id="871" w:author="Владимир Лаут" w:date="2021-03-25T08:57:00Z"/>
              <w:rFonts w:eastAsiaTheme="minorEastAsia" w:cstheme="minorBidi"/>
              <w:noProof/>
              <w:lang w:eastAsia="ru-RU"/>
            </w:rPr>
          </w:pPr>
          <w:ins w:id="8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"_Toc67557171"</w:instrText>
            </w:r>
            <w:r w:rsidRPr="00693F2E">
              <w:rPr>
                <w:rStyle w:val="ab"/>
                <w:noProof/>
              </w:rPr>
              <w:instrText xml:space="preserve"> </w:instrText>
            </w:r>
            <w:r w:rsidRPr="00693F2E">
              <w:rPr>
                <w:rStyle w:val="ab"/>
                <w:noProof/>
              </w:rPr>
              <w:fldChar w:fldCharType="separate"/>
            </w:r>
            <w:r w:rsidRPr="00693F2E">
              <w:rPr>
                <w:rStyle w:val="ab"/>
                <w:noProof/>
              </w:rPr>
              <w:t>3.24.2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_Toc67557171 \h </w:instrText>
            </w:r>
          </w:ins>
          <w:r>
            <w:rPr>
              <w:noProof/>
              <w:webHidden/>
            </w:rPr>
          </w:r>
          <w:r>
            <w:rPr>
              <w:noProof/>
              <w:webHidden/>
            </w:rPr>
            <w:fldChar w:fldCharType="separate"/>
          </w:r>
          <w:ins w:id="873" w:author="Владимир Лаут" w:date="2021-03-31T13:17:00Z">
            <w:r w:rsidR="00E858AE">
              <w:rPr>
                <w:noProof/>
                <w:webHidden/>
              </w:rPr>
              <w:t>112</w:t>
            </w:r>
          </w:ins>
          <w:ins w:id="874" w:author="Владимир Лаут" w:date="2021-03-25T08:57:00Z">
            <w:r>
              <w:rPr>
                <w:noProof/>
                <w:webHidden/>
              </w:rPr>
              <w:fldChar w:fldCharType="end"/>
            </w:r>
            <w:r w:rsidRPr="00693F2E">
              <w:rPr>
                <w:rStyle w:val="ab"/>
                <w:noProof/>
              </w:rPr>
              <w:fldChar w:fldCharType="end"/>
            </w:r>
          </w:ins>
        </w:p>
        <w:p w14:paraId="3723F687" w14:textId="0A9CB7FA" w:rsidR="005D2268" w:rsidRDefault="005D2268">
          <w:pPr>
            <w:pStyle w:val="32"/>
            <w:rPr>
              <w:ins w:id="875" w:author="Владимир Лаут" w:date="2021-03-25T08:57:00Z"/>
              <w:rFonts w:eastAsiaTheme="minorEastAsia" w:cstheme="minorBidi"/>
              <w:noProof/>
              <w:lang w:eastAsia="ru-RU"/>
            </w:rPr>
          </w:pPr>
          <w:ins w:id="8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"_Toc67557172"</w:instrText>
            </w:r>
            <w:r w:rsidRPr="00693F2E">
              <w:rPr>
                <w:rStyle w:val="ab"/>
                <w:noProof/>
              </w:rPr>
              <w:instrText xml:space="preserve"> </w:instrText>
            </w:r>
            <w:r w:rsidRPr="00693F2E">
              <w:rPr>
                <w:rStyle w:val="ab"/>
                <w:noProof/>
              </w:rPr>
              <w:fldChar w:fldCharType="separate"/>
            </w:r>
            <w:r w:rsidRPr="00693F2E">
              <w:rPr>
                <w:rStyle w:val="ab"/>
                <w:noProof/>
              </w:rPr>
              <w:t>3.24.3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_Toc67557172 \h </w:instrText>
            </w:r>
          </w:ins>
          <w:r>
            <w:rPr>
              <w:noProof/>
              <w:webHidden/>
            </w:rPr>
          </w:r>
          <w:r>
            <w:rPr>
              <w:noProof/>
              <w:webHidden/>
            </w:rPr>
            <w:fldChar w:fldCharType="separate"/>
          </w:r>
          <w:ins w:id="877" w:author="Владимир Лаут" w:date="2021-03-31T13:17:00Z">
            <w:r w:rsidR="00E858AE">
              <w:rPr>
                <w:noProof/>
                <w:webHidden/>
              </w:rPr>
              <w:t>113</w:t>
            </w:r>
          </w:ins>
          <w:ins w:id="878" w:author="Владимир Лаут" w:date="2021-03-25T08:57:00Z">
            <w:r>
              <w:rPr>
                <w:noProof/>
                <w:webHidden/>
              </w:rPr>
              <w:fldChar w:fldCharType="end"/>
            </w:r>
            <w:r w:rsidRPr="00693F2E">
              <w:rPr>
                <w:rStyle w:val="ab"/>
                <w:noProof/>
              </w:rPr>
              <w:fldChar w:fldCharType="end"/>
            </w:r>
          </w:ins>
        </w:p>
        <w:p w14:paraId="79B56072" w14:textId="2CFD682E" w:rsidR="005D2268" w:rsidRDefault="005D2268">
          <w:pPr>
            <w:pStyle w:val="32"/>
            <w:rPr>
              <w:ins w:id="879" w:author="Владимир Лаут" w:date="2021-03-25T08:57:00Z"/>
              <w:rFonts w:eastAsiaTheme="minorEastAsia" w:cstheme="minorBidi"/>
              <w:noProof/>
              <w:lang w:eastAsia="ru-RU"/>
            </w:rPr>
          </w:pPr>
          <w:ins w:id="8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"_Toc67557173"</w:instrText>
            </w:r>
            <w:r w:rsidRPr="00693F2E">
              <w:rPr>
                <w:rStyle w:val="ab"/>
                <w:noProof/>
              </w:rPr>
              <w:instrText xml:space="preserve"> </w:instrText>
            </w:r>
            <w:r w:rsidRPr="00693F2E">
              <w:rPr>
                <w:rStyle w:val="ab"/>
                <w:noProof/>
              </w:rPr>
              <w:fldChar w:fldCharType="separate"/>
            </w:r>
            <w:r w:rsidRPr="00693F2E">
              <w:rPr>
                <w:rStyle w:val="ab"/>
                <w:noProof/>
              </w:rPr>
              <w:t>3.24.4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_Toc67557173 \h </w:instrText>
            </w:r>
          </w:ins>
          <w:r>
            <w:rPr>
              <w:noProof/>
              <w:webHidden/>
            </w:rPr>
          </w:r>
          <w:r>
            <w:rPr>
              <w:noProof/>
              <w:webHidden/>
            </w:rPr>
            <w:fldChar w:fldCharType="separate"/>
          </w:r>
          <w:ins w:id="881" w:author="Владимир Лаут" w:date="2021-03-31T13:17:00Z">
            <w:r w:rsidR="00E858AE">
              <w:rPr>
                <w:noProof/>
                <w:webHidden/>
              </w:rPr>
              <w:t>114</w:t>
            </w:r>
          </w:ins>
          <w:ins w:id="882" w:author="Владимир Лаут" w:date="2021-03-25T08:57:00Z">
            <w:r>
              <w:rPr>
                <w:noProof/>
                <w:webHidden/>
              </w:rPr>
              <w:fldChar w:fldCharType="end"/>
            </w:r>
            <w:r w:rsidRPr="00693F2E">
              <w:rPr>
                <w:rStyle w:val="ab"/>
                <w:noProof/>
              </w:rPr>
              <w:fldChar w:fldCharType="end"/>
            </w:r>
          </w:ins>
        </w:p>
        <w:p w14:paraId="3E41F997" w14:textId="7EA1E6F4" w:rsidR="005D2268" w:rsidRDefault="005D2268">
          <w:pPr>
            <w:pStyle w:val="32"/>
            <w:rPr>
              <w:ins w:id="883" w:author="Владимир Лаут" w:date="2021-03-25T08:57:00Z"/>
              <w:rFonts w:eastAsiaTheme="minorEastAsia" w:cstheme="minorBidi"/>
              <w:noProof/>
              <w:lang w:eastAsia="ru-RU"/>
            </w:rPr>
          </w:pPr>
          <w:ins w:id="8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"_Toc67557174"</w:instrText>
            </w:r>
            <w:r w:rsidRPr="00693F2E">
              <w:rPr>
                <w:rStyle w:val="ab"/>
                <w:noProof/>
              </w:rPr>
              <w:instrText xml:space="preserve"> </w:instrText>
            </w:r>
            <w:r w:rsidRPr="00693F2E">
              <w:rPr>
                <w:rStyle w:val="ab"/>
                <w:noProof/>
              </w:rPr>
              <w:fldChar w:fldCharType="separate"/>
            </w:r>
            <w:r w:rsidRPr="00693F2E">
              <w:rPr>
                <w:rStyle w:val="ab"/>
                <w:noProof/>
              </w:rPr>
              <w:t>3.24.5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_Toc67557174 \h </w:instrText>
            </w:r>
          </w:ins>
          <w:r>
            <w:rPr>
              <w:noProof/>
              <w:webHidden/>
            </w:rPr>
          </w:r>
          <w:r>
            <w:rPr>
              <w:noProof/>
              <w:webHidden/>
            </w:rPr>
            <w:fldChar w:fldCharType="separate"/>
          </w:r>
          <w:ins w:id="885" w:author="Владимир Лаут" w:date="2021-03-31T13:17:00Z">
            <w:r w:rsidR="00E858AE">
              <w:rPr>
                <w:noProof/>
                <w:webHidden/>
              </w:rPr>
              <w:t>115</w:t>
            </w:r>
          </w:ins>
          <w:ins w:id="886" w:author="Владимир Лаут" w:date="2021-03-25T08:57:00Z">
            <w:r>
              <w:rPr>
                <w:noProof/>
                <w:webHidden/>
              </w:rPr>
              <w:fldChar w:fldCharType="end"/>
            </w:r>
            <w:r w:rsidRPr="00693F2E">
              <w:rPr>
                <w:rStyle w:val="ab"/>
                <w:noProof/>
              </w:rPr>
              <w:fldChar w:fldCharType="end"/>
            </w:r>
          </w:ins>
        </w:p>
        <w:p w14:paraId="0410D938" w14:textId="23F3609A" w:rsidR="005D2268" w:rsidRDefault="005D2268">
          <w:pPr>
            <w:pStyle w:val="32"/>
            <w:rPr>
              <w:ins w:id="887" w:author="Владимир Лаут" w:date="2021-03-25T08:57:00Z"/>
              <w:rFonts w:eastAsiaTheme="minorEastAsia" w:cstheme="minorBidi"/>
              <w:noProof/>
              <w:lang w:eastAsia="ru-RU"/>
            </w:rPr>
          </w:pPr>
          <w:ins w:id="8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"_Toc67557175"</w:instrText>
            </w:r>
            <w:r w:rsidRPr="00693F2E">
              <w:rPr>
                <w:rStyle w:val="ab"/>
                <w:noProof/>
              </w:rPr>
              <w:instrText xml:space="preserve"> </w:instrText>
            </w:r>
            <w:r w:rsidRPr="00693F2E">
              <w:rPr>
                <w:rStyle w:val="ab"/>
                <w:noProof/>
              </w:rPr>
              <w:fldChar w:fldCharType="separate"/>
            </w:r>
            <w:r w:rsidRPr="00693F2E">
              <w:rPr>
                <w:rStyle w:val="ab"/>
                <w:noProof/>
              </w:rPr>
              <w:t>3.24.6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_Toc67557175 \h </w:instrText>
            </w:r>
          </w:ins>
          <w:r>
            <w:rPr>
              <w:noProof/>
              <w:webHidden/>
            </w:rPr>
          </w:r>
          <w:r>
            <w:rPr>
              <w:noProof/>
              <w:webHidden/>
            </w:rPr>
            <w:fldChar w:fldCharType="separate"/>
          </w:r>
          <w:ins w:id="889" w:author="Владимир Лаут" w:date="2021-03-31T13:17:00Z">
            <w:r w:rsidR="00E858AE">
              <w:rPr>
                <w:noProof/>
                <w:webHidden/>
              </w:rPr>
              <w:t>115</w:t>
            </w:r>
          </w:ins>
          <w:ins w:id="890" w:author="Владимир Лаут" w:date="2021-03-25T08:57:00Z">
            <w:r>
              <w:rPr>
                <w:noProof/>
                <w:webHidden/>
              </w:rPr>
              <w:fldChar w:fldCharType="end"/>
            </w:r>
            <w:r w:rsidRPr="00693F2E">
              <w:rPr>
                <w:rStyle w:val="ab"/>
                <w:noProof/>
              </w:rPr>
              <w:fldChar w:fldCharType="end"/>
            </w:r>
          </w:ins>
        </w:p>
        <w:p w14:paraId="1569F823" w14:textId="0AA4AC56" w:rsidR="005D2268" w:rsidRDefault="005D2268">
          <w:pPr>
            <w:pStyle w:val="23"/>
            <w:rPr>
              <w:ins w:id="891" w:author="Владимир Лаут" w:date="2021-03-25T08:57:00Z"/>
              <w:rFonts w:eastAsiaTheme="minorEastAsia" w:cstheme="minorBidi"/>
              <w:b w:val="0"/>
              <w:noProof/>
              <w:lang w:eastAsia="ru-RU"/>
            </w:rPr>
          </w:pPr>
          <w:ins w:id="8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"_Toc67557176"</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3.25</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_50 Стратегия Предупредительного ТОРО.</w:t>
            </w:r>
            <w:r>
              <w:rPr>
                <w:noProof/>
                <w:webHidden/>
              </w:rPr>
              <w:tab/>
            </w:r>
            <w:r>
              <w:rPr>
                <w:noProof/>
                <w:webHidden/>
              </w:rPr>
              <w:fldChar w:fldCharType="begin"/>
            </w:r>
            <w:r>
              <w:rPr>
                <w:noProof/>
                <w:webHidden/>
              </w:rPr>
              <w:instrText xml:space="preserve"> PAGEREF _Toc67557176 \h </w:instrText>
            </w:r>
          </w:ins>
          <w:r>
            <w:rPr>
              <w:noProof/>
              <w:webHidden/>
            </w:rPr>
          </w:r>
          <w:r>
            <w:rPr>
              <w:noProof/>
              <w:webHidden/>
            </w:rPr>
            <w:fldChar w:fldCharType="separate"/>
          </w:r>
          <w:ins w:id="893" w:author="Владимир Лаут" w:date="2021-03-31T13:17:00Z">
            <w:r w:rsidR="00E858AE">
              <w:rPr>
                <w:noProof/>
                <w:webHidden/>
              </w:rPr>
              <w:t>115</w:t>
            </w:r>
          </w:ins>
          <w:ins w:id="894" w:author="Владимир Лаут" w:date="2021-03-25T08:57:00Z">
            <w:r>
              <w:rPr>
                <w:noProof/>
                <w:webHidden/>
              </w:rPr>
              <w:fldChar w:fldCharType="end"/>
            </w:r>
            <w:r w:rsidRPr="00693F2E">
              <w:rPr>
                <w:rStyle w:val="ab"/>
                <w:noProof/>
              </w:rPr>
              <w:fldChar w:fldCharType="end"/>
            </w:r>
          </w:ins>
        </w:p>
        <w:p w14:paraId="1D61126F" w14:textId="7667E096" w:rsidR="005D2268" w:rsidRDefault="005D2268">
          <w:pPr>
            <w:pStyle w:val="32"/>
            <w:rPr>
              <w:ins w:id="895" w:author="Владимир Лаут" w:date="2021-03-25T08:57:00Z"/>
              <w:rFonts w:eastAsiaTheme="minorEastAsia" w:cstheme="minorBidi"/>
              <w:noProof/>
              <w:lang w:eastAsia="ru-RU"/>
            </w:rPr>
          </w:pPr>
          <w:ins w:id="8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"_Toc67557177"</w:instrText>
            </w:r>
            <w:r w:rsidRPr="00693F2E">
              <w:rPr>
                <w:rStyle w:val="ab"/>
                <w:noProof/>
              </w:rPr>
              <w:instrText xml:space="preserve"> </w:instrText>
            </w:r>
            <w:r w:rsidRPr="00693F2E">
              <w:rPr>
                <w:rStyle w:val="ab"/>
                <w:noProof/>
              </w:rPr>
              <w:fldChar w:fldCharType="separate"/>
            </w:r>
            <w:r w:rsidRPr="00693F2E">
              <w:rPr>
                <w:rStyle w:val="ab"/>
                <w:noProof/>
              </w:rPr>
              <w:t>3.25.1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_Toc67557177 \h </w:instrText>
            </w:r>
          </w:ins>
          <w:r>
            <w:rPr>
              <w:noProof/>
              <w:webHidden/>
            </w:rPr>
          </w:r>
          <w:r>
            <w:rPr>
              <w:noProof/>
              <w:webHidden/>
            </w:rPr>
            <w:fldChar w:fldCharType="separate"/>
          </w:r>
          <w:ins w:id="897" w:author="Владимир Лаут" w:date="2021-03-31T13:17:00Z">
            <w:r w:rsidR="00E858AE">
              <w:rPr>
                <w:noProof/>
                <w:webHidden/>
              </w:rPr>
              <w:t>115</w:t>
            </w:r>
          </w:ins>
          <w:ins w:id="898" w:author="Владимир Лаут" w:date="2021-03-25T08:57:00Z">
            <w:r>
              <w:rPr>
                <w:noProof/>
                <w:webHidden/>
              </w:rPr>
              <w:fldChar w:fldCharType="end"/>
            </w:r>
            <w:r w:rsidRPr="00693F2E">
              <w:rPr>
                <w:rStyle w:val="ab"/>
                <w:noProof/>
              </w:rPr>
              <w:fldChar w:fldCharType="end"/>
            </w:r>
          </w:ins>
        </w:p>
        <w:p w14:paraId="300CFD40" w14:textId="7AB2059C" w:rsidR="005D2268" w:rsidRDefault="005D2268">
          <w:pPr>
            <w:pStyle w:val="32"/>
            <w:rPr>
              <w:ins w:id="899" w:author="Владимир Лаут" w:date="2021-03-25T08:57:00Z"/>
              <w:rFonts w:eastAsiaTheme="minorEastAsia" w:cstheme="minorBidi"/>
              <w:noProof/>
              <w:lang w:eastAsia="ru-RU"/>
            </w:rPr>
          </w:pPr>
          <w:ins w:id="9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"_Toc67557178"</w:instrText>
            </w:r>
            <w:r w:rsidRPr="00693F2E">
              <w:rPr>
                <w:rStyle w:val="ab"/>
                <w:noProof/>
              </w:rPr>
              <w:instrText xml:space="preserve"> </w:instrText>
            </w:r>
            <w:r w:rsidRPr="00693F2E">
              <w:rPr>
                <w:rStyle w:val="ab"/>
                <w:noProof/>
              </w:rPr>
              <w:fldChar w:fldCharType="separate"/>
            </w:r>
            <w:r w:rsidRPr="00693F2E">
              <w:rPr>
                <w:rStyle w:val="ab"/>
                <w:noProof/>
              </w:rPr>
              <w:t>3.25.2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_Toc67557178 \h </w:instrText>
            </w:r>
          </w:ins>
          <w:r>
            <w:rPr>
              <w:noProof/>
              <w:webHidden/>
            </w:rPr>
          </w:r>
          <w:r>
            <w:rPr>
              <w:noProof/>
              <w:webHidden/>
            </w:rPr>
            <w:fldChar w:fldCharType="separate"/>
          </w:r>
          <w:ins w:id="901" w:author="Владимир Лаут" w:date="2021-03-31T13:17:00Z">
            <w:r w:rsidR="00E858AE">
              <w:rPr>
                <w:noProof/>
                <w:webHidden/>
              </w:rPr>
              <w:t>116</w:t>
            </w:r>
          </w:ins>
          <w:ins w:id="902" w:author="Владимир Лаут" w:date="2021-03-25T08:57:00Z">
            <w:r>
              <w:rPr>
                <w:noProof/>
                <w:webHidden/>
              </w:rPr>
              <w:fldChar w:fldCharType="end"/>
            </w:r>
            <w:r w:rsidRPr="00693F2E">
              <w:rPr>
                <w:rStyle w:val="ab"/>
                <w:noProof/>
              </w:rPr>
              <w:fldChar w:fldCharType="end"/>
            </w:r>
          </w:ins>
        </w:p>
        <w:p w14:paraId="7D5C3A51" w14:textId="056E69FF" w:rsidR="005D2268" w:rsidRDefault="005D2268">
          <w:pPr>
            <w:pStyle w:val="32"/>
            <w:rPr>
              <w:ins w:id="903" w:author="Владимир Лаут" w:date="2021-03-25T08:57:00Z"/>
              <w:rFonts w:eastAsiaTheme="minorEastAsia" w:cstheme="minorBidi"/>
              <w:noProof/>
              <w:lang w:eastAsia="ru-RU"/>
            </w:rPr>
          </w:pPr>
          <w:ins w:id="9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"_Toc67557179"</w:instrText>
            </w:r>
            <w:r w:rsidRPr="00693F2E">
              <w:rPr>
                <w:rStyle w:val="ab"/>
                <w:noProof/>
              </w:rPr>
              <w:instrText xml:space="preserve"> </w:instrText>
            </w:r>
            <w:r w:rsidRPr="00693F2E">
              <w:rPr>
                <w:rStyle w:val="ab"/>
                <w:noProof/>
              </w:rPr>
              <w:fldChar w:fldCharType="separate"/>
            </w:r>
            <w:r w:rsidRPr="00693F2E">
              <w:rPr>
                <w:rStyle w:val="ab"/>
                <w:noProof/>
              </w:rPr>
              <w:t>3.25.3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_Toc67557179 \h </w:instrText>
            </w:r>
          </w:ins>
          <w:r>
            <w:rPr>
              <w:noProof/>
              <w:webHidden/>
            </w:rPr>
          </w:r>
          <w:r>
            <w:rPr>
              <w:noProof/>
              <w:webHidden/>
            </w:rPr>
            <w:fldChar w:fldCharType="separate"/>
          </w:r>
          <w:ins w:id="905" w:author="Владимир Лаут" w:date="2021-03-31T13:17:00Z">
            <w:r w:rsidR="00E858AE">
              <w:rPr>
                <w:noProof/>
                <w:webHidden/>
              </w:rPr>
              <w:t>117</w:t>
            </w:r>
          </w:ins>
          <w:ins w:id="906" w:author="Владимир Лаут" w:date="2021-03-25T08:57:00Z">
            <w:r>
              <w:rPr>
                <w:noProof/>
                <w:webHidden/>
              </w:rPr>
              <w:fldChar w:fldCharType="end"/>
            </w:r>
            <w:r w:rsidRPr="00693F2E">
              <w:rPr>
                <w:rStyle w:val="ab"/>
                <w:noProof/>
              </w:rPr>
              <w:fldChar w:fldCharType="end"/>
            </w:r>
          </w:ins>
        </w:p>
        <w:p w14:paraId="56362CDC" w14:textId="5C87047D" w:rsidR="005D2268" w:rsidRDefault="005D2268">
          <w:pPr>
            <w:pStyle w:val="32"/>
            <w:rPr>
              <w:ins w:id="907" w:author="Владимир Лаут" w:date="2021-03-25T08:57:00Z"/>
              <w:rFonts w:eastAsiaTheme="minorEastAsia" w:cstheme="minorBidi"/>
              <w:noProof/>
              <w:lang w:eastAsia="ru-RU"/>
            </w:rPr>
          </w:pPr>
          <w:ins w:id="9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"_Toc67557180"</w:instrText>
            </w:r>
            <w:r w:rsidRPr="00693F2E">
              <w:rPr>
                <w:rStyle w:val="ab"/>
                <w:noProof/>
              </w:rPr>
              <w:instrText xml:space="preserve"> </w:instrText>
            </w:r>
            <w:r w:rsidRPr="00693F2E">
              <w:rPr>
                <w:rStyle w:val="ab"/>
                <w:noProof/>
              </w:rPr>
              <w:fldChar w:fldCharType="separate"/>
            </w:r>
            <w:r w:rsidRPr="00693F2E">
              <w:rPr>
                <w:rStyle w:val="ab"/>
                <w:noProof/>
              </w:rPr>
              <w:t>3.25.4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_Toc67557180 \h </w:instrText>
            </w:r>
          </w:ins>
          <w:r>
            <w:rPr>
              <w:noProof/>
              <w:webHidden/>
            </w:rPr>
          </w:r>
          <w:r>
            <w:rPr>
              <w:noProof/>
              <w:webHidden/>
            </w:rPr>
            <w:fldChar w:fldCharType="separate"/>
          </w:r>
          <w:ins w:id="909" w:author="Владимир Лаут" w:date="2021-03-31T13:17:00Z">
            <w:r w:rsidR="00E858AE">
              <w:rPr>
                <w:noProof/>
                <w:webHidden/>
              </w:rPr>
              <w:t>118</w:t>
            </w:r>
          </w:ins>
          <w:ins w:id="910" w:author="Владимир Лаут" w:date="2021-03-25T08:57:00Z">
            <w:r>
              <w:rPr>
                <w:noProof/>
                <w:webHidden/>
              </w:rPr>
              <w:fldChar w:fldCharType="end"/>
            </w:r>
            <w:r w:rsidRPr="00693F2E">
              <w:rPr>
                <w:rStyle w:val="ab"/>
                <w:noProof/>
              </w:rPr>
              <w:fldChar w:fldCharType="end"/>
            </w:r>
          </w:ins>
        </w:p>
        <w:p w14:paraId="7763E270" w14:textId="0EF8E750" w:rsidR="005D2268" w:rsidRDefault="005D2268">
          <w:pPr>
            <w:pStyle w:val="32"/>
            <w:rPr>
              <w:ins w:id="911" w:author="Владимир Лаут" w:date="2021-03-25T08:57:00Z"/>
              <w:rFonts w:eastAsiaTheme="minorEastAsia" w:cstheme="minorBidi"/>
              <w:noProof/>
              <w:lang w:eastAsia="ru-RU"/>
            </w:rPr>
          </w:pPr>
          <w:ins w:id="9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"_Toc67557181"</w:instrText>
            </w:r>
            <w:r w:rsidRPr="00693F2E">
              <w:rPr>
                <w:rStyle w:val="ab"/>
                <w:noProof/>
              </w:rPr>
              <w:instrText xml:space="preserve"> </w:instrText>
            </w:r>
            <w:r w:rsidRPr="00693F2E">
              <w:rPr>
                <w:rStyle w:val="ab"/>
                <w:noProof/>
              </w:rPr>
              <w:fldChar w:fldCharType="separate"/>
            </w:r>
            <w:r w:rsidRPr="00693F2E">
              <w:rPr>
                <w:rStyle w:val="ab"/>
                <w:noProof/>
              </w:rPr>
              <w:t>3.25.5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_Toc67557181 \h </w:instrText>
            </w:r>
          </w:ins>
          <w:r>
            <w:rPr>
              <w:noProof/>
              <w:webHidden/>
            </w:rPr>
          </w:r>
          <w:r>
            <w:rPr>
              <w:noProof/>
              <w:webHidden/>
            </w:rPr>
            <w:fldChar w:fldCharType="separate"/>
          </w:r>
          <w:ins w:id="913" w:author="Владимир Лаут" w:date="2021-03-31T13:17:00Z">
            <w:r w:rsidR="00E858AE">
              <w:rPr>
                <w:noProof/>
                <w:webHidden/>
              </w:rPr>
              <w:t>121</w:t>
            </w:r>
          </w:ins>
          <w:ins w:id="914" w:author="Владимир Лаут" w:date="2021-03-25T08:57:00Z">
            <w:r>
              <w:rPr>
                <w:noProof/>
                <w:webHidden/>
              </w:rPr>
              <w:fldChar w:fldCharType="end"/>
            </w:r>
            <w:r w:rsidRPr="00693F2E">
              <w:rPr>
                <w:rStyle w:val="ab"/>
                <w:noProof/>
              </w:rPr>
              <w:fldChar w:fldCharType="end"/>
            </w:r>
          </w:ins>
        </w:p>
        <w:p w14:paraId="4DF2DFD1" w14:textId="12F24D32" w:rsidR="005D2268" w:rsidRDefault="005D2268">
          <w:pPr>
            <w:pStyle w:val="32"/>
            <w:rPr>
              <w:ins w:id="915" w:author="Владимир Лаут" w:date="2021-03-25T08:57:00Z"/>
              <w:rFonts w:eastAsiaTheme="minorEastAsia" w:cstheme="minorBidi"/>
              <w:noProof/>
              <w:lang w:eastAsia="ru-RU"/>
            </w:rPr>
          </w:pPr>
          <w:ins w:id="9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"_Toc67557182"</w:instrText>
            </w:r>
            <w:r w:rsidRPr="00693F2E">
              <w:rPr>
                <w:rStyle w:val="ab"/>
                <w:noProof/>
              </w:rPr>
              <w:instrText xml:space="preserve"> </w:instrText>
            </w:r>
            <w:r w:rsidRPr="00693F2E">
              <w:rPr>
                <w:rStyle w:val="ab"/>
                <w:noProof/>
              </w:rPr>
              <w:fldChar w:fldCharType="separate"/>
            </w:r>
            <w:r w:rsidRPr="00693F2E">
              <w:rPr>
                <w:rStyle w:val="ab"/>
                <w:noProof/>
              </w:rPr>
              <w:t>3.25.6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_Toc67557182 \h </w:instrText>
            </w:r>
          </w:ins>
          <w:r>
            <w:rPr>
              <w:noProof/>
              <w:webHidden/>
            </w:rPr>
          </w:r>
          <w:r>
            <w:rPr>
              <w:noProof/>
              <w:webHidden/>
            </w:rPr>
            <w:fldChar w:fldCharType="separate"/>
          </w:r>
          <w:ins w:id="917" w:author="Владимир Лаут" w:date="2021-03-31T13:17:00Z">
            <w:r w:rsidR="00E858AE">
              <w:rPr>
                <w:noProof/>
                <w:webHidden/>
              </w:rPr>
              <w:t>121</w:t>
            </w:r>
          </w:ins>
          <w:ins w:id="918" w:author="Владимир Лаут" w:date="2021-03-25T08:57:00Z">
            <w:r>
              <w:rPr>
                <w:noProof/>
                <w:webHidden/>
              </w:rPr>
              <w:fldChar w:fldCharType="end"/>
            </w:r>
            <w:r w:rsidRPr="00693F2E">
              <w:rPr>
                <w:rStyle w:val="ab"/>
                <w:noProof/>
              </w:rPr>
              <w:fldChar w:fldCharType="end"/>
            </w:r>
          </w:ins>
        </w:p>
        <w:p w14:paraId="79813BF3" w14:textId="08144A5A" w:rsidR="005D2268" w:rsidRDefault="005D2268">
          <w:pPr>
            <w:pStyle w:val="23"/>
            <w:rPr>
              <w:ins w:id="919" w:author="Владимир Лаут" w:date="2021-03-25T08:57:00Z"/>
              <w:rFonts w:eastAsiaTheme="minorEastAsia" w:cstheme="minorBidi"/>
              <w:b w:val="0"/>
              <w:noProof/>
              <w:lang w:eastAsia="ru-RU"/>
            </w:rPr>
          </w:pPr>
          <w:ins w:id="9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"_Toc67557183"</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3.26</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_52 Технические места.</w:t>
            </w:r>
            <w:r>
              <w:rPr>
                <w:noProof/>
                <w:webHidden/>
              </w:rPr>
              <w:tab/>
            </w:r>
            <w:r>
              <w:rPr>
                <w:noProof/>
                <w:webHidden/>
              </w:rPr>
              <w:fldChar w:fldCharType="begin"/>
            </w:r>
            <w:r>
              <w:rPr>
                <w:noProof/>
                <w:webHidden/>
              </w:rPr>
              <w:instrText xml:space="preserve"> PAGEREF _Toc67557183 \h </w:instrText>
            </w:r>
          </w:ins>
          <w:r>
            <w:rPr>
              <w:noProof/>
              <w:webHidden/>
            </w:rPr>
          </w:r>
          <w:r>
            <w:rPr>
              <w:noProof/>
              <w:webHidden/>
            </w:rPr>
            <w:fldChar w:fldCharType="separate"/>
          </w:r>
          <w:ins w:id="921" w:author="Владимир Лаут" w:date="2021-03-31T13:17:00Z">
            <w:r w:rsidR="00E858AE">
              <w:rPr>
                <w:noProof/>
                <w:webHidden/>
              </w:rPr>
              <w:t>121</w:t>
            </w:r>
          </w:ins>
          <w:ins w:id="922" w:author="Владимир Лаут" w:date="2021-03-25T08:57:00Z">
            <w:r>
              <w:rPr>
                <w:noProof/>
                <w:webHidden/>
              </w:rPr>
              <w:fldChar w:fldCharType="end"/>
            </w:r>
            <w:r w:rsidRPr="00693F2E">
              <w:rPr>
                <w:rStyle w:val="ab"/>
                <w:noProof/>
              </w:rPr>
              <w:fldChar w:fldCharType="end"/>
            </w:r>
          </w:ins>
        </w:p>
        <w:p w14:paraId="6DE5D01C" w14:textId="6CD4D0D9" w:rsidR="005D2268" w:rsidRDefault="005D2268">
          <w:pPr>
            <w:pStyle w:val="32"/>
            <w:rPr>
              <w:ins w:id="923" w:author="Владимир Лаут" w:date="2021-03-25T08:57:00Z"/>
              <w:rFonts w:eastAsiaTheme="minorEastAsia" w:cstheme="minorBidi"/>
              <w:noProof/>
              <w:lang w:eastAsia="ru-RU"/>
            </w:rPr>
          </w:pPr>
          <w:ins w:id="92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"_Toc67557184"</w:instrText>
            </w:r>
            <w:r w:rsidRPr="00693F2E">
              <w:rPr>
                <w:rStyle w:val="ab"/>
                <w:noProof/>
              </w:rPr>
              <w:instrText xml:space="preserve"> </w:instrText>
            </w:r>
            <w:r w:rsidRPr="00693F2E">
              <w:rPr>
                <w:rStyle w:val="ab"/>
                <w:noProof/>
              </w:rPr>
              <w:fldChar w:fldCharType="separate"/>
            </w:r>
            <w:r w:rsidRPr="00693F2E">
              <w:rPr>
                <w:rStyle w:val="ab"/>
                <w:noProof/>
              </w:rPr>
              <w:t>3.26.1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_Toc67557184 \h </w:instrText>
            </w:r>
          </w:ins>
          <w:r>
            <w:rPr>
              <w:noProof/>
              <w:webHidden/>
            </w:rPr>
          </w:r>
          <w:r>
            <w:rPr>
              <w:noProof/>
              <w:webHidden/>
            </w:rPr>
            <w:fldChar w:fldCharType="separate"/>
          </w:r>
          <w:ins w:id="925" w:author="Владимир Лаут" w:date="2021-03-31T13:17:00Z">
            <w:r w:rsidR="00E858AE">
              <w:rPr>
                <w:noProof/>
                <w:webHidden/>
              </w:rPr>
              <w:t>121</w:t>
            </w:r>
          </w:ins>
          <w:ins w:id="926" w:author="Владимир Лаут" w:date="2021-03-25T08:57:00Z">
            <w:r>
              <w:rPr>
                <w:noProof/>
                <w:webHidden/>
              </w:rPr>
              <w:fldChar w:fldCharType="end"/>
            </w:r>
            <w:r w:rsidRPr="00693F2E">
              <w:rPr>
                <w:rStyle w:val="ab"/>
                <w:noProof/>
              </w:rPr>
              <w:fldChar w:fldCharType="end"/>
            </w:r>
          </w:ins>
        </w:p>
        <w:p w14:paraId="246DC5AC" w14:textId="0B1279E1" w:rsidR="005D2268" w:rsidRDefault="005D2268">
          <w:pPr>
            <w:pStyle w:val="32"/>
            <w:rPr>
              <w:ins w:id="927" w:author="Владимир Лаут" w:date="2021-03-25T08:57:00Z"/>
              <w:rFonts w:eastAsiaTheme="minorEastAsia" w:cstheme="minorBidi"/>
              <w:noProof/>
              <w:lang w:eastAsia="ru-RU"/>
            </w:rPr>
          </w:pPr>
          <w:ins w:id="9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"_Toc67557185"</w:instrText>
            </w:r>
            <w:r w:rsidRPr="00693F2E">
              <w:rPr>
                <w:rStyle w:val="ab"/>
                <w:noProof/>
              </w:rPr>
              <w:instrText xml:space="preserve"> </w:instrText>
            </w:r>
            <w:r w:rsidRPr="00693F2E">
              <w:rPr>
                <w:rStyle w:val="ab"/>
                <w:noProof/>
              </w:rPr>
              <w:fldChar w:fldCharType="separate"/>
            </w:r>
            <w:r w:rsidRPr="00693F2E">
              <w:rPr>
                <w:rStyle w:val="ab"/>
                <w:noProof/>
              </w:rPr>
              <w:t>3.26.2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_Toc67557185 \h </w:instrText>
            </w:r>
          </w:ins>
          <w:r>
            <w:rPr>
              <w:noProof/>
              <w:webHidden/>
            </w:rPr>
          </w:r>
          <w:r>
            <w:rPr>
              <w:noProof/>
              <w:webHidden/>
            </w:rPr>
            <w:fldChar w:fldCharType="separate"/>
          </w:r>
          <w:ins w:id="929" w:author="Владимир Лаут" w:date="2021-03-31T13:17:00Z">
            <w:r w:rsidR="00E858AE">
              <w:rPr>
                <w:noProof/>
                <w:webHidden/>
              </w:rPr>
              <w:t>122</w:t>
            </w:r>
          </w:ins>
          <w:ins w:id="930" w:author="Владимир Лаут" w:date="2021-03-25T08:57:00Z">
            <w:r>
              <w:rPr>
                <w:noProof/>
                <w:webHidden/>
              </w:rPr>
              <w:fldChar w:fldCharType="end"/>
            </w:r>
            <w:r w:rsidRPr="00693F2E">
              <w:rPr>
                <w:rStyle w:val="ab"/>
                <w:noProof/>
              </w:rPr>
              <w:fldChar w:fldCharType="end"/>
            </w:r>
          </w:ins>
        </w:p>
        <w:p w14:paraId="224528EF" w14:textId="54A81E1E" w:rsidR="005D2268" w:rsidRDefault="005D2268">
          <w:pPr>
            <w:pStyle w:val="32"/>
            <w:rPr>
              <w:ins w:id="931" w:author="Владимир Лаут" w:date="2021-03-25T08:57:00Z"/>
              <w:rFonts w:eastAsiaTheme="minorEastAsia" w:cstheme="minorBidi"/>
              <w:noProof/>
              <w:lang w:eastAsia="ru-RU"/>
            </w:rPr>
          </w:pPr>
          <w:ins w:id="9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"_Toc67557219"</w:instrText>
            </w:r>
            <w:r w:rsidRPr="00693F2E">
              <w:rPr>
                <w:rStyle w:val="ab"/>
                <w:noProof/>
              </w:rPr>
              <w:instrText xml:space="preserve"> </w:instrText>
            </w:r>
            <w:r w:rsidRPr="00693F2E">
              <w:rPr>
                <w:rStyle w:val="ab"/>
                <w:noProof/>
              </w:rPr>
              <w:fldChar w:fldCharType="separate"/>
            </w:r>
            <w:r w:rsidRPr="00693F2E">
              <w:rPr>
                <w:rStyle w:val="ab"/>
                <w:noProof/>
              </w:rPr>
              <w:t>3.26.3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_Toc67557219 \h </w:instrText>
            </w:r>
          </w:ins>
          <w:r>
            <w:rPr>
              <w:noProof/>
              <w:webHidden/>
            </w:rPr>
          </w:r>
          <w:r>
            <w:rPr>
              <w:noProof/>
              <w:webHidden/>
            </w:rPr>
            <w:fldChar w:fldCharType="separate"/>
          </w:r>
          <w:ins w:id="933" w:author="Владимир Лаут" w:date="2021-03-31T13:17:00Z">
            <w:r w:rsidR="00E858AE">
              <w:rPr>
                <w:noProof/>
                <w:webHidden/>
              </w:rPr>
              <w:t>123</w:t>
            </w:r>
          </w:ins>
          <w:ins w:id="934" w:author="Владимир Лаут" w:date="2021-03-25T08:57:00Z">
            <w:r>
              <w:rPr>
                <w:noProof/>
                <w:webHidden/>
              </w:rPr>
              <w:fldChar w:fldCharType="end"/>
            </w:r>
            <w:r w:rsidRPr="00693F2E">
              <w:rPr>
                <w:rStyle w:val="ab"/>
                <w:noProof/>
              </w:rPr>
              <w:fldChar w:fldCharType="end"/>
            </w:r>
          </w:ins>
        </w:p>
        <w:p w14:paraId="52401D4F" w14:textId="6BA8846E" w:rsidR="005D2268" w:rsidRDefault="005D2268">
          <w:pPr>
            <w:pStyle w:val="32"/>
            <w:rPr>
              <w:ins w:id="935" w:author="Владимир Лаут" w:date="2021-03-25T08:57:00Z"/>
              <w:rFonts w:eastAsiaTheme="minorEastAsia" w:cstheme="minorBidi"/>
              <w:noProof/>
              <w:lang w:eastAsia="ru-RU"/>
            </w:rPr>
          </w:pPr>
          <w:ins w:id="9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"_Toc67557220"</w:instrText>
            </w:r>
            <w:r w:rsidRPr="00693F2E">
              <w:rPr>
                <w:rStyle w:val="ab"/>
                <w:noProof/>
              </w:rPr>
              <w:instrText xml:space="preserve"> </w:instrText>
            </w:r>
            <w:r w:rsidRPr="00693F2E">
              <w:rPr>
                <w:rStyle w:val="ab"/>
                <w:noProof/>
              </w:rPr>
              <w:fldChar w:fldCharType="separate"/>
            </w:r>
            <w:r w:rsidRPr="00693F2E">
              <w:rPr>
                <w:rStyle w:val="ab"/>
                <w:noProof/>
              </w:rPr>
              <w:t>3.26.4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_Toc67557220 \h </w:instrText>
            </w:r>
          </w:ins>
          <w:r>
            <w:rPr>
              <w:noProof/>
              <w:webHidden/>
            </w:rPr>
          </w:r>
          <w:r>
            <w:rPr>
              <w:noProof/>
              <w:webHidden/>
            </w:rPr>
            <w:fldChar w:fldCharType="separate"/>
          </w:r>
          <w:ins w:id="937" w:author="Владимир Лаут" w:date="2021-03-31T13:17:00Z">
            <w:r w:rsidR="00E858AE">
              <w:rPr>
                <w:noProof/>
                <w:webHidden/>
              </w:rPr>
              <w:t>124</w:t>
            </w:r>
          </w:ins>
          <w:ins w:id="938" w:author="Владимир Лаут" w:date="2021-03-25T08:57:00Z">
            <w:r>
              <w:rPr>
                <w:noProof/>
                <w:webHidden/>
              </w:rPr>
              <w:fldChar w:fldCharType="end"/>
            </w:r>
            <w:r w:rsidRPr="00693F2E">
              <w:rPr>
                <w:rStyle w:val="ab"/>
                <w:noProof/>
              </w:rPr>
              <w:fldChar w:fldCharType="end"/>
            </w:r>
          </w:ins>
        </w:p>
        <w:p w14:paraId="00B13A4B" w14:textId="7F351957" w:rsidR="005D2268" w:rsidRDefault="005D2268">
          <w:pPr>
            <w:pStyle w:val="32"/>
            <w:rPr>
              <w:ins w:id="939" w:author="Владимир Лаут" w:date="2021-03-25T08:57:00Z"/>
              <w:rFonts w:eastAsiaTheme="minorEastAsia" w:cstheme="minorBidi"/>
              <w:noProof/>
              <w:lang w:eastAsia="ru-RU"/>
            </w:rPr>
          </w:pPr>
          <w:ins w:id="9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"_Toc67557221"</w:instrText>
            </w:r>
            <w:r w:rsidRPr="00693F2E">
              <w:rPr>
                <w:rStyle w:val="ab"/>
                <w:noProof/>
              </w:rPr>
              <w:instrText xml:space="preserve"> </w:instrText>
            </w:r>
            <w:r w:rsidRPr="00693F2E">
              <w:rPr>
                <w:rStyle w:val="ab"/>
                <w:noProof/>
              </w:rPr>
              <w:fldChar w:fldCharType="separate"/>
            </w:r>
            <w:r w:rsidRPr="00693F2E">
              <w:rPr>
                <w:rStyle w:val="ab"/>
                <w:noProof/>
              </w:rPr>
              <w:t>3.26.5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_Toc67557221 \h </w:instrText>
            </w:r>
          </w:ins>
          <w:r>
            <w:rPr>
              <w:noProof/>
              <w:webHidden/>
            </w:rPr>
          </w:r>
          <w:r>
            <w:rPr>
              <w:noProof/>
              <w:webHidden/>
            </w:rPr>
            <w:fldChar w:fldCharType="separate"/>
          </w:r>
          <w:ins w:id="941" w:author="Владимир Лаут" w:date="2021-03-31T13:17:00Z">
            <w:r w:rsidR="00E858AE">
              <w:rPr>
                <w:noProof/>
                <w:webHidden/>
              </w:rPr>
              <w:t>128</w:t>
            </w:r>
          </w:ins>
          <w:ins w:id="942" w:author="Владимир Лаут" w:date="2021-03-25T08:57:00Z">
            <w:r>
              <w:rPr>
                <w:noProof/>
                <w:webHidden/>
              </w:rPr>
              <w:fldChar w:fldCharType="end"/>
            </w:r>
            <w:r w:rsidRPr="00693F2E">
              <w:rPr>
                <w:rStyle w:val="ab"/>
                <w:noProof/>
              </w:rPr>
              <w:fldChar w:fldCharType="end"/>
            </w:r>
          </w:ins>
        </w:p>
        <w:p w14:paraId="2A15F383" w14:textId="53945B5C" w:rsidR="005D2268" w:rsidRDefault="005D2268">
          <w:pPr>
            <w:pStyle w:val="32"/>
            <w:rPr>
              <w:ins w:id="943" w:author="Владимир Лаут" w:date="2021-03-25T08:57:00Z"/>
              <w:rFonts w:eastAsiaTheme="minorEastAsia" w:cstheme="minorBidi"/>
              <w:noProof/>
              <w:lang w:eastAsia="ru-RU"/>
            </w:rPr>
          </w:pPr>
          <w:ins w:id="9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"_Toc67557222"</w:instrText>
            </w:r>
            <w:r w:rsidRPr="00693F2E">
              <w:rPr>
                <w:rStyle w:val="ab"/>
                <w:noProof/>
              </w:rPr>
              <w:instrText xml:space="preserve"> </w:instrText>
            </w:r>
            <w:r w:rsidRPr="00693F2E">
              <w:rPr>
                <w:rStyle w:val="ab"/>
                <w:noProof/>
              </w:rPr>
              <w:fldChar w:fldCharType="separate"/>
            </w:r>
            <w:r w:rsidRPr="00693F2E">
              <w:rPr>
                <w:rStyle w:val="ab"/>
                <w:noProof/>
              </w:rPr>
              <w:t>3.26.6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_Toc67557222 \h </w:instrText>
            </w:r>
          </w:ins>
          <w:r>
            <w:rPr>
              <w:noProof/>
              <w:webHidden/>
            </w:rPr>
          </w:r>
          <w:r>
            <w:rPr>
              <w:noProof/>
              <w:webHidden/>
            </w:rPr>
            <w:fldChar w:fldCharType="separate"/>
          </w:r>
          <w:ins w:id="945" w:author="Владимир Лаут" w:date="2021-03-31T13:17:00Z">
            <w:r w:rsidR="00E858AE">
              <w:rPr>
                <w:noProof/>
                <w:webHidden/>
              </w:rPr>
              <w:t>128</w:t>
            </w:r>
          </w:ins>
          <w:ins w:id="946" w:author="Владимир Лаут" w:date="2021-03-25T08:57:00Z">
            <w:r>
              <w:rPr>
                <w:noProof/>
                <w:webHidden/>
              </w:rPr>
              <w:fldChar w:fldCharType="end"/>
            </w:r>
            <w:r w:rsidRPr="00693F2E">
              <w:rPr>
                <w:rStyle w:val="ab"/>
                <w:noProof/>
              </w:rPr>
              <w:fldChar w:fldCharType="end"/>
            </w:r>
          </w:ins>
        </w:p>
        <w:p w14:paraId="272BBF23" w14:textId="5A5D4512" w:rsidR="005D2268" w:rsidRDefault="005D2268">
          <w:pPr>
            <w:pStyle w:val="23"/>
            <w:rPr>
              <w:ins w:id="947" w:author="Владимир Лаут" w:date="2021-03-25T08:57:00Z"/>
              <w:rFonts w:eastAsiaTheme="minorEastAsia" w:cstheme="minorBidi"/>
              <w:b w:val="0"/>
              <w:noProof/>
              <w:lang w:eastAsia="ru-RU"/>
            </w:rPr>
          </w:pPr>
          <w:ins w:id="9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"_Toc67557223"</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3.27</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_53 Тип плана предупредительного ТОРО.</w:t>
            </w:r>
            <w:r>
              <w:rPr>
                <w:noProof/>
                <w:webHidden/>
              </w:rPr>
              <w:tab/>
            </w:r>
            <w:r>
              <w:rPr>
                <w:noProof/>
                <w:webHidden/>
              </w:rPr>
              <w:fldChar w:fldCharType="begin"/>
            </w:r>
            <w:r>
              <w:rPr>
                <w:noProof/>
                <w:webHidden/>
              </w:rPr>
              <w:instrText xml:space="preserve"> PAGEREF _Toc67557223 \h </w:instrText>
            </w:r>
          </w:ins>
          <w:r>
            <w:rPr>
              <w:noProof/>
              <w:webHidden/>
            </w:rPr>
          </w:r>
          <w:r>
            <w:rPr>
              <w:noProof/>
              <w:webHidden/>
            </w:rPr>
            <w:fldChar w:fldCharType="separate"/>
          </w:r>
          <w:ins w:id="949" w:author="Владимир Лаут" w:date="2021-03-31T13:17:00Z">
            <w:r w:rsidR="00E858AE">
              <w:rPr>
                <w:noProof/>
                <w:webHidden/>
              </w:rPr>
              <w:t>128</w:t>
            </w:r>
          </w:ins>
          <w:ins w:id="950" w:author="Владимир Лаут" w:date="2021-03-25T08:57:00Z">
            <w:r>
              <w:rPr>
                <w:noProof/>
                <w:webHidden/>
              </w:rPr>
              <w:fldChar w:fldCharType="end"/>
            </w:r>
            <w:r w:rsidRPr="00693F2E">
              <w:rPr>
                <w:rStyle w:val="ab"/>
                <w:noProof/>
              </w:rPr>
              <w:fldChar w:fldCharType="end"/>
            </w:r>
          </w:ins>
        </w:p>
        <w:p w14:paraId="545058D3" w14:textId="0048A3BB" w:rsidR="005D2268" w:rsidRDefault="005D2268">
          <w:pPr>
            <w:pStyle w:val="32"/>
            <w:rPr>
              <w:ins w:id="951" w:author="Владимир Лаут" w:date="2021-03-25T08:57:00Z"/>
              <w:rFonts w:eastAsiaTheme="minorEastAsia" w:cstheme="minorBidi"/>
              <w:noProof/>
              <w:lang w:eastAsia="ru-RU"/>
            </w:rPr>
          </w:pPr>
          <w:ins w:id="9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"_Toc67557224"</w:instrText>
            </w:r>
            <w:r w:rsidRPr="00693F2E">
              <w:rPr>
                <w:rStyle w:val="ab"/>
                <w:noProof/>
              </w:rPr>
              <w:instrText xml:space="preserve"> </w:instrText>
            </w:r>
            <w:r w:rsidRPr="00693F2E">
              <w:rPr>
                <w:rStyle w:val="ab"/>
                <w:noProof/>
              </w:rPr>
              <w:fldChar w:fldCharType="separate"/>
            </w:r>
            <w:r w:rsidRPr="00693F2E">
              <w:rPr>
                <w:rStyle w:val="ab"/>
                <w:noProof/>
              </w:rPr>
              <w:t>3.27.1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_Toc67557224 \h </w:instrText>
            </w:r>
          </w:ins>
          <w:r>
            <w:rPr>
              <w:noProof/>
              <w:webHidden/>
            </w:rPr>
          </w:r>
          <w:r>
            <w:rPr>
              <w:noProof/>
              <w:webHidden/>
            </w:rPr>
            <w:fldChar w:fldCharType="separate"/>
          </w:r>
          <w:ins w:id="953" w:author="Владимир Лаут" w:date="2021-03-31T13:17:00Z">
            <w:r w:rsidR="00E858AE">
              <w:rPr>
                <w:noProof/>
                <w:webHidden/>
              </w:rPr>
              <w:t>128</w:t>
            </w:r>
          </w:ins>
          <w:ins w:id="954" w:author="Владимир Лаут" w:date="2021-03-25T08:57:00Z">
            <w:r>
              <w:rPr>
                <w:noProof/>
                <w:webHidden/>
              </w:rPr>
              <w:fldChar w:fldCharType="end"/>
            </w:r>
            <w:r w:rsidRPr="00693F2E">
              <w:rPr>
                <w:rStyle w:val="ab"/>
                <w:noProof/>
              </w:rPr>
              <w:fldChar w:fldCharType="end"/>
            </w:r>
          </w:ins>
        </w:p>
        <w:p w14:paraId="296C7434" w14:textId="6CDE892A" w:rsidR="005D2268" w:rsidRDefault="005D2268">
          <w:pPr>
            <w:pStyle w:val="32"/>
            <w:rPr>
              <w:ins w:id="955" w:author="Владимир Лаут" w:date="2021-03-25T08:57:00Z"/>
              <w:rFonts w:eastAsiaTheme="minorEastAsia" w:cstheme="minorBidi"/>
              <w:noProof/>
              <w:lang w:eastAsia="ru-RU"/>
            </w:rPr>
          </w:pPr>
          <w:ins w:id="9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"_Toc67557225"</w:instrText>
            </w:r>
            <w:r w:rsidRPr="00693F2E">
              <w:rPr>
                <w:rStyle w:val="ab"/>
                <w:noProof/>
              </w:rPr>
              <w:instrText xml:space="preserve"> </w:instrText>
            </w:r>
            <w:r w:rsidRPr="00693F2E">
              <w:rPr>
                <w:rStyle w:val="ab"/>
                <w:noProof/>
              </w:rPr>
              <w:fldChar w:fldCharType="separate"/>
            </w:r>
            <w:r w:rsidRPr="00693F2E">
              <w:rPr>
                <w:rStyle w:val="ab"/>
                <w:noProof/>
              </w:rPr>
              <w:t>3.27.2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_Toc67557225 \h </w:instrText>
            </w:r>
          </w:ins>
          <w:r>
            <w:rPr>
              <w:noProof/>
              <w:webHidden/>
            </w:rPr>
          </w:r>
          <w:r>
            <w:rPr>
              <w:noProof/>
              <w:webHidden/>
            </w:rPr>
            <w:fldChar w:fldCharType="separate"/>
          </w:r>
          <w:ins w:id="957" w:author="Владимир Лаут" w:date="2021-03-31T13:17:00Z">
            <w:r w:rsidR="00E858AE">
              <w:rPr>
                <w:noProof/>
                <w:webHidden/>
              </w:rPr>
              <w:t>129</w:t>
            </w:r>
          </w:ins>
          <w:ins w:id="958" w:author="Владимир Лаут" w:date="2021-03-25T08:57:00Z">
            <w:r>
              <w:rPr>
                <w:noProof/>
                <w:webHidden/>
              </w:rPr>
              <w:fldChar w:fldCharType="end"/>
            </w:r>
            <w:r w:rsidRPr="00693F2E">
              <w:rPr>
                <w:rStyle w:val="ab"/>
                <w:noProof/>
              </w:rPr>
              <w:fldChar w:fldCharType="end"/>
            </w:r>
          </w:ins>
        </w:p>
        <w:p w14:paraId="40B2AD15" w14:textId="131F0306" w:rsidR="005D2268" w:rsidRDefault="005D2268">
          <w:pPr>
            <w:pStyle w:val="32"/>
            <w:rPr>
              <w:ins w:id="959" w:author="Владимир Лаут" w:date="2021-03-25T08:57:00Z"/>
              <w:rFonts w:eastAsiaTheme="minorEastAsia" w:cstheme="minorBidi"/>
              <w:noProof/>
              <w:lang w:eastAsia="ru-RU"/>
            </w:rPr>
          </w:pPr>
          <w:ins w:id="9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"_Toc67557226"</w:instrText>
            </w:r>
            <w:r w:rsidRPr="00693F2E">
              <w:rPr>
                <w:rStyle w:val="ab"/>
                <w:noProof/>
              </w:rPr>
              <w:instrText xml:space="preserve"> </w:instrText>
            </w:r>
            <w:r w:rsidRPr="00693F2E">
              <w:rPr>
                <w:rStyle w:val="ab"/>
                <w:noProof/>
              </w:rPr>
              <w:fldChar w:fldCharType="separate"/>
            </w:r>
            <w:r w:rsidRPr="00693F2E">
              <w:rPr>
                <w:rStyle w:val="ab"/>
                <w:noProof/>
              </w:rPr>
              <w:t>3.27.3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_Toc67557226 \h </w:instrText>
            </w:r>
          </w:ins>
          <w:r>
            <w:rPr>
              <w:noProof/>
              <w:webHidden/>
            </w:rPr>
          </w:r>
          <w:r>
            <w:rPr>
              <w:noProof/>
              <w:webHidden/>
            </w:rPr>
            <w:fldChar w:fldCharType="separate"/>
          </w:r>
          <w:ins w:id="961" w:author="Владимир Лаут" w:date="2021-03-31T13:17:00Z">
            <w:r w:rsidR="00E858AE">
              <w:rPr>
                <w:noProof/>
                <w:webHidden/>
              </w:rPr>
              <w:t>129</w:t>
            </w:r>
          </w:ins>
          <w:ins w:id="962" w:author="Владимир Лаут" w:date="2021-03-25T08:57:00Z">
            <w:r>
              <w:rPr>
                <w:noProof/>
                <w:webHidden/>
              </w:rPr>
              <w:fldChar w:fldCharType="end"/>
            </w:r>
            <w:r w:rsidRPr="00693F2E">
              <w:rPr>
                <w:rStyle w:val="ab"/>
                <w:noProof/>
              </w:rPr>
              <w:fldChar w:fldCharType="end"/>
            </w:r>
          </w:ins>
        </w:p>
        <w:p w14:paraId="21A6CF54" w14:textId="4E7E25DF" w:rsidR="005D2268" w:rsidRDefault="005D2268">
          <w:pPr>
            <w:pStyle w:val="32"/>
            <w:rPr>
              <w:ins w:id="963" w:author="Владимир Лаут" w:date="2021-03-25T08:57:00Z"/>
              <w:rFonts w:eastAsiaTheme="minorEastAsia" w:cstheme="minorBidi"/>
              <w:noProof/>
              <w:lang w:eastAsia="ru-RU"/>
            </w:rPr>
          </w:pPr>
          <w:ins w:id="9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"_Toc67557227"</w:instrText>
            </w:r>
            <w:r w:rsidRPr="00693F2E">
              <w:rPr>
                <w:rStyle w:val="ab"/>
                <w:noProof/>
              </w:rPr>
              <w:instrText xml:space="preserve"> </w:instrText>
            </w:r>
            <w:r w:rsidRPr="00693F2E">
              <w:rPr>
                <w:rStyle w:val="ab"/>
                <w:noProof/>
              </w:rPr>
              <w:fldChar w:fldCharType="separate"/>
            </w:r>
            <w:r w:rsidRPr="00693F2E">
              <w:rPr>
                <w:rStyle w:val="ab"/>
                <w:noProof/>
              </w:rPr>
              <w:t>3.27.4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_Toc67557227 \h </w:instrText>
            </w:r>
          </w:ins>
          <w:r>
            <w:rPr>
              <w:noProof/>
              <w:webHidden/>
            </w:rPr>
          </w:r>
          <w:r>
            <w:rPr>
              <w:noProof/>
              <w:webHidden/>
            </w:rPr>
            <w:fldChar w:fldCharType="separate"/>
          </w:r>
          <w:ins w:id="965" w:author="Владимир Лаут" w:date="2021-03-31T13:17:00Z">
            <w:r w:rsidR="00E858AE">
              <w:rPr>
                <w:noProof/>
                <w:webHidden/>
              </w:rPr>
              <w:t>130</w:t>
            </w:r>
          </w:ins>
          <w:ins w:id="966" w:author="Владимир Лаут" w:date="2021-03-25T08:57:00Z">
            <w:r>
              <w:rPr>
                <w:noProof/>
                <w:webHidden/>
              </w:rPr>
              <w:fldChar w:fldCharType="end"/>
            </w:r>
            <w:r w:rsidRPr="00693F2E">
              <w:rPr>
                <w:rStyle w:val="ab"/>
                <w:noProof/>
              </w:rPr>
              <w:fldChar w:fldCharType="end"/>
            </w:r>
          </w:ins>
        </w:p>
        <w:p w14:paraId="176C950C" w14:textId="49734379" w:rsidR="005D2268" w:rsidRDefault="005D2268">
          <w:pPr>
            <w:pStyle w:val="32"/>
            <w:rPr>
              <w:ins w:id="967" w:author="Владимир Лаут" w:date="2021-03-25T08:57:00Z"/>
              <w:rFonts w:eastAsiaTheme="minorEastAsia" w:cstheme="minorBidi"/>
              <w:noProof/>
              <w:lang w:eastAsia="ru-RU"/>
            </w:rPr>
          </w:pPr>
          <w:ins w:id="9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"_Toc67557228"</w:instrText>
            </w:r>
            <w:r w:rsidRPr="00693F2E">
              <w:rPr>
                <w:rStyle w:val="ab"/>
                <w:noProof/>
              </w:rPr>
              <w:instrText xml:space="preserve"> </w:instrText>
            </w:r>
            <w:r w:rsidRPr="00693F2E">
              <w:rPr>
                <w:rStyle w:val="ab"/>
                <w:noProof/>
              </w:rPr>
              <w:fldChar w:fldCharType="separate"/>
            </w:r>
            <w:r w:rsidRPr="00693F2E">
              <w:rPr>
                <w:rStyle w:val="ab"/>
                <w:noProof/>
              </w:rPr>
              <w:t>3.27.5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_Toc67557228 \h </w:instrText>
            </w:r>
          </w:ins>
          <w:r>
            <w:rPr>
              <w:noProof/>
              <w:webHidden/>
            </w:rPr>
          </w:r>
          <w:r>
            <w:rPr>
              <w:noProof/>
              <w:webHidden/>
            </w:rPr>
            <w:fldChar w:fldCharType="separate"/>
          </w:r>
          <w:ins w:id="969" w:author="Владимир Лаут" w:date="2021-03-31T13:17:00Z">
            <w:r w:rsidR="00E858AE">
              <w:rPr>
                <w:noProof/>
                <w:webHidden/>
              </w:rPr>
              <w:t>131</w:t>
            </w:r>
          </w:ins>
          <w:ins w:id="970" w:author="Владимир Лаут" w:date="2021-03-25T08:57:00Z">
            <w:r>
              <w:rPr>
                <w:noProof/>
                <w:webHidden/>
              </w:rPr>
              <w:fldChar w:fldCharType="end"/>
            </w:r>
            <w:r w:rsidRPr="00693F2E">
              <w:rPr>
                <w:rStyle w:val="ab"/>
                <w:noProof/>
              </w:rPr>
              <w:fldChar w:fldCharType="end"/>
            </w:r>
          </w:ins>
        </w:p>
        <w:p w14:paraId="3B9EA46F" w14:textId="5BF1A41A" w:rsidR="005D2268" w:rsidRDefault="005D2268">
          <w:pPr>
            <w:pStyle w:val="32"/>
            <w:rPr>
              <w:ins w:id="971" w:author="Владимир Лаут" w:date="2021-03-25T08:57:00Z"/>
              <w:rFonts w:eastAsiaTheme="minorEastAsia" w:cstheme="minorBidi"/>
              <w:noProof/>
              <w:lang w:eastAsia="ru-RU"/>
            </w:rPr>
          </w:pPr>
          <w:ins w:id="9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"_Toc67557229"</w:instrText>
            </w:r>
            <w:r w:rsidRPr="00693F2E">
              <w:rPr>
                <w:rStyle w:val="ab"/>
                <w:noProof/>
              </w:rPr>
              <w:instrText xml:space="preserve"> </w:instrText>
            </w:r>
            <w:r w:rsidRPr="00693F2E">
              <w:rPr>
                <w:rStyle w:val="ab"/>
                <w:noProof/>
              </w:rPr>
              <w:fldChar w:fldCharType="separate"/>
            </w:r>
            <w:r w:rsidRPr="00693F2E">
              <w:rPr>
                <w:rStyle w:val="ab"/>
                <w:noProof/>
              </w:rPr>
              <w:t>3.27.6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_Toc67557229 \h </w:instrText>
            </w:r>
          </w:ins>
          <w:r>
            <w:rPr>
              <w:noProof/>
              <w:webHidden/>
            </w:rPr>
          </w:r>
          <w:r>
            <w:rPr>
              <w:noProof/>
              <w:webHidden/>
            </w:rPr>
            <w:fldChar w:fldCharType="separate"/>
          </w:r>
          <w:ins w:id="973" w:author="Владимир Лаут" w:date="2021-03-31T13:17:00Z">
            <w:r w:rsidR="00E858AE">
              <w:rPr>
                <w:noProof/>
                <w:webHidden/>
              </w:rPr>
              <w:t>131</w:t>
            </w:r>
          </w:ins>
          <w:ins w:id="974" w:author="Владимир Лаут" w:date="2021-03-25T08:57:00Z">
            <w:r>
              <w:rPr>
                <w:noProof/>
                <w:webHidden/>
              </w:rPr>
              <w:fldChar w:fldCharType="end"/>
            </w:r>
            <w:r w:rsidRPr="00693F2E">
              <w:rPr>
                <w:rStyle w:val="ab"/>
                <w:noProof/>
              </w:rPr>
              <w:fldChar w:fldCharType="end"/>
            </w:r>
          </w:ins>
        </w:p>
        <w:p w14:paraId="5016FD35" w14:textId="2DFDA676" w:rsidR="005D2268" w:rsidRDefault="005D2268">
          <w:pPr>
            <w:pStyle w:val="23"/>
            <w:rPr>
              <w:ins w:id="975" w:author="Владимир Лаут" w:date="2021-03-25T08:57:00Z"/>
              <w:rFonts w:eastAsiaTheme="minorEastAsia" w:cstheme="minorBidi"/>
              <w:b w:val="0"/>
              <w:noProof/>
              <w:lang w:eastAsia="ru-RU"/>
            </w:rPr>
          </w:pPr>
          <w:ins w:id="9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"_Toc67557230"</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3.28</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_54 Тип ТехМеста.</w:t>
            </w:r>
            <w:r>
              <w:rPr>
                <w:noProof/>
                <w:webHidden/>
              </w:rPr>
              <w:tab/>
            </w:r>
            <w:r>
              <w:rPr>
                <w:noProof/>
                <w:webHidden/>
              </w:rPr>
              <w:fldChar w:fldCharType="begin"/>
            </w:r>
            <w:r>
              <w:rPr>
                <w:noProof/>
                <w:webHidden/>
              </w:rPr>
              <w:instrText xml:space="preserve"> PAGEREF _Toc67557230 \h </w:instrText>
            </w:r>
          </w:ins>
          <w:r>
            <w:rPr>
              <w:noProof/>
              <w:webHidden/>
            </w:rPr>
          </w:r>
          <w:r>
            <w:rPr>
              <w:noProof/>
              <w:webHidden/>
            </w:rPr>
            <w:fldChar w:fldCharType="separate"/>
          </w:r>
          <w:ins w:id="977" w:author="Владимир Лаут" w:date="2021-03-31T13:17:00Z">
            <w:r w:rsidR="00E858AE">
              <w:rPr>
                <w:noProof/>
                <w:webHidden/>
              </w:rPr>
              <w:t>131</w:t>
            </w:r>
          </w:ins>
          <w:ins w:id="978" w:author="Владимир Лаут" w:date="2021-03-25T08:57:00Z">
            <w:r>
              <w:rPr>
                <w:noProof/>
                <w:webHidden/>
              </w:rPr>
              <w:fldChar w:fldCharType="end"/>
            </w:r>
            <w:r w:rsidRPr="00693F2E">
              <w:rPr>
                <w:rStyle w:val="ab"/>
                <w:noProof/>
              </w:rPr>
              <w:fldChar w:fldCharType="end"/>
            </w:r>
          </w:ins>
        </w:p>
        <w:p w14:paraId="1CFCADA7" w14:textId="745AEE42" w:rsidR="005D2268" w:rsidRDefault="005D2268">
          <w:pPr>
            <w:pStyle w:val="32"/>
            <w:rPr>
              <w:ins w:id="979" w:author="Владимир Лаут" w:date="2021-03-25T08:57:00Z"/>
              <w:rFonts w:eastAsiaTheme="minorEastAsia" w:cstheme="minorBidi"/>
              <w:noProof/>
              <w:lang w:eastAsia="ru-RU"/>
            </w:rPr>
          </w:pPr>
          <w:ins w:id="9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"_Toc67557231"</w:instrText>
            </w:r>
            <w:r w:rsidRPr="00693F2E">
              <w:rPr>
                <w:rStyle w:val="ab"/>
                <w:noProof/>
              </w:rPr>
              <w:instrText xml:space="preserve"> </w:instrText>
            </w:r>
            <w:r w:rsidRPr="00693F2E">
              <w:rPr>
                <w:rStyle w:val="ab"/>
                <w:noProof/>
              </w:rPr>
              <w:fldChar w:fldCharType="separate"/>
            </w:r>
            <w:r w:rsidRPr="00693F2E">
              <w:rPr>
                <w:rStyle w:val="ab"/>
                <w:noProof/>
              </w:rPr>
              <w:t>3.28.1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_Toc67557231 \h </w:instrText>
            </w:r>
          </w:ins>
          <w:r>
            <w:rPr>
              <w:noProof/>
              <w:webHidden/>
            </w:rPr>
          </w:r>
          <w:r>
            <w:rPr>
              <w:noProof/>
              <w:webHidden/>
            </w:rPr>
            <w:fldChar w:fldCharType="separate"/>
          </w:r>
          <w:ins w:id="981" w:author="Владимир Лаут" w:date="2021-03-31T13:17:00Z">
            <w:r w:rsidR="00E858AE">
              <w:rPr>
                <w:noProof/>
                <w:webHidden/>
              </w:rPr>
              <w:t>131</w:t>
            </w:r>
          </w:ins>
          <w:ins w:id="982" w:author="Владимир Лаут" w:date="2021-03-25T08:57:00Z">
            <w:r>
              <w:rPr>
                <w:noProof/>
                <w:webHidden/>
              </w:rPr>
              <w:fldChar w:fldCharType="end"/>
            </w:r>
            <w:r w:rsidRPr="00693F2E">
              <w:rPr>
                <w:rStyle w:val="ab"/>
                <w:noProof/>
              </w:rPr>
              <w:fldChar w:fldCharType="end"/>
            </w:r>
          </w:ins>
        </w:p>
        <w:p w14:paraId="249E9984" w14:textId="4F086115" w:rsidR="005D2268" w:rsidRDefault="005D2268">
          <w:pPr>
            <w:pStyle w:val="32"/>
            <w:rPr>
              <w:ins w:id="983" w:author="Владимир Лаут" w:date="2021-03-25T08:57:00Z"/>
              <w:rFonts w:eastAsiaTheme="minorEastAsia" w:cstheme="minorBidi"/>
              <w:noProof/>
              <w:lang w:eastAsia="ru-RU"/>
            </w:rPr>
          </w:pPr>
          <w:ins w:id="9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"_Toc67557232"</w:instrText>
            </w:r>
            <w:r w:rsidRPr="00693F2E">
              <w:rPr>
                <w:rStyle w:val="ab"/>
                <w:noProof/>
              </w:rPr>
              <w:instrText xml:space="preserve"> </w:instrText>
            </w:r>
            <w:r w:rsidRPr="00693F2E">
              <w:rPr>
                <w:rStyle w:val="ab"/>
                <w:noProof/>
              </w:rPr>
              <w:fldChar w:fldCharType="separate"/>
            </w:r>
            <w:r w:rsidRPr="00693F2E">
              <w:rPr>
                <w:rStyle w:val="ab"/>
                <w:noProof/>
              </w:rPr>
              <w:t>3.28.2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_Toc67557232 \h </w:instrText>
            </w:r>
          </w:ins>
          <w:r>
            <w:rPr>
              <w:noProof/>
              <w:webHidden/>
            </w:rPr>
          </w:r>
          <w:r>
            <w:rPr>
              <w:noProof/>
              <w:webHidden/>
            </w:rPr>
            <w:fldChar w:fldCharType="separate"/>
          </w:r>
          <w:ins w:id="985" w:author="Владимир Лаут" w:date="2021-03-31T13:17:00Z">
            <w:r w:rsidR="00E858AE">
              <w:rPr>
                <w:noProof/>
                <w:webHidden/>
              </w:rPr>
              <w:t>131</w:t>
            </w:r>
          </w:ins>
          <w:ins w:id="986" w:author="Владимир Лаут" w:date="2021-03-25T08:57:00Z">
            <w:r>
              <w:rPr>
                <w:noProof/>
                <w:webHidden/>
              </w:rPr>
              <w:fldChar w:fldCharType="end"/>
            </w:r>
            <w:r w:rsidRPr="00693F2E">
              <w:rPr>
                <w:rStyle w:val="ab"/>
                <w:noProof/>
              </w:rPr>
              <w:fldChar w:fldCharType="end"/>
            </w:r>
          </w:ins>
        </w:p>
        <w:p w14:paraId="7374191E" w14:textId="4FA0EBE0" w:rsidR="005D2268" w:rsidRDefault="005D2268">
          <w:pPr>
            <w:pStyle w:val="32"/>
            <w:rPr>
              <w:ins w:id="987" w:author="Владимир Лаут" w:date="2021-03-25T08:57:00Z"/>
              <w:rFonts w:eastAsiaTheme="minorEastAsia" w:cstheme="minorBidi"/>
              <w:noProof/>
              <w:lang w:eastAsia="ru-RU"/>
            </w:rPr>
          </w:pPr>
          <w:ins w:id="9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"_Toc67557233"</w:instrText>
            </w:r>
            <w:r w:rsidRPr="00693F2E">
              <w:rPr>
                <w:rStyle w:val="ab"/>
                <w:noProof/>
              </w:rPr>
              <w:instrText xml:space="preserve"> </w:instrText>
            </w:r>
            <w:r w:rsidRPr="00693F2E">
              <w:rPr>
                <w:rStyle w:val="ab"/>
                <w:noProof/>
              </w:rPr>
              <w:fldChar w:fldCharType="separate"/>
            </w:r>
            <w:r w:rsidRPr="00693F2E">
              <w:rPr>
                <w:rStyle w:val="ab"/>
                <w:noProof/>
              </w:rPr>
              <w:t>3.28.3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_Toc67557233 \h </w:instrText>
            </w:r>
          </w:ins>
          <w:r>
            <w:rPr>
              <w:noProof/>
              <w:webHidden/>
            </w:rPr>
          </w:r>
          <w:r>
            <w:rPr>
              <w:noProof/>
              <w:webHidden/>
            </w:rPr>
            <w:fldChar w:fldCharType="separate"/>
          </w:r>
          <w:ins w:id="989" w:author="Владимир Лаут" w:date="2021-03-31T13:17:00Z">
            <w:r w:rsidR="00E858AE">
              <w:rPr>
                <w:noProof/>
                <w:webHidden/>
              </w:rPr>
              <w:t>131</w:t>
            </w:r>
          </w:ins>
          <w:ins w:id="990" w:author="Владимир Лаут" w:date="2021-03-25T08:57:00Z">
            <w:r>
              <w:rPr>
                <w:noProof/>
                <w:webHidden/>
              </w:rPr>
              <w:fldChar w:fldCharType="end"/>
            </w:r>
            <w:r w:rsidRPr="00693F2E">
              <w:rPr>
                <w:rStyle w:val="ab"/>
                <w:noProof/>
              </w:rPr>
              <w:fldChar w:fldCharType="end"/>
            </w:r>
          </w:ins>
        </w:p>
        <w:p w14:paraId="47F48EA1" w14:textId="4A9CB9F7" w:rsidR="005D2268" w:rsidRDefault="005D2268">
          <w:pPr>
            <w:pStyle w:val="32"/>
            <w:rPr>
              <w:ins w:id="991" w:author="Владимир Лаут" w:date="2021-03-25T08:57:00Z"/>
              <w:rFonts w:eastAsiaTheme="minorEastAsia" w:cstheme="minorBidi"/>
              <w:noProof/>
              <w:lang w:eastAsia="ru-RU"/>
            </w:rPr>
          </w:pPr>
          <w:ins w:id="9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"_Toc67557234"</w:instrText>
            </w:r>
            <w:r w:rsidRPr="00693F2E">
              <w:rPr>
                <w:rStyle w:val="ab"/>
                <w:noProof/>
              </w:rPr>
              <w:instrText xml:space="preserve"> </w:instrText>
            </w:r>
            <w:r w:rsidRPr="00693F2E">
              <w:rPr>
                <w:rStyle w:val="ab"/>
                <w:noProof/>
              </w:rPr>
              <w:fldChar w:fldCharType="separate"/>
            </w:r>
            <w:r w:rsidRPr="00693F2E">
              <w:rPr>
                <w:rStyle w:val="ab"/>
                <w:noProof/>
              </w:rPr>
              <w:t>3.28.4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_Toc67557234 \h </w:instrText>
            </w:r>
          </w:ins>
          <w:r>
            <w:rPr>
              <w:noProof/>
              <w:webHidden/>
            </w:rPr>
          </w:r>
          <w:r>
            <w:rPr>
              <w:noProof/>
              <w:webHidden/>
            </w:rPr>
            <w:fldChar w:fldCharType="separate"/>
          </w:r>
          <w:ins w:id="993" w:author="Владимир Лаут" w:date="2021-03-31T13:17:00Z">
            <w:r w:rsidR="00E858AE">
              <w:rPr>
                <w:noProof/>
                <w:webHidden/>
              </w:rPr>
              <w:t>132</w:t>
            </w:r>
          </w:ins>
          <w:ins w:id="994" w:author="Владимир Лаут" w:date="2021-03-25T08:57:00Z">
            <w:r>
              <w:rPr>
                <w:noProof/>
                <w:webHidden/>
              </w:rPr>
              <w:fldChar w:fldCharType="end"/>
            </w:r>
            <w:r w:rsidRPr="00693F2E">
              <w:rPr>
                <w:rStyle w:val="ab"/>
                <w:noProof/>
              </w:rPr>
              <w:fldChar w:fldCharType="end"/>
            </w:r>
          </w:ins>
        </w:p>
        <w:p w14:paraId="0C10A4B6" w14:textId="5E012DEF" w:rsidR="005D2268" w:rsidRDefault="005D2268">
          <w:pPr>
            <w:pStyle w:val="32"/>
            <w:rPr>
              <w:ins w:id="995" w:author="Владимир Лаут" w:date="2021-03-25T08:57:00Z"/>
              <w:rFonts w:eastAsiaTheme="minorEastAsia" w:cstheme="minorBidi"/>
              <w:noProof/>
              <w:lang w:eastAsia="ru-RU"/>
            </w:rPr>
          </w:pPr>
          <w:ins w:id="9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"_Toc67557235"</w:instrText>
            </w:r>
            <w:r w:rsidRPr="00693F2E">
              <w:rPr>
                <w:rStyle w:val="ab"/>
                <w:noProof/>
              </w:rPr>
              <w:instrText xml:space="preserve"> </w:instrText>
            </w:r>
            <w:r w:rsidRPr="00693F2E">
              <w:rPr>
                <w:rStyle w:val="ab"/>
                <w:noProof/>
              </w:rPr>
              <w:fldChar w:fldCharType="separate"/>
            </w:r>
            <w:r w:rsidRPr="00693F2E">
              <w:rPr>
                <w:rStyle w:val="ab"/>
                <w:noProof/>
              </w:rPr>
              <w:t>3.28.5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_Toc67557235 \h </w:instrText>
            </w:r>
          </w:ins>
          <w:r>
            <w:rPr>
              <w:noProof/>
              <w:webHidden/>
            </w:rPr>
          </w:r>
          <w:r>
            <w:rPr>
              <w:noProof/>
              <w:webHidden/>
            </w:rPr>
            <w:fldChar w:fldCharType="separate"/>
          </w:r>
          <w:ins w:id="997" w:author="Владимир Лаут" w:date="2021-03-31T13:17:00Z">
            <w:r w:rsidR="00E858AE">
              <w:rPr>
                <w:noProof/>
                <w:webHidden/>
              </w:rPr>
              <w:t>133</w:t>
            </w:r>
          </w:ins>
          <w:ins w:id="998" w:author="Владимир Лаут" w:date="2021-03-25T08:57:00Z">
            <w:r>
              <w:rPr>
                <w:noProof/>
                <w:webHidden/>
              </w:rPr>
              <w:fldChar w:fldCharType="end"/>
            </w:r>
            <w:r w:rsidRPr="00693F2E">
              <w:rPr>
                <w:rStyle w:val="ab"/>
                <w:noProof/>
              </w:rPr>
              <w:fldChar w:fldCharType="end"/>
            </w:r>
          </w:ins>
        </w:p>
        <w:p w14:paraId="758B9502" w14:textId="1F402605" w:rsidR="005D2268" w:rsidRDefault="005D2268">
          <w:pPr>
            <w:pStyle w:val="32"/>
            <w:rPr>
              <w:ins w:id="999" w:author="Владимир Лаут" w:date="2021-03-25T08:57:00Z"/>
              <w:rFonts w:eastAsiaTheme="minorEastAsia" w:cstheme="minorBidi"/>
              <w:noProof/>
              <w:lang w:eastAsia="ru-RU"/>
            </w:rPr>
          </w:pPr>
          <w:ins w:id="10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"_Toc67557236"</w:instrText>
            </w:r>
            <w:r w:rsidRPr="00693F2E">
              <w:rPr>
                <w:rStyle w:val="ab"/>
                <w:noProof/>
              </w:rPr>
              <w:instrText xml:space="preserve"> </w:instrText>
            </w:r>
            <w:r w:rsidRPr="00693F2E">
              <w:rPr>
                <w:rStyle w:val="ab"/>
                <w:noProof/>
              </w:rPr>
              <w:fldChar w:fldCharType="separate"/>
            </w:r>
            <w:r w:rsidRPr="00693F2E">
              <w:rPr>
                <w:rStyle w:val="ab"/>
                <w:noProof/>
              </w:rPr>
              <w:t>3.28.6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_Toc67557236 \h </w:instrText>
            </w:r>
          </w:ins>
          <w:r>
            <w:rPr>
              <w:noProof/>
              <w:webHidden/>
            </w:rPr>
          </w:r>
          <w:r>
            <w:rPr>
              <w:noProof/>
              <w:webHidden/>
            </w:rPr>
            <w:fldChar w:fldCharType="separate"/>
          </w:r>
          <w:ins w:id="1001" w:author="Владимир Лаут" w:date="2021-03-31T13:17:00Z">
            <w:r w:rsidR="00E858AE">
              <w:rPr>
                <w:noProof/>
                <w:webHidden/>
              </w:rPr>
              <w:t>133</w:t>
            </w:r>
          </w:ins>
          <w:ins w:id="1002" w:author="Владимир Лаут" w:date="2021-03-25T08:57:00Z">
            <w:r>
              <w:rPr>
                <w:noProof/>
                <w:webHidden/>
              </w:rPr>
              <w:fldChar w:fldCharType="end"/>
            </w:r>
            <w:r w:rsidRPr="00693F2E">
              <w:rPr>
                <w:rStyle w:val="ab"/>
                <w:noProof/>
              </w:rPr>
              <w:fldChar w:fldCharType="end"/>
            </w:r>
          </w:ins>
        </w:p>
        <w:p w14:paraId="06E06517" w14:textId="2C20AD7D" w:rsidR="005D2268" w:rsidRDefault="005D2268">
          <w:pPr>
            <w:pStyle w:val="23"/>
            <w:rPr>
              <w:ins w:id="1003" w:author="Владимир Лаут" w:date="2021-03-25T08:57:00Z"/>
              <w:rFonts w:eastAsiaTheme="minorEastAsia" w:cstheme="minorBidi"/>
              <w:b w:val="0"/>
              <w:noProof/>
              <w:lang w:eastAsia="ru-RU"/>
            </w:rPr>
          </w:pPr>
          <w:ins w:id="10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"_Toc67557237"</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3.29</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_56 Тип точки измерения</w:t>
            </w:r>
            <w:r>
              <w:rPr>
                <w:noProof/>
                <w:webHidden/>
              </w:rPr>
              <w:tab/>
            </w:r>
            <w:r>
              <w:rPr>
                <w:noProof/>
                <w:webHidden/>
              </w:rPr>
              <w:fldChar w:fldCharType="begin"/>
            </w:r>
            <w:r>
              <w:rPr>
                <w:noProof/>
                <w:webHidden/>
              </w:rPr>
              <w:instrText xml:space="preserve"> PAGEREF _Toc67557237 \h </w:instrText>
            </w:r>
          </w:ins>
          <w:r>
            <w:rPr>
              <w:noProof/>
              <w:webHidden/>
            </w:rPr>
          </w:r>
          <w:r>
            <w:rPr>
              <w:noProof/>
              <w:webHidden/>
            </w:rPr>
            <w:fldChar w:fldCharType="separate"/>
          </w:r>
          <w:ins w:id="1005" w:author="Владимир Лаут" w:date="2021-03-31T13:17:00Z">
            <w:r w:rsidR="00E858AE">
              <w:rPr>
                <w:noProof/>
                <w:webHidden/>
              </w:rPr>
              <w:t>133</w:t>
            </w:r>
          </w:ins>
          <w:ins w:id="1006" w:author="Владимир Лаут" w:date="2021-03-25T08:57:00Z">
            <w:r>
              <w:rPr>
                <w:noProof/>
                <w:webHidden/>
              </w:rPr>
              <w:fldChar w:fldCharType="end"/>
            </w:r>
            <w:r w:rsidRPr="00693F2E">
              <w:rPr>
                <w:rStyle w:val="ab"/>
                <w:noProof/>
              </w:rPr>
              <w:fldChar w:fldCharType="end"/>
            </w:r>
          </w:ins>
        </w:p>
        <w:p w14:paraId="6992E477" w14:textId="5D2E839E" w:rsidR="005D2268" w:rsidRDefault="005D2268">
          <w:pPr>
            <w:pStyle w:val="32"/>
            <w:rPr>
              <w:ins w:id="1007" w:author="Владимир Лаут" w:date="2021-03-25T08:57:00Z"/>
              <w:rFonts w:eastAsiaTheme="minorEastAsia" w:cstheme="minorBidi"/>
              <w:noProof/>
              <w:lang w:eastAsia="ru-RU"/>
            </w:rPr>
          </w:pPr>
          <w:ins w:id="10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"_Toc67557238"</w:instrText>
            </w:r>
            <w:r w:rsidRPr="00693F2E">
              <w:rPr>
                <w:rStyle w:val="ab"/>
                <w:noProof/>
              </w:rPr>
              <w:instrText xml:space="preserve"> </w:instrText>
            </w:r>
            <w:r w:rsidRPr="00693F2E">
              <w:rPr>
                <w:rStyle w:val="ab"/>
                <w:noProof/>
              </w:rPr>
              <w:fldChar w:fldCharType="separate"/>
            </w:r>
            <w:r w:rsidRPr="00693F2E">
              <w:rPr>
                <w:rStyle w:val="ab"/>
                <w:noProof/>
              </w:rPr>
              <w:t>3.29.1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_Toc67557238 \h </w:instrText>
            </w:r>
          </w:ins>
          <w:r>
            <w:rPr>
              <w:noProof/>
              <w:webHidden/>
            </w:rPr>
          </w:r>
          <w:r>
            <w:rPr>
              <w:noProof/>
              <w:webHidden/>
            </w:rPr>
            <w:fldChar w:fldCharType="separate"/>
          </w:r>
          <w:ins w:id="1009" w:author="Владимир Лаут" w:date="2021-03-31T13:17:00Z">
            <w:r w:rsidR="00E858AE">
              <w:rPr>
                <w:noProof/>
                <w:webHidden/>
              </w:rPr>
              <w:t>133</w:t>
            </w:r>
          </w:ins>
          <w:ins w:id="1010" w:author="Владимир Лаут" w:date="2021-03-25T08:57:00Z">
            <w:r>
              <w:rPr>
                <w:noProof/>
                <w:webHidden/>
              </w:rPr>
              <w:fldChar w:fldCharType="end"/>
            </w:r>
            <w:r w:rsidRPr="00693F2E">
              <w:rPr>
                <w:rStyle w:val="ab"/>
                <w:noProof/>
              </w:rPr>
              <w:fldChar w:fldCharType="end"/>
            </w:r>
          </w:ins>
        </w:p>
        <w:p w14:paraId="4353A383" w14:textId="4445A08D" w:rsidR="005D2268" w:rsidRDefault="005D2268">
          <w:pPr>
            <w:pStyle w:val="32"/>
            <w:rPr>
              <w:ins w:id="1011" w:author="Владимир Лаут" w:date="2021-03-25T08:57:00Z"/>
              <w:rFonts w:eastAsiaTheme="minorEastAsia" w:cstheme="minorBidi"/>
              <w:noProof/>
              <w:lang w:eastAsia="ru-RU"/>
            </w:rPr>
          </w:pPr>
          <w:ins w:id="10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"_Toc67557239"</w:instrText>
            </w:r>
            <w:r w:rsidRPr="00693F2E">
              <w:rPr>
                <w:rStyle w:val="ab"/>
                <w:noProof/>
              </w:rPr>
              <w:instrText xml:space="preserve"> </w:instrText>
            </w:r>
            <w:r w:rsidRPr="00693F2E">
              <w:rPr>
                <w:rStyle w:val="ab"/>
                <w:noProof/>
              </w:rPr>
              <w:fldChar w:fldCharType="separate"/>
            </w:r>
            <w:r w:rsidRPr="00693F2E">
              <w:rPr>
                <w:rStyle w:val="ab"/>
                <w:noProof/>
              </w:rPr>
              <w:t>3.29.2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_Toc67557239 \h </w:instrText>
            </w:r>
          </w:ins>
          <w:r>
            <w:rPr>
              <w:noProof/>
              <w:webHidden/>
            </w:rPr>
          </w:r>
          <w:r>
            <w:rPr>
              <w:noProof/>
              <w:webHidden/>
            </w:rPr>
            <w:fldChar w:fldCharType="separate"/>
          </w:r>
          <w:ins w:id="1013" w:author="Владимир Лаут" w:date="2021-03-31T13:17:00Z">
            <w:r w:rsidR="00E858AE">
              <w:rPr>
                <w:noProof/>
                <w:webHidden/>
              </w:rPr>
              <w:t>133</w:t>
            </w:r>
          </w:ins>
          <w:ins w:id="1014" w:author="Владимир Лаут" w:date="2021-03-25T08:57:00Z">
            <w:r>
              <w:rPr>
                <w:noProof/>
                <w:webHidden/>
              </w:rPr>
              <w:fldChar w:fldCharType="end"/>
            </w:r>
            <w:r w:rsidRPr="00693F2E">
              <w:rPr>
                <w:rStyle w:val="ab"/>
                <w:noProof/>
              </w:rPr>
              <w:fldChar w:fldCharType="end"/>
            </w:r>
          </w:ins>
        </w:p>
        <w:p w14:paraId="7AB4C336" w14:textId="574BFF4D" w:rsidR="005D2268" w:rsidRDefault="005D2268">
          <w:pPr>
            <w:pStyle w:val="32"/>
            <w:rPr>
              <w:ins w:id="1015" w:author="Владимир Лаут" w:date="2021-03-25T08:57:00Z"/>
              <w:rFonts w:eastAsiaTheme="minorEastAsia" w:cstheme="minorBidi"/>
              <w:noProof/>
              <w:lang w:eastAsia="ru-RU"/>
            </w:rPr>
          </w:pPr>
          <w:ins w:id="10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"_Toc67557240"</w:instrText>
            </w:r>
            <w:r w:rsidRPr="00693F2E">
              <w:rPr>
                <w:rStyle w:val="ab"/>
                <w:noProof/>
              </w:rPr>
              <w:instrText xml:space="preserve"> </w:instrText>
            </w:r>
            <w:r w:rsidRPr="00693F2E">
              <w:rPr>
                <w:rStyle w:val="ab"/>
                <w:noProof/>
              </w:rPr>
              <w:fldChar w:fldCharType="separate"/>
            </w:r>
            <w:r w:rsidRPr="00693F2E">
              <w:rPr>
                <w:rStyle w:val="ab"/>
                <w:noProof/>
              </w:rPr>
              <w:t>3.29.3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_Toc67557240 \h </w:instrText>
            </w:r>
          </w:ins>
          <w:r>
            <w:rPr>
              <w:noProof/>
              <w:webHidden/>
            </w:rPr>
          </w:r>
          <w:r>
            <w:rPr>
              <w:noProof/>
              <w:webHidden/>
            </w:rPr>
            <w:fldChar w:fldCharType="separate"/>
          </w:r>
          <w:ins w:id="1017" w:author="Владимир Лаут" w:date="2021-03-31T13:17:00Z">
            <w:r w:rsidR="00E858AE">
              <w:rPr>
                <w:noProof/>
                <w:webHidden/>
              </w:rPr>
              <w:t>133</w:t>
            </w:r>
          </w:ins>
          <w:ins w:id="1018" w:author="Владимир Лаут" w:date="2021-03-25T08:57:00Z">
            <w:r>
              <w:rPr>
                <w:noProof/>
                <w:webHidden/>
              </w:rPr>
              <w:fldChar w:fldCharType="end"/>
            </w:r>
            <w:r w:rsidRPr="00693F2E">
              <w:rPr>
                <w:rStyle w:val="ab"/>
                <w:noProof/>
              </w:rPr>
              <w:fldChar w:fldCharType="end"/>
            </w:r>
          </w:ins>
        </w:p>
        <w:p w14:paraId="03B1DAAB" w14:textId="7FC57F71" w:rsidR="005D2268" w:rsidRDefault="005D2268">
          <w:pPr>
            <w:pStyle w:val="32"/>
            <w:rPr>
              <w:ins w:id="1019" w:author="Владимир Лаут" w:date="2021-03-25T08:57:00Z"/>
              <w:rFonts w:eastAsiaTheme="minorEastAsia" w:cstheme="minorBidi"/>
              <w:noProof/>
              <w:lang w:eastAsia="ru-RU"/>
            </w:rPr>
          </w:pPr>
          <w:ins w:id="10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"_Toc67557241"</w:instrText>
            </w:r>
            <w:r w:rsidRPr="00693F2E">
              <w:rPr>
                <w:rStyle w:val="ab"/>
                <w:noProof/>
              </w:rPr>
              <w:instrText xml:space="preserve"> </w:instrText>
            </w:r>
            <w:r w:rsidRPr="00693F2E">
              <w:rPr>
                <w:rStyle w:val="ab"/>
                <w:noProof/>
              </w:rPr>
              <w:fldChar w:fldCharType="separate"/>
            </w:r>
            <w:r w:rsidRPr="00693F2E">
              <w:rPr>
                <w:rStyle w:val="ab"/>
                <w:noProof/>
              </w:rPr>
              <w:t>3.29.4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_Toc67557241 \h </w:instrText>
            </w:r>
          </w:ins>
          <w:r>
            <w:rPr>
              <w:noProof/>
              <w:webHidden/>
            </w:rPr>
          </w:r>
          <w:r>
            <w:rPr>
              <w:noProof/>
              <w:webHidden/>
            </w:rPr>
            <w:fldChar w:fldCharType="separate"/>
          </w:r>
          <w:ins w:id="1021" w:author="Владимир Лаут" w:date="2021-03-31T13:17:00Z">
            <w:r w:rsidR="00E858AE">
              <w:rPr>
                <w:noProof/>
                <w:webHidden/>
              </w:rPr>
              <w:t>134</w:t>
            </w:r>
          </w:ins>
          <w:ins w:id="1022" w:author="Владимир Лаут" w:date="2021-03-25T08:57:00Z">
            <w:r>
              <w:rPr>
                <w:noProof/>
                <w:webHidden/>
              </w:rPr>
              <w:fldChar w:fldCharType="end"/>
            </w:r>
            <w:r w:rsidRPr="00693F2E">
              <w:rPr>
                <w:rStyle w:val="ab"/>
                <w:noProof/>
              </w:rPr>
              <w:fldChar w:fldCharType="end"/>
            </w:r>
          </w:ins>
        </w:p>
        <w:p w14:paraId="591E82E6" w14:textId="0598A9DF" w:rsidR="005D2268" w:rsidRDefault="005D2268">
          <w:pPr>
            <w:pStyle w:val="32"/>
            <w:rPr>
              <w:ins w:id="1023" w:author="Владимир Лаут" w:date="2021-03-25T08:57:00Z"/>
              <w:rFonts w:eastAsiaTheme="minorEastAsia" w:cstheme="minorBidi"/>
              <w:noProof/>
              <w:lang w:eastAsia="ru-RU"/>
            </w:rPr>
          </w:pPr>
          <w:ins w:id="1024" w:author="Владимир Лаут" w:date="2021-03-25T08:57:00Z">
            <w:r w:rsidRPr="00693F2E">
              <w:rPr>
                <w:rStyle w:val="ab"/>
                <w:noProof/>
              </w:rPr>
              <w:lastRenderedPageBreak/>
              <w:fldChar w:fldCharType="begin"/>
            </w:r>
            <w:r w:rsidRPr="00693F2E">
              <w:rPr>
                <w:rStyle w:val="ab"/>
                <w:noProof/>
              </w:rPr>
              <w:instrText xml:space="preserve"> </w:instrText>
            </w:r>
            <w:r>
              <w:rPr>
                <w:noProof/>
              </w:rPr>
              <w:instrText>HYPERLINK \l "_Toc67557242"</w:instrText>
            </w:r>
            <w:r w:rsidRPr="00693F2E">
              <w:rPr>
                <w:rStyle w:val="ab"/>
                <w:noProof/>
              </w:rPr>
              <w:instrText xml:space="preserve"> </w:instrText>
            </w:r>
            <w:r w:rsidRPr="00693F2E">
              <w:rPr>
                <w:rStyle w:val="ab"/>
                <w:noProof/>
              </w:rPr>
              <w:fldChar w:fldCharType="separate"/>
            </w:r>
            <w:r w:rsidRPr="00693F2E">
              <w:rPr>
                <w:rStyle w:val="ab"/>
                <w:noProof/>
              </w:rPr>
              <w:t>3.29.5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_Toc67557242 \h </w:instrText>
            </w:r>
          </w:ins>
          <w:r>
            <w:rPr>
              <w:noProof/>
              <w:webHidden/>
            </w:rPr>
          </w:r>
          <w:r>
            <w:rPr>
              <w:noProof/>
              <w:webHidden/>
            </w:rPr>
            <w:fldChar w:fldCharType="separate"/>
          </w:r>
          <w:ins w:id="1025" w:author="Владимир Лаут" w:date="2021-03-31T13:17:00Z">
            <w:r w:rsidR="00E858AE">
              <w:rPr>
                <w:noProof/>
                <w:webHidden/>
              </w:rPr>
              <w:t>135</w:t>
            </w:r>
          </w:ins>
          <w:ins w:id="1026" w:author="Владимир Лаут" w:date="2021-03-25T08:57:00Z">
            <w:r>
              <w:rPr>
                <w:noProof/>
                <w:webHidden/>
              </w:rPr>
              <w:fldChar w:fldCharType="end"/>
            </w:r>
            <w:r w:rsidRPr="00693F2E">
              <w:rPr>
                <w:rStyle w:val="ab"/>
                <w:noProof/>
              </w:rPr>
              <w:fldChar w:fldCharType="end"/>
            </w:r>
          </w:ins>
        </w:p>
        <w:p w14:paraId="029094EA" w14:textId="7EEE5D75" w:rsidR="005D2268" w:rsidRDefault="005D2268">
          <w:pPr>
            <w:pStyle w:val="32"/>
            <w:rPr>
              <w:ins w:id="1027" w:author="Владимир Лаут" w:date="2021-03-25T08:57:00Z"/>
              <w:rFonts w:eastAsiaTheme="minorEastAsia" w:cstheme="minorBidi"/>
              <w:noProof/>
              <w:lang w:eastAsia="ru-RU"/>
            </w:rPr>
          </w:pPr>
          <w:ins w:id="10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"_Toc67557243"</w:instrText>
            </w:r>
            <w:r w:rsidRPr="00693F2E">
              <w:rPr>
                <w:rStyle w:val="ab"/>
                <w:noProof/>
              </w:rPr>
              <w:instrText xml:space="preserve"> </w:instrText>
            </w:r>
            <w:r w:rsidRPr="00693F2E">
              <w:rPr>
                <w:rStyle w:val="ab"/>
                <w:noProof/>
              </w:rPr>
              <w:fldChar w:fldCharType="separate"/>
            </w:r>
            <w:r w:rsidRPr="00693F2E">
              <w:rPr>
                <w:rStyle w:val="ab"/>
                <w:noProof/>
              </w:rPr>
              <w:t>3.29.6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_Toc67557243 \h </w:instrText>
            </w:r>
          </w:ins>
          <w:r>
            <w:rPr>
              <w:noProof/>
              <w:webHidden/>
            </w:rPr>
          </w:r>
          <w:r>
            <w:rPr>
              <w:noProof/>
              <w:webHidden/>
            </w:rPr>
            <w:fldChar w:fldCharType="separate"/>
          </w:r>
          <w:ins w:id="1029" w:author="Владимир Лаут" w:date="2021-03-31T13:17:00Z">
            <w:r w:rsidR="00E858AE">
              <w:rPr>
                <w:noProof/>
                <w:webHidden/>
              </w:rPr>
              <w:t>135</w:t>
            </w:r>
          </w:ins>
          <w:ins w:id="1030" w:author="Владимир Лаут" w:date="2021-03-25T08:57:00Z">
            <w:r>
              <w:rPr>
                <w:noProof/>
                <w:webHidden/>
              </w:rPr>
              <w:fldChar w:fldCharType="end"/>
            </w:r>
            <w:r w:rsidRPr="00693F2E">
              <w:rPr>
                <w:rStyle w:val="ab"/>
                <w:noProof/>
              </w:rPr>
              <w:fldChar w:fldCharType="end"/>
            </w:r>
          </w:ins>
        </w:p>
        <w:p w14:paraId="7FAD82EF" w14:textId="4F28E420" w:rsidR="005D2268" w:rsidRDefault="005D2268">
          <w:pPr>
            <w:pStyle w:val="23"/>
            <w:rPr>
              <w:ins w:id="1031" w:author="Владимир Лаут" w:date="2021-03-25T08:57:00Z"/>
              <w:rFonts w:eastAsiaTheme="minorEastAsia" w:cstheme="minorBidi"/>
              <w:b w:val="0"/>
              <w:noProof/>
              <w:lang w:eastAsia="ru-RU"/>
            </w:rPr>
          </w:pPr>
          <w:ins w:id="10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"_Toc67557244"</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3.30</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_57 Тип единицы оборудования.</w:t>
            </w:r>
            <w:r>
              <w:rPr>
                <w:noProof/>
                <w:webHidden/>
              </w:rPr>
              <w:tab/>
            </w:r>
            <w:r>
              <w:rPr>
                <w:noProof/>
                <w:webHidden/>
              </w:rPr>
              <w:fldChar w:fldCharType="begin"/>
            </w:r>
            <w:r>
              <w:rPr>
                <w:noProof/>
                <w:webHidden/>
              </w:rPr>
              <w:instrText xml:space="preserve"> PAGEREF _Toc67557244 \h </w:instrText>
            </w:r>
          </w:ins>
          <w:r>
            <w:rPr>
              <w:noProof/>
              <w:webHidden/>
            </w:rPr>
          </w:r>
          <w:r>
            <w:rPr>
              <w:noProof/>
              <w:webHidden/>
            </w:rPr>
            <w:fldChar w:fldCharType="separate"/>
          </w:r>
          <w:ins w:id="1033" w:author="Владимир Лаут" w:date="2021-03-31T13:17:00Z">
            <w:r w:rsidR="00E858AE">
              <w:rPr>
                <w:noProof/>
                <w:webHidden/>
              </w:rPr>
              <w:t>135</w:t>
            </w:r>
          </w:ins>
          <w:ins w:id="1034" w:author="Владимир Лаут" w:date="2021-03-25T08:57:00Z">
            <w:r>
              <w:rPr>
                <w:noProof/>
                <w:webHidden/>
              </w:rPr>
              <w:fldChar w:fldCharType="end"/>
            </w:r>
            <w:r w:rsidRPr="00693F2E">
              <w:rPr>
                <w:rStyle w:val="ab"/>
                <w:noProof/>
              </w:rPr>
              <w:fldChar w:fldCharType="end"/>
            </w:r>
          </w:ins>
        </w:p>
        <w:p w14:paraId="3E85184B" w14:textId="5C1C3CF8" w:rsidR="005D2268" w:rsidRDefault="005D2268">
          <w:pPr>
            <w:pStyle w:val="32"/>
            <w:rPr>
              <w:ins w:id="1035" w:author="Владимир Лаут" w:date="2021-03-25T08:57:00Z"/>
              <w:rFonts w:eastAsiaTheme="minorEastAsia" w:cstheme="minorBidi"/>
              <w:noProof/>
              <w:lang w:eastAsia="ru-RU"/>
            </w:rPr>
          </w:pPr>
          <w:ins w:id="10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"_Toc67557245"</w:instrText>
            </w:r>
            <w:r w:rsidRPr="00693F2E">
              <w:rPr>
                <w:rStyle w:val="ab"/>
                <w:noProof/>
              </w:rPr>
              <w:instrText xml:space="preserve"> </w:instrText>
            </w:r>
            <w:r w:rsidRPr="00693F2E">
              <w:rPr>
                <w:rStyle w:val="ab"/>
                <w:noProof/>
              </w:rPr>
              <w:fldChar w:fldCharType="separate"/>
            </w:r>
            <w:r w:rsidRPr="00693F2E">
              <w:rPr>
                <w:rStyle w:val="ab"/>
                <w:noProof/>
              </w:rPr>
              <w:t>3.30.1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_Toc67557245 \h </w:instrText>
            </w:r>
          </w:ins>
          <w:r>
            <w:rPr>
              <w:noProof/>
              <w:webHidden/>
            </w:rPr>
          </w:r>
          <w:r>
            <w:rPr>
              <w:noProof/>
              <w:webHidden/>
            </w:rPr>
            <w:fldChar w:fldCharType="separate"/>
          </w:r>
          <w:ins w:id="1037" w:author="Владимир Лаут" w:date="2021-03-31T13:17:00Z">
            <w:r w:rsidR="00E858AE">
              <w:rPr>
                <w:noProof/>
                <w:webHidden/>
              </w:rPr>
              <w:t>135</w:t>
            </w:r>
          </w:ins>
          <w:ins w:id="1038" w:author="Владимир Лаут" w:date="2021-03-25T08:57:00Z">
            <w:r>
              <w:rPr>
                <w:noProof/>
                <w:webHidden/>
              </w:rPr>
              <w:fldChar w:fldCharType="end"/>
            </w:r>
            <w:r w:rsidRPr="00693F2E">
              <w:rPr>
                <w:rStyle w:val="ab"/>
                <w:noProof/>
              </w:rPr>
              <w:fldChar w:fldCharType="end"/>
            </w:r>
          </w:ins>
        </w:p>
        <w:p w14:paraId="1301BD68" w14:textId="7911AEC1" w:rsidR="005D2268" w:rsidRDefault="005D2268">
          <w:pPr>
            <w:pStyle w:val="32"/>
            <w:rPr>
              <w:ins w:id="1039" w:author="Владимир Лаут" w:date="2021-03-25T08:57:00Z"/>
              <w:rFonts w:eastAsiaTheme="minorEastAsia" w:cstheme="minorBidi"/>
              <w:noProof/>
              <w:lang w:eastAsia="ru-RU"/>
            </w:rPr>
          </w:pPr>
          <w:ins w:id="10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"_Toc67557246"</w:instrText>
            </w:r>
            <w:r w:rsidRPr="00693F2E">
              <w:rPr>
                <w:rStyle w:val="ab"/>
                <w:noProof/>
              </w:rPr>
              <w:instrText xml:space="preserve"> </w:instrText>
            </w:r>
            <w:r w:rsidRPr="00693F2E">
              <w:rPr>
                <w:rStyle w:val="ab"/>
                <w:noProof/>
              </w:rPr>
              <w:fldChar w:fldCharType="separate"/>
            </w:r>
            <w:r w:rsidRPr="00693F2E">
              <w:rPr>
                <w:rStyle w:val="ab"/>
                <w:noProof/>
              </w:rPr>
              <w:t>3.30.2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_Toc67557246 \h </w:instrText>
            </w:r>
          </w:ins>
          <w:r>
            <w:rPr>
              <w:noProof/>
              <w:webHidden/>
            </w:rPr>
          </w:r>
          <w:r>
            <w:rPr>
              <w:noProof/>
              <w:webHidden/>
            </w:rPr>
            <w:fldChar w:fldCharType="separate"/>
          </w:r>
          <w:ins w:id="1041" w:author="Владимир Лаут" w:date="2021-03-31T13:17:00Z">
            <w:r w:rsidR="00E858AE">
              <w:rPr>
                <w:noProof/>
                <w:webHidden/>
              </w:rPr>
              <w:t>135</w:t>
            </w:r>
          </w:ins>
          <w:ins w:id="1042" w:author="Владимир Лаут" w:date="2021-03-25T08:57:00Z">
            <w:r>
              <w:rPr>
                <w:noProof/>
                <w:webHidden/>
              </w:rPr>
              <w:fldChar w:fldCharType="end"/>
            </w:r>
            <w:r w:rsidRPr="00693F2E">
              <w:rPr>
                <w:rStyle w:val="ab"/>
                <w:noProof/>
              </w:rPr>
              <w:fldChar w:fldCharType="end"/>
            </w:r>
          </w:ins>
        </w:p>
        <w:p w14:paraId="44CBEF2F" w14:textId="1DBEF379" w:rsidR="005D2268" w:rsidRDefault="005D2268">
          <w:pPr>
            <w:pStyle w:val="32"/>
            <w:rPr>
              <w:ins w:id="1043" w:author="Владимир Лаут" w:date="2021-03-25T08:57:00Z"/>
              <w:rFonts w:eastAsiaTheme="minorEastAsia" w:cstheme="minorBidi"/>
              <w:noProof/>
              <w:lang w:eastAsia="ru-RU"/>
            </w:rPr>
          </w:pPr>
          <w:ins w:id="10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"_Toc67557247"</w:instrText>
            </w:r>
            <w:r w:rsidRPr="00693F2E">
              <w:rPr>
                <w:rStyle w:val="ab"/>
                <w:noProof/>
              </w:rPr>
              <w:instrText xml:space="preserve"> </w:instrText>
            </w:r>
            <w:r w:rsidRPr="00693F2E">
              <w:rPr>
                <w:rStyle w:val="ab"/>
                <w:noProof/>
              </w:rPr>
              <w:fldChar w:fldCharType="separate"/>
            </w:r>
            <w:r w:rsidRPr="00693F2E">
              <w:rPr>
                <w:rStyle w:val="ab"/>
                <w:noProof/>
              </w:rPr>
              <w:t>3.30.3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_Toc67557247 \h </w:instrText>
            </w:r>
          </w:ins>
          <w:r>
            <w:rPr>
              <w:noProof/>
              <w:webHidden/>
            </w:rPr>
          </w:r>
          <w:r>
            <w:rPr>
              <w:noProof/>
              <w:webHidden/>
            </w:rPr>
            <w:fldChar w:fldCharType="separate"/>
          </w:r>
          <w:ins w:id="1045" w:author="Владимир Лаут" w:date="2021-03-31T13:17:00Z">
            <w:r w:rsidR="00E858AE">
              <w:rPr>
                <w:noProof/>
                <w:webHidden/>
              </w:rPr>
              <w:t>136</w:t>
            </w:r>
          </w:ins>
          <w:ins w:id="1046" w:author="Владимир Лаут" w:date="2021-03-25T08:57:00Z">
            <w:r>
              <w:rPr>
                <w:noProof/>
                <w:webHidden/>
              </w:rPr>
              <w:fldChar w:fldCharType="end"/>
            </w:r>
            <w:r w:rsidRPr="00693F2E">
              <w:rPr>
                <w:rStyle w:val="ab"/>
                <w:noProof/>
              </w:rPr>
              <w:fldChar w:fldCharType="end"/>
            </w:r>
          </w:ins>
        </w:p>
        <w:p w14:paraId="5EA3C4F3" w14:textId="7642DE9F" w:rsidR="005D2268" w:rsidRDefault="005D2268">
          <w:pPr>
            <w:pStyle w:val="32"/>
            <w:rPr>
              <w:ins w:id="1047" w:author="Владимир Лаут" w:date="2021-03-25T08:57:00Z"/>
              <w:rFonts w:eastAsiaTheme="minorEastAsia" w:cstheme="minorBidi"/>
              <w:noProof/>
              <w:lang w:eastAsia="ru-RU"/>
            </w:rPr>
          </w:pPr>
          <w:ins w:id="10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"_Toc67557248"</w:instrText>
            </w:r>
            <w:r w:rsidRPr="00693F2E">
              <w:rPr>
                <w:rStyle w:val="ab"/>
                <w:noProof/>
              </w:rPr>
              <w:instrText xml:space="preserve"> </w:instrText>
            </w:r>
            <w:r w:rsidRPr="00693F2E">
              <w:rPr>
                <w:rStyle w:val="ab"/>
                <w:noProof/>
              </w:rPr>
              <w:fldChar w:fldCharType="separate"/>
            </w:r>
            <w:r w:rsidRPr="00693F2E">
              <w:rPr>
                <w:rStyle w:val="ab"/>
                <w:noProof/>
              </w:rPr>
              <w:t>3.30.4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_Toc67557248 \h </w:instrText>
            </w:r>
          </w:ins>
          <w:r>
            <w:rPr>
              <w:noProof/>
              <w:webHidden/>
            </w:rPr>
          </w:r>
          <w:r>
            <w:rPr>
              <w:noProof/>
              <w:webHidden/>
            </w:rPr>
            <w:fldChar w:fldCharType="separate"/>
          </w:r>
          <w:ins w:id="1049" w:author="Владимир Лаут" w:date="2021-03-31T13:17:00Z">
            <w:r w:rsidR="00E858AE">
              <w:rPr>
                <w:noProof/>
                <w:webHidden/>
              </w:rPr>
              <w:t>137</w:t>
            </w:r>
          </w:ins>
          <w:ins w:id="1050" w:author="Владимир Лаут" w:date="2021-03-25T08:57:00Z">
            <w:r>
              <w:rPr>
                <w:noProof/>
                <w:webHidden/>
              </w:rPr>
              <w:fldChar w:fldCharType="end"/>
            </w:r>
            <w:r w:rsidRPr="00693F2E">
              <w:rPr>
                <w:rStyle w:val="ab"/>
                <w:noProof/>
              </w:rPr>
              <w:fldChar w:fldCharType="end"/>
            </w:r>
          </w:ins>
        </w:p>
        <w:p w14:paraId="4BC7872D" w14:textId="161DBF8D" w:rsidR="005D2268" w:rsidRDefault="005D2268">
          <w:pPr>
            <w:pStyle w:val="32"/>
            <w:rPr>
              <w:ins w:id="1051" w:author="Владимир Лаут" w:date="2021-03-25T08:57:00Z"/>
              <w:rFonts w:eastAsiaTheme="minorEastAsia" w:cstheme="minorBidi"/>
              <w:noProof/>
              <w:lang w:eastAsia="ru-RU"/>
            </w:rPr>
          </w:pPr>
          <w:ins w:id="10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"_Toc67557249"</w:instrText>
            </w:r>
            <w:r w:rsidRPr="00693F2E">
              <w:rPr>
                <w:rStyle w:val="ab"/>
                <w:noProof/>
              </w:rPr>
              <w:instrText xml:space="preserve"> </w:instrText>
            </w:r>
            <w:r w:rsidRPr="00693F2E">
              <w:rPr>
                <w:rStyle w:val="ab"/>
                <w:noProof/>
              </w:rPr>
              <w:fldChar w:fldCharType="separate"/>
            </w:r>
            <w:r w:rsidRPr="00693F2E">
              <w:rPr>
                <w:rStyle w:val="ab"/>
                <w:noProof/>
              </w:rPr>
              <w:t>3.30.5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_Toc67557249 \h </w:instrText>
            </w:r>
          </w:ins>
          <w:r>
            <w:rPr>
              <w:noProof/>
              <w:webHidden/>
            </w:rPr>
          </w:r>
          <w:r>
            <w:rPr>
              <w:noProof/>
              <w:webHidden/>
            </w:rPr>
            <w:fldChar w:fldCharType="separate"/>
          </w:r>
          <w:ins w:id="1053" w:author="Владимир Лаут" w:date="2021-03-31T13:17:00Z">
            <w:r w:rsidR="00E858AE">
              <w:rPr>
                <w:noProof/>
                <w:webHidden/>
              </w:rPr>
              <w:t>138</w:t>
            </w:r>
          </w:ins>
          <w:ins w:id="1054" w:author="Владимир Лаут" w:date="2021-03-25T08:57:00Z">
            <w:r>
              <w:rPr>
                <w:noProof/>
                <w:webHidden/>
              </w:rPr>
              <w:fldChar w:fldCharType="end"/>
            </w:r>
            <w:r w:rsidRPr="00693F2E">
              <w:rPr>
                <w:rStyle w:val="ab"/>
                <w:noProof/>
              </w:rPr>
              <w:fldChar w:fldCharType="end"/>
            </w:r>
          </w:ins>
        </w:p>
        <w:p w14:paraId="4099AE93" w14:textId="139CF2DA" w:rsidR="005D2268" w:rsidRDefault="005D2268">
          <w:pPr>
            <w:pStyle w:val="32"/>
            <w:rPr>
              <w:ins w:id="1055" w:author="Владимир Лаут" w:date="2021-03-25T08:57:00Z"/>
              <w:rFonts w:eastAsiaTheme="minorEastAsia" w:cstheme="minorBidi"/>
              <w:noProof/>
              <w:lang w:eastAsia="ru-RU"/>
            </w:rPr>
          </w:pPr>
          <w:ins w:id="10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"_Toc67557250"</w:instrText>
            </w:r>
            <w:r w:rsidRPr="00693F2E">
              <w:rPr>
                <w:rStyle w:val="ab"/>
                <w:noProof/>
              </w:rPr>
              <w:instrText xml:space="preserve"> </w:instrText>
            </w:r>
            <w:r w:rsidRPr="00693F2E">
              <w:rPr>
                <w:rStyle w:val="ab"/>
                <w:noProof/>
              </w:rPr>
              <w:fldChar w:fldCharType="separate"/>
            </w:r>
            <w:r w:rsidRPr="00693F2E">
              <w:rPr>
                <w:rStyle w:val="ab"/>
                <w:noProof/>
              </w:rPr>
              <w:t>3.30.6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_Toc67557250 \h </w:instrText>
            </w:r>
          </w:ins>
          <w:r>
            <w:rPr>
              <w:noProof/>
              <w:webHidden/>
            </w:rPr>
          </w:r>
          <w:r>
            <w:rPr>
              <w:noProof/>
              <w:webHidden/>
            </w:rPr>
            <w:fldChar w:fldCharType="separate"/>
          </w:r>
          <w:ins w:id="1057" w:author="Владимир Лаут" w:date="2021-03-31T13:17:00Z">
            <w:r w:rsidR="00E858AE">
              <w:rPr>
                <w:noProof/>
                <w:webHidden/>
              </w:rPr>
              <w:t>138</w:t>
            </w:r>
          </w:ins>
          <w:ins w:id="1058" w:author="Владимир Лаут" w:date="2021-03-25T08:57:00Z">
            <w:r>
              <w:rPr>
                <w:noProof/>
                <w:webHidden/>
              </w:rPr>
              <w:fldChar w:fldCharType="end"/>
            </w:r>
            <w:r w:rsidRPr="00693F2E">
              <w:rPr>
                <w:rStyle w:val="ab"/>
                <w:noProof/>
              </w:rPr>
              <w:fldChar w:fldCharType="end"/>
            </w:r>
          </w:ins>
        </w:p>
        <w:p w14:paraId="62CB2673" w14:textId="20B47BFD" w:rsidR="005D2268" w:rsidRDefault="005D2268">
          <w:pPr>
            <w:pStyle w:val="23"/>
            <w:rPr>
              <w:ins w:id="1059" w:author="Владимир Лаут" w:date="2021-03-25T08:57:00Z"/>
              <w:rFonts w:eastAsiaTheme="minorEastAsia" w:cstheme="minorBidi"/>
              <w:b w:val="0"/>
              <w:noProof/>
              <w:lang w:eastAsia="ru-RU"/>
            </w:rPr>
          </w:pPr>
          <w:ins w:id="10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3.31</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_58 Типовые технологические операции ТОРО.</w:t>
            </w:r>
            <w:r>
              <w:rPr>
                <w:noProof/>
                <w:webHidden/>
              </w:rPr>
              <w:tab/>
            </w:r>
            <w:r>
              <w:rPr>
                <w:noProof/>
                <w:webHidden/>
              </w:rPr>
              <w:fldChar w:fldCharType="begin"/>
            </w:r>
            <w:r>
              <w:rPr>
                <w:noProof/>
                <w:webHidden/>
              </w:rPr>
              <w:instrText xml:space="preserve"> PAGEREF _Toc67557251 \h </w:instrText>
            </w:r>
          </w:ins>
          <w:r>
            <w:rPr>
              <w:noProof/>
              <w:webHidden/>
            </w:rPr>
          </w:r>
          <w:r>
            <w:rPr>
              <w:noProof/>
              <w:webHidden/>
            </w:rPr>
            <w:fldChar w:fldCharType="separate"/>
          </w:r>
          <w:ins w:id="1061" w:author="Владимир Лаут" w:date="2021-03-31T13:17:00Z">
            <w:r w:rsidR="00E858AE">
              <w:rPr>
                <w:noProof/>
                <w:webHidden/>
              </w:rPr>
              <w:t>138</w:t>
            </w:r>
          </w:ins>
          <w:ins w:id="1062" w:author="Владимир Лаут" w:date="2021-03-25T08:57:00Z">
            <w:r>
              <w:rPr>
                <w:noProof/>
                <w:webHidden/>
              </w:rPr>
              <w:fldChar w:fldCharType="end"/>
            </w:r>
            <w:r w:rsidRPr="00693F2E">
              <w:rPr>
                <w:rStyle w:val="ab"/>
                <w:noProof/>
              </w:rPr>
              <w:fldChar w:fldCharType="end"/>
            </w:r>
          </w:ins>
        </w:p>
        <w:p w14:paraId="268EFCF2" w14:textId="341FF4DF" w:rsidR="005D2268" w:rsidRDefault="005D2268">
          <w:pPr>
            <w:pStyle w:val="32"/>
            <w:rPr>
              <w:ins w:id="1063" w:author="Владимир Лаут" w:date="2021-03-25T08:57:00Z"/>
              <w:rFonts w:eastAsiaTheme="minorEastAsia" w:cstheme="minorBidi"/>
              <w:noProof/>
              <w:lang w:eastAsia="ru-RU"/>
            </w:rPr>
          </w:pPr>
          <w:ins w:id="10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"_Toc67557252"</w:instrText>
            </w:r>
            <w:r w:rsidRPr="00693F2E">
              <w:rPr>
                <w:rStyle w:val="ab"/>
                <w:noProof/>
              </w:rPr>
              <w:instrText xml:space="preserve"> </w:instrText>
            </w:r>
            <w:r w:rsidRPr="00693F2E">
              <w:rPr>
                <w:rStyle w:val="ab"/>
                <w:noProof/>
              </w:rPr>
              <w:fldChar w:fldCharType="separate"/>
            </w:r>
            <w:r w:rsidRPr="00693F2E">
              <w:rPr>
                <w:rStyle w:val="ab"/>
                <w:noProof/>
              </w:rPr>
              <w:t>3.31.1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_Toc67557252 \h </w:instrText>
            </w:r>
          </w:ins>
          <w:r>
            <w:rPr>
              <w:noProof/>
              <w:webHidden/>
            </w:rPr>
          </w:r>
          <w:r>
            <w:rPr>
              <w:noProof/>
              <w:webHidden/>
            </w:rPr>
            <w:fldChar w:fldCharType="separate"/>
          </w:r>
          <w:ins w:id="1065" w:author="Владимир Лаут" w:date="2021-03-31T13:17:00Z">
            <w:r w:rsidR="00E858AE">
              <w:rPr>
                <w:noProof/>
                <w:webHidden/>
              </w:rPr>
              <w:t>138</w:t>
            </w:r>
          </w:ins>
          <w:ins w:id="1066" w:author="Владимир Лаут" w:date="2021-03-25T08:57:00Z">
            <w:r>
              <w:rPr>
                <w:noProof/>
                <w:webHidden/>
              </w:rPr>
              <w:fldChar w:fldCharType="end"/>
            </w:r>
            <w:r w:rsidRPr="00693F2E">
              <w:rPr>
                <w:rStyle w:val="ab"/>
                <w:noProof/>
              </w:rPr>
              <w:fldChar w:fldCharType="end"/>
            </w:r>
          </w:ins>
        </w:p>
        <w:p w14:paraId="568A8A5B" w14:textId="21A2E952" w:rsidR="005D2268" w:rsidRDefault="005D2268">
          <w:pPr>
            <w:pStyle w:val="32"/>
            <w:rPr>
              <w:ins w:id="1067" w:author="Владимир Лаут" w:date="2021-03-25T08:57:00Z"/>
              <w:rFonts w:eastAsiaTheme="minorEastAsia" w:cstheme="minorBidi"/>
              <w:noProof/>
              <w:lang w:eastAsia="ru-RU"/>
            </w:rPr>
          </w:pPr>
          <w:ins w:id="10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"_Toc67557253"</w:instrText>
            </w:r>
            <w:r w:rsidRPr="00693F2E">
              <w:rPr>
                <w:rStyle w:val="ab"/>
                <w:noProof/>
              </w:rPr>
              <w:instrText xml:space="preserve"> </w:instrText>
            </w:r>
            <w:r w:rsidRPr="00693F2E">
              <w:rPr>
                <w:rStyle w:val="ab"/>
                <w:noProof/>
              </w:rPr>
              <w:fldChar w:fldCharType="separate"/>
            </w:r>
            <w:r w:rsidRPr="00693F2E">
              <w:rPr>
                <w:rStyle w:val="ab"/>
                <w:noProof/>
              </w:rPr>
              <w:t>3.31.2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_Toc67557253 \h </w:instrText>
            </w:r>
          </w:ins>
          <w:r>
            <w:rPr>
              <w:noProof/>
              <w:webHidden/>
            </w:rPr>
          </w:r>
          <w:r>
            <w:rPr>
              <w:noProof/>
              <w:webHidden/>
            </w:rPr>
            <w:fldChar w:fldCharType="separate"/>
          </w:r>
          <w:ins w:id="1069" w:author="Владимир Лаут" w:date="2021-03-31T13:17:00Z">
            <w:r w:rsidR="00E858AE">
              <w:rPr>
                <w:noProof/>
                <w:webHidden/>
              </w:rPr>
              <w:t>138</w:t>
            </w:r>
          </w:ins>
          <w:ins w:id="1070" w:author="Владимир Лаут" w:date="2021-03-25T08:57:00Z">
            <w:r>
              <w:rPr>
                <w:noProof/>
                <w:webHidden/>
              </w:rPr>
              <w:fldChar w:fldCharType="end"/>
            </w:r>
            <w:r w:rsidRPr="00693F2E">
              <w:rPr>
                <w:rStyle w:val="ab"/>
                <w:noProof/>
              </w:rPr>
              <w:fldChar w:fldCharType="end"/>
            </w:r>
          </w:ins>
        </w:p>
        <w:p w14:paraId="1BEAB8FA" w14:textId="7D50C7A1" w:rsidR="005D2268" w:rsidRDefault="005D2268">
          <w:pPr>
            <w:pStyle w:val="32"/>
            <w:rPr>
              <w:ins w:id="1071" w:author="Владимир Лаут" w:date="2021-03-25T08:57:00Z"/>
              <w:rFonts w:eastAsiaTheme="minorEastAsia" w:cstheme="minorBidi"/>
              <w:noProof/>
              <w:lang w:eastAsia="ru-RU"/>
            </w:rPr>
          </w:pPr>
          <w:ins w:id="10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"_Toc67557254"</w:instrText>
            </w:r>
            <w:r w:rsidRPr="00693F2E">
              <w:rPr>
                <w:rStyle w:val="ab"/>
                <w:noProof/>
              </w:rPr>
              <w:instrText xml:space="preserve"> </w:instrText>
            </w:r>
            <w:r w:rsidRPr="00693F2E">
              <w:rPr>
                <w:rStyle w:val="ab"/>
                <w:noProof/>
              </w:rPr>
              <w:fldChar w:fldCharType="separate"/>
            </w:r>
            <w:r w:rsidRPr="00693F2E">
              <w:rPr>
                <w:rStyle w:val="ab"/>
                <w:noProof/>
              </w:rPr>
              <w:t>3.31.3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_Toc67557254 \h </w:instrText>
            </w:r>
          </w:ins>
          <w:r>
            <w:rPr>
              <w:noProof/>
              <w:webHidden/>
            </w:rPr>
          </w:r>
          <w:r>
            <w:rPr>
              <w:noProof/>
              <w:webHidden/>
            </w:rPr>
            <w:fldChar w:fldCharType="separate"/>
          </w:r>
          <w:ins w:id="1073" w:author="Владимир Лаут" w:date="2021-03-31T13:17:00Z">
            <w:r w:rsidR="00E858AE">
              <w:rPr>
                <w:noProof/>
                <w:webHidden/>
              </w:rPr>
              <w:t>138</w:t>
            </w:r>
          </w:ins>
          <w:ins w:id="1074" w:author="Владимир Лаут" w:date="2021-03-25T08:57:00Z">
            <w:r>
              <w:rPr>
                <w:noProof/>
                <w:webHidden/>
              </w:rPr>
              <w:fldChar w:fldCharType="end"/>
            </w:r>
            <w:r w:rsidRPr="00693F2E">
              <w:rPr>
                <w:rStyle w:val="ab"/>
                <w:noProof/>
              </w:rPr>
              <w:fldChar w:fldCharType="end"/>
            </w:r>
          </w:ins>
        </w:p>
        <w:p w14:paraId="16C70239" w14:textId="3213F3C4" w:rsidR="005D2268" w:rsidRDefault="005D2268">
          <w:pPr>
            <w:pStyle w:val="32"/>
            <w:rPr>
              <w:ins w:id="1075" w:author="Владимир Лаут" w:date="2021-03-25T08:57:00Z"/>
              <w:rFonts w:eastAsiaTheme="minorEastAsia" w:cstheme="minorBidi"/>
              <w:noProof/>
              <w:lang w:eastAsia="ru-RU"/>
            </w:rPr>
          </w:pPr>
          <w:ins w:id="10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"_Toc67557255"</w:instrText>
            </w:r>
            <w:r w:rsidRPr="00693F2E">
              <w:rPr>
                <w:rStyle w:val="ab"/>
                <w:noProof/>
              </w:rPr>
              <w:instrText xml:space="preserve"> </w:instrText>
            </w:r>
            <w:r w:rsidRPr="00693F2E">
              <w:rPr>
                <w:rStyle w:val="ab"/>
                <w:noProof/>
              </w:rPr>
              <w:fldChar w:fldCharType="separate"/>
            </w:r>
            <w:r w:rsidRPr="00693F2E">
              <w:rPr>
                <w:rStyle w:val="ab"/>
                <w:noProof/>
              </w:rPr>
              <w:t>3.31.4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_Toc67557255 \h </w:instrText>
            </w:r>
          </w:ins>
          <w:r>
            <w:rPr>
              <w:noProof/>
              <w:webHidden/>
            </w:rPr>
          </w:r>
          <w:r>
            <w:rPr>
              <w:noProof/>
              <w:webHidden/>
            </w:rPr>
            <w:fldChar w:fldCharType="separate"/>
          </w:r>
          <w:ins w:id="1077" w:author="Владимир Лаут" w:date="2021-03-31T13:17:00Z">
            <w:r w:rsidR="00E858AE">
              <w:rPr>
                <w:noProof/>
                <w:webHidden/>
              </w:rPr>
              <w:t>139</w:t>
            </w:r>
          </w:ins>
          <w:ins w:id="1078" w:author="Владимир Лаут" w:date="2021-03-25T08:57:00Z">
            <w:r>
              <w:rPr>
                <w:noProof/>
                <w:webHidden/>
              </w:rPr>
              <w:fldChar w:fldCharType="end"/>
            </w:r>
            <w:r w:rsidRPr="00693F2E">
              <w:rPr>
                <w:rStyle w:val="ab"/>
                <w:noProof/>
              </w:rPr>
              <w:fldChar w:fldCharType="end"/>
            </w:r>
          </w:ins>
        </w:p>
        <w:p w14:paraId="6BAD0F68" w14:textId="3089C023" w:rsidR="005D2268" w:rsidRDefault="005D2268">
          <w:pPr>
            <w:pStyle w:val="32"/>
            <w:rPr>
              <w:ins w:id="1079" w:author="Владимир Лаут" w:date="2021-03-25T08:57:00Z"/>
              <w:rFonts w:eastAsiaTheme="minorEastAsia" w:cstheme="minorBidi"/>
              <w:noProof/>
              <w:lang w:eastAsia="ru-RU"/>
            </w:rPr>
          </w:pPr>
          <w:ins w:id="10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"_Toc67557256"</w:instrText>
            </w:r>
            <w:r w:rsidRPr="00693F2E">
              <w:rPr>
                <w:rStyle w:val="ab"/>
                <w:noProof/>
              </w:rPr>
              <w:instrText xml:space="preserve"> </w:instrText>
            </w:r>
            <w:r w:rsidRPr="00693F2E">
              <w:rPr>
                <w:rStyle w:val="ab"/>
                <w:noProof/>
              </w:rPr>
              <w:fldChar w:fldCharType="separate"/>
            </w:r>
            <w:r w:rsidRPr="00693F2E">
              <w:rPr>
                <w:rStyle w:val="ab"/>
                <w:noProof/>
              </w:rPr>
              <w:t>3.31.5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_Toc67557256 \h </w:instrText>
            </w:r>
          </w:ins>
          <w:r>
            <w:rPr>
              <w:noProof/>
              <w:webHidden/>
            </w:rPr>
          </w:r>
          <w:r>
            <w:rPr>
              <w:noProof/>
              <w:webHidden/>
            </w:rPr>
            <w:fldChar w:fldCharType="separate"/>
          </w:r>
          <w:ins w:id="1081" w:author="Владимир Лаут" w:date="2021-03-31T13:17:00Z">
            <w:r w:rsidR="00E858AE">
              <w:rPr>
                <w:noProof/>
                <w:webHidden/>
              </w:rPr>
              <w:t>140</w:t>
            </w:r>
          </w:ins>
          <w:ins w:id="1082" w:author="Владимир Лаут" w:date="2021-03-25T08:57:00Z">
            <w:r>
              <w:rPr>
                <w:noProof/>
                <w:webHidden/>
              </w:rPr>
              <w:fldChar w:fldCharType="end"/>
            </w:r>
            <w:r w:rsidRPr="00693F2E">
              <w:rPr>
                <w:rStyle w:val="ab"/>
                <w:noProof/>
              </w:rPr>
              <w:fldChar w:fldCharType="end"/>
            </w:r>
          </w:ins>
        </w:p>
        <w:p w14:paraId="69350CA7" w14:textId="3E2E0772" w:rsidR="005D2268" w:rsidRDefault="005D2268">
          <w:pPr>
            <w:pStyle w:val="32"/>
            <w:rPr>
              <w:ins w:id="1083" w:author="Владимир Лаут" w:date="2021-03-25T08:57:00Z"/>
              <w:rFonts w:eastAsiaTheme="minorEastAsia" w:cstheme="minorBidi"/>
              <w:noProof/>
              <w:lang w:eastAsia="ru-RU"/>
            </w:rPr>
          </w:pPr>
          <w:ins w:id="10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"_Toc67557257"</w:instrText>
            </w:r>
            <w:r w:rsidRPr="00693F2E">
              <w:rPr>
                <w:rStyle w:val="ab"/>
                <w:noProof/>
              </w:rPr>
              <w:instrText xml:space="preserve"> </w:instrText>
            </w:r>
            <w:r w:rsidRPr="00693F2E">
              <w:rPr>
                <w:rStyle w:val="ab"/>
                <w:noProof/>
              </w:rPr>
              <w:fldChar w:fldCharType="separate"/>
            </w:r>
            <w:r w:rsidRPr="00693F2E">
              <w:rPr>
                <w:rStyle w:val="ab"/>
                <w:noProof/>
              </w:rPr>
              <w:t>3.31.6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_Toc67557257 \h </w:instrText>
            </w:r>
          </w:ins>
          <w:r>
            <w:rPr>
              <w:noProof/>
              <w:webHidden/>
            </w:rPr>
          </w:r>
          <w:r>
            <w:rPr>
              <w:noProof/>
              <w:webHidden/>
            </w:rPr>
            <w:fldChar w:fldCharType="separate"/>
          </w:r>
          <w:ins w:id="1085" w:author="Владимир Лаут" w:date="2021-03-31T13:17:00Z">
            <w:r w:rsidR="00E858AE">
              <w:rPr>
                <w:noProof/>
                <w:webHidden/>
              </w:rPr>
              <w:t>140</w:t>
            </w:r>
          </w:ins>
          <w:ins w:id="1086" w:author="Владимир Лаут" w:date="2021-03-25T08:57:00Z">
            <w:r>
              <w:rPr>
                <w:noProof/>
                <w:webHidden/>
              </w:rPr>
              <w:fldChar w:fldCharType="end"/>
            </w:r>
            <w:r w:rsidRPr="00693F2E">
              <w:rPr>
                <w:rStyle w:val="ab"/>
                <w:noProof/>
              </w:rPr>
              <w:fldChar w:fldCharType="end"/>
            </w:r>
          </w:ins>
        </w:p>
        <w:p w14:paraId="333356E2" w14:textId="19167B42" w:rsidR="005D2268" w:rsidRDefault="005D2268">
          <w:pPr>
            <w:pStyle w:val="23"/>
            <w:rPr>
              <w:ins w:id="1087" w:author="Владимир Лаут" w:date="2021-03-25T08:57:00Z"/>
              <w:rFonts w:eastAsiaTheme="minorEastAsia" w:cstheme="minorBidi"/>
              <w:b w:val="0"/>
              <w:noProof/>
              <w:lang w:eastAsia="ru-RU"/>
            </w:rPr>
          </w:pPr>
          <w:ins w:id="10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3.32</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_59 Точки измерения и счетчики,</w:t>
            </w:r>
            <w:r>
              <w:rPr>
                <w:noProof/>
                <w:webHidden/>
              </w:rPr>
              <w:tab/>
            </w:r>
            <w:r>
              <w:rPr>
                <w:noProof/>
                <w:webHidden/>
              </w:rPr>
              <w:fldChar w:fldCharType="begin"/>
            </w:r>
            <w:r>
              <w:rPr>
                <w:noProof/>
                <w:webHidden/>
              </w:rPr>
              <w:instrText xml:space="preserve"> PAGEREF _Toc67557258 \h </w:instrText>
            </w:r>
          </w:ins>
          <w:r>
            <w:rPr>
              <w:noProof/>
              <w:webHidden/>
            </w:rPr>
          </w:r>
          <w:r>
            <w:rPr>
              <w:noProof/>
              <w:webHidden/>
            </w:rPr>
            <w:fldChar w:fldCharType="separate"/>
          </w:r>
          <w:ins w:id="1089" w:author="Владимир Лаут" w:date="2021-03-31T13:17:00Z">
            <w:r w:rsidR="00E858AE">
              <w:rPr>
                <w:noProof/>
                <w:webHidden/>
              </w:rPr>
              <w:t>140</w:t>
            </w:r>
          </w:ins>
          <w:ins w:id="1090" w:author="Владимир Лаут" w:date="2021-03-25T08:57:00Z">
            <w:r>
              <w:rPr>
                <w:noProof/>
                <w:webHidden/>
              </w:rPr>
              <w:fldChar w:fldCharType="end"/>
            </w:r>
            <w:r w:rsidRPr="00693F2E">
              <w:rPr>
                <w:rStyle w:val="ab"/>
                <w:noProof/>
              </w:rPr>
              <w:fldChar w:fldCharType="end"/>
            </w:r>
          </w:ins>
        </w:p>
        <w:p w14:paraId="5398EB60" w14:textId="685F9485" w:rsidR="005D2268" w:rsidRDefault="005D2268">
          <w:pPr>
            <w:pStyle w:val="32"/>
            <w:rPr>
              <w:ins w:id="1091" w:author="Владимир Лаут" w:date="2021-03-25T08:57:00Z"/>
              <w:rFonts w:eastAsiaTheme="minorEastAsia" w:cstheme="minorBidi"/>
              <w:noProof/>
              <w:lang w:eastAsia="ru-RU"/>
            </w:rPr>
          </w:pPr>
          <w:ins w:id="10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"_Toc67557259"</w:instrText>
            </w:r>
            <w:r w:rsidRPr="00693F2E">
              <w:rPr>
                <w:rStyle w:val="ab"/>
                <w:noProof/>
              </w:rPr>
              <w:instrText xml:space="preserve"> </w:instrText>
            </w:r>
            <w:r w:rsidRPr="00693F2E">
              <w:rPr>
                <w:rStyle w:val="ab"/>
                <w:noProof/>
              </w:rPr>
              <w:fldChar w:fldCharType="separate"/>
            </w:r>
            <w:r w:rsidRPr="00693F2E">
              <w:rPr>
                <w:rStyle w:val="ab"/>
                <w:noProof/>
              </w:rPr>
              <w:t>3.32.1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_Toc67557259 \h </w:instrText>
            </w:r>
          </w:ins>
          <w:r>
            <w:rPr>
              <w:noProof/>
              <w:webHidden/>
            </w:rPr>
          </w:r>
          <w:r>
            <w:rPr>
              <w:noProof/>
              <w:webHidden/>
            </w:rPr>
            <w:fldChar w:fldCharType="separate"/>
          </w:r>
          <w:ins w:id="1093" w:author="Владимир Лаут" w:date="2021-03-31T13:17:00Z">
            <w:r w:rsidR="00E858AE">
              <w:rPr>
                <w:noProof/>
                <w:webHidden/>
              </w:rPr>
              <w:t>140</w:t>
            </w:r>
          </w:ins>
          <w:ins w:id="1094" w:author="Владимир Лаут" w:date="2021-03-25T08:57:00Z">
            <w:r>
              <w:rPr>
                <w:noProof/>
                <w:webHidden/>
              </w:rPr>
              <w:fldChar w:fldCharType="end"/>
            </w:r>
            <w:r w:rsidRPr="00693F2E">
              <w:rPr>
                <w:rStyle w:val="ab"/>
                <w:noProof/>
              </w:rPr>
              <w:fldChar w:fldCharType="end"/>
            </w:r>
          </w:ins>
        </w:p>
        <w:p w14:paraId="2C8AA276" w14:textId="79C4980E" w:rsidR="005D2268" w:rsidRDefault="005D2268">
          <w:pPr>
            <w:pStyle w:val="32"/>
            <w:rPr>
              <w:ins w:id="1095" w:author="Владимир Лаут" w:date="2021-03-25T08:57:00Z"/>
              <w:rFonts w:eastAsiaTheme="minorEastAsia" w:cstheme="minorBidi"/>
              <w:noProof/>
              <w:lang w:eastAsia="ru-RU"/>
            </w:rPr>
          </w:pPr>
          <w:ins w:id="10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"_Toc67557260"</w:instrText>
            </w:r>
            <w:r w:rsidRPr="00693F2E">
              <w:rPr>
                <w:rStyle w:val="ab"/>
                <w:noProof/>
              </w:rPr>
              <w:instrText xml:space="preserve"> </w:instrText>
            </w:r>
            <w:r w:rsidRPr="00693F2E">
              <w:rPr>
                <w:rStyle w:val="ab"/>
                <w:noProof/>
              </w:rPr>
              <w:fldChar w:fldCharType="separate"/>
            </w:r>
            <w:r w:rsidRPr="00693F2E">
              <w:rPr>
                <w:rStyle w:val="ab"/>
                <w:noProof/>
              </w:rPr>
              <w:t>3.32.2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_Toc67557260 \h </w:instrText>
            </w:r>
          </w:ins>
          <w:r>
            <w:rPr>
              <w:noProof/>
              <w:webHidden/>
            </w:rPr>
          </w:r>
          <w:r>
            <w:rPr>
              <w:noProof/>
              <w:webHidden/>
            </w:rPr>
            <w:fldChar w:fldCharType="separate"/>
          </w:r>
          <w:ins w:id="1097" w:author="Владимир Лаут" w:date="2021-03-31T13:17:00Z">
            <w:r w:rsidR="00E858AE">
              <w:rPr>
                <w:noProof/>
                <w:webHidden/>
              </w:rPr>
              <w:t>140</w:t>
            </w:r>
          </w:ins>
          <w:ins w:id="1098" w:author="Владимир Лаут" w:date="2021-03-25T08:57:00Z">
            <w:r>
              <w:rPr>
                <w:noProof/>
                <w:webHidden/>
              </w:rPr>
              <w:fldChar w:fldCharType="end"/>
            </w:r>
            <w:r w:rsidRPr="00693F2E">
              <w:rPr>
                <w:rStyle w:val="ab"/>
                <w:noProof/>
              </w:rPr>
              <w:fldChar w:fldCharType="end"/>
            </w:r>
          </w:ins>
        </w:p>
        <w:p w14:paraId="5D874183" w14:textId="0382C3A0" w:rsidR="005D2268" w:rsidRDefault="005D2268">
          <w:pPr>
            <w:pStyle w:val="32"/>
            <w:rPr>
              <w:ins w:id="1099" w:author="Владимир Лаут" w:date="2021-03-25T08:57:00Z"/>
              <w:rFonts w:eastAsiaTheme="minorEastAsia" w:cstheme="minorBidi"/>
              <w:noProof/>
              <w:lang w:eastAsia="ru-RU"/>
            </w:rPr>
          </w:pPr>
          <w:ins w:id="11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"_Toc67557261"</w:instrText>
            </w:r>
            <w:r w:rsidRPr="00693F2E">
              <w:rPr>
                <w:rStyle w:val="ab"/>
                <w:noProof/>
              </w:rPr>
              <w:instrText xml:space="preserve"> </w:instrText>
            </w:r>
            <w:r w:rsidRPr="00693F2E">
              <w:rPr>
                <w:rStyle w:val="ab"/>
                <w:noProof/>
              </w:rPr>
              <w:fldChar w:fldCharType="separate"/>
            </w:r>
            <w:r w:rsidRPr="00693F2E">
              <w:rPr>
                <w:rStyle w:val="ab"/>
                <w:noProof/>
              </w:rPr>
              <w:t>3.32.3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_Toc67557261 \h </w:instrText>
            </w:r>
          </w:ins>
          <w:r>
            <w:rPr>
              <w:noProof/>
              <w:webHidden/>
            </w:rPr>
          </w:r>
          <w:r>
            <w:rPr>
              <w:noProof/>
              <w:webHidden/>
            </w:rPr>
            <w:fldChar w:fldCharType="separate"/>
          </w:r>
          <w:ins w:id="1101" w:author="Владимир Лаут" w:date="2021-03-31T13:17:00Z">
            <w:r w:rsidR="00E858AE">
              <w:rPr>
                <w:noProof/>
                <w:webHidden/>
              </w:rPr>
              <w:t>140</w:t>
            </w:r>
          </w:ins>
          <w:ins w:id="1102" w:author="Владимир Лаут" w:date="2021-03-25T08:57:00Z">
            <w:r>
              <w:rPr>
                <w:noProof/>
                <w:webHidden/>
              </w:rPr>
              <w:fldChar w:fldCharType="end"/>
            </w:r>
            <w:r w:rsidRPr="00693F2E">
              <w:rPr>
                <w:rStyle w:val="ab"/>
                <w:noProof/>
              </w:rPr>
              <w:fldChar w:fldCharType="end"/>
            </w:r>
          </w:ins>
        </w:p>
        <w:p w14:paraId="28E924B8" w14:textId="773377AB" w:rsidR="005D2268" w:rsidRDefault="005D2268">
          <w:pPr>
            <w:pStyle w:val="32"/>
            <w:rPr>
              <w:ins w:id="1103" w:author="Владимир Лаут" w:date="2021-03-25T08:57:00Z"/>
              <w:rFonts w:eastAsiaTheme="minorEastAsia" w:cstheme="minorBidi"/>
              <w:noProof/>
              <w:lang w:eastAsia="ru-RU"/>
            </w:rPr>
          </w:pPr>
          <w:ins w:id="11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"_Toc67557262"</w:instrText>
            </w:r>
            <w:r w:rsidRPr="00693F2E">
              <w:rPr>
                <w:rStyle w:val="ab"/>
                <w:noProof/>
              </w:rPr>
              <w:instrText xml:space="preserve"> </w:instrText>
            </w:r>
            <w:r w:rsidRPr="00693F2E">
              <w:rPr>
                <w:rStyle w:val="ab"/>
                <w:noProof/>
              </w:rPr>
              <w:fldChar w:fldCharType="separate"/>
            </w:r>
            <w:r w:rsidRPr="00693F2E">
              <w:rPr>
                <w:rStyle w:val="ab"/>
                <w:noProof/>
              </w:rPr>
              <w:t>3.32.4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_Toc67557262 \h </w:instrText>
            </w:r>
          </w:ins>
          <w:r>
            <w:rPr>
              <w:noProof/>
              <w:webHidden/>
            </w:rPr>
          </w:r>
          <w:r>
            <w:rPr>
              <w:noProof/>
              <w:webHidden/>
            </w:rPr>
            <w:fldChar w:fldCharType="separate"/>
          </w:r>
          <w:ins w:id="1105" w:author="Владимир Лаут" w:date="2021-03-31T13:17:00Z">
            <w:r w:rsidR="00E858AE">
              <w:rPr>
                <w:noProof/>
                <w:webHidden/>
              </w:rPr>
              <w:t>141</w:t>
            </w:r>
          </w:ins>
          <w:ins w:id="1106" w:author="Владимир Лаут" w:date="2021-03-25T08:57:00Z">
            <w:r>
              <w:rPr>
                <w:noProof/>
                <w:webHidden/>
              </w:rPr>
              <w:fldChar w:fldCharType="end"/>
            </w:r>
            <w:r w:rsidRPr="00693F2E">
              <w:rPr>
                <w:rStyle w:val="ab"/>
                <w:noProof/>
              </w:rPr>
              <w:fldChar w:fldCharType="end"/>
            </w:r>
          </w:ins>
        </w:p>
        <w:p w14:paraId="1332706D" w14:textId="752EE65B" w:rsidR="005D2268" w:rsidRDefault="005D2268">
          <w:pPr>
            <w:pStyle w:val="32"/>
            <w:rPr>
              <w:ins w:id="1107" w:author="Владимир Лаут" w:date="2021-03-25T08:57:00Z"/>
              <w:rFonts w:eastAsiaTheme="minorEastAsia" w:cstheme="minorBidi"/>
              <w:noProof/>
              <w:lang w:eastAsia="ru-RU"/>
            </w:rPr>
          </w:pPr>
          <w:ins w:id="11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"_Toc67557263"</w:instrText>
            </w:r>
            <w:r w:rsidRPr="00693F2E">
              <w:rPr>
                <w:rStyle w:val="ab"/>
                <w:noProof/>
              </w:rPr>
              <w:instrText xml:space="preserve"> </w:instrText>
            </w:r>
            <w:r w:rsidRPr="00693F2E">
              <w:rPr>
                <w:rStyle w:val="ab"/>
                <w:noProof/>
              </w:rPr>
              <w:fldChar w:fldCharType="separate"/>
            </w:r>
            <w:r w:rsidRPr="00693F2E">
              <w:rPr>
                <w:rStyle w:val="ab"/>
                <w:noProof/>
              </w:rPr>
              <w:t>3.32.5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_Toc67557263 \h </w:instrText>
            </w:r>
          </w:ins>
          <w:r>
            <w:rPr>
              <w:noProof/>
              <w:webHidden/>
            </w:rPr>
          </w:r>
          <w:r>
            <w:rPr>
              <w:noProof/>
              <w:webHidden/>
            </w:rPr>
            <w:fldChar w:fldCharType="separate"/>
          </w:r>
          <w:ins w:id="1109" w:author="Владимир Лаут" w:date="2021-03-31T13:17:00Z">
            <w:r w:rsidR="00E858AE">
              <w:rPr>
                <w:noProof/>
                <w:webHidden/>
              </w:rPr>
              <w:t>143</w:t>
            </w:r>
          </w:ins>
          <w:ins w:id="1110" w:author="Владимир Лаут" w:date="2021-03-25T08:57:00Z">
            <w:r>
              <w:rPr>
                <w:noProof/>
                <w:webHidden/>
              </w:rPr>
              <w:fldChar w:fldCharType="end"/>
            </w:r>
            <w:r w:rsidRPr="00693F2E">
              <w:rPr>
                <w:rStyle w:val="ab"/>
                <w:noProof/>
              </w:rPr>
              <w:fldChar w:fldCharType="end"/>
            </w:r>
          </w:ins>
        </w:p>
        <w:p w14:paraId="110FC750" w14:textId="718923F2" w:rsidR="005D2268" w:rsidRDefault="005D2268">
          <w:pPr>
            <w:pStyle w:val="32"/>
            <w:rPr>
              <w:ins w:id="1111" w:author="Владимир Лаут" w:date="2021-03-25T08:57:00Z"/>
              <w:rFonts w:eastAsiaTheme="minorEastAsia" w:cstheme="minorBidi"/>
              <w:noProof/>
              <w:lang w:eastAsia="ru-RU"/>
            </w:rPr>
          </w:pPr>
          <w:ins w:id="11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"_Toc67557264"</w:instrText>
            </w:r>
            <w:r w:rsidRPr="00693F2E">
              <w:rPr>
                <w:rStyle w:val="ab"/>
                <w:noProof/>
              </w:rPr>
              <w:instrText xml:space="preserve"> </w:instrText>
            </w:r>
            <w:r w:rsidRPr="00693F2E">
              <w:rPr>
                <w:rStyle w:val="ab"/>
                <w:noProof/>
              </w:rPr>
              <w:fldChar w:fldCharType="separate"/>
            </w:r>
            <w:r w:rsidRPr="00693F2E">
              <w:rPr>
                <w:rStyle w:val="ab"/>
                <w:noProof/>
              </w:rPr>
              <w:t>3.32.6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_Toc67557264 \h </w:instrText>
            </w:r>
          </w:ins>
          <w:r>
            <w:rPr>
              <w:noProof/>
              <w:webHidden/>
            </w:rPr>
          </w:r>
          <w:r>
            <w:rPr>
              <w:noProof/>
              <w:webHidden/>
            </w:rPr>
            <w:fldChar w:fldCharType="separate"/>
          </w:r>
          <w:ins w:id="1113" w:author="Владимир Лаут" w:date="2021-03-31T13:17:00Z">
            <w:r w:rsidR="00E858AE">
              <w:rPr>
                <w:noProof/>
                <w:webHidden/>
              </w:rPr>
              <w:t>143</w:t>
            </w:r>
          </w:ins>
          <w:ins w:id="1114" w:author="Владимир Лаут" w:date="2021-03-25T08:57:00Z">
            <w:r>
              <w:rPr>
                <w:noProof/>
                <w:webHidden/>
              </w:rPr>
              <w:fldChar w:fldCharType="end"/>
            </w:r>
            <w:r w:rsidRPr="00693F2E">
              <w:rPr>
                <w:rStyle w:val="ab"/>
                <w:noProof/>
              </w:rPr>
              <w:fldChar w:fldCharType="end"/>
            </w:r>
          </w:ins>
        </w:p>
        <w:p w14:paraId="255E0701" w14:textId="62E6F539" w:rsidR="005D2268" w:rsidRDefault="005D2268">
          <w:pPr>
            <w:pStyle w:val="23"/>
            <w:rPr>
              <w:ins w:id="1115" w:author="Владимир Лаут" w:date="2021-03-25T08:57:00Z"/>
              <w:rFonts w:eastAsiaTheme="minorEastAsia" w:cstheme="minorBidi"/>
              <w:b w:val="0"/>
              <w:noProof/>
              <w:lang w:eastAsia="ru-RU"/>
            </w:rPr>
          </w:pPr>
          <w:ins w:id="11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3.33</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_60 Управляющий ключ операции.</w:t>
            </w:r>
            <w:r>
              <w:rPr>
                <w:noProof/>
                <w:webHidden/>
              </w:rPr>
              <w:tab/>
            </w:r>
            <w:r>
              <w:rPr>
                <w:noProof/>
                <w:webHidden/>
              </w:rPr>
              <w:fldChar w:fldCharType="begin"/>
            </w:r>
            <w:r>
              <w:rPr>
                <w:noProof/>
                <w:webHidden/>
              </w:rPr>
              <w:instrText xml:space="preserve"> PAGEREF _Toc67557265 \h </w:instrText>
            </w:r>
          </w:ins>
          <w:r>
            <w:rPr>
              <w:noProof/>
              <w:webHidden/>
            </w:rPr>
          </w:r>
          <w:r>
            <w:rPr>
              <w:noProof/>
              <w:webHidden/>
            </w:rPr>
            <w:fldChar w:fldCharType="separate"/>
          </w:r>
          <w:ins w:id="1117" w:author="Владимир Лаут" w:date="2021-03-31T13:17:00Z">
            <w:r w:rsidR="00E858AE">
              <w:rPr>
                <w:noProof/>
                <w:webHidden/>
              </w:rPr>
              <w:t>144</w:t>
            </w:r>
          </w:ins>
          <w:ins w:id="1118" w:author="Владимир Лаут" w:date="2021-03-25T08:57:00Z">
            <w:r>
              <w:rPr>
                <w:noProof/>
                <w:webHidden/>
              </w:rPr>
              <w:fldChar w:fldCharType="end"/>
            </w:r>
            <w:r w:rsidRPr="00693F2E">
              <w:rPr>
                <w:rStyle w:val="ab"/>
                <w:noProof/>
              </w:rPr>
              <w:fldChar w:fldCharType="end"/>
            </w:r>
          </w:ins>
        </w:p>
        <w:p w14:paraId="233F7B05" w14:textId="4632FE77" w:rsidR="005D2268" w:rsidRDefault="005D2268">
          <w:pPr>
            <w:pStyle w:val="32"/>
            <w:rPr>
              <w:ins w:id="1119" w:author="Владимир Лаут" w:date="2021-03-25T08:57:00Z"/>
              <w:rFonts w:eastAsiaTheme="minorEastAsia" w:cstheme="minorBidi"/>
              <w:noProof/>
              <w:lang w:eastAsia="ru-RU"/>
            </w:rPr>
          </w:pPr>
          <w:ins w:id="11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"_Toc67557266"</w:instrText>
            </w:r>
            <w:r w:rsidRPr="00693F2E">
              <w:rPr>
                <w:rStyle w:val="ab"/>
                <w:noProof/>
              </w:rPr>
              <w:instrText xml:space="preserve"> </w:instrText>
            </w:r>
            <w:r w:rsidRPr="00693F2E">
              <w:rPr>
                <w:rStyle w:val="ab"/>
                <w:noProof/>
              </w:rPr>
              <w:fldChar w:fldCharType="separate"/>
            </w:r>
            <w:r w:rsidRPr="00693F2E">
              <w:rPr>
                <w:rStyle w:val="ab"/>
                <w:noProof/>
              </w:rPr>
              <w:t>3.33.1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_Toc67557266 \h </w:instrText>
            </w:r>
          </w:ins>
          <w:r>
            <w:rPr>
              <w:noProof/>
              <w:webHidden/>
            </w:rPr>
          </w:r>
          <w:r>
            <w:rPr>
              <w:noProof/>
              <w:webHidden/>
            </w:rPr>
            <w:fldChar w:fldCharType="separate"/>
          </w:r>
          <w:ins w:id="1121" w:author="Владимир Лаут" w:date="2021-03-31T13:17:00Z">
            <w:r w:rsidR="00E858AE">
              <w:rPr>
                <w:noProof/>
                <w:webHidden/>
              </w:rPr>
              <w:t>144</w:t>
            </w:r>
          </w:ins>
          <w:ins w:id="1122" w:author="Владимир Лаут" w:date="2021-03-25T08:57:00Z">
            <w:r>
              <w:rPr>
                <w:noProof/>
                <w:webHidden/>
              </w:rPr>
              <w:fldChar w:fldCharType="end"/>
            </w:r>
            <w:r w:rsidRPr="00693F2E">
              <w:rPr>
                <w:rStyle w:val="ab"/>
                <w:noProof/>
              </w:rPr>
              <w:fldChar w:fldCharType="end"/>
            </w:r>
          </w:ins>
        </w:p>
        <w:p w14:paraId="555F377F" w14:textId="08C59241" w:rsidR="005D2268" w:rsidRDefault="005D2268">
          <w:pPr>
            <w:pStyle w:val="32"/>
            <w:rPr>
              <w:ins w:id="1123" w:author="Владимир Лаут" w:date="2021-03-25T08:57:00Z"/>
              <w:rFonts w:eastAsiaTheme="minorEastAsia" w:cstheme="minorBidi"/>
              <w:noProof/>
              <w:lang w:eastAsia="ru-RU"/>
            </w:rPr>
          </w:pPr>
          <w:ins w:id="112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"_Toc67557267"</w:instrText>
            </w:r>
            <w:r w:rsidRPr="00693F2E">
              <w:rPr>
                <w:rStyle w:val="ab"/>
                <w:noProof/>
              </w:rPr>
              <w:instrText xml:space="preserve"> </w:instrText>
            </w:r>
            <w:r w:rsidRPr="00693F2E">
              <w:rPr>
                <w:rStyle w:val="ab"/>
                <w:noProof/>
              </w:rPr>
              <w:fldChar w:fldCharType="separate"/>
            </w:r>
            <w:r w:rsidRPr="00693F2E">
              <w:rPr>
                <w:rStyle w:val="ab"/>
                <w:noProof/>
              </w:rPr>
              <w:t>3.33.2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_Toc67557267 \h </w:instrText>
            </w:r>
          </w:ins>
          <w:r>
            <w:rPr>
              <w:noProof/>
              <w:webHidden/>
            </w:rPr>
          </w:r>
          <w:r>
            <w:rPr>
              <w:noProof/>
              <w:webHidden/>
            </w:rPr>
            <w:fldChar w:fldCharType="separate"/>
          </w:r>
          <w:ins w:id="1125" w:author="Владимир Лаут" w:date="2021-03-31T13:17:00Z">
            <w:r w:rsidR="00E858AE">
              <w:rPr>
                <w:noProof/>
                <w:webHidden/>
              </w:rPr>
              <w:t>144</w:t>
            </w:r>
          </w:ins>
          <w:ins w:id="1126" w:author="Владимир Лаут" w:date="2021-03-25T08:57:00Z">
            <w:r>
              <w:rPr>
                <w:noProof/>
                <w:webHidden/>
              </w:rPr>
              <w:fldChar w:fldCharType="end"/>
            </w:r>
            <w:r w:rsidRPr="00693F2E">
              <w:rPr>
                <w:rStyle w:val="ab"/>
                <w:noProof/>
              </w:rPr>
              <w:fldChar w:fldCharType="end"/>
            </w:r>
          </w:ins>
        </w:p>
        <w:p w14:paraId="40E0E452" w14:textId="186A110E" w:rsidR="005D2268" w:rsidRDefault="005D2268">
          <w:pPr>
            <w:pStyle w:val="32"/>
            <w:rPr>
              <w:ins w:id="1127" w:author="Владимир Лаут" w:date="2021-03-25T08:57:00Z"/>
              <w:rFonts w:eastAsiaTheme="minorEastAsia" w:cstheme="minorBidi"/>
              <w:noProof/>
              <w:lang w:eastAsia="ru-RU"/>
            </w:rPr>
          </w:pPr>
          <w:ins w:id="11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"_Toc67557268"</w:instrText>
            </w:r>
            <w:r w:rsidRPr="00693F2E">
              <w:rPr>
                <w:rStyle w:val="ab"/>
                <w:noProof/>
              </w:rPr>
              <w:instrText xml:space="preserve"> </w:instrText>
            </w:r>
            <w:r w:rsidRPr="00693F2E">
              <w:rPr>
                <w:rStyle w:val="ab"/>
                <w:noProof/>
              </w:rPr>
              <w:fldChar w:fldCharType="separate"/>
            </w:r>
            <w:r w:rsidRPr="00693F2E">
              <w:rPr>
                <w:rStyle w:val="ab"/>
                <w:noProof/>
              </w:rPr>
              <w:t>3.33.3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_Toc67557268 \h </w:instrText>
            </w:r>
          </w:ins>
          <w:r>
            <w:rPr>
              <w:noProof/>
              <w:webHidden/>
            </w:rPr>
          </w:r>
          <w:r>
            <w:rPr>
              <w:noProof/>
              <w:webHidden/>
            </w:rPr>
            <w:fldChar w:fldCharType="separate"/>
          </w:r>
          <w:ins w:id="1129" w:author="Владимир Лаут" w:date="2021-03-31T13:17:00Z">
            <w:r w:rsidR="00E858AE">
              <w:rPr>
                <w:noProof/>
                <w:webHidden/>
              </w:rPr>
              <w:t>144</w:t>
            </w:r>
          </w:ins>
          <w:ins w:id="1130" w:author="Владимир Лаут" w:date="2021-03-25T08:57:00Z">
            <w:r>
              <w:rPr>
                <w:noProof/>
                <w:webHidden/>
              </w:rPr>
              <w:fldChar w:fldCharType="end"/>
            </w:r>
            <w:r w:rsidRPr="00693F2E">
              <w:rPr>
                <w:rStyle w:val="ab"/>
                <w:noProof/>
              </w:rPr>
              <w:fldChar w:fldCharType="end"/>
            </w:r>
          </w:ins>
        </w:p>
        <w:p w14:paraId="0EA3E7D2" w14:textId="41832067" w:rsidR="005D2268" w:rsidRDefault="005D2268">
          <w:pPr>
            <w:pStyle w:val="32"/>
            <w:rPr>
              <w:ins w:id="1131" w:author="Владимир Лаут" w:date="2021-03-25T08:57:00Z"/>
              <w:rFonts w:eastAsiaTheme="minorEastAsia" w:cstheme="minorBidi"/>
              <w:noProof/>
              <w:lang w:eastAsia="ru-RU"/>
            </w:rPr>
          </w:pPr>
          <w:ins w:id="11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"_Toc67557269"</w:instrText>
            </w:r>
            <w:r w:rsidRPr="00693F2E">
              <w:rPr>
                <w:rStyle w:val="ab"/>
                <w:noProof/>
              </w:rPr>
              <w:instrText xml:space="preserve"> </w:instrText>
            </w:r>
            <w:r w:rsidRPr="00693F2E">
              <w:rPr>
                <w:rStyle w:val="ab"/>
                <w:noProof/>
              </w:rPr>
              <w:fldChar w:fldCharType="separate"/>
            </w:r>
            <w:r w:rsidRPr="00693F2E">
              <w:rPr>
                <w:rStyle w:val="ab"/>
                <w:noProof/>
              </w:rPr>
              <w:t>3.33.4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_Toc67557269 \h </w:instrText>
            </w:r>
          </w:ins>
          <w:r>
            <w:rPr>
              <w:noProof/>
              <w:webHidden/>
            </w:rPr>
          </w:r>
          <w:r>
            <w:rPr>
              <w:noProof/>
              <w:webHidden/>
            </w:rPr>
            <w:fldChar w:fldCharType="separate"/>
          </w:r>
          <w:ins w:id="1133" w:author="Владимир Лаут" w:date="2021-03-31T13:17:00Z">
            <w:r w:rsidR="00E858AE">
              <w:rPr>
                <w:noProof/>
                <w:webHidden/>
              </w:rPr>
              <w:t>145</w:t>
            </w:r>
          </w:ins>
          <w:ins w:id="1134" w:author="Владимир Лаут" w:date="2021-03-25T08:57:00Z">
            <w:r>
              <w:rPr>
                <w:noProof/>
                <w:webHidden/>
              </w:rPr>
              <w:fldChar w:fldCharType="end"/>
            </w:r>
            <w:r w:rsidRPr="00693F2E">
              <w:rPr>
                <w:rStyle w:val="ab"/>
                <w:noProof/>
              </w:rPr>
              <w:fldChar w:fldCharType="end"/>
            </w:r>
          </w:ins>
        </w:p>
        <w:p w14:paraId="41012873" w14:textId="235BADFF" w:rsidR="005D2268" w:rsidRDefault="005D2268">
          <w:pPr>
            <w:pStyle w:val="32"/>
            <w:rPr>
              <w:ins w:id="1135" w:author="Владимир Лаут" w:date="2021-03-25T08:57:00Z"/>
              <w:rFonts w:eastAsiaTheme="minorEastAsia" w:cstheme="minorBidi"/>
              <w:noProof/>
              <w:lang w:eastAsia="ru-RU"/>
            </w:rPr>
          </w:pPr>
          <w:ins w:id="11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"_Toc67557270"</w:instrText>
            </w:r>
            <w:r w:rsidRPr="00693F2E">
              <w:rPr>
                <w:rStyle w:val="ab"/>
                <w:noProof/>
              </w:rPr>
              <w:instrText xml:space="preserve"> </w:instrText>
            </w:r>
            <w:r w:rsidRPr="00693F2E">
              <w:rPr>
                <w:rStyle w:val="ab"/>
                <w:noProof/>
              </w:rPr>
              <w:fldChar w:fldCharType="separate"/>
            </w:r>
            <w:r w:rsidRPr="00693F2E">
              <w:rPr>
                <w:rStyle w:val="ab"/>
                <w:noProof/>
              </w:rPr>
              <w:t>3.33.5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_Toc67557270 \h </w:instrText>
            </w:r>
          </w:ins>
          <w:r>
            <w:rPr>
              <w:noProof/>
              <w:webHidden/>
            </w:rPr>
          </w:r>
          <w:r>
            <w:rPr>
              <w:noProof/>
              <w:webHidden/>
            </w:rPr>
            <w:fldChar w:fldCharType="separate"/>
          </w:r>
          <w:ins w:id="1137" w:author="Владимир Лаут" w:date="2021-03-31T13:17:00Z">
            <w:r w:rsidR="00E858AE">
              <w:rPr>
                <w:noProof/>
                <w:webHidden/>
              </w:rPr>
              <w:t>146</w:t>
            </w:r>
          </w:ins>
          <w:ins w:id="1138" w:author="Владимир Лаут" w:date="2021-03-25T08:57:00Z">
            <w:r>
              <w:rPr>
                <w:noProof/>
                <w:webHidden/>
              </w:rPr>
              <w:fldChar w:fldCharType="end"/>
            </w:r>
            <w:r w:rsidRPr="00693F2E">
              <w:rPr>
                <w:rStyle w:val="ab"/>
                <w:noProof/>
              </w:rPr>
              <w:fldChar w:fldCharType="end"/>
            </w:r>
          </w:ins>
        </w:p>
        <w:p w14:paraId="6479905A" w14:textId="1BC05619" w:rsidR="005D2268" w:rsidRDefault="005D2268">
          <w:pPr>
            <w:pStyle w:val="32"/>
            <w:rPr>
              <w:ins w:id="1139" w:author="Владимир Лаут" w:date="2021-03-25T08:57:00Z"/>
              <w:rFonts w:eastAsiaTheme="minorEastAsia" w:cstheme="minorBidi"/>
              <w:noProof/>
              <w:lang w:eastAsia="ru-RU"/>
            </w:rPr>
          </w:pPr>
          <w:ins w:id="11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"_Toc67557271"</w:instrText>
            </w:r>
            <w:r w:rsidRPr="00693F2E">
              <w:rPr>
                <w:rStyle w:val="ab"/>
                <w:noProof/>
              </w:rPr>
              <w:instrText xml:space="preserve"> </w:instrText>
            </w:r>
            <w:r w:rsidRPr="00693F2E">
              <w:rPr>
                <w:rStyle w:val="ab"/>
                <w:noProof/>
              </w:rPr>
              <w:fldChar w:fldCharType="separate"/>
            </w:r>
            <w:r w:rsidRPr="00693F2E">
              <w:rPr>
                <w:rStyle w:val="ab"/>
                <w:noProof/>
              </w:rPr>
              <w:t>3.33.6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_Toc67557271 \h </w:instrText>
            </w:r>
          </w:ins>
          <w:r>
            <w:rPr>
              <w:noProof/>
              <w:webHidden/>
            </w:rPr>
          </w:r>
          <w:r>
            <w:rPr>
              <w:noProof/>
              <w:webHidden/>
            </w:rPr>
            <w:fldChar w:fldCharType="separate"/>
          </w:r>
          <w:ins w:id="1141" w:author="Владимир Лаут" w:date="2021-03-31T13:17:00Z">
            <w:r w:rsidR="00E858AE">
              <w:rPr>
                <w:noProof/>
                <w:webHidden/>
              </w:rPr>
              <w:t>146</w:t>
            </w:r>
          </w:ins>
          <w:ins w:id="1142" w:author="Владимир Лаут" w:date="2021-03-25T08:57:00Z">
            <w:r>
              <w:rPr>
                <w:noProof/>
                <w:webHidden/>
              </w:rPr>
              <w:fldChar w:fldCharType="end"/>
            </w:r>
            <w:r w:rsidRPr="00693F2E">
              <w:rPr>
                <w:rStyle w:val="ab"/>
                <w:noProof/>
              </w:rPr>
              <w:fldChar w:fldCharType="end"/>
            </w:r>
          </w:ins>
        </w:p>
        <w:p w14:paraId="26A3BEF6" w14:textId="3571334D" w:rsidR="005D2268" w:rsidRDefault="005D2268">
          <w:pPr>
            <w:pStyle w:val="23"/>
            <w:rPr>
              <w:ins w:id="1143" w:author="Владимир Лаут" w:date="2021-03-25T08:57:00Z"/>
              <w:rFonts w:eastAsiaTheme="minorEastAsia" w:cstheme="minorBidi"/>
              <w:b w:val="0"/>
              <w:noProof/>
              <w:lang w:eastAsia="ru-RU"/>
            </w:rPr>
          </w:pPr>
          <w:ins w:id="11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"_Toc67557272"</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3.34</w:t>
            </w:r>
            <w:r>
              <w:rPr>
                <w:rFonts w:eastAsiaTheme="minorEastAsia" w:cstheme="minorBidi"/>
                <w:b w:val="0"/>
                <w:noProof/>
                <w:lang w:eastAsia="ru-RU"/>
              </w:rPr>
              <w:tab/>
            </w:r>
            <w:r w:rsidRPr="00693F2E">
              <w:rPr>
                <w:rStyle w:val="ab"/>
                <w:rFonts w:eastAsiaTheme="majorEastAsia" w:cstheme="majorBidi"/>
                <w:noProof/>
              </w:rPr>
              <w:t xml:space="preserve">Объект основных данных </w:t>
            </w:r>
            <w:r w:rsidRPr="00693F2E">
              <w:rPr>
                <w:rStyle w:val="ab"/>
                <w:rFonts w:eastAsiaTheme="majorEastAsia" w:cstheme="majorBidi"/>
                <w:noProof/>
                <w:lang w:val="en-US"/>
              </w:rPr>
              <w:t>PM</w:t>
            </w:r>
            <w:r w:rsidRPr="00693F2E">
              <w:rPr>
                <w:rStyle w:val="ab"/>
                <w:rFonts w:eastAsiaTheme="majorEastAsia" w:cstheme="majorBidi"/>
                <w:noProof/>
              </w:rPr>
              <w:t>_61 Состояние производственной установки.</w:t>
            </w:r>
            <w:r>
              <w:rPr>
                <w:noProof/>
                <w:webHidden/>
              </w:rPr>
              <w:tab/>
            </w:r>
            <w:r>
              <w:rPr>
                <w:noProof/>
                <w:webHidden/>
              </w:rPr>
              <w:fldChar w:fldCharType="begin"/>
            </w:r>
            <w:r>
              <w:rPr>
                <w:noProof/>
                <w:webHidden/>
              </w:rPr>
              <w:instrText xml:space="preserve"> PAGEREF _Toc67557272 \h </w:instrText>
            </w:r>
          </w:ins>
          <w:r>
            <w:rPr>
              <w:noProof/>
              <w:webHidden/>
            </w:rPr>
          </w:r>
          <w:r>
            <w:rPr>
              <w:noProof/>
              <w:webHidden/>
            </w:rPr>
            <w:fldChar w:fldCharType="separate"/>
          </w:r>
          <w:ins w:id="1145" w:author="Владимир Лаут" w:date="2021-03-31T13:17:00Z">
            <w:r w:rsidR="00E858AE">
              <w:rPr>
                <w:noProof/>
                <w:webHidden/>
              </w:rPr>
              <w:t>146</w:t>
            </w:r>
          </w:ins>
          <w:ins w:id="1146" w:author="Владимир Лаут" w:date="2021-03-25T08:57:00Z">
            <w:r>
              <w:rPr>
                <w:noProof/>
                <w:webHidden/>
              </w:rPr>
              <w:fldChar w:fldCharType="end"/>
            </w:r>
            <w:r w:rsidRPr="00693F2E">
              <w:rPr>
                <w:rStyle w:val="ab"/>
                <w:noProof/>
              </w:rPr>
              <w:fldChar w:fldCharType="end"/>
            </w:r>
          </w:ins>
        </w:p>
        <w:p w14:paraId="72E1BD47" w14:textId="710E0CD6" w:rsidR="005D2268" w:rsidRDefault="005D2268">
          <w:pPr>
            <w:pStyle w:val="32"/>
            <w:rPr>
              <w:ins w:id="1147" w:author="Владимир Лаут" w:date="2021-03-25T08:57:00Z"/>
              <w:rFonts w:eastAsiaTheme="minorEastAsia" w:cstheme="minorBidi"/>
              <w:noProof/>
              <w:lang w:eastAsia="ru-RU"/>
            </w:rPr>
          </w:pPr>
          <w:ins w:id="11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"_Toc67557273"</w:instrText>
            </w:r>
            <w:r w:rsidRPr="00693F2E">
              <w:rPr>
                <w:rStyle w:val="ab"/>
                <w:noProof/>
              </w:rPr>
              <w:instrText xml:space="preserve"> </w:instrText>
            </w:r>
            <w:r w:rsidRPr="00693F2E">
              <w:rPr>
                <w:rStyle w:val="ab"/>
                <w:noProof/>
              </w:rPr>
              <w:fldChar w:fldCharType="separate"/>
            </w:r>
            <w:r w:rsidRPr="00693F2E">
              <w:rPr>
                <w:rStyle w:val="ab"/>
                <w:noProof/>
              </w:rPr>
              <w:t>3.34.1</w:t>
            </w:r>
            <w:r>
              <w:rPr>
                <w:rFonts w:eastAsiaTheme="minorEastAsia" w:cstheme="minorBidi"/>
                <w:noProof/>
                <w:lang w:eastAsia="ru-RU"/>
              </w:rPr>
              <w:tab/>
            </w:r>
            <w:r w:rsidRPr="00693F2E">
              <w:rPr>
                <w:rStyle w:val="ab"/>
                <w:noProof/>
              </w:rPr>
              <w:t>Описание объекта</w:t>
            </w:r>
            <w:r>
              <w:rPr>
                <w:noProof/>
                <w:webHidden/>
              </w:rPr>
              <w:tab/>
            </w:r>
            <w:r>
              <w:rPr>
                <w:noProof/>
                <w:webHidden/>
              </w:rPr>
              <w:fldChar w:fldCharType="begin"/>
            </w:r>
            <w:r>
              <w:rPr>
                <w:noProof/>
                <w:webHidden/>
              </w:rPr>
              <w:instrText xml:space="preserve"> PAGEREF _Toc67557273 \h </w:instrText>
            </w:r>
          </w:ins>
          <w:r>
            <w:rPr>
              <w:noProof/>
              <w:webHidden/>
            </w:rPr>
          </w:r>
          <w:r>
            <w:rPr>
              <w:noProof/>
              <w:webHidden/>
            </w:rPr>
            <w:fldChar w:fldCharType="separate"/>
          </w:r>
          <w:ins w:id="1149" w:author="Владимир Лаут" w:date="2021-03-31T13:17:00Z">
            <w:r w:rsidR="00E858AE">
              <w:rPr>
                <w:noProof/>
                <w:webHidden/>
              </w:rPr>
              <w:t>146</w:t>
            </w:r>
          </w:ins>
          <w:ins w:id="1150" w:author="Владимир Лаут" w:date="2021-03-25T08:57:00Z">
            <w:r>
              <w:rPr>
                <w:noProof/>
                <w:webHidden/>
              </w:rPr>
              <w:fldChar w:fldCharType="end"/>
            </w:r>
            <w:r w:rsidRPr="00693F2E">
              <w:rPr>
                <w:rStyle w:val="ab"/>
                <w:noProof/>
              </w:rPr>
              <w:fldChar w:fldCharType="end"/>
            </w:r>
          </w:ins>
        </w:p>
        <w:p w14:paraId="59274BCC" w14:textId="4E99D1D8" w:rsidR="005D2268" w:rsidRDefault="005D2268">
          <w:pPr>
            <w:pStyle w:val="32"/>
            <w:rPr>
              <w:ins w:id="1151" w:author="Владимир Лаут" w:date="2021-03-25T08:57:00Z"/>
              <w:rFonts w:eastAsiaTheme="minorEastAsia" w:cstheme="minorBidi"/>
              <w:noProof/>
              <w:lang w:eastAsia="ru-RU"/>
            </w:rPr>
          </w:pPr>
          <w:ins w:id="11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"_Toc67557274"</w:instrText>
            </w:r>
            <w:r w:rsidRPr="00693F2E">
              <w:rPr>
                <w:rStyle w:val="ab"/>
                <w:noProof/>
              </w:rPr>
              <w:instrText xml:space="preserve"> </w:instrText>
            </w:r>
            <w:r w:rsidRPr="00693F2E">
              <w:rPr>
                <w:rStyle w:val="ab"/>
                <w:noProof/>
              </w:rPr>
              <w:fldChar w:fldCharType="separate"/>
            </w:r>
            <w:r w:rsidRPr="00693F2E">
              <w:rPr>
                <w:rStyle w:val="ab"/>
                <w:noProof/>
              </w:rPr>
              <w:t>3.34.2</w:t>
            </w:r>
            <w:r>
              <w:rPr>
                <w:rFonts w:eastAsiaTheme="minorEastAsia" w:cstheme="minorBidi"/>
                <w:noProof/>
                <w:lang w:eastAsia="ru-RU"/>
              </w:rPr>
              <w:tab/>
            </w:r>
            <w:r w:rsidRPr="00693F2E">
              <w:rPr>
                <w:rStyle w:val="ab"/>
                <w:noProof/>
              </w:rPr>
              <w:t>Принципы кодирования и нумерации</w:t>
            </w:r>
            <w:r>
              <w:rPr>
                <w:noProof/>
                <w:webHidden/>
              </w:rPr>
              <w:tab/>
            </w:r>
            <w:r>
              <w:rPr>
                <w:noProof/>
                <w:webHidden/>
              </w:rPr>
              <w:fldChar w:fldCharType="begin"/>
            </w:r>
            <w:r>
              <w:rPr>
                <w:noProof/>
                <w:webHidden/>
              </w:rPr>
              <w:instrText xml:space="preserve"> PAGEREF _Toc67557274 \h </w:instrText>
            </w:r>
          </w:ins>
          <w:r>
            <w:rPr>
              <w:noProof/>
              <w:webHidden/>
            </w:rPr>
          </w:r>
          <w:r>
            <w:rPr>
              <w:noProof/>
              <w:webHidden/>
            </w:rPr>
            <w:fldChar w:fldCharType="separate"/>
          </w:r>
          <w:ins w:id="1153" w:author="Владимир Лаут" w:date="2021-03-31T13:17:00Z">
            <w:r w:rsidR="00E858AE">
              <w:rPr>
                <w:noProof/>
                <w:webHidden/>
              </w:rPr>
              <w:t>146</w:t>
            </w:r>
          </w:ins>
          <w:ins w:id="1154" w:author="Владимир Лаут" w:date="2021-03-25T08:57:00Z">
            <w:r>
              <w:rPr>
                <w:noProof/>
                <w:webHidden/>
              </w:rPr>
              <w:fldChar w:fldCharType="end"/>
            </w:r>
            <w:r w:rsidRPr="00693F2E">
              <w:rPr>
                <w:rStyle w:val="ab"/>
                <w:noProof/>
              </w:rPr>
              <w:fldChar w:fldCharType="end"/>
            </w:r>
          </w:ins>
        </w:p>
        <w:p w14:paraId="5393A674" w14:textId="7C185710" w:rsidR="005D2268" w:rsidRDefault="005D2268">
          <w:pPr>
            <w:pStyle w:val="32"/>
            <w:rPr>
              <w:ins w:id="1155" w:author="Владимир Лаут" w:date="2021-03-25T08:57:00Z"/>
              <w:rFonts w:eastAsiaTheme="minorEastAsia" w:cstheme="minorBidi"/>
              <w:noProof/>
              <w:lang w:eastAsia="ru-RU"/>
            </w:rPr>
          </w:pPr>
          <w:ins w:id="11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"_Toc67557275"</w:instrText>
            </w:r>
            <w:r w:rsidRPr="00693F2E">
              <w:rPr>
                <w:rStyle w:val="ab"/>
                <w:noProof/>
              </w:rPr>
              <w:instrText xml:space="preserve"> </w:instrText>
            </w:r>
            <w:r w:rsidRPr="00693F2E">
              <w:rPr>
                <w:rStyle w:val="ab"/>
                <w:noProof/>
              </w:rPr>
              <w:fldChar w:fldCharType="separate"/>
            </w:r>
            <w:r w:rsidRPr="00693F2E">
              <w:rPr>
                <w:rStyle w:val="ab"/>
                <w:noProof/>
              </w:rPr>
              <w:t>3.34.3</w:t>
            </w:r>
            <w:r>
              <w:rPr>
                <w:rFonts w:eastAsiaTheme="minorEastAsia" w:cstheme="minorBidi"/>
                <w:noProof/>
                <w:lang w:eastAsia="ru-RU"/>
              </w:rPr>
              <w:tab/>
            </w:r>
            <w:r w:rsidRPr="00693F2E">
              <w:rPr>
                <w:rStyle w:val="ab"/>
                <w:noProof/>
              </w:rPr>
              <w:t>Ключевые параметры объекта</w:t>
            </w:r>
            <w:r>
              <w:rPr>
                <w:noProof/>
                <w:webHidden/>
              </w:rPr>
              <w:tab/>
            </w:r>
            <w:r>
              <w:rPr>
                <w:noProof/>
                <w:webHidden/>
              </w:rPr>
              <w:fldChar w:fldCharType="begin"/>
            </w:r>
            <w:r>
              <w:rPr>
                <w:noProof/>
                <w:webHidden/>
              </w:rPr>
              <w:instrText xml:space="preserve"> PAGEREF _Toc67557275 \h </w:instrText>
            </w:r>
          </w:ins>
          <w:r>
            <w:rPr>
              <w:noProof/>
              <w:webHidden/>
            </w:rPr>
          </w:r>
          <w:r>
            <w:rPr>
              <w:noProof/>
              <w:webHidden/>
            </w:rPr>
            <w:fldChar w:fldCharType="separate"/>
          </w:r>
          <w:ins w:id="1157" w:author="Владимир Лаут" w:date="2021-03-31T13:17:00Z">
            <w:r w:rsidR="00E858AE">
              <w:rPr>
                <w:noProof/>
                <w:webHidden/>
              </w:rPr>
              <w:t>146</w:t>
            </w:r>
          </w:ins>
          <w:ins w:id="1158" w:author="Владимир Лаут" w:date="2021-03-25T08:57:00Z">
            <w:r>
              <w:rPr>
                <w:noProof/>
                <w:webHidden/>
              </w:rPr>
              <w:fldChar w:fldCharType="end"/>
            </w:r>
            <w:r w:rsidRPr="00693F2E">
              <w:rPr>
                <w:rStyle w:val="ab"/>
                <w:noProof/>
              </w:rPr>
              <w:fldChar w:fldCharType="end"/>
            </w:r>
          </w:ins>
        </w:p>
        <w:p w14:paraId="626585B5" w14:textId="73353C7C" w:rsidR="005D2268" w:rsidRDefault="005D2268">
          <w:pPr>
            <w:pStyle w:val="32"/>
            <w:rPr>
              <w:ins w:id="1159" w:author="Владимир Лаут" w:date="2021-03-25T08:57:00Z"/>
              <w:rFonts w:eastAsiaTheme="minorEastAsia" w:cstheme="minorBidi"/>
              <w:noProof/>
              <w:lang w:eastAsia="ru-RU"/>
            </w:rPr>
          </w:pPr>
          <w:ins w:id="11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"_Toc67557276"</w:instrText>
            </w:r>
            <w:r w:rsidRPr="00693F2E">
              <w:rPr>
                <w:rStyle w:val="ab"/>
                <w:noProof/>
              </w:rPr>
              <w:instrText xml:space="preserve"> </w:instrText>
            </w:r>
            <w:r w:rsidRPr="00693F2E">
              <w:rPr>
                <w:rStyle w:val="ab"/>
                <w:noProof/>
              </w:rPr>
              <w:fldChar w:fldCharType="separate"/>
            </w:r>
            <w:r w:rsidRPr="00693F2E">
              <w:rPr>
                <w:rStyle w:val="ab"/>
                <w:noProof/>
              </w:rPr>
              <w:t>3.34.4</w:t>
            </w:r>
            <w:r>
              <w:rPr>
                <w:rFonts w:eastAsiaTheme="minorEastAsia" w:cstheme="minorBidi"/>
                <w:noProof/>
                <w:lang w:eastAsia="ru-RU"/>
              </w:rPr>
              <w:tab/>
            </w:r>
            <w:r w:rsidRPr="00693F2E">
              <w:rPr>
                <w:rStyle w:val="ab"/>
                <w:noProof/>
              </w:rPr>
              <w:t>Модель данных объекта</w:t>
            </w:r>
            <w:r>
              <w:rPr>
                <w:noProof/>
                <w:webHidden/>
              </w:rPr>
              <w:tab/>
            </w:r>
            <w:r>
              <w:rPr>
                <w:noProof/>
                <w:webHidden/>
              </w:rPr>
              <w:fldChar w:fldCharType="begin"/>
            </w:r>
            <w:r>
              <w:rPr>
                <w:noProof/>
                <w:webHidden/>
              </w:rPr>
              <w:instrText xml:space="preserve"> PAGEREF _Toc67557276 \h </w:instrText>
            </w:r>
          </w:ins>
          <w:r>
            <w:rPr>
              <w:noProof/>
              <w:webHidden/>
            </w:rPr>
          </w:r>
          <w:r>
            <w:rPr>
              <w:noProof/>
              <w:webHidden/>
            </w:rPr>
            <w:fldChar w:fldCharType="separate"/>
          </w:r>
          <w:ins w:id="1161" w:author="Владимир Лаут" w:date="2021-03-31T13:17:00Z">
            <w:r w:rsidR="00E858AE">
              <w:rPr>
                <w:noProof/>
                <w:webHidden/>
              </w:rPr>
              <w:t>147</w:t>
            </w:r>
          </w:ins>
          <w:ins w:id="1162" w:author="Владимир Лаут" w:date="2021-03-25T08:57:00Z">
            <w:r>
              <w:rPr>
                <w:noProof/>
                <w:webHidden/>
              </w:rPr>
              <w:fldChar w:fldCharType="end"/>
            </w:r>
            <w:r w:rsidRPr="00693F2E">
              <w:rPr>
                <w:rStyle w:val="ab"/>
                <w:noProof/>
              </w:rPr>
              <w:fldChar w:fldCharType="end"/>
            </w:r>
          </w:ins>
        </w:p>
        <w:p w14:paraId="6BC75B3A" w14:textId="0E0821A6" w:rsidR="005D2268" w:rsidRDefault="005D2268">
          <w:pPr>
            <w:pStyle w:val="32"/>
            <w:rPr>
              <w:ins w:id="1163" w:author="Владимир Лаут" w:date="2021-03-25T08:57:00Z"/>
              <w:rFonts w:eastAsiaTheme="minorEastAsia" w:cstheme="minorBidi"/>
              <w:noProof/>
              <w:lang w:eastAsia="ru-RU"/>
            </w:rPr>
          </w:pPr>
          <w:ins w:id="11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"_Toc67557277"</w:instrText>
            </w:r>
            <w:r w:rsidRPr="00693F2E">
              <w:rPr>
                <w:rStyle w:val="ab"/>
                <w:noProof/>
              </w:rPr>
              <w:instrText xml:space="preserve"> </w:instrText>
            </w:r>
            <w:r w:rsidRPr="00693F2E">
              <w:rPr>
                <w:rStyle w:val="ab"/>
                <w:noProof/>
              </w:rPr>
              <w:fldChar w:fldCharType="separate"/>
            </w:r>
            <w:r w:rsidRPr="00693F2E">
              <w:rPr>
                <w:rStyle w:val="ab"/>
                <w:noProof/>
              </w:rPr>
              <w:t>3.34.5</w:t>
            </w:r>
            <w:r>
              <w:rPr>
                <w:rFonts w:eastAsiaTheme="minorEastAsia" w:cstheme="minorBidi"/>
                <w:noProof/>
                <w:lang w:eastAsia="ru-RU"/>
              </w:rPr>
              <w:tab/>
            </w:r>
            <w:r w:rsidRPr="00693F2E">
              <w:rPr>
                <w:rStyle w:val="ab"/>
                <w:noProof/>
              </w:rPr>
              <w:t>Особенности технической реализации</w:t>
            </w:r>
            <w:r>
              <w:rPr>
                <w:noProof/>
                <w:webHidden/>
              </w:rPr>
              <w:tab/>
            </w:r>
            <w:r>
              <w:rPr>
                <w:noProof/>
                <w:webHidden/>
              </w:rPr>
              <w:fldChar w:fldCharType="begin"/>
            </w:r>
            <w:r>
              <w:rPr>
                <w:noProof/>
                <w:webHidden/>
              </w:rPr>
              <w:instrText xml:space="preserve"> PAGEREF _Toc67557277 \h </w:instrText>
            </w:r>
          </w:ins>
          <w:r>
            <w:rPr>
              <w:noProof/>
              <w:webHidden/>
            </w:rPr>
          </w:r>
          <w:r>
            <w:rPr>
              <w:noProof/>
              <w:webHidden/>
            </w:rPr>
            <w:fldChar w:fldCharType="separate"/>
          </w:r>
          <w:ins w:id="1165" w:author="Владимир Лаут" w:date="2021-03-31T13:17:00Z">
            <w:r w:rsidR="00E858AE">
              <w:rPr>
                <w:noProof/>
                <w:webHidden/>
              </w:rPr>
              <w:t>148</w:t>
            </w:r>
          </w:ins>
          <w:ins w:id="1166" w:author="Владимир Лаут" w:date="2021-03-25T08:57:00Z">
            <w:r>
              <w:rPr>
                <w:noProof/>
                <w:webHidden/>
              </w:rPr>
              <w:fldChar w:fldCharType="end"/>
            </w:r>
            <w:r w:rsidRPr="00693F2E">
              <w:rPr>
                <w:rStyle w:val="ab"/>
                <w:noProof/>
              </w:rPr>
              <w:fldChar w:fldCharType="end"/>
            </w:r>
          </w:ins>
        </w:p>
        <w:p w14:paraId="5A039E2E" w14:textId="11301527" w:rsidR="005D2268" w:rsidRDefault="005D2268">
          <w:pPr>
            <w:pStyle w:val="32"/>
            <w:rPr>
              <w:ins w:id="1167" w:author="Владимир Лаут" w:date="2021-03-25T08:57:00Z"/>
              <w:rFonts w:eastAsiaTheme="minorEastAsia" w:cstheme="minorBidi"/>
              <w:noProof/>
              <w:lang w:eastAsia="ru-RU"/>
            </w:rPr>
          </w:pPr>
          <w:ins w:id="11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"_Toc67557278"</w:instrText>
            </w:r>
            <w:r w:rsidRPr="00693F2E">
              <w:rPr>
                <w:rStyle w:val="ab"/>
                <w:noProof/>
              </w:rPr>
              <w:instrText xml:space="preserve"> </w:instrText>
            </w:r>
            <w:r w:rsidRPr="00693F2E">
              <w:rPr>
                <w:rStyle w:val="ab"/>
                <w:noProof/>
              </w:rPr>
              <w:fldChar w:fldCharType="separate"/>
            </w:r>
            <w:r w:rsidRPr="00693F2E">
              <w:rPr>
                <w:rStyle w:val="ab"/>
                <w:noProof/>
              </w:rPr>
              <w:t>3.34.6</w:t>
            </w:r>
            <w:r>
              <w:rPr>
                <w:rFonts w:eastAsiaTheme="minorEastAsia" w:cstheme="minorBidi"/>
                <w:noProof/>
                <w:lang w:eastAsia="ru-RU"/>
              </w:rPr>
              <w:tab/>
            </w:r>
            <w:r w:rsidRPr="00693F2E">
              <w:rPr>
                <w:rStyle w:val="ab"/>
                <w:noProof/>
              </w:rPr>
              <w:t>Миграция объекта данных</w:t>
            </w:r>
            <w:r>
              <w:rPr>
                <w:noProof/>
                <w:webHidden/>
              </w:rPr>
              <w:tab/>
            </w:r>
            <w:r>
              <w:rPr>
                <w:noProof/>
                <w:webHidden/>
              </w:rPr>
              <w:fldChar w:fldCharType="begin"/>
            </w:r>
            <w:r>
              <w:rPr>
                <w:noProof/>
                <w:webHidden/>
              </w:rPr>
              <w:instrText xml:space="preserve"> PAGEREF _Toc67557278 \h </w:instrText>
            </w:r>
          </w:ins>
          <w:r>
            <w:rPr>
              <w:noProof/>
              <w:webHidden/>
            </w:rPr>
          </w:r>
          <w:r>
            <w:rPr>
              <w:noProof/>
              <w:webHidden/>
            </w:rPr>
            <w:fldChar w:fldCharType="separate"/>
          </w:r>
          <w:ins w:id="1169" w:author="Владимир Лаут" w:date="2021-03-31T13:17:00Z">
            <w:r w:rsidR="00E858AE">
              <w:rPr>
                <w:noProof/>
                <w:webHidden/>
              </w:rPr>
              <w:t>148</w:t>
            </w:r>
          </w:ins>
          <w:ins w:id="1170" w:author="Владимир Лаут" w:date="2021-03-25T08:57:00Z">
            <w:r>
              <w:rPr>
                <w:noProof/>
                <w:webHidden/>
              </w:rPr>
              <w:fldChar w:fldCharType="end"/>
            </w:r>
            <w:r w:rsidRPr="00693F2E">
              <w:rPr>
                <w:rStyle w:val="ab"/>
                <w:noProof/>
              </w:rPr>
              <w:fldChar w:fldCharType="end"/>
            </w:r>
          </w:ins>
        </w:p>
        <w:p w14:paraId="57D829F2" w14:textId="29E9DEB4" w:rsidR="005D2268" w:rsidRDefault="005D2268">
          <w:pPr>
            <w:pStyle w:val="23"/>
            <w:rPr>
              <w:ins w:id="1171" w:author="Владимир Лаут" w:date="2021-03-25T08:57:00Z"/>
              <w:rFonts w:eastAsiaTheme="minorEastAsia" w:cstheme="minorBidi"/>
              <w:b w:val="0"/>
              <w:noProof/>
              <w:lang w:eastAsia="ru-RU"/>
            </w:rPr>
          </w:pPr>
          <w:ins w:id="11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"_Toc67557279"</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4</w:t>
            </w:r>
            <w:r>
              <w:rPr>
                <w:rFonts w:eastAsiaTheme="minorEastAsia" w:cstheme="minorBidi"/>
                <w:b w:val="0"/>
                <w:noProof/>
                <w:lang w:eastAsia="ru-RU"/>
              </w:rPr>
              <w:tab/>
            </w:r>
            <w:r w:rsidRPr="00693F2E">
              <w:rPr>
                <w:rStyle w:val="ab"/>
                <w:rFonts w:eastAsiaTheme="majorEastAsia" w:cstheme="majorBidi"/>
                <w:noProof/>
              </w:rPr>
              <w:t>Бизнес-требования</w:t>
            </w:r>
            <w:r>
              <w:rPr>
                <w:noProof/>
                <w:webHidden/>
              </w:rPr>
              <w:tab/>
            </w:r>
            <w:r>
              <w:rPr>
                <w:noProof/>
                <w:webHidden/>
              </w:rPr>
              <w:fldChar w:fldCharType="begin"/>
            </w:r>
            <w:r>
              <w:rPr>
                <w:noProof/>
                <w:webHidden/>
              </w:rPr>
              <w:instrText xml:space="preserve"> PAGEREF _Toc67557279 \h </w:instrText>
            </w:r>
          </w:ins>
          <w:r>
            <w:rPr>
              <w:noProof/>
              <w:webHidden/>
            </w:rPr>
          </w:r>
          <w:r>
            <w:rPr>
              <w:noProof/>
              <w:webHidden/>
            </w:rPr>
            <w:fldChar w:fldCharType="separate"/>
          </w:r>
          <w:ins w:id="1173" w:author="Владимир Лаут" w:date="2021-03-31T13:17:00Z">
            <w:r w:rsidR="00E858AE">
              <w:rPr>
                <w:noProof/>
                <w:webHidden/>
              </w:rPr>
              <w:t>149</w:t>
            </w:r>
          </w:ins>
          <w:ins w:id="1174" w:author="Владимир Лаут" w:date="2021-03-25T08:57:00Z">
            <w:r>
              <w:rPr>
                <w:noProof/>
                <w:webHidden/>
              </w:rPr>
              <w:fldChar w:fldCharType="end"/>
            </w:r>
            <w:r w:rsidRPr="00693F2E">
              <w:rPr>
                <w:rStyle w:val="ab"/>
                <w:noProof/>
              </w:rPr>
              <w:fldChar w:fldCharType="end"/>
            </w:r>
          </w:ins>
        </w:p>
        <w:p w14:paraId="1ACDFD96" w14:textId="69E3E5FD" w:rsidR="005D2268" w:rsidRDefault="005D2268">
          <w:pPr>
            <w:pStyle w:val="23"/>
            <w:rPr>
              <w:ins w:id="1175" w:author="Владимир Лаут" w:date="2021-03-25T08:57:00Z"/>
              <w:rFonts w:eastAsiaTheme="minorEastAsia" w:cstheme="minorBidi"/>
              <w:b w:val="0"/>
              <w:noProof/>
              <w:lang w:eastAsia="ru-RU"/>
            </w:rPr>
          </w:pPr>
          <w:ins w:id="117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"_Toc67557280"</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w:t>
            </w:r>
            <w:r>
              <w:rPr>
                <w:rFonts w:eastAsiaTheme="minorEastAsia" w:cstheme="minorBidi"/>
                <w:b w:val="0"/>
                <w:noProof/>
                <w:lang w:eastAsia="ru-RU"/>
              </w:rPr>
              <w:tab/>
            </w:r>
            <w:r w:rsidRPr="00693F2E">
              <w:rPr>
                <w:rStyle w:val="ab"/>
                <w:rFonts w:eastAsiaTheme="majorEastAsia" w:cstheme="majorBidi"/>
                <w:noProof/>
              </w:rPr>
              <w:t>Реализация бизнес-процесса</w:t>
            </w:r>
            <w:r>
              <w:rPr>
                <w:noProof/>
                <w:webHidden/>
              </w:rPr>
              <w:tab/>
            </w:r>
            <w:r>
              <w:rPr>
                <w:noProof/>
                <w:webHidden/>
              </w:rPr>
              <w:fldChar w:fldCharType="begin"/>
            </w:r>
            <w:r>
              <w:rPr>
                <w:noProof/>
                <w:webHidden/>
              </w:rPr>
              <w:instrText xml:space="preserve"> PAGEREF _Toc67557280 \h </w:instrText>
            </w:r>
          </w:ins>
          <w:r>
            <w:rPr>
              <w:noProof/>
              <w:webHidden/>
            </w:rPr>
          </w:r>
          <w:r>
            <w:rPr>
              <w:noProof/>
              <w:webHidden/>
            </w:rPr>
            <w:fldChar w:fldCharType="separate"/>
          </w:r>
          <w:ins w:id="1177" w:author="Владимир Лаут" w:date="2021-03-31T13:17:00Z">
            <w:r w:rsidR="00E858AE">
              <w:rPr>
                <w:noProof/>
                <w:webHidden/>
              </w:rPr>
              <w:t>149</w:t>
            </w:r>
          </w:ins>
          <w:ins w:id="1178" w:author="Владимир Лаут" w:date="2021-03-25T08:57:00Z">
            <w:r>
              <w:rPr>
                <w:noProof/>
                <w:webHidden/>
              </w:rPr>
              <w:fldChar w:fldCharType="end"/>
            </w:r>
            <w:r w:rsidRPr="00693F2E">
              <w:rPr>
                <w:rStyle w:val="ab"/>
                <w:noProof/>
              </w:rPr>
              <w:fldChar w:fldCharType="end"/>
            </w:r>
          </w:ins>
        </w:p>
        <w:p w14:paraId="6B8620B5" w14:textId="28EDF093" w:rsidR="005D2268" w:rsidRDefault="005D2268">
          <w:pPr>
            <w:pStyle w:val="23"/>
            <w:rPr>
              <w:ins w:id="1179" w:author="Владимир Лаут" w:date="2021-03-25T08:57:00Z"/>
              <w:rFonts w:eastAsiaTheme="minorEastAsia" w:cstheme="minorBidi"/>
              <w:b w:val="0"/>
              <w:noProof/>
              <w:lang w:eastAsia="ru-RU"/>
            </w:rPr>
          </w:pPr>
          <w:ins w:id="118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"_Toc67557281"</w:instrText>
            </w:r>
            <w:r w:rsidRPr="00693F2E">
              <w:rPr>
                <w:rStyle w:val="ab"/>
                <w:noProof/>
              </w:rPr>
              <w:instrText xml:space="preserve"> </w:instrText>
            </w:r>
            <w:r w:rsidRPr="00693F2E">
              <w:rPr>
                <w:rStyle w:val="ab"/>
                <w:noProof/>
              </w:rPr>
              <w:fldChar w:fldCharType="separate"/>
            </w:r>
            <w:r w:rsidRPr="00693F2E">
              <w:rPr>
                <w:rStyle w:val="ab"/>
                <w:rFonts w:eastAsiaTheme="majorEastAsia"/>
                <w:noProof/>
              </w:rPr>
              <w:t>5.1 Описание бизнес-процесса</w:t>
            </w:r>
            <w:r>
              <w:rPr>
                <w:noProof/>
                <w:webHidden/>
              </w:rPr>
              <w:tab/>
            </w:r>
            <w:r>
              <w:rPr>
                <w:noProof/>
                <w:webHidden/>
              </w:rPr>
              <w:fldChar w:fldCharType="begin"/>
            </w:r>
            <w:r>
              <w:rPr>
                <w:noProof/>
                <w:webHidden/>
              </w:rPr>
              <w:instrText xml:space="preserve"> PAGEREF _Toc67557281 \h </w:instrText>
            </w:r>
          </w:ins>
          <w:r>
            <w:rPr>
              <w:noProof/>
              <w:webHidden/>
            </w:rPr>
          </w:r>
          <w:r>
            <w:rPr>
              <w:noProof/>
              <w:webHidden/>
            </w:rPr>
            <w:fldChar w:fldCharType="separate"/>
          </w:r>
          <w:ins w:id="1181" w:author="Владимир Лаут" w:date="2021-03-31T13:17:00Z">
            <w:r w:rsidR="00E858AE">
              <w:rPr>
                <w:noProof/>
                <w:webHidden/>
              </w:rPr>
              <w:t>149</w:t>
            </w:r>
          </w:ins>
          <w:ins w:id="1182" w:author="Владимир Лаут" w:date="2021-03-25T08:57:00Z">
            <w:r>
              <w:rPr>
                <w:noProof/>
                <w:webHidden/>
              </w:rPr>
              <w:fldChar w:fldCharType="end"/>
            </w:r>
            <w:r w:rsidRPr="00693F2E">
              <w:rPr>
                <w:rStyle w:val="ab"/>
                <w:noProof/>
              </w:rPr>
              <w:fldChar w:fldCharType="end"/>
            </w:r>
          </w:ins>
        </w:p>
        <w:p w14:paraId="13A1A8F5" w14:textId="6B5FC42E" w:rsidR="005D2268" w:rsidRDefault="005D2268">
          <w:pPr>
            <w:pStyle w:val="32"/>
            <w:rPr>
              <w:ins w:id="1183" w:author="Владимир Лаут" w:date="2021-03-25T08:57:00Z"/>
              <w:rFonts w:eastAsiaTheme="minorEastAsia" w:cstheme="minorBidi"/>
              <w:noProof/>
              <w:lang w:eastAsia="ru-RU"/>
            </w:rPr>
          </w:pPr>
          <w:ins w:id="118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"_Toc67557285"</w:instrText>
            </w:r>
            <w:r w:rsidRPr="00693F2E">
              <w:rPr>
                <w:rStyle w:val="ab"/>
                <w:noProof/>
              </w:rPr>
              <w:instrText xml:space="preserve"> </w:instrText>
            </w:r>
            <w:r w:rsidRPr="00693F2E">
              <w:rPr>
                <w:rStyle w:val="ab"/>
                <w:noProof/>
              </w:rPr>
              <w:fldChar w:fldCharType="separate"/>
            </w:r>
            <w:r w:rsidRPr="00693F2E">
              <w:rPr>
                <w:rStyle w:val="ab"/>
                <w:noProof/>
              </w:rPr>
              <w:t>5.1.1</w:t>
            </w:r>
            <w:r>
              <w:rPr>
                <w:rFonts w:eastAsiaTheme="minorEastAsia" w:cstheme="minorBidi"/>
                <w:noProof/>
                <w:lang w:eastAsia="ru-RU"/>
              </w:rPr>
              <w:tab/>
            </w:r>
            <w:r w:rsidRPr="00693F2E">
              <w:rPr>
                <w:rStyle w:val="ab"/>
                <w:noProof/>
              </w:rPr>
              <w:t>Описание бизнес-процесса ПП-07.01.02.05-</w:t>
            </w:r>
            <w:r w:rsidRPr="00693F2E">
              <w:rPr>
                <w:rStyle w:val="ab"/>
                <w:noProof/>
                <w:lang w:val="en-US"/>
              </w:rPr>
              <w:t>ERP</w:t>
            </w:r>
            <w:r w:rsidRPr="00693F2E">
              <w:rPr>
                <w:rStyle w:val="ab"/>
                <w:caps/>
                <w:noProof/>
              </w:rPr>
              <w:t xml:space="preserve"> </w:t>
            </w:r>
            <w:r w:rsidRPr="00693F2E">
              <w:rPr>
                <w:rStyle w:val="ab"/>
                <w:noProof/>
              </w:rPr>
              <w:t>Ведение НСИ ТОиР</w:t>
            </w:r>
            <w:r>
              <w:rPr>
                <w:noProof/>
                <w:webHidden/>
              </w:rPr>
              <w:tab/>
            </w:r>
            <w:r>
              <w:rPr>
                <w:noProof/>
                <w:webHidden/>
              </w:rPr>
              <w:fldChar w:fldCharType="begin"/>
            </w:r>
            <w:r>
              <w:rPr>
                <w:noProof/>
                <w:webHidden/>
              </w:rPr>
              <w:instrText xml:space="preserve"> PAGEREF _Toc67557285 \h </w:instrText>
            </w:r>
          </w:ins>
          <w:r>
            <w:rPr>
              <w:noProof/>
              <w:webHidden/>
            </w:rPr>
          </w:r>
          <w:r>
            <w:rPr>
              <w:noProof/>
              <w:webHidden/>
            </w:rPr>
            <w:fldChar w:fldCharType="separate"/>
          </w:r>
          <w:ins w:id="1185" w:author="Владимир Лаут" w:date="2021-03-31T13:17:00Z">
            <w:r w:rsidR="00E858AE">
              <w:rPr>
                <w:noProof/>
                <w:webHidden/>
              </w:rPr>
              <w:t>149</w:t>
            </w:r>
          </w:ins>
          <w:ins w:id="1186" w:author="Владимир Лаут" w:date="2021-03-25T08:57:00Z">
            <w:r>
              <w:rPr>
                <w:noProof/>
                <w:webHidden/>
              </w:rPr>
              <w:fldChar w:fldCharType="end"/>
            </w:r>
            <w:r w:rsidRPr="00693F2E">
              <w:rPr>
                <w:rStyle w:val="ab"/>
                <w:noProof/>
              </w:rPr>
              <w:fldChar w:fldCharType="end"/>
            </w:r>
          </w:ins>
        </w:p>
        <w:p w14:paraId="3BDB7361" w14:textId="2ABF5369" w:rsidR="005D2268" w:rsidRDefault="005D2268">
          <w:pPr>
            <w:pStyle w:val="23"/>
            <w:rPr>
              <w:ins w:id="1187" w:author="Владимир Лаут" w:date="2021-03-25T08:57:00Z"/>
              <w:rFonts w:eastAsiaTheme="minorEastAsia" w:cstheme="minorBidi"/>
              <w:b w:val="0"/>
              <w:noProof/>
              <w:lang w:eastAsia="ru-RU"/>
            </w:rPr>
          </w:pPr>
          <w:ins w:id="118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"_Toc67557288"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5.2</w:t>
            </w:r>
            <w:r>
              <w:rPr>
                <w:rFonts w:eastAsiaTheme="minorEastAsia" w:cstheme="minorBidi"/>
                <w:b w:val="0"/>
                <w:noProof/>
                <w:lang w:eastAsia="ru-RU"/>
              </w:rPr>
              <w:tab/>
            </w:r>
            <w:r w:rsidRPr="00693F2E">
              <w:rPr>
                <w:rStyle w:val="ab"/>
                <w:rFonts w:eastAsiaTheme="majorEastAsia" w:cstheme="majorBidi"/>
                <w:noProof/>
              </w:rPr>
              <w:t>Описание шагов бизнес-процесса</w:t>
            </w:r>
            <w:r>
              <w:rPr>
                <w:noProof/>
                <w:webHidden/>
              </w:rPr>
              <w:tab/>
            </w:r>
            <w:r>
              <w:rPr>
                <w:noProof/>
                <w:webHidden/>
              </w:rPr>
              <w:fldChar w:fldCharType="begin"/>
            </w:r>
            <w:r>
              <w:rPr>
                <w:noProof/>
                <w:webHidden/>
              </w:rPr>
              <w:instrText xml:space="preserve"> PAGEREF _Toc67557288 \h </w:instrText>
            </w:r>
          </w:ins>
          <w:r>
            <w:rPr>
              <w:noProof/>
              <w:webHidden/>
            </w:rPr>
          </w:r>
          <w:r>
            <w:rPr>
              <w:noProof/>
              <w:webHidden/>
            </w:rPr>
            <w:fldChar w:fldCharType="separate"/>
          </w:r>
          <w:ins w:id="1189" w:author="Владимир Лаут" w:date="2021-03-31T13:17:00Z">
            <w:r w:rsidR="00E858AE">
              <w:rPr>
                <w:noProof/>
                <w:webHidden/>
              </w:rPr>
              <w:t>150</w:t>
            </w:r>
          </w:ins>
          <w:ins w:id="1190" w:author="Владимир Лаут" w:date="2021-03-25T08:57:00Z">
            <w:r>
              <w:rPr>
                <w:noProof/>
                <w:webHidden/>
              </w:rPr>
              <w:fldChar w:fldCharType="end"/>
            </w:r>
            <w:r w:rsidRPr="00693F2E">
              <w:rPr>
                <w:rStyle w:val="ab"/>
                <w:noProof/>
              </w:rPr>
              <w:fldChar w:fldCharType="end"/>
            </w:r>
          </w:ins>
        </w:p>
        <w:p w14:paraId="6CE628CD" w14:textId="1D590664" w:rsidR="005D2268" w:rsidRDefault="005D2268">
          <w:pPr>
            <w:pStyle w:val="32"/>
            <w:rPr>
              <w:ins w:id="1191" w:author="Владимир Лаут" w:date="2021-03-25T08:57:00Z"/>
              <w:rFonts w:eastAsiaTheme="minorEastAsia" w:cstheme="minorBidi"/>
              <w:noProof/>
              <w:lang w:eastAsia="ru-RU"/>
            </w:rPr>
          </w:pPr>
          <w:ins w:id="119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"_Toc67557289"</w:instrText>
            </w:r>
            <w:r w:rsidRPr="00693F2E">
              <w:rPr>
                <w:rStyle w:val="ab"/>
                <w:noProof/>
              </w:rPr>
              <w:instrText xml:space="preserve"> </w:instrText>
            </w:r>
            <w:r w:rsidRPr="00693F2E">
              <w:rPr>
                <w:rStyle w:val="ab"/>
                <w:noProof/>
              </w:rPr>
              <w:fldChar w:fldCharType="separate"/>
            </w:r>
            <w:r w:rsidRPr="00693F2E">
              <w:rPr>
                <w:rStyle w:val="ab"/>
                <w:noProof/>
              </w:rPr>
              <w:t>5.2.1</w:t>
            </w:r>
            <w:r>
              <w:rPr>
                <w:rFonts w:eastAsiaTheme="minorEastAsia" w:cstheme="minorBidi"/>
                <w:noProof/>
                <w:lang w:eastAsia="ru-RU"/>
              </w:rPr>
              <w:tab/>
            </w:r>
            <w:r w:rsidRPr="00693F2E">
              <w:rPr>
                <w:rStyle w:val="ab"/>
                <w:noProof/>
              </w:rPr>
              <w:t>Описание шагов бизнес-процесса ПП-07.01.02.05-</w:t>
            </w:r>
            <w:r w:rsidRPr="00693F2E">
              <w:rPr>
                <w:rStyle w:val="ab"/>
                <w:noProof/>
                <w:lang w:val="en-US"/>
              </w:rPr>
              <w:t>ERP</w:t>
            </w:r>
            <w:r w:rsidRPr="00693F2E">
              <w:rPr>
                <w:rStyle w:val="ab"/>
                <w:noProof/>
              </w:rPr>
              <w:t xml:space="preserve"> Ведение НСИ ТОиР</w:t>
            </w:r>
            <w:r>
              <w:rPr>
                <w:noProof/>
                <w:webHidden/>
              </w:rPr>
              <w:tab/>
            </w:r>
            <w:r>
              <w:rPr>
                <w:noProof/>
                <w:webHidden/>
              </w:rPr>
              <w:fldChar w:fldCharType="begin"/>
            </w:r>
            <w:r>
              <w:rPr>
                <w:noProof/>
                <w:webHidden/>
              </w:rPr>
              <w:instrText xml:space="preserve"> PAGEREF _Toc67557289 \h </w:instrText>
            </w:r>
          </w:ins>
          <w:r>
            <w:rPr>
              <w:noProof/>
              <w:webHidden/>
            </w:rPr>
          </w:r>
          <w:r>
            <w:rPr>
              <w:noProof/>
              <w:webHidden/>
            </w:rPr>
            <w:fldChar w:fldCharType="separate"/>
          </w:r>
          <w:ins w:id="1193" w:author="Владимир Лаут" w:date="2021-03-31T13:17:00Z">
            <w:r w:rsidR="00E858AE">
              <w:rPr>
                <w:noProof/>
                <w:webHidden/>
              </w:rPr>
              <w:t>151</w:t>
            </w:r>
          </w:ins>
          <w:ins w:id="1194" w:author="Владимир Лаут" w:date="2021-03-25T08:57:00Z">
            <w:r>
              <w:rPr>
                <w:noProof/>
                <w:webHidden/>
              </w:rPr>
              <w:fldChar w:fldCharType="end"/>
            </w:r>
            <w:r w:rsidRPr="00693F2E">
              <w:rPr>
                <w:rStyle w:val="ab"/>
                <w:noProof/>
              </w:rPr>
              <w:fldChar w:fldCharType="end"/>
            </w:r>
          </w:ins>
        </w:p>
        <w:p w14:paraId="54B83523" w14:textId="43AF18E4" w:rsidR="005D2268" w:rsidRDefault="005D2268">
          <w:pPr>
            <w:pStyle w:val="23"/>
            <w:rPr>
              <w:ins w:id="1195" w:author="Владимир Лаут" w:date="2021-03-25T08:57:00Z"/>
              <w:rFonts w:eastAsiaTheme="minorEastAsia" w:cstheme="minorBidi"/>
              <w:b w:val="0"/>
              <w:noProof/>
              <w:lang w:eastAsia="ru-RU"/>
            </w:rPr>
          </w:pPr>
          <w:ins w:id="119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"_Toc67557290"</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5.3</w:t>
            </w:r>
            <w:r>
              <w:rPr>
                <w:rFonts w:eastAsiaTheme="minorEastAsia" w:cstheme="minorBidi"/>
                <w:b w:val="0"/>
                <w:noProof/>
                <w:lang w:eastAsia="ru-RU"/>
              </w:rPr>
              <w:tab/>
            </w:r>
            <w:r w:rsidRPr="00693F2E">
              <w:rPr>
                <w:rStyle w:val="ab"/>
                <w:noProof/>
              </w:rPr>
              <w:t>Роли и полномочия</w:t>
            </w:r>
            <w:r>
              <w:rPr>
                <w:noProof/>
                <w:webHidden/>
              </w:rPr>
              <w:tab/>
            </w:r>
            <w:r>
              <w:rPr>
                <w:noProof/>
                <w:webHidden/>
              </w:rPr>
              <w:fldChar w:fldCharType="begin"/>
            </w:r>
            <w:r>
              <w:rPr>
                <w:noProof/>
                <w:webHidden/>
              </w:rPr>
              <w:instrText xml:space="preserve"> PAGEREF _Toc67557290 \h </w:instrText>
            </w:r>
          </w:ins>
          <w:r>
            <w:rPr>
              <w:noProof/>
              <w:webHidden/>
            </w:rPr>
          </w:r>
          <w:r>
            <w:rPr>
              <w:noProof/>
              <w:webHidden/>
            </w:rPr>
            <w:fldChar w:fldCharType="separate"/>
          </w:r>
          <w:ins w:id="1197" w:author="Владимир Лаут" w:date="2021-03-31T13:17:00Z">
            <w:r w:rsidR="00E858AE">
              <w:rPr>
                <w:noProof/>
                <w:webHidden/>
              </w:rPr>
              <w:t>159</w:t>
            </w:r>
          </w:ins>
          <w:ins w:id="1198" w:author="Владимир Лаут" w:date="2021-03-25T08:57:00Z">
            <w:r>
              <w:rPr>
                <w:noProof/>
                <w:webHidden/>
              </w:rPr>
              <w:fldChar w:fldCharType="end"/>
            </w:r>
            <w:r w:rsidRPr="00693F2E">
              <w:rPr>
                <w:rStyle w:val="ab"/>
                <w:noProof/>
              </w:rPr>
              <w:fldChar w:fldCharType="end"/>
            </w:r>
          </w:ins>
        </w:p>
        <w:p w14:paraId="39DB5283" w14:textId="31794C60" w:rsidR="005D2268" w:rsidRDefault="005D2268">
          <w:pPr>
            <w:pStyle w:val="23"/>
            <w:rPr>
              <w:ins w:id="1199" w:author="Владимир Лаут" w:date="2021-03-25T08:57:00Z"/>
              <w:rFonts w:eastAsiaTheme="minorEastAsia" w:cstheme="minorBidi"/>
              <w:b w:val="0"/>
              <w:noProof/>
              <w:lang w:eastAsia="ru-RU"/>
            </w:rPr>
          </w:pPr>
          <w:ins w:id="120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5.4</w:t>
            </w:r>
            <w:r>
              <w:rPr>
                <w:rFonts w:eastAsiaTheme="minorEastAsia" w:cstheme="minorBidi"/>
                <w:b w:val="0"/>
                <w:noProof/>
                <w:lang w:eastAsia="ru-RU"/>
              </w:rPr>
              <w:tab/>
            </w:r>
            <w:r w:rsidRPr="00693F2E">
              <w:rPr>
                <w:rStyle w:val="ab"/>
                <w:rFonts w:eastAsiaTheme="majorEastAsia" w:cstheme="majorBidi"/>
                <w:noProof/>
              </w:rPr>
              <w:t>Риски и контрольные процедуры</w:t>
            </w:r>
            <w:r>
              <w:rPr>
                <w:noProof/>
                <w:webHidden/>
              </w:rPr>
              <w:tab/>
            </w:r>
            <w:r>
              <w:rPr>
                <w:noProof/>
                <w:webHidden/>
              </w:rPr>
              <w:fldChar w:fldCharType="begin"/>
            </w:r>
            <w:r>
              <w:rPr>
                <w:noProof/>
                <w:webHidden/>
              </w:rPr>
              <w:instrText xml:space="preserve"> PAGEREF _Toc67557291 \h </w:instrText>
            </w:r>
          </w:ins>
          <w:r>
            <w:rPr>
              <w:noProof/>
              <w:webHidden/>
            </w:rPr>
          </w:r>
          <w:r>
            <w:rPr>
              <w:noProof/>
              <w:webHidden/>
            </w:rPr>
            <w:fldChar w:fldCharType="separate"/>
          </w:r>
          <w:ins w:id="1201" w:author="Владимир Лаут" w:date="2021-03-31T13:17:00Z">
            <w:r w:rsidR="00E858AE">
              <w:rPr>
                <w:noProof/>
                <w:webHidden/>
              </w:rPr>
              <w:t>160</w:t>
            </w:r>
          </w:ins>
          <w:ins w:id="1202" w:author="Владимир Лаут" w:date="2021-03-25T08:57:00Z">
            <w:r>
              <w:rPr>
                <w:noProof/>
                <w:webHidden/>
              </w:rPr>
              <w:fldChar w:fldCharType="end"/>
            </w:r>
            <w:r w:rsidRPr="00693F2E">
              <w:rPr>
                <w:rStyle w:val="ab"/>
                <w:noProof/>
              </w:rPr>
              <w:fldChar w:fldCharType="end"/>
            </w:r>
          </w:ins>
        </w:p>
        <w:p w14:paraId="2DF93A6A" w14:textId="1280C1AC" w:rsidR="005D2268" w:rsidRDefault="005D2268">
          <w:pPr>
            <w:pStyle w:val="32"/>
            <w:rPr>
              <w:ins w:id="1203" w:author="Владимир Лаут" w:date="2021-03-25T08:57:00Z"/>
              <w:rFonts w:eastAsiaTheme="minorEastAsia" w:cstheme="minorBidi"/>
              <w:noProof/>
              <w:lang w:eastAsia="ru-RU"/>
            </w:rPr>
          </w:pPr>
          <w:ins w:id="120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"_Toc67557292"</w:instrText>
            </w:r>
            <w:r w:rsidRPr="00693F2E">
              <w:rPr>
                <w:rStyle w:val="ab"/>
                <w:noProof/>
              </w:rPr>
              <w:instrText xml:space="preserve"> </w:instrText>
            </w:r>
            <w:r w:rsidRPr="00693F2E">
              <w:rPr>
                <w:rStyle w:val="ab"/>
                <w:noProof/>
              </w:rPr>
              <w:fldChar w:fldCharType="separate"/>
            </w:r>
            <w:r w:rsidRPr="00693F2E">
              <w:rPr>
                <w:rStyle w:val="ab"/>
                <w:caps/>
                <w:noProof/>
              </w:rPr>
              <w:t>5.4.1</w:t>
            </w:r>
            <w:r>
              <w:rPr>
                <w:rFonts w:eastAsiaTheme="minorEastAsia" w:cstheme="minorBidi"/>
                <w:noProof/>
                <w:lang w:eastAsia="ru-RU"/>
              </w:rPr>
              <w:tab/>
            </w:r>
            <w:r w:rsidRPr="00693F2E">
              <w:rPr>
                <w:rStyle w:val="ab"/>
                <w:noProof/>
              </w:rPr>
              <w:t>Риски и контроли</w:t>
            </w:r>
            <w:r>
              <w:rPr>
                <w:noProof/>
                <w:webHidden/>
              </w:rPr>
              <w:tab/>
            </w:r>
            <w:r>
              <w:rPr>
                <w:noProof/>
                <w:webHidden/>
              </w:rPr>
              <w:fldChar w:fldCharType="begin"/>
            </w:r>
            <w:r>
              <w:rPr>
                <w:noProof/>
                <w:webHidden/>
              </w:rPr>
              <w:instrText xml:space="preserve"> PAGEREF _Toc67557292 \h </w:instrText>
            </w:r>
          </w:ins>
          <w:r>
            <w:rPr>
              <w:noProof/>
              <w:webHidden/>
            </w:rPr>
          </w:r>
          <w:r>
            <w:rPr>
              <w:noProof/>
              <w:webHidden/>
            </w:rPr>
            <w:fldChar w:fldCharType="separate"/>
          </w:r>
          <w:ins w:id="1205" w:author="Владимир Лаут" w:date="2021-03-31T13:17:00Z">
            <w:r w:rsidR="00E858AE">
              <w:rPr>
                <w:noProof/>
                <w:webHidden/>
              </w:rPr>
              <w:t>160</w:t>
            </w:r>
          </w:ins>
          <w:ins w:id="1206" w:author="Владимир Лаут" w:date="2021-03-25T08:57:00Z">
            <w:r>
              <w:rPr>
                <w:noProof/>
                <w:webHidden/>
              </w:rPr>
              <w:fldChar w:fldCharType="end"/>
            </w:r>
            <w:r w:rsidRPr="00693F2E">
              <w:rPr>
                <w:rStyle w:val="ab"/>
                <w:noProof/>
              </w:rPr>
              <w:fldChar w:fldCharType="end"/>
            </w:r>
          </w:ins>
        </w:p>
        <w:p w14:paraId="4D42D1A5" w14:textId="53826FB0" w:rsidR="005D2268" w:rsidRDefault="005D2268">
          <w:pPr>
            <w:pStyle w:val="32"/>
            <w:rPr>
              <w:ins w:id="1207" w:author="Владимир Лаут" w:date="2021-03-25T08:57:00Z"/>
              <w:rFonts w:eastAsiaTheme="minorEastAsia" w:cstheme="minorBidi"/>
              <w:noProof/>
              <w:lang w:eastAsia="ru-RU"/>
            </w:rPr>
          </w:pPr>
          <w:ins w:id="120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"_Toc67557293"</w:instrText>
            </w:r>
            <w:r w:rsidRPr="00693F2E">
              <w:rPr>
                <w:rStyle w:val="ab"/>
                <w:noProof/>
              </w:rPr>
              <w:instrText xml:space="preserve"> </w:instrText>
            </w:r>
            <w:r w:rsidRPr="00693F2E">
              <w:rPr>
                <w:rStyle w:val="ab"/>
                <w:noProof/>
              </w:rPr>
              <w:fldChar w:fldCharType="separate"/>
            </w:r>
            <w:r w:rsidRPr="00693F2E">
              <w:rPr>
                <w:rStyle w:val="ab"/>
                <w:caps/>
                <w:noProof/>
              </w:rPr>
              <w:t>5.4.2</w:t>
            </w:r>
            <w:r>
              <w:rPr>
                <w:rFonts w:eastAsiaTheme="minorEastAsia" w:cstheme="minorBidi"/>
                <w:noProof/>
                <w:lang w:eastAsia="ru-RU"/>
              </w:rPr>
              <w:tab/>
            </w:r>
            <w:r w:rsidRPr="00693F2E">
              <w:rPr>
                <w:rStyle w:val="ab"/>
                <w:noProof/>
              </w:rPr>
              <w:t>Разделение полномочий</w:t>
            </w:r>
            <w:r>
              <w:rPr>
                <w:noProof/>
                <w:webHidden/>
              </w:rPr>
              <w:tab/>
            </w:r>
            <w:r>
              <w:rPr>
                <w:noProof/>
                <w:webHidden/>
              </w:rPr>
              <w:fldChar w:fldCharType="begin"/>
            </w:r>
            <w:r>
              <w:rPr>
                <w:noProof/>
                <w:webHidden/>
              </w:rPr>
              <w:instrText xml:space="preserve"> PAGEREF _Toc67557293 \h </w:instrText>
            </w:r>
          </w:ins>
          <w:r>
            <w:rPr>
              <w:noProof/>
              <w:webHidden/>
            </w:rPr>
          </w:r>
          <w:r>
            <w:rPr>
              <w:noProof/>
              <w:webHidden/>
            </w:rPr>
            <w:fldChar w:fldCharType="separate"/>
          </w:r>
          <w:ins w:id="1209" w:author="Владимир Лаут" w:date="2021-03-31T13:17:00Z">
            <w:r w:rsidR="00E858AE">
              <w:rPr>
                <w:noProof/>
                <w:webHidden/>
              </w:rPr>
              <w:t>161</w:t>
            </w:r>
          </w:ins>
          <w:ins w:id="1210" w:author="Владимир Лаут" w:date="2021-03-25T08:57:00Z">
            <w:r>
              <w:rPr>
                <w:noProof/>
                <w:webHidden/>
              </w:rPr>
              <w:fldChar w:fldCharType="end"/>
            </w:r>
            <w:r w:rsidRPr="00693F2E">
              <w:rPr>
                <w:rStyle w:val="ab"/>
                <w:noProof/>
              </w:rPr>
              <w:fldChar w:fldCharType="end"/>
            </w:r>
          </w:ins>
        </w:p>
        <w:p w14:paraId="17717851" w14:textId="7D73B6CA" w:rsidR="005D2268" w:rsidRDefault="005D2268">
          <w:pPr>
            <w:pStyle w:val="23"/>
            <w:rPr>
              <w:ins w:id="1211" w:author="Владимир Лаут" w:date="2021-03-25T08:57:00Z"/>
              <w:rFonts w:eastAsiaTheme="minorEastAsia" w:cstheme="minorBidi"/>
              <w:b w:val="0"/>
              <w:noProof/>
              <w:lang w:eastAsia="ru-RU"/>
            </w:rPr>
          </w:pPr>
          <w:ins w:id="121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"_Toc67557294"</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5.5</w:t>
            </w:r>
            <w:r>
              <w:rPr>
                <w:rFonts w:eastAsiaTheme="minorEastAsia" w:cstheme="minorBidi"/>
                <w:b w:val="0"/>
                <w:noProof/>
                <w:lang w:eastAsia="ru-RU"/>
              </w:rPr>
              <w:tab/>
            </w:r>
            <w:r w:rsidRPr="00693F2E">
              <w:rPr>
                <w:rStyle w:val="ab"/>
                <w:rFonts w:eastAsiaTheme="majorEastAsia" w:cstheme="majorBidi"/>
                <w:noProof/>
              </w:rPr>
              <w:t>Интеграционные точки со смежными процессами</w:t>
            </w:r>
            <w:r>
              <w:rPr>
                <w:noProof/>
                <w:webHidden/>
              </w:rPr>
              <w:tab/>
            </w:r>
            <w:r>
              <w:rPr>
                <w:noProof/>
                <w:webHidden/>
              </w:rPr>
              <w:fldChar w:fldCharType="begin"/>
            </w:r>
            <w:r>
              <w:rPr>
                <w:noProof/>
                <w:webHidden/>
              </w:rPr>
              <w:instrText xml:space="preserve"> PAGEREF _Toc67557294 \h </w:instrText>
            </w:r>
          </w:ins>
          <w:r>
            <w:rPr>
              <w:noProof/>
              <w:webHidden/>
            </w:rPr>
          </w:r>
          <w:r>
            <w:rPr>
              <w:noProof/>
              <w:webHidden/>
            </w:rPr>
            <w:fldChar w:fldCharType="separate"/>
          </w:r>
          <w:ins w:id="1213" w:author="Владимир Лаут" w:date="2021-03-31T13:17:00Z">
            <w:r w:rsidR="00E858AE">
              <w:rPr>
                <w:noProof/>
                <w:webHidden/>
              </w:rPr>
              <w:t>163</w:t>
            </w:r>
          </w:ins>
          <w:ins w:id="1214" w:author="Владимир Лаут" w:date="2021-03-25T08:57:00Z">
            <w:r>
              <w:rPr>
                <w:noProof/>
                <w:webHidden/>
              </w:rPr>
              <w:fldChar w:fldCharType="end"/>
            </w:r>
            <w:r w:rsidRPr="00693F2E">
              <w:rPr>
                <w:rStyle w:val="ab"/>
                <w:noProof/>
              </w:rPr>
              <w:fldChar w:fldCharType="end"/>
            </w:r>
          </w:ins>
        </w:p>
        <w:p w14:paraId="772178F0" w14:textId="5B0FCFD6" w:rsidR="005D2268" w:rsidRDefault="005D2268">
          <w:pPr>
            <w:pStyle w:val="23"/>
            <w:rPr>
              <w:ins w:id="1215" w:author="Владимир Лаут" w:date="2021-03-25T08:57:00Z"/>
              <w:rFonts w:eastAsiaTheme="minorEastAsia" w:cstheme="minorBidi"/>
              <w:b w:val="0"/>
              <w:noProof/>
              <w:lang w:eastAsia="ru-RU"/>
            </w:rPr>
          </w:pPr>
          <w:ins w:id="121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5.6</w:t>
            </w:r>
            <w:r>
              <w:rPr>
                <w:rFonts w:eastAsiaTheme="minorEastAsia" w:cstheme="minorBidi"/>
                <w:b w:val="0"/>
                <w:noProof/>
                <w:lang w:eastAsia="ru-RU"/>
              </w:rPr>
              <w:tab/>
            </w:r>
            <w:r w:rsidRPr="00693F2E">
              <w:rPr>
                <w:rStyle w:val="ab"/>
                <w:rFonts w:eastAsiaTheme="majorEastAsia" w:cstheme="majorBidi"/>
                <w:noProof/>
              </w:rPr>
              <w:t>Отчетность и выходные формы</w:t>
            </w:r>
            <w:r>
              <w:rPr>
                <w:noProof/>
                <w:webHidden/>
              </w:rPr>
              <w:tab/>
            </w:r>
            <w:r>
              <w:rPr>
                <w:noProof/>
                <w:webHidden/>
              </w:rPr>
              <w:fldChar w:fldCharType="begin"/>
            </w:r>
            <w:r>
              <w:rPr>
                <w:noProof/>
                <w:webHidden/>
              </w:rPr>
              <w:instrText xml:space="preserve"> PAGEREF _Toc67557295 \h </w:instrText>
            </w:r>
          </w:ins>
          <w:r>
            <w:rPr>
              <w:noProof/>
              <w:webHidden/>
            </w:rPr>
          </w:r>
          <w:r>
            <w:rPr>
              <w:noProof/>
              <w:webHidden/>
            </w:rPr>
            <w:fldChar w:fldCharType="separate"/>
          </w:r>
          <w:ins w:id="1217" w:author="Владимир Лаут" w:date="2021-03-31T13:17:00Z">
            <w:r w:rsidR="00E858AE">
              <w:rPr>
                <w:noProof/>
                <w:webHidden/>
              </w:rPr>
              <w:t>164</w:t>
            </w:r>
          </w:ins>
          <w:ins w:id="1218" w:author="Владимир Лаут" w:date="2021-03-25T08:57:00Z">
            <w:r>
              <w:rPr>
                <w:noProof/>
                <w:webHidden/>
              </w:rPr>
              <w:fldChar w:fldCharType="end"/>
            </w:r>
            <w:r w:rsidRPr="00693F2E">
              <w:rPr>
                <w:rStyle w:val="ab"/>
                <w:noProof/>
              </w:rPr>
              <w:fldChar w:fldCharType="end"/>
            </w:r>
          </w:ins>
        </w:p>
        <w:p w14:paraId="5A299442" w14:textId="6E2E3166" w:rsidR="005D2268" w:rsidRDefault="005D2268">
          <w:pPr>
            <w:pStyle w:val="23"/>
            <w:rPr>
              <w:ins w:id="1219" w:author="Владимир Лаут" w:date="2021-03-25T08:57:00Z"/>
              <w:rFonts w:eastAsiaTheme="minorEastAsia" w:cstheme="minorBidi"/>
              <w:b w:val="0"/>
              <w:noProof/>
              <w:lang w:eastAsia="ru-RU"/>
            </w:rPr>
          </w:pPr>
          <w:ins w:id="122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"_Toc67557296"</w:instrText>
            </w:r>
            <w:r w:rsidRPr="00693F2E">
              <w:rPr>
                <w:rStyle w:val="ab"/>
                <w:noProof/>
              </w:rPr>
              <w:instrText xml:space="preserve"> </w:instrText>
            </w:r>
            <w:r w:rsidRPr="00693F2E">
              <w:rPr>
                <w:rStyle w:val="ab"/>
                <w:noProof/>
              </w:rPr>
              <w:fldChar w:fldCharType="separate"/>
            </w:r>
            <w:r w:rsidRPr="00693F2E">
              <w:rPr>
                <w:rStyle w:val="ab"/>
                <w:rFonts w:eastAsiaTheme="majorEastAsia" w:cs="Arial"/>
                <w:noProof/>
              </w:rPr>
              <w:t>5.7</w:t>
            </w:r>
            <w:r>
              <w:rPr>
                <w:rFonts w:eastAsiaTheme="minorEastAsia" w:cstheme="minorBidi"/>
                <w:b w:val="0"/>
                <w:noProof/>
                <w:lang w:eastAsia="ru-RU"/>
              </w:rPr>
              <w:tab/>
            </w:r>
            <w:r w:rsidRPr="00693F2E">
              <w:rPr>
                <w:rStyle w:val="ab"/>
                <w:rFonts w:eastAsiaTheme="majorEastAsia" w:cs="Arial"/>
                <w:noProof/>
              </w:rPr>
              <w:t>Перечень доработок, Разработок и интеграция (интерфейсы)</w:t>
            </w:r>
            <w:r>
              <w:rPr>
                <w:noProof/>
                <w:webHidden/>
              </w:rPr>
              <w:tab/>
            </w:r>
            <w:r>
              <w:rPr>
                <w:noProof/>
                <w:webHidden/>
              </w:rPr>
              <w:fldChar w:fldCharType="begin"/>
            </w:r>
            <w:r>
              <w:rPr>
                <w:noProof/>
                <w:webHidden/>
              </w:rPr>
              <w:instrText xml:space="preserve"> PAGEREF _Toc67557296 \h </w:instrText>
            </w:r>
          </w:ins>
          <w:r>
            <w:rPr>
              <w:noProof/>
              <w:webHidden/>
            </w:rPr>
          </w:r>
          <w:r>
            <w:rPr>
              <w:noProof/>
              <w:webHidden/>
            </w:rPr>
            <w:fldChar w:fldCharType="separate"/>
          </w:r>
          <w:ins w:id="1221" w:author="Владимир Лаут" w:date="2021-03-31T13:17:00Z">
            <w:r w:rsidR="00E858AE">
              <w:rPr>
                <w:noProof/>
                <w:webHidden/>
              </w:rPr>
              <w:t>164</w:t>
            </w:r>
          </w:ins>
          <w:ins w:id="1222" w:author="Владимир Лаут" w:date="2021-03-25T08:57:00Z">
            <w:r>
              <w:rPr>
                <w:noProof/>
                <w:webHidden/>
              </w:rPr>
              <w:fldChar w:fldCharType="end"/>
            </w:r>
            <w:r w:rsidRPr="00693F2E">
              <w:rPr>
                <w:rStyle w:val="ab"/>
                <w:noProof/>
              </w:rPr>
              <w:fldChar w:fldCharType="end"/>
            </w:r>
          </w:ins>
        </w:p>
        <w:p w14:paraId="08299899" w14:textId="1614F61D" w:rsidR="005D2268" w:rsidRDefault="005D2268">
          <w:pPr>
            <w:pStyle w:val="23"/>
            <w:rPr>
              <w:ins w:id="1223" w:author="Владимир Лаут" w:date="2021-03-25T08:57:00Z"/>
              <w:rFonts w:eastAsiaTheme="minorEastAsia" w:cstheme="minorBidi"/>
              <w:b w:val="0"/>
              <w:noProof/>
              <w:lang w:eastAsia="ru-RU"/>
            </w:rPr>
          </w:pPr>
          <w:ins w:id="1224" w:author="Владимир Лаут" w:date="2021-03-25T08:57:00Z">
            <w:r w:rsidRPr="00693F2E">
              <w:rPr>
                <w:rStyle w:val="ab"/>
                <w:noProof/>
              </w:rPr>
              <w:lastRenderedPageBreak/>
              <w:fldChar w:fldCharType="begin"/>
            </w:r>
            <w:r w:rsidRPr="00693F2E">
              <w:rPr>
                <w:rStyle w:val="ab"/>
                <w:noProof/>
              </w:rPr>
              <w:instrText xml:space="preserve"> </w:instrText>
            </w:r>
            <w:r>
              <w:rPr>
                <w:noProof/>
              </w:rPr>
              <w:instrText>HYPERLINK \l "_Toc67557297"</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5.8</w:t>
            </w:r>
            <w:r>
              <w:rPr>
                <w:rFonts w:eastAsiaTheme="minorEastAsia" w:cstheme="minorBidi"/>
                <w:b w:val="0"/>
                <w:noProof/>
                <w:lang w:eastAsia="ru-RU"/>
              </w:rPr>
              <w:tab/>
            </w:r>
            <w:r w:rsidRPr="00693F2E">
              <w:rPr>
                <w:rStyle w:val="ab"/>
                <w:rFonts w:eastAsiaTheme="majorEastAsia" w:cstheme="majorBidi"/>
                <w:noProof/>
              </w:rPr>
              <w:t>Особенности согласования заявок НСИ ТОиР</w:t>
            </w:r>
            <w:r>
              <w:rPr>
                <w:noProof/>
                <w:webHidden/>
              </w:rPr>
              <w:tab/>
            </w:r>
            <w:r>
              <w:rPr>
                <w:noProof/>
                <w:webHidden/>
              </w:rPr>
              <w:fldChar w:fldCharType="begin"/>
            </w:r>
            <w:r>
              <w:rPr>
                <w:noProof/>
                <w:webHidden/>
              </w:rPr>
              <w:instrText xml:space="preserve"> PAGEREF _Toc67557297 \h </w:instrText>
            </w:r>
          </w:ins>
          <w:r>
            <w:rPr>
              <w:noProof/>
              <w:webHidden/>
            </w:rPr>
          </w:r>
          <w:r>
            <w:rPr>
              <w:noProof/>
              <w:webHidden/>
            </w:rPr>
            <w:fldChar w:fldCharType="separate"/>
          </w:r>
          <w:ins w:id="1225" w:author="Владимир Лаут" w:date="2021-03-31T13:17:00Z">
            <w:r w:rsidR="00E858AE">
              <w:rPr>
                <w:noProof/>
                <w:webHidden/>
              </w:rPr>
              <w:t>165</w:t>
            </w:r>
          </w:ins>
          <w:ins w:id="1226" w:author="Владимир Лаут" w:date="2021-03-25T08:57:00Z">
            <w:r>
              <w:rPr>
                <w:noProof/>
                <w:webHidden/>
              </w:rPr>
              <w:fldChar w:fldCharType="end"/>
            </w:r>
            <w:r w:rsidRPr="00693F2E">
              <w:rPr>
                <w:rStyle w:val="ab"/>
                <w:noProof/>
              </w:rPr>
              <w:fldChar w:fldCharType="end"/>
            </w:r>
          </w:ins>
        </w:p>
        <w:p w14:paraId="3ECFD948" w14:textId="5DA37F16" w:rsidR="005D2268" w:rsidRDefault="005D2268">
          <w:pPr>
            <w:pStyle w:val="23"/>
            <w:rPr>
              <w:ins w:id="1227" w:author="Владимир Лаут" w:date="2021-03-25T08:57:00Z"/>
              <w:rFonts w:eastAsiaTheme="minorEastAsia" w:cstheme="minorBidi"/>
              <w:b w:val="0"/>
              <w:noProof/>
              <w:lang w:eastAsia="ru-RU"/>
            </w:rPr>
          </w:pPr>
          <w:ins w:id="122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"_Toc67557298"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6</w:t>
            </w:r>
            <w:r>
              <w:rPr>
                <w:rFonts w:eastAsiaTheme="minorEastAsia" w:cstheme="minorBidi"/>
                <w:b w:val="0"/>
                <w:noProof/>
                <w:lang w:eastAsia="ru-RU"/>
              </w:rPr>
              <w:tab/>
            </w:r>
            <w:r w:rsidRPr="00693F2E">
              <w:rPr>
                <w:rStyle w:val="ab"/>
                <w:rFonts w:eastAsiaTheme="majorEastAsia" w:cstheme="majorBidi"/>
                <w:noProof/>
              </w:rPr>
              <w:t>Информационная Безопасность</w:t>
            </w:r>
            <w:r>
              <w:rPr>
                <w:noProof/>
                <w:webHidden/>
              </w:rPr>
              <w:tab/>
            </w:r>
            <w:r>
              <w:rPr>
                <w:noProof/>
                <w:webHidden/>
              </w:rPr>
              <w:fldChar w:fldCharType="begin"/>
            </w:r>
            <w:r>
              <w:rPr>
                <w:noProof/>
                <w:webHidden/>
              </w:rPr>
              <w:instrText xml:space="preserve"> PAGEREF _Toc67557298 \h </w:instrText>
            </w:r>
          </w:ins>
          <w:r>
            <w:rPr>
              <w:noProof/>
              <w:webHidden/>
            </w:rPr>
          </w:r>
          <w:r>
            <w:rPr>
              <w:noProof/>
              <w:webHidden/>
            </w:rPr>
            <w:fldChar w:fldCharType="separate"/>
          </w:r>
          <w:ins w:id="1229" w:author="Владимир Лаут" w:date="2021-03-31T13:17:00Z">
            <w:r w:rsidR="00E858AE">
              <w:rPr>
                <w:noProof/>
                <w:webHidden/>
              </w:rPr>
              <w:t>168</w:t>
            </w:r>
          </w:ins>
          <w:ins w:id="1230" w:author="Владимир Лаут" w:date="2021-03-25T08:57:00Z">
            <w:r>
              <w:rPr>
                <w:noProof/>
                <w:webHidden/>
              </w:rPr>
              <w:fldChar w:fldCharType="end"/>
            </w:r>
            <w:r w:rsidRPr="00693F2E">
              <w:rPr>
                <w:rStyle w:val="ab"/>
                <w:noProof/>
              </w:rPr>
              <w:fldChar w:fldCharType="end"/>
            </w:r>
          </w:ins>
        </w:p>
        <w:p w14:paraId="46CF85BC" w14:textId="7391225C" w:rsidR="005D2268" w:rsidRDefault="005D2268">
          <w:pPr>
            <w:pStyle w:val="23"/>
            <w:rPr>
              <w:ins w:id="1231" w:author="Владимир Лаут" w:date="2021-03-25T08:57:00Z"/>
              <w:rFonts w:eastAsiaTheme="minorEastAsia" w:cstheme="minorBidi"/>
              <w:b w:val="0"/>
              <w:noProof/>
              <w:lang w:eastAsia="ru-RU"/>
            </w:rPr>
          </w:pPr>
          <w:ins w:id="123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"_Toc67557302"</w:instrText>
            </w:r>
            <w:r w:rsidRPr="00693F2E">
              <w:rPr>
                <w:rStyle w:val="ab"/>
                <w:noProof/>
              </w:rPr>
              <w:instrText xml:space="preserve"> </w:instrText>
            </w:r>
            <w:r w:rsidRPr="00693F2E">
              <w:rPr>
                <w:rStyle w:val="ab"/>
                <w:noProof/>
              </w:rPr>
              <w:fldChar w:fldCharType="separate"/>
            </w:r>
            <w:r w:rsidRPr="00693F2E">
              <w:rPr>
                <w:rStyle w:val="ab"/>
                <w:rFonts w:eastAsiaTheme="majorEastAsia"/>
                <w:noProof/>
              </w:rPr>
              <w:t>6.1</w:t>
            </w:r>
            <w:r>
              <w:rPr>
                <w:rFonts w:eastAsiaTheme="minorEastAsia" w:cstheme="minorBidi"/>
                <w:b w:val="0"/>
                <w:noProof/>
                <w:lang w:eastAsia="ru-RU"/>
              </w:rPr>
              <w:tab/>
            </w:r>
            <w:r w:rsidRPr="00693F2E">
              <w:rPr>
                <w:rStyle w:val="ab"/>
                <w:rFonts w:eastAsiaTheme="majorEastAsia" w:cstheme="majorBidi"/>
                <w:noProof/>
              </w:rPr>
              <w:t>Ключевые процессные изменения и области улучшений</w:t>
            </w:r>
            <w:r>
              <w:rPr>
                <w:noProof/>
                <w:webHidden/>
              </w:rPr>
              <w:tab/>
            </w:r>
            <w:r>
              <w:rPr>
                <w:noProof/>
                <w:webHidden/>
              </w:rPr>
              <w:fldChar w:fldCharType="begin"/>
            </w:r>
            <w:r>
              <w:rPr>
                <w:noProof/>
                <w:webHidden/>
              </w:rPr>
              <w:instrText xml:space="preserve"> PAGEREF _Toc67557302 \h </w:instrText>
            </w:r>
          </w:ins>
          <w:r>
            <w:rPr>
              <w:noProof/>
              <w:webHidden/>
            </w:rPr>
          </w:r>
          <w:r>
            <w:rPr>
              <w:noProof/>
              <w:webHidden/>
            </w:rPr>
            <w:fldChar w:fldCharType="separate"/>
          </w:r>
          <w:ins w:id="1233" w:author="Владимир Лаут" w:date="2021-03-31T13:17:00Z">
            <w:r w:rsidR="00E858AE">
              <w:rPr>
                <w:noProof/>
                <w:webHidden/>
              </w:rPr>
              <w:t>168</w:t>
            </w:r>
          </w:ins>
          <w:ins w:id="1234" w:author="Владимир Лаут" w:date="2021-03-25T08:57:00Z">
            <w:r>
              <w:rPr>
                <w:noProof/>
                <w:webHidden/>
              </w:rPr>
              <w:fldChar w:fldCharType="end"/>
            </w:r>
            <w:r w:rsidRPr="00693F2E">
              <w:rPr>
                <w:rStyle w:val="ab"/>
                <w:noProof/>
              </w:rPr>
              <w:fldChar w:fldCharType="end"/>
            </w:r>
          </w:ins>
        </w:p>
        <w:p w14:paraId="224A4A53" w14:textId="76D842AF" w:rsidR="005D2268" w:rsidRDefault="005D2268">
          <w:pPr>
            <w:pStyle w:val="23"/>
            <w:rPr>
              <w:ins w:id="1235" w:author="Владимир Лаут" w:date="2021-03-25T08:57:00Z"/>
              <w:rFonts w:eastAsiaTheme="minorEastAsia" w:cstheme="minorBidi"/>
              <w:b w:val="0"/>
              <w:noProof/>
              <w:lang w:eastAsia="ru-RU"/>
            </w:rPr>
          </w:pPr>
          <w:ins w:id="123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"_Toc67557303"</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6.2</w:t>
            </w:r>
            <w:r>
              <w:rPr>
                <w:rFonts w:eastAsiaTheme="minorEastAsia" w:cstheme="minorBidi"/>
                <w:b w:val="0"/>
                <w:noProof/>
                <w:lang w:eastAsia="ru-RU"/>
              </w:rPr>
              <w:tab/>
            </w:r>
            <w:r w:rsidRPr="00693F2E">
              <w:rPr>
                <w:rStyle w:val="ab"/>
                <w:rFonts w:eastAsiaTheme="majorEastAsia" w:cstheme="majorBidi"/>
                <w:noProof/>
              </w:rPr>
              <w:t>Организационные аспекты</w:t>
            </w:r>
            <w:r>
              <w:rPr>
                <w:noProof/>
                <w:webHidden/>
              </w:rPr>
              <w:tab/>
            </w:r>
            <w:r>
              <w:rPr>
                <w:noProof/>
                <w:webHidden/>
              </w:rPr>
              <w:fldChar w:fldCharType="begin"/>
            </w:r>
            <w:r>
              <w:rPr>
                <w:noProof/>
                <w:webHidden/>
              </w:rPr>
              <w:instrText xml:space="preserve"> PAGEREF _Toc67557303 \h </w:instrText>
            </w:r>
          </w:ins>
          <w:r>
            <w:rPr>
              <w:noProof/>
              <w:webHidden/>
            </w:rPr>
          </w:r>
          <w:r>
            <w:rPr>
              <w:noProof/>
              <w:webHidden/>
            </w:rPr>
            <w:fldChar w:fldCharType="separate"/>
          </w:r>
          <w:ins w:id="1237" w:author="Владимир Лаут" w:date="2021-03-31T13:17:00Z">
            <w:r w:rsidR="00E858AE">
              <w:rPr>
                <w:noProof/>
                <w:webHidden/>
              </w:rPr>
              <w:t>171</w:t>
            </w:r>
          </w:ins>
          <w:ins w:id="1238" w:author="Владимир Лаут" w:date="2021-03-25T08:57:00Z">
            <w:r>
              <w:rPr>
                <w:noProof/>
                <w:webHidden/>
              </w:rPr>
              <w:fldChar w:fldCharType="end"/>
            </w:r>
            <w:r w:rsidRPr="00693F2E">
              <w:rPr>
                <w:rStyle w:val="ab"/>
                <w:noProof/>
              </w:rPr>
              <w:fldChar w:fldCharType="end"/>
            </w:r>
          </w:ins>
        </w:p>
        <w:p w14:paraId="17122181" w14:textId="750013F4" w:rsidR="005D2268" w:rsidRDefault="005D2268">
          <w:pPr>
            <w:pStyle w:val="23"/>
            <w:rPr>
              <w:ins w:id="1239" w:author="Владимир Лаут" w:date="2021-03-25T08:57:00Z"/>
              <w:rFonts w:eastAsiaTheme="minorEastAsia" w:cstheme="minorBidi"/>
              <w:b w:val="0"/>
              <w:noProof/>
              <w:lang w:eastAsia="ru-RU"/>
            </w:rPr>
          </w:pPr>
          <w:ins w:id="124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"_Toc67557304"</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7</w:t>
            </w:r>
            <w:r>
              <w:rPr>
                <w:rFonts w:eastAsiaTheme="minorEastAsia" w:cstheme="minorBidi"/>
                <w:b w:val="0"/>
                <w:noProof/>
                <w:lang w:eastAsia="ru-RU"/>
              </w:rPr>
              <w:tab/>
            </w:r>
            <w:r w:rsidRPr="00693F2E">
              <w:rPr>
                <w:rStyle w:val="ab"/>
                <w:rFonts w:eastAsiaTheme="majorEastAsia" w:cstheme="majorBidi"/>
                <w:noProof/>
              </w:rPr>
              <w:t>Открытые вопросы</w:t>
            </w:r>
            <w:r>
              <w:rPr>
                <w:noProof/>
                <w:webHidden/>
              </w:rPr>
              <w:tab/>
            </w:r>
            <w:r>
              <w:rPr>
                <w:noProof/>
                <w:webHidden/>
              </w:rPr>
              <w:fldChar w:fldCharType="begin"/>
            </w:r>
            <w:r>
              <w:rPr>
                <w:noProof/>
                <w:webHidden/>
              </w:rPr>
              <w:instrText xml:space="preserve"> PAGEREF _Toc67557304 \h </w:instrText>
            </w:r>
          </w:ins>
          <w:r>
            <w:rPr>
              <w:noProof/>
              <w:webHidden/>
            </w:rPr>
          </w:r>
          <w:r>
            <w:rPr>
              <w:noProof/>
              <w:webHidden/>
            </w:rPr>
            <w:fldChar w:fldCharType="separate"/>
          </w:r>
          <w:ins w:id="1241" w:author="Владимир Лаут" w:date="2021-03-31T13:17:00Z">
            <w:r w:rsidR="00E858AE">
              <w:rPr>
                <w:noProof/>
                <w:webHidden/>
              </w:rPr>
              <w:t>173</w:t>
            </w:r>
          </w:ins>
          <w:ins w:id="1242" w:author="Владимир Лаут" w:date="2021-03-25T08:57:00Z">
            <w:r>
              <w:rPr>
                <w:noProof/>
                <w:webHidden/>
              </w:rPr>
              <w:fldChar w:fldCharType="end"/>
            </w:r>
            <w:r w:rsidRPr="00693F2E">
              <w:rPr>
                <w:rStyle w:val="ab"/>
                <w:noProof/>
              </w:rPr>
              <w:fldChar w:fldCharType="end"/>
            </w:r>
          </w:ins>
        </w:p>
        <w:p w14:paraId="2D9C130D" w14:textId="0DB7FD3C" w:rsidR="005D2268" w:rsidRDefault="005D2268">
          <w:pPr>
            <w:pStyle w:val="23"/>
            <w:rPr>
              <w:ins w:id="1243" w:author="Владимир Лаут" w:date="2021-03-25T08:57:00Z"/>
              <w:rFonts w:eastAsiaTheme="minorEastAsia" w:cstheme="minorBidi"/>
              <w:b w:val="0"/>
              <w:noProof/>
              <w:lang w:eastAsia="ru-RU"/>
            </w:rPr>
          </w:pPr>
          <w:ins w:id="124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"_Toc67557305"</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w:t>
            </w:r>
            <w:r>
              <w:rPr>
                <w:rFonts w:eastAsiaTheme="minorEastAsia" w:cstheme="minorBidi"/>
                <w:b w:val="0"/>
                <w:noProof/>
                <w:lang w:eastAsia="ru-RU"/>
              </w:rPr>
              <w:tab/>
            </w:r>
            <w:r w:rsidRPr="00693F2E">
              <w:rPr>
                <w:rStyle w:val="ab"/>
                <w:rFonts w:eastAsiaTheme="majorEastAsia" w:cstheme="majorBidi"/>
                <w:noProof/>
              </w:rPr>
              <w:t>Приложения</w:t>
            </w:r>
            <w:r>
              <w:rPr>
                <w:noProof/>
                <w:webHidden/>
              </w:rPr>
              <w:tab/>
            </w:r>
            <w:r>
              <w:rPr>
                <w:noProof/>
                <w:webHidden/>
              </w:rPr>
              <w:fldChar w:fldCharType="begin"/>
            </w:r>
            <w:r>
              <w:rPr>
                <w:noProof/>
                <w:webHidden/>
              </w:rPr>
              <w:instrText xml:space="preserve"> PAGEREF _Toc67557305 \h </w:instrText>
            </w:r>
          </w:ins>
          <w:r>
            <w:rPr>
              <w:noProof/>
              <w:webHidden/>
            </w:rPr>
          </w:r>
          <w:r>
            <w:rPr>
              <w:noProof/>
              <w:webHidden/>
            </w:rPr>
            <w:fldChar w:fldCharType="separate"/>
          </w:r>
          <w:ins w:id="1245" w:author="Владимир Лаут" w:date="2021-03-31T13:17:00Z">
            <w:r w:rsidR="00E858AE">
              <w:rPr>
                <w:noProof/>
                <w:webHidden/>
              </w:rPr>
              <w:t>174</w:t>
            </w:r>
          </w:ins>
          <w:ins w:id="1246" w:author="Владимир Лаут" w:date="2021-03-25T08:57:00Z">
            <w:r>
              <w:rPr>
                <w:noProof/>
                <w:webHidden/>
              </w:rPr>
              <w:fldChar w:fldCharType="end"/>
            </w:r>
            <w:r w:rsidRPr="00693F2E">
              <w:rPr>
                <w:rStyle w:val="ab"/>
                <w:noProof/>
              </w:rPr>
              <w:fldChar w:fldCharType="end"/>
            </w:r>
          </w:ins>
        </w:p>
        <w:p w14:paraId="5793B49C" w14:textId="0F1DB447" w:rsidR="005D2268" w:rsidRDefault="005D2268">
          <w:pPr>
            <w:pStyle w:val="23"/>
            <w:rPr>
              <w:ins w:id="1247" w:author="Владимир Лаут" w:date="2021-03-25T08:57:00Z"/>
              <w:rFonts w:eastAsiaTheme="minorEastAsia" w:cstheme="minorBidi"/>
              <w:b w:val="0"/>
              <w:noProof/>
              <w:lang w:eastAsia="ru-RU"/>
            </w:rPr>
          </w:pPr>
          <w:ins w:id="124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"_Toc67557308"</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8.1</w:t>
            </w:r>
            <w:r>
              <w:rPr>
                <w:rFonts w:eastAsiaTheme="minorEastAsia" w:cstheme="minorBidi"/>
                <w:b w:val="0"/>
                <w:noProof/>
                <w:lang w:eastAsia="ru-RU"/>
              </w:rPr>
              <w:tab/>
            </w:r>
            <w:r w:rsidRPr="00693F2E">
              <w:rPr>
                <w:rStyle w:val="ab"/>
                <w:rFonts w:eastAsiaTheme="majorEastAsia" w:cstheme="majorBidi"/>
                <w:noProof/>
              </w:rPr>
              <w:t>Приложение № 1.  Модели бизнес-процессов</w:t>
            </w:r>
            <w:r>
              <w:rPr>
                <w:noProof/>
                <w:webHidden/>
              </w:rPr>
              <w:tab/>
            </w:r>
            <w:r>
              <w:rPr>
                <w:noProof/>
                <w:webHidden/>
              </w:rPr>
              <w:fldChar w:fldCharType="begin"/>
            </w:r>
            <w:r>
              <w:rPr>
                <w:noProof/>
                <w:webHidden/>
              </w:rPr>
              <w:instrText xml:space="preserve"> PAGEREF _Toc67557308 \h </w:instrText>
            </w:r>
          </w:ins>
          <w:r>
            <w:rPr>
              <w:noProof/>
              <w:webHidden/>
            </w:rPr>
          </w:r>
          <w:r>
            <w:rPr>
              <w:noProof/>
              <w:webHidden/>
            </w:rPr>
            <w:fldChar w:fldCharType="separate"/>
          </w:r>
          <w:ins w:id="1249" w:author="Владимир Лаут" w:date="2021-03-31T13:17:00Z">
            <w:r w:rsidR="00E858AE">
              <w:rPr>
                <w:noProof/>
                <w:webHidden/>
              </w:rPr>
              <w:t>174</w:t>
            </w:r>
          </w:ins>
          <w:ins w:id="1250" w:author="Владимир Лаут" w:date="2021-03-25T08:57:00Z">
            <w:r>
              <w:rPr>
                <w:noProof/>
                <w:webHidden/>
              </w:rPr>
              <w:fldChar w:fldCharType="end"/>
            </w:r>
            <w:r w:rsidRPr="00693F2E">
              <w:rPr>
                <w:rStyle w:val="ab"/>
                <w:noProof/>
              </w:rPr>
              <w:fldChar w:fldCharType="end"/>
            </w:r>
          </w:ins>
        </w:p>
        <w:p w14:paraId="5884AB2C" w14:textId="4623242F" w:rsidR="005D2268" w:rsidRDefault="005D2268">
          <w:pPr>
            <w:pStyle w:val="23"/>
            <w:rPr>
              <w:ins w:id="1251" w:author="Владимир Лаут" w:date="2021-03-25T08:57:00Z"/>
              <w:rFonts w:eastAsiaTheme="minorEastAsia" w:cstheme="minorBidi"/>
              <w:b w:val="0"/>
              <w:noProof/>
              <w:lang w:eastAsia="ru-RU"/>
            </w:rPr>
          </w:pPr>
          <w:ins w:id="125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"_Toc67557309"</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8.2</w:t>
            </w:r>
            <w:r>
              <w:rPr>
                <w:rFonts w:eastAsiaTheme="minorEastAsia" w:cstheme="minorBidi"/>
                <w:b w:val="0"/>
                <w:noProof/>
                <w:lang w:eastAsia="ru-RU"/>
              </w:rPr>
              <w:tab/>
            </w:r>
            <w:r w:rsidRPr="00693F2E">
              <w:rPr>
                <w:rStyle w:val="ab"/>
                <w:rFonts w:eastAsiaTheme="majorEastAsia" w:cstheme="majorBidi"/>
                <w:noProof/>
              </w:rPr>
              <w:t>Приложение № 2. Реестр бизнес-требований</w:t>
            </w:r>
            <w:r>
              <w:rPr>
                <w:noProof/>
                <w:webHidden/>
              </w:rPr>
              <w:tab/>
            </w:r>
            <w:r>
              <w:rPr>
                <w:noProof/>
                <w:webHidden/>
              </w:rPr>
              <w:fldChar w:fldCharType="begin"/>
            </w:r>
            <w:r>
              <w:rPr>
                <w:noProof/>
                <w:webHidden/>
              </w:rPr>
              <w:instrText xml:space="preserve"> PAGEREF _Toc67557309 \h </w:instrText>
            </w:r>
          </w:ins>
          <w:r>
            <w:rPr>
              <w:noProof/>
              <w:webHidden/>
            </w:rPr>
          </w:r>
          <w:r>
            <w:rPr>
              <w:noProof/>
              <w:webHidden/>
            </w:rPr>
            <w:fldChar w:fldCharType="separate"/>
          </w:r>
          <w:ins w:id="1253" w:author="Владимир Лаут" w:date="2021-03-31T13:17:00Z">
            <w:r w:rsidR="00E858AE">
              <w:rPr>
                <w:noProof/>
                <w:webHidden/>
              </w:rPr>
              <w:t>174</w:t>
            </w:r>
          </w:ins>
          <w:ins w:id="1254" w:author="Владимир Лаут" w:date="2021-03-25T08:57:00Z">
            <w:r>
              <w:rPr>
                <w:noProof/>
                <w:webHidden/>
              </w:rPr>
              <w:fldChar w:fldCharType="end"/>
            </w:r>
            <w:r w:rsidRPr="00693F2E">
              <w:rPr>
                <w:rStyle w:val="ab"/>
                <w:noProof/>
              </w:rPr>
              <w:fldChar w:fldCharType="end"/>
            </w:r>
          </w:ins>
        </w:p>
        <w:p w14:paraId="74A7A367" w14:textId="648EF66B" w:rsidR="005D2268" w:rsidRDefault="005D2268">
          <w:pPr>
            <w:pStyle w:val="23"/>
            <w:rPr>
              <w:ins w:id="1255" w:author="Владимир Лаут" w:date="2021-03-25T08:57:00Z"/>
              <w:rFonts w:eastAsiaTheme="minorEastAsia" w:cstheme="minorBidi"/>
              <w:b w:val="0"/>
              <w:noProof/>
              <w:lang w:eastAsia="ru-RU"/>
            </w:rPr>
          </w:pPr>
          <w:ins w:id="1256"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"_Toc67557310"</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8.3</w:t>
            </w:r>
            <w:r>
              <w:rPr>
                <w:rFonts w:eastAsiaTheme="minorEastAsia" w:cstheme="minorBidi"/>
                <w:b w:val="0"/>
                <w:noProof/>
                <w:lang w:eastAsia="ru-RU"/>
              </w:rPr>
              <w:tab/>
            </w:r>
            <w:r w:rsidRPr="00693F2E">
              <w:rPr>
                <w:rStyle w:val="ab"/>
                <w:rFonts w:eastAsiaTheme="majorEastAsia" w:cstheme="majorBidi"/>
                <w:noProof/>
              </w:rPr>
              <w:t>Приложение № 3. Описание шагов бизнес-процессов</w:t>
            </w:r>
            <w:r>
              <w:rPr>
                <w:noProof/>
                <w:webHidden/>
              </w:rPr>
              <w:tab/>
            </w:r>
            <w:r>
              <w:rPr>
                <w:noProof/>
                <w:webHidden/>
              </w:rPr>
              <w:fldChar w:fldCharType="begin"/>
            </w:r>
            <w:r>
              <w:rPr>
                <w:noProof/>
                <w:webHidden/>
              </w:rPr>
              <w:instrText xml:space="preserve"> PAGEREF _Toc67557310 \h </w:instrText>
            </w:r>
          </w:ins>
          <w:r>
            <w:rPr>
              <w:noProof/>
              <w:webHidden/>
            </w:rPr>
          </w:r>
          <w:r>
            <w:rPr>
              <w:noProof/>
              <w:webHidden/>
            </w:rPr>
            <w:fldChar w:fldCharType="separate"/>
          </w:r>
          <w:ins w:id="1257" w:author="Владимир Лаут" w:date="2021-03-31T13:17:00Z">
            <w:r w:rsidR="00E858AE">
              <w:rPr>
                <w:noProof/>
                <w:webHidden/>
              </w:rPr>
              <w:t>174</w:t>
            </w:r>
          </w:ins>
          <w:ins w:id="1258" w:author="Владимир Лаут" w:date="2021-03-25T08:57:00Z">
            <w:r>
              <w:rPr>
                <w:noProof/>
                <w:webHidden/>
              </w:rPr>
              <w:fldChar w:fldCharType="end"/>
            </w:r>
            <w:r w:rsidRPr="00693F2E">
              <w:rPr>
                <w:rStyle w:val="ab"/>
                <w:noProof/>
              </w:rPr>
              <w:fldChar w:fldCharType="end"/>
            </w:r>
          </w:ins>
        </w:p>
        <w:p w14:paraId="5E34A040" w14:textId="01BBEBCB" w:rsidR="005D2268" w:rsidRDefault="005D2268">
          <w:pPr>
            <w:pStyle w:val="23"/>
            <w:rPr>
              <w:ins w:id="1259" w:author="Владимир Лаут" w:date="2021-03-25T08:57:00Z"/>
              <w:rFonts w:eastAsiaTheme="minorEastAsia" w:cstheme="minorBidi"/>
              <w:b w:val="0"/>
              <w:noProof/>
              <w:lang w:eastAsia="ru-RU"/>
            </w:rPr>
          </w:pPr>
          <w:ins w:id="1260"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"_Toc67557311"</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8.4</w:t>
            </w:r>
            <w:r>
              <w:rPr>
                <w:rFonts w:eastAsiaTheme="minorEastAsia" w:cstheme="minorBidi"/>
                <w:b w:val="0"/>
                <w:noProof/>
                <w:lang w:eastAsia="ru-RU"/>
              </w:rPr>
              <w:tab/>
            </w:r>
            <w:r w:rsidRPr="00693F2E">
              <w:rPr>
                <w:rStyle w:val="ab"/>
                <w:rFonts w:eastAsiaTheme="majorEastAsia" w:cstheme="majorBidi"/>
                <w:noProof/>
              </w:rPr>
              <w:t>Приложение № РП1-6: Роли и полномочия</w:t>
            </w:r>
            <w:r>
              <w:rPr>
                <w:noProof/>
                <w:webHidden/>
              </w:rPr>
              <w:tab/>
            </w:r>
            <w:r>
              <w:rPr>
                <w:noProof/>
                <w:webHidden/>
              </w:rPr>
              <w:fldChar w:fldCharType="begin"/>
            </w:r>
            <w:r>
              <w:rPr>
                <w:noProof/>
                <w:webHidden/>
              </w:rPr>
              <w:instrText xml:space="preserve"> PAGEREF _Toc67557311 \h </w:instrText>
            </w:r>
          </w:ins>
          <w:r>
            <w:rPr>
              <w:noProof/>
              <w:webHidden/>
            </w:rPr>
          </w:r>
          <w:r>
            <w:rPr>
              <w:noProof/>
              <w:webHidden/>
            </w:rPr>
            <w:fldChar w:fldCharType="separate"/>
          </w:r>
          <w:ins w:id="1261" w:author="Владимир Лаут" w:date="2021-03-31T13:17:00Z">
            <w:r w:rsidR="00E858AE">
              <w:rPr>
                <w:noProof/>
                <w:webHidden/>
              </w:rPr>
              <w:t>174</w:t>
            </w:r>
          </w:ins>
          <w:ins w:id="1262" w:author="Владимир Лаут" w:date="2021-03-25T08:57:00Z">
            <w:r>
              <w:rPr>
                <w:noProof/>
                <w:webHidden/>
              </w:rPr>
              <w:fldChar w:fldCharType="end"/>
            </w:r>
            <w:r w:rsidRPr="00693F2E">
              <w:rPr>
                <w:rStyle w:val="ab"/>
                <w:noProof/>
              </w:rPr>
              <w:fldChar w:fldCharType="end"/>
            </w:r>
          </w:ins>
        </w:p>
        <w:p w14:paraId="23F49E94" w14:textId="684AB0AB" w:rsidR="005D2268" w:rsidRDefault="005D2268">
          <w:pPr>
            <w:pStyle w:val="23"/>
            <w:rPr>
              <w:ins w:id="1263" w:author="Владимир Лаут" w:date="2021-03-25T08:57:00Z"/>
              <w:rFonts w:eastAsiaTheme="minorEastAsia" w:cstheme="minorBidi"/>
              <w:b w:val="0"/>
              <w:noProof/>
              <w:lang w:eastAsia="ru-RU"/>
            </w:rPr>
          </w:pPr>
          <w:ins w:id="1264"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"_Toc67557312"</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8.5</w:t>
            </w:r>
            <w:r>
              <w:rPr>
                <w:rFonts w:eastAsiaTheme="minorEastAsia" w:cstheme="minorBidi"/>
                <w:b w:val="0"/>
                <w:noProof/>
                <w:lang w:eastAsia="ru-RU"/>
              </w:rPr>
              <w:tab/>
            </w:r>
            <w:r w:rsidRPr="00693F2E">
              <w:rPr>
                <w:rStyle w:val="ab"/>
                <w:rFonts w:eastAsiaTheme="majorEastAsia" w:cstheme="majorBidi"/>
                <w:noProof/>
              </w:rPr>
              <w:t>Приложение № РиК1. Матрица рисков и контрольных процедур</w:t>
            </w:r>
            <w:r>
              <w:rPr>
                <w:noProof/>
                <w:webHidden/>
              </w:rPr>
              <w:tab/>
            </w:r>
            <w:r>
              <w:rPr>
                <w:noProof/>
                <w:webHidden/>
              </w:rPr>
              <w:fldChar w:fldCharType="begin"/>
            </w:r>
            <w:r>
              <w:rPr>
                <w:noProof/>
                <w:webHidden/>
              </w:rPr>
              <w:instrText xml:space="preserve"> PAGEREF _Toc67557312 \h </w:instrText>
            </w:r>
          </w:ins>
          <w:r>
            <w:rPr>
              <w:noProof/>
              <w:webHidden/>
            </w:rPr>
          </w:r>
          <w:r>
            <w:rPr>
              <w:noProof/>
              <w:webHidden/>
            </w:rPr>
            <w:fldChar w:fldCharType="separate"/>
          </w:r>
          <w:ins w:id="1265" w:author="Владимир Лаут" w:date="2021-03-31T13:17:00Z">
            <w:r w:rsidR="00E858AE">
              <w:rPr>
                <w:noProof/>
                <w:webHidden/>
              </w:rPr>
              <w:t>174</w:t>
            </w:r>
          </w:ins>
          <w:ins w:id="1266" w:author="Владимир Лаут" w:date="2021-03-25T08:57:00Z">
            <w:r>
              <w:rPr>
                <w:noProof/>
                <w:webHidden/>
              </w:rPr>
              <w:fldChar w:fldCharType="end"/>
            </w:r>
            <w:r w:rsidRPr="00693F2E">
              <w:rPr>
                <w:rStyle w:val="ab"/>
                <w:noProof/>
              </w:rPr>
              <w:fldChar w:fldCharType="end"/>
            </w:r>
          </w:ins>
        </w:p>
        <w:p w14:paraId="7A7459BF" w14:textId="2AA4BC61" w:rsidR="005D2268" w:rsidRDefault="005D2268">
          <w:pPr>
            <w:pStyle w:val="23"/>
            <w:rPr>
              <w:ins w:id="1267" w:author="Владимир Лаут" w:date="2021-03-25T08:57:00Z"/>
              <w:rFonts w:eastAsiaTheme="minorEastAsia" w:cstheme="minorBidi"/>
              <w:b w:val="0"/>
              <w:noProof/>
              <w:lang w:eastAsia="ru-RU"/>
            </w:rPr>
          </w:pPr>
          <w:ins w:id="1268"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"_Toc67557313"</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8.6</w:t>
            </w:r>
            <w:r>
              <w:rPr>
                <w:rFonts w:eastAsiaTheme="minorEastAsia" w:cstheme="minorBidi"/>
                <w:b w:val="0"/>
                <w:noProof/>
                <w:lang w:eastAsia="ru-RU"/>
              </w:rPr>
              <w:tab/>
            </w:r>
            <w:r w:rsidRPr="00693F2E">
              <w:rPr>
                <w:rStyle w:val="ab"/>
                <w:rFonts w:eastAsiaTheme="majorEastAsia" w:cstheme="majorBidi"/>
                <w:noProof/>
              </w:rPr>
              <w:t>Приложение № КП1. Матрица конфликтов полномочий</w:t>
            </w:r>
            <w:r>
              <w:rPr>
                <w:noProof/>
                <w:webHidden/>
              </w:rPr>
              <w:tab/>
            </w:r>
            <w:r>
              <w:rPr>
                <w:noProof/>
                <w:webHidden/>
              </w:rPr>
              <w:fldChar w:fldCharType="begin"/>
            </w:r>
            <w:r>
              <w:rPr>
                <w:noProof/>
                <w:webHidden/>
              </w:rPr>
              <w:instrText xml:space="preserve"> PAGEREF _Toc67557313 \h </w:instrText>
            </w:r>
          </w:ins>
          <w:r>
            <w:rPr>
              <w:noProof/>
              <w:webHidden/>
            </w:rPr>
          </w:r>
          <w:r>
            <w:rPr>
              <w:noProof/>
              <w:webHidden/>
            </w:rPr>
            <w:fldChar w:fldCharType="separate"/>
          </w:r>
          <w:ins w:id="1269" w:author="Владимир Лаут" w:date="2021-03-31T13:17:00Z">
            <w:r w:rsidR="00E858AE">
              <w:rPr>
                <w:noProof/>
                <w:webHidden/>
              </w:rPr>
              <w:t>174</w:t>
            </w:r>
          </w:ins>
          <w:ins w:id="1270" w:author="Владимир Лаут" w:date="2021-03-25T08:57:00Z">
            <w:r>
              <w:rPr>
                <w:noProof/>
                <w:webHidden/>
              </w:rPr>
              <w:fldChar w:fldCharType="end"/>
            </w:r>
            <w:r w:rsidRPr="00693F2E">
              <w:rPr>
                <w:rStyle w:val="ab"/>
                <w:noProof/>
              </w:rPr>
              <w:fldChar w:fldCharType="end"/>
            </w:r>
          </w:ins>
        </w:p>
        <w:p w14:paraId="5CA3E740" w14:textId="03B32F3D" w:rsidR="005D2268" w:rsidRDefault="005D2268">
          <w:pPr>
            <w:pStyle w:val="23"/>
            <w:rPr>
              <w:ins w:id="1271" w:author="Владимир Лаут" w:date="2021-03-25T08:57:00Z"/>
              <w:rFonts w:eastAsiaTheme="minorEastAsia" w:cstheme="minorBidi"/>
              <w:b w:val="0"/>
              <w:noProof/>
              <w:lang w:eastAsia="ru-RU"/>
            </w:rPr>
          </w:pPr>
          <w:ins w:id="1272" w:author="Владимир Лаут" w:date="2021-03-25T08:57:00Z">
            <w:r w:rsidRPr="00693F2E">
              <w:rPr>
                <w:rStyle w:val="ab"/>
                <w:noProof/>
              </w:rPr>
              <w:fldChar w:fldCharType="begin"/>
            </w:r>
            <w:r w:rsidRPr="00693F2E">
              <w:rPr>
                <w:rStyle w:val="ab"/>
                <w:noProof/>
              </w:rPr>
              <w:instrText xml:space="preserve"> </w:instrText>
            </w:r>
            <w:r>
              <w:rPr>
                <w:noProof/>
              </w:rPr>
              <w:instrText>HYPERLINK \l "_Toc67557317"</w:instrText>
            </w:r>
            <w:r w:rsidRPr="00693F2E">
              <w:rPr>
                <w:rStyle w:val="ab"/>
                <w:noProof/>
              </w:rPr>
              <w:instrText xml:space="preserve"> </w:instrText>
            </w:r>
            <w:r w:rsidRPr="00693F2E">
              <w:rPr>
                <w:rStyle w:val="ab"/>
                <w:noProof/>
              </w:rPr>
              <w:fldChar w:fldCharType="separate"/>
            </w:r>
            <w:r w:rsidRPr="00693F2E">
              <w:rPr>
                <w:rStyle w:val="ab"/>
                <w:rFonts w:eastAsiaTheme="majorEastAsia" w:cstheme="majorBidi"/>
                <w:noProof/>
              </w:rPr>
              <w:t>8.7</w:t>
            </w:r>
            <w:r>
              <w:rPr>
                <w:rFonts w:eastAsiaTheme="minorEastAsia" w:cstheme="minorBidi"/>
                <w:b w:val="0"/>
                <w:noProof/>
                <w:lang w:eastAsia="ru-RU"/>
              </w:rPr>
              <w:tab/>
            </w:r>
            <w:r w:rsidRPr="00693F2E">
              <w:rPr>
                <w:rStyle w:val="ab"/>
                <w:rFonts w:eastAsiaTheme="majorEastAsia" w:cstheme="majorBidi"/>
                <w:noProof/>
              </w:rPr>
              <w:t>Приложение №7. Заявки НСИ</w:t>
            </w:r>
            <w:r>
              <w:rPr>
                <w:noProof/>
                <w:webHidden/>
              </w:rPr>
              <w:tab/>
            </w:r>
            <w:r>
              <w:rPr>
                <w:noProof/>
                <w:webHidden/>
              </w:rPr>
              <w:fldChar w:fldCharType="begin"/>
            </w:r>
            <w:r>
              <w:rPr>
                <w:noProof/>
                <w:webHidden/>
              </w:rPr>
              <w:instrText xml:space="preserve"> PAGEREF _Toc67557317 \h </w:instrText>
            </w:r>
          </w:ins>
          <w:r>
            <w:rPr>
              <w:noProof/>
              <w:webHidden/>
            </w:rPr>
          </w:r>
          <w:r>
            <w:rPr>
              <w:noProof/>
              <w:webHidden/>
            </w:rPr>
            <w:fldChar w:fldCharType="separate"/>
          </w:r>
          <w:ins w:id="1273" w:author="Владимир Лаут" w:date="2021-03-31T13:17:00Z">
            <w:r w:rsidR="00E858AE">
              <w:rPr>
                <w:noProof/>
                <w:webHidden/>
              </w:rPr>
              <w:t>174</w:t>
            </w:r>
          </w:ins>
          <w:ins w:id="1274" w:author="Владимир Лаут" w:date="2021-03-25T08:57:00Z">
            <w:r>
              <w:rPr>
                <w:noProof/>
                <w:webHidden/>
              </w:rPr>
              <w:fldChar w:fldCharType="end"/>
            </w:r>
            <w:r w:rsidRPr="00693F2E">
              <w:rPr>
                <w:rStyle w:val="ab"/>
                <w:noProof/>
              </w:rPr>
              <w:fldChar w:fldCharType="end"/>
            </w:r>
          </w:ins>
        </w:p>
        <w:p w14:paraId="50B02592" w14:textId="16EB6DA0" w:rsidR="00383DD8" w:rsidDel="004B0B9F" w:rsidRDefault="00383DD8">
          <w:pPr>
            <w:pStyle w:val="14"/>
            <w:rPr>
              <w:del w:id="1275" w:author="Владимир Лаут" w:date="2021-03-25T08:37:00Z"/>
              <w:rFonts w:asciiTheme="minorHAnsi" w:eastAsiaTheme="minorEastAsia" w:hAnsiTheme="minorHAnsi" w:cstheme="minorBidi"/>
              <w:b w:val="0"/>
              <w:sz w:val="22"/>
              <w:szCs w:val="22"/>
              <w:lang w:eastAsia="ru-RU"/>
            </w:rPr>
          </w:pPr>
          <w:del w:id="1276" w:author="Владимир Лаут" w:date="2021-03-25T08:37:00Z">
            <w:r w:rsidRPr="004B0B9F" w:rsidDel="004B0B9F">
              <w:rPr>
                <w:rPrChange w:id="1277" w:author="Владимир Лаут" w:date="2021-03-25T08:37:00Z">
                  <w:rPr>
                    <w:rStyle w:val="ab"/>
                    <w:b w:val="0"/>
                  </w:rPr>
                </w:rPrChange>
              </w:rPr>
              <w:delText>1</w:delText>
            </w:r>
            <w:r w:rsidDel="004B0B9F">
              <w:rPr>
                <w:rFonts w:asciiTheme="minorHAnsi" w:eastAsiaTheme="minorEastAsia" w:hAnsiTheme="minorHAnsi" w:cstheme="minorBidi"/>
                <w:b w:val="0"/>
                <w:sz w:val="22"/>
                <w:szCs w:val="22"/>
                <w:lang w:eastAsia="ru-RU"/>
              </w:rPr>
              <w:tab/>
            </w:r>
            <w:r w:rsidRPr="004B0B9F" w:rsidDel="004B0B9F">
              <w:rPr>
                <w:rPrChange w:id="1278" w:author="Владимир Лаут" w:date="2021-03-25T08:37:00Z">
                  <w:rPr>
                    <w:rStyle w:val="ab"/>
                    <w:b w:val="0"/>
                  </w:rPr>
                </w:rPrChange>
              </w:rPr>
              <w:delText>Цель концептуального дизайна</w:delText>
            </w:r>
            <w:r w:rsidDel="004B0B9F">
              <w:rPr>
                <w:webHidden/>
              </w:rPr>
              <w:tab/>
            </w:r>
            <w:r w:rsidR="005228C2" w:rsidDel="004B0B9F">
              <w:rPr>
                <w:webHidden/>
              </w:rPr>
              <w:delText>11</w:delText>
            </w:r>
          </w:del>
        </w:p>
        <w:p w14:paraId="109E35C6" w14:textId="3EC0894C" w:rsidR="00383DD8" w:rsidDel="004B0B9F" w:rsidRDefault="00383DD8">
          <w:pPr>
            <w:pStyle w:val="14"/>
            <w:rPr>
              <w:del w:id="1279" w:author="Владимир Лаут" w:date="2021-03-25T08:37:00Z"/>
              <w:rFonts w:asciiTheme="minorHAnsi" w:eastAsiaTheme="minorEastAsia" w:hAnsiTheme="minorHAnsi" w:cstheme="minorBidi"/>
              <w:b w:val="0"/>
              <w:sz w:val="22"/>
              <w:szCs w:val="22"/>
              <w:lang w:eastAsia="ru-RU"/>
            </w:rPr>
          </w:pPr>
          <w:del w:id="1280" w:author="Владимир Лаут" w:date="2021-03-25T08:37:00Z">
            <w:r w:rsidRPr="004B0B9F" w:rsidDel="004B0B9F">
              <w:rPr>
                <w:rPrChange w:id="1281" w:author="Владимир Лаут" w:date="2021-03-25T08:37:00Z">
                  <w:rPr>
                    <w:rStyle w:val="ab"/>
                    <w:b w:val="0"/>
                  </w:rPr>
                </w:rPrChange>
              </w:rPr>
              <w:delText>2</w:delText>
            </w:r>
            <w:r w:rsidDel="004B0B9F">
              <w:rPr>
                <w:rFonts w:asciiTheme="minorHAnsi" w:eastAsiaTheme="minorEastAsia" w:hAnsiTheme="minorHAnsi" w:cstheme="minorBidi"/>
                <w:b w:val="0"/>
                <w:sz w:val="22"/>
                <w:szCs w:val="22"/>
                <w:lang w:eastAsia="ru-RU"/>
              </w:rPr>
              <w:tab/>
            </w:r>
            <w:r w:rsidRPr="004B0B9F" w:rsidDel="004B0B9F">
              <w:rPr>
                <w:rPrChange w:id="1282" w:author="Владимир Лаут" w:date="2021-03-25T08:37:00Z">
                  <w:rPr>
                    <w:rStyle w:val="ab"/>
                    <w:b w:val="0"/>
                  </w:rPr>
                </w:rPrChange>
              </w:rPr>
              <w:delText>Термины и сокращения</w:delText>
            </w:r>
            <w:r w:rsidDel="004B0B9F">
              <w:rPr>
                <w:webHidden/>
              </w:rPr>
              <w:tab/>
            </w:r>
            <w:r w:rsidR="005228C2" w:rsidDel="004B0B9F">
              <w:rPr>
                <w:webHidden/>
              </w:rPr>
              <w:delText>11</w:delText>
            </w:r>
          </w:del>
        </w:p>
        <w:p w14:paraId="20819757" w14:textId="0AF26DA9" w:rsidR="00383DD8" w:rsidDel="004B0B9F" w:rsidRDefault="00383DD8">
          <w:pPr>
            <w:pStyle w:val="14"/>
            <w:rPr>
              <w:del w:id="1283" w:author="Владимир Лаут" w:date="2021-03-25T08:37:00Z"/>
              <w:rFonts w:asciiTheme="minorHAnsi" w:eastAsiaTheme="minorEastAsia" w:hAnsiTheme="minorHAnsi" w:cstheme="minorBidi"/>
              <w:b w:val="0"/>
              <w:sz w:val="22"/>
              <w:szCs w:val="22"/>
              <w:lang w:eastAsia="ru-RU"/>
            </w:rPr>
          </w:pPr>
          <w:del w:id="1284" w:author="Владимир Лаут" w:date="2021-03-25T08:37:00Z">
            <w:r w:rsidRPr="004B0B9F" w:rsidDel="004B0B9F">
              <w:rPr>
                <w:rFonts w:eastAsia="Calibri"/>
                <w:rPrChange w:id="1285" w:author="Владимир Лаут" w:date="2021-03-25T08:37:00Z">
                  <w:rPr>
                    <w:rStyle w:val="ab"/>
                    <w:rFonts w:eastAsia="Calibri"/>
                    <w:b w:val="0"/>
                  </w:rPr>
                </w:rPrChange>
              </w:rPr>
              <w:delText>3</w:delText>
            </w:r>
            <w:r w:rsidDel="004B0B9F">
              <w:rPr>
                <w:rFonts w:asciiTheme="minorHAnsi" w:eastAsiaTheme="minorEastAsia" w:hAnsiTheme="minorHAnsi" w:cstheme="minorBidi"/>
                <w:b w:val="0"/>
                <w:sz w:val="22"/>
                <w:szCs w:val="22"/>
                <w:lang w:eastAsia="ru-RU"/>
              </w:rPr>
              <w:tab/>
            </w:r>
            <w:r w:rsidRPr="004B0B9F" w:rsidDel="004B0B9F">
              <w:rPr>
                <w:rFonts w:eastAsia="Calibri"/>
                <w:rPrChange w:id="1286" w:author="Владимир Лаут" w:date="2021-03-25T08:37:00Z">
                  <w:rPr>
                    <w:rStyle w:val="ab"/>
                    <w:rFonts w:eastAsia="Calibri"/>
                    <w:b w:val="0"/>
                  </w:rPr>
                </w:rPrChange>
              </w:rPr>
              <w:delText>Основные данные процессной области</w:delText>
            </w:r>
            <w:r w:rsidDel="004B0B9F">
              <w:rPr>
                <w:webHidden/>
              </w:rPr>
              <w:tab/>
            </w:r>
            <w:r w:rsidR="005228C2" w:rsidDel="004B0B9F">
              <w:rPr>
                <w:webHidden/>
              </w:rPr>
              <w:delText>11</w:delText>
            </w:r>
          </w:del>
        </w:p>
        <w:p w14:paraId="2697B71A" w14:textId="6852DDE9" w:rsidR="00383DD8" w:rsidDel="004B0B9F" w:rsidRDefault="00383DD8">
          <w:pPr>
            <w:pStyle w:val="23"/>
            <w:rPr>
              <w:del w:id="1287" w:author="Владимир Лаут" w:date="2021-03-25T08:37:00Z"/>
              <w:rFonts w:eastAsiaTheme="minorEastAsia" w:cstheme="minorBidi"/>
              <w:b w:val="0"/>
              <w:noProof/>
              <w:lang w:eastAsia="ru-RU"/>
            </w:rPr>
          </w:pPr>
          <w:del w:id="1288" w:author="Владимир Лаут" w:date="2021-03-25T08:37:00Z">
            <w:r w:rsidRPr="004B0B9F" w:rsidDel="004B0B9F">
              <w:rPr>
                <w:rFonts w:eastAsiaTheme="majorEastAsia"/>
                <w:rPrChange w:id="1289" w:author="Владимир Лаут" w:date="2021-03-25T08:37:00Z">
                  <w:rPr>
                    <w:rStyle w:val="ab"/>
                    <w:rFonts w:eastAsiaTheme="majorEastAsia" w:cstheme="majorBidi"/>
                    <w:b w:val="0"/>
                    <w:noProof/>
                  </w:rPr>
                </w:rPrChange>
              </w:rPr>
              <w:delText>3.1</w:delText>
            </w:r>
            <w:r w:rsidDel="004B0B9F">
              <w:rPr>
                <w:rFonts w:eastAsiaTheme="minorEastAsia" w:cstheme="minorBidi"/>
                <w:b w:val="0"/>
                <w:noProof/>
                <w:lang w:eastAsia="ru-RU"/>
              </w:rPr>
              <w:tab/>
            </w:r>
            <w:r w:rsidRPr="004B0B9F" w:rsidDel="004B0B9F">
              <w:rPr>
                <w:rFonts w:eastAsiaTheme="majorEastAsia"/>
                <w:rPrChange w:id="1290" w:author="Владимир Лаут" w:date="2021-03-25T08:37:00Z">
                  <w:rPr>
                    <w:rStyle w:val="ab"/>
                    <w:rFonts w:eastAsiaTheme="majorEastAsia" w:cstheme="majorBidi"/>
                    <w:b w:val="0"/>
                    <w:noProof/>
                  </w:rPr>
                </w:rPrChange>
              </w:rPr>
              <w:delText>Объект основных данных PM_1 Вид объекта.</w:delText>
            </w:r>
            <w:r w:rsidDel="004B0B9F">
              <w:rPr>
                <w:noProof/>
                <w:webHidden/>
              </w:rPr>
              <w:tab/>
            </w:r>
            <w:r w:rsidR="005228C2" w:rsidDel="004B0B9F">
              <w:rPr>
                <w:noProof/>
                <w:webHidden/>
              </w:rPr>
              <w:delText>12</w:delText>
            </w:r>
          </w:del>
        </w:p>
        <w:p w14:paraId="255839C3" w14:textId="1AFDAFA6" w:rsidR="00383DD8" w:rsidDel="004B0B9F" w:rsidRDefault="00383DD8">
          <w:pPr>
            <w:pStyle w:val="32"/>
            <w:rPr>
              <w:del w:id="1291" w:author="Владимир Лаут" w:date="2021-03-25T08:37:00Z"/>
              <w:rFonts w:eastAsiaTheme="minorEastAsia" w:cstheme="minorBidi"/>
              <w:noProof/>
              <w:lang w:eastAsia="ru-RU"/>
            </w:rPr>
          </w:pPr>
          <w:del w:id="1292" w:author="Владимир Лаут" w:date="2021-03-25T08:37:00Z">
            <w:r w:rsidRPr="004B0B9F" w:rsidDel="004B0B9F">
              <w:rPr>
                <w:rPrChange w:id="1293" w:author="Владимир Лаут" w:date="2021-03-25T08:37:00Z">
                  <w:rPr>
                    <w:rStyle w:val="ab"/>
                    <w:noProof/>
                  </w:rPr>
                </w:rPrChange>
              </w:rPr>
              <w:delText>3.1.1</w:delText>
            </w:r>
            <w:r w:rsidDel="004B0B9F">
              <w:rPr>
                <w:rFonts w:eastAsiaTheme="minorEastAsia" w:cstheme="minorBidi"/>
                <w:noProof/>
                <w:lang w:eastAsia="ru-RU"/>
              </w:rPr>
              <w:tab/>
            </w:r>
            <w:r w:rsidRPr="004B0B9F" w:rsidDel="004B0B9F">
              <w:rPr>
                <w:rPrChange w:id="1294"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12</w:delText>
            </w:r>
          </w:del>
        </w:p>
        <w:p w14:paraId="44ACB519" w14:textId="50694903" w:rsidR="00383DD8" w:rsidDel="004B0B9F" w:rsidRDefault="00383DD8">
          <w:pPr>
            <w:pStyle w:val="32"/>
            <w:rPr>
              <w:del w:id="1295" w:author="Владимир Лаут" w:date="2021-03-25T08:37:00Z"/>
              <w:rFonts w:eastAsiaTheme="minorEastAsia" w:cstheme="minorBidi"/>
              <w:noProof/>
              <w:lang w:eastAsia="ru-RU"/>
            </w:rPr>
          </w:pPr>
          <w:del w:id="1296" w:author="Владимир Лаут" w:date="2021-03-25T08:37:00Z">
            <w:r w:rsidRPr="004B0B9F" w:rsidDel="004B0B9F">
              <w:rPr>
                <w:rPrChange w:id="1297" w:author="Владимир Лаут" w:date="2021-03-25T08:37:00Z">
                  <w:rPr>
                    <w:rStyle w:val="ab"/>
                    <w:noProof/>
                  </w:rPr>
                </w:rPrChange>
              </w:rPr>
              <w:delText>3.1.2</w:delText>
            </w:r>
            <w:r w:rsidDel="004B0B9F">
              <w:rPr>
                <w:rFonts w:eastAsiaTheme="minorEastAsia" w:cstheme="minorBidi"/>
                <w:noProof/>
                <w:lang w:eastAsia="ru-RU"/>
              </w:rPr>
              <w:tab/>
            </w:r>
            <w:r w:rsidRPr="004B0B9F" w:rsidDel="004B0B9F">
              <w:rPr>
                <w:rPrChange w:id="1298"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12</w:delText>
            </w:r>
          </w:del>
        </w:p>
        <w:p w14:paraId="30AC4FF5" w14:textId="0F891E7C" w:rsidR="00383DD8" w:rsidDel="004B0B9F" w:rsidRDefault="00383DD8">
          <w:pPr>
            <w:pStyle w:val="32"/>
            <w:rPr>
              <w:del w:id="1299" w:author="Владимир Лаут" w:date="2021-03-25T08:37:00Z"/>
              <w:rFonts w:eastAsiaTheme="minorEastAsia" w:cstheme="minorBidi"/>
              <w:noProof/>
              <w:lang w:eastAsia="ru-RU"/>
            </w:rPr>
          </w:pPr>
          <w:del w:id="1300" w:author="Владимир Лаут" w:date="2021-03-25T08:37:00Z">
            <w:r w:rsidRPr="004B0B9F" w:rsidDel="004B0B9F">
              <w:rPr>
                <w:rPrChange w:id="1301" w:author="Владимир Лаут" w:date="2021-03-25T08:37:00Z">
                  <w:rPr>
                    <w:rStyle w:val="ab"/>
                    <w:noProof/>
                  </w:rPr>
                </w:rPrChange>
              </w:rPr>
              <w:delText>3.1.3</w:delText>
            </w:r>
            <w:r w:rsidDel="004B0B9F">
              <w:rPr>
                <w:rFonts w:eastAsiaTheme="minorEastAsia" w:cstheme="minorBidi"/>
                <w:noProof/>
                <w:lang w:eastAsia="ru-RU"/>
              </w:rPr>
              <w:tab/>
            </w:r>
            <w:r w:rsidRPr="004B0B9F" w:rsidDel="004B0B9F">
              <w:rPr>
                <w:rPrChange w:id="1302"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14</w:delText>
            </w:r>
          </w:del>
        </w:p>
        <w:p w14:paraId="5D84359B" w14:textId="51936F59" w:rsidR="00383DD8" w:rsidDel="004B0B9F" w:rsidRDefault="00383DD8">
          <w:pPr>
            <w:pStyle w:val="32"/>
            <w:rPr>
              <w:del w:id="1303" w:author="Владимир Лаут" w:date="2021-03-25T08:37:00Z"/>
              <w:rFonts w:eastAsiaTheme="minorEastAsia" w:cstheme="minorBidi"/>
              <w:noProof/>
              <w:lang w:eastAsia="ru-RU"/>
            </w:rPr>
          </w:pPr>
          <w:del w:id="1304" w:author="Владимир Лаут" w:date="2021-03-25T08:37:00Z">
            <w:r w:rsidRPr="004B0B9F" w:rsidDel="004B0B9F">
              <w:rPr>
                <w:rPrChange w:id="1305" w:author="Владимир Лаут" w:date="2021-03-25T08:37:00Z">
                  <w:rPr>
                    <w:rStyle w:val="ab"/>
                    <w:noProof/>
                  </w:rPr>
                </w:rPrChange>
              </w:rPr>
              <w:delText>3.1.4</w:delText>
            </w:r>
            <w:r w:rsidDel="004B0B9F">
              <w:rPr>
                <w:rFonts w:eastAsiaTheme="minorEastAsia" w:cstheme="minorBidi"/>
                <w:noProof/>
                <w:lang w:eastAsia="ru-RU"/>
              </w:rPr>
              <w:tab/>
            </w:r>
            <w:r w:rsidRPr="004B0B9F" w:rsidDel="004B0B9F">
              <w:rPr>
                <w:rPrChange w:id="1306"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15</w:delText>
            </w:r>
          </w:del>
        </w:p>
        <w:p w14:paraId="34095FB7" w14:textId="4A988CCD" w:rsidR="00383DD8" w:rsidDel="004B0B9F" w:rsidRDefault="00383DD8">
          <w:pPr>
            <w:pStyle w:val="32"/>
            <w:rPr>
              <w:del w:id="1307" w:author="Владимир Лаут" w:date="2021-03-25T08:37:00Z"/>
              <w:rFonts w:eastAsiaTheme="minorEastAsia" w:cstheme="minorBidi"/>
              <w:noProof/>
              <w:lang w:eastAsia="ru-RU"/>
            </w:rPr>
          </w:pPr>
          <w:del w:id="1308" w:author="Владимир Лаут" w:date="2021-03-25T08:37:00Z">
            <w:r w:rsidRPr="004B0B9F" w:rsidDel="004B0B9F">
              <w:rPr>
                <w:rPrChange w:id="1309" w:author="Владимир Лаут" w:date="2021-03-25T08:37:00Z">
                  <w:rPr>
                    <w:rStyle w:val="ab"/>
                    <w:noProof/>
                  </w:rPr>
                </w:rPrChange>
              </w:rPr>
              <w:delText>3.1.5</w:delText>
            </w:r>
            <w:r w:rsidDel="004B0B9F">
              <w:rPr>
                <w:rFonts w:eastAsiaTheme="minorEastAsia" w:cstheme="minorBidi"/>
                <w:noProof/>
                <w:lang w:eastAsia="ru-RU"/>
              </w:rPr>
              <w:tab/>
            </w:r>
            <w:r w:rsidRPr="004B0B9F" w:rsidDel="004B0B9F">
              <w:rPr>
                <w:rPrChange w:id="1310"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16</w:delText>
            </w:r>
          </w:del>
        </w:p>
        <w:p w14:paraId="66A9B23D" w14:textId="7902A623" w:rsidR="00383DD8" w:rsidDel="004B0B9F" w:rsidRDefault="00383DD8">
          <w:pPr>
            <w:pStyle w:val="32"/>
            <w:rPr>
              <w:del w:id="1311" w:author="Владимир Лаут" w:date="2021-03-25T08:37:00Z"/>
              <w:rFonts w:eastAsiaTheme="minorEastAsia" w:cstheme="minorBidi"/>
              <w:noProof/>
              <w:lang w:eastAsia="ru-RU"/>
            </w:rPr>
          </w:pPr>
          <w:del w:id="1312" w:author="Владимир Лаут" w:date="2021-03-25T08:37:00Z">
            <w:r w:rsidRPr="004B0B9F" w:rsidDel="004B0B9F">
              <w:rPr>
                <w:rPrChange w:id="1313" w:author="Владимир Лаут" w:date="2021-03-25T08:37:00Z">
                  <w:rPr>
                    <w:rStyle w:val="ab"/>
                    <w:noProof/>
                  </w:rPr>
                </w:rPrChange>
              </w:rPr>
              <w:delText>3.1.6</w:delText>
            </w:r>
            <w:r w:rsidDel="004B0B9F">
              <w:rPr>
                <w:rFonts w:eastAsiaTheme="minorEastAsia" w:cstheme="minorBidi"/>
                <w:noProof/>
                <w:lang w:eastAsia="ru-RU"/>
              </w:rPr>
              <w:tab/>
            </w:r>
            <w:r w:rsidRPr="004B0B9F" w:rsidDel="004B0B9F">
              <w:rPr>
                <w:rPrChange w:id="1314"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16</w:delText>
            </w:r>
          </w:del>
        </w:p>
        <w:p w14:paraId="1727C84C" w14:textId="2AEE5B4D" w:rsidR="00383DD8" w:rsidDel="004B0B9F" w:rsidRDefault="00383DD8">
          <w:pPr>
            <w:pStyle w:val="23"/>
            <w:rPr>
              <w:del w:id="1315" w:author="Владимир Лаут" w:date="2021-03-25T08:37:00Z"/>
              <w:rFonts w:eastAsiaTheme="minorEastAsia" w:cstheme="minorBidi"/>
              <w:b w:val="0"/>
              <w:noProof/>
              <w:lang w:eastAsia="ru-RU"/>
            </w:rPr>
          </w:pPr>
          <w:del w:id="1316" w:author="Владимир Лаут" w:date="2021-03-25T08:37:00Z">
            <w:r w:rsidRPr="004B0B9F" w:rsidDel="004B0B9F">
              <w:rPr>
                <w:rFonts w:eastAsiaTheme="majorEastAsia"/>
                <w:rPrChange w:id="1317" w:author="Владимир Лаут" w:date="2021-03-25T08:37:00Z">
                  <w:rPr>
                    <w:rStyle w:val="ab"/>
                    <w:rFonts w:eastAsiaTheme="majorEastAsia" w:cstheme="majorBidi"/>
                    <w:b w:val="0"/>
                    <w:noProof/>
                  </w:rPr>
                </w:rPrChange>
              </w:rPr>
              <w:delText>3.2</w:delText>
            </w:r>
            <w:r w:rsidDel="004B0B9F">
              <w:rPr>
                <w:rFonts w:eastAsiaTheme="minorEastAsia" w:cstheme="minorBidi"/>
                <w:b w:val="0"/>
                <w:noProof/>
                <w:lang w:eastAsia="ru-RU"/>
              </w:rPr>
              <w:tab/>
            </w:r>
            <w:r w:rsidRPr="004B0B9F" w:rsidDel="004B0B9F">
              <w:rPr>
                <w:rFonts w:eastAsiaTheme="majorEastAsia"/>
                <w:rPrChange w:id="1318"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319"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320" w:author="Владимир Лаут" w:date="2021-03-25T08:37:00Z">
                  <w:rPr>
                    <w:rStyle w:val="ab"/>
                    <w:rFonts w:eastAsiaTheme="majorEastAsia" w:cstheme="majorBidi"/>
                    <w:b w:val="0"/>
                    <w:noProof/>
                  </w:rPr>
                </w:rPrChange>
              </w:rPr>
              <w:delText>_2 Вид рабочего места.</w:delText>
            </w:r>
            <w:r w:rsidDel="004B0B9F">
              <w:rPr>
                <w:noProof/>
                <w:webHidden/>
              </w:rPr>
              <w:tab/>
            </w:r>
            <w:r w:rsidR="005228C2" w:rsidDel="004B0B9F">
              <w:rPr>
                <w:noProof/>
                <w:webHidden/>
              </w:rPr>
              <w:delText>16</w:delText>
            </w:r>
          </w:del>
        </w:p>
        <w:p w14:paraId="6C3BC1EE" w14:textId="4F1FEC3D" w:rsidR="00383DD8" w:rsidDel="004B0B9F" w:rsidRDefault="00383DD8">
          <w:pPr>
            <w:pStyle w:val="32"/>
            <w:rPr>
              <w:del w:id="1321" w:author="Владимир Лаут" w:date="2021-03-25T08:37:00Z"/>
              <w:rFonts w:eastAsiaTheme="minorEastAsia" w:cstheme="minorBidi"/>
              <w:noProof/>
              <w:lang w:eastAsia="ru-RU"/>
            </w:rPr>
          </w:pPr>
          <w:del w:id="1322" w:author="Владимир Лаут" w:date="2021-03-25T08:37:00Z">
            <w:r w:rsidRPr="004B0B9F" w:rsidDel="004B0B9F">
              <w:rPr>
                <w:rPrChange w:id="1323" w:author="Владимир Лаут" w:date="2021-03-25T08:37:00Z">
                  <w:rPr>
                    <w:rStyle w:val="ab"/>
                    <w:noProof/>
                  </w:rPr>
                </w:rPrChange>
              </w:rPr>
              <w:delText>3.2.1</w:delText>
            </w:r>
            <w:r w:rsidDel="004B0B9F">
              <w:rPr>
                <w:rFonts w:eastAsiaTheme="minorEastAsia" w:cstheme="minorBidi"/>
                <w:noProof/>
                <w:lang w:eastAsia="ru-RU"/>
              </w:rPr>
              <w:tab/>
            </w:r>
            <w:r w:rsidRPr="004B0B9F" w:rsidDel="004B0B9F">
              <w:rPr>
                <w:rPrChange w:id="1324"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16</w:delText>
            </w:r>
          </w:del>
        </w:p>
        <w:p w14:paraId="4B8BBBC0" w14:textId="1B9F6D52" w:rsidR="00383DD8" w:rsidDel="004B0B9F" w:rsidRDefault="00383DD8">
          <w:pPr>
            <w:pStyle w:val="32"/>
            <w:rPr>
              <w:del w:id="1325" w:author="Владимир Лаут" w:date="2021-03-25T08:37:00Z"/>
              <w:rFonts w:eastAsiaTheme="minorEastAsia" w:cstheme="minorBidi"/>
              <w:noProof/>
              <w:lang w:eastAsia="ru-RU"/>
            </w:rPr>
          </w:pPr>
          <w:del w:id="1326" w:author="Владимир Лаут" w:date="2021-03-25T08:37:00Z">
            <w:r w:rsidRPr="004B0B9F" w:rsidDel="004B0B9F">
              <w:rPr>
                <w:rPrChange w:id="1327" w:author="Владимир Лаут" w:date="2021-03-25T08:37:00Z">
                  <w:rPr>
                    <w:rStyle w:val="ab"/>
                    <w:noProof/>
                  </w:rPr>
                </w:rPrChange>
              </w:rPr>
              <w:delText>3.2.2</w:delText>
            </w:r>
            <w:r w:rsidDel="004B0B9F">
              <w:rPr>
                <w:rFonts w:eastAsiaTheme="minorEastAsia" w:cstheme="minorBidi"/>
                <w:noProof/>
                <w:lang w:eastAsia="ru-RU"/>
              </w:rPr>
              <w:tab/>
            </w:r>
            <w:r w:rsidRPr="004B0B9F" w:rsidDel="004B0B9F">
              <w:rPr>
                <w:rPrChange w:id="1328"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16</w:delText>
            </w:r>
          </w:del>
        </w:p>
        <w:p w14:paraId="4AAE8AFE" w14:textId="1FC1F7D3" w:rsidR="00383DD8" w:rsidDel="004B0B9F" w:rsidRDefault="00383DD8">
          <w:pPr>
            <w:pStyle w:val="32"/>
            <w:rPr>
              <w:del w:id="1329" w:author="Владимир Лаут" w:date="2021-03-25T08:37:00Z"/>
              <w:rFonts w:eastAsiaTheme="minorEastAsia" w:cstheme="minorBidi"/>
              <w:noProof/>
              <w:lang w:eastAsia="ru-RU"/>
            </w:rPr>
          </w:pPr>
          <w:del w:id="1330" w:author="Владимир Лаут" w:date="2021-03-25T08:37:00Z">
            <w:r w:rsidRPr="004B0B9F" w:rsidDel="004B0B9F">
              <w:rPr>
                <w:rPrChange w:id="1331" w:author="Владимир Лаут" w:date="2021-03-25T08:37:00Z">
                  <w:rPr>
                    <w:rStyle w:val="ab"/>
                    <w:noProof/>
                  </w:rPr>
                </w:rPrChange>
              </w:rPr>
              <w:delText>3.2.3</w:delText>
            </w:r>
            <w:r w:rsidDel="004B0B9F">
              <w:rPr>
                <w:rFonts w:eastAsiaTheme="minorEastAsia" w:cstheme="minorBidi"/>
                <w:noProof/>
                <w:lang w:eastAsia="ru-RU"/>
              </w:rPr>
              <w:tab/>
            </w:r>
            <w:r w:rsidRPr="004B0B9F" w:rsidDel="004B0B9F">
              <w:rPr>
                <w:rPrChange w:id="1332"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16</w:delText>
            </w:r>
          </w:del>
        </w:p>
        <w:p w14:paraId="25170EBD" w14:textId="09772625" w:rsidR="00383DD8" w:rsidDel="004B0B9F" w:rsidRDefault="00383DD8">
          <w:pPr>
            <w:pStyle w:val="32"/>
            <w:rPr>
              <w:del w:id="1333" w:author="Владимир Лаут" w:date="2021-03-25T08:37:00Z"/>
              <w:rFonts w:eastAsiaTheme="minorEastAsia" w:cstheme="minorBidi"/>
              <w:noProof/>
              <w:lang w:eastAsia="ru-RU"/>
            </w:rPr>
          </w:pPr>
          <w:del w:id="1334" w:author="Владимир Лаут" w:date="2021-03-25T08:37:00Z">
            <w:r w:rsidRPr="004B0B9F" w:rsidDel="004B0B9F">
              <w:rPr>
                <w:rPrChange w:id="1335" w:author="Владимир Лаут" w:date="2021-03-25T08:37:00Z">
                  <w:rPr>
                    <w:rStyle w:val="ab"/>
                    <w:noProof/>
                  </w:rPr>
                </w:rPrChange>
              </w:rPr>
              <w:delText>3.2.4</w:delText>
            </w:r>
            <w:r w:rsidDel="004B0B9F">
              <w:rPr>
                <w:rFonts w:eastAsiaTheme="minorEastAsia" w:cstheme="minorBidi"/>
                <w:noProof/>
                <w:lang w:eastAsia="ru-RU"/>
              </w:rPr>
              <w:tab/>
            </w:r>
            <w:r w:rsidRPr="004B0B9F" w:rsidDel="004B0B9F">
              <w:rPr>
                <w:rPrChange w:id="1336"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17</w:delText>
            </w:r>
          </w:del>
        </w:p>
        <w:p w14:paraId="009D21AF" w14:textId="2B67CB4B" w:rsidR="00383DD8" w:rsidDel="004B0B9F" w:rsidRDefault="00383DD8">
          <w:pPr>
            <w:pStyle w:val="32"/>
            <w:rPr>
              <w:del w:id="1337" w:author="Владимир Лаут" w:date="2021-03-25T08:37:00Z"/>
              <w:rFonts w:eastAsiaTheme="minorEastAsia" w:cstheme="minorBidi"/>
              <w:noProof/>
              <w:lang w:eastAsia="ru-RU"/>
            </w:rPr>
          </w:pPr>
          <w:del w:id="1338" w:author="Владимир Лаут" w:date="2021-03-25T08:37:00Z">
            <w:r w:rsidRPr="004B0B9F" w:rsidDel="004B0B9F">
              <w:rPr>
                <w:rPrChange w:id="1339" w:author="Владимир Лаут" w:date="2021-03-25T08:37:00Z">
                  <w:rPr>
                    <w:rStyle w:val="ab"/>
                    <w:noProof/>
                  </w:rPr>
                </w:rPrChange>
              </w:rPr>
              <w:delText>3.2.5</w:delText>
            </w:r>
            <w:r w:rsidDel="004B0B9F">
              <w:rPr>
                <w:rFonts w:eastAsiaTheme="minorEastAsia" w:cstheme="minorBidi"/>
                <w:noProof/>
                <w:lang w:eastAsia="ru-RU"/>
              </w:rPr>
              <w:tab/>
            </w:r>
            <w:r w:rsidRPr="004B0B9F" w:rsidDel="004B0B9F">
              <w:rPr>
                <w:rPrChange w:id="1340"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18</w:delText>
            </w:r>
          </w:del>
        </w:p>
        <w:p w14:paraId="2721F2D2" w14:textId="708E1DAA" w:rsidR="00383DD8" w:rsidDel="004B0B9F" w:rsidRDefault="00383DD8">
          <w:pPr>
            <w:pStyle w:val="32"/>
            <w:rPr>
              <w:del w:id="1341" w:author="Владимир Лаут" w:date="2021-03-25T08:37:00Z"/>
              <w:rFonts w:eastAsiaTheme="minorEastAsia" w:cstheme="minorBidi"/>
              <w:noProof/>
              <w:lang w:eastAsia="ru-RU"/>
            </w:rPr>
          </w:pPr>
          <w:del w:id="1342" w:author="Владимир Лаут" w:date="2021-03-25T08:37:00Z">
            <w:r w:rsidRPr="004B0B9F" w:rsidDel="004B0B9F">
              <w:rPr>
                <w:rPrChange w:id="1343" w:author="Владимир Лаут" w:date="2021-03-25T08:37:00Z">
                  <w:rPr>
                    <w:rStyle w:val="ab"/>
                    <w:noProof/>
                  </w:rPr>
                </w:rPrChange>
              </w:rPr>
              <w:delText>3.2.6</w:delText>
            </w:r>
            <w:r w:rsidDel="004B0B9F">
              <w:rPr>
                <w:rFonts w:eastAsiaTheme="minorEastAsia" w:cstheme="minorBidi"/>
                <w:noProof/>
                <w:lang w:eastAsia="ru-RU"/>
              </w:rPr>
              <w:tab/>
            </w:r>
            <w:r w:rsidRPr="004B0B9F" w:rsidDel="004B0B9F">
              <w:rPr>
                <w:rPrChange w:id="1344"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18</w:delText>
            </w:r>
          </w:del>
        </w:p>
        <w:p w14:paraId="5C6D1743" w14:textId="053464CB" w:rsidR="00383DD8" w:rsidDel="004B0B9F" w:rsidRDefault="00383DD8">
          <w:pPr>
            <w:pStyle w:val="23"/>
            <w:rPr>
              <w:del w:id="1345" w:author="Владимир Лаут" w:date="2021-03-25T08:37:00Z"/>
              <w:rFonts w:eastAsiaTheme="minorEastAsia" w:cstheme="minorBidi"/>
              <w:b w:val="0"/>
              <w:noProof/>
              <w:lang w:eastAsia="ru-RU"/>
            </w:rPr>
          </w:pPr>
          <w:del w:id="1346" w:author="Владимир Лаут" w:date="2021-03-25T08:37:00Z">
            <w:r w:rsidRPr="004B0B9F" w:rsidDel="004B0B9F">
              <w:rPr>
                <w:rFonts w:eastAsiaTheme="majorEastAsia"/>
                <w:rPrChange w:id="1347" w:author="Владимир Лаут" w:date="2021-03-25T08:37:00Z">
                  <w:rPr>
                    <w:rStyle w:val="ab"/>
                    <w:rFonts w:eastAsiaTheme="majorEastAsia" w:cstheme="majorBidi"/>
                    <w:b w:val="0"/>
                    <w:noProof/>
                  </w:rPr>
                </w:rPrChange>
              </w:rPr>
              <w:delText>3.3</w:delText>
            </w:r>
            <w:r w:rsidDel="004B0B9F">
              <w:rPr>
                <w:rFonts w:eastAsiaTheme="minorEastAsia" w:cstheme="minorBidi"/>
                <w:b w:val="0"/>
                <w:noProof/>
                <w:lang w:eastAsia="ru-RU"/>
              </w:rPr>
              <w:tab/>
            </w:r>
            <w:r w:rsidRPr="004B0B9F" w:rsidDel="004B0B9F">
              <w:rPr>
                <w:rFonts w:eastAsiaTheme="majorEastAsia"/>
                <w:rPrChange w:id="1348"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349"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350" w:author="Владимир Лаут" w:date="2021-03-25T08:37:00Z">
                  <w:rPr>
                    <w:rStyle w:val="ab"/>
                    <w:rFonts w:eastAsiaTheme="majorEastAsia" w:cstheme="majorBidi"/>
                    <w:b w:val="0"/>
                    <w:noProof/>
                  </w:rPr>
                </w:rPrChange>
              </w:rPr>
              <w:delText>_3 Вид сообщений ТОРО.</w:delText>
            </w:r>
            <w:r w:rsidDel="004B0B9F">
              <w:rPr>
                <w:noProof/>
                <w:webHidden/>
              </w:rPr>
              <w:tab/>
            </w:r>
            <w:r w:rsidR="005228C2" w:rsidDel="004B0B9F">
              <w:rPr>
                <w:noProof/>
                <w:webHidden/>
              </w:rPr>
              <w:delText>18</w:delText>
            </w:r>
          </w:del>
        </w:p>
        <w:p w14:paraId="60225ACA" w14:textId="38450889" w:rsidR="00383DD8" w:rsidDel="004B0B9F" w:rsidRDefault="00383DD8">
          <w:pPr>
            <w:pStyle w:val="32"/>
            <w:rPr>
              <w:del w:id="1351" w:author="Владимир Лаут" w:date="2021-03-25T08:37:00Z"/>
              <w:rFonts w:eastAsiaTheme="minorEastAsia" w:cstheme="minorBidi"/>
              <w:noProof/>
              <w:lang w:eastAsia="ru-RU"/>
            </w:rPr>
          </w:pPr>
          <w:del w:id="1352" w:author="Владимир Лаут" w:date="2021-03-25T08:37:00Z">
            <w:r w:rsidRPr="004B0B9F" w:rsidDel="004B0B9F">
              <w:rPr>
                <w:rPrChange w:id="1353" w:author="Владимир Лаут" w:date="2021-03-25T08:37:00Z">
                  <w:rPr>
                    <w:rStyle w:val="ab"/>
                    <w:noProof/>
                  </w:rPr>
                </w:rPrChange>
              </w:rPr>
              <w:delText>3.3.1</w:delText>
            </w:r>
            <w:r w:rsidDel="004B0B9F">
              <w:rPr>
                <w:rFonts w:eastAsiaTheme="minorEastAsia" w:cstheme="minorBidi"/>
                <w:noProof/>
                <w:lang w:eastAsia="ru-RU"/>
              </w:rPr>
              <w:tab/>
            </w:r>
            <w:r w:rsidRPr="004B0B9F" w:rsidDel="004B0B9F">
              <w:rPr>
                <w:rPrChange w:id="1354"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18</w:delText>
            </w:r>
          </w:del>
        </w:p>
        <w:p w14:paraId="2101D9B1" w14:textId="3A7EC876" w:rsidR="00383DD8" w:rsidDel="004B0B9F" w:rsidRDefault="00383DD8">
          <w:pPr>
            <w:pStyle w:val="32"/>
            <w:rPr>
              <w:del w:id="1355" w:author="Владимир Лаут" w:date="2021-03-25T08:37:00Z"/>
              <w:rFonts w:eastAsiaTheme="minorEastAsia" w:cstheme="minorBidi"/>
              <w:noProof/>
              <w:lang w:eastAsia="ru-RU"/>
            </w:rPr>
          </w:pPr>
          <w:del w:id="1356" w:author="Владимир Лаут" w:date="2021-03-25T08:37:00Z">
            <w:r w:rsidRPr="004B0B9F" w:rsidDel="004B0B9F">
              <w:rPr>
                <w:rPrChange w:id="1357" w:author="Владимир Лаут" w:date="2021-03-25T08:37:00Z">
                  <w:rPr>
                    <w:rStyle w:val="ab"/>
                    <w:noProof/>
                  </w:rPr>
                </w:rPrChange>
              </w:rPr>
              <w:delText>3.3.2</w:delText>
            </w:r>
            <w:r w:rsidDel="004B0B9F">
              <w:rPr>
                <w:rFonts w:eastAsiaTheme="minorEastAsia" w:cstheme="minorBidi"/>
                <w:noProof/>
                <w:lang w:eastAsia="ru-RU"/>
              </w:rPr>
              <w:tab/>
            </w:r>
            <w:r w:rsidRPr="004B0B9F" w:rsidDel="004B0B9F">
              <w:rPr>
                <w:rPrChange w:id="1358"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18</w:delText>
            </w:r>
          </w:del>
        </w:p>
        <w:p w14:paraId="5F091AC3" w14:textId="07AA3CBF" w:rsidR="00383DD8" w:rsidDel="004B0B9F" w:rsidRDefault="00383DD8">
          <w:pPr>
            <w:pStyle w:val="32"/>
            <w:rPr>
              <w:del w:id="1359" w:author="Владимир Лаут" w:date="2021-03-25T08:37:00Z"/>
              <w:rFonts w:eastAsiaTheme="minorEastAsia" w:cstheme="minorBidi"/>
              <w:noProof/>
              <w:lang w:eastAsia="ru-RU"/>
            </w:rPr>
          </w:pPr>
          <w:del w:id="1360" w:author="Владимир Лаут" w:date="2021-03-25T08:37:00Z">
            <w:r w:rsidRPr="004B0B9F" w:rsidDel="004B0B9F">
              <w:rPr>
                <w:rPrChange w:id="1361" w:author="Владимир Лаут" w:date="2021-03-25T08:37:00Z">
                  <w:rPr>
                    <w:rStyle w:val="ab"/>
                    <w:noProof/>
                  </w:rPr>
                </w:rPrChange>
              </w:rPr>
              <w:delText>3.3.3</w:delText>
            </w:r>
            <w:r w:rsidDel="004B0B9F">
              <w:rPr>
                <w:rFonts w:eastAsiaTheme="minorEastAsia" w:cstheme="minorBidi"/>
                <w:noProof/>
                <w:lang w:eastAsia="ru-RU"/>
              </w:rPr>
              <w:tab/>
            </w:r>
            <w:r w:rsidRPr="004B0B9F" w:rsidDel="004B0B9F">
              <w:rPr>
                <w:rPrChange w:id="1362"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18</w:delText>
            </w:r>
          </w:del>
        </w:p>
        <w:p w14:paraId="7B54A545" w14:textId="3FDD1430" w:rsidR="00383DD8" w:rsidDel="004B0B9F" w:rsidRDefault="00383DD8">
          <w:pPr>
            <w:pStyle w:val="32"/>
            <w:rPr>
              <w:del w:id="1363" w:author="Владимир Лаут" w:date="2021-03-25T08:37:00Z"/>
              <w:rFonts w:eastAsiaTheme="minorEastAsia" w:cstheme="minorBidi"/>
              <w:noProof/>
              <w:lang w:eastAsia="ru-RU"/>
            </w:rPr>
          </w:pPr>
          <w:del w:id="1364" w:author="Владимир Лаут" w:date="2021-03-25T08:37:00Z">
            <w:r w:rsidRPr="004B0B9F" w:rsidDel="004B0B9F">
              <w:rPr>
                <w:rPrChange w:id="1365" w:author="Владимир Лаут" w:date="2021-03-25T08:37:00Z">
                  <w:rPr>
                    <w:rStyle w:val="ab"/>
                    <w:noProof/>
                  </w:rPr>
                </w:rPrChange>
              </w:rPr>
              <w:delText>3.3.4</w:delText>
            </w:r>
            <w:r w:rsidDel="004B0B9F">
              <w:rPr>
                <w:rFonts w:eastAsiaTheme="minorEastAsia" w:cstheme="minorBidi"/>
                <w:noProof/>
                <w:lang w:eastAsia="ru-RU"/>
              </w:rPr>
              <w:tab/>
            </w:r>
            <w:r w:rsidRPr="004B0B9F" w:rsidDel="004B0B9F">
              <w:rPr>
                <w:rPrChange w:id="1366"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19</w:delText>
            </w:r>
          </w:del>
        </w:p>
        <w:p w14:paraId="7955409F" w14:textId="3DF6F23A" w:rsidR="00383DD8" w:rsidDel="004B0B9F" w:rsidRDefault="00383DD8">
          <w:pPr>
            <w:pStyle w:val="32"/>
            <w:rPr>
              <w:del w:id="1367" w:author="Владимир Лаут" w:date="2021-03-25T08:37:00Z"/>
              <w:rFonts w:eastAsiaTheme="minorEastAsia" w:cstheme="minorBidi"/>
              <w:noProof/>
              <w:lang w:eastAsia="ru-RU"/>
            </w:rPr>
          </w:pPr>
          <w:del w:id="1368" w:author="Владимир Лаут" w:date="2021-03-25T08:37:00Z">
            <w:r w:rsidRPr="004B0B9F" w:rsidDel="004B0B9F">
              <w:rPr>
                <w:rPrChange w:id="1369" w:author="Владимир Лаут" w:date="2021-03-25T08:37:00Z">
                  <w:rPr>
                    <w:rStyle w:val="ab"/>
                    <w:noProof/>
                  </w:rPr>
                </w:rPrChange>
              </w:rPr>
              <w:delText>3.3.5</w:delText>
            </w:r>
            <w:r w:rsidDel="004B0B9F">
              <w:rPr>
                <w:rFonts w:eastAsiaTheme="minorEastAsia" w:cstheme="minorBidi"/>
                <w:noProof/>
                <w:lang w:eastAsia="ru-RU"/>
              </w:rPr>
              <w:tab/>
            </w:r>
            <w:r w:rsidRPr="004B0B9F" w:rsidDel="004B0B9F">
              <w:rPr>
                <w:rPrChange w:id="1370"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20</w:delText>
            </w:r>
          </w:del>
        </w:p>
        <w:p w14:paraId="569D1E01" w14:textId="000697E7" w:rsidR="00383DD8" w:rsidDel="004B0B9F" w:rsidRDefault="00383DD8">
          <w:pPr>
            <w:pStyle w:val="32"/>
            <w:rPr>
              <w:del w:id="1371" w:author="Владимир Лаут" w:date="2021-03-25T08:37:00Z"/>
              <w:rFonts w:eastAsiaTheme="minorEastAsia" w:cstheme="minorBidi"/>
              <w:noProof/>
              <w:lang w:eastAsia="ru-RU"/>
            </w:rPr>
          </w:pPr>
          <w:del w:id="1372" w:author="Владимир Лаут" w:date="2021-03-25T08:37:00Z">
            <w:r w:rsidRPr="004B0B9F" w:rsidDel="004B0B9F">
              <w:rPr>
                <w:rPrChange w:id="1373" w:author="Владимир Лаут" w:date="2021-03-25T08:37:00Z">
                  <w:rPr>
                    <w:rStyle w:val="ab"/>
                    <w:noProof/>
                  </w:rPr>
                </w:rPrChange>
              </w:rPr>
              <w:delText>3.3.6</w:delText>
            </w:r>
            <w:r w:rsidDel="004B0B9F">
              <w:rPr>
                <w:rFonts w:eastAsiaTheme="minorEastAsia" w:cstheme="minorBidi"/>
                <w:noProof/>
                <w:lang w:eastAsia="ru-RU"/>
              </w:rPr>
              <w:tab/>
            </w:r>
            <w:r w:rsidRPr="004B0B9F" w:rsidDel="004B0B9F">
              <w:rPr>
                <w:rPrChange w:id="1374"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20</w:delText>
            </w:r>
          </w:del>
        </w:p>
        <w:p w14:paraId="6494EB25" w14:textId="2D67DBA0" w:rsidR="00383DD8" w:rsidDel="004B0B9F" w:rsidRDefault="00383DD8">
          <w:pPr>
            <w:pStyle w:val="23"/>
            <w:rPr>
              <w:del w:id="1375" w:author="Владимир Лаут" w:date="2021-03-25T08:37:00Z"/>
              <w:rFonts w:eastAsiaTheme="minorEastAsia" w:cstheme="minorBidi"/>
              <w:b w:val="0"/>
              <w:noProof/>
              <w:lang w:eastAsia="ru-RU"/>
            </w:rPr>
          </w:pPr>
          <w:del w:id="1376" w:author="Владимир Лаут" w:date="2021-03-25T08:37:00Z">
            <w:r w:rsidRPr="004B0B9F" w:rsidDel="004B0B9F">
              <w:rPr>
                <w:rFonts w:eastAsiaTheme="majorEastAsia"/>
                <w:rPrChange w:id="1377" w:author="Владимир Лаут" w:date="2021-03-25T08:37:00Z">
                  <w:rPr>
                    <w:rStyle w:val="ab"/>
                    <w:rFonts w:eastAsiaTheme="majorEastAsia"/>
                    <w:b w:val="0"/>
                    <w:noProof/>
                  </w:rPr>
                </w:rPrChange>
              </w:rPr>
              <w:delText>3.4</w:delText>
            </w:r>
            <w:r w:rsidDel="004B0B9F">
              <w:rPr>
                <w:rFonts w:eastAsiaTheme="minorEastAsia" w:cstheme="minorBidi"/>
                <w:b w:val="0"/>
                <w:noProof/>
                <w:lang w:eastAsia="ru-RU"/>
              </w:rPr>
              <w:tab/>
            </w:r>
            <w:r w:rsidRPr="004B0B9F" w:rsidDel="004B0B9F">
              <w:rPr>
                <w:rFonts w:eastAsiaTheme="majorEastAsia"/>
                <w:rPrChange w:id="1378" w:author="Владимир Лаут" w:date="2021-03-25T08:37:00Z">
                  <w:rPr>
                    <w:rStyle w:val="ab"/>
                    <w:rFonts w:eastAsiaTheme="majorEastAsia"/>
                    <w:b w:val="0"/>
                    <w:noProof/>
                  </w:rPr>
                </w:rPrChange>
              </w:rPr>
              <w:delText>Объект основных данных PM_6 Вспомогательное производственное средство (ВПС).</w:delText>
            </w:r>
            <w:r w:rsidDel="004B0B9F">
              <w:rPr>
                <w:noProof/>
                <w:webHidden/>
              </w:rPr>
              <w:tab/>
            </w:r>
            <w:r w:rsidR="005228C2" w:rsidDel="004B0B9F">
              <w:rPr>
                <w:noProof/>
                <w:webHidden/>
              </w:rPr>
              <w:delText>20</w:delText>
            </w:r>
          </w:del>
        </w:p>
        <w:p w14:paraId="400DE207" w14:textId="1E8755FC" w:rsidR="00383DD8" w:rsidDel="004B0B9F" w:rsidRDefault="00383DD8">
          <w:pPr>
            <w:pStyle w:val="23"/>
            <w:rPr>
              <w:del w:id="1379" w:author="Владимир Лаут" w:date="2021-03-25T08:37:00Z"/>
              <w:rFonts w:eastAsiaTheme="minorEastAsia" w:cstheme="minorBidi"/>
              <w:b w:val="0"/>
              <w:noProof/>
              <w:lang w:eastAsia="ru-RU"/>
            </w:rPr>
          </w:pPr>
          <w:del w:id="1380" w:author="Владимир Лаут" w:date="2021-03-25T08:37:00Z">
            <w:r w:rsidRPr="004B0B9F" w:rsidDel="004B0B9F">
              <w:rPr>
                <w:rFonts w:eastAsiaTheme="majorEastAsia"/>
                <w:rPrChange w:id="1381" w:author="Владимир Лаут" w:date="2021-03-25T08:37:00Z">
                  <w:rPr>
                    <w:rStyle w:val="ab"/>
                    <w:rFonts w:eastAsiaTheme="majorEastAsia" w:cstheme="majorBidi"/>
                    <w:b w:val="0"/>
                    <w:noProof/>
                  </w:rPr>
                </w:rPrChange>
              </w:rPr>
              <w:delText>3.5</w:delText>
            </w:r>
            <w:r w:rsidDel="004B0B9F">
              <w:rPr>
                <w:rFonts w:eastAsiaTheme="minorEastAsia" w:cstheme="minorBidi"/>
                <w:b w:val="0"/>
                <w:noProof/>
                <w:lang w:eastAsia="ru-RU"/>
              </w:rPr>
              <w:tab/>
            </w:r>
            <w:r w:rsidRPr="004B0B9F" w:rsidDel="004B0B9F">
              <w:rPr>
                <w:rFonts w:eastAsiaTheme="majorEastAsia"/>
                <w:rPrChange w:id="1382" w:author="Владимир Лаут" w:date="2021-03-25T08:37:00Z">
                  <w:rPr>
                    <w:rStyle w:val="ab"/>
                    <w:rFonts w:eastAsiaTheme="majorEastAsia"/>
                    <w:b w:val="0"/>
                    <w:noProof/>
                  </w:rPr>
                </w:rPrChange>
              </w:rPr>
              <w:delText xml:space="preserve">Объекты основных данных </w:delText>
            </w:r>
            <w:r w:rsidRPr="004B0B9F" w:rsidDel="004B0B9F">
              <w:rPr>
                <w:rFonts w:eastAsiaTheme="majorEastAsia"/>
                <w:rPrChange w:id="1383" w:author="Владимир Лаут" w:date="2021-03-25T08:37:00Z">
                  <w:rPr>
                    <w:rStyle w:val="ab"/>
                    <w:rFonts w:eastAsiaTheme="majorEastAsia"/>
                    <w:b w:val="0"/>
                    <w:noProof/>
                    <w:lang w:val="en-US"/>
                  </w:rPr>
                </w:rPrChange>
              </w:rPr>
              <w:delText>PM</w:delText>
            </w:r>
            <w:r w:rsidRPr="004B0B9F" w:rsidDel="004B0B9F">
              <w:rPr>
                <w:rFonts w:eastAsiaTheme="majorEastAsia"/>
                <w:rPrChange w:id="1384" w:author="Владимир Лаут" w:date="2021-03-25T08:37:00Z">
                  <w:rPr>
                    <w:rStyle w:val="ab"/>
                    <w:rFonts w:eastAsiaTheme="majorEastAsia"/>
                    <w:b w:val="0"/>
                    <w:noProof/>
                  </w:rPr>
                </w:rPrChange>
              </w:rPr>
              <w:delText xml:space="preserve">_9 Группа Техкарт ТОРО, </w:delText>
            </w:r>
            <w:r w:rsidRPr="004B0B9F" w:rsidDel="004B0B9F">
              <w:rPr>
                <w:rFonts w:eastAsiaTheme="majorEastAsia"/>
                <w:rPrChange w:id="1385" w:author="Владимир Лаут" w:date="2021-03-25T08:37:00Z">
                  <w:rPr>
                    <w:rStyle w:val="ab"/>
                    <w:rFonts w:eastAsiaTheme="majorEastAsia"/>
                    <w:b w:val="0"/>
                    <w:noProof/>
                    <w:lang w:val="en-US"/>
                  </w:rPr>
                </w:rPrChange>
              </w:rPr>
              <w:delText>PM</w:delText>
            </w:r>
            <w:r w:rsidRPr="004B0B9F" w:rsidDel="004B0B9F">
              <w:rPr>
                <w:rFonts w:eastAsiaTheme="majorEastAsia"/>
                <w:rPrChange w:id="1386" w:author="Владимир Лаут" w:date="2021-03-25T08:37:00Z">
                  <w:rPr>
                    <w:rStyle w:val="ab"/>
                    <w:rFonts w:eastAsiaTheme="majorEastAsia"/>
                    <w:b w:val="0"/>
                    <w:noProof/>
                  </w:rPr>
                </w:rPrChange>
              </w:rPr>
              <w:delText xml:space="preserve">_51 Счетчик группы технологических карт, </w:delText>
            </w:r>
            <w:r w:rsidRPr="004B0B9F" w:rsidDel="004B0B9F">
              <w:rPr>
                <w:rFonts w:eastAsiaTheme="majorEastAsia"/>
                <w:rPrChange w:id="1387" w:author="Владимир Лаут" w:date="2021-03-25T08:37:00Z">
                  <w:rPr>
                    <w:rStyle w:val="ab"/>
                    <w:rFonts w:eastAsiaTheme="majorEastAsia"/>
                    <w:b w:val="0"/>
                    <w:noProof/>
                    <w:lang w:val="en-US"/>
                  </w:rPr>
                </w:rPrChange>
              </w:rPr>
              <w:delText>PM</w:delText>
            </w:r>
            <w:r w:rsidRPr="004B0B9F" w:rsidDel="004B0B9F">
              <w:rPr>
                <w:rFonts w:eastAsiaTheme="majorEastAsia"/>
                <w:rPrChange w:id="1388" w:author="Владимир Лаут" w:date="2021-03-25T08:37:00Z">
                  <w:rPr>
                    <w:rStyle w:val="ab"/>
                    <w:rFonts w:eastAsiaTheme="majorEastAsia"/>
                    <w:b w:val="0"/>
                    <w:noProof/>
                  </w:rPr>
                </w:rPrChange>
              </w:rPr>
              <w:delText>_55 Тип Техкарты ТОРО</w:delText>
            </w:r>
            <w:r w:rsidDel="004B0B9F">
              <w:rPr>
                <w:noProof/>
                <w:webHidden/>
              </w:rPr>
              <w:tab/>
            </w:r>
            <w:r w:rsidR="005228C2" w:rsidDel="004B0B9F">
              <w:rPr>
                <w:noProof/>
                <w:webHidden/>
              </w:rPr>
              <w:delText>20</w:delText>
            </w:r>
          </w:del>
        </w:p>
        <w:p w14:paraId="6FA4FC7C" w14:textId="1B5BA04E" w:rsidR="00383DD8" w:rsidDel="004B0B9F" w:rsidRDefault="00383DD8">
          <w:pPr>
            <w:pStyle w:val="32"/>
            <w:rPr>
              <w:del w:id="1389" w:author="Владимир Лаут" w:date="2021-03-25T08:37:00Z"/>
              <w:rFonts w:eastAsiaTheme="minorEastAsia" w:cstheme="minorBidi"/>
              <w:noProof/>
              <w:lang w:eastAsia="ru-RU"/>
            </w:rPr>
          </w:pPr>
          <w:del w:id="1390" w:author="Владимир Лаут" w:date="2021-03-25T08:37:00Z">
            <w:r w:rsidRPr="004B0B9F" w:rsidDel="004B0B9F">
              <w:rPr>
                <w:rPrChange w:id="1391" w:author="Владимир Лаут" w:date="2021-03-25T08:37:00Z">
                  <w:rPr>
                    <w:rStyle w:val="ab"/>
                    <w:noProof/>
                  </w:rPr>
                </w:rPrChange>
              </w:rPr>
              <w:delText>3.5.1</w:delText>
            </w:r>
            <w:r w:rsidDel="004B0B9F">
              <w:rPr>
                <w:rFonts w:eastAsiaTheme="minorEastAsia" w:cstheme="minorBidi"/>
                <w:noProof/>
                <w:lang w:eastAsia="ru-RU"/>
              </w:rPr>
              <w:tab/>
            </w:r>
            <w:r w:rsidRPr="004B0B9F" w:rsidDel="004B0B9F">
              <w:rPr>
                <w:rPrChange w:id="1392"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20</w:delText>
            </w:r>
          </w:del>
        </w:p>
        <w:p w14:paraId="27770800" w14:textId="129E4A0D" w:rsidR="00383DD8" w:rsidDel="004B0B9F" w:rsidRDefault="00383DD8">
          <w:pPr>
            <w:pStyle w:val="32"/>
            <w:rPr>
              <w:del w:id="1393" w:author="Владимир Лаут" w:date="2021-03-25T08:37:00Z"/>
              <w:rFonts w:eastAsiaTheme="minorEastAsia" w:cstheme="minorBidi"/>
              <w:noProof/>
              <w:lang w:eastAsia="ru-RU"/>
            </w:rPr>
          </w:pPr>
          <w:del w:id="1394" w:author="Владимир Лаут" w:date="2021-03-25T08:37:00Z">
            <w:r w:rsidRPr="004B0B9F" w:rsidDel="004B0B9F">
              <w:rPr>
                <w:rPrChange w:id="1395" w:author="Владимир Лаут" w:date="2021-03-25T08:37:00Z">
                  <w:rPr>
                    <w:rStyle w:val="ab"/>
                    <w:noProof/>
                  </w:rPr>
                </w:rPrChange>
              </w:rPr>
              <w:delText>3.5.2</w:delText>
            </w:r>
            <w:r w:rsidDel="004B0B9F">
              <w:rPr>
                <w:rFonts w:eastAsiaTheme="minorEastAsia" w:cstheme="minorBidi"/>
                <w:noProof/>
                <w:lang w:eastAsia="ru-RU"/>
              </w:rPr>
              <w:tab/>
            </w:r>
            <w:r w:rsidRPr="004B0B9F" w:rsidDel="004B0B9F">
              <w:rPr>
                <w:rPrChange w:id="1396"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21</w:delText>
            </w:r>
          </w:del>
        </w:p>
        <w:p w14:paraId="1C7AB1A8" w14:textId="109A1ED0" w:rsidR="00383DD8" w:rsidDel="004B0B9F" w:rsidRDefault="00383DD8">
          <w:pPr>
            <w:pStyle w:val="32"/>
            <w:rPr>
              <w:del w:id="1397" w:author="Владимир Лаут" w:date="2021-03-25T08:37:00Z"/>
              <w:rFonts w:eastAsiaTheme="minorEastAsia" w:cstheme="minorBidi"/>
              <w:noProof/>
              <w:lang w:eastAsia="ru-RU"/>
            </w:rPr>
          </w:pPr>
          <w:del w:id="1398" w:author="Владимир Лаут" w:date="2021-03-25T08:37:00Z">
            <w:r w:rsidRPr="004B0B9F" w:rsidDel="004B0B9F">
              <w:rPr>
                <w:rPrChange w:id="1399" w:author="Владимир Лаут" w:date="2021-03-25T08:37:00Z">
                  <w:rPr>
                    <w:rStyle w:val="ab"/>
                    <w:noProof/>
                  </w:rPr>
                </w:rPrChange>
              </w:rPr>
              <w:delText>3.5.3</w:delText>
            </w:r>
            <w:r w:rsidDel="004B0B9F">
              <w:rPr>
                <w:rFonts w:eastAsiaTheme="minorEastAsia" w:cstheme="minorBidi"/>
                <w:noProof/>
                <w:lang w:eastAsia="ru-RU"/>
              </w:rPr>
              <w:tab/>
            </w:r>
            <w:r w:rsidRPr="004B0B9F" w:rsidDel="004B0B9F">
              <w:rPr>
                <w:rPrChange w:id="1400"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22</w:delText>
            </w:r>
          </w:del>
        </w:p>
        <w:p w14:paraId="29FE42B7" w14:textId="6FA29B5B" w:rsidR="00383DD8" w:rsidDel="004B0B9F" w:rsidRDefault="00383DD8">
          <w:pPr>
            <w:pStyle w:val="32"/>
            <w:rPr>
              <w:del w:id="1401" w:author="Владимир Лаут" w:date="2021-03-25T08:37:00Z"/>
              <w:rFonts w:eastAsiaTheme="minorEastAsia" w:cstheme="minorBidi"/>
              <w:noProof/>
              <w:lang w:eastAsia="ru-RU"/>
            </w:rPr>
          </w:pPr>
          <w:del w:id="1402" w:author="Владимир Лаут" w:date="2021-03-25T08:37:00Z">
            <w:r w:rsidRPr="004B0B9F" w:rsidDel="004B0B9F">
              <w:rPr>
                <w:rPrChange w:id="1403" w:author="Владимир Лаут" w:date="2021-03-25T08:37:00Z">
                  <w:rPr>
                    <w:rStyle w:val="ab"/>
                    <w:noProof/>
                  </w:rPr>
                </w:rPrChange>
              </w:rPr>
              <w:delText>3.5.4</w:delText>
            </w:r>
            <w:r w:rsidDel="004B0B9F">
              <w:rPr>
                <w:rFonts w:eastAsiaTheme="minorEastAsia" w:cstheme="minorBidi"/>
                <w:noProof/>
                <w:lang w:eastAsia="ru-RU"/>
              </w:rPr>
              <w:tab/>
            </w:r>
            <w:r w:rsidRPr="004B0B9F" w:rsidDel="004B0B9F">
              <w:rPr>
                <w:rPrChange w:id="1404"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23</w:delText>
            </w:r>
          </w:del>
        </w:p>
        <w:p w14:paraId="1A52214D" w14:textId="3485FDD5" w:rsidR="00383DD8" w:rsidDel="004B0B9F" w:rsidRDefault="00383DD8">
          <w:pPr>
            <w:pStyle w:val="32"/>
            <w:rPr>
              <w:del w:id="1405" w:author="Владимир Лаут" w:date="2021-03-25T08:37:00Z"/>
              <w:rFonts w:eastAsiaTheme="minorEastAsia" w:cstheme="minorBidi"/>
              <w:noProof/>
              <w:lang w:eastAsia="ru-RU"/>
            </w:rPr>
          </w:pPr>
          <w:del w:id="1406" w:author="Владимир Лаут" w:date="2021-03-25T08:37:00Z">
            <w:r w:rsidRPr="004B0B9F" w:rsidDel="004B0B9F">
              <w:rPr>
                <w:rPrChange w:id="1407" w:author="Владимир Лаут" w:date="2021-03-25T08:37:00Z">
                  <w:rPr>
                    <w:rStyle w:val="ab"/>
                    <w:noProof/>
                  </w:rPr>
                </w:rPrChange>
              </w:rPr>
              <w:delText>3.5.5</w:delText>
            </w:r>
            <w:r w:rsidDel="004B0B9F">
              <w:rPr>
                <w:rFonts w:eastAsiaTheme="minorEastAsia" w:cstheme="minorBidi"/>
                <w:noProof/>
                <w:lang w:eastAsia="ru-RU"/>
              </w:rPr>
              <w:tab/>
            </w:r>
            <w:r w:rsidRPr="004B0B9F" w:rsidDel="004B0B9F">
              <w:rPr>
                <w:rPrChange w:id="1408"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31</w:delText>
            </w:r>
          </w:del>
        </w:p>
        <w:p w14:paraId="5BD45100" w14:textId="5C6A2B1E" w:rsidR="00383DD8" w:rsidDel="004B0B9F" w:rsidRDefault="00383DD8">
          <w:pPr>
            <w:pStyle w:val="32"/>
            <w:rPr>
              <w:del w:id="1409" w:author="Владимир Лаут" w:date="2021-03-25T08:37:00Z"/>
              <w:rFonts w:eastAsiaTheme="minorEastAsia" w:cstheme="minorBidi"/>
              <w:noProof/>
              <w:lang w:eastAsia="ru-RU"/>
            </w:rPr>
          </w:pPr>
          <w:del w:id="1410" w:author="Владимир Лаут" w:date="2021-03-25T08:37:00Z">
            <w:r w:rsidRPr="004B0B9F" w:rsidDel="004B0B9F">
              <w:rPr>
                <w:rPrChange w:id="1411" w:author="Владимир Лаут" w:date="2021-03-25T08:37:00Z">
                  <w:rPr>
                    <w:rStyle w:val="ab"/>
                    <w:noProof/>
                  </w:rPr>
                </w:rPrChange>
              </w:rPr>
              <w:delText>3.5.6</w:delText>
            </w:r>
            <w:r w:rsidDel="004B0B9F">
              <w:rPr>
                <w:rFonts w:eastAsiaTheme="minorEastAsia" w:cstheme="minorBidi"/>
                <w:noProof/>
                <w:lang w:eastAsia="ru-RU"/>
              </w:rPr>
              <w:tab/>
            </w:r>
            <w:r w:rsidRPr="004B0B9F" w:rsidDel="004B0B9F">
              <w:rPr>
                <w:rPrChange w:id="1412"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31</w:delText>
            </w:r>
          </w:del>
        </w:p>
        <w:p w14:paraId="7B345885" w14:textId="70BCDF32" w:rsidR="00383DD8" w:rsidDel="004B0B9F" w:rsidRDefault="00383DD8">
          <w:pPr>
            <w:pStyle w:val="23"/>
            <w:rPr>
              <w:del w:id="1413" w:author="Владимир Лаут" w:date="2021-03-25T08:37:00Z"/>
              <w:rFonts w:eastAsiaTheme="minorEastAsia" w:cstheme="minorBidi"/>
              <w:b w:val="0"/>
              <w:noProof/>
              <w:lang w:eastAsia="ru-RU"/>
            </w:rPr>
          </w:pPr>
          <w:del w:id="1414" w:author="Владимир Лаут" w:date="2021-03-25T08:37:00Z">
            <w:r w:rsidRPr="004B0B9F" w:rsidDel="004B0B9F">
              <w:rPr>
                <w:rFonts w:eastAsiaTheme="majorEastAsia"/>
                <w:rPrChange w:id="1415" w:author="Владимир Лаут" w:date="2021-03-25T08:37:00Z">
                  <w:rPr>
                    <w:rStyle w:val="ab"/>
                    <w:rFonts w:eastAsiaTheme="majorEastAsia" w:cstheme="majorBidi"/>
                    <w:b w:val="0"/>
                    <w:noProof/>
                  </w:rPr>
                </w:rPrChange>
              </w:rPr>
              <w:delText>3.6</w:delText>
            </w:r>
            <w:r w:rsidDel="004B0B9F">
              <w:rPr>
                <w:rFonts w:eastAsiaTheme="minorEastAsia" w:cstheme="minorBidi"/>
                <w:b w:val="0"/>
                <w:noProof/>
                <w:lang w:eastAsia="ru-RU"/>
              </w:rPr>
              <w:tab/>
            </w:r>
            <w:r w:rsidRPr="004B0B9F" w:rsidDel="004B0B9F">
              <w:rPr>
                <w:rFonts w:eastAsiaTheme="majorEastAsia"/>
                <w:rPrChange w:id="1416" w:author="Владимир Лаут" w:date="2021-03-25T08:37:00Z">
                  <w:rPr>
                    <w:rStyle w:val="ab"/>
                    <w:rFonts w:eastAsiaTheme="majorEastAsia" w:cstheme="majorBidi"/>
                    <w:b w:val="0"/>
                    <w:noProof/>
                  </w:rPr>
                </w:rPrChange>
              </w:rPr>
              <w:delText xml:space="preserve">Объекты основных данных </w:delText>
            </w:r>
            <w:r w:rsidRPr="004B0B9F" w:rsidDel="004B0B9F">
              <w:rPr>
                <w:rFonts w:eastAsiaTheme="majorEastAsia"/>
                <w:rPrChange w:id="1417"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418" w:author="Владимир Лаут" w:date="2021-03-25T08:37:00Z">
                  <w:rPr>
                    <w:rStyle w:val="ab"/>
                    <w:rFonts w:eastAsiaTheme="majorEastAsia" w:cstheme="majorBidi"/>
                    <w:b w:val="0"/>
                    <w:noProof/>
                  </w:rPr>
                </w:rPrChange>
              </w:rPr>
              <w:delText>_12 Единицы оборудования</w:delText>
            </w:r>
            <w:r w:rsidDel="004B0B9F">
              <w:rPr>
                <w:noProof/>
                <w:webHidden/>
              </w:rPr>
              <w:tab/>
            </w:r>
            <w:r w:rsidR="005228C2" w:rsidDel="004B0B9F">
              <w:rPr>
                <w:noProof/>
                <w:webHidden/>
              </w:rPr>
              <w:delText>31</w:delText>
            </w:r>
          </w:del>
        </w:p>
        <w:p w14:paraId="2234D942" w14:textId="151FD469" w:rsidR="00383DD8" w:rsidDel="004B0B9F" w:rsidRDefault="00383DD8">
          <w:pPr>
            <w:pStyle w:val="32"/>
            <w:rPr>
              <w:del w:id="1419" w:author="Владимир Лаут" w:date="2021-03-25T08:37:00Z"/>
              <w:rFonts w:eastAsiaTheme="minorEastAsia" w:cstheme="minorBidi"/>
              <w:noProof/>
              <w:lang w:eastAsia="ru-RU"/>
            </w:rPr>
          </w:pPr>
          <w:del w:id="1420" w:author="Владимир Лаут" w:date="2021-03-25T08:37:00Z">
            <w:r w:rsidRPr="004B0B9F" w:rsidDel="004B0B9F">
              <w:rPr>
                <w:rPrChange w:id="1421" w:author="Владимир Лаут" w:date="2021-03-25T08:37:00Z">
                  <w:rPr>
                    <w:rStyle w:val="ab"/>
                    <w:noProof/>
                  </w:rPr>
                </w:rPrChange>
              </w:rPr>
              <w:delText>3.6.1</w:delText>
            </w:r>
            <w:r w:rsidDel="004B0B9F">
              <w:rPr>
                <w:rFonts w:eastAsiaTheme="minorEastAsia" w:cstheme="minorBidi"/>
                <w:noProof/>
                <w:lang w:eastAsia="ru-RU"/>
              </w:rPr>
              <w:tab/>
            </w:r>
            <w:r w:rsidRPr="004B0B9F" w:rsidDel="004B0B9F">
              <w:rPr>
                <w:rPrChange w:id="1422"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31</w:delText>
            </w:r>
          </w:del>
        </w:p>
        <w:p w14:paraId="607F8507" w14:textId="7552B3AC" w:rsidR="00383DD8" w:rsidDel="004B0B9F" w:rsidRDefault="00383DD8">
          <w:pPr>
            <w:pStyle w:val="32"/>
            <w:rPr>
              <w:del w:id="1423" w:author="Владимир Лаут" w:date="2021-03-25T08:37:00Z"/>
              <w:rFonts w:eastAsiaTheme="minorEastAsia" w:cstheme="minorBidi"/>
              <w:noProof/>
              <w:lang w:eastAsia="ru-RU"/>
            </w:rPr>
          </w:pPr>
          <w:del w:id="1424" w:author="Владимир Лаут" w:date="2021-03-25T08:37:00Z">
            <w:r w:rsidRPr="004B0B9F" w:rsidDel="004B0B9F">
              <w:rPr>
                <w:rPrChange w:id="1425" w:author="Владимир Лаут" w:date="2021-03-25T08:37:00Z">
                  <w:rPr>
                    <w:rStyle w:val="ab"/>
                    <w:noProof/>
                  </w:rPr>
                </w:rPrChange>
              </w:rPr>
              <w:delText>3.6.2</w:delText>
            </w:r>
            <w:r w:rsidDel="004B0B9F">
              <w:rPr>
                <w:rFonts w:eastAsiaTheme="minorEastAsia" w:cstheme="minorBidi"/>
                <w:noProof/>
                <w:lang w:eastAsia="ru-RU"/>
              </w:rPr>
              <w:tab/>
            </w:r>
            <w:r w:rsidRPr="004B0B9F" w:rsidDel="004B0B9F">
              <w:rPr>
                <w:rPrChange w:id="1426"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33</w:delText>
            </w:r>
          </w:del>
        </w:p>
        <w:p w14:paraId="171F4565" w14:textId="6D146997" w:rsidR="00383DD8" w:rsidDel="004B0B9F" w:rsidRDefault="00383DD8">
          <w:pPr>
            <w:pStyle w:val="32"/>
            <w:rPr>
              <w:del w:id="1427" w:author="Владимир Лаут" w:date="2021-03-25T08:37:00Z"/>
              <w:rFonts w:eastAsiaTheme="minorEastAsia" w:cstheme="minorBidi"/>
              <w:noProof/>
              <w:lang w:eastAsia="ru-RU"/>
            </w:rPr>
          </w:pPr>
          <w:del w:id="1428" w:author="Владимир Лаут" w:date="2021-03-25T08:37:00Z">
            <w:r w:rsidRPr="004B0B9F" w:rsidDel="004B0B9F">
              <w:rPr>
                <w:rPrChange w:id="1429" w:author="Владимир Лаут" w:date="2021-03-25T08:37:00Z">
                  <w:rPr>
                    <w:rStyle w:val="ab"/>
                    <w:noProof/>
                  </w:rPr>
                </w:rPrChange>
              </w:rPr>
              <w:delText>3.6.3</w:delText>
            </w:r>
            <w:r w:rsidDel="004B0B9F">
              <w:rPr>
                <w:rFonts w:eastAsiaTheme="minorEastAsia" w:cstheme="minorBidi"/>
                <w:noProof/>
                <w:lang w:eastAsia="ru-RU"/>
              </w:rPr>
              <w:tab/>
            </w:r>
            <w:r w:rsidRPr="004B0B9F" w:rsidDel="004B0B9F">
              <w:rPr>
                <w:rPrChange w:id="1430"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33</w:delText>
            </w:r>
          </w:del>
        </w:p>
        <w:p w14:paraId="25B60417" w14:textId="23C00B54" w:rsidR="00383DD8" w:rsidDel="004B0B9F" w:rsidRDefault="00383DD8">
          <w:pPr>
            <w:pStyle w:val="32"/>
            <w:rPr>
              <w:del w:id="1431" w:author="Владимир Лаут" w:date="2021-03-25T08:37:00Z"/>
              <w:rFonts w:eastAsiaTheme="minorEastAsia" w:cstheme="minorBidi"/>
              <w:noProof/>
              <w:lang w:eastAsia="ru-RU"/>
            </w:rPr>
          </w:pPr>
          <w:del w:id="1432" w:author="Владимир Лаут" w:date="2021-03-25T08:37:00Z">
            <w:r w:rsidRPr="004B0B9F" w:rsidDel="004B0B9F">
              <w:rPr>
                <w:rPrChange w:id="1433" w:author="Владимир Лаут" w:date="2021-03-25T08:37:00Z">
                  <w:rPr>
                    <w:rStyle w:val="ab"/>
                    <w:noProof/>
                  </w:rPr>
                </w:rPrChange>
              </w:rPr>
              <w:delText>3.6.4</w:delText>
            </w:r>
            <w:r w:rsidDel="004B0B9F">
              <w:rPr>
                <w:rFonts w:eastAsiaTheme="minorEastAsia" w:cstheme="minorBidi"/>
                <w:noProof/>
                <w:lang w:eastAsia="ru-RU"/>
              </w:rPr>
              <w:tab/>
            </w:r>
            <w:r w:rsidRPr="004B0B9F" w:rsidDel="004B0B9F">
              <w:rPr>
                <w:rPrChange w:id="1434"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34</w:delText>
            </w:r>
          </w:del>
        </w:p>
        <w:p w14:paraId="52C7BC5F" w14:textId="3E34F577" w:rsidR="00383DD8" w:rsidDel="004B0B9F" w:rsidRDefault="00383DD8">
          <w:pPr>
            <w:pStyle w:val="32"/>
            <w:rPr>
              <w:del w:id="1435" w:author="Владимир Лаут" w:date="2021-03-25T08:37:00Z"/>
              <w:rFonts w:eastAsiaTheme="minorEastAsia" w:cstheme="minorBidi"/>
              <w:noProof/>
              <w:lang w:eastAsia="ru-RU"/>
            </w:rPr>
          </w:pPr>
          <w:del w:id="1436" w:author="Владимир Лаут" w:date="2021-03-25T08:37:00Z">
            <w:r w:rsidRPr="004B0B9F" w:rsidDel="004B0B9F">
              <w:rPr>
                <w:rPrChange w:id="1437" w:author="Владимир Лаут" w:date="2021-03-25T08:37:00Z">
                  <w:rPr>
                    <w:rStyle w:val="ab"/>
                    <w:noProof/>
                  </w:rPr>
                </w:rPrChange>
              </w:rPr>
              <w:delText>3.6.5</w:delText>
            </w:r>
            <w:r w:rsidDel="004B0B9F">
              <w:rPr>
                <w:rFonts w:eastAsiaTheme="minorEastAsia" w:cstheme="minorBidi"/>
                <w:noProof/>
                <w:lang w:eastAsia="ru-RU"/>
              </w:rPr>
              <w:tab/>
            </w:r>
            <w:r w:rsidRPr="004B0B9F" w:rsidDel="004B0B9F">
              <w:rPr>
                <w:rPrChange w:id="1438"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43</w:delText>
            </w:r>
          </w:del>
        </w:p>
        <w:p w14:paraId="5392766E" w14:textId="02F2D305" w:rsidR="00383DD8" w:rsidDel="004B0B9F" w:rsidRDefault="00383DD8">
          <w:pPr>
            <w:pStyle w:val="32"/>
            <w:rPr>
              <w:del w:id="1439" w:author="Владимир Лаут" w:date="2021-03-25T08:37:00Z"/>
              <w:rFonts w:eastAsiaTheme="minorEastAsia" w:cstheme="minorBidi"/>
              <w:noProof/>
              <w:lang w:eastAsia="ru-RU"/>
            </w:rPr>
          </w:pPr>
          <w:del w:id="1440" w:author="Владимир Лаут" w:date="2021-03-25T08:37:00Z">
            <w:r w:rsidRPr="004B0B9F" w:rsidDel="004B0B9F">
              <w:rPr>
                <w:rPrChange w:id="1441" w:author="Владимир Лаут" w:date="2021-03-25T08:37:00Z">
                  <w:rPr>
                    <w:rStyle w:val="ab"/>
                    <w:noProof/>
                  </w:rPr>
                </w:rPrChange>
              </w:rPr>
              <w:delText>3.6.6</w:delText>
            </w:r>
            <w:r w:rsidDel="004B0B9F">
              <w:rPr>
                <w:rFonts w:eastAsiaTheme="minorEastAsia" w:cstheme="minorBidi"/>
                <w:noProof/>
                <w:lang w:eastAsia="ru-RU"/>
              </w:rPr>
              <w:tab/>
            </w:r>
            <w:r w:rsidRPr="004B0B9F" w:rsidDel="004B0B9F">
              <w:rPr>
                <w:rPrChange w:id="1442"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44</w:delText>
            </w:r>
          </w:del>
        </w:p>
        <w:p w14:paraId="34D645B5" w14:textId="6FF2DF14" w:rsidR="00383DD8" w:rsidDel="004B0B9F" w:rsidRDefault="00383DD8">
          <w:pPr>
            <w:pStyle w:val="23"/>
            <w:rPr>
              <w:del w:id="1443" w:author="Владимир Лаут" w:date="2021-03-25T08:37:00Z"/>
              <w:rFonts w:eastAsiaTheme="minorEastAsia" w:cstheme="minorBidi"/>
              <w:b w:val="0"/>
              <w:noProof/>
              <w:lang w:eastAsia="ru-RU"/>
            </w:rPr>
          </w:pPr>
          <w:del w:id="1444" w:author="Владимир Лаут" w:date="2021-03-25T08:37:00Z">
            <w:r w:rsidRPr="004B0B9F" w:rsidDel="004B0B9F">
              <w:rPr>
                <w:rFonts w:eastAsiaTheme="majorEastAsia"/>
                <w:rPrChange w:id="1445" w:author="Владимир Лаут" w:date="2021-03-25T08:37:00Z">
                  <w:rPr>
                    <w:rStyle w:val="ab"/>
                    <w:rFonts w:eastAsiaTheme="majorEastAsia" w:cstheme="majorBidi"/>
                    <w:b w:val="0"/>
                    <w:noProof/>
                  </w:rPr>
                </w:rPrChange>
              </w:rPr>
              <w:delText>3.7</w:delText>
            </w:r>
            <w:r w:rsidDel="004B0B9F">
              <w:rPr>
                <w:rFonts w:eastAsiaTheme="minorEastAsia" w:cstheme="minorBidi"/>
                <w:b w:val="0"/>
                <w:noProof/>
                <w:lang w:eastAsia="ru-RU"/>
              </w:rPr>
              <w:tab/>
            </w:r>
            <w:r w:rsidRPr="004B0B9F" w:rsidDel="004B0B9F">
              <w:rPr>
                <w:rFonts w:eastAsiaTheme="majorEastAsia"/>
                <w:rPrChange w:id="1446"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447"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448" w:author="Владимир Лаут" w:date="2021-03-25T08:37:00Z">
                  <w:rPr>
                    <w:rStyle w:val="ab"/>
                    <w:rFonts w:eastAsiaTheme="majorEastAsia" w:cstheme="majorBidi"/>
                    <w:b w:val="0"/>
                    <w:noProof/>
                  </w:rPr>
                </w:rPrChange>
              </w:rPr>
              <w:delText>_15 Индикатор структуры ТМ.</w:delText>
            </w:r>
            <w:r w:rsidDel="004B0B9F">
              <w:rPr>
                <w:noProof/>
                <w:webHidden/>
              </w:rPr>
              <w:tab/>
            </w:r>
            <w:r w:rsidR="005228C2" w:rsidDel="004B0B9F">
              <w:rPr>
                <w:noProof/>
                <w:webHidden/>
              </w:rPr>
              <w:delText>44</w:delText>
            </w:r>
          </w:del>
        </w:p>
        <w:p w14:paraId="1B3D123D" w14:textId="0C3ED9D6" w:rsidR="00383DD8" w:rsidDel="004B0B9F" w:rsidRDefault="00383DD8">
          <w:pPr>
            <w:pStyle w:val="32"/>
            <w:rPr>
              <w:del w:id="1449" w:author="Владимир Лаут" w:date="2021-03-25T08:37:00Z"/>
              <w:rFonts w:eastAsiaTheme="minorEastAsia" w:cstheme="minorBidi"/>
              <w:noProof/>
              <w:lang w:eastAsia="ru-RU"/>
            </w:rPr>
          </w:pPr>
          <w:del w:id="1450" w:author="Владимир Лаут" w:date="2021-03-25T08:37:00Z">
            <w:r w:rsidRPr="004B0B9F" w:rsidDel="004B0B9F">
              <w:rPr>
                <w:rPrChange w:id="1451" w:author="Владимир Лаут" w:date="2021-03-25T08:37:00Z">
                  <w:rPr>
                    <w:rStyle w:val="ab"/>
                    <w:noProof/>
                  </w:rPr>
                </w:rPrChange>
              </w:rPr>
              <w:delText>3.7.1</w:delText>
            </w:r>
            <w:r w:rsidDel="004B0B9F">
              <w:rPr>
                <w:rFonts w:eastAsiaTheme="minorEastAsia" w:cstheme="minorBidi"/>
                <w:noProof/>
                <w:lang w:eastAsia="ru-RU"/>
              </w:rPr>
              <w:tab/>
            </w:r>
            <w:r w:rsidRPr="004B0B9F" w:rsidDel="004B0B9F">
              <w:rPr>
                <w:rPrChange w:id="1452"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44</w:delText>
            </w:r>
          </w:del>
        </w:p>
        <w:p w14:paraId="10F16DB4" w14:textId="678716A2" w:rsidR="00383DD8" w:rsidDel="004B0B9F" w:rsidRDefault="00383DD8">
          <w:pPr>
            <w:pStyle w:val="32"/>
            <w:rPr>
              <w:del w:id="1453" w:author="Владимир Лаут" w:date="2021-03-25T08:37:00Z"/>
              <w:rFonts w:eastAsiaTheme="minorEastAsia" w:cstheme="minorBidi"/>
              <w:noProof/>
              <w:lang w:eastAsia="ru-RU"/>
            </w:rPr>
          </w:pPr>
          <w:del w:id="1454" w:author="Владимир Лаут" w:date="2021-03-25T08:37:00Z">
            <w:r w:rsidRPr="004B0B9F" w:rsidDel="004B0B9F">
              <w:rPr>
                <w:rPrChange w:id="1455" w:author="Владимир Лаут" w:date="2021-03-25T08:37:00Z">
                  <w:rPr>
                    <w:rStyle w:val="ab"/>
                    <w:noProof/>
                  </w:rPr>
                </w:rPrChange>
              </w:rPr>
              <w:delText>3.7.2</w:delText>
            </w:r>
            <w:r w:rsidDel="004B0B9F">
              <w:rPr>
                <w:rFonts w:eastAsiaTheme="minorEastAsia" w:cstheme="minorBidi"/>
                <w:noProof/>
                <w:lang w:eastAsia="ru-RU"/>
              </w:rPr>
              <w:tab/>
            </w:r>
            <w:r w:rsidRPr="004B0B9F" w:rsidDel="004B0B9F">
              <w:rPr>
                <w:rPrChange w:id="1456"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44</w:delText>
            </w:r>
          </w:del>
        </w:p>
        <w:p w14:paraId="190A4711" w14:textId="721B8E23" w:rsidR="00383DD8" w:rsidDel="004B0B9F" w:rsidRDefault="00383DD8">
          <w:pPr>
            <w:pStyle w:val="32"/>
            <w:rPr>
              <w:del w:id="1457" w:author="Владимир Лаут" w:date="2021-03-25T08:37:00Z"/>
              <w:rFonts w:eastAsiaTheme="minorEastAsia" w:cstheme="minorBidi"/>
              <w:noProof/>
              <w:lang w:eastAsia="ru-RU"/>
            </w:rPr>
          </w:pPr>
          <w:del w:id="1458" w:author="Владимир Лаут" w:date="2021-03-25T08:37:00Z">
            <w:r w:rsidRPr="004B0B9F" w:rsidDel="004B0B9F">
              <w:rPr>
                <w:rPrChange w:id="1459" w:author="Владимир Лаут" w:date="2021-03-25T08:37:00Z">
                  <w:rPr>
                    <w:rStyle w:val="ab"/>
                    <w:noProof/>
                  </w:rPr>
                </w:rPrChange>
              </w:rPr>
              <w:delText>3.7.3</w:delText>
            </w:r>
            <w:r w:rsidDel="004B0B9F">
              <w:rPr>
                <w:rFonts w:eastAsiaTheme="minorEastAsia" w:cstheme="minorBidi"/>
                <w:noProof/>
                <w:lang w:eastAsia="ru-RU"/>
              </w:rPr>
              <w:tab/>
            </w:r>
            <w:r w:rsidRPr="004B0B9F" w:rsidDel="004B0B9F">
              <w:rPr>
                <w:rPrChange w:id="1460"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45</w:delText>
            </w:r>
          </w:del>
        </w:p>
        <w:p w14:paraId="3A552540" w14:textId="185EA4DB" w:rsidR="00383DD8" w:rsidDel="004B0B9F" w:rsidRDefault="00383DD8">
          <w:pPr>
            <w:pStyle w:val="32"/>
            <w:rPr>
              <w:del w:id="1461" w:author="Владимир Лаут" w:date="2021-03-25T08:37:00Z"/>
              <w:rFonts w:eastAsiaTheme="minorEastAsia" w:cstheme="minorBidi"/>
              <w:noProof/>
              <w:lang w:eastAsia="ru-RU"/>
            </w:rPr>
          </w:pPr>
          <w:del w:id="1462" w:author="Владимир Лаут" w:date="2021-03-25T08:37:00Z">
            <w:r w:rsidRPr="004B0B9F" w:rsidDel="004B0B9F">
              <w:rPr>
                <w:rPrChange w:id="1463" w:author="Владимир Лаут" w:date="2021-03-25T08:37:00Z">
                  <w:rPr>
                    <w:rStyle w:val="ab"/>
                    <w:noProof/>
                  </w:rPr>
                </w:rPrChange>
              </w:rPr>
              <w:delText>3.7.4</w:delText>
            </w:r>
            <w:r w:rsidDel="004B0B9F">
              <w:rPr>
                <w:rFonts w:eastAsiaTheme="minorEastAsia" w:cstheme="minorBidi"/>
                <w:noProof/>
                <w:lang w:eastAsia="ru-RU"/>
              </w:rPr>
              <w:tab/>
            </w:r>
            <w:r w:rsidRPr="004B0B9F" w:rsidDel="004B0B9F">
              <w:rPr>
                <w:rPrChange w:id="1464"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46</w:delText>
            </w:r>
          </w:del>
        </w:p>
        <w:p w14:paraId="6F82EC6D" w14:textId="63BF46D3" w:rsidR="00383DD8" w:rsidDel="004B0B9F" w:rsidRDefault="00383DD8">
          <w:pPr>
            <w:pStyle w:val="32"/>
            <w:rPr>
              <w:del w:id="1465" w:author="Владимир Лаут" w:date="2021-03-25T08:37:00Z"/>
              <w:rFonts w:eastAsiaTheme="minorEastAsia" w:cstheme="minorBidi"/>
              <w:noProof/>
              <w:lang w:eastAsia="ru-RU"/>
            </w:rPr>
          </w:pPr>
          <w:del w:id="1466" w:author="Владимир Лаут" w:date="2021-03-25T08:37:00Z">
            <w:r w:rsidRPr="004B0B9F" w:rsidDel="004B0B9F">
              <w:rPr>
                <w:rPrChange w:id="1467" w:author="Владимир Лаут" w:date="2021-03-25T08:37:00Z">
                  <w:rPr>
                    <w:rStyle w:val="ab"/>
                    <w:noProof/>
                  </w:rPr>
                </w:rPrChange>
              </w:rPr>
              <w:delText>3.7.5</w:delText>
            </w:r>
            <w:r w:rsidDel="004B0B9F">
              <w:rPr>
                <w:rFonts w:eastAsiaTheme="minorEastAsia" w:cstheme="minorBidi"/>
                <w:noProof/>
                <w:lang w:eastAsia="ru-RU"/>
              </w:rPr>
              <w:tab/>
            </w:r>
            <w:r w:rsidRPr="004B0B9F" w:rsidDel="004B0B9F">
              <w:rPr>
                <w:rPrChange w:id="1468"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47</w:delText>
            </w:r>
          </w:del>
        </w:p>
        <w:p w14:paraId="0CB50C2F" w14:textId="596F2464" w:rsidR="00383DD8" w:rsidDel="004B0B9F" w:rsidRDefault="00383DD8">
          <w:pPr>
            <w:pStyle w:val="32"/>
            <w:rPr>
              <w:del w:id="1469" w:author="Владимир Лаут" w:date="2021-03-25T08:37:00Z"/>
              <w:rFonts w:eastAsiaTheme="minorEastAsia" w:cstheme="minorBidi"/>
              <w:noProof/>
              <w:lang w:eastAsia="ru-RU"/>
            </w:rPr>
          </w:pPr>
          <w:del w:id="1470" w:author="Владимир Лаут" w:date="2021-03-25T08:37:00Z">
            <w:r w:rsidRPr="004B0B9F" w:rsidDel="004B0B9F">
              <w:rPr>
                <w:rPrChange w:id="1471" w:author="Владимир Лаут" w:date="2021-03-25T08:37:00Z">
                  <w:rPr>
                    <w:rStyle w:val="ab"/>
                    <w:noProof/>
                  </w:rPr>
                </w:rPrChange>
              </w:rPr>
              <w:delText>3.7.6</w:delText>
            </w:r>
            <w:r w:rsidDel="004B0B9F">
              <w:rPr>
                <w:rFonts w:eastAsiaTheme="minorEastAsia" w:cstheme="minorBidi"/>
                <w:noProof/>
                <w:lang w:eastAsia="ru-RU"/>
              </w:rPr>
              <w:tab/>
            </w:r>
            <w:r w:rsidRPr="004B0B9F" w:rsidDel="004B0B9F">
              <w:rPr>
                <w:rPrChange w:id="1472"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47</w:delText>
            </w:r>
          </w:del>
        </w:p>
        <w:p w14:paraId="18A120D9" w14:textId="64099B01" w:rsidR="00383DD8" w:rsidDel="004B0B9F" w:rsidRDefault="00383DD8">
          <w:pPr>
            <w:pStyle w:val="23"/>
            <w:rPr>
              <w:del w:id="1473" w:author="Владимир Лаут" w:date="2021-03-25T08:37:00Z"/>
              <w:rFonts w:eastAsiaTheme="minorEastAsia" w:cstheme="minorBidi"/>
              <w:b w:val="0"/>
              <w:noProof/>
              <w:lang w:eastAsia="ru-RU"/>
            </w:rPr>
          </w:pPr>
          <w:del w:id="1474" w:author="Владимир Лаут" w:date="2021-03-25T08:37:00Z">
            <w:r w:rsidRPr="004B0B9F" w:rsidDel="004B0B9F">
              <w:rPr>
                <w:rFonts w:eastAsiaTheme="majorEastAsia"/>
                <w:rPrChange w:id="1475" w:author="Владимир Лаут" w:date="2021-03-25T08:37:00Z">
                  <w:rPr>
                    <w:rStyle w:val="ab"/>
                    <w:rFonts w:eastAsiaTheme="majorEastAsia" w:cstheme="majorBidi"/>
                    <w:b w:val="0"/>
                    <w:noProof/>
                  </w:rPr>
                </w:rPrChange>
              </w:rPr>
              <w:delText>3.8</w:delText>
            </w:r>
            <w:r w:rsidDel="004B0B9F">
              <w:rPr>
                <w:rFonts w:eastAsiaTheme="minorEastAsia" w:cstheme="minorBidi"/>
                <w:b w:val="0"/>
                <w:noProof/>
                <w:lang w:eastAsia="ru-RU"/>
              </w:rPr>
              <w:tab/>
            </w:r>
            <w:r w:rsidRPr="004B0B9F" w:rsidDel="004B0B9F">
              <w:rPr>
                <w:rFonts w:eastAsiaTheme="majorEastAsia"/>
                <w:rPrChange w:id="1476"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477"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478" w:author="Владимир Лаут" w:date="2021-03-25T08:37:00Z">
                  <w:rPr>
                    <w:rStyle w:val="ab"/>
                    <w:rFonts w:eastAsiaTheme="majorEastAsia" w:cstheme="majorBidi"/>
                    <w:b w:val="0"/>
                    <w:noProof/>
                  </w:rPr>
                </w:rPrChange>
              </w:rPr>
              <w:delText>_18 Каталог кодов ТОРО.</w:delText>
            </w:r>
            <w:r w:rsidDel="004B0B9F">
              <w:rPr>
                <w:noProof/>
                <w:webHidden/>
              </w:rPr>
              <w:tab/>
            </w:r>
            <w:r w:rsidR="005228C2" w:rsidDel="004B0B9F">
              <w:rPr>
                <w:noProof/>
                <w:webHidden/>
              </w:rPr>
              <w:delText>47</w:delText>
            </w:r>
          </w:del>
        </w:p>
        <w:p w14:paraId="7875DA07" w14:textId="223FE442" w:rsidR="00383DD8" w:rsidDel="004B0B9F" w:rsidRDefault="00383DD8">
          <w:pPr>
            <w:pStyle w:val="32"/>
            <w:rPr>
              <w:del w:id="1479" w:author="Владимир Лаут" w:date="2021-03-25T08:37:00Z"/>
              <w:rFonts w:eastAsiaTheme="minorEastAsia" w:cstheme="minorBidi"/>
              <w:noProof/>
              <w:lang w:eastAsia="ru-RU"/>
            </w:rPr>
          </w:pPr>
          <w:del w:id="1480" w:author="Владимир Лаут" w:date="2021-03-25T08:37:00Z">
            <w:r w:rsidRPr="004B0B9F" w:rsidDel="004B0B9F">
              <w:rPr>
                <w:rPrChange w:id="1481" w:author="Владимир Лаут" w:date="2021-03-25T08:37:00Z">
                  <w:rPr>
                    <w:rStyle w:val="ab"/>
                    <w:noProof/>
                  </w:rPr>
                </w:rPrChange>
              </w:rPr>
              <w:delText>3.8.1</w:delText>
            </w:r>
            <w:r w:rsidDel="004B0B9F">
              <w:rPr>
                <w:rFonts w:eastAsiaTheme="minorEastAsia" w:cstheme="minorBidi"/>
                <w:noProof/>
                <w:lang w:eastAsia="ru-RU"/>
              </w:rPr>
              <w:tab/>
            </w:r>
            <w:r w:rsidRPr="004B0B9F" w:rsidDel="004B0B9F">
              <w:rPr>
                <w:rPrChange w:id="1482" w:author="Владимир Лаут" w:date="2021-03-25T08:37:00Z">
                  <w:rPr>
                    <w:rStyle w:val="ab"/>
                    <w:noProof/>
                  </w:rPr>
                </w:rPrChange>
              </w:rPr>
              <w:delText>Описание объектов</w:delText>
            </w:r>
            <w:r w:rsidDel="004B0B9F">
              <w:rPr>
                <w:noProof/>
                <w:webHidden/>
              </w:rPr>
              <w:tab/>
            </w:r>
            <w:r w:rsidR="005228C2" w:rsidDel="004B0B9F">
              <w:rPr>
                <w:noProof/>
                <w:webHidden/>
              </w:rPr>
              <w:delText>47</w:delText>
            </w:r>
          </w:del>
        </w:p>
        <w:p w14:paraId="5C3A3D65" w14:textId="1B43400D" w:rsidR="00383DD8" w:rsidDel="004B0B9F" w:rsidRDefault="00383DD8">
          <w:pPr>
            <w:pStyle w:val="32"/>
            <w:rPr>
              <w:del w:id="1483" w:author="Владимир Лаут" w:date="2021-03-25T08:37:00Z"/>
              <w:rFonts w:eastAsiaTheme="minorEastAsia" w:cstheme="minorBidi"/>
              <w:noProof/>
              <w:lang w:eastAsia="ru-RU"/>
            </w:rPr>
          </w:pPr>
          <w:del w:id="1484" w:author="Владимир Лаут" w:date="2021-03-25T08:37:00Z">
            <w:r w:rsidRPr="004B0B9F" w:rsidDel="004B0B9F">
              <w:rPr>
                <w:rPrChange w:id="1485" w:author="Владимир Лаут" w:date="2021-03-25T08:37:00Z">
                  <w:rPr>
                    <w:rStyle w:val="ab"/>
                    <w:noProof/>
                  </w:rPr>
                </w:rPrChange>
              </w:rPr>
              <w:delText>3.8.2</w:delText>
            </w:r>
            <w:r w:rsidDel="004B0B9F">
              <w:rPr>
                <w:rFonts w:eastAsiaTheme="minorEastAsia" w:cstheme="minorBidi"/>
                <w:noProof/>
                <w:lang w:eastAsia="ru-RU"/>
              </w:rPr>
              <w:tab/>
            </w:r>
            <w:r w:rsidRPr="004B0B9F" w:rsidDel="004B0B9F">
              <w:rPr>
                <w:rPrChange w:id="1486"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48</w:delText>
            </w:r>
          </w:del>
        </w:p>
        <w:p w14:paraId="41523976" w14:textId="12CA0F0D" w:rsidR="00383DD8" w:rsidDel="004B0B9F" w:rsidRDefault="00383DD8">
          <w:pPr>
            <w:pStyle w:val="32"/>
            <w:rPr>
              <w:del w:id="1487" w:author="Владимир Лаут" w:date="2021-03-25T08:37:00Z"/>
              <w:rFonts w:eastAsiaTheme="minorEastAsia" w:cstheme="minorBidi"/>
              <w:noProof/>
              <w:lang w:eastAsia="ru-RU"/>
            </w:rPr>
          </w:pPr>
          <w:del w:id="1488" w:author="Владимир Лаут" w:date="2021-03-25T08:37:00Z">
            <w:r w:rsidRPr="004B0B9F" w:rsidDel="004B0B9F">
              <w:rPr>
                <w:rPrChange w:id="1489" w:author="Владимир Лаут" w:date="2021-03-25T08:37:00Z">
                  <w:rPr>
                    <w:rStyle w:val="ab"/>
                    <w:noProof/>
                  </w:rPr>
                </w:rPrChange>
              </w:rPr>
              <w:delText>3.8.3</w:delText>
            </w:r>
            <w:r w:rsidDel="004B0B9F">
              <w:rPr>
                <w:rFonts w:eastAsiaTheme="minorEastAsia" w:cstheme="minorBidi"/>
                <w:noProof/>
                <w:lang w:eastAsia="ru-RU"/>
              </w:rPr>
              <w:tab/>
            </w:r>
            <w:r w:rsidRPr="004B0B9F" w:rsidDel="004B0B9F">
              <w:rPr>
                <w:rPrChange w:id="1490"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48</w:delText>
            </w:r>
          </w:del>
        </w:p>
        <w:p w14:paraId="0A7341AE" w14:textId="35CB2143" w:rsidR="00383DD8" w:rsidDel="004B0B9F" w:rsidRDefault="00383DD8">
          <w:pPr>
            <w:pStyle w:val="32"/>
            <w:rPr>
              <w:del w:id="1491" w:author="Владимир Лаут" w:date="2021-03-25T08:37:00Z"/>
              <w:rFonts w:eastAsiaTheme="minorEastAsia" w:cstheme="minorBidi"/>
              <w:noProof/>
              <w:lang w:eastAsia="ru-RU"/>
            </w:rPr>
          </w:pPr>
          <w:del w:id="1492" w:author="Владимир Лаут" w:date="2021-03-25T08:37:00Z">
            <w:r w:rsidRPr="004B0B9F" w:rsidDel="004B0B9F">
              <w:rPr>
                <w:rPrChange w:id="1493" w:author="Владимир Лаут" w:date="2021-03-25T08:37:00Z">
                  <w:rPr>
                    <w:rStyle w:val="ab"/>
                    <w:noProof/>
                  </w:rPr>
                </w:rPrChange>
              </w:rPr>
              <w:delText>3.8.4</w:delText>
            </w:r>
            <w:r w:rsidDel="004B0B9F">
              <w:rPr>
                <w:rFonts w:eastAsiaTheme="minorEastAsia" w:cstheme="minorBidi"/>
                <w:noProof/>
                <w:lang w:eastAsia="ru-RU"/>
              </w:rPr>
              <w:tab/>
            </w:r>
            <w:r w:rsidRPr="004B0B9F" w:rsidDel="004B0B9F">
              <w:rPr>
                <w:rPrChange w:id="1494"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49</w:delText>
            </w:r>
          </w:del>
        </w:p>
        <w:p w14:paraId="02AB7393" w14:textId="133D7979" w:rsidR="00383DD8" w:rsidDel="004B0B9F" w:rsidRDefault="00383DD8">
          <w:pPr>
            <w:pStyle w:val="32"/>
            <w:rPr>
              <w:del w:id="1495" w:author="Владимир Лаут" w:date="2021-03-25T08:37:00Z"/>
              <w:rFonts w:eastAsiaTheme="minorEastAsia" w:cstheme="minorBidi"/>
              <w:noProof/>
              <w:lang w:eastAsia="ru-RU"/>
            </w:rPr>
          </w:pPr>
          <w:del w:id="1496" w:author="Владимир Лаут" w:date="2021-03-25T08:37:00Z">
            <w:r w:rsidRPr="004B0B9F" w:rsidDel="004B0B9F">
              <w:rPr>
                <w:rPrChange w:id="1497" w:author="Владимир Лаут" w:date="2021-03-25T08:37:00Z">
                  <w:rPr>
                    <w:rStyle w:val="ab"/>
                    <w:noProof/>
                  </w:rPr>
                </w:rPrChange>
              </w:rPr>
              <w:delText>3.8.5</w:delText>
            </w:r>
            <w:r w:rsidDel="004B0B9F">
              <w:rPr>
                <w:rFonts w:eastAsiaTheme="minorEastAsia" w:cstheme="minorBidi"/>
                <w:noProof/>
                <w:lang w:eastAsia="ru-RU"/>
              </w:rPr>
              <w:tab/>
            </w:r>
            <w:r w:rsidRPr="004B0B9F" w:rsidDel="004B0B9F">
              <w:rPr>
                <w:rPrChange w:id="1498"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50</w:delText>
            </w:r>
          </w:del>
        </w:p>
        <w:p w14:paraId="067D8D32" w14:textId="69AFDE8E" w:rsidR="00383DD8" w:rsidDel="004B0B9F" w:rsidRDefault="00383DD8">
          <w:pPr>
            <w:pStyle w:val="32"/>
            <w:rPr>
              <w:del w:id="1499" w:author="Владимир Лаут" w:date="2021-03-25T08:37:00Z"/>
              <w:rFonts w:eastAsiaTheme="minorEastAsia" w:cstheme="minorBidi"/>
              <w:noProof/>
              <w:lang w:eastAsia="ru-RU"/>
            </w:rPr>
          </w:pPr>
          <w:del w:id="1500" w:author="Владимир Лаут" w:date="2021-03-25T08:37:00Z">
            <w:r w:rsidRPr="004B0B9F" w:rsidDel="004B0B9F">
              <w:rPr>
                <w:rPrChange w:id="1501" w:author="Владимир Лаут" w:date="2021-03-25T08:37:00Z">
                  <w:rPr>
                    <w:rStyle w:val="ab"/>
                    <w:noProof/>
                  </w:rPr>
                </w:rPrChange>
              </w:rPr>
              <w:delText>3.8.6</w:delText>
            </w:r>
            <w:r w:rsidDel="004B0B9F">
              <w:rPr>
                <w:rFonts w:eastAsiaTheme="minorEastAsia" w:cstheme="minorBidi"/>
                <w:noProof/>
                <w:lang w:eastAsia="ru-RU"/>
              </w:rPr>
              <w:tab/>
            </w:r>
            <w:r w:rsidRPr="004B0B9F" w:rsidDel="004B0B9F">
              <w:rPr>
                <w:rPrChange w:id="1502"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50</w:delText>
            </w:r>
          </w:del>
        </w:p>
        <w:p w14:paraId="199E72E3" w14:textId="6DADA6B1" w:rsidR="00383DD8" w:rsidDel="004B0B9F" w:rsidRDefault="00383DD8">
          <w:pPr>
            <w:pStyle w:val="23"/>
            <w:rPr>
              <w:del w:id="1503" w:author="Владимир Лаут" w:date="2021-03-25T08:37:00Z"/>
              <w:rFonts w:eastAsiaTheme="minorEastAsia" w:cstheme="minorBidi"/>
              <w:b w:val="0"/>
              <w:noProof/>
              <w:lang w:eastAsia="ru-RU"/>
            </w:rPr>
          </w:pPr>
          <w:del w:id="1504" w:author="Владимир Лаут" w:date="2021-03-25T08:37:00Z">
            <w:r w:rsidRPr="004B0B9F" w:rsidDel="004B0B9F">
              <w:rPr>
                <w:rFonts w:eastAsiaTheme="majorEastAsia"/>
                <w:rPrChange w:id="1505" w:author="Владимир Лаут" w:date="2021-03-25T08:37:00Z">
                  <w:rPr>
                    <w:rStyle w:val="ab"/>
                    <w:rFonts w:eastAsiaTheme="majorEastAsia" w:cs="Arial"/>
                    <w:b w:val="0"/>
                    <w:noProof/>
                  </w:rPr>
                </w:rPrChange>
              </w:rPr>
              <w:delText>3.9</w:delText>
            </w:r>
            <w:r w:rsidDel="004B0B9F">
              <w:rPr>
                <w:rFonts w:eastAsiaTheme="minorEastAsia" w:cstheme="minorBidi"/>
                <w:b w:val="0"/>
                <w:noProof/>
                <w:lang w:eastAsia="ru-RU"/>
              </w:rPr>
              <w:tab/>
            </w:r>
            <w:r w:rsidRPr="004B0B9F" w:rsidDel="004B0B9F">
              <w:rPr>
                <w:rFonts w:eastAsiaTheme="majorEastAsia"/>
                <w:rPrChange w:id="1506" w:author="Владимир Лаут" w:date="2021-03-25T08:37:00Z">
                  <w:rPr>
                    <w:rStyle w:val="ab"/>
                    <w:rFonts w:eastAsiaTheme="majorEastAsia" w:cs="Arial"/>
                    <w:b w:val="0"/>
                    <w:noProof/>
                  </w:rPr>
                </w:rPrChange>
              </w:rPr>
              <w:delText xml:space="preserve">Объект основных данных </w:delText>
            </w:r>
            <w:r w:rsidRPr="004B0B9F" w:rsidDel="004B0B9F">
              <w:rPr>
                <w:rFonts w:eastAsiaTheme="majorEastAsia"/>
                <w:rPrChange w:id="1507" w:author="Владимир Лаут" w:date="2021-03-25T08:37:00Z">
                  <w:rPr>
                    <w:rStyle w:val="ab"/>
                    <w:rFonts w:eastAsiaTheme="majorEastAsia" w:cs="Arial"/>
                    <w:b w:val="0"/>
                    <w:noProof/>
                    <w:lang w:val="en-US"/>
                  </w:rPr>
                </w:rPrChange>
              </w:rPr>
              <w:delText>PM</w:delText>
            </w:r>
            <w:r w:rsidRPr="004B0B9F" w:rsidDel="004B0B9F">
              <w:rPr>
                <w:rFonts w:eastAsiaTheme="majorEastAsia"/>
                <w:rPrChange w:id="1508" w:author="Владимир Лаут" w:date="2021-03-25T08:37:00Z">
                  <w:rPr>
                    <w:rStyle w:val="ab"/>
                    <w:rFonts w:eastAsiaTheme="majorEastAsia" w:cs="Arial"/>
                    <w:b w:val="0"/>
                    <w:noProof/>
                  </w:rPr>
                </w:rPrChange>
              </w:rPr>
              <w:delText xml:space="preserve">_17, </w:delText>
            </w:r>
            <w:r w:rsidRPr="004B0B9F" w:rsidDel="004B0B9F">
              <w:rPr>
                <w:rFonts w:eastAsiaTheme="majorEastAsia"/>
                <w:rPrChange w:id="1509" w:author="Владимир Лаут" w:date="2021-03-25T08:37:00Z">
                  <w:rPr>
                    <w:rStyle w:val="ab"/>
                    <w:rFonts w:eastAsiaTheme="majorEastAsia" w:cs="Arial"/>
                    <w:b w:val="0"/>
                    <w:noProof/>
                    <w:lang w:val="en-US"/>
                  </w:rPr>
                </w:rPrChange>
              </w:rPr>
              <w:delText>PM</w:delText>
            </w:r>
            <w:r w:rsidRPr="004B0B9F" w:rsidDel="004B0B9F">
              <w:rPr>
                <w:rFonts w:eastAsiaTheme="majorEastAsia"/>
                <w:rPrChange w:id="1510" w:author="Владимир Лаут" w:date="2021-03-25T08:37:00Z">
                  <w:rPr>
                    <w:rStyle w:val="ab"/>
                    <w:rFonts w:eastAsiaTheme="majorEastAsia" w:cs="Arial"/>
                    <w:b w:val="0"/>
                    <w:noProof/>
                  </w:rPr>
                </w:rPrChange>
              </w:rPr>
              <w:delText>_19-</w:delText>
            </w:r>
            <w:r w:rsidRPr="004B0B9F" w:rsidDel="004B0B9F">
              <w:rPr>
                <w:rFonts w:eastAsiaTheme="majorEastAsia"/>
                <w:rPrChange w:id="1511" w:author="Владимир Лаут" w:date="2021-03-25T08:37:00Z">
                  <w:rPr>
                    <w:rStyle w:val="ab"/>
                    <w:rFonts w:eastAsiaTheme="majorEastAsia" w:cs="Arial"/>
                    <w:b w:val="0"/>
                    <w:noProof/>
                    <w:lang w:val="en-US"/>
                  </w:rPr>
                </w:rPrChange>
              </w:rPr>
              <w:delText>PM</w:delText>
            </w:r>
            <w:r w:rsidRPr="004B0B9F" w:rsidDel="004B0B9F">
              <w:rPr>
                <w:rFonts w:eastAsiaTheme="majorEastAsia"/>
                <w:rPrChange w:id="1512" w:author="Владимир Лаут" w:date="2021-03-25T08:37:00Z">
                  <w:rPr>
                    <w:rStyle w:val="ab"/>
                    <w:rFonts w:eastAsiaTheme="majorEastAsia" w:cs="Arial"/>
                    <w:b w:val="0"/>
                    <w:noProof/>
                  </w:rPr>
                </w:rPrChange>
              </w:rPr>
              <w:delText>_25 Каталоги ТОРО.</w:delText>
            </w:r>
            <w:r w:rsidDel="004B0B9F">
              <w:rPr>
                <w:noProof/>
                <w:webHidden/>
              </w:rPr>
              <w:tab/>
            </w:r>
            <w:r w:rsidR="005228C2" w:rsidDel="004B0B9F">
              <w:rPr>
                <w:noProof/>
                <w:webHidden/>
              </w:rPr>
              <w:delText>50</w:delText>
            </w:r>
          </w:del>
        </w:p>
        <w:p w14:paraId="6EAA3004" w14:textId="7D3C1D4C" w:rsidR="00383DD8" w:rsidDel="004B0B9F" w:rsidRDefault="00383DD8">
          <w:pPr>
            <w:pStyle w:val="32"/>
            <w:rPr>
              <w:del w:id="1513" w:author="Владимир Лаут" w:date="2021-03-25T08:37:00Z"/>
              <w:rFonts w:eastAsiaTheme="minorEastAsia" w:cstheme="minorBidi"/>
              <w:noProof/>
              <w:lang w:eastAsia="ru-RU"/>
            </w:rPr>
          </w:pPr>
          <w:del w:id="1514" w:author="Владимир Лаут" w:date="2021-03-25T08:37:00Z">
            <w:r w:rsidRPr="004B0B9F" w:rsidDel="004B0B9F">
              <w:rPr>
                <w:rPrChange w:id="1515" w:author="Владимир Лаут" w:date="2021-03-25T08:37:00Z">
                  <w:rPr>
                    <w:rStyle w:val="ab"/>
                    <w:noProof/>
                  </w:rPr>
                </w:rPrChange>
              </w:rPr>
              <w:delText>3.9.1</w:delText>
            </w:r>
            <w:r w:rsidDel="004B0B9F">
              <w:rPr>
                <w:rFonts w:eastAsiaTheme="minorEastAsia" w:cstheme="minorBidi"/>
                <w:noProof/>
                <w:lang w:eastAsia="ru-RU"/>
              </w:rPr>
              <w:tab/>
            </w:r>
            <w:r w:rsidRPr="004B0B9F" w:rsidDel="004B0B9F">
              <w:rPr>
                <w:rPrChange w:id="1516"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50</w:delText>
            </w:r>
          </w:del>
        </w:p>
        <w:p w14:paraId="1200F7F0" w14:textId="2BCBF628" w:rsidR="00383DD8" w:rsidDel="004B0B9F" w:rsidRDefault="00383DD8">
          <w:pPr>
            <w:pStyle w:val="32"/>
            <w:rPr>
              <w:del w:id="1517" w:author="Владимир Лаут" w:date="2021-03-25T08:37:00Z"/>
              <w:rFonts w:eastAsiaTheme="minorEastAsia" w:cstheme="minorBidi"/>
              <w:noProof/>
              <w:lang w:eastAsia="ru-RU"/>
            </w:rPr>
          </w:pPr>
          <w:del w:id="1518" w:author="Владимир Лаут" w:date="2021-03-25T08:37:00Z">
            <w:r w:rsidRPr="004B0B9F" w:rsidDel="004B0B9F">
              <w:rPr>
                <w:rPrChange w:id="1519" w:author="Владимир Лаут" w:date="2021-03-25T08:37:00Z">
                  <w:rPr>
                    <w:rStyle w:val="ab"/>
                    <w:noProof/>
                  </w:rPr>
                </w:rPrChange>
              </w:rPr>
              <w:delText>3.9.2</w:delText>
            </w:r>
            <w:r w:rsidDel="004B0B9F">
              <w:rPr>
                <w:rFonts w:eastAsiaTheme="minorEastAsia" w:cstheme="minorBidi"/>
                <w:noProof/>
                <w:lang w:eastAsia="ru-RU"/>
              </w:rPr>
              <w:tab/>
            </w:r>
            <w:r w:rsidRPr="004B0B9F" w:rsidDel="004B0B9F">
              <w:rPr>
                <w:rPrChange w:id="1520"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50</w:delText>
            </w:r>
          </w:del>
        </w:p>
        <w:p w14:paraId="4A347267" w14:textId="4FF005B4" w:rsidR="00383DD8" w:rsidDel="004B0B9F" w:rsidRDefault="00383DD8">
          <w:pPr>
            <w:pStyle w:val="32"/>
            <w:rPr>
              <w:del w:id="1521" w:author="Владимир Лаут" w:date="2021-03-25T08:37:00Z"/>
              <w:rFonts w:eastAsiaTheme="minorEastAsia" w:cstheme="minorBidi"/>
              <w:noProof/>
              <w:lang w:eastAsia="ru-RU"/>
            </w:rPr>
          </w:pPr>
          <w:del w:id="1522" w:author="Владимир Лаут" w:date="2021-03-25T08:37:00Z">
            <w:r w:rsidRPr="004B0B9F" w:rsidDel="004B0B9F">
              <w:rPr>
                <w:rPrChange w:id="1523" w:author="Владимир Лаут" w:date="2021-03-25T08:37:00Z">
                  <w:rPr>
                    <w:rStyle w:val="ab"/>
                    <w:noProof/>
                  </w:rPr>
                </w:rPrChange>
              </w:rPr>
              <w:delText>3.9.3</w:delText>
            </w:r>
            <w:r w:rsidDel="004B0B9F">
              <w:rPr>
                <w:rFonts w:eastAsiaTheme="minorEastAsia" w:cstheme="minorBidi"/>
                <w:noProof/>
                <w:lang w:eastAsia="ru-RU"/>
              </w:rPr>
              <w:tab/>
            </w:r>
            <w:r w:rsidRPr="004B0B9F" w:rsidDel="004B0B9F">
              <w:rPr>
                <w:rPrChange w:id="1524"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51</w:delText>
            </w:r>
          </w:del>
        </w:p>
        <w:p w14:paraId="5915A671" w14:textId="655F7B85" w:rsidR="00383DD8" w:rsidDel="004B0B9F" w:rsidRDefault="00383DD8">
          <w:pPr>
            <w:pStyle w:val="32"/>
            <w:rPr>
              <w:del w:id="1525" w:author="Владимир Лаут" w:date="2021-03-25T08:37:00Z"/>
              <w:rFonts w:eastAsiaTheme="minorEastAsia" w:cstheme="minorBidi"/>
              <w:noProof/>
              <w:lang w:eastAsia="ru-RU"/>
            </w:rPr>
          </w:pPr>
          <w:del w:id="1526" w:author="Владимир Лаут" w:date="2021-03-25T08:37:00Z">
            <w:r w:rsidRPr="004B0B9F" w:rsidDel="004B0B9F">
              <w:rPr>
                <w:rPrChange w:id="1527" w:author="Владимир Лаут" w:date="2021-03-25T08:37:00Z">
                  <w:rPr>
                    <w:rStyle w:val="ab"/>
                    <w:noProof/>
                  </w:rPr>
                </w:rPrChange>
              </w:rPr>
              <w:delText>3.9.4</w:delText>
            </w:r>
            <w:r w:rsidDel="004B0B9F">
              <w:rPr>
                <w:rFonts w:eastAsiaTheme="minorEastAsia" w:cstheme="minorBidi"/>
                <w:noProof/>
                <w:lang w:eastAsia="ru-RU"/>
              </w:rPr>
              <w:tab/>
            </w:r>
            <w:r w:rsidRPr="004B0B9F" w:rsidDel="004B0B9F">
              <w:rPr>
                <w:rPrChange w:id="1528"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52</w:delText>
            </w:r>
          </w:del>
        </w:p>
        <w:p w14:paraId="2E9F32C4" w14:textId="1C857281" w:rsidR="00383DD8" w:rsidDel="004B0B9F" w:rsidRDefault="00383DD8">
          <w:pPr>
            <w:pStyle w:val="32"/>
            <w:rPr>
              <w:del w:id="1529" w:author="Владимир Лаут" w:date="2021-03-25T08:37:00Z"/>
              <w:rFonts w:eastAsiaTheme="minorEastAsia" w:cstheme="minorBidi"/>
              <w:noProof/>
              <w:lang w:eastAsia="ru-RU"/>
            </w:rPr>
          </w:pPr>
          <w:del w:id="1530" w:author="Владимир Лаут" w:date="2021-03-25T08:37:00Z">
            <w:r w:rsidRPr="004B0B9F" w:rsidDel="004B0B9F">
              <w:rPr>
                <w:rPrChange w:id="1531" w:author="Владимир Лаут" w:date="2021-03-25T08:37:00Z">
                  <w:rPr>
                    <w:rStyle w:val="ab"/>
                    <w:noProof/>
                  </w:rPr>
                </w:rPrChange>
              </w:rPr>
              <w:delText>3.9.5</w:delText>
            </w:r>
            <w:r w:rsidDel="004B0B9F">
              <w:rPr>
                <w:rFonts w:eastAsiaTheme="minorEastAsia" w:cstheme="minorBidi"/>
                <w:noProof/>
                <w:lang w:eastAsia="ru-RU"/>
              </w:rPr>
              <w:tab/>
            </w:r>
            <w:r w:rsidRPr="004B0B9F" w:rsidDel="004B0B9F">
              <w:rPr>
                <w:rPrChange w:id="1532"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54</w:delText>
            </w:r>
          </w:del>
        </w:p>
        <w:p w14:paraId="2C6B4A64" w14:textId="5416D6AC" w:rsidR="00383DD8" w:rsidDel="004B0B9F" w:rsidRDefault="00383DD8">
          <w:pPr>
            <w:pStyle w:val="32"/>
            <w:rPr>
              <w:del w:id="1533" w:author="Владимир Лаут" w:date="2021-03-25T08:37:00Z"/>
              <w:rFonts w:eastAsiaTheme="minorEastAsia" w:cstheme="minorBidi"/>
              <w:noProof/>
              <w:lang w:eastAsia="ru-RU"/>
            </w:rPr>
          </w:pPr>
          <w:del w:id="1534" w:author="Владимир Лаут" w:date="2021-03-25T08:37:00Z">
            <w:r w:rsidRPr="004B0B9F" w:rsidDel="004B0B9F">
              <w:rPr>
                <w:rPrChange w:id="1535" w:author="Владимир Лаут" w:date="2021-03-25T08:37:00Z">
                  <w:rPr>
                    <w:rStyle w:val="ab"/>
                    <w:noProof/>
                  </w:rPr>
                </w:rPrChange>
              </w:rPr>
              <w:delText>3.9.6</w:delText>
            </w:r>
            <w:r w:rsidDel="004B0B9F">
              <w:rPr>
                <w:rFonts w:eastAsiaTheme="minorEastAsia" w:cstheme="minorBidi"/>
                <w:noProof/>
                <w:lang w:eastAsia="ru-RU"/>
              </w:rPr>
              <w:tab/>
            </w:r>
            <w:r w:rsidRPr="004B0B9F" w:rsidDel="004B0B9F">
              <w:rPr>
                <w:rPrChange w:id="1536"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54</w:delText>
            </w:r>
          </w:del>
        </w:p>
        <w:p w14:paraId="2B11B938" w14:textId="3574BB2E" w:rsidR="00383DD8" w:rsidDel="004B0B9F" w:rsidRDefault="00383DD8">
          <w:pPr>
            <w:pStyle w:val="23"/>
            <w:rPr>
              <w:del w:id="1537" w:author="Владимир Лаут" w:date="2021-03-25T08:37:00Z"/>
              <w:rFonts w:eastAsiaTheme="minorEastAsia" w:cstheme="minorBidi"/>
              <w:b w:val="0"/>
              <w:noProof/>
              <w:lang w:eastAsia="ru-RU"/>
            </w:rPr>
          </w:pPr>
          <w:del w:id="1538" w:author="Владимир Лаут" w:date="2021-03-25T08:37:00Z">
            <w:r w:rsidRPr="004B0B9F" w:rsidDel="004B0B9F">
              <w:rPr>
                <w:rFonts w:eastAsiaTheme="majorEastAsia"/>
                <w:rPrChange w:id="1539" w:author="Владимир Лаут" w:date="2021-03-25T08:37:00Z">
                  <w:rPr>
                    <w:rStyle w:val="ab"/>
                    <w:rFonts w:eastAsiaTheme="majorEastAsia" w:cstheme="majorBidi"/>
                    <w:b w:val="0"/>
                    <w:noProof/>
                  </w:rPr>
                </w:rPrChange>
              </w:rPr>
              <w:delText>3.10</w:delText>
            </w:r>
            <w:r w:rsidDel="004B0B9F">
              <w:rPr>
                <w:rFonts w:eastAsiaTheme="minorEastAsia" w:cstheme="minorBidi"/>
                <w:b w:val="0"/>
                <w:noProof/>
                <w:lang w:eastAsia="ru-RU"/>
              </w:rPr>
              <w:tab/>
            </w:r>
            <w:r w:rsidRPr="004B0B9F" w:rsidDel="004B0B9F">
              <w:rPr>
                <w:rFonts w:eastAsiaTheme="majorEastAsia"/>
                <w:rPrChange w:id="1540"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541" w:author="Владимир Лаут" w:date="2021-03-25T08:37:00Z">
                  <w:rPr>
                    <w:rStyle w:val="ab"/>
                    <w:rFonts w:eastAsiaTheme="majorEastAsia" w:cstheme="majorBidi"/>
                    <w:b w:val="0"/>
                    <w:noProof/>
                    <w:lang w:val="en-US"/>
                  </w:rPr>
                </w:rPrChange>
              </w:rPr>
              <w:delText>CROSS</w:delText>
            </w:r>
            <w:r w:rsidRPr="004B0B9F" w:rsidDel="004B0B9F">
              <w:rPr>
                <w:rFonts w:eastAsiaTheme="majorEastAsia"/>
                <w:rPrChange w:id="1542" w:author="Владимир Лаут" w:date="2021-03-25T08:37:00Z">
                  <w:rPr>
                    <w:rStyle w:val="ab"/>
                    <w:rFonts w:eastAsiaTheme="majorEastAsia" w:cstheme="majorBidi"/>
                    <w:b w:val="0"/>
                    <w:noProof/>
                  </w:rPr>
                </w:rPrChange>
              </w:rPr>
              <w:delText>_7 Класс.</w:delText>
            </w:r>
            <w:r w:rsidDel="004B0B9F">
              <w:rPr>
                <w:noProof/>
                <w:webHidden/>
              </w:rPr>
              <w:tab/>
            </w:r>
            <w:r w:rsidR="005228C2" w:rsidDel="004B0B9F">
              <w:rPr>
                <w:noProof/>
                <w:webHidden/>
              </w:rPr>
              <w:delText>54</w:delText>
            </w:r>
          </w:del>
        </w:p>
        <w:p w14:paraId="61FB597B" w14:textId="7C60EE6C" w:rsidR="00383DD8" w:rsidDel="004B0B9F" w:rsidRDefault="00383DD8">
          <w:pPr>
            <w:pStyle w:val="32"/>
            <w:rPr>
              <w:del w:id="1543" w:author="Владимир Лаут" w:date="2021-03-25T08:37:00Z"/>
              <w:rFonts w:eastAsiaTheme="minorEastAsia" w:cstheme="minorBidi"/>
              <w:noProof/>
              <w:lang w:eastAsia="ru-RU"/>
            </w:rPr>
          </w:pPr>
          <w:del w:id="1544" w:author="Владимир Лаут" w:date="2021-03-25T08:37:00Z">
            <w:r w:rsidRPr="004B0B9F" w:rsidDel="004B0B9F">
              <w:rPr>
                <w:rPrChange w:id="1545" w:author="Владимир Лаут" w:date="2021-03-25T08:37:00Z">
                  <w:rPr>
                    <w:rStyle w:val="ab"/>
                    <w:noProof/>
                  </w:rPr>
                </w:rPrChange>
              </w:rPr>
              <w:delText>3.10.1</w:delText>
            </w:r>
            <w:r w:rsidDel="004B0B9F">
              <w:rPr>
                <w:rFonts w:eastAsiaTheme="minorEastAsia" w:cstheme="minorBidi"/>
                <w:noProof/>
                <w:lang w:eastAsia="ru-RU"/>
              </w:rPr>
              <w:tab/>
            </w:r>
            <w:r w:rsidRPr="004B0B9F" w:rsidDel="004B0B9F">
              <w:rPr>
                <w:rPrChange w:id="1546"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54</w:delText>
            </w:r>
          </w:del>
        </w:p>
        <w:p w14:paraId="02A4B01C" w14:textId="6481A469" w:rsidR="00383DD8" w:rsidDel="004B0B9F" w:rsidRDefault="00383DD8">
          <w:pPr>
            <w:pStyle w:val="32"/>
            <w:rPr>
              <w:del w:id="1547" w:author="Владимир Лаут" w:date="2021-03-25T08:37:00Z"/>
              <w:rFonts w:eastAsiaTheme="minorEastAsia" w:cstheme="minorBidi"/>
              <w:noProof/>
              <w:lang w:eastAsia="ru-RU"/>
            </w:rPr>
          </w:pPr>
          <w:del w:id="1548" w:author="Владимир Лаут" w:date="2021-03-25T08:37:00Z">
            <w:r w:rsidRPr="004B0B9F" w:rsidDel="004B0B9F">
              <w:rPr>
                <w:rPrChange w:id="1549" w:author="Владимир Лаут" w:date="2021-03-25T08:37:00Z">
                  <w:rPr>
                    <w:rStyle w:val="ab"/>
                    <w:noProof/>
                  </w:rPr>
                </w:rPrChange>
              </w:rPr>
              <w:delText>3.10.2</w:delText>
            </w:r>
            <w:r w:rsidDel="004B0B9F">
              <w:rPr>
                <w:rFonts w:eastAsiaTheme="minorEastAsia" w:cstheme="minorBidi"/>
                <w:noProof/>
                <w:lang w:eastAsia="ru-RU"/>
              </w:rPr>
              <w:tab/>
            </w:r>
            <w:r w:rsidRPr="004B0B9F" w:rsidDel="004B0B9F">
              <w:rPr>
                <w:rPrChange w:id="1550"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54</w:delText>
            </w:r>
          </w:del>
        </w:p>
        <w:p w14:paraId="0304CF48" w14:textId="7DEBD582" w:rsidR="00383DD8" w:rsidDel="004B0B9F" w:rsidRDefault="00383DD8">
          <w:pPr>
            <w:pStyle w:val="32"/>
            <w:rPr>
              <w:del w:id="1551" w:author="Владимир Лаут" w:date="2021-03-25T08:37:00Z"/>
              <w:rFonts w:eastAsiaTheme="minorEastAsia" w:cstheme="minorBidi"/>
              <w:noProof/>
              <w:lang w:eastAsia="ru-RU"/>
            </w:rPr>
          </w:pPr>
          <w:del w:id="1552" w:author="Владимир Лаут" w:date="2021-03-25T08:37:00Z">
            <w:r w:rsidRPr="004B0B9F" w:rsidDel="004B0B9F">
              <w:rPr>
                <w:rPrChange w:id="1553" w:author="Владимир Лаут" w:date="2021-03-25T08:37:00Z">
                  <w:rPr>
                    <w:rStyle w:val="ab"/>
                    <w:noProof/>
                  </w:rPr>
                </w:rPrChange>
              </w:rPr>
              <w:delText>3.10.3</w:delText>
            </w:r>
            <w:r w:rsidDel="004B0B9F">
              <w:rPr>
                <w:rFonts w:eastAsiaTheme="minorEastAsia" w:cstheme="minorBidi"/>
                <w:noProof/>
                <w:lang w:eastAsia="ru-RU"/>
              </w:rPr>
              <w:tab/>
            </w:r>
            <w:r w:rsidRPr="004B0B9F" w:rsidDel="004B0B9F">
              <w:rPr>
                <w:rPrChange w:id="1554"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55</w:delText>
            </w:r>
          </w:del>
        </w:p>
        <w:p w14:paraId="6A90BDF8" w14:textId="63A8513A" w:rsidR="00383DD8" w:rsidDel="004B0B9F" w:rsidRDefault="00383DD8">
          <w:pPr>
            <w:pStyle w:val="32"/>
            <w:rPr>
              <w:del w:id="1555" w:author="Владимир Лаут" w:date="2021-03-25T08:37:00Z"/>
              <w:rFonts w:eastAsiaTheme="minorEastAsia" w:cstheme="minorBidi"/>
              <w:noProof/>
              <w:lang w:eastAsia="ru-RU"/>
            </w:rPr>
          </w:pPr>
          <w:del w:id="1556" w:author="Владимир Лаут" w:date="2021-03-25T08:37:00Z">
            <w:r w:rsidRPr="004B0B9F" w:rsidDel="004B0B9F">
              <w:rPr>
                <w:rPrChange w:id="1557" w:author="Владимир Лаут" w:date="2021-03-25T08:37:00Z">
                  <w:rPr>
                    <w:rStyle w:val="ab"/>
                    <w:noProof/>
                  </w:rPr>
                </w:rPrChange>
              </w:rPr>
              <w:delText>3.10.4</w:delText>
            </w:r>
            <w:r w:rsidDel="004B0B9F">
              <w:rPr>
                <w:rFonts w:eastAsiaTheme="minorEastAsia" w:cstheme="minorBidi"/>
                <w:noProof/>
                <w:lang w:eastAsia="ru-RU"/>
              </w:rPr>
              <w:tab/>
            </w:r>
            <w:r w:rsidRPr="004B0B9F" w:rsidDel="004B0B9F">
              <w:rPr>
                <w:rPrChange w:id="1558"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56</w:delText>
            </w:r>
          </w:del>
        </w:p>
        <w:p w14:paraId="4DD4C880" w14:textId="0895BD4B" w:rsidR="00383DD8" w:rsidDel="004B0B9F" w:rsidRDefault="00383DD8">
          <w:pPr>
            <w:pStyle w:val="32"/>
            <w:rPr>
              <w:del w:id="1559" w:author="Владимир Лаут" w:date="2021-03-25T08:37:00Z"/>
              <w:rFonts w:eastAsiaTheme="minorEastAsia" w:cstheme="minorBidi"/>
              <w:noProof/>
              <w:lang w:eastAsia="ru-RU"/>
            </w:rPr>
          </w:pPr>
          <w:del w:id="1560" w:author="Владимир Лаут" w:date="2021-03-25T08:37:00Z">
            <w:r w:rsidRPr="004B0B9F" w:rsidDel="004B0B9F">
              <w:rPr>
                <w:rPrChange w:id="1561" w:author="Владимир Лаут" w:date="2021-03-25T08:37:00Z">
                  <w:rPr>
                    <w:rStyle w:val="ab"/>
                    <w:noProof/>
                  </w:rPr>
                </w:rPrChange>
              </w:rPr>
              <w:delText>3.10.5</w:delText>
            </w:r>
            <w:r w:rsidDel="004B0B9F">
              <w:rPr>
                <w:rFonts w:eastAsiaTheme="minorEastAsia" w:cstheme="minorBidi"/>
                <w:noProof/>
                <w:lang w:eastAsia="ru-RU"/>
              </w:rPr>
              <w:tab/>
            </w:r>
            <w:r w:rsidRPr="004B0B9F" w:rsidDel="004B0B9F">
              <w:rPr>
                <w:rPrChange w:id="1562"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57</w:delText>
            </w:r>
          </w:del>
        </w:p>
        <w:p w14:paraId="771CC0E5" w14:textId="5ACFFA04" w:rsidR="00383DD8" w:rsidDel="004B0B9F" w:rsidRDefault="00383DD8">
          <w:pPr>
            <w:pStyle w:val="32"/>
            <w:rPr>
              <w:del w:id="1563" w:author="Владимир Лаут" w:date="2021-03-25T08:37:00Z"/>
              <w:rFonts w:eastAsiaTheme="minorEastAsia" w:cstheme="minorBidi"/>
              <w:noProof/>
              <w:lang w:eastAsia="ru-RU"/>
            </w:rPr>
          </w:pPr>
          <w:del w:id="1564" w:author="Владимир Лаут" w:date="2021-03-25T08:37:00Z">
            <w:r w:rsidRPr="004B0B9F" w:rsidDel="004B0B9F">
              <w:rPr>
                <w:rPrChange w:id="1565" w:author="Владимир Лаут" w:date="2021-03-25T08:37:00Z">
                  <w:rPr>
                    <w:rStyle w:val="ab"/>
                    <w:noProof/>
                  </w:rPr>
                </w:rPrChange>
              </w:rPr>
              <w:delText>3.10.6</w:delText>
            </w:r>
            <w:r w:rsidDel="004B0B9F">
              <w:rPr>
                <w:rFonts w:eastAsiaTheme="minorEastAsia" w:cstheme="minorBidi"/>
                <w:noProof/>
                <w:lang w:eastAsia="ru-RU"/>
              </w:rPr>
              <w:tab/>
            </w:r>
            <w:r w:rsidRPr="004B0B9F" w:rsidDel="004B0B9F">
              <w:rPr>
                <w:rPrChange w:id="1566"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57</w:delText>
            </w:r>
          </w:del>
        </w:p>
        <w:p w14:paraId="25210EB3" w14:textId="77EA2A1B" w:rsidR="00383DD8" w:rsidDel="004B0B9F" w:rsidRDefault="00383DD8">
          <w:pPr>
            <w:pStyle w:val="23"/>
            <w:rPr>
              <w:del w:id="1567" w:author="Владимир Лаут" w:date="2021-03-25T08:37:00Z"/>
              <w:rFonts w:eastAsiaTheme="minorEastAsia" w:cstheme="minorBidi"/>
              <w:b w:val="0"/>
              <w:noProof/>
              <w:lang w:eastAsia="ru-RU"/>
            </w:rPr>
          </w:pPr>
          <w:del w:id="1568" w:author="Владимир Лаут" w:date="2021-03-25T08:37:00Z">
            <w:r w:rsidRPr="004B0B9F" w:rsidDel="004B0B9F">
              <w:rPr>
                <w:rFonts w:eastAsiaTheme="majorEastAsia"/>
                <w:rPrChange w:id="1569" w:author="Владимир Лаут" w:date="2021-03-25T08:37:00Z">
                  <w:rPr>
                    <w:rStyle w:val="ab"/>
                    <w:rFonts w:eastAsiaTheme="majorEastAsia" w:cstheme="majorBidi"/>
                    <w:b w:val="0"/>
                    <w:noProof/>
                  </w:rPr>
                </w:rPrChange>
              </w:rPr>
              <w:delText>3.11</w:delText>
            </w:r>
            <w:r w:rsidDel="004B0B9F">
              <w:rPr>
                <w:rFonts w:eastAsiaTheme="minorEastAsia" w:cstheme="minorBidi"/>
                <w:b w:val="0"/>
                <w:noProof/>
                <w:lang w:eastAsia="ru-RU"/>
              </w:rPr>
              <w:tab/>
            </w:r>
            <w:r w:rsidRPr="004B0B9F" w:rsidDel="004B0B9F">
              <w:rPr>
                <w:rFonts w:eastAsiaTheme="majorEastAsia"/>
                <w:rPrChange w:id="1570"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571"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572" w:author="Владимир Лаут" w:date="2021-03-25T08:37:00Z">
                  <w:rPr>
                    <w:rStyle w:val="ab"/>
                    <w:rFonts w:eastAsiaTheme="majorEastAsia" w:cstheme="majorBidi"/>
                    <w:b w:val="0"/>
                    <w:noProof/>
                  </w:rPr>
                </w:rPrChange>
              </w:rPr>
              <w:delText xml:space="preserve">_28 Код </w:delText>
            </w:r>
            <w:r w:rsidRPr="004B0B9F" w:rsidDel="004B0B9F">
              <w:rPr>
                <w:rFonts w:eastAsiaTheme="majorEastAsia"/>
                <w:rPrChange w:id="1573" w:author="Владимир Лаут" w:date="2021-03-25T08:37:00Z">
                  <w:rPr>
                    <w:rStyle w:val="ab"/>
                    <w:rFonts w:eastAsiaTheme="majorEastAsia" w:cstheme="majorBidi"/>
                    <w:b w:val="0"/>
                    <w:noProof/>
                    <w:lang w:val="en-US"/>
                  </w:rPr>
                </w:rPrChange>
              </w:rPr>
              <w:delText>ABC</w:delText>
            </w:r>
            <w:r w:rsidRPr="004B0B9F" w:rsidDel="004B0B9F">
              <w:rPr>
                <w:rFonts w:eastAsiaTheme="majorEastAsia"/>
                <w:rPrChange w:id="1574" w:author="Владимир Лаут" w:date="2021-03-25T08:37:00Z">
                  <w:rPr>
                    <w:rStyle w:val="ab"/>
                    <w:rFonts w:eastAsiaTheme="majorEastAsia" w:cstheme="majorBidi"/>
                    <w:b w:val="0"/>
                    <w:noProof/>
                  </w:rPr>
                </w:rPrChange>
              </w:rPr>
              <w:delText>.</w:delText>
            </w:r>
            <w:r w:rsidDel="004B0B9F">
              <w:rPr>
                <w:noProof/>
                <w:webHidden/>
              </w:rPr>
              <w:tab/>
            </w:r>
            <w:r w:rsidR="005228C2" w:rsidDel="004B0B9F">
              <w:rPr>
                <w:noProof/>
                <w:webHidden/>
              </w:rPr>
              <w:delText>57</w:delText>
            </w:r>
          </w:del>
        </w:p>
        <w:p w14:paraId="003DA619" w14:textId="37FC10DF" w:rsidR="00383DD8" w:rsidDel="004B0B9F" w:rsidRDefault="00383DD8">
          <w:pPr>
            <w:pStyle w:val="32"/>
            <w:rPr>
              <w:del w:id="1575" w:author="Владимир Лаут" w:date="2021-03-25T08:37:00Z"/>
              <w:rFonts w:eastAsiaTheme="minorEastAsia" w:cstheme="minorBidi"/>
              <w:noProof/>
              <w:lang w:eastAsia="ru-RU"/>
            </w:rPr>
          </w:pPr>
          <w:del w:id="1576" w:author="Владимир Лаут" w:date="2021-03-25T08:37:00Z">
            <w:r w:rsidRPr="004B0B9F" w:rsidDel="004B0B9F">
              <w:rPr>
                <w:rPrChange w:id="1577" w:author="Владимир Лаут" w:date="2021-03-25T08:37:00Z">
                  <w:rPr>
                    <w:rStyle w:val="ab"/>
                    <w:noProof/>
                  </w:rPr>
                </w:rPrChange>
              </w:rPr>
              <w:delText>3.11.1</w:delText>
            </w:r>
            <w:r w:rsidDel="004B0B9F">
              <w:rPr>
                <w:rFonts w:eastAsiaTheme="minorEastAsia" w:cstheme="minorBidi"/>
                <w:noProof/>
                <w:lang w:eastAsia="ru-RU"/>
              </w:rPr>
              <w:tab/>
            </w:r>
            <w:r w:rsidRPr="004B0B9F" w:rsidDel="004B0B9F">
              <w:rPr>
                <w:rPrChange w:id="1578"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57</w:delText>
            </w:r>
          </w:del>
        </w:p>
        <w:p w14:paraId="5819C1FB" w14:textId="253F55BC" w:rsidR="00383DD8" w:rsidDel="004B0B9F" w:rsidRDefault="00383DD8">
          <w:pPr>
            <w:pStyle w:val="32"/>
            <w:rPr>
              <w:del w:id="1579" w:author="Владимир Лаут" w:date="2021-03-25T08:37:00Z"/>
              <w:rFonts w:eastAsiaTheme="minorEastAsia" w:cstheme="minorBidi"/>
              <w:noProof/>
              <w:lang w:eastAsia="ru-RU"/>
            </w:rPr>
          </w:pPr>
          <w:del w:id="1580" w:author="Владимир Лаут" w:date="2021-03-25T08:37:00Z">
            <w:r w:rsidRPr="004B0B9F" w:rsidDel="004B0B9F">
              <w:rPr>
                <w:rPrChange w:id="1581" w:author="Владимир Лаут" w:date="2021-03-25T08:37:00Z">
                  <w:rPr>
                    <w:rStyle w:val="ab"/>
                    <w:noProof/>
                  </w:rPr>
                </w:rPrChange>
              </w:rPr>
              <w:delText>3.11.2</w:delText>
            </w:r>
            <w:r w:rsidDel="004B0B9F">
              <w:rPr>
                <w:rFonts w:eastAsiaTheme="minorEastAsia" w:cstheme="minorBidi"/>
                <w:noProof/>
                <w:lang w:eastAsia="ru-RU"/>
              </w:rPr>
              <w:tab/>
            </w:r>
            <w:r w:rsidRPr="004B0B9F" w:rsidDel="004B0B9F">
              <w:rPr>
                <w:rPrChange w:id="1582"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57</w:delText>
            </w:r>
          </w:del>
        </w:p>
        <w:p w14:paraId="6F339D2A" w14:textId="451EAF7C" w:rsidR="00383DD8" w:rsidDel="004B0B9F" w:rsidRDefault="00383DD8">
          <w:pPr>
            <w:pStyle w:val="32"/>
            <w:rPr>
              <w:del w:id="1583" w:author="Владимир Лаут" w:date="2021-03-25T08:37:00Z"/>
              <w:rFonts w:eastAsiaTheme="minorEastAsia" w:cstheme="minorBidi"/>
              <w:noProof/>
              <w:lang w:eastAsia="ru-RU"/>
            </w:rPr>
          </w:pPr>
          <w:del w:id="1584" w:author="Владимир Лаут" w:date="2021-03-25T08:37:00Z">
            <w:r w:rsidRPr="004B0B9F" w:rsidDel="004B0B9F">
              <w:rPr>
                <w:rPrChange w:id="1585" w:author="Владимир Лаут" w:date="2021-03-25T08:37:00Z">
                  <w:rPr>
                    <w:rStyle w:val="ab"/>
                    <w:noProof/>
                  </w:rPr>
                </w:rPrChange>
              </w:rPr>
              <w:delText>3.11.3</w:delText>
            </w:r>
            <w:r w:rsidDel="004B0B9F">
              <w:rPr>
                <w:rFonts w:eastAsiaTheme="minorEastAsia" w:cstheme="minorBidi"/>
                <w:noProof/>
                <w:lang w:eastAsia="ru-RU"/>
              </w:rPr>
              <w:tab/>
            </w:r>
            <w:r w:rsidRPr="004B0B9F" w:rsidDel="004B0B9F">
              <w:rPr>
                <w:rPrChange w:id="1586"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58</w:delText>
            </w:r>
          </w:del>
        </w:p>
        <w:p w14:paraId="2A213A76" w14:textId="0D1F0924" w:rsidR="00383DD8" w:rsidDel="004B0B9F" w:rsidRDefault="00383DD8">
          <w:pPr>
            <w:pStyle w:val="32"/>
            <w:rPr>
              <w:del w:id="1587" w:author="Владимир Лаут" w:date="2021-03-25T08:37:00Z"/>
              <w:rFonts w:eastAsiaTheme="minorEastAsia" w:cstheme="minorBidi"/>
              <w:noProof/>
              <w:lang w:eastAsia="ru-RU"/>
            </w:rPr>
          </w:pPr>
          <w:del w:id="1588" w:author="Владимир Лаут" w:date="2021-03-25T08:37:00Z">
            <w:r w:rsidRPr="004B0B9F" w:rsidDel="004B0B9F">
              <w:rPr>
                <w:rPrChange w:id="1589" w:author="Владимир Лаут" w:date="2021-03-25T08:37:00Z">
                  <w:rPr>
                    <w:rStyle w:val="ab"/>
                    <w:noProof/>
                  </w:rPr>
                </w:rPrChange>
              </w:rPr>
              <w:delText>3.11.4</w:delText>
            </w:r>
            <w:r w:rsidDel="004B0B9F">
              <w:rPr>
                <w:rFonts w:eastAsiaTheme="minorEastAsia" w:cstheme="minorBidi"/>
                <w:noProof/>
                <w:lang w:eastAsia="ru-RU"/>
              </w:rPr>
              <w:tab/>
            </w:r>
            <w:r w:rsidRPr="004B0B9F" w:rsidDel="004B0B9F">
              <w:rPr>
                <w:rPrChange w:id="1590"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59</w:delText>
            </w:r>
          </w:del>
        </w:p>
        <w:p w14:paraId="57CC916A" w14:textId="63C959FC" w:rsidR="00383DD8" w:rsidDel="004B0B9F" w:rsidRDefault="00383DD8">
          <w:pPr>
            <w:pStyle w:val="32"/>
            <w:rPr>
              <w:del w:id="1591" w:author="Владимир Лаут" w:date="2021-03-25T08:37:00Z"/>
              <w:rFonts w:eastAsiaTheme="minorEastAsia" w:cstheme="minorBidi"/>
              <w:noProof/>
              <w:lang w:eastAsia="ru-RU"/>
            </w:rPr>
          </w:pPr>
          <w:del w:id="1592" w:author="Владимир Лаут" w:date="2021-03-25T08:37:00Z">
            <w:r w:rsidRPr="004B0B9F" w:rsidDel="004B0B9F">
              <w:rPr>
                <w:rPrChange w:id="1593" w:author="Владимир Лаут" w:date="2021-03-25T08:37:00Z">
                  <w:rPr>
                    <w:rStyle w:val="ab"/>
                    <w:noProof/>
                  </w:rPr>
                </w:rPrChange>
              </w:rPr>
              <w:delText>3.11.5</w:delText>
            </w:r>
            <w:r w:rsidDel="004B0B9F">
              <w:rPr>
                <w:rFonts w:eastAsiaTheme="minorEastAsia" w:cstheme="minorBidi"/>
                <w:noProof/>
                <w:lang w:eastAsia="ru-RU"/>
              </w:rPr>
              <w:tab/>
            </w:r>
            <w:r w:rsidRPr="004B0B9F" w:rsidDel="004B0B9F">
              <w:rPr>
                <w:rPrChange w:id="1594"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60</w:delText>
            </w:r>
          </w:del>
        </w:p>
        <w:p w14:paraId="5DF37376" w14:textId="7CBFDDEF" w:rsidR="00383DD8" w:rsidDel="004B0B9F" w:rsidRDefault="00383DD8">
          <w:pPr>
            <w:pStyle w:val="32"/>
            <w:rPr>
              <w:del w:id="1595" w:author="Владимир Лаут" w:date="2021-03-25T08:37:00Z"/>
              <w:rFonts w:eastAsiaTheme="minorEastAsia" w:cstheme="minorBidi"/>
              <w:noProof/>
              <w:lang w:eastAsia="ru-RU"/>
            </w:rPr>
          </w:pPr>
          <w:del w:id="1596" w:author="Владимир Лаут" w:date="2021-03-25T08:37:00Z">
            <w:r w:rsidRPr="004B0B9F" w:rsidDel="004B0B9F">
              <w:rPr>
                <w:rPrChange w:id="1597" w:author="Владимир Лаут" w:date="2021-03-25T08:37:00Z">
                  <w:rPr>
                    <w:rStyle w:val="ab"/>
                    <w:noProof/>
                  </w:rPr>
                </w:rPrChange>
              </w:rPr>
              <w:delText>3.11.6</w:delText>
            </w:r>
            <w:r w:rsidDel="004B0B9F">
              <w:rPr>
                <w:rFonts w:eastAsiaTheme="minorEastAsia" w:cstheme="minorBidi"/>
                <w:noProof/>
                <w:lang w:eastAsia="ru-RU"/>
              </w:rPr>
              <w:tab/>
            </w:r>
            <w:r w:rsidRPr="004B0B9F" w:rsidDel="004B0B9F">
              <w:rPr>
                <w:rPrChange w:id="1598"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60</w:delText>
            </w:r>
          </w:del>
        </w:p>
        <w:p w14:paraId="5FA15B8B" w14:textId="63632EBC" w:rsidR="00383DD8" w:rsidDel="004B0B9F" w:rsidRDefault="00383DD8">
          <w:pPr>
            <w:pStyle w:val="23"/>
            <w:rPr>
              <w:del w:id="1599" w:author="Владимир Лаут" w:date="2021-03-25T08:37:00Z"/>
              <w:rFonts w:eastAsiaTheme="minorEastAsia" w:cstheme="minorBidi"/>
              <w:b w:val="0"/>
              <w:noProof/>
              <w:lang w:eastAsia="ru-RU"/>
            </w:rPr>
          </w:pPr>
          <w:del w:id="1600" w:author="Владимир Лаут" w:date="2021-03-25T08:37:00Z">
            <w:r w:rsidRPr="004B0B9F" w:rsidDel="004B0B9F">
              <w:rPr>
                <w:rFonts w:eastAsiaTheme="majorEastAsia"/>
                <w:rPrChange w:id="1601" w:author="Владимир Лаут" w:date="2021-03-25T08:37:00Z">
                  <w:rPr>
                    <w:rStyle w:val="ab"/>
                    <w:rFonts w:eastAsiaTheme="majorEastAsia" w:cstheme="majorBidi"/>
                    <w:b w:val="0"/>
                    <w:noProof/>
                  </w:rPr>
                </w:rPrChange>
              </w:rPr>
              <w:delText>3.12</w:delText>
            </w:r>
            <w:r w:rsidDel="004B0B9F">
              <w:rPr>
                <w:rFonts w:eastAsiaTheme="minorEastAsia" w:cstheme="minorBidi"/>
                <w:b w:val="0"/>
                <w:noProof/>
                <w:lang w:eastAsia="ru-RU"/>
              </w:rPr>
              <w:tab/>
            </w:r>
            <w:r w:rsidRPr="004B0B9F" w:rsidDel="004B0B9F">
              <w:rPr>
                <w:rFonts w:eastAsiaTheme="majorEastAsia"/>
                <w:rPrChange w:id="1602"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PrChange w:id="1603" w:author="Владимир Лаут" w:date="2021-03-25T08:37:00Z">
                  <w:rPr>
                    <w:rStyle w:val="ab"/>
                    <w:rFonts w:cs="Arial"/>
                    <w:b w:val="0"/>
                    <w:noProof/>
                    <w:lang w:val="en-US"/>
                  </w:rPr>
                </w:rPrChange>
              </w:rPr>
              <w:delText>CROSS</w:delText>
            </w:r>
            <w:r w:rsidRPr="004B0B9F" w:rsidDel="004B0B9F">
              <w:rPr>
                <w:rPrChange w:id="1604" w:author="Владимир Лаут" w:date="2021-03-25T08:37:00Z">
                  <w:rPr>
                    <w:rStyle w:val="ab"/>
                    <w:rFonts w:cs="Arial"/>
                    <w:b w:val="0"/>
                    <w:noProof/>
                  </w:rPr>
                </w:rPrChange>
              </w:rPr>
              <w:delText>_9 Материалы</w:delText>
            </w:r>
            <w:r w:rsidRPr="004B0B9F" w:rsidDel="004B0B9F">
              <w:rPr>
                <w:rFonts w:eastAsiaTheme="majorEastAsia"/>
                <w:rPrChange w:id="1605" w:author="Владимир Лаут" w:date="2021-03-25T08:37:00Z">
                  <w:rPr>
                    <w:rStyle w:val="ab"/>
                    <w:rFonts w:eastAsiaTheme="majorEastAsia" w:cstheme="majorBidi"/>
                    <w:b w:val="0"/>
                    <w:noProof/>
                  </w:rPr>
                </w:rPrChange>
              </w:rPr>
              <w:delText xml:space="preserve"> (Монтажный узел ТОРО</w:delText>
            </w:r>
            <w:r w:rsidRPr="004B0B9F" w:rsidDel="004B0B9F">
              <w:rPr>
                <w:rPrChange w:id="1606" w:author="Владимир Лаут" w:date="2021-03-25T08:37:00Z">
                  <w:rPr>
                    <w:rStyle w:val="ab"/>
                    <w:rFonts w:cs="Arial"/>
                    <w:b w:val="0"/>
                    <w:noProof/>
                  </w:rPr>
                </w:rPrChange>
              </w:rPr>
              <w:delText>)</w:delText>
            </w:r>
            <w:r w:rsidRPr="004B0B9F" w:rsidDel="004B0B9F">
              <w:rPr>
                <w:rFonts w:eastAsiaTheme="majorEastAsia"/>
                <w:rPrChange w:id="1607" w:author="Владимир Лаут" w:date="2021-03-25T08:37:00Z">
                  <w:rPr>
                    <w:rStyle w:val="ab"/>
                    <w:rFonts w:eastAsiaTheme="majorEastAsia" w:cstheme="majorBidi"/>
                    <w:b w:val="0"/>
                    <w:noProof/>
                  </w:rPr>
                </w:rPrChange>
              </w:rPr>
              <w:delText>.</w:delText>
            </w:r>
            <w:r w:rsidDel="004B0B9F">
              <w:rPr>
                <w:noProof/>
                <w:webHidden/>
              </w:rPr>
              <w:tab/>
            </w:r>
            <w:r w:rsidR="005228C2" w:rsidDel="004B0B9F">
              <w:rPr>
                <w:noProof/>
                <w:webHidden/>
              </w:rPr>
              <w:delText>60</w:delText>
            </w:r>
          </w:del>
        </w:p>
        <w:p w14:paraId="4C41CFFE" w14:textId="68E0FF83" w:rsidR="00383DD8" w:rsidDel="004B0B9F" w:rsidRDefault="00383DD8">
          <w:pPr>
            <w:pStyle w:val="32"/>
            <w:rPr>
              <w:del w:id="1608" w:author="Владимир Лаут" w:date="2021-03-25T08:37:00Z"/>
              <w:rFonts w:eastAsiaTheme="minorEastAsia" w:cstheme="minorBidi"/>
              <w:noProof/>
              <w:lang w:eastAsia="ru-RU"/>
            </w:rPr>
          </w:pPr>
          <w:del w:id="1609" w:author="Владимир Лаут" w:date="2021-03-25T08:37:00Z">
            <w:r w:rsidRPr="004B0B9F" w:rsidDel="004B0B9F">
              <w:rPr>
                <w:rPrChange w:id="1610" w:author="Владимир Лаут" w:date="2021-03-25T08:37:00Z">
                  <w:rPr>
                    <w:rStyle w:val="ab"/>
                    <w:noProof/>
                  </w:rPr>
                </w:rPrChange>
              </w:rPr>
              <w:delText>3.12.1</w:delText>
            </w:r>
            <w:r w:rsidDel="004B0B9F">
              <w:rPr>
                <w:rFonts w:eastAsiaTheme="minorEastAsia" w:cstheme="minorBidi"/>
                <w:noProof/>
                <w:lang w:eastAsia="ru-RU"/>
              </w:rPr>
              <w:tab/>
            </w:r>
            <w:r w:rsidRPr="004B0B9F" w:rsidDel="004B0B9F">
              <w:rPr>
                <w:rPrChange w:id="1611"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60</w:delText>
            </w:r>
          </w:del>
        </w:p>
        <w:p w14:paraId="13D51DB7" w14:textId="2018389C" w:rsidR="00383DD8" w:rsidDel="004B0B9F" w:rsidRDefault="00383DD8">
          <w:pPr>
            <w:pStyle w:val="32"/>
            <w:rPr>
              <w:del w:id="1612" w:author="Владимир Лаут" w:date="2021-03-25T08:37:00Z"/>
              <w:rFonts w:eastAsiaTheme="minorEastAsia" w:cstheme="minorBidi"/>
              <w:noProof/>
              <w:lang w:eastAsia="ru-RU"/>
            </w:rPr>
          </w:pPr>
          <w:del w:id="1613" w:author="Владимир Лаут" w:date="2021-03-25T08:37:00Z">
            <w:r w:rsidRPr="004B0B9F" w:rsidDel="004B0B9F">
              <w:rPr>
                <w:rPrChange w:id="1614" w:author="Владимир Лаут" w:date="2021-03-25T08:37:00Z">
                  <w:rPr>
                    <w:rStyle w:val="ab"/>
                    <w:noProof/>
                  </w:rPr>
                </w:rPrChange>
              </w:rPr>
              <w:delText>3.12.2</w:delText>
            </w:r>
            <w:r w:rsidDel="004B0B9F">
              <w:rPr>
                <w:rFonts w:eastAsiaTheme="minorEastAsia" w:cstheme="minorBidi"/>
                <w:noProof/>
                <w:lang w:eastAsia="ru-RU"/>
              </w:rPr>
              <w:tab/>
            </w:r>
            <w:r w:rsidRPr="004B0B9F" w:rsidDel="004B0B9F">
              <w:rPr>
                <w:rPrChange w:id="1615"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60</w:delText>
            </w:r>
          </w:del>
        </w:p>
        <w:p w14:paraId="71E1B22B" w14:textId="4449A667" w:rsidR="00383DD8" w:rsidDel="004B0B9F" w:rsidRDefault="00383DD8">
          <w:pPr>
            <w:pStyle w:val="32"/>
            <w:rPr>
              <w:del w:id="1616" w:author="Владимир Лаут" w:date="2021-03-25T08:37:00Z"/>
              <w:rFonts w:eastAsiaTheme="minorEastAsia" w:cstheme="minorBidi"/>
              <w:noProof/>
              <w:lang w:eastAsia="ru-RU"/>
            </w:rPr>
          </w:pPr>
          <w:del w:id="1617" w:author="Владимир Лаут" w:date="2021-03-25T08:37:00Z">
            <w:r w:rsidRPr="004B0B9F" w:rsidDel="004B0B9F">
              <w:rPr>
                <w:rPrChange w:id="1618" w:author="Владимир Лаут" w:date="2021-03-25T08:37:00Z">
                  <w:rPr>
                    <w:rStyle w:val="ab"/>
                    <w:noProof/>
                  </w:rPr>
                </w:rPrChange>
              </w:rPr>
              <w:delText>3.12.3</w:delText>
            </w:r>
            <w:r w:rsidDel="004B0B9F">
              <w:rPr>
                <w:rFonts w:eastAsiaTheme="minorEastAsia" w:cstheme="minorBidi"/>
                <w:noProof/>
                <w:lang w:eastAsia="ru-RU"/>
              </w:rPr>
              <w:tab/>
            </w:r>
            <w:r w:rsidRPr="004B0B9F" w:rsidDel="004B0B9F">
              <w:rPr>
                <w:rPrChange w:id="1619"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60</w:delText>
            </w:r>
          </w:del>
        </w:p>
        <w:p w14:paraId="7A7D20C4" w14:textId="625716B9" w:rsidR="00383DD8" w:rsidDel="004B0B9F" w:rsidRDefault="00383DD8">
          <w:pPr>
            <w:pStyle w:val="32"/>
            <w:rPr>
              <w:del w:id="1620" w:author="Владимир Лаут" w:date="2021-03-25T08:37:00Z"/>
              <w:rFonts w:eastAsiaTheme="minorEastAsia" w:cstheme="minorBidi"/>
              <w:noProof/>
              <w:lang w:eastAsia="ru-RU"/>
            </w:rPr>
          </w:pPr>
          <w:del w:id="1621" w:author="Владимир Лаут" w:date="2021-03-25T08:37:00Z">
            <w:r w:rsidRPr="004B0B9F" w:rsidDel="004B0B9F">
              <w:rPr>
                <w:rPrChange w:id="1622" w:author="Владимир Лаут" w:date="2021-03-25T08:37:00Z">
                  <w:rPr>
                    <w:rStyle w:val="ab"/>
                    <w:noProof/>
                  </w:rPr>
                </w:rPrChange>
              </w:rPr>
              <w:delText>3.12.4</w:delText>
            </w:r>
            <w:r w:rsidDel="004B0B9F">
              <w:rPr>
                <w:rFonts w:eastAsiaTheme="minorEastAsia" w:cstheme="minorBidi"/>
                <w:noProof/>
                <w:lang w:eastAsia="ru-RU"/>
              </w:rPr>
              <w:tab/>
            </w:r>
            <w:r w:rsidRPr="004B0B9F" w:rsidDel="004B0B9F">
              <w:rPr>
                <w:rPrChange w:id="1623"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61</w:delText>
            </w:r>
          </w:del>
        </w:p>
        <w:p w14:paraId="2D5EF6DD" w14:textId="37F791CB" w:rsidR="00383DD8" w:rsidDel="004B0B9F" w:rsidRDefault="00383DD8">
          <w:pPr>
            <w:pStyle w:val="32"/>
            <w:rPr>
              <w:del w:id="1624" w:author="Владимир Лаут" w:date="2021-03-25T08:37:00Z"/>
              <w:rFonts w:eastAsiaTheme="minorEastAsia" w:cstheme="minorBidi"/>
              <w:noProof/>
              <w:lang w:eastAsia="ru-RU"/>
            </w:rPr>
          </w:pPr>
          <w:del w:id="1625" w:author="Владимир Лаут" w:date="2021-03-25T08:37:00Z">
            <w:r w:rsidRPr="004B0B9F" w:rsidDel="004B0B9F">
              <w:rPr>
                <w:rPrChange w:id="1626" w:author="Владимир Лаут" w:date="2021-03-25T08:37:00Z">
                  <w:rPr>
                    <w:rStyle w:val="ab"/>
                    <w:noProof/>
                  </w:rPr>
                </w:rPrChange>
              </w:rPr>
              <w:delText>3.12.5</w:delText>
            </w:r>
            <w:r w:rsidDel="004B0B9F">
              <w:rPr>
                <w:rFonts w:eastAsiaTheme="minorEastAsia" w:cstheme="minorBidi"/>
                <w:noProof/>
                <w:lang w:eastAsia="ru-RU"/>
              </w:rPr>
              <w:tab/>
            </w:r>
            <w:r w:rsidRPr="004B0B9F" w:rsidDel="004B0B9F">
              <w:rPr>
                <w:rPrChange w:id="1627"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62</w:delText>
            </w:r>
          </w:del>
        </w:p>
        <w:p w14:paraId="2F315946" w14:textId="23C39688" w:rsidR="00383DD8" w:rsidDel="004B0B9F" w:rsidRDefault="00383DD8">
          <w:pPr>
            <w:pStyle w:val="32"/>
            <w:rPr>
              <w:del w:id="1628" w:author="Владимир Лаут" w:date="2021-03-25T08:37:00Z"/>
              <w:rFonts w:eastAsiaTheme="minorEastAsia" w:cstheme="minorBidi"/>
              <w:noProof/>
              <w:lang w:eastAsia="ru-RU"/>
            </w:rPr>
          </w:pPr>
          <w:del w:id="1629" w:author="Владимир Лаут" w:date="2021-03-25T08:37:00Z">
            <w:r w:rsidRPr="004B0B9F" w:rsidDel="004B0B9F">
              <w:rPr>
                <w:rPrChange w:id="1630" w:author="Владимир Лаут" w:date="2021-03-25T08:37:00Z">
                  <w:rPr>
                    <w:rStyle w:val="ab"/>
                    <w:noProof/>
                  </w:rPr>
                </w:rPrChange>
              </w:rPr>
              <w:delText>3.12.6</w:delText>
            </w:r>
            <w:r w:rsidDel="004B0B9F">
              <w:rPr>
                <w:rFonts w:eastAsiaTheme="minorEastAsia" w:cstheme="minorBidi"/>
                <w:noProof/>
                <w:lang w:eastAsia="ru-RU"/>
              </w:rPr>
              <w:tab/>
            </w:r>
            <w:r w:rsidRPr="004B0B9F" w:rsidDel="004B0B9F">
              <w:rPr>
                <w:rPrChange w:id="1631"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62</w:delText>
            </w:r>
          </w:del>
        </w:p>
        <w:p w14:paraId="133A95DE" w14:textId="0F934FE5" w:rsidR="00383DD8" w:rsidDel="004B0B9F" w:rsidRDefault="00383DD8">
          <w:pPr>
            <w:pStyle w:val="23"/>
            <w:rPr>
              <w:del w:id="1632" w:author="Владимир Лаут" w:date="2021-03-25T08:37:00Z"/>
              <w:rFonts w:eastAsiaTheme="minorEastAsia" w:cstheme="minorBidi"/>
              <w:b w:val="0"/>
              <w:noProof/>
              <w:lang w:eastAsia="ru-RU"/>
            </w:rPr>
          </w:pPr>
          <w:del w:id="1633" w:author="Владимир Лаут" w:date="2021-03-25T08:37:00Z">
            <w:r w:rsidRPr="004B0B9F" w:rsidDel="004B0B9F">
              <w:rPr>
                <w:rFonts w:eastAsiaTheme="majorEastAsia"/>
                <w:rPrChange w:id="1634" w:author="Владимир Лаут" w:date="2021-03-25T08:37:00Z">
                  <w:rPr>
                    <w:rStyle w:val="ab"/>
                    <w:rFonts w:eastAsiaTheme="majorEastAsia" w:cstheme="majorBidi"/>
                    <w:b w:val="0"/>
                    <w:noProof/>
                  </w:rPr>
                </w:rPrChange>
              </w:rPr>
              <w:delText>3.13</w:delText>
            </w:r>
            <w:r w:rsidDel="004B0B9F">
              <w:rPr>
                <w:rFonts w:eastAsiaTheme="minorEastAsia" w:cstheme="minorBidi"/>
                <w:b w:val="0"/>
                <w:noProof/>
                <w:lang w:eastAsia="ru-RU"/>
              </w:rPr>
              <w:tab/>
            </w:r>
            <w:r w:rsidRPr="004B0B9F" w:rsidDel="004B0B9F">
              <w:rPr>
                <w:rFonts w:eastAsiaTheme="majorEastAsia"/>
                <w:rPrChange w:id="1635"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636"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637" w:author="Владимир Лаут" w:date="2021-03-25T08:37:00Z">
                  <w:rPr>
                    <w:rStyle w:val="ab"/>
                    <w:rFonts w:eastAsiaTheme="majorEastAsia" w:cstheme="majorBidi"/>
                    <w:b w:val="0"/>
                    <w:noProof/>
                  </w:rPr>
                </w:rPrChange>
              </w:rPr>
              <w:delText>_30 Ответственный за рабочее место.</w:delText>
            </w:r>
            <w:r w:rsidDel="004B0B9F">
              <w:rPr>
                <w:noProof/>
                <w:webHidden/>
              </w:rPr>
              <w:tab/>
            </w:r>
            <w:r w:rsidR="005228C2" w:rsidDel="004B0B9F">
              <w:rPr>
                <w:noProof/>
                <w:webHidden/>
              </w:rPr>
              <w:delText>62</w:delText>
            </w:r>
          </w:del>
        </w:p>
        <w:p w14:paraId="49942B68" w14:textId="777DE723" w:rsidR="00383DD8" w:rsidDel="004B0B9F" w:rsidRDefault="00383DD8">
          <w:pPr>
            <w:pStyle w:val="32"/>
            <w:rPr>
              <w:del w:id="1638" w:author="Владимир Лаут" w:date="2021-03-25T08:37:00Z"/>
              <w:rFonts w:eastAsiaTheme="minorEastAsia" w:cstheme="minorBidi"/>
              <w:noProof/>
              <w:lang w:eastAsia="ru-RU"/>
            </w:rPr>
          </w:pPr>
          <w:del w:id="1639" w:author="Владимир Лаут" w:date="2021-03-25T08:37:00Z">
            <w:r w:rsidRPr="004B0B9F" w:rsidDel="004B0B9F">
              <w:rPr>
                <w:rPrChange w:id="1640" w:author="Владимир Лаут" w:date="2021-03-25T08:37:00Z">
                  <w:rPr>
                    <w:rStyle w:val="ab"/>
                    <w:noProof/>
                  </w:rPr>
                </w:rPrChange>
              </w:rPr>
              <w:delText>3.13.1</w:delText>
            </w:r>
            <w:r w:rsidDel="004B0B9F">
              <w:rPr>
                <w:rFonts w:eastAsiaTheme="minorEastAsia" w:cstheme="minorBidi"/>
                <w:noProof/>
                <w:lang w:eastAsia="ru-RU"/>
              </w:rPr>
              <w:tab/>
            </w:r>
            <w:r w:rsidRPr="004B0B9F" w:rsidDel="004B0B9F">
              <w:rPr>
                <w:rPrChange w:id="1641"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62</w:delText>
            </w:r>
          </w:del>
        </w:p>
        <w:p w14:paraId="545212BE" w14:textId="5463A4C8" w:rsidR="00383DD8" w:rsidDel="004B0B9F" w:rsidRDefault="00383DD8">
          <w:pPr>
            <w:pStyle w:val="32"/>
            <w:rPr>
              <w:del w:id="1642" w:author="Владимир Лаут" w:date="2021-03-25T08:37:00Z"/>
              <w:rFonts w:eastAsiaTheme="minorEastAsia" w:cstheme="minorBidi"/>
              <w:noProof/>
              <w:lang w:eastAsia="ru-RU"/>
            </w:rPr>
          </w:pPr>
          <w:del w:id="1643" w:author="Владимир Лаут" w:date="2021-03-25T08:37:00Z">
            <w:r w:rsidRPr="004B0B9F" w:rsidDel="004B0B9F">
              <w:rPr>
                <w:rPrChange w:id="1644" w:author="Владимир Лаут" w:date="2021-03-25T08:37:00Z">
                  <w:rPr>
                    <w:rStyle w:val="ab"/>
                    <w:noProof/>
                  </w:rPr>
                </w:rPrChange>
              </w:rPr>
              <w:delText>3.13.2</w:delText>
            </w:r>
            <w:r w:rsidDel="004B0B9F">
              <w:rPr>
                <w:rFonts w:eastAsiaTheme="minorEastAsia" w:cstheme="minorBidi"/>
                <w:noProof/>
                <w:lang w:eastAsia="ru-RU"/>
              </w:rPr>
              <w:tab/>
            </w:r>
            <w:r w:rsidRPr="004B0B9F" w:rsidDel="004B0B9F">
              <w:rPr>
                <w:rPrChange w:id="1645"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62</w:delText>
            </w:r>
          </w:del>
        </w:p>
        <w:p w14:paraId="6BA5D451" w14:textId="28786DC3" w:rsidR="00383DD8" w:rsidDel="004B0B9F" w:rsidRDefault="00383DD8">
          <w:pPr>
            <w:pStyle w:val="32"/>
            <w:rPr>
              <w:del w:id="1646" w:author="Владимир Лаут" w:date="2021-03-25T08:37:00Z"/>
              <w:rFonts w:eastAsiaTheme="minorEastAsia" w:cstheme="minorBidi"/>
              <w:noProof/>
              <w:lang w:eastAsia="ru-RU"/>
            </w:rPr>
          </w:pPr>
          <w:del w:id="1647" w:author="Владимир Лаут" w:date="2021-03-25T08:37:00Z">
            <w:r w:rsidRPr="004B0B9F" w:rsidDel="004B0B9F">
              <w:rPr>
                <w:rPrChange w:id="1648" w:author="Владимир Лаут" w:date="2021-03-25T08:37:00Z">
                  <w:rPr>
                    <w:rStyle w:val="ab"/>
                    <w:noProof/>
                  </w:rPr>
                </w:rPrChange>
              </w:rPr>
              <w:delText>3.13.3</w:delText>
            </w:r>
            <w:r w:rsidDel="004B0B9F">
              <w:rPr>
                <w:rFonts w:eastAsiaTheme="minorEastAsia" w:cstheme="minorBidi"/>
                <w:noProof/>
                <w:lang w:eastAsia="ru-RU"/>
              </w:rPr>
              <w:tab/>
            </w:r>
            <w:r w:rsidRPr="004B0B9F" w:rsidDel="004B0B9F">
              <w:rPr>
                <w:rPrChange w:id="1649"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62</w:delText>
            </w:r>
          </w:del>
        </w:p>
        <w:p w14:paraId="53CF2AB3" w14:textId="47C8AAF2" w:rsidR="00383DD8" w:rsidDel="004B0B9F" w:rsidRDefault="00383DD8">
          <w:pPr>
            <w:pStyle w:val="32"/>
            <w:rPr>
              <w:del w:id="1650" w:author="Владимир Лаут" w:date="2021-03-25T08:37:00Z"/>
              <w:rFonts w:eastAsiaTheme="minorEastAsia" w:cstheme="minorBidi"/>
              <w:noProof/>
              <w:lang w:eastAsia="ru-RU"/>
            </w:rPr>
          </w:pPr>
          <w:del w:id="1651" w:author="Владимир Лаут" w:date="2021-03-25T08:37:00Z">
            <w:r w:rsidRPr="004B0B9F" w:rsidDel="004B0B9F">
              <w:rPr>
                <w:rPrChange w:id="1652" w:author="Владимир Лаут" w:date="2021-03-25T08:37:00Z">
                  <w:rPr>
                    <w:rStyle w:val="ab"/>
                    <w:noProof/>
                  </w:rPr>
                </w:rPrChange>
              </w:rPr>
              <w:delText>3.13.4</w:delText>
            </w:r>
            <w:r w:rsidDel="004B0B9F">
              <w:rPr>
                <w:rFonts w:eastAsiaTheme="minorEastAsia" w:cstheme="minorBidi"/>
                <w:noProof/>
                <w:lang w:eastAsia="ru-RU"/>
              </w:rPr>
              <w:tab/>
            </w:r>
            <w:r w:rsidRPr="004B0B9F" w:rsidDel="004B0B9F">
              <w:rPr>
                <w:rPrChange w:id="1653"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63</w:delText>
            </w:r>
          </w:del>
        </w:p>
        <w:p w14:paraId="4DA5F7DB" w14:textId="6FC53D80" w:rsidR="00383DD8" w:rsidDel="004B0B9F" w:rsidRDefault="00383DD8">
          <w:pPr>
            <w:pStyle w:val="32"/>
            <w:rPr>
              <w:del w:id="1654" w:author="Владимир Лаут" w:date="2021-03-25T08:37:00Z"/>
              <w:rFonts w:eastAsiaTheme="minorEastAsia" w:cstheme="minorBidi"/>
              <w:noProof/>
              <w:lang w:eastAsia="ru-RU"/>
            </w:rPr>
          </w:pPr>
          <w:del w:id="1655" w:author="Владимир Лаут" w:date="2021-03-25T08:37:00Z">
            <w:r w:rsidRPr="004B0B9F" w:rsidDel="004B0B9F">
              <w:rPr>
                <w:rPrChange w:id="1656" w:author="Владимир Лаут" w:date="2021-03-25T08:37:00Z">
                  <w:rPr>
                    <w:rStyle w:val="ab"/>
                    <w:noProof/>
                  </w:rPr>
                </w:rPrChange>
              </w:rPr>
              <w:delText>3.13.5</w:delText>
            </w:r>
            <w:r w:rsidDel="004B0B9F">
              <w:rPr>
                <w:rFonts w:eastAsiaTheme="minorEastAsia" w:cstheme="minorBidi"/>
                <w:noProof/>
                <w:lang w:eastAsia="ru-RU"/>
              </w:rPr>
              <w:tab/>
            </w:r>
            <w:r w:rsidRPr="004B0B9F" w:rsidDel="004B0B9F">
              <w:rPr>
                <w:rPrChange w:id="1657"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64</w:delText>
            </w:r>
          </w:del>
        </w:p>
        <w:p w14:paraId="73227CCC" w14:textId="0E39B241" w:rsidR="00383DD8" w:rsidDel="004B0B9F" w:rsidRDefault="00383DD8">
          <w:pPr>
            <w:pStyle w:val="32"/>
            <w:rPr>
              <w:del w:id="1658" w:author="Владимир Лаут" w:date="2021-03-25T08:37:00Z"/>
              <w:rFonts w:eastAsiaTheme="minorEastAsia" w:cstheme="minorBidi"/>
              <w:noProof/>
              <w:lang w:eastAsia="ru-RU"/>
            </w:rPr>
          </w:pPr>
          <w:del w:id="1659" w:author="Владимир Лаут" w:date="2021-03-25T08:37:00Z">
            <w:r w:rsidRPr="004B0B9F" w:rsidDel="004B0B9F">
              <w:rPr>
                <w:rPrChange w:id="1660" w:author="Владимир Лаут" w:date="2021-03-25T08:37:00Z">
                  <w:rPr>
                    <w:rStyle w:val="ab"/>
                    <w:noProof/>
                  </w:rPr>
                </w:rPrChange>
              </w:rPr>
              <w:delText>3.13.6</w:delText>
            </w:r>
            <w:r w:rsidDel="004B0B9F">
              <w:rPr>
                <w:rFonts w:eastAsiaTheme="minorEastAsia" w:cstheme="minorBidi"/>
                <w:noProof/>
                <w:lang w:eastAsia="ru-RU"/>
              </w:rPr>
              <w:tab/>
            </w:r>
            <w:r w:rsidRPr="004B0B9F" w:rsidDel="004B0B9F">
              <w:rPr>
                <w:rPrChange w:id="1661"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64</w:delText>
            </w:r>
          </w:del>
        </w:p>
        <w:p w14:paraId="0D1AA210" w14:textId="53BE32FC" w:rsidR="00383DD8" w:rsidDel="004B0B9F" w:rsidRDefault="00383DD8">
          <w:pPr>
            <w:pStyle w:val="23"/>
            <w:rPr>
              <w:del w:id="1662" w:author="Владимир Лаут" w:date="2021-03-25T08:37:00Z"/>
              <w:rFonts w:eastAsiaTheme="minorEastAsia" w:cstheme="minorBidi"/>
              <w:b w:val="0"/>
              <w:noProof/>
              <w:lang w:eastAsia="ru-RU"/>
            </w:rPr>
          </w:pPr>
          <w:del w:id="1663" w:author="Владимир Лаут" w:date="2021-03-25T08:37:00Z">
            <w:r w:rsidRPr="004B0B9F" w:rsidDel="004B0B9F">
              <w:rPr>
                <w:rFonts w:eastAsiaTheme="majorEastAsia"/>
                <w:rPrChange w:id="1664" w:author="Владимир Лаут" w:date="2021-03-25T08:37:00Z">
                  <w:rPr>
                    <w:rStyle w:val="ab"/>
                    <w:rFonts w:eastAsiaTheme="majorEastAsia" w:cstheme="majorBidi"/>
                    <w:b w:val="0"/>
                    <w:noProof/>
                  </w:rPr>
                </w:rPrChange>
              </w:rPr>
              <w:delText>3.14</w:delText>
            </w:r>
            <w:r w:rsidDel="004B0B9F">
              <w:rPr>
                <w:rFonts w:eastAsiaTheme="minorEastAsia" w:cstheme="minorBidi"/>
                <w:b w:val="0"/>
                <w:noProof/>
                <w:lang w:eastAsia="ru-RU"/>
              </w:rPr>
              <w:tab/>
            </w:r>
            <w:r w:rsidRPr="004B0B9F" w:rsidDel="004B0B9F">
              <w:rPr>
                <w:rFonts w:eastAsiaTheme="majorEastAsia"/>
                <w:rPrChange w:id="1665"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666"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667" w:author="Владимир Лаут" w:date="2021-03-25T08:37:00Z">
                  <w:rPr>
                    <w:rStyle w:val="ab"/>
                    <w:rFonts w:eastAsiaTheme="majorEastAsia" w:cstheme="majorBidi"/>
                    <w:b w:val="0"/>
                    <w:noProof/>
                  </w:rPr>
                </w:rPrChange>
              </w:rPr>
              <w:delText>_33 Планы предупредительных работ.</w:delText>
            </w:r>
            <w:r w:rsidDel="004B0B9F">
              <w:rPr>
                <w:noProof/>
                <w:webHidden/>
              </w:rPr>
              <w:tab/>
            </w:r>
            <w:r w:rsidR="005228C2" w:rsidDel="004B0B9F">
              <w:rPr>
                <w:noProof/>
                <w:webHidden/>
              </w:rPr>
              <w:delText>64</w:delText>
            </w:r>
          </w:del>
        </w:p>
        <w:p w14:paraId="51C7EE58" w14:textId="76F660E1" w:rsidR="00383DD8" w:rsidDel="004B0B9F" w:rsidRDefault="00383DD8">
          <w:pPr>
            <w:pStyle w:val="32"/>
            <w:rPr>
              <w:del w:id="1668" w:author="Владимир Лаут" w:date="2021-03-25T08:37:00Z"/>
              <w:rFonts w:eastAsiaTheme="minorEastAsia" w:cstheme="minorBidi"/>
              <w:noProof/>
              <w:lang w:eastAsia="ru-RU"/>
            </w:rPr>
          </w:pPr>
          <w:del w:id="1669" w:author="Владимир Лаут" w:date="2021-03-25T08:37:00Z">
            <w:r w:rsidRPr="004B0B9F" w:rsidDel="004B0B9F">
              <w:rPr>
                <w:rPrChange w:id="1670" w:author="Владимир Лаут" w:date="2021-03-25T08:37:00Z">
                  <w:rPr>
                    <w:rStyle w:val="ab"/>
                    <w:noProof/>
                  </w:rPr>
                </w:rPrChange>
              </w:rPr>
              <w:delText>3.14.1</w:delText>
            </w:r>
            <w:r w:rsidDel="004B0B9F">
              <w:rPr>
                <w:rFonts w:eastAsiaTheme="minorEastAsia" w:cstheme="minorBidi"/>
                <w:noProof/>
                <w:lang w:eastAsia="ru-RU"/>
              </w:rPr>
              <w:tab/>
            </w:r>
            <w:r w:rsidRPr="004B0B9F" w:rsidDel="004B0B9F">
              <w:rPr>
                <w:rPrChange w:id="1671"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64</w:delText>
            </w:r>
          </w:del>
        </w:p>
        <w:p w14:paraId="7E0F7816" w14:textId="6DA90B05" w:rsidR="00383DD8" w:rsidDel="004B0B9F" w:rsidRDefault="00383DD8">
          <w:pPr>
            <w:pStyle w:val="32"/>
            <w:rPr>
              <w:del w:id="1672" w:author="Владимир Лаут" w:date="2021-03-25T08:37:00Z"/>
              <w:rFonts w:eastAsiaTheme="minorEastAsia" w:cstheme="minorBidi"/>
              <w:noProof/>
              <w:lang w:eastAsia="ru-RU"/>
            </w:rPr>
          </w:pPr>
          <w:del w:id="1673" w:author="Владимир Лаут" w:date="2021-03-25T08:37:00Z">
            <w:r w:rsidRPr="004B0B9F" w:rsidDel="004B0B9F">
              <w:rPr>
                <w:rPrChange w:id="1674" w:author="Владимир Лаут" w:date="2021-03-25T08:37:00Z">
                  <w:rPr>
                    <w:rStyle w:val="ab"/>
                    <w:noProof/>
                  </w:rPr>
                </w:rPrChange>
              </w:rPr>
              <w:delText>3.14.2</w:delText>
            </w:r>
            <w:r w:rsidDel="004B0B9F">
              <w:rPr>
                <w:rFonts w:eastAsiaTheme="minorEastAsia" w:cstheme="minorBidi"/>
                <w:noProof/>
                <w:lang w:eastAsia="ru-RU"/>
              </w:rPr>
              <w:tab/>
            </w:r>
            <w:r w:rsidRPr="004B0B9F" w:rsidDel="004B0B9F">
              <w:rPr>
                <w:rPrChange w:id="1675"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65</w:delText>
            </w:r>
          </w:del>
        </w:p>
        <w:p w14:paraId="327EE731" w14:textId="0611410B" w:rsidR="00383DD8" w:rsidDel="004B0B9F" w:rsidRDefault="00383DD8">
          <w:pPr>
            <w:pStyle w:val="32"/>
            <w:rPr>
              <w:del w:id="1676" w:author="Владимир Лаут" w:date="2021-03-25T08:37:00Z"/>
              <w:rFonts w:eastAsiaTheme="minorEastAsia" w:cstheme="minorBidi"/>
              <w:noProof/>
              <w:lang w:eastAsia="ru-RU"/>
            </w:rPr>
          </w:pPr>
          <w:del w:id="1677" w:author="Владимир Лаут" w:date="2021-03-25T08:37:00Z">
            <w:r w:rsidRPr="004B0B9F" w:rsidDel="004B0B9F">
              <w:rPr>
                <w:rPrChange w:id="1678" w:author="Владимир Лаут" w:date="2021-03-25T08:37:00Z">
                  <w:rPr>
                    <w:rStyle w:val="ab"/>
                    <w:noProof/>
                  </w:rPr>
                </w:rPrChange>
              </w:rPr>
              <w:delText>3.14.3</w:delText>
            </w:r>
            <w:r w:rsidDel="004B0B9F">
              <w:rPr>
                <w:rFonts w:eastAsiaTheme="minorEastAsia" w:cstheme="minorBidi"/>
                <w:noProof/>
                <w:lang w:eastAsia="ru-RU"/>
              </w:rPr>
              <w:tab/>
            </w:r>
            <w:r w:rsidRPr="004B0B9F" w:rsidDel="004B0B9F">
              <w:rPr>
                <w:rPrChange w:id="1679"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65</w:delText>
            </w:r>
          </w:del>
        </w:p>
        <w:p w14:paraId="49781EBD" w14:textId="18E0D34E" w:rsidR="00383DD8" w:rsidDel="004B0B9F" w:rsidRDefault="00383DD8">
          <w:pPr>
            <w:pStyle w:val="32"/>
            <w:rPr>
              <w:del w:id="1680" w:author="Владимир Лаут" w:date="2021-03-25T08:37:00Z"/>
              <w:rFonts w:eastAsiaTheme="minorEastAsia" w:cstheme="minorBidi"/>
              <w:noProof/>
              <w:lang w:eastAsia="ru-RU"/>
            </w:rPr>
          </w:pPr>
          <w:del w:id="1681" w:author="Владимир Лаут" w:date="2021-03-25T08:37:00Z">
            <w:r w:rsidRPr="004B0B9F" w:rsidDel="004B0B9F">
              <w:rPr>
                <w:rPrChange w:id="1682" w:author="Владимир Лаут" w:date="2021-03-25T08:37:00Z">
                  <w:rPr>
                    <w:rStyle w:val="ab"/>
                    <w:noProof/>
                  </w:rPr>
                </w:rPrChange>
              </w:rPr>
              <w:delText>3.14.4</w:delText>
            </w:r>
            <w:r w:rsidDel="004B0B9F">
              <w:rPr>
                <w:rFonts w:eastAsiaTheme="minorEastAsia" w:cstheme="minorBidi"/>
                <w:noProof/>
                <w:lang w:eastAsia="ru-RU"/>
              </w:rPr>
              <w:tab/>
            </w:r>
            <w:r w:rsidRPr="004B0B9F" w:rsidDel="004B0B9F">
              <w:rPr>
                <w:rPrChange w:id="1683"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66</w:delText>
            </w:r>
          </w:del>
        </w:p>
        <w:p w14:paraId="20400DA2" w14:textId="585C464F" w:rsidR="00383DD8" w:rsidDel="004B0B9F" w:rsidRDefault="00383DD8">
          <w:pPr>
            <w:pStyle w:val="32"/>
            <w:rPr>
              <w:del w:id="1684" w:author="Владимир Лаут" w:date="2021-03-25T08:37:00Z"/>
              <w:rFonts w:eastAsiaTheme="minorEastAsia" w:cstheme="minorBidi"/>
              <w:noProof/>
              <w:lang w:eastAsia="ru-RU"/>
            </w:rPr>
          </w:pPr>
          <w:del w:id="1685" w:author="Владимир Лаут" w:date="2021-03-25T08:37:00Z">
            <w:r w:rsidRPr="004B0B9F" w:rsidDel="004B0B9F">
              <w:rPr>
                <w:rPrChange w:id="1686" w:author="Владимир Лаут" w:date="2021-03-25T08:37:00Z">
                  <w:rPr>
                    <w:rStyle w:val="ab"/>
                    <w:noProof/>
                  </w:rPr>
                </w:rPrChange>
              </w:rPr>
              <w:delText>3.14.5</w:delText>
            </w:r>
            <w:r w:rsidDel="004B0B9F">
              <w:rPr>
                <w:rFonts w:eastAsiaTheme="minorEastAsia" w:cstheme="minorBidi"/>
                <w:noProof/>
                <w:lang w:eastAsia="ru-RU"/>
              </w:rPr>
              <w:tab/>
            </w:r>
            <w:r w:rsidRPr="004B0B9F" w:rsidDel="004B0B9F">
              <w:rPr>
                <w:rPrChange w:id="1687"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69</w:delText>
            </w:r>
          </w:del>
        </w:p>
        <w:p w14:paraId="5457B294" w14:textId="07B5EE6F" w:rsidR="00383DD8" w:rsidDel="004B0B9F" w:rsidRDefault="00383DD8">
          <w:pPr>
            <w:pStyle w:val="32"/>
            <w:rPr>
              <w:del w:id="1688" w:author="Владимир Лаут" w:date="2021-03-25T08:37:00Z"/>
              <w:rFonts w:eastAsiaTheme="minorEastAsia" w:cstheme="minorBidi"/>
              <w:noProof/>
              <w:lang w:eastAsia="ru-RU"/>
            </w:rPr>
          </w:pPr>
          <w:del w:id="1689" w:author="Владимир Лаут" w:date="2021-03-25T08:37:00Z">
            <w:r w:rsidRPr="004B0B9F" w:rsidDel="004B0B9F">
              <w:rPr>
                <w:rPrChange w:id="1690" w:author="Владимир Лаут" w:date="2021-03-25T08:37:00Z">
                  <w:rPr>
                    <w:rStyle w:val="ab"/>
                    <w:noProof/>
                  </w:rPr>
                </w:rPrChange>
              </w:rPr>
              <w:delText>3.14.6</w:delText>
            </w:r>
            <w:r w:rsidDel="004B0B9F">
              <w:rPr>
                <w:rFonts w:eastAsiaTheme="minorEastAsia" w:cstheme="minorBidi"/>
                <w:noProof/>
                <w:lang w:eastAsia="ru-RU"/>
              </w:rPr>
              <w:tab/>
            </w:r>
            <w:r w:rsidRPr="004B0B9F" w:rsidDel="004B0B9F">
              <w:rPr>
                <w:rPrChange w:id="1691"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69</w:delText>
            </w:r>
          </w:del>
        </w:p>
        <w:p w14:paraId="436AB07B" w14:textId="5CF0A81F" w:rsidR="00383DD8" w:rsidDel="004B0B9F" w:rsidRDefault="00383DD8">
          <w:pPr>
            <w:pStyle w:val="23"/>
            <w:rPr>
              <w:del w:id="1692" w:author="Владимир Лаут" w:date="2021-03-25T08:37:00Z"/>
              <w:rFonts w:eastAsiaTheme="minorEastAsia" w:cstheme="minorBidi"/>
              <w:b w:val="0"/>
              <w:noProof/>
              <w:lang w:eastAsia="ru-RU"/>
            </w:rPr>
          </w:pPr>
          <w:del w:id="1693" w:author="Владимир Лаут" w:date="2021-03-25T08:37:00Z">
            <w:r w:rsidRPr="004B0B9F" w:rsidDel="004B0B9F">
              <w:rPr>
                <w:rFonts w:eastAsiaTheme="majorEastAsia"/>
                <w:rPrChange w:id="1694" w:author="Владимир Лаут" w:date="2021-03-25T08:37:00Z">
                  <w:rPr>
                    <w:rStyle w:val="ab"/>
                    <w:rFonts w:eastAsiaTheme="majorEastAsia" w:cstheme="majorBidi"/>
                    <w:b w:val="0"/>
                    <w:noProof/>
                  </w:rPr>
                </w:rPrChange>
              </w:rPr>
              <w:delText>3.15</w:delText>
            </w:r>
            <w:r w:rsidDel="004B0B9F">
              <w:rPr>
                <w:rFonts w:eastAsiaTheme="minorEastAsia" w:cstheme="minorBidi"/>
                <w:b w:val="0"/>
                <w:noProof/>
                <w:lang w:eastAsia="ru-RU"/>
              </w:rPr>
              <w:tab/>
            </w:r>
            <w:r w:rsidRPr="004B0B9F" w:rsidDel="004B0B9F">
              <w:rPr>
                <w:rFonts w:eastAsiaTheme="majorEastAsia"/>
                <w:rPrChange w:id="1695"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696"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697" w:author="Владимир Лаут" w:date="2021-03-25T08:37:00Z">
                  <w:rPr>
                    <w:rStyle w:val="ab"/>
                    <w:rFonts w:eastAsiaTheme="majorEastAsia" w:cstheme="majorBidi"/>
                    <w:b w:val="0"/>
                    <w:noProof/>
                  </w:rPr>
                </w:rPrChange>
              </w:rPr>
              <w:delText xml:space="preserve">_34, </w:delText>
            </w:r>
            <w:r w:rsidRPr="004B0B9F" w:rsidDel="004B0B9F">
              <w:rPr>
                <w:rFonts w:eastAsiaTheme="majorEastAsia"/>
                <w:rPrChange w:id="169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699" w:author="Владимир Лаут" w:date="2021-03-25T08:37:00Z">
                  <w:rPr>
                    <w:rStyle w:val="ab"/>
                    <w:rFonts w:eastAsiaTheme="majorEastAsia" w:cstheme="majorBidi"/>
                    <w:b w:val="0"/>
                    <w:noProof/>
                  </w:rPr>
                </w:rPrChange>
              </w:rPr>
              <w:delText xml:space="preserve">_35, </w:delText>
            </w:r>
            <w:r w:rsidRPr="004B0B9F" w:rsidDel="004B0B9F">
              <w:rPr>
                <w:rFonts w:eastAsiaTheme="majorEastAsia"/>
                <w:rPrChange w:id="1700"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701" w:author="Владимир Лаут" w:date="2021-03-25T08:37:00Z">
                  <w:rPr>
                    <w:rStyle w:val="ab"/>
                    <w:rFonts w:eastAsiaTheme="majorEastAsia" w:cstheme="majorBidi"/>
                    <w:b w:val="0"/>
                    <w:noProof/>
                  </w:rPr>
                </w:rPrChange>
              </w:rPr>
              <w:delText>_48 Пользовательские статусы.</w:delText>
            </w:r>
            <w:r w:rsidDel="004B0B9F">
              <w:rPr>
                <w:noProof/>
                <w:webHidden/>
              </w:rPr>
              <w:tab/>
            </w:r>
            <w:r w:rsidR="005228C2" w:rsidDel="004B0B9F">
              <w:rPr>
                <w:noProof/>
                <w:webHidden/>
              </w:rPr>
              <w:delText>69</w:delText>
            </w:r>
          </w:del>
        </w:p>
        <w:p w14:paraId="6F013AEB" w14:textId="7245F82A" w:rsidR="00383DD8" w:rsidDel="004B0B9F" w:rsidRDefault="00383DD8">
          <w:pPr>
            <w:pStyle w:val="32"/>
            <w:rPr>
              <w:del w:id="1702" w:author="Владимир Лаут" w:date="2021-03-25T08:37:00Z"/>
              <w:rFonts w:eastAsiaTheme="minorEastAsia" w:cstheme="minorBidi"/>
              <w:noProof/>
              <w:lang w:eastAsia="ru-RU"/>
            </w:rPr>
          </w:pPr>
          <w:del w:id="1703" w:author="Владимир Лаут" w:date="2021-03-25T08:37:00Z">
            <w:r w:rsidRPr="004B0B9F" w:rsidDel="004B0B9F">
              <w:rPr>
                <w:rPrChange w:id="1704" w:author="Владимир Лаут" w:date="2021-03-25T08:37:00Z">
                  <w:rPr>
                    <w:rStyle w:val="ab"/>
                    <w:noProof/>
                  </w:rPr>
                </w:rPrChange>
              </w:rPr>
              <w:delText>3.15.1</w:delText>
            </w:r>
            <w:r w:rsidDel="004B0B9F">
              <w:rPr>
                <w:rFonts w:eastAsiaTheme="minorEastAsia" w:cstheme="minorBidi"/>
                <w:noProof/>
                <w:lang w:eastAsia="ru-RU"/>
              </w:rPr>
              <w:tab/>
            </w:r>
            <w:r w:rsidRPr="004B0B9F" w:rsidDel="004B0B9F">
              <w:rPr>
                <w:rPrChange w:id="170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69</w:delText>
            </w:r>
          </w:del>
        </w:p>
        <w:p w14:paraId="1D3E3A37" w14:textId="5ABCC1D2" w:rsidR="00383DD8" w:rsidDel="004B0B9F" w:rsidRDefault="00383DD8">
          <w:pPr>
            <w:pStyle w:val="32"/>
            <w:rPr>
              <w:del w:id="1706" w:author="Владимир Лаут" w:date="2021-03-25T08:37:00Z"/>
              <w:rFonts w:eastAsiaTheme="minorEastAsia" w:cstheme="minorBidi"/>
              <w:noProof/>
              <w:lang w:eastAsia="ru-RU"/>
            </w:rPr>
          </w:pPr>
          <w:del w:id="1707" w:author="Владимир Лаут" w:date="2021-03-25T08:37:00Z">
            <w:r w:rsidRPr="004B0B9F" w:rsidDel="004B0B9F">
              <w:rPr>
                <w:rPrChange w:id="1708" w:author="Владимир Лаут" w:date="2021-03-25T08:37:00Z">
                  <w:rPr>
                    <w:rStyle w:val="ab"/>
                    <w:noProof/>
                  </w:rPr>
                </w:rPrChange>
              </w:rPr>
              <w:delText>3.15.2</w:delText>
            </w:r>
            <w:r w:rsidDel="004B0B9F">
              <w:rPr>
                <w:rFonts w:eastAsiaTheme="minorEastAsia" w:cstheme="minorBidi"/>
                <w:noProof/>
                <w:lang w:eastAsia="ru-RU"/>
              </w:rPr>
              <w:tab/>
            </w:r>
            <w:r w:rsidRPr="004B0B9F" w:rsidDel="004B0B9F">
              <w:rPr>
                <w:rPrChange w:id="170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69</w:delText>
            </w:r>
          </w:del>
        </w:p>
        <w:p w14:paraId="774C18BC" w14:textId="595F1051" w:rsidR="00383DD8" w:rsidDel="004B0B9F" w:rsidRDefault="00383DD8">
          <w:pPr>
            <w:pStyle w:val="32"/>
            <w:rPr>
              <w:del w:id="1710" w:author="Владимир Лаут" w:date="2021-03-25T08:37:00Z"/>
              <w:rFonts w:eastAsiaTheme="minorEastAsia" w:cstheme="minorBidi"/>
              <w:noProof/>
              <w:lang w:eastAsia="ru-RU"/>
            </w:rPr>
          </w:pPr>
          <w:del w:id="1711" w:author="Владимир Лаут" w:date="2021-03-25T08:37:00Z">
            <w:r w:rsidRPr="004B0B9F" w:rsidDel="004B0B9F">
              <w:rPr>
                <w:rPrChange w:id="1712" w:author="Владимир Лаут" w:date="2021-03-25T08:37:00Z">
                  <w:rPr>
                    <w:rStyle w:val="ab"/>
                    <w:noProof/>
                  </w:rPr>
                </w:rPrChange>
              </w:rPr>
              <w:delText>3.15.3</w:delText>
            </w:r>
            <w:r w:rsidDel="004B0B9F">
              <w:rPr>
                <w:rFonts w:eastAsiaTheme="minorEastAsia" w:cstheme="minorBidi"/>
                <w:noProof/>
                <w:lang w:eastAsia="ru-RU"/>
              </w:rPr>
              <w:tab/>
            </w:r>
            <w:r w:rsidRPr="004B0B9F" w:rsidDel="004B0B9F">
              <w:rPr>
                <w:rPrChange w:id="171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70</w:delText>
            </w:r>
          </w:del>
        </w:p>
        <w:p w14:paraId="3D5DCC73" w14:textId="295AED12" w:rsidR="00383DD8" w:rsidDel="004B0B9F" w:rsidRDefault="00383DD8">
          <w:pPr>
            <w:pStyle w:val="32"/>
            <w:rPr>
              <w:del w:id="1714" w:author="Владимир Лаут" w:date="2021-03-25T08:37:00Z"/>
              <w:rFonts w:eastAsiaTheme="minorEastAsia" w:cstheme="minorBidi"/>
              <w:noProof/>
              <w:lang w:eastAsia="ru-RU"/>
            </w:rPr>
          </w:pPr>
          <w:del w:id="1715" w:author="Владимир Лаут" w:date="2021-03-25T08:37:00Z">
            <w:r w:rsidRPr="004B0B9F" w:rsidDel="004B0B9F">
              <w:rPr>
                <w:rPrChange w:id="1716" w:author="Владимир Лаут" w:date="2021-03-25T08:37:00Z">
                  <w:rPr>
                    <w:rStyle w:val="ab"/>
                    <w:noProof/>
                  </w:rPr>
                </w:rPrChange>
              </w:rPr>
              <w:delText>3.15.4</w:delText>
            </w:r>
            <w:r w:rsidDel="004B0B9F">
              <w:rPr>
                <w:rFonts w:eastAsiaTheme="minorEastAsia" w:cstheme="minorBidi"/>
                <w:noProof/>
                <w:lang w:eastAsia="ru-RU"/>
              </w:rPr>
              <w:tab/>
            </w:r>
            <w:r w:rsidRPr="004B0B9F" w:rsidDel="004B0B9F">
              <w:rPr>
                <w:rPrChange w:id="171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71</w:delText>
            </w:r>
          </w:del>
        </w:p>
        <w:p w14:paraId="52791DD6" w14:textId="7F8BBF13" w:rsidR="00383DD8" w:rsidDel="004B0B9F" w:rsidRDefault="00383DD8">
          <w:pPr>
            <w:pStyle w:val="32"/>
            <w:rPr>
              <w:del w:id="1718" w:author="Владимир Лаут" w:date="2021-03-25T08:37:00Z"/>
              <w:rFonts w:eastAsiaTheme="minorEastAsia" w:cstheme="minorBidi"/>
              <w:noProof/>
              <w:lang w:eastAsia="ru-RU"/>
            </w:rPr>
          </w:pPr>
          <w:del w:id="1719" w:author="Владимир Лаут" w:date="2021-03-25T08:37:00Z">
            <w:r w:rsidRPr="004B0B9F" w:rsidDel="004B0B9F">
              <w:rPr>
                <w:rPrChange w:id="1720" w:author="Владимир Лаут" w:date="2021-03-25T08:37:00Z">
                  <w:rPr>
                    <w:rStyle w:val="ab"/>
                    <w:noProof/>
                  </w:rPr>
                </w:rPrChange>
              </w:rPr>
              <w:delText>3.15.5</w:delText>
            </w:r>
            <w:r w:rsidDel="004B0B9F">
              <w:rPr>
                <w:rFonts w:eastAsiaTheme="minorEastAsia" w:cstheme="minorBidi"/>
                <w:noProof/>
                <w:lang w:eastAsia="ru-RU"/>
              </w:rPr>
              <w:tab/>
            </w:r>
            <w:r w:rsidRPr="004B0B9F" w:rsidDel="004B0B9F">
              <w:rPr>
                <w:rPrChange w:id="172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73</w:delText>
            </w:r>
          </w:del>
        </w:p>
        <w:p w14:paraId="0B7A6E37" w14:textId="6912B717" w:rsidR="00383DD8" w:rsidDel="004B0B9F" w:rsidRDefault="00383DD8">
          <w:pPr>
            <w:pStyle w:val="32"/>
            <w:rPr>
              <w:del w:id="1722" w:author="Владимир Лаут" w:date="2021-03-25T08:37:00Z"/>
              <w:rFonts w:eastAsiaTheme="minorEastAsia" w:cstheme="minorBidi"/>
              <w:noProof/>
              <w:lang w:eastAsia="ru-RU"/>
            </w:rPr>
          </w:pPr>
          <w:del w:id="1723" w:author="Владимир Лаут" w:date="2021-03-25T08:37:00Z">
            <w:r w:rsidRPr="004B0B9F" w:rsidDel="004B0B9F">
              <w:rPr>
                <w:rPrChange w:id="1724" w:author="Владимир Лаут" w:date="2021-03-25T08:37:00Z">
                  <w:rPr>
                    <w:rStyle w:val="ab"/>
                    <w:noProof/>
                  </w:rPr>
                </w:rPrChange>
              </w:rPr>
              <w:delText>3.15.6</w:delText>
            </w:r>
            <w:r w:rsidDel="004B0B9F">
              <w:rPr>
                <w:rFonts w:eastAsiaTheme="minorEastAsia" w:cstheme="minorBidi"/>
                <w:noProof/>
                <w:lang w:eastAsia="ru-RU"/>
              </w:rPr>
              <w:tab/>
            </w:r>
            <w:r w:rsidRPr="004B0B9F" w:rsidDel="004B0B9F">
              <w:rPr>
                <w:rPrChange w:id="172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73</w:delText>
            </w:r>
          </w:del>
        </w:p>
        <w:p w14:paraId="72E2F4CA" w14:textId="51F1DF2A" w:rsidR="00383DD8" w:rsidDel="004B0B9F" w:rsidRDefault="00383DD8">
          <w:pPr>
            <w:pStyle w:val="23"/>
            <w:rPr>
              <w:del w:id="1726" w:author="Владимир Лаут" w:date="2021-03-25T08:37:00Z"/>
              <w:rFonts w:eastAsiaTheme="minorEastAsia" w:cstheme="minorBidi"/>
              <w:b w:val="0"/>
              <w:noProof/>
              <w:lang w:eastAsia="ru-RU"/>
            </w:rPr>
          </w:pPr>
          <w:del w:id="1727" w:author="Владимир Лаут" w:date="2021-03-25T08:37:00Z">
            <w:r w:rsidRPr="004B0B9F" w:rsidDel="004B0B9F">
              <w:rPr>
                <w:rFonts w:eastAsiaTheme="majorEastAsia"/>
                <w:rPrChange w:id="1728" w:author="Владимир Лаут" w:date="2021-03-25T08:37:00Z">
                  <w:rPr>
                    <w:rStyle w:val="ab"/>
                    <w:rFonts w:eastAsiaTheme="majorEastAsia" w:cstheme="majorBidi"/>
                    <w:b w:val="0"/>
                    <w:noProof/>
                  </w:rPr>
                </w:rPrChange>
              </w:rPr>
              <w:delText>3.16</w:delText>
            </w:r>
            <w:r w:rsidDel="004B0B9F">
              <w:rPr>
                <w:rFonts w:eastAsiaTheme="minorEastAsia" w:cstheme="minorBidi"/>
                <w:b w:val="0"/>
                <w:noProof/>
                <w:lang w:eastAsia="ru-RU"/>
              </w:rPr>
              <w:tab/>
            </w:r>
            <w:r w:rsidRPr="004B0B9F" w:rsidDel="004B0B9F">
              <w:rPr>
                <w:rFonts w:eastAsiaTheme="majorEastAsia"/>
                <w:rPrChange w:id="1729"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730" w:author="Владимир Лаут" w:date="2021-03-25T08:37:00Z">
                  <w:rPr>
                    <w:rStyle w:val="ab"/>
                    <w:rFonts w:eastAsiaTheme="majorEastAsia" w:cstheme="majorBidi"/>
                    <w:b w:val="0"/>
                    <w:noProof/>
                    <w:lang w:val="en-US"/>
                  </w:rPr>
                </w:rPrChange>
              </w:rPr>
              <w:delText>CROSS</w:delText>
            </w:r>
            <w:r w:rsidRPr="004B0B9F" w:rsidDel="004B0B9F">
              <w:rPr>
                <w:rFonts w:eastAsiaTheme="majorEastAsia"/>
                <w:rPrChange w:id="1731" w:author="Владимир Лаут" w:date="2021-03-25T08:37:00Z">
                  <w:rPr>
                    <w:rStyle w:val="ab"/>
                    <w:rFonts w:eastAsiaTheme="majorEastAsia" w:cstheme="majorBidi"/>
                    <w:b w:val="0"/>
                    <w:noProof/>
                  </w:rPr>
                </w:rPrChange>
              </w:rPr>
              <w:delText>_12 Признаки</w:delText>
            </w:r>
            <w:r w:rsidDel="004B0B9F">
              <w:rPr>
                <w:noProof/>
                <w:webHidden/>
              </w:rPr>
              <w:tab/>
            </w:r>
            <w:r w:rsidR="005228C2" w:rsidDel="004B0B9F">
              <w:rPr>
                <w:noProof/>
                <w:webHidden/>
              </w:rPr>
              <w:delText>73</w:delText>
            </w:r>
          </w:del>
        </w:p>
        <w:p w14:paraId="07D5EE29" w14:textId="41346342" w:rsidR="00383DD8" w:rsidDel="004B0B9F" w:rsidRDefault="00383DD8">
          <w:pPr>
            <w:pStyle w:val="32"/>
            <w:rPr>
              <w:del w:id="1732" w:author="Владимир Лаут" w:date="2021-03-25T08:37:00Z"/>
              <w:rFonts w:eastAsiaTheme="minorEastAsia" w:cstheme="minorBidi"/>
              <w:noProof/>
              <w:lang w:eastAsia="ru-RU"/>
            </w:rPr>
          </w:pPr>
          <w:del w:id="1733" w:author="Владимир Лаут" w:date="2021-03-25T08:37:00Z">
            <w:r w:rsidRPr="004B0B9F" w:rsidDel="004B0B9F">
              <w:rPr>
                <w:rPrChange w:id="1734" w:author="Владимир Лаут" w:date="2021-03-25T08:37:00Z">
                  <w:rPr>
                    <w:rStyle w:val="ab"/>
                    <w:noProof/>
                  </w:rPr>
                </w:rPrChange>
              </w:rPr>
              <w:delText>3.16.1</w:delText>
            </w:r>
            <w:r w:rsidDel="004B0B9F">
              <w:rPr>
                <w:rFonts w:eastAsiaTheme="minorEastAsia" w:cstheme="minorBidi"/>
                <w:noProof/>
                <w:lang w:eastAsia="ru-RU"/>
              </w:rPr>
              <w:tab/>
            </w:r>
            <w:r w:rsidRPr="004B0B9F" w:rsidDel="004B0B9F">
              <w:rPr>
                <w:rPrChange w:id="173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73</w:delText>
            </w:r>
          </w:del>
        </w:p>
        <w:p w14:paraId="351E4947" w14:textId="12C88376" w:rsidR="00383DD8" w:rsidDel="004B0B9F" w:rsidRDefault="00383DD8">
          <w:pPr>
            <w:pStyle w:val="32"/>
            <w:rPr>
              <w:del w:id="1736" w:author="Владимир Лаут" w:date="2021-03-25T08:37:00Z"/>
              <w:rFonts w:eastAsiaTheme="minorEastAsia" w:cstheme="minorBidi"/>
              <w:noProof/>
              <w:lang w:eastAsia="ru-RU"/>
            </w:rPr>
          </w:pPr>
          <w:del w:id="1737" w:author="Владимир Лаут" w:date="2021-03-25T08:37:00Z">
            <w:r w:rsidRPr="004B0B9F" w:rsidDel="004B0B9F">
              <w:rPr>
                <w:rPrChange w:id="1738" w:author="Владимир Лаут" w:date="2021-03-25T08:37:00Z">
                  <w:rPr>
                    <w:rStyle w:val="ab"/>
                    <w:noProof/>
                  </w:rPr>
                </w:rPrChange>
              </w:rPr>
              <w:delText>3.16.2</w:delText>
            </w:r>
            <w:r w:rsidDel="004B0B9F">
              <w:rPr>
                <w:rFonts w:eastAsiaTheme="minorEastAsia" w:cstheme="minorBidi"/>
                <w:noProof/>
                <w:lang w:eastAsia="ru-RU"/>
              </w:rPr>
              <w:tab/>
            </w:r>
            <w:r w:rsidRPr="004B0B9F" w:rsidDel="004B0B9F">
              <w:rPr>
                <w:rPrChange w:id="173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74</w:delText>
            </w:r>
          </w:del>
        </w:p>
        <w:p w14:paraId="65EDECFA" w14:textId="74A7890A" w:rsidR="00383DD8" w:rsidDel="004B0B9F" w:rsidRDefault="00383DD8">
          <w:pPr>
            <w:pStyle w:val="32"/>
            <w:rPr>
              <w:del w:id="1740" w:author="Владимир Лаут" w:date="2021-03-25T08:37:00Z"/>
              <w:rFonts w:eastAsiaTheme="minorEastAsia" w:cstheme="minorBidi"/>
              <w:noProof/>
              <w:lang w:eastAsia="ru-RU"/>
            </w:rPr>
          </w:pPr>
          <w:del w:id="1741" w:author="Владимир Лаут" w:date="2021-03-25T08:37:00Z">
            <w:r w:rsidRPr="004B0B9F" w:rsidDel="004B0B9F">
              <w:rPr>
                <w:rPrChange w:id="1742" w:author="Владимир Лаут" w:date="2021-03-25T08:37:00Z">
                  <w:rPr>
                    <w:rStyle w:val="ab"/>
                    <w:noProof/>
                  </w:rPr>
                </w:rPrChange>
              </w:rPr>
              <w:delText>3.16.3</w:delText>
            </w:r>
            <w:r w:rsidDel="004B0B9F">
              <w:rPr>
                <w:rFonts w:eastAsiaTheme="minorEastAsia" w:cstheme="minorBidi"/>
                <w:noProof/>
                <w:lang w:eastAsia="ru-RU"/>
              </w:rPr>
              <w:tab/>
            </w:r>
            <w:r w:rsidRPr="004B0B9F" w:rsidDel="004B0B9F">
              <w:rPr>
                <w:rPrChange w:id="174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74</w:delText>
            </w:r>
          </w:del>
        </w:p>
        <w:p w14:paraId="73A917E5" w14:textId="44FEE723" w:rsidR="00383DD8" w:rsidDel="004B0B9F" w:rsidRDefault="00383DD8">
          <w:pPr>
            <w:pStyle w:val="32"/>
            <w:rPr>
              <w:del w:id="1744" w:author="Владимир Лаут" w:date="2021-03-25T08:37:00Z"/>
              <w:rFonts w:eastAsiaTheme="minorEastAsia" w:cstheme="minorBidi"/>
              <w:noProof/>
              <w:lang w:eastAsia="ru-RU"/>
            </w:rPr>
          </w:pPr>
          <w:del w:id="1745" w:author="Владимир Лаут" w:date="2021-03-25T08:37:00Z">
            <w:r w:rsidRPr="004B0B9F" w:rsidDel="004B0B9F">
              <w:rPr>
                <w:rPrChange w:id="1746" w:author="Владимир Лаут" w:date="2021-03-25T08:37:00Z">
                  <w:rPr>
                    <w:rStyle w:val="ab"/>
                    <w:noProof/>
                  </w:rPr>
                </w:rPrChange>
              </w:rPr>
              <w:delText>3.16.4</w:delText>
            </w:r>
            <w:r w:rsidDel="004B0B9F">
              <w:rPr>
                <w:rFonts w:eastAsiaTheme="minorEastAsia" w:cstheme="minorBidi"/>
                <w:noProof/>
                <w:lang w:eastAsia="ru-RU"/>
              </w:rPr>
              <w:tab/>
            </w:r>
            <w:r w:rsidRPr="004B0B9F" w:rsidDel="004B0B9F">
              <w:rPr>
                <w:rPrChange w:id="174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75</w:delText>
            </w:r>
          </w:del>
        </w:p>
        <w:p w14:paraId="3906ADAB" w14:textId="5E1C6608" w:rsidR="00383DD8" w:rsidDel="004B0B9F" w:rsidRDefault="00383DD8">
          <w:pPr>
            <w:pStyle w:val="32"/>
            <w:rPr>
              <w:del w:id="1748" w:author="Владимир Лаут" w:date="2021-03-25T08:37:00Z"/>
              <w:rFonts w:eastAsiaTheme="minorEastAsia" w:cstheme="minorBidi"/>
              <w:noProof/>
              <w:lang w:eastAsia="ru-RU"/>
            </w:rPr>
          </w:pPr>
          <w:del w:id="1749" w:author="Владимир Лаут" w:date="2021-03-25T08:37:00Z">
            <w:r w:rsidRPr="004B0B9F" w:rsidDel="004B0B9F">
              <w:rPr>
                <w:rPrChange w:id="1750" w:author="Владимир Лаут" w:date="2021-03-25T08:37:00Z">
                  <w:rPr>
                    <w:rStyle w:val="ab"/>
                    <w:noProof/>
                  </w:rPr>
                </w:rPrChange>
              </w:rPr>
              <w:delText>3.16.5</w:delText>
            </w:r>
            <w:r w:rsidDel="004B0B9F">
              <w:rPr>
                <w:rFonts w:eastAsiaTheme="minorEastAsia" w:cstheme="minorBidi"/>
                <w:noProof/>
                <w:lang w:eastAsia="ru-RU"/>
              </w:rPr>
              <w:tab/>
            </w:r>
            <w:r w:rsidRPr="004B0B9F" w:rsidDel="004B0B9F">
              <w:rPr>
                <w:rPrChange w:id="175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77</w:delText>
            </w:r>
          </w:del>
        </w:p>
        <w:p w14:paraId="50414E2A" w14:textId="1A6BCBE5" w:rsidR="00383DD8" w:rsidDel="004B0B9F" w:rsidRDefault="00383DD8">
          <w:pPr>
            <w:pStyle w:val="32"/>
            <w:rPr>
              <w:del w:id="1752" w:author="Владимир Лаут" w:date="2021-03-25T08:37:00Z"/>
              <w:rFonts w:eastAsiaTheme="minorEastAsia" w:cstheme="minorBidi"/>
              <w:noProof/>
              <w:lang w:eastAsia="ru-RU"/>
            </w:rPr>
          </w:pPr>
          <w:del w:id="1753" w:author="Владимир Лаут" w:date="2021-03-25T08:37:00Z">
            <w:r w:rsidRPr="004B0B9F" w:rsidDel="004B0B9F">
              <w:rPr>
                <w:rPrChange w:id="1754" w:author="Владимир Лаут" w:date="2021-03-25T08:37:00Z">
                  <w:rPr>
                    <w:rStyle w:val="ab"/>
                    <w:noProof/>
                  </w:rPr>
                </w:rPrChange>
              </w:rPr>
              <w:delText>3.16.6</w:delText>
            </w:r>
            <w:r w:rsidDel="004B0B9F">
              <w:rPr>
                <w:rFonts w:eastAsiaTheme="minorEastAsia" w:cstheme="minorBidi"/>
                <w:noProof/>
                <w:lang w:eastAsia="ru-RU"/>
              </w:rPr>
              <w:tab/>
            </w:r>
            <w:r w:rsidRPr="004B0B9F" w:rsidDel="004B0B9F">
              <w:rPr>
                <w:rPrChange w:id="175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77</w:delText>
            </w:r>
          </w:del>
        </w:p>
        <w:p w14:paraId="74608150" w14:textId="2AB8BC2C" w:rsidR="00383DD8" w:rsidDel="004B0B9F" w:rsidRDefault="00383DD8">
          <w:pPr>
            <w:pStyle w:val="23"/>
            <w:rPr>
              <w:del w:id="1756" w:author="Владимир Лаут" w:date="2021-03-25T08:37:00Z"/>
              <w:rFonts w:eastAsiaTheme="minorEastAsia" w:cstheme="minorBidi"/>
              <w:b w:val="0"/>
              <w:noProof/>
              <w:lang w:eastAsia="ru-RU"/>
            </w:rPr>
          </w:pPr>
          <w:del w:id="1757" w:author="Владимир Лаут" w:date="2021-03-25T08:37:00Z">
            <w:r w:rsidRPr="004B0B9F" w:rsidDel="004B0B9F">
              <w:rPr>
                <w:rFonts w:eastAsiaTheme="majorEastAsia"/>
                <w:rPrChange w:id="1758" w:author="Владимир Лаут" w:date="2021-03-25T08:37:00Z">
                  <w:rPr>
                    <w:rStyle w:val="ab"/>
                    <w:rFonts w:eastAsiaTheme="majorEastAsia" w:cstheme="majorBidi"/>
                    <w:b w:val="0"/>
                    <w:noProof/>
                  </w:rPr>
                </w:rPrChange>
              </w:rPr>
              <w:delText>3.17</w:delText>
            </w:r>
            <w:r w:rsidDel="004B0B9F">
              <w:rPr>
                <w:rFonts w:eastAsiaTheme="minorEastAsia" w:cstheme="minorBidi"/>
                <w:b w:val="0"/>
                <w:noProof/>
                <w:lang w:eastAsia="ru-RU"/>
              </w:rPr>
              <w:tab/>
            </w:r>
            <w:r w:rsidRPr="004B0B9F" w:rsidDel="004B0B9F">
              <w:rPr>
                <w:rFonts w:eastAsiaTheme="majorEastAsia"/>
                <w:rPrChange w:id="1759"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760"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761" w:author="Владимир Лаут" w:date="2021-03-25T08:37:00Z">
                  <w:rPr>
                    <w:rStyle w:val="ab"/>
                    <w:rFonts w:eastAsiaTheme="majorEastAsia" w:cstheme="majorBidi"/>
                    <w:b w:val="0"/>
                    <w:noProof/>
                  </w:rPr>
                </w:rPrChange>
              </w:rPr>
              <w:delText>_37 Приоритет.</w:delText>
            </w:r>
            <w:r w:rsidDel="004B0B9F">
              <w:rPr>
                <w:noProof/>
                <w:webHidden/>
              </w:rPr>
              <w:tab/>
            </w:r>
            <w:r w:rsidR="005228C2" w:rsidDel="004B0B9F">
              <w:rPr>
                <w:noProof/>
                <w:webHidden/>
              </w:rPr>
              <w:delText>77</w:delText>
            </w:r>
          </w:del>
        </w:p>
        <w:p w14:paraId="354DD505" w14:textId="5B0C7CC3" w:rsidR="00383DD8" w:rsidDel="004B0B9F" w:rsidRDefault="00383DD8">
          <w:pPr>
            <w:pStyle w:val="32"/>
            <w:rPr>
              <w:del w:id="1762" w:author="Владимир Лаут" w:date="2021-03-25T08:37:00Z"/>
              <w:rFonts w:eastAsiaTheme="minorEastAsia" w:cstheme="minorBidi"/>
              <w:noProof/>
              <w:lang w:eastAsia="ru-RU"/>
            </w:rPr>
          </w:pPr>
          <w:del w:id="1763" w:author="Владимир Лаут" w:date="2021-03-25T08:37:00Z">
            <w:r w:rsidRPr="004B0B9F" w:rsidDel="004B0B9F">
              <w:rPr>
                <w:rPrChange w:id="1764" w:author="Владимир Лаут" w:date="2021-03-25T08:37:00Z">
                  <w:rPr>
                    <w:rStyle w:val="ab"/>
                    <w:noProof/>
                  </w:rPr>
                </w:rPrChange>
              </w:rPr>
              <w:delText>3.17.1</w:delText>
            </w:r>
            <w:r w:rsidDel="004B0B9F">
              <w:rPr>
                <w:rFonts w:eastAsiaTheme="minorEastAsia" w:cstheme="minorBidi"/>
                <w:noProof/>
                <w:lang w:eastAsia="ru-RU"/>
              </w:rPr>
              <w:tab/>
            </w:r>
            <w:r w:rsidRPr="004B0B9F" w:rsidDel="004B0B9F">
              <w:rPr>
                <w:rPrChange w:id="176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77</w:delText>
            </w:r>
          </w:del>
        </w:p>
        <w:p w14:paraId="05F1FD82" w14:textId="4B135A0F" w:rsidR="00383DD8" w:rsidDel="004B0B9F" w:rsidRDefault="00383DD8">
          <w:pPr>
            <w:pStyle w:val="32"/>
            <w:rPr>
              <w:del w:id="1766" w:author="Владимир Лаут" w:date="2021-03-25T08:37:00Z"/>
              <w:rFonts w:eastAsiaTheme="minorEastAsia" w:cstheme="minorBidi"/>
              <w:noProof/>
              <w:lang w:eastAsia="ru-RU"/>
            </w:rPr>
          </w:pPr>
          <w:del w:id="1767" w:author="Владимир Лаут" w:date="2021-03-25T08:37:00Z">
            <w:r w:rsidRPr="004B0B9F" w:rsidDel="004B0B9F">
              <w:rPr>
                <w:rPrChange w:id="1768" w:author="Владимир Лаут" w:date="2021-03-25T08:37:00Z">
                  <w:rPr>
                    <w:rStyle w:val="ab"/>
                    <w:noProof/>
                  </w:rPr>
                </w:rPrChange>
              </w:rPr>
              <w:delText>3.17.2</w:delText>
            </w:r>
            <w:r w:rsidDel="004B0B9F">
              <w:rPr>
                <w:rFonts w:eastAsiaTheme="minorEastAsia" w:cstheme="minorBidi"/>
                <w:noProof/>
                <w:lang w:eastAsia="ru-RU"/>
              </w:rPr>
              <w:tab/>
            </w:r>
            <w:r w:rsidRPr="004B0B9F" w:rsidDel="004B0B9F">
              <w:rPr>
                <w:rPrChange w:id="176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77</w:delText>
            </w:r>
          </w:del>
        </w:p>
        <w:p w14:paraId="2F970BCA" w14:textId="41B0C2C4" w:rsidR="00383DD8" w:rsidDel="004B0B9F" w:rsidRDefault="00383DD8">
          <w:pPr>
            <w:pStyle w:val="32"/>
            <w:rPr>
              <w:del w:id="1770" w:author="Владимир Лаут" w:date="2021-03-25T08:37:00Z"/>
              <w:rFonts w:eastAsiaTheme="minorEastAsia" w:cstheme="minorBidi"/>
              <w:noProof/>
              <w:lang w:eastAsia="ru-RU"/>
            </w:rPr>
          </w:pPr>
          <w:del w:id="1771" w:author="Владимир Лаут" w:date="2021-03-25T08:37:00Z">
            <w:r w:rsidRPr="004B0B9F" w:rsidDel="004B0B9F">
              <w:rPr>
                <w:rPrChange w:id="1772" w:author="Владимир Лаут" w:date="2021-03-25T08:37:00Z">
                  <w:rPr>
                    <w:rStyle w:val="ab"/>
                    <w:noProof/>
                  </w:rPr>
                </w:rPrChange>
              </w:rPr>
              <w:delText>3.17.3</w:delText>
            </w:r>
            <w:r w:rsidDel="004B0B9F">
              <w:rPr>
                <w:rFonts w:eastAsiaTheme="minorEastAsia" w:cstheme="minorBidi"/>
                <w:noProof/>
                <w:lang w:eastAsia="ru-RU"/>
              </w:rPr>
              <w:tab/>
            </w:r>
            <w:r w:rsidRPr="004B0B9F" w:rsidDel="004B0B9F">
              <w:rPr>
                <w:rPrChange w:id="177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77</w:delText>
            </w:r>
          </w:del>
        </w:p>
        <w:p w14:paraId="50AC1AA0" w14:textId="48967DB7" w:rsidR="00383DD8" w:rsidDel="004B0B9F" w:rsidRDefault="00383DD8">
          <w:pPr>
            <w:pStyle w:val="32"/>
            <w:rPr>
              <w:del w:id="1774" w:author="Владимир Лаут" w:date="2021-03-25T08:37:00Z"/>
              <w:rFonts w:eastAsiaTheme="minorEastAsia" w:cstheme="minorBidi"/>
              <w:noProof/>
              <w:lang w:eastAsia="ru-RU"/>
            </w:rPr>
          </w:pPr>
          <w:del w:id="1775" w:author="Владимир Лаут" w:date="2021-03-25T08:37:00Z">
            <w:r w:rsidRPr="004B0B9F" w:rsidDel="004B0B9F">
              <w:rPr>
                <w:rPrChange w:id="1776" w:author="Владимир Лаут" w:date="2021-03-25T08:37:00Z">
                  <w:rPr>
                    <w:rStyle w:val="ab"/>
                    <w:noProof/>
                  </w:rPr>
                </w:rPrChange>
              </w:rPr>
              <w:delText>3.17.4</w:delText>
            </w:r>
            <w:r w:rsidDel="004B0B9F">
              <w:rPr>
                <w:rFonts w:eastAsiaTheme="minorEastAsia" w:cstheme="minorBidi"/>
                <w:noProof/>
                <w:lang w:eastAsia="ru-RU"/>
              </w:rPr>
              <w:tab/>
            </w:r>
            <w:r w:rsidRPr="004B0B9F" w:rsidDel="004B0B9F">
              <w:rPr>
                <w:rPrChange w:id="177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78</w:delText>
            </w:r>
          </w:del>
        </w:p>
        <w:p w14:paraId="75864895" w14:textId="25374FE1" w:rsidR="00383DD8" w:rsidDel="004B0B9F" w:rsidRDefault="00383DD8">
          <w:pPr>
            <w:pStyle w:val="32"/>
            <w:rPr>
              <w:del w:id="1778" w:author="Владимир Лаут" w:date="2021-03-25T08:37:00Z"/>
              <w:rFonts w:eastAsiaTheme="minorEastAsia" w:cstheme="minorBidi"/>
              <w:noProof/>
              <w:lang w:eastAsia="ru-RU"/>
            </w:rPr>
          </w:pPr>
          <w:del w:id="1779" w:author="Владимир Лаут" w:date="2021-03-25T08:37:00Z">
            <w:r w:rsidRPr="004B0B9F" w:rsidDel="004B0B9F">
              <w:rPr>
                <w:rPrChange w:id="1780" w:author="Владимир Лаут" w:date="2021-03-25T08:37:00Z">
                  <w:rPr>
                    <w:rStyle w:val="ab"/>
                    <w:noProof/>
                  </w:rPr>
                </w:rPrChange>
              </w:rPr>
              <w:delText>3.17.5</w:delText>
            </w:r>
            <w:r w:rsidDel="004B0B9F">
              <w:rPr>
                <w:rFonts w:eastAsiaTheme="minorEastAsia" w:cstheme="minorBidi"/>
                <w:noProof/>
                <w:lang w:eastAsia="ru-RU"/>
              </w:rPr>
              <w:tab/>
            </w:r>
            <w:r w:rsidRPr="004B0B9F" w:rsidDel="004B0B9F">
              <w:rPr>
                <w:rPrChange w:id="178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79</w:delText>
            </w:r>
          </w:del>
        </w:p>
        <w:p w14:paraId="3B9B81E0" w14:textId="7E43230B" w:rsidR="00383DD8" w:rsidDel="004B0B9F" w:rsidRDefault="00383DD8">
          <w:pPr>
            <w:pStyle w:val="32"/>
            <w:rPr>
              <w:del w:id="1782" w:author="Владимир Лаут" w:date="2021-03-25T08:37:00Z"/>
              <w:rFonts w:eastAsiaTheme="minorEastAsia" w:cstheme="minorBidi"/>
              <w:noProof/>
              <w:lang w:eastAsia="ru-RU"/>
            </w:rPr>
          </w:pPr>
          <w:del w:id="1783" w:author="Владимир Лаут" w:date="2021-03-25T08:37:00Z">
            <w:r w:rsidRPr="004B0B9F" w:rsidDel="004B0B9F">
              <w:rPr>
                <w:rPrChange w:id="1784" w:author="Владимир Лаут" w:date="2021-03-25T08:37:00Z">
                  <w:rPr>
                    <w:rStyle w:val="ab"/>
                    <w:noProof/>
                  </w:rPr>
                </w:rPrChange>
              </w:rPr>
              <w:delText>3.17.6</w:delText>
            </w:r>
            <w:r w:rsidDel="004B0B9F">
              <w:rPr>
                <w:rFonts w:eastAsiaTheme="minorEastAsia" w:cstheme="minorBidi"/>
                <w:noProof/>
                <w:lang w:eastAsia="ru-RU"/>
              </w:rPr>
              <w:tab/>
            </w:r>
            <w:r w:rsidRPr="004B0B9F" w:rsidDel="004B0B9F">
              <w:rPr>
                <w:rPrChange w:id="178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79</w:delText>
            </w:r>
          </w:del>
        </w:p>
        <w:p w14:paraId="57D2510E" w14:textId="1B208A3F" w:rsidR="00383DD8" w:rsidDel="004B0B9F" w:rsidRDefault="00383DD8">
          <w:pPr>
            <w:pStyle w:val="23"/>
            <w:rPr>
              <w:del w:id="1786" w:author="Владимир Лаут" w:date="2021-03-25T08:37:00Z"/>
              <w:rFonts w:eastAsiaTheme="minorEastAsia" w:cstheme="minorBidi"/>
              <w:b w:val="0"/>
              <w:noProof/>
              <w:lang w:eastAsia="ru-RU"/>
            </w:rPr>
          </w:pPr>
          <w:del w:id="1787" w:author="Владимир Лаут" w:date="2021-03-25T08:37:00Z">
            <w:r w:rsidRPr="004B0B9F" w:rsidDel="004B0B9F">
              <w:rPr>
                <w:rFonts w:eastAsiaTheme="majorEastAsia"/>
                <w:rPrChange w:id="1788" w:author="Владимир Лаут" w:date="2021-03-25T08:37:00Z">
                  <w:rPr>
                    <w:rStyle w:val="ab"/>
                    <w:rFonts w:eastAsiaTheme="majorEastAsia" w:cstheme="majorBidi"/>
                    <w:b w:val="0"/>
                    <w:noProof/>
                  </w:rPr>
                </w:rPrChange>
              </w:rPr>
              <w:delText>3.18</w:delText>
            </w:r>
            <w:r w:rsidDel="004B0B9F">
              <w:rPr>
                <w:rFonts w:eastAsiaTheme="minorEastAsia" w:cstheme="minorBidi"/>
                <w:b w:val="0"/>
                <w:noProof/>
                <w:lang w:eastAsia="ru-RU"/>
              </w:rPr>
              <w:tab/>
            </w:r>
            <w:r w:rsidRPr="004B0B9F" w:rsidDel="004B0B9F">
              <w:rPr>
                <w:rFonts w:eastAsiaTheme="majorEastAsia"/>
                <w:rPrChange w:id="1789"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790"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791" w:author="Владимир Лаут" w:date="2021-03-25T08:37:00Z">
                  <w:rPr>
                    <w:rStyle w:val="ab"/>
                    <w:rFonts w:eastAsiaTheme="majorEastAsia" w:cstheme="majorBidi"/>
                    <w:b w:val="0"/>
                    <w:noProof/>
                  </w:rPr>
                </w:rPrChange>
              </w:rPr>
              <w:delText>_39 Рабочие места.</w:delText>
            </w:r>
            <w:r w:rsidDel="004B0B9F">
              <w:rPr>
                <w:noProof/>
                <w:webHidden/>
              </w:rPr>
              <w:tab/>
            </w:r>
            <w:r w:rsidR="005228C2" w:rsidDel="004B0B9F">
              <w:rPr>
                <w:noProof/>
                <w:webHidden/>
              </w:rPr>
              <w:delText>79</w:delText>
            </w:r>
          </w:del>
        </w:p>
        <w:p w14:paraId="3A7C6864" w14:textId="64BC162D" w:rsidR="00383DD8" w:rsidDel="004B0B9F" w:rsidRDefault="00383DD8">
          <w:pPr>
            <w:pStyle w:val="32"/>
            <w:rPr>
              <w:del w:id="1792" w:author="Владимир Лаут" w:date="2021-03-25T08:37:00Z"/>
              <w:rFonts w:eastAsiaTheme="minorEastAsia" w:cstheme="minorBidi"/>
              <w:noProof/>
              <w:lang w:eastAsia="ru-RU"/>
            </w:rPr>
          </w:pPr>
          <w:del w:id="1793" w:author="Владимир Лаут" w:date="2021-03-25T08:37:00Z">
            <w:r w:rsidRPr="004B0B9F" w:rsidDel="004B0B9F">
              <w:rPr>
                <w:rPrChange w:id="1794" w:author="Владимир Лаут" w:date="2021-03-25T08:37:00Z">
                  <w:rPr>
                    <w:rStyle w:val="ab"/>
                    <w:noProof/>
                  </w:rPr>
                </w:rPrChange>
              </w:rPr>
              <w:delText>3.18.1</w:delText>
            </w:r>
            <w:r w:rsidDel="004B0B9F">
              <w:rPr>
                <w:rFonts w:eastAsiaTheme="minorEastAsia" w:cstheme="minorBidi"/>
                <w:noProof/>
                <w:lang w:eastAsia="ru-RU"/>
              </w:rPr>
              <w:tab/>
            </w:r>
            <w:r w:rsidRPr="004B0B9F" w:rsidDel="004B0B9F">
              <w:rPr>
                <w:rPrChange w:id="179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79</w:delText>
            </w:r>
          </w:del>
        </w:p>
        <w:p w14:paraId="51BDAA28" w14:textId="34358A09" w:rsidR="00383DD8" w:rsidDel="004B0B9F" w:rsidRDefault="00383DD8">
          <w:pPr>
            <w:pStyle w:val="32"/>
            <w:rPr>
              <w:del w:id="1796" w:author="Владимир Лаут" w:date="2021-03-25T08:37:00Z"/>
              <w:rFonts w:eastAsiaTheme="minorEastAsia" w:cstheme="minorBidi"/>
              <w:noProof/>
              <w:lang w:eastAsia="ru-RU"/>
            </w:rPr>
          </w:pPr>
          <w:del w:id="1797" w:author="Владимир Лаут" w:date="2021-03-25T08:37:00Z">
            <w:r w:rsidRPr="004B0B9F" w:rsidDel="004B0B9F">
              <w:rPr>
                <w:rPrChange w:id="1798" w:author="Владимир Лаут" w:date="2021-03-25T08:37:00Z">
                  <w:rPr>
                    <w:rStyle w:val="ab"/>
                    <w:noProof/>
                  </w:rPr>
                </w:rPrChange>
              </w:rPr>
              <w:delText>3.18.2</w:delText>
            </w:r>
            <w:r w:rsidDel="004B0B9F">
              <w:rPr>
                <w:rFonts w:eastAsiaTheme="minorEastAsia" w:cstheme="minorBidi"/>
                <w:noProof/>
                <w:lang w:eastAsia="ru-RU"/>
              </w:rPr>
              <w:tab/>
            </w:r>
            <w:r w:rsidRPr="004B0B9F" w:rsidDel="004B0B9F">
              <w:rPr>
                <w:rPrChange w:id="179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79</w:delText>
            </w:r>
          </w:del>
        </w:p>
        <w:p w14:paraId="74359499" w14:textId="1CECCF9F" w:rsidR="00383DD8" w:rsidDel="004B0B9F" w:rsidRDefault="00383DD8">
          <w:pPr>
            <w:pStyle w:val="32"/>
            <w:rPr>
              <w:del w:id="1800" w:author="Владимир Лаут" w:date="2021-03-25T08:37:00Z"/>
              <w:rFonts w:eastAsiaTheme="minorEastAsia" w:cstheme="minorBidi"/>
              <w:noProof/>
              <w:lang w:eastAsia="ru-RU"/>
            </w:rPr>
          </w:pPr>
          <w:del w:id="1801" w:author="Владимир Лаут" w:date="2021-03-25T08:37:00Z">
            <w:r w:rsidRPr="004B0B9F" w:rsidDel="004B0B9F">
              <w:rPr>
                <w:rPrChange w:id="1802" w:author="Владимир Лаут" w:date="2021-03-25T08:37:00Z">
                  <w:rPr>
                    <w:rStyle w:val="ab"/>
                    <w:noProof/>
                  </w:rPr>
                </w:rPrChange>
              </w:rPr>
              <w:delText>3.18.3</w:delText>
            </w:r>
            <w:r w:rsidDel="004B0B9F">
              <w:rPr>
                <w:rFonts w:eastAsiaTheme="minorEastAsia" w:cstheme="minorBidi"/>
                <w:noProof/>
                <w:lang w:eastAsia="ru-RU"/>
              </w:rPr>
              <w:tab/>
            </w:r>
            <w:r w:rsidRPr="004B0B9F" w:rsidDel="004B0B9F">
              <w:rPr>
                <w:rPrChange w:id="180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80</w:delText>
            </w:r>
          </w:del>
        </w:p>
        <w:p w14:paraId="4692AA24" w14:textId="38A1D55B" w:rsidR="00383DD8" w:rsidDel="004B0B9F" w:rsidRDefault="00383DD8">
          <w:pPr>
            <w:pStyle w:val="32"/>
            <w:rPr>
              <w:del w:id="1804" w:author="Владимир Лаут" w:date="2021-03-25T08:37:00Z"/>
              <w:rFonts w:eastAsiaTheme="minorEastAsia" w:cstheme="minorBidi"/>
              <w:noProof/>
              <w:lang w:eastAsia="ru-RU"/>
            </w:rPr>
          </w:pPr>
          <w:del w:id="1805" w:author="Владимир Лаут" w:date="2021-03-25T08:37:00Z">
            <w:r w:rsidRPr="004B0B9F" w:rsidDel="004B0B9F">
              <w:rPr>
                <w:rPrChange w:id="1806" w:author="Владимир Лаут" w:date="2021-03-25T08:37:00Z">
                  <w:rPr>
                    <w:rStyle w:val="ab"/>
                    <w:noProof/>
                  </w:rPr>
                </w:rPrChange>
              </w:rPr>
              <w:delText>3.18.4</w:delText>
            </w:r>
            <w:r w:rsidDel="004B0B9F">
              <w:rPr>
                <w:rFonts w:eastAsiaTheme="minorEastAsia" w:cstheme="minorBidi"/>
                <w:noProof/>
                <w:lang w:eastAsia="ru-RU"/>
              </w:rPr>
              <w:tab/>
            </w:r>
            <w:r w:rsidRPr="004B0B9F" w:rsidDel="004B0B9F">
              <w:rPr>
                <w:rPrChange w:id="180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81</w:delText>
            </w:r>
          </w:del>
        </w:p>
        <w:p w14:paraId="03960AF6" w14:textId="0FCB08FC" w:rsidR="00383DD8" w:rsidDel="004B0B9F" w:rsidRDefault="00383DD8">
          <w:pPr>
            <w:pStyle w:val="32"/>
            <w:rPr>
              <w:del w:id="1808" w:author="Владимир Лаут" w:date="2021-03-25T08:37:00Z"/>
              <w:rFonts w:eastAsiaTheme="minorEastAsia" w:cstheme="minorBidi"/>
              <w:noProof/>
              <w:lang w:eastAsia="ru-RU"/>
            </w:rPr>
          </w:pPr>
          <w:del w:id="1809" w:author="Владимир Лаут" w:date="2021-03-25T08:37:00Z">
            <w:r w:rsidRPr="004B0B9F" w:rsidDel="004B0B9F">
              <w:rPr>
                <w:rPrChange w:id="1810" w:author="Владимир Лаут" w:date="2021-03-25T08:37:00Z">
                  <w:rPr>
                    <w:rStyle w:val="ab"/>
                    <w:noProof/>
                  </w:rPr>
                </w:rPrChange>
              </w:rPr>
              <w:delText>3.18.5</w:delText>
            </w:r>
            <w:r w:rsidDel="004B0B9F">
              <w:rPr>
                <w:rFonts w:eastAsiaTheme="minorEastAsia" w:cstheme="minorBidi"/>
                <w:noProof/>
                <w:lang w:eastAsia="ru-RU"/>
              </w:rPr>
              <w:tab/>
            </w:r>
            <w:r w:rsidRPr="004B0B9F" w:rsidDel="004B0B9F">
              <w:rPr>
                <w:rPrChange w:id="181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85</w:delText>
            </w:r>
          </w:del>
        </w:p>
        <w:p w14:paraId="2E2F37B7" w14:textId="0271FB4D" w:rsidR="00383DD8" w:rsidDel="004B0B9F" w:rsidRDefault="00383DD8">
          <w:pPr>
            <w:pStyle w:val="32"/>
            <w:rPr>
              <w:del w:id="1812" w:author="Владимир Лаут" w:date="2021-03-25T08:37:00Z"/>
              <w:rFonts w:eastAsiaTheme="minorEastAsia" w:cstheme="minorBidi"/>
              <w:noProof/>
              <w:lang w:eastAsia="ru-RU"/>
            </w:rPr>
          </w:pPr>
          <w:del w:id="1813" w:author="Владимир Лаут" w:date="2021-03-25T08:37:00Z">
            <w:r w:rsidRPr="004B0B9F" w:rsidDel="004B0B9F">
              <w:rPr>
                <w:rPrChange w:id="1814" w:author="Владимир Лаут" w:date="2021-03-25T08:37:00Z">
                  <w:rPr>
                    <w:rStyle w:val="ab"/>
                    <w:noProof/>
                  </w:rPr>
                </w:rPrChange>
              </w:rPr>
              <w:delText>3.18.6</w:delText>
            </w:r>
            <w:r w:rsidDel="004B0B9F">
              <w:rPr>
                <w:rFonts w:eastAsiaTheme="minorEastAsia" w:cstheme="minorBidi"/>
                <w:noProof/>
                <w:lang w:eastAsia="ru-RU"/>
              </w:rPr>
              <w:tab/>
            </w:r>
            <w:r w:rsidRPr="004B0B9F" w:rsidDel="004B0B9F">
              <w:rPr>
                <w:rPrChange w:id="181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85</w:delText>
            </w:r>
          </w:del>
        </w:p>
        <w:p w14:paraId="647931BC" w14:textId="6F9C35AA" w:rsidR="00383DD8" w:rsidDel="004B0B9F" w:rsidRDefault="00383DD8">
          <w:pPr>
            <w:pStyle w:val="23"/>
            <w:rPr>
              <w:del w:id="1816" w:author="Владимир Лаут" w:date="2021-03-25T08:37:00Z"/>
              <w:rFonts w:eastAsiaTheme="minorEastAsia" w:cstheme="minorBidi"/>
              <w:b w:val="0"/>
              <w:noProof/>
              <w:lang w:eastAsia="ru-RU"/>
            </w:rPr>
          </w:pPr>
          <w:del w:id="1817" w:author="Владимир Лаут" w:date="2021-03-25T08:37:00Z">
            <w:r w:rsidRPr="004B0B9F" w:rsidDel="004B0B9F">
              <w:rPr>
                <w:rFonts w:eastAsiaTheme="majorEastAsia"/>
                <w:rPrChange w:id="1818" w:author="Владимир Лаут" w:date="2021-03-25T08:37:00Z">
                  <w:rPr>
                    <w:rStyle w:val="ab"/>
                    <w:rFonts w:eastAsiaTheme="majorEastAsia" w:cstheme="majorBidi"/>
                    <w:b w:val="0"/>
                    <w:noProof/>
                  </w:rPr>
                </w:rPrChange>
              </w:rPr>
              <w:delText>3.19</w:delText>
            </w:r>
            <w:r w:rsidDel="004B0B9F">
              <w:rPr>
                <w:rFonts w:eastAsiaTheme="minorEastAsia" w:cstheme="minorBidi"/>
                <w:b w:val="0"/>
                <w:noProof/>
                <w:lang w:eastAsia="ru-RU"/>
              </w:rPr>
              <w:tab/>
            </w:r>
            <w:r w:rsidRPr="004B0B9F" w:rsidDel="004B0B9F">
              <w:rPr>
                <w:rFonts w:eastAsiaTheme="majorEastAsia"/>
                <w:rPrChange w:id="1819"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820"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821" w:author="Владимир Лаут" w:date="2021-03-25T08:37:00Z">
                  <w:rPr>
                    <w:rStyle w:val="ab"/>
                    <w:rFonts w:eastAsiaTheme="majorEastAsia" w:cstheme="majorBidi"/>
                    <w:b w:val="0"/>
                    <w:noProof/>
                  </w:rPr>
                </w:rPrChange>
              </w:rPr>
              <w:delText>_40 Разрешения на работы.</w:delText>
            </w:r>
            <w:r w:rsidDel="004B0B9F">
              <w:rPr>
                <w:noProof/>
                <w:webHidden/>
              </w:rPr>
              <w:tab/>
            </w:r>
            <w:r w:rsidR="005228C2" w:rsidDel="004B0B9F">
              <w:rPr>
                <w:noProof/>
                <w:webHidden/>
              </w:rPr>
              <w:delText>85</w:delText>
            </w:r>
          </w:del>
        </w:p>
        <w:p w14:paraId="1875D35D" w14:textId="63CCB4F8" w:rsidR="00383DD8" w:rsidDel="004B0B9F" w:rsidRDefault="00383DD8">
          <w:pPr>
            <w:pStyle w:val="32"/>
            <w:rPr>
              <w:del w:id="1822" w:author="Владимир Лаут" w:date="2021-03-25T08:37:00Z"/>
              <w:rFonts w:eastAsiaTheme="minorEastAsia" w:cstheme="minorBidi"/>
              <w:noProof/>
              <w:lang w:eastAsia="ru-RU"/>
            </w:rPr>
          </w:pPr>
          <w:del w:id="1823" w:author="Владимир Лаут" w:date="2021-03-25T08:37:00Z">
            <w:r w:rsidRPr="004B0B9F" w:rsidDel="004B0B9F">
              <w:rPr>
                <w:rPrChange w:id="1824" w:author="Владимир Лаут" w:date="2021-03-25T08:37:00Z">
                  <w:rPr>
                    <w:rStyle w:val="ab"/>
                    <w:noProof/>
                  </w:rPr>
                </w:rPrChange>
              </w:rPr>
              <w:delText>3.19.1</w:delText>
            </w:r>
            <w:r w:rsidDel="004B0B9F">
              <w:rPr>
                <w:rFonts w:eastAsiaTheme="minorEastAsia" w:cstheme="minorBidi"/>
                <w:noProof/>
                <w:lang w:eastAsia="ru-RU"/>
              </w:rPr>
              <w:tab/>
            </w:r>
            <w:r w:rsidRPr="004B0B9F" w:rsidDel="004B0B9F">
              <w:rPr>
                <w:rPrChange w:id="182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85</w:delText>
            </w:r>
          </w:del>
        </w:p>
        <w:p w14:paraId="7B3A56FF" w14:textId="6F148935" w:rsidR="00383DD8" w:rsidDel="004B0B9F" w:rsidRDefault="00383DD8">
          <w:pPr>
            <w:pStyle w:val="32"/>
            <w:rPr>
              <w:del w:id="1826" w:author="Владимир Лаут" w:date="2021-03-25T08:37:00Z"/>
              <w:rFonts w:eastAsiaTheme="minorEastAsia" w:cstheme="minorBidi"/>
              <w:noProof/>
              <w:lang w:eastAsia="ru-RU"/>
            </w:rPr>
          </w:pPr>
          <w:del w:id="1827" w:author="Владимир Лаут" w:date="2021-03-25T08:37:00Z">
            <w:r w:rsidRPr="004B0B9F" w:rsidDel="004B0B9F">
              <w:rPr>
                <w:rPrChange w:id="1828" w:author="Владимир Лаут" w:date="2021-03-25T08:37:00Z">
                  <w:rPr>
                    <w:rStyle w:val="ab"/>
                    <w:noProof/>
                  </w:rPr>
                </w:rPrChange>
              </w:rPr>
              <w:delText>3.19.2</w:delText>
            </w:r>
            <w:r w:rsidDel="004B0B9F">
              <w:rPr>
                <w:rFonts w:eastAsiaTheme="minorEastAsia" w:cstheme="minorBidi"/>
                <w:noProof/>
                <w:lang w:eastAsia="ru-RU"/>
              </w:rPr>
              <w:tab/>
            </w:r>
            <w:r w:rsidRPr="004B0B9F" w:rsidDel="004B0B9F">
              <w:rPr>
                <w:rPrChange w:id="182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85</w:delText>
            </w:r>
          </w:del>
        </w:p>
        <w:p w14:paraId="08286808" w14:textId="7882C0E3" w:rsidR="00383DD8" w:rsidDel="004B0B9F" w:rsidRDefault="00383DD8">
          <w:pPr>
            <w:pStyle w:val="32"/>
            <w:rPr>
              <w:del w:id="1830" w:author="Владимир Лаут" w:date="2021-03-25T08:37:00Z"/>
              <w:rFonts w:eastAsiaTheme="minorEastAsia" w:cstheme="minorBidi"/>
              <w:noProof/>
              <w:lang w:eastAsia="ru-RU"/>
            </w:rPr>
          </w:pPr>
          <w:del w:id="1831" w:author="Владимир Лаут" w:date="2021-03-25T08:37:00Z">
            <w:r w:rsidRPr="004B0B9F" w:rsidDel="004B0B9F">
              <w:rPr>
                <w:rPrChange w:id="1832" w:author="Владимир Лаут" w:date="2021-03-25T08:37:00Z">
                  <w:rPr>
                    <w:rStyle w:val="ab"/>
                    <w:noProof/>
                  </w:rPr>
                </w:rPrChange>
              </w:rPr>
              <w:delText>3.19.3</w:delText>
            </w:r>
            <w:r w:rsidDel="004B0B9F">
              <w:rPr>
                <w:rFonts w:eastAsiaTheme="minorEastAsia" w:cstheme="minorBidi"/>
                <w:noProof/>
                <w:lang w:eastAsia="ru-RU"/>
              </w:rPr>
              <w:tab/>
            </w:r>
            <w:r w:rsidRPr="004B0B9F" w:rsidDel="004B0B9F">
              <w:rPr>
                <w:rPrChange w:id="183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85</w:delText>
            </w:r>
          </w:del>
        </w:p>
        <w:p w14:paraId="112BA3E5" w14:textId="776E6B71" w:rsidR="00383DD8" w:rsidDel="004B0B9F" w:rsidRDefault="00383DD8">
          <w:pPr>
            <w:pStyle w:val="32"/>
            <w:rPr>
              <w:del w:id="1834" w:author="Владимир Лаут" w:date="2021-03-25T08:37:00Z"/>
              <w:rFonts w:eastAsiaTheme="minorEastAsia" w:cstheme="minorBidi"/>
              <w:noProof/>
              <w:lang w:eastAsia="ru-RU"/>
            </w:rPr>
          </w:pPr>
          <w:del w:id="1835" w:author="Владимир Лаут" w:date="2021-03-25T08:37:00Z">
            <w:r w:rsidRPr="004B0B9F" w:rsidDel="004B0B9F">
              <w:rPr>
                <w:rPrChange w:id="1836" w:author="Владимир Лаут" w:date="2021-03-25T08:37:00Z">
                  <w:rPr>
                    <w:rStyle w:val="ab"/>
                    <w:noProof/>
                  </w:rPr>
                </w:rPrChange>
              </w:rPr>
              <w:delText>3.19.4</w:delText>
            </w:r>
            <w:r w:rsidDel="004B0B9F">
              <w:rPr>
                <w:rFonts w:eastAsiaTheme="minorEastAsia" w:cstheme="minorBidi"/>
                <w:noProof/>
                <w:lang w:eastAsia="ru-RU"/>
              </w:rPr>
              <w:tab/>
            </w:r>
            <w:r w:rsidRPr="004B0B9F" w:rsidDel="004B0B9F">
              <w:rPr>
                <w:rPrChange w:id="183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86</w:delText>
            </w:r>
          </w:del>
        </w:p>
        <w:p w14:paraId="523B4961" w14:textId="6400FFDA" w:rsidR="00383DD8" w:rsidDel="004B0B9F" w:rsidRDefault="00383DD8">
          <w:pPr>
            <w:pStyle w:val="32"/>
            <w:rPr>
              <w:del w:id="1838" w:author="Владимир Лаут" w:date="2021-03-25T08:37:00Z"/>
              <w:rFonts w:eastAsiaTheme="minorEastAsia" w:cstheme="minorBidi"/>
              <w:noProof/>
              <w:lang w:eastAsia="ru-RU"/>
            </w:rPr>
          </w:pPr>
          <w:del w:id="1839" w:author="Владимир Лаут" w:date="2021-03-25T08:37:00Z">
            <w:r w:rsidRPr="004B0B9F" w:rsidDel="004B0B9F">
              <w:rPr>
                <w:rPrChange w:id="1840" w:author="Владимир Лаут" w:date="2021-03-25T08:37:00Z">
                  <w:rPr>
                    <w:rStyle w:val="ab"/>
                    <w:noProof/>
                  </w:rPr>
                </w:rPrChange>
              </w:rPr>
              <w:delText>3.19.5</w:delText>
            </w:r>
            <w:r w:rsidDel="004B0B9F">
              <w:rPr>
                <w:rFonts w:eastAsiaTheme="minorEastAsia" w:cstheme="minorBidi"/>
                <w:noProof/>
                <w:lang w:eastAsia="ru-RU"/>
              </w:rPr>
              <w:tab/>
            </w:r>
            <w:r w:rsidRPr="004B0B9F" w:rsidDel="004B0B9F">
              <w:rPr>
                <w:rPrChange w:id="184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87</w:delText>
            </w:r>
          </w:del>
        </w:p>
        <w:p w14:paraId="477AE920" w14:textId="510CFB18" w:rsidR="00383DD8" w:rsidDel="004B0B9F" w:rsidRDefault="00383DD8">
          <w:pPr>
            <w:pStyle w:val="32"/>
            <w:rPr>
              <w:del w:id="1842" w:author="Владимир Лаут" w:date="2021-03-25T08:37:00Z"/>
              <w:rFonts w:eastAsiaTheme="minorEastAsia" w:cstheme="minorBidi"/>
              <w:noProof/>
              <w:lang w:eastAsia="ru-RU"/>
            </w:rPr>
          </w:pPr>
          <w:del w:id="1843" w:author="Владимир Лаут" w:date="2021-03-25T08:37:00Z">
            <w:r w:rsidRPr="004B0B9F" w:rsidDel="004B0B9F">
              <w:rPr>
                <w:rPrChange w:id="1844" w:author="Владимир Лаут" w:date="2021-03-25T08:37:00Z">
                  <w:rPr>
                    <w:rStyle w:val="ab"/>
                    <w:noProof/>
                  </w:rPr>
                </w:rPrChange>
              </w:rPr>
              <w:delText>3.19.6</w:delText>
            </w:r>
            <w:r w:rsidDel="004B0B9F">
              <w:rPr>
                <w:rFonts w:eastAsiaTheme="minorEastAsia" w:cstheme="minorBidi"/>
                <w:noProof/>
                <w:lang w:eastAsia="ru-RU"/>
              </w:rPr>
              <w:tab/>
            </w:r>
            <w:r w:rsidRPr="004B0B9F" w:rsidDel="004B0B9F">
              <w:rPr>
                <w:rPrChange w:id="184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87</w:delText>
            </w:r>
          </w:del>
        </w:p>
        <w:p w14:paraId="514E5720" w14:textId="67FCCBA8" w:rsidR="00383DD8" w:rsidDel="004B0B9F" w:rsidRDefault="00383DD8">
          <w:pPr>
            <w:pStyle w:val="23"/>
            <w:rPr>
              <w:del w:id="1846" w:author="Владимир Лаут" w:date="2021-03-25T08:37:00Z"/>
              <w:rFonts w:eastAsiaTheme="minorEastAsia" w:cstheme="minorBidi"/>
              <w:b w:val="0"/>
              <w:noProof/>
              <w:lang w:eastAsia="ru-RU"/>
            </w:rPr>
          </w:pPr>
          <w:del w:id="1847" w:author="Владимир Лаут" w:date="2021-03-25T08:37:00Z">
            <w:r w:rsidRPr="004B0B9F" w:rsidDel="004B0B9F">
              <w:rPr>
                <w:rFonts w:eastAsiaTheme="majorEastAsia"/>
                <w:rPrChange w:id="1848" w:author="Владимир Лаут" w:date="2021-03-25T08:37:00Z">
                  <w:rPr>
                    <w:rStyle w:val="ab"/>
                    <w:rFonts w:eastAsiaTheme="majorEastAsia" w:cstheme="majorBidi"/>
                    <w:b w:val="0"/>
                    <w:noProof/>
                  </w:rPr>
                </w:rPrChange>
              </w:rPr>
              <w:delText>3.20</w:delText>
            </w:r>
            <w:r w:rsidDel="004B0B9F">
              <w:rPr>
                <w:rFonts w:eastAsiaTheme="minorEastAsia" w:cstheme="minorBidi"/>
                <w:b w:val="0"/>
                <w:noProof/>
                <w:lang w:eastAsia="ru-RU"/>
              </w:rPr>
              <w:tab/>
            </w:r>
            <w:r w:rsidRPr="004B0B9F" w:rsidDel="004B0B9F">
              <w:rPr>
                <w:rFonts w:eastAsiaTheme="majorEastAsia"/>
                <w:rPrChange w:id="1849"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850"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851" w:author="Владимир Лаут" w:date="2021-03-25T08:37:00Z">
                  <w:rPr>
                    <w:rStyle w:val="ab"/>
                    <w:rFonts w:eastAsiaTheme="majorEastAsia" w:cstheme="majorBidi"/>
                    <w:b w:val="0"/>
                    <w:noProof/>
                  </w:rPr>
                </w:rPrChange>
              </w:rPr>
              <w:delText xml:space="preserve">_41, </w:delText>
            </w:r>
            <w:r w:rsidRPr="004B0B9F" w:rsidDel="004B0B9F">
              <w:rPr>
                <w:rFonts w:eastAsiaTheme="majorEastAsia"/>
                <w:rPrChange w:id="1852"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853" w:author="Владимир Лаут" w:date="2021-03-25T08:37:00Z">
                  <w:rPr>
                    <w:rStyle w:val="ab"/>
                    <w:rFonts w:eastAsiaTheme="majorEastAsia" w:cstheme="majorBidi"/>
                    <w:b w:val="0"/>
                    <w:noProof/>
                  </w:rPr>
                </w:rPrChange>
              </w:rPr>
              <w:delText>_42 Спецификации.</w:delText>
            </w:r>
            <w:r w:rsidDel="004B0B9F">
              <w:rPr>
                <w:noProof/>
                <w:webHidden/>
              </w:rPr>
              <w:tab/>
            </w:r>
            <w:r w:rsidR="005228C2" w:rsidDel="004B0B9F">
              <w:rPr>
                <w:noProof/>
                <w:webHidden/>
              </w:rPr>
              <w:delText>87</w:delText>
            </w:r>
          </w:del>
        </w:p>
        <w:p w14:paraId="4571530C" w14:textId="0C9F75AA" w:rsidR="00383DD8" w:rsidDel="004B0B9F" w:rsidRDefault="00383DD8">
          <w:pPr>
            <w:pStyle w:val="32"/>
            <w:rPr>
              <w:del w:id="1854" w:author="Владимир Лаут" w:date="2021-03-25T08:37:00Z"/>
              <w:rFonts w:eastAsiaTheme="minorEastAsia" w:cstheme="minorBidi"/>
              <w:noProof/>
              <w:lang w:eastAsia="ru-RU"/>
            </w:rPr>
          </w:pPr>
          <w:del w:id="1855" w:author="Владимир Лаут" w:date="2021-03-25T08:37:00Z">
            <w:r w:rsidRPr="004B0B9F" w:rsidDel="004B0B9F">
              <w:rPr>
                <w:rPrChange w:id="1856" w:author="Владимир Лаут" w:date="2021-03-25T08:37:00Z">
                  <w:rPr>
                    <w:rStyle w:val="ab"/>
                    <w:noProof/>
                  </w:rPr>
                </w:rPrChange>
              </w:rPr>
              <w:delText>3.20.1</w:delText>
            </w:r>
            <w:r w:rsidDel="004B0B9F">
              <w:rPr>
                <w:rFonts w:eastAsiaTheme="minorEastAsia" w:cstheme="minorBidi"/>
                <w:noProof/>
                <w:lang w:eastAsia="ru-RU"/>
              </w:rPr>
              <w:tab/>
            </w:r>
            <w:r w:rsidRPr="004B0B9F" w:rsidDel="004B0B9F">
              <w:rPr>
                <w:rPrChange w:id="1857"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87</w:delText>
            </w:r>
          </w:del>
        </w:p>
        <w:p w14:paraId="278BC6D5" w14:textId="7491CE40" w:rsidR="00383DD8" w:rsidDel="004B0B9F" w:rsidRDefault="00383DD8">
          <w:pPr>
            <w:pStyle w:val="32"/>
            <w:rPr>
              <w:del w:id="1858" w:author="Владимир Лаут" w:date="2021-03-25T08:37:00Z"/>
              <w:rFonts w:eastAsiaTheme="minorEastAsia" w:cstheme="minorBidi"/>
              <w:noProof/>
              <w:lang w:eastAsia="ru-RU"/>
            </w:rPr>
          </w:pPr>
          <w:del w:id="1859" w:author="Владимир Лаут" w:date="2021-03-25T08:37:00Z">
            <w:r w:rsidRPr="004B0B9F" w:rsidDel="004B0B9F">
              <w:rPr>
                <w:rPrChange w:id="1860" w:author="Владимир Лаут" w:date="2021-03-25T08:37:00Z">
                  <w:rPr>
                    <w:rStyle w:val="ab"/>
                    <w:noProof/>
                  </w:rPr>
                </w:rPrChange>
              </w:rPr>
              <w:delText>3.20.2</w:delText>
            </w:r>
            <w:r w:rsidDel="004B0B9F">
              <w:rPr>
                <w:rFonts w:eastAsiaTheme="minorEastAsia" w:cstheme="minorBidi"/>
                <w:noProof/>
                <w:lang w:eastAsia="ru-RU"/>
              </w:rPr>
              <w:tab/>
            </w:r>
            <w:r w:rsidRPr="004B0B9F" w:rsidDel="004B0B9F">
              <w:rPr>
                <w:rPrChange w:id="1861"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87</w:delText>
            </w:r>
          </w:del>
        </w:p>
        <w:p w14:paraId="38579A31" w14:textId="23C5DB98" w:rsidR="00383DD8" w:rsidDel="004B0B9F" w:rsidRDefault="00383DD8">
          <w:pPr>
            <w:pStyle w:val="32"/>
            <w:rPr>
              <w:del w:id="1862" w:author="Владимир Лаут" w:date="2021-03-25T08:37:00Z"/>
              <w:rFonts w:eastAsiaTheme="minorEastAsia" w:cstheme="minorBidi"/>
              <w:noProof/>
              <w:lang w:eastAsia="ru-RU"/>
            </w:rPr>
          </w:pPr>
          <w:del w:id="1863" w:author="Владимир Лаут" w:date="2021-03-25T08:37:00Z">
            <w:r w:rsidRPr="004B0B9F" w:rsidDel="004B0B9F">
              <w:rPr>
                <w:rPrChange w:id="1864" w:author="Владимир Лаут" w:date="2021-03-25T08:37:00Z">
                  <w:rPr>
                    <w:rStyle w:val="ab"/>
                    <w:noProof/>
                  </w:rPr>
                </w:rPrChange>
              </w:rPr>
              <w:delText>3.20.3</w:delText>
            </w:r>
            <w:r w:rsidDel="004B0B9F">
              <w:rPr>
                <w:rFonts w:eastAsiaTheme="minorEastAsia" w:cstheme="minorBidi"/>
                <w:noProof/>
                <w:lang w:eastAsia="ru-RU"/>
              </w:rPr>
              <w:tab/>
            </w:r>
            <w:r w:rsidRPr="004B0B9F" w:rsidDel="004B0B9F">
              <w:rPr>
                <w:rPrChange w:id="1865"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87</w:delText>
            </w:r>
          </w:del>
        </w:p>
        <w:p w14:paraId="13C32837" w14:textId="21FF6CD5" w:rsidR="00383DD8" w:rsidDel="004B0B9F" w:rsidRDefault="00383DD8">
          <w:pPr>
            <w:pStyle w:val="32"/>
            <w:rPr>
              <w:del w:id="1866" w:author="Владимир Лаут" w:date="2021-03-25T08:37:00Z"/>
              <w:rFonts w:eastAsiaTheme="minorEastAsia" w:cstheme="minorBidi"/>
              <w:noProof/>
              <w:lang w:eastAsia="ru-RU"/>
            </w:rPr>
          </w:pPr>
          <w:del w:id="1867" w:author="Владимир Лаут" w:date="2021-03-25T08:37:00Z">
            <w:r w:rsidRPr="004B0B9F" w:rsidDel="004B0B9F">
              <w:rPr>
                <w:rPrChange w:id="1868" w:author="Владимир Лаут" w:date="2021-03-25T08:37:00Z">
                  <w:rPr>
                    <w:rStyle w:val="ab"/>
                    <w:noProof/>
                  </w:rPr>
                </w:rPrChange>
              </w:rPr>
              <w:delText>3.20.4</w:delText>
            </w:r>
            <w:r w:rsidDel="004B0B9F">
              <w:rPr>
                <w:rFonts w:eastAsiaTheme="minorEastAsia" w:cstheme="minorBidi"/>
                <w:noProof/>
                <w:lang w:eastAsia="ru-RU"/>
              </w:rPr>
              <w:tab/>
            </w:r>
            <w:r w:rsidRPr="004B0B9F" w:rsidDel="004B0B9F">
              <w:rPr>
                <w:rPrChange w:id="1869"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88</w:delText>
            </w:r>
          </w:del>
        </w:p>
        <w:p w14:paraId="40EA745D" w14:textId="28D60490" w:rsidR="00383DD8" w:rsidDel="004B0B9F" w:rsidRDefault="00383DD8">
          <w:pPr>
            <w:pStyle w:val="32"/>
            <w:rPr>
              <w:del w:id="1870" w:author="Владимир Лаут" w:date="2021-03-25T08:37:00Z"/>
              <w:rFonts w:eastAsiaTheme="minorEastAsia" w:cstheme="minorBidi"/>
              <w:noProof/>
              <w:lang w:eastAsia="ru-RU"/>
            </w:rPr>
          </w:pPr>
          <w:del w:id="1871" w:author="Владимир Лаут" w:date="2021-03-25T08:37:00Z">
            <w:r w:rsidRPr="004B0B9F" w:rsidDel="004B0B9F">
              <w:rPr>
                <w:rPrChange w:id="1872" w:author="Владимир Лаут" w:date="2021-03-25T08:37:00Z">
                  <w:rPr>
                    <w:rStyle w:val="ab"/>
                    <w:noProof/>
                  </w:rPr>
                </w:rPrChange>
              </w:rPr>
              <w:delText>3.20.5</w:delText>
            </w:r>
            <w:r w:rsidDel="004B0B9F">
              <w:rPr>
                <w:rFonts w:eastAsiaTheme="minorEastAsia" w:cstheme="minorBidi"/>
                <w:noProof/>
                <w:lang w:eastAsia="ru-RU"/>
              </w:rPr>
              <w:tab/>
            </w:r>
            <w:r w:rsidRPr="004B0B9F" w:rsidDel="004B0B9F">
              <w:rPr>
                <w:rPrChange w:id="1873"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90</w:delText>
            </w:r>
          </w:del>
        </w:p>
        <w:p w14:paraId="7D7ED7F7" w14:textId="355FD15D" w:rsidR="00383DD8" w:rsidDel="004B0B9F" w:rsidRDefault="00383DD8">
          <w:pPr>
            <w:pStyle w:val="32"/>
            <w:rPr>
              <w:del w:id="1874" w:author="Владимир Лаут" w:date="2021-03-25T08:37:00Z"/>
              <w:rFonts w:eastAsiaTheme="minorEastAsia" w:cstheme="minorBidi"/>
              <w:noProof/>
              <w:lang w:eastAsia="ru-RU"/>
            </w:rPr>
          </w:pPr>
          <w:del w:id="1875" w:author="Владимир Лаут" w:date="2021-03-25T08:37:00Z">
            <w:r w:rsidRPr="004B0B9F" w:rsidDel="004B0B9F">
              <w:rPr>
                <w:rPrChange w:id="1876" w:author="Владимир Лаут" w:date="2021-03-25T08:37:00Z">
                  <w:rPr>
                    <w:rStyle w:val="ab"/>
                    <w:noProof/>
                  </w:rPr>
                </w:rPrChange>
              </w:rPr>
              <w:delText>3.20.6</w:delText>
            </w:r>
            <w:r w:rsidDel="004B0B9F">
              <w:rPr>
                <w:rFonts w:eastAsiaTheme="minorEastAsia" w:cstheme="minorBidi"/>
                <w:noProof/>
                <w:lang w:eastAsia="ru-RU"/>
              </w:rPr>
              <w:tab/>
            </w:r>
            <w:r w:rsidRPr="004B0B9F" w:rsidDel="004B0B9F">
              <w:rPr>
                <w:rPrChange w:id="1877"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90</w:delText>
            </w:r>
          </w:del>
        </w:p>
        <w:p w14:paraId="06302A2D" w14:textId="5F5B33F3" w:rsidR="00383DD8" w:rsidDel="004B0B9F" w:rsidRDefault="00383DD8">
          <w:pPr>
            <w:pStyle w:val="23"/>
            <w:rPr>
              <w:del w:id="1878" w:author="Владимир Лаут" w:date="2021-03-25T08:37:00Z"/>
              <w:rFonts w:eastAsiaTheme="minorEastAsia" w:cstheme="minorBidi"/>
              <w:b w:val="0"/>
              <w:noProof/>
              <w:lang w:eastAsia="ru-RU"/>
            </w:rPr>
          </w:pPr>
          <w:del w:id="1879" w:author="Владимир Лаут" w:date="2021-03-25T08:37:00Z">
            <w:r w:rsidRPr="004B0B9F" w:rsidDel="004B0B9F">
              <w:rPr>
                <w:rFonts w:eastAsiaTheme="majorEastAsia"/>
                <w:rPrChange w:id="1880" w:author="Владимир Лаут" w:date="2021-03-25T08:37:00Z">
                  <w:rPr>
                    <w:rStyle w:val="ab"/>
                    <w:rFonts w:eastAsiaTheme="majorEastAsia" w:cstheme="majorBidi"/>
                    <w:b w:val="0"/>
                    <w:noProof/>
                  </w:rPr>
                </w:rPrChange>
              </w:rPr>
              <w:delText>3.21</w:delText>
            </w:r>
            <w:r w:rsidDel="004B0B9F">
              <w:rPr>
                <w:rFonts w:eastAsiaTheme="minorEastAsia" w:cstheme="minorBidi"/>
                <w:b w:val="0"/>
                <w:noProof/>
                <w:lang w:eastAsia="ru-RU"/>
              </w:rPr>
              <w:tab/>
            </w:r>
            <w:r w:rsidRPr="004B0B9F" w:rsidDel="004B0B9F">
              <w:rPr>
                <w:rFonts w:eastAsiaTheme="majorEastAsia"/>
                <w:rPrChange w:id="1881"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882"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883" w:author="Владимир Лаут" w:date="2021-03-25T08:37:00Z">
                  <w:rPr>
                    <w:rStyle w:val="ab"/>
                    <w:rFonts w:eastAsiaTheme="majorEastAsia" w:cstheme="majorBidi"/>
                    <w:b w:val="0"/>
                    <w:noProof/>
                  </w:rPr>
                </w:rPrChange>
              </w:rPr>
              <w:delText>_43 Вид заказа ТОРО.</w:delText>
            </w:r>
            <w:r w:rsidDel="004B0B9F">
              <w:rPr>
                <w:noProof/>
                <w:webHidden/>
              </w:rPr>
              <w:tab/>
            </w:r>
            <w:r w:rsidR="005228C2" w:rsidDel="004B0B9F">
              <w:rPr>
                <w:noProof/>
                <w:webHidden/>
              </w:rPr>
              <w:delText>90</w:delText>
            </w:r>
          </w:del>
        </w:p>
        <w:p w14:paraId="00CEB52D" w14:textId="46F44529" w:rsidR="00383DD8" w:rsidDel="004B0B9F" w:rsidRDefault="00383DD8">
          <w:pPr>
            <w:pStyle w:val="32"/>
            <w:rPr>
              <w:del w:id="1884" w:author="Владимир Лаут" w:date="2021-03-25T08:37:00Z"/>
              <w:rFonts w:eastAsiaTheme="minorEastAsia" w:cstheme="minorBidi"/>
              <w:noProof/>
              <w:lang w:eastAsia="ru-RU"/>
            </w:rPr>
          </w:pPr>
          <w:del w:id="1885" w:author="Владимир Лаут" w:date="2021-03-25T08:37:00Z">
            <w:r w:rsidRPr="004B0B9F" w:rsidDel="004B0B9F">
              <w:rPr>
                <w:rPrChange w:id="1886" w:author="Владимир Лаут" w:date="2021-03-25T08:37:00Z">
                  <w:rPr>
                    <w:rStyle w:val="ab"/>
                    <w:noProof/>
                  </w:rPr>
                </w:rPrChange>
              </w:rPr>
              <w:delText>3.21.1</w:delText>
            </w:r>
            <w:r w:rsidDel="004B0B9F">
              <w:rPr>
                <w:rFonts w:eastAsiaTheme="minorEastAsia" w:cstheme="minorBidi"/>
                <w:noProof/>
                <w:lang w:eastAsia="ru-RU"/>
              </w:rPr>
              <w:tab/>
            </w:r>
            <w:r w:rsidRPr="004B0B9F" w:rsidDel="004B0B9F">
              <w:rPr>
                <w:rPrChange w:id="1887"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90</w:delText>
            </w:r>
          </w:del>
        </w:p>
        <w:p w14:paraId="15093500" w14:textId="28F97BF4" w:rsidR="00383DD8" w:rsidDel="004B0B9F" w:rsidRDefault="00383DD8">
          <w:pPr>
            <w:pStyle w:val="32"/>
            <w:rPr>
              <w:del w:id="1888" w:author="Владимир Лаут" w:date="2021-03-25T08:37:00Z"/>
              <w:rFonts w:eastAsiaTheme="minorEastAsia" w:cstheme="minorBidi"/>
              <w:noProof/>
              <w:lang w:eastAsia="ru-RU"/>
            </w:rPr>
          </w:pPr>
          <w:del w:id="1889" w:author="Владимир Лаут" w:date="2021-03-25T08:37:00Z">
            <w:r w:rsidRPr="004B0B9F" w:rsidDel="004B0B9F">
              <w:rPr>
                <w:rPrChange w:id="1890" w:author="Владимир Лаут" w:date="2021-03-25T08:37:00Z">
                  <w:rPr>
                    <w:rStyle w:val="ab"/>
                    <w:noProof/>
                  </w:rPr>
                </w:rPrChange>
              </w:rPr>
              <w:delText>3.21.2</w:delText>
            </w:r>
            <w:r w:rsidDel="004B0B9F">
              <w:rPr>
                <w:rFonts w:eastAsiaTheme="minorEastAsia" w:cstheme="minorBidi"/>
                <w:noProof/>
                <w:lang w:eastAsia="ru-RU"/>
              </w:rPr>
              <w:tab/>
            </w:r>
            <w:r w:rsidRPr="004B0B9F" w:rsidDel="004B0B9F">
              <w:rPr>
                <w:rPrChange w:id="1891"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91</w:delText>
            </w:r>
          </w:del>
        </w:p>
        <w:p w14:paraId="1D42F694" w14:textId="57757369" w:rsidR="00383DD8" w:rsidDel="004B0B9F" w:rsidRDefault="00383DD8">
          <w:pPr>
            <w:pStyle w:val="32"/>
            <w:rPr>
              <w:del w:id="1892" w:author="Владимир Лаут" w:date="2021-03-25T08:37:00Z"/>
              <w:rFonts w:eastAsiaTheme="minorEastAsia" w:cstheme="minorBidi"/>
              <w:noProof/>
              <w:lang w:eastAsia="ru-RU"/>
            </w:rPr>
          </w:pPr>
          <w:del w:id="1893" w:author="Владимир Лаут" w:date="2021-03-25T08:37:00Z">
            <w:r w:rsidRPr="004B0B9F" w:rsidDel="004B0B9F">
              <w:rPr>
                <w:rPrChange w:id="1894" w:author="Владимир Лаут" w:date="2021-03-25T08:37:00Z">
                  <w:rPr>
                    <w:rStyle w:val="ab"/>
                    <w:noProof/>
                  </w:rPr>
                </w:rPrChange>
              </w:rPr>
              <w:delText>3.21.3</w:delText>
            </w:r>
            <w:r w:rsidDel="004B0B9F">
              <w:rPr>
                <w:rFonts w:eastAsiaTheme="minorEastAsia" w:cstheme="minorBidi"/>
                <w:noProof/>
                <w:lang w:eastAsia="ru-RU"/>
              </w:rPr>
              <w:tab/>
            </w:r>
            <w:r w:rsidRPr="004B0B9F" w:rsidDel="004B0B9F">
              <w:rPr>
                <w:rPrChange w:id="1895"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91</w:delText>
            </w:r>
          </w:del>
        </w:p>
        <w:p w14:paraId="2CFA45E0" w14:textId="48C3D0C0" w:rsidR="00383DD8" w:rsidDel="004B0B9F" w:rsidRDefault="00383DD8">
          <w:pPr>
            <w:pStyle w:val="32"/>
            <w:rPr>
              <w:del w:id="1896" w:author="Владимир Лаут" w:date="2021-03-25T08:37:00Z"/>
              <w:rFonts w:eastAsiaTheme="minorEastAsia" w:cstheme="minorBidi"/>
              <w:noProof/>
              <w:lang w:eastAsia="ru-RU"/>
            </w:rPr>
          </w:pPr>
          <w:del w:id="1897" w:author="Владимир Лаут" w:date="2021-03-25T08:37:00Z">
            <w:r w:rsidRPr="004B0B9F" w:rsidDel="004B0B9F">
              <w:rPr>
                <w:rPrChange w:id="1898" w:author="Владимир Лаут" w:date="2021-03-25T08:37:00Z">
                  <w:rPr>
                    <w:rStyle w:val="ab"/>
                    <w:noProof/>
                  </w:rPr>
                </w:rPrChange>
              </w:rPr>
              <w:delText>3.21.4</w:delText>
            </w:r>
            <w:r w:rsidDel="004B0B9F">
              <w:rPr>
                <w:rFonts w:eastAsiaTheme="minorEastAsia" w:cstheme="minorBidi"/>
                <w:noProof/>
                <w:lang w:eastAsia="ru-RU"/>
              </w:rPr>
              <w:tab/>
            </w:r>
            <w:r w:rsidRPr="004B0B9F" w:rsidDel="004B0B9F">
              <w:rPr>
                <w:rPrChange w:id="1899"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92</w:delText>
            </w:r>
          </w:del>
        </w:p>
        <w:p w14:paraId="185763C1" w14:textId="6CB1B917" w:rsidR="00383DD8" w:rsidDel="004B0B9F" w:rsidRDefault="00383DD8">
          <w:pPr>
            <w:pStyle w:val="32"/>
            <w:rPr>
              <w:del w:id="1900" w:author="Владимир Лаут" w:date="2021-03-25T08:37:00Z"/>
              <w:rFonts w:eastAsiaTheme="minorEastAsia" w:cstheme="minorBidi"/>
              <w:noProof/>
              <w:lang w:eastAsia="ru-RU"/>
            </w:rPr>
          </w:pPr>
          <w:del w:id="1901" w:author="Владимир Лаут" w:date="2021-03-25T08:37:00Z">
            <w:r w:rsidRPr="004B0B9F" w:rsidDel="004B0B9F">
              <w:rPr>
                <w:rPrChange w:id="1902" w:author="Владимир Лаут" w:date="2021-03-25T08:37:00Z">
                  <w:rPr>
                    <w:rStyle w:val="ab"/>
                    <w:noProof/>
                  </w:rPr>
                </w:rPrChange>
              </w:rPr>
              <w:delText>3.21.5</w:delText>
            </w:r>
            <w:r w:rsidDel="004B0B9F">
              <w:rPr>
                <w:rFonts w:eastAsiaTheme="minorEastAsia" w:cstheme="minorBidi"/>
                <w:noProof/>
                <w:lang w:eastAsia="ru-RU"/>
              </w:rPr>
              <w:tab/>
            </w:r>
            <w:r w:rsidRPr="004B0B9F" w:rsidDel="004B0B9F">
              <w:rPr>
                <w:rPrChange w:id="1903"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93</w:delText>
            </w:r>
          </w:del>
        </w:p>
        <w:p w14:paraId="6B9A95E0" w14:textId="5EF91FFE" w:rsidR="00383DD8" w:rsidDel="004B0B9F" w:rsidRDefault="00383DD8">
          <w:pPr>
            <w:pStyle w:val="32"/>
            <w:rPr>
              <w:del w:id="1904" w:author="Владимир Лаут" w:date="2021-03-25T08:37:00Z"/>
              <w:rFonts w:eastAsiaTheme="minorEastAsia" w:cstheme="minorBidi"/>
              <w:noProof/>
              <w:lang w:eastAsia="ru-RU"/>
            </w:rPr>
          </w:pPr>
          <w:del w:id="1905" w:author="Владимир Лаут" w:date="2021-03-25T08:37:00Z">
            <w:r w:rsidRPr="004B0B9F" w:rsidDel="004B0B9F">
              <w:rPr>
                <w:rPrChange w:id="1906" w:author="Владимир Лаут" w:date="2021-03-25T08:37:00Z">
                  <w:rPr>
                    <w:rStyle w:val="ab"/>
                    <w:noProof/>
                  </w:rPr>
                </w:rPrChange>
              </w:rPr>
              <w:delText>3.21.6</w:delText>
            </w:r>
            <w:r w:rsidDel="004B0B9F">
              <w:rPr>
                <w:rFonts w:eastAsiaTheme="minorEastAsia" w:cstheme="minorBidi"/>
                <w:noProof/>
                <w:lang w:eastAsia="ru-RU"/>
              </w:rPr>
              <w:tab/>
            </w:r>
            <w:r w:rsidRPr="004B0B9F" w:rsidDel="004B0B9F">
              <w:rPr>
                <w:rPrChange w:id="1907"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93</w:delText>
            </w:r>
          </w:del>
        </w:p>
        <w:p w14:paraId="2474A1C2" w14:textId="47AD28D1" w:rsidR="00383DD8" w:rsidDel="004B0B9F" w:rsidRDefault="00383DD8">
          <w:pPr>
            <w:pStyle w:val="23"/>
            <w:rPr>
              <w:del w:id="1908" w:author="Владимир Лаут" w:date="2021-03-25T08:37:00Z"/>
              <w:rFonts w:eastAsiaTheme="minorEastAsia" w:cstheme="minorBidi"/>
              <w:b w:val="0"/>
              <w:noProof/>
              <w:lang w:eastAsia="ru-RU"/>
            </w:rPr>
          </w:pPr>
          <w:del w:id="1909" w:author="Владимир Лаут" w:date="2021-03-25T08:37:00Z">
            <w:r w:rsidRPr="004B0B9F" w:rsidDel="004B0B9F">
              <w:rPr>
                <w:rFonts w:eastAsiaTheme="majorEastAsia"/>
                <w:rPrChange w:id="1910" w:author="Владимир Лаут" w:date="2021-03-25T08:37:00Z">
                  <w:rPr>
                    <w:rStyle w:val="ab"/>
                    <w:rFonts w:eastAsiaTheme="majorEastAsia" w:cstheme="majorBidi"/>
                    <w:b w:val="0"/>
                    <w:noProof/>
                  </w:rPr>
                </w:rPrChange>
              </w:rPr>
              <w:delText>3.22</w:delText>
            </w:r>
            <w:r w:rsidDel="004B0B9F">
              <w:rPr>
                <w:rFonts w:eastAsiaTheme="minorEastAsia" w:cstheme="minorBidi"/>
                <w:b w:val="0"/>
                <w:noProof/>
                <w:lang w:eastAsia="ru-RU"/>
              </w:rPr>
              <w:tab/>
            </w:r>
            <w:r w:rsidRPr="004B0B9F" w:rsidDel="004B0B9F">
              <w:rPr>
                <w:rFonts w:eastAsiaTheme="majorEastAsia"/>
                <w:rPrChange w:id="1911" w:author="Владимир Лаут" w:date="2021-03-25T08:37:00Z">
                  <w:rPr>
                    <w:rStyle w:val="ab"/>
                    <w:rFonts w:eastAsiaTheme="majorEastAsia" w:cstheme="majorBidi"/>
                    <w:b w:val="0"/>
                    <w:noProof/>
                  </w:rPr>
                </w:rPrChange>
              </w:rPr>
              <w:delText>Объект основных данных PM_44 Вид работ ТОРО.</w:delText>
            </w:r>
            <w:r w:rsidDel="004B0B9F">
              <w:rPr>
                <w:noProof/>
                <w:webHidden/>
              </w:rPr>
              <w:tab/>
            </w:r>
            <w:r w:rsidR="005228C2" w:rsidDel="004B0B9F">
              <w:rPr>
                <w:noProof/>
                <w:webHidden/>
              </w:rPr>
              <w:delText>93</w:delText>
            </w:r>
          </w:del>
        </w:p>
        <w:p w14:paraId="296E5696" w14:textId="2B48F4C4" w:rsidR="00383DD8" w:rsidDel="004B0B9F" w:rsidRDefault="00383DD8">
          <w:pPr>
            <w:pStyle w:val="32"/>
            <w:rPr>
              <w:del w:id="1912" w:author="Владимир Лаут" w:date="2021-03-25T08:37:00Z"/>
              <w:rFonts w:eastAsiaTheme="minorEastAsia" w:cstheme="minorBidi"/>
              <w:noProof/>
              <w:lang w:eastAsia="ru-RU"/>
            </w:rPr>
          </w:pPr>
          <w:del w:id="1913" w:author="Владимир Лаут" w:date="2021-03-25T08:37:00Z">
            <w:r w:rsidRPr="004B0B9F" w:rsidDel="004B0B9F">
              <w:rPr>
                <w:rPrChange w:id="1914" w:author="Владимир Лаут" w:date="2021-03-25T08:37:00Z">
                  <w:rPr>
                    <w:rStyle w:val="ab"/>
                    <w:noProof/>
                  </w:rPr>
                </w:rPrChange>
              </w:rPr>
              <w:delText>3.22.1</w:delText>
            </w:r>
            <w:r w:rsidDel="004B0B9F">
              <w:rPr>
                <w:rFonts w:eastAsiaTheme="minorEastAsia" w:cstheme="minorBidi"/>
                <w:noProof/>
                <w:lang w:eastAsia="ru-RU"/>
              </w:rPr>
              <w:tab/>
            </w:r>
            <w:r w:rsidRPr="004B0B9F" w:rsidDel="004B0B9F">
              <w:rPr>
                <w:rPrChange w:id="191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93</w:delText>
            </w:r>
          </w:del>
        </w:p>
        <w:p w14:paraId="08FC7A6F" w14:textId="5E3046D5" w:rsidR="00383DD8" w:rsidDel="004B0B9F" w:rsidRDefault="00383DD8">
          <w:pPr>
            <w:pStyle w:val="32"/>
            <w:rPr>
              <w:del w:id="1916" w:author="Владимир Лаут" w:date="2021-03-25T08:37:00Z"/>
              <w:rFonts w:eastAsiaTheme="minorEastAsia" w:cstheme="minorBidi"/>
              <w:noProof/>
              <w:lang w:eastAsia="ru-RU"/>
            </w:rPr>
          </w:pPr>
          <w:del w:id="1917" w:author="Владимир Лаут" w:date="2021-03-25T08:37:00Z">
            <w:r w:rsidRPr="004B0B9F" w:rsidDel="004B0B9F">
              <w:rPr>
                <w:rPrChange w:id="1918" w:author="Владимир Лаут" w:date="2021-03-25T08:37:00Z">
                  <w:rPr>
                    <w:rStyle w:val="ab"/>
                    <w:noProof/>
                  </w:rPr>
                </w:rPrChange>
              </w:rPr>
              <w:delText>3.22.2</w:delText>
            </w:r>
            <w:r w:rsidDel="004B0B9F">
              <w:rPr>
                <w:rFonts w:eastAsiaTheme="minorEastAsia" w:cstheme="minorBidi"/>
                <w:noProof/>
                <w:lang w:eastAsia="ru-RU"/>
              </w:rPr>
              <w:tab/>
            </w:r>
            <w:r w:rsidRPr="004B0B9F" w:rsidDel="004B0B9F">
              <w:rPr>
                <w:rPrChange w:id="191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93</w:delText>
            </w:r>
          </w:del>
        </w:p>
        <w:p w14:paraId="58F1A1CE" w14:textId="7677BDFA" w:rsidR="00383DD8" w:rsidDel="004B0B9F" w:rsidRDefault="00383DD8">
          <w:pPr>
            <w:pStyle w:val="32"/>
            <w:rPr>
              <w:del w:id="1920" w:author="Владимир Лаут" w:date="2021-03-25T08:37:00Z"/>
              <w:rFonts w:eastAsiaTheme="minorEastAsia" w:cstheme="minorBidi"/>
              <w:noProof/>
              <w:lang w:eastAsia="ru-RU"/>
            </w:rPr>
          </w:pPr>
          <w:del w:id="1921" w:author="Владимир Лаут" w:date="2021-03-25T08:37:00Z">
            <w:r w:rsidRPr="004B0B9F" w:rsidDel="004B0B9F">
              <w:rPr>
                <w:rPrChange w:id="1922" w:author="Владимир Лаут" w:date="2021-03-25T08:37:00Z">
                  <w:rPr>
                    <w:rStyle w:val="ab"/>
                    <w:noProof/>
                  </w:rPr>
                </w:rPrChange>
              </w:rPr>
              <w:delText>3.22.3</w:delText>
            </w:r>
            <w:r w:rsidDel="004B0B9F">
              <w:rPr>
                <w:rFonts w:eastAsiaTheme="minorEastAsia" w:cstheme="minorBidi"/>
                <w:noProof/>
                <w:lang w:eastAsia="ru-RU"/>
              </w:rPr>
              <w:tab/>
            </w:r>
            <w:r w:rsidRPr="004B0B9F" w:rsidDel="004B0B9F">
              <w:rPr>
                <w:rPrChange w:id="192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93</w:delText>
            </w:r>
          </w:del>
        </w:p>
        <w:p w14:paraId="48D93F7E" w14:textId="09FF9CCA" w:rsidR="00383DD8" w:rsidDel="004B0B9F" w:rsidRDefault="00383DD8">
          <w:pPr>
            <w:pStyle w:val="32"/>
            <w:rPr>
              <w:del w:id="1924" w:author="Владимир Лаут" w:date="2021-03-25T08:37:00Z"/>
              <w:rFonts w:eastAsiaTheme="minorEastAsia" w:cstheme="minorBidi"/>
              <w:noProof/>
              <w:lang w:eastAsia="ru-RU"/>
            </w:rPr>
          </w:pPr>
          <w:del w:id="1925" w:author="Владимир Лаут" w:date="2021-03-25T08:37:00Z">
            <w:r w:rsidRPr="004B0B9F" w:rsidDel="004B0B9F">
              <w:rPr>
                <w:rPrChange w:id="1926" w:author="Владимир Лаут" w:date="2021-03-25T08:37:00Z">
                  <w:rPr>
                    <w:rStyle w:val="ab"/>
                    <w:noProof/>
                  </w:rPr>
                </w:rPrChange>
              </w:rPr>
              <w:delText>3.22.4</w:delText>
            </w:r>
            <w:r w:rsidDel="004B0B9F">
              <w:rPr>
                <w:rFonts w:eastAsiaTheme="minorEastAsia" w:cstheme="minorBidi"/>
                <w:noProof/>
                <w:lang w:eastAsia="ru-RU"/>
              </w:rPr>
              <w:tab/>
            </w:r>
            <w:r w:rsidRPr="004B0B9F" w:rsidDel="004B0B9F">
              <w:rPr>
                <w:rPrChange w:id="192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94</w:delText>
            </w:r>
          </w:del>
        </w:p>
        <w:p w14:paraId="51658E94" w14:textId="7195F3F5" w:rsidR="00383DD8" w:rsidDel="004B0B9F" w:rsidRDefault="00383DD8">
          <w:pPr>
            <w:pStyle w:val="32"/>
            <w:rPr>
              <w:del w:id="1928" w:author="Владимир Лаут" w:date="2021-03-25T08:37:00Z"/>
              <w:rFonts w:eastAsiaTheme="minorEastAsia" w:cstheme="minorBidi"/>
              <w:noProof/>
              <w:lang w:eastAsia="ru-RU"/>
            </w:rPr>
          </w:pPr>
          <w:del w:id="1929" w:author="Владимир Лаут" w:date="2021-03-25T08:37:00Z">
            <w:r w:rsidRPr="004B0B9F" w:rsidDel="004B0B9F">
              <w:rPr>
                <w:rPrChange w:id="1930" w:author="Владимир Лаут" w:date="2021-03-25T08:37:00Z">
                  <w:rPr>
                    <w:rStyle w:val="ab"/>
                    <w:noProof/>
                  </w:rPr>
                </w:rPrChange>
              </w:rPr>
              <w:delText>3.22.5</w:delText>
            </w:r>
            <w:r w:rsidDel="004B0B9F">
              <w:rPr>
                <w:rFonts w:eastAsiaTheme="minorEastAsia" w:cstheme="minorBidi"/>
                <w:noProof/>
                <w:lang w:eastAsia="ru-RU"/>
              </w:rPr>
              <w:tab/>
            </w:r>
            <w:r w:rsidRPr="004B0B9F" w:rsidDel="004B0B9F">
              <w:rPr>
                <w:rPrChange w:id="193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95</w:delText>
            </w:r>
          </w:del>
        </w:p>
        <w:p w14:paraId="401B9A62" w14:textId="43BAB51E" w:rsidR="00383DD8" w:rsidDel="004B0B9F" w:rsidRDefault="00383DD8">
          <w:pPr>
            <w:pStyle w:val="32"/>
            <w:rPr>
              <w:del w:id="1932" w:author="Владимир Лаут" w:date="2021-03-25T08:37:00Z"/>
              <w:rFonts w:eastAsiaTheme="minorEastAsia" w:cstheme="minorBidi"/>
              <w:noProof/>
              <w:lang w:eastAsia="ru-RU"/>
            </w:rPr>
          </w:pPr>
          <w:del w:id="1933" w:author="Владимир Лаут" w:date="2021-03-25T08:37:00Z">
            <w:r w:rsidRPr="004B0B9F" w:rsidDel="004B0B9F">
              <w:rPr>
                <w:rPrChange w:id="1934" w:author="Владимир Лаут" w:date="2021-03-25T08:37:00Z">
                  <w:rPr>
                    <w:rStyle w:val="ab"/>
                    <w:noProof/>
                  </w:rPr>
                </w:rPrChange>
              </w:rPr>
              <w:delText>3.22.6</w:delText>
            </w:r>
            <w:r w:rsidDel="004B0B9F">
              <w:rPr>
                <w:rFonts w:eastAsiaTheme="minorEastAsia" w:cstheme="minorBidi"/>
                <w:noProof/>
                <w:lang w:eastAsia="ru-RU"/>
              </w:rPr>
              <w:tab/>
            </w:r>
            <w:r w:rsidRPr="004B0B9F" w:rsidDel="004B0B9F">
              <w:rPr>
                <w:rPrChange w:id="193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95</w:delText>
            </w:r>
          </w:del>
        </w:p>
        <w:p w14:paraId="7DFE7A8A" w14:textId="18EA6ADA" w:rsidR="00383DD8" w:rsidDel="004B0B9F" w:rsidRDefault="00383DD8">
          <w:pPr>
            <w:pStyle w:val="23"/>
            <w:rPr>
              <w:del w:id="1936" w:author="Владимир Лаут" w:date="2021-03-25T08:37:00Z"/>
              <w:rFonts w:eastAsiaTheme="minorEastAsia" w:cstheme="minorBidi"/>
              <w:b w:val="0"/>
              <w:noProof/>
              <w:lang w:eastAsia="ru-RU"/>
            </w:rPr>
          </w:pPr>
          <w:del w:id="1937" w:author="Владимир Лаут" w:date="2021-03-25T08:37:00Z">
            <w:r w:rsidRPr="004B0B9F" w:rsidDel="004B0B9F">
              <w:rPr>
                <w:rFonts w:eastAsiaTheme="majorEastAsia"/>
                <w:rPrChange w:id="1938" w:author="Владимир Лаут" w:date="2021-03-25T08:37:00Z">
                  <w:rPr>
                    <w:rStyle w:val="ab"/>
                    <w:rFonts w:eastAsiaTheme="majorEastAsia" w:cstheme="majorBidi"/>
                    <w:b w:val="0"/>
                    <w:noProof/>
                  </w:rPr>
                </w:rPrChange>
              </w:rPr>
              <w:delText>3.23</w:delText>
            </w:r>
            <w:r w:rsidDel="004B0B9F">
              <w:rPr>
                <w:rFonts w:eastAsiaTheme="minorEastAsia" w:cstheme="minorBidi"/>
                <w:b w:val="0"/>
                <w:noProof/>
                <w:lang w:eastAsia="ru-RU"/>
              </w:rPr>
              <w:tab/>
            </w:r>
            <w:r w:rsidRPr="004B0B9F" w:rsidDel="004B0B9F">
              <w:rPr>
                <w:rFonts w:eastAsiaTheme="majorEastAsia"/>
                <w:rPrChange w:id="1939"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940"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941" w:author="Владимир Лаут" w:date="2021-03-25T08:37:00Z">
                  <w:rPr>
                    <w:rStyle w:val="ab"/>
                    <w:rFonts w:eastAsiaTheme="majorEastAsia" w:cstheme="majorBidi"/>
                    <w:b w:val="0"/>
                    <w:noProof/>
                  </w:rPr>
                </w:rPrChange>
              </w:rPr>
              <w:delText>_47 Причина отклонения при подтверждениях.</w:delText>
            </w:r>
            <w:r w:rsidDel="004B0B9F">
              <w:rPr>
                <w:noProof/>
                <w:webHidden/>
              </w:rPr>
              <w:tab/>
            </w:r>
            <w:r w:rsidR="005228C2" w:rsidDel="004B0B9F">
              <w:rPr>
                <w:noProof/>
                <w:webHidden/>
              </w:rPr>
              <w:delText>95</w:delText>
            </w:r>
          </w:del>
        </w:p>
        <w:p w14:paraId="26AFF147" w14:textId="0D7AD89D" w:rsidR="00383DD8" w:rsidDel="004B0B9F" w:rsidRDefault="00383DD8">
          <w:pPr>
            <w:pStyle w:val="32"/>
            <w:rPr>
              <w:del w:id="1942" w:author="Владимир Лаут" w:date="2021-03-25T08:37:00Z"/>
              <w:rFonts w:eastAsiaTheme="minorEastAsia" w:cstheme="minorBidi"/>
              <w:noProof/>
              <w:lang w:eastAsia="ru-RU"/>
            </w:rPr>
          </w:pPr>
          <w:del w:id="1943" w:author="Владимир Лаут" w:date="2021-03-25T08:37:00Z">
            <w:r w:rsidRPr="004B0B9F" w:rsidDel="004B0B9F">
              <w:rPr>
                <w:rPrChange w:id="1944" w:author="Владимир Лаут" w:date="2021-03-25T08:37:00Z">
                  <w:rPr>
                    <w:rStyle w:val="ab"/>
                    <w:noProof/>
                  </w:rPr>
                </w:rPrChange>
              </w:rPr>
              <w:delText>3.23.1</w:delText>
            </w:r>
            <w:r w:rsidDel="004B0B9F">
              <w:rPr>
                <w:rFonts w:eastAsiaTheme="minorEastAsia" w:cstheme="minorBidi"/>
                <w:noProof/>
                <w:lang w:eastAsia="ru-RU"/>
              </w:rPr>
              <w:tab/>
            </w:r>
            <w:r w:rsidRPr="004B0B9F" w:rsidDel="004B0B9F">
              <w:rPr>
                <w:rPrChange w:id="1945"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95</w:delText>
            </w:r>
          </w:del>
        </w:p>
        <w:p w14:paraId="46C7EF0F" w14:textId="093EA042" w:rsidR="00383DD8" w:rsidDel="004B0B9F" w:rsidRDefault="00383DD8">
          <w:pPr>
            <w:pStyle w:val="32"/>
            <w:rPr>
              <w:del w:id="1946" w:author="Владимир Лаут" w:date="2021-03-25T08:37:00Z"/>
              <w:rFonts w:eastAsiaTheme="minorEastAsia" w:cstheme="minorBidi"/>
              <w:noProof/>
              <w:lang w:eastAsia="ru-RU"/>
            </w:rPr>
          </w:pPr>
          <w:del w:id="1947" w:author="Владимир Лаут" w:date="2021-03-25T08:37:00Z">
            <w:r w:rsidRPr="004B0B9F" w:rsidDel="004B0B9F">
              <w:rPr>
                <w:rPrChange w:id="1948" w:author="Владимир Лаут" w:date="2021-03-25T08:37:00Z">
                  <w:rPr>
                    <w:rStyle w:val="ab"/>
                    <w:noProof/>
                  </w:rPr>
                </w:rPrChange>
              </w:rPr>
              <w:delText>3.23.2</w:delText>
            </w:r>
            <w:r w:rsidDel="004B0B9F">
              <w:rPr>
                <w:rFonts w:eastAsiaTheme="minorEastAsia" w:cstheme="minorBidi"/>
                <w:noProof/>
                <w:lang w:eastAsia="ru-RU"/>
              </w:rPr>
              <w:tab/>
            </w:r>
            <w:r w:rsidRPr="004B0B9F" w:rsidDel="004B0B9F">
              <w:rPr>
                <w:rPrChange w:id="1949"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95</w:delText>
            </w:r>
          </w:del>
        </w:p>
        <w:p w14:paraId="7F2AEA1D" w14:textId="4A120070" w:rsidR="00383DD8" w:rsidDel="004B0B9F" w:rsidRDefault="00383DD8">
          <w:pPr>
            <w:pStyle w:val="32"/>
            <w:rPr>
              <w:del w:id="1950" w:author="Владимир Лаут" w:date="2021-03-25T08:37:00Z"/>
              <w:rFonts w:eastAsiaTheme="minorEastAsia" w:cstheme="minorBidi"/>
              <w:noProof/>
              <w:lang w:eastAsia="ru-RU"/>
            </w:rPr>
          </w:pPr>
          <w:del w:id="1951" w:author="Владимир Лаут" w:date="2021-03-25T08:37:00Z">
            <w:r w:rsidRPr="004B0B9F" w:rsidDel="004B0B9F">
              <w:rPr>
                <w:rPrChange w:id="1952" w:author="Владимир Лаут" w:date="2021-03-25T08:37:00Z">
                  <w:rPr>
                    <w:rStyle w:val="ab"/>
                    <w:noProof/>
                  </w:rPr>
                </w:rPrChange>
              </w:rPr>
              <w:delText>3.23.3</w:delText>
            </w:r>
            <w:r w:rsidDel="004B0B9F">
              <w:rPr>
                <w:rFonts w:eastAsiaTheme="minorEastAsia" w:cstheme="minorBidi"/>
                <w:noProof/>
                <w:lang w:eastAsia="ru-RU"/>
              </w:rPr>
              <w:tab/>
            </w:r>
            <w:r w:rsidRPr="004B0B9F" w:rsidDel="004B0B9F">
              <w:rPr>
                <w:rPrChange w:id="1953"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95</w:delText>
            </w:r>
          </w:del>
        </w:p>
        <w:p w14:paraId="2C64484E" w14:textId="7FCCE8C2" w:rsidR="00383DD8" w:rsidDel="004B0B9F" w:rsidRDefault="00383DD8">
          <w:pPr>
            <w:pStyle w:val="32"/>
            <w:rPr>
              <w:del w:id="1954" w:author="Владимир Лаут" w:date="2021-03-25T08:37:00Z"/>
              <w:rFonts w:eastAsiaTheme="minorEastAsia" w:cstheme="minorBidi"/>
              <w:noProof/>
              <w:lang w:eastAsia="ru-RU"/>
            </w:rPr>
          </w:pPr>
          <w:del w:id="1955" w:author="Владимир Лаут" w:date="2021-03-25T08:37:00Z">
            <w:r w:rsidRPr="004B0B9F" w:rsidDel="004B0B9F">
              <w:rPr>
                <w:rPrChange w:id="1956" w:author="Владимир Лаут" w:date="2021-03-25T08:37:00Z">
                  <w:rPr>
                    <w:rStyle w:val="ab"/>
                    <w:noProof/>
                  </w:rPr>
                </w:rPrChange>
              </w:rPr>
              <w:delText>3.23.4</w:delText>
            </w:r>
            <w:r w:rsidDel="004B0B9F">
              <w:rPr>
                <w:rFonts w:eastAsiaTheme="minorEastAsia" w:cstheme="minorBidi"/>
                <w:noProof/>
                <w:lang w:eastAsia="ru-RU"/>
              </w:rPr>
              <w:tab/>
            </w:r>
            <w:r w:rsidRPr="004B0B9F" w:rsidDel="004B0B9F">
              <w:rPr>
                <w:rPrChange w:id="1957"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96</w:delText>
            </w:r>
          </w:del>
        </w:p>
        <w:p w14:paraId="1E36B639" w14:textId="6D97EF94" w:rsidR="00383DD8" w:rsidDel="004B0B9F" w:rsidRDefault="00383DD8">
          <w:pPr>
            <w:pStyle w:val="32"/>
            <w:rPr>
              <w:del w:id="1958" w:author="Владимир Лаут" w:date="2021-03-25T08:37:00Z"/>
              <w:rFonts w:eastAsiaTheme="minorEastAsia" w:cstheme="minorBidi"/>
              <w:noProof/>
              <w:lang w:eastAsia="ru-RU"/>
            </w:rPr>
          </w:pPr>
          <w:del w:id="1959" w:author="Владимир Лаут" w:date="2021-03-25T08:37:00Z">
            <w:r w:rsidRPr="004B0B9F" w:rsidDel="004B0B9F">
              <w:rPr>
                <w:rPrChange w:id="1960" w:author="Владимир Лаут" w:date="2021-03-25T08:37:00Z">
                  <w:rPr>
                    <w:rStyle w:val="ab"/>
                    <w:noProof/>
                  </w:rPr>
                </w:rPrChange>
              </w:rPr>
              <w:delText>3.23.5</w:delText>
            </w:r>
            <w:r w:rsidDel="004B0B9F">
              <w:rPr>
                <w:rFonts w:eastAsiaTheme="minorEastAsia" w:cstheme="minorBidi"/>
                <w:noProof/>
                <w:lang w:eastAsia="ru-RU"/>
              </w:rPr>
              <w:tab/>
            </w:r>
            <w:r w:rsidRPr="004B0B9F" w:rsidDel="004B0B9F">
              <w:rPr>
                <w:rPrChange w:id="1961"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97</w:delText>
            </w:r>
          </w:del>
        </w:p>
        <w:p w14:paraId="33F97309" w14:textId="79BEB54E" w:rsidR="00383DD8" w:rsidDel="004B0B9F" w:rsidRDefault="00383DD8">
          <w:pPr>
            <w:pStyle w:val="32"/>
            <w:rPr>
              <w:del w:id="1962" w:author="Владимир Лаут" w:date="2021-03-25T08:37:00Z"/>
              <w:rFonts w:eastAsiaTheme="minorEastAsia" w:cstheme="minorBidi"/>
              <w:noProof/>
              <w:lang w:eastAsia="ru-RU"/>
            </w:rPr>
          </w:pPr>
          <w:del w:id="1963" w:author="Владимир Лаут" w:date="2021-03-25T08:37:00Z">
            <w:r w:rsidRPr="004B0B9F" w:rsidDel="004B0B9F">
              <w:rPr>
                <w:rPrChange w:id="1964" w:author="Владимир Лаут" w:date="2021-03-25T08:37:00Z">
                  <w:rPr>
                    <w:rStyle w:val="ab"/>
                    <w:noProof/>
                  </w:rPr>
                </w:rPrChange>
              </w:rPr>
              <w:delText>3.23.6</w:delText>
            </w:r>
            <w:r w:rsidDel="004B0B9F">
              <w:rPr>
                <w:rFonts w:eastAsiaTheme="minorEastAsia" w:cstheme="minorBidi"/>
                <w:noProof/>
                <w:lang w:eastAsia="ru-RU"/>
              </w:rPr>
              <w:tab/>
            </w:r>
            <w:r w:rsidRPr="004B0B9F" w:rsidDel="004B0B9F">
              <w:rPr>
                <w:rPrChange w:id="1965"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97</w:delText>
            </w:r>
          </w:del>
        </w:p>
        <w:p w14:paraId="03BF014E" w14:textId="1F3CC08C" w:rsidR="00383DD8" w:rsidDel="004B0B9F" w:rsidRDefault="00383DD8">
          <w:pPr>
            <w:pStyle w:val="23"/>
            <w:rPr>
              <w:del w:id="1966" w:author="Владимир Лаут" w:date="2021-03-25T08:37:00Z"/>
              <w:rFonts w:eastAsiaTheme="minorEastAsia" w:cstheme="minorBidi"/>
              <w:b w:val="0"/>
              <w:noProof/>
              <w:lang w:eastAsia="ru-RU"/>
            </w:rPr>
          </w:pPr>
          <w:del w:id="1967" w:author="Владимир Лаут" w:date="2021-03-25T08:37:00Z">
            <w:r w:rsidRPr="004B0B9F" w:rsidDel="004B0B9F">
              <w:rPr>
                <w:rFonts w:eastAsiaTheme="majorEastAsia"/>
                <w:rPrChange w:id="1968" w:author="Владимир Лаут" w:date="2021-03-25T08:37:00Z">
                  <w:rPr>
                    <w:rStyle w:val="ab"/>
                    <w:rFonts w:eastAsiaTheme="majorEastAsia" w:cstheme="majorBidi"/>
                    <w:b w:val="0"/>
                    <w:noProof/>
                  </w:rPr>
                </w:rPrChange>
              </w:rPr>
              <w:delText>3.24</w:delText>
            </w:r>
            <w:r w:rsidDel="004B0B9F">
              <w:rPr>
                <w:rFonts w:eastAsiaTheme="minorEastAsia" w:cstheme="minorBidi"/>
                <w:b w:val="0"/>
                <w:noProof/>
                <w:lang w:eastAsia="ru-RU"/>
              </w:rPr>
              <w:tab/>
            </w:r>
            <w:r w:rsidRPr="004B0B9F" w:rsidDel="004B0B9F">
              <w:rPr>
                <w:rFonts w:eastAsiaTheme="majorEastAsia"/>
                <w:rPrChange w:id="1969" w:author="Владимир Лаут" w:date="2021-03-25T08:37:00Z">
                  <w:rPr>
                    <w:rStyle w:val="ab"/>
                    <w:rFonts w:eastAsiaTheme="majorEastAsia" w:cstheme="majorBidi"/>
                    <w:b w:val="0"/>
                    <w:noProof/>
                  </w:rPr>
                </w:rPrChange>
              </w:rPr>
              <w:delText>Объект основных данных PM_49 Степень квалификации.</w:delText>
            </w:r>
            <w:r w:rsidDel="004B0B9F">
              <w:rPr>
                <w:noProof/>
                <w:webHidden/>
              </w:rPr>
              <w:tab/>
            </w:r>
            <w:r w:rsidR="005228C2" w:rsidDel="004B0B9F">
              <w:rPr>
                <w:noProof/>
                <w:webHidden/>
              </w:rPr>
              <w:delText>97</w:delText>
            </w:r>
          </w:del>
        </w:p>
        <w:p w14:paraId="51A1C96D" w14:textId="29EDE5C4" w:rsidR="00383DD8" w:rsidDel="004B0B9F" w:rsidRDefault="00383DD8">
          <w:pPr>
            <w:pStyle w:val="32"/>
            <w:rPr>
              <w:del w:id="1970" w:author="Владимир Лаут" w:date="2021-03-25T08:37:00Z"/>
              <w:rFonts w:eastAsiaTheme="minorEastAsia" w:cstheme="minorBidi"/>
              <w:noProof/>
              <w:lang w:eastAsia="ru-RU"/>
            </w:rPr>
          </w:pPr>
          <w:del w:id="1971" w:author="Владимир Лаут" w:date="2021-03-25T08:37:00Z">
            <w:r w:rsidRPr="004B0B9F" w:rsidDel="004B0B9F">
              <w:rPr>
                <w:rPrChange w:id="1972" w:author="Владимир Лаут" w:date="2021-03-25T08:37:00Z">
                  <w:rPr>
                    <w:rStyle w:val="ab"/>
                    <w:noProof/>
                  </w:rPr>
                </w:rPrChange>
              </w:rPr>
              <w:delText>3.24.1</w:delText>
            </w:r>
            <w:r w:rsidDel="004B0B9F">
              <w:rPr>
                <w:rFonts w:eastAsiaTheme="minorEastAsia" w:cstheme="minorBidi"/>
                <w:noProof/>
                <w:lang w:eastAsia="ru-RU"/>
              </w:rPr>
              <w:tab/>
            </w:r>
            <w:r w:rsidRPr="004B0B9F" w:rsidDel="004B0B9F">
              <w:rPr>
                <w:rPrChange w:id="197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97</w:delText>
            </w:r>
          </w:del>
        </w:p>
        <w:p w14:paraId="46B94E5D" w14:textId="6DA85492" w:rsidR="00383DD8" w:rsidDel="004B0B9F" w:rsidRDefault="00383DD8">
          <w:pPr>
            <w:pStyle w:val="32"/>
            <w:rPr>
              <w:del w:id="1974" w:author="Владимир Лаут" w:date="2021-03-25T08:37:00Z"/>
              <w:rFonts w:eastAsiaTheme="minorEastAsia" w:cstheme="minorBidi"/>
              <w:noProof/>
              <w:lang w:eastAsia="ru-RU"/>
            </w:rPr>
          </w:pPr>
          <w:del w:id="1975" w:author="Владимир Лаут" w:date="2021-03-25T08:37:00Z">
            <w:r w:rsidRPr="004B0B9F" w:rsidDel="004B0B9F">
              <w:rPr>
                <w:rPrChange w:id="1976" w:author="Владимир Лаут" w:date="2021-03-25T08:37:00Z">
                  <w:rPr>
                    <w:rStyle w:val="ab"/>
                    <w:noProof/>
                  </w:rPr>
                </w:rPrChange>
              </w:rPr>
              <w:delText>3.24.2</w:delText>
            </w:r>
            <w:r w:rsidDel="004B0B9F">
              <w:rPr>
                <w:rFonts w:eastAsiaTheme="minorEastAsia" w:cstheme="minorBidi"/>
                <w:noProof/>
                <w:lang w:eastAsia="ru-RU"/>
              </w:rPr>
              <w:tab/>
            </w:r>
            <w:r w:rsidRPr="004B0B9F" w:rsidDel="004B0B9F">
              <w:rPr>
                <w:rPrChange w:id="197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97</w:delText>
            </w:r>
          </w:del>
        </w:p>
        <w:p w14:paraId="4E00119D" w14:textId="0A35D555" w:rsidR="00383DD8" w:rsidDel="004B0B9F" w:rsidRDefault="00383DD8">
          <w:pPr>
            <w:pStyle w:val="32"/>
            <w:rPr>
              <w:del w:id="1978" w:author="Владимир Лаут" w:date="2021-03-25T08:37:00Z"/>
              <w:rFonts w:eastAsiaTheme="minorEastAsia" w:cstheme="minorBidi"/>
              <w:noProof/>
              <w:lang w:eastAsia="ru-RU"/>
            </w:rPr>
          </w:pPr>
          <w:del w:id="1979" w:author="Владимир Лаут" w:date="2021-03-25T08:37:00Z">
            <w:r w:rsidRPr="004B0B9F" w:rsidDel="004B0B9F">
              <w:rPr>
                <w:rPrChange w:id="1980" w:author="Владимир Лаут" w:date="2021-03-25T08:37:00Z">
                  <w:rPr>
                    <w:rStyle w:val="ab"/>
                    <w:noProof/>
                  </w:rPr>
                </w:rPrChange>
              </w:rPr>
              <w:delText>3.24.3</w:delText>
            </w:r>
            <w:r w:rsidDel="004B0B9F">
              <w:rPr>
                <w:rFonts w:eastAsiaTheme="minorEastAsia" w:cstheme="minorBidi"/>
                <w:noProof/>
                <w:lang w:eastAsia="ru-RU"/>
              </w:rPr>
              <w:tab/>
            </w:r>
            <w:r w:rsidRPr="004B0B9F" w:rsidDel="004B0B9F">
              <w:rPr>
                <w:rPrChange w:id="198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98</w:delText>
            </w:r>
          </w:del>
        </w:p>
        <w:p w14:paraId="73B086FA" w14:textId="6195C4AA" w:rsidR="00383DD8" w:rsidDel="004B0B9F" w:rsidRDefault="00383DD8">
          <w:pPr>
            <w:pStyle w:val="32"/>
            <w:rPr>
              <w:del w:id="1982" w:author="Владимир Лаут" w:date="2021-03-25T08:37:00Z"/>
              <w:rFonts w:eastAsiaTheme="minorEastAsia" w:cstheme="minorBidi"/>
              <w:noProof/>
              <w:lang w:eastAsia="ru-RU"/>
            </w:rPr>
          </w:pPr>
          <w:del w:id="1983" w:author="Владимир Лаут" w:date="2021-03-25T08:37:00Z">
            <w:r w:rsidRPr="004B0B9F" w:rsidDel="004B0B9F">
              <w:rPr>
                <w:rPrChange w:id="1984" w:author="Владимир Лаут" w:date="2021-03-25T08:37:00Z">
                  <w:rPr>
                    <w:rStyle w:val="ab"/>
                    <w:noProof/>
                  </w:rPr>
                </w:rPrChange>
              </w:rPr>
              <w:delText>3.24.4</w:delText>
            </w:r>
            <w:r w:rsidDel="004B0B9F">
              <w:rPr>
                <w:rFonts w:eastAsiaTheme="minorEastAsia" w:cstheme="minorBidi"/>
                <w:noProof/>
                <w:lang w:eastAsia="ru-RU"/>
              </w:rPr>
              <w:tab/>
            </w:r>
            <w:r w:rsidRPr="004B0B9F" w:rsidDel="004B0B9F">
              <w:rPr>
                <w:rPrChange w:id="198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99</w:delText>
            </w:r>
          </w:del>
        </w:p>
        <w:p w14:paraId="563727F2" w14:textId="0F12CB49" w:rsidR="00383DD8" w:rsidDel="004B0B9F" w:rsidRDefault="00383DD8">
          <w:pPr>
            <w:pStyle w:val="32"/>
            <w:rPr>
              <w:del w:id="1986" w:author="Владимир Лаут" w:date="2021-03-25T08:37:00Z"/>
              <w:rFonts w:eastAsiaTheme="minorEastAsia" w:cstheme="minorBidi"/>
              <w:noProof/>
              <w:lang w:eastAsia="ru-RU"/>
            </w:rPr>
          </w:pPr>
          <w:del w:id="1987" w:author="Владимир Лаут" w:date="2021-03-25T08:37:00Z">
            <w:r w:rsidRPr="004B0B9F" w:rsidDel="004B0B9F">
              <w:rPr>
                <w:rPrChange w:id="1988" w:author="Владимир Лаут" w:date="2021-03-25T08:37:00Z">
                  <w:rPr>
                    <w:rStyle w:val="ab"/>
                    <w:noProof/>
                  </w:rPr>
                </w:rPrChange>
              </w:rPr>
              <w:delText>3.24.5</w:delText>
            </w:r>
            <w:r w:rsidDel="004B0B9F">
              <w:rPr>
                <w:rFonts w:eastAsiaTheme="minorEastAsia" w:cstheme="minorBidi"/>
                <w:noProof/>
                <w:lang w:eastAsia="ru-RU"/>
              </w:rPr>
              <w:tab/>
            </w:r>
            <w:r w:rsidRPr="004B0B9F" w:rsidDel="004B0B9F">
              <w:rPr>
                <w:rPrChange w:id="198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100</w:delText>
            </w:r>
          </w:del>
        </w:p>
        <w:p w14:paraId="1D0443F6" w14:textId="1B7ACA07" w:rsidR="00383DD8" w:rsidDel="004B0B9F" w:rsidRDefault="00383DD8">
          <w:pPr>
            <w:pStyle w:val="32"/>
            <w:rPr>
              <w:del w:id="1990" w:author="Владимир Лаут" w:date="2021-03-25T08:37:00Z"/>
              <w:rFonts w:eastAsiaTheme="minorEastAsia" w:cstheme="minorBidi"/>
              <w:noProof/>
              <w:lang w:eastAsia="ru-RU"/>
            </w:rPr>
          </w:pPr>
          <w:del w:id="1991" w:author="Владимир Лаут" w:date="2021-03-25T08:37:00Z">
            <w:r w:rsidRPr="004B0B9F" w:rsidDel="004B0B9F">
              <w:rPr>
                <w:rPrChange w:id="1992" w:author="Владимир Лаут" w:date="2021-03-25T08:37:00Z">
                  <w:rPr>
                    <w:rStyle w:val="ab"/>
                    <w:noProof/>
                  </w:rPr>
                </w:rPrChange>
              </w:rPr>
              <w:delText>3.24.6</w:delText>
            </w:r>
            <w:r w:rsidDel="004B0B9F">
              <w:rPr>
                <w:rFonts w:eastAsiaTheme="minorEastAsia" w:cstheme="minorBidi"/>
                <w:noProof/>
                <w:lang w:eastAsia="ru-RU"/>
              </w:rPr>
              <w:tab/>
            </w:r>
            <w:r w:rsidRPr="004B0B9F" w:rsidDel="004B0B9F">
              <w:rPr>
                <w:rPrChange w:id="199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100</w:delText>
            </w:r>
          </w:del>
        </w:p>
        <w:p w14:paraId="47AFEE10" w14:textId="2426440B" w:rsidR="00383DD8" w:rsidDel="004B0B9F" w:rsidRDefault="00383DD8">
          <w:pPr>
            <w:pStyle w:val="23"/>
            <w:rPr>
              <w:del w:id="1994" w:author="Владимир Лаут" w:date="2021-03-25T08:37:00Z"/>
              <w:rFonts w:eastAsiaTheme="minorEastAsia" w:cstheme="minorBidi"/>
              <w:b w:val="0"/>
              <w:noProof/>
              <w:lang w:eastAsia="ru-RU"/>
            </w:rPr>
          </w:pPr>
          <w:del w:id="1995" w:author="Владимир Лаут" w:date="2021-03-25T08:37:00Z">
            <w:r w:rsidRPr="004B0B9F" w:rsidDel="004B0B9F">
              <w:rPr>
                <w:rFonts w:eastAsiaTheme="majorEastAsia"/>
                <w:rPrChange w:id="1996" w:author="Владимир Лаут" w:date="2021-03-25T08:37:00Z">
                  <w:rPr>
                    <w:rStyle w:val="ab"/>
                    <w:rFonts w:eastAsiaTheme="majorEastAsia" w:cstheme="majorBidi"/>
                    <w:b w:val="0"/>
                    <w:noProof/>
                  </w:rPr>
                </w:rPrChange>
              </w:rPr>
              <w:delText>3.25</w:delText>
            </w:r>
            <w:r w:rsidDel="004B0B9F">
              <w:rPr>
                <w:rFonts w:eastAsiaTheme="minorEastAsia" w:cstheme="minorBidi"/>
                <w:b w:val="0"/>
                <w:noProof/>
                <w:lang w:eastAsia="ru-RU"/>
              </w:rPr>
              <w:tab/>
            </w:r>
            <w:r w:rsidRPr="004B0B9F" w:rsidDel="004B0B9F">
              <w:rPr>
                <w:rFonts w:eastAsiaTheme="majorEastAsia"/>
                <w:rPrChange w:id="199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199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1999" w:author="Владимир Лаут" w:date="2021-03-25T08:37:00Z">
                  <w:rPr>
                    <w:rStyle w:val="ab"/>
                    <w:rFonts w:eastAsiaTheme="majorEastAsia" w:cstheme="majorBidi"/>
                    <w:b w:val="0"/>
                    <w:noProof/>
                  </w:rPr>
                </w:rPrChange>
              </w:rPr>
              <w:delText>_50 Стратегия Предупредительного ТОРО.</w:delText>
            </w:r>
            <w:r w:rsidDel="004B0B9F">
              <w:rPr>
                <w:noProof/>
                <w:webHidden/>
              </w:rPr>
              <w:tab/>
            </w:r>
            <w:r w:rsidR="005228C2" w:rsidDel="004B0B9F">
              <w:rPr>
                <w:noProof/>
                <w:webHidden/>
              </w:rPr>
              <w:delText>100</w:delText>
            </w:r>
          </w:del>
        </w:p>
        <w:p w14:paraId="434CB068" w14:textId="324696CB" w:rsidR="00383DD8" w:rsidDel="004B0B9F" w:rsidRDefault="00383DD8">
          <w:pPr>
            <w:pStyle w:val="32"/>
            <w:rPr>
              <w:del w:id="2000" w:author="Владимир Лаут" w:date="2021-03-25T08:37:00Z"/>
              <w:rFonts w:eastAsiaTheme="minorEastAsia" w:cstheme="minorBidi"/>
              <w:noProof/>
              <w:lang w:eastAsia="ru-RU"/>
            </w:rPr>
          </w:pPr>
          <w:del w:id="2001" w:author="Владимир Лаут" w:date="2021-03-25T08:37:00Z">
            <w:r w:rsidRPr="004B0B9F" w:rsidDel="004B0B9F">
              <w:rPr>
                <w:rPrChange w:id="2002" w:author="Владимир Лаут" w:date="2021-03-25T08:37:00Z">
                  <w:rPr>
                    <w:rStyle w:val="ab"/>
                    <w:noProof/>
                  </w:rPr>
                </w:rPrChange>
              </w:rPr>
              <w:delText>3.25.1</w:delText>
            </w:r>
            <w:r w:rsidDel="004B0B9F">
              <w:rPr>
                <w:rFonts w:eastAsiaTheme="minorEastAsia" w:cstheme="minorBidi"/>
                <w:noProof/>
                <w:lang w:eastAsia="ru-RU"/>
              </w:rPr>
              <w:tab/>
            </w:r>
            <w:r w:rsidRPr="004B0B9F" w:rsidDel="004B0B9F">
              <w:rPr>
                <w:rPrChange w:id="200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100</w:delText>
            </w:r>
          </w:del>
        </w:p>
        <w:p w14:paraId="70186264" w14:textId="26F9ECE3" w:rsidR="00383DD8" w:rsidDel="004B0B9F" w:rsidRDefault="00383DD8">
          <w:pPr>
            <w:pStyle w:val="32"/>
            <w:rPr>
              <w:del w:id="2004" w:author="Владимир Лаут" w:date="2021-03-25T08:37:00Z"/>
              <w:rFonts w:eastAsiaTheme="minorEastAsia" w:cstheme="minorBidi"/>
              <w:noProof/>
              <w:lang w:eastAsia="ru-RU"/>
            </w:rPr>
          </w:pPr>
          <w:del w:id="2005" w:author="Владимир Лаут" w:date="2021-03-25T08:37:00Z">
            <w:r w:rsidRPr="004B0B9F" w:rsidDel="004B0B9F">
              <w:rPr>
                <w:rPrChange w:id="2006" w:author="Владимир Лаут" w:date="2021-03-25T08:37:00Z">
                  <w:rPr>
                    <w:rStyle w:val="ab"/>
                    <w:noProof/>
                  </w:rPr>
                </w:rPrChange>
              </w:rPr>
              <w:delText>3.25.2</w:delText>
            </w:r>
            <w:r w:rsidDel="004B0B9F">
              <w:rPr>
                <w:rFonts w:eastAsiaTheme="minorEastAsia" w:cstheme="minorBidi"/>
                <w:noProof/>
                <w:lang w:eastAsia="ru-RU"/>
              </w:rPr>
              <w:tab/>
            </w:r>
            <w:r w:rsidRPr="004B0B9F" w:rsidDel="004B0B9F">
              <w:rPr>
                <w:rPrChange w:id="200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101</w:delText>
            </w:r>
          </w:del>
        </w:p>
        <w:p w14:paraId="728383A5" w14:textId="528CD237" w:rsidR="00383DD8" w:rsidDel="004B0B9F" w:rsidRDefault="00383DD8">
          <w:pPr>
            <w:pStyle w:val="32"/>
            <w:rPr>
              <w:del w:id="2008" w:author="Владимир Лаут" w:date="2021-03-25T08:37:00Z"/>
              <w:rFonts w:eastAsiaTheme="minorEastAsia" w:cstheme="minorBidi"/>
              <w:noProof/>
              <w:lang w:eastAsia="ru-RU"/>
            </w:rPr>
          </w:pPr>
          <w:del w:id="2009" w:author="Владимир Лаут" w:date="2021-03-25T08:37:00Z">
            <w:r w:rsidRPr="004B0B9F" w:rsidDel="004B0B9F">
              <w:rPr>
                <w:rPrChange w:id="2010" w:author="Владимир Лаут" w:date="2021-03-25T08:37:00Z">
                  <w:rPr>
                    <w:rStyle w:val="ab"/>
                    <w:noProof/>
                  </w:rPr>
                </w:rPrChange>
              </w:rPr>
              <w:delText>3.25.3</w:delText>
            </w:r>
            <w:r w:rsidDel="004B0B9F">
              <w:rPr>
                <w:rFonts w:eastAsiaTheme="minorEastAsia" w:cstheme="minorBidi"/>
                <w:noProof/>
                <w:lang w:eastAsia="ru-RU"/>
              </w:rPr>
              <w:tab/>
            </w:r>
            <w:r w:rsidRPr="004B0B9F" w:rsidDel="004B0B9F">
              <w:rPr>
                <w:rPrChange w:id="201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102</w:delText>
            </w:r>
          </w:del>
        </w:p>
        <w:p w14:paraId="3A5E51BE" w14:textId="566C671A" w:rsidR="00383DD8" w:rsidDel="004B0B9F" w:rsidRDefault="00383DD8">
          <w:pPr>
            <w:pStyle w:val="32"/>
            <w:rPr>
              <w:del w:id="2012" w:author="Владимир Лаут" w:date="2021-03-25T08:37:00Z"/>
              <w:rFonts w:eastAsiaTheme="minorEastAsia" w:cstheme="minorBidi"/>
              <w:noProof/>
              <w:lang w:eastAsia="ru-RU"/>
            </w:rPr>
          </w:pPr>
          <w:del w:id="2013" w:author="Владимир Лаут" w:date="2021-03-25T08:37:00Z">
            <w:r w:rsidRPr="004B0B9F" w:rsidDel="004B0B9F">
              <w:rPr>
                <w:rPrChange w:id="2014" w:author="Владимир Лаут" w:date="2021-03-25T08:37:00Z">
                  <w:rPr>
                    <w:rStyle w:val="ab"/>
                    <w:noProof/>
                  </w:rPr>
                </w:rPrChange>
              </w:rPr>
              <w:delText>3.25.4</w:delText>
            </w:r>
            <w:r w:rsidDel="004B0B9F">
              <w:rPr>
                <w:rFonts w:eastAsiaTheme="minorEastAsia" w:cstheme="minorBidi"/>
                <w:noProof/>
                <w:lang w:eastAsia="ru-RU"/>
              </w:rPr>
              <w:tab/>
            </w:r>
            <w:r w:rsidRPr="004B0B9F" w:rsidDel="004B0B9F">
              <w:rPr>
                <w:rPrChange w:id="201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103</w:delText>
            </w:r>
          </w:del>
        </w:p>
        <w:p w14:paraId="4F72C927" w14:textId="6922CB9A" w:rsidR="00383DD8" w:rsidDel="004B0B9F" w:rsidRDefault="00383DD8">
          <w:pPr>
            <w:pStyle w:val="32"/>
            <w:rPr>
              <w:del w:id="2016" w:author="Владимир Лаут" w:date="2021-03-25T08:37:00Z"/>
              <w:rFonts w:eastAsiaTheme="minorEastAsia" w:cstheme="minorBidi"/>
              <w:noProof/>
              <w:lang w:eastAsia="ru-RU"/>
            </w:rPr>
          </w:pPr>
          <w:del w:id="2017" w:author="Владимир Лаут" w:date="2021-03-25T08:37:00Z">
            <w:r w:rsidRPr="004B0B9F" w:rsidDel="004B0B9F">
              <w:rPr>
                <w:rPrChange w:id="2018" w:author="Владимир Лаут" w:date="2021-03-25T08:37:00Z">
                  <w:rPr>
                    <w:rStyle w:val="ab"/>
                    <w:noProof/>
                  </w:rPr>
                </w:rPrChange>
              </w:rPr>
              <w:delText>3.25.5</w:delText>
            </w:r>
            <w:r w:rsidDel="004B0B9F">
              <w:rPr>
                <w:rFonts w:eastAsiaTheme="minorEastAsia" w:cstheme="minorBidi"/>
                <w:noProof/>
                <w:lang w:eastAsia="ru-RU"/>
              </w:rPr>
              <w:tab/>
            </w:r>
            <w:r w:rsidRPr="004B0B9F" w:rsidDel="004B0B9F">
              <w:rPr>
                <w:rPrChange w:id="201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106</w:delText>
            </w:r>
          </w:del>
        </w:p>
        <w:p w14:paraId="019BC2ED" w14:textId="7863E939" w:rsidR="00383DD8" w:rsidDel="004B0B9F" w:rsidRDefault="00383DD8">
          <w:pPr>
            <w:pStyle w:val="32"/>
            <w:rPr>
              <w:del w:id="2020" w:author="Владимир Лаут" w:date="2021-03-25T08:37:00Z"/>
              <w:rFonts w:eastAsiaTheme="minorEastAsia" w:cstheme="minorBidi"/>
              <w:noProof/>
              <w:lang w:eastAsia="ru-RU"/>
            </w:rPr>
          </w:pPr>
          <w:del w:id="2021" w:author="Владимир Лаут" w:date="2021-03-25T08:37:00Z">
            <w:r w:rsidRPr="004B0B9F" w:rsidDel="004B0B9F">
              <w:rPr>
                <w:rPrChange w:id="2022" w:author="Владимир Лаут" w:date="2021-03-25T08:37:00Z">
                  <w:rPr>
                    <w:rStyle w:val="ab"/>
                    <w:noProof/>
                  </w:rPr>
                </w:rPrChange>
              </w:rPr>
              <w:delText>3.25.6</w:delText>
            </w:r>
            <w:r w:rsidDel="004B0B9F">
              <w:rPr>
                <w:rFonts w:eastAsiaTheme="minorEastAsia" w:cstheme="minorBidi"/>
                <w:noProof/>
                <w:lang w:eastAsia="ru-RU"/>
              </w:rPr>
              <w:tab/>
            </w:r>
            <w:r w:rsidRPr="004B0B9F" w:rsidDel="004B0B9F">
              <w:rPr>
                <w:rPrChange w:id="202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106</w:delText>
            </w:r>
          </w:del>
        </w:p>
        <w:p w14:paraId="4F91A4D6" w14:textId="0D1B0AF2" w:rsidR="00383DD8" w:rsidDel="004B0B9F" w:rsidRDefault="00383DD8">
          <w:pPr>
            <w:pStyle w:val="23"/>
            <w:rPr>
              <w:del w:id="2024" w:author="Владимир Лаут" w:date="2021-03-25T08:37:00Z"/>
              <w:rFonts w:eastAsiaTheme="minorEastAsia" w:cstheme="minorBidi"/>
              <w:b w:val="0"/>
              <w:noProof/>
              <w:lang w:eastAsia="ru-RU"/>
            </w:rPr>
          </w:pPr>
          <w:del w:id="2025" w:author="Владимир Лаут" w:date="2021-03-25T08:37:00Z">
            <w:r w:rsidRPr="004B0B9F" w:rsidDel="004B0B9F">
              <w:rPr>
                <w:rFonts w:eastAsiaTheme="majorEastAsia"/>
                <w:rPrChange w:id="2026" w:author="Владимир Лаут" w:date="2021-03-25T08:37:00Z">
                  <w:rPr>
                    <w:rStyle w:val="ab"/>
                    <w:rFonts w:eastAsiaTheme="majorEastAsia" w:cstheme="majorBidi"/>
                    <w:b w:val="0"/>
                    <w:noProof/>
                  </w:rPr>
                </w:rPrChange>
              </w:rPr>
              <w:delText>3.26</w:delText>
            </w:r>
            <w:r w:rsidDel="004B0B9F">
              <w:rPr>
                <w:rFonts w:eastAsiaTheme="minorEastAsia" w:cstheme="minorBidi"/>
                <w:b w:val="0"/>
                <w:noProof/>
                <w:lang w:eastAsia="ru-RU"/>
              </w:rPr>
              <w:tab/>
            </w:r>
            <w:r w:rsidRPr="004B0B9F" w:rsidDel="004B0B9F">
              <w:rPr>
                <w:rFonts w:eastAsiaTheme="majorEastAsia"/>
                <w:rPrChange w:id="202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02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029" w:author="Владимир Лаут" w:date="2021-03-25T08:37:00Z">
                  <w:rPr>
                    <w:rStyle w:val="ab"/>
                    <w:rFonts w:eastAsiaTheme="majorEastAsia" w:cstheme="majorBidi"/>
                    <w:b w:val="0"/>
                    <w:noProof/>
                  </w:rPr>
                </w:rPrChange>
              </w:rPr>
              <w:delText>_52 Технические места.</w:delText>
            </w:r>
            <w:r w:rsidDel="004B0B9F">
              <w:rPr>
                <w:noProof/>
                <w:webHidden/>
              </w:rPr>
              <w:tab/>
            </w:r>
            <w:r w:rsidR="005228C2" w:rsidDel="004B0B9F">
              <w:rPr>
                <w:noProof/>
                <w:webHidden/>
              </w:rPr>
              <w:delText>106</w:delText>
            </w:r>
          </w:del>
        </w:p>
        <w:p w14:paraId="216D7C10" w14:textId="753A52EF" w:rsidR="00383DD8" w:rsidDel="004B0B9F" w:rsidRDefault="00383DD8">
          <w:pPr>
            <w:pStyle w:val="32"/>
            <w:rPr>
              <w:del w:id="2030" w:author="Владимир Лаут" w:date="2021-03-25T08:37:00Z"/>
              <w:rFonts w:eastAsiaTheme="minorEastAsia" w:cstheme="minorBidi"/>
              <w:noProof/>
              <w:lang w:eastAsia="ru-RU"/>
            </w:rPr>
          </w:pPr>
          <w:del w:id="2031" w:author="Владимир Лаут" w:date="2021-03-25T08:37:00Z">
            <w:r w:rsidRPr="004B0B9F" w:rsidDel="004B0B9F">
              <w:rPr>
                <w:rPrChange w:id="2032" w:author="Владимир Лаут" w:date="2021-03-25T08:37:00Z">
                  <w:rPr>
                    <w:rStyle w:val="ab"/>
                    <w:noProof/>
                  </w:rPr>
                </w:rPrChange>
              </w:rPr>
              <w:delText>3.26.1</w:delText>
            </w:r>
            <w:r w:rsidDel="004B0B9F">
              <w:rPr>
                <w:rFonts w:eastAsiaTheme="minorEastAsia" w:cstheme="minorBidi"/>
                <w:noProof/>
                <w:lang w:eastAsia="ru-RU"/>
              </w:rPr>
              <w:tab/>
            </w:r>
            <w:r w:rsidRPr="004B0B9F" w:rsidDel="004B0B9F">
              <w:rPr>
                <w:rPrChange w:id="203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106</w:delText>
            </w:r>
          </w:del>
        </w:p>
        <w:p w14:paraId="003D3A59" w14:textId="1021A2D4" w:rsidR="00383DD8" w:rsidDel="004B0B9F" w:rsidRDefault="00383DD8">
          <w:pPr>
            <w:pStyle w:val="32"/>
            <w:rPr>
              <w:del w:id="2034" w:author="Владимир Лаут" w:date="2021-03-25T08:37:00Z"/>
              <w:rFonts w:eastAsiaTheme="minorEastAsia" w:cstheme="minorBidi"/>
              <w:noProof/>
              <w:lang w:eastAsia="ru-RU"/>
            </w:rPr>
          </w:pPr>
          <w:del w:id="2035" w:author="Владимир Лаут" w:date="2021-03-25T08:37:00Z">
            <w:r w:rsidRPr="004B0B9F" w:rsidDel="004B0B9F">
              <w:rPr>
                <w:rPrChange w:id="2036" w:author="Владимир Лаут" w:date="2021-03-25T08:37:00Z">
                  <w:rPr>
                    <w:rStyle w:val="ab"/>
                    <w:noProof/>
                  </w:rPr>
                </w:rPrChange>
              </w:rPr>
              <w:delText>3.26.2</w:delText>
            </w:r>
            <w:r w:rsidDel="004B0B9F">
              <w:rPr>
                <w:rFonts w:eastAsiaTheme="minorEastAsia" w:cstheme="minorBidi"/>
                <w:noProof/>
                <w:lang w:eastAsia="ru-RU"/>
              </w:rPr>
              <w:tab/>
            </w:r>
            <w:r w:rsidRPr="004B0B9F" w:rsidDel="004B0B9F">
              <w:rPr>
                <w:rPrChange w:id="203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107</w:delText>
            </w:r>
          </w:del>
        </w:p>
        <w:p w14:paraId="47F41537" w14:textId="4A9C437F" w:rsidR="00383DD8" w:rsidDel="004B0B9F" w:rsidRDefault="00383DD8">
          <w:pPr>
            <w:pStyle w:val="32"/>
            <w:rPr>
              <w:del w:id="2038" w:author="Владимир Лаут" w:date="2021-03-25T08:37:00Z"/>
              <w:rFonts w:eastAsiaTheme="minorEastAsia" w:cstheme="minorBidi"/>
              <w:noProof/>
              <w:lang w:eastAsia="ru-RU"/>
            </w:rPr>
          </w:pPr>
          <w:del w:id="2039" w:author="Владимир Лаут" w:date="2021-03-25T08:37:00Z">
            <w:r w:rsidRPr="004B0B9F" w:rsidDel="004B0B9F">
              <w:rPr>
                <w:rPrChange w:id="2040" w:author="Владимир Лаут" w:date="2021-03-25T08:37:00Z">
                  <w:rPr>
                    <w:rStyle w:val="ab"/>
                    <w:noProof/>
                  </w:rPr>
                </w:rPrChange>
              </w:rPr>
              <w:delText>3.26.3</w:delText>
            </w:r>
            <w:r w:rsidDel="004B0B9F">
              <w:rPr>
                <w:rFonts w:eastAsiaTheme="minorEastAsia" w:cstheme="minorBidi"/>
                <w:noProof/>
                <w:lang w:eastAsia="ru-RU"/>
              </w:rPr>
              <w:tab/>
            </w:r>
            <w:r w:rsidRPr="004B0B9F" w:rsidDel="004B0B9F">
              <w:rPr>
                <w:rPrChange w:id="204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108</w:delText>
            </w:r>
          </w:del>
        </w:p>
        <w:p w14:paraId="79DEB140" w14:textId="0F27CD97" w:rsidR="00383DD8" w:rsidDel="004B0B9F" w:rsidRDefault="00383DD8">
          <w:pPr>
            <w:pStyle w:val="32"/>
            <w:rPr>
              <w:del w:id="2042" w:author="Владимир Лаут" w:date="2021-03-25T08:37:00Z"/>
              <w:rFonts w:eastAsiaTheme="minorEastAsia" w:cstheme="minorBidi"/>
              <w:noProof/>
              <w:lang w:eastAsia="ru-RU"/>
            </w:rPr>
          </w:pPr>
          <w:del w:id="2043" w:author="Владимир Лаут" w:date="2021-03-25T08:37:00Z">
            <w:r w:rsidRPr="004B0B9F" w:rsidDel="004B0B9F">
              <w:rPr>
                <w:rPrChange w:id="2044" w:author="Владимир Лаут" w:date="2021-03-25T08:37:00Z">
                  <w:rPr>
                    <w:rStyle w:val="ab"/>
                    <w:noProof/>
                  </w:rPr>
                </w:rPrChange>
              </w:rPr>
              <w:delText>3.26.4</w:delText>
            </w:r>
            <w:r w:rsidDel="004B0B9F">
              <w:rPr>
                <w:rFonts w:eastAsiaTheme="minorEastAsia" w:cstheme="minorBidi"/>
                <w:noProof/>
                <w:lang w:eastAsia="ru-RU"/>
              </w:rPr>
              <w:tab/>
            </w:r>
            <w:r w:rsidRPr="004B0B9F" w:rsidDel="004B0B9F">
              <w:rPr>
                <w:rPrChange w:id="204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109</w:delText>
            </w:r>
          </w:del>
        </w:p>
        <w:p w14:paraId="6F42DD68" w14:textId="4A599D24" w:rsidR="00383DD8" w:rsidDel="004B0B9F" w:rsidRDefault="00383DD8">
          <w:pPr>
            <w:pStyle w:val="32"/>
            <w:rPr>
              <w:del w:id="2046" w:author="Владимир Лаут" w:date="2021-03-25T08:37:00Z"/>
              <w:rFonts w:eastAsiaTheme="minorEastAsia" w:cstheme="minorBidi"/>
              <w:noProof/>
              <w:lang w:eastAsia="ru-RU"/>
            </w:rPr>
          </w:pPr>
          <w:del w:id="2047" w:author="Владимир Лаут" w:date="2021-03-25T08:37:00Z">
            <w:r w:rsidRPr="004B0B9F" w:rsidDel="004B0B9F">
              <w:rPr>
                <w:rPrChange w:id="2048" w:author="Владимир Лаут" w:date="2021-03-25T08:37:00Z">
                  <w:rPr>
                    <w:rStyle w:val="ab"/>
                    <w:noProof/>
                  </w:rPr>
                </w:rPrChange>
              </w:rPr>
              <w:delText>3.26.5</w:delText>
            </w:r>
            <w:r w:rsidDel="004B0B9F">
              <w:rPr>
                <w:rFonts w:eastAsiaTheme="minorEastAsia" w:cstheme="minorBidi"/>
                <w:noProof/>
                <w:lang w:eastAsia="ru-RU"/>
              </w:rPr>
              <w:tab/>
            </w:r>
            <w:r w:rsidRPr="004B0B9F" w:rsidDel="004B0B9F">
              <w:rPr>
                <w:rPrChange w:id="204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113</w:delText>
            </w:r>
          </w:del>
        </w:p>
        <w:p w14:paraId="7334D40B" w14:textId="63D18297" w:rsidR="00383DD8" w:rsidDel="004B0B9F" w:rsidRDefault="00383DD8">
          <w:pPr>
            <w:pStyle w:val="32"/>
            <w:rPr>
              <w:del w:id="2050" w:author="Владимир Лаут" w:date="2021-03-25T08:37:00Z"/>
              <w:rFonts w:eastAsiaTheme="minorEastAsia" w:cstheme="minorBidi"/>
              <w:noProof/>
              <w:lang w:eastAsia="ru-RU"/>
            </w:rPr>
          </w:pPr>
          <w:del w:id="2051" w:author="Владимир Лаут" w:date="2021-03-25T08:37:00Z">
            <w:r w:rsidRPr="004B0B9F" w:rsidDel="004B0B9F">
              <w:rPr>
                <w:rPrChange w:id="2052" w:author="Владимир Лаут" w:date="2021-03-25T08:37:00Z">
                  <w:rPr>
                    <w:rStyle w:val="ab"/>
                    <w:noProof/>
                  </w:rPr>
                </w:rPrChange>
              </w:rPr>
              <w:delText>3.26.6</w:delText>
            </w:r>
            <w:r w:rsidDel="004B0B9F">
              <w:rPr>
                <w:rFonts w:eastAsiaTheme="minorEastAsia" w:cstheme="minorBidi"/>
                <w:noProof/>
                <w:lang w:eastAsia="ru-RU"/>
              </w:rPr>
              <w:tab/>
            </w:r>
            <w:r w:rsidRPr="004B0B9F" w:rsidDel="004B0B9F">
              <w:rPr>
                <w:rPrChange w:id="205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113</w:delText>
            </w:r>
          </w:del>
        </w:p>
        <w:p w14:paraId="4CB78E2D" w14:textId="6647E5AE" w:rsidR="00383DD8" w:rsidDel="004B0B9F" w:rsidRDefault="00383DD8">
          <w:pPr>
            <w:pStyle w:val="23"/>
            <w:rPr>
              <w:del w:id="2054" w:author="Владимир Лаут" w:date="2021-03-25T08:37:00Z"/>
              <w:rFonts w:eastAsiaTheme="minorEastAsia" w:cstheme="minorBidi"/>
              <w:b w:val="0"/>
              <w:noProof/>
              <w:lang w:eastAsia="ru-RU"/>
            </w:rPr>
          </w:pPr>
          <w:del w:id="2055" w:author="Владимир Лаут" w:date="2021-03-25T08:37:00Z">
            <w:r w:rsidRPr="004B0B9F" w:rsidDel="004B0B9F">
              <w:rPr>
                <w:rFonts w:eastAsiaTheme="majorEastAsia"/>
                <w:rPrChange w:id="2056" w:author="Владимир Лаут" w:date="2021-03-25T08:37:00Z">
                  <w:rPr>
                    <w:rStyle w:val="ab"/>
                    <w:rFonts w:eastAsiaTheme="majorEastAsia" w:cstheme="majorBidi"/>
                    <w:b w:val="0"/>
                    <w:noProof/>
                  </w:rPr>
                </w:rPrChange>
              </w:rPr>
              <w:delText>3.27</w:delText>
            </w:r>
            <w:r w:rsidDel="004B0B9F">
              <w:rPr>
                <w:rFonts w:eastAsiaTheme="minorEastAsia" w:cstheme="minorBidi"/>
                <w:b w:val="0"/>
                <w:noProof/>
                <w:lang w:eastAsia="ru-RU"/>
              </w:rPr>
              <w:tab/>
            </w:r>
            <w:r w:rsidRPr="004B0B9F" w:rsidDel="004B0B9F">
              <w:rPr>
                <w:rFonts w:eastAsiaTheme="majorEastAsia"/>
                <w:rPrChange w:id="205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05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059" w:author="Владимир Лаут" w:date="2021-03-25T08:37:00Z">
                  <w:rPr>
                    <w:rStyle w:val="ab"/>
                    <w:rFonts w:eastAsiaTheme="majorEastAsia" w:cstheme="majorBidi"/>
                    <w:b w:val="0"/>
                    <w:noProof/>
                  </w:rPr>
                </w:rPrChange>
              </w:rPr>
              <w:delText>_53 Тип плана предупредительного ТОРО.</w:delText>
            </w:r>
            <w:r w:rsidDel="004B0B9F">
              <w:rPr>
                <w:noProof/>
                <w:webHidden/>
              </w:rPr>
              <w:tab/>
            </w:r>
            <w:r w:rsidR="005228C2" w:rsidDel="004B0B9F">
              <w:rPr>
                <w:noProof/>
                <w:webHidden/>
              </w:rPr>
              <w:delText>113</w:delText>
            </w:r>
          </w:del>
        </w:p>
        <w:p w14:paraId="38D628A5" w14:textId="454A4CDB" w:rsidR="00383DD8" w:rsidDel="004B0B9F" w:rsidRDefault="00383DD8">
          <w:pPr>
            <w:pStyle w:val="32"/>
            <w:rPr>
              <w:del w:id="2060" w:author="Владимир Лаут" w:date="2021-03-25T08:37:00Z"/>
              <w:rFonts w:eastAsiaTheme="minorEastAsia" w:cstheme="minorBidi"/>
              <w:noProof/>
              <w:lang w:eastAsia="ru-RU"/>
            </w:rPr>
          </w:pPr>
          <w:del w:id="2061" w:author="Владимир Лаут" w:date="2021-03-25T08:37:00Z">
            <w:r w:rsidRPr="004B0B9F" w:rsidDel="004B0B9F">
              <w:rPr>
                <w:rPrChange w:id="2062" w:author="Владимир Лаут" w:date="2021-03-25T08:37:00Z">
                  <w:rPr>
                    <w:rStyle w:val="ab"/>
                    <w:noProof/>
                  </w:rPr>
                </w:rPrChange>
              </w:rPr>
              <w:delText>3.27.1</w:delText>
            </w:r>
            <w:r w:rsidDel="004B0B9F">
              <w:rPr>
                <w:rFonts w:eastAsiaTheme="minorEastAsia" w:cstheme="minorBidi"/>
                <w:noProof/>
                <w:lang w:eastAsia="ru-RU"/>
              </w:rPr>
              <w:tab/>
            </w:r>
            <w:r w:rsidRPr="004B0B9F" w:rsidDel="004B0B9F">
              <w:rPr>
                <w:rPrChange w:id="206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113</w:delText>
            </w:r>
          </w:del>
        </w:p>
        <w:p w14:paraId="0AE202AF" w14:textId="1B8A2B54" w:rsidR="00383DD8" w:rsidDel="004B0B9F" w:rsidRDefault="00383DD8">
          <w:pPr>
            <w:pStyle w:val="32"/>
            <w:rPr>
              <w:del w:id="2064" w:author="Владимир Лаут" w:date="2021-03-25T08:37:00Z"/>
              <w:rFonts w:eastAsiaTheme="minorEastAsia" w:cstheme="minorBidi"/>
              <w:noProof/>
              <w:lang w:eastAsia="ru-RU"/>
            </w:rPr>
          </w:pPr>
          <w:del w:id="2065" w:author="Владимир Лаут" w:date="2021-03-25T08:37:00Z">
            <w:r w:rsidRPr="004B0B9F" w:rsidDel="004B0B9F">
              <w:rPr>
                <w:rPrChange w:id="2066" w:author="Владимир Лаут" w:date="2021-03-25T08:37:00Z">
                  <w:rPr>
                    <w:rStyle w:val="ab"/>
                    <w:noProof/>
                  </w:rPr>
                </w:rPrChange>
              </w:rPr>
              <w:delText>3.27.2</w:delText>
            </w:r>
            <w:r w:rsidDel="004B0B9F">
              <w:rPr>
                <w:rFonts w:eastAsiaTheme="minorEastAsia" w:cstheme="minorBidi"/>
                <w:noProof/>
                <w:lang w:eastAsia="ru-RU"/>
              </w:rPr>
              <w:tab/>
            </w:r>
            <w:r w:rsidRPr="004B0B9F" w:rsidDel="004B0B9F">
              <w:rPr>
                <w:rPrChange w:id="206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113</w:delText>
            </w:r>
          </w:del>
        </w:p>
        <w:p w14:paraId="1B8DA4A8" w14:textId="798C4569" w:rsidR="00383DD8" w:rsidDel="004B0B9F" w:rsidRDefault="00383DD8">
          <w:pPr>
            <w:pStyle w:val="32"/>
            <w:rPr>
              <w:del w:id="2068" w:author="Владимир Лаут" w:date="2021-03-25T08:37:00Z"/>
              <w:rFonts w:eastAsiaTheme="minorEastAsia" w:cstheme="minorBidi"/>
              <w:noProof/>
              <w:lang w:eastAsia="ru-RU"/>
            </w:rPr>
          </w:pPr>
          <w:del w:id="2069" w:author="Владимир Лаут" w:date="2021-03-25T08:37:00Z">
            <w:r w:rsidRPr="004B0B9F" w:rsidDel="004B0B9F">
              <w:rPr>
                <w:rPrChange w:id="2070" w:author="Владимир Лаут" w:date="2021-03-25T08:37:00Z">
                  <w:rPr>
                    <w:rStyle w:val="ab"/>
                    <w:noProof/>
                  </w:rPr>
                </w:rPrChange>
              </w:rPr>
              <w:delText>3.27.3</w:delText>
            </w:r>
            <w:r w:rsidDel="004B0B9F">
              <w:rPr>
                <w:rFonts w:eastAsiaTheme="minorEastAsia" w:cstheme="minorBidi"/>
                <w:noProof/>
                <w:lang w:eastAsia="ru-RU"/>
              </w:rPr>
              <w:tab/>
            </w:r>
            <w:r w:rsidRPr="004B0B9F" w:rsidDel="004B0B9F">
              <w:rPr>
                <w:rPrChange w:id="207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113</w:delText>
            </w:r>
          </w:del>
        </w:p>
        <w:p w14:paraId="23F27389" w14:textId="76984179" w:rsidR="00383DD8" w:rsidDel="004B0B9F" w:rsidRDefault="00383DD8">
          <w:pPr>
            <w:pStyle w:val="32"/>
            <w:rPr>
              <w:del w:id="2072" w:author="Владимир Лаут" w:date="2021-03-25T08:37:00Z"/>
              <w:rFonts w:eastAsiaTheme="minorEastAsia" w:cstheme="minorBidi"/>
              <w:noProof/>
              <w:lang w:eastAsia="ru-RU"/>
            </w:rPr>
          </w:pPr>
          <w:del w:id="2073" w:author="Владимир Лаут" w:date="2021-03-25T08:37:00Z">
            <w:r w:rsidRPr="004B0B9F" w:rsidDel="004B0B9F">
              <w:rPr>
                <w:rPrChange w:id="2074" w:author="Владимир Лаут" w:date="2021-03-25T08:37:00Z">
                  <w:rPr>
                    <w:rStyle w:val="ab"/>
                    <w:noProof/>
                  </w:rPr>
                </w:rPrChange>
              </w:rPr>
              <w:delText>3.27.4</w:delText>
            </w:r>
            <w:r w:rsidDel="004B0B9F">
              <w:rPr>
                <w:rFonts w:eastAsiaTheme="minorEastAsia" w:cstheme="minorBidi"/>
                <w:noProof/>
                <w:lang w:eastAsia="ru-RU"/>
              </w:rPr>
              <w:tab/>
            </w:r>
            <w:r w:rsidRPr="004B0B9F" w:rsidDel="004B0B9F">
              <w:rPr>
                <w:rPrChange w:id="207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114</w:delText>
            </w:r>
          </w:del>
        </w:p>
        <w:p w14:paraId="27471295" w14:textId="38AE7267" w:rsidR="00383DD8" w:rsidDel="004B0B9F" w:rsidRDefault="00383DD8">
          <w:pPr>
            <w:pStyle w:val="32"/>
            <w:rPr>
              <w:del w:id="2076" w:author="Владимир Лаут" w:date="2021-03-25T08:37:00Z"/>
              <w:rFonts w:eastAsiaTheme="minorEastAsia" w:cstheme="minorBidi"/>
              <w:noProof/>
              <w:lang w:eastAsia="ru-RU"/>
            </w:rPr>
          </w:pPr>
          <w:del w:id="2077" w:author="Владимир Лаут" w:date="2021-03-25T08:37:00Z">
            <w:r w:rsidRPr="004B0B9F" w:rsidDel="004B0B9F">
              <w:rPr>
                <w:rPrChange w:id="2078" w:author="Владимир Лаут" w:date="2021-03-25T08:37:00Z">
                  <w:rPr>
                    <w:rStyle w:val="ab"/>
                    <w:noProof/>
                  </w:rPr>
                </w:rPrChange>
              </w:rPr>
              <w:delText>3.27.5</w:delText>
            </w:r>
            <w:r w:rsidDel="004B0B9F">
              <w:rPr>
                <w:rFonts w:eastAsiaTheme="minorEastAsia" w:cstheme="minorBidi"/>
                <w:noProof/>
                <w:lang w:eastAsia="ru-RU"/>
              </w:rPr>
              <w:tab/>
            </w:r>
            <w:r w:rsidRPr="004B0B9F" w:rsidDel="004B0B9F">
              <w:rPr>
                <w:rPrChange w:id="207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115</w:delText>
            </w:r>
          </w:del>
        </w:p>
        <w:p w14:paraId="6CA0A05D" w14:textId="32D60222" w:rsidR="00383DD8" w:rsidDel="004B0B9F" w:rsidRDefault="00383DD8">
          <w:pPr>
            <w:pStyle w:val="32"/>
            <w:rPr>
              <w:del w:id="2080" w:author="Владимир Лаут" w:date="2021-03-25T08:37:00Z"/>
              <w:rFonts w:eastAsiaTheme="minorEastAsia" w:cstheme="minorBidi"/>
              <w:noProof/>
              <w:lang w:eastAsia="ru-RU"/>
            </w:rPr>
          </w:pPr>
          <w:del w:id="2081" w:author="Владимир Лаут" w:date="2021-03-25T08:37:00Z">
            <w:r w:rsidRPr="004B0B9F" w:rsidDel="004B0B9F">
              <w:rPr>
                <w:rPrChange w:id="2082" w:author="Владимир Лаут" w:date="2021-03-25T08:37:00Z">
                  <w:rPr>
                    <w:rStyle w:val="ab"/>
                    <w:noProof/>
                  </w:rPr>
                </w:rPrChange>
              </w:rPr>
              <w:delText>3.27.6</w:delText>
            </w:r>
            <w:r w:rsidDel="004B0B9F">
              <w:rPr>
                <w:rFonts w:eastAsiaTheme="minorEastAsia" w:cstheme="minorBidi"/>
                <w:noProof/>
                <w:lang w:eastAsia="ru-RU"/>
              </w:rPr>
              <w:tab/>
            </w:r>
            <w:r w:rsidRPr="004B0B9F" w:rsidDel="004B0B9F">
              <w:rPr>
                <w:rPrChange w:id="208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115</w:delText>
            </w:r>
          </w:del>
        </w:p>
        <w:p w14:paraId="6934FF80" w14:textId="6450AFED" w:rsidR="00383DD8" w:rsidDel="004B0B9F" w:rsidRDefault="00383DD8">
          <w:pPr>
            <w:pStyle w:val="23"/>
            <w:rPr>
              <w:del w:id="2084" w:author="Владимир Лаут" w:date="2021-03-25T08:37:00Z"/>
              <w:rFonts w:eastAsiaTheme="minorEastAsia" w:cstheme="minorBidi"/>
              <w:b w:val="0"/>
              <w:noProof/>
              <w:lang w:eastAsia="ru-RU"/>
            </w:rPr>
          </w:pPr>
          <w:del w:id="2085" w:author="Владимир Лаут" w:date="2021-03-25T08:37:00Z">
            <w:r w:rsidRPr="004B0B9F" w:rsidDel="004B0B9F">
              <w:rPr>
                <w:rFonts w:eastAsiaTheme="majorEastAsia"/>
                <w:rPrChange w:id="2086" w:author="Владимир Лаут" w:date="2021-03-25T08:37:00Z">
                  <w:rPr>
                    <w:rStyle w:val="ab"/>
                    <w:rFonts w:eastAsiaTheme="majorEastAsia" w:cstheme="majorBidi"/>
                    <w:b w:val="0"/>
                    <w:noProof/>
                  </w:rPr>
                </w:rPrChange>
              </w:rPr>
              <w:delText>3.28</w:delText>
            </w:r>
            <w:r w:rsidDel="004B0B9F">
              <w:rPr>
                <w:rFonts w:eastAsiaTheme="minorEastAsia" w:cstheme="minorBidi"/>
                <w:b w:val="0"/>
                <w:noProof/>
                <w:lang w:eastAsia="ru-RU"/>
              </w:rPr>
              <w:tab/>
            </w:r>
            <w:r w:rsidRPr="004B0B9F" w:rsidDel="004B0B9F">
              <w:rPr>
                <w:rFonts w:eastAsiaTheme="majorEastAsia"/>
                <w:rPrChange w:id="208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08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089" w:author="Владимир Лаут" w:date="2021-03-25T08:37:00Z">
                  <w:rPr>
                    <w:rStyle w:val="ab"/>
                    <w:rFonts w:eastAsiaTheme="majorEastAsia" w:cstheme="majorBidi"/>
                    <w:b w:val="0"/>
                    <w:noProof/>
                  </w:rPr>
                </w:rPrChange>
              </w:rPr>
              <w:delText>_54 Тип ТехМеста.</w:delText>
            </w:r>
            <w:r w:rsidDel="004B0B9F">
              <w:rPr>
                <w:noProof/>
                <w:webHidden/>
              </w:rPr>
              <w:tab/>
            </w:r>
            <w:r w:rsidR="005228C2" w:rsidDel="004B0B9F">
              <w:rPr>
                <w:noProof/>
                <w:webHidden/>
              </w:rPr>
              <w:delText>115</w:delText>
            </w:r>
          </w:del>
        </w:p>
        <w:p w14:paraId="313ACB1C" w14:textId="5866AD6E" w:rsidR="00383DD8" w:rsidDel="004B0B9F" w:rsidRDefault="00383DD8">
          <w:pPr>
            <w:pStyle w:val="32"/>
            <w:rPr>
              <w:del w:id="2090" w:author="Владимир Лаут" w:date="2021-03-25T08:37:00Z"/>
              <w:rFonts w:eastAsiaTheme="minorEastAsia" w:cstheme="minorBidi"/>
              <w:noProof/>
              <w:lang w:eastAsia="ru-RU"/>
            </w:rPr>
          </w:pPr>
          <w:del w:id="2091" w:author="Владимир Лаут" w:date="2021-03-25T08:37:00Z">
            <w:r w:rsidRPr="004B0B9F" w:rsidDel="004B0B9F">
              <w:rPr>
                <w:rPrChange w:id="2092" w:author="Владимир Лаут" w:date="2021-03-25T08:37:00Z">
                  <w:rPr>
                    <w:rStyle w:val="ab"/>
                    <w:noProof/>
                  </w:rPr>
                </w:rPrChange>
              </w:rPr>
              <w:delText>3.28.1</w:delText>
            </w:r>
            <w:r w:rsidDel="004B0B9F">
              <w:rPr>
                <w:rFonts w:eastAsiaTheme="minorEastAsia" w:cstheme="minorBidi"/>
                <w:noProof/>
                <w:lang w:eastAsia="ru-RU"/>
              </w:rPr>
              <w:tab/>
            </w:r>
            <w:r w:rsidRPr="004B0B9F" w:rsidDel="004B0B9F">
              <w:rPr>
                <w:rPrChange w:id="209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115</w:delText>
            </w:r>
          </w:del>
        </w:p>
        <w:p w14:paraId="378EC372" w14:textId="5D3A168F" w:rsidR="00383DD8" w:rsidDel="004B0B9F" w:rsidRDefault="00383DD8">
          <w:pPr>
            <w:pStyle w:val="32"/>
            <w:rPr>
              <w:del w:id="2094" w:author="Владимир Лаут" w:date="2021-03-25T08:37:00Z"/>
              <w:rFonts w:eastAsiaTheme="minorEastAsia" w:cstheme="minorBidi"/>
              <w:noProof/>
              <w:lang w:eastAsia="ru-RU"/>
            </w:rPr>
          </w:pPr>
          <w:del w:id="2095" w:author="Владимир Лаут" w:date="2021-03-25T08:37:00Z">
            <w:r w:rsidRPr="004B0B9F" w:rsidDel="004B0B9F">
              <w:rPr>
                <w:rPrChange w:id="2096" w:author="Владимир Лаут" w:date="2021-03-25T08:37:00Z">
                  <w:rPr>
                    <w:rStyle w:val="ab"/>
                    <w:noProof/>
                  </w:rPr>
                </w:rPrChange>
              </w:rPr>
              <w:delText>3.28.2</w:delText>
            </w:r>
            <w:r w:rsidDel="004B0B9F">
              <w:rPr>
                <w:rFonts w:eastAsiaTheme="minorEastAsia" w:cstheme="minorBidi"/>
                <w:noProof/>
                <w:lang w:eastAsia="ru-RU"/>
              </w:rPr>
              <w:tab/>
            </w:r>
            <w:r w:rsidRPr="004B0B9F" w:rsidDel="004B0B9F">
              <w:rPr>
                <w:rPrChange w:id="209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115</w:delText>
            </w:r>
          </w:del>
        </w:p>
        <w:p w14:paraId="7AECB0D2" w14:textId="7D33C9D8" w:rsidR="00383DD8" w:rsidDel="004B0B9F" w:rsidRDefault="00383DD8">
          <w:pPr>
            <w:pStyle w:val="32"/>
            <w:rPr>
              <w:del w:id="2098" w:author="Владимир Лаут" w:date="2021-03-25T08:37:00Z"/>
              <w:rFonts w:eastAsiaTheme="minorEastAsia" w:cstheme="minorBidi"/>
              <w:noProof/>
              <w:lang w:eastAsia="ru-RU"/>
            </w:rPr>
          </w:pPr>
          <w:del w:id="2099" w:author="Владимир Лаут" w:date="2021-03-25T08:37:00Z">
            <w:r w:rsidRPr="004B0B9F" w:rsidDel="004B0B9F">
              <w:rPr>
                <w:rPrChange w:id="2100" w:author="Владимир Лаут" w:date="2021-03-25T08:37:00Z">
                  <w:rPr>
                    <w:rStyle w:val="ab"/>
                    <w:noProof/>
                  </w:rPr>
                </w:rPrChange>
              </w:rPr>
              <w:delText>3.28.3</w:delText>
            </w:r>
            <w:r w:rsidDel="004B0B9F">
              <w:rPr>
                <w:rFonts w:eastAsiaTheme="minorEastAsia" w:cstheme="minorBidi"/>
                <w:noProof/>
                <w:lang w:eastAsia="ru-RU"/>
              </w:rPr>
              <w:tab/>
            </w:r>
            <w:r w:rsidRPr="004B0B9F" w:rsidDel="004B0B9F">
              <w:rPr>
                <w:rPrChange w:id="210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115</w:delText>
            </w:r>
          </w:del>
        </w:p>
        <w:p w14:paraId="65486245" w14:textId="6B06A795" w:rsidR="00383DD8" w:rsidDel="004B0B9F" w:rsidRDefault="00383DD8">
          <w:pPr>
            <w:pStyle w:val="32"/>
            <w:rPr>
              <w:del w:id="2102" w:author="Владимир Лаут" w:date="2021-03-25T08:37:00Z"/>
              <w:rFonts w:eastAsiaTheme="minorEastAsia" w:cstheme="minorBidi"/>
              <w:noProof/>
              <w:lang w:eastAsia="ru-RU"/>
            </w:rPr>
          </w:pPr>
          <w:del w:id="2103" w:author="Владимир Лаут" w:date="2021-03-25T08:37:00Z">
            <w:r w:rsidRPr="004B0B9F" w:rsidDel="004B0B9F">
              <w:rPr>
                <w:rPrChange w:id="2104" w:author="Владимир Лаут" w:date="2021-03-25T08:37:00Z">
                  <w:rPr>
                    <w:rStyle w:val="ab"/>
                    <w:noProof/>
                  </w:rPr>
                </w:rPrChange>
              </w:rPr>
              <w:delText>3.28.4</w:delText>
            </w:r>
            <w:r w:rsidDel="004B0B9F">
              <w:rPr>
                <w:rFonts w:eastAsiaTheme="minorEastAsia" w:cstheme="minorBidi"/>
                <w:noProof/>
                <w:lang w:eastAsia="ru-RU"/>
              </w:rPr>
              <w:tab/>
            </w:r>
            <w:r w:rsidRPr="004B0B9F" w:rsidDel="004B0B9F">
              <w:rPr>
                <w:rPrChange w:id="210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116</w:delText>
            </w:r>
          </w:del>
        </w:p>
        <w:p w14:paraId="24EEE62E" w14:textId="6D39D5DE" w:rsidR="00383DD8" w:rsidDel="004B0B9F" w:rsidRDefault="00383DD8">
          <w:pPr>
            <w:pStyle w:val="32"/>
            <w:rPr>
              <w:del w:id="2106" w:author="Владимир Лаут" w:date="2021-03-25T08:37:00Z"/>
              <w:rFonts w:eastAsiaTheme="minorEastAsia" w:cstheme="minorBidi"/>
              <w:noProof/>
              <w:lang w:eastAsia="ru-RU"/>
            </w:rPr>
          </w:pPr>
          <w:del w:id="2107" w:author="Владимир Лаут" w:date="2021-03-25T08:37:00Z">
            <w:r w:rsidRPr="004B0B9F" w:rsidDel="004B0B9F">
              <w:rPr>
                <w:rPrChange w:id="2108" w:author="Владимир Лаут" w:date="2021-03-25T08:37:00Z">
                  <w:rPr>
                    <w:rStyle w:val="ab"/>
                    <w:noProof/>
                  </w:rPr>
                </w:rPrChange>
              </w:rPr>
              <w:delText>3.28.5</w:delText>
            </w:r>
            <w:r w:rsidDel="004B0B9F">
              <w:rPr>
                <w:rFonts w:eastAsiaTheme="minorEastAsia" w:cstheme="minorBidi"/>
                <w:noProof/>
                <w:lang w:eastAsia="ru-RU"/>
              </w:rPr>
              <w:tab/>
            </w:r>
            <w:r w:rsidRPr="004B0B9F" w:rsidDel="004B0B9F">
              <w:rPr>
                <w:rPrChange w:id="210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117</w:delText>
            </w:r>
          </w:del>
        </w:p>
        <w:p w14:paraId="7C0148E0" w14:textId="041A6B3A" w:rsidR="00383DD8" w:rsidDel="004B0B9F" w:rsidRDefault="00383DD8">
          <w:pPr>
            <w:pStyle w:val="32"/>
            <w:rPr>
              <w:del w:id="2110" w:author="Владимир Лаут" w:date="2021-03-25T08:37:00Z"/>
              <w:rFonts w:eastAsiaTheme="minorEastAsia" w:cstheme="minorBidi"/>
              <w:noProof/>
              <w:lang w:eastAsia="ru-RU"/>
            </w:rPr>
          </w:pPr>
          <w:del w:id="2111" w:author="Владимир Лаут" w:date="2021-03-25T08:37:00Z">
            <w:r w:rsidRPr="004B0B9F" w:rsidDel="004B0B9F">
              <w:rPr>
                <w:rPrChange w:id="2112" w:author="Владимир Лаут" w:date="2021-03-25T08:37:00Z">
                  <w:rPr>
                    <w:rStyle w:val="ab"/>
                    <w:noProof/>
                  </w:rPr>
                </w:rPrChange>
              </w:rPr>
              <w:delText>3.28.6</w:delText>
            </w:r>
            <w:r w:rsidDel="004B0B9F">
              <w:rPr>
                <w:rFonts w:eastAsiaTheme="minorEastAsia" w:cstheme="minorBidi"/>
                <w:noProof/>
                <w:lang w:eastAsia="ru-RU"/>
              </w:rPr>
              <w:tab/>
            </w:r>
            <w:r w:rsidRPr="004B0B9F" w:rsidDel="004B0B9F">
              <w:rPr>
                <w:rPrChange w:id="211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117</w:delText>
            </w:r>
          </w:del>
        </w:p>
        <w:p w14:paraId="5855B53B" w14:textId="551ED72C" w:rsidR="00383DD8" w:rsidDel="004B0B9F" w:rsidRDefault="00383DD8">
          <w:pPr>
            <w:pStyle w:val="23"/>
            <w:rPr>
              <w:del w:id="2114" w:author="Владимир Лаут" w:date="2021-03-25T08:37:00Z"/>
              <w:rFonts w:eastAsiaTheme="minorEastAsia" w:cstheme="minorBidi"/>
              <w:b w:val="0"/>
              <w:noProof/>
              <w:lang w:eastAsia="ru-RU"/>
            </w:rPr>
          </w:pPr>
          <w:del w:id="2115" w:author="Владимир Лаут" w:date="2021-03-25T08:37:00Z">
            <w:r w:rsidRPr="004B0B9F" w:rsidDel="004B0B9F">
              <w:rPr>
                <w:rFonts w:eastAsiaTheme="majorEastAsia"/>
                <w:rPrChange w:id="2116" w:author="Владимир Лаут" w:date="2021-03-25T08:37:00Z">
                  <w:rPr>
                    <w:rStyle w:val="ab"/>
                    <w:rFonts w:eastAsiaTheme="majorEastAsia" w:cstheme="majorBidi"/>
                    <w:b w:val="0"/>
                    <w:noProof/>
                  </w:rPr>
                </w:rPrChange>
              </w:rPr>
              <w:delText>3.29</w:delText>
            </w:r>
            <w:r w:rsidDel="004B0B9F">
              <w:rPr>
                <w:rFonts w:eastAsiaTheme="minorEastAsia" w:cstheme="minorBidi"/>
                <w:b w:val="0"/>
                <w:noProof/>
                <w:lang w:eastAsia="ru-RU"/>
              </w:rPr>
              <w:tab/>
            </w:r>
            <w:r w:rsidRPr="004B0B9F" w:rsidDel="004B0B9F">
              <w:rPr>
                <w:rFonts w:eastAsiaTheme="majorEastAsia"/>
                <w:rPrChange w:id="211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11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119" w:author="Владимир Лаут" w:date="2021-03-25T08:37:00Z">
                  <w:rPr>
                    <w:rStyle w:val="ab"/>
                    <w:rFonts w:eastAsiaTheme="majorEastAsia" w:cstheme="majorBidi"/>
                    <w:b w:val="0"/>
                    <w:noProof/>
                  </w:rPr>
                </w:rPrChange>
              </w:rPr>
              <w:delText>_56 Тип точки измерения</w:delText>
            </w:r>
            <w:r w:rsidDel="004B0B9F">
              <w:rPr>
                <w:noProof/>
                <w:webHidden/>
              </w:rPr>
              <w:tab/>
            </w:r>
            <w:r w:rsidR="005228C2" w:rsidDel="004B0B9F">
              <w:rPr>
                <w:noProof/>
                <w:webHidden/>
              </w:rPr>
              <w:delText>117</w:delText>
            </w:r>
          </w:del>
        </w:p>
        <w:p w14:paraId="6B167C03" w14:textId="25FF9F19" w:rsidR="00383DD8" w:rsidDel="004B0B9F" w:rsidRDefault="00383DD8">
          <w:pPr>
            <w:pStyle w:val="32"/>
            <w:rPr>
              <w:del w:id="2120" w:author="Владимир Лаут" w:date="2021-03-25T08:37:00Z"/>
              <w:rFonts w:eastAsiaTheme="minorEastAsia" w:cstheme="minorBidi"/>
              <w:noProof/>
              <w:lang w:eastAsia="ru-RU"/>
            </w:rPr>
          </w:pPr>
          <w:del w:id="2121" w:author="Владимир Лаут" w:date="2021-03-25T08:37:00Z">
            <w:r w:rsidRPr="004B0B9F" w:rsidDel="004B0B9F">
              <w:rPr>
                <w:rPrChange w:id="2122" w:author="Владимир Лаут" w:date="2021-03-25T08:37:00Z">
                  <w:rPr>
                    <w:rStyle w:val="ab"/>
                    <w:noProof/>
                  </w:rPr>
                </w:rPrChange>
              </w:rPr>
              <w:delText>3.29.1</w:delText>
            </w:r>
            <w:r w:rsidDel="004B0B9F">
              <w:rPr>
                <w:rFonts w:eastAsiaTheme="minorEastAsia" w:cstheme="minorBidi"/>
                <w:noProof/>
                <w:lang w:eastAsia="ru-RU"/>
              </w:rPr>
              <w:tab/>
            </w:r>
            <w:r w:rsidRPr="004B0B9F" w:rsidDel="004B0B9F">
              <w:rPr>
                <w:rPrChange w:id="212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117</w:delText>
            </w:r>
          </w:del>
        </w:p>
        <w:p w14:paraId="58A0684A" w14:textId="53208D1E" w:rsidR="00383DD8" w:rsidDel="004B0B9F" w:rsidRDefault="00383DD8">
          <w:pPr>
            <w:pStyle w:val="32"/>
            <w:rPr>
              <w:del w:id="2124" w:author="Владимир Лаут" w:date="2021-03-25T08:37:00Z"/>
              <w:rFonts w:eastAsiaTheme="minorEastAsia" w:cstheme="minorBidi"/>
              <w:noProof/>
              <w:lang w:eastAsia="ru-RU"/>
            </w:rPr>
          </w:pPr>
          <w:del w:id="2125" w:author="Владимир Лаут" w:date="2021-03-25T08:37:00Z">
            <w:r w:rsidRPr="004B0B9F" w:rsidDel="004B0B9F">
              <w:rPr>
                <w:rPrChange w:id="2126" w:author="Владимир Лаут" w:date="2021-03-25T08:37:00Z">
                  <w:rPr>
                    <w:rStyle w:val="ab"/>
                    <w:noProof/>
                  </w:rPr>
                </w:rPrChange>
              </w:rPr>
              <w:delText>3.29.2</w:delText>
            </w:r>
            <w:r w:rsidDel="004B0B9F">
              <w:rPr>
                <w:rFonts w:eastAsiaTheme="minorEastAsia" w:cstheme="minorBidi"/>
                <w:noProof/>
                <w:lang w:eastAsia="ru-RU"/>
              </w:rPr>
              <w:tab/>
            </w:r>
            <w:r w:rsidRPr="004B0B9F" w:rsidDel="004B0B9F">
              <w:rPr>
                <w:rPrChange w:id="212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117</w:delText>
            </w:r>
          </w:del>
        </w:p>
        <w:p w14:paraId="1CCDB9A0" w14:textId="5FAD917B" w:rsidR="00383DD8" w:rsidDel="004B0B9F" w:rsidRDefault="00383DD8">
          <w:pPr>
            <w:pStyle w:val="32"/>
            <w:rPr>
              <w:del w:id="2128" w:author="Владимир Лаут" w:date="2021-03-25T08:37:00Z"/>
              <w:rFonts w:eastAsiaTheme="minorEastAsia" w:cstheme="minorBidi"/>
              <w:noProof/>
              <w:lang w:eastAsia="ru-RU"/>
            </w:rPr>
          </w:pPr>
          <w:del w:id="2129" w:author="Владимир Лаут" w:date="2021-03-25T08:37:00Z">
            <w:r w:rsidRPr="004B0B9F" w:rsidDel="004B0B9F">
              <w:rPr>
                <w:rPrChange w:id="2130" w:author="Владимир Лаут" w:date="2021-03-25T08:37:00Z">
                  <w:rPr>
                    <w:rStyle w:val="ab"/>
                    <w:noProof/>
                  </w:rPr>
                </w:rPrChange>
              </w:rPr>
              <w:delText>3.29.3</w:delText>
            </w:r>
            <w:r w:rsidDel="004B0B9F">
              <w:rPr>
                <w:rFonts w:eastAsiaTheme="minorEastAsia" w:cstheme="minorBidi"/>
                <w:noProof/>
                <w:lang w:eastAsia="ru-RU"/>
              </w:rPr>
              <w:tab/>
            </w:r>
            <w:r w:rsidRPr="004B0B9F" w:rsidDel="004B0B9F">
              <w:rPr>
                <w:rPrChange w:id="213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117</w:delText>
            </w:r>
          </w:del>
        </w:p>
        <w:p w14:paraId="1B56E154" w14:textId="1DA3763F" w:rsidR="00383DD8" w:rsidDel="004B0B9F" w:rsidRDefault="00383DD8">
          <w:pPr>
            <w:pStyle w:val="32"/>
            <w:rPr>
              <w:del w:id="2132" w:author="Владимир Лаут" w:date="2021-03-25T08:37:00Z"/>
              <w:rFonts w:eastAsiaTheme="minorEastAsia" w:cstheme="minorBidi"/>
              <w:noProof/>
              <w:lang w:eastAsia="ru-RU"/>
            </w:rPr>
          </w:pPr>
          <w:del w:id="2133" w:author="Владимир Лаут" w:date="2021-03-25T08:37:00Z">
            <w:r w:rsidRPr="004B0B9F" w:rsidDel="004B0B9F">
              <w:rPr>
                <w:rPrChange w:id="2134" w:author="Владимир Лаут" w:date="2021-03-25T08:37:00Z">
                  <w:rPr>
                    <w:rStyle w:val="ab"/>
                    <w:noProof/>
                  </w:rPr>
                </w:rPrChange>
              </w:rPr>
              <w:delText>3.29.4</w:delText>
            </w:r>
            <w:r w:rsidDel="004B0B9F">
              <w:rPr>
                <w:rFonts w:eastAsiaTheme="minorEastAsia" w:cstheme="minorBidi"/>
                <w:noProof/>
                <w:lang w:eastAsia="ru-RU"/>
              </w:rPr>
              <w:tab/>
            </w:r>
            <w:r w:rsidRPr="004B0B9F" w:rsidDel="004B0B9F">
              <w:rPr>
                <w:rPrChange w:id="213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118</w:delText>
            </w:r>
          </w:del>
        </w:p>
        <w:p w14:paraId="6F0F21D0" w14:textId="267D5616" w:rsidR="00383DD8" w:rsidDel="004B0B9F" w:rsidRDefault="00383DD8">
          <w:pPr>
            <w:pStyle w:val="32"/>
            <w:rPr>
              <w:del w:id="2136" w:author="Владимир Лаут" w:date="2021-03-25T08:37:00Z"/>
              <w:rFonts w:eastAsiaTheme="minorEastAsia" w:cstheme="minorBidi"/>
              <w:noProof/>
              <w:lang w:eastAsia="ru-RU"/>
            </w:rPr>
          </w:pPr>
          <w:del w:id="2137" w:author="Владимир Лаут" w:date="2021-03-25T08:37:00Z">
            <w:r w:rsidRPr="004B0B9F" w:rsidDel="004B0B9F">
              <w:rPr>
                <w:rPrChange w:id="2138" w:author="Владимир Лаут" w:date="2021-03-25T08:37:00Z">
                  <w:rPr>
                    <w:rStyle w:val="ab"/>
                    <w:noProof/>
                  </w:rPr>
                </w:rPrChange>
              </w:rPr>
              <w:delText>3.29.5</w:delText>
            </w:r>
            <w:r w:rsidDel="004B0B9F">
              <w:rPr>
                <w:rFonts w:eastAsiaTheme="minorEastAsia" w:cstheme="minorBidi"/>
                <w:noProof/>
                <w:lang w:eastAsia="ru-RU"/>
              </w:rPr>
              <w:tab/>
            </w:r>
            <w:r w:rsidRPr="004B0B9F" w:rsidDel="004B0B9F">
              <w:rPr>
                <w:rPrChange w:id="213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119</w:delText>
            </w:r>
          </w:del>
        </w:p>
        <w:p w14:paraId="329121A6" w14:textId="47B4EACC" w:rsidR="00383DD8" w:rsidDel="004B0B9F" w:rsidRDefault="00383DD8">
          <w:pPr>
            <w:pStyle w:val="32"/>
            <w:rPr>
              <w:del w:id="2140" w:author="Владимир Лаут" w:date="2021-03-25T08:37:00Z"/>
              <w:rFonts w:eastAsiaTheme="minorEastAsia" w:cstheme="minorBidi"/>
              <w:noProof/>
              <w:lang w:eastAsia="ru-RU"/>
            </w:rPr>
          </w:pPr>
          <w:del w:id="2141" w:author="Владимир Лаут" w:date="2021-03-25T08:37:00Z">
            <w:r w:rsidRPr="004B0B9F" w:rsidDel="004B0B9F">
              <w:rPr>
                <w:rPrChange w:id="2142" w:author="Владимир Лаут" w:date="2021-03-25T08:37:00Z">
                  <w:rPr>
                    <w:rStyle w:val="ab"/>
                    <w:noProof/>
                  </w:rPr>
                </w:rPrChange>
              </w:rPr>
              <w:delText>3.29.6</w:delText>
            </w:r>
            <w:r w:rsidDel="004B0B9F">
              <w:rPr>
                <w:rFonts w:eastAsiaTheme="minorEastAsia" w:cstheme="minorBidi"/>
                <w:noProof/>
                <w:lang w:eastAsia="ru-RU"/>
              </w:rPr>
              <w:tab/>
            </w:r>
            <w:r w:rsidRPr="004B0B9F" w:rsidDel="004B0B9F">
              <w:rPr>
                <w:rPrChange w:id="214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119</w:delText>
            </w:r>
          </w:del>
        </w:p>
        <w:p w14:paraId="04C4A52A" w14:textId="7BBCD246" w:rsidR="00383DD8" w:rsidDel="004B0B9F" w:rsidRDefault="00383DD8">
          <w:pPr>
            <w:pStyle w:val="23"/>
            <w:rPr>
              <w:del w:id="2144" w:author="Владимир Лаут" w:date="2021-03-25T08:37:00Z"/>
              <w:rFonts w:eastAsiaTheme="minorEastAsia" w:cstheme="minorBidi"/>
              <w:b w:val="0"/>
              <w:noProof/>
              <w:lang w:eastAsia="ru-RU"/>
            </w:rPr>
          </w:pPr>
          <w:del w:id="2145" w:author="Владимир Лаут" w:date="2021-03-25T08:37:00Z">
            <w:r w:rsidRPr="004B0B9F" w:rsidDel="004B0B9F">
              <w:rPr>
                <w:rFonts w:eastAsiaTheme="majorEastAsia"/>
                <w:rPrChange w:id="2146" w:author="Владимир Лаут" w:date="2021-03-25T08:37:00Z">
                  <w:rPr>
                    <w:rStyle w:val="ab"/>
                    <w:rFonts w:eastAsiaTheme="majorEastAsia" w:cstheme="majorBidi"/>
                    <w:b w:val="0"/>
                    <w:noProof/>
                  </w:rPr>
                </w:rPrChange>
              </w:rPr>
              <w:delText>3.30</w:delText>
            </w:r>
            <w:r w:rsidDel="004B0B9F">
              <w:rPr>
                <w:rFonts w:eastAsiaTheme="minorEastAsia" w:cstheme="minorBidi"/>
                <w:b w:val="0"/>
                <w:noProof/>
                <w:lang w:eastAsia="ru-RU"/>
              </w:rPr>
              <w:tab/>
            </w:r>
            <w:r w:rsidRPr="004B0B9F" w:rsidDel="004B0B9F">
              <w:rPr>
                <w:rFonts w:eastAsiaTheme="majorEastAsia"/>
                <w:rPrChange w:id="214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14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149" w:author="Владимир Лаут" w:date="2021-03-25T08:37:00Z">
                  <w:rPr>
                    <w:rStyle w:val="ab"/>
                    <w:rFonts w:eastAsiaTheme="majorEastAsia" w:cstheme="majorBidi"/>
                    <w:b w:val="0"/>
                    <w:noProof/>
                  </w:rPr>
                </w:rPrChange>
              </w:rPr>
              <w:delText>_57 Тип единицы оборудования.</w:delText>
            </w:r>
            <w:r w:rsidDel="004B0B9F">
              <w:rPr>
                <w:noProof/>
                <w:webHidden/>
              </w:rPr>
              <w:tab/>
            </w:r>
            <w:r w:rsidR="005228C2" w:rsidDel="004B0B9F">
              <w:rPr>
                <w:noProof/>
                <w:webHidden/>
              </w:rPr>
              <w:delText>119</w:delText>
            </w:r>
          </w:del>
        </w:p>
        <w:p w14:paraId="0700F728" w14:textId="21A1DE43" w:rsidR="00383DD8" w:rsidDel="004B0B9F" w:rsidRDefault="00383DD8">
          <w:pPr>
            <w:pStyle w:val="32"/>
            <w:rPr>
              <w:del w:id="2150" w:author="Владимир Лаут" w:date="2021-03-25T08:37:00Z"/>
              <w:rFonts w:eastAsiaTheme="minorEastAsia" w:cstheme="minorBidi"/>
              <w:noProof/>
              <w:lang w:eastAsia="ru-RU"/>
            </w:rPr>
          </w:pPr>
          <w:del w:id="2151" w:author="Владимир Лаут" w:date="2021-03-25T08:37:00Z">
            <w:r w:rsidRPr="004B0B9F" w:rsidDel="004B0B9F">
              <w:rPr>
                <w:rPrChange w:id="2152" w:author="Владимир Лаут" w:date="2021-03-25T08:37:00Z">
                  <w:rPr>
                    <w:rStyle w:val="ab"/>
                    <w:noProof/>
                  </w:rPr>
                </w:rPrChange>
              </w:rPr>
              <w:delText>3.30.1</w:delText>
            </w:r>
            <w:r w:rsidDel="004B0B9F">
              <w:rPr>
                <w:rFonts w:eastAsiaTheme="minorEastAsia" w:cstheme="minorBidi"/>
                <w:noProof/>
                <w:lang w:eastAsia="ru-RU"/>
              </w:rPr>
              <w:tab/>
            </w:r>
            <w:r w:rsidRPr="004B0B9F" w:rsidDel="004B0B9F">
              <w:rPr>
                <w:rPrChange w:id="215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119</w:delText>
            </w:r>
          </w:del>
        </w:p>
        <w:p w14:paraId="4B16642A" w14:textId="10BC50CE" w:rsidR="00383DD8" w:rsidDel="004B0B9F" w:rsidRDefault="00383DD8">
          <w:pPr>
            <w:pStyle w:val="32"/>
            <w:rPr>
              <w:del w:id="2154" w:author="Владимир Лаут" w:date="2021-03-25T08:37:00Z"/>
              <w:rFonts w:eastAsiaTheme="minorEastAsia" w:cstheme="minorBidi"/>
              <w:noProof/>
              <w:lang w:eastAsia="ru-RU"/>
            </w:rPr>
          </w:pPr>
          <w:del w:id="2155" w:author="Владимир Лаут" w:date="2021-03-25T08:37:00Z">
            <w:r w:rsidRPr="004B0B9F" w:rsidDel="004B0B9F">
              <w:rPr>
                <w:rPrChange w:id="2156" w:author="Владимир Лаут" w:date="2021-03-25T08:37:00Z">
                  <w:rPr>
                    <w:rStyle w:val="ab"/>
                    <w:noProof/>
                  </w:rPr>
                </w:rPrChange>
              </w:rPr>
              <w:delText>3.30.2</w:delText>
            </w:r>
            <w:r w:rsidDel="004B0B9F">
              <w:rPr>
                <w:rFonts w:eastAsiaTheme="minorEastAsia" w:cstheme="minorBidi"/>
                <w:noProof/>
                <w:lang w:eastAsia="ru-RU"/>
              </w:rPr>
              <w:tab/>
            </w:r>
            <w:r w:rsidRPr="004B0B9F" w:rsidDel="004B0B9F">
              <w:rPr>
                <w:rPrChange w:id="215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119</w:delText>
            </w:r>
          </w:del>
        </w:p>
        <w:p w14:paraId="350D86A9" w14:textId="4B500DDD" w:rsidR="00383DD8" w:rsidDel="004B0B9F" w:rsidRDefault="00383DD8">
          <w:pPr>
            <w:pStyle w:val="32"/>
            <w:rPr>
              <w:del w:id="2158" w:author="Владимир Лаут" w:date="2021-03-25T08:37:00Z"/>
              <w:rFonts w:eastAsiaTheme="minorEastAsia" w:cstheme="minorBidi"/>
              <w:noProof/>
              <w:lang w:eastAsia="ru-RU"/>
            </w:rPr>
          </w:pPr>
          <w:del w:id="2159" w:author="Владимир Лаут" w:date="2021-03-25T08:37:00Z">
            <w:r w:rsidRPr="004B0B9F" w:rsidDel="004B0B9F">
              <w:rPr>
                <w:rPrChange w:id="2160" w:author="Владимир Лаут" w:date="2021-03-25T08:37:00Z">
                  <w:rPr>
                    <w:rStyle w:val="ab"/>
                    <w:noProof/>
                  </w:rPr>
                </w:rPrChange>
              </w:rPr>
              <w:delText>3.30.3</w:delText>
            </w:r>
            <w:r w:rsidDel="004B0B9F">
              <w:rPr>
                <w:rFonts w:eastAsiaTheme="minorEastAsia" w:cstheme="minorBidi"/>
                <w:noProof/>
                <w:lang w:eastAsia="ru-RU"/>
              </w:rPr>
              <w:tab/>
            </w:r>
            <w:r w:rsidRPr="004B0B9F" w:rsidDel="004B0B9F">
              <w:rPr>
                <w:rPrChange w:id="216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120</w:delText>
            </w:r>
          </w:del>
        </w:p>
        <w:p w14:paraId="62F3CE58" w14:textId="61824BC3" w:rsidR="00383DD8" w:rsidDel="004B0B9F" w:rsidRDefault="00383DD8">
          <w:pPr>
            <w:pStyle w:val="32"/>
            <w:rPr>
              <w:del w:id="2162" w:author="Владимир Лаут" w:date="2021-03-25T08:37:00Z"/>
              <w:rFonts w:eastAsiaTheme="minorEastAsia" w:cstheme="minorBidi"/>
              <w:noProof/>
              <w:lang w:eastAsia="ru-RU"/>
            </w:rPr>
          </w:pPr>
          <w:del w:id="2163" w:author="Владимир Лаут" w:date="2021-03-25T08:37:00Z">
            <w:r w:rsidRPr="004B0B9F" w:rsidDel="004B0B9F">
              <w:rPr>
                <w:rPrChange w:id="2164" w:author="Владимир Лаут" w:date="2021-03-25T08:37:00Z">
                  <w:rPr>
                    <w:rStyle w:val="ab"/>
                    <w:noProof/>
                  </w:rPr>
                </w:rPrChange>
              </w:rPr>
              <w:delText>3.30.4</w:delText>
            </w:r>
            <w:r w:rsidDel="004B0B9F">
              <w:rPr>
                <w:rFonts w:eastAsiaTheme="minorEastAsia" w:cstheme="minorBidi"/>
                <w:noProof/>
                <w:lang w:eastAsia="ru-RU"/>
              </w:rPr>
              <w:tab/>
            </w:r>
            <w:r w:rsidRPr="004B0B9F" w:rsidDel="004B0B9F">
              <w:rPr>
                <w:rPrChange w:id="216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121</w:delText>
            </w:r>
          </w:del>
        </w:p>
        <w:p w14:paraId="3E3FF4B7" w14:textId="535D7F7B" w:rsidR="00383DD8" w:rsidDel="004B0B9F" w:rsidRDefault="00383DD8">
          <w:pPr>
            <w:pStyle w:val="32"/>
            <w:rPr>
              <w:del w:id="2166" w:author="Владимир Лаут" w:date="2021-03-25T08:37:00Z"/>
              <w:rFonts w:eastAsiaTheme="minorEastAsia" w:cstheme="minorBidi"/>
              <w:noProof/>
              <w:lang w:eastAsia="ru-RU"/>
            </w:rPr>
          </w:pPr>
          <w:del w:id="2167" w:author="Владимир Лаут" w:date="2021-03-25T08:37:00Z">
            <w:r w:rsidRPr="004B0B9F" w:rsidDel="004B0B9F">
              <w:rPr>
                <w:rPrChange w:id="2168" w:author="Владимир Лаут" w:date="2021-03-25T08:37:00Z">
                  <w:rPr>
                    <w:rStyle w:val="ab"/>
                    <w:noProof/>
                  </w:rPr>
                </w:rPrChange>
              </w:rPr>
              <w:delText>3.30.5</w:delText>
            </w:r>
            <w:r w:rsidDel="004B0B9F">
              <w:rPr>
                <w:rFonts w:eastAsiaTheme="minorEastAsia" w:cstheme="minorBidi"/>
                <w:noProof/>
                <w:lang w:eastAsia="ru-RU"/>
              </w:rPr>
              <w:tab/>
            </w:r>
            <w:r w:rsidRPr="004B0B9F" w:rsidDel="004B0B9F">
              <w:rPr>
                <w:rPrChange w:id="216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122</w:delText>
            </w:r>
          </w:del>
        </w:p>
        <w:p w14:paraId="369BD5CA" w14:textId="736F8F46" w:rsidR="00383DD8" w:rsidDel="004B0B9F" w:rsidRDefault="00383DD8">
          <w:pPr>
            <w:pStyle w:val="32"/>
            <w:rPr>
              <w:del w:id="2170" w:author="Владимир Лаут" w:date="2021-03-25T08:37:00Z"/>
              <w:rFonts w:eastAsiaTheme="minorEastAsia" w:cstheme="minorBidi"/>
              <w:noProof/>
              <w:lang w:eastAsia="ru-RU"/>
            </w:rPr>
          </w:pPr>
          <w:del w:id="2171" w:author="Владимир Лаут" w:date="2021-03-25T08:37:00Z">
            <w:r w:rsidRPr="004B0B9F" w:rsidDel="004B0B9F">
              <w:rPr>
                <w:rPrChange w:id="2172" w:author="Владимир Лаут" w:date="2021-03-25T08:37:00Z">
                  <w:rPr>
                    <w:rStyle w:val="ab"/>
                    <w:noProof/>
                  </w:rPr>
                </w:rPrChange>
              </w:rPr>
              <w:delText>3.30.6</w:delText>
            </w:r>
            <w:r w:rsidDel="004B0B9F">
              <w:rPr>
                <w:rFonts w:eastAsiaTheme="minorEastAsia" w:cstheme="minorBidi"/>
                <w:noProof/>
                <w:lang w:eastAsia="ru-RU"/>
              </w:rPr>
              <w:tab/>
            </w:r>
            <w:r w:rsidRPr="004B0B9F" w:rsidDel="004B0B9F">
              <w:rPr>
                <w:rPrChange w:id="217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122</w:delText>
            </w:r>
          </w:del>
        </w:p>
        <w:p w14:paraId="136580E6" w14:textId="238002FF" w:rsidR="00383DD8" w:rsidDel="004B0B9F" w:rsidRDefault="00383DD8">
          <w:pPr>
            <w:pStyle w:val="23"/>
            <w:rPr>
              <w:del w:id="2174" w:author="Владимир Лаут" w:date="2021-03-25T08:37:00Z"/>
              <w:rFonts w:eastAsiaTheme="minorEastAsia" w:cstheme="minorBidi"/>
              <w:b w:val="0"/>
              <w:noProof/>
              <w:lang w:eastAsia="ru-RU"/>
            </w:rPr>
          </w:pPr>
          <w:del w:id="2175" w:author="Владимир Лаут" w:date="2021-03-25T08:37:00Z">
            <w:r w:rsidRPr="004B0B9F" w:rsidDel="004B0B9F">
              <w:rPr>
                <w:rFonts w:eastAsiaTheme="majorEastAsia"/>
                <w:rPrChange w:id="2176" w:author="Владимир Лаут" w:date="2021-03-25T08:37:00Z">
                  <w:rPr>
                    <w:rStyle w:val="ab"/>
                    <w:rFonts w:eastAsiaTheme="majorEastAsia" w:cstheme="majorBidi"/>
                    <w:b w:val="0"/>
                    <w:noProof/>
                  </w:rPr>
                </w:rPrChange>
              </w:rPr>
              <w:delText>3.31</w:delText>
            </w:r>
            <w:r w:rsidDel="004B0B9F">
              <w:rPr>
                <w:rFonts w:eastAsiaTheme="minorEastAsia" w:cstheme="minorBidi"/>
                <w:b w:val="0"/>
                <w:noProof/>
                <w:lang w:eastAsia="ru-RU"/>
              </w:rPr>
              <w:tab/>
            </w:r>
            <w:r w:rsidRPr="004B0B9F" w:rsidDel="004B0B9F">
              <w:rPr>
                <w:rFonts w:eastAsiaTheme="majorEastAsia"/>
                <w:rPrChange w:id="217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17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179" w:author="Владимир Лаут" w:date="2021-03-25T08:37:00Z">
                  <w:rPr>
                    <w:rStyle w:val="ab"/>
                    <w:rFonts w:eastAsiaTheme="majorEastAsia" w:cstheme="majorBidi"/>
                    <w:b w:val="0"/>
                    <w:noProof/>
                  </w:rPr>
                </w:rPrChange>
              </w:rPr>
              <w:delText>_58 Типовые технологические операции ТОРО.</w:delText>
            </w:r>
            <w:r w:rsidDel="004B0B9F">
              <w:rPr>
                <w:noProof/>
                <w:webHidden/>
              </w:rPr>
              <w:tab/>
            </w:r>
            <w:r w:rsidR="005228C2" w:rsidDel="004B0B9F">
              <w:rPr>
                <w:noProof/>
                <w:webHidden/>
              </w:rPr>
              <w:delText>122</w:delText>
            </w:r>
          </w:del>
        </w:p>
        <w:p w14:paraId="380EBB37" w14:textId="6D1B8313" w:rsidR="00383DD8" w:rsidDel="004B0B9F" w:rsidRDefault="00383DD8">
          <w:pPr>
            <w:pStyle w:val="32"/>
            <w:rPr>
              <w:del w:id="2180" w:author="Владимир Лаут" w:date="2021-03-25T08:37:00Z"/>
              <w:rFonts w:eastAsiaTheme="minorEastAsia" w:cstheme="minorBidi"/>
              <w:noProof/>
              <w:lang w:eastAsia="ru-RU"/>
            </w:rPr>
          </w:pPr>
          <w:del w:id="2181" w:author="Владимир Лаут" w:date="2021-03-25T08:37:00Z">
            <w:r w:rsidRPr="004B0B9F" w:rsidDel="004B0B9F">
              <w:rPr>
                <w:rPrChange w:id="2182" w:author="Владимир Лаут" w:date="2021-03-25T08:37:00Z">
                  <w:rPr>
                    <w:rStyle w:val="ab"/>
                    <w:noProof/>
                  </w:rPr>
                </w:rPrChange>
              </w:rPr>
              <w:delText>3.31.1</w:delText>
            </w:r>
            <w:r w:rsidDel="004B0B9F">
              <w:rPr>
                <w:rFonts w:eastAsiaTheme="minorEastAsia" w:cstheme="minorBidi"/>
                <w:noProof/>
                <w:lang w:eastAsia="ru-RU"/>
              </w:rPr>
              <w:tab/>
            </w:r>
            <w:r w:rsidRPr="004B0B9F" w:rsidDel="004B0B9F">
              <w:rPr>
                <w:rPrChange w:id="218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122</w:delText>
            </w:r>
          </w:del>
        </w:p>
        <w:p w14:paraId="283107A5" w14:textId="4A67953A" w:rsidR="00383DD8" w:rsidDel="004B0B9F" w:rsidRDefault="00383DD8">
          <w:pPr>
            <w:pStyle w:val="32"/>
            <w:rPr>
              <w:del w:id="2184" w:author="Владимир Лаут" w:date="2021-03-25T08:37:00Z"/>
              <w:rFonts w:eastAsiaTheme="minorEastAsia" w:cstheme="minorBidi"/>
              <w:noProof/>
              <w:lang w:eastAsia="ru-RU"/>
            </w:rPr>
          </w:pPr>
          <w:del w:id="2185" w:author="Владимир Лаут" w:date="2021-03-25T08:37:00Z">
            <w:r w:rsidRPr="004B0B9F" w:rsidDel="004B0B9F">
              <w:rPr>
                <w:rPrChange w:id="2186" w:author="Владимир Лаут" w:date="2021-03-25T08:37:00Z">
                  <w:rPr>
                    <w:rStyle w:val="ab"/>
                    <w:noProof/>
                  </w:rPr>
                </w:rPrChange>
              </w:rPr>
              <w:delText>3.31.2</w:delText>
            </w:r>
            <w:r w:rsidDel="004B0B9F">
              <w:rPr>
                <w:rFonts w:eastAsiaTheme="minorEastAsia" w:cstheme="minorBidi"/>
                <w:noProof/>
                <w:lang w:eastAsia="ru-RU"/>
              </w:rPr>
              <w:tab/>
            </w:r>
            <w:r w:rsidRPr="004B0B9F" w:rsidDel="004B0B9F">
              <w:rPr>
                <w:rPrChange w:id="218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122</w:delText>
            </w:r>
          </w:del>
        </w:p>
        <w:p w14:paraId="7BFF1689" w14:textId="7E782339" w:rsidR="00383DD8" w:rsidDel="004B0B9F" w:rsidRDefault="00383DD8">
          <w:pPr>
            <w:pStyle w:val="32"/>
            <w:rPr>
              <w:del w:id="2188" w:author="Владимир Лаут" w:date="2021-03-25T08:37:00Z"/>
              <w:rFonts w:eastAsiaTheme="minorEastAsia" w:cstheme="minorBidi"/>
              <w:noProof/>
              <w:lang w:eastAsia="ru-RU"/>
            </w:rPr>
          </w:pPr>
          <w:del w:id="2189" w:author="Владимир Лаут" w:date="2021-03-25T08:37:00Z">
            <w:r w:rsidRPr="004B0B9F" w:rsidDel="004B0B9F">
              <w:rPr>
                <w:rPrChange w:id="2190" w:author="Владимир Лаут" w:date="2021-03-25T08:37:00Z">
                  <w:rPr>
                    <w:rStyle w:val="ab"/>
                    <w:noProof/>
                  </w:rPr>
                </w:rPrChange>
              </w:rPr>
              <w:delText>3.31.3</w:delText>
            </w:r>
            <w:r w:rsidDel="004B0B9F">
              <w:rPr>
                <w:rFonts w:eastAsiaTheme="minorEastAsia" w:cstheme="minorBidi"/>
                <w:noProof/>
                <w:lang w:eastAsia="ru-RU"/>
              </w:rPr>
              <w:tab/>
            </w:r>
            <w:r w:rsidRPr="004B0B9F" w:rsidDel="004B0B9F">
              <w:rPr>
                <w:rPrChange w:id="219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122</w:delText>
            </w:r>
          </w:del>
        </w:p>
        <w:p w14:paraId="04107E8F" w14:textId="2C4301E8" w:rsidR="00383DD8" w:rsidDel="004B0B9F" w:rsidRDefault="00383DD8">
          <w:pPr>
            <w:pStyle w:val="32"/>
            <w:rPr>
              <w:del w:id="2192" w:author="Владимир Лаут" w:date="2021-03-25T08:37:00Z"/>
              <w:rFonts w:eastAsiaTheme="minorEastAsia" w:cstheme="minorBidi"/>
              <w:noProof/>
              <w:lang w:eastAsia="ru-RU"/>
            </w:rPr>
          </w:pPr>
          <w:del w:id="2193" w:author="Владимир Лаут" w:date="2021-03-25T08:37:00Z">
            <w:r w:rsidRPr="004B0B9F" w:rsidDel="004B0B9F">
              <w:rPr>
                <w:rPrChange w:id="2194" w:author="Владимир Лаут" w:date="2021-03-25T08:37:00Z">
                  <w:rPr>
                    <w:rStyle w:val="ab"/>
                    <w:noProof/>
                  </w:rPr>
                </w:rPrChange>
              </w:rPr>
              <w:delText>3.31.4</w:delText>
            </w:r>
            <w:r w:rsidDel="004B0B9F">
              <w:rPr>
                <w:rFonts w:eastAsiaTheme="minorEastAsia" w:cstheme="minorBidi"/>
                <w:noProof/>
                <w:lang w:eastAsia="ru-RU"/>
              </w:rPr>
              <w:tab/>
            </w:r>
            <w:r w:rsidRPr="004B0B9F" w:rsidDel="004B0B9F">
              <w:rPr>
                <w:rPrChange w:id="219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123</w:delText>
            </w:r>
          </w:del>
        </w:p>
        <w:p w14:paraId="07D3DFF0" w14:textId="10ACF830" w:rsidR="00383DD8" w:rsidDel="004B0B9F" w:rsidRDefault="00383DD8">
          <w:pPr>
            <w:pStyle w:val="32"/>
            <w:rPr>
              <w:del w:id="2196" w:author="Владимир Лаут" w:date="2021-03-25T08:37:00Z"/>
              <w:rFonts w:eastAsiaTheme="minorEastAsia" w:cstheme="minorBidi"/>
              <w:noProof/>
              <w:lang w:eastAsia="ru-RU"/>
            </w:rPr>
          </w:pPr>
          <w:del w:id="2197" w:author="Владимир Лаут" w:date="2021-03-25T08:37:00Z">
            <w:r w:rsidRPr="004B0B9F" w:rsidDel="004B0B9F">
              <w:rPr>
                <w:rPrChange w:id="2198" w:author="Владимир Лаут" w:date="2021-03-25T08:37:00Z">
                  <w:rPr>
                    <w:rStyle w:val="ab"/>
                    <w:noProof/>
                  </w:rPr>
                </w:rPrChange>
              </w:rPr>
              <w:delText>3.31.5</w:delText>
            </w:r>
            <w:r w:rsidDel="004B0B9F">
              <w:rPr>
                <w:rFonts w:eastAsiaTheme="minorEastAsia" w:cstheme="minorBidi"/>
                <w:noProof/>
                <w:lang w:eastAsia="ru-RU"/>
              </w:rPr>
              <w:tab/>
            </w:r>
            <w:r w:rsidRPr="004B0B9F" w:rsidDel="004B0B9F">
              <w:rPr>
                <w:rPrChange w:id="219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124</w:delText>
            </w:r>
          </w:del>
        </w:p>
        <w:p w14:paraId="66429F33" w14:textId="7A9CB539" w:rsidR="00383DD8" w:rsidDel="004B0B9F" w:rsidRDefault="00383DD8">
          <w:pPr>
            <w:pStyle w:val="32"/>
            <w:rPr>
              <w:del w:id="2200" w:author="Владимир Лаут" w:date="2021-03-25T08:37:00Z"/>
              <w:rFonts w:eastAsiaTheme="minorEastAsia" w:cstheme="minorBidi"/>
              <w:noProof/>
              <w:lang w:eastAsia="ru-RU"/>
            </w:rPr>
          </w:pPr>
          <w:del w:id="2201" w:author="Владимир Лаут" w:date="2021-03-25T08:37:00Z">
            <w:r w:rsidRPr="004B0B9F" w:rsidDel="004B0B9F">
              <w:rPr>
                <w:rPrChange w:id="2202" w:author="Владимир Лаут" w:date="2021-03-25T08:37:00Z">
                  <w:rPr>
                    <w:rStyle w:val="ab"/>
                    <w:noProof/>
                  </w:rPr>
                </w:rPrChange>
              </w:rPr>
              <w:delText>3.31.6</w:delText>
            </w:r>
            <w:r w:rsidDel="004B0B9F">
              <w:rPr>
                <w:rFonts w:eastAsiaTheme="minorEastAsia" w:cstheme="minorBidi"/>
                <w:noProof/>
                <w:lang w:eastAsia="ru-RU"/>
              </w:rPr>
              <w:tab/>
            </w:r>
            <w:r w:rsidRPr="004B0B9F" w:rsidDel="004B0B9F">
              <w:rPr>
                <w:rPrChange w:id="220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124</w:delText>
            </w:r>
          </w:del>
        </w:p>
        <w:p w14:paraId="24E25D64" w14:textId="5D2431C5" w:rsidR="00383DD8" w:rsidDel="004B0B9F" w:rsidRDefault="00383DD8">
          <w:pPr>
            <w:pStyle w:val="23"/>
            <w:rPr>
              <w:del w:id="2204" w:author="Владимир Лаут" w:date="2021-03-25T08:37:00Z"/>
              <w:rFonts w:eastAsiaTheme="minorEastAsia" w:cstheme="minorBidi"/>
              <w:b w:val="0"/>
              <w:noProof/>
              <w:lang w:eastAsia="ru-RU"/>
            </w:rPr>
          </w:pPr>
          <w:del w:id="2205" w:author="Владимир Лаут" w:date="2021-03-25T08:37:00Z">
            <w:r w:rsidRPr="004B0B9F" w:rsidDel="004B0B9F">
              <w:rPr>
                <w:rFonts w:eastAsiaTheme="majorEastAsia"/>
                <w:rPrChange w:id="2206" w:author="Владимир Лаут" w:date="2021-03-25T08:37:00Z">
                  <w:rPr>
                    <w:rStyle w:val="ab"/>
                    <w:rFonts w:eastAsiaTheme="majorEastAsia" w:cstheme="majorBidi"/>
                    <w:b w:val="0"/>
                    <w:noProof/>
                  </w:rPr>
                </w:rPrChange>
              </w:rPr>
              <w:delText>3.32</w:delText>
            </w:r>
            <w:r w:rsidDel="004B0B9F">
              <w:rPr>
                <w:rFonts w:eastAsiaTheme="minorEastAsia" w:cstheme="minorBidi"/>
                <w:b w:val="0"/>
                <w:noProof/>
                <w:lang w:eastAsia="ru-RU"/>
              </w:rPr>
              <w:tab/>
            </w:r>
            <w:r w:rsidRPr="004B0B9F" w:rsidDel="004B0B9F">
              <w:rPr>
                <w:rFonts w:eastAsiaTheme="majorEastAsia"/>
                <w:rPrChange w:id="220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20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209" w:author="Владимир Лаут" w:date="2021-03-25T08:37:00Z">
                  <w:rPr>
                    <w:rStyle w:val="ab"/>
                    <w:rFonts w:eastAsiaTheme="majorEastAsia" w:cstheme="majorBidi"/>
                    <w:b w:val="0"/>
                    <w:noProof/>
                  </w:rPr>
                </w:rPrChange>
              </w:rPr>
              <w:delText>_59 Точки измерения и счетчики,</w:delText>
            </w:r>
            <w:r w:rsidDel="004B0B9F">
              <w:rPr>
                <w:noProof/>
                <w:webHidden/>
              </w:rPr>
              <w:tab/>
            </w:r>
            <w:r w:rsidR="005228C2" w:rsidDel="004B0B9F">
              <w:rPr>
                <w:noProof/>
                <w:webHidden/>
              </w:rPr>
              <w:delText>124</w:delText>
            </w:r>
          </w:del>
        </w:p>
        <w:p w14:paraId="1B259474" w14:textId="2EA3BFE0" w:rsidR="00383DD8" w:rsidDel="004B0B9F" w:rsidRDefault="00383DD8">
          <w:pPr>
            <w:pStyle w:val="32"/>
            <w:rPr>
              <w:del w:id="2210" w:author="Владимир Лаут" w:date="2021-03-25T08:37:00Z"/>
              <w:rFonts w:eastAsiaTheme="minorEastAsia" w:cstheme="minorBidi"/>
              <w:noProof/>
              <w:lang w:eastAsia="ru-RU"/>
            </w:rPr>
          </w:pPr>
          <w:del w:id="2211" w:author="Владимир Лаут" w:date="2021-03-25T08:37:00Z">
            <w:r w:rsidRPr="004B0B9F" w:rsidDel="004B0B9F">
              <w:rPr>
                <w:rPrChange w:id="2212" w:author="Владимир Лаут" w:date="2021-03-25T08:37:00Z">
                  <w:rPr>
                    <w:rStyle w:val="ab"/>
                    <w:noProof/>
                  </w:rPr>
                </w:rPrChange>
              </w:rPr>
              <w:delText>3.32.1</w:delText>
            </w:r>
            <w:r w:rsidDel="004B0B9F">
              <w:rPr>
                <w:rFonts w:eastAsiaTheme="minorEastAsia" w:cstheme="minorBidi"/>
                <w:noProof/>
                <w:lang w:eastAsia="ru-RU"/>
              </w:rPr>
              <w:tab/>
            </w:r>
            <w:r w:rsidRPr="004B0B9F" w:rsidDel="004B0B9F">
              <w:rPr>
                <w:rPrChange w:id="221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124</w:delText>
            </w:r>
          </w:del>
        </w:p>
        <w:p w14:paraId="0BBCF8CA" w14:textId="7BD06290" w:rsidR="00383DD8" w:rsidDel="004B0B9F" w:rsidRDefault="00383DD8">
          <w:pPr>
            <w:pStyle w:val="32"/>
            <w:rPr>
              <w:del w:id="2214" w:author="Владимир Лаут" w:date="2021-03-25T08:37:00Z"/>
              <w:rFonts w:eastAsiaTheme="minorEastAsia" w:cstheme="minorBidi"/>
              <w:noProof/>
              <w:lang w:eastAsia="ru-RU"/>
            </w:rPr>
          </w:pPr>
          <w:del w:id="2215" w:author="Владимир Лаут" w:date="2021-03-25T08:37:00Z">
            <w:r w:rsidRPr="004B0B9F" w:rsidDel="004B0B9F">
              <w:rPr>
                <w:rPrChange w:id="2216" w:author="Владимир Лаут" w:date="2021-03-25T08:37:00Z">
                  <w:rPr>
                    <w:rStyle w:val="ab"/>
                    <w:noProof/>
                  </w:rPr>
                </w:rPrChange>
              </w:rPr>
              <w:delText>3.32.2</w:delText>
            </w:r>
            <w:r w:rsidDel="004B0B9F">
              <w:rPr>
                <w:rFonts w:eastAsiaTheme="minorEastAsia" w:cstheme="minorBidi"/>
                <w:noProof/>
                <w:lang w:eastAsia="ru-RU"/>
              </w:rPr>
              <w:tab/>
            </w:r>
            <w:r w:rsidRPr="004B0B9F" w:rsidDel="004B0B9F">
              <w:rPr>
                <w:rPrChange w:id="221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124</w:delText>
            </w:r>
          </w:del>
        </w:p>
        <w:p w14:paraId="6BA11E45" w14:textId="17CBDABA" w:rsidR="00383DD8" w:rsidDel="004B0B9F" w:rsidRDefault="00383DD8">
          <w:pPr>
            <w:pStyle w:val="32"/>
            <w:rPr>
              <w:del w:id="2218" w:author="Владимир Лаут" w:date="2021-03-25T08:37:00Z"/>
              <w:rFonts w:eastAsiaTheme="minorEastAsia" w:cstheme="minorBidi"/>
              <w:noProof/>
              <w:lang w:eastAsia="ru-RU"/>
            </w:rPr>
          </w:pPr>
          <w:del w:id="2219" w:author="Владимир Лаут" w:date="2021-03-25T08:37:00Z">
            <w:r w:rsidRPr="004B0B9F" w:rsidDel="004B0B9F">
              <w:rPr>
                <w:rPrChange w:id="2220" w:author="Владимир Лаут" w:date="2021-03-25T08:37:00Z">
                  <w:rPr>
                    <w:rStyle w:val="ab"/>
                    <w:noProof/>
                  </w:rPr>
                </w:rPrChange>
              </w:rPr>
              <w:delText>3.32.3</w:delText>
            </w:r>
            <w:r w:rsidDel="004B0B9F">
              <w:rPr>
                <w:rFonts w:eastAsiaTheme="minorEastAsia" w:cstheme="minorBidi"/>
                <w:noProof/>
                <w:lang w:eastAsia="ru-RU"/>
              </w:rPr>
              <w:tab/>
            </w:r>
            <w:r w:rsidRPr="004B0B9F" w:rsidDel="004B0B9F">
              <w:rPr>
                <w:rPrChange w:id="222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124</w:delText>
            </w:r>
          </w:del>
        </w:p>
        <w:p w14:paraId="1F132272" w14:textId="75CFFF22" w:rsidR="00383DD8" w:rsidDel="004B0B9F" w:rsidRDefault="00383DD8">
          <w:pPr>
            <w:pStyle w:val="32"/>
            <w:rPr>
              <w:del w:id="2222" w:author="Владимир Лаут" w:date="2021-03-25T08:37:00Z"/>
              <w:rFonts w:eastAsiaTheme="minorEastAsia" w:cstheme="minorBidi"/>
              <w:noProof/>
              <w:lang w:eastAsia="ru-RU"/>
            </w:rPr>
          </w:pPr>
          <w:del w:id="2223" w:author="Владимир Лаут" w:date="2021-03-25T08:37:00Z">
            <w:r w:rsidRPr="004B0B9F" w:rsidDel="004B0B9F">
              <w:rPr>
                <w:rPrChange w:id="2224" w:author="Владимир Лаут" w:date="2021-03-25T08:37:00Z">
                  <w:rPr>
                    <w:rStyle w:val="ab"/>
                    <w:noProof/>
                  </w:rPr>
                </w:rPrChange>
              </w:rPr>
              <w:delText>3.32.4</w:delText>
            </w:r>
            <w:r w:rsidDel="004B0B9F">
              <w:rPr>
                <w:rFonts w:eastAsiaTheme="minorEastAsia" w:cstheme="minorBidi"/>
                <w:noProof/>
                <w:lang w:eastAsia="ru-RU"/>
              </w:rPr>
              <w:tab/>
            </w:r>
            <w:r w:rsidRPr="004B0B9F" w:rsidDel="004B0B9F">
              <w:rPr>
                <w:rPrChange w:id="222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125</w:delText>
            </w:r>
          </w:del>
        </w:p>
        <w:p w14:paraId="3C1D401D" w14:textId="613173E2" w:rsidR="00383DD8" w:rsidDel="004B0B9F" w:rsidRDefault="00383DD8">
          <w:pPr>
            <w:pStyle w:val="32"/>
            <w:rPr>
              <w:del w:id="2226" w:author="Владимир Лаут" w:date="2021-03-25T08:37:00Z"/>
              <w:rFonts w:eastAsiaTheme="minorEastAsia" w:cstheme="minorBidi"/>
              <w:noProof/>
              <w:lang w:eastAsia="ru-RU"/>
            </w:rPr>
          </w:pPr>
          <w:del w:id="2227" w:author="Владимир Лаут" w:date="2021-03-25T08:37:00Z">
            <w:r w:rsidRPr="004B0B9F" w:rsidDel="004B0B9F">
              <w:rPr>
                <w:rPrChange w:id="2228" w:author="Владимир Лаут" w:date="2021-03-25T08:37:00Z">
                  <w:rPr>
                    <w:rStyle w:val="ab"/>
                    <w:noProof/>
                  </w:rPr>
                </w:rPrChange>
              </w:rPr>
              <w:delText>3.32.5</w:delText>
            </w:r>
            <w:r w:rsidDel="004B0B9F">
              <w:rPr>
                <w:rFonts w:eastAsiaTheme="minorEastAsia" w:cstheme="minorBidi"/>
                <w:noProof/>
                <w:lang w:eastAsia="ru-RU"/>
              </w:rPr>
              <w:tab/>
            </w:r>
            <w:r w:rsidRPr="004B0B9F" w:rsidDel="004B0B9F">
              <w:rPr>
                <w:rPrChange w:id="222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127</w:delText>
            </w:r>
          </w:del>
        </w:p>
        <w:p w14:paraId="49316410" w14:textId="1C5077BA" w:rsidR="00383DD8" w:rsidDel="004B0B9F" w:rsidRDefault="00383DD8">
          <w:pPr>
            <w:pStyle w:val="32"/>
            <w:rPr>
              <w:del w:id="2230" w:author="Владимир Лаут" w:date="2021-03-25T08:37:00Z"/>
              <w:rFonts w:eastAsiaTheme="minorEastAsia" w:cstheme="minorBidi"/>
              <w:noProof/>
              <w:lang w:eastAsia="ru-RU"/>
            </w:rPr>
          </w:pPr>
          <w:del w:id="2231" w:author="Владимир Лаут" w:date="2021-03-25T08:37:00Z">
            <w:r w:rsidRPr="004B0B9F" w:rsidDel="004B0B9F">
              <w:rPr>
                <w:rPrChange w:id="2232" w:author="Владимир Лаут" w:date="2021-03-25T08:37:00Z">
                  <w:rPr>
                    <w:rStyle w:val="ab"/>
                    <w:noProof/>
                  </w:rPr>
                </w:rPrChange>
              </w:rPr>
              <w:delText>3.32.6</w:delText>
            </w:r>
            <w:r w:rsidDel="004B0B9F">
              <w:rPr>
                <w:rFonts w:eastAsiaTheme="minorEastAsia" w:cstheme="minorBidi"/>
                <w:noProof/>
                <w:lang w:eastAsia="ru-RU"/>
              </w:rPr>
              <w:tab/>
            </w:r>
            <w:r w:rsidRPr="004B0B9F" w:rsidDel="004B0B9F">
              <w:rPr>
                <w:rPrChange w:id="223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127</w:delText>
            </w:r>
          </w:del>
        </w:p>
        <w:p w14:paraId="06D89740" w14:textId="2D530E06" w:rsidR="00383DD8" w:rsidDel="004B0B9F" w:rsidRDefault="00383DD8">
          <w:pPr>
            <w:pStyle w:val="23"/>
            <w:rPr>
              <w:del w:id="2234" w:author="Владимир Лаут" w:date="2021-03-25T08:37:00Z"/>
              <w:rFonts w:eastAsiaTheme="minorEastAsia" w:cstheme="minorBidi"/>
              <w:b w:val="0"/>
              <w:noProof/>
              <w:lang w:eastAsia="ru-RU"/>
            </w:rPr>
          </w:pPr>
          <w:del w:id="2235" w:author="Владимир Лаут" w:date="2021-03-25T08:37:00Z">
            <w:r w:rsidRPr="004B0B9F" w:rsidDel="004B0B9F">
              <w:rPr>
                <w:rFonts w:eastAsiaTheme="majorEastAsia"/>
                <w:rPrChange w:id="2236" w:author="Владимир Лаут" w:date="2021-03-25T08:37:00Z">
                  <w:rPr>
                    <w:rStyle w:val="ab"/>
                    <w:rFonts w:eastAsiaTheme="majorEastAsia" w:cstheme="majorBidi"/>
                    <w:b w:val="0"/>
                    <w:noProof/>
                  </w:rPr>
                </w:rPrChange>
              </w:rPr>
              <w:delText>3.33</w:delText>
            </w:r>
            <w:r w:rsidDel="004B0B9F">
              <w:rPr>
                <w:rFonts w:eastAsiaTheme="minorEastAsia" w:cstheme="minorBidi"/>
                <w:b w:val="0"/>
                <w:noProof/>
                <w:lang w:eastAsia="ru-RU"/>
              </w:rPr>
              <w:tab/>
            </w:r>
            <w:r w:rsidRPr="004B0B9F" w:rsidDel="004B0B9F">
              <w:rPr>
                <w:rFonts w:eastAsiaTheme="majorEastAsia"/>
                <w:rPrChange w:id="223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23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239" w:author="Владимир Лаут" w:date="2021-03-25T08:37:00Z">
                  <w:rPr>
                    <w:rStyle w:val="ab"/>
                    <w:rFonts w:eastAsiaTheme="majorEastAsia" w:cstheme="majorBidi"/>
                    <w:b w:val="0"/>
                    <w:noProof/>
                  </w:rPr>
                </w:rPrChange>
              </w:rPr>
              <w:delText>_60 Управляющий ключ операции.</w:delText>
            </w:r>
            <w:r w:rsidDel="004B0B9F">
              <w:rPr>
                <w:noProof/>
                <w:webHidden/>
              </w:rPr>
              <w:tab/>
            </w:r>
            <w:r w:rsidR="005228C2" w:rsidDel="004B0B9F">
              <w:rPr>
                <w:noProof/>
                <w:webHidden/>
              </w:rPr>
              <w:delText>127</w:delText>
            </w:r>
          </w:del>
        </w:p>
        <w:p w14:paraId="3E2F3922" w14:textId="5539BD65" w:rsidR="00383DD8" w:rsidDel="004B0B9F" w:rsidRDefault="00383DD8">
          <w:pPr>
            <w:pStyle w:val="32"/>
            <w:rPr>
              <w:del w:id="2240" w:author="Владимир Лаут" w:date="2021-03-25T08:37:00Z"/>
              <w:rFonts w:eastAsiaTheme="minorEastAsia" w:cstheme="minorBidi"/>
              <w:noProof/>
              <w:lang w:eastAsia="ru-RU"/>
            </w:rPr>
          </w:pPr>
          <w:del w:id="2241" w:author="Владимир Лаут" w:date="2021-03-25T08:37:00Z">
            <w:r w:rsidRPr="004B0B9F" w:rsidDel="004B0B9F">
              <w:rPr>
                <w:rPrChange w:id="2242" w:author="Владимир Лаут" w:date="2021-03-25T08:37:00Z">
                  <w:rPr>
                    <w:rStyle w:val="ab"/>
                    <w:noProof/>
                  </w:rPr>
                </w:rPrChange>
              </w:rPr>
              <w:delText>3.33.1</w:delText>
            </w:r>
            <w:r w:rsidDel="004B0B9F">
              <w:rPr>
                <w:rFonts w:eastAsiaTheme="minorEastAsia" w:cstheme="minorBidi"/>
                <w:noProof/>
                <w:lang w:eastAsia="ru-RU"/>
              </w:rPr>
              <w:tab/>
            </w:r>
            <w:r w:rsidRPr="004B0B9F" w:rsidDel="004B0B9F">
              <w:rPr>
                <w:rPrChange w:id="224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127</w:delText>
            </w:r>
          </w:del>
        </w:p>
        <w:p w14:paraId="34AFA0BF" w14:textId="0A14F7C1" w:rsidR="00383DD8" w:rsidDel="004B0B9F" w:rsidRDefault="00383DD8">
          <w:pPr>
            <w:pStyle w:val="32"/>
            <w:rPr>
              <w:del w:id="2244" w:author="Владимир Лаут" w:date="2021-03-25T08:37:00Z"/>
              <w:rFonts w:eastAsiaTheme="minorEastAsia" w:cstheme="minorBidi"/>
              <w:noProof/>
              <w:lang w:eastAsia="ru-RU"/>
            </w:rPr>
          </w:pPr>
          <w:del w:id="2245" w:author="Владимир Лаут" w:date="2021-03-25T08:37:00Z">
            <w:r w:rsidRPr="004B0B9F" w:rsidDel="004B0B9F">
              <w:rPr>
                <w:rPrChange w:id="2246" w:author="Владимир Лаут" w:date="2021-03-25T08:37:00Z">
                  <w:rPr>
                    <w:rStyle w:val="ab"/>
                    <w:noProof/>
                  </w:rPr>
                </w:rPrChange>
              </w:rPr>
              <w:delText>3.33.2</w:delText>
            </w:r>
            <w:r w:rsidDel="004B0B9F">
              <w:rPr>
                <w:rFonts w:eastAsiaTheme="minorEastAsia" w:cstheme="minorBidi"/>
                <w:noProof/>
                <w:lang w:eastAsia="ru-RU"/>
              </w:rPr>
              <w:tab/>
            </w:r>
            <w:r w:rsidRPr="004B0B9F" w:rsidDel="004B0B9F">
              <w:rPr>
                <w:rPrChange w:id="224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127</w:delText>
            </w:r>
          </w:del>
        </w:p>
        <w:p w14:paraId="50B69F98" w14:textId="00119D2A" w:rsidR="00383DD8" w:rsidDel="004B0B9F" w:rsidRDefault="00383DD8">
          <w:pPr>
            <w:pStyle w:val="32"/>
            <w:rPr>
              <w:del w:id="2248" w:author="Владимир Лаут" w:date="2021-03-25T08:37:00Z"/>
              <w:rFonts w:eastAsiaTheme="minorEastAsia" w:cstheme="minorBidi"/>
              <w:noProof/>
              <w:lang w:eastAsia="ru-RU"/>
            </w:rPr>
          </w:pPr>
          <w:del w:id="2249" w:author="Владимир Лаут" w:date="2021-03-25T08:37:00Z">
            <w:r w:rsidRPr="004B0B9F" w:rsidDel="004B0B9F">
              <w:rPr>
                <w:rPrChange w:id="2250" w:author="Владимир Лаут" w:date="2021-03-25T08:37:00Z">
                  <w:rPr>
                    <w:rStyle w:val="ab"/>
                    <w:noProof/>
                  </w:rPr>
                </w:rPrChange>
              </w:rPr>
              <w:delText>3.33.3</w:delText>
            </w:r>
            <w:r w:rsidDel="004B0B9F">
              <w:rPr>
                <w:rFonts w:eastAsiaTheme="minorEastAsia" w:cstheme="minorBidi"/>
                <w:noProof/>
                <w:lang w:eastAsia="ru-RU"/>
              </w:rPr>
              <w:tab/>
            </w:r>
            <w:r w:rsidRPr="004B0B9F" w:rsidDel="004B0B9F">
              <w:rPr>
                <w:rPrChange w:id="225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127</w:delText>
            </w:r>
          </w:del>
        </w:p>
        <w:p w14:paraId="09156CC1" w14:textId="794B0DFD" w:rsidR="00383DD8" w:rsidDel="004B0B9F" w:rsidRDefault="00383DD8">
          <w:pPr>
            <w:pStyle w:val="32"/>
            <w:rPr>
              <w:del w:id="2252" w:author="Владимир Лаут" w:date="2021-03-25T08:37:00Z"/>
              <w:rFonts w:eastAsiaTheme="minorEastAsia" w:cstheme="minorBidi"/>
              <w:noProof/>
              <w:lang w:eastAsia="ru-RU"/>
            </w:rPr>
          </w:pPr>
          <w:del w:id="2253" w:author="Владимир Лаут" w:date="2021-03-25T08:37:00Z">
            <w:r w:rsidRPr="004B0B9F" w:rsidDel="004B0B9F">
              <w:rPr>
                <w:rPrChange w:id="2254" w:author="Владимир Лаут" w:date="2021-03-25T08:37:00Z">
                  <w:rPr>
                    <w:rStyle w:val="ab"/>
                    <w:noProof/>
                  </w:rPr>
                </w:rPrChange>
              </w:rPr>
              <w:delText>3.33.4</w:delText>
            </w:r>
            <w:r w:rsidDel="004B0B9F">
              <w:rPr>
                <w:rFonts w:eastAsiaTheme="minorEastAsia" w:cstheme="minorBidi"/>
                <w:noProof/>
                <w:lang w:eastAsia="ru-RU"/>
              </w:rPr>
              <w:tab/>
            </w:r>
            <w:r w:rsidRPr="004B0B9F" w:rsidDel="004B0B9F">
              <w:rPr>
                <w:rPrChange w:id="225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128</w:delText>
            </w:r>
          </w:del>
        </w:p>
        <w:p w14:paraId="15F9D61F" w14:textId="4281919D" w:rsidR="00383DD8" w:rsidDel="004B0B9F" w:rsidRDefault="00383DD8">
          <w:pPr>
            <w:pStyle w:val="32"/>
            <w:rPr>
              <w:del w:id="2256" w:author="Владимир Лаут" w:date="2021-03-25T08:37:00Z"/>
              <w:rFonts w:eastAsiaTheme="minorEastAsia" w:cstheme="minorBidi"/>
              <w:noProof/>
              <w:lang w:eastAsia="ru-RU"/>
            </w:rPr>
          </w:pPr>
          <w:del w:id="2257" w:author="Владимир Лаут" w:date="2021-03-25T08:37:00Z">
            <w:r w:rsidRPr="004B0B9F" w:rsidDel="004B0B9F">
              <w:rPr>
                <w:rPrChange w:id="2258" w:author="Владимир Лаут" w:date="2021-03-25T08:37:00Z">
                  <w:rPr>
                    <w:rStyle w:val="ab"/>
                    <w:noProof/>
                  </w:rPr>
                </w:rPrChange>
              </w:rPr>
              <w:delText>3.33.5</w:delText>
            </w:r>
            <w:r w:rsidDel="004B0B9F">
              <w:rPr>
                <w:rFonts w:eastAsiaTheme="minorEastAsia" w:cstheme="minorBidi"/>
                <w:noProof/>
                <w:lang w:eastAsia="ru-RU"/>
              </w:rPr>
              <w:tab/>
            </w:r>
            <w:r w:rsidRPr="004B0B9F" w:rsidDel="004B0B9F">
              <w:rPr>
                <w:rPrChange w:id="225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129</w:delText>
            </w:r>
          </w:del>
        </w:p>
        <w:p w14:paraId="2C982AF8" w14:textId="487471F5" w:rsidR="00383DD8" w:rsidDel="004B0B9F" w:rsidRDefault="00383DD8">
          <w:pPr>
            <w:pStyle w:val="32"/>
            <w:rPr>
              <w:del w:id="2260" w:author="Владимир Лаут" w:date="2021-03-25T08:37:00Z"/>
              <w:rFonts w:eastAsiaTheme="minorEastAsia" w:cstheme="minorBidi"/>
              <w:noProof/>
              <w:lang w:eastAsia="ru-RU"/>
            </w:rPr>
          </w:pPr>
          <w:del w:id="2261" w:author="Владимир Лаут" w:date="2021-03-25T08:37:00Z">
            <w:r w:rsidRPr="004B0B9F" w:rsidDel="004B0B9F">
              <w:rPr>
                <w:rPrChange w:id="2262" w:author="Владимир Лаут" w:date="2021-03-25T08:37:00Z">
                  <w:rPr>
                    <w:rStyle w:val="ab"/>
                    <w:noProof/>
                  </w:rPr>
                </w:rPrChange>
              </w:rPr>
              <w:delText>3.33.6</w:delText>
            </w:r>
            <w:r w:rsidDel="004B0B9F">
              <w:rPr>
                <w:rFonts w:eastAsiaTheme="minorEastAsia" w:cstheme="minorBidi"/>
                <w:noProof/>
                <w:lang w:eastAsia="ru-RU"/>
              </w:rPr>
              <w:tab/>
            </w:r>
            <w:r w:rsidRPr="004B0B9F" w:rsidDel="004B0B9F">
              <w:rPr>
                <w:rPrChange w:id="226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129</w:delText>
            </w:r>
          </w:del>
        </w:p>
        <w:p w14:paraId="64B53F69" w14:textId="7D9737C2" w:rsidR="00383DD8" w:rsidDel="004B0B9F" w:rsidRDefault="00383DD8">
          <w:pPr>
            <w:pStyle w:val="23"/>
            <w:rPr>
              <w:del w:id="2264" w:author="Владимир Лаут" w:date="2021-03-25T08:37:00Z"/>
              <w:rFonts w:eastAsiaTheme="minorEastAsia" w:cstheme="minorBidi"/>
              <w:b w:val="0"/>
              <w:noProof/>
              <w:lang w:eastAsia="ru-RU"/>
            </w:rPr>
          </w:pPr>
          <w:del w:id="2265" w:author="Владимир Лаут" w:date="2021-03-25T08:37:00Z">
            <w:r w:rsidRPr="004B0B9F" w:rsidDel="004B0B9F">
              <w:rPr>
                <w:rFonts w:eastAsiaTheme="majorEastAsia"/>
                <w:rPrChange w:id="2266" w:author="Владимир Лаут" w:date="2021-03-25T08:37:00Z">
                  <w:rPr>
                    <w:rStyle w:val="ab"/>
                    <w:rFonts w:eastAsiaTheme="majorEastAsia" w:cstheme="majorBidi"/>
                    <w:b w:val="0"/>
                    <w:noProof/>
                  </w:rPr>
                </w:rPrChange>
              </w:rPr>
              <w:delText>3.34</w:delText>
            </w:r>
            <w:r w:rsidDel="004B0B9F">
              <w:rPr>
                <w:rFonts w:eastAsiaTheme="minorEastAsia" w:cstheme="minorBidi"/>
                <w:b w:val="0"/>
                <w:noProof/>
                <w:lang w:eastAsia="ru-RU"/>
              </w:rPr>
              <w:tab/>
            </w:r>
            <w:r w:rsidRPr="004B0B9F" w:rsidDel="004B0B9F">
              <w:rPr>
                <w:rFonts w:eastAsiaTheme="majorEastAsia"/>
                <w:rPrChange w:id="2267" w:author="Владимир Лаут" w:date="2021-03-25T08:37:00Z">
                  <w:rPr>
                    <w:rStyle w:val="ab"/>
                    <w:rFonts w:eastAsiaTheme="majorEastAsia" w:cstheme="majorBidi"/>
                    <w:b w:val="0"/>
                    <w:noProof/>
                  </w:rPr>
                </w:rPrChange>
              </w:rPr>
              <w:delText xml:space="preserve">Объект основных данных </w:delText>
            </w:r>
            <w:r w:rsidRPr="004B0B9F" w:rsidDel="004B0B9F">
              <w:rPr>
                <w:rFonts w:eastAsiaTheme="majorEastAsia"/>
                <w:rPrChange w:id="2268" w:author="Владимир Лаут" w:date="2021-03-25T08:37:00Z">
                  <w:rPr>
                    <w:rStyle w:val="ab"/>
                    <w:rFonts w:eastAsiaTheme="majorEastAsia" w:cstheme="majorBidi"/>
                    <w:b w:val="0"/>
                    <w:noProof/>
                    <w:lang w:val="en-US"/>
                  </w:rPr>
                </w:rPrChange>
              </w:rPr>
              <w:delText>PM</w:delText>
            </w:r>
            <w:r w:rsidRPr="004B0B9F" w:rsidDel="004B0B9F">
              <w:rPr>
                <w:rFonts w:eastAsiaTheme="majorEastAsia"/>
                <w:rPrChange w:id="2269" w:author="Владимир Лаут" w:date="2021-03-25T08:37:00Z">
                  <w:rPr>
                    <w:rStyle w:val="ab"/>
                    <w:rFonts w:eastAsiaTheme="majorEastAsia" w:cstheme="majorBidi"/>
                    <w:b w:val="0"/>
                    <w:noProof/>
                  </w:rPr>
                </w:rPrChange>
              </w:rPr>
              <w:delText>_61 Состояние производственной установки.</w:delText>
            </w:r>
            <w:r w:rsidDel="004B0B9F">
              <w:rPr>
                <w:noProof/>
                <w:webHidden/>
              </w:rPr>
              <w:tab/>
            </w:r>
            <w:r w:rsidR="005228C2" w:rsidDel="004B0B9F">
              <w:rPr>
                <w:noProof/>
                <w:webHidden/>
              </w:rPr>
              <w:delText>129</w:delText>
            </w:r>
          </w:del>
        </w:p>
        <w:p w14:paraId="184E9EC0" w14:textId="6915CFF8" w:rsidR="00383DD8" w:rsidDel="004B0B9F" w:rsidRDefault="00383DD8">
          <w:pPr>
            <w:pStyle w:val="32"/>
            <w:rPr>
              <w:del w:id="2270" w:author="Владимир Лаут" w:date="2021-03-25T08:37:00Z"/>
              <w:rFonts w:eastAsiaTheme="minorEastAsia" w:cstheme="minorBidi"/>
              <w:noProof/>
              <w:lang w:eastAsia="ru-RU"/>
            </w:rPr>
          </w:pPr>
          <w:del w:id="2271" w:author="Владимир Лаут" w:date="2021-03-25T08:37:00Z">
            <w:r w:rsidRPr="004B0B9F" w:rsidDel="004B0B9F">
              <w:rPr>
                <w:rPrChange w:id="2272" w:author="Владимир Лаут" w:date="2021-03-25T08:37:00Z">
                  <w:rPr>
                    <w:rStyle w:val="ab"/>
                    <w:noProof/>
                  </w:rPr>
                </w:rPrChange>
              </w:rPr>
              <w:delText>3.34.1</w:delText>
            </w:r>
            <w:r w:rsidDel="004B0B9F">
              <w:rPr>
                <w:rFonts w:eastAsiaTheme="minorEastAsia" w:cstheme="minorBidi"/>
                <w:noProof/>
                <w:lang w:eastAsia="ru-RU"/>
              </w:rPr>
              <w:tab/>
            </w:r>
            <w:r w:rsidRPr="004B0B9F" w:rsidDel="004B0B9F">
              <w:rPr>
                <w:rPrChange w:id="2273" w:author="Владимир Лаут" w:date="2021-03-25T08:37:00Z">
                  <w:rPr>
                    <w:rStyle w:val="ab"/>
                    <w:noProof/>
                  </w:rPr>
                </w:rPrChange>
              </w:rPr>
              <w:delText>Описание объекта</w:delText>
            </w:r>
            <w:r w:rsidDel="004B0B9F">
              <w:rPr>
                <w:noProof/>
                <w:webHidden/>
              </w:rPr>
              <w:tab/>
            </w:r>
            <w:r w:rsidR="005228C2" w:rsidDel="004B0B9F">
              <w:rPr>
                <w:noProof/>
                <w:webHidden/>
              </w:rPr>
              <w:delText>129</w:delText>
            </w:r>
          </w:del>
        </w:p>
        <w:p w14:paraId="1B2CEC0B" w14:textId="42E49BFF" w:rsidR="00383DD8" w:rsidDel="004B0B9F" w:rsidRDefault="00383DD8">
          <w:pPr>
            <w:pStyle w:val="32"/>
            <w:rPr>
              <w:del w:id="2274" w:author="Владимир Лаут" w:date="2021-03-25T08:37:00Z"/>
              <w:rFonts w:eastAsiaTheme="minorEastAsia" w:cstheme="minorBidi"/>
              <w:noProof/>
              <w:lang w:eastAsia="ru-RU"/>
            </w:rPr>
          </w:pPr>
          <w:del w:id="2275" w:author="Владимир Лаут" w:date="2021-03-25T08:37:00Z">
            <w:r w:rsidRPr="004B0B9F" w:rsidDel="004B0B9F">
              <w:rPr>
                <w:rPrChange w:id="2276" w:author="Владимир Лаут" w:date="2021-03-25T08:37:00Z">
                  <w:rPr>
                    <w:rStyle w:val="ab"/>
                    <w:noProof/>
                  </w:rPr>
                </w:rPrChange>
              </w:rPr>
              <w:delText>3.34.2</w:delText>
            </w:r>
            <w:r w:rsidDel="004B0B9F">
              <w:rPr>
                <w:rFonts w:eastAsiaTheme="minorEastAsia" w:cstheme="minorBidi"/>
                <w:noProof/>
                <w:lang w:eastAsia="ru-RU"/>
              </w:rPr>
              <w:tab/>
            </w:r>
            <w:r w:rsidRPr="004B0B9F" w:rsidDel="004B0B9F">
              <w:rPr>
                <w:rPrChange w:id="2277" w:author="Владимир Лаут" w:date="2021-03-25T08:37:00Z">
                  <w:rPr>
                    <w:rStyle w:val="ab"/>
                    <w:noProof/>
                  </w:rPr>
                </w:rPrChange>
              </w:rPr>
              <w:delText>Принципы кодирования и нумерации</w:delText>
            </w:r>
            <w:r w:rsidDel="004B0B9F">
              <w:rPr>
                <w:noProof/>
                <w:webHidden/>
              </w:rPr>
              <w:tab/>
            </w:r>
            <w:r w:rsidR="005228C2" w:rsidDel="004B0B9F">
              <w:rPr>
                <w:noProof/>
                <w:webHidden/>
              </w:rPr>
              <w:delText>129</w:delText>
            </w:r>
          </w:del>
        </w:p>
        <w:p w14:paraId="25680FA1" w14:textId="58EEB9B1" w:rsidR="00383DD8" w:rsidDel="004B0B9F" w:rsidRDefault="00383DD8">
          <w:pPr>
            <w:pStyle w:val="32"/>
            <w:rPr>
              <w:del w:id="2278" w:author="Владимир Лаут" w:date="2021-03-25T08:37:00Z"/>
              <w:rFonts w:eastAsiaTheme="minorEastAsia" w:cstheme="minorBidi"/>
              <w:noProof/>
              <w:lang w:eastAsia="ru-RU"/>
            </w:rPr>
          </w:pPr>
          <w:del w:id="2279" w:author="Владимир Лаут" w:date="2021-03-25T08:37:00Z">
            <w:r w:rsidRPr="004B0B9F" w:rsidDel="004B0B9F">
              <w:rPr>
                <w:rPrChange w:id="2280" w:author="Владимир Лаут" w:date="2021-03-25T08:37:00Z">
                  <w:rPr>
                    <w:rStyle w:val="ab"/>
                    <w:noProof/>
                  </w:rPr>
                </w:rPrChange>
              </w:rPr>
              <w:delText>3.34.3</w:delText>
            </w:r>
            <w:r w:rsidDel="004B0B9F">
              <w:rPr>
                <w:rFonts w:eastAsiaTheme="minorEastAsia" w:cstheme="minorBidi"/>
                <w:noProof/>
                <w:lang w:eastAsia="ru-RU"/>
              </w:rPr>
              <w:tab/>
            </w:r>
            <w:r w:rsidRPr="004B0B9F" w:rsidDel="004B0B9F">
              <w:rPr>
                <w:rPrChange w:id="2281" w:author="Владимир Лаут" w:date="2021-03-25T08:37:00Z">
                  <w:rPr>
                    <w:rStyle w:val="ab"/>
                    <w:noProof/>
                  </w:rPr>
                </w:rPrChange>
              </w:rPr>
              <w:delText>Ключевые параметры объекта</w:delText>
            </w:r>
            <w:r w:rsidDel="004B0B9F">
              <w:rPr>
                <w:noProof/>
                <w:webHidden/>
              </w:rPr>
              <w:tab/>
            </w:r>
            <w:r w:rsidR="005228C2" w:rsidDel="004B0B9F">
              <w:rPr>
                <w:noProof/>
                <w:webHidden/>
              </w:rPr>
              <w:delText>129</w:delText>
            </w:r>
          </w:del>
        </w:p>
        <w:p w14:paraId="242C5EB8" w14:textId="55D1422F" w:rsidR="00383DD8" w:rsidDel="004B0B9F" w:rsidRDefault="00383DD8">
          <w:pPr>
            <w:pStyle w:val="32"/>
            <w:rPr>
              <w:del w:id="2282" w:author="Владимир Лаут" w:date="2021-03-25T08:37:00Z"/>
              <w:rFonts w:eastAsiaTheme="minorEastAsia" w:cstheme="minorBidi"/>
              <w:noProof/>
              <w:lang w:eastAsia="ru-RU"/>
            </w:rPr>
          </w:pPr>
          <w:del w:id="2283" w:author="Владимир Лаут" w:date="2021-03-25T08:37:00Z">
            <w:r w:rsidRPr="004B0B9F" w:rsidDel="004B0B9F">
              <w:rPr>
                <w:rPrChange w:id="2284" w:author="Владимир Лаут" w:date="2021-03-25T08:37:00Z">
                  <w:rPr>
                    <w:rStyle w:val="ab"/>
                    <w:noProof/>
                  </w:rPr>
                </w:rPrChange>
              </w:rPr>
              <w:delText>3.34.4</w:delText>
            </w:r>
            <w:r w:rsidDel="004B0B9F">
              <w:rPr>
                <w:rFonts w:eastAsiaTheme="minorEastAsia" w:cstheme="minorBidi"/>
                <w:noProof/>
                <w:lang w:eastAsia="ru-RU"/>
              </w:rPr>
              <w:tab/>
            </w:r>
            <w:r w:rsidRPr="004B0B9F" w:rsidDel="004B0B9F">
              <w:rPr>
                <w:rPrChange w:id="2285" w:author="Владимир Лаут" w:date="2021-03-25T08:37:00Z">
                  <w:rPr>
                    <w:rStyle w:val="ab"/>
                    <w:noProof/>
                  </w:rPr>
                </w:rPrChange>
              </w:rPr>
              <w:delText>Модель данных объекта</w:delText>
            </w:r>
            <w:r w:rsidDel="004B0B9F">
              <w:rPr>
                <w:noProof/>
                <w:webHidden/>
              </w:rPr>
              <w:tab/>
            </w:r>
            <w:r w:rsidR="005228C2" w:rsidDel="004B0B9F">
              <w:rPr>
                <w:noProof/>
                <w:webHidden/>
              </w:rPr>
              <w:delText>130</w:delText>
            </w:r>
          </w:del>
        </w:p>
        <w:p w14:paraId="553A7A68" w14:textId="286F31E1" w:rsidR="00383DD8" w:rsidDel="004B0B9F" w:rsidRDefault="00383DD8">
          <w:pPr>
            <w:pStyle w:val="32"/>
            <w:rPr>
              <w:del w:id="2286" w:author="Владимир Лаут" w:date="2021-03-25T08:37:00Z"/>
              <w:rFonts w:eastAsiaTheme="minorEastAsia" w:cstheme="minorBidi"/>
              <w:noProof/>
              <w:lang w:eastAsia="ru-RU"/>
            </w:rPr>
          </w:pPr>
          <w:del w:id="2287" w:author="Владимир Лаут" w:date="2021-03-25T08:37:00Z">
            <w:r w:rsidRPr="004B0B9F" w:rsidDel="004B0B9F">
              <w:rPr>
                <w:rPrChange w:id="2288" w:author="Владимир Лаут" w:date="2021-03-25T08:37:00Z">
                  <w:rPr>
                    <w:rStyle w:val="ab"/>
                    <w:noProof/>
                  </w:rPr>
                </w:rPrChange>
              </w:rPr>
              <w:delText>3.34.5</w:delText>
            </w:r>
            <w:r w:rsidDel="004B0B9F">
              <w:rPr>
                <w:rFonts w:eastAsiaTheme="minorEastAsia" w:cstheme="minorBidi"/>
                <w:noProof/>
                <w:lang w:eastAsia="ru-RU"/>
              </w:rPr>
              <w:tab/>
            </w:r>
            <w:r w:rsidRPr="004B0B9F" w:rsidDel="004B0B9F">
              <w:rPr>
                <w:rPrChange w:id="2289" w:author="Владимир Лаут" w:date="2021-03-25T08:37:00Z">
                  <w:rPr>
                    <w:rStyle w:val="ab"/>
                    <w:noProof/>
                  </w:rPr>
                </w:rPrChange>
              </w:rPr>
              <w:delText>Особенности технической реализации</w:delText>
            </w:r>
            <w:r w:rsidDel="004B0B9F">
              <w:rPr>
                <w:noProof/>
                <w:webHidden/>
              </w:rPr>
              <w:tab/>
            </w:r>
            <w:r w:rsidR="005228C2" w:rsidDel="004B0B9F">
              <w:rPr>
                <w:noProof/>
                <w:webHidden/>
              </w:rPr>
              <w:delText>131</w:delText>
            </w:r>
          </w:del>
        </w:p>
        <w:p w14:paraId="3F76BF26" w14:textId="70F53C6B" w:rsidR="00383DD8" w:rsidDel="004B0B9F" w:rsidRDefault="00383DD8">
          <w:pPr>
            <w:pStyle w:val="32"/>
            <w:rPr>
              <w:del w:id="2290" w:author="Владимир Лаут" w:date="2021-03-25T08:37:00Z"/>
              <w:rFonts w:eastAsiaTheme="minorEastAsia" w:cstheme="minorBidi"/>
              <w:noProof/>
              <w:lang w:eastAsia="ru-RU"/>
            </w:rPr>
          </w:pPr>
          <w:del w:id="2291" w:author="Владимир Лаут" w:date="2021-03-25T08:37:00Z">
            <w:r w:rsidRPr="004B0B9F" w:rsidDel="004B0B9F">
              <w:rPr>
                <w:rPrChange w:id="2292" w:author="Владимир Лаут" w:date="2021-03-25T08:37:00Z">
                  <w:rPr>
                    <w:rStyle w:val="ab"/>
                    <w:noProof/>
                  </w:rPr>
                </w:rPrChange>
              </w:rPr>
              <w:delText>3.34.6</w:delText>
            </w:r>
            <w:r w:rsidDel="004B0B9F">
              <w:rPr>
                <w:rFonts w:eastAsiaTheme="minorEastAsia" w:cstheme="minorBidi"/>
                <w:noProof/>
                <w:lang w:eastAsia="ru-RU"/>
              </w:rPr>
              <w:tab/>
            </w:r>
            <w:r w:rsidRPr="004B0B9F" w:rsidDel="004B0B9F">
              <w:rPr>
                <w:rPrChange w:id="2293" w:author="Владимир Лаут" w:date="2021-03-25T08:37:00Z">
                  <w:rPr>
                    <w:rStyle w:val="ab"/>
                    <w:noProof/>
                  </w:rPr>
                </w:rPrChange>
              </w:rPr>
              <w:delText>Миграция объекта данных</w:delText>
            </w:r>
            <w:r w:rsidDel="004B0B9F">
              <w:rPr>
                <w:noProof/>
                <w:webHidden/>
              </w:rPr>
              <w:tab/>
            </w:r>
            <w:r w:rsidR="005228C2" w:rsidDel="004B0B9F">
              <w:rPr>
                <w:noProof/>
                <w:webHidden/>
              </w:rPr>
              <w:delText>131</w:delText>
            </w:r>
          </w:del>
        </w:p>
        <w:p w14:paraId="498FE6B3" w14:textId="65C8B70F" w:rsidR="00383DD8" w:rsidDel="004B0B9F" w:rsidRDefault="00383DD8">
          <w:pPr>
            <w:pStyle w:val="14"/>
            <w:rPr>
              <w:del w:id="2294" w:author="Владимир Лаут" w:date="2021-03-25T08:37:00Z"/>
              <w:rFonts w:asciiTheme="minorHAnsi" w:eastAsiaTheme="minorEastAsia" w:hAnsiTheme="minorHAnsi" w:cstheme="minorBidi"/>
              <w:b w:val="0"/>
              <w:sz w:val="22"/>
              <w:szCs w:val="22"/>
              <w:lang w:eastAsia="ru-RU"/>
            </w:rPr>
          </w:pPr>
          <w:del w:id="2295" w:author="Владимир Лаут" w:date="2021-03-25T08:37:00Z">
            <w:r w:rsidRPr="004B0B9F" w:rsidDel="004B0B9F">
              <w:rPr>
                <w:rPrChange w:id="2296" w:author="Владимир Лаут" w:date="2021-03-25T08:37:00Z">
                  <w:rPr>
                    <w:rStyle w:val="ab"/>
                    <w:b w:val="0"/>
                  </w:rPr>
                </w:rPrChange>
              </w:rPr>
              <w:delText>4</w:delText>
            </w:r>
            <w:r w:rsidDel="004B0B9F">
              <w:rPr>
                <w:rFonts w:asciiTheme="minorHAnsi" w:eastAsiaTheme="minorEastAsia" w:hAnsiTheme="minorHAnsi" w:cstheme="minorBidi"/>
                <w:b w:val="0"/>
                <w:sz w:val="22"/>
                <w:szCs w:val="22"/>
                <w:lang w:eastAsia="ru-RU"/>
              </w:rPr>
              <w:tab/>
            </w:r>
            <w:r w:rsidRPr="004B0B9F" w:rsidDel="004B0B9F">
              <w:rPr>
                <w:rPrChange w:id="2297" w:author="Владимир Лаут" w:date="2021-03-25T08:37:00Z">
                  <w:rPr>
                    <w:rStyle w:val="ab"/>
                    <w:b w:val="0"/>
                  </w:rPr>
                </w:rPrChange>
              </w:rPr>
              <w:delText>Бизнес-требования</w:delText>
            </w:r>
            <w:r w:rsidDel="004B0B9F">
              <w:rPr>
                <w:webHidden/>
              </w:rPr>
              <w:tab/>
            </w:r>
            <w:r w:rsidR="005228C2" w:rsidDel="004B0B9F">
              <w:rPr>
                <w:webHidden/>
              </w:rPr>
              <w:delText>132</w:delText>
            </w:r>
          </w:del>
        </w:p>
        <w:p w14:paraId="30924F53" w14:textId="274DEC8C" w:rsidR="00383DD8" w:rsidDel="004B0B9F" w:rsidRDefault="00383DD8">
          <w:pPr>
            <w:pStyle w:val="14"/>
            <w:rPr>
              <w:del w:id="2298" w:author="Владимир Лаут" w:date="2021-03-25T08:37:00Z"/>
              <w:rFonts w:asciiTheme="minorHAnsi" w:eastAsiaTheme="minorEastAsia" w:hAnsiTheme="minorHAnsi" w:cstheme="minorBidi"/>
              <w:b w:val="0"/>
              <w:sz w:val="22"/>
              <w:szCs w:val="22"/>
              <w:lang w:eastAsia="ru-RU"/>
            </w:rPr>
          </w:pPr>
          <w:del w:id="2299" w:author="Владимир Лаут" w:date="2021-03-25T08:37:00Z">
            <w:r w:rsidRPr="004B0B9F" w:rsidDel="004B0B9F">
              <w:rPr>
                <w:rPrChange w:id="2300" w:author="Владимир Лаут" w:date="2021-03-25T08:37:00Z">
                  <w:rPr>
                    <w:rStyle w:val="ab"/>
                    <w:b w:val="0"/>
                  </w:rPr>
                </w:rPrChange>
              </w:rPr>
              <w:delText>5</w:delText>
            </w:r>
            <w:r w:rsidDel="004B0B9F">
              <w:rPr>
                <w:rFonts w:asciiTheme="minorHAnsi" w:eastAsiaTheme="minorEastAsia" w:hAnsiTheme="minorHAnsi" w:cstheme="minorBidi"/>
                <w:b w:val="0"/>
                <w:sz w:val="22"/>
                <w:szCs w:val="22"/>
                <w:lang w:eastAsia="ru-RU"/>
              </w:rPr>
              <w:tab/>
            </w:r>
            <w:r w:rsidRPr="004B0B9F" w:rsidDel="004B0B9F">
              <w:rPr>
                <w:rPrChange w:id="2301" w:author="Владимир Лаут" w:date="2021-03-25T08:37:00Z">
                  <w:rPr>
                    <w:rStyle w:val="ab"/>
                    <w:b w:val="0"/>
                  </w:rPr>
                </w:rPrChange>
              </w:rPr>
              <w:delText>Реализация бизнес-процесса</w:delText>
            </w:r>
            <w:r w:rsidDel="004B0B9F">
              <w:rPr>
                <w:webHidden/>
              </w:rPr>
              <w:tab/>
            </w:r>
            <w:r w:rsidR="005228C2" w:rsidDel="004B0B9F">
              <w:rPr>
                <w:webHidden/>
              </w:rPr>
              <w:delText>132</w:delText>
            </w:r>
          </w:del>
        </w:p>
        <w:p w14:paraId="77F9E503" w14:textId="65AA0AF2" w:rsidR="00383DD8" w:rsidDel="004B0B9F" w:rsidRDefault="00383DD8">
          <w:pPr>
            <w:pStyle w:val="23"/>
            <w:rPr>
              <w:del w:id="2302" w:author="Владимир Лаут" w:date="2021-03-25T08:37:00Z"/>
              <w:rFonts w:eastAsiaTheme="minorEastAsia" w:cstheme="minorBidi"/>
              <w:b w:val="0"/>
              <w:noProof/>
              <w:lang w:eastAsia="ru-RU"/>
            </w:rPr>
          </w:pPr>
          <w:del w:id="2303" w:author="Владимир Лаут" w:date="2021-03-25T08:37:00Z">
            <w:r w:rsidRPr="004B0B9F" w:rsidDel="004B0B9F">
              <w:rPr>
                <w:rFonts w:eastAsiaTheme="majorEastAsia"/>
                <w:rPrChange w:id="2304" w:author="Владимир Лаут" w:date="2021-03-25T08:37:00Z">
                  <w:rPr>
                    <w:rStyle w:val="ab"/>
                    <w:rFonts w:eastAsiaTheme="majorEastAsia"/>
                    <w:b w:val="0"/>
                    <w:noProof/>
                  </w:rPr>
                </w:rPrChange>
              </w:rPr>
              <w:delText>5.1 Описание бизнес-процесса</w:delText>
            </w:r>
            <w:r w:rsidDel="004B0B9F">
              <w:rPr>
                <w:noProof/>
                <w:webHidden/>
              </w:rPr>
              <w:tab/>
            </w:r>
            <w:r w:rsidR="005228C2" w:rsidDel="004B0B9F">
              <w:rPr>
                <w:noProof/>
                <w:webHidden/>
              </w:rPr>
              <w:delText>132</w:delText>
            </w:r>
          </w:del>
        </w:p>
        <w:p w14:paraId="48D39754" w14:textId="59680A69" w:rsidR="00383DD8" w:rsidDel="004B0B9F" w:rsidRDefault="00383DD8">
          <w:pPr>
            <w:pStyle w:val="32"/>
            <w:rPr>
              <w:del w:id="2305" w:author="Владимир Лаут" w:date="2021-03-25T08:37:00Z"/>
              <w:rFonts w:eastAsiaTheme="minorEastAsia" w:cstheme="minorBidi"/>
              <w:noProof/>
              <w:lang w:eastAsia="ru-RU"/>
            </w:rPr>
          </w:pPr>
          <w:del w:id="2306" w:author="Владимир Лаут" w:date="2021-03-25T08:37:00Z">
            <w:r w:rsidRPr="004B0B9F" w:rsidDel="004B0B9F">
              <w:rPr>
                <w:rPrChange w:id="2307" w:author="Владимир Лаут" w:date="2021-03-25T08:37:00Z">
                  <w:rPr>
                    <w:rStyle w:val="ab"/>
                    <w:noProof/>
                  </w:rPr>
                </w:rPrChange>
              </w:rPr>
              <w:delText>5.1.1</w:delText>
            </w:r>
            <w:r w:rsidDel="004B0B9F">
              <w:rPr>
                <w:rFonts w:eastAsiaTheme="minorEastAsia" w:cstheme="minorBidi"/>
                <w:noProof/>
                <w:lang w:eastAsia="ru-RU"/>
              </w:rPr>
              <w:tab/>
            </w:r>
            <w:r w:rsidRPr="004B0B9F" w:rsidDel="004B0B9F">
              <w:rPr>
                <w:rPrChange w:id="2308" w:author="Владимир Лаут" w:date="2021-03-25T08:37:00Z">
                  <w:rPr>
                    <w:rStyle w:val="ab"/>
                    <w:noProof/>
                  </w:rPr>
                </w:rPrChange>
              </w:rPr>
              <w:delText>Описание бизнес-процесса ПП-07.01.02.05-</w:delText>
            </w:r>
            <w:r w:rsidRPr="004B0B9F" w:rsidDel="004B0B9F">
              <w:rPr>
                <w:rPrChange w:id="2309" w:author="Владимир Лаут" w:date="2021-03-25T08:37:00Z">
                  <w:rPr>
                    <w:rStyle w:val="ab"/>
                    <w:noProof/>
                    <w:lang w:val="en-US"/>
                  </w:rPr>
                </w:rPrChange>
              </w:rPr>
              <w:delText>ERP</w:delText>
            </w:r>
            <w:r w:rsidRPr="004B0B9F" w:rsidDel="004B0B9F">
              <w:rPr>
                <w:rPrChange w:id="2310" w:author="Владимир Лаут" w:date="2021-03-25T08:37:00Z">
                  <w:rPr>
                    <w:rStyle w:val="ab"/>
                    <w:caps/>
                    <w:noProof/>
                  </w:rPr>
                </w:rPrChange>
              </w:rPr>
              <w:delText xml:space="preserve"> </w:delText>
            </w:r>
            <w:r w:rsidRPr="004B0B9F" w:rsidDel="004B0B9F">
              <w:rPr>
                <w:rPrChange w:id="2311" w:author="Владимир Лаут" w:date="2021-03-25T08:37:00Z">
                  <w:rPr>
                    <w:rStyle w:val="ab"/>
                    <w:noProof/>
                  </w:rPr>
                </w:rPrChange>
              </w:rPr>
              <w:delText>Ведение НСИ ТОиР</w:delText>
            </w:r>
            <w:r w:rsidDel="004B0B9F">
              <w:rPr>
                <w:noProof/>
                <w:webHidden/>
              </w:rPr>
              <w:tab/>
            </w:r>
            <w:r w:rsidR="005228C2" w:rsidDel="004B0B9F">
              <w:rPr>
                <w:noProof/>
                <w:webHidden/>
              </w:rPr>
              <w:delText>132</w:delText>
            </w:r>
          </w:del>
        </w:p>
        <w:p w14:paraId="78615970" w14:textId="3947938E" w:rsidR="00383DD8" w:rsidDel="004B0B9F" w:rsidRDefault="00383DD8">
          <w:pPr>
            <w:pStyle w:val="23"/>
            <w:rPr>
              <w:del w:id="2312" w:author="Владимир Лаут" w:date="2021-03-25T08:37:00Z"/>
              <w:rFonts w:eastAsiaTheme="minorEastAsia" w:cstheme="minorBidi"/>
              <w:b w:val="0"/>
              <w:noProof/>
              <w:lang w:eastAsia="ru-RU"/>
            </w:rPr>
          </w:pPr>
          <w:del w:id="2313" w:author="Владимир Лаут" w:date="2021-03-25T08:37:00Z">
            <w:r w:rsidRPr="004B0B9F" w:rsidDel="004B0B9F">
              <w:rPr>
                <w:rFonts w:eastAsiaTheme="majorEastAsia"/>
                <w:rPrChange w:id="2314" w:author="Владимир Лаут" w:date="2021-03-25T08:37:00Z">
                  <w:rPr>
                    <w:rStyle w:val="ab"/>
                    <w:rFonts w:eastAsiaTheme="majorEastAsia" w:cstheme="majorBidi"/>
                    <w:b w:val="0"/>
                    <w:noProof/>
                  </w:rPr>
                </w:rPrChange>
              </w:rPr>
              <w:delText>5.2</w:delText>
            </w:r>
            <w:r w:rsidDel="004B0B9F">
              <w:rPr>
                <w:rFonts w:eastAsiaTheme="minorEastAsia" w:cstheme="minorBidi"/>
                <w:b w:val="0"/>
                <w:noProof/>
                <w:lang w:eastAsia="ru-RU"/>
              </w:rPr>
              <w:tab/>
            </w:r>
            <w:r w:rsidRPr="004B0B9F" w:rsidDel="004B0B9F">
              <w:rPr>
                <w:rFonts w:eastAsiaTheme="majorEastAsia"/>
                <w:rPrChange w:id="2315" w:author="Владимир Лаут" w:date="2021-03-25T08:37:00Z">
                  <w:rPr>
                    <w:rStyle w:val="ab"/>
                    <w:rFonts w:eastAsiaTheme="majorEastAsia" w:cstheme="majorBidi"/>
                    <w:b w:val="0"/>
                    <w:noProof/>
                  </w:rPr>
                </w:rPrChange>
              </w:rPr>
              <w:delText>Описание шагов бизнес-процесса</w:delText>
            </w:r>
            <w:r w:rsidDel="004B0B9F">
              <w:rPr>
                <w:noProof/>
                <w:webHidden/>
              </w:rPr>
              <w:tab/>
            </w:r>
            <w:r w:rsidR="005228C2" w:rsidDel="004B0B9F">
              <w:rPr>
                <w:noProof/>
                <w:webHidden/>
              </w:rPr>
              <w:delText>133</w:delText>
            </w:r>
          </w:del>
        </w:p>
        <w:p w14:paraId="49B11B6B" w14:textId="1B20051C" w:rsidR="00383DD8" w:rsidDel="004B0B9F" w:rsidRDefault="00383DD8">
          <w:pPr>
            <w:pStyle w:val="32"/>
            <w:rPr>
              <w:del w:id="2316" w:author="Владимир Лаут" w:date="2021-03-25T08:37:00Z"/>
              <w:rFonts w:eastAsiaTheme="minorEastAsia" w:cstheme="minorBidi"/>
              <w:noProof/>
              <w:lang w:eastAsia="ru-RU"/>
            </w:rPr>
          </w:pPr>
          <w:del w:id="2317" w:author="Владимир Лаут" w:date="2021-03-25T08:37:00Z">
            <w:r w:rsidRPr="004B0B9F" w:rsidDel="004B0B9F">
              <w:rPr>
                <w:rPrChange w:id="2318" w:author="Владимир Лаут" w:date="2021-03-25T08:37:00Z">
                  <w:rPr>
                    <w:rStyle w:val="ab"/>
                    <w:noProof/>
                  </w:rPr>
                </w:rPrChange>
              </w:rPr>
              <w:delText>5.2.1</w:delText>
            </w:r>
            <w:r w:rsidDel="004B0B9F">
              <w:rPr>
                <w:rFonts w:eastAsiaTheme="minorEastAsia" w:cstheme="minorBidi"/>
                <w:noProof/>
                <w:lang w:eastAsia="ru-RU"/>
              </w:rPr>
              <w:tab/>
            </w:r>
            <w:r w:rsidRPr="004B0B9F" w:rsidDel="004B0B9F">
              <w:rPr>
                <w:rPrChange w:id="2319" w:author="Владимир Лаут" w:date="2021-03-25T08:37:00Z">
                  <w:rPr>
                    <w:rStyle w:val="ab"/>
                    <w:noProof/>
                  </w:rPr>
                </w:rPrChange>
              </w:rPr>
              <w:delText>Описание шагов бизнес-процесса ПП-07.01.02.05-</w:delText>
            </w:r>
            <w:r w:rsidRPr="004B0B9F" w:rsidDel="004B0B9F">
              <w:rPr>
                <w:rPrChange w:id="2320" w:author="Владимир Лаут" w:date="2021-03-25T08:37:00Z">
                  <w:rPr>
                    <w:rStyle w:val="ab"/>
                    <w:noProof/>
                    <w:lang w:val="en-US"/>
                  </w:rPr>
                </w:rPrChange>
              </w:rPr>
              <w:delText>ERP</w:delText>
            </w:r>
            <w:r w:rsidRPr="004B0B9F" w:rsidDel="004B0B9F">
              <w:rPr>
                <w:rPrChange w:id="2321" w:author="Владимир Лаут" w:date="2021-03-25T08:37:00Z">
                  <w:rPr>
                    <w:rStyle w:val="ab"/>
                    <w:noProof/>
                  </w:rPr>
                </w:rPrChange>
              </w:rPr>
              <w:delText xml:space="preserve"> Ведение НСИ ТОиР</w:delText>
            </w:r>
            <w:r w:rsidDel="004B0B9F">
              <w:rPr>
                <w:noProof/>
                <w:webHidden/>
              </w:rPr>
              <w:tab/>
            </w:r>
            <w:r w:rsidR="005228C2" w:rsidDel="004B0B9F">
              <w:rPr>
                <w:noProof/>
                <w:webHidden/>
              </w:rPr>
              <w:delText>133</w:delText>
            </w:r>
          </w:del>
        </w:p>
        <w:p w14:paraId="2A75A9EB" w14:textId="62033E80" w:rsidR="00383DD8" w:rsidDel="004B0B9F" w:rsidRDefault="00383DD8">
          <w:pPr>
            <w:pStyle w:val="23"/>
            <w:rPr>
              <w:del w:id="2322" w:author="Владимир Лаут" w:date="2021-03-25T08:37:00Z"/>
              <w:rFonts w:eastAsiaTheme="minorEastAsia" w:cstheme="minorBidi"/>
              <w:b w:val="0"/>
              <w:noProof/>
              <w:lang w:eastAsia="ru-RU"/>
            </w:rPr>
          </w:pPr>
          <w:del w:id="2323" w:author="Владимир Лаут" w:date="2021-03-25T08:37:00Z">
            <w:r w:rsidRPr="004B0B9F" w:rsidDel="004B0B9F">
              <w:rPr>
                <w:rFonts w:eastAsiaTheme="majorEastAsia"/>
                <w:rPrChange w:id="2324" w:author="Владимир Лаут" w:date="2021-03-25T08:37:00Z">
                  <w:rPr>
                    <w:rStyle w:val="ab"/>
                    <w:rFonts w:eastAsiaTheme="majorEastAsia" w:cstheme="majorBidi"/>
                    <w:b w:val="0"/>
                    <w:noProof/>
                  </w:rPr>
                </w:rPrChange>
              </w:rPr>
              <w:delText>5.3</w:delText>
            </w:r>
            <w:r w:rsidDel="004B0B9F">
              <w:rPr>
                <w:rFonts w:eastAsiaTheme="minorEastAsia" w:cstheme="minorBidi"/>
                <w:b w:val="0"/>
                <w:noProof/>
                <w:lang w:eastAsia="ru-RU"/>
              </w:rPr>
              <w:tab/>
            </w:r>
            <w:r w:rsidRPr="004B0B9F" w:rsidDel="004B0B9F">
              <w:rPr>
                <w:rFonts w:eastAsiaTheme="majorEastAsia"/>
                <w:rPrChange w:id="2325" w:author="Владимир Лаут" w:date="2021-03-25T08:37:00Z">
                  <w:rPr>
                    <w:rStyle w:val="ab"/>
                    <w:rFonts w:eastAsiaTheme="majorEastAsia" w:cstheme="majorBidi"/>
                    <w:b w:val="0"/>
                    <w:noProof/>
                  </w:rPr>
                </w:rPrChange>
              </w:rPr>
              <w:delText>Роли и полномочия</w:delText>
            </w:r>
            <w:r w:rsidDel="004B0B9F">
              <w:rPr>
                <w:noProof/>
                <w:webHidden/>
              </w:rPr>
              <w:tab/>
            </w:r>
            <w:r w:rsidR="005228C2" w:rsidDel="004B0B9F">
              <w:rPr>
                <w:noProof/>
                <w:webHidden/>
              </w:rPr>
              <w:delText>141</w:delText>
            </w:r>
          </w:del>
        </w:p>
        <w:p w14:paraId="7F04723C" w14:textId="3858D1CC" w:rsidR="00383DD8" w:rsidDel="004B0B9F" w:rsidRDefault="00383DD8">
          <w:pPr>
            <w:pStyle w:val="23"/>
            <w:rPr>
              <w:del w:id="2326" w:author="Владимир Лаут" w:date="2021-03-25T08:37:00Z"/>
              <w:rFonts w:eastAsiaTheme="minorEastAsia" w:cstheme="minorBidi"/>
              <w:b w:val="0"/>
              <w:noProof/>
              <w:lang w:eastAsia="ru-RU"/>
            </w:rPr>
          </w:pPr>
          <w:del w:id="2327" w:author="Владимир Лаут" w:date="2021-03-25T08:37:00Z">
            <w:r w:rsidRPr="004B0B9F" w:rsidDel="004B0B9F">
              <w:rPr>
                <w:rFonts w:eastAsiaTheme="majorEastAsia"/>
                <w:rPrChange w:id="2328" w:author="Владимир Лаут" w:date="2021-03-25T08:37:00Z">
                  <w:rPr>
                    <w:rStyle w:val="ab"/>
                    <w:rFonts w:eastAsiaTheme="majorEastAsia" w:cstheme="majorBidi"/>
                    <w:b w:val="0"/>
                    <w:noProof/>
                  </w:rPr>
                </w:rPrChange>
              </w:rPr>
              <w:delText>5.4</w:delText>
            </w:r>
            <w:r w:rsidDel="004B0B9F">
              <w:rPr>
                <w:rFonts w:eastAsiaTheme="minorEastAsia" w:cstheme="minorBidi"/>
                <w:b w:val="0"/>
                <w:noProof/>
                <w:lang w:eastAsia="ru-RU"/>
              </w:rPr>
              <w:tab/>
            </w:r>
            <w:r w:rsidRPr="004B0B9F" w:rsidDel="004B0B9F">
              <w:rPr>
                <w:rFonts w:eastAsiaTheme="majorEastAsia"/>
                <w:rPrChange w:id="2329" w:author="Владимир Лаут" w:date="2021-03-25T08:37:00Z">
                  <w:rPr>
                    <w:rStyle w:val="ab"/>
                    <w:rFonts w:eastAsiaTheme="majorEastAsia" w:cstheme="majorBidi"/>
                    <w:b w:val="0"/>
                    <w:noProof/>
                  </w:rPr>
                </w:rPrChange>
              </w:rPr>
              <w:delText>Риски и контрольные процедуры</w:delText>
            </w:r>
            <w:r w:rsidDel="004B0B9F">
              <w:rPr>
                <w:noProof/>
                <w:webHidden/>
              </w:rPr>
              <w:tab/>
            </w:r>
            <w:r w:rsidR="005228C2" w:rsidDel="004B0B9F">
              <w:rPr>
                <w:noProof/>
                <w:webHidden/>
              </w:rPr>
              <w:delText>142</w:delText>
            </w:r>
          </w:del>
        </w:p>
        <w:p w14:paraId="689F6E24" w14:textId="455421AB" w:rsidR="00383DD8" w:rsidDel="004B0B9F" w:rsidRDefault="00383DD8">
          <w:pPr>
            <w:pStyle w:val="32"/>
            <w:rPr>
              <w:del w:id="2330" w:author="Владимир Лаут" w:date="2021-03-25T08:37:00Z"/>
              <w:rFonts w:eastAsiaTheme="minorEastAsia" w:cstheme="minorBidi"/>
              <w:noProof/>
              <w:lang w:eastAsia="ru-RU"/>
            </w:rPr>
          </w:pPr>
          <w:del w:id="2331" w:author="Владимир Лаут" w:date="2021-03-25T08:37:00Z">
            <w:r w:rsidRPr="004B0B9F" w:rsidDel="004B0B9F">
              <w:rPr>
                <w:rPrChange w:id="2332" w:author="Владимир Лаут" w:date="2021-03-25T08:37:00Z">
                  <w:rPr>
                    <w:rStyle w:val="ab"/>
                    <w:caps/>
                    <w:noProof/>
                  </w:rPr>
                </w:rPrChange>
              </w:rPr>
              <w:delText>5.4.1</w:delText>
            </w:r>
            <w:r w:rsidDel="004B0B9F">
              <w:rPr>
                <w:rFonts w:eastAsiaTheme="minorEastAsia" w:cstheme="minorBidi"/>
                <w:noProof/>
                <w:lang w:eastAsia="ru-RU"/>
              </w:rPr>
              <w:tab/>
            </w:r>
            <w:r w:rsidRPr="004B0B9F" w:rsidDel="004B0B9F">
              <w:rPr>
                <w:rPrChange w:id="2333" w:author="Владимир Лаут" w:date="2021-03-25T08:37:00Z">
                  <w:rPr>
                    <w:rStyle w:val="ab"/>
                    <w:noProof/>
                  </w:rPr>
                </w:rPrChange>
              </w:rPr>
              <w:delText>Риски и контроли</w:delText>
            </w:r>
            <w:r w:rsidDel="004B0B9F">
              <w:rPr>
                <w:noProof/>
                <w:webHidden/>
              </w:rPr>
              <w:tab/>
            </w:r>
            <w:r w:rsidR="005228C2" w:rsidDel="004B0B9F">
              <w:rPr>
                <w:noProof/>
                <w:webHidden/>
              </w:rPr>
              <w:delText>142</w:delText>
            </w:r>
          </w:del>
        </w:p>
        <w:p w14:paraId="47514F24" w14:textId="220E1F6B" w:rsidR="00383DD8" w:rsidDel="004B0B9F" w:rsidRDefault="00383DD8">
          <w:pPr>
            <w:pStyle w:val="32"/>
            <w:rPr>
              <w:del w:id="2334" w:author="Владимир Лаут" w:date="2021-03-25T08:37:00Z"/>
              <w:rFonts w:eastAsiaTheme="minorEastAsia" w:cstheme="minorBidi"/>
              <w:noProof/>
              <w:lang w:eastAsia="ru-RU"/>
            </w:rPr>
          </w:pPr>
          <w:del w:id="2335" w:author="Владимир Лаут" w:date="2021-03-25T08:37:00Z">
            <w:r w:rsidRPr="004B0B9F" w:rsidDel="004B0B9F">
              <w:rPr>
                <w:rPrChange w:id="2336" w:author="Владимир Лаут" w:date="2021-03-25T08:37:00Z">
                  <w:rPr>
                    <w:rStyle w:val="ab"/>
                    <w:caps/>
                    <w:noProof/>
                  </w:rPr>
                </w:rPrChange>
              </w:rPr>
              <w:delText>5.4.2</w:delText>
            </w:r>
            <w:r w:rsidDel="004B0B9F">
              <w:rPr>
                <w:rFonts w:eastAsiaTheme="minorEastAsia" w:cstheme="minorBidi"/>
                <w:noProof/>
                <w:lang w:eastAsia="ru-RU"/>
              </w:rPr>
              <w:tab/>
            </w:r>
            <w:r w:rsidRPr="004B0B9F" w:rsidDel="004B0B9F">
              <w:rPr>
                <w:rPrChange w:id="2337" w:author="Владимир Лаут" w:date="2021-03-25T08:37:00Z">
                  <w:rPr>
                    <w:rStyle w:val="ab"/>
                    <w:noProof/>
                  </w:rPr>
                </w:rPrChange>
              </w:rPr>
              <w:delText>Разделение полномочий</w:delText>
            </w:r>
            <w:r w:rsidDel="004B0B9F">
              <w:rPr>
                <w:noProof/>
                <w:webHidden/>
              </w:rPr>
              <w:tab/>
            </w:r>
            <w:r w:rsidR="005228C2" w:rsidDel="004B0B9F">
              <w:rPr>
                <w:noProof/>
                <w:webHidden/>
              </w:rPr>
              <w:delText>142</w:delText>
            </w:r>
          </w:del>
        </w:p>
        <w:p w14:paraId="1555FFC8" w14:textId="2290A8FB" w:rsidR="00383DD8" w:rsidDel="004B0B9F" w:rsidRDefault="00383DD8">
          <w:pPr>
            <w:pStyle w:val="23"/>
            <w:rPr>
              <w:del w:id="2338" w:author="Владимир Лаут" w:date="2021-03-25T08:37:00Z"/>
              <w:rFonts w:eastAsiaTheme="minorEastAsia" w:cstheme="minorBidi"/>
              <w:b w:val="0"/>
              <w:noProof/>
              <w:lang w:eastAsia="ru-RU"/>
            </w:rPr>
          </w:pPr>
          <w:del w:id="2339" w:author="Владимир Лаут" w:date="2021-03-25T08:37:00Z">
            <w:r w:rsidRPr="004B0B9F" w:rsidDel="004B0B9F">
              <w:rPr>
                <w:rFonts w:eastAsiaTheme="majorEastAsia"/>
                <w:rPrChange w:id="2340" w:author="Владимир Лаут" w:date="2021-03-25T08:37:00Z">
                  <w:rPr>
                    <w:rStyle w:val="ab"/>
                    <w:rFonts w:eastAsiaTheme="majorEastAsia" w:cstheme="majorBidi"/>
                    <w:b w:val="0"/>
                    <w:noProof/>
                  </w:rPr>
                </w:rPrChange>
              </w:rPr>
              <w:delText>5.5</w:delText>
            </w:r>
            <w:r w:rsidDel="004B0B9F">
              <w:rPr>
                <w:rFonts w:eastAsiaTheme="minorEastAsia" w:cstheme="minorBidi"/>
                <w:b w:val="0"/>
                <w:noProof/>
                <w:lang w:eastAsia="ru-RU"/>
              </w:rPr>
              <w:tab/>
            </w:r>
            <w:r w:rsidRPr="004B0B9F" w:rsidDel="004B0B9F">
              <w:rPr>
                <w:rFonts w:eastAsiaTheme="majorEastAsia"/>
                <w:rPrChange w:id="2341" w:author="Владимир Лаут" w:date="2021-03-25T08:37:00Z">
                  <w:rPr>
                    <w:rStyle w:val="ab"/>
                    <w:rFonts w:eastAsiaTheme="majorEastAsia" w:cstheme="majorBidi"/>
                    <w:b w:val="0"/>
                    <w:noProof/>
                  </w:rPr>
                </w:rPrChange>
              </w:rPr>
              <w:delText>Интеграционные точки со смежными процессами</w:delText>
            </w:r>
            <w:r w:rsidDel="004B0B9F">
              <w:rPr>
                <w:noProof/>
                <w:webHidden/>
              </w:rPr>
              <w:tab/>
            </w:r>
            <w:r w:rsidR="005228C2" w:rsidDel="004B0B9F">
              <w:rPr>
                <w:noProof/>
                <w:webHidden/>
              </w:rPr>
              <w:delText>145</w:delText>
            </w:r>
          </w:del>
        </w:p>
        <w:p w14:paraId="1F425E1F" w14:textId="2AC08398" w:rsidR="00383DD8" w:rsidDel="004B0B9F" w:rsidRDefault="00383DD8">
          <w:pPr>
            <w:pStyle w:val="23"/>
            <w:rPr>
              <w:del w:id="2342" w:author="Владимир Лаут" w:date="2021-03-25T08:37:00Z"/>
              <w:rFonts w:eastAsiaTheme="minorEastAsia" w:cstheme="minorBidi"/>
              <w:b w:val="0"/>
              <w:noProof/>
              <w:lang w:eastAsia="ru-RU"/>
            </w:rPr>
          </w:pPr>
          <w:del w:id="2343" w:author="Владимир Лаут" w:date="2021-03-25T08:37:00Z">
            <w:r w:rsidRPr="004B0B9F" w:rsidDel="004B0B9F">
              <w:rPr>
                <w:rFonts w:eastAsiaTheme="majorEastAsia"/>
                <w:rPrChange w:id="2344" w:author="Владимир Лаут" w:date="2021-03-25T08:37:00Z">
                  <w:rPr>
                    <w:rStyle w:val="ab"/>
                    <w:rFonts w:eastAsiaTheme="majorEastAsia" w:cstheme="majorBidi"/>
                    <w:b w:val="0"/>
                    <w:noProof/>
                  </w:rPr>
                </w:rPrChange>
              </w:rPr>
              <w:delText>5.6</w:delText>
            </w:r>
            <w:r w:rsidDel="004B0B9F">
              <w:rPr>
                <w:rFonts w:eastAsiaTheme="minorEastAsia" w:cstheme="minorBidi"/>
                <w:b w:val="0"/>
                <w:noProof/>
                <w:lang w:eastAsia="ru-RU"/>
              </w:rPr>
              <w:tab/>
            </w:r>
            <w:r w:rsidRPr="004B0B9F" w:rsidDel="004B0B9F">
              <w:rPr>
                <w:rFonts w:eastAsiaTheme="majorEastAsia"/>
                <w:rPrChange w:id="2345" w:author="Владимир Лаут" w:date="2021-03-25T08:37:00Z">
                  <w:rPr>
                    <w:rStyle w:val="ab"/>
                    <w:rFonts w:eastAsiaTheme="majorEastAsia" w:cstheme="majorBidi"/>
                    <w:b w:val="0"/>
                    <w:noProof/>
                  </w:rPr>
                </w:rPrChange>
              </w:rPr>
              <w:delText>Отчетность и выходные формы</w:delText>
            </w:r>
            <w:r w:rsidDel="004B0B9F">
              <w:rPr>
                <w:noProof/>
                <w:webHidden/>
              </w:rPr>
              <w:tab/>
            </w:r>
            <w:r w:rsidR="005228C2" w:rsidDel="004B0B9F">
              <w:rPr>
                <w:noProof/>
                <w:webHidden/>
              </w:rPr>
              <w:delText>145</w:delText>
            </w:r>
          </w:del>
        </w:p>
        <w:p w14:paraId="50218328" w14:textId="1991096B" w:rsidR="00383DD8" w:rsidDel="004B0B9F" w:rsidRDefault="00383DD8">
          <w:pPr>
            <w:pStyle w:val="23"/>
            <w:rPr>
              <w:del w:id="2346" w:author="Владимир Лаут" w:date="2021-03-25T08:37:00Z"/>
              <w:rFonts w:eastAsiaTheme="minorEastAsia" w:cstheme="minorBidi"/>
              <w:b w:val="0"/>
              <w:noProof/>
              <w:lang w:eastAsia="ru-RU"/>
            </w:rPr>
          </w:pPr>
          <w:del w:id="2347" w:author="Владимир Лаут" w:date="2021-03-25T08:37:00Z">
            <w:r w:rsidRPr="004B0B9F" w:rsidDel="004B0B9F">
              <w:rPr>
                <w:rFonts w:eastAsiaTheme="majorEastAsia"/>
                <w:rPrChange w:id="2348" w:author="Владимир Лаут" w:date="2021-03-25T08:37:00Z">
                  <w:rPr>
                    <w:rStyle w:val="ab"/>
                    <w:rFonts w:eastAsiaTheme="majorEastAsia" w:cs="Arial"/>
                    <w:b w:val="0"/>
                    <w:noProof/>
                  </w:rPr>
                </w:rPrChange>
              </w:rPr>
              <w:delText>5.7</w:delText>
            </w:r>
            <w:r w:rsidDel="004B0B9F">
              <w:rPr>
                <w:rFonts w:eastAsiaTheme="minorEastAsia" w:cstheme="minorBidi"/>
                <w:b w:val="0"/>
                <w:noProof/>
                <w:lang w:eastAsia="ru-RU"/>
              </w:rPr>
              <w:tab/>
            </w:r>
            <w:r w:rsidRPr="004B0B9F" w:rsidDel="004B0B9F">
              <w:rPr>
                <w:rFonts w:eastAsiaTheme="majorEastAsia"/>
                <w:rPrChange w:id="2349" w:author="Владимир Лаут" w:date="2021-03-25T08:37:00Z">
                  <w:rPr>
                    <w:rStyle w:val="ab"/>
                    <w:rFonts w:eastAsiaTheme="majorEastAsia" w:cs="Arial"/>
                    <w:b w:val="0"/>
                    <w:noProof/>
                  </w:rPr>
                </w:rPrChange>
              </w:rPr>
              <w:delText>Перечень доработок, Разработок и интеграция (интерфейсы)</w:delText>
            </w:r>
            <w:r w:rsidDel="004B0B9F">
              <w:rPr>
                <w:noProof/>
                <w:webHidden/>
              </w:rPr>
              <w:tab/>
            </w:r>
            <w:r w:rsidR="005228C2" w:rsidDel="004B0B9F">
              <w:rPr>
                <w:noProof/>
                <w:webHidden/>
              </w:rPr>
              <w:delText>145</w:delText>
            </w:r>
          </w:del>
        </w:p>
        <w:p w14:paraId="30B182B4" w14:textId="13429454" w:rsidR="00383DD8" w:rsidDel="004B0B9F" w:rsidRDefault="00383DD8">
          <w:pPr>
            <w:pStyle w:val="23"/>
            <w:rPr>
              <w:del w:id="2350" w:author="Владимир Лаут" w:date="2021-03-25T08:37:00Z"/>
              <w:rFonts w:eastAsiaTheme="minorEastAsia" w:cstheme="minorBidi"/>
              <w:b w:val="0"/>
              <w:noProof/>
              <w:lang w:eastAsia="ru-RU"/>
            </w:rPr>
          </w:pPr>
          <w:del w:id="2351" w:author="Владимир Лаут" w:date="2021-03-25T08:37:00Z">
            <w:r w:rsidRPr="004B0B9F" w:rsidDel="004B0B9F">
              <w:rPr>
                <w:rFonts w:eastAsiaTheme="majorEastAsia"/>
                <w:rPrChange w:id="2352" w:author="Владимир Лаут" w:date="2021-03-25T08:37:00Z">
                  <w:rPr>
                    <w:rStyle w:val="ab"/>
                    <w:rFonts w:eastAsiaTheme="majorEastAsia" w:cstheme="majorBidi"/>
                    <w:b w:val="0"/>
                    <w:noProof/>
                  </w:rPr>
                </w:rPrChange>
              </w:rPr>
              <w:delText>5.8</w:delText>
            </w:r>
            <w:r w:rsidDel="004B0B9F">
              <w:rPr>
                <w:rFonts w:eastAsiaTheme="minorEastAsia" w:cstheme="minorBidi"/>
                <w:b w:val="0"/>
                <w:noProof/>
                <w:lang w:eastAsia="ru-RU"/>
              </w:rPr>
              <w:tab/>
            </w:r>
            <w:r w:rsidRPr="004B0B9F" w:rsidDel="004B0B9F">
              <w:rPr>
                <w:rFonts w:eastAsiaTheme="majorEastAsia"/>
                <w:rPrChange w:id="2353" w:author="Владимир Лаут" w:date="2021-03-25T08:37:00Z">
                  <w:rPr>
                    <w:rStyle w:val="ab"/>
                    <w:rFonts w:eastAsiaTheme="majorEastAsia" w:cstheme="majorBidi"/>
                    <w:b w:val="0"/>
                    <w:noProof/>
                  </w:rPr>
                </w:rPrChange>
              </w:rPr>
              <w:delText>Особенности согласования заявок НСИ ТОиР</w:delText>
            </w:r>
            <w:r w:rsidDel="004B0B9F">
              <w:rPr>
                <w:noProof/>
                <w:webHidden/>
              </w:rPr>
              <w:tab/>
            </w:r>
            <w:r w:rsidR="005228C2" w:rsidDel="004B0B9F">
              <w:rPr>
                <w:noProof/>
                <w:webHidden/>
              </w:rPr>
              <w:delText>146</w:delText>
            </w:r>
          </w:del>
        </w:p>
        <w:p w14:paraId="24EFFFD2" w14:textId="37B8317D" w:rsidR="00383DD8" w:rsidDel="004B0B9F" w:rsidRDefault="00383DD8">
          <w:pPr>
            <w:pStyle w:val="14"/>
            <w:rPr>
              <w:del w:id="2354" w:author="Владимир Лаут" w:date="2021-03-25T08:37:00Z"/>
              <w:rFonts w:asciiTheme="minorHAnsi" w:eastAsiaTheme="minorEastAsia" w:hAnsiTheme="minorHAnsi" w:cstheme="minorBidi"/>
              <w:b w:val="0"/>
              <w:sz w:val="22"/>
              <w:szCs w:val="22"/>
              <w:lang w:eastAsia="ru-RU"/>
            </w:rPr>
          </w:pPr>
          <w:del w:id="2355" w:author="Владимир Лаут" w:date="2021-03-25T08:37:00Z">
            <w:r w:rsidRPr="004B0B9F" w:rsidDel="004B0B9F">
              <w:rPr>
                <w:rPrChange w:id="2356" w:author="Владимир Лаут" w:date="2021-03-25T08:37:00Z">
                  <w:rPr>
                    <w:rStyle w:val="ab"/>
                    <w:b w:val="0"/>
                  </w:rPr>
                </w:rPrChange>
              </w:rPr>
              <w:delText>6</w:delText>
            </w:r>
            <w:r w:rsidDel="004B0B9F">
              <w:rPr>
                <w:rFonts w:asciiTheme="minorHAnsi" w:eastAsiaTheme="minorEastAsia" w:hAnsiTheme="minorHAnsi" w:cstheme="minorBidi"/>
                <w:b w:val="0"/>
                <w:sz w:val="22"/>
                <w:szCs w:val="22"/>
                <w:lang w:eastAsia="ru-RU"/>
              </w:rPr>
              <w:tab/>
            </w:r>
            <w:r w:rsidRPr="004B0B9F" w:rsidDel="004B0B9F">
              <w:rPr>
                <w:rFonts w:eastAsiaTheme="majorEastAsia"/>
                <w:rPrChange w:id="2357" w:author="Владимир Лаут" w:date="2021-03-25T08:37:00Z">
                  <w:rPr>
                    <w:rStyle w:val="ab"/>
                    <w:rFonts w:eastAsiaTheme="majorEastAsia"/>
                    <w:b w:val="0"/>
                  </w:rPr>
                </w:rPrChange>
              </w:rPr>
              <w:delText>И</w:delText>
            </w:r>
            <w:r w:rsidRPr="004B0B9F" w:rsidDel="004B0B9F">
              <w:rPr>
                <w:rPrChange w:id="2358" w:author="Владимир Лаут" w:date="2021-03-25T08:37:00Z">
                  <w:rPr>
                    <w:rStyle w:val="ab"/>
                    <w:b w:val="0"/>
                  </w:rPr>
                </w:rPrChange>
              </w:rPr>
              <w:delText>нформационная Безопасность</w:delText>
            </w:r>
            <w:r w:rsidDel="004B0B9F">
              <w:rPr>
                <w:webHidden/>
              </w:rPr>
              <w:tab/>
            </w:r>
            <w:r w:rsidR="005228C2" w:rsidDel="004B0B9F">
              <w:rPr>
                <w:webHidden/>
              </w:rPr>
              <w:delText>149</w:delText>
            </w:r>
          </w:del>
        </w:p>
        <w:p w14:paraId="2635D942" w14:textId="764569E1" w:rsidR="00383DD8" w:rsidDel="004B0B9F" w:rsidRDefault="00383DD8">
          <w:pPr>
            <w:pStyle w:val="14"/>
            <w:rPr>
              <w:del w:id="2359" w:author="Владимир Лаут" w:date="2021-03-25T08:37:00Z"/>
              <w:rFonts w:asciiTheme="minorHAnsi" w:eastAsiaTheme="minorEastAsia" w:hAnsiTheme="minorHAnsi" w:cstheme="minorBidi"/>
              <w:b w:val="0"/>
              <w:sz w:val="22"/>
              <w:szCs w:val="22"/>
              <w:lang w:eastAsia="ru-RU"/>
            </w:rPr>
          </w:pPr>
          <w:del w:id="2360" w:author="Владимир Лаут" w:date="2021-03-25T08:37:00Z">
            <w:r w:rsidRPr="004B0B9F" w:rsidDel="004B0B9F">
              <w:rPr>
                <w:rPrChange w:id="2361" w:author="Владимир Лаут" w:date="2021-03-25T08:37:00Z">
                  <w:rPr>
                    <w:rStyle w:val="ab"/>
                    <w:b w:val="0"/>
                  </w:rPr>
                </w:rPrChange>
              </w:rPr>
              <w:delText>7</w:delText>
            </w:r>
            <w:r w:rsidDel="004B0B9F">
              <w:rPr>
                <w:rFonts w:asciiTheme="minorHAnsi" w:eastAsiaTheme="minorEastAsia" w:hAnsiTheme="minorHAnsi" w:cstheme="minorBidi"/>
                <w:b w:val="0"/>
                <w:sz w:val="22"/>
                <w:szCs w:val="22"/>
                <w:lang w:eastAsia="ru-RU"/>
              </w:rPr>
              <w:tab/>
            </w:r>
            <w:r w:rsidRPr="004B0B9F" w:rsidDel="004B0B9F">
              <w:rPr>
                <w:rFonts w:eastAsiaTheme="majorEastAsia"/>
                <w:rPrChange w:id="2362" w:author="Владимир Лаут" w:date="2021-03-25T08:37:00Z">
                  <w:rPr>
                    <w:rStyle w:val="ab"/>
                    <w:rFonts w:eastAsiaTheme="majorEastAsia"/>
                    <w:b w:val="0"/>
                  </w:rPr>
                </w:rPrChange>
              </w:rPr>
              <w:delText>И</w:delText>
            </w:r>
            <w:r w:rsidRPr="004B0B9F" w:rsidDel="004B0B9F">
              <w:rPr>
                <w:rPrChange w:id="2363" w:author="Владимир Лаут" w:date="2021-03-25T08:37:00Z">
                  <w:rPr>
                    <w:rStyle w:val="ab"/>
                    <w:b w:val="0"/>
                  </w:rPr>
                </w:rPrChange>
              </w:rPr>
              <w:delText>нформационная Безопасность</w:delText>
            </w:r>
            <w:r w:rsidDel="004B0B9F">
              <w:rPr>
                <w:webHidden/>
              </w:rPr>
              <w:tab/>
            </w:r>
            <w:r w:rsidR="005228C2" w:rsidDel="004B0B9F">
              <w:rPr>
                <w:webHidden/>
              </w:rPr>
              <w:delText>149</w:delText>
            </w:r>
          </w:del>
        </w:p>
        <w:p w14:paraId="7ADC74C4" w14:textId="6C4592D8" w:rsidR="00383DD8" w:rsidDel="004B0B9F" w:rsidRDefault="00383DD8">
          <w:pPr>
            <w:pStyle w:val="23"/>
            <w:rPr>
              <w:del w:id="2364" w:author="Владимир Лаут" w:date="2021-03-25T08:37:00Z"/>
              <w:rFonts w:eastAsiaTheme="minorEastAsia" w:cstheme="minorBidi"/>
              <w:b w:val="0"/>
              <w:noProof/>
              <w:lang w:eastAsia="ru-RU"/>
            </w:rPr>
          </w:pPr>
          <w:del w:id="2365" w:author="Владимир Лаут" w:date="2021-03-25T08:37:00Z">
            <w:r w:rsidRPr="004B0B9F" w:rsidDel="004B0B9F">
              <w:rPr>
                <w:rFonts w:eastAsiaTheme="majorEastAsia"/>
                <w:rPrChange w:id="2366" w:author="Владимир Лаут" w:date="2021-03-25T08:37:00Z">
                  <w:rPr>
                    <w:rStyle w:val="ab"/>
                    <w:rFonts w:eastAsiaTheme="majorEastAsia"/>
                    <w:b w:val="0"/>
                    <w:noProof/>
                  </w:rPr>
                </w:rPrChange>
              </w:rPr>
              <w:delText>7.1</w:delText>
            </w:r>
            <w:r w:rsidDel="004B0B9F">
              <w:rPr>
                <w:rFonts w:eastAsiaTheme="minorEastAsia" w:cstheme="minorBidi"/>
                <w:b w:val="0"/>
                <w:noProof/>
                <w:lang w:eastAsia="ru-RU"/>
              </w:rPr>
              <w:tab/>
            </w:r>
            <w:r w:rsidRPr="004B0B9F" w:rsidDel="004B0B9F">
              <w:rPr>
                <w:rFonts w:eastAsiaTheme="majorEastAsia"/>
                <w:rPrChange w:id="2367" w:author="Владимир Лаут" w:date="2021-03-25T08:37:00Z">
                  <w:rPr>
                    <w:rStyle w:val="ab"/>
                    <w:rFonts w:eastAsiaTheme="majorEastAsia" w:cstheme="majorBidi"/>
                    <w:b w:val="0"/>
                    <w:noProof/>
                  </w:rPr>
                </w:rPrChange>
              </w:rPr>
              <w:delText>Ключевые процессные изменения и области улучшений</w:delText>
            </w:r>
            <w:r w:rsidDel="004B0B9F">
              <w:rPr>
                <w:noProof/>
                <w:webHidden/>
              </w:rPr>
              <w:tab/>
            </w:r>
            <w:r w:rsidR="005228C2" w:rsidDel="004B0B9F">
              <w:rPr>
                <w:noProof/>
                <w:webHidden/>
              </w:rPr>
              <w:delText>149</w:delText>
            </w:r>
          </w:del>
        </w:p>
        <w:p w14:paraId="76788174" w14:textId="635C7F9B" w:rsidR="00383DD8" w:rsidDel="004B0B9F" w:rsidRDefault="00383DD8">
          <w:pPr>
            <w:pStyle w:val="23"/>
            <w:rPr>
              <w:del w:id="2368" w:author="Владимир Лаут" w:date="2021-03-25T08:37:00Z"/>
              <w:rFonts w:eastAsiaTheme="minorEastAsia" w:cstheme="minorBidi"/>
              <w:b w:val="0"/>
              <w:noProof/>
              <w:lang w:eastAsia="ru-RU"/>
            </w:rPr>
          </w:pPr>
          <w:del w:id="2369" w:author="Владимир Лаут" w:date="2021-03-25T08:37:00Z">
            <w:r w:rsidRPr="004B0B9F" w:rsidDel="004B0B9F">
              <w:rPr>
                <w:rFonts w:eastAsiaTheme="majorEastAsia"/>
                <w:rPrChange w:id="2370" w:author="Владимир Лаут" w:date="2021-03-25T08:37:00Z">
                  <w:rPr>
                    <w:rStyle w:val="ab"/>
                    <w:rFonts w:eastAsiaTheme="majorEastAsia" w:cstheme="majorBidi"/>
                    <w:b w:val="0"/>
                    <w:noProof/>
                  </w:rPr>
                </w:rPrChange>
              </w:rPr>
              <w:delText>7.2</w:delText>
            </w:r>
            <w:r w:rsidDel="004B0B9F">
              <w:rPr>
                <w:rFonts w:eastAsiaTheme="minorEastAsia" w:cstheme="minorBidi"/>
                <w:b w:val="0"/>
                <w:noProof/>
                <w:lang w:eastAsia="ru-RU"/>
              </w:rPr>
              <w:tab/>
            </w:r>
            <w:r w:rsidRPr="004B0B9F" w:rsidDel="004B0B9F">
              <w:rPr>
                <w:rFonts w:eastAsiaTheme="majorEastAsia"/>
                <w:rPrChange w:id="2371" w:author="Владимир Лаут" w:date="2021-03-25T08:37:00Z">
                  <w:rPr>
                    <w:rStyle w:val="ab"/>
                    <w:rFonts w:eastAsiaTheme="majorEastAsia" w:cstheme="majorBidi"/>
                    <w:b w:val="0"/>
                    <w:noProof/>
                  </w:rPr>
                </w:rPrChange>
              </w:rPr>
              <w:delText>Организационные аспекты</w:delText>
            </w:r>
            <w:r w:rsidDel="004B0B9F">
              <w:rPr>
                <w:noProof/>
                <w:webHidden/>
              </w:rPr>
              <w:tab/>
            </w:r>
            <w:r w:rsidR="005228C2" w:rsidDel="004B0B9F">
              <w:rPr>
                <w:noProof/>
                <w:webHidden/>
              </w:rPr>
              <w:delText>152</w:delText>
            </w:r>
          </w:del>
        </w:p>
        <w:p w14:paraId="080B41E5" w14:textId="0AA09ADE" w:rsidR="00383DD8" w:rsidDel="004B0B9F" w:rsidRDefault="00383DD8">
          <w:pPr>
            <w:pStyle w:val="14"/>
            <w:rPr>
              <w:del w:id="2372" w:author="Владимир Лаут" w:date="2021-03-25T08:37:00Z"/>
              <w:rFonts w:asciiTheme="minorHAnsi" w:eastAsiaTheme="minorEastAsia" w:hAnsiTheme="minorHAnsi" w:cstheme="minorBidi"/>
              <w:b w:val="0"/>
              <w:sz w:val="22"/>
              <w:szCs w:val="22"/>
              <w:lang w:eastAsia="ru-RU"/>
            </w:rPr>
          </w:pPr>
          <w:del w:id="2373" w:author="Владимир Лаут" w:date="2021-03-25T08:37:00Z">
            <w:r w:rsidRPr="004B0B9F" w:rsidDel="004B0B9F">
              <w:rPr>
                <w:rFonts w:eastAsia="Calibri"/>
                <w:rPrChange w:id="2374" w:author="Владимир Лаут" w:date="2021-03-25T08:37:00Z">
                  <w:rPr>
                    <w:rStyle w:val="ab"/>
                    <w:rFonts w:eastAsia="Calibri"/>
                    <w:b w:val="0"/>
                  </w:rPr>
                </w:rPrChange>
              </w:rPr>
              <w:delText>8</w:delText>
            </w:r>
            <w:r w:rsidDel="004B0B9F">
              <w:rPr>
                <w:rFonts w:asciiTheme="minorHAnsi" w:eastAsiaTheme="minorEastAsia" w:hAnsiTheme="minorHAnsi" w:cstheme="minorBidi"/>
                <w:b w:val="0"/>
                <w:sz w:val="22"/>
                <w:szCs w:val="22"/>
                <w:lang w:eastAsia="ru-RU"/>
              </w:rPr>
              <w:tab/>
            </w:r>
            <w:r w:rsidRPr="004B0B9F" w:rsidDel="004B0B9F">
              <w:rPr>
                <w:rFonts w:eastAsia="Calibri"/>
                <w:rPrChange w:id="2375" w:author="Владимир Лаут" w:date="2021-03-25T08:37:00Z">
                  <w:rPr>
                    <w:rStyle w:val="ab"/>
                    <w:rFonts w:eastAsia="Calibri"/>
                    <w:b w:val="0"/>
                  </w:rPr>
                </w:rPrChange>
              </w:rPr>
              <w:delText>Открытые вопросы</w:delText>
            </w:r>
            <w:r w:rsidDel="004B0B9F">
              <w:rPr>
                <w:webHidden/>
              </w:rPr>
              <w:tab/>
            </w:r>
            <w:r w:rsidR="005228C2" w:rsidDel="004B0B9F">
              <w:rPr>
                <w:webHidden/>
              </w:rPr>
              <w:delText>154</w:delText>
            </w:r>
          </w:del>
        </w:p>
        <w:p w14:paraId="32EBA052" w14:textId="7443166D" w:rsidR="00383DD8" w:rsidDel="004B0B9F" w:rsidRDefault="00383DD8">
          <w:pPr>
            <w:pStyle w:val="14"/>
            <w:rPr>
              <w:del w:id="2376" w:author="Владимир Лаут" w:date="2021-03-25T08:37:00Z"/>
              <w:rFonts w:asciiTheme="minorHAnsi" w:eastAsiaTheme="minorEastAsia" w:hAnsiTheme="minorHAnsi" w:cstheme="minorBidi"/>
              <w:b w:val="0"/>
              <w:sz w:val="22"/>
              <w:szCs w:val="22"/>
              <w:lang w:eastAsia="ru-RU"/>
            </w:rPr>
          </w:pPr>
          <w:del w:id="2377" w:author="Владимир Лаут" w:date="2021-03-25T08:37:00Z">
            <w:r w:rsidRPr="004B0B9F" w:rsidDel="004B0B9F">
              <w:rPr>
                <w:rFonts w:eastAsia="Calibri"/>
                <w:rPrChange w:id="2378" w:author="Владимир Лаут" w:date="2021-03-25T08:37:00Z">
                  <w:rPr>
                    <w:rStyle w:val="ab"/>
                    <w:rFonts w:eastAsia="Calibri"/>
                    <w:b w:val="0"/>
                  </w:rPr>
                </w:rPrChange>
              </w:rPr>
              <w:delText>9</w:delText>
            </w:r>
            <w:r w:rsidDel="004B0B9F">
              <w:rPr>
                <w:rFonts w:asciiTheme="minorHAnsi" w:eastAsiaTheme="minorEastAsia" w:hAnsiTheme="minorHAnsi" w:cstheme="minorBidi"/>
                <w:b w:val="0"/>
                <w:sz w:val="22"/>
                <w:szCs w:val="22"/>
                <w:lang w:eastAsia="ru-RU"/>
              </w:rPr>
              <w:tab/>
            </w:r>
            <w:r w:rsidRPr="004B0B9F" w:rsidDel="004B0B9F">
              <w:rPr>
                <w:rFonts w:eastAsia="Calibri"/>
                <w:rPrChange w:id="2379" w:author="Владимир Лаут" w:date="2021-03-25T08:37:00Z">
                  <w:rPr>
                    <w:rStyle w:val="ab"/>
                    <w:rFonts w:eastAsia="Calibri"/>
                    <w:b w:val="0"/>
                  </w:rPr>
                </w:rPrChange>
              </w:rPr>
              <w:delText>Приложения</w:delText>
            </w:r>
            <w:r w:rsidDel="004B0B9F">
              <w:rPr>
                <w:webHidden/>
              </w:rPr>
              <w:tab/>
            </w:r>
            <w:r w:rsidR="005228C2" w:rsidDel="004B0B9F">
              <w:rPr>
                <w:webHidden/>
              </w:rPr>
              <w:delText>155</w:delText>
            </w:r>
          </w:del>
        </w:p>
        <w:p w14:paraId="14723120" w14:textId="3377448A" w:rsidR="00383DD8" w:rsidDel="004B0B9F" w:rsidRDefault="00383DD8">
          <w:pPr>
            <w:pStyle w:val="23"/>
            <w:rPr>
              <w:del w:id="2380" w:author="Владимир Лаут" w:date="2021-03-25T08:37:00Z"/>
              <w:rFonts w:eastAsiaTheme="minorEastAsia" w:cstheme="minorBidi"/>
              <w:b w:val="0"/>
              <w:noProof/>
              <w:lang w:eastAsia="ru-RU"/>
            </w:rPr>
          </w:pPr>
          <w:del w:id="2381" w:author="Владимир Лаут" w:date="2021-03-25T08:37:00Z">
            <w:r w:rsidRPr="004B0B9F" w:rsidDel="004B0B9F">
              <w:rPr>
                <w:rFonts w:eastAsiaTheme="majorEastAsia"/>
                <w:rPrChange w:id="2382" w:author="Владимир Лаут" w:date="2021-03-25T08:37:00Z">
                  <w:rPr>
                    <w:rStyle w:val="ab"/>
                    <w:rFonts w:eastAsiaTheme="majorEastAsia"/>
                    <w:b w:val="0"/>
                    <w:noProof/>
                  </w:rPr>
                </w:rPrChange>
              </w:rPr>
              <w:delText>9.1</w:delText>
            </w:r>
            <w:r w:rsidDel="004B0B9F">
              <w:rPr>
                <w:rFonts w:eastAsiaTheme="minorEastAsia" w:cstheme="minorBidi"/>
                <w:b w:val="0"/>
                <w:noProof/>
                <w:lang w:eastAsia="ru-RU"/>
              </w:rPr>
              <w:tab/>
            </w:r>
            <w:r w:rsidRPr="004B0B9F" w:rsidDel="004B0B9F">
              <w:rPr>
                <w:rFonts w:eastAsiaTheme="majorEastAsia"/>
                <w:rPrChange w:id="2383" w:author="Владимир Лаут" w:date="2021-03-25T08:37:00Z">
                  <w:rPr>
                    <w:rStyle w:val="ab"/>
                    <w:rFonts w:eastAsiaTheme="majorEastAsia"/>
                    <w:b w:val="0"/>
                    <w:noProof/>
                  </w:rPr>
                </w:rPrChange>
              </w:rPr>
              <w:delText>Приложение № 1.  Модели бизнес-процессов</w:delText>
            </w:r>
            <w:r w:rsidDel="004B0B9F">
              <w:rPr>
                <w:noProof/>
                <w:webHidden/>
              </w:rPr>
              <w:tab/>
            </w:r>
            <w:r w:rsidR="005228C2" w:rsidDel="004B0B9F">
              <w:rPr>
                <w:noProof/>
                <w:webHidden/>
              </w:rPr>
              <w:delText>155</w:delText>
            </w:r>
          </w:del>
        </w:p>
        <w:p w14:paraId="7BD3491A" w14:textId="2CB115BB" w:rsidR="00383DD8" w:rsidDel="004B0B9F" w:rsidRDefault="00383DD8">
          <w:pPr>
            <w:pStyle w:val="23"/>
            <w:rPr>
              <w:del w:id="2384" w:author="Владимир Лаут" w:date="2021-03-25T08:37:00Z"/>
              <w:rFonts w:eastAsiaTheme="minorEastAsia" w:cstheme="minorBidi"/>
              <w:b w:val="0"/>
              <w:noProof/>
              <w:lang w:eastAsia="ru-RU"/>
            </w:rPr>
          </w:pPr>
          <w:del w:id="2385" w:author="Владимир Лаут" w:date="2021-03-25T08:37:00Z">
            <w:r w:rsidRPr="004B0B9F" w:rsidDel="004B0B9F">
              <w:rPr>
                <w:rFonts w:eastAsiaTheme="majorEastAsia"/>
                <w:rPrChange w:id="2386" w:author="Владимир Лаут" w:date="2021-03-25T08:37:00Z">
                  <w:rPr>
                    <w:rStyle w:val="ab"/>
                    <w:rFonts w:eastAsiaTheme="majorEastAsia" w:cstheme="majorBidi"/>
                    <w:b w:val="0"/>
                    <w:noProof/>
                  </w:rPr>
                </w:rPrChange>
              </w:rPr>
              <w:delText>9.2</w:delText>
            </w:r>
            <w:r w:rsidDel="004B0B9F">
              <w:rPr>
                <w:rFonts w:eastAsiaTheme="minorEastAsia" w:cstheme="minorBidi"/>
                <w:b w:val="0"/>
                <w:noProof/>
                <w:lang w:eastAsia="ru-RU"/>
              </w:rPr>
              <w:tab/>
            </w:r>
            <w:r w:rsidRPr="004B0B9F" w:rsidDel="004B0B9F">
              <w:rPr>
                <w:rFonts w:eastAsiaTheme="majorEastAsia"/>
                <w:rPrChange w:id="2387" w:author="Владимир Лаут" w:date="2021-03-25T08:37:00Z">
                  <w:rPr>
                    <w:rStyle w:val="ab"/>
                    <w:rFonts w:eastAsiaTheme="majorEastAsia" w:cstheme="majorBidi"/>
                    <w:b w:val="0"/>
                    <w:noProof/>
                  </w:rPr>
                </w:rPrChange>
              </w:rPr>
              <w:delText>Приложение № 2. Реестр бизнес-требований</w:delText>
            </w:r>
            <w:r w:rsidDel="004B0B9F">
              <w:rPr>
                <w:noProof/>
                <w:webHidden/>
              </w:rPr>
              <w:tab/>
            </w:r>
            <w:r w:rsidR="005228C2" w:rsidDel="004B0B9F">
              <w:rPr>
                <w:noProof/>
                <w:webHidden/>
              </w:rPr>
              <w:delText>155</w:delText>
            </w:r>
          </w:del>
        </w:p>
        <w:p w14:paraId="73A8584A" w14:textId="173DFCD6" w:rsidR="00383DD8" w:rsidDel="004B0B9F" w:rsidRDefault="00383DD8">
          <w:pPr>
            <w:pStyle w:val="23"/>
            <w:rPr>
              <w:del w:id="2388" w:author="Владимир Лаут" w:date="2021-03-25T08:37:00Z"/>
              <w:rFonts w:eastAsiaTheme="minorEastAsia" w:cstheme="minorBidi"/>
              <w:b w:val="0"/>
              <w:noProof/>
              <w:lang w:eastAsia="ru-RU"/>
            </w:rPr>
          </w:pPr>
          <w:del w:id="2389" w:author="Владимир Лаут" w:date="2021-03-25T08:37:00Z">
            <w:r w:rsidRPr="004B0B9F" w:rsidDel="004B0B9F">
              <w:rPr>
                <w:rFonts w:eastAsiaTheme="majorEastAsia"/>
                <w:rPrChange w:id="2390" w:author="Владимир Лаут" w:date="2021-03-25T08:37:00Z">
                  <w:rPr>
                    <w:rStyle w:val="ab"/>
                    <w:rFonts w:eastAsiaTheme="majorEastAsia" w:cstheme="majorBidi"/>
                    <w:b w:val="0"/>
                    <w:noProof/>
                  </w:rPr>
                </w:rPrChange>
              </w:rPr>
              <w:delText>9.3</w:delText>
            </w:r>
            <w:r w:rsidDel="004B0B9F">
              <w:rPr>
                <w:rFonts w:eastAsiaTheme="minorEastAsia" w:cstheme="minorBidi"/>
                <w:b w:val="0"/>
                <w:noProof/>
                <w:lang w:eastAsia="ru-RU"/>
              </w:rPr>
              <w:tab/>
            </w:r>
            <w:r w:rsidRPr="004B0B9F" w:rsidDel="004B0B9F">
              <w:rPr>
                <w:rFonts w:eastAsiaTheme="majorEastAsia"/>
                <w:rPrChange w:id="2391" w:author="Владимир Лаут" w:date="2021-03-25T08:37:00Z">
                  <w:rPr>
                    <w:rStyle w:val="ab"/>
                    <w:rFonts w:eastAsiaTheme="majorEastAsia" w:cstheme="majorBidi"/>
                    <w:b w:val="0"/>
                    <w:noProof/>
                  </w:rPr>
                </w:rPrChange>
              </w:rPr>
              <w:delText>Приложение № 3. Описание шагов бизнес-процессов</w:delText>
            </w:r>
            <w:r w:rsidDel="004B0B9F">
              <w:rPr>
                <w:noProof/>
                <w:webHidden/>
              </w:rPr>
              <w:tab/>
            </w:r>
            <w:r w:rsidR="005228C2" w:rsidDel="004B0B9F">
              <w:rPr>
                <w:noProof/>
                <w:webHidden/>
              </w:rPr>
              <w:delText>155</w:delText>
            </w:r>
          </w:del>
        </w:p>
        <w:p w14:paraId="1C4FF3D0" w14:textId="488AC69A" w:rsidR="00383DD8" w:rsidDel="004B0B9F" w:rsidRDefault="00383DD8">
          <w:pPr>
            <w:pStyle w:val="23"/>
            <w:rPr>
              <w:del w:id="2392" w:author="Владимир Лаут" w:date="2021-03-25T08:37:00Z"/>
              <w:rFonts w:eastAsiaTheme="minorEastAsia" w:cstheme="minorBidi"/>
              <w:b w:val="0"/>
              <w:noProof/>
              <w:lang w:eastAsia="ru-RU"/>
            </w:rPr>
          </w:pPr>
          <w:del w:id="2393" w:author="Владимир Лаут" w:date="2021-03-25T08:37:00Z">
            <w:r w:rsidRPr="004B0B9F" w:rsidDel="004B0B9F">
              <w:rPr>
                <w:rFonts w:eastAsiaTheme="majorEastAsia"/>
                <w:rPrChange w:id="2394" w:author="Владимир Лаут" w:date="2021-03-25T08:37:00Z">
                  <w:rPr>
                    <w:rStyle w:val="ab"/>
                    <w:rFonts w:eastAsiaTheme="majorEastAsia" w:cstheme="majorBidi"/>
                    <w:b w:val="0"/>
                    <w:noProof/>
                  </w:rPr>
                </w:rPrChange>
              </w:rPr>
              <w:delText>9.4</w:delText>
            </w:r>
            <w:r w:rsidDel="004B0B9F">
              <w:rPr>
                <w:rFonts w:eastAsiaTheme="minorEastAsia" w:cstheme="minorBidi"/>
                <w:b w:val="0"/>
                <w:noProof/>
                <w:lang w:eastAsia="ru-RU"/>
              </w:rPr>
              <w:tab/>
            </w:r>
            <w:r w:rsidRPr="004B0B9F" w:rsidDel="004B0B9F">
              <w:rPr>
                <w:rFonts w:eastAsiaTheme="majorEastAsia"/>
                <w:rPrChange w:id="2395" w:author="Владимир Лаут" w:date="2021-03-25T08:37:00Z">
                  <w:rPr>
                    <w:rStyle w:val="ab"/>
                    <w:rFonts w:eastAsiaTheme="majorEastAsia" w:cstheme="majorBidi"/>
                    <w:b w:val="0"/>
                    <w:noProof/>
                  </w:rPr>
                </w:rPrChange>
              </w:rPr>
              <w:delText>Приложение № РП1-6: Роли и полномочия</w:delText>
            </w:r>
            <w:r w:rsidDel="004B0B9F">
              <w:rPr>
                <w:noProof/>
                <w:webHidden/>
              </w:rPr>
              <w:tab/>
            </w:r>
            <w:r w:rsidR="005228C2" w:rsidDel="004B0B9F">
              <w:rPr>
                <w:noProof/>
                <w:webHidden/>
              </w:rPr>
              <w:delText>155</w:delText>
            </w:r>
          </w:del>
        </w:p>
        <w:p w14:paraId="42493FD0" w14:textId="48633735" w:rsidR="00383DD8" w:rsidDel="004B0B9F" w:rsidRDefault="00383DD8">
          <w:pPr>
            <w:pStyle w:val="23"/>
            <w:rPr>
              <w:del w:id="2396" w:author="Владимир Лаут" w:date="2021-03-25T08:37:00Z"/>
              <w:rFonts w:eastAsiaTheme="minorEastAsia" w:cstheme="minorBidi"/>
              <w:b w:val="0"/>
              <w:noProof/>
              <w:lang w:eastAsia="ru-RU"/>
            </w:rPr>
          </w:pPr>
          <w:del w:id="2397" w:author="Владимир Лаут" w:date="2021-03-25T08:37:00Z">
            <w:r w:rsidRPr="004B0B9F" w:rsidDel="004B0B9F">
              <w:rPr>
                <w:rFonts w:eastAsiaTheme="majorEastAsia"/>
                <w:rPrChange w:id="2398" w:author="Владимир Лаут" w:date="2021-03-25T08:37:00Z">
                  <w:rPr>
                    <w:rStyle w:val="ab"/>
                    <w:rFonts w:eastAsiaTheme="majorEastAsia" w:cstheme="majorBidi"/>
                    <w:b w:val="0"/>
                    <w:noProof/>
                  </w:rPr>
                </w:rPrChange>
              </w:rPr>
              <w:delText>9.5</w:delText>
            </w:r>
            <w:r w:rsidDel="004B0B9F">
              <w:rPr>
                <w:rFonts w:eastAsiaTheme="minorEastAsia" w:cstheme="minorBidi"/>
                <w:b w:val="0"/>
                <w:noProof/>
                <w:lang w:eastAsia="ru-RU"/>
              </w:rPr>
              <w:tab/>
            </w:r>
            <w:r w:rsidRPr="004B0B9F" w:rsidDel="004B0B9F">
              <w:rPr>
                <w:rFonts w:eastAsiaTheme="majorEastAsia"/>
                <w:rPrChange w:id="2399" w:author="Владимир Лаут" w:date="2021-03-25T08:37:00Z">
                  <w:rPr>
                    <w:rStyle w:val="ab"/>
                    <w:rFonts w:eastAsiaTheme="majorEastAsia" w:cstheme="majorBidi"/>
                    <w:b w:val="0"/>
                    <w:noProof/>
                  </w:rPr>
                </w:rPrChange>
              </w:rPr>
              <w:delText>Приложение № РиК1. Матрица рисков и контрольных процедур</w:delText>
            </w:r>
            <w:r w:rsidDel="004B0B9F">
              <w:rPr>
                <w:noProof/>
                <w:webHidden/>
              </w:rPr>
              <w:tab/>
            </w:r>
            <w:r w:rsidR="005228C2" w:rsidDel="004B0B9F">
              <w:rPr>
                <w:noProof/>
                <w:webHidden/>
              </w:rPr>
              <w:delText>155</w:delText>
            </w:r>
          </w:del>
        </w:p>
        <w:p w14:paraId="0F21F2D2" w14:textId="3A2A2A35" w:rsidR="00383DD8" w:rsidDel="004B0B9F" w:rsidRDefault="00383DD8">
          <w:pPr>
            <w:pStyle w:val="23"/>
            <w:rPr>
              <w:del w:id="2400" w:author="Владимир Лаут" w:date="2021-03-25T08:37:00Z"/>
              <w:rFonts w:eastAsiaTheme="minorEastAsia" w:cstheme="minorBidi"/>
              <w:b w:val="0"/>
              <w:noProof/>
              <w:lang w:eastAsia="ru-RU"/>
            </w:rPr>
          </w:pPr>
          <w:del w:id="2401" w:author="Владимир Лаут" w:date="2021-03-25T08:37:00Z">
            <w:r w:rsidRPr="004B0B9F" w:rsidDel="004B0B9F">
              <w:rPr>
                <w:rFonts w:eastAsiaTheme="majorEastAsia"/>
                <w:rPrChange w:id="2402" w:author="Владимир Лаут" w:date="2021-03-25T08:37:00Z">
                  <w:rPr>
                    <w:rStyle w:val="ab"/>
                    <w:rFonts w:eastAsiaTheme="majorEastAsia" w:cstheme="majorBidi"/>
                    <w:b w:val="0"/>
                    <w:noProof/>
                  </w:rPr>
                </w:rPrChange>
              </w:rPr>
              <w:delText>9.6</w:delText>
            </w:r>
            <w:r w:rsidDel="004B0B9F">
              <w:rPr>
                <w:rFonts w:eastAsiaTheme="minorEastAsia" w:cstheme="minorBidi"/>
                <w:b w:val="0"/>
                <w:noProof/>
                <w:lang w:eastAsia="ru-RU"/>
              </w:rPr>
              <w:tab/>
            </w:r>
            <w:r w:rsidRPr="004B0B9F" w:rsidDel="004B0B9F">
              <w:rPr>
                <w:rFonts w:eastAsiaTheme="majorEastAsia"/>
                <w:rPrChange w:id="2403" w:author="Владимир Лаут" w:date="2021-03-25T08:37:00Z">
                  <w:rPr>
                    <w:rStyle w:val="ab"/>
                    <w:rFonts w:eastAsiaTheme="majorEastAsia" w:cstheme="majorBidi"/>
                    <w:b w:val="0"/>
                    <w:noProof/>
                  </w:rPr>
                </w:rPrChange>
              </w:rPr>
              <w:delText>Приложение № КП1. Матрица конфликтов полномочий</w:delText>
            </w:r>
            <w:r w:rsidDel="004B0B9F">
              <w:rPr>
                <w:noProof/>
                <w:webHidden/>
              </w:rPr>
              <w:tab/>
            </w:r>
            <w:r w:rsidR="005228C2" w:rsidDel="004B0B9F">
              <w:rPr>
                <w:noProof/>
                <w:webHidden/>
              </w:rPr>
              <w:delText>155</w:delText>
            </w:r>
          </w:del>
        </w:p>
        <w:p w14:paraId="1473AE3D" w14:textId="090D4332" w:rsidR="00D153F5" w:rsidRPr="00F94454" w:rsidRDefault="00D153F5" w:rsidP="00D153F5">
          <w:pPr>
            <w:rPr>
              <w:rFonts w:ascii="Arial" w:hAnsi="Arial" w:cs="Arial"/>
            </w:rPr>
          </w:pPr>
          <w:r w:rsidRPr="00F94454">
            <w:rPr>
              <w:rFonts w:ascii="Arial" w:hAnsi="Arial" w:cs="Arial"/>
              <w:b/>
              <w:bCs/>
            </w:rPr>
            <w:fldChar w:fldCharType="end"/>
          </w:r>
        </w:p>
      </w:sdtContent>
    </w:sdt>
    <w:p w14:paraId="34F022C4" w14:textId="77777777" w:rsidR="00D153F5" w:rsidRDefault="00D153F5" w:rsidP="00D153F5">
      <w:bookmarkStart w:id="2404" w:name="_Toc521083666"/>
      <w:bookmarkStart w:id="2405" w:name="_Toc521340807"/>
      <w:bookmarkStart w:id="2406" w:name="_Toc521439327"/>
    </w:p>
    <w:p w14:paraId="7B72936A" w14:textId="06878FF0" w:rsidR="00861D0F" w:rsidRDefault="00861D0F">
      <w:pPr>
        <w:spacing w:after="200" w:line="276" w:lineRule="auto"/>
        <w:jc w:val="left"/>
      </w:pPr>
      <w:r>
        <w:br w:type="page"/>
      </w:r>
    </w:p>
    <w:p w14:paraId="6833E387" w14:textId="77777777"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2407" w:author="Владимир Лаут" w:date="2021-03-25T08:51:00Z">
            <w:rPr/>
          </w:rPrChange>
        </w:rPr>
        <w:pPrChange w:id="2408" w:author="Владимир Лаут" w:date="2021-03-25T08:51:00Z">
          <w:pPr>
            <w:pStyle w:val="1"/>
          </w:pPr>
        </w:pPrChange>
      </w:pPr>
      <w:bookmarkStart w:id="2409" w:name="_Toc523244765"/>
      <w:bookmarkStart w:id="2410" w:name="_Toc523250480"/>
      <w:bookmarkStart w:id="2411" w:name="_Toc523393717"/>
      <w:bookmarkStart w:id="2412" w:name="_Toc523244766"/>
      <w:bookmarkStart w:id="2413" w:name="_Toc523250481"/>
      <w:bookmarkStart w:id="2414" w:name="_Toc523393718"/>
      <w:bookmarkStart w:id="2415" w:name="_Toc523244767"/>
      <w:bookmarkStart w:id="2416" w:name="_Toc523250482"/>
      <w:bookmarkStart w:id="2417" w:name="_Toc523393719"/>
      <w:bookmarkStart w:id="2418" w:name="_Toc523244768"/>
      <w:bookmarkStart w:id="2419" w:name="_Toc523250483"/>
      <w:bookmarkStart w:id="2420" w:name="_Toc523393720"/>
      <w:bookmarkStart w:id="2421" w:name="_Toc67556265"/>
      <w:bookmarkEnd w:id="2409"/>
      <w:bookmarkEnd w:id="2410"/>
      <w:bookmarkEnd w:id="2411"/>
      <w:bookmarkEnd w:id="2412"/>
      <w:bookmarkEnd w:id="2413"/>
      <w:bookmarkEnd w:id="2414"/>
      <w:bookmarkEnd w:id="2415"/>
      <w:bookmarkEnd w:id="2416"/>
      <w:bookmarkEnd w:id="2417"/>
      <w:bookmarkEnd w:id="2418"/>
      <w:bookmarkEnd w:id="2419"/>
      <w:bookmarkEnd w:id="2420"/>
      <w:r w:rsidRPr="00DD2763">
        <w:rPr>
          <w:rFonts w:eastAsiaTheme="majorEastAsia" w:cstheme="majorBidi"/>
          <w:bCs w:val="0"/>
          <w:iCs w:val="0"/>
          <w:szCs w:val="26"/>
          <w:rPrChange w:id="2422" w:author="Владимир Лаут" w:date="2021-03-25T08:51:00Z">
            <w:rPr>
              <w:iCs/>
            </w:rPr>
          </w:rPrChange>
        </w:rPr>
        <w:lastRenderedPageBreak/>
        <w:t>Цель концептуального дизайна</w:t>
      </w:r>
      <w:bookmarkEnd w:id="2404"/>
      <w:bookmarkEnd w:id="2405"/>
      <w:bookmarkEnd w:id="2406"/>
      <w:bookmarkEnd w:id="2421"/>
    </w:p>
    <w:p w14:paraId="29ACB11F" w14:textId="77777777" w:rsidR="00D153F5" w:rsidRPr="008348A7" w:rsidRDefault="00D153F5" w:rsidP="00AA5109">
      <w:pPr>
        <w:spacing w:after="240" w:line="276" w:lineRule="auto"/>
        <w:ind w:firstLine="567"/>
        <w:rPr>
          <w:rFonts w:ascii="Arial" w:hAnsi="Arial" w:cs="Arial"/>
        </w:rPr>
      </w:pPr>
      <w:r>
        <w:rPr>
          <w:rFonts w:ascii="Arial" w:hAnsi="Arial" w:cs="Arial"/>
        </w:rPr>
        <w:t xml:space="preserve">Целью текущего документа является описание справочников данных функциональной области </w:t>
      </w:r>
      <w:proofErr w:type="spellStart"/>
      <w:r>
        <w:rPr>
          <w:rFonts w:ascii="Arial" w:hAnsi="Arial" w:cs="Arial"/>
        </w:rPr>
        <w:t>ТОиР</w:t>
      </w:r>
      <w:proofErr w:type="spellEnd"/>
      <w:r>
        <w:rPr>
          <w:rFonts w:ascii="Arial" w:hAnsi="Arial" w:cs="Arial"/>
        </w:rPr>
        <w:t>, принципов их формирования и ведения.</w:t>
      </w:r>
    </w:p>
    <w:p w14:paraId="6113CE7F" w14:textId="77777777"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2423" w:author="Владимир Лаут" w:date="2021-03-25T08:51:00Z">
            <w:rPr/>
          </w:rPrChange>
        </w:rPr>
        <w:pPrChange w:id="2424" w:author="Владимир Лаут" w:date="2021-03-25T08:51:00Z">
          <w:pPr>
            <w:pStyle w:val="1"/>
          </w:pPr>
        </w:pPrChange>
      </w:pPr>
      <w:bookmarkStart w:id="2425" w:name="_Toc521083667"/>
      <w:bookmarkStart w:id="2426" w:name="_Toc521340808"/>
      <w:bookmarkStart w:id="2427" w:name="_Toc521439328"/>
      <w:bookmarkStart w:id="2428" w:name="_Toc67556266"/>
      <w:r w:rsidRPr="00DD2763">
        <w:rPr>
          <w:rFonts w:eastAsiaTheme="majorEastAsia" w:cstheme="majorBidi"/>
          <w:bCs w:val="0"/>
          <w:iCs w:val="0"/>
          <w:szCs w:val="26"/>
          <w:rPrChange w:id="2429" w:author="Владимир Лаут" w:date="2021-03-25T08:51:00Z">
            <w:rPr>
              <w:iCs/>
            </w:rPr>
          </w:rPrChange>
        </w:rPr>
        <w:t>Термины и сокращения</w:t>
      </w:r>
      <w:bookmarkEnd w:id="2425"/>
      <w:bookmarkEnd w:id="2426"/>
      <w:bookmarkEnd w:id="2427"/>
      <w:bookmarkEnd w:id="2428"/>
    </w:p>
    <w:p w14:paraId="4FE5CEFA" w14:textId="77777777" w:rsidR="00D153F5" w:rsidRDefault="00D153F5" w:rsidP="00AA5109">
      <w:pPr>
        <w:spacing w:after="240" w:line="276" w:lineRule="auto"/>
        <w:ind w:firstLine="567"/>
        <w:jc w:val="left"/>
        <w:rPr>
          <w:rFonts w:ascii="Arial" w:hAnsi="Arial" w:cs="Arial"/>
        </w:rPr>
      </w:pPr>
      <w:r w:rsidRPr="008305CC">
        <w:rPr>
          <w:rFonts w:ascii="Arial" w:hAnsi="Arial" w:cs="Arial"/>
        </w:rPr>
        <w:t>Глоссарий ведется централизованно на Портале Проекта и доступен по ссылке:</w:t>
      </w:r>
    </w:p>
    <w:p w14:paraId="3E423BCA" w14:textId="77777777" w:rsidR="00D153F5" w:rsidRDefault="00D153F5" w:rsidP="00AA5109">
      <w:pPr>
        <w:pStyle w:val="a9"/>
        <w:keepNext/>
        <w:spacing w:after="240" w:afterAutospacing="0" w:line="276" w:lineRule="auto"/>
        <w:ind w:firstLine="567"/>
        <w:jc w:val="left"/>
        <w:rPr>
          <w:rFonts w:ascii="Arial" w:hAnsi="Arial" w:cs="Arial"/>
          <w:b/>
          <w:sz w:val="22"/>
        </w:rPr>
      </w:pPr>
      <w:r w:rsidRPr="008305CC">
        <w:rPr>
          <w:rFonts w:ascii="Arial" w:hAnsi="Arial" w:cs="Arial"/>
          <w:i/>
        </w:rPr>
        <w:t>http://portal.polyus.com/ERP/ERPDocuments/00_Управление проектом/02_Реестры и списки/04_Глоссарий</w:t>
      </w:r>
    </w:p>
    <w:p w14:paraId="0DFC8E9A" w14:textId="77777777"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2430" w:author="Владимир Лаут" w:date="2021-03-25T08:51:00Z">
            <w:rPr>
              <w:rFonts w:eastAsia="Calibri"/>
            </w:rPr>
          </w:rPrChange>
        </w:rPr>
        <w:pPrChange w:id="2431" w:author="Владимир Лаут" w:date="2021-03-25T08:51:00Z">
          <w:pPr>
            <w:pStyle w:val="1"/>
          </w:pPr>
        </w:pPrChange>
      </w:pPr>
      <w:bookmarkStart w:id="2432" w:name="_Toc521083668"/>
      <w:bookmarkStart w:id="2433" w:name="_Toc521340809"/>
      <w:bookmarkStart w:id="2434" w:name="_Toc521439329"/>
      <w:bookmarkStart w:id="2435" w:name="_Toc67556267"/>
      <w:r w:rsidRPr="00DD2763">
        <w:rPr>
          <w:rFonts w:eastAsiaTheme="majorEastAsia" w:cstheme="majorBidi"/>
          <w:bCs w:val="0"/>
          <w:iCs w:val="0"/>
          <w:szCs w:val="26"/>
          <w:rPrChange w:id="2436" w:author="Владимир Лаут" w:date="2021-03-25T08:51:00Z">
            <w:rPr>
              <w:rFonts w:eastAsia="Calibri"/>
              <w:iCs/>
            </w:rPr>
          </w:rPrChange>
        </w:rPr>
        <w:t>Основные данные процессной области</w:t>
      </w:r>
      <w:bookmarkEnd w:id="2432"/>
      <w:bookmarkEnd w:id="2433"/>
      <w:bookmarkEnd w:id="2434"/>
      <w:bookmarkEnd w:id="2435"/>
    </w:p>
    <w:p w14:paraId="2CF751BC" w14:textId="77777777" w:rsidR="00D153F5" w:rsidRPr="00A62158" w:rsidRDefault="00D153F5" w:rsidP="00E16A62">
      <w:pPr>
        <w:pStyle w:val="a9"/>
        <w:keepNext/>
        <w:spacing w:after="240" w:afterAutospacing="0" w:line="276" w:lineRule="auto"/>
        <w:ind w:right="283"/>
        <w:jc w:val="right"/>
        <w:rPr>
          <w:rFonts w:ascii="Arial" w:hAnsi="Arial" w:cs="Arial"/>
          <w:b/>
          <w:sz w:val="22"/>
        </w:rPr>
      </w:pPr>
      <w:r w:rsidRPr="00A62158">
        <w:rPr>
          <w:rFonts w:ascii="Arial" w:hAnsi="Arial" w:cs="Arial"/>
          <w:b/>
          <w:sz w:val="22"/>
        </w:rPr>
        <w:t xml:space="preserve">Таблица </w:t>
      </w:r>
      <w:r>
        <w:rPr>
          <w:rFonts w:ascii="Arial" w:hAnsi="Arial" w:cs="Arial"/>
          <w:b/>
          <w:sz w:val="22"/>
        </w:rPr>
        <w:t>6</w:t>
      </w:r>
      <w:r w:rsidRPr="00A62158">
        <w:rPr>
          <w:rFonts w:ascii="Arial" w:hAnsi="Arial" w:cs="Arial"/>
          <w:b/>
          <w:sz w:val="22"/>
        </w:rPr>
        <w:t>. Данные процессной области</w:t>
      </w:r>
    </w:p>
    <w:tbl>
      <w:tblPr>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173"/>
        <w:gridCol w:w="5608"/>
        <w:tblGridChange w:id="2437">
          <w:tblGrid>
            <w:gridCol w:w="4173"/>
            <w:gridCol w:w="5608"/>
          </w:tblGrid>
        </w:tblGridChange>
      </w:tblGrid>
      <w:tr w:rsidR="006613B5" w:rsidRPr="000E3C42" w14:paraId="565ACA4E" w14:textId="77777777" w:rsidTr="00BE1CB7">
        <w:trPr>
          <w:cantSplit/>
          <w:trHeight w:val="397"/>
          <w:tblHeader/>
          <w:jc w:val="center"/>
        </w:trPr>
        <w:tc>
          <w:tcPr>
            <w:tcW w:w="2133" w:type="pct"/>
            <w:shd w:val="clear" w:color="auto" w:fill="FFC000"/>
            <w:vAlign w:val="center"/>
          </w:tcPr>
          <w:p w14:paraId="27075E15" w14:textId="77777777" w:rsidR="006613B5" w:rsidRPr="000E3C42" w:rsidRDefault="006613B5" w:rsidP="006613B5">
            <w:pPr>
              <w:jc w:val="center"/>
              <w:rPr>
                <w:rFonts w:ascii="Arial" w:hAnsi="Arial" w:cs="Arial"/>
                <w:b/>
                <w:sz w:val="20"/>
                <w:szCs w:val="20"/>
              </w:rPr>
            </w:pPr>
            <w:r w:rsidRPr="000E3C42">
              <w:rPr>
                <w:rFonts w:ascii="Arial" w:hAnsi="Arial" w:cs="Arial"/>
                <w:b/>
                <w:sz w:val="20"/>
                <w:szCs w:val="20"/>
              </w:rPr>
              <w:t>Код объекта данных из общего реестра объектов</w:t>
            </w:r>
          </w:p>
        </w:tc>
        <w:tc>
          <w:tcPr>
            <w:tcW w:w="2867" w:type="pct"/>
            <w:shd w:val="clear" w:color="auto" w:fill="FFC000"/>
            <w:vAlign w:val="center"/>
          </w:tcPr>
          <w:p w14:paraId="60B11BBA" w14:textId="77777777" w:rsidR="006613B5" w:rsidRPr="000E3C42" w:rsidRDefault="006613B5" w:rsidP="00D153F5">
            <w:pPr>
              <w:jc w:val="center"/>
              <w:rPr>
                <w:rFonts w:ascii="Arial" w:hAnsi="Arial" w:cs="Arial"/>
                <w:b/>
                <w:sz w:val="20"/>
                <w:szCs w:val="20"/>
              </w:rPr>
            </w:pPr>
            <w:r w:rsidRPr="000E3C42">
              <w:rPr>
                <w:rFonts w:ascii="Arial" w:hAnsi="Arial" w:cs="Arial"/>
                <w:b/>
                <w:sz w:val="20"/>
                <w:szCs w:val="20"/>
              </w:rPr>
              <w:t>Объект основных данных</w:t>
            </w:r>
          </w:p>
        </w:tc>
      </w:tr>
      <w:tr w:rsidR="006613B5" w:rsidRPr="000E3C42" w14:paraId="22627CC2" w14:textId="77777777" w:rsidTr="00BE1CB7">
        <w:trPr>
          <w:cantSplit/>
          <w:jc w:val="center"/>
        </w:trPr>
        <w:tc>
          <w:tcPr>
            <w:tcW w:w="2133" w:type="pct"/>
            <w:tcBorders>
              <w:top w:val="single" w:sz="12" w:space="0" w:color="auto"/>
              <w:left w:val="single" w:sz="12" w:space="0" w:color="auto"/>
              <w:bottom w:val="single" w:sz="6" w:space="0" w:color="auto"/>
              <w:right w:val="single" w:sz="6" w:space="0" w:color="auto"/>
            </w:tcBorders>
            <w:shd w:val="clear" w:color="auto" w:fill="auto"/>
          </w:tcPr>
          <w:p w14:paraId="740FFC95" w14:textId="6DD0909F" w:rsidR="006613B5" w:rsidRPr="00041CFE" w:rsidRDefault="006613B5" w:rsidP="00D153F5">
            <w:pPr>
              <w:rPr>
                <w:rFonts w:ascii="Arial" w:hAnsi="Arial" w:cs="Arial"/>
                <w:sz w:val="20"/>
                <w:szCs w:val="20"/>
              </w:rPr>
            </w:pPr>
            <w:r w:rsidRPr="0040585C">
              <w:rPr>
                <w:rFonts w:ascii="Arial" w:hAnsi="Arial" w:cs="Arial"/>
                <w:sz w:val="20"/>
                <w:szCs w:val="20"/>
                <w:lang w:val="en-US"/>
              </w:rPr>
              <w:t>PM_1</w:t>
            </w:r>
          </w:p>
        </w:tc>
        <w:tc>
          <w:tcPr>
            <w:tcW w:w="2867" w:type="pct"/>
            <w:tcBorders>
              <w:top w:val="single" w:sz="12" w:space="0" w:color="auto"/>
              <w:left w:val="single" w:sz="6" w:space="0" w:color="auto"/>
              <w:bottom w:val="single" w:sz="6" w:space="0" w:color="auto"/>
              <w:right w:val="single" w:sz="6" w:space="0" w:color="auto"/>
            </w:tcBorders>
            <w:shd w:val="clear" w:color="auto" w:fill="auto"/>
          </w:tcPr>
          <w:p w14:paraId="2459CFB3" w14:textId="77777777" w:rsidR="006613B5" w:rsidRPr="00696F74" w:rsidRDefault="006613B5" w:rsidP="00D153F5">
            <w:pPr>
              <w:rPr>
                <w:rFonts w:ascii="Arial" w:hAnsi="Arial" w:cs="Arial"/>
                <w:sz w:val="20"/>
                <w:szCs w:val="20"/>
                <w:lang w:eastAsia="ru-RU"/>
              </w:rPr>
            </w:pPr>
            <w:r w:rsidRPr="00696F74">
              <w:rPr>
                <w:rFonts w:ascii="Arial" w:hAnsi="Arial" w:cs="Arial"/>
                <w:sz w:val="20"/>
                <w:szCs w:val="20"/>
                <w:lang w:eastAsia="ru-RU"/>
              </w:rPr>
              <w:t>Вид объекта</w:t>
            </w:r>
          </w:p>
        </w:tc>
      </w:tr>
      <w:tr w:rsidR="006613B5" w:rsidRPr="000E3C42" w14:paraId="136FA12B"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758E223" w14:textId="0E803450"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PM_2</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67E83360"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Вид рабочего места</w:t>
            </w:r>
          </w:p>
        </w:tc>
      </w:tr>
      <w:tr w:rsidR="006613B5" w:rsidRPr="000E3C42" w14:paraId="303D99D0"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C869A9B" w14:textId="73C1B2BB"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12E5F7B1" w14:textId="77777777" w:rsidR="006613B5" w:rsidRPr="00696F74" w:rsidRDefault="006613B5" w:rsidP="00D153F5">
            <w:pPr>
              <w:rPr>
                <w:rFonts w:ascii="Arial" w:hAnsi="Arial" w:cs="Arial"/>
                <w:sz w:val="20"/>
                <w:szCs w:val="20"/>
                <w:lang w:eastAsia="ru-RU"/>
              </w:rPr>
            </w:pPr>
            <w:r w:rsidRPr="00041CFE">
              <w:rPr>
                <w:rFonts w:ascii="Arial" w:hAnsi="Arial" w:cs="Arial"/>
                <w:sz w:val="20"/>
                <w:szCs w:val="20"/>
                <w:lang w:eastAsia="ru-RU"/>
              </w:rPr>
              <w:t>Вид сооб</w:t>
            </w:r>
            <w:r w:rsidRPr="00696F74">
              <w:rPr>
                <w:rFonts w:ascii="Arial" w:hAnsi="Arial" w:cs="Arial"/>
                <w:sz w:val="20"/>
                <w:szCs w:val="20"/>
                <w:lang w:eastAsia="ru-RU"/>
              </w:rPr>
              <w:t>щений ТОРО</w:t>
            </w:r>
          </w:p>
        </w:tc>
      </w:tr>
      <w:tr w:rsidR="006613B5" w:rsidRPr="000E3C42" w14:paraId="6990A9A1"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74E3215B" w14:textId="786EBA4D"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PM_6</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48838FAA"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Вспомогательное производственное средство (ВПС)</w:t>
            </w:r>
          </w:p>
        </w:tc>
      </w:tr>
      <w:tr w:rsidR="006613B5" w:rsidRPr="000E3C42" w14:paraId="06105E2E"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6DC88517" w14:textId="29A7F419"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PM_9</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40A6AA02" w14:textId="641A8401" w:rsidR="006613B5" w:rsidRPr="00696F74" w:rsidRDefault="0037757C" w:rsidP="00D153F5">
            <w:pPr>
              <w:rPr>
                <w:rFonts w:ascii="Arial" w:hAnsi="Arial" w:cs="Arial"/>
                <w:sz w:val="20"/>
                <w:szCs w:val="20"/>
                <w:lang w:eastAsia="ru-RU"/>
              </w:rPr>
            </w:pPr>
            <w:r w:rsidRPr="00041CFE">
              <w:rPr>
                <w:rFonts w:ascii="Arial" w:hAnsi="Arial" w:cs="Arial"/>
                <w:sz w:val="20"/>
                <w:szCs w:val="20"/>
                <w:lang w:eastAsia="ru-RU"/>
              </w:rPr>
              <w:t xml:space="preserve">Группа </w:t>
            </w:r>
            <w:proofErr w:type="spellStart"/>
            <w:r w:rsidRPr="00041CFE">
              <w:rPr>
                <w:rFonts w:ascii="Arial" w:hAnsi="Arial" w:cs="Arial"/>
                <w:sz w:val="20"/>
                <w:szCs w:val="20"/>
                <w:lang w:eastAsia="ru-RU"/>
              </w:rPr>
              <w:t>Техкарт</w:t>
            </w:r>
            <w:proofErr w:type="spellEnd"/>
            <w:r w:rsidRPr="00041CFE">
              <w:rPr>
                <w:rFonts w:ascii="Arial" w:hAnsi="Arial" w:cs="Arial"/>
                <w:sz w:val="20"/>
                <w:szCs w:val="20"/>
                <w:lang w:eastAsia="ru-RU"/>
              </w:rPr>
              <w:t xml:space="preserve"> ТОРО</w:t>
            </w:r>
          </w:p>
        </w:tc>
      </w:tr>
      <w:tr w:rsidR="006613B5" w:rsidRPr="000E3C42" w14:paraId="374E6245"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65B51A5" w14:textId="33460493"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PM_12</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6857EA99" w14:textId="4A3EFC7B"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Единицы оборудования</w:t>
            </w:r>
          </w:p>
        </w:tc>
      </w:tr>
      <w:tr w:rsidR="006613B5" w:rsidRPr="000E3C42" w14:paraId="2673E25B"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CF9C408" w14:textId="2254CEC0"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PM_15</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4E23F05"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Индикатор структуры ТМ</w:t>
            </w:r>
          </w:p>
        </w:tc>
      </w:tr>
      <w:tr w:rsidR="003E1E85" w:rsidRPr="000E3C42" w14:paraId="12E44759"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38"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39"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40"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46BF82AB" w14:textId="77777777"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PM_17</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41"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3C04AA25" w14:textId="51707D48" w:rsidR="003E1E85" w:rsidRPr="00041CFE" w:rsidRDefault="003E1E85" w:rsidP="003E1E85">
            <w:pPr>
              <w:rPr>
                <w:rFonts w:ascii="Arial" w:hAnsi="Arial" w:cs="Arial"/>
                <w:sz w:val="20"/>
                <w:szCs w:val="20"/>
                <w:lang w:val="en-US" w:eastAsia="ru-RU"/>
              </w:rPr>
            </w:pPr>
            <w:ins w:id="2442" w:author="Владимир Лаут" w:date="2021-03-04T17:55:00Z">
              <w:r>
                <w:rPr>
                  <w:rFonts w:ascii="Arial" w:hAnsi="Arial" w:cs="Arial"/>
                  <w:sz w:val="20"/>
                  <w:szCs w:val="20"/>
                </w:rPr>
                <w:t>Каталог Части объектов</w:t>
              </w:r>
            </w:ins>
            <w:del w:id="2443" w:author="Владимир Лаут" w:date="2021-03-04T00:00:00Z">
              <w:r w:rsidRPr="00041CFE" w:rsidDel="00B37655">
                <w:rPr>
                  <w:rFonts w:ascii="Arial" w:hAnsi="Arial" w:cs="Arial"/>
                  <w:sz w:val="20"/>
                  <w:szCs w:val="20"/>
                  <w:lang w:val="en-US" w:eastAsia="ru-RU"/>
                </w:rPr>
                <w:delText>Каталог дефектов</w:delText>
              </w:r>
            </w:del>
          </w:p>
        </w:tc>
      </w:tr>
      <w:tr w:rsidR="003E1E85" w:rsidRPr="000E3C42" w14:paraId="65B02708"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44"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45"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46"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5A91E4D7" w14:textId="676E6BB6"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PM_18</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bottom"/>
            <w:tcPrChange w:id="2447"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2A04FF32" w14:textId="36319D53" w:rsidR="003E1E85" w:rsidRPr="00041CFE" w:rsidRDefault="003E1E85" w:rsidP="003E1E85">
            <w:pPr>
              <w:rPr>
                <w:rFonts w:ascii="Arial" w:hAnsi="Arial" w:cs="Arial"/>
                <w:sz w:val="20"/>
                <w:szCs w:val="20"/>
                <w:lang w:eastAsia="ru-RU"/>
              </w:rPr>
            </w:pPr>
            <w:ins w:id="2448" w:author="Владимир Лаут" w:date="2021-03-04T17:55:00Z">
              <w:r>
                <w:rPr>
                  <w:rFonts w:ascii="Arial" w:hAnsi="Arial" w:cs="Arial"/>
                  <w:sz w:val="20"/>
                  <w:szCs w:val="20"/>
                </w:rPr>
                <w:t>Каталог кодов ТОРО</w:t>
              </w:r>
            </w:ins>
            <w:del w:id="2449" w:author="Владимир Лаут" w:date="2021-03-04T17:55:00Z">
              <w:r w:rsidRPr="00041CFE" w:rsidDel="00ED0264">
                <w:rPr>
                  <w:rFonts w:ascii="Arial" w:hAnsi="Arial" w:cs="Arial"/>
                  <w:sz w:val="20"/>
                  <w:szCs w:val="20"/>
                  <w:lang w:eastAsia="ru-RU"/>
                </w:rPr>
                <w:delText>Каталог кодов ТОРО</w:delText>
              </w:r>
            </w:del>
          </w:p>
        </w:tc>
      </w:tr>
      <w:tr w:rsidR="003E1E85" w:rsidRPr="000E3C42" w14:paraId="162D10EF"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50"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51"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52"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31D65DA9" w14:textId="7D7FE9A1"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PM_19</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53"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07D3EAA0" w14:textId="06299F89" w:rsidR="003E1E85" w:rsidRPr="00041CFE" w:rsidRDefault="003E1E85" w:rsidP="003E1E85">
            <w:pPr>
              <w:rPr>
                <w:rFonts w:ascii="Arial" w:hAnsi="Arial" w:cs="Arial"/>
                <w:sz w:val="20"/>
                <w:szCs w:val="20"/>
                <w:lang w:eastAsia="ru-RU"/>
              </w:rPr>
            </w:pPr>
            <w:ins w:id="2454" w:author="Владимир Лаут" w:date="2021-03-04T17:55:00Z">
              <w:r>
                <w:rPr>
                  <w:rFonts w:ascii="Arial" w:hAnsi="Arial" w:cs="Arial"/>
                  <w:sz w:val="20"/>
                  <w:szCs w:val="20"/>
                </w:rPr>
                <w:t>Каталог Обзор повреждений</w:t>
              </w:r>
            </w:ins>
            <w:del w:id="2455" w:author="Владимир Лаут" w:date="2021-03-04T17:54:00Z">
              <w:r w:rsidRPr="00041CFE" w:rsidDel="003E1E85">
                <w:rPr>
                  <w:rFonts w:ascii="Arial" w:hAnsi="Arial" w:cs="Arial"/>
                  <w:sz w:val="20"/>
                  <w:szCs w:val="20"/>
                  <w:lang w:eastAsia="ru-RU"/>
                </w:rPr>
                <w:delText>Каталог проблем</w:delText>
              </w:r>
            </w:del>
          </w:p>
        </w:tc>
      </w:tr>
      <w:tr w:rsidR="003E1E85" w:rsidRPr="000E3C42" w14:paraId="5F327C2A"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56"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57"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58"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59EF5B58" w14:textId="48AED64B"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PM_20</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59"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4E90137D" w14:textId="151E5E08" w:rsidR="003E1E85" w:rsidRPr="00041CFE" w:rsidRDefault="003E1E85" w:rsidP="003E1E85">
            <w:pPr>
              <w:rPr>
                <w:rFonts w:ascii="Arial" w:hAnsi="Arial" w:cs="Arial"/>
                <w:sz w:val="20"/>
                <w:szCs w:val="20"/>
                <w:lang w:eastAsia="ru-RU"/>
              </w:rPr>
            </w:pPr>
            <w:ins w:id="2460" w:author="Владимир Лаут" w:date="2021-03-04T17:55:00Z">
              <w:r>
                <w:rPr>
                  <w:rFonts w:ascii="Arial" w:hAnsi="Arial" w:cs="Arial"/>
                  <w:sz w:val="20"/>
                  <w:szCs w:val="20"/>
                </w:rPr>
                <w:t>Каталог Решения об использовании</w:t>
              </w:r>
            </w:ins>
            <w:del w:id="2461" w:author="Владимир Лаут" w:date="2021-03-04T17:55:00Z">
              <w:r w:rsidRPr="00041CFE" w:rsidDel="00ED0264">
                <w:rPr>
                  <w:rFonts w:ascii="Arial" w:hAnsi="Arial" w:cs="Arial"/>
                  <w:sz w:val="20"/>
                  <w:szCs w:val="20"/>
                  <w:lang w:eastAsia="ru-RU"/>
                </w:rPr>
                <w:delText>Каталог решений</w:delText>
              </w:r>
            </w:del>
          </w:p>
        </w:tc>
      </w:tr>
      <w:tr w:rsidR="003E1E85" w:rsidRPr="000E3C42" w14:paraId="20D7597F"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62"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63"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64"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2ED23140" w14:textId="06B6EA61"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PM_21</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65"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50B81D7F" w14:textId="1FAC91E1" w:rsidR="003E1E85" w:rsidRPr="00696F74" w:rsidRDefault="003E1E85" w:rsidP="003E1E85">
            <w:pPr>
              <w:rPr>
                <w:rFonts w:ascii="Arial" w:hAnsi="Arial" w:cs="Arial"/>
                <w:sz w:val="20"/>
                <w:szCs w:val="20"/>
                <w:lang w:eastAsia="ru-RU"/>
              </w:rPr>
            </w:pPr>
            <w:ins w:id="2466" w:author="Владимир Лаут" w:date="2021-03-04T17:55:00Z">
              <w:r>
                <w:rPr>
                  <w:rFonts w:ascii="Arial" w:hAnsi="Arial" w:cs="Arial"/>
                  <w:sz w:val="20"/>
                  <w:szCs w:val="20"/>
                </w:rPr>
                <w:t>Каталог состояний</w:t>
              </w:r>
            </w:ins>
            <w:del w:id="2467" w:author="Владимир Лаут" w:date="2021-03-04T17:55:00Z">
              <w:r w:rsidRPr="00041CFE" w:rsidDel="00ED0264">
                <w:rPr>
                  <w:rFonts w:ascii="Arial" w:hAnsi="Arial" w:cs="Arial"/>
                  <w:sz w:val="20"/>
                  <w:szCs w:val="20"/>
                  <w:lang w:eastAsia="ru-RU"/>
                </w:rPr>
                <w:delText>Ката</w:delText>
              </w:r>
              <w:r w:rsidRPr="00696F74" w:rsidDel="00ED0264">
                <w:rPr>
                  <w:rFonts w:ascii="Arial" w:hAnsi="Arial" w:cs="Arial"/>
                  <w:sz w:val="20"/>
                  <w:szCs w:val="20"/>
                  <w:lang w:eastAsia="ru-RU"/>
                </w:rPr>
                <w:delText>лог состояний</w:delText>
              </w:r>
            </w:del>
          </w:p>
        </w:tc>
      </w:tr>
      <w:tr w:rsidR="003E1E85" w:rsidRPr="000E3C42" w14:paraId="31F450C5"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68"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69"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70"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009121DA" w14:textId="55CC1B2C"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PM_22</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71"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5ACC4AF6" w14:textId="57F672C2" w:rsidR="003E1E85" w:rsidRPr="00041CFE" w:rsidRDefault="003E1E85" w:rsidP="003E1E85">
            <w:pPr>
              <w:rPr>
                <w:rFonts w:ascii="Arial" w:hAnsi="Arial" w:cs="Arial"/>
                <w:sz w:val="20"/>
                <w:szCs w:val="20"/>
                <w:lang w:eastAsia="ru-RU"/>
              </w:rPr>
            </w:pPr>
            <w:ins w:id="2472" w:author="Владимир Лаут" w:date="2021-03-04T17:55:00Z">
              <w:r>
                <w:rPr>
                  <w:rFonts w:ascii="Arial" w:hAnsi="Arial" w:cs="Arial"/>
                  <w:sz w:val="20"/>
                  <w:szCs w:val="20"/>
                </w:rPr>
                <w:t>Каталог ТОРО Виды дефектов</w:t>
              </w:r>
            </w:ins>
            <w:del w:id="2473" w:author="Владимир Лаут" w:date="2021-03-04T17:55:00Z">
              <w:r w:rsidRPr="00041CFE" w:rsidDel="00ED0264">
                <w:rPr>
                  <w:rFonts w:ascii="Arial" w:hAnsi="Arial" w:cs="Arial"/>
                  <w:sz w:val="20"/>
                  <w:szCs w:val="20"/>
                  <w:lang w:eastAsia="ru-RU"/>
                </w:rPr>
                <w:delText>Каталог ТОРО Виды отказов</w:delText>
              </w:r>
            </w:del>
          </w:p>
        </w:tc>
      </w:tr>
      <w:tr w:rsidR="003E1E85" w:rsidRPr="000E3C42" w14:paraId="03AD110F"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74"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75"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76"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04CB54F6" w14:textId="6599C10C"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PM_23</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77"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0787081C" w14:textId="4352CF9B" w:rsidR="003E1E85" w:rsidRPr="00041CFE" w:rsidRDefault="003E1E85" w:rsidP="003E1E85">
            <w:pPr>
              <w:jc w:val="left"/>
              <w:rPr>
                <w:rFonts w:ascii="Arial" w:hAnsi="Arial" w:cs="Arial"/>
                <w:sz w:val="20"/>
                <w:szCs w:val="20"/>
                <w:lang w:eastAsia="ru-RU"/>
              </w:rPr>
            </w:pPr>
            <w:ins w:id="2478" w:author="Владимир Лаут" w:date="2021-03-04T17:55:00Z">
              <w:r>
                <w:rPr>
                  <w:rFonts w:ascii="Arial" w:hAnsi="Arial" w:cs="Arial"/>
                  <w:sz w:val="20"/>
                  <w:szCs w:val="20"/>
                </w:rPr>
                <w:t>Каталог ТОРО Мероприятия</w:t>
              </w:r>
            </w:ins>
            <w:del w:id="2479" w:author="Владимир Лаут" w:date="2021-03-04T17:55:00Z">
              <w:r w:rsidRPr="00041CFE" w:rsidDel="00ED0264">
                <w:rPr>
                  <w:rFonts w:ascii="Arial" w:hAnsi="Arial" w:cs="Arial"/>
                  <w:sz w:val="20"/>
                  <w:szCs w:val="20"/>
                  <w:lang w:eastAsia="ru-RU"/>
                </w:rPr>
                <w:delText>Каталог ТОРО Мероприятия по устранению отказов</w:delText>
              </w:r>
            </w:del>
          </w:p>
        </w:tc>
      </w:tr>
      <w:tr w:rsidR="003E1E85" w:rsidRPr="000E3C42" w14:paraId="6163F714" w14:textId="77777777" w:rsidTr="004B0B9F">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480" w:author="Владимир Лаут" w:date="2021-03-04T17:55:00Z">
            <w:tblPrEx>
              <w:tblW w:w="480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481" w:author="Владимир Лаут" w:date="2021-03-04T17:55:00Z">
            <w:trPr>
              <w:cantSplit/>
              <w:jc w:val="center"/>
            </w:trPr>
          </w:trPrChange>
        </w:trPr>
        <w:tc>
          <w:tcPr>
            <w:tcW w:w="2133" w:type="pct"/>
            <w:tcBorders>
              <w:top w:val="single" w:sz="6" w:space="0" w:color="auto"/>
              <w:left w:val="single" w:sz="12" w:space="0" w:color="auto"/>
              <w:bottom w:val="single" w:sz="6" w:space="0" w:color="auto"/>
              <w:right w:val="single" w:sz="6" w:space="0" w:color="auto"/>
            </w:tcBorders>
            <w:shd w:val="clear" w:color="auto" w:fill="auto"/>
            <w:tcPrChange w:id="2482" w:author="Владимир Лаут" w:date="2021-03-04T17:55:00Z">
              <w:tcPr>
                <w:tcW w:w="2133" w:type="pct"/>
                <w:tcBorders>
                  <w:top w:val="single" w:sz="6" w:space="0" w:color="auto"/>
                  <w:left w:val="single" w:sz="12" w:space="0" w:color="auto"/>
                  <w:bottom w:val="single" w:sz="6" w:space="0" w:color="auto"/>
                  <w:right w:val="single" w:sz="6" w:space="0" w:color="auto"/>
                </w:tcBorders>
                <w:shd w:val="clear" w:color="auto" w:fill="auto"/>
              </w:tcPr>
            </w:tcPrChange>
          </w:tcPr>
          <w:p w14:paraId="2174215A" w14:textId="669BF20A" w:rsidR="003E1E85" w:rsidRPr="0040585C" w:rsidRDefault="003E1E85" w:rsidP="003E1E85">
            <w:pPr>
              <w:rPr>
                <w:rFonts w:ascii="Arial" w:hAnsi="Arial" w:cs="Arial"/>
                <w:sz w:val="20"/>
                <w:szCs w:val="20"/>
                <w:lang w:val="en-US"/>
              </w:rPr>
            </w:pPr>
            <w:r w:rsidRPr="0040585C">
              <w:rPr>
                <w:rFonts w:ascii="Arial" w:hAnsi="Arial" w:cs="Arial"/>
                <w:sz w:val="20"/>
                <w:szCs w:val="20"/>
                <w:lang w:val="en-US"/>
              </w:rPr>
              <w:t>PM_24</w:t>
            </w:r>
          </w:p>
        </w:tc>
        <w:tc>
          <w:tcPr>
            <w:tcW w:w="2867" w:type="pct"/>
            <w:tcBorders>
              <w:top w:val="single" w:sz="6" w:space="0" w:color="auto"/>
              <w:left w:val="single" w:sz="6" w:space="0" w:color="auto"/>
              <w:bottom w:val="single" w:sz="6" w:space="0" w:color="auto"/>
              <w:right w:val="single" w:sz="6" w:space="0" w:color="auto"/>
            </w:tcBorders>
            <w:shd w:val="clear" w:color="auto" w:fill="auto"/>
            <w:vAlign w:val="center"/>
            <w:tcPrChange w:id="2483" w:author="Владимир Лаут" w:date="2021-03-04T17:55:00Z">
              <w:tcPr>
                <w:tcW w:w="2867" w:type="pct"/>
                <w:tcBorders>
                  <w:top w:val="single" w:sz="6" w:space="0" w:color="auto"/>
                  <w:left w:val="single" w:sz="6" w:space="0" w:color="auto"/>
                  <w:bottom w:val="single" w:sz="6" w:space="0" w:color="auto"/>
                  <w:right w:val="single" w:sz="6" w:space="0" w:color="auto"/>
                </w:tcBorders>
                <w:shd w:val="clear" w:color="auto" w:fill="auto"/>
              </w:tcPr>
            </w:tcPrChange>
          </w:tcPr>
          <w:p w14:paraId="7F30364F" w14:textId="427EA8A8" w:rsidR="003E1E85" w:rsidRPr="00041CFE" w:rsidRDefault="003E1E85" w:rsidP="003E1E85">
            <w:pPr>
              <w:rPr>
                <w:rFonts w:ascii="Arial" w:hAnsi="Arial" w:cs="Arial"/>
                <w:sz w:val="20"/>
                <w:szCs w:val="20"/>
                <w:lang w:eastAsia="ru-RU"/>
              </w:rPr>
            </w:pPr>
            <w:ins w:id="2484" w:author="Владимир Лаут" w:date="2021-03-04T17:55:00Z">
              <w:r>
                <w:rPr>
                  <w:rFonts w:ascii="Arial" w:hAnsi="Arial" w:cs="Arial"/>
                  <w:sz w:val="20"/>
                  <w:szCs w:val="20"/>
                </w:rPr>
                <w:t>Каталог Результаты дефектов</w:t>
              </w:r>
            </w:ins>
            <w:del w:id="2485" w:author="Владимир Лаут" w:date="2021-03-04T17:55:00Z">
              <w:r w:rsidRPr="00041CFE" w:rsidDel="00ED0264">
                <w:rPr>
                  <w:rFonts w:ascii="Arial" w:hAnsi="Arial" w:cs="Arial"/>
                  <w:sz w:val="20"/>
                  <w:szCs w:val="20"/>
                  <w:lang w:eastAsia="ru-RU"/>
                </w:rPr>
                <w:delText>Каталог ТОРО Последствия отказов</w:delText>
              </w:r>
            </w:del>
          </w:p>
        </w:tc>
      </w:tr>
      <w:tr w:rsidR="006613B5" w:rsidRPr="000E3C42" w14:paraId="6F471496"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530AB645" w14:textId="531EAE2D"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PM_25</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CFF6682"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Каталог ТОРО Причины отказов</w:t>
            </w:r>
          </w:p>
        </w:tc>
      </w:tr>
      <w:tr w:rsidR="006613B5" w:rsidRPr="000E3C42" w14:paraId="621A9847"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0D455DE7" w14:textId="52FB769A"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PM_26</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39302CD4" w14:textId="7A78710C" w:rsidR="006613B5" w:rsidRPr="00696F74" w:rsidRDefault="006613B5" w:rsidP="00D153F5">
            <w:pPr>
              <w:rPr>
                <w:rFonts w:ascii="Arial" w:hAnsi="Arial" w:cs="Arial"/>
                <w:sz w:val="20"/>
                <w:szCs w:val="20"/>
                <w:lang w:val="en-US" w:eastAsia="ru-RU"/>
              </w:rPr>
            </w:pPr>
            <w:r w:rsidRPr="00041CFE">
              <w:rPr>
                <w:rFonts w:ascii="Arial" w:hAnsi="Arial" w:cs="Arial"/>
                <w:sz w:val="20"/>
                <w:szCs w:val="20"/>
                <w:lang w:eastAsia="ru-RU"/>
              </w:rPr>
              <w:t>Каталог ОТМ</w:t>
            </w:r>
          </w:p>
        </w:tc>
      </w:tr>
      <w:tr w:rsidR="006613B5" w:rsidRPr="000E3C42" w14:paraId="70351798"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14EDB601" w14:textId="77777777" w:rsidR="006613B5" w:rsidRPr="00041CFE" w:rsidRDefault="006613B5" w:rsidP="00D153F5">
            <w:pPr>
              <w:rPr>
                <w:rFonts w:ascii="Arial" w:hAnsi="Arial" w:cs="Arial"/>
                <w:sz w:val="20"/>
                <w:szCs w:val="20"/>
              </w:rPr>
            </w:pPr>
            <w:r w:rsidRPr="0040585C">
              <w:rPr>
                <w:rStyle w:val="ab"/>
                <w:rFonts w:ascii="Arial" w:hAnsi="Arial" w:cs="Arial"/>
                <w:color w:val="auto"/>
                <w:sz w:val="20"/>
                <w:szCs w:val="20"/>
                <w:u w:val="none"/>
                <w:lang w:val="en-US"/>
              </w:rPr>
              <w:t>CROSS_7</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7E6C1369" w14:textId="77777777" w:rsidR="006613B5" w:rsidRPr="008D07C8" w:rsidRDefault="006613B5" w:rsidP="00D153F5">
            <w:pPr>
              <w:rPr>
                <w:rFonts w:ascii="Arial" w:hAnsi="Arial" w:cs="Arial"/>
                <w:sz w:val="20"/>
                <w:szCs w:val="20"/>
                <w:lang w:val="en-US" w:eastAsia="ru-RU"/>
              </w:rPr>
            </w:pPr>
            <w:r w:rsidRPr="00696F74">
              <w:rPr>
                <w:rFonts w:ascii="Arial" w:hAnsi="Arial" w:cs="Arial"/>
                <w:sz w:val="20"/>
                <w:szCs w:val="20"/>
                <w:lang w:eastAsia="ru-RU"/>
              </w:rPr>
              <w:t>Класс</w:t>
            </w:r>
          </w:p>
        </w:tc>
      </w:tr>
      <w:tr w:rsidR="006613B5" w:rsidRPr="000E3C42" w14:paraId="2C12A79A"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FD71529" w14:textId="77777777" w:rsidR="006613B5" w:rsidRPr="0040585C" w:rsidRDefault="004C5BDB" w:rsidP="00D153F5">
            <w:pPr>
              <w:rPr>
                <w:rFonts w:ascii="Arial" w:hAnsi="Arial" w:cs="Arial"/>
                <w:sz w:val="20"/>
                <w:szCs w:val="20"/>
                <w:lang w:val="en-US"/>
              </w:rPr>
            </w:pPr>
            <w:r w:rsidRPr="00041CFE">
              <w:fldChar w:fldCharType="begin"/>
            </w:r>
            <w:r w:rsidRPr="008D07C8">
              <w:instrText xml:space="preserve"> HYPERLINK \l "_Объект_основных_данных_14" </w:instrText>
            </w:r>
            <w:r w:rsidRPr="00041CFE">
              <w:rPr>
                <w:rPrChange w:id="2486" w:author="Александр" w:date="2020-04-13T06:14:00Z">
                  <w:rPr>
                    <w:rStyle w:val="ab"/>
                    <w:rFonts w:ascii="Arial" w:hAnsi="Arial" w:cs="Arial"/>
                    <w:color w:val="auto"/>
                    <w:sz w:val="20"/>
                    <w:szCs w:val="20"/>
                    <w:u w:val="none"/>
                    <w:lang w:val="en-US"/>
                  </w:rPr>
                </w:rPrChange>
              </w:rPr>
              <w:fldChar w:fldCharType="separate"/>
            </w:r>
            <w:r w:rsidR="006613B5" w:rsidRPr="00041CFE">
              <w:rPr>
                <w:rStyle w:val="ab"/>
                <w:rFonts w:ascii="Arial" w:hAnsi="Arial" w:cs="Arial"/>
                <w:color w:val="auto"/>
                <w:sz w:val="20"/>
                <w:szCs w:val="20"/>
                <w:u w:val="none"/>
                <w:lang w:val="en-US"/>
              </w:rPr>
              <w:t>PM_28</w:t>
            </w:r>
            <w:r w:rsidRPr="00041CFE">
              <w:rPr>
                <w:rStyle w:val="ab"/>
                <w:rFonts w:ascii="Arial" w:hAnsi="Arial" w:cs="Arial"/>
                <w:color w:val="auto"/>
                <w:sz w:val="20"/>
                <w:szCs w:val="20"/>
                <w:u w:val="none"/>
                <w:lang w:val="en-US"/>
              </w:rPr>
              <w:fldChar w:fldCharType="end"/>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395391F3" w14:textId="77777777" w:rsidR="006613B5" w:rsidRPr="00696F74" w:rsidRDefault="006613B5" w:rsidP="00D153F5">
            <w:pPr>
              <w:rPr>
                <w:rFonts w:ascii="Arial" w:hAnsi="Arial" w:cs="Arial"/>
                <w:sz w:val="20"/>
                <w:szCs w:val="20"/>
                <w:lang w:val="en-US"/>
              </w:rPr>
            </w:pPr>
            <w:r w:rsidRPr="00041CFE">
              <w:rPr>
                <w:rFonts w:ascii="Arial" w:hAnsi="Arial" w:cs="Arial"/>
                <w:sz w:val="20"/>
                <w:szCs w:val="20"/>
                <w:lang w:eastAsia="ru-RU"/>
              </w:rPr>
              <w:t>Код ABC</w:t>
            </w:r>
          </w:p>
        </w:tc>
      </w:tr>
      <w:tr w:rsidR="006613B5" w:rsidRPr="000E3C42" w14:paraId="0C884530"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62B494F6" w14:textId="77777777" w:rsidR="006613B5" w:rsidRPr="00041CFE" w:rsidRDefault="006613B5" w:rsidP="00D153F5">
            <w:pPr>
              <w:rPr>
                <w:rFonts w:ascii="Arial" w:hAnsi="Arial" w:cs="Arial"/>
                <w:sz w:val="20"/>
                <w:szCs w:val="20"/>
                <w:lang w:val="en-US"/>
              </w:rPr>
            </w:pPr>
            <w:r w:rsidRPr="0040585C">
              <w:rPr>
                <w:rFonts w:ascii="Arial" w:hAnsi="Arial" w:cs="Arial"/>
                <w:sz w:val="20"/>
                <w:szCs w:val="20"/>
              </w:rPr>
              <w:t>CROSS_9</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44C38F49" w14:textId="77777777" w:rsidR="006613B5" w:rsidRPr="00696F74" w:rsidRDefault="006613B5" w:rsidP="00D153F5">
            <w:pPr>
              <w:rPr>
                <w:rFonts w:ascii="Arial" w:hAnsi="Arial" w:cs="Arial"/>
                <w:sz w:val="20"/>
                <w:szCs w:val="20"/>
                <w:lang w:eastAsia="ru-RU"/>
              </w:rPr>
            </w:pPr>
            <w:r w:rsidRPr="00696F74">
              <w:rPr>
                <w:rFonts w:ascii="Arial" w:hAnsi="Arial" w:cs="Arial"/>
                <w:sz w:val="20"/>
                <w:szCs w:val="20"/>
                <w:lang w:eastAsia="ru-RU"/>
              </w:rPr>
              <w:t>Монтажный узел ТОРО</w:t>
            </w:r>
          </w:p>
        </w:tc>
      </w:tr>
      <w:tr w:rsidR="006613B5" w:rsidRPr="000E3C42" w14:paraId="4F4749D1"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62D301FA" w14:textId="175A0193"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PM_30</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3FFAEDB"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Ответственный за рабочее место</w:t>
            </w:r>
          </w:p>
        </w:tc>
      </w:tr>
      <w:tr w:rsidR="006613B5" w:rsidRPr="000E3C42" w14:paraId="294CC329"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2941CBEE" w14:textId="2853C771"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PM_33</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C3940AD"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Планы предупредительных работ</w:t>
            </w:r>
          </w:p>
        </w:tc>
      </w:tr>
      <w:tr w:rsidR="006613B5" w:rsidRPr="000E3C42" w14:paraId="3343F0D3"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00E7BD03" w14:textId="5CFB6827"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PM_34</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54AC9A5"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Пользовательские статусы заказов ТОРО</w:t>
            </w:r>
          </w:p>
        </w:tc>
      </w:tr>
      <w:tr w:rsidR="006613B5" w:rsidRPr="000E3C42" w14:paraId="25D588A9"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507A9DA0" w14:textId="715B77C0"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PM_35</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0AFDEE33"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Пользовательские статусы сообщений ТОРО</w:t>
            </w:r>
          </w:p>
        </w:tc>
      </w:tr>
      <w:tr w:rsidR="006613B5" w:rsidRPr="000E3C42" w14:paraId="371DEFE5"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0BE89310" w14:textId="77777777" w:rsidR="006613B5" w:rsidRPr="00041CFE" w:rsidRDefault="006613B5" w:rsidP="00D153F5">
            <w:pPr>
              <w:rPr>
                <w:rFonts w:ascii="Arial" w:hAnsi="Arial" w:cs="Arial"/>
                <w:sz w:val="20"/>
                <w:szCs w:val="20"/>
                <w:lang w:val="en-US"/>
              </w:rPr>
            </w:pPr>
            <w:r w:rsidRPr="0040585C">
              <w:rPr>
                <w:rStyle w:val="ab"/>
                <w:rFonts w:ascii="Arial" w:hAnsi="Arial" w:cs="Arial"/>
                <w:color w:val="auto"/>
                <w:sz w:val="20"/>
                <w:szCs w:val="20"/>
                <w:u w:val="none"/>
                <w:lang w:val="en-US"/>
              </w:rPr>
              <w:t>CROSS 12</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745E9437" w14:textId="77777777" w:rsidR="006613B5" w:rsidRPr="00696F74" w:rsidRDefault="006613B5" w:rsidP="00D153F5">
            <w:pPr>
              <w:rPr>
                <w:rFonts w:ascii="Arial" w:hAnsi="Arial" w:cs="Arial"/>
                <w:sz w:val="20"/>
                <w:szCs w:val="20"/>
                <w:lang w:eastAsia="ru-RU"/>
              </w:rPr>
            </w:pPr>
            <w:r w:rsidRPr="00696F74">
              <w:rPr>
                <w:rFonts w:ascii="Arial" w:hAnsi="Arial" w:cs="Arial"/>
                <w:sz w:val="20"/>
                <w:szCs w:val="20"/>
                <w:lang w:eastAsia="ru-RU"/>
              </w:rPr>
              <w:t>Признаки</w:t>
            </w:r>
          </w:p>
        </w:tc>
      </w:tr>
      <w:tr w:rsidR="006613B5" w:rsidRPr="000E3C42" w14:paraId="5697A8C2"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1288E30F" w14:textId="7CEB6686"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PM_37</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287B7923"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Приоритет</w:t>
            </w:r>
          </w:p>
        </w:tc>
      </w:tr>
      <w:tr w:rsidR="006613B5" w:rsidRPr="000E3C42" w14:paraId="63864FBF"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13320E65" w14:textId="560A43EB"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PM_39</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025EEC19" w14:textId="77777777" w:rsidR="006613B5" w:rsidRPr="00696F74" w:rsidRDefault="006613B5" w:rsidP="00D153F5">
            <w:pPr>
              <w:rPr>
                <w:rFonts w:ascii="Arial" w:hAnsi="Arial" w:cs="Arial"/>
                <w:sz w:val="20"/>
                <w:szCs w:val="20"/>
                <w:lang w:eastAsia="ru-RU"/>
              </w:rPr>
            </w:pPr>
            <w:r w:rsidRPr="00041CFE">
              <w:rPr>
                <w:rFonts w:ascii="Arial" w:hAnsi="Arial" w:cs="Arial"/>
                <w:sz w:val="20"/>
                <w:szCs w:val="20"/>
                <w:lang w:eastAsia="ru-RU"/>
              </w:rPr>
              <w:t>Р</w:t>
            </w:r>
            <w:r w:rsidRPr="00696F74">
              <w:rPr>
                <w:rFonts w:ascii="Arial" w:hAnsi="Arial" w:cs="Arial"/>
                <w:sz w:val="20"/>
                <w:szCs w:val="20"/>
                <w:lang w:eastAsia="ru-RU"/>
              </w:rPr>
              <w:t>абочие места</w:t>
            </w:r>
          </w:p>
        </w:tc>
      </w:tr>
      <w:tr w:rsidR="006613B5" w:rsidRPr="000E3C42" w14:paraId="76C17689"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2AE373E" w14:textId="3C4634E9"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PM_40</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608A0BBB"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Разрешения на работы</w:t>
            </w:r>
          </w:p>
        </w:tc>
      </w:tr>
      <w:tr w:rsidR="006613B5" w:rsidRPr="000E3C42" w14:paraId="1F6FB384"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76ED6B4A" w14:textId="060EAEFB"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PM_41</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0D39EA1A" w14:textId="6715BB82"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Спецификации единиц оборудования</w:t>
            </w:r>
          </w:p>
        </w:tc>
      </w:tr>
      <w:tr w:rsidR="006613B5" w:rsidRPr="000E3C42" w14:paraId="09BB172D"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1B46837C" w14:textId="5F74C59D"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PM_42</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7B2EDCD2" w14:textId="4962124C"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Спецификации технических мест</w:t>
            </w:r>
          </w:p>
        </w:tc>
      </w:tr>
      <w:tr w:rsidR="006613B5" w:rsidRPr="000E3C42" w14:paraId="6FF86582"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6974C1A8" w14:textId="057C39BC"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PM_43</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3F363F98"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Справочник видов заказа ТОРО</w:t>
            </w:r>
          </w:p>
        </w:tc>
      </w:tr>
      <w:tr w:rsidR="006613B5" w:rsidRPr="000E3C42" w14:paraId="6CA7461A"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275B11FB" w14:textId="7FD1321C" w:rsidR="006613B5" w:rsidRPr="00041CFE" w:rsidRDefault="006613B5" w:rsidP="00D153F5">
            <w:pPr>
              <w:rPr>
                <w:rFonts w:ascii="Arial" w:hAnsi="Arial" w:cs="Arial"/>
                <w:sz w:val="20"/>
                <w:szCs w:val="20"/>
              </w:rPr>
            </w:pPr>
            <w:r w:rsidRPr="0040585C">
              <w:rPr>
                <w:rFonts w:ascii="Arial" w:hAnsi="Arial" w:cs="Arial"/>
                <w:sz w:val="20"/>
                <w:szCs w:val="20"/>
                <w:lang w:val="en-US"/>
              </w:rPr>
              <w:t>PM_44</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6BCD976F" w14:textId="77777777" w:rsidR="006613B5" w:rsidRPr="00696F74" w:rsidRDefault="006613B5" w:rsidP="00D153F5">
            <w:pPr>
              <w:rPr>
                <w:rFonts w:ascii="Arial" w:hAnsi="Arial" w:cs="Arial"/>
                <w:sz w:val="20"/>
                <w:szCs w:val="20"/>
                <w:lang w:eastAsia="ru-RU"/>
              </w:rPr>
            </w:pPr>
            <w:r w:rsidRPr="00696F74">
              <w:rPr>
                <w:rFonts w:ascii="Arial" w:hAnsi="Arial" w:cs="Arial"/>
                <w:sz w:val="20"/>
                <w:szCs w:val="20"/>
                <w:lang w:eastAsia="ru-RU"/>
              </w:rPr>
              <w:t>Справочник видов работ ТОРО</w:t>
            </w:r>
          </w:p>
        </w:tc>
      </w:tr>
      <w:tr w:rsidR="006613B5" w:rsidRPr="000E3C42" w14:paraId="4B3F888F"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758DE6C6" w14:textId="175B52EF"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PM_47</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FDB3124" w14:textId="7E7C797E" w:rsidR="006613B5" w:rsidRPr="008D07C8" w:rsidRDefault="008D07C8" w:rsidP="00D153F5">
            <w:pPr>
              <w:rPr>
                <w:rFonts w:ascii="Arial" w:hAnsi="Arial" w:cs="Arial"/>
                <w:sz w:val="20"/>
                <w:szCs w:val="20"/>
                <w:lang w:eastAsia="ru-RU"/>
              </w:rPr>
            </w:pPr>
            <w:ins w:id="2487" w:author="Александр" w:date="2020-04-13T06:13:00Z">
              <w:r w:rsidRPr="00041CFE">
                <w:rPr>
                  <w:rFonts w:ascii="Arial" w:eastAsiaTheme="minorHAnsi" w:hAnsi="Arial" w:cs="Arial"/>
                  <w:color w:val="000000"/>
                  <w:sz w:val="20"/>
                  <w:szCs w:val="20"/>
                </w:rPr>
                <w:t>Справочник причин отклонений</w:t>
              </w:r>
            </w:ins>
            <w:del w:id="2488" w:author="Александр" w:date="2020-04-13T06:13:00Z">
              <w:r w:rsidR="006613B5" w:rsidRPr="00696F74" w:rsidDel="008D07C8">
                <w:rPr>
                  <w:rFonts w:ascii="Arial" w:hAnsi="Arial" w:cs="Arial"/>
                  <w:sz w:val="20"/>
                  <w:szCs w:val="20"/>
                  <w:lang w:eastAsia="ru-RU"/>
                </w:rPr>
                <w:delText>Причина отклонения при подтвержд</w:delText>
              </w:r>
              <w:r w:rsidR="006613B5" w:rsidRPr="008D07C8" w:rsidDel="008D07C8">
                <w:rPr>
                  <w:rFonts w:ascii="Arial" w:hAnsi="Arial" w:cs="Arial"/>
                  <w:sz w:val="20"/>
                  <w:szCs w:val="20"/>
                  <w:lang w:eastAsia="ru-RU"/>
                </w:rPr>
                <w:delText>ениях</w:delText>
              </w:r>
            </w:del>
          </w:p>
        </w:tc>
      </w:tr>
      <w:tr w:rsidR="006613B5" w:rsidRPr="000E3C42" w14:paraId="10662659"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5F66BFF9" w14:textId="4582CECF"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PM_48</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03DF8E20" w14:textId="3F08DACD" w:rsidR="006613B5" w:rsidRPr="008D07C8" w:rsidRDefault="008D07C8" w:rsidP="00D153F5">
            <w:pPr>
              <w:rPr>
                <w:rFonts w:ascii="Arial" w:hAnsi="Arial" w:cs="Arial"/>
                <w:sz w:val="20"/>
                <w:szCs w:val="20"/>
                <w:lang w:eastAsia="ru-RU"/>
              </w:rPr>
            </w:pPr>
            <w:ins w:id="2489" w:author="Александр" w:date="2020-04-13T06:13:00Z">
              <w:r w:rsidRPr="00041CFE">
                <w:rPr>
                  <w:rFonts w:ascii="Arial" w:eastAsiaTheme="minorHAnsi" w:hAnsi="Arial" w:cs="Arial"/>
                  <w:color w:val="000000"/>
                  <w:sz w:val="20"/>
                  <w:szCs w:val="20"/>
                </w:rPr>
                <w:t>Пользовательские статусы</w:t>
              </w:r>
            </w:ins>
            <w:del w:id="2490" w:author="Александр" w:date="2020-04-13T06:13:00Z">
              <w:r w:rsidR="006613B5" w:rsidRPr="00696F74" w:rsidDel="008D07C8">
                <w:rPr>
                  <w:rFonts w:ascii="Arial" w:hAnsi="Arial" w:cs="Arial"/>
                  <w:sz w:val="20"/>
                  <w:szCs w:val="20"/>
                  <w:lang w:eastAsia="ru-RU"/>
                </w:rPr>
                <w:delText>Статусы оборудования</w:delText>
              </w:r>
            </w:del>
          </w:p>
        </w:tc>
      </w:tr>
      <w:tr w:rsidR="006613B5" w:rsidRPr="000E3C42" w14:paraId="71D5D670"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9D9D051" w14:textId="226AB0AB"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PM_49</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74197ECD"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Степень квалификации</w:t>
            </w:r>
          </w:p>
        </w:tc>
      </w:tr>
      <w:tr w:rsidR="006613B5" w:rsidRPr="000E3C42" w14:paraId="15690D73"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339086AB" w14:textId="63FE9CE4"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lastRenderedPageBreak/>
              <w:t>PM_50</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4A8B0AE3"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Стратегия Предупредительного ТОРО</w:t>
            </w:r>
          </w:p>
        </w:tc>
      </w:tr>
      <w:tr w:rsidR="006613B5" w:rsidRPr="000E3C42" w14:paraId="433F7349"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7A35A4BA" w14:textId="4E9B0A3F"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PM_51</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76FD7D5C"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Счетчик группы технологических карт</w:t>
            </w:r>
          </w:p>
        </w:tc>
      </w:tr>
      <w:tr w:rsidR="006613B5" w:rsidRPr="000E3C42" w14:paraId="033B74A7"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74369241" w14:textId="55D342B2"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PM_52</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6C95C68A"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Технические места</w:t>
            </w:r>
          </w:p>
        </w:tc>
      </w:tr>
      <w:tr w:rsidR="006613B5" w:rsidRPr="000E3C42" w14:paraId="42E16E82"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1AF6CAE4" w14:textId="63439F9A"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PM_53</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08D2445B"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Тип плана предупредительного ТОРО</w:t>
            </w:r>
          </w:p>
        </w:tc>
      </w:tr>
      <w:tr w:rsidR="006613B5" w:rsidRPr="000E3C42" w14:paraId="3623747B"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5D595481" w14:textId="1BA59BF3"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PM_54</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470BCC8D"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 xml:space="preserve">Тип </w:t>
            </w:r>
            <w:proofErr w:type="spellStart"/>
            <w:r w:rsidRPr="00041CFE">
              <w:rPr>
                <w:rFonts w:ascii="Arial" w:hAnsi="Arial" w:cs="Arial"/>
                <w:sz w:val="20"/>
                <w:szCs w:val="20"/>
                <w:lang w:eastAsia="ru-RU"/>
              </w:rPr>
              <w:t>ТехМеста</w:t>
            </w:r>
            <w:proofErr w:type="spellEnd"/>
          </w:p>
        </w:tc>
      </w:tr>
      <w:tr w:rsidR="006613B5" w:rsidRPr="000E3C42" w14:paraId="43A4B11D"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09386F13" w14:textId="73FB9E71"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PM_55</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509DDF4" w14:textId="1B8DD0EA" w:rsidR="006613B5" w:rsidRPr="00696F74" w:rsidRDefault="0037757C" w:rsidP="00D153F5">
            <w:pPr>
              <w:rPr>
                <w:rFonts w:ascii="Arial" w:hAnsi="Arial" w:cs="Arial"/>
                <w:sz w:val="20"/>
                <w:szCs w:val="20"/>
                <w:lang w:eastAsia="ru-RU"/>
              </w:rPr>
            </w:pPr>
            <w:r w:rsidRPr="00041CFE">
              <w:rPr>
                <w:rFonts w:ascii="Arial" w:hAnsi="Arial" w:cs="Arial"/>
                <w:sz w:val="20"/>
                <w:szCs w:val="20"/>
                <w:lang w:eastAsia="ru-RU"/>
              </w:rPr>
              <w:t xml:space="preserve">Тип </w:t>
            </w:r>
            <w:proofErr w:type="spellStart"/>
            <w:r w:rsidRPr="00041CFE">
              <w:rPr>
                <w:rFonts w:ascii="Arial" w:hAnsi="Arial" w:cs="Arial"/>
                <w:sz w:val="20"/>
                <w:szCs w:val="20"/>
                <w:lang w:eastAsia="ru-RU"/>
              </w:rPr>
              <w:t>Техкарты</w:t>
            </w:r>
            <w:proofErr w:type="spellEnd"/>
            <w:r w:rsidRPr="00041CFE">
              <w:rPr>
                <w:rFonts w:ascii="Arial" w:hAnsi="Arial" w:cs="Arial"/>
                <w:sz w:val="20"/>
                <w:szCs w:val="20"/>
                <w:lang w:eastAsia="ru-RU"/>
              </w:rPr>
              <w:t xml:space="preserve"> ТОРО</w:t>
            </w:r>
          </w:p>
        </w:tc>
      </w:tr>
      <w:tr w:rsidR="006613B5" w:rsidRPr="000E3C42" w14:paraId="3CBC0631"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202B6CCB" w14:textId="55285E7D"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PM_56</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3CF9779F"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Тип точки измерения</w:t>
            </w:r>
          </w:p>
        </w:tc>
      </w:tr>
      <w:tr w:rsidR="006613B5" w:rsidRPr="000E3C42" w14:paraId="42A0BB5A"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14464891" w14:textId="51AF51C8"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PM_57</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675A9015" w14:textId="77777777" w:rsidR="006613B5" w:rsidRPr="00041CFE" w:rsidRDefault="006613B5" w:rsidP="00D153F5">
            <w:pPr>
              <w:rPr>
                <w:rFonts w:ascii="Arial" w:hAnsi="Arial" w:cs="Arial"/>
                <w:sz w:val="20"/>
                <w:szCs w:val="20"/>
                <w:lang w:eastAsia="ru-RU"/>
              </w:rPr>
            </w:pPr>
            <w:proofErr w:type="spellStart"/>
            <w:r w:rsidRPr="00041CFE">
              <w:rPr>
                <w:rFonts w:ascii="Arial" w:hAnsi="Arial" w:cs="Arial"/>
                <w:sz w:val="20"/>
                <w:szCs w:val="20"/>
                <w:lang w:eastAsia="ru-RU"/>
              </w:rPr>
              <w:t>ТипЕдОборуд</w:t>
            </w:r>
            <w:proofErr w:type="spellEnd"/>
          </w:p>
        </w:tc>
      </w:tr>
      <w:tr w:rsidR="006613B5" w:rsidRPr="000E3C42" w14:paraId="025D958C"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2B4041F0" w14:textId="738B784E"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PM_58</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B2E70A6"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Типовые технологические операции ТОРО</w:t>
            </w:r>
          </w:p>
        </w:tc>
      </w:tr>
      <w:tr w:rsidR="006613B5" w:rsidRPr="000E3C42" w14:paraId="61AD34A1"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5B3ED0D5" w14:textId="450D3869"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PM_59</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13DE6555"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Точки измерения и счетчики</w:t>
            </w:r>
          </w:p>
        </w:tc>
      </w:tr>
      <w:tr w:rsidR="006613B5" w:rsidRPr="000E3C42" w14:paraId="58EE7833" w14:textId="77777777" w:rsidTr="00BE1CB7">
        <w:trPr>
          <w:cantSplit/>
          <w:jc w:val="center"/>
        </w:trPr>
        <w:tc>
          <w:tcPr>
            <w:tcW w:w="2133" w:type="pct"/>
            <w:tcBorders>
              <w:top w:val="single" w:sz="6" w:space="0" w:color="auto"/>
              <w:left w:val="single" w:sz="12" w:space="0" w:color="auto"/>
              <w:bottom w:val="single" w:sz="6" w:space="0" w:color="auto"/>
              <w:right w:val="single" w:sz="6" w:space="0" w:color="auto"/>
            </w:tcBorders>
            <w:shd w:val="clear" w:color="auto" w:fill="auto"/>
          </w:tcPr>
          <w:p w14:paraId="4CC8FDB9" w14:textId="10C6EC52"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PM_60</w:t>
            </w:r>
          </w:p>
        </w:tc>
        <w:tc>
          <w:tcPr>
            <w:tcW w:w="2867" w:type="pct"/>
            <w:tcBorders>
              <w:top w:val="single" w:sz="6" w:space="0" w:color="auto"/>
              <w:left w:val="single" w:sz="6" w:space="0" w:color="auto"/>
              <w:bottom w:val="single" w:sz="6" w:space="0" w:color="auto"/>
              <w:right w:val="single" w:sz="6" w:space="0" w:color="auto"/>
            </w:tcBorders>
            <w:shd w:val="clear" w:color="auto" w:fill="auto"/>
          </w:tcPr>
          <w:p w14:paraId="55BA7800" w14:textId="77777777" w:rsidR="006613B5" w:rsidRPr="00041CFE" w:rsidRDefault="006613B5" w:rsidP="00D153F5">
            <w:pPr>
              <w:rPr>
                <w:rFonts w:ascii="Arial" w:hAnsi="Arial" w:cs="Arial"/>
                <w:sz w:val="20"/>
                <w:szCs w:val="20"/>
                <w:lang w:eastAsia="ru-RU"/>
              </w:rPr>
            </w:pPr>
            <w:r w:rsidRPr="00041CFE">
              <w:rPr>
                <w:rFonts w:ascii="Arial" w:hAnsi="Arial" w:cs="Arial"/>
                <w:sz w:val="20"/>
                <w:szCs w:val="20"/>
                <w:lang w:eastAsia="ru-RU"/>
              </w:rPr>
              <w:t>Управляющий ключ операции</w:t>
            </w:r>
          </w:p>
        </w:tc>
      </w:tr>
      <w:tr w:rsidR="006613B5" w:rsidRPr="000E3C42" w14:paraId="1EFAAD48" w14:textId="77777777" w:rsidTr="00BE1CB7">
        <w:trPr>
          <w:cantSplit/>
          <w:jc w:val="center"/>
        </w:trPr>
        <w:tc>
          <w:tcPr>
            <w:tcW w:w="2133" w:type="pct"/>
            <w:tcBorders>
              <w:top w:val="single" w:sz="6" w:space="0" w:color="auto"/>
              <w:left w:val="single" w:sz="12" w:space="0" w:color="auto"/>
              <w:bottom w:val="single" w:sz="12" w:space="0" w:color="auto"/>
              <w:right w:val="single" w:sz="6" w:space="0" w:color="auto"/>
            </w:tcBorders>
            <w:shd w:val="clear" w:color="auto" w:fill="auto"/>
          </w:tcPr>
          <w:p w14:paraId="4F861CF6" w14:textId="562F834D" w:rsidR="006613B5" w:rsidRPr="0040585C" w:rsidRDefault="006613B5" w:rsidP="00D153F5">
            <w:pPr>
              <w:rPr>
                <w:rFonts w:ascii="Arial" w:hAnsi="Arial" w:cs="Arial"/>
                <w:sz w:val="20"/>
                <w:szCs w:val="20"/>
                <w:lang w:val="en-US"/>
              </w:rPr>
            </w:pPr>
            <w:r w:rsidRPr="0040585C">
              <w:rPr>
                <w:rFonts w:ascii="Arial" w:hAnsi="Arial" w:cs="Arial"/>
                <w:sz w:val="20"/>
                <w:szCs w:val="20"/>
                <w:lang w:val="en-US"/>
              </w:rPr>
              <w:t>PM_61</w:t>
            </w:r>
          </w:p>
        </w:tc>
        <w:tc>
          <w:tcPr>
            <w:tcW w:w="2867" w:type="pct"/>
            <w:tcBorders>
              <w:top w:val="single" w:sz="6" w:space="0" w:color="auto"/>
              <w:left w:val="single" w:sz="6" w:space="0" w:color="auto"/>
              <w:bottom w:val="single" w:sz="12" w:space="0" w:color="auto"/>
              <w:right w:val="single" w:sz="6" w:space="0" w:color="auto"/>
            </w:tcBorders>
            <w:shd w:val="clear" w:color="auto" w:fill="auto"/>
          </w:tcPr>
          <w:p w14:paraId="6711DA70" w14:textId="77777777" w:rsidR="006613B5" w:rsidRPr="00696F74" w:rsidRDefault="006613B5" w:rsidP="00D153F5">
            <w:pPr>
              <w:rPr>
                <w:rFonts w:ascii="Arial" w:hAnsi="Arial" w:cs="Arial"/>
                <w:sz w:val="20"/>
                <w:szCs w:val="20"/>
                <w:lang w:eastAsia="ru-RU"/>
              </w:rPr>
            </w:pPr>
            <w:r w:rsidRPr="00041CFE">
              <w:rPr>
                <w:rFonts w:ascii="Arial" w:eastAsiaTheme="majorEastAsia" w:hAnsi="Arial" w:cs="Arial"/>
                <w:bCs/>
                <w:iCs/>
                <w:sz w:val="20"/>
                <w:szCs w:val="20"/>
              </w:rPr>
              <w:t>Состояние производственной установки</w:t>
            </w:r>
          </w:p>
        </w:tc>
      </w:tr>
    </w:tbl>
    <w:p w14:paraId="11D66BEA" w14:textId="77777777" w:rsidR="00D153F5" w:rsidRDefault="00D153F5" w:rsidP="00D153F5">
      <w:pPr>
        <w:rPr>
          <w:rFonts w:eastAsia="Calibri"/>
        </w:rPr>
      </w:pPr>
    </w:p>
    <w:p w14:paraId="69F6B1CB" w14:textId="76B5C0D2" w:rsidR="00D153F5" w:rsidRPr="00E54EDA" w:rsidDel="00DD2763" w:rsidRDefault="00D153F5" w:rsidP="00D153F5">
      <w:pPr>
        <w:pStyle w:val="afc"/>
        <w:keepNext/>
        <w:keepLines/>
        <w:numPr>
          <w:ilvl w:val="0"/>
          <w:numId w:val="8"/>
        </w:numPr>
        <w:spacing w:before="160" w:after="120" w:line="276" w:lineRule="auto"/>
        <w:outlineLvl w:val="1"/>
        <w:rPr>
          <w:del w:id="2491" w:author="Владимир Лаут" w:date="2021-03-25T08:49:00Z"/>
          <w:rFonts w:ascii="Arial" w:eastAsiaTheme="majorEastAsia" w:hAnsi="Arial" w:cstheme="majorBidi"/>
          <w:b/>
          <w:caps/>
          <w:vanish/>
          <w:szCs w:val="26"/>
        </w:rPr>
      </w:pPr>
      <w:bookmarkStart w:id="2492" w:name="_Объект_основных_данных"/>
      <w:bookmarkStart w:id="2493" w:name="_Toc521851422"/>
      <w:bookmarkStart w:id="2494" w:name="_Toc521851723"/>
      <w:bookmarkStart w:id="2495" w:name="_Toc521852022"/>
      <w:bookmarkStart w:id="2496" w:name="_Toc521852565"/>
      <w:bookmarkStart w:id="2497" w:name="_Toc522798820"/>
      <w:bookmarkStart w:id="2498" w:name="_Toc523044659"/>
      <w:bookmarkStart w:id="2499" w:name="_Toc523044933"/>
      <w:bookmarkStart w:id="2500" w:name="_Toc523244772"/>
      <w:bookmarkStart w:id="2501" w:name="_Toc523250487"/>
      <w:bookmarkStart w:id="2502" w:name="_Toc523393724"/>
      <w:bookmarkStart w:id="2503" w:name="_Toc523491061"/>
      <w:bookmarkStart w:id="2504" w:name="_Toc523491331"/>
      <w:bookmarkStart w:id="2505" w:name="_Toc523499632"/>
      <w:bookmarkStart w:id="2506" w:name="_Toc523503640"/>
      <w:bookmarkStart w:id="2507" w:name="_Toc523503910"/>
      <w:bookmarkStart w:id="2508" w:name="_Toc523746799"/>
      <w:bookmarkStart w:id="2509" w:name="_Toc523763919"/>
      <w:bookmarkStart w:id="2510" w:name="_Toc523827199"/>
      <w:bookmarkStart w:id="2511" w:name="_Toc523827468"/>
      <w:bookmarkStart w:id="2512" w:name="_Toc523909536"/>
      <w:bookmarkStart w:id="2513" w:name="_Toc523934071"/>
      <w:bookmarkStart w:id="2514" w:name="_Toc523934342"/>
      <w:bookmarkStart w:id="2515" w:name="_Toc523934611"/>
      <w:bookmarkStart w:id="2516" w:name="_Toc523934880"/>
      <w:bookmarkStart w:id="2517" w:name="_Toc525121036"/>
      <w:bookmarkStart w:id="2518" w:name="_Toc525121305"/>
      <w:bookmarkStart w:id="2519" w:name="_Toc525739097"/>
      <w:bookmarkStart w:id="2520" w:name="_Toc525743271"/>
      <w:bookmarkStart w:id="2521" w:name="_Toc525744532"/>
      <w:bookmarkStart w:id="2522" w:name="_Toc67553878"/>
      <w:bookmarkStart w:id="2523" w:name="_Toc67555215"/>
      <w:bookmarkStart w:id="2524" w:name="_Toc67556268"/>
      <w:bookmarkStart w:id="2525" w:name="_Toc503283136"/>
      <w:bookmarkStart w:id="2526" w:name="_Toc521083669"/>
      <w:bookmarkStart w:id="2527" w:name="_Toc521340810"/>
      <w:bookmarkStart w:id="2528" w:name="_Toc521439330"/>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p>
    <w:p w14:paraId="380FA505" w14:textId="35B335B8" w:rsidR="00D153F5" w:rsidRPr="00E54EDA" w:rsidDel="00DD2763" w:rsidRDefault="00D153F5" w:rsidP="00D153F5">
      <w:pPr>
        <w:pStyle w:val="afc"/>
        <w:keepNext/>
        <w:keepLines/>
        <w:numPr>
          <w:ilvl w:val="0"/>
          <w:numId w:val="8"/>
        </w:numPr>
        <w:spacing w:before="160" w:after="120" w:line="276" w:lineRule="auto"/>
        <w:outlineLvl w:val="1"/>
        <w:rPr>
          <w:del w:id="2529" w:author="Владимир Лаут" w:date="2021-03-25T08:49:00Z"/>
          <w:rFonts w:ascii="Arial" w:eastAsiaTheme="majorEastAsia" w:hAnsi="Arial" w:cstheme="majorBidi"/>
          <w:b/>
          <w:caps/>
          <w:vanish/>
          <w:szCs w:val="26"/>
        </w:rPr>
      </w:pPr>
      <w:bookmarkStart w:id="2530" w:name="_Toc521851423"/>
      <w:bookmarkStart w:id="2531" w:name="_Toc521851724"/>
      <w:bookmarkStart w:id="2532" w:name="_Toc521852023"/>
      <w:bookmarkStart w:id="2533" w:name="_Toc521852566"/>
      <w:bookmarkStart w:id="2534" w:name="_Toc522798821"/>
      <w:bookmarkStart w:id="2535" w:name="_Toc523044660"/>
      <w:bookmarkStart w:id="2536" w:name="_Toc523044934"/>
      <w:bookmarkStart w:id="2537" w:name="_Toc523244773"/>
      <w:bookmarkStart w:id="2538" w:name="_Toc523250488"/>
      <w:bookmarkStart w:id="2539" w:name="_Toc523393725"/>
      <w:bookmarkStart w:id="2540" w:name="_Toc523491062"/>
      <w:bookmarkStart w:id="2541" w:name="_Toc523491332"/>
      <w:bookmarkStart w:id="2542" w:name="_Toc523499633"/>
      <w:bookmarkStart w:id="2543" w:name="_Toc523503641"/>
      <w:bookmarkStart w:id="2544" w:name="_Toc523503911"/>
      <w:bookmarkStart w:id="2545" w:name="_Toc523746800"/>
      <w:bookmarkStart w:id="2546" w:name="_Toc523763920"/>
      <w:bookmarkStart w:id="2547" w:name="_Toc523827200"/>
      <w:bookmarkStart w:id="2548" w:name="_Toc523827469"/>
      <w:bookmarkStart w:id="2549" w:name="_Toc523909537"/>
      <w:bookmarkStart w:id="2550" w:name="_Toc523934072"/>
      <w:bookmarkStart w:id="2551" w:name="_Toc523934343"/>
      <w:bookmarkStart w:id="2552" w:name="_Toc523934612"/>
      <w:bookmarkStart w:id="2553" w:name="_Toc523934881"/>
      <w:bookmarkStart w:id="2554" w:name="_Toc525121037"/>
      <w:bookmarkStart w:id="2555" w:name="_Toc525121306"/>
      <w:bookmarkStart w:id="2556" w:name="_Toc525739098"/>
      <w:bookmarkStart w:id="2557" w:name="_Toc525743272"/>
      <w:bookmarkStart w:id="2558" w:name="_Toc525744533"/>
      <w:bookmarkStart w:id="2559" w:name="_Toc67553879"/>
      <w:bookmarkStart w:id="2560" w:name="_Toc67555216"/>
      <w:bookmarkStart w:id="2561" w:name="_Toc6755626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p>
    <w:p w14:paraId="4B3A7659" w14:textId="3720B062" w:rsidR="00D153F5" w:rsidRPr="00E54EDA" w:rsidDel="00DD2763" w:rsidRDefault="00D153F5" w:rsidP="00D153F5">
      <w:pPr>
        <w:pStyle w:val="afc"/>
        <w:keepNext/>
        <w:keepLines/>
        <w:numPr>
          <w:ilvl w:val="0"/>
          <w:numId w:val="8"/>
        </w:numPr>
        <w:spacing w:before="160" w:after="120" w:line="276" w:lineRule="auto"/>
        <w:outlineLvl w:val="1"/>
        <w:rPr>
          <w:del w:id="2562" w:author="Владимир Лаут" w:date="2021-03-25T08:49:00Z"/>
          <w:rFonts w:ascii="Arial" w:eastAsiaTheme="majorEastAsia" w:hAnsi="Arial" w:cstheme="majorBidi"/>
          <w:b/>
          <w:caps/>
          <w:vanish/>
          <w:szCs w:val="26"/>
        </w:rPr>
      </w:pPr>
      <w:bookmarkStart w:id="2563" w:name="_Toc521851424"/>
      <w:bookmarkStart w:id="2564" w:name="_Toc521851725"/>
      <w:bookmarkStart w:id="2565" w:name="_Toc521852024"/>
      <w:bookmarkStart w:id="2566" w:name="_Toc521852567"/>
      <w:bookmarkStart w:id="2567" w:name="_Toc522798822"/>
      <w:bookmarkStart w:id="2568" w:name="_Toc523044661"/>
      <w:bookmarkStart w:id="2569" w:name="_Toc523044935"/>
      <w:bookmarkStart w:id="2570" w:name="_Toc523244774"/>
      <w:bookmarkStart w:id="2571" w:name="_Toc523250489"/>
      <w:bookmarkStart w:id="2572" w:name="_Toc523393726"/>
      <w:bookmarkStart w:id="2573" w:name="_Toc523491063"/>
      <w:bookmarkStart w:id="2574" w:name="_Toc523491333"/>
      <w:bookmarkStart w:id="2575" w:name="_Toc523499634"/>
      <w:bookmarkStart w:id="2576" w:name="_Toc523503642"/>
      <w:bookmarkStart w:id="2577" w:name="_Toc523503912"/>
      <w:bookmarkStart w:id="2578" w:name="_Toc523746801"/>
      <w:bookmarkStart w:id="2579" w:name="_Toc523763921"/>
      <w:bookmarkStart w:id="2580" w:name="_Toc523827201"/>
      <w:bookmarkStart w:id="2581" w:name="_Toc523827470"/>
      <w:bookmarkStart w:id="2582" w:name="_Toc523909538"/>
      <w:bookmarkStart w:id="2583" w:name="_Toc523934073"/>
      <w:bookmarkStart w:id="2584" w:name="_Toc523934344"/>
      <w:bookmarkStart w:id="2585" w:name="_Toc523934613"/>
      <w:bookmarkStart w:id="2586" w:name="_Toc523934882"/>
      <w:bookmarkStart w:id="2587" w:name="_Toc525121038"/>
      <w:bookmarkStart w:id="2588" w:name="_Toc525121307"/>
      <w:bookmarkStart w:id="2589" w:name="_Toc525739099"/>
      <w:bookmarkStart w:id="2590" w:name="_Toc525743273"/>
      <w:bookmarkStart w:id="2591" w:name="_Toc525744534"/>
      <w:bookmarkStart w:id="2592" w:name="_Toc67553880"/>
      <w:bookmarkStart w:id="2593" w:name="_Toc67555217"/>
      <w:bookmarkStart w:id="2594" w:name="_Toc67556270"/>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p>
    <w:p w14:paraId="1CDB23C1" w14:textId="7476FADA"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2595" w:name="_Toc67556271"/>
      <w:r w:rsidRPr="00FB401A">
        <w:rPr>
          <w:rFonts w:eastAsiaTheme="majorEastAsia" w:cstheme="majorBidi"/>
          <w:bCs w:val="0"/>
          <w:iCs w:val="0"/>
          <w:szCs w:val="26"/>
        </w:rPr>
        <w:t xml:space="preserve">Объект основных данных </w:t>
      </w:r>
      <w:r w:rsidRPr="001A5FD5">
        <w:rPr>
          <w:rFonts w:eastAsiaTheme="majorEastAsia" w:cstheme="majorBidi"/>
          <w:bCs w:val="0"/>
          <w:iCs w:val="0"/>
          <w:szCs w:val="26"/>
        </w:rPr>
        <w:t xml:space="preserve">PM_1 </w:t>
      </w:r>
      <w:bookmarkEnd w:id="2525"/>
      <w:r w:rsidRPr="00A22EAC">
        <w:rPr>
          <w:rFonts w:eastAsiaTheme="majorEastAsia" w:cstheme="majorBidi"/>
          <w:bCs w:val="0"/>
          <w:iCs w:val="0"/>
          <w:szCs w:val="26"/>
        </w:rPr>
        <w:t>Вид объекта</w:t>
      </w:r>
      <w:r>
        <w:rPr>
          <w:rFonts w:eastAsiaTheme="majorEastAsia" w:cstheme="majorBidi"/>
          <w:bCs w:val="0"/>
          <w:iCs w:val="0"/>
          <w:szCs w:val="26"/>
        </w:rPr>
        <w:t>.</w:t>
      </w:r>
      <w:bookmarkEnd w:id="2526"/>
      <w:bookmarkEnd w:id="2527"/>
      <w:bookmarkEnd w:id="2528"/>
      <w:bookmarkEnd w:id="2595"/>
    </w:p>
    <w:p w14:paraId="1DF75A6A" w14:textId="77777777" w:rsidR="00D153F5" w:rsidRPr="00FB401A" w:rsidRDefault="00D153F5" w:rsidP="00197D54">
      <w:pPr>
        <w:pStyle w:val="3"/>
      </w:pPr>
      <w:bookmarkStart w:id="2596" w:name="_Toc503283137"/>
      <w:bookmarkStart w:id="2597" w:name="_Toc521083670"/>
      <w:bookmarkStart w:id="2598" w:name="_Toc521340811"/>
      <w:bookmarkStart w:id="2599" w:name="_Toc521439331"/>
      <w:bookmarkStart w:id="2600" w:name="_Toc67556272"/>
      <w:r w:rsidRPr="00FB401A">
        <w:t>Описание объекта</w:t>
      </w:r>
      <w:bookmarkEnd w:id="2596"/>
      <w:bookmarkEnd w:id="2597"/>
      <w:bookmarkEnd w:id="2598"/>
      <w:bookmarkEnd w:id="2599"/>
      <w:bookmarkEnd w:id="2600"/>
    </w:p>
    <w:p w14:paraId="355449EF" w14:textId="77777777" w:rsidR="00D153F5" w:rsidRPr="004F3CCC" w:rsidRDefault="00D153F5" w:rsidP="00D153F5">
      <w:pPr>
        <w:spacing w:after="240" w:line="276" w:lineRule="auto"/>
        <w:ind w:firstLine="567"/>
        <w:rPr>
          <w:rFonts w:ascii="Arial" w:hAnsi="Arial" w:cs="Arial"/>
        </w:rPr>
      </w:pPr>
      <w:r>
        <w:rPr>
          <w:rFonts w:ascii="Arial" w:hAnsi="Arial" w:cs="Arial"/>
        </w:rPr>
        <w:t>Вид</w:t>
      </w:r>
      <w:r w:rsidRPr="004F3CCC">
        <w:rPr>
          <w:rFonts w:ascii="Arial" w:hAnsi="Arial" w:cs="Arial"/>
        </w:rPr>
        <w:t xml:space="preserve"> технических объектов служит для группировки технических объектов (основных объектов ТОРО) по их функциональному назначению.</w:t>
      </w:r>
    </w:p>
    <w:p w14:paraId="7DA51CDA" w14:textId="77777777" w:rsidR="00D153F5" w:rsidRDefault="00D153F5" w:rsidP="00D153F5">
      <w:pPr>
        <w:spacing w:after="240" w:line="276" w:lineRule="auto"/>
        <w:ind w:firstLine="567"/>
        <w:rPr>
          <w:rFonts w:ascii="Arial" w:hAnsi="Arial" w:cs="Arial"/>
        </w:rPr>
      </w:pPr>
      <w:r w:rsidRPr="004F3CCC">
        <w:rPr>
          <w:rFonts w:ascii="Arial" w:hAnsi="Arial" w:cs="Arial"/>
        </w:rPr>
        <w:t xml:space="preserve">Вид технического объекта — дополнительный </w:t>
      </w:r>
      <w:r>
        <w:rPr>
          <w:rFonts w:ascii="Arial" w:hAnsi="Arial" w:cs="Arial"/>
        </w:rPr>
        <w:t xml:space="preserve">атрибут объектов </w:t>
      </w:r>
      <w:proofErr w:type="spellStart"/>
      <w:r>
        <w:rPr>
          <w:rFonts w:ascii="Arial" w:hAnsi="Arial" w:cs="Arial"/>
        </w:rPr>
        <w:t>ТОиР</w:t>
      </w:r>
      <w:proofErr w:type="spellEnd"/>
      <w:r>
        <w:rPr>
          <w:rFonts w:ascii="Arial" w:hAnsi="Arial" w:cs="Arial"/>
        </w:rPr>
        <w:t xml:space="preserve"> (ТМ и ЕО)</w:t>
      </w:r>
      <w:r w:rsidRPr="004F3CCC">
        <w:rPr>
          <w:rFonts w:ascii="Arial" w:hAnsi="Arial" w:cs="Arial"/>
        </w:rPr>
        <w:t xml:space="preserve">. </w:t>
      </w:r>
      <w:r>
        <w:rPr>
          <w:rFonts w:ascii="Arial" w:hAnsi="Arial" w:cs="Arial"/>
        </w:rPr>
        <w:t>У</w:t>
      </w:r>
      <w:r w:rsidRPr="004F3CCC">
        <w:rPr>
          <w:rFonts w:ascii="Arial" w:hAnsi="Arial" w:cs="Arial"/>
        </w:rPr>
        <w:t>казывается в основной записи ТМ и ЕО и является аналитическим признаком, который используется для группировки объектов ТОРО при создании различных отчетных форм.</w:t>
      </w:r>
    </w:p>
    <w:p w14:paraId="4250DEE4" w14:textId="77777777" w:rsidR="00D153F5" w:rsidRPr="00FB401A" w:rsidRDefault="00D153F5" w:rsidP="00197D54">
      <w:pPr>
        <w:pStyle w:val="3"/>
      </w:pPr>
      <w:bookmarkStart w:id="2601" w:name="_Toc422231090"/>
      <w:bookmarkStart w:id="2602" w:name="_Toc503283138"/>
      <w:bookmarkStart w:id="2603" w:name="_Toc521083671"/>
      <w:bookmarkStart w:id="2604" w:name="_Toc521340812"/>
      <w:bookmarkStart w:id="2605" w:name="_Toc521439332"/>
      <w:bookmarkStart w:id="2606" w:name="_Toc67556273"/>
      <w:r w:rsidRPr="00FB401A">
        <w:t>Принципы кодирования и нумерации</w:t>
      </w:r>
      <w:bookmarkEnd w:id="2601"/>
      <w:bookmarkEnd w:id="2602"/>
      <w:bookmarkEnd w:id="2603"/>
      <w:bookmarkEnd w:id="2604"/>
      <w:bookmarkEnd w:id="2605"/>
      <w:bookmarkEnd w:id="2606"/>
    </w:p>
    <w:p w14:paraId="3383A8DF" w14:textId="18BCB956" w:rsidR="00D153F5" w:rsidDel="00612CCE" w:rsidRDefault="00D153F5" w:rsidP="00197D54">
      <w:pPr>
        <w:pStyle w:val="a9"/>
        <w:keepNext/>
        <w:spacing w:after="240" w:afterAutospacing="0" w:line="276" w:lineRule="auto"/>
        <w:ind w:firstLine="567"/>
        <w:jc w:val="left"/>
        <w:rPr>
          <w:del w:id="2607" w:author="Владимир Лаут" w:date="2021-04-07T09:24:00Z"/>
          <w:rFonts w:ascii="Arial" w:hAnsi="Arial" w:cs="Arial"/>
        </w:rPr>
      </w:pPr>
      <w:del w:id="2608" w:author="Владимир Лаут" w:date="2021-04-07T09:24:00Z">
        <w:r w:rsidDel="00612CCE">
          <w:rPr>
            <w:rFonts w:ascii="Arial" w:eastAsiaTheme="majorEastAsia" w:hAnsi="Arial" w:cs="Arial"/>
          </w:rPr>
          <w:delText>В текущем документе возможно уточнение принципов кодирования и нумерации, а также перечень Видов объектов по результатам разработки Методики ведения НСИ (БДО, БДН) ТОиР.</w:delText>
        </w:r>
      </w:del>
    </w:p>
    <w:p w14:paraId="5CF236E5" w14:textId="004DD37F" w:rsidR="00D153F5" w:rsidRDefault="00D153F5" w:rsidP="00197D54">
      <w:pPr>
        <w:pStyle w:val="a9"/>
        <w:keepNext/>
        <w:spacing w:after="240" w:afterAutospacing="0" w:line="276" w:lineRule="auto"/>
        <w:ind w:firstLine="567"/>
        <w:jc w:val="left"/>
        <w:rPr>
          <w:rFonts w:ascii="Arial" w:hAnsi="Arial" w:cs="Arial"/>
        </w:rPr>
      </w:pPr>
      <w:r>
        <w:rPr>
          <w:rFonts w:ascii="Arial" w:hAnsi="Arial" w:cs="Arial"/>
        </w:rPr>
        <w:t>Виды технических объектов начинаю</w:t>
      </w:r>
      <w:r w:rsidRPr="004F3CCC">
        <w:rPr>
          <w:rFonts w:ascii="Arial" w:hAnsi="Arial" w:cs="Arial"/>
        </w:rPr>
        <w:t>тся с литер "Т_" - для технических мест, после которой следует уникальная свободная нумерация, "Е_" - для единиц оборудования, после которой идет уникальный буквенный код.</w:t>
      </w:r>
      <w:r w:rsidRPr="004F3CCC" w:rsidDel="00CD62D3">
        <w:rPr>
          <w:rFonts w:ascii="Arial" w:hAnsi="Arial" w:cs="Arial"/>
        </w:rPr>
        <w:t xml:space="preserve"> </w:t>
      </w:r>
    </w:p>
    <w:p w14:paraId="5330DEC2" w14:textId="1C1F366E" w:rsidR="00D153F5" w:rsidRPr="003F2961" w:rsidRDefault="00D153F5" w:rsidP="00E16A62">
      <w:pPr>
        <w:pStyle w:val="a9"/>
        <w:keepNext/>
        <w:spacing w:after="240" w:afterAutospacing="0" w:line="276" w:lineRule="auto"/>
        <w:ind w:right="-142"/>
        <w:jc w:val="right"/>
        <w:rPr>
          <w:rFonts w:ascii="Arial" w:hAnsi="Arial" w:cs="Arial"/>
          <w:b/>
          <w:sz w:val="22"/>
        </w:rPr>
      </w:pPr>
      <w:r w:rsidRPr="003F2961">
        <w:rPr>
          <w:rFonts w:ascii="Arial" w:hAnsi="Arial" w:cs="Arial"/>
          <w:b/>
          <w:sz w:val="22"/>
        </w:rPr>
        <w:t xml:space="preserve">Таблица </w:t>
      </w:r>
      <w:r w:rsidR="002870F7">
        <w:rPr>
          <w:rFonts w:ascii="Arial" w:hAnsi="Arial" w:cs="Arial"/>
          <w:b/>
          <w:sz w:val="22"/>
        </w:rPr>
        <w:t>7</w:t>
      </w:r>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видов объектов, технические места</w:t>
      </w:r>
      <w:r w:rsidRPr="003F2961">
        <w:rPr>
          <w:rFonts w:ascii="Arial" w:hAnsi="Arial" w:cs="Arial"/>
          <w:b/>
          <w:sz w:val="22"/>
        </w:rPr>
        <w:t xml:space="preserve"> </w:t>
      </w:r>
    </w:p>
    <w:tbl>
      <w:tblPr>
        <w:tblW w:w="507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46"/>
        <w:gridCol w:w="2550"/>
        <w:gridCol w:w="6237"/>
      </w:tblGrid>
      <w:tr w:rsidR="00D153F5" w:rsidRPr="000E3C42" w14:paraId="133E9F3E" w14:textId="77777777" w:rsidTr="00BE1CB7">
        <w:trPr>
          <w:cantSplit/>
          <w:trHeight w:val="397"/>
          <w:tblHeader/>
        </w:trPr>
        <w:tc>
          <w:tcPr>
            <w:tcW w:w="748" w:type="pct"/>
            <w:shd w:val="clear" w:color="auto" w:fill="FFC000"/>
            <w:vAlign w:val="center"/>
          </w:tcPr>
          <w:p w14:paraId="14DEA41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Системный код объекта</w:t>
            </w:r>
          </w:p>
        </w:tc>
        <w:tc>
          <w:tcPr>
            <w:tcW w:w="1234" w:type="pct"/>
            <w:shd w:val="clear" w:color="auto" w:fill="FFC000"/>
            <w:vAlign w:val="center"/>
          </w:tcPr>
          <w:p w14:paraId="3C49407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Наименование</w:t>
            </w:r>
          </w:p>
        </w:tc>
        <w:tc>
          <w:tcPr>
            <w:tcW w:w="3018" w:type="pct"/>
            <w:shd w:val="clear" w:color="auto" w:fill="FFC000"/>
            <w:vAlign w:val="center"/>
          </w:tcPr>
          <w:p w14:paraId="613A438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w:t>
            </w:r>
          </w:p>
        </w:tc>
      </w:tr>
      <w:tr w:rsidR="00D153F5" w:rsidRPr="000E3C42" w14:paraId="5E5C43D3" w14:textId="77777777" w:rsidTr="00D153F5">
        <w:trPr>
          <w:cantSplit/>
        </w:trPr>
        <w:tc>
          <w:tcPr>
            <w:tcW w:w="748" w:type="pct"/>
          </w:tcPr>
          <w:p w14:paraId="646FBC47" w14:textId="77777777" w:rsidR="00D153F5" w:rsidRPr="000E3C42" w:rsidRDefault="00D153F5" w:rsidP="00D153F5">
            <w:pPr>
              <w:rPr>
                <w:rFonts w:ascii="Arial" w:hAnsi="Arial" w:cs="Arial"/>
                <w:sz w:val="20"/>
                <w:szCs w:val="20"/>
              </w:rPr>
            </w:pPr>
            <w:r w:rsidRPr="000E3C42">
              <w:rPr>
                <w:rFonts w:ascii="Arial" w:hAnsi="Arial" w:cs="Arial"/>
                <w:color w:val="000000"/>
                <w:sz w:val="20"/>
                <w:szCs w:val="20"/>
              </w:rPr>
              <w:t>T_1</w:t>
            </w:r>
          </w:p>
        </w:tc>
        <w:tc>
          <w:tcPr>
            <w:tcW w:w="1234" w:type="pct"/>
          </w:tcPr>
          <w:p w14:paraId="2D96D6D2"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Основное</w:t>
            </w:r>
          </w:p>
        </w:tc>
        <w:tc>
          <w:tcPr>
            <w:tcW w:w="3018" w:type="pct"/>
          </w:tcPr>
          <w:p w14:paraId="0EBC06C4"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ТМ, на которых размещаются ЕО, непосредственно участвующие в основной хозяйственной деятельности Компании, а именно, процессе выпуска промежуточного сырья и готовой продукции, а также их транспортировки</w:t>
            </w:r>
          </w:p>
        </w:tc>
      </w:tr>
      <w:tr w:rsidR="00D153F5" w:rsidRPr="000E3C42" w14:paraId="1ACE7441" w14:textId="77777777" w:rsidTr="00D153F5">
        <w:trPr>
          <w:cantSplit/>
        </w:trPr>
        <w:tc>
          <w:tcPr>
            <w:tcW w:w="748" w:type="pct"/>
          </w:tcPr>
          <w:p w14:paraId="14A2DF74" w14:textId="77777777" w:rsidR="00D153F5" w:rsidRPr="000E3C42" w:rsidRDefault="00D153F5" w:rsidP="00D153F5">
            <w:pPr>
              <w:rPr>
                <w:rFonts w:ascii="Arial" w:hAnsi="Arial" w:cs="Arial"/>
                <w:sz w:val="20"/>
                <w:szCs w:val="20"/>
              </w:rPr>
            </w:pPr>
            <w:r w:rsidRPr="000E3C42">
              <w:rPr>
                <w:rFonts w:ascii="Arial" w:hAnsi="Arial" w:cs="Arial"/>
                <w:color w:val="000000"/>
                <w:sz w:val="20"/>
                <w:szCs w:val="20"/>
              </w:rPr>
              <w:t>T_2</w:t>
            </w:r>
          </w:p>
        </w:tc>
        <w:tc>
          <w:tcPr>
            <w:tcW w:w="1234" w:type="pct"/>
          </w:tcPr>
          <w:p w14:paraId="47632AE6"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Вспомогательное</w:t>
            </w:r>
          </w:p>
        </w:tc>
        <w:tc>
          <w:tcPr>
            <w:tcW w:w="3018" w:type="pct"/>
          </w:tcPr>
          <w:p w14:paraId="42719784"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ТМ, на которых размещаются ЕО, не являющиеся основными производственными средствами, но напрямую обеспечивающие их функционирование, например, сети электропитания, силовые подстанции, паропроводы и т.д. Важным критерием отнесения оборудования к «вспомогательному» является невозможность функционирования основного технологического оборудования в случае его неисправности</w:t>
            </w:r>
          </w:p>
        </w:tc>
      </w:tr>
      <w:tr w:rsidR="00D153F5" w:rsidRPr="000E3C42" w14:paraId="2A60D53C" w14:textId="77777777" w:rsidTr="00D153F5">
        <w:trPr>
          <w:cantSplit/>
        </w:trPr>
        <w:tc>
          <w:tcPr>
            <w:tcW w:w="748" w:type="pct"/>
          </w:tcPr>
          <w:p w14:paraId="7D4E9828" w14:textId="77777777" w:rsidR="00D153F5" w:rsidRPr="000E3C42" w:rsidRDefault="00D153F5" w:rsidP="00D153F5">
            <w:pPr>
              <w:rPr>
                <w:rFonts w:ascii="Arial" w:hAnsi="Arial" w:cs="Arial"/>
                <w:sz w:val="20"/>
                <w:szCs w:val="20"/>
              </w:rPr>
            </w:pPr>
            <w:r w:rsidRPr="000E3C42">
              <w:rPr>
                <w:rFonts w:ascii="Arial" w:hAnsi="Arial" w:cs="Arial"/>
                <w:color w:val="000000"/>
                <w:sz w:val="20"/>
                <w:szCs w:val="20"/>
              </w:rPr>
              <w:lastRenderedPageBreak/>
              <w:t>T_3</w:t>
            </w:r>
          </w:p>
        </w:tc>
        <w:tc>
          <w:tcPr>
            <w:tcW w:w="1234" w:type="pct"/>
          </w:tcPr>
          <w:p w14:paraId="4B303FB9"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Общехозяйственное</w:t>
            </w:r>
          </w:p>
        </w:tc>
        <w:tc>
          <w:tcPr>
            <w:tcW w:w="3018" w:type="pct"/>
          </w:tcPr>
          <w:p w14:paraId="15098C87"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ТМ, на которых размещаются ЕО, не участвующие непосредственно ни в основном технологическом процессе, ни в обеспечении основного технологического процесса, а именно, сети ливневой канализации и питьевого водоснабжения, административно-бытовые здания, ремонтные мастерские и т.д.</w:t>
            </w:r>
          </w:p>
        </w:tc>
      </w:tr>
      <w:tr w:rsidR="00D153F5" w:rsidRPr="000E3C42" w14:paraId="69CD760B" w14:textId="77777777" w:rsidTr="00D153F5">
        <w:trPr>
          <w:cantSplit/>
        </w:trPr>
        <w:tc>
          <w:tcPr>
            <w:tcW w:w="748" w:type="pct"/>
          </w:tcPr>
          <w:p w14:paraId="5FE12F7E" w14:textId="77777777" w:rsidR="00D153F5" w:rsidRPr="000E3C42" w:rsidRDefault="00D153F5" w:rsidP="00D153F5">
            <w:pPr>
              <w:rPr>
                <w:rFonts w:ascii="Arial" w:hAnsi="Arial" w:cs="Arial"/>
                <w:color w:val="000000"/>
                <w:sz w:val="20"/>
                <w:szCs w:val="20"/>
              </w:rPr>
            </w:pPr>
            <w:r w:rsidRPr="000E3C42">
              <w:rPr>
                <w:rFonts w:ascii="Arial" w:hAnsi="Arial" w:cs="Arial"/>
                <w:color w:val="000000"/>
                <w:sz w:val="20"/>
                <w:szCs w:val="20"/>
              </w:rPr>
              <w:t>T_4</w:t>
            </w:r>
          </w:p>
        </w:tc>
        <w:tc>
          <w:tcPr>
            <w:tcW w:w="1234" w:type="pct"/>
          </w:tcPr>
          <w:p w14:paraId="5CE7E6AA"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Вспомогательное производственное средство</w:t>
            </w:r>
          </w:p>
        </w:tc>
        <w:tc>
          <w:tcPr>
            <w:tcW w:w="3018" w:type="pct"/>
          </w:tcPr>
          <w:p w14:paraId="4788E531"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ТМ, на которых размещаются ЕО с ракурсом ведения ВПС, такие как, краны грузоподъемные, тали и т.д.</w:t>
            </w:r>
          </w:p>
        </w:tc>
      </w:tr>
    </w:tbl>
    <w:p w14:paraId="0A367DC2" w14:textId="7477E51C" w:rsidR="00D153F5" w:rsidRPr="003F2961" w:rsidRDefault="00D153F5" w:rsidP="00E16A62">
      <w:pPr>
        <w:pStyle w:val="a9"/>
        <w:keepNext/>
        <w:spacing w:after="240" w:afterAutospacing="0" w:line="276" w:lineRule="auto"/>
        <w:ind w:right="-142"/>
        <w:jc w:val="right"/>
        <w:rPr>
          <w:rFonts w:ascii="Arial" w:hAnsi="Arial" w:cs="Arial"/>
          <w:b/>
          <w:sz w:val="22"/>
        </w:rPr>
      </w:pPr>
      <w:r w:rsidRPr="003F2961">
        <w:rPr>
          <w:rFonts w:ascii="Arial" w:hAnsi="Arial" w:cs="Arial"/>
          <w:b/>
          <w:sz w:val="22"/>
        </w:rPr>
        <w:t xml:space="preserve">Таблица </w:t>
      </w:r>
      <w:r w:rsidR="002870F7">
        <w:rPr>
          <w:rFonts w:ascii="Arial" w:hAnsi="Arial" w:cs="Arial"/>
          <w:b/>
          <w:sz w:val="22"/>
        </w:rPr>
        <w:t>8</w:t>
      </w:r>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видов объектов Единицы оборудования</w:t>
      </w:r>
    </w:p>
    <w:tbl>
      <w:tblPr>
        <w:tblW w:w="507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Change w:id="2609" w:author="Александр" w:date="2020-04-13T06:01:00Z">
          <w:tblPr>
            <w:tblW w:w="507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1367"/>
        <w:gridCol w:w="4321"/>
        <w:gridCol w:w="4645"/>
        <w:tblGridChange w:id="2610">
          <w:tblGrid>
            <w:gridCol w:w="1367"/>
            <w:gridCol w:w="4321"/>
            <w:gridCol w:w="4645"/>
          </w:tblGrid>
        </w:tblGridChange>
      </w:tblGrid>
      <w:tr w:rsidR="00D153F5" w:rsidRPr="000E3C42" w14:paraId="13DE679B" w14:textId="77777777" w:rsidTr="00C9220E">
        <w:trPr>
          <w:cantSplit/>
          <w:trHeight w:val="397"/>
          <w:tblHeader/>
          <w:trPrChange w:id="2611" w:author="Александр" w:date="2020-04-13T06:01:00Z">
            <w:trPr>
              <w:cantSplit/>
              <w:trHeight w:val="397"/>
              <w:tblHeader/>
            </w:trPr>
          </w:trPrChange>
        </w:trPr>
        <w:tc>
          <w:tcPr>
            <w:tcW w:w="661" w:type="pct"/>
            <w:shd w:val="clear" w:color="auto" w:fill="FFC000"/>
            <w:vAlign w:val="center"/>
            <w:tcPrChange w:id="2612" w:author="Александр" w:date="2020-04-13T06:01:00Z">
              <w:tcPr>
                <w:tcW w:w="748" w:type="pct"/>
                <w:shd w:val="clear" w:color="auto" w:fill="FFC000"/>
                <w:vAlign w:val="center"/>
              </w:tcPr>
            </w:tcPrChange>
          </w:tcPr>
          <w:p w14:paraId="6783355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Системный код объекта</w:t>
            </w:r>
          </w:p>
        </w:tc>
        <w:tc>
          <w:tcPr>
            <w:tcW w:w="2091" w:type="pct"/>
            <w:shd w:val="clear" w:color="auto" w:fill="FFC000"/>
            <w:vAlign w:val="center"/>
            <w:tcPrChange w:id="2613" w:author="Александр" w:date="2020-04-13T06:01:00Z">
              <w:tcPr>
                <w:tcW w:w="1234" w:type="pct"/>
                <w:shd w:val="clear" w:color="auto" w:fill="FFC000"/>
                <w:vAlign w:val="center"/>
              </w:tcPr>
            </w:tcPrChange>
          </w:tcPr>
          <w:p w14:paraId="2FA16D5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Наименование</w:t>
            </w:r>
          </w:p>
        </w:tc>
        <w:tc>
          <w:tcPr>
            <w:tcW w:w="2248" w:type="pct"/>
            <w:shd w:val="clear" w:color="auto" w:fill="FFC000"/>
            <w:vAlign w:val="center"/>
            <w:tcPrChange w:id="2614" w:author="Александр" w:date="2020-04-13T06:01:00Z">
              <w:tcPr>
                <w:tcW w:w="3018" w:type="pct"/>
                <w:shd w:val="clear" w:color="auto" w:fill="FFC000"/>
                <w:vAlign w:val="center"/>
              </w:tcPr>
            </w:tcPrChange>
          </w:tcPr>
          <w:p w14:paraId="5EEBB72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w:t>
            </w:r>
          </w:p>
        </w:tc>
      </w:tr>
      <w:tr w:rsidR="00D153F5" w:rsidRPr="000E3C42" w14:paraId="4D64BE09" w14:textId="77777777" w:rsidTr="00C9220E">
        <w:trPr>
          <w:cantSplit/>
          <w:trPrChange w:id="2615" w:author="Александр" w:date="2020-04-13T06:01:00Z">
            <w:trPr>
              <w:cantSplit/>
            </w:trPr>
          </w:trPrChange>
        </w:trPr>
        <w:tc>
          <w:tcPr>
            <w:tcW w:w="661" w:type="pct"/>
            <w:vAlign w:val="center"/>
            <w:tcPrChange w:id="2616" w:author="Александр" w:date="2020-04-13T06:01:00Z">
              <w:tcPr>
                <w:tcW w:w="748" w:type="pct"/>
                <w:vAlign w:val="center"/>
              </w:tcPr>
            </w:tcPrChange>
          </w:tcPr>
          <w:p w14:paraId="56395244" w14:textId="77777777" w:rsidR="00D153F5" w:rsidRPr="000E3C42" w:rsidRDefault="00D153F5" w:rsidP="00D153F5">
            <w:pPr>
              <w:rPr>
                <w:rFonts w:ascii="Arial" w:hAnsi="Arial" w:cs="Arial"/>
                <w:sz w:val="20"/>
                <w:szCs w:val="20"/>
              </w:rPr>
            </w:pPr>
            <w:r w:rsidRPr="000E3C42">
              <w:rPr>
                <w:rFonts w:ascii="Arial" w:hAnsi="Arial" w:cs="Arial"/>
                <w:sz w:val="20"/>
                <w:szCs w:val="20"/>
              </w:rPr>
              <w:t>E_M</w:t>
            </w:r>
          </w:p>
        </w:tc>
        <w:tc>
          <w:tcPr>
            <w:tcW w:w="2091" w:type="pct"/>
            <w:vAlign w:val="center"/>
            <w:tcPrChange w:id="2617" w:author="Александр" w:date="2020-04-13T06:01:00Z">
              <w:tcPr>
                <w:tcW w:w="1234" w:type="pct"/>
                <w:vAlign w:val="center"/>
              </w:tcPr>
            </w:tcPrChange>
          </w:tcPr>
          <w:p w14:paraId="7015D3F1" w14:textId="23A85101" w:rsidR="00D153F5" w:rsidRPr="000E3C42" w:rsidRDefault="00CC1AC2" w:rsidP="00D153F5">
            <w:pPr>
              <w:jc w:val="left"/>
              <w:rPr>
                <w:rFonts w:ascii="Arial" w:hAnsi="Arial" w:cs="Arial"/>
                <w:sz w:val="20"/>
                <w:szCs w:val="20"/>
              </w:rPr>
            </w:pPr>
            <w:ins w:id="2618" w:author="Александр" w:date="2020-04-13T05:59:00Z">
              <w:r>
                <w:rPr>
                  <w:rFonts w:ascii="Arial" w:hAnsi="Arial" w:cs="Arial"/>
                  <w:color w:val="000000"/>
                  <w:sz w:val="20"/>
                  <w:szCs w:val="20"/>
                </w:rPr>
                <w:t>Статичное (механическое</w:t>
              </w:r>
              <w:r w:rsidRPr="00CC1AC2">
                <w:rPr>
                  <w:rFonts w:ascii="Arial" w:hAnsi="Arial" w:cs="Arial"/>
                  <w:color w:val="000000"/>
                  <w:sz w:val="20"/>
                  <w:szCs w:val="20"/>
                </w:rPr>
                <w:t>)оборуд</w:t>
              </w:r>
            </w:ins>
            <w:ins w:id="2619" w:author="Александр" w:date="2020-04-13T06:01:00Z">
              <w:r>
                <w:rPr>
                  <w:rFonts w:ascii="Arial" w:hAnsi="Arial" w:cs="Arial"/>
                  <w:color w:val="000000"/>
                  <w:sz w:val="20"/>
                  <w:szCs w:val="20"/>
                </w:rPr>
                <w:t>ование</w:t>
              </w:r>
            </w:ins>
            <w:del w:id="2620" w:author="Александр" w:date="2020-04-13T05:59:00Z">
              <w:r w:rsidR="00D153F5" w:rsidRPr="000E3C42" w:rsidDel="00CC1AC2">
                <w:rPr>
                  <w:rFonts w:ascii="Arial" w:hAnsi="Arial" w:cs="Arial"/>
                  <w:color w:val="000000"/>
                  <w:sz w:val="20"/>
                  <w:szCs w:val="20"/>
                </w:rPr>
                <w:delText>Механическое (статическое)</w:delText>
              </w:r>
            </w:del>
          </w:p>
        </w:tc>
        <w:tc>
          <w:tcPr>
            <w:tcW w:w="2248" w:type="pct"/>
            <w:tcPrChange w:id="2621" w:author="Александр" w:date="2020-04-13T06:01:00Z">
              <w:tcPr>
                <w:tcW w:w="3018" w:type="pct"/>
              </w:tcPr>
            </w:tcPrChange>
          </w:tcPr>
          <w:p w14:paraId="1070AB35" w14:textId="0D6AEDFF"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В группу статического оборудования входят различные сосуды высокого давления, емкости, сборники - сепараторы, резервуары и разные аппараты</w:t>
            </w:r>
            <w:ins w:id="2622" w:author="Владимир Лаут" w:date="2021-04-07T09:25:00Z">
              <w:r w:rsidR="00612CCE" w:rsidRPr="00612CCE">
                <w:rPr>
                  <w:rFonts w:ascii="Arial" w:hAnsi="Arial" w:cs="Arial"/>
                  <w:color w:val="000000"/>
                  <w:sz w:val="20"/>
                  <w:szCs w:val="20"/>
                  <w:rPrChange w:id="2623" w:author="Владимир Лаут" w:date="2021-04-07T09:25:00Z">
                    <w:rPr>
                      <w:rFonts w:ascii="Arial" w:hAnsi="Arial" w:cs="Arial"/>
                      <w:color w:val="000000"/>
                      <w:sz w:val="20"/>
                      <w:szCs w:val="20"/>
                      <w:lang w:val="en-US"/>
                    </w:rPr>
                  </w:rPrChange>
                </w:rPr>
                <w:t xml:space="preserve"> (</w:t>
              </w:r>
              <w:r w:rsidR="00612CCE">
                <w:rPr>
                  <w:rFonts w:ascii="Arial" w:hAnsi="Arial" w:cs="Arial"/>
                  <w:color w:val="000000"/>
                  <w:sz w:val="20"/>
                  <w:szCs w:val="20"/>
                </w:rPr>
                <w:t>к</w:t>
              </w:r>
              <w:r w:rsidR="00612CCE" w:rsidRPr="00612CCE">
                <w:rPr>
                  <w:rFonts w:ascii="Arial" w:hAnsi="Arial" w:cs="Arial"/>
                  <w:color w:val="000000"/>
                  <w:sz w:val="20"/>
                  <w:szCs w:val="20"/>
                </w:rPr>
                <w:t>роме аппаратов с перемешивающими устройствами</w:t>
              </w:r>
              <w:r w:rsidR="00612CCE" w:rsidRPr="00612CCE">
                <w:rPr>
                  <w:rFonts w:ascii="Arial" w:hAnsi="Arial" w:cs="Arial"/>
                  <w:color w:val="000000"/>
                  <w:sz w:val="20"/>
                  <w:szCs w:val="20"/>
                  <w:rPrChange w:id="2624" w:author="Владимир Лаут" w:date="2021-04-07T09:25:00Z">
                    <w:rPr>
                      <w:rFonts w:ascii="Arial" w:hAnsi="Arial" w:cs="Arial"/>
                      <w:color w:val="000000"/>
                      <w:sz w:val="20"/>
                      <w:szCs w:val="20"/>
                      <w:lang w:val="en-US"/>
                    </w:rPr>
                  </w:rPrChange>
                </w:rPr>
                <w:t>)</w:t>
              </w:r>
            </w:ins>
            <w:r w:rsidRPr="000E3C42">
              <w:rPr>
                <w:rFonts w:ascii="Arial" w:hAnsi="Arial" w:cs="Arial"/>
                <w:color w:val="000000"/>
                <w:sz w:val="20"/>
                <w:szCs w:val="20"/>
              </w:rPr>
              <w:t>.</w:t>
            </w:r>
          </w:p>
        </w:tc>
      </w:tr>
      <w:tr w:rsidR="00D153F5" w:rsidRPr="000E3C42" w14:paraId="3F786753" w14:textId="77777777" w:rsidTr="00C9220E">
        <w:trPr>
          <w:cantSplit/>
          <w:trPrChange w:id="2625" w:author="Александр" w:date="2020-04-13T06:01:00Z">
            <w:trPr>
              <w:cantSplit/>
            </w:trPr>
          </w:trPrChange>
        </w:trPr>
        <w:tc>
          <w:tcPr>
            <w:tcW w:w="661" w:type="pct"/>
            <w:vAlign w:val="center"/>
            <w:tcPrChange w:id="2626" w:author="Александр" w:date="2020-04-13T06:01:00Z">
              <w:tcPr>
                <w:tcW w:w="748" w:type="pct"/>
                <w:vAlign w:val="center"/>
              </w:tcPr>
            </w:tcPrChange>
          </w:tcPr>
          <w:p w14:paraId="2CDB3870" w14:textId="77777777" w:rsidR="00D153F5" w:rsidRPr="000E3C42" w:rsidRDefault="00D153F5" w:rsidP="00D153F5">
            <w:pPr>
              <w:rPr>
                <w:rFonts w:ascii="Arial" w:hAnsi="Arial" w:cs="Arial"/>
                <w:sz w:val="20"/>
                <w:szCs w:val="20"/>
              </w:rPr>
            </w:pPr>
            <w:r w:rsidRPr="000E3C42">
              <w:rPr>
                <w:rFonts w:ascii="Arial" w:hAnsi="Arial" w:cs="Arial"/>
                <w:sz w:val="20"/>
                <w:szCs w:val="20"/>
              </w:rPr>
              <w:t>E_D</w:t>
            </w:r>
          </w:p>
        </w:tc>
        <w:tc>
          <w:tcPr>
            <w:tcW w:w="2091" w:type="pct"/>
            <w:vAlign w:val="center"/>
            <w:tcPrChange w:id="2627" w:author="Александр" w:date="2020-04-13T06:01:00Z">
              <w:tcPr>
                <w:tcW w:w="1234" w:type="pct"/>
                <w:vAlign w:val="center"/>
              </w:tcPr>
            </w:tcPrChange>
          </w:tcPr>
          <w:p w14:paraId="7110DA01" w14:textId="2A3E8992" w:rsidR="00D153F5" w:rsidRPr="000E3C42" w:rsidRDefault="00CC1AC2" w:rsidP="00D153F5">
            <w:pPr>
              <w:jc w:val="left"/>
              <w:rPr>
                <w:rFonts w:ascii="Arial" w:hAnsi="Arial" w:cs="Arial"/>
                <w:sz w:val="20"/>
                <w:szCs w:val="20"/>
              </w:rPr>
            </w:pPr>
            <w:ins w:id="2628" w:author="Александр" w:date="2020-04-13T05:59:00Z">
              <w:r>
                <w:rPr>
                  <w:rFonts w:ascii="Arial" w:hAnsi="Arial" w:cs="Arial"/>
                  <w:color w:val="000000"/>
                  <w:sz w:val="20"/>
                  <w:szCs w:val="20"/>
                </w:rPr>
                <w:t>Динамическое (механическое) оборудование</w:t>
              </w:r>
            </w:ins>
            <w:del w:id="2629" w:author="Александр" w:date="2020-04-13T05:59:00Z">
              <w:r w:rsidR="00D153F5" w:rsidRPr="000E3C42" w:rsidDel="00CC1AC2">
                <w:rPr>
                  <w:rFonts w:ascii="Arial" w:hAnsi="Arial" w:cs="Arial"/>
                  <w:color w:val="000000"/>
                  <w:sz w:val="20"/>
                  <w:szCs w:val="20"/>
                </w:rPr>
                <w:delText>Механическое (динамическое)</w:delText>
              </w:r>
            </w:del>
          </w:p>
        </w:tc>
        <w:tc>
          <w:tcPr>
            <w:tcW w:w="2248" w:type="pct"/>
            <w:tcPrChange w:id="2630" w:author="Александр" w:date="2020-04-13T06:01:00Z">
              <w:tcPr>
                <w:tcW w:w="3018" w:type="pct"/>
              </w:tcPr>
            </w:tcPrChange>
          </w:tcPr>
          <w:p w14:paraId="2E8856D8"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 xml:space="preserve">Динамическое оборудование включает в себя компрессоры, </w:t>
            </w:r>
            <w:proofErr w:type="spellStart"/>
            <w:r w:rsidRPr="000E3C42">
              <w:rPr>
                <w:rFonts w:ascii="Arial" w:hAnsi="Arial" w:cs="Arial"/>
                <w:color w:val="000000"/>
                <w:sz w:val="20"/>
                <w:szCs w:val="20"/>
              </w:rPr>
              <w:t>газодувки</w:t>
            </w:r>
            <w:proofErr w:type="spellEnd"/>
            <w:r w:rsidRPr="000E3C42">
              <w:rPr>
                <w:rFonts w:ascii="Arial" w:hAnsi="Arial" w:cs="Arial"/>
                <w:color w:val="000000"/>
                <w:sz w:val="20"/>
                <w:szCs w:val="20"/>
              </w:rPr>
              <w:t>, вентиляторы, насосы, холодильные машины и машины привода. В эту же группу можно включить машины специализированного применения: дробилки, мельницы, грохоты, дозаторы, питатели, перемешивающие устройства мешалок, сепараторы, центрифуги, фильтры барабанные и др.</w:t>
            </w:r>
          </w:p>
        </w:tc>
      </w:tr>
      <w:tr w:rsidR="00D153F5" w:rsidRPr="000E3C42" w14:paraId="14FE6C66" w14:textId="77777777" w:rsidTr="00C9220E">
        <w:trPr>
          <w:cantSplit/>
          <w:trPrChange w:id="2631" w:author="Александр" w:date="2020-04-13T06:01:00Z">
            <w:trPr>
              <w:cantSplit/>
            </w:trPr>
          </w:trPrChange>
        </w:trPr>
        <w:tc>
          <w:tcPr>
            <w:tcW w:w="661" w:type="pct"/>
            <w:vAlign w:val="center"/>
            <w:tcPrChange w:id="2632" w:author="Александр" w:date="2020-04-13T06:01:00Z">
              <w:tcPr>
                <w:tcW w:w="748" w:type="pct"/>
                <w:vAlign w:val="center"/>
              </w:tcPr>
            </w:tcPrChange>
          </w:tcPr>
          <w:p w14:paraId="0920A03D" w14:textId="77777777" w:rsidR="00D153F5" w:rsidRPr="000E3C42" w:rsidRDefault="00D153F5" w:rsidP="00D153F5">
            <w:pPr>
              <w:rPr>
                <w:rFonts w:ascii="Arial" w:hAnsi="Arial" w:cs="Arial"/>
                <w:sz w:val="20"/>
                <w:szCs w:val="20"/>
              </w:rPr>
            </w:pPr>
            <w:r w:rsidRPr="000E3C42">
              <w:rPr>
                <w:rFonts w:ascii="Arial" w:hAnsi="Arial" w:cs="Arial"/>
                <w:sz w:val="20"/>
                <w:szCs w:val="20"/>
              </w:rPr>
              <w:t>E_E</w:t>
            </w:r>
          </w:p>
        </w:tc>
        <w:tc>
          <w:tcPr>
            <w:tcW w:w="2091" w:type="pct"/>
            <w:vAlign w:val="center"/>
            <w:tcPrChange w:id="2633" w:author="Александр" w:date="2020-04-13T06:01:00Z">
              <w:tcPr>
                <w:tcW w:w="1234" w:type="pct"/>
                <w:vAlign w:val="center"/>
              </w:tcPr>
            </w:tcPrChange>
          </w:tcPr>
          <w:p w14:paraId="43B009C5"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Энергетическое оборудование</w:t>
            </w:r>
          </w:p>
        </w:tc>
        <w:tc>
          <w:tcPr>
            <w:tcW w:w="2248" w:type="pct"/>
            <w:tcPrChange w:id="2634" w:author="Александр" w:date="2020-04-13T06:01:00Z">
              <w:tcPr>
                <w:tcW w:w="3018" w:type="pct"/>
              </w:tcPr>
            </w:tcPrChange>
          </w:tcPr>
          <w:p w14:paraId="53739A97" w14:textId="77777777" w:rsidR="00D153F5" w:rsidRPr="000E3C42" w:rsidRDefault="00D153F5" w:rsidP="00D153F5">
            <w:pPr>
              <w:jc w:val="left"/>
              <w:rPr>
                <w:rFonts w:ascii="Arial" w:hAnsi="Arial" w:cs="Arial"/>
                <w:sz w:val="20"/>
                <w:szCs w:val="20"/>
              </w:rPr>
            </w:pPr>
            <w:r w:rsidRPr="000E3C42">
              <w:rPr>
                <w:rFonts w:ascii="Arial" w:hAnsi="Arial" w:cs="Arial"/>
                <w:color w:val="000000"/>
                <w:sz w:val="20"/>
                <w:szCs w:val="20"/>
              </w:rPr>
              <w:t>Оборудование, предназначенное для выработки (электрической энергии, пара, горячей воды), преобразования (химической энергии сжигаемого топлива в тепловую энергию пара или горячей воды), транспортирования либо передачи механической энергии энергоносителя (воды, газа, пара, воздуха сжатого, кислорода, азота и т. д.).</w:t>
            </w:r>
          </w:p>
        </w:tc>
      </w:tr>
      <w:tr w:rsidR="00D153F5" w:rsidRPr="000E3C42" w14:paraId="0462B787" w14:textId="77777777" w:rsidTr="00C9220E">
        <w:trPr>
          <w:cantSplit/>
          <w:trPrChange w:id="2635" w:author="Александр" w:date="2020-04-13T06:01:00Z">
            <w:trPr>
              <w:cantSplit/>
            </w:trPr>
          </w:trPrChange>
        </w:trPr>
        <w:tc>
          <w:tcPr>
            <w:tcW w:w="661" w:type="pct"/>
            <w:vAlign w:val="center"/>
            <w:tcPrChange w:id="2636" w:author="Александр" w:date="2020-04-13T06:01:00Z">
              <w:tcPr>
                <w:tcW w:w="748" w:type="pct"/>
                <w:vAlign w:val="center"/>
              </w:tcPr>
            </w:tcPrChange>
          </w:tcPr>
          <w:p w14:paraId="7F913ADA" w14:textId="77777777" w:rsidR="00D153F5" w:rsidRPr="000E3C42" w:rsidRDefault="00D153F5" w:rsidP="00D153F5">
            <w:pPr>
              <w:rPr>
                <w:rFonts w:ascii="Arial" w:hAnsi="Arial" w:cs="Arial"/>
                <w:color w:val="000000"/>
                <w:sz w:val="20"/>
                <w:szCs w:val="20"/>
              </w:rPr>
            </w:pPr>
            <w:r w:rsidRPr="000E3C42">
              <w:rPr>
                <w:rFonts w:ascii="Arial" w:hAnsi="Arial" w:cs="Arial"/>
                <w:sz w:val="20"/>
                <w:szCs w:val="20"/>
              </w:rPr>
              <w:t>Е_</w:t>
            </w:r>
            <w:r w:rsidRPr="000E3C42">
              <w:rPr>
                <w:rFonts w:ascii="Arial" w:hAnsi="Arial" w:cs="Arial"/>
                <w:sz w:val="20"/>
                <w:szCs w:val="20"/>
                <w:lang w:val="en-US"/>
              </w:rPr>
              <w:t>P</w:t>
            </w:r>
          </w:p>
        </w:tc>
        <w:tc>
          <w:tcPr>
            <w:tcW w:w="2091" w:type="pct"/>
            <w:vAlign w:val="center"/>
            <w:tcPrChange w:id="2637" w:author="Александр" w:date="2020-04-13T06:01:00Z">
              <w:tcPr>
                <w:tcW w:w="1234" w:type="pct"/>
                <w:vAlign w:val="center"/>
              </w:tcPr>
            </w:tcPrChange>
          </w:tcPr>
          <w:p w14:paraId="018BA713"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Станки, механизмы, инструменты</w:t>
            </w:r>
          </w:p>
        </w:tc>
        <w:tc>
          <w:tcPr>
            <w:tcW w:w="2248" w:type="pct"/>
            <w:tcPrChange w:id="2638" w:author="Александр" w:date="2020-04-13T06:01:00Z">
              <w:tcPr>
                <w:tcW w:w="3018" w:type="pct"/>
              </w:tcPr>
            </w:tcPrChange>
          </w:tcPr>
          <w:p w14:paraId="65952A57"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Станок - машина (агрегатный механизм), используемая для обработки различных материалов, либо приспособление для выполнения чего-либо.</w:t>
            </w:r>
          </w:p>
          <w:p w14:paraId="26862C6A"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Инструмент - технологическая оснастка, предназначенная для воздействия на предмет труда с целью изменения его состояния.</w:t>
            </w:r>
          </w:p>
        </w:tc>
      </w:tr>
      <w:tr w:rsidR="00D153F5" w:rsidRPr="000E3C42" w14:paraId="33CF5D4D" w14:textId="77777777" w:rsidTr="00C9220E">
        <w:trPr>
          <w:cantSplit/>
          <w:trPrChange w:id="2639" w:author="Александр" w:date="2020-04-13T06:01:00Z">
            <w:trPr>
              <w:cantSplit/>
            </w:trPr>
          </w:trPrChange>
        </w:trPr>
        <w:tc>
          <w:tcPr>
            <w:tcW w:w="661" w:type="pct"/>
            <w:vAlign w:val="center"/>
            <w:tcPrChange w:id="2640" w:author="Александр" w:date="2020-04-13T06:01:00Z">
              <w:tcPr>
                <w:tcW w:w="748" w:type="pct"/>
                <w:vAlign w:val="center"/>
              </w:tcPr>
            </w:tcPrChange>
          </w:tcPr>
          <w:p w14:paraId="5A27616D" w14:textId="77777777" w:rsidR="00D153F5" w:rsidRPr="000E3C42" w:rsidRDefault="00D153F5" w:rsidP="00D153F5">
            <w:pPr>
              <w:rPr>
                <w:rFonts w:ascii="Arial" w:hAnsi="Arial" w:cs="Arial"/>
                <w:sz w:val="20"/>
                <w:szCs w:val="20"/>
              </w:rPr>
            </w:pPr>
            <w:r w:rsidRPr="000E3C42">
              <w:rPr>
                <w:rFonts w:ascii="Arial" w:hAnsi="Arial" w:cs="Arial"/>
                <w:sz w:val="20"/>
                <w:szCs w:val="20"/>
              </w:rPr>
              <w:t>E_K</w:t>
            </w:r>
          </w:p>
        </w:tc>
        <w:tc>
          <w:tcPr>
            <w:tcW w:w="2091" w:type="pct"/>
            <w:vAlign w:val="center"/>
            <w:tcPrChange w:id="2641" w:author="Александр" w:date="2020-04-13T06:01:00Z">
              <w:tcPr>
                <w:tcW w:w="1234" w:type="pct"/>
                <w:vAlign w:val="center"/>
              </w:tcPr>
            </w:tcPrChange>
          </w:tcPr>
          <w:p w14:paraId="33D172F5" w14:textId="52C16FE2" w:rsidR="00D153F5" w:rsidRPr="00981735" w:rsidRDefault="00D153F5" w:rsidP="00D153F5">
            <w:pPr>
              <w:jc w:val="left"/>
              <w:rPr>
                <w:rFonts w:ascii="Arial" w:hAnsi="Arial" w:cs="Arial"/>
                <w:color w:val="000000"/>
                <w:sz w:val="20"/>
                <w:szCs w:val="20"/>
              </w:rPr>
            </w:pPr>
            <w:r w:rsidRPr="000E3C42">
              <w:rPr>
                <w:rFonts w:ascii="Arial" w:hAnsi="Arial" w:cs="Arial"/>
                <w:color w:val="000000"/>
                <w:sz w:val="20"/>
                <w:szCs w:val="20"/>
              </w:rPr>
              <w:t xml:space="preserve">Оборудование </w:t>
            </w:r>
            <w:proofErr w:type="spellStart"/>
            <w:r w:rsidRPr="000E3C42">
              <w:rPr>
                <w:rFonts w:ascii="Arial" w:hAnsi="Arial" w:cs="Arial"/>
                <w:color w:val="000000"/>
                <w:sz w:val="20"/>
                <w:szCs w:val="20"/>
              </w:rPr>
              <w:t>КИПиА</w:t>
            </w:r>
            <w:proofErr w:type="spellEnd"/>
            <w:r w:rsidRPr="000E3C42">
              <w:rPr>
                <w:rFonts w:ascii="Arial" w:hAnsi="Arial" w:cs="Arial"/>
                <w:color w:val="000000"/>
                <w:sz w:val="20"/>
                <w:szCs w:val="20"/>
              </w:rPr>
              <w:t>, АСУ ТП</w:t>
            </w:r>
            <w:del w:id="2642" w:author="Владимир Лаут" w:date="2021-04-07T09:25:00Z">
              <w:r w:rsidR="00981735" w:rsidRPr="00981735" w:rsidDel="00612CCE">
                <w:rPr>
                  <w:rFonts w:ascii="Arial" w:hAnsi="Arial" w:cs="Arial"/>
                  <w:color w:val="000000"/>
                  <w:sz w:val="20"/>
                  <w:szCs w:val="20"/>
                </w:rPr>
                <w:delText xml:space="preserve">, </w:delText>
              </w:r>
              <w:r w:rsidR="00981735" w:rsidDel="00612CCE">
                <w:rPr>
                  <w:rFonts w:ascii="Arial" w:hAnsi="Arial" w:cs="Arial"/>
                  <w:color w:val="000000"/>
                  <w:sz w:val="20"/>
                  <w:szCs w:val="20"/>
                  <w:lang w:val="en-US"/>
                </w:rPr>
                <w:delText>IT</w:delText>
              </w:r>
              <w:r w:rsidR="00981735" w:rsidRPr="00981735" w:rsidDel="00612CCE">
                <w:rPr>
                  <w:rFonts w:ascii="Arial" w:hAnsi="Arial" w:cs="Arial"/>
                  <w:color w:val="000000"/>
                  <w:sz w:val="20"/>
                  <w:szCs w:val="20"/>
                </w:rPr>
                <w:delText>-</w:delText>
              </w:r>
              <w:r w:rsidR="00981735" w:rsidDel="00612CCE">
                <w:rPr>
                  <w:rFonts w:ascii="Arial" w:hAnsi="Arial" w:cs="Arial"/>
                  <w:color w:val="000000"/>
                  <w:sz w:val="20"/>
                  <w:szCs w:val="20"/>
                </w:rPr>
                <w:delText>оборудование, оборудование связи</w:delText>
              </w:r>
            </w:del>
          </w:p>
        </w:tc>
        <w:tc>
          <w:tcPr>
            <w:tcW w:w="2248" w:type="pct"/>
            <w:tcPrChange w:id="2643" w:author="Александр" w:date="2020-04-13T06:01:00Z">
              <w:tcPr>
                <w:tcW w:w="3018" w:type="pct"/>
              </w:tcPr>
            </w:tcPrChange>
          </w:tcPr>
          <w:p w14:paraId="0533EB1D" w14:textId="4F7700D7" w:rsidR="00D153F5" w:rsidRPr="00981735" w:rsidRDefault="00D153F5" w:rsidP="00D153F5">
            <w:pPr>
              <w:jc w:val="left"/>
              <w:rPr>
                <w:rFonts w:ascii="Arial" w:hAnsi="Arial" w:cs="Arial"/>
                <w:color w:val="000000"/>
                <w:sz w:val="20"/>
                <w:szCs w:val="20"/>
              </w:rPr>
            </w:pPr>
            <w:r w:rsidRPr="000E3C42">
              <w:rPr>
                <w:rFonts w:ascii="Arial" w:hAnsi="Arial" w:cs="Arial"/>
                <w:color w:val="000000"/>
                <w:sz w:val="20"/>
                <w:szCs w:val="20"/>
              </w:rPr>
              <w:t>Приборы и устройства систем автоматики и АСУ ТП, контрольно-измерительные приборы</w:t>
            </w:r>
            <w:del w:id="2644" w:author="Владимир Лаут" w:date="2021-04-07T09:26:00Z">
              <w:r w:rsidR="00981735" w:rsidDel="00612CCE">
                <w:rPr>
                  <w:rFonts w:ascii="Arial" w:hAnsi="Arial" w:cs="Arial"/>
                  <w:color w:val="000000"/>
                  <w:sz w:val="20"/>
                  <w:szCs w:val="20"/>
                </w:rPr>
                <w:delText>,</w:delText>
              </w:r>
            </w:del>
            <w:r w:rsidR="00981735">
              <w:rPr>
                <w:rFonts w:ascii="Arial" w:hAnsi="Arial" w:cs="Arial"/>
                <w:color w:val="000000"/>
                <w:sz w:val="20"/>
                <w:szCs w:val="20"/>
              </w:rPr>
              <w:t xml:space="preserve"> </w:t>
            </w:r>
            <w:del w:id="2645" w:author="Владимир Лаут" w:date="2021-04-07T09:26:00Z">
              <w:r w:rsidR="00981735" w:rsidDel="00612CCE">
                <w:rPr>
                  <w:rFonts w:ascii="Arial" w:hAnsi="Arial" w:cs="Arial"/>
                  <w:color w:val="000000"/>
                  <w:sz w:val="20"/>
                  <w:szCs w:val="20"/>
                  <w:lang w:val="en-US"/>
                </w:rPr>
                <w:delText>IT</w:delText>
              </w:r>
              <w:r w:rsidR="00981735" w:rsidRPr="00981735" w:rsidDel="00612CCE">
                <w:rPr>
                  <w:rFonts w:ascii="Arial" w:hAnsi="Arial" w:cs="Arial"/>
                  <w:color w:val="000000"/>
                  <w:sz w:val="20"/>
                  <w:szCs w:val="20"/>
                </w:rPr>
                <w:delText>-</w:delText>
              </w:r>
              <w:r w:rsidR="00981735" w:rsidDel="00612CCE">
                <w:rPr>
                  <w:rFonts w:ascii="Arial" w:hAnsi="Arial" w:cs="Arial"/>
                  <w:color w:val="000000"/>
                  <w:sz w:val="20"/>
                  <w:szCs w:val="20"/>
                </w:rPr>
                <w:delText>оборудование, оборудование связи</w:delText>
              </w:r>
            </w:del>
          </w:p>
        </w:tc>
      </w:tr>
      <w:tr w:rsidR="00D153F5" w:rsidRPr="000E3C42" w14:paraId="64E866E7" w14:textId="77777777" w:rsidTr="00C9220E">
        <w:trPr>
          <w:cantSplit/>
          <w:trPrChange w:id="2646" w:author="Александр" w:date="2020-04-13T06:01:00Z">
            <w:trPr>
              <w:cantSplit/>
            </w:trPr>
          </w:trPrChange>
        </w:trPr>
        <w:tc>
          <w:tcPr>
            <w:tcW w:w="661" w:type="pct"/>
            <w:vAlign w:val="center"/>
            <w:tcPrChange w:id="2647" w:author="Александр" w:date="2020-04-13T06:01:00Z">
              <w:tcPr>
                <w:tcW w:w="748" w:type="pct"/>
                <w:vAlign w:val="center"/>
              </w:tcPr>
            </w:tcPrChange>
          </w:tcPr>
          <w:p w14:paraId="353B1B6E" w14:textId="77777777" w:rsidR="00D153F5" w:rsidRPr="000E3C42" w:rsidRDefault="00D153F5" w:rsidP="00D153F5">
            <w:pPr>
              <w:rPr>
                <w:rFonts w:ascii="Arial" w:hAnsi="Arial" w:cs="Arial"/>
                <w:sz w:val="20"/>
                <w:szCs w:val="20"/>
              </w:rPr>
            </w:pPr>
            <w:r w:rsidRPr="000E3C42">
              <w:rPr>
                <w:rFonts w:ascii="Arial" w:hAnsi="Arial" w:cs="Arial"/>
                <w:sz w:val="20"/>
                <w:szCs w:val="20"/>
              </w:rPr>
              <w:lastRenderedPageBreak/>
              <w:t>E_B</w:t>
            </w:r>
          </w:p>
        </w:tc>
        <w:tc>
          <w:tcPr>
            <w:tcW w:w="2091" w:type="pct"/>
            <w:vAlign w:val="center"/>
            <w:tcPrChange w:id="2648" w:author="Александр" w:date="2020-04-13T06:01:00Z">
              <w:tcPr>
                <w:tcW w:w="1234" w:type="pct"/>
                <w:vAlign w:val="center"/>
              </w:tcPr>
            </w:tcPrChange>
          </w:tcPr>
          <w:p w14:paraId="3798173D"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Здания и сооружения</w:t>
            </w:r>
          </w:p>
        </w:tc>
        <w:tc>
          <w:tcPr>
            <w:tcW w:w="2248" w:type="pct"/>
            <w:tcPrChange w:id="2649" w:author="Александр" w:date="2020-04-13T06:01:00Z">
              <w:tcPr>
                <w:tcW w:w="3018" w:type="pct"/>
              </w:tcPr>
            </w:tcPrChange>
          </w:tcPr>
          <w:p w14:paraId="60C0558D"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К зданиям относятся архитектурно-строительные объекты, назначением которых является создание условий (защита от атмосферных явлений и пр.) для труда, жилья, социально-культурного обслуживания населения и хранения материальных ценностей.</w:t>
            </w:r>
          </w:p>
          <w:p w14:paraId="4D9EEC9F"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К сооружениям относятся инженерно-строительные объекты, назначением которых является создание условий, необходимых для осуществления процесса производства путем выполнения тех или иных технических функций, не связанных с изменением предмета труда.</w:t>
            </w:r>
          </w:p>
        </w:tc>
      </w:tr>
      <w:tr w:rsidR="00D153F5" w:rsidRPr="000E3C42" w14:paraId="06313225" w14:textId="77777777" w:rsidTr="00C9220E">
        <w:trPr>
          <w:cantSplit/>
          <w:trPrChange w:id="2650" w:author="Александр" w:date="2020-04-13T06:01:00Z">
            <w:trPr>
              <w:cantSplit/>
            </w:trPr>
          </w:trPrChange>
        </w:trPr>
        <w:tc>
          <w:tcPr>
            <w:tcW w:w="661" w:type="pct"/>
            <w:vAlign w:val="center"/>
            <w:tcPrChange w:id="2651" w:author="Александр" w:date="2020-04-13T06:01:00Z">
              <w:tcPr>
                <w:tcW w:w="748" w:type="pct"/>
                <w:vAlign w:val="center"/>
              </w:tcPr>
            </w:tcPrChange>
          </w:tcPr>
          <w:p w14:paraId="42C08F46" w14:textId="77777777" w:rsidR="00D153F5" w:rsidRPr="000E3C42" w:rsidRDefault="00D153F5" w:rsidP="00D153F5">
            <w:pPr>
              <w:rPr>
                <w:rFonts w:ascii="Arial" w:hAnsi="Arial" w:cs="Arial"/>
                <w:sz w:val="20"/>
                <w:szCs w:val="20"/>
              </w:rPr>
            </w:pPr>
            <w:r w:rsidRPr="000E3C42">
              <w:rPr>
                <w:rFonts w:ascii="Arial" w:hAnsi="Arial" w:cs="Arial"/>
                <w:sz w:val="20"/>
                <w:szCs w:val="20"/>
              </w:rPr>
              <w:t>E_С</w:t>
            </w:r>
          </w:p>
        </w:tc>
        <w:tc>
          <w:tcPr>
            <w:tcW w:w="2091" w:type="pct"/>
            <w:vAlign w:val="center"/>
            <w:tcPrChange w:id="2652" w:author="Александр" w:date="2020-04-13T06:01:00Z">
              <w:tcPr>
                <w:tcW w:w="1234" w:type="pct"/>
                <w:vAlign w:val="center"/>
              </w:tcPr>
            </w:tcPrChange>
          </w:tcPr>
          <w:p w14:paraId="704544B9" w14:textId="14273E6B" w:rsidR="00D153F5" w:rsidRPr="000E3C42" w:rsidRDefault="00CC1AC2" w:rsidP="00D153F5">
            <w:pPr>
              <w:jc w:val="left"/>
              <w:rPr>
                <w:rFonts w:ascii="Arial" w:hAnsi="Arial" w:cs="Arial"/>
                <w:color w:val="000000"/>
                <w:sz w:val="20"/>
                <w:szCs w:val="20"/>
              </w:rPr>
            </w:pPr>
            <w:ins w:id="2653" w:author="Александр" w:date="2020-04-13T06:00:00Z">
              <w:r w:rsidRPr="00CC1AC2">
                <w:rPr>
                  <w:rFonts w:ascii="Arial" w:hAnsi="Arial" w:cs="Arial"/>
                  <w:color w:val="000000"/>
                  <w:sz w:val="20"/>
                  <w:szCs w:val="20"/>
                </w:rPr>
                <w:t xml:space="preserve">Механизмы </w:t>
              </w:r>
              <w:proofErr w:type="spellStart"/>
              <w:r w:rsidRPr="00CC1AC2">
                <w:rPr>
                  <w:rFonts w:ascii="Arial" w:hAnsi="Arial" w:cs="Arial"/>
                  <w:color w:val="000000"/>
                  <w:sz w:val="20"/>
                  <w:szCs w:val="20"/>
                </w:rPr>
                <w:t>передат</w:t>
              </w:r>
              <w:proofErr w:type="spellEnd"/>
              <w:r w:rsidRPr="00CC1AC2">
                <w:rPr>
                  <w:rFonts w:ascii="Arial" w:hAnsi="Arial" w:cs="Arial"/>
                  <w:color w:val="000000"/>
                  <w:sz w:val="20"/>
                  <w:szCs w:val="20"/>
                </w:rPr>
                <w:t>.</w:t>
              </w:r>
            </w:ins>
            <w:del w:id="2654" w:author="Александр" w:date="2020-04-13T06:00:00Z">
              <w:r w:rsidR="00D153F5" w:rsidRPr="000E3C42" w:rsidDel="00CC1AC2">
                <w:rPr>
                  <w:rFonts w:ascii="Arial" w:hAnsi="Arial" w:cs="Arial"/>
                  <w:color w:val="000000"/>
                  <w:sz w:val="20"/>
                  <w:szCs w:val="20"/>
                </w:rPr>
                <w:delText>Передаточные устройства</w:delText>
              </w:r>
            </w:del>
          </w:p>
        </w:tc>
        <w:tc>
          <w:tcPr>
            <w:tcW w:w="2248" w:type="pct"/>
            <w:tcPrChange w:id="2655" w:author="Александр" w:date="2020-04-13T06:01:00Z">
              <w:tcPr>
                <w:tcW w:w="3018" w:type="pct"/>
              </w:tcPr>
            </w:tcPrChange>
          </w:tcPr>
          <w:p w14:paraId="2C6A544F"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Устройства, при помощи которых производится передача электрической, тепловой или механической энергии, а также передача жидких и газообразных веществ</w:t>
            </w:r>
          </w:p>
        </w:tc>
      </w:tr>
      <w:tr w:rsidR="00D153F5" w:rsidRPr="000E3C42" w14:paraId="6CC8CD8D" w14:textId="77777777" w:rsidTr="00C9220E">
        <w:trPr>
          <w:cantSplit/>
          <w:trPrChange w:id="2656" w:author="Александр" w:date="2020-04-13T06:01:00Z">
            <w:trPr>
              <w:cantSplit/>
            </w:trPr>
          </w:trPrChange>
        </w:trPr>
        <w:tc>
          <w:tcPr>
            <w:tcW w:w="661" w:type="pct"/>
            <w:vAlign w:val="center"/>
            <w:tcPrChange w:id="2657" w:author="Александр" w:date="2020-04-13T06:01:00Z">
              <w:tcPr>
                <w:tcW w:w="748" w:type="pct"/>
                <w:vAlign w:val="center"/>
              </w:tcPr>
            </w:tcPrChange>
          </w:tcPr>
          <w:p w14:paraId="285D67F2" w14:textId="77777777" w:rsidR="00D153F5" w:rsidRPr="000E3C42" w:rsidRDefault="00D153F5" w:rsidP="00D153F5">
            <w:pPr>
              <w:rPr>
                <w:rFonts w:ascii="Arial" w:hAnsi="Arial" w:cs="Arial"/>
                <w:sz w:val="20"/>
                <w:szCs w:val="20"/>
              </w:rPr>
            </w:pPr>
            <w:r w:rsidRPr="000E3C42">
              <w:rPr>
                <w:rFonts w:ascii="Arial" w:hAnsi="Arial" w:cs="Arial"/>
                <w:sz w:val="20"/>
                <w:szCs w:val="20"/>
              </w:rPr>
              <w:t>E_T</w:t>
            </w:r>
          </w:p>
        </w:tc>
        <w:tc>
          <w:tcPr>
            <w:tcW w:w="2091" w:type="pct"/>
            <w:vAlign w:val="center"/>
            <w:tcPrChange w:id="2658" w:author="Александр" w:date="2020-04-13T06:01:00Z">
              <w:tcPr>
                <w:tcW w:w="1234" w:type="pct"/>
                <w:vAlign w:val="center"/>
              </w:tcPr>
            </w:tcPrChange>
          </w:tcPr>
          <w:p w14:paraId="226972BA"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Транспорт</w:t>
            </w:r>
          </w:p>
        </w:tc>
        <w:tc>
          <w:tcPr>
            <w:tcW w:w="2248" w:type="pct"/>
            <w:tcPrChange w:id="2659" w:author="Александр" w:date="2020-04-13T06:01:00Z">
              <w:tcPr>
                <w:tcW w:w="3018" w:type="pct"/>
              </w:tcPr>
            </w:tcPrChange>
          </w:tcPr>
          <w:p w14:paraId="42630BCF"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(Транспортные средства) - технические устройства для перевозки людей и/или грузов</w:t>
            </w:r>
          </w:p>
        </w:tc>
      </w:tr>
      <w:tr w:rsidR="00D153F5" w:rsidRPr="000E3C42" w14:paraId="223E3956" w14:textId="77777777" w:rsidTr="00C9220E">
        <w:trPr>
          <w:cantSplit/>
          <w:trPrChange w:id="2660" w:author="Александр" w:date="2020-04-13T06:01:00Z">
            <w:trPr>
              <w:cantSplit/>
            </w:trPr>
          </w:trPrChange>
        </w:trPr>
        <w:tc>
          <w:tcPr>
            <w:tcW w:w="661" w:type="pct"/>
            <w:vAlign w:val="center"/>
            <w:tcPrChange w:id="2661" w:author="Александр" w:date="2020-04-13T06:01:00Z">
              <w:tcPr>
                <w:tcW w:w="748" w:type="pct"/>
                <w:vAlign w:val="center"/>
              </w:tcPr>
            </w:tcPrChange>
          </w:tcPr>
          <w:p w14:paraId="6E8293C1" w14:textId="77777777" w:rsidR="00D153F5" w:rsidRPr="000E3C42" w:rsidRDefault="00D153F5" w:rsidP="00D153F5">
            <w:pPr>
              <w:rPr>
                <w:rFonts w:ascii="Arial" w:hAnsi="Arial" w:cs="Arial"/>
                <w:sz w:val="20"/>
                <w:szCs w:val="20"/>
              </w:rPr>
            </w:pPr>
            <w:r w:rsidRPr="000E3C42">
              <w:rPr>
                <w:rFonts w:ascii="Arial" w:hAnsi="Arial" w:cs="Arial"/>
                <w:color w:val="000000"/>
                <w:sz w:val="20"/>
                <w:szCs w:val="20"/>
              </w:rPr>
              <w:t>E_</w:t>
            </w:r>
            <w:r w:rsidRPr="000E3C42">
              <w:rPr>
                <w:rFonts w:ascii="Arial" w:hAnsi="Arial" w:cs="Arial"/>
                <w:color w:val="000000"/>
                <w:sz w:val="20"/>
                <w:szCs w:val="20"/>
                <w:lang w:val="en-US"/>
              </w:rPr>
              <w:t>S</w:t>
            </w:r>
          </w:p>
        </w:tc>
        <w:tc>
          <w:tcPr>
            <w:tcW w:w="2091" w:type="pct"/>
            <w:vAlign w:val="center"/>
            <w:tcPrChange w:id="2662" w:author="Александр" w:date="2020-04-13T06:01:00Z">
              <w:tcPr>
                <w:tcW w:w="1234" w:type="pct"/>
                <w:vAlign w:val="center"/>
              </w:tcPr>
            </w:tcPrChange>
          </w:tcPr>
          <w:p w14:paraId="226B44EE"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lang w:val="en-US"/>
              </w:rPr>
              <w:t>C</w:t>
            </w:r>
            <w:r w:rsidRPr="000E3C42">
              <w:rPr>
                <w:rFonts w:ascii="Arial" w:hAnsi="Arial" w:cs="Arial"/>
                <w:color w:val="000000"/>
                <w:sz w:val="20"/>
                <w:szCs w:val="20"/>
              </w:rPr>
              <w:t>И</w:t>
            </w:r>
            <w:r w:rsidRPr="000E3C42">
              <w:rPr>
                <w:rFonts w:ascii="Arial" w:hAnsi="Arial"/>
                <w:color w:val="000000"/>
                <w:sz w:val="20"/>
                <w:szCs w:val="20"/>
              </w:rPr>
              <w:t xml:space="preserve"> </w:t>
            </w:r>
            <w:r w:rsidRPr="000E3C42">
              <w:rPr>
                <w:rFonts w:ascii="Arial" w:hAnsi="Arial" w:cs="Arial"/>
                <w:color w:val="000000"/>
                <w:sz w:val="20"/>
                <w:szCs w:val="20"/>
              </w:rPr>
              <w:t>Эталоны</w:t>
            </w:r>
          </w:p>
        </w:tc>
        <w:tc>
          <w:tcPr>
            <w:tcW w:w="2248" w:type="pct"/>
            <w:tcPrChange w:id="2663" w:author="Александр" w:date="2020-04-13T06:01:00Z">
              <w:tcPr>
                <w:tcW w:w="3018" w:type="pct"/>
              </w:tcPr>
            </w:tcPrChange>
          </w:tcPr>
          <w:p w14:paraId="08403502"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Средства измерений и эталонные СИ</w:t>
            </w:r>
          </w:p>
        </w:tc>
      </w:tr>
      <w:tr w:rsidR="00D153F5" w:rsidRPr="000E3C42" w14:paraId="09EB2069" w14:textId="77777777" w:rsidTr="00C9220E">
        <w:trPr>
          <w:cantSplit/>
          <w:trPrChange w:id="2664" w:author="Александр" w:date="2020-04-13T06:01:00Z">
            <w:trPr>
              <w:cantSplit/>
            </w:trPr>
          </w:trPrChange>
        </w:trPr>
        <w:tc>
          <w:tcPr>
            <w:tcW w:w="661" w:type="pct"/>
            <w:vAlign w:val="center"/>
            <w:tcPrChange w:id="2665" w:author="Александр" w:date="2020-04-13T06:01:00Z">
              <w:tcPr>
                <w:tcW w:w="748" w:type="pct"/>
                <w:vAlign w:val="center"/>
              </w:tcPr>
            </w:tcPrChange>
          </w:tcPr>
          <w:p w14:paraId="482A6724" w14:textId="77777777" w:rsidR="00D153F5" w:rsidRPr="000E3C42" w:rsidRDefault="00D153F5" w:rsidP="00D153F5">
            <w:pPr>
              <w:rPr>
                <w:rFonts w:ascii="Arial" w:hAnsi="Arial" w:cs="Arial"/>
                <w:color w:val="000000"/>
                <w:sz w:val="20"/>
                <w:szCs w:val="20"/>
              </w:rPr>
            </w:pPr>
            <w:r w:rsidRPr="000E3C42">
              <w:rPr>
                <w:rFonts w:ascii="Arial" w:hAnsi="Arial" w:cs="Arial"/>
                <w:color w:val="000000"/>
                <w:sz w:val="20"/>
                <w:szCs w:val="20"/>
              </w:rPr>
              <w:t>E_</w:t>
            </w:r>
            <w:r w:rsidRPr="000E3C42">
              <w:rPr>
                <w:rFonts w:ascii="Arial" w:hAnsi="Arial" w:cs="Arial"/>
                <w:color w:val="000000"/>
                <w:sz w:val="20"/>
                <w:szCs w:val="20"/>
                <w:lang w:val="en-US"/>
              </w:rPr>
              <w:t>G</w:t>
            </w:r>
          </w:p>
        </w:tc>
        <w:tc>
          <w:tcPr>
            <w:tcW w:w="2091" w:type="pct"/>
            <w:vAlign w:val="center"/>
            <w:tcPrChange w:id="2666" w:author="Александр" w:date="2020-04-13T06:01:00Z">
              <w:tcPr>
                <w:tcW w:w="1234" w:type="pct"/>
                <w:vAlign w:val="center"/>
              </w:tcPr>
            </w:tcPrChange>
          </w:tcPr>
          <w:p w14:paraId="1DC3B42F" w14:textId="77777777" w:rsidR="00D153F5" w:rsidRPr="000E3C42" w:rsidRDefault="00D153F5" w:rsidP="00D153F5">
            <w:pPr>
              <w:jc w:val="left"/>
              <w:rPr>
                <w:rFonts w:ascii="Arial" w:hAnsi="Arial" w:cs="Arial"/>
                <w:color w:val="000000"/>
                <w:sz w:val="20"/>
                <w:szCs w:val="20"/>
                <w:lang w:val="en-US"/>
              </w:rPr>
            </w:pPr>
            <w:r w:rsidRPr="000E3C42">
              <w:rPr>
                <w:rFonts w:ascii="Arial" w:hAnsi="Arial" w:cs="Arial"/>
                <w:color w:val="000000"/>
                <w:sz w:val="20"/>
                <w:szCs w:val="20"/>
              </w:rPr>
              <w:t>Противопожарная защита</w:t>
            </w:r>
          </w:p>
        </w:tc>
        <w:tc>
          <w:tcPr>
            <w:tcW w:w="2248" w:type="pct"/>
            <w:tcPrChange w:id="2667" w:author="Александр" w:date="2020-04-13T06:01:00Z">
              <w:tcPr>
                <w:tcW w:w="3018" w:type="pct"/>
              </w:tcPr>
            </w:tcPrChange>
          </w:tcPr>
          <w:p w14:paraId="77E43C52"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Средства противопожарной защиты, предназначенные для защиты людей и материальных ценностей от пожара (системы тушения пожаров, дымоудаления, оповещения о пожаре и пр. и их элементы)</w:t>
            </w:r>
          </w:p>
        </w:tc>
      </w:tr>
      <w:tr w:rsidR="00D153F5" w:rsidRPr="000E3C42" w14:paraId="7DC805D5" w14:textId="77777777" w:rsidTr="00C9220E">
        <w:trPr>
          <w:cantSplit/>
          <w:trPrChange w:id="2668" w:author="Александр" w:date="2020-04-13T06:01:00Z">
            <w:trPr>
              <w:cantSplit/>
            </w:trPr>
          </w:trPrChange>
        </w:trPr>
        <w:tc>
          <w:tcPr>
            <w:tcW w:w="661" w:type="pct"/>
            <w:vAlign w:val="center"/>
            <w:tcPrChange w:id="2669" w:author="Александр" w:date="2020-04-13T06:01:00Z">
              <w:tcPr>
                <w:tcW w:w="748" w:type="pct"/>
                <w:vAlign w:val="center"/>
              </w:tcPr>
            </w:tcPrChange>
          </w:tcPr>
          <w:p w14:paraId="1C47111F" w14:textId="77777777" w:rsidR="00D153F5" w:rsidRPr="000E3C42" w:rsidRDefault="00D153F5" w:rsidP="00D153F5">
            <w:pPr>
              <w:rPr>
                <w:rFonts w:ascii="Arial" w:hAnsi="Arial" w:cs="Arial"/>
                <w:color w:val="000000"/>
                <w:sz w:val="20"/>
                <w:szCs w:val="20"/>
              </w:rPr>
            </w:pPr>
            <w:r w:rsidRPr="000E3C42">
              <w:rPr>
                <w:rFonts w:ascii="Arial" w:hAnsi="Arial" w:cs="Arial"/>
                <w:color w:val="000000"/>
                <w:sz w:val="20"/>
                <w:szCs w:val="20"/>
              </w:rPr>
              <w:t>E_</w:t>
            </w:r>
            <w:r w:rsidRPr="000E3C42">
              <w:rPr>
                <w:rFonts w:ascii="Arial" w:hAnsi="Arial" w:cs="Arial"/>
                <w:color w:val="000000"/>
                <w:sz w:val="20"/>
                <w:szCs w:val="20"/>
                <w:lang w:val="en-US"/>
              </w:rPr>
              <w:t>A</w:t>
            </w:r>
          </w:p>
        </w:tc>
        <w:tc>
          <w:tcPr>
            <w:tcW w:w="2091" w:type="pct"/>
            <w:vAlign w:val="center"/>
            <w:tcPrChange w:id="2670" w:author="Александр" w:date="2020-04-13T06:01:00Z">
              <w:tcPr>
                <w:tcW w:w="1234" w:type="pct"/>
                <w:vAlign w:val="center"/>
              </w:tcPr>
            </w:tcPrChange>
          </w:tcPr>
          <w:p w14:paraId="6D6895D8" w14:textId="661B9A0C" w:rsidR="00D153F5" w:rsidRPr="000E3C42" w:rsidRDefault="00CC1AC2" w:rsidP="00D153F5">
            <w:pPr>
              <w:jc w:val="left"/>
              <w:rPr>
                <w:rFonts w:ascii="Arial" w:hAnsi="Arial" w:cs="Arial"/>
                <w:color w:val="000000"/>
                <w:sz w:val="20"/>
                <w:szCs w:val="20"/>
              </w:rPr>
            </w:pPr>
            <w:ins w:id="2671" w:author="Александр" w:date="2020-04-13T06:00:00Z">
              <w:r>
                <w:rPr>
                  <w:rFonts w:ascii="Arial" w:hAnsi="Arial" w:cs="Arial"/>
                  <w:color w:val="000000"/>
                  <w:sz w:val="20"/>
                  <w:szCs w:val="20"/>
                </w:rPr>
                <w:t xml:space="preserve">Запорно- регулирующее </w:t>
              </w:r>
              <w:del w:id="2672" w:author="Владимир Лаут" w:date="2021-04-07T19:02:00Z">
                <w:r w:rsidDel="00B70BFD">
                  <w:rPr>
                    <w:rFonts w:ascii="Arial" w:hAnsi="Arial" w:cs="Arial"/>
                    <w:color w:val="000000"/>
                    <w:sz w:val="20"/>
                    <w:szCs w:val="20"/>
                  </w:rPr>
                  <w:delText>обороборудование</w:delText>
                </w:r>
              </w:del>
            </w:ins>
            <w:ins w:id="2673" w:author="Владимир Лаут" w:date="2021-04-07T19:02:00Z">
              <w:r w:rsidR="00B70BFD">
                <w:rPr>
                  <w:rFonts w:ascii="Arial" w:hAnsi="Arial" w:cs="Arial"/>
                  <w:color w:val="000000"/>
                  <w:sz w:val="20"/>
                  <w:szCs w:val="20"/>
                </w:rPr>
                <w:t>оборудование</w:t>
              </w:r>
            </w:ins>
            <w:del w:id="2674" w:author="Александр" w:date="2020-04-13T06:00:00Z">
              <w:r w:rsidR="00D153F5" w:rsidRPr="000E3C42" w:rsidDel="00CC1AC2">
                <w:rPr>
                  <w:rFonts w:ascii="Arial" w:hAnsi="Arial" w:cs="Arial"/>
                  <w:color w:val="000000"/>
                  <w:sz w:val="20"/>
                  <w:szCs w:val="20"/>
                </w:rPr>
                <w:delText>Арматура</w:delText>
              </w:r>
              <w:r w:rsidR="00D153F5" w:rsidRPr="000E3C42" w:rsidDel="00CC1AC2">
                <w:rPr>
                  <w:rFonts w:ascii="Arial" w:hAnsi="Arial" w:cs="Arial"/>
                  <w:color w:val="000000"/>
                  <w:sz w:val="20"/>
                  <w:szCs w:val="20"/>
                  <w:lang w:val="en-US"/>
                </w:rPr>
                <w:delText xml:space="preserve"> </w:delText>
              </w:r>
              <w:r w:rsidR="00D153F5" w:rsidRPr="000E3C42" w:rsidDel="00CC1AC2">
                <w:rPr>
                  <w:rFonts w:ascii="Arial" w:hAnsi="Arial" w:cs="Arial"/>
                  <w:color w:val="000000"/>
                  <w:sz w:val="20"/>
                  <w:szCs w:val="20"/>
                </w:rPr>
                <w:delText xml:space="preserve">запорно-регулирующая </w:delText>
              </w:r>
            </w:del>
          </w:p>
        </w:tc>
        <w:tc>
          <w:tcPr>
            <w:tcW w:w="2248" w:type="pct"/>
            <w:tcPrChange w:id="2675" w:author="Александр" w:date="2020-04-13T06:01:00Z">
              <w:tcPr>
                <w:tcW w:w="3018" w:type="pct"/>
              </w:tcPr>
            </w:tcPrChange>
          </w:tcPr>
          <w:p w14:paraId="60497986" w14:textId="77777777" w:rsidR="00D153F5" w:rsidRPr="000E3C42" w:rsidRDefault="00D153F5" w:rsidP="00D153F5">
            <w:pPr>
              <w:jc w:val="left"/>
              <w:rPr>
                <w:rFonts w:ascii="Arial" w:hAnsi="Arial" w:cs="Arial"/>
                <w:color w:val="000000"/>
                <w:sz w:val="20"/>
                <w:szCs w:val="20"/>
              </w:rPr>
            </w:pPr>
            <w:r w:rsidRPr="000E3C42">
              <w:rPr>
                <w:rFonts w:ascii="Arial" w:hAnsi="Arial" w:cs="Arial"/>
                <w:color w:val="000000"/>
                <w:sz w:val="20"/>
                <w:szCs w:val="20"/>
              </w:rPr>
              <w:t xml:space="preserve">(Трубопроводная арматура) - устройства, устанавливаемые на трубопроводах, агрегатах, сосудах и предназначенные для управления (отключения, распределения, регулирования, сброса, смешивания, </w:t>
            </w:r>
            <w:proofErr w:type="spellStart"/>
            <w:r w:rsidRPr="000E3C42">
              <w:rPr>
                <w:rFonts w:ascii="Arial" w:hAnsi="Arial" w:cs="Arial"/>
                <w:color w:val="000000"/>
                <w:sz w:val="20"/>
                <w:szCs w:val="20"/>
              </w:rPr>
              <w:t>фазоразделения</w:t>
            </w:r>
            <w:proofErr w:type="spellEnd"/>
            <w:r w:rsidRPr="000E3C42">
              <w:rPr>
                <w:rFonts w:ascii="Arial" w:hAnsi="Arial" w:cs="Arial"/>
                <w:color w:val="000000"/>
                <w:sz w:val="20"/>
                <w:szCs w:val="20"/>
              </w:rPr>
              <w:t xml:space="preserve">) потоками рабочих сред (жидкой, газообразной, газожидкостной, порошкообразной, суспензии и т. п.) путём изменения площади проходного сечения (запорная, регулирующая, защитная, предохранительная, ГОСТ Р 52720-2007) </w:t>
            </w:r>
          </w:p>
        </w:tc>
      </w:tr>
      <w:tr w:rsidR="00612CCE" w:rsidRPr="000E3C42" w14:paraId="0D7BD3F2" w14:textId="77777777" w:rsidTr="00C9220E">
        <w:trPr>
          <w:cantSplit/>
          <w:ins w:id="2676" w:author="Владимир Лаут" w:date="2021-04-07T09:26:00Z"/>
        </w:trPr>
        <w:tc>
          <w:tcPr>
            <w:tcW w:w="661" w:type="pct"/>
            <w:vAlign w:val="center"/>
          </w:tcPr>
          <w:p w14:paraId="5B424377" w14:textId="112BA094" w:rsidR="00612CCE" w:rsidRPr="00612CCE" w:rsidRDefault="00612CCE" w:rsidP="00D153F5">
            <w:pPr>
              <w:rPr>
                <w:ins w:id="2677" w:author="Владимир Лаут" w:date="2021-04-07T09:26:00Z"/>
                <w:rFonts w:ascii="Arial" w:hAnsi="Arial" w:cs="Arial"/>
                <w:color w:val="000000"/>
                <w:sz w:val="20"/>
                <w:szCs w:val="20"/>
                <w:lang w:val="en-US"/>
                <w:rPrChange w:id="2678" w:author="Владимир Лаут" w:date="2021-04-07T09:27:00Z">
                  <w:rPr>
                    <w:ins w:id="2679" w:author="Владимир Лаут" w:date="2021-04-07T09:26:00Z"/>
                    <w:rFonts w:ascii="Arial" w:hAnsi="Arial" w:cs="Arial"/>
                    <w:color w:val="000000"/>
                    <w:sz w:val="20"/>
                    <w:szCs w:val="20"/>
                  </w:rPr>
                </w:rPrChange>
              </w:rPr>
            </w:pPr>
            <w:ins w:id="2680" w:author="Владимир Лаут" w:date="2021-04-07T09:27:00Z">
              <w:r>
                <w:rPr>
                  <w:rFonts w:ascii="Arial" w:hAnsi="Arial" w:cs="Arial"/>
                  <w:color w:val="000000"/>
                  <w:sz w:val="20"/>
                  <w:szCs w:val="20"/>
                  <w:lang w:val="en-US"/>
                </w:rPr>
                <w:t>E_V</w:t>
              </w:r>
            </w:ins>
          </w:p>
        </w:tc>
        <w:tc>
          <w:tcPr>
            <w:tcW w:w="2091" w:type="pct"/>
            <w:vAlign w:val="center"/>
          </w:tcPr>
          <w:p w14:paraId="18231F79" w14:textId="6AA564FA" w:rsidR="00612CCE" w:rsidRDefault="00612CCE" w:rsidP="00D153F5">
            <w:pPr>
              <w:jc w:val="left"/>
              <w:rPr>
                <w:ins w:id="2681" w:author="Владимир Лаут" w:date="2021-04-07T09:26:00Z"/>
                <w:rFonts w:ascii="Arial" w:hAnsi="Arial" w:cs="Arial"/>
                <w:color w:val="000000"/>
                <w:sz w:val="20"/>
                <w:szCs w:val="20"/>
              </w:rPr>
            </w:pPr>
            <w:ins w:id="2682" w:author="Владимир Лаут" w:date="2021-04-07T09:27:00Z">
              <w:r>
                <w:rPr>
                  <w:rFonts w:ascii="Arial" w:hAnsi="Arial" w:cs="Arial"/>
                  <w:color w:val="000000"/>
                  <w:sz w:val="20"/>
                  <w:szCs w:val="20"/>
                </w:rPr>
                <w:t>АКБ</w:t>
              </w:r>
            </w:ins>
          </w:p>
        </w:tc>
        <w:tc>
          <w:tcPr>
            <w:tcW w:w="2248" w:type="pct"/>
          </w:tcPr>
          <w:p w14:paraId="167B265F" w14:textId="234047E5" w:rsidR="00612CCE" w:rsidRPr="000E3C42" w:rsidRDefault="00612CCE" w:rsidP="00D153F5">
            <w:pPr>
              <w:jc w:val="left"/>
              <w:rPr>
                <w:ins w:id="2683" w:author="Владимир Лаут" w:date="2021-04-07T09:26:00Z"/>
                <w:rFonts w:ascii="Arial" w:hAnsi="Arial" w:cs="Arial"/>
                <w:color w:val="000000"/>
                <w:sz w:val="20"/>
                <w:szCs w:val="20"/>
              </w:rPr>
            </w:pPr>
            <w:ins w:id="2684" w:author="Владимир Лаут" w:date="2021-04-07T09:32:00Z">
              <w:r>
                <w:rPr>
                  <w:rFonts w:ascii="Arial" w:hAnsi="Arial" w:cs="Arial"/>
                  <w:color w:val="000000"/>
                  <w:sz w:val="20"/>
                  <w:szCs w:val="20"/>
                </w:rPr>
                <w:t>Аккумуляторные батареи</w:t>
              </w:r>
            </w:ins>
          </w:p>
        </w:tc>
      </w:tr>
      <w:tr w:rsidR="00612CCE" w:rsidRPr="000E3C42" w14:paraId="78B01F13" w14:textId="77777777" w:rsidTr="00C9220E">
        <w:trPr>
          <w:cantSplit/>
          <w:ins w:id="2685" w:author="Владимир Лаут" w:date="2021-04-07T09:28:00Z"/>
        </w:trPr>
        <w:tc>
          <w:tcPr>
            <w:tcW w:w="661" w:type="pct"/>
            <w:vAlign w:val="center"/>
          </w:tcPr>
          <w:p w14:paraId="74B746AC" w14:textId="3E2248CF" w:rsidR="00612CCE" w:rsidRPr="003F7F02" w:rsidRDefault="00612CCE" w:rsidP="00D153F5">
            <w:pPr>
              <w:rPr>
                <w:ins w:id="2686" w:author="Владимир Лаут" w:date="2021-04-07T09:28:00Z"/>
                <w:rFonts w:ascii="Arial" w:hAnsi="Arial" w:cs="Arial"/>
                <w:color w:val="000000"/>
                <w:sz w:val="20"/>
                <w:szCs w:val="20"/>
                <w:lang w:val="en-US"/>
              </w:rPr>
            </w:pPr>
            <w:ins w:id="2687" w:author="Владимир Лаут" w:date="2021-04-07T09:28:00Z">
              <w:r>
                <w:rPr>
                  <w:rFonts w:ascii="Arial" w:hAnsi="Arial" w:cs="Arial"/>
                  <w:color w:val="000000"/>
                  <w:sz w:val="20"/>
                  <w:szCs w:val="20"/>
                  <w:lang w:val="en-US"/>
                </w:rPr>
                <w:t>E_W</w:t>
              </w:r>
            </w:ins>
          </w:p>
        </w:tc>
        <w:tc>
          <w:tcPr>
            <w:tcW w:w="2091" w:type="pct"/>
            <w:vAlign w:val="center"/>
          </w:tcPr>
          <w:p w14:paraId="361F1EA9" w14:textId="1103CFBA" w:rsidR="00612CCE" w:rsidRDefault="00612CCE" w:rsidP="00D153F5">
            <w:pPr>
              <w:jc w:val="left"/>
              <w:rPr>
                <w:ins w:id="2688" w:author="Владимир Лаут" w:date="2021-04-07T09:28:00Z"/>
                <w:rFonts w:ascii="Arial" w:hAnsi="Arial" w:cs="Arial"/>
                <w:color w:val="000000"/>
                <w:sz w:val="20"/>
                <w:szCs w:val="20"/>
              </w:rPr>
            </w:pPr>
            <w:ins w:id="2689" w:author="Владимир Лаут" w:date="2021-04-07T09:28:00Z">
              <w:r>
                <w:rPr>
                  <w:rFonts w:ascii="Arial" w:hAnsi="Arial" w:cs="Arial"/>
                  <w:color w:val="000000"/>
                  <w:sz w:val="20"/>
                  <w:szCs w:val="20"/>
                </w:rPr>
                <w:t>Шины</w:t>
              </w:r>
            </w:ins>
          </w:p>
        </w:tc>
        <w:tc>
          <w:tcPr>
            <w:tcW w:w="2248" w:type="pct"/>
          </w:tcPr>
          <w:p w14:paraId="62E7FBB4" w14:textId="0412D154" w:rsidR="00612CCE" w:rsidRPr="000E3C42" w:rsidRDefault="00612CCE" w:rsidP="00D153F5">
            <w:pPr>
              <w:jc w:val="left"/>
              <w:rPr>
                <w:ins w:id="2690" w:author="Владимир Лаут" w:date="2021-04-07T09:28:00Z"/>
                <w:rFonts w:ascii="Arial" w:hAnsi="Arial" w:cs="Arial"/>
                <w:color w:val="000000"/>
                <w:sz w:val="20"/>
                <w:szCs w:val="20"/>
              </w:rPr>
            </w:pPr>
            <w:ins w:id="2691" w:author="Владимир Лаут" w:date="2021-04-07T09:33:00Z">
              <w:r w:rsidRPr="00612CCE">
                <w:rPr>
                  <w:rFonts w:ascii="Arial" w:hAnsi="Arial" w:cs="Arial"/>
                  <w:color w:val="000000"/>
                  <w:sz w:val="20"/>
                  <w:szCs w:val="20"/>
                  <w:rPrChange w:id="2692" w:author="Владимир Лаут" w:date="2021-04-07T09:33:00Z">
                    <w:rPr>
                      <w:sz w:val="20"/>
                      <w:szCs w:val="20"/>
                    </w:rPr>
                  </w:rPrChange>
                </w:rPr>
                <w:t>Автомобильные и крупногабаритные шины</w:t>
              </w:r>
            </w:ins>
          </w:p>
        </w:tc>
      </w:tr>
      <w:tr w:rsidR="00C9220E" w:rsidRPr="000E3C42" w14:paraId="269E5C11" w14:textId="77777777" w:rsidTr="00C9220E">
        <w:trPr>
          <w:cantSplit/>
          <w:ins w:id="2693" w:author="Владимир Лаут" w:date="2021-04-07T09:27:00Z"/>
        </w:trPr>
        <w:tc>
          <w:tcPr>
            <w:tcW w:w="661" w:type="pct"/>
            <w:vAlign w:val="center"/>
          </w:tcPr>
          <w:p w14:paraId="7A89CF2D" w14:textId="60EB4BD9" w:rsidR="00C9220E" w:rsidRPr="00612CCE" w:rsidRDefault="00C9220E" w:rsidP="00C9220E">
            <w:pPr>
              <w:rPr>
                <w:ins w:id="2694" w:author="Владимир Лаут" w:date="2021-04-07T09:27:00Z"/>
                <w:rFonts w:ascii="Arial" w:hAnsi="Arial" w:cs="Arial"/>
                <w:color w:val="000000"/>
                <w:sz w:val="20"/>
                <w:szCs w:val="20"/>
                <w:rPrChange w:id="2695" w:author="Владимир Лаут" w:date="2021-04-07T09:28:00Z">
                  <w:rPr>
                    <w:ins w:id="2696" w:author="Владимир Лаут" w:date="2021-04-07T09:27:00Z"/>
                    <w:rFonts w:ascii="Arial" w:hAnsi="Arial" w:cs="Arial"/>
                    <w:color w:val="000000"/>
                    <w:sz w:val="20"/>
                    <w:szCs w:val="20"/>
                    <w:lang w:val="en-US"/>
                  </w:rPr>
                </w:rPrChange>
              </w:rPr>
            </w:pPr>
            <w:ins w:id="2697" w:author="Владимир Лаут" w:date="2021-04-07T09:28:00Z">
              <w:r>
                <w:rPr>
                  <w:rFonts w:ascii="Arial" w:hAnsi="Arial" w:cs="Arial"/>
                  <w:color w:val="000000"/>
                  <w:sz w:val="20"/>
                  <w:szCs w:val="20"/>
                  <w:lang w:val="en-US"/>
                </w:rPr>
                <w:t>E_Z</w:t>
              </w:r>
            </w:ins>
          </w:p>
        </w:tc>
        <w:tc>
          <w:tcPr>
            <w:tcW w:w="2091" w:type="pct"/>
            <w:vAlign w:val="center"/>
          </w:tcPr>
          <w:p w14:paraId="13DDDC93" w14:textId="261AE256" w:rsidR="00C9220E" w:rsidRDefault="00C9220E" w:rsidP="00C9220E">
            <w:pPr>
              <w:jc w:val="left"/>
              <w:rPr>
                <w:ins w:id="2698" w:author="Владимир Лаут" w:date="2021-04-07T09:27:00Z"/>
                <w:rFonts w:ascii="Arial" w:hAnsi="Arial" w:cs="Arial"/>
                <w:color w:val="000000"/>
                <w:sz w:val="20"/>
                <w:szCs w:val="20"/>
              </w:rPr>
            </w:pPr>
            <w:ins w:id="2699" w:author="Владимир Лаут" w:date="2021-04-07T09:28:00Z">
              <w:r>
                <w:rPr>
                  <w:rFonts w:ascii="Arial" w:hAnsi="Arial" w:cs="Arial"/>
                  <w:color w:val="000000"/>
                  <w:sz w:val="20"/>
                  <w:szCs w:val="20"/>
                </w:rPr>
                <w:t>Узлы</w:t>
              </w:r>
            </w:ins>
          </w:p>
        </w:tc>
        <w:tc>
          <w:tcPr>
            <w:tcW w:w="2248" w:type="pct"/>
          </w:tcPr>
          <w:p w14:paraId="4163A42E" w14:textId="756163CD" w:rsidR="00C9220E" w:rsidRPr="000E3C42" w:rsidRDefault="00C9220E" w:rsidP="00C9220E">
            <w:pPr>
              <w:jc w:val="left"/>
              <w:rPr>
                <w:ins w:id="2700" w:author="Владимир Лаут" w:date="2021-04-07T09:27:00Z"/>
                <w:rFonts w:ascii="Arial" w:hAnsi="Arial" w:cs="Arial"/>
                <w:color w:val="000000"/>
                <w:sz w:val="20"/>
                <w:szCs w:val="20"/>
              </w:rPr>
            </w:pPr>
            <w:ins w:id="2701" w:author="Владимир Лаут" w:date="2021-04-07T09:35:00Z">
              <w:r w:rsidRPr="00C9220E">
                <w:rPr>
                  <w:rFonts w:ascii="Arial" w:hAnsi="Arial" w:cs="Arial"/>
                  <w:color w:val="000000"/>
                  <w:sz w:val="20"/>
                  <w:szCs w:val="20"/>
                  <w:rPrChange w:id="2702" w:author="Владимир Лаут" w:date="2021-04-07T09:35:00Z">
                    <w:rPr/>
                  </w:rPrChange>
                </w:rPr>
                <w:t>Сборочная единица оборудования, которая может собираться отдельно от других составных частей изделия или изделия в целом и выполнять определенную функцию в изделиях одного назначения только совместно с другими составными частями (ГОСТ 23887-79).</w:t>
              </w:r>
            </w:ins>
          </w:p>
        </w:tc>
      </w:tr>
    </w:tbl>
    <w:p w14:paraId="7D94BBC1" w14:textId="77777777" w:rsidR="00D153F5" w:rsidRPr="00FB401A" w:rsidRDefault="00D153F5" w:rsidP="00197D54">
      <w:pPr>
        <w:pStyle w:val="3"/>
      </w:pPr>
      <w:bookmarkStart w:id="2703" w:name="_Toc511983185"/>
      <w:bookmarkStart w:id="2704" w:name="_Toc521083672"/>
      <w:bookmarkStart w:id="2705" w:name="_Toc521340813"/>
      <w:bookmarkStart w:id="2706" w:name="_Toc521439333"/>
      <w:bookmarkStart w:id="2707" w:name="_Toc67556274"/>
      <w:bookmarkStart w:id="2708" w:name="_Toc422231091"/>
      <w:bookmarkStart w:id="2709" w:name="_Toc503283139"/>
      <w:r>
        <w:t>К</w:t>
      </w:r>
      <w:r w:rsidRPr="00FB401A">
        <w:t>лючевые параметры объекта</w:t>
      </w:r>
      <w:bookmarkEnd w:id="2703"/>
      <w:bookmarkEnd w:id="2704"/>
      <w:bookmarkEnd w:id="2705"/>
      <w:bookmarkEnd w:id="2706"/>
      <w:bookmarkEnd w:id="2707"/>
    </w:p>
    <w:p w14:paraId="43B9672E" w14:textId="3C382E88" w:rsidR="00D153F5" w:rsidRPr="009A5AB5" w:rsidRDefault="00055ACE" w:rsidP="00055ACE">
      <w:pPr>
        <w:spacing w:after="120" w:line="276" w:lineRule="auto"/>
        <w:ind w:firstLine="567"/>
        <w:rPr>
          <w:rFonts w:ascii="Arial" w:hAnsi="Arial" w:cs="Arial"/>
        </w:rPr>
        <w:sectPr w:rsidR="00D153F5" w:rsidRPr="009A5AB5" w:rsidSect="00F857F7">
          <w:headerReference w:type="default" r:id="rId11"/>
          <w:footerReference w:type="default" r:id="rId12"/>
          <w:headerReference w:type="first" r:id="rId13"/>
          <w:footerReference w:type="first" r:id="rId14"/>
          <w:pgSz w:w="11907" w:h="16840" w:code="9"/>
          <w:pgMar w:top="1134" w:right="567" w:bottom="1134" w:left="1134" w:header="737" w:footer="283" w:gutter="0"/>
          <w:cols w:space="708"/>
          <w:titlePg/>
          <w:docGrid w:linePitch="360"/>
        </w:sectPr>
      </w:pPr>
      <w:r>
        <w:rPr>
          <w:rFonts w:ascii="Arial" w:hAnsi="Arial" w:cs="Arial"/>
        </w:rPr>
        <w:t>Ключевым параметром объекта являе</w:t>
      </w:r>
      <w:r w:rsidR="00D153F5" w:rsidRPr="00614ABE">
        <w:rPr>
          <w:rFonts w:ascii="Arial" w:hAnsi="Arial" w:cs="Arial"/>
        </w:rPr>
        <w:t>тся</w:t>
      </w:r>
      <w:r>
        <w:rPr>
          <w:rFonts w:ascii="Arial" w:hAnsi="Arial" w:cs="Arial"/>
        </w:rPr>
        <w:t xml:space="preserve"> </w:t>
      </w:r>
      <w:r w:rsidR="00D153F5" w:rsidRPr="00135C93">
        <w:rPr>
          <w:rFonts w:ascii="Arial" w:hAnsi="Arial" w:cs="Arial"/>
          <w:szCs w:val="24"/>
        </w:rPr>
        <w:t>EQART - Вид объекта</w:t>
      </w:r>
      <w:bookmarkEnd w:id="2708"/>
      <w:bookmarkEnd w:id="2709"/>
      <w:r w:rsidR="009A5AB5">
        <w:rPr>
          <w:rFonts w:ascii="Arial" w:hAnsi="Arial" w:cs="Arial"/>
        </w:rPr>
        <w:t>.</w:t>
      </w:r>
    </w:p>
    <w:p w14:paraId="3AB81878" w14:textId="77777777" w:rsidR="00D153F5" w:rsidRPr="003F2961" w:rsidRDefault="00D153F5" w:rsidP="00197D54">
      <w:pPr>
        <w:pStyle w:val="3"/>
      </w:pPr>
      <w:bookmarkStart w:id="2710" w:name="_Toc521083673"/>
      <w:bookmarkStart w:id="2711" w:name="_Toc521340814"/>
      <w:bookmarkStart w:id="2712" w:name="_Toc521439334"/>
      <w:bookmarkStart w:id="2713" w:name="_Toc67556275"/>
      <w:r w:rsidRPr="003F2961">
        <w:lastRenderedPageBreak/>
        <w:t>Модель данных объекта</w:t>
      </w:r>
      <w:bookmarkEnd w:id="2710"/>
      <w:bookmarkEnd w:id="2711"/>
      <w:bookmarkEnd w:id="2712"/>
      <w:bookmarkEnd w:id="2713"/>
    </w:p>
    <w:p w14:paraId="438F7562" w14:textId="369D6A7E" w:rsidR="00D153F5" w:rsidRPr="00552069"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r w:rsidR="002870F7">
        <w:rPr>
          <w:rFonts w:ascii="Arial" w:hAnsi="Arial" w:cs="Arial"/>
          <w:b/>
          <w:sz w:val="22"/>
        </w:rPr>
        <w:t>9</w:t>
      </w:r>
      <w:r w:rsidRPr="00321205">
        <w:rPr>
          <w:rFonts w:ascii="Arial" w:hAnsi="Arial" w:cs="Arial"/>
          <w:b/>
          <w:sz w:val="22"/>
        </w:rPr>
        <w:t xml:space="preserve">. Модель данных </w:t>
      </w:r>
      <w:r>
        <w:rPr>
          <w:rFonts w:ascii="Arial" w:hAnsi="Arial" w:cs="Arial"/>
          <w:b/>
          <w:sz w:val="22"/>
          <w:lang w:val="en-US"/>
        </w:rPr>
        <w:t>PM</w:t>
      </w:r>
      <w:r w:rsidRPr="00552069">
        <w:rPr>
          <w:rFonts w:ascii="Arial" w:hAnsi="Arial" w:cs="Arial"/>
          <w:b/>
          <w:sz w:val="22"/>
        </w:rPr>
        <w:t xml:space="preserve">_1 </w:t>
      </w:r>
      <w:r>
        <w:rPr>
          <w:rFonts w:ascii="Arial" w:hAnsi="Arial" w:cs="Arial"/>
          <w:b/>
          <w:sz w:val="22"/>
        </w:rPr>
        <w:t>Вид объекта</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61"/>
        <w:gridCol w:w="961"/>
        <w:gridCol w:w="1495"/>
        <w:gridCol w:w="2254"/>
        <w:gridCol w:w="1022"/>
        <w:gridCol w:w="1477"/>
        <w:gridCol w:w="1858"/>
        <w:gridCol w:w="1825"/>
        <w:gridCol w:w="1175"/>
        <w:gridCol w:w="1193"/>
        <w:gridCol w:w="1063"/>
      </w:tblGrid>
      <w:tr w:rsidR="00D153F5" w:rsidRPr="000E3C42" w14:paraId="5DC28E05" w14:textId="77777777" w:rsidTr="00055ACE">
        <w:trPr>
          <w:cantSplit/>
          <w:trHeight w:val="397"/>
        </w:trPr>
        <w:tc>
          <w:tcPr>
            <w:tcW w:w="221" w:type="pct"/>
            <w:vMerge w:val="restart"/>
            <w:shd w:val="clear" w:color="auto" w:fill="FFC000"/>
            <w:vAlign w:val="center"/>
          </w:tcPr>
          <w:p w14:paraId="7196F68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321" w:type="pct"/>
            <w:vMerge w:val="restart"/>
            <w:shd w:val="clear" w:color="auto" w:fill="FFC000"/>
          </w:tcPr>
          <w:p w14:paraId="477BC520" w14:textId="77777777" w:rsidR="00D153F5" w:rsidRPr="000E3C42" w:rsidRDefault="00D153F5" w:rsidP="00D153F5">
            <w:pPr>
              <w:jc w:val="center"/>
              <w:rPr>
                <w:rFonts w:ascii="Arial" w:hAnsi="Arial" w:cs="Arial"/>
                <w:b/>
                <w:sz w:val="20"/>
                <w:szCs w:val="20"/>
              </w:rPr>
            </w:pPr>
          </w:p>
          <w:p w14:paraId="52A1046E" w14:textId="77777777" w:rsidR="0087440C" w:rsidRPr="000E3C42" w:rsidRDefault="00D153F5" w:rsidP="00D153F5">
            <w:pPr>
              <w:jc w:val="center"/>
              <w:rPr>
                <w:rFonts w:ascii="Arial" w:hAnsi="Arial" w:cs="Arial"/>
                <w:b/>
                <w:sz w:val="20"/>
                <w:szCs w:val="20"/>
              </w:rPr>
            </w:pPr>
            <w:r w:rsidRPr="000E3C42">
              <w:rPr>
                <w:rFonts w:ascii="Arial" w:hAnsi="Arial" w:cs="Arial"/>
                <w:b/>
                <w:sz w:val="20"/>
                <w:szCs w:val="20"/>
              </w:rPr>
              <w:t xml:space="preserve">Ракурс/ </w:t>
            </w:r>
          </w:p>
          <w:p w14:paraId="724625AD" w14:textId="0DE98507" w:rsidR="00D153F5" w:rsidRPr="000E3C42" w:rsidRDefault="00D153F5" w:rsidP="00D153F5">
            <w:pPr>
              <w:jc w:val="center"/>
              <w:rPr>
                <w:rFonts w:ascii="Arial" w:hAnsi="Arial" w:cs="Arial"/>
                <w:b/>
                <w:sz w:val="20"/>
                <w:szCs w:val="20"/>
              </w:rPr>
            </w:pPr>
            <w:r w:rsidRPr="000E3C42">
              <w:rPr>
                <w:rFonts w:ascii="Arial" w:hAnsi="Arial" w:cs="Arial"/>
                <w:b/>
                <w:sz w:val="20"/>
                <w:szCs w:val="20"/>
              </w:rPr>
              <w:t>раздел</w:t>
            </w:r>
          </w:p>
        </w:tc>
        <w:tc>
          <w:tcPr>
            <w:tcW w:w="499" w:type="pct"/>
            <w:vMerge w:val="restart"/>
            <w:shd w:val="clear" w:color="auto" w:fill="FFC000"/>
            <w:vAlign w:val="center"/>
          </w:tcPr>
          <w:p w14:paraId="082061E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752" w:type="pct"/>
            <w:vMerge w:val="restart"/>
            <w:shd w:val="clear" w:color="auto" w:fill="FFC000"/>
            <w:vAlign w:val="center"/>
          </w:tcPr>
          <w:p w14:paraId="5D5783F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41" w:type="pct"/>
            <w:vMerge w:val="restart"/>
            <w:shd w:val="clear" w:color="auto" w:fill="FFC000"/>
            <w:vAlign w:val="center"/>
          </w:tcPr>
          <w:p w14:paraId="016DD64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6DC107F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9" w:type="pct"/>
            <w:gridSpan w:val="2"/>
            <w:shd w:val="clear" w:color="auto" w:fill="FFC000"/>
          </w:tcPr>
          <w:p w14:paraId="215BDA8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90" w:type="pct"/>
            <w:gridSpan w:val="2"/>
            <w:shd w:val="clear" w:color="auto" w:fill="FFC000"/>
            <w:vAlign w:val="center"/>
          </w:tcPr>
          <w:p w14:paraId="5BDBA18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13D1414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4942262E" w14:textId="77777777" w:rsidTr="00D153F5">
        <w:trPr>
          <w:cantSplit/>
        </w:trPr>
        <w:tc>
          <w:tcPr>
            <w:tcW w:w="221" w:type="pct"/>
            <w:vMerge/>
            <w:vAlign w:val="center"/>
          </w:tcPr>
          <w:p w14:paraId="0BCF435D" w14:textId="77777777" w:rsidR="00D153F5" w:rsidRPr="000E3C42" w:rsidRDefault="00D153F5" w:rsidP="00D153F5">
            <w:pPr>
              <w:jc w:val="center"/>
              <w:rPr>
                <w:rFonts w:ascii="Arial" w:hAnsi="Arial" w:cs="Arial"/>
                <w:sz w:val="20"/>
                <w:szCs w:val="20"/>
              </w:rPr>
            </w:pPr>
          </w:p>
        </w:tc>
        <w:tc>
          <w:tcPr>
            <w:tcW w:w="321" w:type="pct"/>
            <w:vMerge/>
          </w:tcPr>
          <w:p w14:paraId="29580FB1" w14:textId="77777777" w:rsidR="00D153F5" w:rsidRPr="000E3C42" w:rsidRDefault="00D153F5" w:rsidP="00D153F5">
            <w:pPr>
              <w:jc w:val="center"/>
              <w:rPr>
                <w:rFonts w:ascii="Arial" w:hAnsi="Arial" w:cs="Arial"/>
                <w:sz w:val="20"/>
                <w:szCs w:val="20"/>
              </w:rPr>
            </w:pPr>
          </w:p>
        </w:tc>
        <w:tc>
          <w:tcPr>
            <w:tcW w:w="499" w:type="pct"/>
            <w:vMerge/>
            <w:vAlign w:val="center"/>
          </w:tcPr>
          <w:p w14:paraId="325EC907" w14:textId="77777777" w:rsidR="00D153F5" w:rsidRPr="000E3C42" w:rsidRDefault="00D153F5" w:rsidP="00D153F5">
            <w:pPr>
              <w:jc w:val="center"/>
              <w:rPr>
                <w:rFonts w:ascii="Arial" w:hAnsi="Arial" w:cs="Arial"/>
                <w:sz w:val="20"/>
                <w:szCs w:val="20"/>
              </w:rPr>
            </w:pPr>
          </w:p>
        </w:tc>
        <w:tc>
          <w:tcPr>
            <w:tcW w:w="752" w:type="pct"/>
            <w:vMerge/>
            <w:vAlign w:val="center"/>
          </w:tcPr>
          <w:p w14:paraId="7952CF35" w14:textId="77777777" w:rsidR="00D153F5" w:rsidRPr="000E3C42" w:rsidRDefault="00D153F5" w:rsidP="00D153F5">
            <w:pPr>
              <w:jc w:val="center"/>
              <w:rPr>
                <w:rFonts w:ascii="Arial" w:hAnsi="Arial" w:cs="Arial"/>
                <w:sz w:val="20"/>
                <w:szCs w:val="20"/>
              </w:rPr>
            </w:pPr>
          </w:p>
        </w:tc>
        <w:tc>
          <w:tcPr>
            <w:tcW w:w="341" w:type="pct"/>
            <w:vMerge/>
            <w:vAlign w:val="center"/>
          </w:tcPr>
          <w:p w14:paraId="78E410E6" w14:textId="77777777" w:rsidR="00D153F5" w:rsidRPr="000E3C42" w:rsidRDefault="00D153F5" w:rsidP="00D153F5">
            <w:pPr>
              <w:jc w:val="center"/>
              <w:rPr>
                <w:rFonts w:ascii="Arial" w:hAnsi="Arial" w:cs="Arial"/>
                <w:sz w:val="20"/>
                <w:szCs w:val="20"/>
              </w:rPr>
            </w:pPr>
          </w:p>
        </w:tc>
        <w:tc>
          <w:tcPr>
            <w:tcW w:w="493" w:type="pct"/>
            <w:vMerge/>
            <w:vAlign w:val="center"/>
          </w:tcPr>
          <w:p w14:paraId="60693014"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3E66581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774E489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11449C3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8" w:type="pct"/>
            <w:shd w:val="clear" w:color="auto" w:fill="FFC000"/>
            <w:vAlign w:val="center"/>
          </w:tcPr>
          <w:p w14:paraId="102969C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1FCAFC6A" w14:textId="77777777" w:rsidR="00D153F5" w:rsidRPr="000E3C42" w:rsidRDefault="00D153F5" w:rsidP="00D153F5">
            <w:pPr>
              <w:jc w:val="center"/>
              <w:rPr>
                <w:rFonts w:ascii="Arial" w:hAnsi="Arial" w:cs="Arial"/>
                <w:b/>
                <w:sz w:val="20"/>
                <w:szCs w:val="20"/>
              </w:rPr>
            </w:pPr>
          </w:p>
        </w:tc>
      </w:tr>
      <w:tr w:rsidR="00D153F5" w:rsidRPr="000E3C42" w14:paraId="2AE8A996" w14:textId="77777777" w:rsidTr="00D153F5">
        <w:trPr>
          <w:cantSplit/>
        </w:trPr>
        <w:tc>
          <w:tcPr>
            <w:tcW w:w="221" w:type="pct"/>
          </w:tcPr>
          <w:p w14:paraId="1DA6BE9D" w14:textId="78789581"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321" w:type="pct"/>
          </w:tcPr>
          <w:p w14:paraId="20EB4DDA" w14:textId="0633D438" w:rsidR="00D153F5" w:rsidRPr="000E3C42" w:rsidRDefault="0087440C" w:rsidP="00D153F5">
            <w:pPr>
              <w:jc w:val="left"/>
              <w:rPr>
                <w:rFonts w:ascii="Arial" w:hAnsi="Arial" w:cs="Arial"/>
                <w:sz w:val="20"/>
                <w:szCs w:val="20"/>
              </w:rPr>
            </w:pPr>
            <w:r w:rsidRPr="000E3C42">
              <w:rPr>
                <w:rFonts w:ascii="Arial" w:hAnsi="Arial" w:cs="Arial"/>
                <w:sz w:val="20"/>
                <w:szCs w:val="20"/>
              </w:rPr>
              <w:t>-</w:t>
            </w:r>
          </w:p>
        </w:tc>
        <w:tc>
          <w:tcPr>
            <w:tcW w:w="499" w:type="pct"/>
          </w:tcPr>
          <w:p w14:paraId="7E165C3D"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технического объекта</w:t>
            </w:r>
          </w:p>
        </w:tc>
        <w:tc>
          <w:tcPr>
            <w:tcW w:w="752" w:type="pct"/>
          </w:tcPr>
          <w:p w14:paraId="3ADD8B45"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 xml:space="preserve">_1. Дополнительный атрибут объектов </w:t>
            </w:r>
            <w:proofErr w:type="spellStart"/>
            <w:r w:rsidRPr="000E3C42">
              <w:rPr>
                <w:rFonts w:ascii="Arial" w:hAnsi="Arial" w:cs="Arial"/>
                <w:sz w:val="20"/>
                <w:szCs w:val="20"/>
              </w:rPr>
              <w:t>ТОиР</w:t>
            </w:r>
            <w:proofErr w:type="spellEnd"/>
            <w:r w:rsidRPr="000E3C42">
              <w:rPr>
                <w:rFonts w:ascii="Arial" w:hAnsi="Arial" w:cs="Arial"/>
                <w:sz w:val="20"/>
                <w:szCs w:val="20"/>
              </w:rPr>
              <w:t xml:space="preserve"> (ТМ и ЕО), используется для их группировки по функциональному назначению</w:t>
            </w:r>
          </w:p>
        </w:tc>
        <w:tc>
          <w:tcPr>
            <w:tcW w:w="341" w:type="pct"/>
          </w:tcPr>
          <w:p w14:paraId="60349A5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10</w:t>
            </w:r>
          </w:p>
        </w:tc>
        <w:tc>
          <w:tcPr>
            <w:tcW w:w="493" w:type="pct"/>
          </w:tcPr>
          <w:p w14:paraId="5D114E3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T370K-EQART</w:t>
            </w:r>
          </w:p>
        </w:tc>
        <w:tc>
          <w:tcPr>
            <w:tcW w:w="620" w:type="pct"/>
          </w:tcPr>
          <w:p w14:paraId="7BF1D18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06FFB0B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Для всех видов объекта</w:t>
            </w:r>
          </w:p>
        </w:tc>
        <w:tc>
          <w:tcPr>
            <w:tcW w:w="392" w:type="pct"/>
          </w:tcPr>
          <w:p w14:paraId="1A2BF8D6" w14:textId="629DA2CF"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398" w:type="pct"/>
          </w:tcPr>
          <w:p w14:paraId="23F5E9BC" w14:textId="547BC267"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355" w:type="pct"/>
          </w:tcPr>
          <w:p w14:paraId="2C14896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4DAC2B65" w14:textId="77777777" w:rsidTr="00D153F5">
        <w:trPr>
          <w:cantSplit/>
        </w:trPr>
        <w:tc>
          <w:tcPr>
            <w:tcW w:w="221" w:type="pct"/>
          </w:tcPr>
          <w:p w14:paraId="3ABE9F8E" w14:textId="2992C908"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321" w:type="pct"/>
          </w:tcPr>
          <w:p w14:paraId="3DFBF00A" w14:textId="0D611D2C" w:rsidR="00D153F5" w:rsidRPr="000E3C42" w:rsidRDefault="0087440C" w:rsidP="00D153F5">
            <w:pPr>
              <w:jc w:val="left"/>
              <w:rPr>
                <w:rFonts w:ascii="Arial" w:hAnsi="Arial" w:cs="Arial"/>
                <w:sz w:val="20"/>
                <w:szCs w:val="20"/>
              </w:rPr>
            </w:pPr>
            <w:r w:rsidRPr="000E3C42">
              <w:rPr>
                <w:rFonts w:ascii="Arial" w:hAnsi="Arial" w:cs="Arial"/>
                <w:sz w:val="20"/>
                <w:szCs w:val="20"/>
              </w:rPr>
              <w:t>-</w:t>
            </w:r>
          </w:p>
        </w:tc>
        <w:tc>
          <w:tcPr>
            <w:tcW w:w="499" w:type="pct"/>
          </w:tcPr>
          <w:p w14:paraId="0534873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 для вида объекта</w:t>
            </w:r>
          </w:p>
        </w:tc>
        <w:tc>
          <w:tcPr>
            <w:tcW w:w="752" w:type="pct"/>
          </w:tcPr>
          <w:p w14:paraId="4B347C82"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Название вида технического объекта</w:t>
            </w:r>
          </w:p>
        </w:tc>
        <w:tc>
          <w:tcPr>
            <w:tcW w:w="341" w:type="pct"/>
          </w:tcPr>
          <w:p w14:paraId="3799692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20</w:t>
            </w:r>
          </w:p>
        </w:tc>
        <w:tc>
          <w:tcPr>
            <w:tcW w:w="493" w:type="pct"/>
          </w:tcPr>
          <w:p w14:paraId="13640CE2"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rPr>
              <w:t>T370K_T</w:t>
            </w:r>
            <w:r w:rsidRPr="000E3C42">
              <w:rPr>
                <w:rFonts w:ascii="Arial" w:hAnsi="Arial" w:cs="Arial"/>
                <w:sz w:val="20"/>
                <w:szCs w:val="20"/>
                <w:lang w:val="en-US"/>
              </w:rPr>
              <w:t>-</w:t>
            </w:r>
            <w:r w:rsidRPr="000E3C42">
              <w:rPr>
                <w:rFonts w:ascii="Arial" w:hAnsi="Arial" w:cs="Arial"/>
                <w:sz w:val="20"/>
                <w:szCs w:val="20"/>
              </w:rPr>
              <w:t xml:space="preserve"> </w:t>
            </w:r>
            <w:r w:rsidRPr="000E3C42">
              <w:rPr>
                <w:rFonts w:ascii="Arial" w:hAnsi="Arial" w:cs="Arial"/>
                <w:sz w:val="20"/>
                <w:szCs w:val="20"/>
                <w:lang w:val="en-US"/>
              </w:rPr>
              <w:t>EARTX</w:t>
            </w:r>
          </w:p>
        </w:tc>
        <w:tc>
          <w:tcPr>
            <w:tcW w:w="620" w:type="pct"/>
          </w:tcPr>
          <w:p w14:paraId="004EFC6B" w14:textId="61A8D6A2"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609" w:type="pct"/>
          </w:tcPr>
          <w:p w14:paraId="71363ED4" w14:textId="253EE0CA"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392" w:type="pct"/>
          </w:tcPr>
          <w:p w14:paraId="4915406E" w14:textId="2ADDD624"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398" w:type="pct"/>
          </w:tcPr>
          <w:p w14:paraId="4F559619" w14:textId="1B6CEC10"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355" w:type="pct"/>
          </w:tcPr>
          <w:p w14:paraId="216C2AA1"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bl>
    <w:p w14:paraId="6109916A" w14:textId="77777777" w:rsidR="00D153F5" w:rsidRPr="00EB5FD9" w:rsidRDefault="00D153F5" w:rsidP="00AA5109">
      <w:pPr>
        <w:pStyle w:val="1"/>
        <w:rPr>
          <w:rFonts w:eastAsiaTheme="majorEastAsia"/>
        </w:rPr>
        <w:sectPr w:rsidR="00D153F5" w:rsidRPr="00EB5FD9" w:rsidSect="00AA5109">
          <w:headerReference w:type="default" r:id="rId15"/>
          <w:pgSz w:w="16840" w:h="11907" w:orient="landscape" w:code="9"/>
          <w:pgMar w:top="1134" w:right="1134" w:bottom="567" w:left="1134" w:header="737" w:footer="283" w:gutter="0"/>
          <w:cols w:space="708"/>
          <w:docGrid w:linePitch="360"/>
        </w:sectPr>
      </w:pPr>
    </w:p>
    <w:p w14:paraId="471C7389" w14:textId="7FE0C156" w:rsidR="00D153F5" w:rsidRPr="00977CDA" w:rsidRDefault="00D153F5" w:rsidP="00197D54">
      <w:pPr>
        <w:pStyle w:val="3"/>
      </w:pPr>
      <w:bookmarkStart w:id="2714" w:name="_Toc521083674"/>
      <w:bookmarkStart w:id="2715" w:name="_Toc521340815"/>
      <w:bookmarkStart w:id="2716" w:name="_Toc521439335"/>
      <w:bookmarkStart w:id="2717" w:name="_Toc67556276"/>
      <w:r w:rsidRPr="00977CDA">
        <w:lastRenderedPageBreak/>
        <w:t>Особенности технической реализации</w:t>
      </w:r>
      <w:bookmarkEnd w:id="2714"/>
      <w:bookmarkEnd w:id="2715"/>
      <w:bookmarkEnd w:id="2716"/>
      <w:bookmarkEnd w:id="2717"/>
    </w:p>
    <w:p w14:paraId="29893B6B" w14:textId="1BD1935F"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FA561F">
        <w:rPr>
          <w:rFonts w:ascii="Arial" w:hAnsi="Arial" w:cs="Arial"/>
          <w:color w:val="000000" w:themeColor="text1"/>
          <w:szCs w:val="24"/>
        </w:rPr>
        <w:t>V_T370K</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10B939E3"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-&gt; Основные данные в ТОРО и Сервисе клиентов -&gt; Технические объекты -&gt; Общие данные -&gt; Определить виды технических объектов.</w:t>
      </w:r>
    </w:p>
    <w:p w14:paraId="2CEE6DEB"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bookmarkStart w:id="2718" w:name="_Toc503283141"/>
      <w:r w:rsidRPr="00B10F88">
        <w:rPr>
          <w:rFonts w:ascii="Arial" w:hAnsi="Arial" w:cs="Arial"/>
          <w:iCs/>
        </w:rPr>
        <w:t>Разработки для справочника не предполагаются.</w:t>
      </w:r>
    </w:p>
    <w:p w14:paraId="51FB898A" w14:textId="77777777" w:rsidR="00D153F5" w:rsidRPr="00977CDA" w:rsidRDefault="00D153F5" w:rsidP="00197D54">
      <w:pPr>
        <w:pStyle w:val="3"/>
      </w:pPr>
      <w:bookmarkStart w:id="2719" w:name="_Toc503283142"/>
      <w:bookmarkStart w:id="2720" w:name="_Toc521083675"/>
      <w:bookmarkStart w:id="2721" w:name="_Toc521340816"/>
      <w:bookmarkStart w:id="2722" w:name="_Toc521439336"/>
      <w:bookmarkStart w:id="2723" w:name="_Toc67556277"/>
      <w:bookmarkEnd w:id="2718"/>
      <w:r w:rsidRPr="00977CDA">
        <w:t>Миграция объекта данных</w:t>
      </w:r>
      <w:bookmarkEnd w:id="2719"/>
      <w:bookmarkEnd w:id="2720"/>
      <w:bookmarkEnd w:id="2721"/>
      <w:bookmarkEnd w:id="2722"/>
      <w:bookmarkEnd w:id="2723"/>
    </w:p>
    <w:p w14:paraId="39D863AD" w14:textId="77777777" w:rsidR="00D153F5" w:rsidRDefault="00D153F5" w:rsidP="00D153F5">
      <w:pPr>
        <w:spacing w:after="240" w:line="276" w:lineRule="auto"/>
        <w:ind w:firstLine="567"/>
        <w:rPr>
          <w:rFonts w:ascii="Arial" w:hAnsi="Arial" w:cs="Arial"/>
        </w:rPr>
      </w:pPr>
      <w:r>
        <w:rPr>
          <w:rFonts w:ascii="Arial" w:hAnsi="Arial" w:cs="Arial"/>
        </w:rPr>
        <w:t>Виды объекта должны быть настроены и перенесены в продуктивную систему до начала миграции данных.</w:t>
      </w:r>
    </w:p>
    <w:p w14:paraId="3D74B6F2" w14:textId="77777777" w:rsidR="00D153F5" w:rsidRPr="00FB401A" w:rsidRDefault="00D153F5" w:rsidP="00D153F5">
      <w:pPr>
        <w:pStyle w:val="21"/>
        <w:keepNext/>
        <w:keepLines/>
        <w:numPr>
          <w:ilvl w:val="1"/>
          <w:numId w:val="8"/>
        </w:numPr>
        <w:spacing w:after="120" w:line="276" w:lineRule="auto"/>
        <w:ind w:left="578" w:hanging="578"/>
        <w:rPr>
          <w:rFonts w:eastAsiaTheme="majorEastAsia" w:cstheme="majorBidi"/>
          <w:bCs w:val="0"/>
          <w:iCs w:val="0"/>
          <w:szCs w:val="26"/>
        </w:rPr>
      </w:pPr>
      <w:bookmarkStart w:id="2724" w:name="_Toc523244782"/>
      <w:bookmarkStart w:id="2725" w:name="_Toc523250497"/>
      <w:bookmarkStart w:id="2726" w:name="_Toc523393734"/>
      <w:bookmarkStart w:id="2727" w:name="_Объект_основных_данных_1"/>
      <w:bookmarkStart w:id="2728" w:name="_Toc521083676"/>
      <w:bookmarkStart w:id="2729" w:name="_Toc521340817"/>
      <w:bookmarkStart w:id="2730" w:name="_Toc521439337"/>
      <w:bookmarkStart w:id="2731" w:name="_Toc67556278"/>
      <w:bookmarkEnd w:id="2724"/>
      <w:bookmarkEnd w:id="2725"/>
      <w:bookmarkEnd w:id="2726"/>
      <w:bookmarkEnd w:id="2727"/>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0133AF">
        <w:rPr>
          <w:rFonts w:eastAsiaTheme="majorEastAsia" w:cstheme="majorBidi"/>
          <w:bCs w:val="0"/>
          <w:iCs w:val="0"/>
          <w:szCs w:val="26"/>
        </w:rPr>
        <w:t xml:space="preserve">_2 </w:t>
      </w:r>
      <w:r>
        <w:rPr>
          <w:rFonts w:eastAsiaTheme="majorEastAsia" w:cstheme="majorBidi"/>
          <w:bCs w:val="0"/>
          <w:iCs w:val="0"/>
          <w:szCs w:val="26"/>
        </w:rPr>
        <w:t>Вид рабочего места</w:t>
      </w:r>
      <w:r w:rsidRPr="00FB401A">
        <w:rPr>
          <w:rFonts w:eastAsiaTheme="majorEastAsia" w:cstheme="majorBidi"/>
          <w:bCs w:val="0"/>
          <w:iCs w:val="0"/>
          <w:szCs w:val="26"/>
        </w:rPr>
        <w:t>.</w:t>
      </w:r>
      <w:bookmarkEnd w:id="2728"/>
      <w:bookmarkEnd w:id="2729"/>
      <w:bookmarkEnd w:id="2730"/>
      <w:bookmarkEnd w:id="2731"/>
    </w:p>
    <w:p w14:paraId="419B2640" w14:textId="77777777" w:rsidR="00D153F5" w:rsidRPr="00FB401A" w:rsidRDefault="00D153F5" w:rsidP="00197D54">
      <w:pPr>
        <w:pStyle w:val="3"/>
      </w:pPr>
      <w:bookmarkStart w:id="2732" w:name="_Toc521083677"/>
      <w:bookmarkStart w:id="2733" w:name="_Toc521340818"/>
      <w:bookmarkStart w:id="2734" w:name="_Toc521439338"/>
      <w:bookmarkStart w:id="2735" w:name="_Toc67556279"/>
      <w:r w:rsidRPr="00FB401A">
        <w:t>Описание объекта</w:t>
      </w:r>
      <w:bookmarkEnd w:id="2732"/>
      <w:bookmarkEnd w:id="2733"/>
      <w:bookmarkEnd w:id="2734"/>
      <w:bookmarkEnd w:id="2735"/>
    </w:p>
    <w:p w14:paraId="781731E6" w14:textId="77777777" w:rsidR="00D153F5" w:rsidRDefault="00D153F5" w:rsidP="00D153F5">
      <w:pPr>
        <w:spacing w:after="240" w:line="276" w:lineRule="auto"/>
        <w:ind w:firstLine="567"/>
        <w:rPr>
          <w:rFonts w:ascii="Arial" w:hAnsi="Arial" w:cs="Arial"/>
        </w:rPr>
      </w:pPr>
      <w:r w:rsidRPr="000133AF">
        <w:rPr>
          <w:rFonts w:ascii="Arial" w:hAnsi="Arial" w:cs="Arial"/>
        </w:rPr>
        <w:t>Описывает вид рабочего места, который определяют область применения и назначение рабочего места: Машины, Подразделения, Подрядные организации</w:t>
      </w:r>
      <w:r>
        <w:rPr>
          <w:rFonts w:ascii="Arial" w:hAnsi="Arial" w:cs="Arial"/>
        </w:rPr>
        <w:t>.</w:t>
      </w:r>
    </w:p>
    <w:p w14:paraId="2CE23DCA" w14:textId="77777777" w:rsidR="00D153F5" w:rsidRPr="008E3AF2" w:rsidRDefault="00D153F5" w:rsidP="00D153F5">
      <w:pPr>
        <w:spacing w:after="240" w:line="276" w:lineRule="auto"/>
        <w:ind w:firstLine="567"/>
        <w:rPr>
          <w:rFonts w:ascii="Arial" w:hAnsi="Arial" w:cs="Arial"/>
          <w:szCs w:val="24"/>
        </w:rPr>
      </w:pPr>
      <w:r w:rsidRPr="005405D3">
        <w:rPr>
          <w:rFonts w:ascii="Arial" w:hAnsi="Arial" w:cs="Arial"/>
          <w:szCs w:val="24"/>
        </w:rPr>
        <w:t>Доп</w:t>
      </w:r>
      <w:r>
        <w:rPr>
          <w:rFonts w:ascii="Arial" w:hAnsi="Arial" w:cs="Arial"/>
          <w:szCs w:val="24"/>
        </w:rPr>
        <w:t>олнительно видам рабочих мест могут быть</w:t>
      </w:r>
      <w:r w:rsidRPr="005405D3">
        <w:rPr>
          <w:rFonts w:ascii="Arial" w:hAnsi="Arial" w:cs="Arial"/>
          <w:szCs w:val="24"/>
        </w:rPr>
        <w:t xml:space="preserve"> присвоен</w:t>
      </w:r>
      <w:r>
        <w:rPr>
          <w:rFonts w:ascii="Arial" w:hAnsi="Arial" w:cs="Arial"/>
          <w:szCs w:val="24"/>
        </w:rPr>
        <w:t xml:space="preserve">ы приложения </w:t>
      </w:r>
      <w:proofErr w:type="spellStart"/>
      <w:r>
        <w:rPr>
          <w:rFonts w:ascii="Arial" w:hAnsi="Arial" w:cs="Arial"/>
          <w:szCs w:val="24"/>
        </w:rPr>
        <w:t>техкарт</w:t>
      </w:r>
      <w:proofErr w:type="spellEnd"/>
      <w:r>
        <w:rPr>
          <w:rFonts w:ascii="Arial" w:hAnsi="Arial" w:cs="Arial"/>
          <w:szCs w:val="24"/>
        </w:rPr>
        <w:t xml:space="preserve">, определяющие возможность использования рабочих мест указанных видов в </w:t>
      </w:r>
      <w:proofErr w:type="spellStart"/>
      <w:r>
        <w:rPr>
          <w:rFonts w:ascii="Arial" w:hAnsi="Arial" w:cs="Arial"/>
          <w:szCs w:val="24"/>
        </w:rPr>
        <w:t>техкартах</w:t>
      </w:r>
      <w:proofErr w:type="spellEnd"/>
      <w:r>
        <w:rPr>
          <w:rFonts w:ascii="Arial" w:hAnsi="Arial" w:cs="Arial"/>
          <w:szCs w:val="24"/>
        </w:rPr>
        <w:t xml:space="preserve"> по направлениям деятельности, например, «Технологические карты для ТОРО».</w:t>
      </w:r>
    </w:p>
    <w:p w14:paraId="7E694452" w14:textId="77777777" w:rsidR="00D153F5" w:rsidRPr="00FB401A" w:rsidRDefault="00D153F5" w:rsidP="00197D54">
      <w:pPr>
        <w:pStyle w:val="3"/>
      </w:pPr>
      <w:bookmarkStart w:id="2736" w:name="_Toc521083678"/>
      <w:bookmarkStart w:id="2737" w:name="_Toc521340819"/>
      <w:bookmarkStart w:id="2738" w:name="_Toc521439339"/>
      <w:bookmarkStart w:id="2739" w:name="_Toc67556280"/>
      <w:r w:rsidRPr="00FB401A">
        <w:t>Принципы кодирования и нумерации</w:t>
      </w:r>
      <w:bookmarkEnd w:id="2736"/>
      <w:bookmarkEnd w:id="2737"/>
      <w:bookmarkEnd w:id="2738"/>
      <w:bookmarkEnd w:id="2739"/>
    </w:p>
    <w:p w14:paraId="6A09D476" w14:textId="4B4E6EE7" w:rsidR="00D153F5" w:rsidRPr="00D87C50" w:rsidRDefault="00D153F5" w:rsidP="00197D54">
      <w:pPr>
        <w:pStyle w:val="a9"/>
        <w:keepNext/>
        <w:spacing w:before="0" w:beforeAutospacing="0" w:after="120" w:afterAutospacing="0" w:line="276" w:lineRule="auto"/>
        <w:ind w:left="567"/>
        <w:jc w:val="left"/>
        <w:rPr>
          <w:rFonts w:ascii="Arial" w:hAnsi="Arial" w:cs="Arial"/>
        </w:rPr>
      </w:pPr>
      <w:r w:rsidRPr="00D87C50">
        <w:rPr>
          <w:rFonts w:ascii="Arial" w:hAnsi="Arial" w:cs="Arial"/>
        </w:rPr>
        <w:t xml:space="preserve">Перечень Видов рабочих мест приведен в </w:t>
      </w:r>
      <w:r w:rsidR="0071056D" w:rsidRPr="00D87C50">
        <w:rPr>
          <w:rFonts w:ascii="Arial" w:hAnsi="Arial" w:cs="Arial"/>
        </w:rPr>
        <w:t>таблице ниже</w:t>
      </w:r>
      <w:r w:rsidRPr="00D87C50">
        <w:rPr>
          <w:rFonts w:ascii="Arial" w:hAnsi="Arial" w:cs="Arial"/>
        </w:rPr>
        <w:t>.</w:t>
      </w:r>
    </w:p>
    <w:p w14:paraId="1628A1EA" w14:textId="477EA049"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 xml:space="preserve">Таблица </w:t>
      </w:r>
      <w:r>
        <w:rPr>
          <w:rFonts w:ascii="Arial" w:hAnsi="Arial" w:cs="Arial"/>
          <w:b/>
          <w:sz w:val="22"/>
        </w:rPr>
        <w:t>1</w:t>
      </w:r>
      <w:r w:rsidR="002870F7">
        <w:rPr>
          <w:rFonts w:ascii="Arial" w:hAnsi="Arial" w:cs="Arial"/>
          <w:b/>
          <w:sz w:val="22"/>
        </w:rPr>
        <w:t>0</w:t>
      </w:r>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видов рабочих мест</w:t>
      </w:r>
      <w:r w:rsidRPr="003F2961">
        <w:rPr>
          <w:rFonts w:ascii="Arial" w:hAnsi="Arial" w:cs="Arial"/>
          <w:b/>
          <w:sz w:val="22"/>
        </w:rPr>
        <w:t xml:space="preserve"> </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954"/>
        <w:gridCol w:w="2684"/>
        <w:gridCol w:w="2373"/>
        <w:gridCol w:w="3165"/>
      </w:tblGrid>
      <w:tr w:rsidR="00D153F5" w:rsidRPr="0086487D" w14:paraId="494D1B18" w14:textId="77777777" w:rsidTr="00BE1CB7">
        <w:trPr>
          <w:cantSplit/>
          <w:trHeight w:val="397"/>
          <w:jc w:val="center"/>
        </w:trPr>
        <w:tc>
          <w:tcPr>
            <w:tcW w:w="960" w:type="pct"/>
            <w:shd w:val="clear" w:color="auto" w:fill="FFC000"/>
            <w:vAlign w:val="center"/>
          </w:tcPr>
          <w:p w14:paraId="2FD848D4" w14:textId="77777777" w:rsidR="00D153F5" w:rsidRPr="0087440C" w:rsidRDefault="00D153F5" w:rsidP="00D153F5">
            <w:pPr>
              <w:jc w:val="center"/>
              <w:rPr>
                <w:rFonts w:ascii="Arial" w:hAnsi="Arial" w:cs="Arial"/>
                <w:b/>
                <w:sz w:val="20"/>
                <w:szCs w:val="20"/>
              </w:rPr>
            </w:pPr>
            <w:r w:rsidRPr="0087440C">
              <w:rPr>
                <w:rFonts w:ascii="Arial" w:hAnsi="Arial" w:cs="Arial"/>
                <w:b/>
                <w:sz w:val="20"/>
                <w:szCs w:val="20"/>
              </w:rPr>
              <w:t>Системный код объекта</w:t>
            </w:r>
          </w:p>
        </w:tc>
        <w:tc>
          <w:tcPr>
            <w:tcW w:w="1319" w:type="pct"/>
            <w:shd w:val="clear" w:color="auto" w:fill="FFC000"/>
            <w:vAlign w:val="center"/>
          </w:tcPr>
          <w:p w14:paraId="176EB70C" w14:textId="77777777" w:rsidR="00D153F5" w:rsidRPr="0087440C" w:rsidRDefault="00D153F5" w:rsidP="00D153F5">
            <w:pPr>
              <w:jc w:val="center"/>
              <w:rPr>
                <w:rFonts w:ascii="Arial" w:hAnsi="Arial" w:cs="Arial"/>
                <w:b/>
                <w:sz w:val="20"/>
                <w:szCs w:val="20"/>
              </w:rPr>
            </w:pPr>
            <w:r w:rsidRPr="0087440C">
              <w:rPr>
                <w:rFonts w:ascii="Arial" w:hAnsi="Arial" w:cs="Arial"/>
                <w:b/>
                <w:sz w:val="20"/>
                <w:szCs w:val="20"/>
              </w:rPr>
              <w:t>Наименование</w:t>
            </w:r>
          </w:p>
        </w:tc>
        <w:tc>
          <w:tcPr>
            <w:tcW w:w="1166" w:type="pct"/>
            <w:shd w:val="clear" w:color="auto" w:fill="FFC000"/>
          </w:tcPr>
          <w:p w14:paraId="0D710C86" w14:textId="77777777" w:rsidR="00D153F5" w:rsidRPr="0087440C" w:rsidRDefault="00D153F5" w:rsidP="00D153F5">
            <w:pPr>
              <w:jc w:val="center"/>
              <w:rPr>
                <w:rFonts w:ascii="Arial" w:hAnsi="Arial" w:cs="Arial"/>
                <w:b/>
                <w:sz w:val="20"/>
                <w:szCs w:val="20"/>
              </w:rPr>
            </w:pPr>
            <w:r w:rsidRPr="0087440C">
              <w:rPr>
                <w:rFonts w:ascii="Arial" w:hAnsi="Arial" w:cs="Arial"/>
                <w:b/>
                <w:sz w:val="20"/>
                <w:szCs w:val="20"/>
              </w:rPr>
              <w:t xml:space="preserve">Приложение </w:t>
            </w:r>
            <w:proofErr w:type="spellStart"/>
            <w:r w:rsidRPr="0087440C">
              <w:rPr>
                <w:rFonts w:ascii="Arial" w:hAnsi="Arial" w:cs="Arial"/>
                <w:b/>
                <w:sz w:val="20"/>
                <w:szCs w:val="20"/>
              </w:rPr>
              <w:t>техкарты</w:t>
            </w:r>
            <w:proofErr w:type="spellEnd"/>
          </w:p>
        </w:tc>
        <w:tc>
          <w:tcPr>
            <w:tcW w:w="1555" w:type="pct"/>
            <w:shd w:val="clear" w:color="auto" w:fill="FFC000"/>
          </w:tcPr>
          <w:p w14:paraId="44FA16E5" w14:textId="77777777" w:rsidR="00D153F5" w:rsidRPr="0087440C" w:rsidRDefault="00D153F5" w:rsidP="00D153F5">
            <w:pPr>
              <w:jc w:val="center"/>
              <w:rPr>
                <w:rFonts w:ascii="Arial" w:hAnsi="Arial" w:cs="Arial"/>
                <w:b/>
                <w:sz w:val="20"/>
                <w:szCs w:val="20"/>
              </w:rPr>
            </w:pPr>
            <w:r w:rsidRPr="0087440C">
              <w:rPr>
                <w:rFonts w:ascii="Arial" w:hAnsi="Arial" w:cs="Arial"/>
                <w:b/>
                <w:sz w:val="20"/>
                <w:szCs w:val="20"/>
              </w:rPr>
              <w:t>Краткий текст области использования</w:t>
            </w:r>
          </w:p>
        </w:tc>
      </w:tr>
      <w:tr w:rsidR="00D153F5" w:rsidRPr="0086487D" w14:paraId="35104047" w14:textId="77777777" w:rsidTr="00BE1CB7">
        <w:trPr>
          <w:cantSplit/>
          <w:jc w:val="center"/>
        </w:trPr>
        <w:tc>
          <w:tcPr>
            <w:tcW w:w="960" w:type="pct"/>
          </w:tcPr>
          <w:p w14:paraId="2E1541A2" w14:textId="77777777" w:rsidR="00D153F5" w:rsidRPr="0087440C" w:rsidRDefault="00D153F5" w:rsidP="00D153F5">
            <w:pPr>
              <w:rPr>
                <w:rFonts w:ascii="Arial" w:hAnsi="Arial" w:cs="Arial"/>
                <w:sz w:val="20"/>
                <w:szCs w:val="20"/>
              </w:rPr>
            </w:pPr>
            <w:r w:rsidRPr="0087440C">
              <w:rPr>
                <w:rFonts w:ascii="Arial" w:hAnsi="Arial" w:cs="Arial"/>
                <w:sz w:val="20"/>
                <w:szCs w:val="20"/>
              </w:rPr>
              <w:t>Z001</w:t>
            </w:r>
          </w:p>
        </w:tc>
        <w:tc>
          <w:tcPr>
            <w:tcW w:w="1319" w:type="pct"/>
          </w:tcPr>
          <w:p w14:paraId="0083BC7F" w14:textId="77777777" w:rsidR="00D153F5" w:rsidRPr="0087440C" w:rsidRDefault="00D153F5" w:rsidP="00D153F5">
            <w:pPr>
              <w:jc w:val="left"/>
              <w:rPr>
                <w:rFonts w:ascii="Arial" w:hAnsi="Arial" w:cs="Arial"/>
                <w:sz w:val="20"/>
                <w:szCs w:val="20"/>
              </w:rPr>
            </w:pPr>
            <w:r w:rsidRPr="0087440C">
              <w:rPr>
                <w:rFonts w:ascii="Arial" w:hAnsi="Arial" w:cs="Arial"/>
                <w:sz w:val="20"/>
                <w:szCs w:val="20"/>
              </w:rPr>
              <w:t>Машина</w:t>
            </w:r>
          </w:p>
        </w:tc>
        <w:tc>
          <w:tcPr>
            <w:tcW w:w="1166" w:type="pct"/>
          </w:tcPr>
          <w:p w14:paraId="58E3030A" w14:textId="77777777" w:rsidR="00D153F5" w:rsidRPr="0087440C" w:rsidRDefault="00D153F5" w:rsidP="00D153F5">
            <w:pPr>
              <w:jc w:val="center"/>
              <w:rPr>
                <w:rFonts w:ascii="Arial" w:hAnsi="Arial" w:cs="Arial"/>
                <w:sz w:val="20"/>
                <w:szCs w:val="20"/>
                <w:lang w:val="en-US"/>
              </w:rPr>
            </w:pPr>
            <w:r w:rsidRPr="0087440C">
              <w:rPr>
                <w:rFonts w:ascii="Arial" w:hAnsi="Arial" w:cs="Arial"/>
                <w:sz w:val="20"/>
                <w:szCs w:val="20"/>
                <w:lang w:val="en-US"/>
              </w:rPr>
              <w:t>I</w:t>
            </w:r>
          </w:p>
        </w:tc>
        <w:tc>
          <w:tcPr>
            <w:tcW w:w="1555" w:type="pct"/>
          </w:tcPr>
          <w:p w14:paraId="17F88B9A" w14:textId="77777777" w:rsidR="00D153F5" w:rsidRPr="0087440C" w:rsidRDefault="00D153F5" w:rsidP="00D153F5">
            <w:pPr>
              <w:jc w:val="left"/>
              <w:rPr>
                <w:rFonts w:ascii="Arial" w:hAnsi="Arial" w:cs="Arial"/>
                <w:sz w:val="20"/>
                <w:szCs w:val="20"/>
              </w:rPr>
            </w:pPr>
            <w:r w:rsidRPr="0087440C">
              <w:rPr>
                <w:rFonts w:ascii="Arial" w:hAnsi="Arial" w:cs="Arial"/>
                <w:sz w:val="20"/>
                <w:szCs w:val="20"/>
              </w:rPr>
              <w:t>Список задач ТОРО</w:t>
            </w:r>
          </w:p>
        </w:tc>
      </w:tr>
      <w:tr w:rsidR="00D153F5" w:rsidRPr="0086487D" w14:paraId="09CB08AA" w14:textId="77777777" w:rsidTr="00BE1CB7">
        <w:trPr>
          <w:cantSplit/>
          <w:jc w:val="center"/>
        </w:trPr>
        <w:tc>
          <w:tcPr>
            <w:tcW w:w="960" w:type="pct"/>
          </w:tcPr>
          <w:p w14:paraId="4B7EB983" w14:textId="77777777" w:rsidR="00D153F5" w:rsidRPr="0087440C" w:rsidRDefault="00D153F5" w:rsidP="00D153F5">
            <w:pPr>
              <w:rPr>
                <w:rFonts w:ascii="Arial" w:hAnsi="Arial" w:cs="Arial"/>
                <w:sz w:val="20"/>
                <w:szCs w:val="20"/>
              </w:rPr>
            </w:pPr>
            <w:r w:rsidRPr="0087440C">
              <w:rPr>
                <w:rFonts w:ascii="Arial" w:hAnsi="Arial" w:cs="Arial"/>
                <w:sz w:val="20"/>
                <w:szCs w:val="20"/>
              </w:rPr>
              <w:t>Z002</w:t>
            </w:r>
          </w:p>
        </w:tc>
        <w:tc>
          <w:tcPr>
            <w:tcW w:w="1319" w:type="pct"/>
          </w:tcPr>
          <w:p w14:paraId="579FA8A3" w14:textId="77777777" w:rsidR="00D153F5" w:rsidRPr="0087440C" w:rsidRDefault="00D153F5" w:rsidP="00D153F5">
            <w:pPr>
              <w:jc w:val="left"/>
              <w:rPr>
                <w:rFonts w:ascii="Arial" w:hAnsi="Arial" w:cs="Arial"/>
                <w:sz w:val="20"/>
                <w:szCs w:val="20"/>
              </w:rPr>
            </w:pPr>
            <w:r w:rsidRPr="0087440C">
              <w:rPr>
                <w:rFonts w:ascii="Arial" w:hAnsi="Arial" w:cs="Arial"/>
                <w:sz w:val="20"/>
                <w:szCs w:val="20"/>
              </w:rPr>
              <w:t>Подразделение Компании</w:t>
            </w:r>
          </w:p>
        </w:tc>
        <w:tc>
          <w:tcPr>
            <w:tcW w:w="1166" w:type="pct"/>
          </w:tcPr>
          <w:p w14:paraId="23154B16" w14:textId="77777777" w:rsidR="00D153F5" w:rsidRPr="0087440C" w:rsidRDefault="00D153F5" w:rsidP="00D153F5">
            <w:pPr>
              <w:jc w:val="center"/>
              <w:rPr>
                <w:rFonts w:ascii="Arial" w:hAnsi="Arial" w:cs="Arial"/>
                <w:sz w:val="20"/>
                <w:szCs w:val="20"/>
                <w:lang w:val="en-US"/>
              </w:rPr>
            </w:pPr>
            <w:r w:rsidRPr="0087440C">
              <w:rPr>
                <w:rFonts w:ascii="Arial" w:hAnsi="Arial" w:cs="Arial"/>
                <w:sz w:val="20"/>
                <w:szCs w:val="20"/>
                <w:lang w:val="en-US"/>
              </w:rPr>
              <w:t>I</w:t>
            </w:r>
          </w:p>
        </w:tc>
        <w:tc>
          <w:tcPr>
            <w:tcW w:w="1555" w:type="pct"/>
          </w:tcPr>
          <w:p w14:paraId="02EE449E" w14:textId="77777777" w:rsidR="00D153F5" w:rsidRPr="0087440C" w:rsidRDefault="00D153F5" w:rsidP="00D153F5">
            <w:pPr>
              <w:jc w:val="left"/>
              <w:rPr>
                <w:rFonts w:ascii="Arial" w:hAnsi="Arial" w:cs="Arial"/>
                <w:sz w:val="20"/>
                <w:szCs w:val="20"/>
              </w:rPr>
            </w:pPr>
            <w:r w:rsidRPr="0087440C">
              <w:rPr>
                <w:rFonts w:ascii="Arial" w:hAnsi="Arial" w:cs="Arial"/>
                <w:sz w:val="20"/>
                <w:szCs w:val="20"/>
              </w:rPr>
              <w:t>Список задач ТОРО</w:t>
            </w:r>
          </w:p>
        </w:tc>
      </w:tr>
      <w:tr w:rsidR="00D153F5" w:rsidRPr="0086487D" w14:paraId="03966B26" w14:textId="77777777" w:rsidTr="00BE1CB7">
        <w:trPr>
          <w:cantSplit/>
          <w:jc w:val="center"/>
        </w:trPr>
        <w:tc>
          <w:tcPr>
            <w:tcW w:w="960" w:type="pct"/>
          </w:tcPr>
          <w:p w14:paraId="4D181C21" w14:textId="77777777" w:rsidR="00D153F5" w:rsidRPr="0087440C" w:rsidRDefault="00D153F5" w:rsidP="00D153F5">
            <w:pPr>
              <w:rPr>
                <w:rFonts w:ascii="Arial" w:hAnsi="Arial" w:cs="Arial"/>
                <w:sz w:val="20"/>
                <w:szCs w:val="20"/>
              </w:rPr>
            </w:pPr>
            <w:r w:rsidRPr="0087440C">
              <w:rPr>
                <w:rFonts w:ascii="Arial" w:hAnsi="Arial" w:cs="Arial"/>
                <w:sz w:val="20"/>
                <w:szCs w:val="20"/>
              </w:rPr>
              <w:t>Z003</w:t>
            </w:r>
          </w:p>
        </w:tc>
        <w:tc>
          <w:tcPr>
            <w:tcW w:w="1319" w:type="pct"/>
          </w:tcPr>
          <w:p w14:paraId="30FBFB91" w14:textId="77777777" w:rsidR="00D153F5" w:rsidRPr="0087440C" w:rsidRDefault="00D153F5" w:rsidP="00D153F5">
            <w:pPr>
              <w:jc w:val="left"/>
              <w:rPr>
                <w:rFonts w:ascii="Arial" w:hAnsi="Arial" w:cs="Arial"/>
                <w:sz w:val="20"/>
                <w:szCs w:val="20"/>
              </w:rPr>
            </w:pPr>
            <w:r w:rsidRPr="0087440C">
              <w:rPr>
                <w:rFonts w:ascii="Arial" w:hAnsi="Arial" w:cs="Arial"/>
                <w:sz w:val="20"/>
                <w:szCs w:val="20"/>
              </w:rPr>
              <w:t>Подрядная организация</w:t>
            </w:r>
          </w:p>
        </w:tc>
        <w:tc>
          <w:tcPr>
            <w:tcW w:w="1166" w:type="pct"/>
          </w:tcPr>
          <w:p w14:paraId="4DEEAF35" w14:textId="77777777" w:rsidR="00D153F5" w:rsidRPr="0087440C" w:rsidRDefault="00D153F5" w:rsidP="00D153F5">
            <w:pPr>
              <w:jc w:val="center"/>
              <w:rPr>
                <w:rFonts w:ascii="Arial" w:hAnsi="Arial" w:cs="Arial"/>
                <w:sz w:val="20"/>
                <w:szCs w:val="20"/>
                <w:lang w:val="en-US"/>
              </w:rPr>
            </w:pPr>
            <w:r w:rsidRPr="0087440C">
              <w:rPr>
                <w:rFonts w:ascii="Arial" w:hAnsi="Arial" w:cs="Arial"/>
                <w:sz w:val="20"/>
                <w:szCs w:val="20"/>
                <w:lang w:val="en-US"/>
              </w:rPr>
              <w:t>I</w:t>
            </w:r>
          </w:p>
        </w:tc>
        <w:tc>
          <w:tcPr>
            <w:tcW w:w="1555" w:type="pct"/>
          </w:tcPr>
          <w:p w14:paraId="58C473AC" w14:textId="77777777" w:rsidR="00D153F5" w:rsidRPr="0087440C" w:rsidRDefault="00D153F5" w:rsidP="00D153F5">
            <w:pPr>
              <w:jc w:val="left"/>
              <w:rPr>
                <w:rFonts w:ascii="Arial" w:hAnsi="Arial" w:cs="Arial"/>
                <w:sz w:val="20"/>
                <w:szCs w:val="20"/>
              </w:rPr>
            </w:pPr>
            <w:r w:rsidRPr="0087440C">
              <w:rPr>
                <w:rFonts w:ascii="Arial" w:hAnsi="Arial" w:cs="Arial"/>
                <w:sz w:val="20"/>
                <w:szCs w:val="20"/>
              </w:rPr>
              <w:t>Список задач ТОРО</w:t>
            </w:r>
          </w:p>
        </w:tc>
      </w:tr>
    </w:tbl>
    <w:p w14:paraId="3C99463B" w14:textId="77777777" w:rsidR="00D153F5" w:rsidRPr="00FB401A" w:rsidRDefault="00D153F5" w:rsidP="00197D54">
      <w:pPr>
        <w:pStyle w:val="3"/>
      </w:pPr>
      <w:bookmarkStart w:id="2740" w:name="_Toc521083679"/>
      <w:bookmarkStart w:id="2741" w:name="_Toc521340820"/>
      <w:bookmarkStart w:id="2742" w:name="_Toc521439340"/>
      <w:bookmarkStart w:id="2743" w:name="_Toc67556281"/>
      <w:r>
        <w:t>К</w:t>
      </w:r>
      <w:r w:rsidRPr="00FB401A">
        <w:t>лючевые параметры объекта</w:t>
      </w:r>
      <w:bookmarkEnd w:id="2740"/>
      <w:bookmarkEnd w:id="2741"/>
      <w:bookmarkEnd w:id="2742"/>
      <w:bookmarkEnd w:id="2743"/>
    </w:p>
    <w:p w14:paraId="5F280C77" w14:textId="77777777" w:rsidR="00D153F5" w:rsidRPr="00614ABE" w:rsidRDefault="00D153F5" w:rsidP="00D153F5">
      <w:pPr>
        <w:spacing w:after="120" w:line="276" w:lineRule="auto"/>
        <w:ind w:firstLine="567"/>
        <w:rPr>
          <w:rFonts w:ascii="Arial" w:hAnsi="Arial" w:cs="Arial"/>
        </w:rPr>
      </w:pPr>
      <w:r w:rsidRPr="00614ABE">
        <w:rPr>
          <w:rFonts w:ascii="Arial" w:hAnsi="Arial" w:cs="Arial"/>
        </w:rPr>
        <w:t>Ключевым параметр</w:t>
      </w:r>
      <w:r>
        <w:rPr>
          <w:rFonts w:ascii="Arial" w:hAnsi="Arial" w:cs="Arial"/>
        </w:rPr>
        <w:t>ом</w:t>
      </w:r>
      <w:r w:rsidRPr="00614ABE">
        <w:rPr>
          <w:rFonts w:ascii="Arial" w:hAnsi="Arial" w:cs="Arial"/>
        </w:rPr>
        <w:t xml:space="preserve"> объекта явля</w:t>
      </w:r>
      <w:r>
        <w:rPr>
          <w:rFonts w:ascii="Arial" w:hAnsi="Arial" w:cs="Arial"/>
        </w:rPr>
        <w:t>е</w:t>
      </w:r>
      <w:r w:rsidRPr="00614ABE">
        <w:rPr>
          <w:rFonts w:ascii="Arial" w:hAnsi="Arial" w:cs="Arial"/>
        </w:rPr>
        <w:t>тся:</w:t>
      </w:r>
    </w:p>
    <w:p w14:paraId="1E731291" w14:textId="77777777" w:rsidR="00D153F5" w:rsidRPr="00135C93" w:rsidRDefault="00D153F5" w:rsidP="00197D54">
      <w:pPr>
        <w:pStyle w:val="afc"/>
        <w:numPr>
          <w:ilvl w:val="0"/>
          <w:numId w:val="9"/>
        </w:numPr>
        <w:spacing w:after="120" w:line="276" w:lineRule="auto"/>
        <w:ind w:left="851" w:hanging="284"/>
        <w:rPr>
          <w:rFonts w:ascii="Arial" w:hAnsi="Arial" w:cs="Arial"/>
          <w:szCs w:val="24"/>
        </w:rPr>
      </w:pPr>
      <w:r w:rsidRPr="00135C93">
        <w:rPr>
          <w:rFonts w:ascii="Arial" w:hAnsi="Arial" w:cs="Arial"/>
          <w:szCs w:val="24"/>
        </w:rPr>
        <w:t>VERWE - Вид рабочего места.</w:t>
      </w:r>
    </w:p>
    <w:p w14:paraId="3F9BF647" w14:textId="77777777" w:rsidR="00D153F5" w:rsidRPr="00EA4B70" w:rsidRDefault="00D153F5" w:rsidP="00D153F5">
      <w:pPr>
        <w:spacing w:after="240" w:line="276" w:lineRule="auto"/>
        <w:ind w:firstLine="567"/>
        <w:rPr>
          <w:rFonts w:ascii="Arial" w:hAnsi="Arial" w:cs="Arial"/>
          <w:color w:val="7F7F7F" w:themeColor="text1" w:themeTint="80"/>
        </w:rPr>
        <w:sectPr w:rsidR="00D153F5" w:rsidRPr="00EA4B70" w:rsidSect="00AA5109">
          <w:headerReference w:type="default" r:id="rId16"/>
          <w:headerReference w:type="first" r:id="rId17"/>
          <w:pgSz w:w="11907" w:h="16840" w:code="9"/>
          <w:pgMar w:top="1134" w:right="567" w:bottom="1134" w:left="1134" w:header="737" w:footer="283" w:gutter="0"/>
          <w:cols w:space="708"/>
          <w:docGrid w:linePitch="360"/>
        </w:sectPr>
      </w:pPr>
    </w:p>
    <w:p w14:paraId="5D43E512" w14:textId="77777777" w:rsidR="00D153F5" w:rsidRPr="003F2961" w:rsidRDefault="00D153F5" w:rsidP="00197D54">
      <w:pPr>
        <w:pStyle w:val="3"/>
      </w:pPr>
      <w:bookmarkStart w:id="2744" w:name="_Toc521083680"/>
      <w:bookmarkStart w:id="2745" w:name="_Toc521340821"/>
      <w:bookmarkStart w:id="2746" w:name="_Toc521439341"/>
      <w:bookmarkStart w:id="2747" w:name="_Toc67556282"/>
      <w:r w:rsidRPr="003F2961">
        <w:lastRenderedPageBreak/>
        <w:t>Модель данных объекта</w:t>
      </w:r>
      <w:bookmarkEnd w:id="2744"/>
      <w:bookmarkEnd w:id="2745"/>
      <w:bookmarkEnd w:id="2746"/>
      <w:bookmarkEnd w:id="2747"/>
    </w:p>
    <w:p w14:paraId="10B7D73B" w14:textId="5FD7E470" w:rsidR="00D153F5" w:rsidRPr="00E96729" w:rsidRDefault="00D153F5" w:rsidP="00E16A62">
      <w:pPr>
        <w:pStyle w:val="a9"/>
        <w:keepNext/>
        <w:spacing w:after="240" w:afterAutospacing="0" w:line="276" w:lineRule="auto"/>
        <w:ind w:right="-312"/>
        <w:jc w:val="right"/>
        <w:rPr>
          <w:rFonts w:ascii="Arial" w:hAnsi="Arial" w:cs="Arial"/>
          <w:b/>
          <w:sz w:val="22"/>
        </w:rPr>
      </w:pPr>
      <w:r w:rsidRPr="00321205">
        <w:rPr>
          <w:rFonts w:ascii="Arial" w:hAnsi="Arial" w:cs="Arial"/>
          <w:b/>
          <w:sz w:val="22"/>
        </w:rPr>
        <w:t xml:space="preserve">Таблица </w:t>
      </w:r>
      <w:r>
        <w:rPr>
          <w:rFonts w:ascii="Arial" w:hAnsi="Arial" w:cs="Arial"/>
          <w:b/>
          <w:sz w:val="22"/>
        </w:rPr>
        <w:t>1</w:t>
      </w:r>
      <w:r w:rsidR="002870F7">
        <w:rPr>
          <w:rFonts w:ascii="Arial" w:hAnsi="Arial" w:cs="Arial"/>
          <w:b/>
          <w:sz w:val="22"/>
        </w:rPr>
        <w:t>1</w:t>
      </w:r>
      <w:r w:rsidRPr="00321205">
        <w:rPr>
          <w:rFonts w:ascii="Arial" w:hAnsi="Arial" w:cs="Arial"/>
          <w:b/>
          <w:sz w:val="22"/>
        </w:rPr>
        <w:t xml:space="preserve">. Модель данных </w:t>
      </w:r>
      <w:r>
        <w:rPr>
          <w:rFonts w:ascii="Arial" w:hAnsi="Arial" w:cs="Arial"/>
          <w:b/>
          <w:sz w:val="22"/>
          <w:lang w:val="en-US"/>
        </w:rPr>
        <w:t>PM</w:t>
      </w:r>
      <w:r w:rsidRPr="006765DF">
        <w:rPr>
          <w:rFonts w:ascii="Arial" w:hAnsi="Arial" w:cs="Arial"/>
          <w:b/>
          <w:sz w:val="22"/>
        </w:rPr>
        <w:t xml:space="preserve">_2 </w:t>
      </w:r>
      <w:r>
        <w:rPr>
          <w:rFonts w:ascii="Arial" w:hAnsi="Arial" w:cs="Arial"/>
          <w:b/>
          <w:sz w:val="22"/>
        </w:rPr>
        <w:t>Вид рабочего места</w:t>
      </w:r>
    </w:p>
    <w:tbl>
      <w:tblPr>
        <w:tblW w:w="530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390"/>
        <w:gridCol w:w="1638"/>
        <w:gridCol w:w="2095"/>
        <w:gridCol w:w="934"/>
        <w:gridCol w:w="1477"/>
        <w:gridCol w:w="1857"/>
        <w:gridCol w:w="1824"/>
        <w:gridCol w:w="1174"/>
        <w:gridCol w:w="1544"/>
        <w:gridCol w:w="1063"/>
      </w:tblGrid>
      <w:tr w:rsidR="00D153F5" w:rsidRPr="000E3C42" w14:paraId="53AD57A9" w14:textId="77777777" w:rsidTr="00055ACE">
        <w:trPr>
          <w:cantSplit/>
          <w:trHeight w:val="397"/>
          <w:jc w:val="center"/>
        </w:trPr>
        <w:tc>
          <w:tcPr>
            <w:tcW w:w="142" w:type="pct"/>
            <w:vMerge w:val="restart"/>
            <w:shd w:val="clear" w:color="auto" w:fill="FFC000"/>
            <w:vAlign w:val="center"/>
          </w:tcPr>
          <w:p w14:paraId="77C8B74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50" w:type="pct"/>
            <w:vMerge w:val="restart"/>
            <w:shd w:val="clear" w:color="auto" w:fill="FFC000"/>
          </w:tcPr>
          <w:p w14:paraId="5838C27E" w14:textId="77777777" w:rsidR="000E3C42" w:rsidRDefault="000E3C42" w:rsidP="00D153F5">
            <w:pPr>
              <w:jc w:val="center"/>
              <w:rPr>
                <w:rFonts w:ascii="Arial" w:hAnsi="Arial" w:cs="Arial"/>
                <w:b/>
                <w:sz w:val="20"/>
                <w:szCs w:val="20"/>
              </w:rPr>
            </w:pPr>
          </w:p>
          <w:p w14:paraId="6A2C8F4F" w14:textId="6F34D0BD"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w:t>
            </w:r>
            <w:r w:rsidRPr="000E3C42">
              <w:rPr>
                <w:rFonts w:ascii="Arial" w:hAnsi="Arial" w:cs="Arial"/>
                <w:b/>
                <w:sz w:val="20"/>
                <w:szCs w:val="20"/>
                <w:lang w:val="en-US"/>
              </w:rPr>
              <w:t xml:space="preserve"> </w:t>
            </w:r>
            <w:r w:rsidRPr="000E3C42">
              <w:rPr>
                <w:rFonts w:ascii="Arial" w:hAnsi="Arial" w:cs="Arial"/>
                <w:b/>
                <w:sz w:val="20"/>
                <w:szCs w:val="20"/>
              </w:rPr>
              <w:t>раздел</w:t>
            </w:r>
          </w:p>
        </w:tc>
        <w:tc>
          <w:tcPr>
            <w:tcW w:w="531" w:type="pct"/>
            <w:vMerge w:val="restart"/>
            <w:shd w:val="clear" w:color="auto" w:fill="FFC000"/>
            <w:vAlign w:val="center"/>
          </w:tcPr>
          <w:p w14:paraId="4A82CC9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679" w:type="pct"/>
            <w:vMerge w:val="restart"/>
            <w:shd w:val="clear" w:color="auto" w:fill="FFC000"/>
            <w:vAlign w:val="center"/>
          </w:tcPr>
          <w:p w14:paraId="16EFEFF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03" w:type="pct"/>
            <w:vMerge w:val="restart"/>
            <w:shd w:val="clear" w:color="auto" w:fill="FFC000"/>
            <w:vAlign w:val="center"/>
          </w:tcPr>
          <w:p w14:paraId="0DD4825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78" w:type="pct"/>
            <w:vMerge w:val="restart"/>
            <w:shd w:val="clear" w:color="auto" w:fill="FFC000"/>
            <w:vAlign w:val="center"/>
          </w:tcPr>
          <w:p w14:paraId="2C97EC6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192" w:type="pct"/>
            <w:gridSpan w:val="2"/>
            <w:shd w:val="clear" w:color="auto" w:fill="FFC000"/>
          </w:tcPr>
          <w:p w14:paraId="5B555E9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80" w:type="pct"/>
            <w:gridSpan w:val="2"/>
            <w:shd w:val="clear" w:color="auto" w:fill="FFC000"/>
            <w:vAlign w:val="center"/>
          </w:tcPr>
          <w:p w14:paraId="7519EC7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44" w:type="pct"/>
            <w:vMerge w:val="restart"/>
            <w:shd w:val="clear" w:color="auto" w:fill="FFC000"/>
            <w:vAlign w:val="center"/>
          </w:tcPr>
          <w:p w14:paraId="7E92755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1DEB8C01" w14:textId="77777777" w:rsidTr="00055ACE">
        <w:trPr>
          <w:cantSplit/>
          <w:jc w:val="center"/>
        </w:trPr>
        <w:tc>
          <w:tcPr>
            <w:tcW w:w="142" w:type="pct"/>
            <w:vMerge/>
            <w:vAlign w:val="center"/>
          </w:tcPr>
          <w:p w14:paraId="3C08D75F" w14:textId="77777777" w:rsidR="00D153F5" w:rsidRPr="000E3C42" w:rsidRDefault="00D153F5" w:rsidP="00D153F5">
            <w:pPr>
              <w:jc w:val="center"/>
              <w:rPr>
                <w:rFonts w:ascii="Arial" w:hAnsi="Arial" w:cs="Arial"/>
                <w:sz w:val="20"/>
                <w:szCs w:val="20"/>
              </w:rPr>
            </w:pPr>
          </w:p>
        </w:tc>
        <w:tc>
          <w:tcPr>
            <w:tcW w:w="450" w:type="pct"/>
            <w:vMerge/>
          </w:tcPr>
          <w:p w14:paraId="3A3B1D58" w14:textId="77777777" w:rsidR="00D153F5" w:rsidRPr="000E3C42" w:rsidRDefault="00D153F5" w:rsidP="00D153F5">
            <w:pPr>
              <w:jc w:val="center"/>
              <w:rPr>
                <w:rFonts w:ascii="Arial" w:hAnsi="Arial" w:cs="Arial"/>
                <w:sz w:val="20"/>
                <w:szCs w:val="20"/>
              </w:rPr>
            </w:pPr>
          </w:p>
        </w:tc>
        <w:tc>
          <w:tcPr>
            <w:tcW w:w="531" w:type="pct"/>
            <w:vMerge/>
            <w:vAlign w:val="center"/>
          </w:tcPr>
          <w:p w14:paraId="08E19DE7" w14:textId="77777777" w:rsidR="00D153F5" w:rsidRPr="000E3C42" w:rsidRDefault="00D153F5" w:rsidP="00D153F5">
            <w:pPr>
              <w:jc w:val="center"/>
              <w:rPr>
                <w:rFonts w:ascii="Arial" w:hAnsi="Arial" w:cs="Arial"/>
                <w:sz w:val="20"/>
                <w:szCs w:val="20"/>
              </w:rPr>
            </w:pPr>
          </w:p>
        </w:tc>
        <w:tc>
          <w:tcPr>
            <w:tcW w:w="679" w:type="pct"/>
            <w:vMerge/>
            <w:vAlign w:val="center"/>
          </w:tcPr>
          <w:p w14:paraId="52734DBB" w14:textId="77777777" w:rsidR="00D153F5" w:rsidRPr="000E3C42" w:rsidRDefault="00D153F5" w:rsidP="00D153F5">
            <w:pPr>
              <w:jc w:val="center"/>
              <w:rPr>
                <w:rFonts w:ascii="Arial" w:hAnsi="Arial" w:cs="Arial"/>
                <w:sz w:val="20"/>
                <w:szCs w:val="20"/>
              </w:rPr>
            </w:pPr>
          </w:p>
        </w:tc>
        <w:tc>
          <w:tcPr>
            <w:tcW w:w="303" w:type="pct"/>
            <w:vMerge/>
            <w:vAlign w:val="center"/>
          </w:tcPr>
          <w:p w14:paraId="2C79DC39" w14:textId="77777777" w:rsidR="00D153F5" w:rsidRPr="000E3C42" w:rsidRDefault="00D153F5" w:rsidP="00D153F5">
            <w:pPr>
              <w:jc w:val="center"/>
              <w:rPr>
                <w:rFonts w:ascii="Arial" w:hAnsi="Arial" w:cs="Arial"/>
                <w:sz w:val="20"/>
                <w:szCs w:val="20"/>
              </w:rPr>
            </w:pPr>
          </w:p>
        </w:tc>
        <w:tc>
          <w:tcPr>
            <w:tcW w:w="478" w:type="pct"/>
            <w:vMerge/>
            <w:vAlign w:val="center"/>
          </w:tcPr>
          <w:p w14:paraId="5A022FA7" w14:textId="77777777" w:rsidR="00D153F5" w:rsidRPr="000E3C42" w:rsidRDefault="00D153F5" w:rsidP="00D153F5">
            <w:pPr>
              <w:jc w:val="center"/>
              <w:rPr>
                <w:rFonts w:ascii="Arial" w:hAnsi="Arial" w:cs="Arial"/>
                <w:sz w:val="20"/>
                <w:szCs w:val="20"/>
              </w:rPr>
            </w:pPr>
          </w:p>
        </w:tc>
        <w:tc>
          <w:tcPr>
            <w:tcW w:w="602" w:type="pct"/>
            <w:tcBorders>
              <w:top w:val="single" w:sz="6" w:space="0" w:color="auto"/>
              <w:bottom w:val="single" w:sz="6" w:space="0" w:color="auto"/>
            </w:tcBorders>
            <w:shd w:val="clear" w:color="auto" w:fill="FFC000"/>
          </w:tcPr>
          <w:p w14:paraId="20EAF54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591" w:type="pct"/>
            <w:tcBorders>
              <w:top w:val="single" w:sz="6" w:space="0" w:color="auto"/>
              <w:bottom w:val="single" w:sz="6" w:space="0" w:color="auto"/>
            </w:tcBorders>
            <w:shd w:val="clear" w:color="auto" w:fill="FFC000"/>
          </w:tcPr>
          <w:p w14:paraId="70D190C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80" w:type="pct"/>
            <w:tcBorders>
              <w:top w:val="single" w:sz="6" w:space="0" w:color="auto"/>
              <w:bottom w:val="single" w:sz="6" w:space="0" w:color="auto"/>
            </w:tcBorders>
            <w:shd w:val="clear" w:color="auto" w:fill="FFC000"/>
            <w:vAlign w:val="center"/>
          </w:tcPr>
          <w:p w14:paraId="32ACA55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500" w:type="pct"/>
            <w:shd w:val="clear" w:color="auto" w:fill="FFC000"/>
            <w:vAlign w:val="center"/>
          </w:tcPr>
          <w:p w14:paraId="244F121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44" w:type="pct"/>
            <w:vMerge/>
            <w:shd w:val="clear" w:color="auto" w:fill="FFC000"/>
          </w:tcPr>
          <w:p w14:paraId="08757A90" w14:textId="77777777" w:rsidR="00D153F5" w:rsidRPr="000E3C42" w:rsidRDefault="00D153F5" w:rsidP="00D153F5">
            <w:pPr>
              <w:jc w:val="center"/>
              <w:rPr>
                <w:rFonts w:ascii="Arial" w:hAnsi="Arial" w:cs="Arial"/>
                <w:b/>
                <w:sz w:val="20"/>
                <w:szCs w:val="20"/>
              </w:rPr>
            </w:pPr>
          </w:p>
        </w:tc>
      </w:tr>
      <w:tr w:rsidR="00D153F5" w:rsidRPr="000E3C42" w14:paraId="16305F24" w14:textId="77777777" w:rsidTr="00055ACE">
        <w:trPr>
          <w:cantSplit/>
          <w:jc w:val="center"/>
        </w:trPr>
        <w:tc>
          <w:tcPr>
            <w:tcW w:w="142" w:type="pct"/>
          </w:tcPr>
          <w:p w14:paraId="512E5196" w14:textId="7D45E5C9"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450" w:type="pct"/>
          </w:tcPr>
          <w:p w14:paraId="78FCD7CE" w14:textId="1324DFB3" w:rsidR="00D153F5" w:rsidRPr="000E3C42" w:rsidRDefault="0087440C" w:rsidP="00D153F5">
            <w:pPr>
              <w:jc w:val="left"/>
              <w:rPr>
                <w:rFonts w:ascii="Arial" w:hAnsi="Arial" w:cs="Arial"/>
                <w:sz w:val="20"/>
                <w:szCs w:val="20"/>
              </w:rPr>
            </w:pPr>
            <w:r w:rsidRPr="000E3C42">
              <w:rPr>
                <w:rFonts w:ascii="Arial" w:hAnsi="Arial" w:cs="Arial"/>
                <w:sz w:val="20"/>
                <w:szCs w:val="20"/>
              </w:rPr>
              <w:t>-</w:t>
            </w:r>
          </w:p>
        </w:tc>
        <w:tc>
          <w:tcPr>
            <w:tcW w:w="531" w:type="pct"/>
          </w:tcPr>
          <w:p w14:paraId="16F004C1"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рабочего места</w:t>
            </w:r>
          </w:p>
        </w:tc>
        <w:tc>
          <w:tcPr>
            <w:tcW w:w="679" w:type="pct"/>
          </w:tcPr>
          <w:p w14:paraId="10F330F7"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_2. Определяет область применения и назначение рабочего места: Машины, Подразделения, Подрядные организации</w:t>
            </w:r>
          </w:p>
        </w:tc>
        <w:tc>
          <w:tcPr>
            <w:tcW w:w="303" w:type="pct"/>
          </w:tcPr>
          <w:p w14:paraId="5CAA26D5"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4</w:t>
            </w:r>
          </w:p>
        </w:tc>
        <w:tc>
          <w:tcPr>
            <w:tcW w:w="478" w:type="pct"/>
          </w:tcPr>
          <w:p w14:paraId="06A08E9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TC30- VERWE</w:t>
            </w:r>
          </w:p>
        </w:tc>
        <w:tc>
          <w:tcPr>
            <w:tcW w:w="602" w:type="pct"/>
          </w:tcPr>
          <w:p w14:paraId="588A650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591" w:type="pct"/>
          </w:tcPr>
          <w:p w14:paraId="5052D69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Для всех видов рабочих мест</w:t>
            </w:r>
          </w:p>
        </w:tc>
        <w:tc>
          <w:tcPr>
            <w:tcW w:w="380" w:type="pct"/>
          </w:tcPr>
          <w:p w14:paraId="15006F20" w14:textId="2F262C4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500" w:type="pct"/>
          </w:tcPr>
          <w:p w14:paraId="4CB3DE8A" w14:textId="26953422"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44" w:type="pct"/>
          </w:tcPr>
          <w:p w14:paraId="2B6D2BA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62D2FFE5" w14:textId="77777777" w:rsidTr="00055ACE">
        <w:trPr>
          <w:cantSplit/>
          <w:jc w:val="center"/>
        </w:trPr>
        <w:tc>
          <w:tcPr>
            <w:tcW w:w="142" w:type="pct"/>
          </w:tcPr>
          <w:p w14:paraId="58BEA7C4" w14:textId="29C8AEBE"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450" w:type="pct"/>
          </w:tcPr>
          <w:p w14:paraId="2536F32E" w14:textId="08A68889" w:rsidR="00D153F5" w:rsidRPr="000E3C42" w:rsidRDefault="0087440C" w:rsidP="00D153F5">
            <w:pPr>
              <w:jc w:val="left"/>
              <w:rPr>
                <w:rFonts w:ascii="Arial" w:hAnsi="Arial" w:cs="Arial"/>
                <w:sz w:val="20"/>
                <w:szCs w:val="20"/>
              </w:rPr>
            </w:pPr>
            <w:r w:rsidRPr="000E3C42">
              <w:rPr>
                <w:rFonts w:ascii="Arial" w:hAnsi="Arial" w:cs="Arial"/>
                <w:sz w:val="20"/>
                <w:szCs w:val="20"/>
              </w:rPr>
              <w:t>-</w:t>
            </w:r>
          </w:p>
        </w:tc>
        <w:tc>
          <w:tcPr>
            <w:tcW w:w="531" w:type="pct"/>
          </w:tcPr>
          <w:p w14:paraId="481BF18B"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Обозначение вида рабочего места</w:t>
            </w:r>
          </w:p>
        </w:tc>
        <w:tc>
          <w:tcPr>
            <w:tcW w:w="679" w:type="pct"/>
          </w:tcPr>
          <w:p w14:paraId="730E466C"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w:t>
            </w:r>
          </w:p>
        </w:tc>
        <w:tc>
          <w:tcPr>
            <w:tcW w:w="303" w:type="pct"/>
          </w:tcPr>
          <w:p w14:paraId="05B090C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20</w:t>
            </w:r>
          </w:p>
        </w:tc>
        <w:tc>
          <w:tcPr>
            <w:tcW w:w="478" w:type="pct"/>
          </w:tcPr>
          <w:p w14:paraId="61AED95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TC30T-</w:t>
            </w:r>
            <w:r w:rsidRPr="000E3C42">
              <w:rPr>
                <w:rFonts w:ascii="Arial" w:hAnsi="Arial" w:cs="Arial"/>
                <w:sz w:val="20"/>
                <w:szCs w:val="20"/>
                <w:lang w:val="en-US"/>
              </w:rPr>
              <w:t>KTEXT</w:t>
            </w:r>
          </w:p>
        </w:tc>
        <w:tc>
          <w:tcPr>
            <w:tcW w:w="602" w:type="pct"/>
          </w:tcPr>
          <w:p w14:paraId="0BD5B209" w14:textId="77D0A437"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591" w:type="pct"/>
          </w:tcPr>
          <w:p w14:paraId="201BB04E" w14:textId="7B5480FD"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0" w:type="pct"/>
          </w:tcPr>
          <w:p w14:paraId="61475A2E" w14:textId="667D343F"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500" w:type="pct"/>
          </w:tcPr>
          <w:p w14:paraId="095B793F" w14:textId="44FDCE79"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44" w:type="pct"/>
          </w:tcPr>
          <w:p w14:paraId="154713E5"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4800428C" w14:textId="77777777" w:rsidTr="00055ACE">
        <w:trPr>
          <w:cantSplit/>
          <w:jc w:val="center"/>
        </w:trPr>
        <w:tc>
          <w:tcPr>
            <w:tcW w:w="142" w:type="pct"/>
          </w:tcPr>
          <w:p w14:paraId="53AFEDE0" w14:textId="000197AF" w:rsidR="00D153F5" w:rsidRPr="000E3C42" w:rsidRDefault="00055ACE" w:rsidP="00D153F5">
            <w:pPr>
              <w:rPr>
                <w:rFonts w:ascii="Arial" w:hAnsi="Arial" w:cs="Arial"/>
                <w:sz w:val="20"/>
                <w:szCs w:val="20"/>
                <w:lang w:val="en-US"/>
              </w:rPr>
            </w:pPr>
            <w:r>
              <w:rPr>
                <w:rFonts w:ascii="Arial" w:hAnsi="Arial" w:cs="Arial"/>
                <w:sz w:val="20"/>
                <w:szCs w:val="20"/>
                <w:lang w:val="en-US"/>
              </w:rPr>
              <w:t>3</w:t>
            </w:r>
            <w:r w:rsidR="00D153F5" w:rsidRPr="000E3C42">
              <w:rPr>
                <w:rFonts w:ascii="Arial" w:hAnsi="Arial" w:cs="Arial"/>
                <w:sz w:val="20"/>
                <w:szCs w:val="20"/>
                <w:lang w:val="en-US"/>
              </w:rPr>
              <w:t>.</w:t>
            </w:r>
          </w:p>
        </w:tc>
        <w:tc>
          <w:tcPr>
            <w:tcW w:w="450" w:type="pct"/>
          </w:tcPr>
          <w:p w14:paraId="1F45839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Приложение </w:t>
            </w:r>
            <w:proofErr w:type="spellStart"/>
            <w:r w:rsidRPr="000E3C42">
              <w:rPr>
                <w:rFonts w:ascii="Arial" w:hAnsi="Arial" w:cs="Arial"/>
                <w:sz w:val="20"/>
                <w:szCs w:val="20"/>
              </w:rPr>
              <w:t>техкарты</w:t>
            </w:r>
            <w:proofErr w:type="spellEnd"/>
          </w:p>
        </w:tc>
        <w:tc>
          <w:tcPr>
            <w:tcW w:w="531" w:type="pct"/>
          </w:tcPr>
          <w:p w14:paraId="48D704B0"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Приложение </w:t>
            </w:r>
            <w:proofErr w:type="spellStart"/>
            <w:r w:rsidRPr="000E3C42">
              <w:rPr>
                <w:rFonts w:ascii="Arial" w:hAnsi="Arial" w:cs="Arial"/>
                <w:sz w:val="20"/>
                <w:szCs w:val="20"/>
              </w:rPr>
              <w:t>техкарты</w:t>
            </w:r>
            <w:proofErr w:type="spellEnd"/>
          </w:p>
        </w:tc>
        <w:tc>
          <w:tcPr>
            <w:tcW w:w="679" w:type="pct"/>
          </w:tcPr>
          <w:p w14:paraId="7BDBA7E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Код приложения </w:t>
            </w:r>
            <w:proofErr w:type="spellStart"/>
            <w:r w:rsidRPr="000E3C42">
              <w:rPr>
                <w:rFonts w:ascii="Arial" w:hAnsi="Arial" w:cs="Arial"/>
                <w:sz w:val="20"/>
                <w:szCs w:val="20"/>
              </w:rPr>
              <w:t>техкарты</w:t>
            </w:r>
            <w:proofErr w:type="spellEnd"/>
            <w:r w:rsidRPr="000E3C42">
              <w:rPr>
                <w:rFonts w:ascii="Arial" w:hAnsi="Arial" w:cs="Arial"/>
                <w:sz w:val="20"/>
                <w:szCs w:val="20"/>
              </w:rPr>
              <w:t xml:space="preserve"> для выбранного вида рабочего места</w:t>
            </w:r>
          </w:p>
        </w:tc>
        <w:tc>
          <w:tcPr>
            <w:tcW w:w="303" w:type="pct"/>
          </w:tcPr>
          <w:p w14:paraId="34C6470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 1</w:t>
            </w:r>
          </w:p>
        </w:tc>
        <w:tc>
          <w:tcPr>
            <w:tcW w:w="478" w:type="pct"/>
          </w:tcPr>
          <w:p w14:paraId="35A0A5A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TC30A- APPLC</w:t>
            </w:r>
          </w:p>
        </w:tc>
        <w:tc>
          <w:tcPr>
            <w:tcW w:w="602" w:type="pct"/>
          </w:tcPr>
          <w:p w14:paraId="6EFFA8AB" w14:textId="1A38D7E1"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591" w:type="pct"/>
          </w:tcPr>
          <w:p w14:paraId="60F6A061" w14:textId="73E570EE"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0" w:type="pct"/>
          </w:tcPr>
          <w:p w14:paraId="7073979B"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рабочего места</w:t>
            </w:r>
          </w:p>
        </w:tc>
        <w:tc>
          <w:tcPr>
            <w:tcW w:w="500" w:type="pct"/>
          </w:tcPr>
          <w:p w14:paraId="1D8C0481"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Отдельный набор значений для каждого вида рабочих мест</w:t>
            </w:r>
          </w:p>
        </w:tc>
        <w:tc>
          <w:tcPr>
            <w:tcW w:w="344" w:type="pct"/>
          </w:tcPr>
          <w:p w14:paraId="1F95919F"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127D3604" w14:textId="77777777" w:rsidTr="00055ACE">
        <w:trPr>
          <w:cantSplit/>
          <w:jc w:val="center"/>
        </w:trPr>
        <w:tc>
          <w:tcPr>
            <w:tcW w:w="142" w:type="pct"/>
          </w:tcPr>
          <w:p w14:paraId="4D05E121" w14:textId="7F6DB340" w:rsidR="00D153F5" w:rsidRPr="000E3C42" w:rsidRDefault="00055ACE" w:rsidP="00D153F5">
            <w:pPr>
              <w:rPr>
                <w:rFonts w:ascii="Arial" w:hAnsi="Arial" w:cs="Arial"/>
                <w:sz w:val="20"/>
                <w:szCs w:val="20"/>
                <w:lang w:val="en-US"/>
              </w:rPr>
            </w:pPr>
            <w:r>
              <w:rPr>
                <w:rFonts w:ascii="Arial" w:hAnsi="Arial" w:cs="Arial"/>
                <w:sz w:val="20"/>
                <w:szCs w:val="20"/>
                <w:lang w:val="en-US"/>
              </w:rPr>
              <w:t>4</w:t>
            </w:r>
            <w:r w:rsidR="00D153F5" w:rsidRPr="000E3C42">
              <w:rPr>
                <w:rFonts w:ascii="Arial" w:hAnsi="Arial" w:cs="Arial"/>
                <w:sz w:val="20"/>
                <w:szCs w:val="20"/>
                <w:lang w:val="en-US"/>
              </w:rPr>
              <w:t>.</w:t>
            </w:r>
          </w:p>
        </w:tc>
        <w:tc>
          <w:tcPr>
            <w:tcW w:w="450" w:type="pct"/>
          </w:tcPr>
          <w:p w14:paraId="759A9AE2"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Приложение </w:t>
            </w:r>
            <w:proofErr w:type="spellStart"/>
            <w:r w:rsidRPr="000E3C42">
              <w:rPr>
                <w:rFonts w:ascii="Arial" w:hAnsi="Arial" w:cs="Arial"/>
                <w:sz w:val="20"/>
                <w:szCs w:val="20"/>
              </w:rPr>
              <w:t>техкарты</w:t>
            </w:r>
            <w:proofErr w:type="spellEnd"/>
          </w:p>
        </w:tc>
        <w:tc>
          <w:tcPr>
            <w:tcW w:w="531" w:type="pct"/>
          </w:tcPr>
          <w:p w14:paraId="4734BF85"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Краткий текст области использования</w:t>
            </w:r>
          </w:p>
        </w:tc>
        <w:tc>
          <w:tcPr>
            <w:tcW w:w="679" w:type="pct"/>
          </w:tcPr>
          <w:p w14:paraId="4DA42F0D"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 приложения/ области использования видов рабочих мест</w:t>
            </w:r>
          </w:p>
        </w:tc>
        <w:tc>
          <w:tcPr>
            <w:tcW w:w="303" w:type="pct"/>
          </w:tcPr>
          <w:p w14:paraId="2EADE87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 40</w:t>
            </w:r>
          </w:p>
        </w:tc>
        <w:tc>
          <w:tcPr>
            <w:tcW w:w="478" w:type="pct"/>
          </w:tcPr>
          <w:p w14:paraId="60BC799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TCA9T- TEXT40</w:t>
            </w:r>
          </w:p>
        </w:tc>
        <w:tc>
          <w:tcPr>
            <w:tcW w:w="602" w:type="pct"/>
          </w:tcPr>
          <w:p w14:paraId="39919DED" w14:textId="11BE9CFF" w:rsidR="00D153F5" w:rsidRPr="000E3C42" w:rsidRDefault="0087440C" w:rsidP="00D153F5">
            <w:pPr>
              <w:jc w:val="center"/>
              <w:rPr>
                <w:rFonts w:ascii="Arial" w:hAnsi="Arial" w:cs="Arial"/>
                <w:sz w:val="20"/>
                <w:szCs w:val="20"/>
              </w:rPr>
            </w:pPr>
            <w:r w:rsidRPr="000E3C42">
              <w:rPr>
                <w:rFonts w:ascii="Arial" w:hAnsi="Arial" w:cs="Arial"/>
                <w:sz w:val="20"/>
                <w:szCs w:val="20"/>
              </w:rPr>
              <w:t>-</w:t>
            </w:r>
          </w:p>
        </w:tc>
        <w:tc>
          <w:tcPr>
            <w:tcW w:w="591" w:type="pct"/>
          </w:tcPr>
          <w:p w14:paraId="2264618B" w14:textId="442A4097"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0" w:type="pct"/>
          </w:tcPr>
          <w:p w14:paraId="7FFEE02B" w14:textId="57E6D4CB"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500" w:type="pct"/>
          </w:tcPr>
          <w:p w14:paraId="6FEAC72E" w14:textId="4D7E4B9C"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44" w:type="pct"/>
          </w:tcPr>
          <w:p w14:paraId="1CE82FC4"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bl>
    <w:p w14:paraId="7B26275A" w14:textId="2AE4D0F1" w:rsidR="00D153F5" w:rsidRPr="00AA5109" w:rsidRDefault="00D153F5" w:rsidP="00AA5109">
      <w:pPr>
        <w:pStyle w:val="1"/>
        <w:rPr>
          <w:rFonts w:eastAsiaTheme="majorEastAsia"/>
        </w:rPr>
        <w:sectPr w:rsidR="00D153F5" w:rsidRPr="00AA5109" w:rsidSect="00AA5109">
          <w:headerReference w:type="default" r:id="rId18"/>
          <w:pgSz w:w="16840" w:h="11907" w:orient="landscape" w:code="9"/>
          <w:pgMar w:top="1134" w:right="1134" w:bottom="567" w:left="1134" w:header="737" w:footer="283" w:gutter="0"/>
          <w:cols w:space="708"/>
          <w:docGrid w:linePitch="360"/>
        </w:sectPr>
      </w:pPr>
    </w:p>
    <w:p w14:paraId="29B0C4A8" w14:textId="3172AC5E" w:rsidR="00D153F5" w:rsidRPr="00977CDA" w:rsidRDefault="00D153F5" w:rsidP="00197D54">
      <w:pPr>
        <w:pStyle w:val="3"/>
      </w:pPr>
      <w:bookmarkStart w:id="2748" w:name="_Toc521083681"/>
      <w:bookmarkStart w:id="2749" w:name="_Toc521340822"/>
      <w:bookmarkStart w:id="2750" w:name="_Toc521439342"/>
      <w:bookmarkStart w:id="2751" w:name="_Toc67556283"/>
      <w:r w:rsidRPr="00977CDA">
        <w:lastRenderedPageBreak/>
        <w:t>Особенности технической реализации</w:t>
      </w:r>
      <w:bookmarkEnd w:id="2748"/>
      <w:bookmarkEnd w:id="2749"/>
      <w:bookmarkEnd w:id="2750"/>
      <w:bookmarkEnd w:id="2751"/>
    </w:p>
    <w:p w14:paraId="7D753433" w14:textId="31667B23"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EA4B70">
        <w:rPr>
          <w:rFonts w:ascii="Arial" w:hAnsi="Arial" w:cs="Arial"/>
          <w:color w:val="000000" w:themeColor="text1"/>
          <w:szCs w:val="24"/>
        </w:rPr>
        <w:t>V_TC30</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14607A32"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2744BA">
        <w:rPr>
          <w:rFonts w:ascii="Arial" w:hAnsi="Arial" w:cs="Arial"/>
          <w:color w:val="000000" w:themeColor="text1"/>
          <w:szCs w:val="24"/>
        </w:rPr>
        <w:t>Планы предупредительного ТОРО, рабочие места, технологические карты и ВПС</w:t>
      </w:r>
      <w:r>
        <w:rPr>
          <w:rFonts w:ascii="Arial" w:hAnsi="Arial" w:cs="Arial"/>
          <w:color w:val="000000" w:themeColor="text1"/>
          <w:szCs w:val="24"/>
        </w:rPr>
        <w:t xml:space="preserve"> -&gt; </w:t>
      </w:r>
      <w:r w:rsidRPr="002744BA">
        <w:rPr>
          <w:rFonts w:ascii="Arial" w:hAnsi="Arial" w:cs="Arial"/>
          <w:color w:val="000000" w:themeColor="text1"/>
          <w:szCs w:val="24"/>
        </w:rPr>
        <w:t>Рабочие места</w:t>
      </w:r>
      <w:r>
        <w:rPr>
          <w:rFonts w:ascii="Arial" w:hAnsi="Arial" w:cs="Arial"/>
          <w:color w:val="000000" w:themeColor="text1"/>
          <w:szCs w:val="24"/>
        </w:rPr>
        <w:t xml:space="preserve"> -&gt; </w:t>
      </w:r>
      <w:r w:rsidRPr="002744BA">
        <w:rPr>
          <w:rFonts w:ascii="Arial" w:hAnsi="Arial" w:cs="Arial"/>
          <w:color w:val="000000" w:themeColor="text1"/>
          <w:szCs w:val="24"/>
        </w:rPr>
        <w:t>Общие данные</w:t>
      </w:r>
      <w:r>
        <w:rPr>
          <w:rFonts w:ascii="Arial" w:hAnsi="Arial" w:cs="Arial"/>
          <w:color w:val="000000" w:themeColor="text1"/>
          <w:szCs w:val="24"/>
        </w:rPr>
        <w:t xml:space="preserve"> -&gt; </w:t>
      </w:r>
      <w:r w:rsidRPr="002744BA">
        <w:rPr>
          <w:rFonts w:ascii="Arial" w:hAnsi="Arial" w:cs="Arial"/>
          <w:color w:val="000000" w:themeColor="text1"/>
          <w:szCs w:val="24"/>
        </w:rPr>
        <w:t xml:space="preserve">Определение видов </w:t>
      </w:r>
      <w:proofErr w:type="spellStart"/>
      <w:r w:rsidRPr="002744BA">
        <w:rPr>
          <w:rFonts w:ascii="Arial" w:hAnsi="Arial" w:cs="Arial"/>
          <w:color w:val="000000" w:themeColor="text1"/>
          <w:szCs w:val="24"/>
        </w:rPr>
        <w:t>РабМест</w:t>
      </w:r>
      <w:proofErr w:type="spellEnd"/>
      <w:r w:rsidRPr="002744BA">
        <w:rPr>
          <w:rFonts w:ascii="Arial" w:hAnsi="Arial" w:cs="Arial"/>
          <w:color w:val="000000" w:themeColor="text1"/>
          <w:szCs w:val="24"/>
        </w:rPr>
        <w:t xml:space="preserve"> и соединение с приложением технологических карт</w:t>
      </w:r>
      <w:r>
        <w:rPr>
          <w:rFonts w:ascii="Arial" w:hAnsi="Arial" w:cs="Arial"/>
          <w:color w:val="000000" w:themeColor="text1"/>
          <w:szCs w:val="24"/>
        </w:rPr>
        <w:t>.</w:t>
      </w:r>
    </w:p>
    <w:p w14:paraId="543C98C5"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33BD97C8" w14:textId="77777777" w:rsidR="00D153F5" w:rsidRPr="00977CDA" w:rsidRDefault="00D153F5" w:rsidP="00197D54">
      <w:pPr>
        <w:pStyle w:val="3"/>
      </w:pPr>
      <w:bookmarkStart w:id="2752" w:name="_Toc521083682"/>
      <w:bookmarkStart w:id="2753" w:name="_Toc521340823"/>
      <w:bookmarkStart w:id="2754" w:name="_Toc521439343"/>
      <w:bookmarkStart w:id="2755" w:name="_Toc67556284"/>
      <w:r w:rsidRPr="00977CDA">
        <w:t>Миграция объекта данных</w:t>
      </w:r>
      <w:bookmarkEnd w:id="2752"/>
      <w:bookmarkEnd w:id="2753"/>
      <w:bookmarkEnd w:id="2754"/>
      <w:bookmarkEnd w:id="2755"/>
    </w:p>
    <w:p w14:paraId="0B74A1CF" w14:textId="77777777" w:rsidR="00D153F5" w:rsidRDefault="00D153F5" w:rsidP="00D153F5">
      <w:pPr>
        <w:spacing w:after="240" w:line="276" w:lineRule="auto"/>
        <w:ind w:firstLine="567"/>
        <w:rPr>
          <w:rFonts w:ascii="Arial" w:hAnsi="Arial" w:cs="Arial"/>
          <w:i/>
          <w:color w:val="7F7F7F" w:themeColor="text1" w:themeTint="80"/>
        </w:rPr>
      </w:pPr>
      <w:r>
        <w:rPr>
          <w:rFonts w:ascii="Arial" w:hAnsi="Arial" w:cs="Arial"/>
        </w:rPr>
        <w:t>Виды рабочего места должны быть настроены и перенесены в продуктивную систему до начала миграции данных.</w:t>
      </w:r>
    </w:p>
    <w:p w14:paraId="147046FD"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2756" w:name="_Объект_основных_данных_2"/>
      <w:bookmarkStart w:id="2757" w:name="_Toc521083683"/>
      <w:bookmarkStart w:id="2758" w:name="_Toc521340824"/>
      <w:bookmarkStart w:id="2759" w:name="_Toc521439344"/>
      <w:bookmarkStart w:id="2760" w:name="_Toc67556285"/>
      <w:bookmarkStart w:id="2761" w:name="_Hlk516841778"/>
      <w:bookmarkEnd w:id="2756"/>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9767A7">
        <w:rPr>
          <w:rFonts w:eastAsiaTheme="majorEastAsia" w:cstheme="majorBidi"/>
          <w:bCs w:val="0"/>
          <w:iCs w:val="0"/>
          <w:szCs w:val="26"/>
        </w:rPr>
        <w:t xml:space="preserve">_3 </w:t>
      </w:r>
      <w:r>
        <w:rPr>
          <w:rFonts w:eastAsiaTheme="majorEastAsia" w:cstheme="majorBidi"/>
          <w:bCs w:val="0"/>
          <w:iCs w:val="0"/>
          <w:szCs w:val="26"/>
        </w:rPr>
        <w:t>Вид сообщений ТОРО</w:t>
      </w:r>
      <w:r w:rsidRPr="00FB401A">
        <w:rPr>
          <w:rFonts w:eastAsiaTheme="majorEastAsia" w:cstheme="majorBidi"/>
          <w:bCs w:val="0"/>
          <w:iCs w:val="0"/>
          <w:szCs w:val="26"/>
        </w:rPr>
        <w:t>.</w:t>
      </w:r>
      <w:bookmarkEnd w:id="2757"/>
      <w:bookmarkEnd w:id="2758"/>
      <w:bookmarkEnd w:id="2759"/>
      <w:bookmarkEnd w:id="2760"/>
    </w:p>
    <w:p w14:paraId="326001A5" w14:textId="77777777" w:rsidR="00D153F5" w:rsidRPr="00FB401A" w:rsidRDefault="00D153F5" w:rsidP="00197D54">
      <w:pPr>
        <w:pStyle w:val="3"/>
      </w:pPr>
      <w:bookmarkStart w:id="2762" w:name="_Toc521083684"/>
      <w:bookmarkStart w:id="2763" w:name="_Toc521340825"/>
      <w:bookmarkStart w:id="2764" w:name="_Toc521439345"/>
      <w:bookmarkStart w:id="2765" w:name="_Toc67556286"/>
      <w:r w:rsidRPr="00FB401A">
        <w:t>Описание объекта</w:t>
      </w:r>
      <w:bookmarkEnd w:id="2762"/>
      <w:bookmarkEnd w:id="2763"/>
      <w:bookmarkEnd w:id="2764"/>
      <w:bookmarkEnd w:id="2765"/>
    </w:p>
    <w:p w14:paraId="282BF773" w14:textId="77777777" w:rsidR="00D153F5" w:rsidRPr="002B2D95" w:rsidRDefault="00D153F5" w:rsidP="00D153F5">
      <w:pPr>
        <w:spacing w:after="240" w:line="276" w:lineRule="auto"/>
        <w:ind w:firstLine="567"/>
        <w:rPr>
          <w:rFonts w:ascii="Arial" w:hAnsi="Arial" w:cs="Arial"/>
        </w:rPr>
      </w:pPr>
      <w:r w:rsidRPr="00E96729">
        <w:rPr>
          <w:rFonts w:ascii="Arial" w:hAnsi="Arial" w:cs="Arial"/>
        </w:rPr>
        <w:t>Вид сообщений ТОРО</w:t>
      </w:r>
      <w:r>
        <w:rPr>
          <w:rFonts w:ascii="Arial" w:hAnsi="Arial" w:cs="Arial"/>
        </w:rPr>
        <w:t xml:space="preserve"> - </w:t>
      </w:r>
      <w:r>
        <w:rPr>
          <w:rFonts w:ascii="Arial" w:hAnsi="Arial" w:cs="Arial"/>
          <w:color w:val="222222"/>
        </w:rPr>
        <w:t>ключ, который позволяет дифференцировать и группировать сообщения ТОРО в соответствии с категорией сообщений, их происхождением и другими критериями.</w:t>
      </w:r>
    </w:p>
    <w:p w14:paraId="32BEFD56" w14:textId="77777777" w:rsidR="000D763C" w:rsidRPr="00FB401A" w:rsidRDefault="000D763C" w:rsidP="000D763C">
      <w:pPr>
        <w:pStyle w:val="3"/>
      </w:pPr>
      <w:bookmarkStart w:id="2766" w:name="_Toc521083686"/>
      <w:bookmarkStart w:id="2767" w:name="_Toc521340827"/>
      <w:bookmarkStart w:id="2768" w:name="_Toc521439347"/>
      <w:bookmarkStart w:id="2769" w:name="_Toc67556287"/>
      <w:bookmarkStart w:id="2770" w:name="_Toc521083685"/>
      <w:bookmarkStart w:id="2771" w:name="_Toc521340826"/>
      <w:bookmarkStart w:id="2772" w:name="_Toc521439346"/>
      <w:r>
        <w:t>К</w:t>
      </w:r>
      <w:r w:rsidRPr="00FB401A">
        <w:t>лючевые параметры объекта</w:t>
      </w:r>
      <w:bookmarkEnd w:id="2766"/>
      <w:bookmarkEnd w:id="2767"/>
      <w:bookmarkEnd w:id="2768"/>
      <w:bookmarkEnd w:id="2769"/>
    </w:p>
    <w:p w14:paraId="64099239" w14:textId="77777777" w:rsidR="000D763C" w:rsidRPr="00055ACE" w:rsidRDefault="000D763C" w:rsidP="000D763C">
      <w:pPr>
        <w:spacing w:after="120" w:line="276" w:lineRule="auto"/>
        <w:ind w:firstLine="567"/>
        <w:rPr>
          <w:rFonts w:ascii="Arial" w:hAnsi="Arial" w:cs="Arial"/>
        </w:rPr>
        <w:sectPr w:rsidR="000D763C" w:rsidRPr="00055ACE" w:rsidSect="00FE7760">
          <w:headerReference w:type="default" r:id="rId19"/>
          <w:headerReference w:type="first" r:id="rId20"/>
          <w:pgSz w:w="11907" w:h="16840" w:code="9"/>
          <w:pgMar w:top="1134" w:right="567" w:bottom="1134" w:left="1134" w:header="737" w:footer="283" w:gutter="0"/>
          <w:cols w:space="708"/>
          <w:docGrid w:linePitch="360"/>
        </w:sectPr>
      </w:pPr>
      <w:r w:rsidRPr="0061466D">
        <w:rPr>
          <w:rFonts w:ascii="Arial" w:hAnsi="Arial" w:cs="Arial"/>
        </w:rPr>
        <w:t>Ключе</w:t>
      </w:r>
      <w:r>
        <w:rPr>
          <w:rFonts w:ascii="Arial" w:hAnsi="Arial" w:cs="Arial"/>
        </w:rPr>
        <w:t xml:space="preserve">вым параметром объекта является </w:t>
      </w:r>
      <w:r w:rsidRPr="00135C93">
        <w:rPr>
          <w:rFonts w:ascii="Arial" w:hAnsi="Arial" w:cs="Arial"/>
          <w:szCs w:val="24"/>
          <w:lang w:val="en-US"/>
        </w:rPr>
        <w:t>QMART</w:t>
      </w:r>
      <w:r w:rsidRPr="00135C93">
        <w:rPr>
          <w:rFonts w:ascii="Arial" w:hAnsi="Arial" w:cs="Arial"/>
          <w:szCs w:val="24"/>
        </w:rPr>
        <w:t xml:space="preserve"> - Вид сообщения.</w:t>
      </w:r>
    </w:p>
    <w:p w14:paraId="39C0CED2" w14:textId="77777777" w:rsidR="00D153F5" w:rsidRPr="00FB401A" w:rsidRDefault="00D153F5" w:rsidP="00197D54">
      <w:pPr>
        <w:pStyle w:val="3"/>
      </w:pPr>
      <w:bookmarkStart w:id="2773" w:name="_Toc67556288"/>
      <w:r w:rsidRPr="00FB401A">
        <w:lastRenderedPageBreak/>
        <w:t>Принципы кодирования и нумерации</w:t>
      </w:r>
      <w:bookmarkEnd w:id="2770"/>
      <w:bookmarkEnd w:id="2771"/>
      <w:bookmarkEnd w:id="2772"/>
      <w:bookmarkEnd w:id="2773"/>
    </w:p>
    <w:p w14:paraId="34CB122D" w14:textId="7AC9BFA0" w:rsidR="00D153F5" w:rsidRPr="00512D91" w:rsidRDefault="00D153F5" w:rsidP="00197D54">
      <w:pPr>
        <w:pStyle w:val="a9"/>
        <w:keepNext/>
        <w:spacing w:after="240" w:afterAutospacing="0" w:line="276" w:lineRule="auto"/>
        <w:ind w:firstLine="567"/>
        <w:rPr>
          <w:rFonts w:ascii="Arial" w:hAnsi="Arial" w:cs="Arial"/>
        </w:rPr>
      </w:pPr>
      <w:r>
        <w:rPr>
          <w:rFonts w:ascii="Arial" w:hAnsi="Arial" w:cs="Arial"/>
        </w:rPr>
        <w:t xml:space="preserve">Перечень видов сообщений ТОРО приведен в </w:t>
      </w:r>
      <w:r w:rsidR="002870F7">
        <w:rPr>
          <w:rFonts w:ascii="Arial" w:hAnsi="Arial" w:cs="Arial"/>
        </w:rPr>
        <w:t xml:space="preserve">КД </w:t>
      </w:r>
      <w:del w:id="2774" w:author="Владимир Лаут" w:date="2021-03-05T12:46:00Z">
        <w:r w:rsidR="002870F7" w:rsidDel="006D5936">
          <w:rPr>
            <w:rFonts w:ascii="Arial" w:hAnsi="Arial" w:cs="Arial"/>
            <w:lang w:val="en-US"/>
          </w:rPr>
          <w:delText>ERP</w:delText>
        </w:r>
        <w:r w:rsidR="002870F7" w:rsidRPr="00810A51" w:rsidDel="006D5936">
          <w:rPr>
            <w:rFonts w:ascii="Arial" w:hAnsi="Arial" w:cs="Arial"/>
          </w:rPr>
          <w:delText>.</w:delText>
        </w:r>
      </w:del>
      <w:ins w:id="2775" w:author="Александр" w:date="2020-04-13T06:04:00Z">
        <w:del w:id="2776" w:author="Владимир Лаут" w:date="2021-03-05T12:46:00Z">
          <w:r w:rsidR="004C0DBF" w:rsidDel="006D5936">
            <w:rPr>
              <w:rFonts w:ascii="Arial" w:hAnsi="Arial" w:cs="Arial"/>
            </w:rPr>
            <w:delText>9.9.2</w:delText>
          </w:r>
        </w:del>
      </w:ins>
      <w:ins w:id="2777" w:author="Владимир Лаут" w:date="2021-03-05T12:46:00Z">
        <w:r w:rsidR="006D5936">
          <w:rPr>
            <w:rFonts w:ascii="Arial" w:hAnsi="Arial" w:cs="Arial"/>
            <w:lang w:val="en-US"/>
          </w:rPr>
          <w:t>ERP</w:t>
        </w:r>
        <w:r w:rsidR="006D5936" w:rsidRPr="006D5936">
          <w:rPr>
            <w:rFonts w:ascii="Arial" w:hAnsi="Arial" w:cs="Arial"/>
            <w:rPrChange w:id="2778" w:author="Владимир Лаут" w:date="2021-03-05T12:46:00Z">
              <w:rPr>
                <w:rFonts w:ascii="Arial" w:hAnsi="Arial" w:cs="Arial"/>
                <w:lang w:val="en-US"/>
              </w:rPr>
            </w:rPrChange>
          </w:rPr>
          <w:t>.13.9.2</w:t>
        </w:r>
      </w:ins>
      <w:ins w:id="2779" w:author="Александр" w:date="2020-04-13T06:04:00Z">
        <w:r w:rsidR="004C0DBF">
          <w:rPr>
            <w:rFonts w:ascii="Arial" w:hAnsi="Arial" w:cs="Arial"/>
          </w:rPr>
          <w:t>.</w:t>
        </w:r>
      </w:ins>
      <w:del w:id="2780" w:author="Александр" w:date="2020-04-13T06:04:00Z">
        <w:r w:rsidR="002870F7" w:rsidRPr="00810A51" w:rsidDel="004C0DBF">
          <w:rPr>
            <w:rFonts w:ascii="Arial" w:hAnsi="Arial" w:cs="Arial"/>
          </w:rPr>
          <w:delText>5.1.</w:delText>
        </w:r>
      </w:del>
      <w:r w:rsidR="002870F7" w:rsidRPr="00810A51">
        <w:rPr>
          <w:rFonts w:ascii="Arial" w:hAnsi="Arial" w:cs="Arial"/>
        </w:rPr>
        <w:t>56_</w:t>
      </w:r>
      <w:r w:rsidR="002870F7">
        <w:rPr>
          <w:rFonts w:ascii="Arial" w:hAnsi="Arial" w:cs="Arial"/>
          <w:lang w:val="en-US"/>
        </w:rPr>
        <w:t>PM</w:t>
      </w:r>
      <w:r w:rsidR="002870F7" w:rsidRPr="00810A51">
        <w:rPr>
          <w:rFonts w:ascii="Arial" w:hAnsi="Arial" w:cs="Arial"/>
        </w:rPr>
        <w:t>_</w:t>
      </w:r>
      <w:proofErr w:type="spellStart"/>
      <w:r w:rsidR="002870F7">
        <w:rPr>
          <w:rFonts w:ascii="Arial" w:hAnsi="Arial" w:cs="Arial"/>
        </w:rPr>
        <w:t>КД_Мониторинг</w:t>
      </w:r>
      <w:proofErr w:type="spellEnd"/>
      <w:r w:rsidR="002870F7">
        <w:rPr>
          <w:rFonts w:ascii="Arial" w:hAnsi="Arial" w:cs="Arial"/>
        </w:rPr>
        <w:t xml:space="preserve"> и оценка технического состояния ПА, таблица 11.</w:t>
      </w:r>
    </w:p>
    <w:p w14:paraId="090221DC" w14:textId="77777777" w:rsidR="000D763C" w:rsidRPr="00977CDA" w:rsidRDefault="000D763C" w:rsidP="000D763C">
      <w:pPr>
        <w:pStyle w:val="3"/>
      </w:pPr>
      <w:bookmarkStart w:id="2781" w:name="_Toc523244793"/>
      <w:bookmarkStart w:id="2782" w:name="_Toc523250508"/>
      <w:bookmarkStart w:id="2783" w:name="_Toc523393745"/>
      <w:bookmarkStart w:id="2784" w:name="_Toc521083688"/>
      <w:bookmarkStart w:id="2785" w:name="_Toc521340829"/>
      <w:bookmarkStart w:id="2786" w:name="_Toc521439349"/>
      <w:bookmarkStart w:id="2787" w:name="_Toc67556289"/>
      <w:bookmarkStart w:id="2788" w:name="_Toc521083687"/>
      <w:bookmarkStart w:id="2789" w:name="_Toc521340828"/>
      <w:bookmarkStart w:id="2790" w:name="_Toc521439348"/>
      <w:bookmarkEnd w:id="2781"/>
      <w:bookmarkEnd w:id="2782"/>
      <w:bookmarkEnd w:id="2783"/>
      <w:r w:rsidRPr="00977CDA">
        <w:t>Особенности технической реализации</w:t>
      </w:r>
      <w:bookmarkEnd w:id="2784"/>
      <w:bookmarkEnd w:id="2785"/>
      <w:bookmarkEnd w:id="2786"/>
      <w:bookmarkEnd w:id="2787"/>
    </w:p>
    <w:p w14:paraId="31D99DAF" w14:textId="77777777" w:rsidR="000D763C" w:rsidRPr="00D37183" w:rsidRDefault="000D763C" w:rsidP="000D763C">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91552B">
        <w:rPr>
          <w:rFonts w:ascii="Arial" w:hAnsi="Arial" w:cs="Arial"/>
          <w:color w:val="000000" w:themeColor="text1"/>
          <w:szCs w:val="24"/>
        </w:rPr>
        <w:t>V_TQ80_M</w:t>
      </w:r>
      <w:r>
        <w:rPr>
          <w:rFonts w:ascii="Arial" w:hAnsi="Arial" w:cs="Arial"/>
          <w:color w:val="000000" w:themeColor="text1"/>
          <w:szCs w:val="24"/>
        </w:rPr>
        <w:t>, в 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и далее транслируется через систему управления переносами в продуктивную систему.</w:t>
      </w:r>
    </w:p>
    <w:p w14:paraId="04831539" w14:textId="77777777" w:rsidR="000D763C" w:rsidRDefault="000D763C" w:rsidP="000D763C">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61466D">
        <w:rPr>
          <w:rFonts w:ascii="Arial" w:hAnsi="Arial" w:cs="Arial"/>
          <w:color w:val="000000" w:themeColor="text1"/>
          <w:szCs w:val="24"/>
        </w:rPr>
        <w:t xml:space="preserve">Обработка данных ТОРО и управление сервисом </w:t>
      </w:r>
      <w:r>
        <w:rPr>
          <w:rFonts w:ascii="Arial" w:hAnsi="Arial" w:cs="Arial"/>
          <w:color w:val="000000" w:themeColor="text1"/>
          <w:szCs w:val="24"/>
        </w:rPr>
        <w:t>-&gt; Сообщения ТОРО и серв</w:t>
      </w:r>
      <w:r w:rsidRPr="0061466D">
        <w:rPr>
          <w:rFonts w:ascii="Arial" w:hAnsi="Arial" w:cs="Arial"/>
          <w:color w:val="000000" w:themeColor="text1"/>
          <w:szCs w:val="24"/>
        </w:rPr>
        <w:t xml:space="preserve">исные сообщения </w:t>
      </w:r>
      <w:r>
        <w:rPr>
          <w:rFonts w:ascii="Arial" w:hAnsi="Arial" w:cs="Arial"/>
          <w:color w:val="000000" w:themeColor="text1"/>
          <w:szCs w:val="24"/>
        </w:rPr>
        <w:t xml:space="preserve">-&gt; </w:t>
      </w:r>
      <w:r w:rsidRPr="0091552B">
        <w:rPr>
          <w:rFonts w:ascii="Arial" w:hAnsi="Arial" w:cs="Arial"/>
          <w:color w:val="000000" w:themeColor="text1"/>
          <w:szCs w:val="24"/>
        </w:rPr>
        <w:t xml:space="preserve">Открытие сообщения </w:t>
      </w:r>
      <w:r>
        <w:rPr>
          <w:rFonts w:ascii="Arial" w:hAnsi="Arial" w:cs="Arial"/>
          <w:color w:val="000000" w:themeColor="text1"/>
          <w:szCs w:val="24"/>
        </w:rPr>
        <w:t>-&gt; Виды сообщений -&gt; Определение видов сообщений.</w:t>
      </w:r>
    </w:p>
    <w:p w14:paraId="33D1EC99" w14:textId="77777777" w:rsidR="000D763C" w:rsidRPr="00B10F88" w:rsidRDefault="000D763C" w:rsidP="000D763C">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65864A2C" w14:textId="77777777" w:rsidR="00D153F5" w:rsidRPr="003F2961" w:rsidRDefault="00D153F5" w:rsidP="00197D54">
      <w:pPr>
        <w:pStyle w:val="3"/>
      </w:pPr>
      <w:bookmarkStart w:id="2791" w:name="_Toc67556290"/>
      <w:r w:rsidRPr="003F2961">
        <w:t>Модель данных объекта</w:t>
      </w:r>
      <w:bookmarkEnd w:id="2788"/>
      <w:bookmarkEnd w:id="2789"/>
      <w:bookmarkEnd w:id="2790"/>
      <w:bookmarkEnd w:id="2791"/>
    </w:p>
    <w:p w14:paraId="6BD85B04" w14:textId="65FBCA59" w:rsidR="00D153F5" w:rsidRPr="007D3EE3"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1</w:t>
      </w:r>
      <w:r w:rsidR="002870F7">
        <w:rPr>
          <w:rFonts w:ascii="Arial" w:hAnsi="Arial" w:cs="Arial"/>
          <w:b/>
          <w:sz w:val="22"/>
        </w:rPr>
        <w:t>2</w:t>
      </w:r>
      <w:r w:rsidRPr="00321205">
        <w:rPr>
          <w:rFonts w:ascii="Arial" w:hAnsi="Arial" w:cs="Arial"/>
          <w:b/>
          <w:sz w:val="22"/>
        </w:rPr>
        <w:t xml:space="preserve">. Модель данных </w:t>
      </w:r>
      <w:r>
        <w:rPr>
          <w:rFonts w:ascii="Arial" w:hAnsi="Arial" w:cs="Arial"/>
          <w:b/>
          <w:sz w:val="22"/>
          <w:lang w:val="en-US"/>
        </w:rPr>
        <w:t>PM</w:t>
      </w:r>
      <w:r w:rsidRPr="009767A7">
        <w:rPr>
          <w:rFonts w:ascii="Arial" w:hAnsi="Arial" w:cs="Arial"/>
          <w:b/>
          <w:sz w:val="22"/>
        </w:rPr>
        <w:t xml:space="preserve">_3 </w:t>
      </w:r>
      <w:r>
        <w:rPr>
          <w:rFonts w:ascii="Arial" w:hAnsi="Arial" w:cs="Arial"/>
          <w:b/>
          <w:sz w:val="22"/>
        </w:rPr>
        <w:t>Вид сообщений ТОРО</w:t>
      </w:r>
    </w:p>
    <w:tbl>
      <w:tblPr>
        <w:tblW w:w="5211"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319"/>
        <w:gridCol w:w="1701"/>
        <w:gridCol w:w="2158"/>
        <w:gridCol w:w="950"/>
        <w:gridCol w:w="1477"/>
        <w:gridCol w:w="1857"/>
        <w:gridCol w:w="1824"/>
        <w:gridCol w:w="1174"/>
        <w:gridCol w:w="1390"/>
        <w:gridCol w:w="1063"/>
      </w:tblGrid>
      <w:tr w:rsidR="00D153F5" w:rsidRPr="000E3C42" w14:paraId="6E322190" w14:textId="77777777" w:rsidTr="00D153F5">
        <w:trPr>
          <w:cantSplit/>
          <w:trHeight w:val="397"/>
          <w:tblHeader/>
        </w:trPr>
        <w:tc>
          <w:tcPr>
            <w:tcW w:w="145" w:type="pct"/>
            <w:vMerge w:val="restart"/>
            <w:shd w:val="clear" w:color="auto" w:fill="FFC000"/>
            <w:vAlign w:val="center"/>
          </w:tcPr>
          <w:p w14:paraId="66288AE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35" w:type="pct"/>
            <w:vMerge w:val="restart"/>
            <w:shd w:val="clear" w:color="auto" w:fill="FFC000"/>
          </w:tcPr>
          <w:p w14:paraId="79FD07E2" w14:textId="77777777" w:rsidR="000E3C42" w:rsidRDefault="000E3C42" w:rsidP="00D153F5">
            <w:pPr>
              <w:jc w:val="center"/>
              <w:rPr>
                <w:rFonts w:ascii="Arial" w:hAnsi="Arial" w:cs="Arial"/>
                <w:b/>
                <w:sz w:val="20"/>
                <w:szCs w:val="20"/>
              </w:rPr>
            </w:pPr>
          </w:p>
          <w:p w14:paraId="3C65DA32" w14:textId="349602FA"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w:t>
            </w:r>
            <w:r w:rsidRPr="000E3C42">
              <w:rPr>
                <w:rFonts w:ascii="Arial" w:hAnsi="Arial" w:cs="Arial"/>
                <w:b/>
                <w:sz w:val="20"/>
                <w:szCs w:val="20"/>
                <w:lang w:val="en-US"/>
              </w:rPr>
              <w:t xml:space="preserve"> </w:t>
            </w:r>
            <w:r w:rsidRPr="000E3C42">
              <w:rPr>
                <w:rFonts w:ascii="Arial" w:hAnsi="Arial" w:cs="Arial"/>
                <w:b/>
                <w:sz w:val="20"/>
                <w:szCs w:val="20"/>
              </w:rPr>
              <w:t>раздел</w:t>
            </w:r>
          </w:p>
        </w:tc>
        <w:tc>
          <w:tcPr>
            <w:tcW w:w="561" w:type="pct"/>
            <w:vMerge w:val="restart"/>
            <w:shd w:val="clear" w:color="auto" w:fill="FFC000"/>
            <w:vAlign w:val="center"/>
          </w:tcPr>
          <w:p w14:paraId="2A7089E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712" w:type="pct"/>
            <w:vMerge w:val="restart"/>
            <w:shd w:val="clear" w:color="auto" w:fill="FFC000"/>
            <w:vAlign w:val="center"/>
          </w:tcPr>
          <w:p w14:paraId="3A683A2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13" w:type="pct"/>
            <w:vMerge w:val="restart"/>
            <w:shd w:val="clear" w:color="auto" w:fill="FFC000"/>
            <w:vAlign w:val="center"/>
          </w:tcPr>
          <w:p w14:paraId="4B8C3AC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87" w:type="pct"/>
            <w:vMerge w:val="restart"/>
            <w:shd w:val="clear" w:color="auto" w:fill="FFC000"/>
            <w:vAlign w:val="center"/>
          </w:tcPr>
          <w:p w14:paraId="5DB7656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14" w:type="pct"/>
            <w:gridSpan w:val="2"/>
            <w:shd w:val="clear" w:color="auto" w:fill="FFC000"/>
          </w:tcPr>
          <w:p w14:paraId="5FBA892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81" w:type="pct"/>
            <w:gridSpan w:val="2"/>
            <w:shd w:val="clear" w:color="auto" w:fill="FFC000"/>
            <w:vAlign w:val="center"/>
          </w:tcPr>
          <w:p w14:paraId="122C310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1" w:type="pct"/>
            <w:vMerge w:val="restart"/>
            <w:shd w:val="clear" w:color="auto" w:fill="FFC000"/>
            <w:vAlign w:val="center"/>
          </w:tcPr>
          <w:p w14:paraId="4461923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430FA7C5" w14:textId="77777777" w:rsidTr="00D153F5">
        <w:trPr>
          <w:cantSplit/>
        </w:trPr>
        <w:tc>
          <w:tcPr>
            <w:tcW w:w="145" w:type="pct"/>
            <w:vMerge/>
            <w:vAlign w:val="center"/>
          </w:tcPr>
          <w:p w14:paraId="143E8142" w14:textId="77777777" w:rsidR="00D153F5" w:rsidRPr="000E3C42" w:rsidRDefault="00D153F5" w:rsidP="00D153F5">
            <w:pPr>
              <w:jc w:val="center"/>
              <w:rPr>
                <w:rFonts w:ascii="Arial" w:hAnsi="Arial" w:cs="Arial"/>
                <w:sz w:val="20"/>
                <w:szCs w:val="20"/>
              </w:rPr>
            </w:pPr>
          </w:p>
        </w:tc>
        <w:tc>
          <w:tcPr>
            <w:tcW w:w="435" w:type="pct"/>
            <w:vMerge/>
          </w:tcPr>
          <w:p w14:paraId="3CF182D7" w14:textId="77777777" w:rsidR="00D153F5" w:rsidRPr="000E3C42" w:rsidRDefault="00D153F5" w:rsidP="00D153F5">
            <w:pPr>
              <w:jc w:val="center"/>
              <w:rPr>
                <w:rFonts w:ascii="Arial" w:hAnsi="Arial" w:cs="Arial"/>
                <w:sz w:val="20"/>
                <w:szCs w:val="20"/>
              </w:rPr>
            </w:pPr>
          </w:p>
        </w:tc>
        <w:tc>
          <w:tcPr>
            <w:tcW w:w="561" w:type="pct"/>
            <w:vMerge/>
            <w:vAlign w:val="center"/>
          </w:tcPr>
          <w:p w14:paraId="18353EFC" w14:textId="77777777" w:rsidR="00D153F5" w:rsidRPr="000E3C42" w:rsidRDefault="00D153F5" w:rsidP="00D153F5">
            <w:pPr>
              <w:jc w:val="center"/>
              <w:rPr>
                <w:rFonts w:ascii="Arial" w:hAnsi="Arial" w:cs="Arial"/>
                <w:sz w:val="20"/>
                <w:szCs w:val="20"/>
              </w:rPr>
            </w:pPr>
          </w:p>
        </w:tc>
        <w:tc>
          <w:tcPr>
            <w:tcW w:w="712" w:type="pct"/>
            <w:vMerge/>
            <w:vAlign w:val="center"/>
          </w:tcPr>
          <w:p w14:paraId="4DBE0AF5" w14:textId="77777777" w:rsidR="00D153F5" w:rsidRPr="000E3C42" w:rsidRDefault="00D153F5" w:rsidP="00D153F5">
            <w:pPr>
              <w:jc w:val="center"/>
              <w:rPr>
                <w:rFonts w:ascii="Arial" w:hAnsi="Arial" w:cs="Arial"/>
                <w:sz w:val="20"/>
                <w:szCs w:val="20"/>
              </w:rPr>
            </w:pPr>
          </w:p>
        </w:tc>
        <w:tc>
          <w:tcPr>
            <w:tcW w:w="313" w:type="pct"/>
            <w:vMerge/>
            <w:vAlign w:val="center"/>
          </w:tcPr>
          <w:p w14:paraId="0EB748CD" w14:textId="77777777" w:rsidR="00D153F5" w:rsidRPr="000E3C42" w:rsidRDefault="00D153F5" w:rsidP="00D153F5">
            <w:pPr>
              <w:jc w:val="center"/>
              <w:rPr>
                <w:rFonts w:ascii="Arial" w:hAnsi="Arial" w:cs="Arial"/>
                <w:sz w:val="20"/>
                <w:szCs w:val="20"/>
              </w:rPr>
            </w:pPr>
          </w:p>
        </w:tc>
        <w:tc>
          <w:tcPr>
            <w:tcW w:w="487" w:type="pct"/>
            <w:vMerge/>
            <w:vAlign w:val="center"/>
          </w:tcPr>
          <w:p w14:paraId="28709440" w14:textId="77777777" w:rsidR="00D153F5" w:rsidRPr="000E3C42" w:rsidRDefault="00D153F5" w:rsidP="00D153F5">
            <w:pPr>
              <w:jc w:val="center"/>
              <w:rPr>
                <w:rFonts w:ascii="Arial" w:hAnsi="Arial" w:cs="Arial"/>
                <w:sz w:val="20"/>
                <w:szCs w:val="20"/>
              </w:rPr>
            </w:pPr>
          </w:p>
        </w:tc>
        <w:tc>
          <w:tcPr>
            <w:tcW w:w="613" w:type="pct"/>
            <w:tcBorders>
              <w:top w:val="single" w:sz="6" w:space="0" w:color="auto"/>
              <w:bottom w:val="single" w:sz="6" w:space="0" w:color="auto"/>
            </w:tcBorders>
            <w:shd w:val="clear" w:color="auto" w:fill="FFC000"/>
          </w:tcPr>
          <w:p w14:paraId="01F4227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2" w:type="pct"/>
            <w:tcBorders>
              <w:top w:val="single" w:sz="6" w:space="0" w:color="auto"/>
              <w:bottom w:val="single" w:sz="6" w:space="0" w:color="auto"/>
            </w:tcBorders>
            <w:shd w:val="clear" w:color="auto" w:fill="FFC000"/>
          </w:tcPr>
          <w:p w14:paraId="0DD9C53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87" w:type="pct"/>
            <w:tcBorders>
              <w:top w:val="single" w:sz="6" w:space="0" w:color="auto"/>
              <w:bottom w:val="single" w:sz="6" w:space="0" w:color="auto"/>
            </w:tcBorders>
            <w:shd w:val="clear" w:color="auto" w:fill="FFC000"/>
            <w:vAlign w:val="center"/>
          </w:tcPr>
          <w:p w14:paraId="7670382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4" w:type="pct"/>
            <w:shd w:val="clear" w:color="auto" w:fill="FFC000"/>
            <w:vAlign w:val="center"/>
          </w:tcPr>
          <w:p w14:paraId="4A27519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1" w:type="pct"/>
            <w:vMerge/>
            <w:shd w:val="clear" w:color="auto" w:fill="FFC000"/>
          </w:tcPr>
          <w:p w14:paraId="6170E50A" w14:textId="77777777" w:rsidR="00D153F5" w:rsidRPr="000E3C42" w:rsidRDefault="00D153F5" w:rsidP="00D153F5">
            <w:pPr>
              <w:jc w:val="center"/>
              <w:rPr>
                <w:rFonts w:ascii="Arial" w:hAnsi="Arial" w:cs="Arial"/>
                <w:b/>
                <w:sz w:val="20"/>
                <w:szCs w:val="20"/>
              </w:rPr>
            </w:pPr>
          </w:p>
        </w:tc>
      </w:tr>
      <w:tr w:rsidR="00D153F5" w:rsidRPr="000E3C42" w14:paraId="08F53F26" w14:textId="77777777" w:rsidTr="00D153F5">
        <w:trPr>
          <w:cantSplit/>
        </w:trPr>
        <w:tc>
          <w:tcPr>
            <w:tcW w:w="145" w:type="pct"/>
          </w:tcPr>
          <w:p w14:paraId="7AC85543" w14:textId="723BA5D4"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435" w:type="pct"/>
          </w:tcPr>
          <w:p w14:paraId="727BF44E" w14:textId="17C51790"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561" w:type="pct"/>
          </w:tcPr>
          <w:p w14:paraId="1858560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сообщений</w:t>
            </w:r>
          </w:p>
        </w:tc>
        <w:tc>
          <w:tcPr>
            <w:tcW w:w="712" w:type="pct"/>
          </w:tcPr>
          <w:p w14:paraId="0FE9814C"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_3. Код вида сообщений</w:t>
            </w:r>
          </w:p>
        </w:tc>
        <w:tc>
          <w:tcPr>
            <w:tcW w:w="313" w:type="pct"/>
          </w:tcPr>
          <w:p w14:paraId="0C11F4E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w:t>
            </w:r>
          </w:p>
        </w:tc>
        <w:tc>
          <w:tcPr>
            <w:tcW w:w="487" w:type="pct"/>
          </w:tcPr>
          <w:p w14:paraId="27ED603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TQ80- </w:t>
            </w:r>
            <w:r w:rsidRPr="000E3C42">
              <w:rPr>
                <w:rFonts w:ascii="Arial" w:hAnsi="Arial" w:cs="Arial"/>
                <w:sz w:val="20"/>
                <w:szCs w:val="20"/>
                <w:lang w:val="en-US"/>
              </w:rPr>
              <w:t>QMART</w:t>
            </w:r>
          </w:p>
        </w:tc>
        <w:tc>
          <w:tcPr>
            <w:tcW w:w="613" w:type="pct"/>
          </w:tcPr>
          <w:p w14:paraId="5891FCF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2" w:type="pct"/>
          </w:tcPr>
          <w:p w14:paraId="73A1A24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Для всех видов сообщений</w:t>
            </w:r>
          </w:p>
        </w:tc>
        <w:tc>
          <w:tcPr>
            <w:tcW w:w="387" w:type="pct"/>
          </w:tcPr>
          <w:p w14:paraId="1ADAAFB8" w14:textId="5427C0EB"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94" w:type="pct"/>
          </w:tcPr>
          <w:p w14:paraId="5293F57E" w14:textId="7E7B1D80"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51" w:type="pct"/>
          </w:tcPr>
          <w:p w14:paraId="113DBFD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501666B9" w14:textId="77777777" w:rsidTr="00D153F5">
        <w:trPr>
          <w:cantSplit/>
        </w:trPr>
        <w:tc>
          <w:tcPr>
            <w:tcW w:w="145" w:type="pct"/>
          </w:tcPr>
          <w:p w14:paraId="43845671" w14:textId="594868B4"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435" w:type="pct"/>
          </w:tcPr>
          <w:p w14:paraId="46F50B63" w14:textId="7F25A57B"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561" w:type="pct"/>
          </w:tcPr>
          <w:p w14:paraId="41C2A2B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Тексты для видов сообщений</w:t>
            </w:r>
          </w:p>
        </w:tc>
        <w:tc>
          <w:tcPr>
            <w:tcW w:w="712" w:type="pct"/>
          </w:tcPr>
          <w:p w14:paraId="62EA1B54"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 вида сообщения</w:t>
            </w:r>
          </w:p>
        </w:tc>
        <w:tc>
          <w:tcPr>
            <w:tcW w:w="313" w:type="pct"/>
          </w:tcPr>
          <w:p w14:paraId="4A274A3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20</w:t>
            </w:r>
          </w:p>
        </w:tc>
        <w:tc>
          <w:tcPr>
            <w:tcW w:w="487" w:type="pct"/>
          </w:tcPr>
          <w:p w14:paraId="605724F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TQ80_T</w:t>
            </w:r>
            <w:r w:rsidRPr="000E3C42">
              <w:rPr>
                <w:rFonts w:ascii="Arial" w:hAnsi="Arial" w:cs="Arial"/>
                <w:sz w:val="20"/>
                <w:szCs w:val="20"/>
                <w:lang w:val="en-US"/>
              </w:rPr>
              <w:t>-</w:t>
            </w:r>
            <w:r w:rsidRPr="000E3C42">
              <w:rPr>
                <w:rFonts w:ascii="Arial" w:hAnsi="Arial" w:cs="Arial"/>
                <w:sz w:val="20"/>
                <w:szCs w:val="20"/>
              </w:rPr>
              <w:t>QMARTX</w:t>
            </w:r>
          </w:p>
        </w:tc>
        <w:tc>
          <w:tcPr>
            <w:tcW w:w="613" w:type="pct"/>
          </w:tcPr>
          <w:p w14:paraId="0A327479" w14:textId="01276DAD"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602" w:type="pct"/>
          </w:tcPr>
          <w:p w14:paraId="4CAAFDC7" w14:textId="60A73CB2"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7" w:type="pct"/>
          </w:tcPr>
          <w:p w14:paraId="56D6A17E" w14:textId="1420D64F"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94" w:type="pct"/>
          </w:tcPr>
          <w:p w14:paraId="02FE55B0" w14:textId="360ACF72"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51" w:type="pct"/>
          </w:tcPr>
          <w:p w14:paraId="7229FE87"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74ED380B" w14:textId="77777777" w:rsidTr="00D153F5">
        <w:trPr>
          <w:cantSplit/>
        </w:trPr>
        <w:tc>
          <w:tcPr>
            <w:tcW w:w="145" w:type="pct"/>
          </w:tcPr>
          <w:p w14:paraId="066FA459" w14:textId="09A38425" w:rsidR="00D153F5" w:rsidRPr="000E3C42" w:rsidRDefault="00055ACE" w:rsidP="00D153F5">
            <w:pPr>
              <w:rPr>
                <w:rFonts w:ascii="Arial" w:hAnsi="Arial" w:cs="Arial"/>
                <w:sz w:val="20"/>
                <w:szCs w:val="20"/>
                <w:lang w:val="en-US"/>
              </w:rPr>
            </w:pPr>
            <w:r>
              <w:rPr>
                <w:rFonts w:ascii="Arial" w:hAnsi="Arial" w:cs="Arial"/>
                <w:sz w:val="20"/>
                <w:szCs w:val="20"/>
                <w:lang w:val="en-US"/>
              </w:rPr>
              <w:lastRenderedPageBreak/>
              <w:t>3</w:t>
            </w:r>
            <w:r w:rsidR="00D153F5" w:rsidRPr="000E3C42">
              <w:rPr>
                <w:rFonts w:ascii="Arial" w:hAnsi="Arial" w:cs="Arial"/>
                <w:sz w:val="20"/>
                <w:szCs w:val="20"/>
                <w:lang w:val="en-US"/>
              </w:rPr>
              <w:t>.</w:t>
            </w:r>
          </w:p>
        </w:tc>
        <w:tc>
          <w:tcPr>
            <w:tcW w:w="435" w:type="pct"/>
          </w:tcPr>
          <w:p w14:paraId="04009558"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Виды сообщений: Подробно</w:t>
            </w:r>
          </w:p>
        </w:tc>
        <w:tc>
          <w:tcPr>
            <w:tcW w:w="561" w:type="pct"/>
          </w:tcPr>
          <w:p w14:paraId="256E0E7D"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Тип сообщения</w:t>
            </w:r>
          </w:p>
        </w:tc>
        <w:tc>
          <w:tcPr>
            <w:tcW w:w="712" w:type="pct"/>
          </w:tcPr>
          <w:p w14:paraId="0A2E89C3"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Объект для группировки сообщений по типам, например, </w:t>
            </w:r>
            <w:proofErr w:type="spellStart"/>
            <w:r w:rsidRPr="000E3C42">
              <w:rPr>
                <w:rFonts w:ascii="Arial" w:hAnsi="Arial" w:cs="Arial"/>
                <w:sz w:val="20"/>
                <w:szCs w:val="20"/>
              </w:rPr>
              <w:t>ТехОбслуживание</w:t>
            </w:r>
            <w:proofErr w:type="spellEnd"/>
            <w:r w:rsidRPr="000E3C42">
              <w:rPr>
                <w:rFonts w:ascii="Arial" w:hAnsi="Arial" w:cs="Arial"/>
                <w:sz w:val="20"/>
                <w:szCs w:val="20"/>
              </w:rPr>
              <w:t>, Сообщение о качестве</w:t>
            </w:r>
          </w:p>
        </w:tc>
        <w:tc>
          <w:tcPr>
            <w:tcW w:w="313" w:type="pct"/>
          </w:tcPr>
          <w:p w14:paraId="3667A1BB"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CHAR,2</w:t>
            </w:r>
          </w:p>
        </w:tc>
        <w:tc>
          <w:tcPr>
            <w:tcW w:w="487" w:type="pct"/>
          </w:tcPr>
          <w:p w14:paraId="40B45CF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TQ80-QMTYP</w:t>
            </w:r>
          </w:p>
        </w:tc>
        <w:tc>
          <w:tcPr>
            <w:tcW w:w="613" w:type="pct"/>
          </w:tcPr>
          <w:p w14:paraId="62608936" w14:textId="0AD05102"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602" w:type="pct"/>
          </w:tcPr>
          <w:p w14:paraId="2C7CD002" w14:textId="4343B505"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7" w:type="pct"/>
          </w:tcPr>
          <w:p w14:paraId="4B44AC13" w14:textId="4ACA4D7F"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94" w:type="pct"/>
          </w:tcPr>
          <w:p w14:paraId="248A3C75" w14:textId="4E0BCED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51" w:type="pct"/>
          </w:tcPr>
          <w:p w14:paraId="663E0907"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4DEC53E4" w14:textId="77777777" w:rsidTr="00D153F5">
        <w:trPr>
          <w:cantSplit/>
        </w:trPr>
        <w:tc>
          <w:tcPr>
            <w:tcW w:w="145" w:type="pct"/>
          </w:tcPr>
          <w:p w14:paraId="4B8BEA6B" w14:textId="0056C409" w:rsidR="00D153F5" w:rsidRPr="000E3C42" w:rsidRDefault="00055ACE" w:rsidP="00D153F5">
            <w:pPr>
              <w:rPr>
                <w:rFonts w:ascii="Arial" w:hAnsi="Arial" w:cs="Arial"/>
                <w:sz w:val="20"/>
                <w:szCs w:val="20"/>
              </w:rPr>
            </w:pPr>
            <w:r>
              <w:rPr>
                <w:rFonts w:ascii="Arial" w:hAnsi="Arial" w:cs="Arial"/>
                <w:sz w:val="20"/>
                <w:szCs w:val="20"/>
              </w:rPr>
              <w:t>4</w:t>
            </w:r>
            <w:r w:rsidR="00D153F5" w:rsidRPr="000E3C42">
              <w:rPr>
                <w:rFonts w:ascii="Arial" w:hAnsi="Arial" w:cs="Arial"/>
                <w:sz w:val="20"/>
                <w:szCs w:val="20"/>
              </w:rPr>
              <w:t>.</w:t>
            </w:r>
          </w:p>
        </w:tc>
        <w:tc>
          <w:tcPr>
            <w:tcW w:w="435" w:type="pct"/>
          </w:tcPr>
          <w:p w14:paraId="51ACDE6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Виды сообщений: Подробно</w:t>
            </w:r>
          </w:p>
        </w:tc>
        <w:tc>
          <w:tcPr>
            <w:tcW w:w="561" w:type="pct"/>
          </w:tcPr>
          <w:p w14:paraId="6FDD76A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Происхождение Сообщен</w:t>
            </w:r>
          </w:p>
        </w:tc>
        <w:tc>
          <w:tcPr>
            <w:tcW w:w="712" w:type="pct"/>
          </w:tcPr>
          <w:p w14:paraId="1E1DBEF5"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Объект для контроля последовательности экранов сообщений</w:t>
            </w:r>
          </w:p>
        </w:tc>
        <w:tc>
          <w:tcPr>
            <w:tcW w:w="313" w:type="pct"/>
          </w:tcPr>
          <w:p w14:paraId="76339232"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CHAR,2</w:t>
            </w:r>
          </w:p>
        </w:tc>
        <w:tc>
          <w:tcPr>
            <w:tcW w:w="487" w:type="pct"/>
          </w:tcPr>
          <w:p w14:paraId="337C762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TQ80-HERKZ</w:t>
            </w:r>
          </w:p>
        </w:tc>
        <w:tc>
          <w:tcPr>
            <w:tcW w:w="613" w:type="pct"/>
          </w:tcPr>
          <w:p w14:paraId="48CDCF3F" w14:textId="624A6C6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602" w:type="pct"/>
          </w:tcPr>
          <w:p w14:paraId="1A948140" w14:textId="11E2C24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7" w:type="pct"/>
          </w:tcPr>
          <w:p w14:paraId="4E2F342A" w14:textId="57C50AE0"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94" w:type="pct"/>
          </w:tcPr>
          <w:p w14:paraId="03F106C7" w14:textId="3D3F11A3"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51" w:type="pct"/>
          </w:tcPr>
          <w:p w14:paraId="509DB9C3"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19E5CE28" w14:textId="77777777" w:rsidTr="00D153F5">
        <w:trPr>
          <w:cantSplit/>
        </w:trPr>
        <w:tc>
          <w:tcPr>
            <w:tcW w:w="145" w:type="pct"/>
          </w:tcPr>
          <w:p w14:paraId="7E5B3ACD" w14:textId="74171728" w:rsidR="00D153F5" w:rsidRPr="000E3C42" w:rsidRDefault="00055ACE" w:rsidP="00D153F5">
            <w:pPr>
              <w:rPr>
                <w:rFonts w:ascii="Arial" w:hAnsi="Arial" w:cs="Arial"/>
                <w:sz w:val="20"/>
                <w:szCs w:val="20"/>
              </w:rPr>
            </w:pPr>
            <w:r>
              <w:rPr>
                <w:rFonts w:ascii="Arial" w:hAnsi="Arial" w:cs="Arial"/>
                <w:sz w:val="20"/>
                <w:szCs w:val="20"/>
              </w:rPr>
              <w:t>5</w:t>
            </w:r>
            <w:r w:rsidR="00D153F5" w:rsidRPr="000E3C42">
              <w:rPr>
                <w:rFonts w:ascii="Arial" w:hAnsi="Arial" w:cs="Arial"/>
                <w:sz w:val="20"/>
                <w:szCs w:val="20"/>
              </w:rPr>
              <w:t>.</w:t>
            </w:r>
          </w:p>
        </w:tc>
        <w:tc>
          <w:tcPr>
            <w:tcW w:w="435" w:type="pct"/>
          </w:tcPr>
          <w:p w14:paraId="0CEBB6AC"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Виды сообщений: Подробно</w:t>
            </w:r>
          </w:p>
        </w:tc>
        <w:tc>
          <w:tcPr>
            <w:tcW w:w="561" w:type="pct"/>
          </w:tcPr>
          <w:p w14:paraId="49CBA30D"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Ссылочное время</w:t>
            </w:r>
          </w:p>
        </w:tc>
        <w:tc>
          <w:tcPr>
            <w:tcW w:w="712" w:type="pct"/>
          </w:tcPr>
          <w:p w14:paraId="243AF6E7"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Дата и время, предлагаемые системой по умолчанию при закрытии сообщений, например, «Начало неисправности»</w:t>
            </w:r>
          </w:p>
        </w:tc>
        <w:tc>
          <w:tcPr>
            <w:tcW w:w="313" w:type="pct"/>
          </w:tcPr>
          <w:p w14:paraId="051EB2D8"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CHAR,1</w:t>
            </w:r>
          </w:p>
        </w:tc>
        <w:tc>
          <w:tcPr>
            <w:tcW w:w="487" w:type="pct"/>
          </w:tcPr>
          <w:p w14:paraId="05BFC16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TQ80-BEZZT</w:t>
            </w:r>
          </w:p>
        </w:tc>
        <w:tc>
          <w:tcPr>
            <w:tcW w:w="613" w:type="pct"/>
          </w:tcPr>
          <w:p w14:paraId="286BDB26" w14:textId="5C2D63B0"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602" w:type="pct"/>
          </w:tcPr>
          <w:p w14:paraId="4CC2F9E6" w14:textId="5B060B0C"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7" w:type="pct"/>
          </w:tcPr>
          <w:p w14:paraId="6EF9D620" w14:textId="3794610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94" w:type="pct"/>
          </w:tcPr>
          <w:p w14:paraId="01988735" w14:textId="525AEF9B"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51" w:type="pct"/>
          </w:tcPr>
          <w:p w14:paraId="5387C037"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658F2B3B" w14:textId="77777777" w:rsidTr="00D153F5">
        <w:trPr>
          <w:cantSplit/>
        </w:trPr>
        <w:tc>
          <w:tcPr>
            <w:tcW w:w="145" w:type="pct"/>
          </w:tcPr>
          <w:p w14:paraId="2022A11C" w14:textId="708F2E1D" w:rsidR="00D153F5" w:rsidRPr="000E3C42" w:rsidRDefault="00055ACE" w:rsidP="00D153F5">
            <w:pPr>
              <w:rPr>
                <w:rFonts w:ascii="Arial" w:hAnsi="Arial" w:cs="Arial"/>
                <w:sz w:val="20"/>
                <w:szCs w:val="20"/>
              </w:rPr>
            </w:pPr>
            <w:r>
              <w:rPr>
                <w:rFonts w:ascii="Arial" w:hAnsi="Arial" w:cs="Arial"/>
                <w:sz w:val="20"/>
                <w:szCs w:val="20"/>
              </w:rPr>
              <w:t>6</w:t>
            </w:r>
            <w:r w:rsidR="00D153F5" w:rsidRPr="000E3C42">
              <w:rPr>
                <w:rFonts w:ascii="Arial" w:hAnsi="Arial" w:cs="Arial"/>
                <w:sz w:val="20"/>
                <w:szCs w:val="20"/>
              </w:rPr>
              <w:t>.</w:t>
            </w:r>
          </w:p>
        </w:tc>
        <w:tc>
          <w:tcPr>
            <w:tcW w:w="435" w:type="pct"/>
          </w:tcPr>
          <w:p w14:paraId="6B8B7B12"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Виды сообщений: Подробно</w:t>
            </w:r>
          </w:p>
        </w:tc>
        <w:tc>
          <w:tcPr>
            <w:tcW w:w="561" w:type="pct"/>
          </w:tcPr>
          <w:p w14:paraId="60FD61D1"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Каталог кодов ТОРО</w:t>
            </w:r>
          </w:p>
        </w:tc>
        <w:tc>
          <w:tcPr>
            <w:tcW w:w="712" w:type="pct"/>
          </w:tcPr>
          <w:p w14:paraId="739E6790"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_18. Код группы каталогов ТОРО</w:t>
            </w:r>
          </w:p>
        </w:tc>
        <w:tc>
          <w:tcPr>
            <w:tcW w:w="313" w:type="pct"/>
          </w:tcPr>
          <w:p w14:paraId="1EF7FAF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9</w:t>
            </w:r>
          </w:p>
        </w:tc>
        <w:tc>
          <w:tcPr>
            <w:tcW w:w="487" w:type="pct"/>
          </w:tcPr>
          <w:p w14:paraId="2A62E4A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TQ80-RBNR</w:t>
            </w:r>
          </w:p>
        </w:tc>
        <w:tc>
          <w:tcPr>
            <w:tcW w:w="613" w:type="pct"/>
          </w:tcPr>
          <w:p w14:paraId="2EEB23ED" w14:textId="5456409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602" w:type="pct"/>
          </w:tcPr>
          <w:p w14:paraId="0DCE1098" w14:textId="0BF898AE"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87" w:type="pct"/>
          </w:tcPr>
          <w:p w14:paraId="355F545C" w14:textId="05A6F1A4"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94" w:type="pct"/>
          </w:tcPr>
          <w:p w14:paraId="25342FA8" w14:textId="4E76EB62" w:rsidR="00D153F5" w:rsidRPr="000E3C42" w:rsidRDefault="00AD5F95" w:rsidP="00D153F5">
            <w:pPr>
              <w:jc w:val="center"/>
              <w:rPr>
                <w:rFonts w:ascii="Arial" w:hAnsi="Arial" w:cs="Arial"/>
                <w:sz w:val="20"/>
                <w:szCs w:val="20"/>
              </w:rPr>
            </w:pPr>
            <w:r>
              <w:rPr>
                <w:rFonts w:ascii="Arial" w:hAnsi="Arial" w:cs="Arial"/>
                <w:sz w:val="20"/>
                <w:szCs w:val="20"/>
              </w:rPr>
              <w:t>Выбор из справочника</w:t>
            </w:r>
          </w:p>
        </w:tc>
        <w:tc>
          <w:tcPr>
            <w:tcW w:w="351" w:type="pct"/>
          </w:tcPr>
          <w:p w14:paraId="5E14F88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bl>
    <w:p w14:paraId="407A6E9E" w14:textId="77777777" w:rsidR="00D153F5" w:rsidRDefault="00D153F5" w:rsidP="00D153F5">
      <w:pPr>
        <w:spacing w:after="200" w:line="276" w:lineRule="auto"/>
        <w:jc w:val="left"/>
        <w:rPr>
          <w:rFonts w:eastAsiaTheme="majorEastAsia"/>
        </w:rPr>
        <w:sectPr w:rsidR="00D153F5" w:rsidSect="00FE7760">
          <w:headerReference w:type="default" r:id="rId21"/>
          <w:headerReference w:type="first" r:id="rId22"/>
          <w:pgSz w:w="16840" w:h="11907" w:orient="landscape" w:code="9"/>
          <w:pgMar w:top="1134" w:right="1134" w:bottom="567" w:left="1134" w:header="737" w:footer="283" w:gutter="0"/>
          <w:cols w:space="708"/>
          <w:docGrid w:linePitch="360"/>
        </w:sectPr>
      </w:pPr>
    </w:p>
    <w:p w14:paraId="40EA66CA" w14:textId="77777777" w:rsidR="00D153F5" w:rsidRPr="00977CDA" w:rsidRDefault="00D153F5" w:rsidP="00197D54">
      <w:pPr>
        <w:pStyle w:val="3"/>
      </w:pPr>
      <w:bookmarkStart w:id="2792" w:name="_Toc521083689"/>
      <w:bookmarkStart w:id="2793" w:name="_Toc521340830"/>
      <w:bookmarkStart w:id="2794" w:name="_Toc521439350"/>
      <w:bookmarkStart w:id="2795" w:name="_Toc67556291"/>
      <w:r w:rsidRPr="00977CDA">
        <w:lastRenderedPageBreak/>
        <w:t>Миграция объекта данных</w:t>
      </w:r>
      <w:bookmarkEnd w:id="2792"/>
      <w:bookmarkEnd w:id="2793"/>
      <w:bookmarkEnd w:id="2794"/>
      <w:bookmarkEnd w:id="2795"/>
    </w:p>
    <w:p w14:paraId="7B762786" w14:textId="77777777" w:rsidR="00D153F5" w:rsidRDefault="00D153F5" w:rsidP="00D153F5">
      <w:pPr>
        <w:spacing w:after="240" w:line="276" w:lineRule="auto"/>
        <w:ind w:firstLine="567"/>
        <w:rPr>
          <w:rFonts w:ascii="Arial" w:hAnsi="Arial" w:cs="Arial"/>
          <w:i/>
          <w:color w:val="7F7F7F" w:themeColor="text1" w:themeTint="80"/>
        </w:rPr>
      </w:pPr>
      <w:r>
        <w:rPr>
          <w:rFonts w:ascii="Arial" w:hAnsi="Arial" w:cs="Arial"/>
        </w:rPr>
        <w:t>Виды сообщений ТОРО должны быть настроены и перенесены в продуктивную систему до начала миграции данных</w:t>
      </w:r>
    </w:p>
    <w:p w14:paraId="0F637169" w14:textId="77777777" w:rsidR="00D153F5" w:rsidRPr="00FB401A" w:rsidRDefault="00D153F5" w:rsidP="00175EC7">
      <w:pPr>
        <w:pStyle w:val="21"/>
        <w:keepNext/>
        <w:keepLines/>
        <w:numPr>
          <w:ilvl w:val="1"/>
          <w:numId w:val="8"/>
        </w:numPr>
        <w:spacing w:before="160" w:after="120" w:line="276" w:lineRule="auto"/>
        <w:rPr>
          <w:rFonts w:eastAsiaTheme="majorEastAsia"/>
        </w:rPr>
      </w:pPr>
      <w:bookmarkStart w:id="2796" w:name="_Объект_основных_данных_3"/>
      <w:bookmarkStart w:id="2797" w:name="_Toc67556292"/>
      <w:bookmarkEnd w:id="2761"/>
      <w:bookmarkEnd w:id="2796"/>
      <w:r w:rsidRPr="00FB401A">
        <w:rPr>
          <w:rFonts w:eastAsiaTheme="majorEastAsia"/>
        </w:rPr>
        <w:t>Объект основных данных</w:t>
      </w:r>
      <w:r>
        <w:rPr>
          <w:rFonts w:eastAsiaTheme="majorEastAsia"/>
        </w:rPr>
        <w:t xml:space="preserve"> </w:t>
      </w:r>
      <w:r w:rsidRPr="00175EC7">
        <w:rPr>
          <w:rFonts w:eastAsiaTheme="majorEastAsia"/>
        </w:rPr>
        <w:t>PM</w:t>
      </w:r>
      <w:r w:rsidRPr="002B50ED">
        <w:rPr>
          <w:rFonts w:eastAsiaTheme="majorEastAsia"/>
        </w:rPr>
        <w:t>_6 Вспомогательное производственное средство (ВПС</w:t>
      </w:r>
      <w:r>
        <w:rPr>
          <w:rFonts w:eastAsiaTheme="majorEastAsia"/>
        </w:rPr>
        <w:t>)</w:t>
      </w:r>
      <w:r w:rsidRPr="00FB401A">
        <w:rPr>
          <w:rFonts w:eastAsiaTheme="majorEastAsia"/>
        </w:rPr>
        <w:t>.</w:t>
      </w:r>
      <w:bookmarkEnd w:id="2797"/>
    </w:p>
    <w:p w14:paraId="75027E0A" w14:textId="77777777" w:rsidR="00D153F5" w:rsidRDefault="00D153F5" w:rsidP="00D153F5">
      <w:pPr>
        <w:spacing w:after="240" w:line="276" w:lineRule="auto"/>
        <w:ind w:firstLine="567"/>
        <w:rPr>
          <w:rFonts w:ascii="Arial" w:hAnsi="Arial" w:cs="Arial"/>
        </w:rPr>
      </w:pPr>
      <w:r>
        <w:rPr>
          <w:rFonts w:ascii="Arial" w:hAnsi="Arial" w:cs="Arial"/>
        </w:rPr>
        <w:t>Вспомогательные производственные средства (ВПС) - и</w:t>
      </w:r>
      <w:r w:rsidRPr="002B50ED">
        <w:rPr>
          <w:rFonts w:ascii="Arial" w:hAnsi="Arial" w:cs="Arial"/>
        </w:rPr>
        <w:t>нструменты, приспособления, механизмы, спец</w:t>
      </w:r>
      <w:del w:id="2798" w:author="Владимир Лаут" w:date="2021-04-07T09:38:00Z">
        <w:r w:rsidRPr="002B50ED" w:rsidDel="00C9220E">
          <w:rPr>
            <w:rFonts w:ascii="Arial" w:hAnsi="Arial" w:cs="Arial"/>
          </w:rPr>
          <w:delText xml:space="preserve">. </w:delText>
        </w:r>
      </w:del>
      <w:r w:rsidRPr="002B50ED">
        <w:rPr>
          <w:rFonts w:ascii="Arial" w:hAnsi="Arial" w:cs="Arial"/>
        </w:rPr>
        <w:t>техника, использующиеся при выполнении операций ТОРО.</w:t>
      </w:r>
      <w:r>
        <w:rPr>
          <w:rFonts w:ascii="Arial" w:hAnsi="Arial" w:cs="Arial"/>
        </w:rPr>
        <w:t xml:space="preserve"> Учитываются в системе как единицы оборудования с дополнительными полями.</w:t>
      </w:r>
    </w:p>
    <w:p w14:paraId="4E83B67B" w14:textId="77777777" w:rsidR="00BE432A" w:rsidRPr="00BE432A" w:rsidRDefault="00D153F5" w:rsidP="00D153F5">
      <w:pPr>
        <w:spacing w:after="240" w:line="276" w:lineRule="auto"/>
        <w:ind w:firstLine="567"/>
        <w:rPr>
          <w:rFonts w:ascii="Arial" w:eastAsiaTheme="majorEastAsia" w:hAnsi="Arial" w:cs="Arial"/>
        </w:rPr>
      </w:pPr>
      <w:r>
        <w:rPr>
          <w:rFonts w:ascii="Arial" w:eastAsiaTheme="majorEastAsia" w:hAnsi="Arial" w:cs="Arial"/>
        </w:rPr>
        <w:t>В текущем КД предусмотрено два вида ВПС:</w:t>
      </w:r>
    </w:p>
    <w:p w14:paraId="7BAA4EF9" w14:textId="3A404429" w:rsidR="00D153F5" w:rsidRPr="00793209" w:rsidRDefault="00D153F5" w:rsidP="00D153F5">
      <w:pPr>
        <w:spacing w:after="240" w:line="276" w:lineRule="auto"/>
        <w:ind w:firstLine="567"/>
        <w:rPr>
          <w:rFonts w:ascii="Arial" w:hAnsi="Arial" w:cs="Arial"/>
          <w:szCs w:val="24"/>
          <w:lang w:eastAsia="ru-RU"/>
        </w:rPr>
      </w:pPr>
      <w:r>
        <w:rPr>
          <w:rFonts w:ascii="Arial" w:eastAsiaTheme="majorEastAsia" w:hAnsi="Arial" w:cs="Arial"/>
        </w:rPr>
        <w:t xml:space="preserve">1. </w:t>
      </w:r>
      <w:r>
        <w:rPr>
          <w:rFonts w:ascii="Arial" w:eastAsiaTheme="majorEastAsia" w:hAnsi="Arial" w:cs="Arial"/>
          <w:lang w:val="en-US"/>
        </w:rPr>
        <w:t>E</w:t>
      </w:r>
      <w:r w:rsidRPr="00793209">
        <w:rPr>
          <w:rFonts w:ascii="Arial" w:eastAsiaTheme="majorEastAsia" w:hAnsi="Arial" w:cs="Arial"/>
        </w:rPr>
        <w:t xml:space="preserve"> - </w:t>
      </w:r>
      <w:r>
        <w:rPr>
          <w:rFonts w:ascii="Arial" w:hAnsi="Arial" w:cs="Arial"/>
        </w:rPr>
        <w:t xml:space="preserve">ВПС </w:t>
      </w:r>
      <w:r w:rsidRPr="00A1288B">
        <w:rPr>
          <w:rFonts w:ascii="Arial" w:hAnsi="Arial" w:cs="Arial"/>
        </w:rPr>
        <w:t>Единица оборудования</w:t>
      </w:r>
      <w:r>
        <w:rPr>
          <w:rFonts w:ascii="Arial" w:hAnsi="Arial" w:cs="Arial"/>
        </w:rPr>
        <w:t>, справочник</w:t>
      </w:r>
      <w:r w:rsidRPr="005D6796">
        <w:rPr>
          <w:rFonts w:ascii="Arial" w:hAnsi="Arial" w:cs="Arial"/>
        </w:rPr>
        <w:t xml:space="preserve"> </w:t>
      </w:r>
      <w:r w:rsidRPr="00BA4A45">
        <w:rPr>
          <w:rFonts w:ascii="Arial" w:eastAsiaTheme="majorEastAsia" w:hAnsi="Arial" w:cs="Arial"/>
          <w:szCs w:val="24"/>
          <w:lang w:val="en-US"/>
        </w:rPr>
        <w:t>PM</w:t>
      </w:r>
      <w:r w:rsidRPr="00BA4A45">
        <w:rPr>
          <w:rFonts w:ascii="Arial" w:eastAsiaTheme="majorEastAsia" w:hAnsi="Arial" w:cs="Arial"/>
          <w:szCs w:val="24"/>
        </w:rPr>
        <w:t xml:space="preserve">_12 </w:t>
      </w:r>
      <w:r w:rsidRPr="00BA4A45">
        <w:rPr>
          <w:rFonts w:ascii="Arial" w:hAnsi="Arial" w:cs="Arial"/>
          <w:szCs w:val="24"/>
          <w:lang w:eastAsia="ru-RU"/>
        </w:rPr>
        <w:t>Единицы оборудования</w:t>
      </w:r>
      <w:r w:rsidRPr="00793209">
        <w:rPr>
          <w:rFonts w:ascii="Arial" w:hAnsi="Arial" w:cs="Arial"/>
          <w:szCs w:val="24"/>
          <w:lang w:eastAsia="ru-RU"/>
        </w:rPr>
        <w:t>,</w:t>
      </w:r>
    </w:p>
    <w:p w14:paraId="4FA4A4B6" w14:textId="77777777" w:rsidR="00D153F5" w:rsidRDefault="00D153F5" w:rsidP="00D153F5">
      <w:pPr>
        <w:spacing w:after="240" w:line="276" w:lineRule="auto"/>
        <w:ind w:firstLine="567"/>
        <w:rPr>
          <w:rFonts w:ascii="Arial" w:hAnsi="Arial" w:cs="Arial"/>
        </w:rPr>
      </w:pPr>
      <w:r w:rsidRPr="00793209">
        <w:rPr>
          <w:rFonts w:ascii="Arial" w:eastAsiaTheme="majorEastAsia" w:hAnsi="Arial" w:cs="Arial"/>
        </w:rPr>
        <w:t>2.</w:t>
      </w:r>
      <w:r w:rsidRPr="00793209">
        <w:rPr>
          <w:rFonts w:ascii="Arial" w:hAnsi="Arial" w:cs="Arial"/>
        </w:rPr>
        <w:t xml:space="preserve"> </w:t>
      </w:r>
      <w:r w:rsidRPr="005D6796">
        <w:rPr>
          <w:rFonts w:ascii="Arial" w:hAnsi="Arial" w:cs="Arial"/>
          <w:lang w:val="en-US"/>
        </w:rPr>
        <w:t>P</w:t>
      </w:r>
      <w:r w:rsidRPr="005D6796">
        <w:rPr>
          <w:rFonts w:ascii="Arial" w:hAnsi="Arial" w:cs="Arial"/>
        </w:rPr>
        <w:t xml:space="preserve"> - Точка измерений, справочник </w:t>
      </w:r>
      <w:r w:rsidRPr="005D6796">
        <w:rPr>
          <w:rFonts w:ascii="Arial" w:eastAsiaTheme="majorEastAsia" w:hAnsi="Arial" w:cs="Arial"/>
          <w:bCs/>
          <w:iCs/>
          <w:szCs w:val="26"/>
          <w:lang w:val="en-US"/>
        </w:rPr>
        <w:t>PM</w:t>
      </w:r>
      <w:r w:rsidRPr="005D6796">
        <w:rPr>
          <w:rFonts w:ascii="Arial" w:eastAsiaTheme="majorEastAsia" w:hAnsi="Arial" w:cs="Arial"/>
          <w:bCs/>
          <w:iCs/>
          <w:szCs w:val="26"/>
        </w:rPr>
        <w:t>_59 Точки измерения и счетчики</w:t>
      </w:r>
      <w:r w:rsidRPr="00793209">
        <w:rPr>
          <w:rFonts w:ascii="Arial" w:eastAsiaTheme="majorEastAsia" w:hAnsi="Arial" w:cs="Arial"/>
          <w:bCs/>
          <w:iCs/>
          <w:szCs w:val="26"/>
        </w:rPr>
        <w:t>.</w:t>
      </w:r>
    </w:p>
    <w:p w14:paraId="7A4FB680" w14:textId="77777777" w:rsidR="00D153F5" w:rsidRPr="00793209" w:rsidRDefault="00D153F5" w:rsidP="00D153F5">
      <w:pPr>
        <w:spacing w:after="240" w:line="276" w:lineRule="auto"/>
        <w:ind w:firstLine="567"/>
        <w:rPr>
          <w:rFonts w:ascii="Arial" w:hAnsi="Arial" w:cs="Arial"/>
        </w:rPr>
      </w:pPr>
      <w:r w:rsidRPr="005D6796">
        <w:rPr>
          <w:rFonts w:ascii="Arial" w:hAnsi="Arial" w:cs="Arial"/>
        </w:rPr>
        <w:t>Описание объектов, принципы кодирования и нумерации, ключевые параметры объект</w:t>
      </w:r>
      <w:bookmarkStart w:id="2799" w:name="_Объект_основных_данных_4"/>
      <w:bookmarkStart w:id="2800" w:name="_Объект_основных_данных_5"/>
      <w:bookmarkEnd w:id="2799"/>
      <w:bookmarkEnd w:id="2800"/>
      <w:r>
        <w:rPr>
          <w:rFonts w:ascii="Arial" w:hAnsi="Arial" w:cs="Arial"/>
        </w:rPr>
        <w:t>ов и другая информации приведены в разделах КД, описывающих Единицы оборудования и Точки измерения и счетчики соответственно.</w:t>
      </w:r>
    </w:p>
    <w:p w14:paraId="5F194B47" w14:textId="665DDFED" w:rsidR="00D153F5" w:rsidRPr="00FB401A" w:rsidRDefault="00D153F5" w:rsidP="00197D54">
      <w:pPr>
        <w:pStyle w:val="21"/>
        <w:keepNext/>
        <w:keepLines/>
        <w:numPr>
          <w:ilvl w:val="1"/>
          <w:numId w:val="8"/>
        </w:numPr>
        <w:spacing w:before="160" w:after="120" w:line="276" w:lineRule="auto"/>
        <w:ind w:left="567"/>
        <w:rPr>
          <w:rFonts w:eastAsiaTheme="majorEastAsia" w:cstheme="majorBidi"/>
          <w:bCs w:val="0"/>
          <w:iCs w:val="0"/>
          <w:szCs w:val="26"/>
        </w:rPr>
      </w:pPr>
      <w:bookmarkStart w:id="2801" w:name="_Объект_основных_данных_6"/>
      <w:bookmarkStart w:id="2802" w:name="_Toc67556293"/>
      <w:bookmarkStart w:id="2803" w:name="_Hlk517087131"/>
      <w:bookmarkEnd w:id="2801"/>
      <w:r w:rsidRPr="00FB401A">
        <w:rPr>
          <w:rFonts w:eastAsiaTheme="majorEastAsia"/>
        </w:rPr>
        <w:t>Объект</w:t>
      </w:r>
      <w:r>
        <w:rPr>
          <w:rFonts w:eastAsiaTheme="majorEastAsia"/>
        </w:rPr>
        <w:t>ы</w:t>
      </w:r>
      <w:r w:rsidRPr="00FB401A">
        <w:rPr>
          <w:rFonts w:eastAsiaTheme="majorEastAsia"/>
        </w:rPr>
        <w:t xml:space="preserve"> основных данных </w:t>
      </w:r>
      <w:r>
        <w:rPr>
          <w:rFonts w:eastAsiaTheme="majorEastAsia"/>
          <w:lang w:val="en-US"/>
        </w:rPr>
        <w:t>PM</w:t>
      </w:r>
      <w:r w:rsidRPr="00F341A2">
        <w:rPr>
          <w:rFonts w:eastAsiaTheme="majorEastAsia"/>
        </w:rPr>
        <w:t xml:space="preserve">_9 </w:t>
      </w:r>
      <w:r w:rsidR="0037757C">
        <w:rPr>
          <w:rFonts w:eastAsiaTheme="majorEastAsia"/>
        </w:rPr>
        <w:t xml:space="preserve">Группа </w:t>
      </w:r>
      <w:proofErr w:type="gramStart"/>
      <w:r w:rsidR="0037757C">
        <w:rPr>
          <w:rFonts w:eastAsiaTheme="majorEastAsia"/>
        </w:rPr>
        <w:t>Т</w:t>
      </w:r>
      <w:ins w:id="2804" w:author="Кононов Александр Валерьевич (Подрядчик. ООО БерингПойнт)" w:date="2020-04-15T09:22:00Z">
        <w:r w:rsidR="001D7FBC">
          <w:rPr>
            <w:rFonts w:eastAsiaTheme="majorEastAsia"/>
          </w:rPr>
          <w:t>ЕХКАРТ(</w:t>
        </w:r>
        <w:proofErr w:type="gramEnd"/>
        <w:r w:rsidR="001D7FBC">
          <w:rPr>
            <w:rFonts w:eastAsiaTheme="majorEastAsia"/>
          </w:rPr>
          <w:t>ЛОКАЛЬНЫЕ ТК)</w:t>
        </w:r>
      </w:ins>
      <w:del w:id="2805" w:author="Кононов Александр Валерьевич (Подрядчик. ООО БерингПойнт)" w:date="2020-04-15T09:22:00Z">
        <w:r w:rsidR="0037757C" w:rsidDel="001D7FBC">
          <w:rPr>
            <w:rFonts w:eastAsiaTheme="majorEastAsia"/>
          </w:rPr>
          <w:delText>ехкарт ТОРО</w:delText>
        </w:r>
      </w:del>
      <w:r w:rsidRPr="00F341A2">
        <w:rPr>
          <w:rFonts w:eastAsiaTheme="majorEastAsia"/>
        </w:rPr>
        <w:t xml:space="preserve">, </w:t>
      </w:r>
      <w:r>
        <w:rPr>
          <w:rFonts w:eastAsiaTheme="majorEastAsia"/>
          <w:lang w:val="en-US"/>
        </w:rPr>
        <w:t>PM</w:t>
      </w:r>
      <w:r w:rsidRPr="00F341A2">
        <w:rPr>
          <w:rFonts w:eastAsiaTheme="majorEastAsia"/>
        </w:rPr>
        <w:t xml:space="preserve">_51 </w:t>
      </w:r>
      <w:r>
        <w:rPr>
          <w:rFonts w:eastAsiaTheme="majorEastAsia"/>
        </w:rPr>
        <w:t xml:space="preserve">Счетчик группы технологических карт, </w:t>
      </w:r>
      <w:r>
        <w:rPr>
          <w:rFonts w:eastAsiaTheme="majorEastAsia"/>
          <w:lang w:val="en-US"/>
        </w:rPr>
        <w:t>PM</w:t>
      </w:r>
      <w:r w:rsidRPr="006E01CC">
        <w:rPr>
          <w:rFonts w:eastAsiaTheme="majorEastAsia"/>
        </w:rPr>
        <w:t xml:space="preserve">_55 </w:t>
      </w:r>
      <w:r>
        <w:rPr>
          <w:rFonts w:eastAsiaTheme="majorEastAsia"/>
        </w:rPr>
        <w:t>Тип Т</w:t>
      </w:r>
      <w:r w:rsidR="0037757C">
        <w:rPr>
          <w:rFonts w:eastAsiaTheme="majorEastAsia"/>
        </w:rPr>
        <w:t>ехкарты ТОРО</w:t>
      </w:r>
      <w:bookmarkEnd w:id="2802"/>
    </w:p>
    <w:p w14:paraId="6869C984" w14:textId="77777777" w:rsidR="00D153F5" w:rsidRPr="00FB401A" w:rsidRDefault="00D153F5" w:rsidP="00197D54">
      <w:pPr>
        <w:pStyle w:val="3"/>
      </w:pPr>
      <w:bookmarkStart w:id="2806" w:name="_Объекты_основных_данных"/>
      <w:bookmarkStart w:id="2807" w:name="_Toc521083713"/>
      <w:bookmarkStart w:id="2808" w:name="_Toc521340853"/>
      <w:bookmarkStart w:id="2809" w:name="_Toc521439373"/>
      <w:bookmarkStart w:id="2810" w:name="_Toc67556294"/>
      <w:bookmarkEnd w:id="2803"/>
      <w:bookmarkEnd w:id="2806"/>
      <w:r w:rsidRPr="00FB401A">
        <w:t>Описание объекта</w:t>
      </w:r>
      <w:bookmarkEnd w:id="2807"/>
      <w:bookmarkEnd w:id="2808"/>
      <w:bookmarkEnd w:id="2809"/>
      <w:bookmarkEnd w:id="2810"/>
    </w:p>
    <w:p w14:paraId="3D64CE48" w14:textId="77777777" w:rsidR="00D153F5" w:rsidRPr="000E205A" w:rsidRDefault="00D153F5" w:rsidP="00D153F5">
      <w:pPr>
        <w:spacing w:after="240" w:line="276" w:lineRule="auto"/>
        <w:ind w:firstLine="567"/>
        <w:rPr>
          <w:rFonts w:ascii="Arial" w:hAnsi="Arial" w:cs="Arial"/>
          <w:szCs w:val="24"/>
        </w:rPr>
      </w:pPr>
      <w:r w:rsidRPr="000E205A">
        <w:rPr>
          <w:rFonts w:ascii="Arial" w:hAnsi="Arial" w:cs="Arial"/>
          <w:szCs w:val="24"/>
        </w:rPr>
        <w:t>Технологические карты/инструкции ТОРО используются для стандартизации последовательности выполнения операций ТОРО и эффективного планирования мероприятий ТОРО.</w:t>
      </w:r>
    </w:p>
    <w:p w14:paraId="5F4A6743" w14:textId="4F33ABC0" w:rsidR="00D153F5" w:rsidRPr="000E205A" w:rsidRDefault="00197D54" w:rsidP="00197D54">
      <w:pPr>
        <w:autoSpaceDE w:val="0"/>
        <w:autoSpaceDN w:val="0"/>
        <w:adjustRightInd w:val="0"/>
        <w:spacing w:after="240" w:line="276" w:lineRule="auto"/>
        <w:ind w:firstLine="567"/>
        <w:rPr>
          <w:rFonts w:ascii="Arial" w:hAnsi="Arial" w:cs="Arial"/>
          <w:szCs w:val="24"/>
        </w:rPr>
      </w:pPr>
      <w:r>
        <w:rPr>
          <w:rFonts w:ascii="Arial" w:eastAsiaTheme="minorHAnsi" w:hAnsi="Arial"/>
        </w:rPr>
        <w:t xml:space="preserve"> </w:t>
      </w:r>
      <w:r w:rsidR="00D153F5" w:rsidRPr="000E205A">
        <w:rPr>
          <w:rFonts w:ascii="Arial" w:hAnsi="Arial" w:cs="Arial"/>
          <w:szCs w:val="24"/>
        </w:rPr>
        <w:t>В технологической карте/инструкции ТОРО содержится перечень операций, трудоемкость их выполнения, МТР и ресурсы, необходимые для проведения работ ТОРО.</w:t>
      </w:r>
    </w:p>
    <w:p w14:paraId="44685DA4" w14:textId="77777777" w:rsidR="00D153F5" w:rsidRPr="000E205A" w:rsidRDefault="00D153F5" w:rsidP="00D153F5">
      <w:pPr>
        <w:spacing w:after="240" w:line="276" w:lineRule="auto"/>
        <w:ind w:firstLine="567"/>
        <w:rPr>
          <w:rFonts w:ascii="Arial" w:hAnsi="Arial" w:cs="Arial"/>
          <w:szCs w:val="24"/>
        </w:rPr>
      </w:pPr>
      <w:proofErr w:type="spellStart"/>
      <w:r w:rsidRPr="000E205A">
        <w:rPr>
          <w:rFonts w:ascii="Arial" w:hAnsi="Arial" w:cs="Arial"/>
          <w:szCs w:val="24"/>
        </w:rPr>
        <w:t>Техкарты</w:t>
      </w:r>
      <w:proofErr w:type="spellEnd"/>
      <w:r w:rsidRPr="000E205A">
        <w:rPr>
          <w:rFonts w:ascii="Arial" w:hAnsi="Arial" w:cs="Arial"/>
          <w:szCs w:val="24"/>
        </w:rPr>
        <w:t xml:space="preserve"> могут быть присвоены заказам ТОРО или планам ТОРО.</w:t>
      </w:r>
    </w:p>
    <w:p w14:paraId="72DD306C" w14:textId="77777777" w:rsidR="00D153F5" w:rsidRPr="000E205A" w:rsidRDefault="00D153F5" w:rsidP="00D153F5">
      <w:pPr>
        <w:spacing w:after="240" w:line="276" w:lineRule="auto"/>
        <w:ind w:firstLine="567"/>
        <w:rPr>
          <w:rFonts w:ascii="Arial" w:hAnsi="Arial" w:cs="Arial"/>
          <w:szCs w:val="24"/>
        </w:rPr>
      </w:pPr>
      <w:r w:rsidRPr="000E205A">
        <w:rPr>
          <w:rFonts w:ascii="Arial" w:hAnsi="Arial" w:cs="Arial"/>
          <w:szCs w:val="24"/>
        </w:rPr>
        <w:t xml:space="preserve">Однозначная идентификация </w:t>
      </w:r>
      <w:proofErr w:type="spellStart"/>
      <w:r w:rsidRPr="000E205A">
        <w:rPr>
          <w:rFonts w:ascii="Arial" w:hAnsi="Arial" w:cs="Arial"/>
          <w:szCs w:val="24"/>
        </w:rPr>
        <w:t>техкарты</w:t>
      </w:r>
      <w:proofErr w:type="spellEnd"/>
      <w:r w:rsidRPr="000E205A">
        <w:rPr>
          <w:rFonts w:ascii="Arial" w:hAnsi="Arial" w:cs="Arial"/>
          <w:szCs w:val="24"/>
        </w:rPr>
        <w:t xml:space="preserve">/инструкции ТОРО возможна по трём значениям: типу </w:t>
      </w:r>
      <w:proofErr w:type="spellStart"/>
      <w:r w:rsidRPr="000E205A">
        <w:rPr>
          <w:rFonts w:ascii="Arial" w:hAnsi="Arial" w:cs="Arial"/>
          <w:szCs w:val="24"/>
        </w:rPr>
        <w:t>техкарты</w:t>
      </w:r>
      <w:proofErr w:type="spellEnd"/>
      <w:r w:rsidRPr="000E205A">
        <w:rPr>
          <w:rFonts w:ascii="Arial" w:hAnsi="Arial" w:cs="Arial"/>
          <w:szCs w:val="24"/>
        </w:rPr>
        <w:t xml:space="preserve">, группе </w:t>
      </w:r>
      <w:proofErr w:type="spellStart"/>
      <w:r w:rsidRPr="000E205A">
        <w:rPr>
          <w:rFonts w:ascii="Arial" w:hAnsi="Arial" w:cs="Arial"/>
          <w:szCs w:val="24"/>
        </w:rPr>
        <w:t>техкарты</w:t>
      </w:r>
      <w:proofErr w:type="spellEnd"/>
      <w:r w:rsidRPr="000E205A">
        <w:rPr>
          <w:rFonts w:ascii="Arial" w:hAnsi="Arial" w:cs="Arial"/>
          <w:szCs w:val="24"/>
        </w:rPr>
        <w:t xml:space="preserve"> и счётчику группы </w:t>
      </w:r>
      <w:proofErr w:type="spellStart"/>
      <w:r w:rsidRPr="000E205A">
        <w:rPr>
          <w:rFonts w:ascii="Arial" w:hAnsi="Arial" w:cs="Arial"/>
          <w:szCs w:val="24"/>
        </w:rPr>
        <w:t>техкарты</w:t>
      </w:r>
      <w:proofErr w:type="spellEnd"/>
      <w:r w:rsidRPr="000E205A">
        <w:rPr>
          <w:rFonts w:ascii="Arial" w:hAnsi="Arial" w:cs="Arial"/>
          <w:szCs w:val="24"/>
        </w:rPr>
        <w:t>.</w:t>
      </w:r>
    </w:p>
    <w:p w14:paraId="2A9782E4" w14:textId="77777777" w:rsidR="00D153F5" w:rsidRPr="000E205A" w:rsidRDefault="00D153F5" w:rsidP="00F857F7">
      <w:pPr>
        <w:pStyle w:val="a9"/>
        <w:keepNext/>
        <w:spacing w:before="0" w:beforeAutospacing="0" w:after="240" w:afterAutospacing="0" w:line="276" w:lineRule="auto"/>
        <w:ind w:firstLine="567"/>
        <w:rPr>
          <w:rFonts w:ascii="Arial" w:hAnsi="Arial" w:cs="Arial"/>
        </w:rPr>
      </w:pPr>
      <w:r w:rsidRPr="000E205A">
        <w:rPr>
          <w:rFonts w:ascii="Arial" w:hAnsi="Arial" w:cs="Arial"/>
        </w:rPr>
        <w:t xml:space="preserve">Типы </w:t>
      </w:r>
      <w:proofErr w:type="spellStart"/>
      <w:r w:rsidRPr="000E205A">
        <w:rPr>
          <w:rFonts w:ascii="Arial" w:hAnsi="Arial" w:cs="Arial"/>
        </w:rPr>
        <w:t>техкарт</w:t>
      </w:r>
      <w:proofErr w:type="spellEnd"/>
      <w:r w:rsidRPr="000E205A">
        <w:rPr>
          <w:rFonts w:ascii="Arial" w:hAnsi="Arial" w:cs="Arial"/>
        </w:rPr>
        <w:t xml:space="preserve"> ТОРО определяются областью применения </w:t>
      </w:r>
      <w:proofErr w:type="spellStart"/>
      <w:r w:rsidRPr="000E205A">
        <w:rPr>
          <w:rFonts w:ascii="Arial" w:hAnsi="Arial" w:cs="Arial"/>
        </w:rPr>
        <w:t>техкарты</w:t>
      </w:r>
      <w:proofErr w:type="spellEnd"/>
      <w:r w:rsidRPr="000E205A">
        <w:rPr>
          <w:rFonts w:ascii="Arial" w:hAnsi="Arial" w:cs="Arial"/>
        </w:rPr>
        <w:t xml:space="preserve"> (приложение </w:t>
      </w:r>
      <w:proofErr w:type="spellStart"/>
      <w:r w:rsidRPr="000E205A">
        <w:rPr>
          <w:rFonts w:ascii="Arial" w:hAnsi="Arial" w:cs="Arial"/>
        </w:rPr>
        <w:t>техкарты</w:t>
      </w:r>
      <w:proofErr w:type="spellEnd"/>
      <w:r w:rsidRPr="000E205A">
        <w:rPr>
          <w:rFonts w:ascii="Arial" w:hAnsi="Arial" w:cs="Arial"/>
        </w:rPr>
        <w:t xml:space="preserve"> «I - Технологические карты для ТОРО») и могут принимать одно из трех значений:</w:t>
      </w:r>
    </w:p>
    <w:p w14:paraId="11852EC9" w14:textId="77777777" w:rsidR="00D153F5" w:rsidRPr="000E205A" w:rsidRDefault="00D153F5" w:rsidP="00D153F5">
      <w:pPr>
        <w:spacing w:after="240" w:line="276" w:lineRule="auto"/>
        <w:ind w:firstLine="567"/>
        <w:rPr>
          <w:rFonts w:ascii="Arial" w:hAnsi="Arial" w:cs="Arial"/>
          <w:szCs w:val="24"/>
        </w:rPr>
      </w:pPr>
      <w:r w:rsidRPr="000E205A">
        <w:rPr>
          <w:rFonts w:ascii="Arial" w:hAnsi="Arial" w:cs="Arial"/>
          <w:szCs w:val="24"/>
        </w:rPr>
        <w:t xml:space="preserve">- </w:t>
      </w:r>
      <w:r w:rsidRPr="000E205A">
        <w:rPr>
          <w:rFonts w:ascii="Arial" w:hAnsi="Arial" w:cs="Arial"/>
          <w:szCs w:val="24"/>
          <w:lang w:val="en-US"/>
        </w:rPr>
        <w:t>T</w:t>
      </w:r>
      <w:r w:rsidRPr="000E205A">
        <w:rPr>
          <w:rFonts w:ascii="Arial" w:hAnsi="Arial" w:cs="Arial"/>
          <w:szCs w:val="24"/>
        </w:rPr>
        <w:t xml:space="preserve"> - </w:t>
      </w:r>
      <w:proofErr w:type="spellStart"/>
      <w:r w:rsidRPr="000E205A">
        <w:rPr>
          <w:rFonts w:ascii="Arial" w:hAnsi="Arial" w:cs="Arial"/>
          <w:szCs w:val="24"/>
        </w:rPr>
        <w:t>Техкарта</w:t>
      </w:r>
      <w:proofErr w:type="spellEnd"/>
      <w:r w:rsidRPr="000E205A">
        <w:rPr>
          <w:rFonts w:ascii="Arial" w:hAnsi="Arial" w:cs="Arial"/>
          <w:szCs w:val="24"/>
        </w:rPr>
        <w:t xml:space="preserve"> технического места,</w:t>
      </w:r>
    </w:p>
    <w:p w14:paraId="3D609336" w14:textId="77777777" w:rsidR="00D153F5" w:rsidRPr="000E205A" w:rsidRDefault="00D153F5" w:rsidP="00D153F5">
      <w:pPr>
        <w:spacing w:after="240" w:line="276" w:lineRule="auto"/>
        <w:ind w:firstLine="567"/>
        <w:rPr>
          <w:rFonts w:ascii="Arial" w:hAnsi="Arial" w:cs="Arial"/>
          <w:szCs w:val="24"/>
        </w:rPr>
      </w:pPr>
      <w:r w:rsidRPr="000E205A">
        <w:rPr>
          <w:rFonts w:ascii="Arial" w:hAnsi="Arial" w:cs="Arial"/>
          <w:szCs w:val="24"/>
        </w:rPr>
        <w:t xml:space="preserve">- </w:t>
      </w:r>
      <w:r w:rsidRPr="000E205A">
        <w:rPr>
          <w:rFonts w:ascii="Arial" w:hAnsi="Arial" w:cs="Arial"/>
          <w:szCs w:val="24"/>
          <w:lang w:val="en-US"/>
        </w:rPr>
        <w:t>E</w:t>
      </w:r>
      <w:r w:rsidRPr="000E205A">
        <w:rPr>
          <w:rFonts w:ascii="Arial" w:hAnsi="Arial" w:cs="Arial"/>
          <w:szCs w:val="24"/>
        </w:rPr>
        <w:t xml:space="preserve"> - </w:t>
      </w:r>
      <w:proofErr w:type="spellStart"/>
      <w:r w:rsidRPr="000E205A">
        <w:rPr>
          <w:rFonts w:ascii="Arial" w:hAnsi="Arial" w:cs="Arial"/>
          <w:szCs w:val="24"/>
        </w:rPr>
        <w:t>Техкарта</w:t>
      </w:r>
      <w:proofErr w:type="spellEnd"/>
      <w:r w:rsidRPr="000E205A">
        <w:rPr>
          <w:rFonts w:ascii="Arial" w:hAnsi="Arial" w:cs="Arial"/>
          <w:szCs w:val="24"/>
        </w:rPr>
        <w:t xml:space="preserve"> единицы оборудования.</w:t>
      </w:r>
    </w:p>
    <w:p w14:paraId="3CFC4F51" w14:textId="1C3ACA19" w:rsidR="00D153F5" w:rsidRDefault="00D153F5" w:rsidP="00D153F5">
      <w:pPr>
        <w:spacing w:after="240" w:line="276" w:lineRule="auto"/>
        <w:ind w:firstLine="567"/>
        <w:rPr>
          <w:ins w:id="2811" w:author="Владимир Лаут" w:date="2021-03-25T08:30:00Z"/>
          <w:rFonts w:ascii="Arial" w:hAnsi="Arial" w:cs="Arial"/>
        </w:rPr>
      </w:pPr>
      <w:r w:rsidRPr="000E205A">
        <w:rPr>
          <w:rFonts w:ascii="Arial" w:hAnsi="Arial" w:cs="Arial"/>
          <w:szCs w:val="24"/>
        </w:rPr>
        <w:lastRenderedPageBreak/>
        <w:t xml:space="preserve">- </w:t>
      </w:r>
      <w:r w:rsidRPr="000E205A">
        <w:rPr>
          <w:rFonts w:ascii="Arial" w:hAnsi="Arial" w:cs="Arial"/>
          <w:szCs w:val="24"/>
          <w:lang w:val="en-US"/>
        </w:rPr>
        <w:t>A</w:t>
      </w:r>
      <w:r w:rsidRPr="000E205A">
        <w:rPr>
          <w:rFonts w:ascii="Arial" w:hAnsi="Arial" w:cs="Arial"/>
          <w:szCs w:val="24"/>
        </w:rPr>
        <w:t xml:space="preserve"> - Инструкция ТОРО (</w:t>
      </w:r>
      <w:ins w:id="2812" w:author="Владимир Лаут" w:date="2021-04-07T09:44:00Z">
        <w:r w:rsidR="00C9220E">
          <w:rPr>
            <w:rFonts w:ascii="Arial" w:hAnsi="Arial" w:cs="Arial"/>
            <w:szCs w:val="24"/>
          </w:rPr>
          <w:t>созд</w:t>
        </w:r>
      </w:ins>
      <w:ins w:id="2813" w:author="Владимир Лаут" w:date="2021-04-07T09:45:00Z">
        <w:r w:rsidR="005A0167">
          <w:rPr>
            <w:rFonts w:ascii="Arial" w:hAnsi="Arial" w:cs="Arial"/>
            <w:szCs w:val="24"/>
          </w:rPr>
          <w:t>а</w:t>
        </w:r>
      </w:ins>
      <w:ins w:id="2814" w:author="Владимир Лаут" w:date="2021-04-07T09:44:00Z">
        <w:r w:rsidR="00C9220E">
          <w:rPr>
            <w:rFonts w:ascii="Arial" w:hAnsi="Arial" w:cs="Arial"/>
            <w:szCs w:val="24"/>
          </w:rPr>
          <w:t xml:space="preserve">ется </w:t>
        </w:r>
      </w:ins>
      <w:r w:rsidRPr="000E205A">
        <w:rPr>
          <w:rFonts w:ascii="Arial" w:hAnsi="Arial" w:cs="Arial"/>
          <w:szCs w:val="24"/>
        </w:rPr>
        <w:t>без привязки к техническому объекту</w:t>
      </w:r>
      <w:r>
        <w:rPr>
          <w:rFonts w:ascii="Arial" w:hAnsi="Arial" w:cs="Arial"/>
          <w:szCs w:val="24"/>
        </w:rPr>
        <w:t xml:space="preserve">, </w:t>
      </w:r>
      <w:ins w:id="2815" w:author="Владимир Лаут" w:date="2021-04-07T09:45:00Z">
        <w:r w:rsidR="005A0167">
          <w:rPr>
            <w:rFonts w:ascii="Arial" w:hAnsi="Arial" w:cs="Arial"/>
            <w:szCs w:val="24"/>
          </w:rPr>
          <w:t xml:space="preserve">связь с техническим объектом реализуется через </w:t>
        </w:r>
      </w:ins>
      <w:ins w:id="2816" w:author="Владимир Лаут" w:date="2021-04-07T09:47:00Z">
        <w:r w:rsidR="005A0167">
          <w:rPr>
            <w:rFonts w:ascii="Arial" w:hAnsi="Arial" w:cs="Arial"/>
            <w:szCs w:val="24"/>
          </w:rPr>
          <w:t>ук</w:t>
        </w:r>
      </w:ins>
      <w:ins w:id="2817" w:author="Владимир Лаут" w:date="2021-04-07T09:48:00Z">
        <w:r w:rsidR="005A0167">
          <w:rPr>
            <w:rFonts w:ascii="Arial" w:hAnsi="Arial" w:cs="Arial"/>
            <w:szCs w:val="24"/>
          </w:rPr>
          <w:t xml:space="preserve">азание в качестве монтажного узла </w:t>
        </w:r>
      </w:ins>
      <w:del w:id="2818" w:author="Владимир Лаут" w:date="2021-04-07T09:45:00Z">
        <w:r w:rsidDel="005A0167">
          <w:rPr>
            <w:rFonts w:ascii="Arial" w:hAnsi="Arial" w:cs="Arial"/>
            <w:szCs w:val="24"/>
          </w:rPr>
          <w:delText xml:space="preserve">создается на </w:delText>
        </w:r>
      </w:del>
      <w:r>
        <w:rPr>
          <w:rFonts w:ascii="Arial" w:hAnsi="Arial" w:cs="Arial"/>
          <w:szCs w:val="24"/>
        </w:rPr>
        <w:t>модель оборудования</w:t>
      </w:r>
      <w:ins w:id="2819" w:author="Владимир Лаут" w:date="2021-04-07T09:45:00Z">
        <w:r w:rsidR="005A0167">
          <w:rPr>
            <w:rFonts w:ascii="Arial" w:hAnsi="Arial" w:cs="Arial"/>
            <w:szCs w:val="24"/>
          </w:rPr>
          <w:t xml:space="preserve"> </w:t>
        </w:r>
      </w:ins>
      <w:ins w:id="2820" w:author="Владимир Лаут" w:date="2021-04-07T09:48:00Z">
        <w:r w:rsidR="005A0167">
          <w:rPr>
            <w:rFonts w:ascii="Arial" w:hAnsi="Arial" w:cs="Arial"/>
            <w:szCs w:val="24"/>
          </w:rPr>
          <w:t>–</w:t>
        </w:r>
      </w:ins>
      <w:ins w:id="2821" w:author="Владимир Лаут" w:date="2021-04-07T09:45:00Z">
        <w:r w:rsidR="005A0167">
          <w:rPr>
            <w:rFonts w:ascii="Arial" w:hAnsi="Arial" w:cs="Arial"/>
            <w:szCs w:val="24"/>
          </w:rPr>
          <w:t xml:space="preserve"> </w:t>
        </w:r>
      </w:ins>
      <w:ins w:id="2822" w:author="Владимир Лаут" w:date="2021-04-07T09:48:00Z">
        <w:r w:rsidR="005A0167">
          <w:rPr>
            <w:rFonts w:ascii="Arial" w:hAnsi="Arial" w:cs="Arial"/>
            <w:szCs w:val="24"/>
          </w:rPr>
          <w:t xml:space="preserve">ОЗМ типа </w:t>
        </w:r>
        <w:r w:rsidR="005A0167">
          <w:rPr>
            <w:rFonts w:ascii="Arial" w:hAnsi="Arial" w:cs="Arial"/>
            <w:szCs w:val="24"/>
            <w:lang w:val="en-US"/>
          </w:rPr>
          <w:t>IBAU</w:t>
        </w:r>
      </w:ins>
      <w:r>
        <w:rPr>
          <w:rFonts w:ascii="Arial" w:hAnsi="Arial" w:cs="Arial"/>
        </w:rPr>
        <w:t>).</w:t>
      </w:r>
    </w:p>
    <w:p w14:paraId="1963028F" w14:textId="77777777" w:rsidR="00231504" w:rsidRPr="00231504" w:rsidRDefault="00231504" w:rsidP="00231504">
      <w:pPr>
        <w:spacing w:after="240" w:line="276" w:lineRule="auto"/>
        <w:ind w:firstLine="567"/>
        <w:rPr>
          <w:ins w:id="2823" w:author="Владимир Лаут" w:date="2021-03-25T08:30:00Z"/>
          <w:rFonts w:ascii="Arial" w:hAnsi="Arial" w:cs="Arial"/>
          <w:rPrChange w:id="2824" w:author="Владимир Лаут" w:date="2021-03-25T08:30:00Z">
            <w:rPr>
              <w:ins w:id="2825" w:author="Владимир Лаут" w:date="2021-03-25T08:30:00Z"/>
              <w:rFonts w:ascii="Arial" w:hAnsi="Arial" w:cs="Arial"/>
              <w:highlight w:val="green"/>
            </w:rPr>
          </w:rPrChange>
        </w:rPr>
      </w:pPr>
      <w:ins w:id="2826" w:author="Владимир Лаут" w:date="2021-03-25T08:30:00Z">
        <w:r w:rsidRPr="00231504">
          <w:rPr>
            <w:rFonts w:ascii="Arial" w:hAnsi="Arial" w:cs="Arial"/>
            <w:rPrChange w:id="2827" w:author="Владимир Лаут" w:date="2021-03-25T08:30:00Z">
              <w:rPr>
                <w:rFonts w:ascii="Arial" w:hAnsi="Arial" w:cs="Arial"/>
                <w:highlight w:val="green"/>
              </w:rPr>
            </w:rPrChange>
          </w:rPr>
          <w:t>При ведении компонентов в Технологических картах ТОРО реализована возможность указания дополнительных аналитик:</w:t>
        </w:r>
      </w:ins>
    </w:p>
    <w:p w14:paraId="0665EF0F" w14:textId="6A622D7D" w:rsidR="00231504" w:rsidRPr="00231504" w:rsidRDefault="00231504" w:rsidP="00231504">
      <w:pPr>
        <w:pStyle w:val="afc"/>
        <w:numPr>
          <w:ilvl w:val="0"/>
          <w:numId w:val="9"/>
        </w:numPr>
        <w:spacing w:after="240" w:line="276" w:lineRule="auto"/>
        <w:rPr>
          <w:ins w:id="2828" w:author="Владимир Лаут" w:date="2021-03-25T08:30:00Z"/>
          <w:rFonts w:ascii="Arial" w:hAnsi="Arial" w:cs="Arial"/>
          <w:rPrChange w:id="2829" w:author="Владимир Лаут" w:date="2021-03-25T08:30:00Z">
            <w:rPr>
              <w:ins w:id="2830" w:author="Владимир Лаут" w:date="2021-03-25T08:30:00Z"/>
              <w:rFonts w:ascii="Arial" w:hAnsi="Arial" w:cs="Arial"/>
              <w:highlight w:val="green"/>
            </w:rPr>
          </w:rPrChange>
        </w:rPr>
      </w:pPr>
      <w:ins w:id="2831" w:author="Владимир Лаут" w:date="2021-03-25T08:30:00Z">
        <w:r w:rsidRPr="00231504">
          <w:rPr>
            <w:rFonts w:ascii="Arial" w:hAnsi="Arial" w:cs="Arial"/>
            <w:rPrChange w:id="2832" w:author="Владимир Лаут" w:date="2021-03-25T08:30:00Z">
              <w:rPr>
                <w:rFonts w:ascii="Arial" w:hAnsi="Arial" w:cs="Arial"/>
                <w:highlight w:val="green"/>
              </w:rPr>
            </w:rPrChange>
          </w:rPr>
          <w:t xml:space="preserve">признак возможности использования сезонных аналогов для </w:t>
        </w:r>
      </w:ins>
      <w:ins w:id="2833" w:author="Владимир Лаут" w:date="2021-04-07T19:03:00Z">
        <w:r w:rsidR="00B70BFD" w:rsidRPr="00231504">
          <w:rPr>
            <w:rFonts w:ascii="Arial" w:hAnsi="Arial" w:cs="Arial"/>
          </w:rPr>
          <w:t>компонентов</w:t>
        </w:r>
      </w:ins>
      <w:ins w:id="2834" w:author="Владимир Лаут" w:date="2021-03-25T08:30:00Z">
        <w:r w:rsidRPr="00231504">
          <w:rPr>
            <w:rFonts w:ascii="Arial" w:hAnsi="Arial" w:cs="Arial"/>
            <w:rPrChange w:id="2835" w:author="Владимир Лаут" w:date="2021-03-25T08:30:00Z">
              <w:rPr>
                <w:rFonts w:ascii="Arial" w:hAnsi="Arial" w:cs="Arial"/>
                <w:highlight w:val="green"/>
              </w:rPr>
            </w:rPrChange>
          </w:rPr>
          <w:t xml:space="preserve"> ТК</w:t>
        </w:r>
      </w:ins>
    </w:p>
    <w:p w14:paraId="0F90D464" w14:textId="77777777" w:rsidR="00231504" w:rsidRPr="00231504" w:rsidRDefault="00231504" w:rsidP="00231504">
      <w:pPr>
        <w:pStyle w:val="afc"/>
        <w:numPr>
          <w:ilvl w:val="0"/>
          <w:numId w:val="9"/>
        </w:numPr>
        <w:spacing w:after="240" w:line="276" w:lineRule="auto"/>
        <w:rPr>
          <w:ins w:id="2836" w:author="Владимир Лаут" w:date="2021-03-25T08:30:00Z"/>
          <w:rFonts w:ascii="Arial" w:hAnsi="Arial" w:cs="Arial"/>
          <w:rPrChange w:id="2837" w:author="Владимир Лаут" w:date="2021-03-25T08:30:00Z">
            <w:rPr>
              <w:ins w:id="2838" w:author="Владимир Лаут" w:date="2021-03-25T08:30:00Z"/>
              <w:rFonts w:ascii="Arial" w:hAnsi="Arial" w:cs="Arial"/>
              <w:highlight w:val="green"/>
            </w:rPr>
          </w:rPrChange>
        </w:rPr>
      </w:pPr>
      <w:ins w:id="2839" w:author="Владимир Лаут" w:date="2021-03-25T08:30:00Z">
        <w:r w:rsidRPr="00231504">
          <w:rPr>
            <w:rFonts w:ascii="Arial" w:hAnsi="Arial" w:cs="Arial"/>
            <w:rPrChange w:id="2840" w:author="Владимир Лаут" w:date="2021-03-25T08:30:00Z">
              <w:rPr>
                <w:rFonts w:ascii="Arial" w:hAnsi="Arial" w:cs="Arial"/>
                <w:highlight w:val="green"/>
              </w:rPr>
            </w:rPrChange>
          </w:rPr>
          <w:t>информационный признак принадлежности компонента ТК к регулярно-потребляемым материалам (РПМ)</w:t>
        </w:r>
      </w:ins>
    </w:p>
    <w:p w14:paraId="4230ADCF" w14:textId="77777777" w:rsidR="00231504" w:rsidRPr="00231504" w:rsidRDefault="00231504" w:rsidP="00231504">
      <w:pPr>
        <w:pStyle w:val="afc"/>
        <w:numPr>
          <w:ilvl w:val="0"/>
          <w:numId w:val="9"/>
        </w:numPr>
        <w:spacing w:after="240" w:line="276" w:lineRule="auto"/>
        <w:rPr>
          <w:ins w:id="2841" w:author="Владимир Лаут" w:date="2021-03-25T08:30:00Z"/>
          <w:rFonts w:ascii="Arial" w:hAnsi="Arial" w:cs="Arial"/>
          <w:rPrChange w:id="2842" w:author="Владимир Лаут" w:date="2021-03-25T08:30:00Z">
            <w:rPr>
              <w:ins w:id="2843" w:author="Владимир Лаут" w:date="2021-03-25T08:30:00Z"/>
              <w:rFonts w:ascii="Arial" w:hAnsi="Arial" w:cs="Arial"/>
              <w:highlight w:val="green"/>
            </w:rPr>
          </w:rPrChange>
        </w:rPr>
      </w:pPr>
      <w:ins w:id="2844" w:author="Владимир Лаут" w:date="2021-03-25T08:30:00Z">
        <w:r w:rsidRPr="00231504">
          <w:rPr>
            <w:rFonts w:ascii="Arial" w:hAnsi="Arial" w:cs="Arial"/>
            <w:rPrChange w:id="2845" w:author="Владимир Лаут" w:date="2021-03-25T08:30:00Z">
              <w:rPr>
                <w:rFonts w:ascii="Arial" w:hAnsi="Arial" w:cs="Arial"/>
                <w:highlight w:val="green"/>
              </w:rPr>
            </w:rPrChange>
          </w:rPr>
          <w:t>признак релевантности для планирования потребности в материалах (Релевантность для ППМ)</w:t>
        </w:r>
      </w:ins>
    </w:p>
    <w:p w14:paraId="6088C1DA" w14:textId="77777777" w:rsidR="00231504" w:rsidRPr="00231504" w:rsidRDefault="00231504" w:rsidP="00231504">
      <w:pPr>
        <w:spacing w:after="240" w:line="276" w:lineRule="auto"/>
        <w:ind w:firstLine="567"/>
        <w:rPr>
          <w:ins w:id="2846" w:author="Владимир Лаут" w:date="2021-03-25T08:30:00Z"/>
          <w:rFonts w:ascii="Arial" w:hAnsi="Arial" w:cs="Arial"/>
          <w:u w:val="single"/>
          <w:rPrChange w:id="2847" w:author="Владимир Лаут" w:date="2021-03-25T08:30:00Z">
            <w:rPr>
              <w:ins w:id="2848" w:author="Владимир Лаут" w:date="2021-03-25T08:30:00Z"/>
              <w:rFonts w:ascii="Arial" w:hAnsi="Arial" w:cs="Arial"/>
              <w:highlight w:val="green"/>
              <w:u w:val="single"/>
            </w:rPr>
          </w:rPrChange>
        </w:rPr>
      </w:pPr>
      <w:ins w:id="2849" w:author="Владимир Лаут" w:date="2021-03-25T08:30:00Z">
        <w:r w:rsidRPr="00231504">
          <w:rPr>
            <w:rFonts w:ascii="Arial" w:hAnsi="Arial" w:cs="Arial"/>
            <w:u w:val="single"/>
            <w:rPrChange w:id="2850" w:author="Владимир Лаут" w:date="2021-03-25T08:30:00Z">
              <w:rPr>
                <w:rFonts w:ascii="Arial" w:hAnsi="Arial" w:cs="Arial"/>
                <w:highlight w:val="green"/>
                <w:u w:val="single"/>
              </w:rPr>
            </w:rPrChange>
          </w:rPr>
          <w:t>Признак наличия сезонных аналогов для компонентов ТК.</w:t>
        </w:r>
      </w:ins>
    </w:p>
    <w:p w14:paraId="7981B85C" w14:textId="2747799D" w:rsidR="00231504" w:rsidRPr="00231504" w:rsidRDefault="00231504" w:rsidP="00231504">
      <w:pPr>
        <w:spacing w:after="240" w:line="276" w:lineRule="auto"/>
        <w:ind w:firstLine="567"/>
        <w:rPr>
          <w:ins w:id="2851" w:author="Владимир Лаут" w:date="2021-03-25T08:30:00Z"/>
          <w:rFonts w:ascii="Arial" w:hAnsi="Arial" w:cs="Arial"/>
          <w:rPrChange w:id="2852" w:author="Владимир Лаут" w:date="2021-03-25T08:30:00Z">
            <w:rPr>
              <w:ins w:id="2853" w:author="Владимир Лаут" w:date="2021-03-25T08:30:00Z"/>
              <w:rFonts w:ascii="Arial" w:hAnsi="Arial" w:cs="Arial"/>
              <w:highlight w:val="green"/>
            </w:rPr>
          </w:rPrChange>
        </w:rPr>
      </w:pPr>
      <w:ins w:id="2854" w:author="Владимир Лаут" w:date="2021-03-25T08:30:00Z">
        <w:r w:rsidRPr="00231504">
          <w:rPr>
            <w:rFonts w:ascii="Arial" w:hAnsi="Arial" w:cs="Arial"/>
            <w:rPrChange w:id="2855" w:author="Владимир Лаут" w:date="2021-03-25T08:30:00Z">
              <w:rPr>
                <w:rFonts w:ascii="Arial" w:hAnsi="Arial" w:cs="Arial"/>
                <w:highlight w:val="green"/>
              </w:rPr>
            </w:rPrChange>
          </w:rPr>
          <w:t>В Технологических картах ТОРО на уровне компонентов указываются «базовые» материалы (</w:t>
        </w:r>
        <w:r w:rsidRPr="00231504">
          <w:rPr>
            <w:rFonts w:ascii="Arial" w:hAnsi="Arial" w:cs="Arial"/>
            <w:szCs w:val="20"/>
            <w:lang w:eastAsia="ru-RU"/>
            <w:rPrChange w:id="2856" w:author="Владимир Лаут" w:date="2021-03-25T08:30:00Z">
              <w:rPr>
                <w:rFonts w:ascii="Arial" w:hAnsi="Arial" w:cs="Arial"/>
                <w:szCs w:val="20"/>
                <w:highlight w:val="green"/>
                <w:lang w:eastAsia="ru-RU"/>
              </w:rPr>
            </w:rPrChange>
          </w:rPr>
          <w:t>например, относящийся к сезону «лето»)</w:t>
        </w:r>
        <w:r w:rsidRPr="00231504">
          <w:rPr>
            <w:rFonts w:ascii="Arial" w:hAnsi="Arial" w:cs="Arial"/>
            <w:rPrChange w:id="2857" w:author="Владимир Лаут" w:date="2021-03-25T08:30:00Z">
              <w:rPr>
                <w:rFonts w:ascii="Arial" w:hAnsi="Arial" w:cs="Arial"/>
                <w:highlight w:val="green"/>
              </w:rPr>
            </w:rPrChange>
          </w:rPr>
          <w:t>. При использовании компонентов ТК в Заказах ТОРО, в зависимости от календарного времени выполнения работ, они могут быть заменены на их сезонные аналоги.  Для идентификации таких комп</w:t>
        </w:r>
      </w:ins>
      <w:ins w:id="2858" w:author="Владимир Лаут" w:date="2021-04-07T09:49:00Z">
        <w:r w:rsidR="005A0167">
          <w:rPr>
            <w:rFonts w:ascii="Arial" w:hAnsi="Arial" w:cs="Arial"/>
          </w:rPr>
          <w:t>о</w:t>
        </w:r>
      </w:ins>
      <w:ins w:id="2859" w:author="Владимир Лаут" w:date="2021-03-25T08:30:00Z">
        <w:r w:rsidRPr="00231504">
          <w:rPr>
            <w:rFonts w:ascii="Arial" w:hAnsi="Arial" w:cs="Arial"/>
            <w:rPrChange w:id="2860" w:author="Владимир Лаут" w:date="2021-03-25T08:30:00Z">
              <w:rPr>
                <w:rFonts w:ascii="Arial" w:hAnsi="Arial" w:cs="Arial"/>
                <w:highlight w:val="green"/>
              </w:rPr>
            </w:rPrChange>
          </w:rPr>
          <w:t>нентов ТК, в поле «Наличие сезонности», указывается значение «X - Использовать сезонный аналог». Значение признака ‘X’ означает, что для такого материала есть возможность использовать сезонный аналог.</w:t>
        </w:r>
      </w:ins>
    </w:p>
    <w:p w14:paraId="008A9E68" w14:textId="77777777" w:rsidR="00231504" w:rsidRPr="00231504" w:rsidRDefault="00231504" w:rsidP="00231504">
      <w:pPr>
        <w:spacing w:after="240" w:line="276" w:lineRule="auto"/>
        <w:ind w:firstLine="567"/>
        <w:rPr>
          <w:ins w:id="2861" w:author="Владимир Лаут" w:date="2021-03-25T08:30:00Z"/>
          <w:rFonts w:ascii="Arial" w:hAnsi="Arial" w:cs="Arial"/>
          <w:szCs w:val="20"/>
          <w:lang w:eastAsia="ru-RU"/>
        </w:rPr>
      </w:pPr>
      <w:ins w:id="2862" w:author="Владимир Лаут" w:date="2021-03-25T08:30:00Z">
        <w:r w:rsidRPr="00231504">
          <w:rPr>
            <w:rFonts w:ascii="Arial" w:hAnsi="Arial" w:cs="Arial"/>
            <w:szCs w:val="20"/>
            <w:lang w:eastAsia="ru-RU"/>
            <w:rPrChange w:id="2863" w:author="Владимир Лаут" w:date="2021-03-25T08:30:00Z">
              <w:rPr>
                <w:rFonts w:ascii="Arial" w:hAnsi="Arial" w:cs="Arial"/>
                <w:szCs w:val="20"/>
                <w:highlight w:val="green"/>
                <w:lang w:eastAsia="ru-RU"/>
              </w:rPr>
            </w:rPrChange>
          </w:rPr>
          <w:t xml:space="preserve">Сезонные аналоги ведутся с использованием объекта «Спецификация материала» (с определенным типом использования). Спецификации материала создаются для «базовых» МТР, указываемых в </w:t>
        </w:r>
        <w:proofErr w:type="spellStart"/>
        <w:r w:rsidRPr="00231504">
          <w:rPr>
            <w:rFonts w:ascii="Arial" w:hAnsi="Arial" w:cs="Arial"/>
            <w:szCs w:val="20"/>
            <w:lang w:eastAsia="ru-RU"/>
            <w:rPrChange w:id="2864" w:author="Владимир Лаут" w:date="2021-03-25T08:30:00Z">
              <w:rPr>
                <w:rFonts w:ascii="Arial" w:hAnsi="Arial" w:cs="Arial"/>
                <w:szCs w:val="20"/>
                <w:highlight w:val="green"/>
                <w:lang w:eastAsia="ru-RU"/>
              </w:rPr>
            </w:rPrChange>
          </w:rPr>
          <w:t>Техкартах</w:t>
        </w:r>
        <w:proofErr w:type="spellEnd"/>
        <w:r w:rsidRPr="00231504">
          <w:rPr>
            <w:rFonts w:ascii="Arial" w:hAnsi="Arial" w:cs="Arial"/>
            <w:szCs w:val="20"/>
            <w:lang w:eastAsia="ru-RU"/>
            <w:rPrChange w:id="2865" w:author="Владимир Лаут" w:date="2021-03-25T08:30:00Z">
              <w:rPr>
                <w:rFonts w:ascii="Arial" w:hAnsi="Arial" w:cs="Arial"/>
                <w:szCs w:val="20"/>
                <w:highlight w:val="green"/>
                <w:lang w:eastAsia="ru-RU"/>
              </w:rPr>
            </w:rPrChange>
          </w:rPr>
          <w:t xml:space="preserve"> ТОРО. Ведение спецификаций описано в разделе «</w:t>
        </w:r>
        <w:r w:rsidRPr="00231504">
          <w:rPr>
            <w:rFonts w:ascii="Arial" w:hAnsi="Arial" w:cs="Arial"/>
            <w:szCs w:val="20"/>
            <w:lang w:eastAsia="ru-RU"/>
            <w:rPrChange w:id="2866" w:author="Владимир Лаут" w:date="2021-03-25T08:30:00Z">
              <w:rPr>
                <w:rFonts w:ascii="Arial" w:hAnsi="Arial" w:cs="Arial"/>
                <w:szCs w:val="20"/>
                <w:highlight w:val="green"/>
                <w:lang w:eastAsia="ru-RU"/>
              </w:rPr>
            </w:rPrChange>
          </w:rPr>
          <w:fldChar w:fldCharType="begin"/>
        </w:r>
        <w:r w:rsidRPr="00231504">
          <w:rPr>
            <w:rFonts w:ascii="Arial" w:hAnsi="Arial" w:cs="Arial"/>
            <w:szCs w:val="20"/>
            <w:lang w:eastAsia="ru-RU"/>
            <w:rPrChange w:id="2867" w:author="Владимир Лаут" w:date="2021-03-25T08:30:00Z">
              <w:rPr>
                <w:rFonts w:ascii="Arial" w:hAnsi="Arial" w:cs="Arial"/>
                <w:szCs w:val="20"/>
                <w:highlight w:val="green"/>
                <w:lang w:eastAsia="ru-RU"/>
              </w:rPr>
            </w:rPrChange>
          </w:rPr>
          <w:instrText xml:space="preserve"> REF _Ref67493709 \r \h  \* MERGEFORMAT </w:instrText>
        </w:r>
      </w:ins>
      <w:r w:rsidRPr="00231504">
        <w:rPr>
          <w:rFonts w:ascii="Arial" w:hAnsi="Arial" w:cs="Arial"/>
          <w:szCs w:val="20"/>
          <w:lang w:eastAsia="ru-RU"/>
          <w:rPrChange w:id="2868" w:author="Владимир Лаут" w:date="2021-03-25T08:30:00Z">
            <w:rPr>
              <w:rFonts w:ascii="Arial" w:hAnsi="Arial" w:cs="Arial"/>
              <w:szCs w:val="20"/>
              <w:lang w:eastAsia="ru-RU"/>
            </w:rPr>
          </w:rPrChange>
        </w:rPr>
      </w:r>
      <w:ins w:id="2869" w:author="Владимир Лаут" w:date="2021-03-25T08:30:00Z">
        <w:r w:rsidRPr="00231504">
          <w:rPr>
            <w:rFonts w:ascii="Arial" w:hAnsi="Arial" w:cs="Arial"/>
            <w:szCs w:val="20"/>
            <w:lang w:eastAsia="ru-RU"/>
            <w:rPrChange w:id="2870" w:author="Владимир Лаут" w:date="2021-03-25T08:30:00Z">
              <w:rPr>
                <w:rFonts w:ascii="Arial" w:hAnsi="Arial" w:cs="Arial"/>
                <w:szCs w:val="20"/>
                <w:highlight w:val="green"/>
                <w:lang w:eastAsia="ru-RU"/>
              </w:rPr>
            </w:rPrChange>
          </w:rPr>
          <w:fldChar w:fldCharType="separate"/>
        </w:r>
        <w:r w:rsidRPr="00231504">
          <w:rPr>
            <w:rFonts w:ascii="Arial" w:hAnsi="Arial" w:cs="Arial"/>
            <w:szCs w:val="20"/>
            <w:lang w:eastAsia="ru-RU"/>
            <w:rPrChange w:id="2871" w:author="Владимир Лаут" w:date="2021-03-25T08:30:00Z">
              <w:rPr>
                <w:rFonts w:ascii="Arial" w:hAnsi="Arial" w:cs="Arial"/>
                <w:szCs w:val="20"/>
                <w:highlight w:val="green"/>
                <w:lang w:eastAsia="ru-RU"/>
              </w:rPr>
            </w:rPrChange>
          </w:rPr>
          <w:t>3.20</w:t>
        </w:r>
        <w:r w:rsidRPr="00231504">
          <w:rPr>
            <w:rFonts w:ascii="Arial" w:hAnsi="Arial" w:cs="Arial"/>
            <w:szCs w:val="20"/>
            <w:lang w:eastAsia="ru-RU"/>
            <w:rPrChange w:id="2872" w:author="Владимир Лаут" w:date="2021-03-25T08:30:00Z">
              <w:rPr>
                <w:rFonts w:ascii="Arial" w:hAnsi="Arial" w:cs="Arial"/>
                <w:szCs w:val="20"/>
                <w:highlight w:val="green"/>
                <w:lang w:eastAsia="ru-RU"/>
              </w:rPr>
            </w:rPrChange>
          </w:rPr>
          <w:fldChar w:fldCharType="end"/>
        </w:r>
        <w:r w:rsidRPr="00231504">
          <w:rPr>
            <w:rFonts w:ascii="Arial" w:hAnsi="Arial" w:cs="Arial"/>
            <w:szCs w:val="20"/>
            <w:lang w:eastAsia="ru-RU"/>
            <w:rPrChange w:id="2873" w:author="Владимир Лаут" w:date="2021-03-25T08:30:00Z">
              <w:rPr>
                <w:rFonts w:ascii="Arial" w:hAnsi="Arial" w:cs="Arial"/>
                <w:szCs w:val="20"/>
                <w:highlight w:val="green"/>
                <w:lang w:eastAsia="ru-RU"/>
              </w:rPr>
            </w:rPrChange>
          </w:rPr>
          <w:t xml:space="preserve"> </w:t>
        </w:r>
        <w:r w:rsidRPr="00231504">
          <w:rPr>
            <w:rFonts w:ascii="Arial" w:hAnsi="Arial" w:cs="Arial"/>
            <w:szCs w:val="20"/>
            <w:lang w:eastAsia="ru-RU"/>
            <w:rPrChange w:id="2874" w:author="Владимир Лаут" w:date="2021-03-25T08:30:00Z">
              <w:rPr>
                <w:rFonts w:ascii="Arial" w:hAnsi="Arial" w:cs="Arial"/>
                <w:szCs w:val="20"/>
                <w:highlight w:val="green"/>
                <w:lang w:eastAsia="ru-RU"/>
              </w:rPr>
            </w:rPrChange>
          </w:rPr>
          <w:fldChar w:fldCharType="begin"/>
        </w:r>
        <w:r w:rsidRPr="00231504">
          <w:rPr>
            <w:rFonts w:ascii="Arial" w:hAnsi="Arial" w:cs="Arial"/>
            <w:szCs w:val="20"/>
            <w:lang w:eastAsia="ru-RU"/>
            <w:rPrChange w:id="2875" w:author="Владимир Лаут" w:date="2021-03-25T08:30:00Z">
              <w:rPr>
                <w:rFonts w:ascii="Arial" w:hAnsi="Arial" w:cs="Arial"/>
                <w:szCs w:val="20"/>
                <w:highlight w:val="green"/>
                <w:lang w:eastAsia="ru-RU"/>
              </w:rPr>
            </w:rPrChange>
          </w:rPr>
          <w:instrText xml:space="preserve"> REF _Ref67493712 \h  \* MERGEFORMAT </w:instrText>
        </w:r>
      </w:ins>
      <w:r w:rsidRPr="00231504">
        <w:rPr>
          <w:rFonts w:ascii="Arial" w:hAnsi="Arial" w:cs="Arial"/>
          <w:szCs w:val="20"/>
          <w:lang w:eastAsia="ru-RU"/>
          <w:rPrChange w:id="2876" w:author="Владимир Лаут" w:date="2021-03-25T08:30:00Z">
            <w:rPr>
              <w:rFonts w:ascii="Arial" w:hAnsi="Arial" w:cs="Arial"/>
              <w:szCs w:val="20"/>
              <w:lang w:eastAsia="ru-RU"/>
            </w:rPr>
          </w:rPrChange>
        </w:rPr>
      </w:r>
      <w:ins w:id="2877" w:author="Владимир Лаут" w:date="2021-03-25T08:30:00Z">
        <w:r w:rsidRPr="00231504">
          <w:rPr>
            <w:rFonts w:ascii="Arial" w:hAnsi="Arial" w:cs="Arial"/>
            <w:szCs w:val="20"/>
            <w:lang w:eastAsia="ru-RU"/>
            <w:rPrChange w:id="2878" w:author="Владимир Лаут" w:date="2021-03-25T08:30:00Z">
              <w:rPr>
                <w:rFonts w:ascii="Arial" w:hAnsi="Arial" w:cs="Arial"/>
                <w:szCs w:val="20"/>
                <w:highlight w:val="green"/>
                <w:lang w:eastAsia="ru-RU"/>
              </w:rPr>
            </w:rPrChange>
          </w:rPr>
          <w:fldChar w:fldCharType="separate"/>
        </w:r>
        <w:r w:rsidRPr="00231504">
          <w:rPr>
            <w:rFonts w:ascii="Arial" w:hAnsi="Arial" w:cs="Arial"/>
            <w:szCs w:val="20"/>
            <w:lang w:eastAsia="ru-RU"/>
            <w:rPrChange w:id="2879" w:author="Владимир Лаут" w:date="2021-03-25T08:30:00Z">
              <w:rPr>
                <w:rFonts w:ascii="Arial" w:hAnsi="Arial" w:cs="Arial"/>
                <w:szCs w:val="20"/>
                <w:highlight w:val="green"/>
                <w:lang w:eastAsia="ru-RU"/>
              </w:rPr>
            </w:rPrChange>
          </w:rPr>
          <w:t>Объект основных данных PM_41, PM_42 Спецификации.</w:t>
        </w:r>
        <w:r w:rsidRPr="00231504">
          <w:rPr>
            <w:rFonts w:ascii="Arial" w:hAnsi="Arial" w:cs="Arial"/>
            <w:szCs w:val="20"/>
            <w:lang w:eastAsia="ru-RU"/>
            <w:rPrChange w:id="2880" w:author="Владимир Лаут" w:date="2021-03-25T08:30:00Z">
              <w:rPr>
                <w:rFonts w:ascii="Arial" w:hAnsi="Arial" w:cs="Arial"/>
                <w:szCs w:val="20"/>
                <w:highlight w:val="green"/>
                <w:lang w:eastAsia="ru-RU"/>
              </w:rPr>
            </w:rPrChange>
          </w:rPr>
          <w:fldChar w:fldCharType="end"/>
        </w:r>
        <w:r w:rsidRPr="00231504">
          <w:rPr>
            <w:rFonts w:ascii="Arial" w:hAnsi="Arial" w:cs="Arial"/>
            <w:szCs w:val="20"/>
            <w:lang w:eastAsia="ru-RU"/>
            <w:rPrChange w:id="2881" w:author="Владимир Лаут" w:date="2021-03-25T08:30:00Z">
              <w:rPr>
                <w:rFonts w:ascii="Arial" w:hAnsi="Arial" w:cs="Arial"/>
                <w:szCs w:val="20"/>
                <w:highlight w:val="green"/>
                <w:lang w:eastAsia="ru-RU"/>
              </w:rPr>
            </w:rPrChange>
          </w:rPr>
          <w:t>».</w:t>
        </w:r>
      </w:ins>
    </w:p>
    <w:p w14:paraId="60EBAE5B" w14:textId="77777777" w:rsidR="00231504" w:rsidRPr="00231504" w:rsidRDefault="00231504" w:rsidP="00231504">
      <w:pPr>
        <w:spacing w:after="240" w:line="276" w:lineRule="auto"/>
        <w:ind w:firstLine="567"/>
        <w:rPr>
          <w:ins w:id="2882" w:author="Владимир Лаут" w:date="2021-03-25T08:30:00Z"/>
          <w:rFonts w:ascii="Arial" w:hAnsi="Arial" w:cs="Arial"/>
        </w:rPr>
      </w:pPr>
      <w:ins w:id="2883" w:author="Владимир Лаут" w:date="2021-03-25T08:30:00Z">
        <w:r w:rsidRPr="00231504">
          <w:rPr>
            <w:rFonts w:ascii="Arial" w:hAnsi="Arial" w:cs="Arial"/>
            <w:rPrChange w:id="2884" w:author="Владимир Лаут" w:date="2021-03-25T08:30:00Z">
              <w:rPr>
                <w:rFonts w:ascii="Arial" w:hAnsi="Arial" w:cs="Arial"/>
                <w:highlight w:val="green"/>
              </w:rPr>
            </w:rPrChange>
          </w:rPr>
          <w:t>Разработка по расширению ТК на ведение признака  «Наличие сезонности» описана в разделе «</w:t>
        </w:r>
        <w:r w:rsidRPr="00231504">
          <w:rPr>
            <w:rFonts w:ascii="Arial" w:hAnsi="Arial" w:cs="Arial"/>
            <w:rPrChange w:id="2885" w:author="Владимир Лаут" w:date="2021-03-25T08:30:00Z">
              <w:rPr>
                <w:rFonts w:ascii="Arial" w:hAnsi="Arial" w:cs="Arial"/>
                <w:highlight w:val="green"/>
              </w:rPr>
            </w:rPrChange>
          </w:rPr>
          <w:fldChar w:fldCharType="begin"/>
        </w:r>
        <w:r w:rsidRPr="00231504">
          <w:rPr>
            <w:rFonts w:ascii="Arial" w:hAnsi="Arial" w:cs="Arial"/>
            <w:rPrChange w:id="2886" w:author="Владимир Лаут" w:date="2021-03-25T08:30:00Z">
              <w:rPr>
                <w:rFonts w:ascii="Arial" w:hAnsi="Arial" w:cs="Arial"/>
                <w:highlight w:val="green"/>
              </w:rPr>
            </w:rPrChange>
          </w:rPr>
          <w:instrText xml:space="preserve"> REF _Ref67491964 \r \h  \* MERGEFORMAT </w:instrText>
        </w:r>
      </w:ins>
      <w:r w:rsidRPr="00231504">
        <w:rPr>
          <w:rFonts w:ascii="Arial" w:hAnsi="Arial" w:cs="Arial"/>
          <w:rPrChange w:id="2887" w:author="Владимир Лаут" w:date="2021-03-25T08:30:00Z">
            <w:rPr>
              <w:rFonts w:ascii="Arial" w:hAnsi="Arial" w:cs="Arial"/>
            </w:rPr>
          </w:rPrChange>
        </w:rPr>
      </w:r>
      <w:ins w:id="2888" w:author="Владимир Лаут" w:date="2021-03-25T08:30:00Z">
        <w:r w:rsidRPr="00231504">
          <w:rPr>
            <w:rFonts w:ascii="Arial" w:hAnsi="Arial" w:cs="Arial"/>
            <w:rPrChange w:id="2889" w:author="Владимир Лаут" w:date="2021-03-25T08:30:00Z">
              <w:rPr>
                <w:rFonts w:ascii="Arial" w:hAnsi="Arial" w:cs="Arial"/>
                <w:highlight w:val="green"/>
              </w:rPr>
            </w:rPrChange>
          </w:rPr>
          <w:fldChar w:fldCharType="separate"/>
        </w:r>
        <w:r w:rsidRPr="00231504">
          <w:rPr>
            <w:rFonts w:ascii="Arial" w:hAnsi="Arial" w:cs="Arial"/>
            <w:rPrChange w:id="2890" w:author="Владимир Лаут" w:date="2021-03-25T08:30:00Z">
              <w:rPr>
                <w:rFonts w:ascii="Arial" w:hAnsi="Arial" w:cs="Arial"/>
                <w:highlight w:val="green"/>
              </w:rPr>
            </w:rPrChange>
          </w:rPr>
          <w:t>3.5.5</w:t>
        </w:r>
        <w:r w:rsidRPr="00231504">
          <w:rPr>
            <w:rFonts w:ascii="Arial" w:hAnsi="Arial" w:cs="Arial"/>
            <w:rPrChange w:id="2891" w:author="Владимир Лаут" w:date="2021-03-25T08:30:00Z">
              <w:rPr>
                <w:rFonts w:ascii="Arial" w:hAnsi="Arial" w:cs="Arial"/>
                <w:highlight w:val="green"/>
              </w:rPr>
            </w:rPrChange>
          </w:rPr>
          <w:fldChar w:fldCharType="end"/>
        </w:r>
        <w:r w:rsidRPr="00231504">
          <w:rPr>
            <w:rFonts w:ascii="Arial" w:hAnsi="Arial" w:cs="Arial"/>
            <w:rPrChange w:id="2892" w:author="Владимир Лаут" w:date="2021-03-25T08:30:00Z">
              <w:rPr>
                <w:rFonts w:ascii="Arial" w:hAnsi="Arial" w:cs="Arial"/>
                <w:highlight w:val="green"/>
              </w:rPr>
            </w:rPrChange>
          </w:rPr>
          <w:t xml:space="preserve"> </w:t>
        </w:r>
        <w:r w:rsidRPr="00231504">
          <w:rPr>
            <w:rFonts w:ascii="Arial" w:hAnsi="Arial" w:cs="Arial"/>
            <w:rPrChange w:id="2893" w:author="Владимир Лаут" w:date="2021-03-25T08:30:00Z">
              <w:rPr>
                <w:rFonts w:ascii="Arial" w:hAnsi="Arial" w:cs="Arial"/>
                <w:highlight w:val="green"/>
              </w:rPr>
            </w:rPrChange>
          </w:rPr>
          <w:fldChar w:fldCharType="begin"/>
        </w:r>
        <w:r w:rsidRPr="00231504">
          <w:rPr>
            <w:rFonts w:ascii="Arial" w:hAnsi="Arial" w:cs="Arial"/>
            <w:rPrChange w:id="2894" w:author="Владимир Лаут" w:date="2021-03-25T08:30:00Z">
              <w:rPr>
                <w:rFonts w:ascii="Arial" w:hAnsi="Arial" w:cs="Arial"/>
                <w:highlight w:val="green"/>
              </w:rPr>
            </w:rPrChange>
          </w:rPr>
          <w:instrText xml:space="preserve"> REF _Ref67491969 \h  \* MERGEFORMAT </w:instrText>
        </w:r>
      </w:ins>
      <w:r w:rsidRPr="00231504">
        <w:rPr>
          <w:rFonts w:ascii="Arial" w:hAnsi="Arial" w:cs="Arial"/>
          <w:rPrChange w:id="2895" w:author="Владимир Лаут" w:date="2021-03-25T08:30:00Z">
            <w:rPr>
              <w:rFonts w:ascii="Arial" w:hAnsi="Arial" w:cs="Arial"/>
            </w:rPr>
          </w:rPrChange>
        </w:rPr>
      </w:r>
      <w:ins w:id="2896" w:author="Владимир Лаут" w:date="2021-03-25T08:30:00Z">
        <w:r w:rsidRPr="00231504">
          <w:rPr>
            <w:rFonts w:ascii="Arial" w:hAnsi="Arial" w:cs="Arial"/>
            <w:rPrChange w:id="2897" w:author="Владимир Лаут" w:date="2021-03-25T08:30:00Z">
              <w:rPr>
                <w:rFonts w:ascii="Arial" w:hAnsi="Arial" w:cs="Arial"/>
                <w:highlight w:val="green"/>
              </w:rPr>
            </w:rPrChange>
          </w:rPr>
          <w:fldChar w:fldCharType="separate"/>
        </w:r>
        <w:r w:rsidRPr="00231504">
          <w:rPr>
            <w:rFonts w:ascii="Arial" w:hAnsi="Arial" w:cs="Arial"/>
            <w:rPrChange w:id="2898" w:author="Владимир Лаут" w:date="2021-03-25T08:30:00Z">
              <w:rPr>
                <w:rFonts w:ascii="Arial" w:hAnsi="Arial" w:cs="Arial"/>
                <w:highlight w:val="green"/>
              </w:rPr>
            </w:rPrChange>
          </w:rPr>
          <w:t>Особенности технической реализации</w:t>
        </w:r>
        <w:r w:rsidRPr="00231504">
          <w:rPr>
            <w:rFonts w:ascii="Arial" w:hAnsi="Arial" w:cs="Arial"/>
            <w:rPrChange w:id="2899" w:author="Владимир Лаут" w:date="2021-03-25T08:30:00Z">
              <w:rPr>
                <w:rFonts w:ascii="Arial" w:hAnsi="Arial" w:cs="Arial"/>
                <w:highlight w:val="green"/>
              </w:rPr>
            </w:rPrChange>
          </w:rPr>
          <w:fldChar w:fldCharType="end"/>
        </w:r>
        <w:r w:rsidRPr="00231504">
          <w:rPr>
            <w:rFonts w:ascii="Arial" w:hAnsi="Arial" w:cs="Arial"/>
            <w:rPrChange w:id="2900" w:author="Владимир Лаут" w:date="2021-03-25T08:30:00Z">
              <w:rPr>
                <w:rFonts w:ascii="Arial" w:hAnsi="Arial" w:cs="Arial"/>
                <w:highlight w:val="green"/>
              </w:rPr>
            </w:rPrChange>
          </w:rPr>
          <w:t>».</w:t>
        </w:r>
      </w:ins>
    </w:p>
    <w:p w14:paraId="4C8CCA33" w14:textId="77777777" w:rsidR="00231504" w:rsidRPr="00231504" w:rsidRDefault="00231504" w:rsidP="00231504">
      <w:pPr>
        <w:spacing w:after="240" w:line="276" w:lineRule="auto"/>
        <w:ind w:firstLine="567"/>
        <w:rPr>
          <w:ins w:id="2901" w:author="Владимир Лаут" w:date="2021-03-25T08:30:00Z"/>
          <w:rFonts w:ascii="Arial" w:hAnsi="Arial" w:cs="Arial"/>
          <w:u w:val="single"/>
        </w:rPr>
      </w:pPr>
      <w:ins w:id="2902" w:author="Владимир Лаут" w:date="2021-03-25T08:30:00Z">
        <w:r w:rsidRPr="00231504">
          <w:rPr>
            <w:rFonts w:ascii="Arial" w:hAnsi="Arial" w:cs="Arial"/>
            <w:u w:val="single"/>
            <w:rPrChange w:id="2903" w:author="Владимир Лаут" w:date="2021-03-25T08:30:00Z">
              <w:rPr>
                <w:rFonts w:ascii="Arial" w:hAnsi="Arial" w:cs="Arial"/>
                <w:highlight w:val="green"/>
                <w:u w:val="single"/>
              </w:rPr>
            </w:rPrChange>
          </w:rPr>
          <w:t>Признака регулярно-потребляемого МТР.</w:t>
        </w:r>
      </w:ins>
    </w:p>
    <w:p w14:paraId="5035F678" w14:textId="77777777" w:rsidR="00231504" w:rsidRPr="00231504" w:rsidRDefault="00231504" w:rsidP="00231504">
      <w:pPr>
        <w:spacing w:after="240" w:line="276" w:lineRule="auto"/>
        <w:ind w:firstLine="567"/>
        <w:rPr>
          <w:ins w:id="2904" w:author="Владимир Лаут" w:date="2021-03-25T08:30:00Z"/>
          <w:rFonts w:ascii="Arial" w:hAnsi="Arial" w:cs="Arial"/>
        </w:rPr>
      </w:pPr>
      <w:ins w:id="2905" w:author="Владимир Лаут" w:date="2021-03-25T08:30:00Z">
        <w:r w:rsidRPr="00231504">
          <w:rPr>
            <w:rFonts w:ascii="Arial" w:hAnsi="Arial" w:cs="Arial"/>
            <w:rPrChange w:id="2906" w:author="Владимир Лаут" w:date="2021-03-25T08:30:00Z">
              <w:rPr>
                <w:rFonts w:ascii="Arial" w:hAnsi="Arial" w:cs="Arial"/>
                <w:highlight w:val="green"/>
              </w:rPr>
            </w:rPrChange>
          </w:rPr>
          <w:t xml:space="preserve">Для компонентов ТК, которые являются регулярно-потребляемыми материалами, используется дополнительный аналитический признак «РПМ». Для идентификации таких компонентов ТК, в поле «РПМ» указывается значение «X - Да». Данный признак является информационным. Аналитика «РПМ» используется в Формуляре технологической карты для обозначения соответствующих материалов. </w:t>
        </w:r>
        <w:r w:rsidRPr="00231504">
          <w:rPr>
            <w:rFonts w:ascii="Arial" w:hAnsi="Arial" w:cs="Arial"/>
          </w:rPr>
          <w:t xml:space="preserve"> </w:t>
        </w:r>
      </w:ins>
    </w:p>
    <w:p w14:paraId="413D41AB" w14:textId="77777777" w:rsidR="00231504" w:rsidRPr="00231504" w:rsidRDefault="00231504" w:rsidP="00231504">
      <w:pPr>
        <w:spacing w:after="240" w:line="276" w:lineRule="auto"/>
        <w:ind w:firstLine="567"/>
        <w:rPr>
          <w:ins w:id="2907" w:author="Владимир Лаут" w:date="2021-03-25T08:30:00Z"/>
          <w:rFonts w:ascii="Arial" w:hAnsi="Arial" w:cs="Arial"/>
        </w:rPr>
      </w:pPr>
      <w:ins w:id="2908" w:author="Владимир Лаут" w:date="2021-03-25T08:30:00Z">
        <w:r w:rsidRPr="00231504">
          <w:rPr>
            <w:rFonts w:ascii="Arial" w:hAnsi="Arial" w:cs="Arial"/>
            <w:rPrChange w:id="2909" w:author="Владимир Лаут" w:date="2021-03-25T08:30:00Z">
              <w:rPr>
                <w:rFonts w:ascii="Arial" w:hAnsi="Arial" w:cs="Arial"/>
                <w:highlight w:val="green"/>
              </w:rPr>
            </w:rPrChange>
          </w:rPr>
          <w:t>Разработка по расширению ТК на ведение признака  «РПМ» описана в разделе «</w:t>
        </w:r>
        <w:r w:rsidRPr="00231504">
          <w:rPr>
            <w:rFonts w:ascii="Arial" w:hAnsi="Arial" w:cs="Arial"/>
            <w:rPrChange w:id="2910" w:author="Владимир Лаут" w:date="2021-03-25T08:30:00Z">
              <w:rPr>
                <w:rFonts w:ascii="Arial" w:hAnsi="Arial" w:cs="Arial"/>
                <w:highlight w:val="green"/>
              </w:rPr>
            </w:rPrChange>
          </w:rPr>
          <w:fldChar w:fldCharType="begin"/>
        </w:r>
        <w:r w:rsidRPr="00231504">
          <w:rPr>
            <w:rFonts w:ascii="Arial" w:hAnsi="Arial" w:cs="Arial"/>
            <w:rPrChange w:id="2911" w:author="Владимир Лаут" w:date="2021-03-25T08:30:00Z">
              <w:rPr>
                <w:rFonts w:ascii="Arial" w:hAnsi="Arial" w:cs="Arial"/>
                <w:highlight w:val="green"/>
              </w:rPr>
            </w:rPrChange>
          </w:rPr>
          <w:instrText xml:space="preserve"> REF _Ref67491964 \r \h  \* MERGEFORMAT </w:instrText>
        </w:r>
      </w:ins>
      <w:r w:rsidRPr="00231504">
        <w:rPr>
          <w:rFonts w:ascii="Arial" w:hAnsi="Arial" w:cs="Arial"/>
          <w:rPrChange w:id="2912" w:author="Владимир Лаут" w:date="2021-03-25T08:30:00Z">
            <w:rPr>
              <w:rFonts w:ascii="Arial" w:hAnsi="Arial" w:cs="Arial"/>
            </w:rPr>
          </w:rPrChange>
        </w:rPr>
      </w:r>
      <w:ins w:id="2913" w:author="Владимир Лаут" w:date="2021-03-25T08:30:00Z">
        <w:r w:rsidRPr="00231504">
          <w:rPr>
            <w:rFonts w:ascii="Arial" w:hAnsi="Arial" w:cs="Arial"/>
            <w:rPrChange w:id="2914" w:author="Владимир Лаут" w:date="2021-03-25T08:30:00Z">
              <w:rPr>
                <w:rFonts w:ascii="Arial" w:hAnsi="Arial" w:cs="Arial"/>
                <w:highlight w:val="green"/>
              </w:rPr>
            </w:rPrChange>
          </w:rPr>
          <w:fldChar w:fldCharType="separate"/>
        </w:r>
        <w:r w:rsidRPr="00231504">
          <w:rPr>
            <w:rFonts w:ascii="Arial" w:hAnsi="Arial" w:cs="Arial"/>
            <w:rPrChange w:id="2915" w:author="Владимир Лаут" w:date="2021-03-25T08:30:00Z">
              <w:rPr>
                <w:rFonts w:ascii="Arial" w:hAnsi="Arial" w:cs="Arial"/>
                <w:highlight w:val="green"/>
              </w:rPr>
            </w:rPrChange>
          </w:rPr>
          <w:t>3.5.5</w:t>
        </w:r>
        <w:r w:rsidRPr="00231504">
          <w:rPr>
            <w:rFonts w:ascii="Arial" w:hAnsi="Arial" w:cs="Arial"/>
            <w:rPrChange w:id="2916" w:author="Владимир Лаут" w:date="2021-03-25T08:30:00Z">
              <w:rPr>
                <w:rFonts w:ascii="Arial" w:hAnsi="Arial" w:cs="Arial"/>
                <w:highlight w:val="green"/>
              </w:rPr>
            </w:rPrChange>
          </w:rPr>
          <w:fldChar w:fldCharType="end"/>
        </w:r>
        <w:r w:rsidRPr="00231504">
          <w:rPr>
            <w:rFonts w:ascii="Arial" w:hAnsi="Arial" w:cs="Arial"/>
            <w:rPrChange w:id="2917" w:author="Владимир Лаут" w:date="2021-03-25T08:30:00Z">
              <w:rPr>
                <w:rFonts w:ascii="Arial" w:hAnsi="Arial" w:cs="Arial"/>
                <w:highlight w:val="green"/>
              </w:rPr>
            </w:rPrChange>
          </w:rPr>
          <w:t xml:space="preserve"> </w:t>
        </w:r>
        <w:r w:rsidRPr="00231504">
          <w:rPr>
            <w:rFonts w:ascii="Arial" w:hAnsi="Arial" w:cs="Arial"/>
            <w:rPrChange w:id="2918" w:author="Владимир Лаут" w:date="2021-03-25T08:30:00Z">
              <w:rPr>
                <w:rFonts w:ascii="Arial" w:hAnsi="Arial" w:cs="Arial"/>
                <w:highlight w:val="green"/>
              </w:rPr>
            </w:rPrChange>
          </w:rPr>
          <w:fldChar w:fldCharType="begin"/>
        </w:r>
        <w:r w:rsidRPr="00231504">
          <w:rPr>
            <w:rFonts w:ascii="Arial" w:hAnsi="Arial" w:cs="Arial"/>
            <w:rPrChange w:id="2919" w:author="Владимир Лаут" w:date="2021-03-25T08:30:00Z">
              <w:rPr>
                <w:rFonts w:ascii="Arial" w:hAnsi="Arial" w:cs="Arial"/>
                <w:highlight w:val="green"/>
              </w:rPr>
            </w:rPrChange>
          </w:rPr>
          <w:instrText xml:space="preserve"> REF _Ref67491969 \h  \* MERGEFORMAT </w:instrText>
        </w:r>
      </w:ins>
      <w:r w:rsidRPr="00231504">
        <w:rPr>
          <w:rFonts w:ascii="Arial" w:hAnsi="Arial" w:cs="Arial"/>
          <w:rPrChange w:id="2920" w:author="Владимир Лаут" w:date="2021-03-25T08:30:00Z">
            <w:rPr>
              <w:rFonts w:ascii="Arial" w:hAnsi="Arial" w:cs="Arial"/>
            </w:rPr>
          </w:rPrChange>
        </w:rPr>
      </w:r>
      <w:ins w:id="2921" w:author="Владимир Лаут" w:date="2021-03-25T08:30:00Z">
        <w:r w:rsidRPr="00231504">
          <w:rPr>
            <w:rFonts w:ascii="Arial" w:hAnsi="Arial" w:cs="Arial"/>
            <w:rPrChange w:id="2922" w:author="Владимир Лаут" w:date="2021-03-25T08:30:00Z">
              <w:rPr>
                <w:rFonts w:ascii="Arial" w:hAnsi="Arial" w:cs="Arial"/>
                <w:highlight w:val="green"/>
              </w:rPr>
            </w:rPrChange>
          </w:rPr>
          <w:fldChar w:fldCharType="separate"/>
        </w:r>
        <w:r w:rsidRPr="00231504">
          <w:rPr>
            <w:rFonts w:ascii="Arial" w:hAnsi="Arial" w:cs="Arial"/>
            <w:rPrChange w:id="2923" w:author="Владимир Лаут" w:date="2021-03-25T08:30:00Z">
              <w:rPr>
                <w:rFonts w:ascii="Arial" w:hAnsi="Arial" w:cs="Arial"/>
                <w:highlight w:val="green"/>
              </w:rPr>
            </w:rPrChange>
          </w:rPr>
          <w:t>Особенности технической реализации</w:t>
        </w:r>
        <w:r w:rsidRPr="00231504">
          <w:rPr>
            <w:rFonts w:ascii="Arial" w:hAnsi="Arial" w:cs="Arial"/>
            <w:rPrChange w:id="2924" w:author="Владимир Лаут" w:date="2021-03-25T08:30:00Z">
              <w:rPr>
                <w:rFonts w:ascii="Arial" w:hAnsi="Arial" w:cs="Arial"/>
                <w:highlight w:val="green"/>
              </w:rPr>
            </w:rPrChange>
          </w:rPr>
          <w:fldChar w:fldCharType="end"/>
        </w:r>
        <w:r w:rsidRPr="00231504">
          <w:rPr>
            <w:rFonts w:ascii="Arial" w:hAnsi="Arial" w:cs="Arial"/>
            <w:rPrChange w:id="2925" w:author="Владимир Лаут" w:date="2021-03-25T08:30:00Z">
              <w:rPr>
                <w:rFonts w:ascii="Arial" w:hAnsi="Arial" w:cs="Arial"/>
                <w:highlight w:val="green"/>
              </w:rPr>
            </w:rPrChange>
          </w:rPr>
          <w:t>».</w:t>
        </w:r>
      </w:ins>
    </w:p>
    <w:p w14:paraId="660D226C" w14:textId="77777777" w:rsidR="00231504" w:rsidRPr="00231504" w:rsidRDefault="00231504" w:rsidP="00231504">
      <w:pPr>
        <w:spacing w:after="240" w:line="276" w:lineRule="auto"/>
        <w:ind w:firstLine="567"/>
        <w:rPr>
          <w:ins w:id="2926" w:author="Владимир Лаут" w:date="2021-03-25T08:30:00Z"/>
          <w:rFonts w:ascii="Arial" w:hAnsi="Arial" w:cs="Arial"/>
          <w:u w:val="single"/>
          <w:rPrChange w:id="2927" w:author="Владимир Лаут" w:date="2021-03-25T08:30:00Z">
            <w:rPr>
              <w:ins w:id="2928" w:author="Владимир Лаут" w:date="2021-03-25T08:30:00Z"/>
              <w:rFonts w:ascii="Arial" w:hAnsi="Arial" w:cs="Arial"/>
              <w:highlight w:val="green"/>
              <w:u w:val="single"/>
            </w:rPr>
          </w:rPrChange>
        </w:rPr>
      </w:pPr>
      <w:ins w:id="2929" w:author="Владимир Лаут" w:date="2021-03-25T08:30:00Z">
        <w:r w:rsidRPr="00231504">
          <w:rPr>
            <w:rFonts w:ascii="Arial" w:hAnsi="Arial" w:cs="Arial"/>
            <w:u w:val="single"/>
            <w:rPrChange w:id="2930" w:author="Владимир Лаут" w:date="2021-03-25T08:30:00Z">
              <w:rPr>
                <w:rFonts w:ascii="Arial" w:hAnsi="Arial" w:cs="Arial"/>
                <w:highlight w:val="green"/>
                <w:u w:val="single"/>
              </w:rPr>
            </w:rPrChange>
          </w:rPr>
          <w:t>Признака релевантности для планирования потребности в МТР.</w:t>
        </w:r>
      </w:ins>
    </w:p>
    <w:p w14:paraId="20EE7941" w14:textId="77777777" w:rsidR="00231504" w:rsidRPr="00231504" w:rsidRDefault="00231504" w:rsidP="00231504">
      <w:pPr>
        <w:spacing w:after="240" w:line="276" w:lineRule="auto"/>
        <w:ind w:firstLine="567"/>
        <w:rPr>
          <w:ins w:id="2931" w:author="Владимир Лаут" w:date="2021-03-25T08:30:00Z"/>
          <w:rFonts w:ascii="Arial" w:hAnsi="Arial" w:cs="Arial"/>
        </w:rPr>
      </w:pPr>
      <w:ins w:id="2932" w:author="Владимир Лаут" w:date="2021-03-25T08:30:00Z">
        <w:r w:rsidRPr="00231504">
          <w:rPr>
            <w:rFonts w:ascii="Arial" w:hAnsi="Arial" w:cs="Arial"/>
            <w:rPrChange w:id="2933" w:author="Владимир Лаут" w:date="2021-03-25T08:30:00Z">
              <w:rPr>
                <w:rFonts w:ascii="Arial" w:hAnsi="Arial" w:cs="Arial"/>
                <w:highlight w:val="green"/>
              </w:rPr>
            </w:rPrChange>
          </w:rPr>
          <w:lastRenderedPageBreak/>
          <w:t>Компоненты ТК, потребность в которых не планируется на техническое обслуживание и ремонт производственного актива, должна быть помечена, как не релевантная для ППМ. Для идентификации таких компонентов ТК, в поле «</w:t>
        </w:r>
        <w:proofErr w:type="spellStart"/>
        <w:proofErr w:type="gramStart"/>
        <w:r w:rsidRPr="00231504">
          <w:rPr>
            <w:rFonts w:ascii="Arial" w:hAnsi="Arial" w:cs="Arial"/>
            <w:rPrChange w:id="2934" w:author="Владимир Лаут" w:date="2021-03-25T08:30:00Z">
              <w:rPr>
                <w:rFonts w:ascii="Arial" w:hAnsi="Arial" w:cs="Arial"/>
                <w:highlight w:val="green"/>
              </w:rPr>
            </w:rPrChange>
          </w:rPr>
          <w:t>Резервиров</w:t>
        </w:r>
        <w:proofErr w:type="spellEnd"/>
        <w:r w:rsidRPr="00231504">
          <w:rPr>
            <w:rFonts w:ascii="Arial" w:hAnsi="Arial" w:cs="Arial"/>
            <w:rPrChange w:id="2935" w:author="Владимир Лаут" w:date="2021-03-25T08:30:00Z">
              <w:rPr>
                <w:rFonts w:ascii="Arial" w:hAnsi="Arial" w:cs="Arial"/>
                <w:highlight w:val="green"/>
              </w:rPr>
            </w:rPrChange>
          </w:rPr>
          <w:t>./</w:t>
        </w:r>
        <w:proofErr w:type="gramEnd"/>
        <w:r w:rsidRPr="00231504">
          <w:rPr>
            <w:rFonts w:ascii="Arial" w:hAnsi="Arial" w:cs="Arial"/>
            <w:rPrChange w:id="2936" w:author="Владимир Лаут" w:date="2021-03-25T08:30:00Z">
              <w:rPr>
                <w:rFonts w:ascii="Arial" w:hAnsi="Arial" w:cs="Arial"/>
                <w:highlight w:val="green"/>
              </w:rPr>
            </w:rPrChange>
          </w:rPr>
          <w:t xml:space="preserve">заявка», указывается значение «1 - Не релевантно для ППМ». </w:t>
        </w:r>
      </w:ins>
    </w:p>
    <w:p w14:paraId="5D3A1C78" w14:textId="77AE7B4A" w:rsidR="00231504" w:rsidRDefault="00231504" w:rsidP="00231504">
      <w:pPr>
        <w:spacing w:after="240" w:line="276" w:lineRule="auto"/>
        <w:ind w:firstLine="567"/>
        <w:rPr>
          <w:rFonts w:ascii="Arial" w:hAnsi="Arial" w:cs="Arial"/>
        </w:rPr>
      </w:pPr>
      <w:ins w:id="2937" w:author="Владимир Лаут" w:date="2021-03-25T08:30:00Z">
        <w:r w:rsidRPr="00231504">
          <w:rPr>
            <w:rFonts w:ascii="Arial" w:hAnsi="Arial" w:cs="Arial"/>
            <w:rPrChange w:id="2938" w:author="Владимир Лаут" w:date="2021-03-25T08:30:00Z">
              <w:rPr>
                <w:rFonts w:ascii="Arial" w:hAnsi="Arial" w:cs="Arial"/>
                <w:highlight w:val="green"/>
              </w:rPr>
            </w:rPrChange>
          </w:rPr>
          <w:t xml:space="preserve">Использование признака «Релевантность для ППМ» при создании Заказа ТОРО описана в документе «ERP.13.9.2.52_PM_КД Годовое планирование воздействий на </w:t>
        </w:r>
        <w:proofErr w:type="gramStart"/>
        <w:r w:rsidRPr="00231504">
          <w:rPr>
            <w:rFonts w:ascii="Arial" w:hAnsi="Arial" w:cs="Arial"/>
            <w:rPrChange w:id="2939" w:author="Владимир Лаут" w:date="2021-03-25T08:30:00Z">
              <w:rPr>
                <w:rFonts w:ascii="Arial" w:hAnsi="Arial" w:cs="Arial"/>
                <w:highlight w:val="green"/>
              </w:rPr>
            </w:rPrChange>
          </w:rPr>
          <w:t>ПА»  раздел</w:t>
        </w:r>
        <w:proofErr w:type="gramEnd"/>
        <w:r w:rsidRPr="00231504">
          <w:rPr>
            <w:rFonts w:ascii="Arial" w:hAnsi="Arial" w:cs="Arial"/>
            <w:rPrChange w:id="2940" w:author="Владимир Лаут" w:date="2021-03-25T08:30:00Z">
              <w:rPr>
                <w:rFonts w:ascii="Arial" w:hAnsi="Arial" w:cs="Arial"/>
                <w:highlight w:val="green"/>
              </w:rPr>
            </w:rPrChange>
          </w:rPr>
          <w:t xml:space="preserve"> «5.10.7.3</w:t>
        </w:r>
        <w:r w:rsidRPr="00231504">
          <w:rPr>
            <w:rFonts w:ascii="Arial" w:hAnsi="Arial" w:cs="Arial"/>
            <w:rPrChange w:id="2941" w:author="Владимир Лаут" w:date="2021-03-25T08:30:00Z">
              <w:rPr>
                <w:rFonts w:ascii="Arial" w:hAnsi="Arial" w:cs="Arial"/>
                <w:highlight w:val="green"/>
              </w:rPr>
            </w:rPrChange>
          </w:rPr>
          <w:tab/>
          <w:t>Разработка PM46 Проверка при сохранении заказа ТОРО».</w:t>
        </w:r>
      </w:ins>
    </w:p>
    <w:p w14:paraId="367BA1F4" w14:textId="77777777" w:rsidR="00D153F5" w:rsidRPr="00FB401A" w:rsidRDefault="00D153F5" w:rsidP="00197D54">
      <w:pPr>
        <w:pStyle w:val="3"/>
      </w:pPr>
      <w:bookmarkStart w:id="2942" w:name="_Toc521083714"/>
      <w:bookmarkStart w:id="2943" w:name="_Toc521340854"/>
      <w:bookmarkStart w:id="2944" w:name="_Toc521439374"/>
      <w:bookmarkStart w:id="2945" w:name="_Toc67556295"/>
      <w:r w:rsidRPr="00FB401A">
        <w:t>Принципы кодирования и нумерации</w:t>
      </w:r>
      <w:bookmarkEnd w:id="2942"/>
      <w:bookmarkEnd w:id="2943"/>
      <w:bookmarkEnd w:id="2944"/>
      <w:bookmarkEnd w:id="2945"/>
    </w:p>
    <w:p w14:paraId="4000EB14" w14:textId="5F64010C" w:rsidR="00D153F5" w:rsidDel="005E449A" w:rsidRDefault="00D153F5" w:rsidP="00197D54">
      <w:pPr>
        <w:pStyle w:val="a9"/>
        <w:keepNext/>
        <w:spacing w:after="240" w:afterAutospacing="0" w:line="276" w:lineRule="auto"/>
        <w:ind w:firstLine="567"/>
        <w:rPr>
          <w:del w:id="2946" w:author="Владимир Лаут" w:date="2021-03-03T10:55:00Z"/>
          <w:rFonts w:ascii="Arial" w:hAnsi="Arial" w:cs="Arial"/>
          <w:color w:val="000000"/>
        </w:rPr>
      </w:pPr>
      <w:del w:id="2947" w:author="Владимир Лаут" w:date="2021-03-03T10:55:00Z">
        <w:r w:rsidDel="005E449A">
          <w:rPr>
            <w:rFonts w:ascii="Arial" w:eastAsiaTheme="majorEastAsia" w:hAnsi="Arial" w:cs="Arial"/>
          </w:rPr>
          <w:delText>В текущем документе возможно уточнение принципов кодирования и нумерации Технологических карт ТОРО по результатам разработки Методики ведения НСИ (БДО, БДН) ТОиР.</w:delText>
        </w:r>
      </w:del>
    </w:p>
    <w:p w14:paraId="7E472525" w14:textId="6C3103BB" w:rsidR="00D153F5" w:rsidRPr="00B85CEC" w:rsidRDefault="00D153F5" w:rsidP="00197D54">
      <w:pPr>
        <w:pStyle w:val="a9"/>
        <w:keepNext/>
        <w:spacing w:after="240" w:afterAutospacing="0" w:line="276" w:lineRule="auto"/>
        <w:ind w:firstLine="567"/>
        <w:rPr>
          <w:rFonts w:ascii="Arial" w:hAnsi="Arial" w:cs="Arial"/>
          <w:b/>
          <w:sz w:val="22"/>
        </w:rPr>
      </w:pPr>
      <w:r w:rsidRPr="009B0E84">
        <w:rPr>
          <w:rFonts w:ascii="Arial" w:hAnsi="Arial" w:cs="Arial"/>
          <w:color w:val="000000"/>
        </w:rPr>
        <w:t xml:space="preserve">Принцип формирования кода группы </w:t>
      </w:r>
      <w:proofErr w:type="spellStart"/>
      <w:r w:rsidR="00EF7BFF">
        <w:rPr>
          <w:rFonts w:ascii="Arial" w:hAnsi="Arial" w:cs="Arial"/>
          <w:color w:val="000000"/>
        </w:rPr>
        <w:t>техкарт</w:t>
      </w:r>
      <w:proofErr w:type="spellEnd"/>
      <w:r w:rsidR="00EF7BFF">
        <w:rPr>
          <w:rFonts w:ascii="Arial" w:hAnsi="Arial" w:cs="Arial"/>
          <w:color w:val="000000"/>
        </w:rPr>
        <w:t xml:space="preserve"> ТОРО</w:t>
      </w:r>
      <w:r>
        <w:rPr>
          <w:rFonts w:ascii="Arial" w:hAnsi="Arial" w:cs="Arial"/>
          <w:color w:val="000000"/>
        </w:rPr>
        <w:t xml:space="preserve"> представлен в таблице ниже:</w:t>
      </w:r>
    </w:p>
    <w:p w14:paraId="0A68F634" w14:textId="6730D69D"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1</w:t>
      </w:r>
      <w:r w:rsidR="00156F97">
        <w:rPr>
          <w:rFonts w:ascii="Arial" w:hAnsi="Arial" w:cs="Arial"/>
          <w:b/>
          <w:sz w:val="22"/>
        </w:rPr>
        <w:t>3</w:t>
      </w:r>
      <w:r w:rsidRPr="003F2961">
        <w:rPr>
          <w:rFonts w:ascii="Arial" w:hAnsi="Arial" w:cs="Arial"/>
          <w:b/>
          <w:sz w:val="22"/>
        </w:rPr>
        <w:t>.</w:t>
      </w:r>
      <w:r>
        <w:rPr>
          <w:rFonts w:ascii="Arial" w:hAnsi="Arial" w:cs="Arial"/>
          <w:b/>
          <w:sz w:val="22"/>
        </w:rPr>
        <w:t xml:space="preserve"> Принцип формирования кодов групп </w:t>
      </w:r>
      <w:proofErr w:type="spellStart"/>
      <w:r>
        <w:rPr>
          <w:rFonts w:ascii="Arial" w:hAnsi="Arial" w:cs="Arial"/>
          <w:b/>
          <w:sz w:val="22"/>
        </w:rPr>
        <w:t>техкарт</w:t>
      </w:r>
      <w:proofErr w:type="spellEnd"/>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
      <w:tr w:rsidR="00D153F5" w:rsidRPr="0086487D" w14:paraId="5A3D8B46" w14:textId="77777777" w:rsidTr="00D153F5">
        <w:trPr>
          <w:cantSplit/>
          <w:trHeight w:val="397"/>
        </w:trPr>
        <w:tc>
          <w:tcPr>
            <w:tcW w:w="1541" w:type="pct"/>
            <w:shd w:val="clear" w:color="auto" w:fill="FFC000"/>
            <w:vAlign w:val="center"/>
          </w:tcPr>
          <w:p w14:paraId="77B9E2CF" w14:textId="66FDC6AB" w:rsidR="00D153F5" w:rsidRPr="0086487D" w:rsidRDefault="007B0025" w:rsidP="00D153F5">
            <w:pPr>
              <w:jc w:val="center"/>
              <w:rPr>
                <w:rFonts w:ascii="Arial" w:hAnsi="Arial" w:cs="Arial"/>
                <w:b/>
                <w:sz w:val="20"/>
              </w:rPr>
            </w:pPr>
            <w:r>
              <w:rPr>
                <w:rFonts w:ascii="Arial" w:hAnsi="Arial" w:cs="Arial"/>
                <w:b/>
                <w:sz w:val="20"/>
              </w:rPr>
              <w:t xml:space="preserve">Тип </w:t>
            </w:r>
            <w:proofErr w:type="spellStart"/>
            <w:r>
              <w:rPr>
                <w:rFonts w:ascii="Arial" w:hAnsi="Arial" w:cs="Arial"/>
                <w:b/>
                <w:sz w:val="20"/>
              </w:rPr>
              <w:t>Техкарты</w:t>
            </w:r>
            <w:proofErr w:type="spellEnd"/>
            <w:r>
              <w:rPr>
                <w:rFonts w:ascii="Arial" w:hAnsi="Arial" w:cs="Arial"/>
                <w:b/>
                <w:sz w:val="20"/>
              </w:rPr>
              <w:t xml:space="preserve"> ТОРО</w:t>
            </w:r>
          </w:p>
        </w:tc>
        <w:tc>
          <w:tcPr>
            <w:tcW w:w="3459" w:type="pct"/>
            <w:shd w:val="clear" w:color="auto" w:fill="FFC000"/>
            <w:vAlign w:val="center"/>
          </w:tcPr>
          <w:p w14:paraId="313F08B3" w14:textId="248A1073" w:rsidR="00D153F5" w:rsidRPr="0086487D" w:rsidRDefault="0037757C" w:rsidP="00D153F5">
            <w:pPr>
              <w:jc w:val="center"/>
              <w:rPr>
                <w:rFonts w:ascii="Arial" w:hAnsi="Arial" w:cs="Arial"/>
                <w:b/>
                <w:sz w:val="20"/>
              </w:rPr>
            </w:pPr>
            <w:r>
              <w:rPr>
                <w:rFonts w:ascii="Arial" w:hAnsi="Arial" w:cs="Arial"/>
                <w:b/>
                <w:sz w:val="20"/>
              </w:rPr>
              <w:t xml:space="preserve">Код группы </w:t>
            </w:r>
            <w:proofErr w:type="spellStart"/>
            <w:r>
              <w:rPr>
                <w:rFonts w:ascii="Arial" w:hAnsi="Arial" w:cs="Arial"/>
                <w:b/>
                <w:sz w:val="20"/>
              </w:rPr>
              <w:t>Техкарты</w:t>
            </w:r>
            <w:proofErr w:type="spellEnd"/>
            <w:r>
              <w:rPr>
                <w:rFonts w:ascii="Arial" w:hAnsi="Arial" w:cs="Arial"/>
                <w:b/>
                <w:sz w:val="20"/>
              </w:rPr>
              <w:t xml:space="preserve"> ТОРО</w:t>
            </w:r>
          </w:p>
        </w:tc>
      </w:tr>
      <w:tr w:rsidR="00D153F5" w:rsidRPr="0086487D" w14:paraId="1DD47AB6" w14:textId="77777777" w:rsidTr="00D153F5">
        <w:trPr>
          <w:cantSplit/>
        </w:trPr>
        <w:tc>
          <w:tcPr>
            <w:tcW w:w="1541" w:type="pct"/>
          </w:tcPr>
          <w:p w14:paraId="0614EAE1" w14:textId="77777777" w:rsidR="00D153F5" w:rsidRPr="00B85CEC" w:rsidRDefault="00D153F5" w:rsidP="00D153F5">
            <w:pPr>
              <w:jc w:val="left"/>
              <w:rPr>
                <w:rFonts w:ascii="Arial" w:hAnsi="Arial" w:cs="Arial"/>
                <w:sz w:val="20"/>
                <w:szCs w:val="20"/>
              </w:rPr>
            </w:pPr>
            <w:r w:rsidRPr="00B85CEC">
              <w:rPr>
                <w:rFonts w:ascii="Arial" w:hAnsi="Arial"/>
                <w:sz w:val="20"/>
                <w:szCs w:val="20"/>
              </w:rPr>
              <w:t>Инструкция ТОРО</w:t>
            </w:r>
          </w:p>
        </w:tc>
        <w:tc>
          <w:tcPr>
            <w:tcW w:w="3459" w:type="pct"/>
          </w:tcPr>
          <w:p w14:paraId="6B83632C" w14:textId="1D33936B" w:rsidR="00D153F5" w:rsidRPr="00D87C50" w:rsidRDefault="004D2ACC" w:rsidP="00D87C50">
            <w:pPr>
              <w:rPr>
                <w:rFonts w:ascii="Arial" w:hAnsi="Arial" w:cs="Arial"/>
                <w:sz w:val="20"/>
                <w:szCs w:val="20"/>
              </w:rPr>
            </w:pPr>
            <w:r w:rsidRPr="00D87C50">
              <w:rPr>
                <w:rFonts w:ascii="Arial" w:hAnsi="Arial" w:cs="Arial"/>
                <w:sz w:val="20"/>
                <w:szCs w:val="20"/>
              </w:rPr>
              <w:t xml:space="preserve">Код группы </w:t>
            </w:r>
            <w:proofErr w:type="spellStart"/>
            <w:r w:rsidRPr="00D87C50">
              <w:rPr>
                <w:rFonts w:ascii="Arial" w:hAnsi="Arial" w:cs="Arial"/>
                <w:sz w:val="20"/>
                <w:szCs w:val="20"/>
              </w:rPr>
              <w:t>Техкарт</w:t>
            </w:r>
            <w:proofErr w:type="spellEnd"/>
            <w:r w:rsidR="007B0025" w:rsidRPr="00D87C50">
              <w:rPr>
                <w:rFonts w:ascii="Arial" w:hAnsi="Arial" w:cs="Arial"/>
                <w:sz w:val="20"/>
                <w:szCs w:val="20"/>
              </w:rPr>
              <w:t xml:space="preserve"> ТОРО</w:t>
            </w:r>
            <w:r w:rsidR="00D153F5" w:rsidRPr="00D87C50">
              <w:rPr>
                <w:rFonts w:ascii="Arial" w:hAnsi="Arial" w:cs="Arial"/>
                <w:sz w:val="20"/>
                <w:szCs w:val="20"/>
              </w:rPr>
              <w:t xml:space="preserve"> заводится вручную.</w:t>
            </w:r>
          </w:p>
          <w:p w14:paraId="7251D4D5" w14:textId="6AEF58FE" w:rsidR="00D153F5" w:rsidRPr="00D87C50" w:rsidRDefault="00D153F5" w:rsidP="00D87C50">
            <w:pPr>
              <w:rPr>
                <w:rFonts w:ascii="Arial" w:hAnsi="Arial" w:cs="Arial"/>
                <w:sz w:val="20"/>
                <w:szCs w:val="20"/>
              </w:rPr>
            </w:pPr>
            <w:r w:rsidRPr="00D87C50">
              <w:rPr>
                <w:rFonts w:ascii="Arial" w:hAnsi="Arial" w:cs="Arial"/>
                <w:sz w:val="20"/>
                <w:szCs w:val="20"/>
              </w:rPr>
              <w:t xml:space="preserve">Маска кодирования: </w:t>
            </w:r>
            <w:r w:rsidRPr="00D87C50">
              <w:rPr>
                <w:rFonts w:ascii="Arial" w:hAnsi="Arial" w:cs="Arial"/>
                <w:sz w:val="20"/>
                <w:szCs w:val="20"/>
                <w:lang w:val="en-US"/>
              </w:rPr>
              <w:t>ANNNNNNN</w:t>
            </w:r>
            <w:r w:rsidRPr="00D87C50">
              <w:rPr>
                <w:rFonts w:ascii="Arial" w:hAnsi="Arial" w:cs="Arial"/>
                <w:sz w:val="20"/>
                <w:szCs w:val="20"/>
              </w:rPr>
              <w:t xml:space="preserve">, где </w:t>
            </w:r>
            <w:r w:rsidRPr="00D87C50">
              <w:rPr>
                <w:rFonts w:ascii="Arial" w:hAnsi="Arial" w:cs="Arial"/>
                <w:sz w:val="20"/>
                <w:szCs w:val="20"/>
                <w:lang w:val="en-US"/>
              </w:rPr>
              <w:t>A</w:t>
            </w:r>
            <w:r w:rsidRPr="00D87C50">
              <w:rPr>
                <w:rFonts w:ascii="Arial" w:hAnsi="Arial" w:cs="Arial"/>
                <w:sz w:val="20"/>
                <w:szCs w:val="20"/>
              </w:rPr>
              <w:t xml:space="preserve"> – буква латинского алфавита, </w:t>
            </w:r>
          </w:p>
          <w:p w14:paraId="2A8079FC" w14:textId="3FDD0FF0" w:rsidR="00D87C50" w:rsidRPr="00D87C50" w:rsidRDefault="00D87C50" w:rsidP="00D87C50">
            <w:pPr>
              <w:rPr>
                <w:rFonts w:ascii="Arial" w:hAnsi="Arial" w:cs="Arial"/>
                <w:sz w:val="20"/>
                <w:szCs w:val="20"/>
              </w:rPr>
            </w:pPr>
            <w:r>
              <w:rPr>
                <w:rFonts w:ascii="Arial" w:hAnsi="Arial" w:cs="Arial"/>
                <w:sz w:val="20"/>
                <w:szCs w:val="20"/>
              </w:rPr>
              <w:t xml:space="preserve">NNNNNNN - </w:t>
            </w:r>
            <w:r w:rsidRPr="00D87C50">
              <w:rPr>
                <w:rFonts w:ascii="Arial" w:hAnsi="Arial" w:cs="Arial"/>
                <w:sz w:val="20"/>
                <w:szCs w:val="20"/>
              </w:rPr>
              <w:t>си</w:t>
            </w:r>
            <w:r>
              <w:rPr>
                <w:rFonts w:ascii="Arial" w:hAnsi="Arial" w:cs="Arial"/>
                <w:sz w:val="20"/>
                <w:szCs w:val="20"/>
              </w:rPr>
              <w:t>мволы</w:t>
            </w:r>
            <w:r w:rsidRPr="00D87C50">
              <w:rPr>
                <w:rFonts w:ascii="Arial" w:hAnsi="Arial" w:cs="Arial"/>
                <w:sz w:val="20"/>
                <w:szCs w:val="20"/>
              </w:rPr>
              <w:t xml:space="preserve"> 3-9 </w:t>
            </w:r>
            <w:r>
              <w:rPr>
                <w:rFonts w:ascii="Arial" w:hAnsi="Arial" w:cs="Arial"/>
                <w:sz w:val="20"/>
                <w:szCs w:val="20"/>
              </w:rPr>
              <w:t xml:space="preserve">кода </w:t>
            </w:r>
            <w:r w:rsidRPr="00D87C50">
              <w:rPr>
                <w:rFonts w:ascii="Arial" w:hAnsi="Arial" w:cs="Arial"/>
                <w:sz w:val="20"/>
                <w:szCs w:val="20"/>
              </w:rPr>
              <w:t>Монтажного узла</w:t>
            </w:r>
            <w:r>
              <w:rPr>
                <w:rFonts w:ascii="Arial" w:hAnsi="Arial" w:cs="Arial"/>
                <w:sz w:val="20"/>
                <w:szCs w:val="20"/>
              </w:rPr>
              <w:t>, соответствующего модели оборудования, для которой создается Инструкция ТОРО.</w:t>
            </w:r>
            <w:r w:rsidRPr="00D87C50">
              <w:rPr>
                <w:rFonts w:ascii="Arial" w:hAnsi="Arial" w:cs="Arial"/>
                <w:sz w:val="20"/>
                <w:szCs w:val="20"/>
              </w:rPr>
              <w:t xml:space="preserve"> </w:t>
            </w:r>
            <w:r>
              <w:rPr>
                <w:rFonts w:ascii="Arial" w:hAnsi="Arial" w:cs="Arial"/>
                <w:sz w:val="20"/>
                <w:szCs w:val="20"/>
              </w:rPr>
              <w:t>Принципы кодирования Монтажных узлов описаны в разделе 3.12.2 текущего КД</w:t>
            </w:r>
          </w:p>
        </w:tc>
      </w:tr>
      <w:tr w:rsidR="00D153F5" w:rsidRPr="0086487D" w14:paraId="37176F89" w14:textId="77777777" w:rsidTr="00D153F5">
        <w:trPr>
          <w:cantSplit/>
        </w:trPr>
        <w:tc>
          <w:tcPr>
            <w:tcW w:w="1541" w:type="pct"/>
          </w:tcPr>
          <w:p w14:paraId="7B745A80" w14:textId="77777777" w:rsidR="00D153F5" w:rsidRPr="00B85CEC" w:rsidRDefault="00D153F5" w:rsidP="00D153F5">
            <w:pPr>
              <w:jc w:val="left"/>
              <w:rPr>
                <w:rFonts w:ascii="Arial" w:hAnsi="Arial" w:cs="Arial"/>
                <w:sz w:val="20"/>
                <w:szCs w:val="20"/>
              </w:rPr>
            </w:pPr>
            <w:proofErr w:type="spellStart"/>
            <w:r w:rsidRPr="00B85CEC">
              <w:rPr>
                <w:rFonts w:ascii="Arial" w:hAnsi="Arial"/>
                <w:sz w:val="20"/>
                <w:szCs w:val="20"/>
              </w:rPr>
              <w:t>Техкарта</w:t>
            </w:r>
            <w:proofErr w:type="spellEnd"/>
            <w:r w:rsidRPr="00B85CEC">
              <w:rPr>
                <w:rFonts w:ascii="Arial" w:hAnsi="Arial"/>
                <w:sz w:val="20"/>
                <w:szCs w:val="20"/>
              </w:rPr>
              <w:t xml:space="preserve"> для ТМ</w:t>
            </w:r>
          </w:p>
        </w:tc>
        <w:tc>
          <w:tcPr>
            <w:tcW w:w="3459" w:type="pct"/>
          </w:tcPr>
          <w:p w14:paraId="39C0DE28" w14:textId="5EAB1F99" w:rsidR="00D153F5" w:rsidRPr="00B85CEC" w:rsidRDefault="007B0025" w:rsidP="00D153F5">
            <w:pPr>
              <w:jc w:val="left"/>
              <w:rPr>
                <w:rFonts w:ascii="Arial" w:hAnsi="Arial" w:cs="Arial"/>
                <w:sz w:val="20"/>
                <w:szCs w:val="20"/>
              </w:rPr>
            </w:pPr>
            <w:r>
              <w:rPr>
                <w:rFonts w:ascii="Arial" w:hAnsi="Arial"/>
                <w:sz w:val="20"/>
                <w:szCs w:val="20"/>
              </w:rPr>
              <w:t xml:space="preserve">Код группы </w:t>
            </w:r>
            <w:proofErr w:type="spellStart"/>
            <w:r>
              <w:rPr>
                <w:rFonts w:ascii="Arial" w:hAnsi="Arial"/>
                <w:sz w:val="20"/>
                <w:szCs w:val="20"/>
              </w:rPr>
              <w:t>Техкарт</w:t>
            </w:r>
            <w:proofErr w:type="spellEnd"/>
            <w:r>
              <w:rPr>
                <w:rFonts w:ascii="Arial" w:hAnsi="Arial"/>
                <w:sz w:val="20"/>
                <w:szCs w:val="20"/>
              </w:rPr>
              <w:t xml:space="preserve"> ТОРО</w:t>
            </w:r>
            <w:r w:rsidR="00D153F5" w:rsidRPr="00B85CEC">
              <w:rPr>
                <w:rFonts w:ascii="Arial" w:hAnsi="Arial"/>
                <w:sz w:val="20"/>
                <w:szCs w:val="20"/>
              </w:rPr>
              <w:t xml:space="preserve"> для ТМ формируется системой автоматически и соответствует порядковому номеру созданной группы (не более 8 символов)</w:t>
            </w:r>
          </w:p>
        </w:tc>
      </w:tr>
      <w:tr w:rsidR="00D153F5" w:rsidRPr="0086487D" w14:paraId="53A3E34F" w14:textId="77777777" w:rsidTr="00D153F5">
        <w:trPr>
          <w:cantSplit/>
        </w:trPr>
        <w:tc>
          <w:tcPr>
            <w:tcW w:w="1541" w:type="pct"/>
          </w:tcPr>
          <w:p w14:paraId="191EADCB" w14:textId="77777777" w:rsidR="00D153F5" w:rsidRPr="00B85CEC" w:rsidRDefault="00D153F5" w:rsidP="00D153F5">
            <w:pPr>
              <w:jc w:val="left"/>
              <w:rPr>
                <w:rFonts w:ascii="Arial" w:hAnsi="Arial" w:cs="Arial"/>
                <w:sz w:val="20"/>
                <w:szCs w:val="20"/>
              </w:rPr>
            </w:pPr>
            <w:proofErr w:type="spellStart"/>
            <w:r w:rsidRPr="00B85CEC">
              <w:rPr>
                <w:rFonts w:ascii="Arial" w:hAnsi="Arial"/>
                <w:sz w:val="20"/>
                <w:szCs w:val="20"/>
              </w:rPr>
              <w:t>Техкарта</w:t>
            </w:r>
            <w:proofErr w:type="spellEnd"/>
            <w:r w:rsidRPr="00B85CEC">
              <w:rPr>
                <w:rFonts w:ascii="Arial" w:hAnsi="Arial"/>
                <w:sz w:val="20"/>
                <w:szCs w:val="20"/>
              </w:rPr>
              <w:t xml:space="preserve"> для ЕО</w:t>
            </w:r>
          </w:p>
        </w:tc>
        <w:tc>
          <w:tcPr>
            <w:tcW w:w="3459" w:type="pct"/>
          </w:tcPr>
          <w:p w14:paraId="48FE021D" w14:textId="65E82578" w:rsidR="00D153F5" w:rsidRPr="00B85CEC" w:rsidRDefault="007B0025" w:rsidP="00D153F5">
            <w:pPr>
              <w:jc w:val="left"/>
              <w:rPr>
                <w:rFonts w:ascii="Arial" w:hAnsi="Arial" w:cs="Arial"/>
                <w:sz w:val="20"/>
                <w:szCs w:val="20"/>
              </w:rPr>
            </w:pPr>
            <w:r>
              <w:rPr>
                <w:rFonts w:ascii="Arial" w:hAnsi="Arial"/>
                <w:sz w:val="20"/>
                <w:szCs w:val="20"/>
              </w:rPr>
              <w:t xml:space="preserve">Код группы </w:t>
            </w:r>
            <w:proofErr w:type="spellStart"/>
            <w:r>
              <w:rPr>
                <w:rFonts w:ascii="Arial" w:hAnsi="Arial"/>
                <w:sz w:val="20"/>
                <w:szCs w:val="20"/>
              </w:rPr>
              <w:t>Техкарт</w:t>
            </w:r>
            <w:proofErr w:type="spellEnd"/>
            <w:r>
              <w:rPr>
                <w:rFonts w:ascii="Arial" w:hAnsi="Arial"/>
                <w:sz w:val="20"/>
                <w:szCs w:val="20"/>
              </w:rPr>
              <w:t xml:space="preserve"> ТОРО</w:t>
            </w:r>
            <w:r w:rsidR="00D153F5" w:rsidRPr="00B85CEC">
              <w:rPr>
                <w:rFonts w:ascii="Arial" w:hAnsi="Arial"/>
                <w:sz w:val="20"/>
                <w:szCs w:val="20"/>
              </w:rPr>
              <w:t xml:space="preserve"> для ЕО формируется системой автоматически, и соответствует порядковому номеру созданной группы (не более 8 символов)</w:t>
            </w:r>
          </w:p>
        </w:tc>
      </w:tr>
    </w:tbl>
    <w:p w14:paraId="25E61EC9" w14:textId="03E59D4A" w:rsidR="005E449A" w:rsidRDefault="005E449A" w:rsidP="009F1281">
      <w:pPr>
        <w:spacing w:before="120" w:after="240" w:line="276" w:lineRule="auto"/>
        <w:ind w:firstLine="567"/>
        <w:textAlignment w:val="top"/>
        <w:rPr>
          <w:ins w:id="2948" w:author="Владимир Лаут" w:date="2021-03-03T10:54:00Z"/>
          <w:rFonts w:ascii="Arial" w:hAnsi="Arial" w:cs="Arial"/>
          <w:szCs w:val="24"/>
        </w:rPr>
      </w:pPr>
      <w:ins w:id="2949" w:author="Владимир Лаут" w:date="2021-03-03T10:54:00Z">
        <w:r>
          <w:rPr>
            <w:rFonts w:ascii="Arial" w:hAnsi="Arial" w:cs="Arial"/>
            <w:szCs w:val="24"/>
          </w:rPr>
          <w:t xml:space="preserve">Подробнее принцип кодирования групп </w:t>
        </w:r>
        <w:proofErr w:type="spellStart"/>
        <w:r>
          <w:rPr>
            <w:rFonts w:ascii="Arial" w:hAnsi="Arial" w:cs="Arial"/>
            <w:szCs w:val="24"/>
          </w:rPr>
          <w:t>техкарт</w:t>
        </w:r>
        <w:proofErr w:type="spellEnd"/>
        <w:r>
          <w:rPr>
            <w:rFonts w:ascii="Arial" w:hAnsi="Arial" w:cs="Arial"/>
            <w:szCs w:val="24"/>
          </w:rPr>
          <w:t xml:space="preserve"> ТО</w:t>
        </w:r>
      </w:ins>
      <w:ins w:id="2950" w:author="Владимир Лаут" w:date="2021-03-03T10:55:00Z">
        <w:r>
          <w:rPr>
            <w:rFonts w:ascii="Arial" w:hAnsi="Arial" w:cs="Arial"/>
            <w:szCs w:val="24"/>
          </w:rPr>
          <w:t xml:space="preserve">РО описан в документе </w:t>
        </w:r>
        <w:r w:rsidRPr="005E449A">
          <w:rPr>
            <w:rFonts w:ascii="Arial" w:hAnsi="Arial" w:cs="Arial"/>
            <w:szCs w:val="24"/>
          </w:rPr>
          <w:t xml:space="preserve">«Актуализированная методика ведения НСИ </w:t>
        </w:r>
        <w:proofErr w:type="spellStart"/>
        <w:r w:rsidRPr="005E449A">
          <w:rPr>
            <w:rFonts w:ascii="Arial" w:hAnsi="Arial" w:cs="Arial"/>
            <w:szCs w:val="24"/>
          </w:rPr>
          <w:t>ТОиР</w:t>
        </w:r>
        <w:proofErr w:type="spellEnd"/>
        <w:r w:rsidRPr="005E449A">
          <w:rPr>
            <w:rFonts w:ascii="Arial" w:hAnsi="Arial" w:cs="Arial"/>
            <w:szCs w:val="24"/>
          </w:rPr>
          <w:t>»</w:t>
        </w:r>
      </w:ins>
    </w:p>
    <w:p w14:paraId="51542032" w14:textId="4E3858E1" w:rsidR="00D153F5" w:rsidDel="00E850E0" w:rsidRDefault="00E850E0" w:rsidP="00F857F7">
      <w:pPr>
        <w:spacing w:before="240" w:after="240" w:line="276" w:lineRule="auto"/>
        <w:ind w:firstLine="567"/>
        <w:textAlignment w:val="top"/>
        <w:rPr>
          <w:del w:id="2951" w:author="Владимир Лаут" w:date="2021-04-07T09:57:00Z"/>
          <w:rFonts w:ascii="Arial" w:hAnsi="Arial" w:cs="Arial"/>
          <w:szCs w:val="24"/>
        </w:rPr>
      </w:pPr>
      <w:ins w:id="2952" w:author="Владимир Лаут" w:date="2021-04-07T09:57:00Z">
        <w:r w:rsidRPr="00E850E0">
          <w:rPr>
            <w:rFonts w:ascii="Arial" w:hAnsi="Arial" w:cs="Arial"/>
            <w:szCs w:val="24"/>
          </w:rPr>
          <w:t xml:space="preserve">Счётчик группы ТК ведётся как настроечный справочник с перечислением и содержит 2 символа. Если вид работ, для которого создаётся ТК, является «номерным», т.е. содержит порядковый номер (ТО-1, ТО-2), то при кодировке счётчика ТК необходимо использовать первую букву вида работ и номер работ по порядку. Изменения в справочнике согласовываются владельцем объекта </w:t>
        </w:r>
        <w:proofErr w:type="spellStart"/>
        <w:r w:rsidRPr="00E850E0">
          <w:rPr>
            <w:rFonts w:ascii="Arial" w:hAnsi="Arial" w:cs="Arial"/>
            <w:szCs w:val="24"/>
          </w:rPr>
          <w:t>ТОиР</w:t>
        </w:r>
        <w:proofErr w:type="spellEnd"/>
        <w:r w:rsidRPr="00E850E0">
          <w:rPr>
            <w:rFonts w:ascii="Arial" w:hAnsi="Arial" w:cs="Arial"/>
            <w:szCs w:val="24"/>
          </w:rPr>
          <w:t>, должен соответствовать справочнику видов работ ТОРО.</w:t>
        </w:r>
      </w:ins>
      <w:del w:id="2953" w:author="Владимир Лаут" w:date="2021-04-07T09:57:00Z">
        <w:r w:rsidR="00D153F5" w:rsidRPr="00C54F87" w:rsidDel="00E850E0">
          <w:rPr>
            <w:rFonts w:ascii="Arial" w:hAnsi="Arial" w:cs="Arial"/>
            <w:szCs w:val="24"/>
          </w:rPr>
          <w:delText xml:space="preserve">Счетчик группы </w:delText>
        </w:r>
        <w:r w:rsidR="004D2ACC" w:rsidDel="00E850E0">
          <w:rPr>
            <w:rFonts w:ascii="Arial" w:hAnsi="Arial" w:cs="Arial"/>
            <w:szCs w:val="24"/>
          </w:rPr>
          <w:delText>Техкарт</w:delText>
        </w:r>
      </w:del>
      <w:del w:id="2954" w:author="Владимир Лаут" w:date="2021-04-07T09:56:00Z">
        <w:r w:rsidR="0037757C" w:rsidDel="00E850E0">
          <w:rPr>
            <w:rFonts w:ascii="Arial" w:hAnsi="Arial" w:cs="Arial"/>
            <w:szCs w:val="24"/>
          </w:rPr>
          <w:delText xml:space="preserve"> ТОРО</w:delText>
        </w:r>
        <w:r w:rsidR="00D153F5" w:rsidRPr="00C54F87" w:rsidDel="00E850E0">
          <w:rPr>
            <w:rFonts w:ascii="Arial" w:hAnsi="Arial" w:cs="Arial"/>
            <w:szCs w:val="24"/>
          </w:rPr>
          <w:delText xml:space="preserve"> </w:delText>
        </w:r>
        <w:r w:rsidR="00D153F5" w:rsidDel="00E850E0">
          <w:rPr>
            <w:rFonts w:ascii="Arial" w:hAnsi="Arial" w:cs="Arial"/>
            <w:szCs w:val="24"/>
          </w:rPr>
          <w:delText>всегда присваивается группе техкарт,</w:delText>
        </w:r>
      </w:del>
      <w:del w:id="2955" w:author="Владимир Лаут" w:date="2021-04-07T09:57:00Z">
        <w:r w:rsidR="00D153F5" w:rsidDel="00E850E0">
          <w:rPr>
            <w:rFonts w:ascii="Arial" w:hAnsi="Arial" w:cs="Arial"/>
            <w:szCs w:val="24"/>
          </w:rPr>
          <w:delText xml:space="preserve"> </w:delText>
        </w:r>
      </w:del>
      <w:del w:id="2956" w:author="Владимир Лаут" w:date="2021-04-07T09:54:00Z">
        <w:r w:rsidR="00D153F5" w:rsidDel="005A0167">
          <w:rPr>
            <w:rFonts w:ascii="Arial" w:hAnsi="Arial" w:cs="Arial"/>
            <w:szCs w:val="24"/>
          </w:rPr>
          <w:delText xml:space="preserve"> </w:delText>
        </w:r>
      </w:del>
      <w:del w:id="2957" w:author="Владимир Лаут" w:date="2021-04-07T09:57:00Z">
        <w:r w:rsidR="00D153F5" w:rsidRPr="00C54F87" w:rsidDel="00E850E0">
          <w:rPr>
            <w:rFonts w:ascii="Arial" w:hAnsi="Arial" w:cs="Arial"/>
            <w:color w:val="000000"/>
            <w:szCs w:val="24"/>
          </w:rPr>
          <w:delText>ведётся как</w:delText>
        </w:r>
        <w:r w:rsidR="00413079" w:rsidDel="00E850E0">
          <w:rPr>
            <w:rFonts w:ascii="Arial" w:hAnsi="Arial" w:cs="Arial"/>
            <w:color w:val="000000"/>
            <w:szCs w:val="24"/>
          </w:rPr>
          <w:delText xml:space="preserve"> </w:delText>
        </w:r>
        <w:r w:rsidR="00D153F5" w:rsidRPr="00C54F87" w:rsidDel="00E850E0">
          <w:rPr>
            <w:rFonts w:ascii="Arial" w:hAnsi="Arial" w:cs="Arial"/>
            <w:color w:val="000000"/>
            <w:szCs w:val="24"/>
          </w:rPr>
          <w:delText xml:space="preserve">справочник с перечислением и содержит 2 символа. Если вид работ, для которого создаётся </w:delText>
        </w:r>
        <w:r w:rsidR="0037757C" w:rsidDel="00E850E0">
          <w:rPr>
            <w:rFonts w:ascii="Arial" w:hAnsi="Arial" w:cs="Arial"/>
            <w:color w:val="000000"/>
            <w:szCs w:val="24"/>
          </w:rPr>
          <w:delText>Техкарта ТОРО</w:delText>
        </w:r>
        <w:r w:rsidR="00D153F5" w:rsidRPr="00C54F87" w:rsidDel="00E850E0">
          <w:rPr>
            <w:rFonts w:ascii="Arial" w:hAnsi="Arial" w:cs="Arial"/>
            <w:color w:val="000000"/>
            <w:szCs w:val="24"/>
          </w:rPr>
          <w:delText>, является «номерным», т.е. содержит порядковый номер (ТО-1, ТО-</w:delText>
        </w:r>
        <w:r w:rsidR="0037757C" w:rsidDel="00E850E0">
          <w:rPr>
            <w:rFonts w:ascii="Arial" w:hAnsi="Arial" w:cs="Arial"/>
            <w:color w:val="000000"/>
            <w:szCs w:val="24"/>
          </w:rPr>
          <w:delText>2), то при кодировке счётчика Техкарты ТОРО</w:delText>
        </w:r>
        <w:r w:rsidR="00D153F5" w:rsidRPr="00C54F87" w:rsidDel="00E850E0">
          <w:rPr>
            <w:rFonts w:ascii="Arial" w:hAnsi="Arial" w:cs="Arial"/>
            <w:color w:val="000000"/>
            <w:szCs w:val="24"/>
          </w:rPr>
          <w:delText xml:space="preserve"> необходимо использовать первую бу</w:delText>
        </w:r>
        <w:r w:rsidR="00D153F5" w:rsidDel="00E850E0">
          <w:rPr>
            <w:rFonts w:ascii="Arial" w:hAnsi="Arial" w:cs="Arial"/>
            <w:color w:val="000000"/>
            <w:szCs w:val="24"/>
          </w:rPr>
          <w:delText xml:space="preserve">кву вида работ и номер работ по </w:delText>
        </w:r>
        <w:r w:rsidR="00D153F5" w:rsidRPr="00C54F87" w:rsidDel="00E850E0">
          <w:rPr>
            <w:rFonts w:ascii="Arial" w:hAnsi="Arial" w:cs="Arial"/>
            <w:color w:val="000000"/>
            <w:szCs w:val="24"/>
          </w:rPr>
          <w:delText>порядку.</w:delText>
        </w:r>
      </w:del>
    </w:p>
    <w:p w14:paraId="62B69C28" w14:textId="77777777" w:rsidR="00E850E0" w:rsidRPr="006E2CFA" w:rsidRDefault="00E850E0" w:rsidP="009F1281">
      <w:pPr>
        <w:spacing w:before="120" w:after="240" w:line="276" w:lineRule="auto"/>
        <w:ind w:firstLine="567"/>
        <w:textAlignment w:val="top"/>
        <w:rPr>
          <w:ins w:id="2958" w:author="Владимир Лаут" w:date="2021-04-07T09:57:00Z"/>
          <w:rFonts w:ascii="Arial" w:hAnsi="Arial" w:cs="Arial"/>
          <w:color w:val="000000"/>
          <w:szCs w:val="24"/>
          <w:rPrChange w:id="2959" w:author="Владимир Лаут" w:date="2021-04-08T10:43:00Z">
            <w:rPr>
              <w:ins w:id="2960" w:author="Владимир Лаут" w:date="2021-04-07T09:57:00Z"/>
              <w:rFonts w:ascii="Arial" w:hAnsi="Arial" w:cs="Arial"/>
              <w:color w:val="000000"/>
              <w:szCs w:val="24"/>
            </w:rPr>
          </w:rPrChange>
        </w:rPr>
      </w:pPr>
    </w:p>
    <w:p w14:paraId="293671DD" w14:textId="3C043CF8" w:rsidR="00F857F7" w:rsidRDefault="00D153F5" w:rsidP="00F857F7">
      <w:pPr>
        <w:spacing w:before="240" w:after="240" w:line="276" w:lineRule="auto"/>
        <w:ind w:firstLine="567"/>
        <w:textAlignment w:val="top"/>
        <w:rPr>
          <w:rFonts w:ascii="Arial" w:hAnsi="Arial" w:cs="Arial"/>
          <w:color w:val="000000"/>
          <w:szCs w:val="24"/>
        </w:rPr>
      </w:pPr>
      <w:r>
        <w:rPr>
          <w:rFonts w:ascii="Arial" w:hAnsi="Arial" w:cs="Arial"/>
          <w:color w:val="000000"/>
          <w:szCs w:val="24"/>
        </w:rPr>
        <w:t xml:space="preserve">Справочник «Счетчик группы технологических карт» </w:t>
      </w:r>
      <w:r w:rsidRPr="00C54F87">
        <w:rPr>
          <w:rFonts w:ascii="Arial" w:hAnsi="Arial" w:cs="Arial"/>
          <w:color w:val="000000"/>
          <w:szCs w:val="24"/>
        </w:rPr>
        <w:t>должен соответствовать справочнику видов работ ТОРО.</w:t>
      </w:r>
      <w:ins w:id="2961" w:author="Владимир Лаут" w:date="2021-04-07T10:13:00Z">
        <w:r w:rsidR="00295E10">
          <w:rPr>
            <w:rFonts w:ascii="Arial" w:hAnsi="Arial" w:cs="Arial"/>
            <w:color w:val="000000"/>
            <w:szCs w:val="24"/>
          </w:rPr>
          <w:t xml:space="preserve"> При этом не для всех видов работ создаются </w:t>
        </w:r>
      </w:ins>
      <w:ins w:id="2962" w:author="Владимир Лаут" w:date="2021-04-07T10:14:00Z">
        <w:r w:rsidR="00295E10">
          <w:rPr>
            <w:rFonts w:ascii="Arial" w:hAnsi="Arial" w:cs="Arial"/>
            <w:color w:val="000000"/>
            <w:szCs w:val="24"/>
          </w:rPr>
          <w:t>счетчики группы ТК</w:t>
        </w:r>
      </w:ins>
      <w:ins w:id="2963" w:author="Владимир Лаут" w:date="2021-04-08T11:34:00Z">
        <w:r w:rsidR="006E2CFA">
          <w:rPr>
            <w:rFonts w:ascii="Arial" w:hAnsi="Arial" w:cs="Arial"/>
            <w:color w:val="000000"/>
            <w:szCs w:val="24"/>
          </w:rPr>
          <w:t>.</w:t>
        </w:r>
      </w:ins>
    </w:p>
    <w:p w14:paraId="4D19F0F1" w14:textId="09E83180" w:rsidR="00D153F5" w:rsidRDefault="00D153F5" w:rsidP="00F857F7">
      <w:pPr>
        <w:spacing w:before="240" w:after="240" w:line="276" w:lineRule="auto"/>
        <w:ind w:firstLine="567"/>
        <w:textAlignment w:val="top"/>
        <w:rPr>
          <w:rFonts w:ascii="Arial" w:hAnsi="Arial" w:cs="Arial"/>
          <w:color w:val="000000"/>
        </w:rPr>
      </w:pPr>
      <w:r>
        <w:rPr>
          <w:rFonts w:ascii="Arial" w:hAnsi="Arial" w:cs="Arial"/>
          <w:color w:val="000000"/>
        </w:rPr>
        <w:t>В таблице ниже приведен</w:t>
      </w:r>
      <w:r w:rsidRPr="009B0E84">
        <w:rPr>
          <w:rFonts w:ascii="Arial" w:hAnsi="Arial" w:cs="Arial"/>
          <w:color w:val="000000"/>
        </w:rPr>
        <w:t xml:space="preserve"> п</w:t>
      </w:r>
      <w:r>
        <w:rPr>
          <w:rFonts w:ascii="Arial" w:hAnsi="Arial" w:cs="Arial"/>
          <w:color w:val="000000"/>
        </w:rPr>
        <w:t>еречень</w:t>
      </w:r>
      <w:r w:rsidRPr="009B0E84">
        <w:rPr>
          <w:rFonts w:ascii="Arial" w:hAnsi="Arial" w:cs="Arial"/>
          <w:color w:val="000000"/>
        </w:rPr>
        <w:t xml:space="preserve"> значений для счётчиков </w:t>
      </w:r>
      <w:r w:rsidR="0037757C">
        <w:rPr>
          <w:rFonts w:ascii="Arial" w:hAnsi="Arial" w:cs="Arial"/>
          <w:color w:val="000000"/>
        </w:rPr>
        <w:t xml:space="preserve">групп </w:t>
      </w:r>
      <w:proofErr w:type="spellStart"/>
      <w:r w:rsidR="0037757C">
        <w:rPr>
          <w:rFonts w:ascii="Arial" w:hAnsi="Arial" w:cs="Arial"/>
          <w:color w:val="000000"/>
        </w:rPr>
        <w:t>Техкарт</w:t>
      </w:r>
      <w:proofErr w:type="spellEnd"/>
      <w:r w:rsidR="0037757C">
        <w:rPr>
          <w:rFonts w:ascii="Arial" w:hAnsi="Arial" w:cs="Arial"/>
          <w:color w:val="000000"/>
        </w:rPr>
        <w:t xml:space="preserve"> ТОРО</w:t>
      </w:r>
      <w:r w:rsidR="002024E3">
        <w:rPr>
          <w:rFonts w:ascii="Arial" w:hAnsi="Arial" w:cs="Arial"/>
          <w:color w:val="000000"/>
        </w:rPr>
        <w:t>.</w:t>
      </w:r>
    </w:p>
    <w:p w14:paraId="286B8E92" w14:textId="414931DC" w:rsidR="00F857F7" w:rsidRDefault="00F857F7" w:rsidP="00F857F7">
      <w:pPr>
        <w:spacing w:before="240" w:after="240" w:line="276" w:lineRule="auto"/>
        <w:ind w:firstLine="567"/>
        <w:textAlignment w:val="top"/>
        <w:rPr>
          <w:rFonts w:ascii="Arial" w:hAnsi="Arial" w:cs="Arial"/>
          <w:color w:val="000000"/>
        </w:rPr>
      </w:pPr>
    </w:p>
    <w:p w14:paraId="773D1D6C" w14:textId="61974F67" w:rsidR="00D153F5" w:rsidRPr="00F857F7" w:rsidRDefault="00D153F5" w:rsidP="00F857F7">
      <w:pPr>
        <w:spacing w:after="240"/>
        <w:jc w:val="right"/>
        <w:rPr>
          <w:rFonts w:ascii="Arial" w:hAnsi="Arial" w:cs="Arial"/>
          <w:b/>
          <w:sz w:val="22"/>
        </w:rPr>
      </w:pPr>
      <w:r w:rsidRPr="00F857F7">
        <w:rPr>
          <w:rFonts w:ascii="Arial" w:hAnsi="Arial" w:cs="Arial"/>
          <w:b/>
          <w:sz w:val="22"/>
        </w:rPr>
        <w:t>Таблица 1</w:t>
      </w:r>
      <w:r w:rsidR="00156F97" w:rsidRPr="00F857F7">
        <w:rPr>
          <w:rFonts w:ascii="Arial" w:hAnsi="Arial" w:cs="Arial"/>
          <w:b/>
          <w:sz w:val="22"/>
        </w:rPr>
        <w:t>4</w:t>
      </w:r>
      <w:r w:rsidRPr="00F857F7">
        <w:rPr>
          <w:rFonts w:ascii="Arial" w:hAnsi="Arial" w:cs="Arial"/>
          <w:b/>
          <w:sz w:val="22"/>
        </w:rPr>
        <w:t xml:space="preserve">. Перечень </w:t>
      </w:r>
      <w:r w:rsidR="00EF7BFF">
        <w:rPr>
          <w:rFonts w:ascii="Arial" w:hAnsi="Arial" w:cs="Arial"/>
          <w:b/>
          <w:sz w:val="22"/>
        </w:rPr>
        <w:t>Счетчиков</w:t>
      </w:r>
      <w:r w:rsidRPr="00F857F7">
        <w:rPr>
          <w:rFonts w:ascii="Arial" w:hAnsi="Arial" w:cs="Arial"/>
          <w:b/>
          <w:sz w:val="22"/>
        </w:rPr>
        <w:t xml:space="preserve"> групп</w:t>
      </w:r>
      <w:r w:rsidR="0037757C">
        <w:rPr>
          <w:rFonts w:ascii="Arial" w:hAnsi="Arial" w:cs="Arial"/>
          <w:b/>
          <w:sz w:val="22"/>
        </w:rPr>
        <w:t xml:space="preserve"> </w:t>
      </w:r>
      <w:proofErr w:type="spellStart"/>
      <w:r w:rsidR="0037757C">
        <w:rPr>
          <w:rFonts w:ascii="Arial" w:hAnsi="Arial" w:cs="Arial"/>
          <w:b/>
          <w:sz w:val="22"/>
        </w:rPr>
        <w:t>Техкарт</w:t>
      </w:r>
      <w:proofErr w:type="spellEnd"/>
      <w:r w:rsidR="0037757C">
        <w:rPr>
          <w:rFonts w:ascii="Arial" w:hAnsi="Arial" w:cs="Arial"/>
          <w:b/>
          <w:sz w:val="22"/>
        </w:rPr>
        <w:t xml:space="preserve"> ТОРО</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3"/>
        <w:gridCol w:w="4201"/>
        <w:gridCol w:w="1809"/>
        <w:gridCol w:w="2113"/>
        <w:tblGridChange w:id="2964">
          <w:tblGrid>
            <w:gridCol w:w="2053"/>
            <w:gridCol w:w="4201"/>
            <w:gridCol w:w="1809"/>
            <w:gridCol w:w="2113"/>
          </w:tblGrid>
        </w:tblGridChange>
      </w:tblGrid>
      <w:tr w:rsidR="00D153F5" w:rsidRPr="000E3C42" w14:paraId="2850D41F" w14:textId="77777777" w:rsidTr="00BE1CB7">
        <w:trPr>
          <w:cantSplit/>
          <w:trHeight w:val="397"/>
          <w:jc w:val="center"/>
        </w:trPr>
        <w:tc>
          <w:tcPr>
            <w:tcW w:w="1009" w:type="pct"/>
            <w:shd w:val="clear" w:color="auto" w:fill="FFC000"/>
            <w:vAlign w:val="center"/>
          </w:tcPr>
          <w:p w14:paraId="7E9EAA32" w14:textId="2B45F914" w:rsidR="00D153F5" w:rsidRPr="000E3C42" w:rsidRDefault="004D2ACC" w:rsidP="00D153F5">
            <w:pPr>
              <w:rPr>
                <w:rFonts w:ascii="Arial" w:hAnsi="Arial" w:cs="Arial"/>
                <w:b/>
                <w:sz w:val="20"/>
                <w:szCs w:val="20"/>
              </w:rPr>
            </w:pPr>
            <w:r>
              <w:rPr>
                <w:rFonts w:ascii="Arial" w:hAnsi="Arial" w:cs="Arial"/>
                <w:b/>
                <w:sz w:val="20"/>
                <w:szCs w:val="20"/>
              </w:rPr>
              <w:lastRenderedPageBreak/>
              <w:t xml:space="preserve">Счетчик группы </w:t>
            </w:r>
            <w:proofErr w:type="spellStart"/>
            <w:r>
              <w:rPr>
                <w:rFonts w:ascii="Arial" w:hAnsi="Arial" w:cs="Arial"/>
                <w:b/>
                <w:sz w:val="20"/>
                <w:szCs w:val="20"/>
              </w:rPr>
              <w:t>Техкарт</w:t>
            </w:r>
            <w:proofErr w:type="spellEnd"/>
            <w:r w:rsidR="0037757C">
              <w:rPr>
                <w:rFonts w:ascii="Arial" w:hAnsi="Arial" w:cs="Arial"/>
                <w:b/>
                <w:sz w:val="20"/>
                <w:szCs w:val="20"/>
              </w:rPr>
              <w:t xml:space="preserve"> ТОРО</w:t>
            </w:r>
          </w:p>
        </w:tc>
        <w:tc>
          <w:tcPr>
            <w:tcW w:w="2064" w:type="pct"/>
            <w:shd w:val="clear" w:color="auto" w:fill="FFC000"/>
            <w:vAlign w:val="center"/>
          </w:tcPr>
          <w:p w14:paraId="27F44B0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w:t>
            </w:r>
          </w:p>
        </w:tc>
        <w:tc>
          <w:tcPr>
            <w:tcW w:w="889" w:type="pct"/>
            <w:shd w:val="clear" w:color="auto" w:fill="FFC000"/>
          </w:tcPr>
          <w:p w14:paraId="61EE558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Пакет стратегии</w:t>
            </w:r>
          </w:p>
        </w:tc>
        <w:tc>
          <w:tcPr>
            <w:tcW w:w="1038" w:type="pct"/>
            <w:shd w:val="clear" w:color="auto" w:fill="FFC000"/>
          </w:tcPr>
          <w:p w14:paraId="0F54190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Вид работ</w:t>
            </w:r>
          </w:p>
        </w:tc>
      </w:tr>
      <w:tr w:rsidR="003A4F65" w:rsidRPr="000E3C42" w14:paraId="363BB3D5" w14:textId="7777777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96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trPrChange w:id="2966" w:author="Александр" w:date="2020-04-13T06:32:00Z">
            <w:trPr>
              <w:cantSplit/>
              <w:jc w:val="center"/>
            </w:trPr>
          </w:trPrChange>
        </w:trPr>
        <w:tc>
          <w:tcPr>
            <w:tcW w:w="1009" w:type="pct"/>
            <w:tcPrChange w:id="2967" w:author="Александр" w:date="2020-04-13T06:32:00Z">
              <w:tcPr>
                <w:tcW w:w="1009" w:type="pct"/>
              </w:tcPr>
            </w:tcPrChange>
          </w:tcPr>
          <w:p w14:paraId="3FE6740A" w14:textId="23F5DF60" w:rsidR="003A4F65" w:rsidRPr="000E3C42" w:rsidRDefault="003A4F65" w:rsidP="003A4F65">
            <w:pPr>
              <w:rPr>
                <w:rFonts w:ascii="Arial" w:hAnsi="Arial" w:cs="Arial"/>
                <w:sz w:val="20"/>
                <w:szCs w:val="20"/>
              </w:rPr>
            </w:pPr>
            <w:ins w:id="2968" w:author="Александр" w:date="2020-04-13T06:32:00Z">
              <w:del w:id="2969" w:author="Владимир Лаут" w:date="2021-03-03T11:02:00Z">
                <w:r w:rsidRPr="00AE7409" w:rsidDel="008B263D">
                  <w:delText>2</w:delText>
                </w:r>
              </w:del>
            </w:ins>
            <w:del w:id="2970" w:author="Владимир Лаут" w:date="2021-03-03T11:02:00Z">
              <w:r w:rsidRPr="000E3C42" w:rsidDel="008B263D">
                <w:rPr>
                  <w:rFonts w:ascii="Arial" w:hAnsi="Arial" w:cs="Arial"/>
                  <w:sz w:val="20"/>
                  <w:szCs w:val="20"/>
                  <w:lang w:eastAsia="ru-RU"/>
                </w:rPr>
                <w:delText>ТО</w:delText>
              </w:r>
            </w:del>
          </w:p>
        </w:tc>
        <w:tc>
          <w:tcPr>
            <w:tcW w:w="2064" w:type="pct"/>
            <w:tcPrChange w:id="2971" w:author="Александр" w:date="2020-04-13T06:32:00Z">
              <w:tcPr>
                <w:tcW w:w="2064" w:type="pct"/>
                <w:vAlign w:val="bottom"/>
              </w:tcPr>
            </w:tcPrChange>
          </w:tcPr>
          <w:p w14:paraId="06FE881E" w14:textId="545CD895" w:rsidR="003A4F65" w:rsidRPr="000E3C42" w:rsidRDefault="003A4F65" w:rsidP="003A4F65">
            <w:pPr>
              <w:jc w:val="left"/>
              <w:rPr>
                <w:rFonts w:ascii="Arial" w:hAnsi="Arial" w:cs="Arial"/>
                <w:sz w:val="20"/>
                <w:szCs w:val="20"/>
              </w:rPr>
            </w:pPr>
            <w:ins w:id="2972" w:author="Александр" w:date="2020-04-13T06:32:00Z">
              <w:del w:id="2973" w:author="Владимир Лаут" w:date="2021-03-03T11:02:00Z">
                <w:r w:rsidRPr="00AE7409" w:rsidDel="008B263D">
                  <w:delText>КР бортовых редукторов</w:delText>
                </w:r>
              </w:del>
            </w:ins>
            <w:del w:id="2974" w:author="Владимир Лаут" w:date="2021-03-03T11:02:00Z">
              <w:r w:rsidRPr="000E3C42" w:rsidDel="008B263D">
                <w:rPr>
                  <w:rFonts w:ascii="Arial" w:hAnsi="Arial" w:cs="Arial"/>
                  <w:sz w:val="20"/>
                  <w:szCs w:val="20"/>
                  <w:lang w:eastAsia="ru-RU"/>
                </w:rPr>
                <w:delText>Техническое обслуживание</w:delText>
              </w:r>
            </w:del>
          </w:p>
        </w:tc>
        <w:tc>
          <w:tcPr>
            <w:tcW w:w="889" w:type="pct"/>
            <w:tcPrChange w:id="2975" w:author="Александр" w:date="2020-04-13T06:32:00Z">
              <w:tcPr>
                <w:tcW w:w="889" w:type="pct"/>
              </w:tcPr>
            </w:tcPrChange>
          </w:tcPr>
          <w:p w14:paraId="6DB88A43" w14:textId="0C5E4041" w:rsidR="003A4F65" w:rsidRPr="000E3C42" w:rsidRDefault="003A4F65" w:rsidP="003A4F65">
            <w:pPr>
              <w:jc w:val="left"/>
              <w:rPr>
                <w:rFonts w:ascii="Arial" w:hAnsi="Arial" w:cs="Arial"/>
                <w:sz w:val="20"/>
                <w:szCs w:val="20"/>
              </w:rPr>
            </w:pPr>
            <w:ins w:id="2976" w:author="Александр" w:date="2020-04-13T06:32:00Z">
              <w:del w:id="2977" w:author="Владимир Лаут" w:date="2021-03-03T11:02:00Z">
                <w:r w:rsidRPr="00AE7409" w:rsidDel="008B263D">
                  <w:delText>02</w:delText>
                </w:r>
              </w:del>
            </w:ins>
            <w:del w:id="2978" w:author="Владимир Лаут" w:date="2021-03-03T11:02:00Z">
              <w:r w:rsidRPr="000E3C42" w:rsidDel="008B263D">
                <w:rPr>
                  <w:rFonts w:ascii="Arial" w:hAnsi="Arial" w:cs="Arial"/>
                  <w:sz w:val="20"/>
                  <w:szCs w:val="20"/>
                  <w:lang w:eastAsia="ru-RU"/>
                </w:rPr>
                <w:delText>ТО</w:delText>
              </w:r>
            </w:del>
          </w:p>
        </w:tc>
        <w:tc>
          <w:tcPr>
            <w:tcW w:w="1038" w:type="pct"/>
            <w:tcPrChange w:id="2979" w:author="Александр" w:date="2020-04-13T06:32:00Z">
              <w:tcPr>
                <w:tcW w:w="1038" w:type="pct"/>
                <w:vAlign w:val="bottom"/>
              </w:tcPr>
            </w:tcPrChange>
          </w:tcPr>
          <w:p w14:paraId="5B9D225A" w14:textId="55F85F41" w:rsidR="003A4F65" w:rsidRPr="000E3C42" w:rsidRDefault="003A4F65" w:rsidP="003A4F65">
            <w:pPr>
              <w:jc w:val="left"/>
              <w:rPr>
                <w:rFonts w:ascii="Arial" w:hAnsi="Arial" w:cs="Arial"/>
                <w:sz w:val="20"/>
                <w:szCs w:val="20"/>
              </w:rPr>
            </w:pPr>
            <w:ins w:id="2980" w:author="Александр" w:date="2020-04-13T06:32:00Z">
              <w:del w:id="2981" w:author="Владимир Лаут" w:date="2021-03-03T11:02:00Z">
                <w:r w:rsidRPr="00AE7409" w:rsidDel="008B263D">
                  <w:delText>КР</w:delText>
                </w:r>
              </w:del>
            </w:ins>
            <w:del w:id="2982" w:author="Владимир Лаут" w:date="2021-03-03T11:02:00Z">
              <w:r w:rsidRPr="000E3C42" w:rsidDel="008B263D">
                <w:rPr>
                  <w:rFonts w:ascii="Arial" w:hAnsi="Arial" w:cs="Arial"/>
                  <w:color w:val="000000"/>
                  <w:sz w:val="20"/>
                  <w:szCs w:val="20"/>
                </w:rPr>
                <w:delText>ТО</w:delText>
              </w:r>
            </w:del>
          </w:p>
        </w:tc>
      </w:tr>
      <w:tr w:rsidR="008B263D" w:rsidRPr="008B263D" w14:paraId="7B0C4131" w14:textId="77777777" w:rsidTr="008B263D">
        <w:trPr>
          <w:cantSplit/>
          <w:jc w:val="center"/>
          <w:ins w:id="2983" w:author="Владимир Лаут" w:date="2021-03-03T11:03:00Z"/>
        </w:trPr>
        <w:tc>
          <w:tcPr>
            <w:tcW w:w="1009" w:type="pct"/>
            <w:tcBorders>
              <w:top w:val="single" w:sz="12" w:space="0" w:color="auto"/>
              <w:left w:val="single" w:sz="12" w:space="0" w:color="auto"/>
              <w:bottom w:val="single" w:sz="6" w:space="0" w:color="auto"/>
              <w:right w:val="single" w:sz="6" w:space="0" w:color="auto"/>
            </w:tcBorders>
            <w:shd w:val="clear" w:color="auto" w:fill="auto"/>
          </w:tcPr>
          <w:p w14:paraId="1997BBF3" w14:textId="77777777" w:rsidR="008B263D" w:rsidRPr="008B263D" w:rsidRDefault="008B263D" w:rsidP="008B263D">
            <w:pPr>
              <w:rPr>
                <w:ins w:id="2984" w:author="Владимир Лаут" w:date="2021-03-03T11:03:00Z"/>
              </w:rPr>
            </w:pPr>
            <w:ins w:id="2985" w:author="Владимир Лаут" w:date="2021-03-03T11:03:00Z">
              <w:r w:rsidRPr="008B263D">
                <w:t>2</w:t>
              </w:r>
            </w:ins>
          </w:p>
        </w:tc>
        <w:tc>
          <w:tcPr>
            <w:tcW w:w="2064" w:type="pct"/>
            <w:tcBorders>
              <w:top w:val="single" w:sz="12" w:space="0" w:color="auto"/>
              <w:left w:val="single" w:sz="6" w:space="0" w:color="auto"/>
              <w:bottom w:val="single" w:sz="6" w:space="0" w:color="auto"/>
              <w:right w:val="single" w:sz="6" w:space="0" w:color="auto"/>
            </w:tcBorders>
            <w:shd w:val="clear" w:color="auto" w:fill="auto"/>
          </w:tcPr>
          <w:p w14:paraId="6D120615" w14:textId="77777777" w:rsidR="008B263D" w:rsidRPr="008B263D" w:rsidRDefault="008B263D" w:rsidP="008B263D">
            <w:pPr>
              <w:jc w:val="left"/>
              <w:rPr>
                <w:ins w:id="2986" w:author="Владимир Лаут" w:date="2021-03-03T11:03:00Z"/>
              </w:rPr>
            </w:pPr>
            <w:ins w:id="2987" w:author="Владимир Лаут" w:date="2021-03-03T11:03:00Z">
              <w:r w:rsidRPr="008B263D">
                <w:t>КР бортовых редукторов</w:t>
              </w:r>
            </w:ins>
          </w:p>
        </w:tc>
        <w:tc>
          <w:tcPr>
            <w:tcW w:w="889" w:type="pct"/>
            <w:tcBorders>
              <w:top w:val="single" w:sz="12" w:space="0" w:color="auto"/>
              <w:left w:val="single" w:sz="6" w:space="0" w:color="auto"/>
              <w:bottom w:val="single" w:sz="6" w:space="0" w:color="auto"/>
              <w:right w:val="single" w:sz="6" w:space="0" w:color="auto"/>
            </w:tcBorders>
            <w:shd w:val="clear" w:color="auto" w:fill="auto"/>
          </w:tcPr>
          <w:p w14:paraId="6780454B" w14:textId="77777777" w:rsidR="008B263D" w:rsidRPr="008B263D" w:rsidRDefault="008B263D" w:rsidP="008B263D">
            <w:pPr>
              <w:jc w:val="left"/>
              <w:rPr>
                <w:ins w:id="2988" w:author="Владимир Лаут" w:date="2021-03-03T11:03:00Z"/>
              </w:rPr>
            </w:pPr>
            <w:ins w:id="2989" w:author="Владимир Лаут" w:date="2021-03-03T11:03:00Z">
              <w:r w:rsidRPr="008B263D">
                <w:t>02</w:t>
              </w:r>
            </w:ins>
          </w:p>
        </w:tc>
        <w:tc>
          <w:tcPr>
            <w:tcW w:w="1038" w:type="pct"/>
            <w:tcBorders>
              <w:top w:val="single" w:sz="12" w:space="0" w:color="auto"/>
              <w:left w:val="single" w:sz="6" w:space="0" w:color="auto"/>
              <w:bottom w:val="single" w:sz="6" w:space="0" w:color="auto"/>
              <w:right w:val="single" w:sz="12" w:space="0" w:color="auto"/>
            </w:tcBorders>
            <w:shd w:val="clear" w:color="auto" w:fill="auto"/>
          </w:tcPr>
          <w:p w14:paraId="3EEF3D37" w14:textId="77777777" w:rsidR="008B263D" w:rsidRPr="008B263D" w:rsidRDefault="008B263D" w:rsidP="008B263D">
            <w:pPr>
              <w:jc w:val="left"/>
              <w:rPr>
                <w:ins w:id="2990" w:author="Владимир Лаут" w:date="2021-03-03T11:03:00Z"/>
              </w:rPr>
            </w:pPr>
            <w:ins w:id="2991" w:author="Владимир Лаут" w:date="2021-03-03T11:03:00Z">
              <w:r w:rsidRPr="008B263D">
                <w:t>КР</w:t>
              </w:r>
            </w:ins>
          </w:p>
        </w:tc>
      </w:tr>
      <w:tr w:rsidR="008B263D" w:rsidRPr="008B263D" w14:paraId="1555CE28" w14:textId="77777777" w:rsidTr="008B263D">
        <w:trPr>
          <w:cantSplit/>
          <w:jc w:val="center"/>
          <w:ins w:id="299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02DE951" w14:textId="77777777" w:rsidR="008B263D" w:rsidRPr="008B263D" w:rsidRDefault="008B263D" w:rsidP="008B263D">
            <w:pPr>
              <w:rPr>
                <w:ins w:id="2993" w:author="Владимир Лаут" w:date="2021-03-03T11:03:00Z"/>
              </w:rPr>
            </w:pPr>
            <w:ins w:id="2994" w:author="Владимир Лаут" w:date="2021-03-03T11:03:00Z">
              <w:r w:rsidRPr="008B263D">
                <w:t>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C5C8D4A" w14:textId="77777777" w:rsidR="008B263D" w:rsidRPr="008B263D" w:rsidRDefault="008B263D" w:rsidP="008B263D">
            <w:pPr>
              <w:jc w:val="left"/>
              <w:rPr>
                <w:ins w:id="2995" w:author="Владимир Лаут" w:date="2021-03-03T11:03:00Z"/>
              </w:rPr>
            </w:pPr>
            <w:ins w:id="2996" w:author="Владимир Лаут" w:date="2021-03-03T11:03:00Z">
              <w:r w:rsidRPr="008B263D">
                <w:t>КР генератора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5A50097" w14:textId="77777777" w:rsidR="008B263D" w:rsidRPr="008B263D" w:rsidRDefault="008B263D" w:rsidP="008B263D">
            <w:pPr>
              <w:jc w:val="left"/>
              <w:rPr>
                <w:ins w:id="2997" w:author="Владимир Лаут" w:date="2021-03-03T11:03:00Z"/>
              </w:rPr>
            </w:pPr>
            <w:ins w:id="2998" w:author="Владимир Лаут" w:date="2021-03-03T11:03:00Z">
              <w:r w:rsidRPr="008B263D">
                <w:t>03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61456E1" w14:textId="77777777" w:rsidR="008B263D" w:rsidRPr="008B263D" w:rsidRDefault="008B263D" w:rsidP="008B263D">
            <w:pPr>
              <w:jc w:val="left"/>
              <w:rPr>
                <w:ins w:id="2999" w:author="Владимир Лаут" w:date="2021-03-03T11:03:00Z"/>
              </w:rPr>
            </w:pPr>
            <w:ins w:id="3000" w:author="Владимир Лаут" w:date="2021-03-03T11:03:00Z">
              <w:r w:rsidRPr="008B263D">
                <w:t>КР</w:t>
              </w:r>
            </w:ins>
          </w:p>
        </w:tc>
      </w:tr>
      <w:tr w:rsidR="008B263D" w:rsidRPr="008B263D" w14:paraId="6D3ED9CC" w14:textId="77777777" w:rsidTr="008B263D">
        <w:trPr>
          <w:cantSplit/>
          <w:jc w:val="center"/>
          <w:ins w:id="300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7D294E6" w14:textId="77777777" w:rsidR="008B263D" w:rsidRPr="008B263D" w:rsidRDefault="008B263D" w:rsidP="008B263D">
            <w:pPr>
              <w:rPr>
                <w:ins w:id="3002" w:author="Владимир Лаут" w:date="2021-03-03T11:03:00Z"/>
              </w:rPr>
            </w:pPr>
            <w:ins w:id="3003" w:author="Владимир Лаут" w:date="2021-03-03T11:03:00Z">
              <w:r w:rsidRPr="008B263D">
                <w:t>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4A6F029" w14:textId="77777777" w:rsidR="008B263D" w:rsidRPr="008B263D" w:rsidRDefault="008B263D" w:rsidP="008B263D">
            <w:pPr>
              <w:jc w:val="left"/>
              <w:rPr>
                <w:ins w:id="3004" w:author="Владимир Лаут" w:date="2021-03-03T11:03:00Z"/>
              </w:rPr>
            </w:pPr>
            <w:ins w:id="3005" w:author="Владимир Лаут" w:date="2021-03-03T11:03:00Z">
              <w:r w:rsidRPr="008B263D">
                <w:t>КР гидравлического обор.</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357F5A4" w14:textId="77777777" w:rsidR="008B263D" w:rsidRPr="008B263D" w:rsidRDefault="008B263D" w:rsidP="008B263D">
            <w:pPr>
              <w:jc w:val="left"/>
              <w:rPr>
                <w:ins w:id="3006" w:author="Владимир Лаут" w:date="2021-03-03T11:03:00Z"/>
              </w:rPr>
            </w:pPr>
            <w:ins w:id="3007" w:author="Владимир Лаут" w:date="2021-03-03T11:03:00Z">
              <w:r w:rsidRPr="008B263D">
                <w:t>05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0775684" w14:textId="77777777" w:rsidR="008B263D" w:rsidRPr="008B263D" w:rsidRDefault="008B263D" w:rsidP="008B263D">
            <w:pPr>
              <w:jc w:val="left"/>
              <w:rPr>
                <w:ins w:id="3008" w:author="Владимир Лаут" w:date="2021-03-03T11:03:00Z"/>
              </w:rPr>
            </w:pPr>
            <w:ins w:id="3009" w:author="Владимир Лаут" w:date="2021-03-03T11:03:00Z">
              <w:r w:rsidRPr="008B263D">
                <w:t>КР</w:t>
              </w:r>
            </w:ins>
          </w:p>
        </w:tc>
      </w:tr>
      <w:tr w:rsidR="008B263D" w:rsidRPr="008B263D" w14:paraId="3A87FB55" w14:textId="77777777" w:rsidTr="008B263D">
        <w:trPr>
          <w:cantSplit/>
          <w:jc w:val="center"/>
          <w:ins w:id="301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F364AC4" w14:textId="77777777" w:rsidR="008B263D" w:rsidRPr="008B263D" w:rsidRDefault="008B263D" w:rsidP="008B263D">
            <w:pPr>
              <w:rPr>
                <w:ins w:id="3011" w:author="Владимир Лаут" w:date="2021-03-03T11:03:00Z"/>
              </w:rPr>
            </w:pPr>
            <w:ins w:id="3012" w:author="Владимир Лаут" w:date="2021-03-03T11:03:00Z">
              <w:r w:rsidRPr="008B263D">
                <w:t>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0DF0B29" w14:textId="77777777" w:rsidR="008B263D" w:rsidRPr="008B263D" w:rsidRDefault="008B263D" w:rsidP="008B263D">
            <w:pPr>
              <w:jc w:val="left"/>
              <w:rPr>
                <w:ins w:id="3013" w:author="Владимир Лаут" w:date="2021-03-03T11:03:00Z"/>
              </w:rPr>
            </w:pPr>
            <w:ins w:id="3014" w:author="Владимир Лаут" w:date="2021-03-03T11:03:00Z">
              <w:r w:rsidRPr="008B263D">
                <w:t>КР главной передачи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7BBE217" w14:textId="77777777" w:rsidR="008B263D" w:rsidRPr="008B263D" w:rsidRDefault="008B263D" w:rsidP="008B263D">
            <w:pPr>
              <w:jc w:val="left"/>
              <w:rPr>
                <w:ins w:id="3015" w:author="Владимир Лаут" w:date="2021-03-03T11:03:00Z"/>
              </w:rPr>
            </w:pPr>
            <w:ins w:id="3016" w:author="Владимир Лаут" w:date="2021-03-03T11:03:00Z">
              <w:r w:rsidRPr="008B263D">
                <w:t>06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DDD36B1" w14:textId="77777777" w:rsidR="008B263D" w:rsidRPr="008B263D" w:rsidRDefault="008B263D" w:rsidP="008B263D">
            <w:pPr>
              <w:jc w:val="left"/>
              <w:rPr>
                <w:ins w:id="3017" w:author="Владимир Лаут" w:date="2021-03-03T11:03:00Z"/>
              </w:rPr>
            </w:pPr>
            <w:ins w:id="3018" w:author="Владимир Лаут" w:date="2021-03-03T11:03:00Z">
              <w:r w:rsidRPr="008B263D">
                <w:t>КР</w:t>
              </w:r>
            </w:ins>
          </w:p>
        </w:tc>
      </w:tr>
      <w:tr w:rsidR="008B263D" w:rsidRPr="008B263D" w14:paraId="2E1173BC" w14:textId="77777777" w:rsidTr="008B263D">
        <w:trPr>
          <w:cantSplit/>
          <w:jc w:val="center"/>
          <w:ins w:id="301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DC1B191" w14:textId="77777777" w:rsidR="008B263D" w:rsidRPr="008B263D" w:rsidRDefault="008B263D" w:rsidP="008B263D">
            <w:pPr>
              <w:rPr>
                <w:ins w:id="3020" w:author="Владимир Лаут" w:date="2021-03-03T11:03:00Z"/>
              </w:rPr>
            </w:pPr>
            <w:ins w:id="3021" w:author="Владимир Лаут" w:date="2021-03-03T11:03:00Z">
              <w:r w:rsidRPr="008B263D">
                <w:t>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AC5B84E" w14:textId="77777777" w:rsidR="008B263D" w:rsidRPr="008B263D" w:rsidRDefault="008B263D" w:rsidP="008B263D">
            <w:pPr>
              <w:jc w:val="left"/>
              <w:rPr>
                <w:ins w:id="3022" w:author="Владимир Лаут" w:date="2021-03-03T11:03:00Z"/>
              </w:rPr>
            </w:pPr>
            <w:ins w:id="3023" w:author="Владимир Лаут" w:date="2021-03-03T11:03:00Z">
              <w:r w:rsidRPr="008B263D">
                <w:t>КР гидросистемы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E3C5DC0" w14:textId="77777777" w:rsidR="008B263D" w:rsidRPr="008B263D" w:rsidRDefault="008B263D" w:rsidP="008B263D">
            <w:pPr>
              <w:jc w:val="left"/>
              <w:rPr>
                <w:ins w:id="3024" w:author="Владимир Лаут" w:date="2021-03-03T11:03:00Z"/>
              </w:rPr>
            </w:pPr>
            <w:ins w:id="3025" w:author="Владимир Лаут" w:date="2021-03-03T11:03:00Z">
              <w:r w:rsidRPr="008B263D">
                <w:t>07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CE591A7" w14:textId="77777777" w:rsidR="008B263D" w:rsidRPr="008B263D" w:rsidRDefault="008B263D" w:rsidP="008B263D">
            <w:pPr>
              <w:jc w:val="left"/>
              <w:rPr>
                <w:ins w:id="3026" w:author="Владимир Лаут" w:date="2021-03-03T11:03:00Z"/>
              </w:rPr>
            </w:pPr>
            <w:ins w:id="3027" w:author="Владимир Лаут" w:date="2021-03-03T11:03:00Z">
              <w:r w:rsidRPr="008B263D">
                <w:t>КР</w:t>
              </w:r>
            </w:ins>
          </w:p>
        </w:tc>
      </w:tr>
      <w:tr w:rsidR="008B263D" w:rsidRPr="008B263D" w14:paraId="3CBFF06F" w14:textId="77777777" w:rsidTr="008B263D">
        <w:trPr>
          <w:cantSplit/>
          <w:jc w:val="center"/>
          <w:ins w:id="302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E91B262" w14:textId="77777777" w:rsidR="008B263D" w:rsidRPr="008B263D" w:rsidRDefault="008B263D" w:rsidP="008B263D">
            <w:pPr>
              <w:rPr>
                <w:ins w:id="3029" w:author="Владимир Лаут" w:date="2021-03-03T11:03:00Z"/>
              </w:rPr>
            </w:pPr>
            <w:ins w:id="3030" w:author="Владимир Лаут" w:date="2021-03-03T11:03:00Z">
              <w:r w:rsidRPr="008B263D">
                <w:t>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675578E" w14:textId="77777777" w:rsidR="008B263D" w:rsidRPr="008B263D" w:rsidRDefault="008B263D" w:rsidP="008B263D">
            <w:pPr>
              <w:jc w:val="left"/>
              <w:rPr>
                <w:ins w:id="3031" w:author="Владимир Лаут" w:date="2021-03-03T11:03:00Z"/>
              </w:rPr>
            </w:pPr>
            <w:ins w:id="3032" w:author="Владимир Лаут" w:date="2021-03-03T11:03:00Z">
              <w:r w:rsidRPr="008B263D">
                <w:t>КР гидротрансформатора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EACC976" w14:textId="77777777" w:rsidR="008B263D" w:rsidRPr="008B263D" w:rsidRDefault="008B263D" w:rsidP="008B263D">
            <w:pPr>
              <w:jc w:val="left"/>
              <w:rPr>
                <w:ins w:id="3033" w:author="Владимир Лаут" w:date="2021-03-03T11:03:00Z"/>
              </w:rPr>
            </w:pPr>
            <w:ins w:id="3034" w:author="Владимир Лаут" w:date="2021-03-03T11:03:00Z">
              <w:r w:rsidRPr="008B263D">
                <w:t>08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5B99CC5" w14:textId="77777777" w:rsidR="008B263D" w:rsidRPr="008B263D" w:rsidRDefault="008B263D" w:rsidP="008B263D">
            <w:pPr>
              <w:jc w:val="left"/>
              <w:rPr>
                <w:ins w:id="3035" w:author="Владимир Лаут" w:date="2021-03-03T11:03:00Z"/>
              </w:rPr>
            </w:pPr>
            <w:ins w:id="3036" w:author="Владимир Лаут" w:date="2021-03-03T11:03:00Z">
              <w:r w:rsidRPr="008B263D">
                <w:t>КР</w:t>
              </w:r>
            </w:ins>
          </w:p>
        </w:tc>
      </w:tr>
      <w:tr w:rsidR="008B263D" w:rsidRPr="008B263D" w14:paraId="7C68CDF7" w14:textId="77777777" w:rsidTr="008B263D">
        <w:trPr>
          <w:cantSplit/>
          <w:jc w:val="center"/>
          <w:ins w:id="303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A779503" w14:textId="77777777" w:rsidR="008B263D" w:rsidRPr="008B263D" w:rsidRDefault="008B263D" w:rsidP="008B263D">
            <w:pPr>
              <w:rPr>
                <w:ins w:id="3038" w:author="Владимир Лаут" w:date="2021-03-03T11:03:00Z"/>
              </w:rPr>
            </w:pPr>
            <w:ins w:id="3039" w:author="Владимир Лаут" w:date="2021-03-03T11:03:00Z">
              <w:r w:rsidRPr="008B263D">
                <w:t>10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89C60E4" w14:textId="77777777" w:rsidR="008B263D" w:rsidRPr="008B263D" w:rsidRDefault="008B263D" w:rsidP="008B263D">
            <w:pPr>
              <w:jc w:val="left"/>
              <w:rPr>
                <w:ins w:id="3040" w:author="Владимир Лаут" w:date="2021-03-03T11:03:00Z"/>
              </w:rPr>
            </w:pPr>
            <w:ins w:id="3041" w:author="Владимир Лаут" w:date="2021-03-03T11:03:00Z">
              <w:r w:rsidRPr="008B263D">
                <w:t>КР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23DEBA3" w14:textId="77777777" w:rsidR="008B263D" w:rsidRPr="008B263D" w:rsidRDefault="008B263D" w:rsidP="008B263D">
            <w:pPr>
              <w:jc w:val="left"/>
              <w:rPr>
                <w:ins w:id="3042" w:author="Владимир Лаут" w:date="2021-03-03T11:03:00Z"/>
              </w:rPr>
            </w:pPr>
            <w:ins w:id="3043" w:author="Владимир Лаут" w:date="2021-03-03T11:03:00Z">
              <w:r w:rsidRPr="008B263D">
                <w:t>10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C8599C5" w14:textId="77777777" w:rsidR="008B263D" w:rsidRPr="008B263D" w:rsidRDefault="008B263D" w:rsidP="008B263D">
            <w:pPr>
              <w:jc w:val="left"/>
              <w:rPr>
                <w:ins w:id="3044" w:author="Владимир Лаут" w:date="2021-03-03T11:03:00Z"/>
              </w:rPr>
            </w:pPr>
            <w:ins w:id="3045" w:author="Владимир Лаут" w:date="2021-03-03T11:03:00Z">
              <w:r w:rsidRPr="008B263D">
                <w:t>КР</w:t>
              </w:r>
            </w:ins>
          </w:p>
        </w:tc>
      </w:tr>
      <w:tr w:rsidR="008B263D" w:rsidRPr="008B263D" w14:paraId="1312D690" w14:textId="77777777" w:rsidTr="008B263D">
        <w:trPr>
          <w:cantSplit/>
          <w:jc w:val="center"/>
          <w:ins w:id="304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BB26DCC" w14:textId="77777777" w:rsidR="008B263D" w:rsidRPr="008B263D" w:rsidRDefault="008B263D" w:rsidP="008B263D">
            <w:pPr>
              <w:rPr>
                <w:ins w:id="3047" w:author="Владимир Лаут" w:date="2021-03-03T11:03:00Z"/>
              </w:rPr>
            </w:pPr>
            <w:ins w:id="3048" w:author="Владимир Лаут" w:date="2021-03-03T11:03:00Z">
              <w:r w:rsidRPr="008B263D">
                <w:t>11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72B08B1" w14:textId="77777777" w:rsidR="008B263D" w:rsidRPr="008B263D" w:rsidRDefault="008B263D" w:rsidP="008B263D">
            <w:pPr>
              <w:jc w:val="left"/>
              <w:rPr>
                <w:ins w:id="3049" w:author="Владимир Лаут" w:date="2021-03-03T11:03:00Z"/>
              </w:rPr>
            </w:pPr>
            <w:ins w:id="3050" w:author="Владимир Лаут" w:date="2021-03-03T11:03:00Z">
              <w:r w:rsidRPr="008B263D">
                <w:t>КР двигателя (CAT)</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8F9697B" w14:textId="77777777" w:rsidR="008B263D" w:rsidRPr="008B263D" w:rsidRDefault="008B263D" w:rsidP="008B263D">
            <w:pPr>
              <w:jc w:val="left"/>
              <w:rPr>
                <w:ins w:id="3051" w:author="Владимир Лаут" w:date="2021-03-03T11:03:00Z"/>
              </w:rPr>
            </w:pPr>
            <w:ins w:id="3052" w:author="Владимир Лаут" w:date="2021-03-03T11:03:00Z">
              <w:r w:rsidRPr="008B263D">
                <w:t>11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3508534" w14:textId="77777777" w:rsidR="008B263D" w:rsidRPr="008B263D" w:rsidRDefault="008B263D" w:rsidP="008B263D">
            <w:pPr>
              <w:jc w:val="left"/>
              <w:rPr>
                <w:ins w:id="3053" w:author="Владимир Лаут" w:date="2021-03-03T11:03:00Z"/>
              </w:rPr>
            </w:pPr>
            <w:ins w:id="3054" w:author="Владимир Лаут" w:date="2021-03-03T11:03:00Z">
              <w:r w:rsidRPr="008B263D">
                <w:t>КР</w:t>
              </w:r>
            </w:ins>
          </w:p>
        </w:tc>
      </w:tr>
      <w:tr w:rsidR="008B263D" w:rsidRPr="008B263D" w14:paraId="4C4C0E1F" w14:textId="77777777" w:rsidTr="008B263D">
        <w:trPr>
          <w:cantSplit/>
          <w:jc w:val="center"/>
          <w:ins w:id="305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4BE0E67" w14:textId="77777777" w:rsidR="008B263D" w:rsidRPr="008B263D" w:rsidRDefault="008B263D" w:rsidP="008B263D">
            <w:pPr>
              <w:rPr>
                <w:ins w:id="3056" w:author="Владимир Лаут" w:date="2021-03-03T11:03:00Z"/>
              </w:rPr>
            </w:pPr>
            <w:ins w:id="3057" w:author="Владимир Лаут" w:date="2021-03-03T11:03:00Z">
              <w:r w:rsidRPr="008B263D">
                <w:t>12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A3B792F" w14:textId="77777777" w:rsidR="008B263D" w:rsidRPr="008B263D" w:rsidRDefault="008B263D" w:rsidP="008B263D">
            <w:pPr>
              <w:jc w:val="left"/>
              <w:rPr>
                <w:ins w:id="3058" w:author="Владимир Лаут" w:date="2021-03-03T11:03:00Z"/>
              </w:rPr>
            </w:pPr>
            <w:ins w:id="3059" w:author="Владимир Лаут" w:date="2021-03-03T11:03:00Z">
              <w:r w:rsidRPr="008B263D">
                <w:t>КР двигателя (</w:t>
              </w:r>
              <w:proofErr w:type="spellStart"/>
              <w:r w:rsidRPr="008B263D">
                <w:t>Cummins</w:t>
              </w:r>
              <w:proofErr w:type="spellEnd"/>
              <w:r w:rsidRPr="008B263D">
                <w:t>)</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6A4CBE6" w14:textId="77777777" w:rsidR="008B263D" w:rsidRPr="008B263D" w:rsidRDefault="008B263D" w:rsidP="008B263D">
            <w:pPr>
              <w:jc w:val="left"/>
              <w:rPr>
                <w:ins w:id="3060" w:author="Владимир Лаут" w:date="2021-03-03T11:03:00Z"/>
              </w:rPr>
            </w:pPr>
            <w:ins w:id="3061" w:author="Владимир Лаут" w:date="2021-03-03T11:03:00Z">
              <w:r w:rsidRPr="008B263D">
                <w:t>12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B2F2FDD" w14:textId="77777777" w:rsidR="008B263D" w:rsidRPr="008B263D" w:rsidRDefault="008B263D" w:rsidP="008B263D">
            <w:pPr>
              <w:jc w:val="left"/>
              <w:rPr>
                <w:ins w:id="3062" w:author="Владимир Лаут" w:date="2021-03-03T11:03:00Z"/>
              </w:rPr>
            </w:pPr>
            <w:ins w:id="3063" w:author="Владимир Лаут" w:date="2021-03-03T11:03:00Z">
              <w:r w:rsidRPr="008B263D">
                <w:t>КР</w:t>
              </w:r>
            </w:ins>
          </w:p>
        </w:tc>
      </w:tr>
      <w:tr w:rsidR="008B263D" w:rsidRPr="008B263D" w14:paraId="57A835F6" w14:textId="77777777" w:rsidTr="008B263D">
        <w:trPr>
          <w:cantSplit/>
          <w:jc w:val="center"/>
          <w:ins w:id="306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CC69720" w14:textId="77777777" w:rsidR="008B263D" w:rsidRPr="008B263D" w:rsidRDefault="008B263D" w:rsidP="008B263D">
            <w:pPr>
              <w:rPr>
                <w:ins w:id="3065" w:author="Владимир Лаут" w:date="2021-03-03T11:03:00Z"/>
              </w:rPr>
            </w:pPr>
            <w:ins w:id="3066" w:author="Владимир Лаут" w:date="2021-03-03T11:03:00Z">
              <w:r w:rsidRPr="008B263D">
                <w:t>13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9A074A1" w14:textId="77777777" w:rsidR="008B263D" w:rsidRPr="008B263D" w:rsidRDefault="008B263D" w:rsidP="008B263D">
            <w:pPr>
              <w:jc w:val="left"/>
              <w:rPr>
                <w:ins w:id="3067" w:author="Владимир Лаут" w:date="2021-03-03T11:03:00Z"/>
              </w:rPr>
            </w:pPr>
            <w:ins w:id="3068" w:author="Владимир Лаут" w:date="2021-03-03T11:03:00Z">
              <w:r w:rsidRPr="008B263D">
                <w:t>КР дифференциала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BA6FB55" w14:textId="77777777" w:rsidR="008B263D" w:rsidRPr="008B263D" w:rsidRDefault="008B263D" w:rsidP="008B263D">
            <w:pPr>
              <w:jc w:val="left"/>
              <w:rPr>
                <w:ins w:id="3069" w:author="Владимир Лаут" w:date="2021-03-03T11:03:00Z"/>
              </w:rPr>
            </w:pPr>
            <w:ins w:id="3070" w:author="Владимир Лаут" w:date="2021-03-03T11:03:00Z">
              <w:r w:rsidRPr="008B263D">
                <w:t>13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004EA96" w14:textId="77777777" w:rsidR="008B263D" w:rsidRPr="008B263D" w:rsidRDefault="008B263D" w:rsidP="008B263D">
            <w:pPr>
              <w:jc w:val="left"/>
              <w:rPr>
                <w:ins w:id="3071" w:author="Владимир Лаут" w:date="2021-03-03T11:03:00Z"/>
              </w:rPr>
            </w:pPr>
            <w:ins w:id="3072" w:author="Владимир Лаут" w:date="2021-03-03T11:03:00Z">
              <w:r w:rsidRPr="008B263D">
                <w:t>КР</w:t>
              </w:r>
            </w:ins>
          </w:p>
        </w:tc>
      </w:tr>
      <w:tr w:rsidR="008B263D" w:rsidRPr="008B263D" w14:paraId="78850F46" w14:textId="77777777" w:rsidTr="008B263D">
        <w:trPr>
          <w:cantSplit/>
          <w:jc w:val="center"/>
          <w:ins w:id="307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B2B046B" w14:textId="77777777" w:rsidR="008B263D" w:rsidRPr="008B263D" w:rsidRDefault="008B263D" w:rsidP="008B263D">
            <w:pPr>
              <w:rPr>
                <w:ins w:id="3074" w:author="Владимир Лаут" w:date="2021-03-03T11:03:00Z"/>
              </w:rPr>
            </w:pPr>
            <w:ins w:id="3075" w:author="Владимир Лаут" w:date="2021-03-03T11:03:00Z">
              <w:r w:rsidRPr="008B263D">
                <w:t>1О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C5573B4" w14:textId="77777777" w:rsidR="008B263D" w:rsidRPr="008B263D" w:rsidRDefault="008B263D" w:rsidP="008B263D">
            <w:pPr>
              <w:jc w:val="left"/>
              <w:rPr>
                <w:ins w:id="3076" w:author="Владимир Лаут" w:date="2021-03-03T11:03:00Z"/>
              </w:rPr>
            </w:pPr>
            <w:ins w:id="3077"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544C3E4" w14:textId="77777777" w:rsidR="008B263D" w:rsidRPr="008B263D" w:rsidRDefault="008B263D" w:rsidP="008B263D">
            <w:pPr>
              <w:jc w:val="left"/>
              <w:rPr>
                <w:ins w:id="3078" w:author="Владимир Лаут" w:date="2021-03-03T11:03:00Z"/>
              </w:rPr>
            </w:pPr>
            <w:ins w:id="3079" w:author="Владимир Лаут" w:date="2021-03-03T11:03:00Z">
              <w:r w:rsidRPr="008B263D">
                <w:t>1О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A1BD346" w14:textId="77777777" w:rsidR="008B263D" w:rsidRPr="008B263D" w:rsidRDefault="008B263D" w:rsidP="008B263D">
            <w:pPr>
              <w:jc w:val="left"/>
              <w:rPr>
                <w:ins w:id="3080" w:author="Владимир Лаут" w:date="2021-03-03T11:03:00Z"/>
              </w:rPr>
            </w:pPr>
            <w:ins w:id="3081" w:author="Владимир Лаут" w:date="2021-03-03T11:03:00Z">
              <w:r w:rsidRPr="008B263D">
                <w:t>ОБХ</w:t>
              </w:r>
            </w:ins>
          </w:p>
        </w:tc>
      </w:tr>
      <w:tr w:rsidR="008B263D" w:rsidRPr="008B263D" w14:paraId="2915AADA" w14:textId="77777777" w:rsidTr="008B263D">
        <w:trPr>
          <w:cantSplit/>
          <w:jc w:val="center"/>
          <w:ins w:id="308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3A7F162" w14:textId="77777777" w:rsidR="008B263D" w:rsidRPr="008B263D" w:rsidRDefault="008B263D" w:rsidP="008B263D">
            <w:pPr>
              <w:rPr>
                <w:ins w:id="3083" w:author="Владимир Лаут" w:date="2021-03-03T11:03:00Z"/>
              </w:rPr>
            </w:pPr>
            <w:ins w:id="3084" w:author="Владимир Лаут" w:date="2021-03-03T11:03:00Z">
              <w:r w:rsidRPr="008B263D">
                <w:t>21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CE4074D" w14:textId="77777777" w:rsidR="008B263D" w:rsidRPr="008B263D" w:rsidRDefault="008B263D" w:rsidP="008B263D">
            <w:pPr>
              <w:jc w:val="left"/>
              <w:rPr>
                <w:ins w:id="3085" w:author="Владимир Лаут" w:date="2021-03-03T11:03:00Z"/>
              </w:rPr>
            </w:pPr>
            <w:ins w:id="3086" w:author="Владимир Лаут" w:date="2021-03-03T11:03:00Z">
              <w:r w:rsidRPr="008B263D">
                <w:t>КР ковша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2F918D8" w14:textId="77777777" w:rsidR="008B263D" w:rsidRPr="008B263D" w:rsidRDefault="008B263D" w:rsidP="008B263D">
            <w:pPr>
              <w:jc w:val="left"/>
              <w:rPr>
                <w:ins w:id="3087" w:author="Владимир Лаут" w:date="2021-03-03T11:03:00Z"/>
              </w:rPr>
            </w:pPr>
            <w:ins w:id="3088" w:author="Владимир Лаут" w:date="2021-03-03T11:03:00Z">
              <w:r w:rsidRPr="008B263D">
                <w:t>21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93B0AAF" w14:textId="77777777" w:rsidR="008B263D" w:rsidRPr="008B263D" w:rsidRDefault="008B263D" w:rsidP="008B263D">
            <w:pPr>
              <w:jc w:val="left"/>
              <w:rPr>
                <w:ins w:id="3089" w:author="Владимир Лаут" w:date="2021-03-03T11:03:00Z"/>
              </w:rPr>
            </w:pPr>
            <w:ins w:id="3090" w:author="Владимир Лаут" w:date="2021-03-03T11:03:00Z">
              <w:r w:rsidRPr="008B263D">
                <w:t>КР</w:t>
              </w:r>
            </w:ins>
          </w:p>
        </w:tc>
      </w:tr>
      <w:tr w:rsidR="008B263D" w:rsidRPr="008B263D" w14:paraId="2F67E655" w14:textId="77777777" w:rsidTr="008B263D">
        <w:trPr>
          <w:cantSplit/>
          <w:jc w:val="center"/>
          <w:ins w:id="309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F48276A" w14:textId="77777777" w:rsidR="008B263D" w:rsidRPr="008B263D" w:rsidRDefault="008B263D" w:rsidP="008B263D">
            <w:pPr>
              <w:rPr>
                <w:ins w:id="3092" w:author="Владимир Лаут" w:date="2021-03-03T11:03:00Z"/>
              </w:rPr>
            </w:pPr>
            <w:ins w:id="3093" w:author="Владимир Лаут" w:date="2021-03-03T11:03:00Z">
              <w:r w:rsidRPr="008B263D">
                <w:t>22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E1CEC84" w14:textId="77777777" w:rsidR="008B263D" w:rsidRPr="008B263D" w:rsidRDefault="008B263D" w:rsidP="008B263D">
            <w:pPr>
              <w:jc w:val="left"/>
              <w:rPr>
                <w:ins w:id="3094" w:author="Владимир Лаут" w:date="2021-03-03T11:03:00Z"/>
              </w:rPr>
            </w:pPr>
            <w:ins w:id="3095" w:author="Владимир Лаут" w:date="2021-03-03T11:03:00Z">
              <w:r w:rsidRPr="008B263D">
                <w:t>КР компрессоров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6AA6A15" w14:textId="77777777" w:rsidR="008B263D" w:rsidRPr="008B263D" w:rsidRDefault="008B263D" w:rsidP="008B263D">
            <w:pPr>
              <w:jc w:val="left"/>
              <w:rPr>
                <w:ins w:id="3096" w:author="Владимир Лаут" w:date="2021-03-03T11:03:00Z"/>
              </w:rPr>
            </w:pPr>
            <w:ins w:id="3097" w:author="Владимир Лаут" w:date="2021-03-03T11:03:00Z">
              <w:r w:rsidRPr="008B263D">
                <w:t>22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2B47136" w14:textId="77777777" w:rsidR="008B263D" w:rsidRPr="008B263D" w:rsidRDefault="008B263D" w:rsidP="008B263D">
            <w:pPr>
              <w:jc w:val="left"/>
              <w:rPr>
                <w:ins w:id="3098" w:author="Владимир Лаут" w:date="2021-03-03T11:03:00Z"/>
              </w:rPr>
            </w:pPr>
            <w:ins w:id="3099" w:author="Владимир Лаут" w:date="2021-03-03T11:03:00Z">
              <w:r w:rsidRPr="008B263D">
                <w:t>КР</w:t>
              </w:r>
            </w:ins>
          </w:p>
        </w:tc>
      </w:tr>
      <w:tr w:rsidR="008B263D" w:rsidRPr="008B263D" w14:paraId="37664B73" w14:textId="77777777" w:rsidTr="008B263D">
        <w:trPr>
          <w:cantSplit/>
          <w:jc w:val="center"/>
          <w:ins w:id="310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FFC09D2" w14:textId="77777777" w:rsidR="008B263D" w:rsidRPr="008B263D" w:rsidRDefault="008B263D" w:rsidP="008B263D">
            <w:pPr>
              <w:rPr>
                <w:ins w:id="3101" w:author="Владимир Лаут" w:date="2021-03-03T11:03:00Z"/>
              </w:rPr>
            </w:pPr>
            <w:ins w:id="3102" w:author="Владимир Лаут" w:date="2021-03-03T11:03:00Z">
              <w:r w:rsidRPr="008B263D">
                <w:t>23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31186F2" w14:textId="77777777" w:rsidR="008B263D" w:rsidRPr="008B263D" w:rsidRDefault="008B263D" w:rsidP="008B263D">
            <w:pPr>
              <w:jc w:val="left"/>
              <w:rPr>
                <w:ins w:id="3103" w:author="Владимир Лаут" w:date="2021-03-03T11:03:00Z"/>
              </w:rPr>
            </w:pPr>
            <w:ins w:id="3104" w:author="Владимир Лаут" w:date="2021-03-03T11:03:00Z">
              <w:r w:rsidRPr="008B263D">
                <w:t>КР конечной передачи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272BA99" w14:textId="77777777" w:rsidR="008B263D" w:rsidRPr="008B263D" w:rsidRDefault="008B263D" w:rsidP="008B263D">
            <w:pPr>
              <w:jc w:val="left"/>
              <w:rPr>
                <w:ins w:id="3105" w:author="Владимир Лаут" w:date="2021-03-03T11:03:00Z"/>
              </w:rPr>
            </w:pPr>
            <w:ins w:id="3106" w:author="Владимир Лаут" w:date="2021-03-03T11:03:00Z">
              <w:r w:rsidRPr="008B263D">
                <w:t>23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66D3A66" w14:textId="77777777" w:rsidR="008B263D" w:rsidRPr="008B263D" w:rsidRDefault="008B263D" w:rsidP="008B263D">
            <w:pPr>
              <w:jc w:val="left"/>
              <w:rPr>
                <w:ins w:id="3107" w:author="Владимир Лаут" w:date="2021-03-03T11:03:00Z"/>
              </w:rPr>
            </w:pPr>
            <w:ins w:id="3108" w:author="Владимир Лаут" w:date="2021-03-03T11:03:00Z">
              <w:r w:rsidRPr="008B263D">
                <w:t>КР</w:t>
              </w:r>
            </w:ins>
          </w:p>
        </w:tc>
      </w:tr>
      <w:tr w:rsidR="008B263D" w:rsidRPr="008B263D" w14:paraId="6EB5C3D8" w14:textId="77777777" w:rsidTr="008B263D">
        <w:trPr>
          <w:cantSplit/>
          <w:jc w:val="center"/>
          <w:ins w:id="310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A693FEF" w14:textId="77777777" w:rsidR="008B263D" w:rsidRPr="008B263D" w:rsidRDefault="008B263D" w:rsidP="008B263D">
            <w:pPr>
              <w:rPr>
                <w:ins w:id="3110" w:author="Владимир Лаут" w:date="2021-03-03T11:03:00Z"/>
              </w:rPr>
            </w:pPr>
            <w:ins w:id="3111" w:author="Владимир Лаут" w:date="2021-03-03T11:03:00Z">
              <w:r w:rsidRPr="008B263D">
                <w:t>24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2C6A6C3" w14:textId="77777777" w:rsidR="008B263D" w:rsidRPr="008B263D" w:rsidRDefault="008B263D" w:rsidP="008B263D">
            <w:pPr>
              <w:jc w:val="left"/>
              <w:rPr>
                <w:ins w:id="3112" w:author="Владимир Лаут" w:date="2021-03-03T11:03:00Z"/>
              </w:rPr>
            </w:pPr>
            <w:ins w:id="3113" w:author="Владимир Лаут" w:date="2021-03-03T11:03:00Z">
              <w:r w:rsidRPr="008B263D">
                <w:t>КР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9F8791A" w14:textId="77777777" w:rsidR="008B263D" w:rsidRPr="008B263D" w:rsidRDefault="008B263D" w:rsidP="008B263D">
            <w:pPr>
              <w:jc w:val="left"/>
              <w:rPr>
                <w:ins w:id="3114" w:author="Владимир Лаут" w:date="2021-03-03T11:03:00Z"/>
              </w:rPr>
            </w:pPr>
            <w:ins w:id="3115" w:author="Владимир Лаут" w:date="2021-03-03T11:03:00Z">
              <w:r w:rsidRPr="008B263D">
                <w:t>24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C4ADAB9" w14:textId="77777777" w:rsidR="008B263D" w:rsidRPr="008B263D" w:rsidRDefault="008B263D" w:rsidP="008B263D">
            <w:pPr>
              <w:jc w:val="left"/>
              <w:rPr>
                <w:ins w:id="3116" w:author="Владимир Лаут" w:date="2021-03-03T11:03:00Z"/>
              </w:rPr>
            </w:pPr>
            <w:ins w:id="3117" w:author="Владимир Лаут" w:date="2021-03-03T11:03:00Z">
              <w:r w:rsidRPr="008B263D">
                <w:t>КР</w:t>
              </w:r>
            </w:ins>
          </w:p>
        </w:tc>
      </w:tr>
      <w:tr w:rsidR="008B263D" w:rsidRPr="008B263D" w14:paraId="52B4A304" w14:textId="77777777" w:rsidTr="008B263D">
        <w:trPr>
          <w:cantSplit/>
          <w:jc w:val="center"/>
          <w:ins w:id="311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E27311A" w14:textId="77777777" w:rsidR="008B263D" w:rsidRPr="008B263D" w:rsidRDefault="008B263D" w:rsidP="008B263D">
            <w:pPr>
              <w:rPr>
                <w:ins w:id="3119" w:author="Владимир Лаут" w:date="2021-03-03T11:03:00Z"/>
              </w:rPr>
            </w:pPr>
            <w:ins w:id="3120" w:author="Владимир Лаут" w:date="2021-03-03T11:03:00Z">
              <w:r w:rsidRPr="008B263D">
                <w:t>25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0938132" w14:textId="77777777" w:rsidR="008B263D" w:rsidRPr="008B263D" w:rsidRDefault="008B263D" w:rsidP="008B263D">
            <w:pPr>
              <w:jc w:val="left"/>
              <w:rPr>
                <w:ins w:id="3121" w:author="Владимир Лаут" w:date="2021-03-03T11:03:00Z"/>
              </w:rPr>
            </w:pPr>
            <w:ins w:id="3122" w:author="Владимир Лаут" w:date="2021-03-03T11:03:00Z">
              <w:r w:rsidRPr="008B263D">
                <w:t>КР кузова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5D03155" w14:textId="77777777" w:rsidR="008B263D" w:rsidRPr="008B263D" w:rsidRDefault="008B263D" w:rsidP="008B263D">
            <w:pPr>
              <w:jc w:val="left"/>
              <w:rPr>
                <w:ins w:id="3123" w:author="Владимир Лаут" w:date="2021-03-03T11:03:00Z"/>
              </w:rPr>
            </w:pPr>
            <w:ins w:id="3124" w:author="Владимир Лаут" w:date="2021-03-03T11:03:00Z">
              <w:r w:rsidRPr="008B263D">
                <w:t>25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F015F5F" w14:textId="77777777" w:rsidR="008B263D" w:rsidRPr="008B263D" w:rsidRDefault="008B263D" w:rsidP="008B263D">
            <w:pPr>
              <w:jc w:val="left"/>
              <w:rPr>
                <w:ins w:id="3125" w:author="Владимир Лаут" w:date="2021-03-03T11:03:00Z"/>
              </w:rPr>
            </w:pPr>
            <w:ins w:id="3126" w:author="Владимир Лаут" w:date="2021-03-03T11:03:00Z">
              <w:r w:rsidRPr="008B263D">
                <w:t>КР</w:t>
              </w:r>
            </w:ins>
          </w:p>
        </w:tc>
      </w:tr>
      <w:tr w:rsidR="008B263D" w:rsidRPr="008B263D" w14:paraId="7C6C9009" w14:textId="77777777" w:rsidTr="008B263D">
        <w:trPr>
          <w:cantSplit/>
          <w:jc w:val="center"/>
          <w:ins w:id="312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6DEB2AE" w14:textId="77777777" w:rsidR="008B263D" w:rsidRPr="008B263D" w:rsidRDefault="008B263D" w:rsidP="008B263D">
            <w:pPr>
              <w:rPr>
                <w:ins w:id="3128" w:author="Владимир Лаут" w:date="2021-03-03T11:03:00Z"/>
              </w:rPr>
            </w:pPr>
            <w:ins w:id="3129" w:author="Владимир Лаут" w:date="2021-03-03T11:03:00Z">
              <w:r w:rsidRPr="008B263D">
                <w:t>26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879C26F" w14:textId="77777777" w:rsidR="008B263D" w:rsidRPr="008B263D" w:rsidRDefault="008B263D" w:rsidP="008B263D">
            <w:pPr>
              <w:jc w:val="left"/>
              <w:rPr>
                <w:ins w:id="3130" w:author="Владимир Лаут" w:date="2021-03-03T11:03:00Z"/>
              </w:rPr>
            </w:pPr>
            <w:ins w:id="3131" w:author="Владимир Лаут" w:date="2021-03-03T11:03:00Z">
              <w:r w:rsidRPr="008B263D">
                <w:t>КР мотор-колеса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224F4AA" w14:textId="77777777" w:rsidR="008B263D" w:rsidRPr="008B263D" w:rsidRDefault="008B263D" w:rsidP="008B263D">
            <w:pPr>
              <w:jc w:val="left"/>
              <w:rPr>
                <w:ins w:id="3132" w:author="Владимир Лаут" w:date="2021-03-03T11:03:00Z"/>
              </w:rPr>
            </w:pPr>
            <w:ins w:id="3133" w:author="Владимир Лаут" w:date="2021-03-03T11:03:00Z">
              <w:r w:rsidRPr="008B263D">
                <w:t>26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ECAFD83" w14:textId="77777777" w:rsidR="008B263D" w:rsidRPr="008B263D" w:rsidRDefault="008B263D" w:rsidP="008B263D">
            <w:pPr>
              <w:jc w:val="left"/>
              <w:rPr>
                <w:ins w:id="3134" w:author="Владимир Лаут" w:date="2021-03-03T11:03:00Z"/>
              </w:rPr>
            </w:pPr>
            <w:ins w:id="3135" w:author="Владимир Лаут" w:date="2021-03-03T11:03:00Z">
              <w:r w:rsidRPr="008B263D">
                <w:t>КР</w:t>
              </w:r>
            </w:ins>
          </w:p>
        </w:tc>
      </w:tr>
      <w:tr w:rsidR="008B263D" w:rsidRPr="008B263D" w14:paraId="68E963D9" w14:textId="77777777" w:rsidTr="008B263D">
        <w:trPr>
          <w:cantSplit/>
          <w:jc w:val="center"/>
          <w:ins w:id="313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BDE9670" w14:textId="77777777" w:rsidR="008B263D" w:rsidRPr="008B263D" w:rsidRDefault="008B263D" w:rsidP="008B263D">
            <w:pPr>
              <w:rPr>
                <w:ins w:id="3137" w:author="Владимир Лаут" w:date="2021-03-03T11:03:00Z"/>
              </w:rPr>
            </w:pPr>
            <w:ins w:id="3138" w:author="Владимир Лаут" w:date="2021-03-03T11:03:00Z">
              <w:r w:rsidRPr="008B263D">
                <w:t>27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53E398D" w14:textId="77777777" w:rsidR="008B263D" w:rsidRPr="008B263D" w:rsidRDefault="008B263D" w:rsidP="008B263D">
            <w:pPr>
              <w:jc w:val="left"/>
              <w:rPr>
                <w:ins w:id="3139" w:author="Владимир Лаут" w:date="2021-03-03T11:03:00Z"/>
              </w:rPr>
            </w:pPr>
            <w:ins w:id="3140" w:author="Владимир Лаут" w:date="2021-03-03T11:03:00Z">
              <w:r w:rsidRPr="008B263D">
                <w:t>КР навесного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F32C198" w14:textId="77777777" w:rsidR="008B263D" w:rsidRPr="008B263D" w:rsidRDefault="008B263D" w:rsidP="008B263D">
            <w:pPr>
              <w:jc w:val="left"/>
              <w:rPr>
                <w:ins w:id="3141" w:author="Владимир Лаут" w:date="2021-03-03T11:03:00Z"/>
              </w:rPr>
            </w:pPr>
            <w:ins w:id="3142" w:author="Владимир Лаут" w:date="2021-03-03T11:03:00Z">
              <w:r w:rsidRPr="008B263D">
                <w:t>27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939C938" w14:textId="77777777" w:rsidR="008B263D" w:rsidRPr="008B263D" w:rsidRDefault="008B263D" w:rsidP="008B263D">
            <w:pPr>
              <w:jc w:val="left"/>
              <w:rPr>
                <w:ins w:id="3143" w:author="Владимир Лаут" w:date="2021-03-03T11:03:00Z"/>
              </w:rPr>
            </w:pPr>
            <w:ins w:id="3144" w:author="Владимир Лаут" w:date="2021-03-03T11:03:00Z">
              <w:r w:rsidRPr="008B263D">
                <w:t>КР</w:t>
              </w:r>
            </w:ins>
          </w:p>
        </w:tc>
      </w:tr>
      <w:tr w:rsidR="008B263D" w:rsidRPr="008B263D" w14:paraId="31C19EBA" w14:textId="77777777" w:rsidTr="008B263D">
        <w:trPr>
          <w:cantSplit/>
          <w:jc w:val="center"/>
          <w:ins w:id="314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CA87B5C" w14:textId="77777777" w:rsidR="008B263D" w:rsidRPr="008B263D" w:rsidRDefault="008B263D" w:rsidP="008B263D">
            <w:pPr>
              <w:rPr>
                <w:ins w:id="3146" w:author="Владимир Лаут" w:date="2021-03-03T11:03:00Z"/>
              </w:rPr>
            </w:pPr>
            <w:ins w:id="3147" w:author="Владимир Лаут" w:date="2021-03-03T11:03:00Z">
              <w:r w:rsidRPr="008B263D">
                <w:t>28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691581B" w14:textId="77777777" w:rsidR="008B263D" w:rsidRPr="008B263D" w:rsidRDefault="008B263D" w:rsidP="008B263D">
            <w:pPr>
              <w:jc w:val="left"/>
              <w:rPr>
                <w:ins w:id="3148" w:author="Владимир Лаут" w:date="2021-03-03T11:03:00Z"/>
              </w:rPr>
            </w:pPr>
            <w:ins w:id="3149" w:author="Владимир Лаут" w:date="2021-03-03T11:03:00Z">
              <w:r w:rsidRPr="008B263D">
                <w:t>КР подвески задней</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0EDDBEC" w14:textId="77777777" w:rsidR="008B263D" w:rsidRPr="008B263D" w:rsidRDefault="008B263D" w:rsidP="008B263D">
            <w:pPr>
              <w:jc w:val="left"/>
              <w:rPr>
                <w:ins w:id="3150" w:author="Владимир Лаут" w:date="2021-03-03T11:03:00Z"/>
              </w:rPr>
            </w:pPr>
            <w:ins w:id="3151" w:author="Владимир Лаут" w:date="2021-03-03T11:03:00Z">
              <w:r w:rsidRPr="008B263D">
                <w:t>28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01ADDF3" w14:textId="77777777" w:rsidR="008B263D" w:rsidRPr="008B263D" w:rsidRDefault="008B263D" w:rsidP="008B263D">
            <w:pPr>
              <w:jc w:val="left"/>
              <w:rPr>
                <w:ins w:id="3152" w:author="Владимир Лаут" w:date="2021-03-03T11:03:00Z"/>
              </w:rPr>
            </w:pPr>
            <w:ins w:id="3153" w:author="Владимир Лаут" w:date="2021-03-03T11:03:00Z">
              <w:r w:rsidRPr="008B263D">
                <w:t>КР</w:t>
              </w:r>
            </w:ins>
          </w:p>
        </w:tc>
      </w:tr>
      <w:tr w:rsidR="008B263D" w:rsidRPr="008B263D" w14:paraId="0F710CCC" w14:textId="77777777" w:rsidTr="008B263D">
        <w:trPr>
          <w:cantSplit/>
          <w:jc w:val="center"/>
          <w:ins w:id="315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BF30B2D" w14:textId="77777777" w:rsidR="008B263D" w:rsidRPr="008B263D" w:rsidRDefault="008B263D" w:rsidP="008B263D">
            <w:pPr>
              <w:rPr>
                <w:ins w:id="3155" w:author="Владимир Лаут" w:date="2021-03-03T11:03:00Z"/>
              </w:rPr>
            </w:pPr>
            <w:ins w:id="3156" w:author="Владимир Лаут" w:date="2021-03-03T11:03:00Z">
              <w:r w:rsidRPr="008B263D">
                <w:t>29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600B3BB" w14:textId="77777777" w:rsidR="008B263D" w:rsidRPr="008B263D" w:rsidRDefault="008B263D" w:rsidP="008B263D">
            <w:pPr>
              <w:jc w:val="left"/>
              <w:rPr>
                <w:ins w:id="3157" w:author="Владимир Лаут" w:date="2021-03-03T11:03:00Z"/>
              </w:rPr>
            </w:pPr>
            <w:ins w:id="3158" w:author="Владимир Лаут" w:date="2021-03-03T11:03:00Z">
              <w:r w:rsidRPr="008B263D">
                <w:t>КР подвески передней</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3FC0CD6" w14:textId="77777777" w:rsidR="008B263D" w:rsidRPr="008B263D" w:rsidRDefault="008B263D" w:rsidP="008B263D">
            <w:pPr>
              <w:jc w:val="left"/>
              <w:rPr>
                <w:ins w:id="3159" w:author="Владимир Лаут" w:date="2021-03-03T11:03:00Z"/>
              </w:rPr>
            </w:pPr>
            <w:ins w:id="3160" w:author="Владимир Лаут" w:date="2021-03-03T11:03:00Z">
              <w:r w:rsidRPr="008B263D">
                <w:t>29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78549E8" w14:textId="77777777" w:rsidR="008B263D" w:rsidRPr="008B263D" w:rsidRDefault="008B263D" w:rsidP="008B263D">
            <w:pPr>
              <w:jc w:val="left"/>
              <w:rPr>
                <w:ins w:id="3161" w:author="Владимир Лаут" w:date="2021-03-03T11:03:00Z"/>
              </w:rPr>
            </w:pPr>
            <w:ins w:id="3162" w:author="Владимир Лаут" w:date="2021-03-03T11:03:00Z">
              <w:r w:rsidRPr="008B263D">
                <w:t>КР</w:t>
              </w:r>
            </w:ins>
          </w:p>
        </w:tc>
      </w:tr>
      <w:tr w:rsidR="008B263D" w:rsidRPr="008B263D" w14:paraId="2435A459" w14:textId="77777777" w:rsidTr="008B263D">
        <w:trPr>
          <w:cantSplit/>
          <w:jc w:val="center"/>
          <w:ins w:id="316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F049478" w14:textId="77777777" w:rsidR="008B263D" w:rsidRPr="008B263D" w:rsidRDefault="008B263D" w:rsidP="008B263D">
            <w:pPr>
              <w:rPr>
                <w:ins w:id="3164" w:author="Владимир Лаут" w:date="2021-03-03T11:03:00Z"/>
              </w:rPr>
            </w:pPr>
            <w:ins w:id="3165" w:author="Владимир Лаут" w:date="2021-03-03T11:03:00Z">
              <w:r w:rsidRPr="008B263D">
                <w:t>2О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DC0BFCB" w14:textId="77777777" w:rsidR="008B263D" w:rsidRPr="008B263D" w:rsidRDefault="008B263D" w:rsidP="008B263D">
            <w:pPr>
              <w:jc w:val="left"/>
              <w:rPr>
                <w:ins w:id="3166" w:author="Владимир Лаут" w:date="2021-03-03T11:03:00Z"/>
              </w:rPr>
            </w:pPr>
            <w:ins w:id="3167"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68AC6DC" w14:textId="77777777" w:rsidR="008B263D" w:rsidRPr="008B263D" w:rsidRDefault="008B263D" w:rsidP="008B263D">
            <w:pPr>
              <w:jc w:val="left"/>
              <w:rPr>
                <w:ins w:id="3168" w:author="Владимир Лаут" w:date="2021-03-03T11:03:00Z"/>
              </w:rPr>
            </w:pPr>
            <w:ins w:id="3169" w:author="Владимир Лаут" w:date="2021-03-03T11:03:00Z">
              <w:r w:rsidRPr="008B263D">
                <w:t>2О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4FB9FFD" w14:textId="77777777" w:rsidR="008B263D" w:rsidRPr="008B263D" w:rsidRDefault="008B263D" w:rsidP="008B263D">
            <w:pPr>
              <w:jc w:val="left"/>
              <w:rPr>
                <w:ins w:id="3170" w:author="Владимир Лаут" w:date="2021-03-03T11:03:00Z"/>
              </w:rPr>
            </w:pPr>
            <w:ins w:id="3171" w:author="Владимир Лаут" w:date="2021-03-03T11:03:00Z">
              <w:r w:rsidRPr="008B263D">
                <w:t>ОБХ</w:t>
              </w:r>
            </w:ins>
          </w:p>
        </w:tc>
      </w:tr>
      <w:tr w:rsidR="008B263D" w:rsidRPr="008B263D" w14:paraId="3E27F0CD" w14:textId="77777777" w:rsidTr="008B263D">
        <w:trPr>
          <w:cantSplit/>
          <w:jc w:val="center"/>
          <w:ins w:id="317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8EEB257" w14:textId="77777777" w:rsidR="008B263D" w:rsidRPr="008B263D" w:rsidRDefault="008B263D" w:rsidP="008B263D">
            <w:pPr>
              <w:rPr>
                <w:ins w:id="3173" w:author="Владимир Лаут" w:date="2021-03-03T11:03:00Z"/>
              </w:rPr>
            </w:pPr>
            <w:ins w:id="3174" w:author="Владимир Лаут" w:date="2021-03-03T11:03:00Z">
              <w:r w:rsidRPr="008B263D">
                <w:t>30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83C7C70" w14:textId="77777777" w:rsidR="008B263D" w:rsidRPr="008B263D" w:rsidRDefault="008B263D" w:rsidP="008B263D">
            <w:pPr>
              <w:jc w:val="left"/>
              <w:rPr>
                <w:ins w:id="3175" w:author="Владимир Лаут" w:date="2021-03-03T11:03:00Z"/>
              </w:rPr>
            </w:pPr>
            <w:ins w:id="3176" w:author="Владимир Лаут" w:date="2021-03-03T11:03:00Z">
              <w:r w:rsidRPr="008B263D">
                <w:t xml:space="preserve">КР </w:t>
              </w:r>
              <w:proofErr w:type="spellStart"/>
              <w:r w:rsidRPr="008B263D">
                <w:t>распред</w:t>
              </w:r>
              <w:proofErr w:type="spellEnd"/>
              <w:r w:rsidRPr="008B263D">
                <w:t>. механизма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37E9D72" w14:textId="77777777" w:rsidR="008B263D" w:rsidRPr="008B263D" w:rsidRDefault="008B263D" w:rsidP="008B263D">
            <w:pPr>
              <w:jc w:val="left"/>
              <w:rPr>
                <w:ins w:id="3177" w:author="Владимир Лаут" w:date="2021-03-03T11:03:00Z"/>
              </w:rPr>
            </w:pPr>
            <w:ins w:id="3178" w:author="Владимир Лаут" w:date="2021-03-03T11:03:00Z">
              <w:r w:rsidRPr="008B263D">
                <w:t>30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B6AE034" w14:textId="77777777" w:rsidR="008B263D" w:rsidRPr="008B263D" w:rsidRDefault="008B263D" w:rsidP="008B263D">
            <w:pPr>
              <w:jc w:val="left"/>
              <w:rPr>
                <w:ins w:id="3179" w:author="Владимир Лаут" w:date="2021-03-03T11:03:00Z"/>
              </w:rPr>
            </w:pPr>
            <w:ins w:id="3180" w:author="Владимир Лаут" w:date="2021-03-03T11:03:00Z">
              <w:r w:rsidRPr="008B263D">
                <w:t>КР</w:t>
              </w:r>
            </w:ins>
          </w:p>
        </w:tc>
      </w:tr>
      <w:tr w:rsidR="008B263D" w:rsidRPr="008B263D" w14:paraId="43BA2503" w14:textId="77777777" w:rsidTr="008B263D">
        <w:trPr>
          <w:cantSplit/>
          <w:jc w:val="center"/>
          <w:ins w:id="318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D4DAE02" w14:textId="77777777" w:rsidR="008B263D" w:rsidRPr="008B263D" w:rsidRDefault="008B263D" w:rsidP="008B263D">
            <w:pPr>
              <w:rPr>
                <w:ins w:id="3182" w:author="Владимир Лаут" w:date="2021-03-03T11:03:00Z"/>
              </w:rPr>
            </w:pPr>
            <w:ins w:id="3183" w:author="Владимир Лаут" w:date="2021-03-03T11:03:00Z">
              <w:r w:rsidRPr="008B263D">
                <w:t>31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8194BC8" w14:textId="77777777" w:rsidR="008B263D" w:rsidRPr="008B263D" w:rsidRDefault="008B263D" w:rsidP="008B263D">
            <w:pPr>
              <w:jc w:val="left"/>
              <w:rPr>
                <w:ins w:id="3184" w:author="Владимир Лаут" w:date="2021-03-03T11:03:00Z"/>
              </w:rPr>
            </w:pPr>
            <w:ins w:id="3185" w:author="Владимир Лаут" w:date="2021-03-03T11:03:00Z">
              <w:r w:rsidRPr="008B263D">
                <w:t>КР ступицы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D7D1552" w14:textId="77777777" w:rsidR="008B263D" w:rsidRPr="008B263D" w:rsidRDefault="008B263D" w:rsidP="008B263D">
            <w:pPr>
              <w:jc w:val="left"/>
              <w:rPr>
                <w:ins w:id="3186" w:author="Владимир Лаут" w:date="2021-03-03T11:03:00Z"/>
              </w:rPr>
            </w:pPr>
            <w:ins w:id="3187" w:author="Владимир Лаут" w:date="2021-03-03T11:03:00Z">
              <w:r w:rsidRPr="008B263D">
                <w:t>31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2A7A037" w14:textId="77777777" w:rsidR="008B263D" w:rsidRPr="008B263D" w:rsidRDefault="008B263D" w:rsidP="008B263D">
            <w:pPr>
              <w:jc w:val="left"/>
              <w:rPr>
                <w:ins w:id="3188" w:author="Владимир Лаут" w:date="2021-03-03T11:03:00Z"/>
              </w:rPr>
            </w:pPr>
            <w:ins w:id="3189" w:author="Владимир Лаут" w:date="2021-03-03T11:03:00Z">
              <w:r w:rsidRPr="008B263D">
                <w:t>КР</w:t>
              </w:r>
            </w:ins>
          </w:p>
        </w:tc>
      </w:tr>
      <w:tr w:rsidR="008B263D" w:rsidRPr="008B263D" w14:paraId="183840E8" w14:textId="77777777" w:rsidTr="008B263D">
        <w:trPr>
          <w:cantSplit/>
          <w:jc w:val="center"/>
          <w:ins w:id="319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72AC56C" w14:textId="77777777" w:rsidR="008B263D" w:rsidRPr="008B263D" w:rsidRDefault="008B263D" w:rsidP="008B263D">
            <w:pPr>
              <w:rPr>
                <w:ins w:id="3191" w:author="Владимир Лаут" w:date="2021-03-03T11:03:00Z"/>
              </w:rPr>
            </w:pPr>
            <w:ins w:id="3192" w:author="Владимир Лаут" w:date="2021-03-03T11:03:00Z">
              <w:r w:rsidRPr="008B263D">
                <w:t>32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EE49834" w14:textId="77777777" w:rsidR="008B263D" w:rsidRPr="008B263D" w:rsidRDefault="008B263D" w:rsidP="008B263D">
            <w:pPr>
              <w:jc w:val="left"/>
              <w:rPr>
                <w:ins w:id="3193" w:author="Владимир Лаут" w:date="2021-03-03T11:03:00Z"/>
              </w:rPr>
            </w:pPr>
            <w:ins w:id="3194" w:author="Владимир Лаут" w:date="2021-03-03T11:03:00Z">
              <w:r w:rsidRPr="008B263D">
                <w:t>КР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2AFBFCF" w14:textId="77777777" w:rsidR="008B263D" w:rsidRPr="008B263D" w:rsidRDefault="008B263D" w:rsidP="008B263D">
            <w:pPr>
              <w:jc w:val="left"/>
              <w:rPr>
                <w:ins w:id="3195" w:author="Владимир Лаут" w:date="2021-03-03T11:03:00Z"/>
              </w:rPr>
            </w:pPr>
            <w:ins w:id="3196" w:author="Владимир Лаут" w:date="2021-03-03T11:03:00Z">
              <w:r w:rsidRPr="008B263D">
                <w:t>32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B5E3586" w14:textId="77777777" w:rsidR="008B263D" w:rsidRPr="008B263D" w:rsidRDefault="008B263D" w:rsidP="008B263D">
            <w:pPr>
              <w:jc w:val="left"/>
              <w:rPr>
                <w:ins w:id="3197" w:author="Владимир Лаут" w:date="2021-03-03T11:03:00Z"/>
              </w:rPr>
            </w:pPr>
            <w:ins w:id="3198" w:author="Владимир Лаут" w:date="2021-03-03T11:03:00Z">
              <w:r w:rsidRPr="008B263D">
                <w:t>КР</w:t>
              </w:r>
            </w:ins>
          </w:p>
        </w:tc>
      </w:tr>
      <w:tr w:rsidR="008B263D" w:rsidRPr="008B263D" w14:paraId="40F918CC" w14:textId="77777777" w:rsidTr="008B263D">
        <w:trPr>
          <w:cantSplit/>
          <w:jc w:val="center"/>
          <w:ins w:id="319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11EB50F" w14:textId="77777777" w:rsidR="008B263D" w:rsidRPr="008B263D" w:rsidRDefault="008B263D" w:rsidP="008B263D">
            <w:pPr>
              <w:rPr>
                <w:ins w:id="3200" w:author="Владимир Лаут" w:date="2021-03-03T11:03:00Z"/>
              </w:rPr>
            </w:pPr>
            <w:ins w:id="3201" w:author="Владимир Лаут" w:date="2021-03-03T11:03:00Z">
              <w:r w:rsidRPr="008B263D">
                <w:t>33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214E3CE" w14:textId="77777777" w:rsidR="008B263D" w:rsidRPr="008B263D" w:rsidRDefault="008B263D" w:rsidP="008B263D">
            <w:pPr>
              <w:jc w:val="left"/>
              <w:rPr>
                <w:ins w:id="3202" w:author="Владимир Лаут" w:date="2021-03-03T11:03:00Z"/>
              </w:rPr>
            </w:pPr>
            <w:ins w:id="3203" w:author="Владимир Лаут" w:date="2021-03-03T11:03:00Z">
              <w:r w:rsidRPr="008B263D">
                <w:t>КР футеровка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6742A22" w14:textId="77777777" w:rsidR="008B263D" w:rsidRPr="008B263D" w:rsidRDefault="008B263D" w:rsidP="008B263D">
            <w:pPr>
              <w:jc w:val="left"/>
              <w:rPr>
                <w:ins w:id="3204" w:author="Владимир Лаут" w:date="2021-03-03T11:03:00Z"/>
              </w:rPr>
            </w:pPr>
            <w:ins w:id="3205" w:author="Владимир Лаут" w:date="2021-03-03T11:03:00Z">
              <w:r w:rsidRPr="008B263D">
                <w:t>33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1811B17" w14:textId="77777777" w:rsidR="008B263D" w:rsidRPr="008B263D" w:rsidRDefault="008B263D" w:rsidP="008B263D">
            <w:pPr>
              <w:jc w:val="left"/>
              <w:rPr>
                <w:ins w:id="3206" w:author="Владимир Лаут" w:date="2021-03-03T11:03:00Z"/>
              </w:rPr>
            </w:pPr>
            <w:ins w:id="3207" w:author="Владимир Лаут" w:date="2021-03-03T11:03:00Z">
              <w:r w:rsidRPr="008B263D">
                <w:t>КР</w:t>
              </w:r>
            </w:ins>
          </w:p>
        </w:tc>
      </w:tr>
      <w:tr w:rsidR="008B263D" w:rsidRPr="008B263D" w14:paraId="15267D4A" w14:textId="77777777" w:rsidTr="008B263D">
        <w:trPr>
          <w:cantSplit/>
          <w:jc w:val="center"/>
          <w:ins w:id="320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F3922FA" w14:textId="77777777" w:rsidR="008B263D" w:rsidRPr="008B263D" w:rsidRDefault="008B263D" w:rsidP="008B263D">
            <w:pPr>
              <w:rPr>
                <w:ins w:id="3209" w:author="Владимир Лаут" w:date="2021-03-03T11:03:00Z"/>
              </w:rPr>
            </w:pPr>
            <w:ins w:id="3210" w:author="Владимир Лаут" w:date="2021-03-03T11:03:00Z">
              <w:r w:rsidRPr="008B263D">
                <w:t>34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DFF94A2" w14:textId="77777777" w:rsidR="008B263D" w:rsidRPr="008B263D" w:rsidRDefault="008B263D" w:rsidP="008B263D">
            <w:pPr>
              <w:jc w:val="left"/>
              <w:rPr>
                <w:ins w:id="3211" w:author="Владимир Лаут" w:date="2021-03-03T11:03:00Z"/>
              </w:rPr>
            </w:pPr>
            <w:ins w:id="3212" w:author="Владимир Лаут" w:date="2021-03-03T11:03:00Z">
              <w:r w:rsidRPr="008B263D">
                <w:t>КР ходовой части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0F5CD17" w14:textId="77777777" w:rsidR="008B263D" w:rsidRPr="008B263D" w:rsidRDefault="008B263D" w:rsidP="008B263D">
            <w:pPr>
              <w:jc w:val="left"/>
              <w:rPr>
                <w:ins w:id="3213" w:author="Владимир Лаут" w:date="2021-03-03T11:03:00Z"/>
              </w:rPr>
            </w:pPr>
            <w:ins w:id="3214" w:author="Владимир Лаут" w:date="2021-03-03T11:03:00Z">
              <w:r w:rsidRPr="008B263D">
                <w:t>34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0C9B4B6" w14:textId="77777777" w:rsidR="008B263D" w:rsidRPr="008B263D" w:rsidRDefault="008B263D" w:rsidP="008B263D">
            <w:pPr>
              <w:jc w:val="left"/>
              <w:rPr>
                <w:ins w:id="3215" w:author="Владимир Лаут" w:date="2021-03-03T11:03:00Z"/>
              </w:rPr>
            </w:pPr>
            <w:ins w:id="3216" w:author="Владимир Лаут" w:date="2021-03-03T11:03:00Z">
              <w:r w:rsidRPr="008B263D">
                <w:t>КР</w:t>
              </w:r>
            </w:ins>
          </w:p>
        </w:tc>
      </w:tr>
      <w:tr w:rsidR="008B263D" w:rsidRPr="008B263D" w14:paraId="769C946F" w14:textId="77777777" w:rsidTr="008B263D">
        <w:trPr>
          <w:cantSplit/>
          <w:jc w:val="center"/>
          <w:ins w:id="321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0A14B31" w14:textId="77777777" w:rsidR="008B263D" w:rsidRPr="008B263D" w:rsidRDefault="008B263D" w:rsidP="008B263D">
            <w:pPr>
              <w:rPr>
                <w:ins w:id="3218" w:author="Владимир Лаут" w:date="2021-03-03T11:03:00Z"/>
              </w:rPr>
            </w:pPr>
            <w:ins w:id="3219" w:author="Владимир Лаут" w:date="2021-03-03T11:03:00Z">
              <w:r w:rsidRPr="008B263D">
                <w:t>35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6CE38F8" w14:textId="77777777" w:rsidR="008B263D" w:rsidRPr="008B263D" w:rsidRDefault="008B263D" w:rsidP="008B263D">
            <w:pPr>
              <w:jc w:val="left"/>
              <w:rPr>
                <w:ins w:id="3220" w:author="Владимир Лаут" w:date="2021-03-03T11:03:00Z"/>
              </w:rPr>
            </w:pPr>
            <w:ins w:id="3221" w:author="Владимир Лаут" w:date="2021-03-03T11:03:00Z">
              <w:r w:rsidRPr="008B263D">
                <w:t>КР доп.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06C5556" w14:textId="77777777" w:rsidR="008B263D" w:rsidRPr="008B263D" w:rsidRDefault="008B263D" w:rsidP="008B263D">
            <w:pPr>
              <w:jc w:val="left"/>
              <w:rPr>
                <w:ins w:id="3222" w:author="Владимир Лаут" w:date="2021-03-03T11:03:00Z"/>
              </w:rPr>
            </w:pPr>
            <w:ins w:id="3223" w:author="Владимир Лаут" w:date="2021-03-03T11:03:00Z">
              <w:r w:rsidRPr="008B263D">
                <w:t>35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712C858" w14:textId="77777777" w:rsidR="008B263D" w:rsidRPr="008B263D" w:rsidRDefault="008B263D" w:rsidP="008B263D">
            <w:pPr>
              <w:jc w:val="left"/>
              <w:rPr>
                <w:ins w:id="3224" w:author="Владимир Лаут" w:date="2021-03-03T11:03:00Z"/>
              </w:rPr>
            </w:pPr>
            <w:ins w:id="3225" w:author="Владимир Лаут" w:date="2021-03-03T11:03:00Z">
              <w:r w:rsidRPr="008B263D">
                <w:t>КР</w:t>
              </w:r>
            </w:ins>
          </w:p>
        </w:tc>
      </w:tr>
      <w:tr w:rsidR="008B263D" w:rsidRPr="008B263D" w14:paraId="40FE0C7C" w14:textId="77777777" w:rsidTr="008B263D">
        <w:trPr>
          <w:cantSplit/>
          <w:jc w:val="center"/>
          <w:ins w:id="322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FF75690" w14:textId="77777777" w:rsidR="008B263D" w:rsidRPr="008B263D" w:rsidRDefault="008B263D" w:rsidP="008B263D">
            <w:pPr>
              <w:rPr>
                <w:ins w:id="3227" w:author="Владимир Лаут" w:date="2021-03-03T11:03:00Z"/>
              </w:rPr>
            </w:pPr>
            <w:ins w:id="3228" w:author="Владимир Лаут" w:date="2021-03-03T11:03:00Z">
              <w:r w:rsidRPr="008B263D">
                <w:t>36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EC0D668" w14:textId="77777777" w:rsidR="008B263D" w:rsidRPr="008B263D" w:rsidRDefault="008B263D" w:rsidP="008B263D">
            <w:pPr>
              <w:jc w:val="left"/>
              <w:rPr>
                <w:ins w:id="3229" w:author="Владимир Лаут" w:date="2021-03-03T11:03:00Z"/>
              </w:rPr>
            </w:pPr>
            <w:ins w:id="3230" w:author="Владимир Лаут" w:date="2021-03-03T11:03:00Z">
              <w:r w:rsidRPr="008B263D">
                <w:t>КР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6EE5CFA" w14:textId="77777777" w:rsidR="008B263D" w:rsidRPr="008B263D" w:rsidRDefault="008B263D" w:rsidP="008B263D">
            <w:pPr>
              <w:jc w:val="left"/>
              <w:rPr>
                <w:ins w:id="3231" w:author="Владимир Лаут" w:date="2021-03-03T11:03:00Z"/>
              </w:rPr>
            </w:pPr>
            <w:ins w:id="3232" w:author="Владимир Лаут" w:date="2021-03-03T11:03:00Z">
              <w:r w:rsidRPr="008B263D">
                <w:t>36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171ACC6" w14:textId="77777777" w:rsidR="008B263D" w:rsidRPr="008B263D" w:rsidRDefault="008B263D" w:rsidP="008B263D">
            <w:pPr>
              <w:jc w:val="left"/>
              <w:rPr>
                <w:ins w:id="3233" w:author="Владимир Лаут" w:date="2021-03-03T11:03:00Z"/>
              </w:rPr>
            </w:pPr>
            <w:ins w:id="3234" w:author="Владимир Лаут" w:date="2021-03-03T11:03:00Z">
              <w:r w:rsidRPr="008B263D">
                <w:t>КР</w:t>
              </w:r>
            </w:ins>
          </w:p>
        </w:tc>
      </w:tr>
      <w:tr w:rsidR="008B263D" w:rsidRPr="008B263D" w14:paraId="3BD5A401" w14:textId="77777777" w:rsidTr="008B263D">
        <w:trPr>
          <w:cantSplit/>
          <w:jc w:val="center"/>
          <w:ins w:id="323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D31C1BE" w14:textId="77777777" w:rsidR="008B263D" w:rsidRPr="008B263D" w:rsidRDefault="008B263D" w:rsidP="008B263D">
            <w:pPr>
              <w:rPr>
                <w:ins w:id="3236" w:author="Владимир Лаут" w:date="2021-03-03T11:03:00Z"/>
              </w:rPr>
            </w:pPr>
            <w:ins w:id="3237" w:author="Владимир Лаут" w:date="2021-03-03T11:03:00Z">
              <w:r w:rsidRPr="008B263D">
                <w:t>37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8E287EB" w14:textId="77777777" w:rsidR="008B263D" w:rsidRPr="008B263D" w:rsidRDefault="008B263D" w:rsidP="008B263D">
            <w:pPr>
              <w:jc w:val="left"/>
              <w:rPr>
                <w:ins w:id="3238" w:author="Владимир Лаут" w:date="2021-03-03T11:03:00Z"/>
              </w:rPr>
            </w:pPr>
            <w:ins w:id="3239" w:author="Владимир Лаут" w:date="2021-03-03T11:03:00Z">
              <w:r w:rsidRPr="008B263D">
                <w:t>КР1 бортовых редукторов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584F972" w14:textId="77777777" w:rsidR="008B263D" w:rsidRPr="008B263D" w:rsidRDefault="008B263D" w:rsidP="008B263D">
            <w:pPr>
              <w:jc w:val="left"/>
              <w:rPr>
                <w:ins w:id="3240" w:author="Владимир Лаут" w:date="2021-03-03T11:03:00Z"/>
              </w:rPr>
            </w:pPr>
            <w:ins w:id="3241" w:author="Владимир Лаут" w:date="2021-03-03T11:03:00Z">
              <w:r w:rsidRPr="008B263D">
                <w:t>37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962514C" w14:textId="77777777" w:rsidR="008B263D" w:rsidRPr="008B263D" w:rsidRDefault="008B263D" w:rsidP="008B263D">
            <w:pPr>
              <w:jc w:val="left"/>
              <w:rPr>
                <w:ins w:id="3242" w:author="Владимир Лаут" w:date="2021-03-03T11:03:00Z"/>
              </w:rPr>
            </w:pPr>
            <w:ins w:id="3243" w:author="Владимир Лаут" w:date="2021-03-03T11:03:00Z">
              <w:r w:rsidRPr="008B263D">
                <w:t>КР1</w:t>
              </w:r>
            </w:ins>
          </w:p>
        </w:tc>
      </w:tr>
      <w:tr w:rsidR="008B263D" w:rsidRPr="008B263D" w14:paraId="662C7B41" w14:textId="77777777" w:rsidTr="008B263D">
        <w:trPr>
          <w:cantSplit/>
          <w:jc w:val="center"/>
          <w:ins w:id="324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E019A93" w14:textId="77777777" w:rsidR="008B263D" w:rsidRPr="008B263D" w:rsidRDefault="008B263D" w:rsidP="008B263D">
            <w:pPr>
              <w:rPr>
                <w:ins w:id="3245" w:author="Владимир Лаут" w:date="2021-03-03T11:03:00Z"/>
              </w:rPr>
            </w:pPr>
            <w:ins w:id="3246" w:author="Владимир Лаут" w:date="2021-03-03T11:03:00Z">
              <w:r w:rsidRPr="008B263D">
                <w:t>38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E93B591" w14:textId="77777777" w:rsidR="008B263D" w:rsidRPr="008B263D" w:rsidRDefault="008B263D" w:rsidP="008B263D">
            <w:pPr>
              <w:jc w:val="left"/>
              <w:rPr>
                <w:ins w:id="3247" w:author="Владимир Лаут" w:date="2021-03-03T11:03:00Z"/>
              </w:rPr>
            </w:pPr>
            <w:ins w:id="3248" w:author="Владимир Лаут" w:date="2021-03-03T11:03:00Z">
              <w:r w:rsidRPr="008B263D">
                <w:t>КР1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3A97669" w14:textId="77777777" w:rsidR="008B263D" w:rsidRPr="008B263D" w:rsidRDefault="008B263D" w:rsidP="008B263D">
            <w:pPr>
              <w:jc w:val="left"/>
              <w:rPr>
                <w:ins w:id="3249" w:author="Владимир Лаут" w:date="2021-03-03T11:03:00Z"/>
              </w:rPr>
            </w:pPr>
            <w:ins w:id="3250" w:author="Владимир Лаут" w:date="2021-03-03T11:03:00Z">
              <w:r w:rsidRPr="008B263D">
                <w:t>38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7306201" w14:textId="77777777" w:rsidR="008B263D" w:rsidRPr="008B263D" w:rsidRDefault="008B263D" w:rsidP="008B263D">
            <w:pPr>
              <w:jc w:val="left"/>
              <w:rPr>
                <w:ins w:id="3251" w:author="Владимир Лаут" w:date="2021-03-03T11:03:00Z"/>
              </w:rPr>
            </w:pPr>
            <w:ins w:id="3252" w:author="Владимир Лаут" w:date="2021-03-03T11:03:00Z">
              <w:r w:rsidRPr="008B263D">
                <w:t>КР1</w:t>
              </w:r>
            </w:ins>
          </w:p>
        </w:tc>
      </w:tr>
      <w:tr w:rsidR="008B263D" w:rsidRPr="008B263D" w14:paraId="6C42F6C8" w14:textId="77777777" w:rsidTr="008B263D">
        <w:trPr>
          <w:cantSplit/>
          <w:jc w:val="center"/>
          <w:ins w:id="325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38163F9" w14:textId="77777777" w:rsidR="008B263D" w:rsidRPr="008B263D" w:rsidRDefault="008B263D" w:rsidP="008B263D">
            <w:pPr>
              <w:rPr>
                <w:ins w:id="3254" w:author="Владимир Лаут" w:date="2021-03-03T11:03:00Z"/>
              </w:rPr>
            </w:pPr>
            <w:ins w:id="3255" w:author="Владимир Лаут" w:date="2021-03-03T11:03:00Z">
              <w:r w:rsidRPr="008B263D">
                <w:t>39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5E52EDC" w14:textId="77777777" w:rsidR="008B263D" w:rsidRPr="008B263D" w:rsidRDefault="008B263D" w:rsidP="008B263D">
            <w:pPr>
              <w:jc w:val="left"/>
              <w:rPr>
                <w:ins w:id="3256" w:author="Владимир Лаут" w:date="2021-03-03T11:03:00Z"/>
              </w:rPr>
            </w:pPr>
            <w:ins w:id="3257" w:author="Владимир Лаут" w:date="2021-03-03T11:03:00Z">
              <w:r w:rsidRPr="008B263D">
                <w:t>КР1 двигателя (</w:t>
              </w:r>
              <w:proofErr w:type="spellStart"/>
              <w:r w:rsidRPr="008B263D">
                <w:t>Cummins</w:t>
              </w:r>
              <w:proofErr w:type="spellEnd"/>
              <w:r w:rsidRPr="008B263D">
                <w:t>)</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4437ADF" w14:textId="77777777" w:rsidR="008B263D" w:rsidRPr="008B263D" w:rsidRDefault="008B263D" w:rsidP="008B263D">
            <w:pPr>
              <w:jc w:val="left"/>
              <w:rPr>
                <w:ins w:id="3258" w:author="Владимир Лаут" w:date="2021-03-03T11:03:00Z"/>
              </w:rPr>
            </w:pPr>
            <w:ins w:id="3259" w:author="Владимир Лаут" w:date="2021-03-03T11:03:00Z">
              <w:r w:rsidRPr="008B263D">
                <w:t>39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BCDABC2" w14:textId="77777777" w:rsidR="008B263D" w:rsidRPr="008B263D" w:rsidRDefault="008B263D" w:rsidP="008B263D">
            <w:pPr>
              <w:jc w:val="left"/>
              <w:rPr>
                <w:ins w:id="3260" w:author="Владимир Лаут" w:date="2021-03-03T11:03:00Z"/>
              </w:rPr>
            </w:pPr>
            <w:ins w:id="3261" w:author="Владимир Лаут" w:date="2021-03-03T11:03:00Z">
              <w:r w:rsidRPr="008B263D">
                <w:t>КР1</w:t>
              </w:r>
            </w:ins>
          </w:p>
        </w:tc>
      </w:tr>
      <w:tr w:rsidR="008B263D" w:rsidRPr="008B263D" w14:paraId="18574EB5" w14:textId="77777777" w:rsidTr="008B263D">
        <w:trPr>
          <w:cantSplit/>
          <w:jc w:val="center"/>
          <w:ins w:id="326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0025788" w14:textId="77777777" w:rsidR="008B263D" w:rsidRPr="008B263D" w:rsidRDefault="008B263D" w:rsidP="008B263D">
            <w:pPr>
              <w:rPr>
                <w:ins w:id="3263" w:author="Владимир Лаут" w:date="2021-03-03T11:03:00Z"/>
              </w:rPr>
            </w:pPr>
            <w:ins w:id="3264" w:author="Владимир Лаут" w:date="2021-03-03T11:03:00Z">
              <w:r w:rsidRPr="008B263D">
                <w:t>3О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4E4E66E" w14:textId="77777777" w:rsidR="008B263D" w:rsidRPr="008B263D" w:rsidRDefault="008B263D" w:rsidP="008B263D">
            <w:pPr>
              <w:jc w:val="left"/>
              <w:rPr>
                <w:ins w:id="3265" w:author="Владимир Лаут" w:date="2021-03-03T11:03:00Z"/>
              </w:rPr>
            </w:pPr>
            <w:ins w:id="3266"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C68E49F" w14:textId="77777777" w:rsidR="008B263D" w:rsidRPr="008B263D" w:rsidRDefault="008B263D" w:rsidP="008B263D">
            <w:pPr>
              <w:jc w:val="left"/>
              <w:rPr>
                <w:ins w:id="3267" w:author="Владимир Лаут" w:date="2021-03-03T11:03:00Z"/>
              </w:rPr>
            </w:pPr>
            <w:ins w:id="3268" w:author="Владимир Лаут" w:date="2021-03-03T11:03:00Z">
              <w:r w:rsidRPr="008B263D">
                <w:t>3О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F179FBA" w14:textId="77777777" w:rsidR="008B263D" w:rsidRPr="008B263D" w:rsidRDefault="008B263D" w:rsidP="008B263D">
            <w:pPr>
              <w:jc w:val="left"/>
              <w:rPr>
                <w:ins w:id="3269" w:author="Владимир Лаут" w:date="2021-03-03T11:03:00Z"/>
              </w:rPr>
            </w:pPr>
            <w:ins w:id="3270" w:author="Владимир Лаут" w:date="2021-03-03T11:03:00Z">
              <w:r w:rsidRPr="008B263D">
                <w:t>ОБХ</w:t>
              </w:r>
            </w:ins>
          </w:p>
        </w:tc>
      </w:tr>
      <w:tr w:rsidR="008B263D" w:rsidRPr="008B263D" w14:paraId="5A69D148" w14:textId="77777777" w:rsidTr="008B263D">
        <w:trPr>
          <w:cantSplit/>
          <w:jc w:val="center"/>
          <w:ins w:id="327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87328B4" w14:textId="77777777" w:rsidR="008B263D" w:rsidRPr="008B263D" w:rsidRDefault="008B263D" w:rsidP="008B263D">
            <w:pPr>
              <w:rPr>
                <w:ins w:id="3272" w:author="Владимир Лаут" w:date="2021-03-03T11:03:00Z"/>
              </w:rPr>
            </w:pPr>
            <w:ins w:id="3273" w:author="Владимир Лаут" w:date="2021-03-03T11:03:00Z">
              <w:r w:rsidRPr="008B263D">
                <w:t>40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4ED6F03" w14:textId="77777777" w:rsidR="008B263D" w:rsidRPr="008B263D" w:rsidRDefault="008B263D" w:rsidP="008B263D">
            <w:pPr>
              <w:jc w:val="left"/>
              <w:rPr>
                <w:ins w:id="3274" w:author="Владимир Лаут" w:date="2021-03-03T11:03:00Z"/>
              </w:rPr>
            </w:pPr>
            <w:ins w:id="3275" w:author="Владимир Лаут" w:date="2021-03-03T11:03:00Z">
              <w:r w:rsidRPr="008B263D">
                <w:t>Замена1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3C895F7" w14:textId="77777777" w:rsidR="008B263D" w:rsidRPr="008B263D" w:rsidRDefault="008B263D" w:rsidP="008B263D">
            <w:pPr>
              <w:jc w:val="left"/>
              <w:rPr>
                <w:ins w:id="3276" w:author="Владимир Лаут" w:date="2021-03-03T11:03:00Z"/>
              </w:rPr>
            </w:pPr>
            <w:ins w:id="3277" w:author="Владимир Лаут" w:date="2021-03-03T11:03:00Z">
              <w:r w:rsidRPr="008B263D">
                <w:t>Д1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12DF056" w14:textId="77777777" w:rsidR="008B263D" w:rsidRPr="008B263D" w:rsidRDefault="008B263D" w:rsidP="008B263D">
            <w:pPr>
              <w:jc w:val="left"/>
              <w:rPr>
                <w:ins w:id="3278" w:author="Владимир Лаут" w:date="2021-03-03T11:03:00Z"/>
              </w:rPr>
            </w:pPr>
            <w:ins w:id="3279" w:author="Владимир Лаут" w:date="2021-03-03T11:03:00Z">
              <w:r w:rsidRPr="008B263D">
                <w:t>ЗМН</w:t>
              </w:r>
            </w:ins>
          </w:p>
        </w:tc>
      </w:tr>
      <w:tr w:rsidR="008B263D" w:rsidRPr="008B263D" w14:paraId="6136ED2E" w14:textId="77777777" w:rsidTr="008B263D">
        <w:trPr>
          <w:cantSplit/>
          <w:jc w:val="center"/>
          <w:ins w:id="328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88EA049" w14:textId="77777777" w:rsidR="008B263D" w:rsidRPr="008B263D" w:rsidRDefault="008B263D" w:rsidP="008B263D">
            <w:pPr>
              <w:rPr>
                <w:ins w:id="3281" w:author="Владимир Лаут" w:date="2021-03-03T11:03:00Z"/>
              </w:rPr>
            </w:pPr>
            <w:ins w:id="3282" w:author="Владимир Лаут" w:date="2021-03-03T11:03:00Z">
              <w:r w:rsidRPr="008B263D">
                <w:t>41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2A7C965" w14:textId="77777777" w:rsidR="008B263D" w:rsidRPr="008B263D" w:rsidRDefault="008B263D" w:rsidP="008B263D">
            <w:pPr>
              <w:jc w:val="left"/>
              <w:rPr>
                <w:ins w:id="3283" w:author="Владимир Лаут" w:date="2021-03-03T11:03:00Z"/>
              </w:rPr>
            </w:pPr>
            <w:ins w:id="3284" w:author="Владимир Лаут" w:date="2021-03-03T11:03:00Z">
              <w:r w:rsidRPr="008B263D">
                <w:t>Замена1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9E5D5FE" w14:textId="77777777" w:rsidR="008B263D" w:rsidRPr="008B263D" w:rsidRDefault="008B263D" w:rsidP="008B263D">
            <w:pPr>
              <w:jc w:val="left"/>
              <w:rPr>
                <w:ins w:id="3285" w:author="Владимир Лаут" w:date="2021-03-03T11:03:00Z"/>
              </w:rPr>
            </w:pPr>
            <w:ins w:id="3286" w:author="Владимир Лаут" w:date="2021-03-03T11:03:00Z">
              <w:r w:rsidRPr="008B263D">
                <w:t>П1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14F7B39" w14:textId="77777777" w:rsidR="008B263D" w:rsidRPr="008B263D" w:rsidRDefault="008B263D" w:rsidP="008B263D">
            <w:pPr>
              <w:jc w:val="left"/>
              <w:rPr>
                <w:ins w:id="3287" w:author="Владимир Лаут" w:date="2021-03-03T11:03:00Z"/>
              </w:rPr>
            </w:pPr>
            <w:ins w:id="3288" w:author="Владимир Лаут" w:date="2021-03-03T11:03:00Z">
              <w:r w:rsidRPr="008B263D">
                <w:t>ЗМН</w:t>
              </w:r>
            </w:ins>
          </w:p>
        </w:tc>
      </w:tr>
      <w:tr w:rsidR="008B263D" w:rsidRPr="008B263D" w14:paraId="50F1FC8A" w14:textId="77777777" w:rsidTr="008B263D">
        <w:trPr>
          <w:cantSplit/>
          <w:jc w:val="center"/>
          <w:ins w:id="328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335F5C0" w14:textId="77777777" w:rsidR="008B263D" w:rsidRPr="008B263D" w:rsidRDefault="008B263D" w:rsidP="008B263D">
            <w:pPr>
              <w:rPr>
                <w:ins w:id="3290" w:author="Владимир Лаут" w:date="2021-03-03T11:03:00Z"/>
              </w:rPr>
            </w:pPr>
            <w:ins w:id="3291" w:author="Владимир Лаут" w:date="2021-03-03T11:03:00Z">
              <w:r w:rsidRPr="008B263D">
                <w:t>42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821853E" w14:textId="77777777" w:rsidR="008B263D" w:rsidRPr="008B263D" w:rsidRDefault="008B263D" w:rsidP="008B263D">
            <w:pPr>
              <w:jc w:val="left"/>
              <w:rPr>
                <w:ins w:id="3292" w:author="Владимир Лаут" w:date="2021-03-03T11:03:00Z"/>
              </w:rPr>
            </w:pPr>
            <w:ins w:id="3293" w:author="Владимир Лаут" w:date="2021-03-03T11:03:00Z">
              <w:r w:rsidRPr="008B263D">
                <w:t>КР1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90161BB" w14:textId="77777777" w:rsidR="008B263D" w:rsidRPr="008B263D" w:rsidRDefault="008B263D" w:rsidP="008B263D">
            <w:pPr>
              <w:jc w:val="left"/>
              <w:rPr>
                <w:ins w:id="3294" w:author="Владимир Лаут" w:date="2021-03-03T11:03:00Z"/>
              </w:rPr>
            </w:pPr>
            <w:ins w:id="3295" w:author="Владимир Лаут" w:date="2021-03-03T11:03:00Z">
              <w:r w:rsidRPr="008B263D">
                <w:t>42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50F2458" w14:textId="77777777" w:rsidR="008B263D" w:rsidRPr="008B263D" w:rsidRDefault="008B263D" w:rsidP="008B263D">
            <w:pPr>
              <w:jc w:val="left"/>
              <w:rPr>
                <w:ins w:id="3296" w:author="Владимир Лаут" w:date="2021-03-03T11:03:00Z"/>
              </w:rPr>
            </w:pPr>
            <w:ins w:id="3297" w:author="Владимир Лаут" w:date="2021-03-03T11:03:00Z">
              <w:r w:rsidRPr="008B263D">
                <w:t>КР1</w:t>
              </w:r>
            </w:ins>
          </w:p>
        </w:tc>
      </w:tr>
      <w:tr w:rsidR="008B263D" w:rsidRPr="008B263D" w14:paraId="4A01F112" w14:textId="77777777" w:rsidTr="008B263D">
        <w:trPr>
          <w:cantSplit/>
          <w:jc w:val="center"/>
          <w:ins w:id="329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E72194A" w14:textId="77777777" w:rsidR="008B263D" w:rsidRPr="008B263D" w:rsidRDefault="008B263D" w:rsidP="008B263D">
            <w:pPr>
              <w:rPr>
                <w:ins w:id="3299" w:author="Владимир Лаут" w:date="2021-03-03T11:03:00Z"/>
              </w:rPr>
            </w:pPr>
            <w:ins w:id="3300" w:author="Владимир Лаут" w:date="2021-03-03T11:03:00Z">
              <w:r w:rsidRPr="008B263D">
                <w:t>43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A411FF3" w14:textId="77777777" w:rsidR="008B263D" w:rsidRPr="008B263D" w:rsidRDefault="008B263D" w:rsidP="008B263D">
            <w:pPr>
              <w:jc w:val="left"/>
              <w:rPr>
                <w:ins w:id="3301" w:author="Владимир Лаут" w:date="2021-03-03T11:03:00Z"/>
              </w:rPr>
            </w:pPr>
            <w:ins w:id="3302" w:author="Владимир Лаут" w:date="2021-03-03T11:03:00Z">
              <w:r w:rsidRPr="008B263D">
                <w:t>КР1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F736EB1" w14:textId="77777777" w:rsidR="008B263D" w:rsidRPr="008B263D" w:rsidRDefault="008B263D" w:rsidP="008B263D">
            <w:pPr>
              <w:jc w:val="left"/>
              <w:rPr>
                <w:ins w:id="3303" w:author="Владимир Лаут" w:date="2021-03-03T11:03:00Z"/>
              </w:rPr>
            </w:pPr>
            <w:ins w:id="3304" w:author="Владимир Лаут" w:date="2021-03-03T11:03:00Z">
              <w:r w:rsidRPr="008B263D">
                <w:t>43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A6A45BB" w14:textId="77777777" w:rsidR="008B263D" w:rsidRPr="008B263D" w:rsidRDefault="008B263D" w:rsidP="008B263D">
            <w:pPr>
              <w:jc w:val="left"/>
              <w:rPr>
                <w:ins w:id="3305" w:author="Владимир Лаут" w:date="2021-03-03T11:03:00Z"/>
              </w:rPr>
            </w:pPr>
            <w:ins w:id="3306" w:author="Владимир Лаут" w:date="2021-03-03T11:03:00Z">
              <w:r w:rsidRPr="008B263D">
                <w:t>КР1</w:t>
              </w:r>
            </w:ins>
          </w:p>
        </w:tc>
      </w:tr>
      <w:tr w:rsidR="008B263D" w:rsidRPr="008B263D" w14:paraId="5C264FEF" w14:textId="77777777" w:rsidTr="008B263D">
        <w:trPr>
          <w:cantSplit/>
          <w:jc w:val="center"/>
          <w:ins w:id="330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78A2D16" w14:textId="77777777" w:rsidR="008B263D" w:rsidRPr="008B263D" w:rsidRDefault="008B263D" w:rsidP="008B263D">
            <w:pPr>
              <w:rPr>
                <w:ins w:id="3308" w:author="Владимир Лаут" w:date="2021-03-03T11:03:00Z"/>
              </w:rPr>
            </w:pPr>
            <w:ins w:id="3309" w:author="Владимир Лаут" w:date="2021-03-03T11:03:00Z">
              <w:r w:rsidRPr="008B263D">
                <w:t>44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AF06DE6" w14:textId="77777777" w:rsidR="008B263D" w:rsidRPr="008B263D" w:rsidRDefault="008B263D" w:rsidP="008B263D">
            <w:pPr>
              <w:jc w:val="left"/>
              <w:rPr>
                <w:ins w:id="3310" w:author="Владимир Лаут" w:date="2021-03-03T11:03:00Z"/>
              </w:rPr>
            </w:pPr>
            <w:ins w:id="3311" w:author="Владимир Лаут" w:date="2021-03-03T11:03:00Z">
              <w:r w:rsidRPr="008B263D">
                <w:t>КР1 ходовой части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4B4E048" w14:textId="77777777" w:rsidR="008B263D" w:rsidRPr="008B263D" w:rsidRDefault="008B263D" w:rsidP="008B263D">
            <w:pPr>
              <w:jc w:val="left"/>
              <w:rPr>
                <w:ins w:id="3312" w:author="Владимир Лаут" w:date="2021-03-03T11:03:00Z"/>
              </w:rPr>
            </w:pPr>
            <w:ins w:id="3313" w:author="Владимир Лаут" w:date="2021-03-03T11:03:00Z">
              <w:r w:rsidRPr="008B263D">
                <w:t>44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A0CE7D2" w14:textId="77777777" w:rsidR="008B263D" w:rsidRPr="008B263D" w:rsidRDefault="008B263D" w:rsidP="008B263D">
            <w:pPr>
              <w:jc w:val="left"/>
              <w:rPr>
                <w:ins w:id="3314" w:author="Владимир Лаут" w:date="2021-03-03T11:03:00Z"/>
              </w:rPr>
            </w:pPr>
            <w:ins w:id="3315" w:author="Владимир Лаут" w:date="2021-03-03T11:03:00Z">
              <w:r w:rsidRPr="008B263D">
                <w:t>КР1</w:t>
              </w:r>
            </w:ins>
          </w:p>
        </w:tc>
      </w:tr>
      <w:tr w:rsidR="008B263D" w:rsidRPr="008B263D" w14:paraId="389A10D0" w14:textId="77777777" w:rsidTr="008B263D">
        <w:trPr>
          <w:cantSplit/>
          <w:jc w:val="center"/>
          <w:ins w:id="331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4D56C59" w14:textId="77777777" w:rsidR="008B263D" w:rsidRPr="008B263D" w:rsidRDefault="008B263D" w:rsidP="008B263D">
            <w:pPr>
              <w:rPr>
                <w:ins w:id="3317" w:author="Владимир Лаут" w:date="2021-03-03T11:03:00Z"/>
              </w:rPr>
            </w:pPr>
            <w:ins w:id="3318" w:author="Владимир Лаут" w:date="2021-03-03T11:03:00Z">
              <w:r w:rsidRPr="008B263D">
                <w:t>45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AAA7B15" w14:textId="77777777" w:rsidR="008B263D" w:rsidRPr="008B263D" w:rsidRDefault="008B263D" w:rsidP="008B263D">
            <w:pPr>
              <w:jc w:val="left"/>
              <w:rPr>
                <w:ins w:id="3319" w:author="Владимир Лаут" w:date="2021-03-03T11:03:00Z"/>
              </w:rPr>
            </w:pPr>
            <w:ins w:id="3320" w:author="Владимир Лаут" w:date="2021-03-03T11:03:00Z">
              <w:r w:rsidRPr="008B263D">
                <w:t>КР1 доп.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940ABED" w14:textId="77777777" w:rsidR="008B263D" w:rsidRPr="008B263D" w:rsidRDefault="008B263D" w:rsidP="008B263D">
            <w:pPr>
              <w:jc w:val="left"/>
              <w:rPr>
                <w:ins w:id="3321" w:author="Владимир Лаут" w:date="2021-03-03T11:03:00Z"/>
              </w:rPr>
            </w:pPr>
            <w:ins w:id="3322" w:author="Владимир Лаут" w:date="2021-03-03T11:03:00Z">
              <w:r w:rsidRPr="008B263D">
                <w:t>45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11047AA" w14:textId="77777777" w:rsidR="008B263D" w:rsidRPr="008B263D" w:rsidRDefault="008B263D" w:rsidP="008B263D">
            <w:pPr>
              <w:jc w:val="left"/>
              <w:rPr>
                <w:ins w:id="3323" w:author="Владимир Лаут" w:date="2021-03-03T11:03:00Z"/>
              </w:rPr>
            </w:pPr>
            <w:ins w:id="3324" w:author="Владимир Лаут" w:date="2021-03-03T11:03:00Z">
              <w:r w:rsidRPr="008B263D">
                <w:t>КР1</w:t>
              </w:r>
            </w:ins>
          </w:p>
        </w:tc>
      </w:tr>
      <w:tr w:rsidR="008B263D" w:rsidRPr="008B263D" w14:paraId="0E008DDE" w14:textId="77777777" w:rsidTr="008B263D">
        <w:trPr>
          <w:cantSplit/>
          <w:jc w:val="center"/>
          <w:ins w:id="332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983BD0E" w14:textId="77777777" w:rsidR="008B263D" w:rsidRPr="008B263D" w:rsidRDefault="008B263D" w:rsidP="008B263D">
            <w:pPr>
              <w:rPr>
                <w:ins w:id="3326" w:author="Владимир Лаут" w:date="2021-03-03T11:03:00Z"/>
              </w:rPr>
            </w:pPr>
            <w:ins w:id="3327" w:author="Владимир Лаут" w:date="2021-03-03T11:03:00Z">
              <w:r w:rsidRPr="008B263D">
                <w:t>46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DF86C20" w14:textId="77777777" w:rsidR="008B263D" w:rsidRPr="008B263D" w:rsidRDefault="008B263D" w:rsidP="008B263D">
            <w:pPr>
              <w:jc w:val="left"/>
              <w:rPr>
                <w:ins w:id="3328" w:author="Владимир Лаут" w:date="2021-03-03T11:03:00Z"/>
              </w:rPr>
            </w:pPr>
            <w:ins w:id="3329" w:author="Владимир Лаут" w:date="2021-03-03T11:03:00Z">
              <w:r w:rsidRPr="008B263D">
                <w:t>КР2 бортовых редукторов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E58B747" w14:textId="77777777" w:rsidR="008B263D" w:rsidRPr="008B263D" w:rsidRDefault="008B263D" w:rsidP="008B263D">
            <w:pPr>
              <w:jc w:val="left"/>
              <w:rPr>
                <w:ins w:id="3330" w:author="Владимир Лаут" w:date="2021-03-03T11:03:00Z"/>
              </w:rPr>
            </w:pPr>
            <w:ins w:id="3331" w:author="Владимир Лаут" w:date="2021-03-03T11:03:00Z">
              <w:r w:rsidRPr="008B263D">
                <w:t>46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C7C0CB7" w14:textId="77777777" w:rsidR="008B263D" w:rsidRPr="008B263D" w:rsidRDefault="008B263D" w:rsidP="008B263D">
            <w:pPr>
              <w:jc w:val="left"/>
              <w:rPr>
                <w:ins w:id="3332" w:author="Владимир Лаут" w:date="2021-03-03T11:03:00Z"/>
              </w:rPr>
            </w:pPr>
            <w:ins w:id="3333" w:author="Владимир Лаут" w:date="2021-03-03T11:03:00Z">
              <w:r w:rsidRPr="008B263D">
                <w:t>КР2</w:t>
              </w:r>
            </w:ins>
          </w:p>
        </w:tc>
      </w:tr>
      <w:tr w:rsidR="008B263D" w:rsidRPr="008B263D" w14:paraId="3BD51976" w14:textId="77777777" w:rsidTr="008B263D">
        <w:trPr>
          <w:cantSplit/>
          <w:jc w:val="center"/>
          <w:ins w:id="333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64F38C4" w14:textId="77777777" w:rsidR="008B263D" w:rsidRPr="008B263D" w:rsidRDefault="008B263D" w:rsidP="008B263D">
            <w:pPr>
              <w:rPr>
                <w:ins w:id="3335" w:author="Владимир Лаут" w:date="2021-03-03T11:03:00Z"/>
              </w:rPr>
            </w:pPr>
            <w:ins w:id="3336" w:author="Владимир Лаут" w:date="2021-03-03T11:03:00Z">
              <w:r w:rsidRPr="008B263D">
                <w:t>47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8419D1A" w14:textId="77777777" w:rsidR="008B263D" w:rsidRPr="008B263D" w:rsidRDefault="008B263D" w:rsidP="008B263D">
            <w:pPr>
              <w:jc w:val="left"/>
              <w:rPr>
                <w:ins w:id="3337" w:author="Владимир Лаут" w:date="2021-03-03T11:03:00Z"/>
              </w:rPr>
            </w:pPr>
            <w:ins w:id="3338" w:author="Владимир Лаут" w:date="2021-03-03T11:03:00Z">
              <w:r w:rsidRPr="008B263D">
                <w:t>КР2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834EFD9" w14:textId="77777777" w:rsidR="008B263D" w:rsidRPr="008B263D" w:rsidRDefault="008B263D" w:rsidP="008B263D">
            <w:pPr>
              <w:jc w:val="left"/>
              <w:rPr>
                <w:ins w:id="3339" w:author="Владимир Лаут" w:date="2021-03-03T11:03:00Z"/>
              </w:rPr>
            </w:pPr>
            <w:ins w:id="3340" w:author="Владимир Лаут" w:date="2021-03-03T11:03:00Z">
              <w:r w:rsidRPr="008B263D">
                <w:t>47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1E225E8" w14:textId="77777777" w:rsidR="008B263D" w:rsidRPr="008B263D" w:rsidRDefault="008B263D" w:rsidP="008B263D">
            <w:pPr>
              <w:jc w:val="left"/>
              <w:rPr>
                <w:ins w:id="3341" w:author="Владимир Лаут" w:date="2021-03-03T11:03:00Z"/>
              </w:rPr>
            </w:pPr>
            <w:ins w:id="3342" w:author="Владимир Лаут" w:date="2021-03-03T11:03:00Z">
              <w:r w:rsidRPr="008B263D">
                <w:t>КР2</w:t>
              </w:r>
            </w:ins>
          </w:p>
        </w:tc>
      </w:tr>
      <w:tr w:rsidR="008B263D" w:rsidRPr="008B263D" w14:paraId="5431138E" w14:textId="77777777" w:rsidTr="008B263D">
        <w:trPr>
          <w:cantSplit/>
          <w:jc w:val="center"/>
          <w:ins w:id="334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93E9815" w14:textId="77777777" w:rsidR="008B263D" w:rsidRPr="008B263D" w:rsidRDefault="008B263D" w:rsidP="008B263D">
            <w:pPr>
              <w:rPr>
                <w:ins w:id="3344" w:author="Владимир Лаут" w:date="2021-03-03T11:03:00Z"/>
              </w:rPr>
            </w:pPr>
            <w:ins w:id="3345" w:author="Владимир Лаут" w:date="2021-03-03T11:03:00Z">
              <w:r w:rsidRPr="008B263D">
                <w:t>48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15D641F" w14:textId="77777777" w:rsidR="008B263D" w:rsidRPr="008B263D" w:rsidRDefault="008B263D" w:rsidP="008B263D">
            <w:pPr>
              <w:jc w:val="left"/>
              <w:rPr>
                <w:ins w:id="3346" w:author="Владимир Лаут" w:date="2021-03-03T11:03:00Z"/>
              </w:rPr>
            </w:pPr>
            <w:ins w:id="3347" w:author="Владимир Лаут" w:date="2021-03-03T11:03:00Z">
              <w:r w:rsidRPr="008B263D">
                <w:t>Замена2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6D6FB44" w14:textId="77777777" w:rsidR="008B263D" w:rsidRPr="008B263D" w:rsidRDefault="008B263D" w:rsidP="008B263D">
            <w:pPr>
              <w:jc w:val="left"/>
              <w:rPr>
                <w:ins w:id="3348" w:author="Владимир Лаут" w:date="2021-03-03T11:03:00Z"/>
              </w:rPr>
            </w:pPr>
            <w:ins w:id="3349" w:author="Владимир Лаут" w:date="2021-03-03T11:03:00Z">
              <w:r w:rsidRPr="008B263D">
                <w:t>Д2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07218E0" w14:textId="77777777" w:rsidR="008B263D" w:rsidRPr="008B263D" w:rsidRDefault="008B263D" w:rsidP="008B263D">
            <w:pPr>
              <w:jc w:val="left"/>
              <w:rPr>
                <w:ins w:id="3350" w:author="Владимир Лаут" w:date="2021-03-03T11:03:00Z"/>
              </w:rPr>
            </w:pPr>
            <w:ins w:id="3351" w:author="Владимир Лаут" w:date="2021-03-03T11:03:00Z">
              <w:r w:rsidRPr="008B263D">
                <w:t>ЗМН</w:t>
              </w:r>
            </w:ins>
          </w:p>
        </w:tc>
      </w:tr>
      <w:tr w:rsidR="008B263D" w:rsidRPr="008B263D" w14:paraId="2F9B537A" w14:textId="77777777" w:rsidTr="008B263D">
        <w:trPr>
          <w:cantSplit/>
          <w:jc w:val="center"/>
          <w:ins w:id="335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9C801AE" w14:textId="77777777" w:rsidR="008B263D" w:rsidRPr="008B263D" w:rsidRDefault="008B263D" w:rsidP="008B263D">
            <w:pPr>
              <w:rPr>
                <w:ins w:id="3353" w:author="Владимир Лаут" w:date="2021-03-03T11:03:00Z"/>
              </w:rPr>
            </w:pPr>
            <w:ins w:id="3354" w:author="Владимир Лаут" w:date="2021-03-03T11:03:00Z">
              <w:r w:rsidRPr="008B263D">
                <w:t>49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8F55AEA" w14:textId="77777777" w:rsidR="008B263D" w:rsidRPr="008B263D" w:rsidRDefault="008B263D" w:rsidP="008B263D">
            <w:pPr>
              <w:jc w:val="left"/>
              <w:rPr>
                <w:ins w:id="3355" w:author="Владимир Лаут" w:date="2021-03-03T11:03:00Z"/>
              </w:rPr>
            </w:pPr>
            <w:ins w:id="3356" w:author="Владимир Лаут" w:date="2021-03-03T11:03:00Z">
              <w:r w:rsidRPr="008B263D">
                <w:t>Замена2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7AD694C" w14:textId="77777777" w:rsidR="008B263D" w:rsidRPr="008B263D" w:rsidRDefault="008B263D" w:rsidP="008B263D">
            <w:pPr>
              <w:jc w:val="left"/>
              <w:rPr>
                <w:ins w:id="3357" w:author="Владимир Лаут" w:date="2021-03-03T11:03:00Z"/>
              </w:rPr>
            </w:pPr>
            <w:ins w:id="3358" w:author="Владимир Лаут" w:date="2021-03-03T11:03:00Z">
              <w:r w:rsidRPr="008B263D">
                <w:t>П2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2AD5B7A" w14:textId="77777777" w:rsidR="008B263D" w:rsidRPr="008B263D" w:rsidRDefault="008B263D" w:rsidP="008B263D">
            <w:pPr>
              <w:jc w:val="left"/>
              <w:rPr>
                <w:ins w:id="3359" w:author="Владимир Лаут" w:date="2021-03-03T11:03:00Z"/>
              </w:rPr>
            </w:pPr>
            <w:ins w:id="3360" w:author="Владимир Лаут" w:date="2021-03-03T11:03:00Z">
              <w:r w:rsidRPr="008B263D">
                <w:t>ЗМН</w:t>
              </w:r>
            </w:ins>
          </w:p>
        </w:tc>
      </w:tr>
      <w:tr w:rsidR="008B263D" w:rsidRPr="008B263D" w14:paraId="303AB101" w14:textId="77777777" w:rsidTr="008B263D">
        <w:trPr>
          <w:cantSplit/>
          <w:jc w:val="center"/>
          <w:ins w:id="336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4DE4855" w14:textId="77777777" w:rsidR="008B263D" w:rsidRPr="008B263D" w:rsidRDefault="008B263D" w:rsidP="008B263D">
            <w:pPr>
              <w:rPr>
                <w:ins w:id="3362" w:author="Владимир Лаут" w:date="2021-03-03T11:03:00Z"/>
              </w:rPr>
            </w:pPr>
            <w:ins w:id="3363" w:author="Владимир Лаут" w:date="2021-03-03T11:03:00Z">
              <w:r w:rsidRPr="008B263D">
                <w:t>4О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E89DCFE" w14:textId="77777777" w:rsidR="008B263D" w:rsidRPr="008B263D" w:rsidRDefault="008B263D" w:rsidP="008B263D">
            <w:pPr>
              <w:jc w:val="left"/>
              <w:rPr>
                <w:ins w:id="3364" w:author="Владимир Лаут" w:date="2021-03-03T11:03:00Z"/>
              </w:rPr>
            </w:pPr>
            <w:ins w:id="3365"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9EFB657" w14:textId="77777777" w:rsidR="008B263D" w:rsidRPr="008B263D" w:rsidRDefault="008B263D" w:rsidP="008B263D">
            <w:pPr>
              <w:jc w:val="left"/>
              <w:rPr>
                <w:ins w:id="3366" w:author="Владимир Лаут" w:date="2021-03-03T11:03:00Z"/>
              </w:rPr>
            </w:pPr>
            <w:ins w:id="3367" w:author="Владимир Лаут" w:date="2021-03-03T11:03:00Z">
              <w:r w:rsidRPr="008B263D">
                <w:t>4О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C331F0A" w14:textId="77777777" w:rsidR="008B263D" w:rsidRPr="008B263D" w:rsidRDefault="008B263D" w:rsidP="008B263D">
            <w:pPr>
              <w:jc w:val="left"/>
              <w:rPr>
                <w:ins w:id="3368" w:author="Владимир Лаут" w:date="2021-03-03T11:03:00Z"/>
              </w:rPr>
            </w:pPr>
            <w:ins w:id="3369" w:author="Владимир Лаут" w:date="2021-03-03T11:03:00Z">
              <w:r w:rsidRPr="008B263D">
                <w:t>ОБХ</w:t>
              </w:r>
            </w:ins>
          </w:p>
        </w:tc>
      </w:tr>
      <w:tr w:rsidR="008B263D" w:rsidRPr="008B263D" w14:paraId="1F394964" w14:textId="77777777" w:rsidTr="008B263D">
        <w:trPr>
          <w:cantSplit/>
          <w:jc w:val="center"/>
          <w:ins w:id="337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6A53C31" w14:textId="77777777" w:rsidR="008B263D" w:rsidRPr="008B263D" w:rsidRDefault="008B263D" w:rsidP="008B263D">
            <w:pPr>
              <w:rPr>
                <w:ins w:id="3371" w:author="Владимир Лаут" w:date="2021-03-03T11:03:00Z"/>
              </w:rPr>
            </w:pPr>
            <w:ins w:id="3372" w:author="Владимир Лаут" w:date="2021-03-03T11:03:00Z">
              <w:r w:rsidRPr="008B263D">
                <w:t>50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C0312EC" w14:textId="77777777" w:rsidR="008B263D" w:rsidRPr="008B263D" w:rsidRDefault="008B263D" w:rsidP="008B263D">
            <w:pPr>
              <w:jc w:val="left"/>
              <w:rPr>
                <w:ins w:id="3373" w:author="Владимир Лаут" w:date="2021-03-03T11:03:00Z"/>
              </w:rPr>
            </w:pPr>
            <w:ins w:id="3374" w:author="Владимир Лаут" w:date="2021-03-03T11:03:00Z">
              <w:r w:rsidRPr="008B263D">
                <w:t>КР2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CF9A986" w14:textId="77777777" w:rsidR="008B263D" w:rsidRPr="008B263D" w:rsidRDefault="008B263D" w:rsidP="008B263D">
            <w:pPr>
              <w:jc w:val="left"/>
              <w:rPr>
                <w:ins w:id="3375" w:author="Владимир Лаут" w:date="2021-03-03T11:03:00Z"/>
              </w:rPr>
            </w:pPr>
            <w:ins w:id="3376" w:author="Владимир Лаут" w:date="2021-03-03T11:03:00Z">
              <w:r w:rsidRPr="008B263D">
                <w:t>50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0E93F96" w14:textId="77777777" w:rsidR="008B263D" w:rsidRPr="008B263D" w:rsidRDefault="008B263D" w:rsidP="008B263D">
            <w:pPr>
              <w:jc w:val="left"/>
              <w:rPr>
                <w:ins w:id="3377" w:author="Владимир Лаут" w:date="2021-03-03T11:03:00Z"/>
              </w:rPr>
            </w:pPr>
            <w:ins w:id="3378" w:author="Владимир Лаут" w:date="2021-03-03T11:03:00Z">
              <w:r w:rsidRPr="008B263D">
                <w:t>КР2</w:t>
              </w:r>
            </w:ins>
          </w:p>
        </w:tc>
      </w:tr>
      <w:tr w:rsidR="008B263D" w:rsidRPr="008B263D" w14:paraId="7F8E6AED" w14:textId="77777777" w:rsidTr="008B263D">
        <w:trPr>
          <w:cantSplit/>
          <w:jc w:val="center"/>
          <w:ins w:id="337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3C14A61" w14:textId="77777777" w:rsidR="008B263D" w:rsidRPr="008B263D" w:rsidRDefault="008B263D" w:rsidP="008B263D">
            <w:pPr>
              <w:rPr>
                <w:ins w:id="3380" w:author="Владимир Лаут" w:date="2021-03-03T11:03:00Z"/>
              </w:rPr>
            </w:pPr>
            <w:ins w:id="3381" w:author="Владимир Лаут" w:date="2021-03-03T11:03:00Z">
              <w:r w:rsidRPr="008B263D">
                <w:lastRenderedPageBreak/>
                <w:t>51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94F6F43" w14:textId="77777777" w:rsidR="008B263D" w:rsidRPr="008B263D" w:rsidRDefault="008B263D" w:rsidP="008B263D">
            <w:pPr>
              <w:jc w:val="left"/>
              <w:rPr>
                <w:ins w:id="3382" w:author="Владимир Лаут" w:date="2021-03-03T11:03:00Z"/>
              </w:rPr>
            </w:pPr>
            <w:ins w:id="3383" w:author="Владимир Лаут" w:date="2021-03-03T11:03:00Z">
              <w:r w:rsidRPr="008B263D">
                <w:t>КР2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76C3947" w14:textId="77777777" w:rsidR="008B263D" w:rsidRPr="008B263D" w:rsidRDefault="008B263D" w:rsidP="008B263D">
            <w:pPr>
              <w:jc w:val="left"/>
              <w:rPr>
                <w:ins w:id="3384" w:author="Владимир Лаут" w:date="2021-03-03T11:03:00Z"/>
              </w:rPr>
            </w:pPr>
            <w:ins w:id="3385" w:author="Владимир Лаут" w:date="2021-03-03T11:03:00Z">
              <w:r w:rsidRPr="008B263D">
                <w:t>51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DDE2DC2" w14:textId="77777777" w:rsidR="008B263D" w:rsidRPr="008B263D" w:rsidRDefault="008B263D" w:rsidP="008B263D">
            <w:pPr>
              <w:jc w:val="left"/>
              <w:rPr>
                <w:ins w:id="3386" w:author="Владимир Лаут" w:date="2021-03-03T11:03:00Z"/>
              </w:rPr>
            </w:pPr>
            <w:ins w:id="3387" w:author="Владимир Лаут" w:date="2021-03-03T11:03:00Z">
              <w:r w:rsidRPr="008B263D">
                <w:t>КР2</w:t>
              </w:r>
            </w:ins>
          </w:p>
        </w:tc>
      </w:tr>
      <w:tr w:rsidR="008B263D" w:rsidRPr="008B263D" w14:paraId="1F7BF79A" w14:textId="77777777" w:rsidTr="008B263D">
        <w:trPr>
          <w:cantSplit/>
          <w:jc w:val="center"/>
          <w:ins w:id="338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5A90541" w14:textId="77777777" w:rsidR="008B263D" w:rsidRPr="008B263D" w:rsidRDefault="008B263D" w:rsidP="008B263D">
            <w:pPr>
              <w:rPr>
                <w:ins w:id="3389" w:author="Владимир Лаут" w:date="2021-03-03T11:03:00Z"/>
              </w:rPr>
            </w:pPr>
            <w:ins w:id="3390" w:author="Владимир Лаут" w:date="2021-03-03T11:03:00Z">
              <w:r w:rsidRPr="008B263D">
                <w:t>52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03B4B89" w14:textId="77777777" w:rsidR="008B263D" w:rsidRPr="008B263D" w:rsidRDefault="008B263D" w:rsidP="008B263D">
            <w:pPr>
              <w:jc w:val="left"/>
              <w:rPr>
                <w:ins w:id="3391" w:author="Владимир Лаут" w:date="2021-03-03T11:03:00Z"/>
              </w:rPr>
            </w:pPr>
            <w:ins w:id="3392" w:author="Владимир Лаут" w:date="2021-03-03T11:03:00Z">
              <w:r w:rsidRPr="008B263D">
                <w:t>КР2 ходовой части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DCD6DBB" w14:textId="77777777" w:rsidR="008B263D" w:rsidRPr="008B263D" w:rsidRDefault="008B263D" w:rsidP="008B263D">
            <w:pPr>
              <w:jc w:val="left"/>
              <w:rPr>
                <w:ins w:id="3393" w:author="Владимир Лаут" w:date="2021-03-03T11:03:00Z"/>
              </w:rPr>
            </w:pPr>
            <w:ins w:id="3394" w:author="Владимир Лаут" w:date="2021-03-03T11:03:00Z">
              <w:r w:rsidRPr="008B263D">
                <w:t>52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CF78A28" w14:textId="77777777" w:rsidR="008B263D" w:rsidRPr="008B263D" w:rsidRDefault="008B263D" w:rsidP="008B263D">
            <w:pPr>
              <w:jc w:val="left"/>
              <w:rPr>
                <w:ins w:id="3395" w:author="Владимир Лаут" w:date="2021-03-03T11:03:00Z"/>
              </w:rPr>
            </w:pPr>
            <w:ins w:id="3396" w:author="Владимир Лаут" w:date="2021-03-03T11:03:00Z">
              <w:r w:rsidRPr="008B263D">
                <w:t>КР2</w:t>
              </w:r>
            </w:ins>
          </w:p>
        </w:tc>
      </w:tr>
      <w:tr w:rsidR="008B263D" w:rsidRPr="008B263D" w14:paraId="63CAD76A" w14:textId="77777777" w:rsidTr="008B263D">
        <w:trPr>
          <w:cantSplit/>
          <w:jc w:val="center"/>
          <w:ins w:id="339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1D684F7" w14:textId="77777777" w:rsidR="008B263D" w:rsidRPr="008B263D" w:rsidRDefault="008B263D" w:rsidP="008B263D">
            <w:pPr>
              <w:rPr>
                <w:ins w:id="3398" w:author="Владимир Лаут" w:date="2021-03-03T11:03:00Z"/>
              </w:rPr>
            </w:pPr>
            <w:ins w:id="3399" w:author="Владимир Лаут" w:date="2021-03-03T11:03:00Z">
              <w:r w:rsidRPr="008B263D">
                <w:t>53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DB7F682" w14:textId="77777777" w:rsidR="008B263D" w:rsidRPr="008B263D" w:rsidRDefault="008B263D" w:rsidP="008B263D">
            <w:pPr>
              <w:jc w:val="left"/>
              <w:rPr>
                <w:ins w:id="3400" w:author="Владимир Лаут" w:date="2021-03-03T11:03:00Z"/>
              </w:rPr>
            </w:pPr>
            <w:ins w:id="3401" w:author="Владимир Лаут" w:date="2021-03-03T11:03:00Z">
              <w:r w:rsidRPr="008B263D">
                <w:t>КР2 доп.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578BFF5" w14:textId="77777777" w:rsidR="008B263D" w:rsidRPr="008B263D" w:rsidRDefault="008B263D" w:rsidP="008B263D">
            <w:pPr>
              <w:jc w:val="left"/>
              <w:rPr>
                <w:ins w:id="3402" w:author="Владимир Лаут" w:date="2021-03-03T11:03:00Z"/>
              </w:rPr>
            </w:pPr>
            <w:ins w:id="3403" w:author="Владимир Лаут" w:date="2021-03-03T11:03:00Z">
              <w:r w:rsidRPr="008B263D">
                <w:t>53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468CE9B" w14:textId="77777777" w:rsidR="008B263D" w:rsidRPr="008B263D" w:rsidRDefault="008B263D" w:rsidP="008B263D">
            <w:pPr>
              <w:jc w:val="left"/>
              <w:rPr>
                <w:ins w:id="3404" w:author="Владимир Лаут" w:date="2021-03-03T11:03:00Z"/>
              </w:rPr>
            </w:pPr>
            <w:ins w:id="3405" w:author="Владимир Лаут" w:date="2021-03-03T11:03:00Z">
              <w:r w:rsidRPr="008B263D">
                <w:t>КР2</w:t>
              </w:r>
            </w:ins>
          </w:p>
        </w:tc>
      </w:tr>
      <w:tr w:rsidR="008B263D" w:rsidRPr="008B263D" w14:paraId="4A67B577" w14:textId="77777777" w:rsidTr="008B263D">
        <w:trPr>
          <w:cantSplit/>
          <w:jc w:val="center"/>
          <w:ins w:id="340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7B6E5CE" w14:textId="77777777" w:rsidR="008B263D" w:rsidRPr="008B263D" w:rsidRDefault="008B263D" w:rsidP="008B263D">
            <w:pPr>
              <w:rPr>
                <w:ins w:id="3407" w:author="Владимир Лаут" w:date="2021-03-03T11:03:00Z"/>
              </w:rPr>
            </w:pPr>
            <w:ins w:id="3408" w:author="Владимир Лаут" w:date="2021-03-03T11:03:00Z">
              <w:r w:rsidRPr="008B263D">
                <w:t>54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E9B0A0B" w14:textId="77777777" w:rsidR="008B263D" w:rsidRPr="008B263D" w:rsidRDefault="008B263D" w:rsidP="008B263D">
            <w:pPr>
              <w:jc w:val="left"/>
              <w:rPr>
                <w:ins w:id="3409" w:author="Владимир Лаут" w:date="2021-03-03T11:03:00Z"/>
              </w:rPr>
            </w:pPr>
            <w:ins w:id="3410" w:author="Владимир Лаут" w:date="2021-03-03T11:03:00Z">
              <w:r w:rsidRPr="008B263D">
                <w:t>КР3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CDD2BB9" w14:textId="77777777" w:rsidR="008B263D" w:rsidRPr="008B263D" w:rsidRDefault="008B263D" w:rsidP="008B263D">
            <w:pPr>
              <w:jc w:val="left"/>
              <w:rPr>
                <w:ins w:id="3411" w:author="Владимир Лаут" w:date="2021-03-03T11:03:00Z"/>
              </w:rPr>
            </w:pPr>
            <w:ins w:id="3412" w:author="Владимир Лаут" w:date="2021-03-03T11:03:00Z">
              <w:r w:rsidRPr="008B263D">
                <w:t>54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BE34F58" w14:textId="77777777" w:rsidR="008B263D" w:rsidRPr="008B263D" w:rsidRDefault="008B263D" w:rsidP="008B263D">
            <w:pPr>
              <w:jc w:val="left"/>
              <w:rPr>
                <w:ins w:id="3413" w:author="Владимир Лаут" w:date="2021-03-03T11:03:00Z"/>
              </w:rPr>
            </w:pPr>
            <w:ins w:id="3414" w:author="Владимир Лаут" w:date="2021-03-03T11:03:00Z">
              <w:r w:rsidRPr="008B263D">
                <w:t>КР3</w:t>
              </w:r>
            </w:ins>
          </w:p>
        </w:tc>
      </w:tr>
      <w:tr w:rsidR="008B263D" w:rsidRPr="008B263D" w14:paraId="1A9A27D0" w14:textId="77777777" w:rsidTr="008B263D">
        <w:trPr>
          <w:cantSplit/>
          <w:jc w:val="center"/>
          <w:ins w:id="341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7A96F8C" w14:textId="77777777" w:rsidR="008B263D" w:rsidRPr="008B263D" w:rsidRDefault="008B263D" w:rsidP="008B263D">
            <w:pPr>
              <w:rPr>
                <w:ins w:id="3416" w:author="Владимир Лаут" w:date="2021-03-03T11:03:00Z"/>
              </w:rPr>
            </w:pPr>
            <w:ins w:id="3417" w:author="Владимир Лаут" w:date="2021-03-03T11:03:00Z">
              <w:r w:rsidRPr="008B263D">
                <w:t>55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A29151F" w14:textId="77777777" w:rsidR="008B263D" w:rsidRPr="008B263D" w:rsidRDefault="008B263D" w:rsidP="008B263D">
            <w:pPr>
              <w:jc w:val="left"/>
              <w:rPr>
                <w:ins w:id="3418" w:author="Владимир Лаут" w:date="2021-03-03T11:03:00Z"/>
              </w:rPr>
            </w:pPr>
            <w:ins w:id="3419" w:author="Владимир Лаут" w:date="2021-03-03T11:03:00Z">
              <w:r w:rsidRPr="008B263D">
                <w:t>КР3 ходовой части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51BEFC5" w14:textId="77777777" w:rsidR="008B263D" w:rsidRPr="008B263D" w:rsidRDefault="008B263D" w:rsidP="008B263D">
            <w:pPr>
              <w:jc w:val="left"/>
              <w:rPr>
                <w:ins w:id="3420" w:author="Владимир Лаут" w:date="2021-03-03T11:03:00Z"/>
              </w:rPr>
            </w:pPr>
            <w:ins w:id="3421" w:author="Владимир Лаут" w:date="2021-03-03T11:03:00Z">
              <w:r w:rsidRPr="008B263D">
                <w:t>55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BCA4A87" w14:textId="77777777" w:rsidR="008B263D" w:rsidRPr="008B263D" w:rsidRDefault="008B263D" w:rsidP="008B263D">
            <w:pPr>
              <w:jc w:val="left"/>
              <w:rPr>
                <w:ins w:id="3422" w:author="Владимир Лаут" w:date="2021-03-03T11:03:00Z"/>
              </w:rPr>
            </w:pPr>
            <w:ins w:id="3423" w:author="Владимир Лаут" w:date="2021-03-03T11:03:00Z">
              <w:r w:rsidRPr="008B263D">
                <w:t>КР3</w:t>
              </w:r>
            </w:ins>
          </w:p>
        </w:tc>
      </w:tr>
      <w:tr w:rsidR="008B263D" w:rsidRPr="008B263D" w14:paraId="6BA82622" w14:textId="77777777" w:rsidTr="008B263D">
        <w:trPr>
          <w:cantSplit/>
          <w:jc w:val="center"/>
          <w:ins w:id="342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6F61953" w14:textId="77777777" w:rsidR="008B263D" w:rsidRPr="008B263D" w:rsidRDefault="008B263D" w:rsidP="008B263D">
            <w:pPr>
              <w:rPr>
                <w:ins w:id="3425" w:author="Владимир Лаут" w:date="2021-03-03T11:03:00Z"/>
              </w:rPr>
            </w:pPr>
            <w:ins w:id="3426" w:author="Владимир Лаут" w:date="2021-03-03T11:03:00Z">
              <w:r w:rsidRPr="008B263D">
                <w:t>56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A3658EC" w14:textId="77777777" w:rsidR="008B263D" w:rsidRPr="008B263D" w:rsidRDefault="008B263D" w:rsidP="008B263D">
            <w:pPr>
              <w:jc w:val="left"/>
              <w:rPr>
                <w:ins w:id="3427" w:author="Владимир Лаут" w:date="2021-03-03T11:03:00Z"/>
              </w:rPr>
            </w:pPr>
            <w:ins w:id="3428" w:author="Владимир Лаут" w:date="2021-03-03T11:03:00Z">
              <w:r w:rsidRPr="008B263D">
                <w:t>ТО редуктора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1FE326C" w14:textId="77777777" w:rsidR="008B263D" w:rsidRPr="008B263D" w:rsidRDefault="008B263D" w:rsidP="008B263D">
            <w:pPr>
              <w:jc w:val="left"/>
              <w:rPr>
                <w:ins w:id="3429" w:author="Владимир Лаут" w:date="2021-03-03T11:03:00Z"/>
              </w:rPr>
            </w:pPr>
            <w:ins w:id="3430" w:author="Владимир Лаут" w:date="2021-03-03T11:03:00Z">
              <w:r w:rsidRPr="008B263D">
                <w:t>56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FE12729" w14:textId="77777777" w:rsidR="008B263D" w:rsidRPr="008B263D" w:rsidRDefault="008B263D" w:rsidP="008B263D">
            <w:pPr>
              <w:jc w:val="left"/>
              <w:rPr>
                <w:ins w:id="3431" w:author="Владимир Лаут" w:date="2021-03-03T11:03:00Z"/>
              </w:rPr>
            </w:pPr>
            <w:ins w:id="3432" w:author="Владимир Лаут" w:date="2021-03-03T11:03:00Z">
              <w:r w:rsidRPr="008B263D">
                <w:t>ТО</w:t>
              </w:r>
            </w:ins>
          </w:p>
        </w:tc>
      </w:tr>
      <w:tr w:rsidR="008B263D" w:rsidRPr="008B263D" w14:paraId="13E4BCF3" w14:textId="77777777" w:rsidTr="008B263D">
        <w:trPr>
          <w:cantSplit/>
          <w:jc w:val="center"/>
          <w:ins w:id="343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CCBE92E" w14:textId="77777777" w:rsidR="008B263D" w:rsidRPr="008B263D" w:rsidRDefault="008B263D" w:rsidP="008B263D">
            <w:pPr>
              <w:rPr>
                <w:ins w:id="3434" w:author="Владимир Лаут" w:date="2021-03-03T11:03:00Z"/>
              </w:rPr>
            </w:pPr>
            <w:ins w:id="3435" w:author="Владимир Лаут" w:date="2021-03-03T11:03:00Z">
              <w:r w:rsidRPr="008B263D">
                <w:t>57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5BD42E2" w14:textId="77777777" w:rsidR="008B263D" w:rsidRPr="008B263D" w:rsidRDefault="008B263D" w:rsidP="008B263D">
            <w:pPr>
              <w:jc w:val="left"/>
              <w:rPr>
                <w:ins w:id="3436" w:author="Владимир Лаут" w:date="2021-03-03T11:03:00Z"/>
              </w:rPr>
            </w:pPr>
            <w:ins w:id="3437" w:author="Владимир Лаут" w:date="2021-03-03T11:03:00Z">
              <w:r w:rsidRPr="008B263D">
                <w:t>ТО подшипникового узла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8BBA247" w14:textId="77777777" w:rsidR="008B263D" w:rsidRPr="008B263D" w:rsidRDefault="008B263D" w:rsidP="008B263D">
            <w:pPr>
              <w:jc w:val="left"/>
              <w:rPr>
                <w:ins w:id="3438" w:author="Владимир Лаут" w:date="2021-03-03T11:03:00Z"/>
              </w:rPr>
            </w:pPr>
            <w:ins w:id="3439" w:author="Владимир Лаут" w:date="2021-03-03T11:03:00Z">
              <w:r w:rsidRPr="008B263D">
                <w:t>57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14D7742" w14:textId="77777777" w:rsidR="008B263D" w:rsidRPr="008B263D" w:rsidRDefault="008B263D" w:rsidP="008B263D">
            <w:pPr>
              <w:jc w:val="left"/>
              <w:rPr>
                <w:ins w:id="3440" w:author="Владимир Лаут" w:date="2021-03-03T11:03:00Z"/>
              </w:rPr>
            </w:pPr>
            <w:ins w:id="3441" w:author="Владимир Лаут" w:date="2021-03-03T11:03:00Z">
              <w:r w:rsidRPr="008B263D">
                <w:t>ТО</w:t>
              </w:r>
            </w:ins>
          </w:p>
        </w:tc>
      </w:tr>
      <w:tr w:rsidR="008B263D" w:rsidRPr="008B263D" w14:paraId="2A11DA6E" w14:textId="77777777" w:rsidTr="008B263D">
        <w:trPr>
          <w:cantSplit/>
          <w:jc w:val="center"/>
          <w:ins w:id="344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93182EE" w14:textId="77777777" w:rsidR="008B263D" w:rsidRPr="008B263D" w:rsidRDefault="008B263D" w:rsidP="008B263D">
            <w:pPr>
              <w:rPr>
                <w:ins w:id="3443" w:author="Владимир Лаут" w:date="2021-03-03T11:03:00Z"/>
              </w:rPr>
            </w:pPr>
            <w:ins w:id="3444" w:author="Владимир Лаут" w:date="2021-03-03T11:03:00Z">
              <w:r w:rsidRPr="008B263D">
                <w:t>58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B78C2D6" w14:textId="77777777" w:rsidR="008B263D" w:rsidRPr="008B263D" w:rsidRDefault="008B263D" w:rsidP="008B263D">
            <w:pPr>
              <w:jc w:val="left"/>
              <w:rPr>
                <w:ins w:id="3445" w:author="Владимир Лаут" w:date="2021-03-03T11:03:00Z"/>
              </w:rPr>
            </w:pPr>
            <w:ins w:id="3446" w:author="Владимир Лаут" w:date="2021-03-03T11:03:00Z">
              <w:r w:rsidRPr="008B263D">
                <w:t>ТО1 дополнительных систем</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2D749C9" w14:textId="77777777" w:rsidR="008B263D" w:rsidRPr="008B263D" w:rsidRDefault="008B263D" w:rsidP="008B263D">
            <w:pPr>
              <w:jc w:val="left"/>
              <w:rPr>
                <w:ins w:id="3447" w:author="Владимир Лаут" w:date="2021-03-03T11:03:00Z"/>
              </w:rPr>
            </w:pPr>
            <w:ins w:id="3448" w:author="Владимир Лаут" w:date="2021-03-03T11:03:00Z">
              <w:r w:rsidRPr="008B263D">
                <w:t>58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83666C9" w14:textId="77777777" w:rsidR="008B263D" w:rsidRPr="008B263D" w:rsidRDefault="008B263D" w:rsidP="008B263D">
            <w:pPr>
              <w:jc w:val="left"/>
              <w:rPr>
                <w:ins w:id="3449" w:author="Владимир Лаут" w:date="2021-03-03T11:03:00Z"/>
              </w:rPr>
            </w:pPr>
            <w:ins w:id="3450" w:author="Владимир Лаут" w:date="2021-03-03T11:03:00Z">
              <w:r w:rsidRPr="008B263D">
                <w:t>ТО1</w:t>
              </w:r>
            </w:ins>
          </w:p>
        </w:tc>
      </w:tr>
      <w:tr w:rsidR="008B263D" w:rsidRPr="008B263D" w14:paraId="5DBCE328" w14:textId="77777777" w:rsidTr="008B263D">
        <w:trPr>
          <w:cantSplit/>
          <w:jc w:val="center"/>
          <w:ins w:id="345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9F5644A" w14:textId="77777777" w:rsidR="008B263D" w:rsidRPr="008B263D" w:rsidRDefault="008B263D" w:rsidP="008B263D">
            <w:pPr>
              <w:rPr>
                <w:ins w:id="3452" w:author="Владимир Лаут" w:date="2021-03-03T11:03:00Z"/>
              </w:rPr>
            </w:pPr>
            <w:ins w:id="3453" w:author="Владимир Лаут" w:date="2021-03-03T11:03:00Z">
              <w:r w:rsidRPr="008B263D">
                <w:t>59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6151272" w14:textId="77777777" w:rsidR="008B263D" w:rsidRPr="008B263D" w:rsidRDefault="008B263D" w:rsidP="008B263D">
            <w:pPr>
              <w:jc w:val="left"/>
              <w:rPr>
                <w:ins w:id="3454" w:author="Владимир Лаут" w:date="2021-03-03T11:03:00Z"/>
              </w:rPr>
            </w:pPr>
            <w:ins w:id="3455" w:author="Владимир Лаут" w:date="2021-03-03T11:03:00Z">
              <w:r w:rsidRPr="008B263D">
                <w:t>ТО1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17175A9" w14:textId="77777777" w:rsidR="008B263D" w:rsidRPr="008B263D" w:rsidRDefault="008B263D" w:rsidP="008B263D">
            <w:pPr>
              <w:jc w:val="left"/>
              <w:rPr>
                <w:ins w:id="3456" w:author="Владимир Лаут" w:date="2021-03-03T11:03:00Z"/>
              </w:rPr>
            </w:pPr>
            <w:ins w:id="3457" w:author="Владимир Лаут" w:date="2021-03-03T11:03:00Z">
              <w:r w:rsidRPr="008B263D">
                <w:t>59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8BB8A7E" w14:textId="77777777" w:rsidR="008B263D" w:rsidRPr="008B263D" w:rsidRDefault="008B263D" w:rsidP="008B263D">
            <w:pPr>
              <w:jc w:val="left"/>
              <w:rPr>
                <w:ins w:id="3458" w:author="Владимир Лаут" w:date="2021-03-03T11:03:00Z"/>
              </w:rPr>
            </w:pPr>
            <w:ins w:id="3459" w:author="Владимир Лаут" w:date="2021-03-03T11:03:00Z">
              <w:r w:rsidRPr="008B263D">
                <w:t>ТО1</w:t>
              </w:r>
            </w:ins>
          </w:p>
        </w:tc>
      </w:tr>
      <w:tr w:rsidR="008B263D" w:rsidRPr="008B263D" w14:paraId="4339C26E" w14:textId="77777777" w:rsidTr="008B263D">
        <w:trPr>
          <w:cantSplit/>
          <w:jc w:val="center"/>
          <w:ins w:id="346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2635823" w14:textId="77777777" w:rsidR="008B263D" w:rsidRPr="008B263D" w:rsidRDefault="008B263D" w:rsidP="008B263D">
            <w:pPr>
              <w:rPr>
                <w:ins w:id="3461" w:author="Владимир Лаут" w:date="2021-03-03T11:03:00Z"/>
              </w:rPr>
            </w:pPr>
            <w:ins w:id="3462" w:author="Владимир Лаут" w:date="2021-03-03T11:03:00Z">
              <w:r w:rsidRPr="008B263D">
                <w:t>5О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839120E" w14:textId="77777777" w:rsidR="008B263D" w:rsidRPr="008B263D" w:rsidRDefault="008B263D" w:rsidP="008B263D">
            <w:pPr>
              <w:jc w:val="left"/>
              <w:rPr>
                <w:ins w:id="3463" w:author="Владимир Лаут" w:date="2021-03-03T11:03:00Z"/>
              </w:rPr>
            </w:pPr>
            <w:ins w:id="3464"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07666AC" w14:textId="77777777" w:rsidR="008B263D" w:rsidRPr="008B263D" w:rsidRDefault="008B263D" w:rsidP="008B263D">
            <w:pPr>
              <w:jc w:val="left"/>
              <w:rPr>
                <w:ins w:id="3465" w:author="Владимир Лаут" w:date="2021-03-03T11:03:00Z"/>
              </w:rPr>
            </w:pPr>
            <w:ins w:id="3466" w:author="Владимир Лаут" w:date="2021-03-03T11:03:00Z">
              <w:r w:rsidRPr="008B263D">
                <w:t>5О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94DA82E" w14:textId="77777777" w:rsidR="008B263D" w:rsidRPr="008B263D" w:rsidRDefault="008B263D" w:rsidP="008B263D">
            <w:pPr>
              <w:jc w:val="left"/>
              <w:rPr>
                <w:ins w:id="3467" w:author="Владимир Лаут" w:date="2021-03-03T11:03:00Z"/>
              </w:rPr>
            </w:pPr>
            <w:ins w:id="3468" w:author="Владимир Лаут" w:date="2021-03-03T11:03:00Z">
              <w:r w:rsidRPr="008B263D">
                <w:t>ОБХ</w:t>
              </w:r>
            </w:ins>
          </w:p>
        </w:tc>
      </w:tr>
      <w:tr w:rsidR="008B263D" w:rsidRPr="008B263D" w14:paraId="3A88D18F" w14:textId="77777777" w:rsidTr="008B263D">
        <w:trPr>
          <w:cantSplit/>
          <w:jc w:val="center"/>
          <w:ins w:id="346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9E4C803" w14:textId="77777777" w:rsidR="008B263D" w:rsidRPr="008B263D" w:rsidRDefault="008B263D" w:rsidP="008B263D">
            <w:pPr>
              <w:rPr>
                <w:ins w:id="3470" w:author="Владимир Лаут" w:date="2021-03-03T11:03:00Z"/>
              </w:rPr>
            </w:pPr>
            <w:ins w:id="3471" w:author="Владимир Лаут" w:date="2021-03-03T11:03:00Z">
              <w:r w:rsidRPr="008B263D">
                <w:t>60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8D9CA97" w14:textId="77777777" w:rsidR="008B263D" w:rsidRPr="008B263D" w:rsidRDefault="008B263D" w:rsidP="008B263D">
            <w:pPr>
              <w:jc w:val="left"/>
              <w:rPr>
                <w:ins w:id="3472" w:author="Владимир Лаут" w:date="2021-03-03T11:03:00Z"/>
              </w:rPr>
            </w:pPr>
            <w:ins w:id="3473" w:author="Владимир Лаут" w:date="2021-03-03T11:03:00Z">
              <w:r w:rsidRPr="008B263D">
                <w:t>ТО2 гидросистемы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63E0933" w14:textId="77777777" w:rsidR="008B263D" w:rsidRPr="008B263D" w:rsidRDefault="008B263D" w:rsidP="008B263D">
            <w:pPr>
              <w:jc w:val="left"/>
              <w:rPr>
                <w:ins w:id="3474" w:author="Владимир Лаут" w:date="2021-03-03T11:03:00Z"/>
              </w:rPr>
            </w:pPr>
            <w:ins w:id="3475" w:author="Владимир Лаут" w:date="2021-03-03T11:03:00Z">
              <w:r w:rsidRPr="008B263D">
                <w:t>60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4F3DD98" w14:textId="77777777" w:rsidR="008B263D" w:rsidRPr="008B263D" w:rsidRDefault="008B263D" w:rsidP="008B263D">
            <w:pPr>
              <w:jc w:val="left"/>
              <w:rPr>
                <w:ins w:id="3476" w:author="Владимир Лаут" w:date="2021-03-03T11:03:00Z"/>
              </w:rPr>
            </w:pPr>
            <w:ins w:id="3477" w:author="Владимир Лаут" w:date="2021-03-03T11:03:00Z">
              <w:r w:rsidRPr="008B263D">
                <w:t>ТО2</w:t>
              </w:r>
            </w:ins>
          </w:p>
        </w:tc>
      </w:tr>
      <w:tr w:rsidR="008B263D" w:rsidRPr="008B263D" w14:paraId="0495125C" w14:textId="77777777" w:rsidTr="008B263D">
        <w:trPr>
          <w:cantSplit/>
          <w:jc w:val="center"/>
          <w:ins w:id="347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DDC1D69" w14:textId="77777777" w:rsidR="008B263D" w:rsidRPr="008B263D" w:rsidRDefault="008B263D" w:rsidP="008B263D">
            <w:pPr>
              <w:rPr>
                <w:ins w:id="3479" w:author="Владимир Лаут" w:date="2021-03-03T11:03:00Z"/>
              </w:rPr>
            </w:pPr>
            <w:ins w:id="3480" w:author="Владимир Лаут" w:date="2021-03-03T11:03:00Z">
              <w:r w:rsidRPr="008B263D">
                <w:t>61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0612367" w14:textId="77777777" w:rsidR="008B263D" w:rsidRPr="008B263D" w:rsidRDefault="008B263D" w:rsidP="008B263D">
            <w:pPr>
              <w:jc w:val="left"/>
              <w:rPr>
                <w:ins w:id="3481" w:author="Владимир Лаут" w:date="2021-03-03T11:03:00Z"/>
              </w:rPr>
            </w:pPr>
            <w:ins w:id="3482" w:author="Владимир Лаут" w:date="2021-03-03T11:03:00Z">
              <w:r w:rsidRPr="008B263D">
                <w:t>ТО2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9981396" w14:textId="77777777" w:rsidR="008B263D" w:rsidRPr="008B263D" w:rsidRDefault="008B263D" w:rsidP="008B263D">
            <w:pPr>
              <w:jc w:val="left"/>
              <w:rPr>
                <w:ins w:id="3483" w:author="Владимир Лаут" w:date="2021-03-03T11:03:00Z"/>
              </w:rPr>
            </w:pPr>
            <w:ins w:id="3484" w:author="Владимир Лаут" w:date="2021-03-03T11:03:00Z">
              <w:r w:rsidRPr="008B263D">
                <w:t>61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A34545C" w14:textId="77777777" w:rsidR="008B263D" w:rsidRPr="008B263D" w:rsidRDefault="008B263D" w:rsidP="008B263D">
            <w:pPr>
              <w:jc w:val="left"/>
              <w:rPr>
                <w:ins w:id="3485" w:author="Владимир Лаут" w:date="2021-03-03T11:03:00Z"/>
              </w:rPr>
            </w:pPr>
            <w:ins w:id="3486" w:author="Владимир Лаут" w:date="2021-03-03T11:03:00Z">
              <w:r w:rsidRPr="008B263D">
                <w:t>ТО2</w:t>
              </w:r>
            </w:ins>
          </w:p>
        </w:tc>
      </w:tr>
      <w:tr w:rsidR="008B263D" w:rsidRPr="008B263D" w14:paraId="6F607701" w14:textId="77777777" w:rsidTr="008B263D">
        <w:trPr>
          <w:cantSplit/>
          <w:jc w:val="center"/>
          <w:ins w:id="348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5EE0B17" w14:textId="77777777" w:rsidR="008B263D" w:rsidRPr="008B263D" w:rsidRDefault="008B263D" w:rsidP="008B263D">
            <w:pPr>
              <w:rPr>
                <w:ins w:id="3488" w:author="Владимир Лаут" w:date="2021-03-03T11:03:00Z"/>
              </w:rPr>
            </w:pPr>
            <w:ins w:id="3489" w:author="Владимир Лаут" w:date="2021-03-03T11:03:00Z">
              <w:r w:rsidRPr="008B263D">
                <w:t>62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82C6FFB" w14:textId="77777777" w:rsidR="008B263D" w:rsidRPr="008B263D" w:rsidRDefault="008B263D" w:rsidP="008B263D">
            <w:pPr>
              <w:jc w:val="left"/>
              <w:rPr>
                <w:ins w:id="3490" w:author="Владимир Лаут" w:date="2021-03-03T11:03:00Z"/>
              </w:rPr>
            </w:pPr>
            <w:ins w:id="3491" w:author="Владимир Лаут" w:date="2021-03-03T11:03:00Z">
              <w:r w:rsidRPr="008B263D">
                <w:t>ТО2 ходовой части телеги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BD0EF56" w14:textId="77777777" w:rsidR="008B263D" w:rsidRPr="008B263D" w:rsidRDefault="008B263D" w:rsidP="008B263D">
            <w:pPr>
              <w:jc w:val="left"/>
              <w:rPr>
                <w:ins w:id="3492" w:author="Владимир Лаут" w:date="2021-03-03T11:03:00Z"/>
              </w:rPr>
            </w:pPr>
            <w:ins w:id="3493" w:author="Владимир Лаут" w:date="2021-03-03T11:03:00Z">
              <w:r w:rsidRPr="008B263D">
                <w:t>62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97A9985" w14:textId="77777777" w:rsidR="008B263D" w:rsidRPr="008B263D" w:rsidRDefault="008B263D" w:rsidP="008B263D">
            <w:pPr>
              <w:jc w:val="left"/>
              <w:rPr>
                <w:ins w:id="3494" w:author="Владимир Лаут" w:date="2021-03-03T11:03:00Z"/>
              </w:rPr>
            </w:pPr>
            <w:ins w:id="3495" w:author="Владимир Лаут" w:date="2021-03-03T11:03:00Z">
              <w:r w:rsidRPr="008B263D">
                <w:t>ТО2</w:t>
              </w:r>
            </w:ins>
          </w:p>
        </w:tc>
      </w:tr>
      <w:tr w:rsidR="008B263D" w:rsidRPr="008B263D" w14:paraId="4C480DF6" w14:textId="77777777" w:rsidTr="008B263D">
        <w:trPr>
          <w:cantSplit/>
          <w:jc w:val="center"/>
          <w:ins w:id="349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2C24C95" w14:textId="77777777" w:rsidR="008B263D" w:rsidRPr="008B263D" w:rsidRDefault="008B263D" w:rsidP="008B263D">
            <w:pPr>
              <w:rPr>
                <w:ins w:id="3497" w:author="Владимир Лаут" w:date="2021-03-03T11:03:00Z"/>
              </w:rPr>
            </w:pPr>
            <w:ins w:id="3498" w:author="Владимир Лаут" w:date="2021-03-03T11:03:00Z">
              <w:r w:rsidRPr="008B263D">
                <w:t>63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300EDA2" w14:textId="77777777" w:rsidR="008B263D" w:rsidRPr="008B263D" w:rsidRDefault="008B263D" w:rsidP="008B263D">
            <w:pPr>
              <w:jc w:val="left"/>
              <w:rPr>
                <w:ins w:id="3499" w:author="Владимир Лаут" w:date="2021-03-03T11:03:00Z"/>
              </w:rPr>
            </w:pPr>
            <w:ins w:id="3500" w:author="Владимир Лаут" w:date="2021-03-03T11:03:00Z">
              <w:r w:rsidRPr="008B263D">
                <w:t>ТР бутары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5A94334" w14:textId="77777777" w:rsidR="008B263D" w:rsidRPr="008B263D" w:rsidRDefault="008B263D" w:rsidP="008B263D">
            <w:pPr>
              <w:jc w:val="left"/>
              <w:rPr>
                <w:ins w:id="3501" w:author="Владимир Лаут" w:date="2021-03-03T11:03:00Z"/>
              </w:rPr>
            </w:pPr>
            <w:ins w:id="3502" w:author="Владимир Лаут" w:date="2021-03-03T11:03:00Z">
              <w:r w:rsidRPr="008B263D">
                <w:t>63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9841C8D" w14:textId="77777777" w:rsidR="008B263D" w:rsidRPr="008B263D" w:rsidRDefault="008B263D" w:rsidP="008B263D">
            <w:pPr>
              <w:jc w:val="left"/>
              <w:rPr>
                <w:ins w:id="3503" w:author="Владимир Лаут" w:date="2021-03-03T11:03:00Z"/>
              </w:rPr>
            </w:pPr>
            <w:ins w:id="3504" w:author="Владимир Лаут" w:date="2021-03-03T11:03:00Z">
              <w:r w:rsidRPr="008B263D">
                <w:t>ТР</w:t>
              </w:r>
            </w:ins>
          </w:p>
        </w:tc>
      </w:tr>
      <w:tr w:rsidR="008B263D" w:rsidRPr="008B263D" w14:paraId="5B58C975" w14:textId="77777777" w:rsidTr="008B263D">
        <w:trPr>
          <w:cantSplit/>
          <w:jc w:val="center"/>
          <w:ins w:id="350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34C6DD0" w14:textId="77777777" w:rsidR="008B263D" w:rsidRPr="008B263D" w:rsidRDefault="008B263D" w:rsidP="008B263D">
            <w:pPr>
              <w:rPr>
                <w:ins w:id="3506" w:author="Владимир Лаут" w:date="2021-03-03T11:03:00Z"/>
              </w:rPr>
            </w:pPr>
            <w:ins w:id="3507" w:author="Владимир Лаут" w:date="2021-03-03T11:03:00Z">
              <w:r w:rsidRPr="008B263D">
                <w:t>65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61D7711" w14:textId="77777777" w:rsidR="008B263D" w:rsidRPr="008B263D" w:rsidRDefault="008B263D" w:rsidP="008B263D">
            <w:pPr>
              <w:jc w:val="left"/>
              <w:rPr>
                <w:ins w:id="3508" w:author="Владимир Лаут" w:date="2021-03-03T11:03:00Z"/>
              </w:rPr>
            </w:pPr>
            <w:ins w:id="3509" w:author="Владимир Лаут" w:date="2021-03-03T11:03:00Z">
              <w:r w:rsidRPr="008B263D">
                <w:t>ТР бортовых редукторов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36D8AFD" w14:textId="77777777" w:rsidR="008B263D" w:rsidRPr="008B263D" w:rsidRDefault="008B263D" w:rsidP="008B263D">
            <w:pPr>
              <w:jc w:val="left"/>
              <w:rPr>
                <w:ins w:id="3510" w:author="Владимир Лаут" w:date="2021-03-03T11:03:00Z"/>
              </w:rPr>
            </w:pPr>
            <w:ins w:id="3511" w:author="Владимир Лаут" w:date="2021-03-03T11:03:00Z">
              <w:r w:rsidRPr="008B263D">
                <w:t>65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C79E527" w14:textId="77777777" w:rsidR="008B263D" w:rsidRPr="008B263D" w:rsidRDefault="008B263D" w:rsidP="008B263D">
            <w:pPr>
              <w:jc w:val="left"/>
              <w:rPr>
                <w:ins w:id="3512" w:author="Владимир Лаут" w:date="2021-03-03T11:03:00Z"/>
              </w:rPr>
            </w:pPr>
            <w:ins w:id="3513" w:author="Владимир Лаут" w:date="2021-03-03T11:03:00Z">
              <w:r w:rsidRPr="008B263D">
                <w:t>ТР</w:t>
              </w:r>
            </w:ins>
          </w:p>
        </w:tc>
      </w:tr>
      <w:tr w:rsidR="008B263D" w:rsidRPr="008B263D" w14:paraId="128076C3" w14:textId="77777777" w:rsidTr="008B263D">
        <w:trPr>
          <w:cantSplit/>
          <w:jc w:val="center"/>
          <w:ins w:id="351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835617F" w14:textId="77777777" w:rsidR="008B263D" w:rsidRPr="008B263D" w:rsidRDefault="008B263D" w:rsidP="008B263D">
            <w:pPr>
              <w:rPr>
                <w:ins w:id="3515" w:author="Владимир Лаут" w:date="2021-03-03T11:03:00Z"/>
              </w:rPr>
            </w:pPr>
            <w:ins w:id="3516" w:author="Владимир Лаут" w:date="2021-03-03T11:03:00Z">
              <w:r w:rsidRPr="008B263D">
                <w:t>66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2EA36BB" w14:textId="77777777" w:rsidR="008B263D" w:rsidRPr="008B263D" w:rsidRDefault="008B263D" w:rsidP="008B263D">
            <w:pPr>
              <w:jc w:val="left"/>
              <w:rPr>
                <w:ins w:id="3517" w:author="Владимир Лаут" w:date="2021-03-03T11:03:00Z"/>
              </w:rPr>
            </w:pPr>
            <w:ins w:id="3518" w:author="Владимир Лаут" w:date="2021-03-03T11:03:00Z">
              <w:r w:rsidRPr="008B263D">
                <w:t xml:space="preserve">ТР </w:t>
              </w:r>
              <w:proofErr w:type="spellStart"/>
              <w:r w:rsidRPr="008B263D">
                <w:t>вспомогальный</w:t>
              </w:r>
              <w:proofErr w:type="spellEnd"/>
              <w:r w:rsidRPr="008B263D">
                <w:t xml:space="preserve"> (ремонт)</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E42657F" w14:textId="77777777" w:rsidR="008B263D" w:rsidRPr="008B263D" w:rsidRDefault="008B263D" w:rsidP="008B263D">
            <w:pPr>
              <w:jc w:val="left"/>
              <w:rPr>
                <w:ins w:id="3519" w:author="Владимир Лаут" w:date="2021-03-03T11:03:00Z"/>
              </w:rPr>
            </w:pPr>
            <w:ins w:id="3520" w:author="Владимир Лаут" w:date="2021-03-03T11:03:00Z">
              <w:r w:rsidRPr="008B263D">
                <w:t>66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43C9081" w14:textId="77777777" w:rsidR="008B263D" w:rsidRPr="008B263D" w:rsidRDefault="008B263D" w:rsidP="008B263D">
            <w:pPr>
              <w:jc w:val="left"/>
              <w:rPr>
                <w:ins w:id="3521" w:author="Владимир Лаут" w:date="2021-03-03T11:03:00Z"/>
              </w:rPr>
            </w:pPr>
            <w:ins w:id="3522" w:author="Владимир Лаут" w:date="2021-03-03T11:03:00Z">
              <w:r w:rsidRPr="008B263D">
                <w:t>ТР</w:t>
              </w:r>
            </w:ins>
          </w:p>
        </w:tc>
      </w:tr>
      <w:tr w:rsidR="008B263D" w:rsidRPr="008B263D" w14:paraId="335DBD90" w14:textId="77777777" w:rsidTr="008B263D">
        <w:trPr>
          <w:cantSplit/>
          <w:jc w:val="center"/>
          <w:ins w:id="352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558DEC5" w14:textId="77777777" w:rsidR="008B263D" w:rsidRPr="008B263D" w:rsidRDefault="008B263D" w:rsidP="008B263D">
            <w:pPr>
              <w:rPr>
                <w:ins w:id="3524" w:author="Владимир Лаут" w:date="2021-03-03T11:03:00Z"/>
              </w:rPr>
            </w:pPr>
            <w:ins w:id="3525" w:author="Владимир Лаут" w:date="2021-03-03T11:03:00Z">
              <w:r w:rsidRPr="008B263D">
                <w:t>67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D6713CB" w14:textId="77777777" w:rsidR="008B263D" w:rsidRPr="008B263D" w:rsidRDefault="008B263D" w:rsidP="008B263D">
            <w:pPr>
              <w:jc w:val="left"/>
              <w:rPr>
                <w:ins w:id="3526" w:author="Владимир Лаут" w:date="2021-03-03T11:03:00Z"/>
              </w:rPr>
            </w:pPr>
            <w:ins w:id="3527" w:author="Владимир Лаут" w:date="2021-03-03T11:03:00Z">
              <w:r w:rsidRPr="008B263D">
                <w:t>ТР вал-шестерни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66F1FA0" w14:textId="77777777" w:rsidR="008B263D" w:rsidRPr="008B263D" w:rsidRDefault="008B263D" w:rsidP="008B263D">
            <w:pPr>
              <w:jc w:val="left"/>
              <w:rPr>
                <w:ins w:id="3528" w:author="Владимир Лаут" w:date="2021-03-03T11:03:00Z"/>
              </w:rPr>
            </w:pPr>
            <w:ins w:id="3529" w:author="Владимир Лаут" w:date="2021-03-03T11:03:00Z">
              <w:r w:rsidRPr="008B263D">
                <w:t>67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01CFE8A" w14:textId="77777777" w:rsidR="008B263D" w:rsidRPr="008B263D" w:rsidRDefault="008B263D" w:rsidP="008B263D">
            <w:pPr>
              <w:jc w:val="left"/>
              <w:rPr>
                <w:ins w:id="3530" w:author="Владимир Лаут" w:date="2021-03-03T11:03:00Z"/>
              </w:rPr>
            </w:pPr>
            <w:ins w:id="3531" w:author="Владимир Лаут" w:date="2021-03-03T11:03:00Z">
              <w:r w:rsidRPr="008B263D">
                <w:t>ТР</w:t>
              </w:r>
            </w:ins>
          </w:p>
        </w:tc>
      </w:tr>
      <w:tr w:rsidR="008B263D" w:rsidRPr="008B263D" w14:paraId="17394404" w14:textId="77777777" w:rsidTr="008B263D">
        <w:trPr>
          <w:cantSplit/>
          <w:jc w:val="center"/>
          <w:ins w:id="353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E3E1774" w14:textId="77777777" w:rsidR="008B263D" w:rsidRPr="008B263D" w:rsidRDefault="008B263D" w:rsidP="008B263D">
            <w:pPr>
              <w:rPr>
                <w:ins w:id="3533" w:author="Владимир Лаут" w:date="2021-03-03T11:03:00Z"/>
              </w:rPr>
            </w:pPr>
            <w:ins w:id="3534" w:author="Владимир Лаут" w:date="2021-03-03T11:03:00Z">
              <w:r w:rsidRPr="008B263D">
                <w:t>68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F168453" w14:textId="77777777" w:rsidR="008B263D" w:rsidRPr="008B263D" w:rsidRDefault="008B263D" w:rsidP="008B263D">
            <w:pPr>
              <w:jc w:val="left"/>
              <w:rPr>
                <w:ins w:id="3535" w:author="Владимир Лаут" w:date="2021-03-03T11:03:00Z"/>
              </w:rPr>
            </w:pPr>
            <w:ins w:id="3536" w:author="Владимир Лаут" w:date="2021-03-03T11:03:00Z">
              <w:r w:rsidRPr="008B263D">
                <w:t>ТР гидравлического обор.</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DDF2D0F" w14:textId="77777777" w:rsidR="008B263D" w:rsidRPr="008B263D" w:rsidRDefault="008B263D" w:rsidP="008B263D">
            <w:pPr>
              <w:jc w:val="left"/>
              <w:rPr>
                <w:ins w:id="3537" w:author="Владимир Лаут" w:date="2021-03-03T11:03:00Z"/>
              </w:rPr>
            </w:pPr>
            <w:ins w:id="3538" w:author="Владимир Лаут" w:date="2021-03-03T11:03:00Z">
              <w:r w:rsidRPr="008B263D">
                <w:t>68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5D0682D" w14:textId="77777777" w:rsidR="008B263D" w:rsidRPr="008B263D" w:rsidRDefault="008B263D" w:rsidP="008B263D">
            <w:pPr>
              <w:jc w:val="left"/>
              <w:rPr>
                <w:ins w:id="3539" w:author="Владимир Лаут" w:date="2021-03-03T11:03:00Z"/>
              </w:rPr>
            </w:pPr>
            <w:ins w:id="3540" w:author="Владимир Лаут" w:date="2021-03-03T11:03:00Z">
              <w:r w:rsidRPr="008B263D">
                <w:t>ТР</w:t>
              </w:r>
            </w:ins>
          </w:p>
        </w:tc>
      </w:tr>
      <w:tr w:rsidR="008B263D" w:rsidRPr="008B263D" w14:paraId="3A8AFC9F" w14:textId="77777777" w:rsidTr="008B263D">
        <w:trPr>
          <w:cantSplit/>
          <w:jc w:val="center"/>
          <w:ins w:id="354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AF313BD" w14:textId="77777777" w:rsidR="008B263D" w:rsidRPr="008B263D" w:rsidRDefault="008B263D" w:rsidP="008B263D">
            <w:pPr>
              <w:rPr>
                <w:ins w:id="3542" w:author="Владимир Лаут" w:date="2021-03-03T11:03:00Z"/>
              </w:rPr>
            </w:pPr>
            <w:ins w:id="3543" w:author="Владимир Лаут" w:date="2021-03-03T11:03:00Z">
              <w:r w:rsidRPr="008B263D">
                <w:t>69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A48FBAC" w14:textId="77777777" w:rsidR="008B263D" w:rsidRPr="008B263D" w:rsidRDefault="008B263D" w:rsidP="008B263D">
            <w:pPr>
              <w:jc w:val="left"/>
              <w:rPr>
                <w:ins w:id="3544" w:author="Владимир Лаут" w:date="2021-03-03T11:03:00Z"/>
              </w:rPr>
            </w:pPr>
            <w:ins w:id="3545" w:author="Владимир Лаут" w:date="2021-03-03T11:03:00Z">
              <w:r w:rsidRPr="008B263D">
                <w:t>ТР гидросистемы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CEBD04C" w14:textId="77777777" w:rsidR="008B263D" w:rsidRPr="008B263D" w:rsidRDefault="008B263D" w:rsidP="008B263D">
            <w:pPr>
              <w:jc w:val="left"/>
              <w:rPr>
                <w:ins w:id="3546" w:author="Владимир Лаут" w:date="2021-03-03T11:03:00Z"/>
              </w:rPr>
            </w:pPr>
            <w:ins w:id="3547" w:author="Владимир Лаут" w:date="2021-03-03T11:03:00Z">
              <w:r w:rsidRPr="008B263D">
                <w:t>69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DA2D325" w14:textId="77777777" w:rsidR="008B263D" w:rsidRPr="008B263D" w:rsidRDefault="008B263D" w:rsidP="008B263D">
            <w:pPr>
              <w:jc w:val="left"/>
              <w:rPr>
                <w:ins w:id="3548" w:author="Владимир Лаут" w:date="2021-03-03T11:03:00Z"/>
              </w:rPr>
            </w:pPr>
            <w:ins w:id="3549" w:author="Владимир Лаут" w:date="2021-03-03T11:03:00Z">
              <w:r w:rsidRPr="008B263D">
                <w:t>ТР</w:t>
              </w:r>
            </w:ins>
          </w:p>
        </w:tc>
      </w:tr>
      <w:tr w:rsidR="008B263D" w:rsidRPr="008B263D" w14:paraId="344C202C" w14:textId="77777777" w:rsidTr="008B263D">
        <w:trPr>
          <w:cantSplit/>
          <w:jc w:val="center"/>
          <w:ins w:id="355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10A32DD" w14:textId="77777777" w:rsidR="008B263D" w:rsidRPr="008B263D" w:rsidRDefault="008B263D" w:rsidP="008B263D">
            <w:pPr>
              <w:rPr>
                <w:ins w:id="3551" w:author="Владимир Лаут" w:date="2021-03-03T11:03:00Z"/>
              </w:rPr>
            </w:pPr>
            <w:ins w:id="3552" w:author="Владимир Лаут" w:date="2021-03-03T11:03:00Z">
              <w:r w:rsidRPr="008B263D">
                <w:t>6O</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F4DE641" w14:textId="77777777" w:rsidR="008B263D" w:rsidRPr="008B263D" w:rsidRDefault="008B263D" w:rsidP="008B263D">
            <w:pPr>
              <w:jc w:val="left"/>
              <w:rPr>
                <w:ins w:id="3553" w:author="Владимир Лаут" w:date="2021-03-03T11:03:00Z"/>
              </w:rPr>
            </w:pPr>
            <w:ins w:id="3554"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A873EA1" w14:textId="77777777" w:rsidR="008B263D" w:rsidRPr="008B263D" w:rsidRDefault="008B263D" w:rsidP="008B263D">
            <w:pPr>
              <w:jc w:val="left"/>
              <w:rPr>
                <w:ins w:id="3555" w:author="Владимир Лаут" w:date="2021-03-03T11:03:00Z"/>
              </w:rPr>
            </w:pPr>
            <w:ins w:id="3556" w:author="Владимир Лаут" w:date="2021-03-03T11:03:00Z">
              <w:r w:rsidRPr="008B263D">
                <w:t>6O</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17A84F9" w14:textId="77777777" w:rsidR="008B263D" w:rsidRPr="008B263D" w:rsidRDefault="008B263D" w:rsidP="008B263D">
            <w:pPr>
              <w:jc w:val="left"/>
              <w:rPr>
                <w:ins w:id="3557" w:author="Владимир Лаут" w:date="2021-03-03T11:03:00Z"/>
              </w:rPr>
            </w:pPr>
            <w:ins w:id="3558" w:author="Владимир Лаут" w:date="2021-03-03T11:03:00Z">
              <w:r w:rsidRPr="008B263D">
                <w:t>ОБХ</w:t>
              </w:r>
            </w:ins>
          </w:p>
        </w:tc>
      </w:tr>
      <w:tr w:rsidR="008B263D" w:rsidRPr="008B263D" w14:paraId="23BB39E6" w14:textId="77777777" w:rsidTr="008B263D">
        <w:trPr>
          <w:cantSplit/>
          <w:jc w:val="center"/>
          <w:ins w:id="355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77AF80C" w14:textId="77777777" w:rsidR="008B263D" w:rsidRPr="008B263D" w:rsidRDefault="008B263D" w:rsidP="008B263D">
            <w:pPr>
              <w:rPr>
                <w:ins w:id="3560" w:author="Владимир Лаут" w:date="2021-03-03T11:03:00Z"/>
              </w:rPr>
            </w:pPr>
            <w:ins w:id="3561" w:author="Владимир Лаут" w:date="2021-03-03T11:03:00Z">
              <w:r w:rsidRPr="008B263D">
                <w:t>6О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38AC9CF" w14:textId="77777777" w:rsidR="008B263D" w:rsidRPr="008B263D" w:rsidRDefault="008B263D" w:rsidP="008B263D">
            <w:pPr>
              <w:jc w:val="left"/>
              <w:rPr>
                <w:ins w:id="3562" w:author="Владимир Лаут" w:date="2021-03-03T11:03:00Z"/>
              </w:rPr>
            </w:pPr>
            <w:ins w:id="3563"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E6D0828" w14:textId="77777777" w:rsidR="008B263D" w:rsidRPr="008B263D" w:rsidRDefault="008B263D" w:rsidP="008B263D">
            <w:pPr>
              <w:jc w:val="left"/>
              <w:rPr>
                <w:ins w:id="3564" w:author="Владимир Лаут" w:date="2021-03-03T11:03:00Z"/>
              </w:rPr>
            </w:pPr>
            <w:ins w:id="3565" w:author="Владимир Лаут" w:date="2021-03-03T11:03:00Z">
              <w:r w:rsidRPr="008B263D">
                <w:t>6О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7DEA70C" w14:textId="77777777" w:rsidR="008B263D" w:rsidRPr="008B263D" w:rsidRDefault="008B263D" w:rsidP="008B263D">
            <w:pPr>
              <w:jc w:val="left"/>
              <w:rPr>
                <w:ins w:id="3566" w:author="Владимир Лаут" w:date="2021-03-03T11:03:00Z"/>
              </w:rPr>
            </w:pPr>
            <w:ins w:id="3567" w:author="Владимир Лаут" w:date="2021-03-03T11:03:00Z">
              <w:r w:rsidRPr="008B263D">
                <w:t>ОБХ</w:t>
              </w:r>
            </w:ins>
          </w:p>
        </w:tc>
      </w:tr>
      <w:tr w:rsidR="008B263D" w:rsidRPr="008B263D" w14:paraId="30D64D51" w14:textId="77777777" w:rsidTr="008B263D">
        <w:trPr>
          <w:cantSplit/>
          <w:jc w:val="center"/>
          <w:ins w:id="356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0A8EB6B" w14:textId="77777777" w:rsidR="008B263D" w:rsidRPr="008B263D" w:rsidRDefault="008B263D" w:rsidP="008B263D">
            <w:pPr>
              <w:rPr>
                <w:ins w:id="3569" w:author="Владимир Лаут" w:date="2021-03-03T11:03:00Z"/>
              </w:rPr>
            </w:pPr>
            <w:ins w:id="3570" w:author="Владимир Лаут" w:date="2021-03-03T11:03:00Z">
              <w:r w:rsidRPr="008B263D">
                <w:t>70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B5C50EC" w14:textId="77777777" w:rsidR="008B263D" w:rsidRPr="008B263D" w:rsidRDefault="008B263D" w:rsidP="008B263D">
            <w:pPr>
              <w:jc w:val="left"/>
              <w:rPr>
                <w:ins w:id="3571" w:author="Владимир Лаут" w:date="2021-03-03T11:03:00Z"/>
              </w:rPr>
            </w:pPr>
            <w:ins w:id="3572" w:author="Владимир Лаут" w:date="2021-03-03T11:03:00Z">
              <w:r w:rsidRPr="008B263D">
                <w:t>ТР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F993A8A" w14:textId="77777777" w:rsidR="008B263D" w:rsidRPr="008B263D" w:rsidRDefault="008B263D" w:rsidP="008B263D">
            <w:pPr>
              <w:jc w:val="left"/>
              <w:rPr>
                <w:ins w:id="3573" w:author="Владимир Лаут" w:date="2021-03-03T11:03:00Z"/>
              </w:rPr>
            </w:pPr>
            <w:ins w:id="3574" w:author="Владимир Лаут" w:date="2021-03-03T11:03:00Z">
              <w:r w:rsidRPr="008B263D">
                <w:t>70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4677A94" w14:textId="77777777" w:rsidR="008B263D" w:rsidRPr="008B263D" w:rsidRDefault="008B263D" w:rsidP="008B263D">
            <w:pPr>
              <w:jc w:val="left"/>
              <w:rPr>
                <w:ins w:id="3575" w:author="Владимир Лаут" w:date="2021-03-03T11:03:00Z"/>
              </w:rPr>
            </w:pPr>
            <w:ins w:id="3576" w:author="Владимир Лаут" w:date="2021-03-03T11:03:00Z">
              <w:r w:rsidRPr="008B263D">
                <w:t>ТР</w:t>
              </w:r>
            </w:ins>
          </w:p>
        </w:tc>
      </w:tr>
      <w:tr w:rsidR="008B263D" w:rsidRPr="008B263D" w14:paraId="5E71E0D8" w14:textId="77777777" w:rsidTr="008B263D">
        <w:trPr>
          <w:cantSplit/>
          <w:jc w:val="center"/>
          <w:ins w:id="357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860F631" w14:textId="77777777" w:rsidR="008B263D" w:rsidRPr="008B263D" w:rsidRDefault="008B263D" w:rsidP="008B263D">
            <w:pPr>
              <w:rPr>
                <w:ins w:id="3578" w:author="Владимир Лаут" w:date="2021-03-03T11:03:00Z"/>
              </w:rPr>
            </w:pPr>
            <w:ins w:id="3579" w:author="Владимир Лаут" w:date="2021-03-03T11:03:00Z">
              <w:r w:rsidRPr="008B263D">
                <w:t>71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AD18082" w14:textId="77777777" w:rsidR="008B263D" w:rsidRPr="008B263D" w:rsidRDefault="008B263D" w:rsidP="008B263D">
            <w:pPr>
              <w:jc w:val="left"/>
              <w:rPr>
                <w:ins w:id="3580" w:author="Владимир Лаут" w:date="2021-03-03T11:03:00Z"/>
              </w:rPr>
            </w:pPr>
            <w:ins w:id="3581" w:author="Владимир Лаут" w:date="2021-03-03T11:03:00Z">
              <w:r w:rsidRPr="008B263D">
                <w:t>ТР дополнительных систем</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23BB260" w14:textId="77777777" w:rsidR="008B263D" w:rsidRPr="008B263D" w:rsidRDefault="008B263D" w:rsidP="008B263D">
            <w:pPr>
              <w:jc w:val="left"/>
              <w:rPr>
                <w:ins w:id="3582" w:author="Владимир Лаут" w:date="2021-03-03T11:03:00Z"/>
              </w:rPr>
            </w:pPr>
            <w:ins w:id="3583" w:author="Владимир Лаут" w:date="2021-03-03T11:03:00Z">
              <w:r w:rsidRPr="008B263D">
                <w:t>71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736DABB" w14:textId="77777777" w:rsidR="008B263D" w:rsidRPr="008B263D" w:rsidRDefault="008B263D" w:rsidP="008B263D">
            <w:pPr>
              <w:jc w:val="left"/>
              <w:rPr>
                <w:ins w:id="3584" w:author="Владимир Лаут" w:date="2021-03-03T11:03:00Z"/>
              </w:rPr>
            </w:pPr>
            <w:ins w:id="3585" w:author="Владимир Лаут" w:date="2021-03-03T11:03:00Z">
              <w:r w:rsidRPr="008B263D">
                <w:t>ТР</w:t>
              </w:r>
            </w:ins>
          </w:p>
        </w:tc>
      </w:tr>
      <w:tr w:rsidR="008B263D" w:rsidRPr="008B263D" w14:paraId="3FBF2767" w14:textId="77777777" w:rsidTr="008B263D">
        <w:trPr>
          <w:cantSplit/>
          <w:jc w:val="center"/>
          <w:ins w:id="358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1CB9F0D" w14:textId="77777777" w:rsidR="008B263D" w:rsidRPr="008B263D" w:rsidRDefault="008B263D" w:rsidP="008B263D">
            <w:pPr>
              <w:rPr>
                <w:ins w:id="3587" w:author="Владимир Лаут" w:date="2021-03-03T11:03:00Z"/>
              </w:rPr>
            </w:pPr>
            <w:ins w:id="3588" w:author="Владимир Лаут" w:date="2021-03-03T11:03:00Z">
              <w:r w:rsidRPr="008B263D">
                <w:t>72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BA194BC" w14:textId="77777777" w:rsidR="008B263D" w:rsidRPr="008B263D" w:rsidRDefault="008B263D" w:rsidP="008B263D">
            <w:pPr>
              <w:jc w:val="left"/>
              <w:rPr>
                <w:ins w:id="3589" w:author="Владимир Лаут" w:date="2021-03-03T11:03:00Z"/>
              </w:rPr>
            </w:pPr>
            <w:ins w:id="3590" w:author="Владимир Лаут" w:date="2021-03-03T11:03:00Z">
              <w:r w:rsidRPr="008B263D">
                <w:t>ТР запорно-рег. арматуры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0D3B00F" w14:textId="77777777" w:rsidR="008B263D" w:rsidRPr="008B263D" w:rsidRDefault="008B263D" w:rsidP="008B263D">
            <w:pPr>
              <w:jc w:val="left"/>
              <w:rPr>
                <w:ins w:id="3591" w:author="Владимир Лаут" w:date="2021-03-03T11:03:00Z"/>
              </w:rPr>
            </w:pPr>
            <w:ins w:id="3592" w:author="Владимир Лаут" w:date="2021-03-03T11:03:00Z">
              <w:r w:rsidRPr="008B263D">
                <w:t>72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4161F64" w14:textId="77777777" w:rsidR="008B263D" w:rsidRPr="008B263D" w:rsidRDefault="008B263D" w:rsidP="008B263D">
            <w:pPr>
              <w:jc w:val="left"/>
              <w:rPr>
                <w:ins w:id="3593" w:author="Владимир Лаут" w:date="2021-03-03T11:03:00Z"/>
              </w:rPr>
            </w:pPr>
            <w:ins w:id="3594" w:author="Владимир Лаут" w:date="2021-03-03T11:03:00Z">
              <w:r w:rsidRPr="008B263D">
                <w:t>ТР</w:t>
              </w:r>
            </w:ins>
          </w:p>
        </w:tc>
      </w:tr>
      <w:tr w:rsidR="008B263D" w:rsidRPr="008B263D" w14:paraId="79E73DC6" w14:textId="77777777" w:rsidTr="008B263D">
        <w:trPr>
          <w:cantSplit/>
          <w:jc w:val="center"/>
          <w:ins w:id="359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3577FB9" w14:textId="77777777" w:rsidR="008B263D" w:rsidRPr="008B263D" w:rsidRDefault="008B263D" w:rsidP="008B263D">
            <w:pPr>
              <w:rPr>
                <w:ins w:id="3596" w:author="Владимир Лаут" w:date="2021-03-03T11:03:00Z"/>
              </w:rPr>
            </w:pPr>
            <w:ins w:id="3597" w:author="Владимир Лаут" w:date="2021-03-03T11:03:00Z">
              <w:r w:rsidRPr="008B263D">
                <w:t>73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ECBA5DC" w14:textId="77777777" w:rsidR="008B263D" w:rsidRPr="008B263D" w:rsidRDefault="008B263D" w:rsidP="008B263D">
            <w:pPr>
              <w:jc w:val="left"/>
              <w:rPr>
                <w:ins w:id="3598" w:author="Владимир Лаут" w:date="2021-03-03T11:03:00Z"/>
              </w:rPr>
            </w:pPr>
            <w:ins w:id="3599" w:author="Владимир Лаут" w:date="2021-03-03T11:03:00Z">
              <w:r w:rsidRPr="008B263D">
                <w:t>ТР загрузочного устройства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5A6D7F8" w14:textId="77777777" w:rsidR="008B263D" w:rsidRPr="008B263D" w:rsidRDefault="008B263D" w:rsidP="008B263D">
            <w:pPr>
              <w:jc w:val="left"/>
              <w:rPr>
                <w:ins w:id="3600" w:author="Владимир Лаут" w:date="2021-03-03T11:03:00Z"/>
              </w:rPr>
            </w:pPr>
            <w:ins w:id="3601" w:author="Владимир Лаут" w:date="2021-03-03T11:03:00Z">
              <w:r w:rsidRPr="008B263D">
                <w:t>73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CB80010" w14:textId="77777777" w:rsidR="008B263D" w:rsidRPr="008B263D" w:rsidRDefault="008B263D" w:rsidP="008B263D">
            <w:pPr>
              <w:jc w:val="left"/>
              <w:rPr>
                <w:ins w:id="3602" w:author="Владимир Лаут" w:date="2021-03-03T11:03:00Z"/>
              </w:rPr>
            </w:pPr>
            <w:ins w:id="3603" w:author="Владимир Лаут" w:date="2021-03-03T11:03:00Z">
              <w:r w:rsidRPr="008B263D">
                <w:t>ТР</w:t>
              </w:r>
            </w:ins>
          </w:p>
        </w:tc>
      </w:tr>
      <w:tr w:rsidR="008B263D" w:rsidRPr="008B263D" w14:paraId="27024E27" w14:textId="77777777" w:rsidTr="008B263D">
        <w:trPr>
          <w:cantSplit/>
          <w:jc w:val="center"/>
          <w:ins w:id="360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739DE93" w14:textId="77777777" w:rsidR="008B263D" w:rsidRPr="008B263D" w:rsidRDefault="008B263D" w:rsidP="008B263D">
            <w:pPr>
              <w:rPr>
                <w:ins w:id="3605" w:author="Владимир Лаут" w:date="2021-03-03T11:03:00Z"/>
              </w:rPr>
            </w:pPr>
            <w:ins w:id="3606" w:author="Владимир Лаут" w:date="2021-03-03T11:03:00Z">
              <w:r w:rsidRPr="008B263D">
                <w:t>74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21C7ACE" w14:textId="77777777" w:rsidR="008B263D" w:rsidRPr="008B263D" w:rsidRDefault="008B263D" w:rsidP="008B263D">
            <w:pPr>
              <w:jc w:val="left"/>
              <w:rPr>
                <w:ins w:id="3607" w:author="Владимир Лаут" w:date="2021-03-03T11:03:00Z"/>
              </w:rPr>
            </w:pPr>
            <w:ins w:id="3608" w:author="Владимир Лаут" w:date="2021-03-03T11:03:00Z">
              <w:r w:rsidRPr="008B263D">
                <w:t>ТР ковша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99FFCAA" w14:textId="77777777" w:rsidR="008B263D" w:rsidRPr="008B263D" w:rsidRDefault="008B263D" w:rsidP="008B263D">
            <w:pPr>
              <w:jc w:val="left"/>
              <w:rPr>
                <w:ins w:id="3609" w:author="Владимир Лаут" w:date="2021-03-03T11:03:00Z"/>
              </w:rPr>
            </w:pPr>
            <w:ins w:id="3610" w:author="Владимир Лаут" w:date="2021-03-03T11:03:00Z">
              <w:r w:rsidRPr="008B263D">
                <w:t>74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9ACD8B4" w14:textId="77777777" w:rsidR="008B263D" w:rsidRPr="008B263D" w:rsidRDefault="008B263D" w:rsidP="008B263D">
            <w:pPr>
              <w:jc w:val="left"/>
              <w:rPr>
                <w:ins w:id="3611" w:author="Владимир Лаут" w:date="2021-03-03T11:03:00Z"/>
              </w:rPr>
            </w:pPr>
            <w:ins w:id="3612" w:author="Владимир Лаут" w:date="2021-03-03T11:03:00Z">
              <w:r w:rsidRPr="008B263D">
                <w:t>ТР</w:t>
              </w:r>
            </w:ins>
          </w:p>
        </w:tc>
      </w:tr>
      <w:tr w:rsidR="008B263D" w:rsidRPr="008B263D" w14:paraId="4E691FFA" w14:textId="77777777" w:rsidTr="008B263D">
        <w:trPr>
          <w:cantSplit/>
          <w:jc w:val="center"/>
          <w:ins w:id="361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E7D0310" w14:textId="77777777" w:rsidR="008B263D" w:rsidRPr="008B263D" w:rsidRDefault="008B263D" w:rsidP="008B263D">
            <w:pPr>
              <w:rPr>
                <w:ins w:id="3614" w:author="Владимир Лаут" w:date="2021-03-03T11:03:00Z"/>
              </w:rPr>
            </w:pPr>
            <w:ins w:id="3615" w:author="Владимир Лаут" w:date="2021-03-03T11:03:00Z">
              <w:r w:rsidRPr="008B263D">
                <w:t>75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CEB4EEF" w14:textId="77777777" w:rsidR="008B263D" w:rsidRPr="008B263D" w:rsidRDefault="008B263D" w:rsidP="008B263D">
            <w:pPr>
              <w:jc w:val="left"/>
              <w:rPr>
                <w:ins w:id="3616" w:author="Владимир Лаут" w:date="2021-03-03T11:03:00Z"/>
              </w:rPr>
            </w:pPr>
            <w:ins w:id="3617" w:author="Владимир Лаут" w:date="2021-03-03T11:03:00Z">
              <w:r w:rsidRPr="008B263D">
                <w:t>ТР компрессоров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A4003A9" w14:textId="77777777" w:rsidR="008B263D" w:rsidRPr="008B263D" w:rsidRDefault="008B263D" w:rsidP="008B263D">
            <w:pPr>
              <w:jc w:val="left"/>
              <w:rPr>
                <w:ins w:id="3618" w:author="Владимир Лаут" w:date="2021-03-03T11:03:00Z"/>
              </w:rPr>
            </w:pPr>
            <w:ins w:id="3619" w:author="Владимир Лаут" w:date="2021-03-03T11:03:00Z">
              <w:r w:rsidRPr="008B263D">
                <w:t>75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4D94641" w14:textId="77777777" w:rsidR="008B263D" w:rsidRPr="008B263D" w:rsidRDefault="008B263D" w:rsidP="008B263D">
            <w:pPr>
              <w:jc w:val="left"/>
              <w:rPr>
                <w:ins w:id="3620" w:author="Владимир Лаут" w:date="2021-03-03T11:03:00Z"/>
              </w:rPr>
            </w:pPr>
            <w:ins w:id="3621" w:author="Владимир Лаут" w:date="2021-03-03T11:03:00Z">
              <w:r w:rsidRPr="008B263D">
                <w:t>ТР</w:t>
              </w:r>
            </w:ins>
          </w:p>
        </w:tc>
      </w:tr>
      <w:tr w:rsidR="008B263D" w:rsidRPr="008B263D" w14:paraId="61788DA4" w14:textId="77777777" w:rsidTr="008B263D">
        <w:trPr>
          <w:cantSplit/>
          <w:jc w:val="center"/>
          <w:ins w:id="362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1FC971B" w14:textId="77777777" w:rsidR="008B263D" w:rsidRPr="008B263D" w:rsidRDefault="008B263D" w:rsidP="008B263D">
            <w:pPr>
              <w:rPr>
                <w:ins w:id="3623" w:author="Владимир Лаут" w:date="2021-03-03T11:03:00Z"/>
              </w:rPr>
            </w:pPr>
            <w:ins w:id="3624" w:author="Владимир Лаут" w:date="2021-03-03T11:03:00Z">
              <w:r w:rsidRPr="008B263D">
                <w:t>76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23DC61E" w14:textId="77777777" w:rsidR="008B263D" w:rsidRPr="008B263D" w:rsidRDefault="008B263D" w:rsidP="008B263D">
            <w:pPr>
              <w:jc w:val="left"/>
              <w:rPr>
                <w:ins w:id="3625" w:author="Владимир Лаут" w:date="2021-03-03T11:03:00Z"/>
              </w:rPr>
            </w:pPr>
            <w:ins w:id="3626" w:author="Владимир Лаут" w:date="2021-03-03T11:03:00Z">
              <w:r w:rsidRPr="008B263D">
                <w:t xml:space="preserve">ТР </w:t>
              </w:r>
              <w:proofErr w:type="spellStart"/>
              <w:r w:rsidRPr="008B263D">
                <w:t>маслостанции</w:t>
              </w:r>
              <w:proofErr w:type="spellEnd"/>
              <w:r w:rsidRPr="008B263D">
                <w:t xml:space="preserve"> мельницы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6E64889" w14:textId="77777777" w:rsidR="008B263D" w:rsidRPr="008B263D" w:rsidRDefault="008B263D" w:rsidP="008B263D">
            <w:pPr>
              <w:jc w:val="left"/>
              <w:rPr>
                <w:ins w:id="3627" w:author="Владимир Лаут" w:date="2021-03-03T11:03:00Z"/>
              </w:rPr>
            </w:pPr>
            <w:ins w:id="3628" w:author="Владимир Лаут" w:date="2021-03-03T11:03:00Z">
              <w:r w:rsidRPr="008B263D">
                <w:t>76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B798F3A" w14:textId="77777777" w:rsidR="008B263D" w:rsidRPr="008B263D" w:rsidRDefault="008B263D" w:rsidP="008B263D">
            <w:pPr>
              <w:jc w:val="left"/>
              <w:rPr>
                <w:ins w:id="3629" w:author="Владимир Лаут" w:date="2021-03-03T11:03:00Z"/>
              </w:rPr>
            </w:pPr>
            <w:ins w:id="3630" w:author="Владимир Лаут" w:date="2021-03-03T11:03:00Z">
              <w:r w:rsidRPr="008B263D">
                <w:t>ТР</w:t>
              </w:r>
            </w:ins>
          </w:p>
        </w:tc>
      </w:tr>
      <w:tr w:rsidR="008B263D" w:rsidRPr="008B263D" w14:paraId="37A08411" w14:textId="77777777" w:rsidTr="008B263D">
        <w:trPr>
          <w:cantSplit/>
          <w:jc w:val="center"/>
          <w:ins w:id="363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8DECA28" w14:textId="77777777" w:rsidR="008B263D" w:rsidRPr="008B263D" w:rsidRDefault="008B263D" w:rsidP="008B263D">
            <w:pPr>
              <w:rPr>
                <w:ins w:id="3632" w:author="Владимир Лаут" w:date="2021-03-03T11:03:00Z"/>
              </w:rPr>
            </w:pPr>
            <w:ins w:id="3633" w:author="Владимир Лаут" w:date="2021-03-03T11:03:00Z">
              <w:r w:rsidRPr="008B263D">
                <w:t>77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5FE4ADB" w14:textId="77777777" w:rsidR="008B263D" w:rsidRPr="008B263D" w:rsidRDefault="008B263D" w:rsidP="008B263D">
            <w:pPr>
              <w:jc w:val="left"/>
              <w:rPr>
                <w:ins w:id="3634" w:author="Владимир Лаут" w:date="2021-03-03T11:03:00Z"/>
              </w:rPr>
            </w:pPr>
            <w:ins w:id="3635" w:author="Владимир Лаут" w:date="2021-03-03T11:03:00Z">
              <w:r w:rsidRPr="008B263D">
                <w:t>ТР навесного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78A83BB" w14:textId="77777777" w:rsidR="008B263D" w:rsidRPr="008B263D" w:rsidRDefault="008B263D" w:rsidP="008B263D">
            <w:pPr>
              <w:jc w:val="left"/>
              <w:rPr>
                <w:ins w:id="3636" w:author="Владимир Лаут" w:date="2021-03-03T11:03:00Z"/>
              </w:rPr>
            </w:pPr>
            <w:ins w:id="3637" w:author="Владимир Лаут" w:date="2021-03-03T11:03:00Z">
              <w:r w:rsidRPr="008B263D">
                <w:t>77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7EC8469" w14:textId="77777777" w:rsidR="008B263D" w:rsidRPr="008B263D" w:rsidRDefault="008B263D" w:rsidP="008B263D">
            <w:pPr>
              <w:jc w:val="left"/>
              <w:rPr>
                <w:ins w:id="3638" w:author="Владимир Лаут" w:date="2021-03-03T11:03:00Z"/>
              </w:rPr>
            </w:pPr>
            <w:ins w:id="3639" w:author="Владимир Лаут" w:date="2021-03-03T11:03:00Z">
              <w:r w:rsidRPr="008B263D">
                <w:t>ТР</w:t>
              </w:r>
            </w:ins>
          </w:p>
        </w:tc>
      </w:tr>
      <w:tr w:rsidR="008B263D" w:rsidRPr="008B263D" w14:paraId="300A1DB2" w14:textId="77777777" w:rsidTr="008B263D">
        <w:trPr>
          <w:cantSplit/>
          <w:jc w:val="center"/>
          <w:ins w:id="364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3F74470" w14:textId="77777777" w:rsidR="008B263D" w:rsidRPr="008B263D" w:rsidRDefault="008B263D" w:rsidP="008B263D">
            <w:pPr>
              <w:rPr>
                <w:ins w:id="3641" w:author="Владимир Лаут" w:date="2021-03-03T11:03:00Z"/>
              </w:rPr>
            </w:pPr>
            <w:ins w:id="3642" w:author="Владимир Лаут" w:date="2021-03-03T11:03:00Z">
              <w:r w:rsidRPr="008B263D">
                <w:t>78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009425F" w14:textId="77777777" w:rsidR="008B263D" w:rsidRPr="008B263D" w:rsidRDefault="008B263D" w:rsidP="008B263D">
            <w:pPr>
              <w:jc w:val="left"/>
              <w:rPr>
                <w:ins w:id="3643" w:author="Владимир Лаут" w:date="2021-03-03T11:03:00Z"/>
              </w:rPr>
            </w:pPr>
            <w:ins w:id="3644" w:author="Владимир Лаут" w:date="2021-03-03T11:03:00Z">
              <w:r w:rsidRPr="008B263D">
                <w:t>ТР осмотр редуктора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E440D80" w14:textId="77777777" w:rsidR="008B263D" w:rsidRPr="008B263D" w:rsidRDefault="008B263D" w:rsidP="008B263D">
            <w:pPr>
              <w:jc w:val="left"/>
              <w:rPr>
                <w:ins w:id="3645" w:author="Владимир Лаут" w:date="2021-03-03T11:03:00Z"/>
              </w:rPr>
            </w:pPr>
            <w:ins w:id="3646" w:author="Владимир Лаут" w:date="2021-03-03T11:03:00Z">
              <w:r w:rsidRPr="008B263D">
                <w:t>78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3C6E347" w14:textId="77777777" w:rsidR="008B263D" w:rsidRPr="008B263D" w:rsidRDefault="008B263D" w:rsidP="008B263D">
            <w:pPr>
              <w:jc w:val="left"/>
              <w:rPr>
                <w:ins w:id="3647" w:author="Владимир Лаут" w:date="2021-03-03T11:03:00Z"/>
              </w:rPr>
            </w:pPr>
            <w:ins w:id="3648" w:author="Владимир Лаут" w:date="2021-03-03T11:03:00Z">
              <w:r w:rsidRPr="008B263D">
                <w:t>ТР</w:t>
              </w:r>
            </w:ins>
          </w:p>
        </w:tc>
      </w:tr>
      <w:tr w:rsidR="008B263D" w:rsidRPr="008B263D" w14:paraId="0FDE7715" w14:textId="77777777" w:rsidTr="008B263D">
        <w:trPr>
          <w:cantSplit/>
          <w:jc w:val="center"/>
          <w:ins w:id="364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F21F5BB" w14:textId="77777777" w:rsidR="008B263D" w:rsidRPr="008B263D" w:rsidRDefault="008B263D" w:rsidP="008B263D">
            <w:pPr>
              <w:rPr>
                <w:ins w:id="3650" w:author="Владимир Лаут" w:date="2021-03-03T11:03:00Z"/>
              </w:rPr>
            </w:pPr>
            <w:ins w:id="3651" w:author="Владимир Лаут" w:date="2021-03-03T11:03:00Z">
              <w:r w:rsidRPr="008B263D">
                <w:t>79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4DCC606" w14:textId="77777777" w:rsidR="008B263D" w:rsidRPr="008B263D" w:rsidRDefault="008B263D" w:rsidP="008B263D">
            <w:pPr>
              <w:jc w:val="left"/>
              <w:rPr>
                <w:ins w:id="3652" w:author="Владимир Лаут" w:date="2021-03-03T11:03:00Z"/>
              </w:rPr>
            </w:pPr>
            <w:ins w:id="3653" w:author="Владимир Лаут" w:date="2021-03-03T11:03:00Z">
              <w:r w:rsidRPr="008B263D">
                <w:t>ТР основной (ремонт)</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4A5ABC5" w14:textId="77777777" w:rsidR="008B263D" w:rsidRPr="008B263D" w:rsidRDefault="008B263D" w:rsidP="008B263D">
            <w:pPr>
              <w:jc w:val="left"/>
              <w:rPr>
                <w:ins w:id="3654" w:author="Владимир Лаут" w:date="2021-03-03T11:03:00Z"/>
              </w:rPr>
            </w:pPr>
            <w:ins w:id="3655" w:author="Владимир Лаут" w:date="2021-03-03T11:03:00Z">
              <w:r w:rsidRPr="008B263D">
                <w:t>79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2BB8B5F" w14:textId="77777777" w:rsidR="008B263D" w:rsidRPr="008B263D" w:rsidRDefault="008B263D" w:rsidP="008B263D">
            <w:pPr>
              <w:jc w:val="left"/>
              <w:rPr>
                <w:ins w:id="3656" w:author="Владимир Лаут" w:date="2021-03-03T11:03:00Z"/>
              </w:rPr>
            </w:pPr>
            <w:ins w:id="3657" w:author="Владимир Лаут" w:date="2021-03-03T11:03:00Z">
              <w:r w:rsidRPr="008B263D">
                <w:t>ТР</w:t>
              </w:r>
            </w:ins>
          </w:p>
        </w:tc>
      </w:tr>
      <w:tr w:rsidR="008B263D" w:rsidRPr="008B263D" w14:paraId="1FE4BB20" w14:textId="77777777" w:rsidTr="008B263D">
        <w:trPr>
          <w:cantSplit/>
          <w:jc w:val="center"/>
          <w:ins w:id="365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48B239D" w14:textId="77777777" w:rsidR="008B263D" w:rsidRPr="008B263D" w:rsidRDefault="008B263D" w:rsidP="008B263D">
            <w:pPr>
              <w:rPr>
                <w:ins w:id="3659" w:author="Владимир Лаут" w:date="2021-03-03T11:03:00Z"/>
              </w:rPr>
            </w:pPr>
            <w:ins w:id="3660" w:author="Владимир Лаут" w:date="2021-03-03T11:03:00Z">
              <w:r w:rsidRPr="008B263D">
                <w:t>7O</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8E226B6" w14:textId="77777777" w:rsidR="008B263D" w:rsidRPr="008B263D" w:rsidRDefault="008B263D" w:rsidP="008B263D">
            <w:pPr>
              <w:jc w:val="left"/>
              <w:rPr>
                <w:ins w:id="3661" w:author="Владимир Лаут" w:date="2021-03-03T11:03:00Z"/>
              </w:rPr>
            </w:pPr>
            <w:ins w:id="3662"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6F3E471" w14:textId="77777777" w:rsidR="008B263D" w:rsidRPr="008B263D" w:rsidRDefault="008B263D" w:rsidP="008B263D">
            <w:pPr>
              <w:jc w:val="left"/>
              <w:rPr>
                <w:ins w:id="3663" w:author="Владимир Лаут" w:date="2021-03-03T11:03:00Z"/>
              </w:rPr>
            </w:pPr>
            <w:ins w:id="3664" w:author="Владимир Лаут" w:date="2021-03-03T11:03:00Z">
              <w:r w:rsidRPr="008B263D">
                <w:t>7O</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58F9219" w14:textId="77777777" w:rsidR="008B263D" w:rsidRPr="008B263D" w:rsidRDefault="008B263D" w:rsidP="008B263D">
            <w:pPr>
              <w:jc w:val="left"/>
              <w:rPr>
                <w:ins w:id="3665" w:author="Владимир Лаут" w:date="2021-03-03T11:03:00Z"/>
              </w:rPr>
            </w:pPr>
            <w:ins w:id="3666" w:author="Владимир Лаут" w:date="2021-03-03T11:03:00Z">
              <w:r w:rsidRPr="008B263D">
                <w:t>ОБХ</w:t>
              </w:r>
            </w:ins>
          </w:p>
        </w:tc>
      </w:tr>
      <w:tr w:rsidR="008B263D" w:rsidRPr="008B263D" w14:paraId="5A5F12F4" w14:textId="77777777" w:rsidTr="008B263D">
        <w:trPr>
          <w:cantSplit/>
          <w:jc w:val="center"/>
          <w:ins w:id="366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4EB7FC9" w14:textId="77777777" w:rsidR="008B263D" w:rsidRPr="008B263D" w:rsidRDefault="008B263D" w:rsidP="008B263D">
            <w:pPr>
              <w:rPr>
                <w:ins w:id="3668" w:author="Владимир Лаут" w:date="2021-03-03T11:03:00Z"/>
              </w:rPr>
            </w:pPr>
            <w:ins w:id="3669" w:author="Владимир Лаут" w:date="2021-03-03T11:03:00Z">
              <w:r w:rsidRPr="008B263D">
                <w:t>80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9920E98" w14:textId="77777777" w:rsidR="008B263D" w:rsidRPr="008B263D" w:rsidRDefault="008B263D" w:rsidP="008B263D">
            <w:pPr>
              <w:jc w:val="left"/>
              <w:rPr>
                <w:ins w:id="3670" w:author="Владимир Лаут" w:date="2021-03-03T11:03:00Z"/>
              </w:rPr>
            </w:pPr>
            <w:ins w:id="3671" w:author="Владимир Лаут" w:date="2021-03-03T11:03:00Z">
              <w:r w:rsidRPr="008B263D">
                <w:t>ТР привода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346CF7B" w14:textId="77777777" w:rsidR="008B263D" w:rsidRPr="008B263D" w:rsidRDefault="008B263D" w:rsidP="008B263D">
            <w:pPr>
              <w:jc w:val="left"/>
              <w:rPr>
                <w:ins w:id="3672" w:author="Владимир Лаут" w:date="2021-03-03T11:03:00Z"/>
              </w:rPr>
            </w:pPr>
            <w:ins w:id="3673" w:author="Владимир Лаут" w:date="2021-03-03T11:03:00Z">
              <w:r w:rsidRPr="008B263D">
                <w:t>80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E92A208" w14:textId="77777777" w:rsidR="008B263D" w:rsidRPr="008B263D" w:rsidRDefault="008B263D" w:rsidP="008B263D">
            <w:pPr>
              <w:jc w:val="left"/>
              <w:rPr>
                <w:ins w:id="3674" w:author="Владимир Лаут" w:date="2021-03-03T11:03:00Z"/>
              </w:rPr>
            </w:pPr>
            <w:ins w:id="3675" w:author="Владимир Лаут" w:date="2021-03-03T11:03:00Z">
              <w:r w:rsidRPr="008B263D">
                <w:t>ТР</w:t>
              </w:r>
            </w:ins>
          </w:p>
        </w:tc>
      </w:tr>
      <w:tr w:rsidR="008B263D" w:rsidRPr="008B263D" w14:paraId="6FCCE1FF" w14:textId="77777777" w:rsidTr="008B263D">
        <w:trPr>
          <w:cantSplit/>
          <w:jc w:val="center"/>
          <w:ins w:id="367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C66F2D6" w14:textId="77777777" w:rsidR="008B263D" w:rsidRPr="008B263D" w:rsidRDefault="008B263D" w:rsidP="008B263D">
            <w:pPr>
              <w:rPr>
                <w:ins w:id="3677" w:author="Владимир Лаут" w:date="2021-03-03T11:03:00Z"/>
              </w:rPr>
            </w:pPr>
            <w:ins w:id="3678" w:author="Владимир Лаут" w:date="2021-03-03T11:03:00Z">
              <w:r w:rsidRPr="008B263D">
                <w:t>81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47EA733" w14:textId="77777777" w:rsidR="008B263D" w:rsidRPr="008B263D" w:rsidRDefault="008B263D" w:rsidP="008B263D">
            <w:pPr>
              <w:jc w:val="left"/>
              <w:rPr>
                <w:ins w:id="3679" w:author="Владимир Лаут" w:date="2021-03-03T11:03:00Z"/>
              </w:rPr>
            </w:pPr>
            <w:ins w:id="3680" w:author="Владимир Лаут" w:date="2021-03-03T11:03:00Z">
              <w:r w:rsidRPr="008B263D">
                <w:t>ТР промежуточного вала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9E136DA" w14:textId="77777777" w:rsidR="008B263D" w:rsidRPr="008B263D" w:rsidRDefault="008B263D" w:rsidP="008B263D">
            <w:pPr>
              <w:jc w:val="left"/>
              <w:rPr>
                <w:ins w:id="3681" w:author="Владимир Лаут" w:date="2021-03-03T11:03:00Z"/>
              </w:rPr>
            </w:pPr>
            <w:ins w:id="3682" w:author="Владимир Лаут" w:date="2021-03-03T11:03:00Z">
              <w:r w:rsidRPr="008B263D">
                <w:t>81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002358C" w14:textId="77777777" w:rsidR="008B263D" w:rsidRPr="008B263D" w:rsidRDefault="008B263D" w:rsidP="008B263D">
            <w:pPr>
              <w:jc w:val="left"/>
              <w:rPr>
                <w:ins w:id="3683" w:author="Владимир Лаут" w:date="2021-03-03T11:03:00Z"/>
              </w:rPr>
            </w:pPr>
            <w:ins w:id="3684" w:author="Владимир Лаут" w:date="2021-03-03T11:03:00Z">
              <w:r w:rsidRPr="008B263D">
                <w:t>ТР</w:t>
              </w:r>
            </w:ins>
          </w:p>
        </w:tc>
      </w:tr>
      <w:tr w:rsidR="008B263D" w:rsidRPr="008B263D" w14:paraId="6EA46FFD" w14:textId="77777777" w:rsidTr="008B263D">
        <w:trPr>
          <w:cantSplit/>
          <w:jc w:val="center"/>
          <w:ins w:id="368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206DEF0" w14:textId="77777777" w:rsidR="008B263D" w:rsidRPr="008B263D" w:rsidRDefault="008B263D" w:rsidP="008B263D">
            <w:pPr>
              <w:rPr>
                <w:ins w:id="3686" w:author="Владимир Лаут" w:date="2021-03-03T11:03:00Z"/>
              </w:rPr>
            </w:pPr>
            <w:ins w:id="3687" w:author="Владимир Лаут" w:date="2021-03-03T11:03:00Z">
              <w:r w:rsidRPr="008B263D">
                <w:t>82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CA362CB" w14:textId="77777777" w:rsidR="008B263D" w:rsidRPr="008B263D" w:rsidRDefault="008B263D" w:rsidP="008B263D">
            <w:pPr>
              <w:jc w:val="left"/>
              <w:rPr>
                <w:ins w:id="3688" w:author="Владимир Лаут" w:date="2021-03-03T11:03:00Z"/>
              </w:rPr>
            </w:pPr>
            <w:ins w:id="3689" w:author="Владимир Лаут" w:date="2021-03-03T11:03:00Z">
              <w:r w:rsidRPr="008B263D">
                <w:t>ТР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311FC23" w14:textId="77777777" w:rsidR="008B263D" w:rsidRPr="008B263D" w:rsidRDefault="008B263D" w:rsidP="008B263D">
            <w:pPr>
              <w:jc w:val="left"/>
              <w:rPr>
                <w:ins w:id="3690" w:author="Владимир Лаут" w:date="2021-03-03T11:03:00Z"/>
              </w:rPr>
            </w:pPr>
            <w:ins w:id="3691" w:author="Владимир Лаут" w:date="2021-03-03T11:03:00Z">
              <w:r w:rsidRPr="008B263D">
                <w:t>82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4027DE5" w14:textId="77777777" w:rsidR="008B263D" w:rsidRPr="008B263D" w:rsidRDefault="008B263D" w:rsidP="008B263D">
            <w:pPr>
              <w:jc w:val="left"/>
              <w:rPr>
                <w:ins w:id="3692" w:author="Владимир Лаут" w:date="2021-03-03T11:03:00Z"/>
              </w:rPr>
            </w:pPr>
            <w:ins w:id="3693" w:author="Владимир Лаут" w:date="2021-03-03T11:03:00Z">
              <w:r w:rsidRPr="008B263D">
                <w:t>ТР</w:t>
              </w:r>
            </w:ins>
          </w:p>
        </w:tc>
      </w:tr>
      <w:tr w:rsidR="008B263D" w:rsidRPr="008B263D" w14:paraId="49077A9E" w14:textId="77777777" w:rsidTr="008B263D">
        <w:trPr>
          <w:cantSplit/>
          <w:jc w:val="center"/>
          <w:ins w:id="369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56926C9" w14:textId="77777777" w:rsidR="008B263D" w:rsidRPr="008B263D" w:rsidRDefault="008B263D" w:rsidP="008B263D">
            <w:pPr>
              <w:rPr>
                <w:ins w:id="3695" w:author="Владимир Лаут" w:date="2021-03-03T11:03:00Z"/>
              </w:rPr>
            </w:pPr>
            <w:ins w:id="3696" w:author="Владимир Лаут" w:date="2021-03-03T11:03:00Z">
              <w:r w:rsidRPr="008B263D">
                <w:t>83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E01B9D3" w14:textId="77777777" w:rsidR="008B263D" w:rsidRPr="008B263D" w:rsidRDefault="008B263D" w:rsidP="008B263D">
            <w:pPr>
              <w:jc w:val="left"/>
              <w:rPr>
                <w:ins w:id="3697" w:author="Владимир Лаут" w:date="2021-03-03T11:03:00Z"/>
              </w:rPr>
            </w:pPr>
            <w:ins w:id="3698" w:author="Владимир Лаут" w:date="2021-03-03T11:03:00Z">
              <w:r w:rsidRPr="008B263D">
                <w:t>ТР подшипникового узла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3428E19" w14:textId="77777777" w:rsidR="008B263D" w:rsidRPr="008B263D" w:rsidRDefault="008B263D" w:rsidP="008B263D">
            <w:pPr>
              <w:jc w:val="left"/>
              <w:rPr>
                <w:ins w:id="3699" w:author="Владимир Лаут" w:date="2021-03-03T11:03:00Z"/>
              </w:rPr>
            </w:pPr>
            <w:ins w:id="3700" w:author="Владимир Лаут" w:date="2021-03-03T11:03:00Z">
              <w:r w:rsidRPr="008B263D">
                <w:t>83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B5222A1" w14:textId="77777777" w:rsidR="008B263D" w:rsidRPr="008B263D" w:rsidRDefault="008B263D" w:rsidP="008B263D">
            <w:pPr>
              <w:jc w:val="left"/>
              <w:rPr>
                <w:ins w:id="3701" w:author="Владимир Лаут" w:date="2021-03-03T11:03:00Z"/>
              </w:rPr>
            </w:pPr>
            <w:ins w:id="3702" w:author="Владимир Лаут" w:date="2021-03-03T11:03:00Z">
              <w:r w:rsidRPr="008B263D">
                <w:t>ТР</w:t>
              </w:r>
            </w:ins>
          </w:p>
        </w:tc>
      </w:tr>
      <w:tr w:rsidR="008B263D" w:rsidRPr="008B263D" w14:paraId="118BF2B4" w14:textId="77777777" w:rsidTr="008B263D">
        <w:trPr>
          <w:cantSplit/>
          <w:jc w:val="center"/>
          <w:ins w:id="370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EF7CA41" w14:textId="77777777" w:rsidR="008B263D" w:rsidRPr="008B263D" w:rsidRDefault="008B263D" w:rsidP="008B263D">
            <w:pPr>
              <w:rPr>
                <w:ins w:id="3704" w:author="Владимир Лаут" w:date="2021-03-03T11:03:00Z"/>
              </w:rPr>
            </w:pPr>
            <w:ins w:id="3705" w:author="Владимир Лаут" w:date="2021-03-03T11:03:00Z">
              <w:r w:rsidRPr="008B263D">
                <w:t>84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316E4B3" w14:textId="77777777" w:rsidR="008B263D" w:rsidRPr="008B263D" w:rsidRDefault="008B263D" w:rsidP="008B263D">
            <w:pPr>
              <w:jc w:val="left"/>
              <w:rPr>
                <w:ins w:id="3706" w:author="Владимир Лаут" w:date="2021-03-03T11:03:00Z"/>
              </w:rPr>
            </w:pPr>
            <w:ins w:id="3707" w:author="Владимир Лаут" w:date="2021-03-03T11:03:00Z">
              <w:r w:rsidRPr="008B263D">
                <w:t>ТР футеровка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0506CA2" w14:textId="77777777" w:rsidR="008B263D" w:rsidRPr="008B263D" w:rsidRDefault="008B263D" w:rsidP="008B263D">
            <w:pPr>
              <w:jc w:val="left"/>
              <w:rPr>
                <w:ins w:id="3708" w:author="Владимир Лаут" w:date="2021-03-03T11:03:00Z"/>
              </w:rPr>
            </w:pPr>
            <w:ins w:id="3709" w:author="Владимир Лаут" w:date="2021-03-03T11:03:00Z">
              <w:r w:rsidRPr="008B263D">
                <w:t>84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864793E" w14:textId="77777777" w:rsidR="008B263D" w:rsidRPr="008B263D" w:rsidRDefault="008B263D" w:rsidP="008B263D">
            <w:pPr>
              <w:jc w:val="left"/>
              <w:rPr>
                <w:ins w:id="3710" w:author="Владимир Лаут" w:date="2021-03-03T11:03:00Z"/>
              </w:rPr>
            </w:pPr>
            <w:ins w:id="3711" w:author="Владимир Лаут" w:date="2021-03-03T11:03:00Z">
              <w:r w:rsidRPr="008B263D">
                <w:t>ТР</w:t>
              </w:r>
            </w:ins>
          </w:p>
        </w:tc>
      </w:tr>
      <w:tr w:rsidR="008B263D" w:rsidRPr="008B263D" w14:paraId="6AC6F761" w14:textId="77777777" w:rsidTr="008B263D">
        <w:trPr>
          <w:cantSplit/>
          <w:jc w:val="center"/>
          <w:ins w:id="371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0EA9930" w14:textId="77777777" w:rsidR="008B263D" w:rsidRPr="008B263D" w:rsidRDefault="008B263D" w:rsidP="008B263D">
            <w:pPr>
              <w:rPr>
                <w:ins w:id="3713" w:author="Владимир Лаут" w:date="2021-03-03T11:03:00Z"/>
              </w:rPr>
            </w:pPr>
            <w:ins w:id="3714" w:author="Владимир Лаут" w:date="2021-03-03T11:03:00Z">
              <w:r w:rsidRPr="008B263D">
                <w:t>85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303B051" w14:textId="77777777" w:rsidR="008B263D" w:rsidRPr="008B263D" w:rsidRDefault="008B263D" w:rsidP="008B263D">
            <w:pPr>
              <w:jc w:val="left"/>
              <w:rPr>
                <w:ins w:id="3715" w:author="Владимир Лаут" w:date="2021-03-03T11:03:00Z"/>
              </w:rPr>
            </w:pPr>
            <w:ins w:id="3716" w:author="Владимир Лаут" w:date="2021-03-03T11:03:00Z">
              <w:r w:rsidRPr="008B263D">
                <w:t>ТР ходовой части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F8FB9CA" w14:textId="77777777" w:rsidR="008B263D" w:rsidRPr="008B263D" w:rsidRDefault="008B263D" w:rsidP="008B263D">
            <w:pPr>
              <w:jc w:val="left"/>
              <w:rPr>
                <w:ins w:id="3717" w:author="Владимир Лаут" w:date="2021-03-03T11:03:00Z"/>
              </w:rPr>
            </w:pPr>
            <w:ins w:id="3718" w:author="Владимир Лаут" w:date="2021-03-03T11:03:00Z">
              <w:r w:rsidRPr="008B263D">
                <w:t>85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7D7543A" w14:textId="77777777" w:rsidR="008B263D" w:rsidRPr="008B263D" w:rsidRDefault="008B263D" w:rsidP="008B263D">
            <w:pPr>
              <w:jc w:val="left"/>
              <w:rPr>
                <w:ins w:id="3719" w:author="Владимир Лаут" w:date="2021-03-03T11:03:00Z"/>
              </w:rPr>
            </w:pPr>
            <w:ins w:id="3720" w:author="Владимир Лаут" w:date="2021-03-03T11:03:00Z">
              <w:r w:rsidRPr="008B263D">
                <w:t>ТР</w:t>
              </w:r>
            </w:ins>
          </w:p>
        </w:tc>
      </w:tr>
      <w:tr w:rsidR="008B263D" w:rsidRPr="008B263D" w14:paraId="52CE37FB" w14:textId="77777777" w:rsidTr="008B263D">
        <w:trPr>
          <w:cantSplit/>
          <w:jc w:val="center"/>
          <w:ins w:id="372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E0D3AEC" w14:textId="77777777" w:rsidR="008B263D" w:rsidRPr="008B263D" w:rsidRDefault="008B263D" w:rsidP="008B263D">
            <w:pPr>
              <w:rPr>
                <w:ins w:id="3722" w:author="Владимир Лаут" w:date="2021-03-03T11:03:00Z"/>
              </w:rPr>
            </w:pPr>
            <w:ins w:id="3723" w:author="Владимир Лаут" w:date="2021-03-03T11:03:00Z">
              <w:r w:rsidRPr="008B263D">
                <w:t>86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C9A6527" w14:textId="77777777" w:rsidR="008B263D" w:rsidRPr="008B263D" w:rsidRDefault="008B263D" w:rsidP="008B263D">
            <w:pPr>
              <w:jc w:val="left"/>
              <w:rPr>
                <w:ins w:id="3724" w:author="Владимир Лаут" w:date="2021-03-03T11:03:00Z"/>
              </w:rPr>
            </w:pPr>
            <w:ins w:id="3725" w:author="Владимир Лаут" w:date="2021-03-03T11:03:00Z">
              <w:r w:rsidRPr="008B263D">
                <w:t>ТР доп.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A272E8F" w14:textId="77777777" w:rsidR="008B263D" w:rsidRPr="008B263D" w:rsidRDefault="008B263D" w:rsidP="008B263D">
            <w:pPr>
              <w:jc w:val="left"/>
              <w:rPr>
                <w:ins w:id="3726" w:author="Владимир Лаут" w:date="2021-03-03T11:03:00Z"/>
              </w:rPr>
            </w:pPr>
            <w:ins w:id="3727" w:author="Владимир Лаут" w:date="2021-03-03T11:03:00Z">
              <w:r w:rsidRPr="008B263D">
                <w:t>86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C31EFED" w14:textId="77777777" w:rsidR="008B263D" w:rsidRPr="008B263D" w:rsidRDefault="008B263D" w:rsidP="008B263D">
            <w:pPr>
              <w:jc w:val="left"/>
              <w:rPr>
                <w:ins w:id="3728" w:author="Владимир Лаут" w:date="2021-03-03T11:03:00Z"/>
              </w:rPr>
            </w:pPr>
            <w:ins w:id="3729" w:author="Владимир Лаут" w:date="2021-03-03T11:03:00Z">
              <w:r w:rsidRPr="008B263D">
                <w:t>ТР</w:t>
              </w:r>
            </w:ins>
          </w:p>
        </w:tc>
      </w:tr>
      <w:tr w:rsidR="008B263D" w:rsidRPr="008B263D" w14:paraId="417CEBC4" w14:textId="77777777" w:rsidTr="008B263D">
        <w:trPr>
          <w:cantSplit/>
          <w:jc w:val="center"/>
          <w:ins w:id="373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C466CC7" w14:textId="77777777" w:rsidR="008B263D" w:rsidRPr="008B263D" w:rsidRDefault="008B263D" w:rsidP="008B263D">
            <w:pPr>
              <w:rPr>
                <w:ins w:id="3731" w:author="Владимир Лаут" w:date="2021-03-03T11:03:00Z"/>
              </w:rPr>
            </w:pPr>
            <w:ins w:id="3732" w:author="Владимир Лаут" w:date="2021-03-03T11:03:00Z">
              <w:r w:rsidRPr="008B263D">
                <w:t>87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4C7EAE8" w14:textId="77777777" w:rsidR="008B263D" w:rsidRPr="008B263D" w:rsidRDefault="008B263D" w:rsidP="008B263D">
            <w:pPr>
              <w:jc w:val="left"/>
              <w:rPr>
                <w:ins w:id="3733" w:author="Владимир Лаут" w:date="2021-03-03T11:03:00Z"/>
              </w:rPr>
            </w:pPr>
            <w:ins w:id="3734" w:author="Владимир Лаут" w:date="2021-03-03T11:03:00Z">
              <w:r w:rsidRPr="008B263D">
                <w:t>ТР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48B8D3D" w14:textId="77777777" w:rsidR="008B263D" w:rsidRPr="008B263D" w:rsidRDefault="008B263D" w:rsidP="008B263D">
            <w:pPr>
              <w:jc w:val="left"/>
              <w:rPr>
                <w:ins w:id="3735" w:author="Владимир Лаут" w:date="2021-03-03T11:03:00Z"/>
              </w:rPr>
            </w:pPr>
            <w:ins w:id="3736" w:author="Владимир Лаут" w:date="2021-03-03T11:03:00Z">
              <w:r w:rsidRPr="008B263D">
                <w:t>87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8B63786" w14:textId="77777777" w:rsidR="008B263D" w:rsidRPr="008B263D" w:rsidRDefault="008B263D" w:rsidP="008B263D">
            <w:pPr>
              <w:jc w:val="left"/>
              <w:rPr>
                <w:ins w:id="3737" w:author="Владимир Лаут" w:date="2021-03-03T11:03:00Z"/>
              </w:rPr>
            </w:pPr>
            <w:ins w:id="3738" w:author="Владимир Лаут" w:date="2021-03-03T11:03:00Z">
              <w:r w:rsidRPr="008B263D">
                <w:t>ТР</w:t>
              </w:r>
            </w:ins>
          </w:p>
        </w:tc>
      </w:tr>
      <w:tr w:rsidR="008B263D" w:rsidRPr="008B263D" w14:paraId="21261238" w14:textId="77777777" w:rsidTr="008B263D">
        <w:trPr>
          <w:cantSplit/>
          <w:jc w:val="center"/>
          <w:ins w:id="373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06DA11B" w14:textId="77777777" w:rsidR="008B263D" w:rsidRPr="008B263D" w:rsidRDefault="008B263D" w:rsidP="008B263D">
            <w:pPr>
              <w:rPr>
                <w:ins w:id="3740" w:author="Владимир Лаут" w:date="2021-03-03T11:03:00Z"/>
              </w:rPr>
            </w:pPr>
            <w:ins w:id="3741" w:author="Владимир Лаут" w:date="2021-03-03T11:03:00Z">
              <w:r w:rsidRPr="008B263D">
                <w:t>89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8CA8005" w14:textId="77777777" w:rsidR="008B263D" w:rsidRPr="008B263D" w:rsidRDefault="008B263D" w:rsidP="008B263D">
            <w:pPr>
              <w:jc w:val="left"/>
              <w:rPr>
                <w:ins w:id="3742" w:author="Владимир Лаут" w:date="2021-03-03T11:03:00Z"/>
              </w:rPr>
            </w:pPr>
            <w:ins w:id="3743" w:author="Владимир Лаут" w:date="2021-03-03T11:03:00Z">
              <w:r w:rsidRPr="008B263D">
                <w:t>ТР1 бортовых редукторов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B9E195B" w14:textId="77777777" w:rsidR="008B263D" w:rsidRPr="008B263D" w:rsidRDefault="008B263D" w:rsidP="008B263D">
            <w:pPr>
              <w:jc w:val="left"/>
              <w:rPr>
                <w:ins w:id="3744" w:author="Владимир Лаут" w:date="2021-03-03T11:03:00Z"/>
              </w:rPr>
            </w:pPr>
            <w:ins w:id="3745" w:author="Владимир Лаут" w:date="2021-03-03T11:03:00Z">
              <w:r w:rsidRPr="008B263D">
                <w:t>89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B3F9439" w14:textId="77777777" w:rsidR="008B263D" w:rsidRPr="008B263D" w:rsidRDefault="008B263D" w:rsidP="008B263D">
            <w:pPr>
              <w:jc w:val="left"/>
              <w:rPr>
                <w:ins w:id="3746" w:author="Владимир Лаут" w:date="2021-03-03T11:03:00Z"/>
              </w:rPr>
            </w:pPr>
            <w:ins w:id="3747" w:author="Владимир Лаут" w:date="2021-03-03T11:03:00Z">
              <w:r w:rsidRPr="008B263D">
                <w:t>ТР1</w:t>
              </w:r>
            </w:ins>
          </w:p>
        </w:tc>
      </w:tr>
      <w:tr w:rsidR="008B263D" w:rsidRPr="008B263D" w14:paraId="67946C91" w14:textId="77777777" w:rsidTr="008B263D">
        <w:trPr>
          <w:cantSplit/>
          <w:jc w:val="center"/>
          <w:ins w:id="374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C95BB12" w14:textId="77777777" w:rsidR="008B263D" w:rsidRPr="008B263D" w:rsidRDefault="008B263D" w:rsidP="008B263D">
            <w:pPr>
              <w:rPr>
                <w:ins w:id="3749" w:author="Владимир Лаут" w:date="2021-03-03T11:03:00Z"/>
              </w:rPr>
            </w:pPr>
            <w:ins w:id="3750" w:author="Владимир Лаут" w:date="2021-03-03T11:03:00Z">
              <w:r w:rsidRPr="008B263D">
                <w:t>8O</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7367B61" w14:textId="77777777" w:rsidR="008B263D" w:rsidRPr="008B263D" w:rsidRDefault="008B263D" w:rsidP="008B263D">
            <w:pPr>
              <w:jc w:val="left"/>
              <w:rPr>
                <w:ins w:id="3751" w:author="Владимир Лаут" w:date="2021-03-03T11:03:00Z"/>
              </w:rPr>
            </w:pPr>
            <w:ins w:id="3752"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02809E8" w14:textId="77777777" w:rsidR="008B263D" w:rsidRPr="008B263D" w:rsidRDefault="008B263D" w:rsidP="008B263D">
            <w:pPr>
              <w:jc w:val="left"/>
              <w:rPr>
                <w:ins w:id="3753" w:author="Владимир Лаут" w:date="2021-03-03T11:03:00Z"/>
              </w:rPr>
            </w:pPr>
            <w:ins w:id="3754" w:author="Владимир Лаут" w:date="2021-03-03T11:03:00Z">
              <w:r w:rsidRPr="008B263D">
                <w:t>8O</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B110909" w14:textId="77777777" w:rsidR="008B263D" w:rsidRPr="008B263D" w:rsidRDefault="008B263D" w:rsidP="008B263D">
            <w:pPr>
              <w:jc w:val="left"/>
              <w:rPr>
                <w:ins w:id="3755" w:author="Владимир Лаут" w:date="2021-03-03T11:03:00Z"/>
              </w:rPr>
            </w:pPr>
            <w:ins w:id="3756" w:author="Владимир Лаут" w:date="2021-03-03T11:03:00Z">
              <w:r w:rsidRPr="008B263D">
                <w:t>ОБХ</w:t>
              </w:r>
            </w:ins>
          </w:p>
        </w:tc>
      </w:tr>
      <w:tr w:rsidR="008B263D" w:rsidRPr="008B263D" w14:paraId="7B877755" w14:textId="77777777" w:rsidTr="008B263D">
        <w:trPr>
          <w:cantSplit/>
          <w:jc w:val="center"/>
          <w:ins w:id="375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415EFC3" w14:textId="77777777" w:rsidR="008B263D" w:rsidRPr="008B263D" w:rsidRDefault="008B263D" w:rsidP="008B263D">
            <w:pPr>
              <w:rPr>
                <w:ins w:id="3758" w:author="Владимир Лаут" w:date="2021-03-03T11:03:00Z"/>
              </w:rPr>
            </w:pPr>
            <w:ins w:id="3759" w:author="Владимир Лаут" w:date="2021-03-03T11:03:00Z">
              <w:r w:rsidRPr="008B263D">
                <w:t>90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89BD3B3" w14:textId="77777777" w:rsidR="008B263D" w:rsidRPr="008B263D" w:rsidRDefault="008B263D" w:rsidP="008B263D">
            <w:pPr>
              <w:jc w:val="left"/>
              <w:rPr>
                <w:ins w:id="3760" w:author="Владимир Лаут" w:date="2021-03-03T11:03:00Z"/>
              </w:rPr>
            </w:pPr>
            <w:ins w:id="3761" w:author="Владимир Лаут" w:date="2021-03-03T11:03:00Z">
              <w:r w:rsidRPr="008B263D">
                <w:t>ТР1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D1534EC" w14:textId="77777777" w:rsidR="008B263D" w:rsidRPr="008B263D" w:rsidRDefault="008B263D" w:rsidP="008B263D">
            <w:pPr>
              <w:jc w:val="left"/>
              <w:rPr>
                <w:ins w:id="3762" w:author="Владимир Лаут" w:date="2021-03-03T11:03:00Z"/>
              </w:rPr>
            </w:pPr>
            <w:ins w:id="3763" w:author="Владимир Лаут" w:date="2021-03-03T11:03:00Z">
              <w:r w:rsidRPr="008B263D">
                <w:t>90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19C12BC" w14:textId="77777777" w:rsidR="008B263D" w:rsidRPr="008B263D" w:rsidRDefault="008B263D" w:rsidP="008B263D">
            <w:pPr>
              <w:jc w:val="left"/>
              <w:rPr>
                <w:ins w:id="3764" w:author="Владимир Лаут" w:date="2021-03-03T11:03:00Z"/>
              </w:rPr>
            </w:pPr>
            <w:ins w:id="3765" w:author="Владимир Лаут" w:date="2021-03-03T11:03:00Z">
              <w:r w:rsidRPr="008B263D">
                <w:t>ТР1</w:t>
              </w:r>
            </w:ins>
          </w:p>
        </w:tc>
      </w:tr>
      <w:tr w:rsidR="008B263D" w:rsidRPr="008B263D" w14:paraId="0993E795" w14:textId="77777777" w:rsidTr="008B263D">
        <w:trPr>
          <w:cantSplit/>
          <w:jc w:val="center"/>
          <w:ins w:id="376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6F9EB32" w14:textId="77777777" w:rsidR="008B263D" w:rsidRPr="008B263D" w:rsidRDefault="008B263D" w:rsidP="008B263D">
            <w:pPr>
              <w:rPr>
                <w:ins w:id="3767" w:author="Владимир Лаут" w:date="2021-03-03T11:03:00Z"/>
              </w:rPr>
            </w:pPr>
            <w:ins w:id="3768" w:author="Владимир Лаут" w:date="2021-03-03T11:03:00Z">
              <w:r w:rsidRPr="008B263D">
                <w:t>91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CC0A5A0" w14:textId="77777777" w:rsidR="008B263D" w:rsidRPr="008B263D" w:rsidRDefault="008B263D" w:rsidP="008B263D">
            <w:pPr>
              <w:jc w:val="left"/>
              <w:rPr>
                <w:ins w:id="3769" w:author="Владимир Лаут" w:date="2021-03-03T11:03:00Z"/>
              </w:rPr>
            </w:pPr>
            <w:ins w:id="3770" w:author="Владимир Лаут" w:date="2021-03-03T11:03:00Z">
              <w:r w:rsidRPr="008B263D">
                <w:t>ТР1 навесного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59E910A" w14:textId="77777777" w:rsidR="008B263D" w:rsidRPr="008B263D" w:rsidRDefault="008B263D" w:rsidP="008B263D">
            <w:pPr>
              <w:jc w:val="left"/>
              <w:rPr>
                <w:ins w:id="3771" w:author="Владимир Лаут" w:date="2021-03-03T11:03:00Z"/>
              </w:rPr>
            </w:pPr>
            <w:ins w:id="3772" w:author="Владимир Лаут" w:date="2021-03-03T11:03:00Z">
              <w:r w:rsidRPr="008B263D">
                <w:t>91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F2F0307" w14:textId="77777777" w:rsidR="008B263D" w:rsidRPr="008B263D" w:rsidRDefault="008B263D" w:rsidP="008B263D">
            <w:pPr>
              <w:jc w:val="left"/>
              <w:rPr>
                <w:ins w:id="3773" w:author="Владимир Лаут" w:date="2021-03-03T11:03:00Z"/>
              </w:rPr>
            </w:pPr>
            <w:ins w:id="3774" w:author="Владимир Лаут" w:date="2021-03-03T11:03:00Z">
              <w:r w:rsidRPr="008B263D">
                <w:t>ТР1</w:t>
              </w:r>
            </w:ins>
          </w:p>
        </w:tc>
      </w:tr>
      <w:tr w:rsidR="008B263D" w:rsidRPr="008B263D" w14:paraId="37CF72F5" w14:textId="77777777" w:rsidTr="008B263D">
        <w:trPr>
          <w:cantSplit/>
          <w:jc w:val="center"/>
          <w:ins w:id="377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A27EFE9" w14:textId="77777777" w:rsidR="008B263D" w:rsidRPr="008B263D" w:rsidRDefault="008B263D" w:rsidP="008B263D">
            <w:pPr>
              <w:rPr>
                <w:ins w:id="3776" w:author="Владимир Лаут" w:date="2021-03-03T11:03:00Z"/>
              </w:rPr>
            </w:pPr>
            <w:ins w:id="3777" w:author="Владимир Лаут" w:date="2021-03-03T11:03:00Z">
              <w:r w:rsidRPr="008B263D">
                <w:t>92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92B7AA3" w14:textId="77777777" w:rsidR="008B263D" w:rsidRPr="008B263D" w:rsidRDefault="008B263D" w:rsidP="008B263D">
            <w:pPr>
              <w:jc w:val="left"/>
              <w:rPr>
                <w:ins w:id="3778" w:author="Владимир Лаут" w:date="2021-03-03T11:03:00Z"/>
              </w:rPr>
            </w:pPr>
            <w:ins w:id="3779" w:author="Владимир Лаут" w:date="2021-03-03T11:03:00Z">
              <w:r w:rsidRPr="008B263D">
                <w:t>ТР1 поворотной платформы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40C9382" w14:textId="77777777" w:rsidR="008B263D" w:rsidRPr="008B263D" w:rsidRDefault="008B263D" w:rsidP="008B263D">
            <w:pPr>
              <w:jc w:val="left"/>
              <w:rPr>
                <w:ins w:id="3780" w:author="Владимир Лаут" w:date="2021-03-03T11:03:00Z"/>
              </w:rPr>
            </w:pPr>
            <w:ins w:id="3781" w:author="Владимир Лаут" w:date="2021-03-03T11:03:00Z">
              <w:r w:rsidRPr="008B263D">
                <w:t>92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183C955" w14:textId="77777777" w:rsidR="008B263D" w:rsidRPr="008B263D" w:rsidRDefault="008B263D" w:rsidP="008B263D">
            <w:pPr>
              <w:jc w:val="left"/>
              <w:rPr>
                <w:ins w:id="3782" w:author="Владимир Лаут" w:date="2021-03-03T11:03:00Z"/>
              </w:rPr>
            </w:pPr>
            <w:ins w:id="3783" w:author="Владимир Лаут" w:date="2021-03-03T11:03:00Z">
              <w:r w:rsidRPr="008B263D">
                <w:t>ТР1</w:t>
              </w:r>
            </w:ins>
          </w:p>
        </w:tc>
      </w:tr>
      <w:tr w:rsidR="008B263D" w:rsidRPr="008B263D" w14:paraId="2D480045" w14:textId="77777777" w:rsidTr="008B263D">
        <w:trPr>
          <w:cantSplit/>
          <w:jc w:val="center"/>
          <w:ins w:id="378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C79F9DF" w14:textId="77777777" w:rsidR="008B263D" w:rsidRPr="008B263D" w:rsidRDefault="008B263D" w:rsidP="008B263D">
            <w:pPr>
              <w:rPr>
                <w:ins w:id="3785" w:author="Владимир Лаут" w:date="2021-03-03T11:03:00Z"/>
              </w:rPr>
            </w:pPr>
            <w:ins w:id="3786" w:author="Владимир Лаут" w:date="2021-03-03T11:03:00Z">
              <w:r w:rsidRPr="008B263D">
                <w:t>93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E73AF49" w14:textId="77777777" w:rsidR="008B263D" w:rsidRPr="008B263D" w:rsidRDefault="008B263D" w:rsidP="008B263D">
            <w:pPr>
              <w:jc w:val="left"/>
              <w:rPr>
                <w:ins w:id="3787" w:author="Владимир Лаут" w:date="2021-03-03T11:03:00Z"/>
              </w:rPr>
            </w:pPr>
            <w:ins w:id="3788" w:author="Владимир Лаут" w:date="2021-03-03T11:03:00Z">
              <w:r w:rsidRPr="008B263D">
                <w:t>ТР1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718641B" w14:textId="77777777" w:rsidR="008B263D" w:rsidRPr="008B263D" w:rsidRDefault="008B263D" w:rsidP="008B263D">
            <w:pPr>
              <w:jc w:val="left"/>
              <w:rPr>
                <w:ins w:id="3789" w:author="Владимир Лаут" w:date="2021-03-03T11:03:00Z"/>
              </w:rPr>
            </w:pPr>
            <w:ins w:id="3790" w:author="Владимир Лаут" w:date="2021-03-03T11:03:00Z">
              <w:r w:rsidRPr="008B263D">
                <w:t>93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DC51875" w14:textId="77777777" w:rsidR="008B263D" w:rsidRPr="008B263D" w:rsidRDefault="008B263D" w:rsidP="008B263D">
            <w:pPr>
              <w:jc w:val="left"/>
              <w:rPr>
                <w:ins w:id="3791" w:author="Владимир Лаут" w:date="2021-03-03T11:03:00Z"/>
              </w:rPr>
            </w:pPr>
            <w:ins w:id="3792" w:author="Владимир Лаут" w:date="2021-03-03T11:03:00Z">
              <w:r w:rsidRPr="008B263D">
                <w:t>ТР1</w:t>
              </w:r>
            </w:ins>
          </w:p>
        </w:tc>
      </w:tr>
      <w:tr w:rsidR="008B263D" w:rsidRPr="008B263D" w14:paraId="11420509" w14:textId="77777777" w:rsidTr="008B263D">
        <w:trPr>
          <w:cantSplit/>
          <w:jc w:val="center"/>
          <w:ins w:id="379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E3F20A5" w14:textId="77777777" w:rsidR="008B263D" w:rsidRPr="008B263D" w:rsidRDefault="008B263D" w:rsidP="008B263D">
            <w:pPr>
              <w:rPr>
                <w:ins w:id="3794" w:author="Владимир Лаут" w:date="2021-03-03T11:03:00Z"/>
              </w:rPr>
            </w:pPr>
            <w:ins w:id="3795" w:author="Владимир Лаут" w:date="2021-03-03T11:03:00Z">
              <w:r w:rsidRPr="008B263D">
                <w:lastRenderedPageBreak/>
                <w:t>95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6D44205" w14:textId="77777777" w:rsidR="008B263D" w:rsidRPr="008B263D" w:rsidRDefault="008B263D" w:rsidP="008B263D">
            <w:pPr>
              <w:jc w:val="left"/>
              <w:rPr>
                <w:ins w:id="3796" w:author="Владимир Лаут" w:date="2021-03-03T11:03:00Z"/>
              </w:rPr>
            </w:pPr>
            <w:ins w:id="3797" w:author="Владимир Лаут" w:date="2021-03-03T11:03:00Z">
              <w:r w:rsidRPr="008B263D">
                <w:t>ТР1 ходовой части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7F578C1" w14:textId="77777777" w:rsidR="008B263D" w:rsidRPr="008B263D" w:rsidRDefault="008B263D" w:rsidP="008B263D">
            <w:pPr>
              <w:jc w:val="left"/>
              <w:rPr>
                <w:ins w:id="3798" w:author="Владимир Лаут" w:date="2021-03-03T11:03:00Z"/>
              </w:rPr>
            </w:pPr>
            <w:ins w:id="3799" w:author="Владимир Лаут" w:date="2021-03-03T11:03:00Z">
              <w:r w:rsidRPr="008B263D">
                <w:t>95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F267421" w14:textId="77777777" w:rsidR="008B263D" w:rsidRPr="008B263D" w:rsidRDefault="008B263D" w:rsidP="008B263D">
            <w:pPr>
              <w:jc w:val="left"/>
              <w:rPr>
                <w:ins w:id="3800" w:author="Владимир Лаут" w:date="2021-03-03T11:03:00Z"/>
              </w:rPr>
            </w:pPr>
            <w:ins w:id="3801" w:author="Владимир Лаут" w:date="2021-03-03T11:03:00Z">
              <w:r w:rsidRPr="008B263D">
                <w:t>ТР1</w:t>
              </w:r>
            </w:ins>
          </w:p>
        </w:tc>
      </w:tr>
      <w:tr w:rsidR="008B263D" w:rsidRPr="008B263D" w14:paraId="22AAA2F2" w14:textId="77777777" w:rsidTr="008B263D">
        <w:trPr>
          <w:cantSplit/>
          <w:jc w:val="center"/>
          <w:ins w:id="380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CC7E517" w14:textId="77777777" w:rsidR="008B263D" w:rsidRPr="008B263D" w:rsidRDefault="008B263D" w:rsidP="008B263D">
            <w:pPr>
              <w:rPr>
                <w:ins w:id="3803" w:author="Владимир Лаут" w:date="2021-03-03T11:03:00Z"/>
              </w:rPr>
            </w:pPr>
            <w:ins w:id="3804" w:author="Владимир Лаут" w:date="2021-03-03T11:03:00Z">
              <w:r w:rsidRPr="008B263D">
                <w:t>96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BAC6D63" w14:textId="77777777" w:rsidR="008B263D" w:rsidRPr="008B263D" w:rsidRDefault="008B263D" w:rsidP="008B263D">
            <w:pPr>
              <w:jc w:val="left"/>
              <w:rPr>
                <w:ins w:id="3805" w:author="Владимир Лаут" w:date="2021-03-03T11:03:00Z"/>
              </w:rPr>
            </w:pPr>
            <w:ins w:id="3806" w:author="Владимир Лаут" w:date="2021-03-03T11:03:00Z">
              <w:r w:rsidRPr="008B263D">
                <w:t>ТР1 доп.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0ED341F" w14:textId="77777777" w:rsidR="008B263D" w:rsidRPr="008B263D" w:rsidRDefault="008B263D" w:rsidP="008B263D">
            <w:pPr>
              <w:jc w:val="left"/>
              <w:rPr>
                <w:ins w:id="3807" w:author="Владимир Лаут" w:date="2021-03-03T11:03:00Z"/>
              </w:rPr>
            </w:pPr>
            <w:ins w:id="3808" w:author="Владимир Лаут" w:date="2021-03-03T11:03:00Z">
              <w:r w:rsidRPr="008B263D">
                <w:t>96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6F57C33" w14:textId="77777777" w:rsidR="008B263D" w:rsidRPr="008B263D" w:rsidRDefault="008B263D" w:rsidP="008B263D">
            <w:pPr>
              <w:jc w:val="left"/>
              <w:rPr>
                <w:ins w:id="3809" w:author="Владимир Лаут" w:date="2021-03-03T11:03:00Z"/>
              </w:rPr>
            </w:pPr>
            <w:ins w:id="3810" w:author="Владимир Лаут" w:date="2021-03-03T11:03:00Z">
              <w:r w:rsidRPr="008B263D">
                <w:t>ТР1</w:t>
              </w:r>
            </w:ins>
          </w:p>
        </w:tc>
      </w:tr>
      <w:tr w:rsidR="008B263D" w:rsidRPr="008B263D" w14:paraId="5FC4CF6A" w14:textId="77777777" w:rsidTr="008B263D">
        <w:trPr>
          <w:cantSplit/>
          <w:jc w:val="center"/>
          <w:ins w:id="381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739DF68" w14:textId="77777777" w:rsidR="008B263D" w:rsidRPr="008B263D" w:rsidRDefault="008B263D" w:rsidP="008B263D">
            <w:pPr>
              <w:rPr>
                <w:ins w:id="3812" w:author="Владимир Лаут" w:date="2021-03-03T11:03:00Z"/>
              </w:rPr>
            </w:pPr>
            <w:ins w:id="3813" w:author="Владимир Лаут" w:date="2021-03-03T11:03:00Z">
              <w:r w:rsidRPr="008B263D">
                <w:t>97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23C42D1" w14:textId="77777777" w:rsidR="008B263D" w:rsidRPr="008B263D" w:rsidRDefault="008B263D" w:rsidP="008B263D">
            <w:pPr>
              <w:jc w:val="left"/>
              <w:rPr>
                <w:ins w:id="3814" w:author="Владимир Лаут" w:date="2021-03-03T11:03:00Z"/>
              </w:rPr>
            </w:pPr>
            <w:ins w:id="3815" w:author="Владимир Лаут" w:date="2021-03-03T11:03:00Z">
              <w:r w:rsidRPr="008B263D">
                <w:t>ТР2 бортовых редукторов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CDC21F1" w14:textId="77777777" w:rsidR="008B263D" w:rsidRPr="008B263D" w:rsidRDefault="008B263D" w:rsidP="008B263D">
            <w:pPr>
              <w:jc w:val="left"/>
              <w:rPr>
                <w:ins w:id="3816" w:author="Владимир Лаут" w:date="2021-03-03T11:03:00Z"/>
              </w:rPr>
            </w:pPr>
            <w:ins w:id="3817" w:author="Владимир Лаут" w:date="2021-03-03T11:03:00Z">
              <w:r w:rsidRPr="008B263D">
                <w:t>97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40F0878" w14:textId="77777777" w:rsidR="008B263D" w:rsidRPr="008B263D" w:rsidRDefault="008B263D" w:rsidP="008B263D">
            <w:pPr>
              <w:jc w:val="left"/>
              <w:rPr>
                <w:ins w:id="3818" w:author="Владимир Лаут" w:date="2021-03-03T11:03:00Z"/>
              </w:rPr>
            </w:pPr>
            <w:ins w:id="3819" w:author="Владимир Лаут" w:date="2021-03-03T11:03:00Z">
              <w:r w:rsidRPr="008B263D">
                <w:t>ТР2</w:t>
              </w:r>
            </w:ins>
          </w:p>
        </w:tc>
      </w:tr>
      <w:tr w:rsidR="008B263D" w:rsidRPr="008B263D" w14:paraId="51ED9250" w14:textId="77777777" w:rsidTr="008B263D">
        <w:trPr>
          <w:cantSplit/>
          <w:jc w:val="center"/>
          <w:ins w:id="382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C55FDF6" w14:textId="77777777" w:rsidR="008B263D" w:rsidRPr="008B263D" w:rsidRDefault="008B263D" w:rsidP="008B263D">
            <w:pPr>
              <w:rPr>
                <w:ins w:id="3821" w:author="Владимир Лаут" w:date="2021-03-03T11:03:00Z"/>
              </w:rPr>
            </w:pPr>
            <w:ins w:id="3822" w:author="Владимир Лаут" w:date="2021-03-03T11:03:00Z">
              <w:r w:rsidRPr="008B263D">
                <w:t>98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9FC81C9" w14:textId="77777777" w:rsidR="008B263D" w:rsidRPr="008B263D" w:rsidRDefault="008B263D" w:rsidP="008B263D">
            <w:pPr>
              <w:jc w:val="left"/>
              <w:rPr>
                <w:ins w:id="3823" w:author="Владимир Лаут" w:date="2021-03-03T11:03:00Z"/>
              </w:rPr>
            </w:pPr>
            <w:ins w:id="3824" w:author="Владимир Лаут" w:date="2021-03-03T11:03:00Z">
              <w:r w:rsidRPr="008B263D">
                <w:t>ТР2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70BD76E" w14:textId="77777777" w:rsidR="008B263D" w:rsidRPr="008B263D" w:rsidRDefault="008B263D" w:rsidP="008B263D">
            <w:pPr>
              <w:jc w:val="left"/>
              <w:rPr>
                <w:ins w:id="3825" w:author="Владимир Лаут" w:date="2021-03-03T11:03:00Z"/>
              </w:rPr>
            </w:pPr>
            <w:ins w:id="3826" w:author="Владимир Лаут" w:date="2021-03-03T11:03:00Z">
              <w:r w:rsidRPr="008B263D">
                <w:t>98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C5487E0" w14:textId="77777777" w:rsidR="008B263D" w:rsidRPr="008B263D" w:rsidRDefault="008B263D" w:rsidP="008B263D">
            <w:pPr>
              <w:jc w:val="left"/>
              <w:rPr>
                <w:ins w:id="3827" w:author="Владимир Лаут" w:date="2021-03-03T11:03:00Z"/>
              </w:rPr>
            </w:pPr>
            <w:ins w:id="3828" w:author="Владимир Лаут" w:date="2021-03-03T11:03:00Z">
              <w:r w:rsidRPr="008B263D">
                <w:t>ТР2</w:t>
              </w:r>
            </w:ins>
          </w:p>
        </w:tc>
      </w:tr>
      <w:tr w:rsidR="008B263D" w:rsidRPr="008B263D" w14:paraId="04727A94" w14:textId="77777777" w:rsidTr="008B263D">
        <w:trPr>
          <w:cantSplit/>
          <w:jc w:val="center"/>
          <w:ins w:id="382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212DD4F" w14:textId="77777777" w:rsidR="008B263D" w:rsidRPr="008B263D" w:rsidRDefault="008B263D" w:rsidP="008B263D">
            <w:pPr>
              <w:rPr>
                <w:ins w:id="3830" w:author="Владимир Лаут" w:date="2021-03-03T11:03:00Z"/>
              </w:rPr>
            </w:pPr>
            <w:ins w:id="3831" w:author="Владимир Лаут" w:date="2021-03-03T11:03:00Z">
              <w:r w:rsidRPr="008B263D">
                <w:t>99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8C0D5CC" w14:textId="77777777" w:rsidR="008B263D" w:rsidRPr="008B263D" w:rsidRDefault="008B263D" w:rsidP="008B263D">
            <w:pPr>
              <w:jc w:val="left"/>
              <w:rPr>
                <w:ins w:id="3832" w:author="Владимир Лаут" w:date="2021-03-03T11:03:00Z"/>
              </w:rPr>
            </w:pPr>
            <w:ins w:id="3833" w:author="Владимир Лаут" w:date="2021-03-03T11:03:00Z">
              <w:r w:rsidRPr="008B263D">
                <w:t>ТР2 доп. электрооборудования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8D6D27F" w14:textId="77777777" w:rsidR="008B263D" w:rsidRPr="008B263D" w:rsidRDefault="008B263D" w:rsidP="008B263D">
            <w:pPr>
              <w:jc w:val="left"/>
              <w:rPr>
                <w:ins w:id="3834" w:author="Владимир Лаут" w:date="2021-03-03T11:03:00Z"/>
              </w:rPr>
            </w:pPr>
            <w:ins w:id="3835" w:author="Владимир Лаут" w:date="2021-03-03T11:03:00Z">
              <w:r w:rsidRPr="008B263D">
                <w:t>99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4560E61" w14:textId="77777777" w:rsidR="008B263D" w:rsidRPr="008B263D" w:rsidRDefault="008B263D" w:rsidP="008B263D">
            <w:pPr>
              <w:jc w:val="left"/>
              <w:rPr>
                <w:ins w:id="3836" w:author="Владимир Лаут" w:date="2021-03-03T11:03:00Z"/>
              </w:rPr>
            </w:pPr>
            <w:ins w:id="3837" w:author="Владимир Лаут" w:date="2021-03-03T11:03:00Z">
              <w:r w:rsidRPr="008B263D">
                <w:t>ТР2</w:t>
              </w:r>
            </w:ins>
          </w:p>
        </w:tc>
      </w:tr>
      <w:tr w:rsidR="008B263D" w:rsidRPr="008B263D" w14:paraId="13D5F6A7" w14:textId="77777777" w:rsidTr="008B263D">
        <w:trPr>
          <w:cantSplit/>
          <w:jc w:val="center"/>
          <w:ins w:id="383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6D5435A" w14:textId="77777777" w:rsidR="008B263D" w:rsidRPr="008B263D" w:rsidRDefault="008B263D" w:rsidP="008B263D">
            <w:pPr>
              <w:rPr>
                <w:ins w:id="3839" w:author="Владимир Лаут" w:date="2021-03-03T11:03:00Z"/>
              </w:rPr>
            </w:pPr>
            <w:ins w:id="3840" w:author="Владимир Лаут" w:date="2021-03-03T11:03:00Z">
              <w:r w:rsidRPr="008B263D">
                <w:t>В1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E85A764" w14:textId="77777777" w:rsidR="008B263D" w:rsidRPr="008B263D" w:rsidRDefault="008B263D" w:rsidP="008B263D">
            <w:pPr>
              <w:jc w:val="left"/>
              <w:rPr>
                <w:ins w:id="3841" w:author="Владимир Лаут" w:date="2021-03-03T11:03:00Z"/>
              </w:rPr>
            </w:pPr>
            <w:ins w:id="3842" w:author="Владимир Лаут" w:date="2021-03-03T11:03:00Z">
              <w:r w:rsidRPr="008B263D">
                <w:t xml:space="preserve">ТР1 </w:t>
              </w:r>
              <w:proofErr w:type="spellStart"/>
              <w:r w:rsidRPr="008B263D">
                <w:t>вращателя</w:t>
              </w:r>
              <w:proofErr w:type="spell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8737D0C" w14:textId="77777777" w:rsidR="008B263D" w:rsidRPr="008B263D" w:rsidRDefault="008B263D" w:rsidP="008B263D">
            <w:pPr>
              <w:jc w:val="left"/>
              <w:rPr>
                <w:ins w:id="3843" w:author="Владимир Лаут" w:date="2021-03-03T11:03:00Z"/>
              </w:rPr>
            </w:pPr>
            <w:ins w:id="3844" w:author="Владимир Лаут" w:date="2021-03-03T11:03:00Z">
              <w:r w:rsidRPr="008B263D">
                <w:t>В1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1910767" w14:textId="77777777" w:rsidR="008B263D" w:rsidRPr="008B263D" w:rsidRDefault="008B263D" w:rsidP="008B263D">
            <w:pPr>
              <w:jc w:val="left"/>
              <w:rPr>
                <w:ins w:id="3845" w:author="Владимир Лаут" w:date="2021-03-03T11:03:00Z"/>
              </w:rPr>
            </w:pPr>
            <w:ins w:id="3846" w:author="Владимир Лаут" w:date="2021-03-03T11:03:00Z">
              <w:r w:rsidRPr="008B263D">
                <w:t>ТР1</w:t>
              </w:r>
            </w:ins>
          </w:p>
        </w:tc>
      </w:tr>
      <w:tr w:rsidR="008B263D" w:rsidRPr="008B263D" w14:paraId="1867E42A" w14:textId="77777777" w:rsidTr="008B263D">
        <w:trPr>
          <w:cantSplit/>
          <w:jc w:val="center"/>
          <w:ins w:id="384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2641E4A" w14:textId="77777777" w:rsidR="008B263D" w:rsidRPr="008B263D" w:rsidRDefault="008B263D" w:rsidP="008B263D">
            <w:pPr>
              <w:rPr>
                <w:ins w:id="3848" w:author="Владимир Лаут" w:date="2021-03-03T11:03:00Z"/>
              </w:rPr>
            </w:pPr>
            <w:ins w:id="3849" w:author="Владимир Лаут" w:date="2021-03-03T11:03:00Z">
              <w:r w:rsidRPr="008B263D">
                <w:t>В2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5EACA83" w14:textId="77777777" w:rsidR="008B263D" w:rsidRPr="008B263D" w:rsidRDefault="008B263D" w:rsidP="008B263D">
            <w:pPr>
              <w:jc w:val="left"/>
              <w:rPr>
                <w:ins w:id="3850" w:author="Владимир Лаут" w:date="2021-03-03T11:03:00Z"/>
              </w:rPr>
            </w:pPr>
            <w:ins w:id="3851" w:author="Владимир Лаут" w:date="2021-03-03T11:03:00Z">
              <w:r w:rsidRPr="008B263D">
                <w:t xml:space="preserve">ТР2 </w:t>
              </w:r>
              <w:proofErr w:type="spellStart"/>
              <w:r w:rsidRPr="008B263D">
                <w:t>вращателя</w:t>
              </w:r>
              <w:proofErr w:type="spell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B67BDF6" w14:textId="77777777" w:rsidR="008B263D" w:rsidRPr="008B263D" w:rsidRDefault="008B263D" w:rsidP="008B263D">
            <w:pPr>
              <w:jc w:val="left"/>
              <w:rPr>
                <w:ins w:id="3852" w:author="Владимир Лаут" w:date="2021-03-03T11:03:00Z"/>
              </w:rPr>
            </w:pPr>
            <w:ins w:id="3853" w:author="Владимир Лаут" w:date="2021-03-03T11:03:00Z">
              <w:r w:rsidRPr="008B263D">
                <w:t>В2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5EF4CF4" w14:textId="77777777" w:rsidR="008B263D" w:rsidRPr="008B263D" w:rsidRDefault="008B263D" w:rsidP="008B263D">
            <w:pPr>
              <w:jc w:val="left"/>
              <w:rPr>
                <w:ins w:id="3854" w:author="Владимир Лаут" w:date="2021-03-03T11:03:00Z"/>
              </w:rPr>
            </w:pPr>
            <w:ins w:id="3855" w:author="Владимир Лаут" w:date="2021-03-03T11:03:00Z">
              <w:r w:rsidRPr="008B263D">
                <w:t>ТР2</w:t>
              </w:r>
            </w:ins>
          </w:p>
        </w:tc>
      </w:tr>
      <w:tr w:rsidR="008B263D" w:rsidRPr="008B263D" w14:paraId="761295B9" w14:textId="77777777" w:rsidTr="008B263D">
        <w:trPr>
          <w:cantSplit/>
          <w:jc w:val="center"/>
          <w:ins w:id="385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4A8E996" w14:textId="77777777" w:rsidR="008B263D" w:rsidRPr="008B263D" w:rsidRDefault="008B263D" w:rsidP="008B263D">
            <w:pPr>
              <w:rPr>
                <w:ins w:id="3857" w:author="Владимир Лаут" w:date="2021-03-03T11:03:00Z"/>
              </w:rPr>
            </w:pPr>
            <w:ins w:id="3858" w:author="Владимир Лаут" w:date="2021-03-03T11:03:00Z">
              <w:r w:rsidRPr="008B263D">
                <w:t>ВЗ</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F160086" w14:textId="77777777" w:rsidR="008B263D" w:rsidRPr="008B263D" w:rsidRDefault="008B263D" w:rsidP="008B263D">
            <w:pPr>
              <w:jc w:val="left"/>
              <w:rPr>
                <w:ins w:id="3859" w:author="Владимир Лаут" w:date="2021-03-03T11:03:00Z"/>
              </w:rPr>
            </w:pPr>
            <w:ins w:id="3860" w:author="Владимир Лаут" w:date="2021-03-03T11:03:00Z">
              <w:r w:rsidRPr="008B263D">
                <w:t xml:space="preserve">Замена </w:t>
              </w:r>
              <w:proofErr w:type="spellStart"/>
              <w:r w:rsidRPr="008B263D">
                <w:t>вращателя</w:t>
              </w:r>
              <w:proofErr w:type="spell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A1EF723" w14:textId="77777777" w:rsidR="008B263D" w:rsidRPr="008B263D" w:rsidRDefault="008B263D" w:rsidP="008B263D">
            <w:pPr>
              <w:jc w:val="left"/>
              <w:rPr>
                <w:ins w:id="3861" w:author="Владимир Лаут" w:date="2021-03-03T11:03:00Z"/>
              </w:rPr>
            </w:pPr>
            <w:ins w:id="3862" w:author="Владимир Лаут" w:date="2021-03-03T11:03:00Z">
              <w:r w:rsidRPr="008B263D">
                <w:t>ВЗ</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0FBC71E" w14:textId="77777777" w:rsidR="008B263D" w:rsidRPr="008B263D" w:rsidRDefault="008B263D" w:rsidP="008B263D">
            <w:pPr>
              <w:jc w:val="left"/>
              <w:rPr>
                <w:ins w:id="3863" w:author="Владимир Лаут" w:date="2021-03-03T11:03:00Z"/>
              </w:rPr>
            </w:pPr>
            <w:ins w:id="3864" w:author="Владимир Лаут" w:date="2021-03-03T11:03:00Z">
              <w:r w:rsidRPr="008B263D">
                <w:t>ЗМН</w:t>
              </w:r>
            </w:ins>
          </w:p>
        </w:tc>
      </w:tr>
      <w:tr w:rsidR="008B263D" w:rsidRPr="008B263D" w14:paraId="44EBC7AD" w14:textId="77777777" w:rsidTr="008B263D">
        <w:trPr>
          <w:cantSplit/>
          <w:jc w:val="center"/>
          <w:ins w:id="386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206D384" w14:textId="77777777" w:rsidR="008B263D" w:rsidRPr="008B263D" w:rsidRDefault="008B263D" w:rsidP="008B263D">
            <w:pPr>
              <w:rPr>
                <w:ins w:id="3866" w:author="Владимир Лаут" w:date="2021-03-03T11:03:00Z"/>
              </w:rPr>
            </w:pPr>
            <w:ins w:id="3867" w:author="Владимир Лаут" w:date="2021-03-03T11:03:00Z">
              <w:r w:rsidRPr="008B263D">
                <w:t>Г2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AED4BCB" w14:textId="77777777" w:rsidR="008B263D" w:rsidRPr="008B263D" w:rsidRDefault="008B263D" w:rsidP="008B263D">
            <w:pPr>
              <w:jc w:val="left"/>
              <w:rPr>
                <w:ins w:id="3868" w:author="Владимир Лаут" w:date="2021-03-03T11:03:00Z"/>
              </w:rPr>
            </w:pPr>
            <w:ins w:id="3869" w:author="Владимир Лаут" w:date="2021-03-03T11:03:00Z">
              <w:r w:rsidRPr="008B263D">
                <w:t>ТО раз в два года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C81603F" w14:textId="77777777" w:rsidR="008B263D" w:rsidRPr="008B263D" w:rsidRDefault="008B263D" w:rsidP="008B263D">
            <w:pPr>
              <w:jc w:val="left"/>
              <w:rPr>
                <w:ins w:id="3870" w:author="Владимир Лаут" w:date="2021-03-03T11:03:00Z"/>
              </w:rPr>
            </w:pPr>
            <w:ins w:id="3871" w:author="Владимир Лаут" w:date="2021-03-03T11:03:00Z">
              <w:r w:rsidRPr="008B263D">
                <w:t>Г2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A561EE4" w14:textId="77777777" w:rsidR="008B263D" w:rsidRPr="008B263D" w:rsidRDefault="008B263D" w:rsidP="008B263D">
            <w:pPr>
              <w:jc w:val="left"/>
              <w:rPr>
                <w:ins w:id="3872" w:author="Владимир Лаут" w:date="2021-03-03T11:03:00Z"/>
              </w:rPr>
            </w:pPr>
            <w:ins w:id="3873" w:author="Владимир Лаут" w:date="2021-03-03T11:03:00Z">
              <w:r w:rsidRPr="008B263D">
                <w:t>Г2</w:t>
              </w:r>
            </w:ins>
          </w:p>
        </w:tc>
      </w:tr>
      <w:tr w:rsidR="008B263D" w:rsidRPr="008B263D" w14:paraId="44C7BC01" w14:textId="77777777" w:rsidTr="008B263D">
        <w:trPr>
          <w:cantSplit/>
          <w:jc w:val="center"/>
          <w:ins w:id="387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4581031" w14:textId="77777777" w:rsidR="008B263D" w:rsidRPr="008B263D" w:rsidRDefault="008B263D" w:rsidP="008B263D">
            <w:pPr>
              <w:rPr>
                <w:ins w:id="3875" w:author="Владимир Лаут" w:date="2021-03-03T11:03:00Z"/>
              </w:rPr>
            </w:pPr>
            <w:ins w:id="3876" w:author="Владимир Лаут" w:date="2021-03-03T11:03:00Z">
              <w:r w:rsidRPr="008B263D">
                <w:t>ГЗ</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171E132" w14:textId="77777777" w:rsidR="008B263D" w:rsidRPr="008B263D" w:rsidRDefault="008B263D" w:rsidP="008B263D">
            <w:pPr>
              <w:jc w:val="left"/>
              <w:rPr>
                <w:ins w:id="3877" w:author="Владимир Лаут" w:date="2021-03-03T11:03:00Z"/>
              </w:rPr>
            </w:pPr>
            <w:ins w:id="3878" w:author="Владимир Лаут" w:date="2021-03-03T11:03:00Z">
              <w:r w:rsidRPr="008B263D">
                <w:t>Замена главной передачи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8D91A3F" w14:textId="77777777" w:rsidR="008B263D" w:rsidRPr="008B263D" w:rsidRDefault="008B263D" w:rsidP="008B263D">
            <w:pPr>
              <w:jc w:val="left"/>
              <w:rPr>
                <w:ins w:id="3879" w:author="Владимир Лаут" w:date="2021-03-03T11:03:00Z"/>
              </w:rPr>
            </w:pPr>
            <w:ins w:id="3880" w:author="Владимир Лаут" w:date="2021-03-03T11:03:00Z">
              <w:r w:rsidRPr="008B263D">
                <w:t>ГЗ</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BD0CFFB" w14:textId="77777777" w:rsidR="008B263D" w:rsidRPr="008B263D" w:rsidRDefault="008B263D" w:rsidP="008B263D">
            <w:pPr>
              <w:jc w:val="left"/>
              <w:rPr>
                <w:ins w:id="3881" w:author="Владимир Лаут" w:date="2021-03-03T11:03:00Z"/>
              </w:rPr>
            </w:pPr>
            <w:ins w:id="3882" w:author="Владимир Лаут" w:date="2021-03-03T11:03:00Z">
              <w:r w:rsidRPr="008B263D">
                <w:t>ЗМН</w:t>
              </w:r>
            </w:ins>
          </w:p>
        </w:tc>
      </w:tr>
      <w:tr w:rsidR="008B263D" w:rsidRPr="008B263D" w14:paraId="27A4557A" w14:textId="77777777" w:rsidTr="008B263D">
        <w:trPr>
          <w:cantSplit/>
          <w:jc w:val="center"/>
          <w:ins w:id="388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D845AE4" w14:textId="77777777" w:rsidR="008B263D" w:rsidRPr="008B263D" w:rsidRDefault="008B263D" w:rsidP="008B263D">
            <w:pPr>
              <w:rPr>
                <w:ins w:id="3884" w:author="Владимир Лаут" w:date="2021-03-03T11:03:00Z"/>
              </w:rPr>
            </w:pPr>
            <w:ins w:id="3885" w:author="Владимир Лаут" w:date="2021-03-03T11:03:00Z">
              <w:r w:rsidRPr="008B263D">
                <w:t>ГТ</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99F9F38" w14:textId="77777777" w:rsidR="008B263D" w:rsidRPr="008B263D" w:rsidRDefault="008B263D" w:rsidP="008B263D">
            <w:pPr>
              <w:jc w:val="left"/>
              <w:rPr>
                <w:ins w:id="3886" w:author="Владимир Лаут" w:date="2021-03-03T11:03:00Z"/>
              </w:rPr>
            </w:pPr>
            <w:ins w:id="3887" w:author="Владимир Лаут" w:date="2021-03-03T11:03:00Z">
              <w:r w:rsidRPr="008B263D">
                <w:t>Годовое ТО</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BABD846" w14:textId="77777777" w:rsidR="008B263D" w:rsidRPr="008B263D" w:rsidRDefault="008B263D" w:rsidP="008B263D">
            <w:pPr>
              <w:jc w:val="left"/>
              <w:rPr>
                <w:ins w:id="3888" w:author="Владимир Лаут" w:date="2021-03-03T11:03:00Z"/>
              </w:rPr>
            </w:pPr>
            <w:ins w:id="3889" w:author="Владимир Лаут" w:date="2021-03-03T11:03:00Z">
              <w:r w:rsidRPr="008B263D">
                <w:t>ГТ</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A94C05C" w14:textId="77777777" w:rsidR="008B263D" w:rsidRPr="008B263D" w:rsidRDefault="008B263D" w:rsidP="008B263D">
            <w:pPr>
              <w:jc w:val="left"/>
              <w:rPr>
                <w:ins w:id="3890" w:author="Владимир Лаут" w:date="2021-03-03T11:03:00Z"/>
              </w:rPr>
            </w:pPr>
            <w:ins w:id="3891" w:author="Владимир Лаут" w:date="2021-03-03T11:03:00Z">
              <w:r w:rsidRPr="008B263D">
                <w:t>ГТО</w:t>
              </w:r>
            </w:ins>
          </w:p>
        </w:tc>
      </w:tr>
      <w:tr w:rsidR="008B263D" w:rsidRPr="008B263D" w14:paraId="3A7AF73F" w14:textId="77777777" w:rsidTr="008B263D">
        <w:trPr>
          <w:cantSplit/>
          <w:jc w:val="center"/>
          <w:ins w:id="389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66FEACE" w14:textId="77777777" w:rsidR="008B263D" w:rsidRPr="008B263D" w:rsidRDefault="008B263D" w:rsidP="008B263D">
            <w:pPr>
              <w:rPr>
                <w:ins w:id="3893" w:author="Владимир Лаут" w:date="2021-03-03T11:03:00Z"/>
              </w:rPr>
            </w:pPr>
            <w:ins w:id="3894" w:author="Владимир Лаут" w:date="2021-03-03T11:03:00Z">
              <w:r w:rsidRPr="008B263D">
                <w:t>ЕО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E8FD798" w14:textId="77777777" w:rsidR="008B263D" w:rsidRPr="008B263D" w:rsidRDefault="008B263D" w:rsidP="008B263D">
            <w:pPr>
              <w:jc w:val="left"/>
              <w:rPr>
                <w:ins w:id="3895" w:author="Владимир Лаут" w:date="2021-03-03T11:03:00Z"/>
              </w:rPr>
            </w:pPr>
            <w:ins w:id="3896" w:author="Владимир Лаут" w:date="2021-03-03T11:03:00Z">
              <w:r w:rsidRPr="008B263D">
                <w:t>Ежесменное ТО</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F4EDE9A" w14:textId="77777777" w:rsidR="008B263D" w:rsidRPr="008B263D" w:rsidRDefault="008B263D" w:rsidP="008B263D">
            <w:pPr>
              <w:jc w:val="left"/>
              <w:rPr>
                <w:ins w:id="3897" w:author="Владимир Лаут" w:date="2021-03-03T11:03:00Z"/>
              </w:rPr>
            </w:pPr>
            <w:ins w:id="3898" w:author="Владимир Лаут" w:date="2021-03-03T11:03:00Z">
              <w:r w:rsidRPr="008B263D">
                <w:t>ЕТ</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FBE8181" w14:textId="77777777" w:rsidR="008B263D" w:rsidRPr="008B263D" w:rsidRDefault="008B263D" w:rsidP="008B263D">
            <w:pPr>
              <w:jc w:val="left"/>
              <w:rPr>
                <w:ins w:id="3899" w:author="Владимир Лаут" w:date="2021-03-03T11:03:00Z"/>
              </w:rPr>
            </w:pPr>
            <w:ins w:id="3900" w:author="Владимир Лаут" w:date="2021-03-03T11:03:00Z">
              <w:r w:rsidRPr="008B263D">
                <w:t>ЕСО</w:t>
              </w:r>
            </w:ins>
          </w:p>
        </w:tc>
      </w:tr>
      <w:tr w:rsidR="008B263D" w:rsidRPr="008B263D" w14:paraId="5128A130" w14:textId="77777777" w:rsidTr="008B263D">
        <w:trPr>
          <w:cantSplit/>
          <w:jc w:val="center"/>
          <w:ins w:id="390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A6C0D5F" w14:textId="77777777" w:rsidR="008B263D" w:rsidRPr="008B263D" w:rsidRDefault="008B263D" w:rsidP="008B263D">
            <w:pPr>
              <w:rPr>
                <w:ins w:id="3902" w:author="Владимир Лаут" w:date="2021-03-03T11:03:00Z"/>
              </w:rPr>
            </w:pPr>
            <w:ins w:id="3903" w:author="Владимир Лаут" w:date="2021-03-03T11:03:00Z">
              <w:r w:rsidRPr="008B263D">
                <w:t>ЕТ</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E49B50D" w14:textId="77777777" w:rsidR="008B263D" w:rsidRPr="008B263D" w:rsidRDefault="008B263D" w:rsidP="008B263D">
            <w:pPr>
              <w:jc w:val="left"/>
              <w:rPr>
                <w:ins w:id="3904" w:author="Владимир Лаут" w:date="2021-03-03T11:03:00Z"/>
              </w:rPr>
            </w:pPr>
            <w:ins w:id="3905" w:author="Владимир Лаут" w:date="2021-03-03T11:03:00Z">
              <w:r w:rsidRPr="008B263D">
                <w:t>Ежедневное ТО</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CB38EC3" w14:textId="77777777" w:rsidR="008B263D" w:rsidRPr="008B263D" w:rsidRDefault="008B263D" w:rsidP="008B263D">
            <w:pPr>
              <w:jc w:val="left"/>
              <w:rPr>
                <w:ins w:id="3906" w:author="Владимир Лаут" w:date="2021-03-03T11:03:00Z"/>
              </w:rPr>
            </w:pPr>
            <w:ins w:id="3907" w:author="Владимир Лаут" w:date="2021-03-03T11:03:00Z">
              <w:r w:rsidRPr="008B263D">
                <w:t>ЕТ</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F789CE9" w14:textId="77777777" w:rsidR="008B263D" w:rsidRPr="008B263D" w:rsidRDefault="008B263D" w:rsidP="008B263D">
            <w:pPr>
              <w:jc w:val="left"/>
              <w:rPr>
                <w:ins w:id="3908" w:author="Владимир Лаут" w:date="2021-03-03T11:03:00Z"/>
              </w:rPr>
            </w:pPr>
            <w:ins w:id="3909" w:author="Владимир Лаут" w:date="2021-03-03T11:03:00Z">
              <w:r w:rsidRPr="008B263D">
                <w:t>ЕТО</w:t>
              </w:r>
            </w:ins>
          </w:p>
        </w:tc>
      </w:tr>
      <w:tr w:rsidR="008B263D" w:rsidRPr="008B263D" w14:paraId="7CF5E05B" w14:textId="77777777" w:rsidTr="008B263D">
        <w:trPr>
          <w:cantSplit/>
          <w:jc w:val="center"/>
          <w:ins w:id="391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EBC82BC" w14:textId="77777777" w:rsidR="008B263D" w:rsidRPr="008B263D" w:rsidRDefault="008B263D" w:rsidP="008B263D">
            <w:pPr>
              <w:rPr>
                <w:ins w:id="3911" w:author="Владимир Лаут" w:date="2021-03-03T11:03:00Z"/>
              </w:rPr>
            </w:pPr>
            <w:ins w:id="3912" w:author="Владимир Лаут" w:date="2021-03-03T11:03:00Z">
              <w:r w:rsidRPr="008B263D">
                <w:t>ЗА</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0F02709" w14:textId="77777777" w:rsidR="008B263D" w:rsidRPr="008B263D" w:rsidRDefault="008B263D" w:rsidP="008B263D">
            <w:pPr>
              <w:jc w:val="left"/>
              <w:rPr>
                <w:ins w:id="3913" w:author="Владимир Лаут" w:date="2021-03-03T11:03:00Z"/>
              </w:rPr>
            </w:pPr>
            <w:ins w:id="3914" w:author="Владимир Лаут" w:date="2021-03-03T11:03:00Z">
              <w:r w:rsidRPr="008B263D">
                <w:t>Замена навесного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8165BB6" w14:textId="77777777" w:rsidR="008B263D" w:rsidRPr="008B263D" w:rsidRDefault="008B263D" w:rsidP="008B263D">
            <w:pPr>
              <w:jc w:val="left"/>
              <w:rPr>
                <w:ins w:id="3915" w:author="Владимир Лаут" w:date="2021-03-03T11:03:00Z"/>
              </w:rPr>
            </w:pPr>
            <w:ins w:id="3916" w:author="Владимир Лаут" w:date="2021-03-03T11:03:00Z">
              <w:r w:rsidRPr="008B263D">
                <w:t>ЗА</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CC92DFB" w14:textId="77777777" w:rsidR="008B263D" w:rsidRPr="008B263D" w:rsidRDefault="008B263D" w:rsidP="008B263D">
            <w:pPr>
              <w:jc w:val="left"/>
              <w:rPr>
                <w:ins w:id="3917" w:author="Владимир Лаут" w:date="2021-03-03T11:03:00Z"/>
              </w:rPr>
            </w:pPr>
            <w:ins w:id="3918" w:author="Владимир Лаут" w:date="2021-03-03T11:03:00Z">
              <w:r w:rsidRPr="008B263D">
                <w:t>ЗМН</w:t>
              </w:r>
            </w:ins>
          </w:p>
        </w:tc>
      </w:tr>
      <w:tr w:rsidR="008B263D" w:rsidRPr="008B263D" w14:paraId="1B0E7DA1" w14:textId="77777777" w:rsidTr="008B263D">
        <w:trPr>
          <w:cantSplit/>
          <w:jc w:val="center"/>
          <w:ins w:id="391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FACEBBB" w14:textId="77777777" w:rsidR="008B263D" w:rsidRPr="008B263D" w:rsidRDefault="008B263D" w:rsidP="008B263D">
            <w:pPr>
              <w:rPr>
                <w:ins w:id="3920" w:author="Владимир Лаут" w:date="2021-03-03T11:03:00Z"/>
              </w:rPr>
            </w:pPr>
            <w:ins w:id="3921" w:author="Владимир Лаут" w:date="2021-03-03T11:03:00Z">
              <w:r w:rsidRPr="008B263D">
                <w:t>ЗБ</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7DC5BB2" w14:textId="77777777" w:rsidR="008B263D" w:rsidRPr="008B263D" w:rsidRDefault="008B263D" w:rsidP="008B263D">
            <w:pPr>
              <w:jc w:val="left"/>
              <w:rPr>
                <w:ins w:id="3922" w:author="Владимир Лаут" w:date="2021-03-03T11:03:00Z"/>
              </w:rPr>
            </w:pPr>
            <w:ins w:id="3923" w:author="Владимир Лаут" w:date="2021-03-03T11:03:00Z">
              <w:r w:rsidRPr="008B263D">
                <w:t>Замена бортовых редукторов</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BB691C2" w14:textId="77777777" w:rsidR="008B263D" w:rsidRPr="008B263D" w:rsidRDefault="008B263D" w:rsidP="008B263D">
            <w:pPr>
              <w:jc w:val="left"/>
              <w:rPr>
                <w:ins w:id="3924" w:author="Владимир Лаут" w:date="2021-03-03T11:03:00Z"/>
              </w:rPr>
            </w:pPr>
            <w:ins w:id="3925" w:author="Владимир Лаут" w:date="2021-03-03T11:03:00Z">
              <w:r w:rsidRPr="008B263D">
                <w:t>ЗБ</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6028E01" w14:textId="77777777" w:rsidR="008B263D" w:rsidRPr="008B263D" w:rsidRDefault="008B263D" w:rsidP="008B263D">
            <w:pPr>
              <w:jc w:val="left"/>
              <w:rPr>
                <w:ins w:id="3926" w:author="Владимир Лаут" w:date="2021-03-03T11:03:00Z"/>
              </w:rPr>
            </w:pPr>
            <w:ins w:id="3927" w:author="Владимир Лаут" w:date="2021-03-03T11:03:00Z">
              <w:r w:rsidRPr="008B263D">
                <w:t>ЗМН</w:t>
              </w:r>
            </w:ins>
          </w:p>
        </w:tc>
      </w:tr>
      <w:tr w:rsidR="008B263D" w:rsidRPr="008B263D" w14:paraId="287D79D6" w14:textId="77777777" w:rsidTr="008B263D">
        <w:trPr>
          <w:cantSplit/>
          <w:jc w:val="center"/>
          <w:ins w:id="392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5F644FC" w14:textId="77777777" w:rsidR="008B263D" w:rsidRPr="008B263D" w:rsidRDefault="008B263D" w:rsidP="008B263D">
            <w:pPr>
              <w:rPr>
                <w:ins w:id="3929" w:author="Владимир Лаут" w:date="2021-03-03T11:03:00Z"/>
              </w:rPr>
            </w:pPr>
            <w:ins w:id="3930" w:author="Владимир Лаут" w:date="2021-03-03T11:03:00Z">
              <w:r w:rsidRPr="008B263D">
                <w:t>ЗВ</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3C13391" w14:textId="77777777" w:rsidR="008B263D" w:rsidRPr="008B263D" w:rsidRDefault="008B263D" w:rsidP="008B263D">
            <w:pPr>
              <w:jc w:val="left"/>
              <w:rPr>
                <w:ins w:id="3931" w:author="Владимир Лаут" w:date="2021-03-03T11:03:00Z"/>
              </w:rPr>
            </w:pPr>
            <w:ins w:id="3932" w:author="Владимир Лаут" w:date="2021-03-03T11:03:00Z">
              <w:r w:rsidRPr="008B263D">
                <w:t>Замена ковша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5E4081C" w14:textId="77777777" w:rsidR="008B263D" w:rsidRPr="008B263D" w:rsidRDefault="008B263D" w:rsidP="008B263D">
            <w:pPr>
              <w:jc w:val="left"/>
              <w:rPr>
                <w:ins w:id="3933" w:author="Владимир Лаут" w:date="2021-03-03T11:03:00Z"/>
              </w:rPr>
            </w:pPr>
            <w:ins w:id="3934" w:author="Владимир Лаут" w:date="2021-03-03T11:03:00Z">
              <w:r w:rsidRPr="008B263D">
                <w:t>ЗВ</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817EA1F" w14:textId="77777777" w:rsidR="008B263D" w:rsidRPr="008B263D" w:rsidRDefault="008B263D" w:rsidP="008B263D">
            <w:pPr>
              <w:jc w:val="left"/>
              <w:rPr>
                <w:ins w:id="3935" w:author="Владимир Лаут" w:date="2021-03-03T11:03:00Z"/>
              </w:rPr>
            </w:pPr>
            <w:ins w:id="3936" w:author="Владимир Лаут" w:date="2021-03-03T11:03:00Z">
              <w:r w:rsidRPr="008B263D">
                <w:t>ЗМН</w:t>
              </w:r>
            </w:ins>
          </w:p>
        </w:tc>
      </w:tr>
      <w:tr w:rsidR="008B263D" w:rsidRPr="008B263D" w14:paraId="6F483826" w14:textId="77777777" w:rsidTr="008B263D">
        <w:trPr>
          <w:cantSplit/>
          <w:jc w:val="center"/>
          <w:ins w:id="393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0B7C0A9" w14:textId="77777777" w:rsidR="008B263D" w:rsidRPr="008B263D" w:rsidRDefault="008B263D" w:rsidP="008B263D">
            <w:pPr>
              <w:rPr>
                <w:ins w:id="3938" w:author="Владимир Лаут" w:date="2021-03-03T11:03:00Z"/>
              </w:rPr>
            </w:pPr>
            <w:ins w:id="3939" w:author="Владимир Лаут" w:date="2021-03-03T11:03:00Z">
              <w:r w:rsidRPr="008B263D">
                <w:t>ЗГ</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466FCE5" w14:textId="77777777" w:rsidR="008B263D" w:rsidRPr="008B263D" w:rsidRDefault="008B263D" w:rsidP="008B263D">
            <w:pPr>
              <w:jc w:val="left"/>
              <w:rPr>
                <w:ins w:id="3940" w:author="Владимир Лаут" w:date="2021-03-03T11:03:00Z"/>
              </w:rPr>
            </w:pPr>
            <w:ins w:id="3941" w:author="Владимир Лаут" w:date="2021-03-03T11:03:00Z">
              <w:r w:rsidRPr="008B263D">
                <w:t>Замена гидротрансформатора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E00AD71" w14:textId="77777777" w:rsidR="008B263D" w:rsidRPr="008B263D" w:rsidRDefault="008B263D" w:rsidP="008B263D">
            <w:pPr>
              <w:jc w:val="left"/>
              <w:rPr>
                <w:ins w:id="3942" w:author="Владимир Лаут" w:date="2021-03-03T11:03:00Z"/>
              </w:rPr>
            </w:pPr>
            <w:ins w:id="3943" w:author="Владимир Лаут" w:date="2021-03-03T11:03:00Z">
              <w:r w:rsidRPr="008B263D">
                <w:t>ЗГ</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B0A9022" w14:textId="77777777" w:rsidR="008B263D" w:rsidRPr="008B263D" w:rsidRDefault="008B263D" w:rsidP="008B263D">
            <w:pPr>
              <w:jc w:val="left"/>
              <w:rPr>
                <w:ins w:id="3944" w:author="Владимир Лаут" w:date="2021-03-03T11:03:00Z"/>
              </w:rPr>
            </w:pPr>
            <w:ins w:id="3945" w:author="Владимир Лаут" w:date="2021-03-03T11:03:00Z">
              <w:r w:rsidRPr="008B263D">
                <w:t>ЗМН</w:t>
              </w:r>
            </w:ins>
          </w:p>
        </w:tc>
      </w:tr>
      <w:tr w:rsidR="008B263D" w:rsidRPr="008B263D" w14:paraId="7CA432E7" w14:textId="77777777" w:rsidTr="008B263D">
        <w:trPr>
          <w:cantSplit/>
          <w:jc w:val="center"/>
          <w:ins w:id="394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09EF4CD" w14:textId="77777777" w:rsidR="008B263D" w:rsidRPr="008B263D" w:rsidRDefault="008B263D" w:rsidP="008B263D">
            <w:pPr>
              <w:rPr>
                <w:ins w:id="3947" w:author="Владимир Лаут" w:date="2021-03-03T11:03:00Z"/>
              </w:rPr>
            </w:pPr>
            <w:ins w:id="3948" w:author="Владимир Лаут" w:date="2021-03-03T11:03:00Z">
              <w:r w:rsidRPr="008B263D">
                <w:t>ЗД</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D224500" w14:textId="77777777" w:rsidR="008B263D" w:rsidRPr="008B263D" w:rsidRDefault="008B263D" w:rsidP="008B263D">
            <w:pPr>
              <w:jc w:val="left"/>
              <w:rPr>
                <w:ins w:id="3949" w:author="Владимир Лаут" w:date="2021-03-03T11:03:00Z"/>
              </w:rPr>
            </w:pPr>
            <w:ins w:id="3950" w:author="Владимир Лаут" w:date="2021-03-03T11:03:00Z">
              <w:r w:rsidRPr="008B263D">
                <w:t>Замена 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6BDD364" w14:textId="77777777" w:rsidR="008B263D" w:rsidRPr="008B263D" w:rsidRDefault="008B263D" w:rsidP="008B263D">
            <w:pPr>
              <w:jc w:val="left"/>
              <w:rPr>
                <w:ins w:id="3951" w:author="Владимир Лаут" w:date="2021-03-03T11:03:00Z"/>
              </w:rPr>
            </w:pPr>
            <w:ins w:id="3952" w:author="Владимир Лаут" w:date="2021-03-03T11:03:00Z">
              <w:r w:rsidRPr="008B263D">
                <w:t>ЗД</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B635443" w14:textId="77777777" w:rsidR="008B263D" w:rsidRPr="008B263D" w:rsidRDefault="008B263D" w:rsidP="008B263D">
            <w:pPr>
              <w:jc w:val="left"/>
              <w:rPr>
                <w:ins w:id="3953" w:author="Владимир Лаут" w:date="2021-03-03T11:03:00Z"/>
              </w:rPr>
            </w:pPr>
            <w:ins w:id="3954" w:author="Владимир Лаут" w:date="2021-03-03T11:03:00Z">
              <w:r w:rsidRPr="008B263D">
                <w:t>ЗМН</w:t>
              </w:r>
            </w:ins>
          </w:p>
        </w:tc>
      </w:tr>
      <w:tr w:rsidR="008B263D" w:rsidRPr="008B263D" w14:paraId="6AA46D0E" w14:textId="77777777" w:rsidTr="008B263D">
        <w:trPr>
          <w:cantSplit/>
          <w:jc w:val="center"/>
          <w:ins w:id="395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241BA55" w14:textId="77777777" w:rsidR="008B263D" w:rsidRPr="008B263D" w:rsidRDefault="008B263D" w:rsidP="008B263D">
            <w:pPr>
              <w:rPr>
                <w:ins w:id="3956" w:author="Владимир Лаут" w:date="2021-03-03T11:03:00Z"/>
              </w:rPr>
            </w:pPr>
            <w:ins w:id="3957" w:author="Владимир Лаут" w:date="2021-03-03T11:03:00Z">
              <w:r w:rsidRPr="008B263D">
                <w:t>ЗЗ</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E9636CD" w14:textId="77777777" w:rsidR="008B263D" w:rsidRPr="008B263D" w:rsidRDefault="008B263D" w:rsidP="008B263D">
            <w:pPr>
              <w:jc w:val="left"/>
              <w:rPr>
                <w:ins w:id="3958" w:author="Владимир Лаут" w:date="2021-03-03T11:03:00Z"/>
              </w:rPr>
            </w:pPr>
            <w:ins w:id="3959" w:author="Владимир Лаут" w:date="2021-03-03T11:03:00Z">
              <w:r w:rsidRPr="008B263D">
                <w:t>Замена кузова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3C15435" w14:textId="77777777" w:rsidR="008B263D" w:rsidRPr="008B263D" w:rsidRDefault="008B263D" w:rsidP="008B263D">
            <w:pPr>
              <w:jc w:val="left"/>
              <w:rPr>
                <w:ins w:id="3960" w:author="Владимир Лаут" w:date="2021-03-03T11:03:00Z"/>
              </w:rPr>
            </w:pPr>
            <w:ins w:id="3961" w:author="Владимир Лаут" w:date="2021-03-03T11:03:00Z">
              <w:r w:rsidRPr="008B263D">
                <w:t>ЗЗ</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AC820EF" w14:textId="77777777" w:rsidR="008B263D" w:rsidRPr="008B263D" w:rsidRDefault="008B263D" w:rsidP="008B263D">
            <w:pPr>
              <w:jc w:val="left"/>
              <w:rPr>
                <w:ins w:id="3962" w:author="Владимир Лаут" w:date="2021-03-03T11:03:00Z"/>
              </w:rPr>
            </w:pPr>
            <w:ins w:id="3963" w:author="Владимир Лаут" w:date="2021-03-03T11:03:00Z">
              <w:r w:rsidRPr="008B263D">
                <w:t>ЗМН</w:t>
              </w:r>
            </w:ins>
          </w:p>
        </w:tc>
      </w:tr>
      <w:tr w:rsidR="008B263D" w:rsidRPr="008B263D" w14:paraId="04719130" w14:textId="77777777" w:rsidTr="008B263D">
        <w:trPr>
          <w:cantSplit/>
          <w:jc w:val="center"/>
          <w:ins w:id="396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0F89238" w14:textId="77777777" w:rsidR="008B263D" w:rsidRPr="008B263D" w:rsidRDefault="008B263D" w:rsidP="008B263D">
            <w:pPr>
              <w:rPr>
                <w:ins w:id="3965" w:author="Владимир Лаут" w:date="2021-03-03T11:03:00Z"/>
              </w:rPr>
            </w:pPr>
            <w:ins w:id="3966" w:author="Владимир Лаут" w:date="2021-03-03T11:03:00Z">
              <w:r w:rsidRPr="008B263D">
                <w:t>ЗИ</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B0E49E9" w14:textId="77777777" w:rsidR="008B263D" w:rsidRPr="008B263D" w:rsidRDefault="008B263D" w:rsidP="008B263D">
            <w:pPr>
              <w:jc w:val="left"/>
              <w:rPr>
                <w:ins w:id="3967" w:author="Владимир Лаут" w:date="2021-03-03T11:03:00Z"/>
              </w:rPr>
            </w:pPr>
            <w:ins w:id="3968" w:author="Владимир Лаут" w:date="2021-03-03T11:03:00Z">
              <w:r w:rsidRPr="008B263D">
                <w:t>Замена гидравлического обор.</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E3621C6" w14:textId="77777777" w:rsidR="008B263D" w:rsidRPr="008B263D" w:rsidRDefault="008B263D" w:rsidP="008B263D">
            <w:pPr>
              <w:jc w:val="left"/>
              <w:rPr>
                <w:ins w:id="3969" w:author="Владимир Лаут" w:date="2021-03-03T11:03:00Z"/>
              </w:rPr>
            </w:pPr>
            <w:ins w:id="3970" w:author="Владимир Лаут" w:date="2021-03-03T11:03:00Z">
              <w:r w:rsidRPr="008B263D">
                <w:t>ЗИ</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DBA7043" w14:textId="77777777" w:rsidR="008B263D" w:rsidRPr="008B263D" w:rsidRDefault="008B263D" w:rsidP="008B263D">
            <w:pPr>
              <w:jc w:val="left"/>
              <w:rPr>
                <w:ins w:id="3971" w:author="Владимир Лаут" w:date="2021-03-03T11:03:00Z"/>
              </w:rPr>
            </w:pPr>
            <w:ins w:id="3972" w:author="Владимир Лаут" w:date="2021-03-03T11:03:00Z">
              <w:r w:rsidRPr="008B263D">
                <w:t>ЗМН</w:t>
              </w:r>
            </w:ins>
          </w:p>
        </w:tc>
      </w:tr>
      <w:tr w:rsidR="008B263D" w:rsidRPr="008B263D" w14:paraId="789D7768" w14:textId="77777777" w:rsidTr="008B263D">
        <w:trPr>
          <w:cantSplit/>
          <w:jc w:val="center"/>
          <w:ins w:id="397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3DB7F8F" w14:textId="77777777" w:rsidR="008B263D" w:rsidRPr="008B263D" w:rsidRDefault="008B263D" w:rsidP="008B263D">
            <w:pPr>
              <w:rPr>
                <w:ins w:id="3974" w:author="Владимир Лаут" w:date="2021-03-03T11:03:00Z"/>
              </w:rPr>
            </w:pPr>
            <w:ins w:id="3975" w:author="Владимир Лаут" w:date="2021-03-03T11:03:00Z">
              <w:r w:rsidRPr="008B263D">
                <w:t>ЗК</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6B94F5D" w14:textId="77777777" w:rsidR="008B263D" w:rsidRPr="008B263D" w:rsidRDefault="008B263D" w:rsidP="008B263D">
            <w:pPr>
              <w:jc w:val="left"/>
              <w:rPr>
                <w:ins w:id="3976" w:author="Владимир Лаут" w:date="2021-03-03T11:03:00Z"/>
              </w:rPr>
            </w:pPr>
            <w:ins w:id="3977" w:author="Владимир Лаут" w:date="2021-03-03T11:03:00Z">
              <w:r w:rsidRPr="008B263D">
                <w:t>Замена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E268863" w14:textId="77777777" w:rsidR="008B263D" w:rsidRPr="008B263D" w:rsidRDefault="008B263D" w:rsidP="008B263D">
            <w:pPr>
              <w:jc w:val="left"/>
              <w:rPr>
                <w:ins w:id="3978" w:author="Владимир Лаут" w:date="2021-03-03T11:03:00Z"/>
              </w:rPr>
            </w:pPr>
            <w:ins w:id="3979" w:author="Владимир Лаут" w:date="2021-03-03T11:03:00Z">
              <w:r w:rsidRPr="008B263D">
                <w:t>ЗК</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74B237E" w14:textId="77777777" w:rsidR="008B263D" w:rsidRPr="008B263D" w:rsidRDefault="008B263D" w:rsidP="008B263D">
            <w:pPr>
              <w:jc w:val="left"/>
              <w:rPr>
                <w:ins w:id="3980" w:author="Владимир Лаут" w:date="2021-03-03T11:03:00Z"/>
              </w:rPr>
            </w:pPr>
            <w:ins w:id="3981" w:author="Владимир Лаут" w:date="2021-03-03T11:03:00Z">
              <w:r w:rsidRPr="008B263D">
                <w:t>ЗМН</w:t>
              </w:r>
            </w:ins>
          </w:p>
        </w:tc>
      </w:tr>
      <w:tr w:rsidR="008B263D" w:rsidRPr="008B263D" w14:paraId="0B2F7684" w14:textId="77777777" w:rsidTr="008B263D">
        <w:trPr>
          <w:cantSplit/>
          <w:jc w:val="center"/>
          <w:ins w:id="398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BFABA6E" w14:textId="77777777" w:rsidR="008B263D" w:rsidRPr="008B263D" w:rsidRDefault="008B263D" w:rsidP="008B263D">
            <w:pPr>
              <w:rPr>
                <w:ins w:id="3983" w:author="Владимир Лаут" w:date="2021-03-03T11:03:00Z"/>
              </w:rPr>
            </w:pPr>
            <w:ins w:id="3984" w:author="Владимир Лаут" w:date="2021-03-03T11:03:00Z">
              <w:r w:rsidRPr="008B263D">
                <w:t>ЗМ</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CCEEC4B" w14:textId="77777777" w:rsidR="008B263D" w:rsidRPr="008B263D" w:rsidRDefault="008B263D" w:rsidP="008B263D">
            <w:pPr>
              <w:jc w:val="left"/>
              <w:rPr>
                <w:ins w:id="3985" w:author="Владимир Лаут" w:date="2021-03-03T11:03:00Z"/>
              </w:rPr>
            </w:pPr>
            <w:ins w:id="3986" w:author="Владимир Лаут" w:date="2021-03-03T11:03:00Z">
              <w:r w:rsidRPr="008B263D">
                <w:t>Замена компрессора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94BED62" w14:textId="77777777" w:rsidR="008B263D" w:rsidRPr="008B263D" w:rsidRDefault="008B263D" w:rsidP="008B263D">
            <w:pPr>
              <w:jc w:val="left"/>
              <w:rPr>
                <w:ins w:id="3987" w:author="Владимир Лаут" w:date="2021-03-03T11:03:00Z"/>
              </w:rPr>
            </w:pPr>
            <w:ins w:id="3988" w:author="Владимир Лаут" w:date="2021-03-03T11:03:00Z">
              <w:r w:rsidRPr="008B263D">
                <w:t>ЗМ</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0DEB76B" w14:textId="77777777" w:rsidR="008B263D" w:rsidRPr="008B263D" w:rsidRDefault="008B263D" w:rsidP="008B263D">
            <w:pPr>
              <w:jc w:val="left"/>
              <w:rPr>
                <w:ins w:id="3989" w:author="Владимир Лаут" w:date="2021-03-03T11:03:00Z"/>
              </w:rPr>
            </w:pPr>
            <w:ins w:id="3990" w:author="Владимир Лаут" w:date="2021-03-03T11:03:00Z">
              <w:r w:rsidRPr="008B263D">
                <w:t>ЗМН</w:t>
              </w:r>
            </w:ins>
          </w:p>
        </w:tc>
      </w:tr>
      <w:tr w:rsidR="008B263D" w:rsidRPr="008B263D" w14:paraId="04F3E088" w14:textId="77777777" w:rsidTr="008B263D">
        <w:trPr>
          <w:cantSplit/>
          <w:jc w:val="center"/>
          <w:ins w:id="399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6E255FC" w14:textId="77777777" w:rsidR="008B263D" w:rsidRPr="008B263D" w:rsidRDefault="008B263D" w:rsidP="008B263D">
            <w:pPr>
              <w:rPr>
                <w:ins w:id="3992" w:author="Владимир Лаут" w:date="2021-03-03T11:03:00Z"/>
              </w:rPr>
            </w:pPr>
            <w:ins w:id="3993" w:author="Владимир Лаут" w:date="2021-03-03T11:03:00Z">
              <w:r w:rsidRPr="008B263D">
                <w:t>ЗН</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4096895" w14:textId="77777777" w:rsidR="008B263D" w:rsidRPr="008B263D" w:rsidRDefault="008B263D" w:rsidP="008B263D">
            <w:pPr>
              <w:jc w:val="left"/>
              <w:rPr>
                <w:ins w:id="3994" w:author="Владимир Лаут" w:date="2021-03-03T11:03:00Z"/>
              </w:rPr>
            </w:pPr>
            <w:ins w:id="3995" w:author="Владимир Лаут" w:date="2021-03-03T11:03:00Z">
              <w:r w:rsidRPr="008B263D">
                <w:t>Замена генератора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7FDF346" w14:textId="77777777" w:rsidR="008B263D" w:rsidRPr="008B263D" w:rsidRDefault="008B263D" w:rsidP="008B263D">
            <w:pPr>
              <w:jc w:val="left"/>
              <w:rPr>
                <w:ins w:id="3996" w:author="Владимир Лаут" w:date="2021-03-03T11:03:00Z"/>
              </w:rPr>
            </w:pPr>
            <w:ins w:id="3997" w:author="Владимир Лаут" w:date="2021-03-03T11:03:00Z">
              <w:r w:rsidRPr="008B263D">
                <w:t>ЗН</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46A816D" w14:textId="77777777" w:rsidR="008B263D" w:rsidRPr="008B263D" w:rsidRDefault="008B263D" w:rsidP="008B263D">
            <w:pPr>
              <w:jc w:val="left"/>
              <w:rPr>
                <w:ins w:id="3998" w:author="Владимир Лаут" w:date="2021-03-03T11:03:00Z"/>
              </w:rPr>
            </w:pPr>
            <w:ins w:id="3999" w:author="Владимир Лаут" w:date="2021-03-03T11:03:00Z">
              <w:r w:rsidRPr="008B263D">
                <w:t>ЗМН</w:t>
              </w:r>
            </w:ins>
          </w:p>
        </w:tc>
      </w:tr>
      <w:tr w:rsidR="008B263D" w:rsidRPr="008B263D" w14:paraId="567E5142" w14:textId="77777777" w:rsidTr="008B263D">
        <w:trPr>
          <w:cantSplit/>
          <w:jc w:val="center"/>
          <w:ins w:id="400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AF98226" w14:textId="77777777" w:rsidR="008B263D" w:rsidRPr="008B263D" w:rsidRDefault="008B263D" w:rsidP="008B263D">
            <w:pPr>
              <w:rPr>
                <w:ins w:id="4001" w:author="Владимир Лаут" w:date="2021-03-03T11:03:00Z"/>
              </w:rPr>
            </w:pPr>
            <w:ins w:id="4002" w:author="Владимир Лаут" w:date="2021-03-03T11:03:00Z">
              <w:r w:rsidRPr="008B263D">
                <w:t>ЗО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1029CE1" w14:textId="77777777" w:rsidR="008B263D" w:rsidRPr="008B263D" w:rsidRDefault="008B263D" w:rsidP="008B263D">
            <w:pPr>
              <w:jc w:val="left"/>
              <w:rPr>
                <w:ins w:id="4003" w:author="Владимир Лаут" w:date="2021-03-03T11:03:00Z"/>
              </w:rPr>
            </w:pPr>
            <w:ins w:id="4004" w:author="Владимир Лаут" w:date="2021-03-03T11:03:00Z">
              <w:r w:rsidRPr="008B263D">
                <w:t>Замена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C4962F8" w14:textId="77777777" w:rsidR="008B263D" w:rsidRPr="008B263D" w:rsidRDefault="008B263D" w:rsidP="008B263D">
            <w:pPr>
              <w:jc w:val="left"/>
              <w:rPr>
                <w:ins w:id="4005" w:author="Владимир Лаут" w:date="2021-03-03T11:03:00Z"/>
              </w:rPr>
            </w:pPr>
            <w:ins w:id="4006" w:author="Владимир Лаут" w:date="2021-03-03T11:03:00Z">
              <w:r w:rsidRPr="008B263D">
                <w:t>ЗО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666880D" w14:textId="77777777" w:rsidR="008B263D" w:rsidRPr="008B263D" w:rsidRDefault="008B263D" w:rsidP="008B263D">
            <w:pPr>
              <w:jc w:val="left"/>
              <w:rPr>
                <w:ins w:id="4007" w:author="Владимир Лаут" w:date="2021-03-03T11:03:00Z"/>
              </w:rPr>
            </w:pPr>
            <w:ins w:id="4008" w:author="Владимир Лаут" w:date="2021-03-03T11:03:00Z">
              <w:r w:rsidRPr="008B263D">
                <w:t>ЗМН</w:t>
              </w:r>
            </w:ins>
          </w:p>
        </w:tc>
      </w:tr>
      <w:tr w:rsidR="008B263D" w:rsidRPr="008B263D" w14:paraId="46EF062B" w14:textId="77777777" w:rsidTr="008B263D">
        <w:trPr>
          <w:cantSplit/>
          <w:jc w:val="center"/>
          <w:ins w:id="400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700389A" w14:textId="77777777" w:rsidR="008B263D" w:rsidRPr="008B263D" w:rsidRDefault="008B263D" w:rsidP="008B263D">
            <w:pPr>
              <w:rPr>
                <w:ins w:id="4010" w:author="Владимир Лаут" w:date="2021-03-03T11:03:00Z"/>
              </w:rPr>
            </w:pPr>
            <w:ins w:id="4011" w:author="Владимир Лаут" w:date="2021-03-03T11:03:00Z">
              <w:r w:rsidRPr="008B263D">
                <w:t>ЗП</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E884DCD" w14:textId="77777777" w:rsidR="008B263D" w:rsidRPr="008B263D" w:rsidRDefault="008B263D" w:rsidP="008B263D">
            <w:pPr>
              <w:jc w:val="left"/>
              <w:rPr>
                <w:ins w:id="4012" w:author="Владимир Лаут" w:date="2021-03-03T11:03:00Z"/>
              </w:rPr>
            </w:pPr>
            <w:ins w:id="4013" w:author="Владимир Лаут" w:date="2021-03-03T11:03:00Z">
              <w:r w:rsidRPr="008B263D">
                <w:t>Замена конечной передачи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E1D93DA" w14:textId="77777777" w:rsidR="008B263D" w:rsidRPr="008B263D" w:rsidRDefault="008B263D" w:rsidP="008B263D">
            <w:pPr>
              <w:jc w:val="left"/>
              <w:rPr>
                <w:ins w:id="4014" w:author="Владимир Лаут" w:date="2021-03-03T11:03:00Z"/>
              </w:rPr>
            </w:pPr>
            <w:ins w:id="4015" w:author="Владимир Лаут" w:date="2021-03-03T11:03:00Z">
              <w:r w:rsidRPr="008B263D">
                <w:t>ЗП</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FBDFF11" w14:textId="77777777" w:rsidR="008B263D" w:rsidRPr="008B263D" w:rsidRDefault="008B263D" w:rsidP="008B263D">
            <w:pPr>
              <w:jc w:val="left"/>
              <w:rPr>
                <w:ins w:id="4016" w:author="Владимир Лаут" w:date="2021-03-03T11:03:00Z"/>
              </w:rPr>
            </w:pPr>
            <w:ins w:id="4017" w:author="Владимир Лаут" w:date="2021-03-03T11:03:00Z">
              <w:r w:rsidRPr="008B263D">
                <w:t>ЗМН</w:t>
              </w:r>
            </w:ins>
          </w:p>
        </w:tc>
      </w:tr>
      <w:tr w:rsidR="008B263D" w:rsidRPr="008B263D" w14:paraId="78D60F00" w14:textId="77777777" w:rsidTr="008B263D">
        <w:trPr>
          <w:cantSplit/>
          <w:jc w:val="center"/>
          <w:ins w:id="401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ACC750A" w14:textId="77777777" w:rsidR="008B263D" w:rsidRPr="008B263D" w:rsidRDefault="008B263D" w:rsidP="008B263D">
            <w:pPr>
              <w:rPr>
                <w:ins w:id="4019" w:author="Владимир Лаут" w:date="2021-03-03T11:03:00Z"/>
              </w:rPr>
            </w:pPr>
            <w:ins w:id="4020" w:author="Владимир Лаут" w:date="2021-03-03T11:03:00Z">
              <w:r w:rsidRPr="008B263D">
                <w:t>ЗР</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0B2DD2B" w14:textId="77777777" w:rsidR="008B263D" w:rsidRPr="008B263D" w:rsidRDefault="008B263D" w:rsidP="008B263D">
            <w:pPr>
              <w:jc w:val="left"/>
              <w:rPr>
                <w:ins w:id="4021" w:author="Владимир Лаут" w:date="2021-03-03T11:03:00Z"/>
              </w:rPr>
            </w:pPr>
            <w:ins w:id="4022" w:author="Владимир Лаут" w:date="2021-03-03T11:03:00Z">
              <w:r w:rsidRPr="008B263D">
                <w:t xml:space="preserve">Замена редуктора </w:t>
              </w:r>
              <w:proofErr w:type="spellStart"/>
              <w:proofErr w:type="gramStart"/>
              <w:r w:rsidRPr="008B263D">
                <w:t>поворот.платформы</w:t>
              </w:r>
              <w:proofErr w:type="spellEnd"/>
              <w:proofErr w:type="gram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8DBA0FA" w14:textId="77777777" w:rsidR="008B263D" w:rsidRPr="008B263D" w:rsidRDefault="008B263D" w:rsidP="008B263D">
            <w:pPr>
              <w:jc w:val="left"/>
              <w:rPr>
                <w:ins w:id="4023" w:author="Владимир Лаут" w:date="2021-03-03T11:03:00Z"/>
              </w:rPr>
            </w:pPr>
            <w:ins w:id="4024" w:author="Владимир Лаут" w:date="2021-03-03T11:03:00Z">
              <w:r w:rsidRPr="008B263D">
                <w:t>ЗР</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CBB4F18" w14:textId="77777777" w:rsidR="008B263D" w:rsidRPr="008B263D" w:rsidRDefault="008B263D" w:rsidP="008B263D">
            <w:pPr>
              <w:jc w:val="left"/>
              <w:rPr>
                <w:ins w:id="4025" w:author="Владимир Лаут" w:date="2021-03-03T11:03:00Z"/>
              </w:rPr>
            </w:pPr>
            <w:ins w:id="4026" w:author="Владимир Лаут" w:date="2021-03-03T11:03:00Z">
              <w:r w:rsidRPr="008B263D">
                <w:t>ЗМН</w:t>
              </w:r>
            </w:ins>
          </w:p>
        </w:tc>
      </w:tr>
      <w:tr w:rsidR="008B263D" w:rsidRPr="008B263D" w14:paraId="387363C2" w14:textId="77777777" w:rsidTr="008B263D">
        <w:trPr>
          <w:cantSplit/>
          <w:jc w:val="center"/>
          <w:ins w:id="402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70A778C" w14:textId="77777777" w:rsidR="008B263D" w:rsidRPr="008B263D" w:rsidRDefault="008B263D" w:rsidP="008B263D">
            <w:pPr>
              <w:rPr>
                <w:ins w:id="4028" w:author="Владимир Лаут" w:date="2021-03-03T11:03:00Z"/>
              </w:rPr>
            </w:pPr>
            <w:ins w:id="4029" w:author="Владимир Лаут" w:date="2021-03-03T11:03:00Z">
              <w:r w:rsidRPr="008B263D">
                <w:t>ЗС</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7991C22" w14:textId="77777777" w:rsidR="008B263D" w:rsidRPr="008B263D" w:rsidRDefault="008B263D" w:rsidP="008B263D">
            <w:pPr>
              <w:jc w:val="left"/>
              <w:rPr>
                <w:ins w:id="4030" w:author="Владимир Лаут" w:date="2021-03-03T11:03:00Z"/>
              </w:rPr>
            </w:pPr>
            <w:ins w:id="4031" w:author="Владимир Лаут" w:date="2021-03-03T11:03:00Z">
              <w:r w:rsidRPr="008B263D">
                <w:t>Замена колеса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7D9423B" w14:textId="77777777" w:rsidR="008B263D" w:rsidRPr="008B263D" w:rsidRDefault="008B263D" w:rsidP="008B263D">
            <w:pPr>
              <w:jc w:val="left"/>
              <w:rPr>
                <w:ins w:id="4032" w:author="Владимир Лаут" w:date="2021-03-03T11:03:00Z"/>
              </w:rPr>
            </w:pPr>
            <w:ins w:id="4033" w:author="Владимир Лаут" w:date="2021-03-03T11:03:00Z">
              <w:r w:rsidRPr="008B263D">
                <w:t>ЗС</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4CEB144" w14:textId="77777777" w:rsidR="008B263D" w:rsidRPr="008B263D" w:rsidRDefault="008B263D" w:rsidP="008B263D">
            <w:pPr>
              <w:jc w:val="left"/>
              <w:rPr>
                <w:ins w:id="4034" w:author="Владимир Лаут" w:date="2021-03-03T11:03:00Z"/>
              </w:rPr>
            </w:pPr>
            <w:ins w:id="4035" w:author="Владимир Лаут" w:date="2021-03-03T11:03:00Z">
              <w:r w:rsidRPr="008B263D">
                <w:t>ЗМН</w:t>
              </w:r>
            </w:ins>
          </w:p>
        </w:tc>
      </w:tr>
      <w:tr w:rsidR="008B263D" w:rsidRPr="008B263D" w14:paraId="46465D2D" w14:textId="77777777" w:rsidTr="008B263D">
        <w:trPr>
          <w:cantSplit/>
          <w:jc w:val="center"/>
          <w:ins w:id="403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DC6CC3D" w14:textId="77777777" w:rsidR="008B263D" w:rsidRPr="008B263D" w:rsidRDefault="008B263D" w:rsidP="008B263D">
            <w:pPr>
              <w:rPr>
                <w:ins w:id="4037" w:author="Владимир Лаут" w:date="2021-03-03T11:03:00Z"/>
              </w:rPr>
            </w:pPr>
            <w:ins w:id="4038" w:author="Владимир Лаут" w:date="2021-03-03T11:03:00Z">
              <w:r w:rsidRPr="008B263D">
                <w:t>ЗТ</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E9613EF" w14:textId="77777777" w:rsidR="008B263D" w:rsidRPr="008B263D" w:rsidRDefault="008B263D" w:rsidP="008B263D">
            <w:pPr>
              <w:jc w:val="left"/>
              <w:rPr>
                <w:ins w:id="4039" w:author="Владимир Лаут" w:date="2021-03-03T11:03:00Z"/>
              </w:rPr>
            </w:pPr>
            <w:ins w:id="4040" w:author="Владимир Лаут" w:date="2021-03-03T11:03:00Z">
              <w:r w:rsidRPr="008B263D">
                <w:t>Замена трансмиссии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E876E26" w14:textId="77777777" w:rsidR="008B263D" w:rsidRPr="008B263D" w:rsidRDefault="008B263D" w:rsidP="008B263D">
            <w:pPr>
              <w:jc w:val="left"/>
              <w:rPr>
                <w:ins w:id="4041" w:author="Владимир Лаут" w:date="2021-03-03T11:03:00Z"/>
              </w:rPr>
            </w:pPr>
            <w:ins w:id="4042" w:author="Владимир Лаут" w:date="2021-03-03T11:03:00Z">
              <w:r w:rsidRPr="008B263D">
                <w:t>ЗТ</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C9975BC" w14:textId="77777777" w:rsidR="008B263D" w:rsidRPr="008B263D" w:rsidRDefault="008B263D" w:rsidP="008B263D">
            <w:pPr>
              <w:jc w:val="left"/>
              <w:rPr>
                <w:ins w:id="4043" w:author="Владимир Лаут" w:date="2021-03-03T11:03:00Z"/>
              </w:rPr>
            </w:pPr>
            <w:ins w:id="4044" w:author="Владимир Лаут" w:date="2021-03-03T11:03:00Z">
              <w:r w:rsidRPr="008B263D">
                <w:t>ЗМН</w:t>
              </w:r>
            </w:ins>
          </w:p>
        </w:tc>
      </w:tr>
      <w:tr w:rsidR="008B263D" w:rsidRPr="008B263D" w14:paraId="14FC68CE" w14:textId="77777777" w:rsidTr="008B263D">
        <w:trPr>
          <w:cantSplit/>
          <w:jc w:val="center"/>
          <w:ins w:id="404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47163D0" w14:textId="77777777" w:rsidR="008B263D" w:rsidRPr="008B263D" w:rsidRDefault="008B263D" w:rsidP="008B263D">
            <w:pPr>
              <w:rPr>
                <w:ins w:id="4046" w:author="Владимир Лаут" w:date="2021-03-03T11:03:00Z"/>
              </w:rPr>
            </w:pPr>
            <w:ins w:id="4047" w:author="Владимир Лаут" w:date="2021-03-03T11:03:00Z">
              <w:r w:rsidRPr="008B263D">
                <w:t>ЗУ</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D0EDB95" w14:textId="77777777" w:rsidR="008B263D" w:rsidRPr="008B263D" w:rsidRDefault="008B263D" w:rsidP="008B263D">
            <w:pPr>
              <w:jc w:val="left"/>
              <w:rPr>
                <w:ins w:id="4048" w:author="Владимир Лаут" w:date="2021-03-03T11:03:00Z"/>
              </w:rPr>
            </w:pPr>
            <w:ins w:id="4049" w:author="Владимир Лаут" w:date="2021-03-03T11:03:00Z">
              <w:r w:rsidRPr="008B263D">
                <w:t>Замена футеровка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E0AC5BD" w14:textId="77777777" w:rsidR="008B263D" w:rsidRPr="008B263D" w:rsidRDefault="008B263D" w:rsidP="008B263D">
            <w:pPr>
              <w:jc w:val="left"/>
              <w:rPr>
                <w:ins w:id="4050" w:author="Владимир Лаут" w:date="2021-03-03T11:03:00Z"/>
              </w:rPr>
            </w:pPr>
            <w:ins w:id="4051" w:author="Владимир Лаут" w:date="2021-03-03T11:03:00Z">
              <w:r w:rsidRPr="008B263D">
                <w:t>ЗУ</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E5098A3" w14:textId="77777777" w:rsidR="008B263D" w:rsidRPr="008B263D" w:rsidRDefault="008B263D" w:rsidP="008B263D">
            <w:pPr>
              <w:jc w:val="left"/>
              <w:rPr>
                <w:ins w:id="4052" w:author="Владимир Лаут" w:date="2021-03-03T11:03:00Z"/>
              </w:rPr>
            </w:pPr>
            <w:ins w:id="4053" w:author="Владимир Лаут" w:date="2021-03-03T11:03:00Z">
              <w:r w:rsidRPr="008B263D">
                <w:t>ЗМН</w:t>
              </w:r>
            </w:ins>
          </w:p>
        </w:tc>
      </w:tr>
      <w:tr w:rsidR="008B263D" w:rsidRPr="008B263D" w14:paraId="234C3DC1" w14:textId="77777777" w:rsidTr="008B263D">
        <w:trPr>
          <w:cantSplit/>
          <w:jc w:val="center"/>
          <w:ins w:id="405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24D542B" w14:textId="77777777" w:rsidR="008B263D" w:rsidRPr="008B263D" w:rsidRDefault="008B263D" w:rsidP="008B263D">
            <w:pPr>
              <w:rPr>
                <w:ins w:id="4055" w:author="Владимир Лаут" w:date="2021-03-03T11:03:00Z"/>
              </w:rPr>
            </w:pPr>
            <w:ins w:id="4056" w:author="Владимир Лаут" w:date="2021-03-03T11:03:00Z">
              <w:r w:rsidRPr="008B263D">
                <w:t>ЗФ</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BA2CB56" w14:textId="77777777" w:rsidR="008B263D" w:rsidRPr="008B263D" w:rsidRDefault="008B263D" w:rsidP="008B263D">
            <w:pPr>
              <w:jc w:val="left"/>
              <w:rPr>
                <w:ins w:id="4057" w:author="Владимир Лаут" w:date="2021-03-03T11:03:00Z"/>
              </w:rPr>
            </w:pPr>
            <w:ins w:id="4058" w:author="Владимир Лаут" w:date="2021-03-03T11:03:00Z">
              <w:r w:rsidRPr="008B263D">
                <w:t>Замена дифференциала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F5F9AA8" w14:textId="77777777" w:rsidR="008B263D" w:rsidRPr="008B263D" w:rsidRDefault="008B263D" w:rsidP="008B263D">
            <w:pPr>
              <w:jc w:val="left"/>
              <w:rPr>
                <w:ins w:id="4059" w:author="Владимир Лаут" w:date="2021-03-03T11:03:00Z"/>
              </w:rPr>
            </w:pPr>
            <w:ins w:id="4060" w:author="Владимир Лаут" w:date="2021-03-03T11:03:00Z">
              <w:r w:rsidRPr="008B263D">
                <w:t>ЗФ</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1BCCE89" w14:textId="77777777" w:rsidR="008B263D" w:rsidRPr="008B263D" w:rsidRDefault="008B263D" w:rsidP="008B263D">
            <w:pPr>
              <w:jc w:val="left"/>
              <w:rPr>
                <w:ins w:id="4061" w:author="Владимир Лаут" w:date="2021-03-03T11:03:00Z"/>
              </w:rPr>
            </w:pPr>
            <w:ins w:id="4062" w:author="Владимир Лаут" w:date="2021-03-03T11:03:00Z">
              <w:r w:rsidRPr="008B263D">
                <w:t>ЗМН</w:t>
              </w:r>
            </w:ins>
          </w:p>
        </w:tc>
      </w:tr>
      <w:tr w:rsidR="008B263D" w:rsidRPr="008B263D" w14:paraId="1C8B6EC2" w14:textId="77777777" w:rsidTr="008B263D">
        <w:trPr>
          <w:cantSplit/>
          <w:jc w:val="center"/>
          <w:ins w:id="406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EE9E2BD" w14:textId="77777777" w:rsidR="008B263D" w:rsidRPr="008B263D" w:rsidRDefault="008B263D" w:rsidP="008B263D">
            <w:pPr>
              <w:rPr>
                <w:ins w:id="4064" w:author="Владимир Лаут" w:date="2021-03-03T11:03:00Z"/>
              </w:rPr>
            </w:pPr>
            <w:ins w:id="4065" w:author="Владимир Лаут" w:date="2021-03-03T11:03:00Z">
              <w:r w:rsidRPr="008B263D">
                <w:t>ЗЭ</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DAC4D65" w14:textId="77777777" w:rsidR="008B263D" w:rsidRPr="008B263D" w:rsidRDefault="008B263D" w:rsidP="008B263D">
            <w:pPr>
              <w:jc w:val="left"/>
              <w:rPr>
                <w:ins w:id="4066" w:author="Владимир Лаут" w:date="2021-03-03T11:03:00Z"/>
              </w:rPr>
            </w:pPr>
            <w:ins w:id="4067" w:author="Владимир Лаут" w:date="2021-03-03T11:03:00Z">
              <w:r w:rsidRPr="008B263D">
                <w:t>Замена электродвигателя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621E246" w14:textId="77777777" w:rsidR="008B263D" w:rsidRPr="008B263D" w:rsidRDefault="008B263D" w:rsidP="008B263D">
            <w:pPr>
              <w:jc w:val="left"/>
              <w:rPr>
                <w:ins w:id="4068" w:author="Владимир Лаут" w:date="2021-03-03T11:03:00Z"/>
              </w:rPr>
            </w:pPr>
            <w:ins w:id="4069" w:author="Владимир Лаут" w:date="2021-03-03T11:03:00Z">
              <w:r w:rsidRPr="008B263D">
                <w:t>ЗЭ</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CF27551" w14:textId="77777777" w:rsidR="008B263D" w:rsidRPr="008B263D" w:rsidRDefault="008B263D" w:rsidP="008B263D">
            <w:pPr>
              <w:jc w:val="left"/>
              <w:rPr>
                <w:ins w:id="4070" w:author="Владимир Лаут" w:date="2021-03-03T11:03:00Z"/>
              </w:rPr>
            </w:pPr>
            <w:ins w:id="4071" w:author="Владимир Лаут" w:date="2021-03-03T11:03:00Z">
              <w:r w:rsidRPr="008B263D">
                <w:t>ЗМН</w:t>
              </w:r>
            </w:ins>
          </w:p>
        </w:tc>
      </w:tr>
      <w:tr w:rsidR="008B263D" w:rsidRPr="008B263D" w14:paraId="46C1B053" w14:textId="77777777" w:rsidTr="008B263D">
        <w:trPr>
          <w:cantSplit/>
          <w:jc w:val="center"/>
          <w:ins w:id="407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C24C326" w14:textId="77777777" w:rsidR="008B263D" w:rsidRPr="008B263D" w:rsidRDefault="008B263D" w:rsidP="008B263D">
            <w:pPr>
              <w:rPr>
                <w:ins w:id="4073" w:author="Владимир Лаут" w:date="2021-03-03T11:03:00Z"/>
              </w:rPr>
            </w:pPr>
            <w:ins w:id="4074" w:author="Владимир Лаут" w:date="2021-03-03T11:03:00Z">
              <w:r w:rsidRPr="008B263D">
                <w:t>К1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95F44E6" w14:textId="77777777" w:rsidR="008B263D" w:rsidRPr="008B263D" w:rsidRDefault="008B263D" w:rsidP="008B263D">
            <w:pPr>
              <w:jc w:val="left"/>
              <w:rPr>
                <w:ins w:id="4075" w:author="Владимир Лаут" w:date="2021-03-03T11:03:00Z"/>
              </w:rPr>
            </w:pPr>
            <w:ins w:id="4076" w:author="Владимир Лаут" w:date="2021-03-03T11:03:00Z">
              <w:r w:rsidRPr="008B263D">
                <w:t>Капитальный ремонт 1</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6E2F8F4" w14:textId="77777777" w:rsidR="008B263D" w:rsidRPr="008B263D" w:rsidRDefault="008B263D" w:rsidP="008B263D">
            <w:pPr>
              <w:jc w:val="left"/>
              <w:rPr>
                <w:ins w:id="4077" w:author="Владимир Лаут" w:date="2021-03-03T11:03:00Z"/>
              </w:rPr>
            </w:pPr>
            <w:ins w:id="4078" w:author="Владимир Лаут" w:date="2021-03-03T11:03:00Z">
              <w:r w:rsidRPr="008B263D">
                <w:t>К1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C759AD4" w14:textId="77777777" w:rsidR="008B263D" w:rsidRPr="008B263D" w:rsidRDefault="008B263D" w:rsidP="008B263D">
            <w:pPr>
              <w:jc w:val="left"/>
              <w:rPr>
                <w:ins w:id="4079" w:author="Владимир Лаут" w:date="2021-03-03T11:03:00Z"/>
              </w:rPr>
            </w:pPr>
            <w:ins w:id="4080" w:author="Владимир Лаут" w:date="2021-03-03T11:03:00Z">
              <w:r w:rsidRPr="008B263D">
                <w:t>КР1</w:t>
              </w:r>
            </w:ins>
          </w:p>
        </w:tc>
      </w:tr>
      <w:tr w:rsidR="008B263D" w:rsidRPr="008B263D" w14:paraId="63307FD3" w14:textId="77777777" w:rsidTr="008B263D">
        <w:trPr>
          <w:cantSplit/>
          <w:jc w:val="center"/>
          <w:ins w:id="408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F963CFE" w14:textId="77777777" w:rsidR="008B263D" w:rsidRPr="008B263D" w:rsidRDefault="008B263D" w:rsidP="008B263D">
            <w:pPr>
              <w:rPr>
                <w:ins w:id="4082" w:author="Владимир Лаут" w:date="2021-03-03T11:03:00Z"/>
              </w:rPr>
            </w:pPr>
            <w:ins w:id="4083" w:author="Владимир Лаут" w:date="2021-03-03T11:03:00Z">
              <w:r w:rsidRPr="008B263D">
                <w:t>К2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1AE91C7" w14:textId="77777777" w:rsidR="008B263D" w:rsidRPr="008B263D" w:rsidRDefault="008B263D" w:rsidP="008B263D">
            <w:pPr>
              <w:jc w:val="left"/>
              <w:rPr>
                <w:ins w:id="4084" w:author="Владимир Лаут" w:date="2021-03-03T11:03:00Z"/>
              </w:rPr>
            </w:pPr>
            <w:ins w:id="4085" w:author="Владимир Лаут" w:date="2021-03-03T11:03:00Z">
              <w:r w:rsidRPr="008B263D">
                <w:t>Капитальный ремонт 2</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11B26ED" w14:textId="77777777" w:rsidR="008B263D" w:rsidRPr="008B263D" w:rsidRDefault="008B263D" w:rsidP="008B263D">
            <w:pPr>
              <w:jc w:val="left"/>
              <w:rPr>
                <w:ins w:id="4086" w:author="Владимир Лаут" w:date="2021-03-03T11:03:00Z"/>
              </w:rPr>
            </w:pPr>
            <w:ins w:id="4087" w:author="Владимир Лаут" w:date="2021-03-03T11:03:00Z">
              <w:r w:rsidRPr="008B263D">
                <w:t>К2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9B155AC" w14:textId="77777777" w:rsidR="008B263D" w:rsidRPr="008B263D" w:rsidRDefault="008B263D" w:rsidP="008B263D">
            <w:pPr>
              <w:jc w:val="left"/>
              <w:rPr>
                <w:ins w:id="4088" w:author="Владимир Лаут" w:date="2021-03-03T11:03:00Z"/>
              </w:rPr>
            </w:pPr>
            <w:ins w:id="4089" w:author="Владимир Лаут" w:date="2021-03-03T11:03:00Z">
              <w:r w:rsidRPr="008B263D">
                <w:t>КР2</w:t>
              </w:r>
            </w:ins>
          </w:p>
        </w:tc>
      </w:tr>
      <w:tr w:rsidR="008B263D" w:rsidRPr="008B263D" w14:paraId="21A968B8" w14:textId="77777777" w:rsidTr="008B263D">
        <w:trPr>
          <w:cantSplit/>
          <w:jc w:val="center"/>
          <w:ins w:id="409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6A4A169" w14:textId="77777777" w:rsidR="008B263D" w:rsidRPr="008B263D" w:rsidRDefault="008B263D" w:rsidP="008B263D">
            <w:pPr>
              <w:rPr>
                <w:ins w:id="4091" w:author="Владимир Лаут" w:date="2021-03-03T11:03:00Z"/>
              </w:rPr>
            </w:pPr>
            <w:ins w:id="4092" w:author="Владимир Лаут" w:date="2021-03-03T11:03:00Z">
              <w:r w:rsidRPr="008B263D">
                <w:t>К3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4D1183C" w14:textId="77777777" w:rsidR="008B263D" w:rsidRPr="008B263D" w:rsidRDefault="008B263D" w:rsidP="008B263D">
            <w:pPr>
              <w:jc w:val="left"/>
              <w:rPr>
                <w:ins w:id="4093" w:author="Владимир Лаут" w:date="2021-03-03T11:03:00Z"/>
              </w:rPr>
            </w:pPr>
            <w:ins w:id="4094" w:author="Владимир Лаут" w:date="2021-03-03T11:03:00Z">
              <w:r w:rsidRPr="008B263D">
                <w:t>Капитальный ремонт 3</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49B562A" w14:textId="77777777" w:rsidR="008B263D" w:rsidRPr="008B263D" w:rsidRDefault="008B263D" w:rsidP="008B263D">
            <w:pPr>
              <w:jc w:val="left"/>
              <w:rPr>
                <w:ins w:id="4095" w:author="Владимир Лаут" w:date="2021-03-03T11:03:00Z"/>
              </w:rPr>
            </w:pPr>
            <w:ins w:id="4096" w:author="Владимир Лаут" w:date="2021-03-03T11:03:00Z">
              <w:r w:rsidRPr="008B263D">
                <w:t>К3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6457515" w14:textId="77777777" w:rsidR="008B263D" w:rsidRPr="008B263D" w:rsidRDefault="008B263D" w:rsidP="008B263D">
            <w:pPr>
              <w:jc w:val="left"/>
              <w:rPr>
                <w:ins w:id="4097" w:author="Владимир Лаут" w:date="2021-03-03T11:03:00Z"/>
              </w:rPr>
            </w:pPr>
            <w:ins w:id="4098" w:author="Владимир Лаут" w:date="2021-03-03T11:03:00Z">
              <w:r w:rsidRPr="008B263D">
                <w:t>КР3</w:t>
              </w:r>
            </w:ins>
          </w:p>
        </w:tc>
      </w:tr>
      <w:tr w:rsidR="008B263D" w:rsidRPr="008B263D" w14:paraId="248F2AC2" w14:textId="77777777" w:rsidTr="008B263D">
        <w:trPr>
          <w:cantSplit/>
          <w:jc w:val="center"/>
          <w:ins w:id="409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B231642" w14:textId="77777777" w:rsidR="008B263D" w:rsidRPr="008B263D" w:rsidRDefault="008B263D" w:rsidP="008B263D">
            <w:pPr>
              <w:rPr>
                <w:ins w:id="4100" w:author="Владимир Лаут" w:date="2021-03-03T11:03:00Z"/>
              </w:rPr>
            </w:pPr>
            <w:ins w:id="4101" w:author="Владимир Лаут" w:date="2021-03-03T11:03:00Z">
              <w:r w:rsidRPr="008B263D">
                <w:t>КВ</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C19E3C1" w14:textId="77777777" w:rsidR="008B263D" w:rsidRPr="008B263D" w:rsidRDefault="008B263D" w:rsidP="008B263D">
            <w:pPr>
              <w:jc w:val="left"/>
              <w:rPr>
                <w:ins w:id="4102" w:author="Владимир Лаут" w:date="2021-03-03T11:03:00Z"/>
              </w:rPr>
            </w:pPr>
            <w:ins w:id="4103" w:author="Владимир Лаут" w:date="2021-03-03T11:03:00Z">
              <w:r w:rsidRPr="008B263D">
                <w:t xml:space="preserve">КР </w:t>
              </w:r>
              <w:proofErr w:type="spellStart"/>
              <w:r w:rsidRPr="008B263D">
                <w:t>вращателя</w:t>
              </w:r>
              <w:proofErr w:type="spell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8432DAA" w14:textId="77777777" w:rsidR="008B263D" w:rsidRPr="008B263D" w:rsidRDefault="008B263D" w:rsidP="008B263D">
            <w:pPr>
              <w:jc w:val="left"/>
              <w:rPr>
                <w:ins w:id="4104" w:author="Владимир Лаут" w:date="2021-03-03T11:03:00Z"/>
              </w:rPr>
            </w:pPr>
            <w:ins w:id="4105" w:author="Владимир Лаут" w:date="2021-03-03T11:03:00Z">
              <w:r w:rsidRPr="008B263D">
                <w:t>КВ</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43BC8B2" w14:textId="77777777" w:rsidR="008B263D" w:rsidRPr="008B263D" w:rsidRDefault="008B263D" w:rsidP="008B263D">
            <w:pPr>
              <w:jc w:val="left"/>
              <w:rPr>
                <w:ins w:id="4106" w:author="Владимир Лаут" w:date="2021-03-03T11:03:00Z"/>
              </w:rPr>
            </w:pPr>
            <w:ins w:id="4107" w:author="Владимир Лаут" w:date="2021-03-03T11:03:00Z">
              <w:r w:rsidRPr="008B263D">
                <w:t>КР</w:t>
              </w:r>
            </w:ins>
          </w:p>
        </w:tc>
      </w:tr>
      <w:tr w:rsidR="008B263D" w:rsidRPr="008B263D" w14:paraId="14CB6CDA" w14:textId="77777777" w:rsidTr="008B263D">
        <w:trPr>
          <w:cantSplit/>
          <w:jc w:val="center"/>
          <w:ins w:id="410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3682301" w14:textId="77777777" w:rsidR="008B263D" w:rsidRPr="008B263D" w:rsidRDefault="008B263D" w:rsidP="008B263D">
            <w:pPr>
              <w:rPr>
                <w:ins w:id="4109" w:author="Владимир Лаут" w:date="2021-03-03T11:03:00Z"/>
              </w:rPr>
            </w:pPr>
            <w:ins w:id="4110" w:author="Владимир Лаут" w:date="2021-03-03T11:03:00Z">
              <w:r w:rsidRPr="008B263D">
                <w:t>КО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D139EA0" w14:textId="77777777" w:rsidR="008B263D" w:rsidRPr="008B263D" w:rsidRDefault="008B263D" w:rsidP="008B263D">
            <w:pPr>
              <w:jc w:val="left"/>
              <w:rPr>
                <w:ins w:id="4111" w:author="Владимир Лаут" w:date="2021-03-03T11:03:00Z"/>
              </w:rPr>
            </w:pPr>
            <w:ins w:id="4112" w:author="Владимир Лаут" w:date="2021-03-03T11:03:00Z">
              <w:r w:rsidRPr="008B263D">
                <w:t>КР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4B941FC" w14:textId="77777777" w:rsidR="008B263D" w:rsidRPr="008B263D" w:rsidRDefault="008B263D" w:rsidP="008B263D">
            <w:pPr>
              <w:jc w:val="left"/>
              <w:rPr>
                <w:ins w:id="4113" w:author="Владимир Лаут" w:date="2021-03-03T11:03:00Z"/>
              </w:rPr>
            </w:pPr>
            <w:ins w:id="4114" w:author="Владимир Лаут" w:date="2021-03-03T11:03:00Z">
              <w:r w:rsidRPr="008B263D">
                <w:t>КО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2251CB6" w14:textId="77777777" w:rsidR="008B263D" w:rsidRPr="008B263D" w:rsidRDefault="008B263D" w:rsidP="008B263D">
            <w:pPr>
              <w:jc w:val="left"/>
              <w:rPr>
                <w:ins w:id="4115" w:author="Владимир Лаут" w:date="2021-03-03T11:03:00Z"/>
              </w:rPr>
            </w:pPr>
            <w:ins w:id="4116" w:author="Владимир Лаут" w:date="2021-03-03T11:03:00Z">
              <w:r w:rsidRPr="008B263D">
                <w:t>КР</w:t>
              </w:r>
            </w:ins>
          </w:p>
        </w:tc>
      </w:tr>
      <w:tr w:rsidR="008B263D" w:rsidRPr="008B263D" w14:paraId="737D9D7C" w14:textId="77777777" w:rsidTr="008B263D">
        <w:trPr>
          <w:cantSplit/>
          <w:jc w:val="center"/>
          <w:ins w:id="411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B1BAF0D" w14:textId="77777777" w:rsidR="008B263D" w:rsidRPr="008B263D" w:rsidRDefault="008B263D" w:rsidP="008B263D">
            <w:pPr>
              <w:rPr>
                <w:ins w:id="4118" w:author="Владимир Лаут" w:date="2021-03-03T11:03:00Z"/>
              </w:rPr>
            </w:pPr>
            <w:ins w:id="4119" w:author="Владимир Лаут" w:date="2021-03-03T11:03:00Z">
              <w:r w:rsidRPr="008B263D">
                <w:t>КП</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01766FB" w14:textId="77777777" w:rsidR="008B263D" w:rsidRPr="008B263D" w:rsidRDefault="008B263D" w:rsidP="008B263D">
            <w:pPr>
              <w:jc w:val="left"/>
              <w:rPr>
                <w:ins w:id="4120" w:author="Владимир Лаут" w:date="2021-03-03T11:03:00Z"/>
              </w:rPr>
            </w:pPr>
            <w:ins w:id="4121" w:author="Владимир Лаут" w:date="2021-03-03T11:03:00Z">
              <w:r w:rsidRPr="008B263D">
                <w:t xml:space="preserve">КР редуктора </w:t>
              </w:r>
              <w:proofErr w:type="spellStart"/>
              <w:proofErr w:type="gramStart"/>
              <w:r w:rsidRPr="008B263D">
                <w:t>поворот.платформы</w:t>
              </w:r>
              <w:proofErr w:type="spellEnd"/>
              <w:proofErr w:type="gram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CD67C2F" w14:textId="77777777" w:rsidR="008B263D" w:rsidRPr="008B263D" w:rsidRDefault="008B263D" w:rsidP="008B263D">
            <w:pPr>
              <w:jc w:val="left"/>
              <w:rPr>
                <w:ins w:id="4122" w:author="Владимир Лаут" w:date="2021-03-03T11:03:00Z"/>
              </w:rPr>
            </w:pPr>
            <w:ins w:id="4123" w:author="Владимир Лаут" w:date="2021-03-03T11:03:00Z">
              <w:r w:rsidRPr="008B263D">
                <w:t>КП</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B66D81D" w14:textId="77777777" w:rsidR="008B263D" w:rsidRPr="008B263D" w:rsidRDefault="008B263D" w:rsidP="008B263D">
            <w:pPr>
              <w:jc w:val="left"/>
              <w:rPr>
                <w:ins w:id="4124" w:author="Владимир Лаут" w:date="2021-03-03T11:03:00Z"/>
              </w:rPr>
            </w:pPr>
            <w:ins w:id="4125" w:author="Владимир Лаут" w:date="2021-03-03T11:03:00Z">
              <w:r w:rsidRPr="008B263D">
                <w:t>КР</w:t>
              </w:r>
            </w:ins>
          </w:p>
        </w:tc>
      </w:tr>
      <w:tr w:rsidR="008B263D" w:rsidRPr="008B263D" w14:paraId="20F4DC74" w14:textId="77777777" w:rsidTr="008B263D">
        <w:trPr>
          <w:cantSplit/>
          <w:jc w:val="center"/>
          <w:ins w:id="412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50F8CCB" w14:textId="77777777" w:rsidR="008B263D" w:rsidRPr="008B263D" w:rsidRDefault="008B263D" w:rsidP="008B263D">
            <w:pPr>
              <w:rPr>
                <w:ins w:id="4127" w:author="Владимир Лаут" w:date="2021-03-03T11:03:00Z"/>
              </w:rPr>
            </w:pPr>
            <w:ins w:id="4128" w:author="Владимир Лаут" w:date="2021-03-03T11:03:00Z">
              <w:r w:rsidRPr="008B263D">
                <w:t>КР</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0990D35" w14:textId="77777777" w:rsidR="008B263D" w:rsidRPr="008B263D" w:rsidRDefault="008B263D" w:rsidP="008B263D">
            <w:pPr>
              <w:jc w:val="left"/>
              <w:rPr>
                <w:ins w:id="4129" w:author="Владимир Лаут" w:date="2021-03-03T11:03:00Z"/>
              </w:rPr>
            </w:pPr>
            <w:ins w:id="4130" w:author="Владимир Лаут" w:date="2021-03-03T11:03:00Z">
              <w:r w:rsidRPr="008B263D">
                <w:t>Капитальный ремонт</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A9C6C56" w14:textId="77777777" w:rsidR="008B263D" w:rsidRPr="008B263D" w:rsidRDefault="008B263D" w:rsidP="008B263D">
            <w:pPr>
              <w:jc w:val="left"/>
              <w:rPr>
                <w:ins w:id="4131" w:author="Владимир Лаут" w:date="2021-03-03T11:03:00Z"/>
              </w:rPr>
            </w:pPr>
            <w:ins w:id="4132" w:author="Владимир Лаут" w:date="2021-03-03T11:03:00Z">
              <w:r w:rsidRPr="008B263D">
                <w:t>КР</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DF52763" w14:textId="77777777" w:rsidR="008B263D" w:rsidRPr="008B263D" w:rsidRDefault="008B263D" w:rsidP="008B263D">
            <w:pPr>
              <w:jc w:val="left"/>
              <w:rPr>
                <w:ins w:id="4133" w:author="Владимир Лаут" w:date="2021-03-03T11:03:00Z"/>
              </w:rPr>
            </w:pPr>
            <w:ins w:id="4134" w:author="Владимир Лаут" w:date="2021-03-03T11:03:00Z">
              <w:r w:rsidRPr="008B263D">
                <w:t>КР</w:t>
              </w:r>
            </w:ins>
          </w:p>
        </w:tc>
      </w:tr>
      <w:tr w:rsidR="008B263D" w:rsidRPr="008B263D" w14:paraId="5DCDF78C" w14:textId="77777777" w:rsidTr="008B263D">
        <w:trPr>
          <w:cantSplit/>
          <w:jc w:val="center"/>
          <w:ins w:id="413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CBA1FA9" w14:textId="77777777" w:rsidR="008B263D" w:rsidRPr="008B263D" w:rsidRDefault="008B263D" w:rsidP="008B263D">
            <w:pPr>
              <w:rPr>
                <w:ins w:id="4136" w:author="Владимир Лаут" w:date="2021-03-03T11:03:00Z"/>
              </w:rPr>
            </w:pPr>
            <w:ins w:id="4137" w:author="Владимир Лаут" w:date="2021-03-03T11:03:00Z">
              <w:r w:rsidRPr="008B263D">
                <w:t>КТ</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B5D8836" w14:textId="77777777" w:rsidR="008B263D" w:rsidRPr="008B263D" w:rsidRDefault="008B263D" w:rsidP="008B263D">
            <w:pPr>
              <w:jc w:val="left"/>
              <w:rPr>
                <w:ins w:id="4138" w:author="Владимир Лаут" w:date="2021-03-03T11:03:00Z"/>
              </w:rPr>
            </w:pPr>
            <w:ins w:id="4139" w:author="Владимир Лаут" w:date="2021-03-03T11:03:00Z">
              <w:r w:rsidRPr="008B263D">
                <w:t>Квартальное ТО</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0E3F562A" w14:textId="77777777" w:rsidR="008B263D" w:rsidRPr="008B263D" w:rsidRDefault="008B263D" w:rsidP="008B263D">
            <w:pPr>
              <w:jc w:val="left"/>
              <w:rPr>
                <w:ins w:id="4140" w:author="Владимир Лаут" w:date="2021-03-03T11:03:00Z"/>
              </w:rPr>
            </w:pPr>
            <w:ins w:id="4141" w:author="Владимир Лаут" w:date="2021-03-03T11:03:00Z">
              <w:r w:rsidRPr="008B263D">
                <w:t>КТ</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ED934DE" w14:textId="77777777" w:rsidR="008B263D" w:rsidRPr="008B263D" w:rsidRDefault="008B263D" w:rsidP="008B263D">
            <w:pPr>
              <w:jc w:val="left"/>
              <w:rPr>
                <w:ins w:id="4142" w:author="Владимир Лаут" w:date="2021-03-03T11:03:00Z"/>
              </w:rPr>
            </w:pPr>
            <w:ins w:id="4143" w:author="Владимир Лаут" w:date="2021-03-03T11:03:00Z">
              <w:r w:rsidRPr="008B263D">
                <w:t>КТ</w:t>
              </w:r>
            </w:ins>
          </w:p>
        </w:tc>
      </w:tr>
      <w:tr w:rsidR="008B263D" w:rsidRPr="008B263D" w14:paraId="2291A621" w14:textId="77777777" w:rsidTr="008B263D">
        <w:trPr>
          <w:cantSplit/>
          <w:jc w:val="center"/>
          <w:ins w:id="414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19E99F7" w14:textId="77777777" w:rsidR="008B263D" w:rsidRPr="008B263D" w:rsidRDefault="008B263D" w:rsidP="008B263D">
            <w:pPr>
              <w:rPr>
                <w:ins w:id="4145" w:author="Владимир Лаут" w:date="2021-03-03T11:03:00Z"/>
              </w:rPr>
            </w:pPr>
            <w:ins w:id="4146" w:author="Владимир Лаут" w:date="2021-03-03T11:03:00Z">
              <w:r w:rsidRPr="008B263D">
                <w:t>КЭ</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C8565FA" w14:textId="77777777" w:rsidR="008B263D" w:rsidRPr="008B263D" w:rsidRDefault="008B263D" w:rsidP="008B263D">
            <w:pPr>
              <w:jc w:val="left"/>
              <w:rPr>
                <w:ins w:id="4147" w:author="Владимир Лаут" w:date="2021-03-03T11:03:00Z"/>
              </w:rPr>
            </w:pPr>
            <w:ins w:id="4148" w:author="Владимир Лаут" w:date="2021-03-03T11:03:00Z">
              <w:r w:rsidRPr="008B263D">
                <w:t>КР электродвигателя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4A63271" w14:textId="77777777" w:rsidR="008B263D" w:rsidRPr="008B263D" w:rsidRDefault="008B263D" w:rsidP="008B263D">
            <w:pPr>
              <w:jc w:val="left"/>
              <w:rPr>
                <w:ins w:id="4149" w:author="Владимир Лаут" w:date="2021-03-03T11:03:00Z"/>
              </w:rPr>
            </w:pPr>
            <w:ins w:id="4150" w:author="Владимир Лаут" w:date="2021-03-03T11:03:00Z">
              <w:r w:rsidRPr="008B263D">
                <w:t>КЭ</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6E9CE07" w14:textId="77777777" w:rsidR="008B263D" w:rsidRPr="008B263D" w:rsidRDefault="008B263D" w:rsidP="008B263D">
            <w:pPr>
              <w:jc w:val="left"/>
              <w:rPr>
                <w:ins w:id="4151" w:author="Владимир Лаут" w:date="2021-03-03T11:03:00Z"/>
              </w:rPr>
            </w:pPr>
            <w:ins w:id="4152" w:author="Владимир Лаут" w:date="2021-03-03T11:03:00Z">
              <w:r w:rsidRPr="008B263D">
                <w:t>КР</w:t>
              </w:r>
            </w:ins>
          </w:p>
        </w:tc>
      </w:tr>
      <w:tr w:rsidR="008B263D" w:rsidRPr="008B263D" w14:paraId="5297B484" w14:textId="77777777" w:rsidTr="008B263D">
        <w:trPr>
          <w:cantSplit/>
          <w:jc w:val="center"/>
          <w:ins w:id="415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89F13AF" w14:textId="77777777" w:rsidR="008B263D" w:rsidRPr="008B263D" w:rsidRDefault="008B263D" w:rsidP="008B263D">
            <w:pPr>
              <w:rPr>
                <w:ins w:id="4154" w:author="Владимир Лаут" w:date="2021-03-03T11:03:00Z"/>
              </w:rPr>
            </w:pPr>
            <w:ins w:id="4155" w:author="Владимир Лаут" w:date="2021-03-03T11:03:00Z">
              <w:r w:rsidRPr="008B263D">
                <w:t>МЗ</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9C2F64B" w14:textId="77777777" w:rsidR="008B263D" w:rsidRPr="008B263D" w:rsidRDefault="008B263D" w:rsidP="008B263D">
            <w:pPr>
              <w:jc w:val="left"/>
              <w:rPr>
                <w:ins w:id="4156" w:author="Владимир Лаут" w:date="2021-03-03T11:03:00Z"/>
              </w:rPr>
            </w:pPr>
            <w:ins w:id="4157" w:author="Владимир Лаут" w:date="2021-03-03T11:03:00Z">
              <w:r w:rsidRPr="008B263D">
                <w:t>Замена мотор-колеса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76F6D4A" w14:textId="77777777" w:rsidR="008B263D" w:rsidRPr="008B263D" w:rsidRDefault="008B263D" w:rsidP="008B263D">
            <w:pPr>
              <w:jc w:val="left"/>
              <w:rPr>
                <w:ins w:id="4158" w:author="Владимир Лаут" w:date="2021-03-03T11:03:00Z"/>
              </w:rPr>
            </w:pPr>
            <w:ins w:id="4159" w:author="Владимир Лаут" w:date="2021-03-03T11:03:00Z">
              <w:r w:rsidRPr="008B263D">
                <w:t>МЗ</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8C0AC1D" w14:textId="77777777" w:rsidR="008B263D" w:rsidRPr="008B263D" w:rsidRDefault="008B263D" w:rsidP="008B263D">
            <w:pPr>
              <w:jc w:val="left"/>
              <w:rPr>
                <w:ins w:id="4160" w:author="Владимир Лаут" w:date="2021-03-03T11:03:00Z"/>
              </w:rPr>
            </w:pPr>
            <w:ins w:id="4161" w:author="Владимир Лаут" w:date="2021-03-03T11:03:00Z">
              <w:r w:rsidRPr="008B263D">
                <w:t>ЗМН</w:t>
              </w:r>
            </w:ins>
          </w:p>
        </w:tc>
      </w:tr>
      <w:tr w:rsidR="008B263D" w:rsidRPr="008B263D" w14:paraId="4DDE11F3" w14:textId="77777777" w:rsidTr="008B263D">
        <w:trPr>
          <w:cantSplit/>
          <w:jc w:val="center"/>
          <w:ins w:id="416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0F51FF2" w14:textId="77777777" w:rsidR="008B263D" w:rsidRPr="008B263D" w:rsidRDefault="008B263D" w:rsidP="008B263D">
            <w:pPr>
              <w:rPr>
                <w:ins w:id="4163" w:author="Владимир Лаут" w:date="2021-03-03T11:03:00Z"/>
              </w:rPr>
            </w:pPr>
            <w:ins w:id="4164" w:author="Владимир Лаут" w:date="2021-03-03T11:03:00Z">
              <w:r w:rsidRPr="008B263D">
                <w:t>Н0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6D74148" w14:textId="77777777" w:rsidR="008B263D" w:rsidRPr="008B263D" w:rsidRDefault="008B263D" w:rsidP="008B263D">
            <w:pPr>
              <w:jc w:val="left"/>
              <w:rPr>
                <w:ins w:id="4165" w:author="Владимир Лаут" w:date="2021-03-03T11:03:00Z"/>
              </w:rPr>
            </w:pPr>
            <w:ins w:id="4166" w:author="Владимир Лаут" w:date="2021-03-03T11:03:00Z">
              <w:r w:rsidRPr="008B263D">
                <w:t>Начальное ТО на 50</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AF0541A" w14:textId="77777777" w:rsidR="008B263D" w:rsidRPr="008B263D" w:rsidRDefault="008B263D" w:rsidP="008B263D">
            <w:pPr>
              <w:jc w:val="left"/>
              <w:rPr>
                <w:ins w:id="4167" w:author="Владимир Лаут" w:date="2021-03-03T11:03:00Z"/>
              </w:rPr>
            </w:pPr>
            <w:ins w:id="4168" w:author="Владимир Лаут" w:date="2021-03-03T11:03:00Z">
              <w:r w:rsidRPr="008B263D">
                <w:t>Н0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0D7477B" w14:textId="77777777" w:rsidR="008B263D" w:rsidRPr="008B263D" w:rsidRDefault="008B263D" w:rsidP="008B263D">
            <w:pPr>
              <w:jc w:val="left"/>
              <w:rPr>
                <w:ins w:id="4169" w:author="Владимир Лаут" w:date="2021-03-03T11:03:00Z"/>
              </w:rPr>
            </w:pPr>
            <w:ins w:id="4170" w:author="Владимир Лаут" w:date="2021-03-03T11:03:00Z">
              <w:r w:rsidRPr="008B263D">
                <w:t>НТО</w:t>
              </w:r>
            </w:ins>
          </w:p>
        </w:tc>
      </w:tr>
      <w:tr w:rsidR="008B263D" w:rsidRPr="008B263D" w14:paraId="64FAF32C" w14:textId="77777777" w:rsidTr="008B263D">
        <w:trPr>
          <w:cantSplit/>
          <w:jc w:val="center"/>
          <w:ins w:id="417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B637011" w14:textId="77777777" w:rsidR="008B263D" w:rsidRPr="008B263D" w:rsidRDefault="008B263D" w:rsidP="008B263D">
            <w:pPr>
              <w:rPr>
                <w:ins w:id="4172" w:author="Владимир Лаут" w:date="2021-03-03T11:03:00Z"/>
              </w:rPr>
            </w:pPr>
            <w:ins w:id="4173" w:author="Владимир Лаут" w:date="2021-03-03T11:03:00Z">
              <w:r w:rsidRPr="008B263D">
                <w:t>Н1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0CF1F62" w14:textId="77777777" w:rsidR="008B263D" w:rsidRPr="008B263D" w:rsidRDefault="008B263D" w:rsidP="008B263D">
            <w:pPr>
              <w:jc w:val="left"/>
              <w:rPr>
                <w:ins w:id="4174" w:author="Владимир Лаут" w:date="2021-03-03T11:03:00Z"/>
              </w:rPr>
            </w:pPr>
            <w:ins w:id="4175" w:author="Владимир Лаут" w:date="2021-03-03T11:03:00Z">
              <w:r w:rsidRPr="008B263D">
                <w:t>Начальное ТО на 100</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4F3B8F5" w14:textId="77777777" w:rsidR="008B263D" w:rsidRPr="008B263D" w:rsidRDefault="008B263D" w:rsidP="008B263D">
            <w:pPr>
              <w:jc w:val="left"/>
              <w:rPr>
                <w:ins w:id="4176" w:author="Владимир Лаут" w:date="2021-03-03T11:03:00Z"/>
              </w:rPr>
            </w:pPr>
            <w:ins w:id="4177" w:author="Владимир Лаут" w:date="2021-03-03T11:03:00Z">
              <w:r w:rsidRPr="008B263D">
                <w:t>Н1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50B7E59" w14:textId="77777777" w:rsidR="008B263D" w:rsidRPr="008B263D" w:rsidRDefault="008B263D" w:rsidP="008B263D">
            <w:pPr>
              <w:jc w:val="left"/>
              <w:rPr>
                <w:ins w:id="4178" w:author="Владимир Лаут" w:date="2021-03-03T11:03:00Z"/>
              </w:rPr>
            </w:pPr>
            <w:ins w:id="4179" w:author="Владимир Лаут" w:date="2021-03-03T11:03:00Z">
              <w:r w:rsidRPr="008B263D">
                <w:t>НТО</w:t>
              </w:r>
            </w:ins>
          </w:p>
        </w:tc>
      </w:tr>
      <w:tr w:rsidR="008B263D" w:rsidRPr="008B263D" w14:paraId="5467B77B" w14:textId="77777777" w:rsidTr="008B263D">
        <w:trPr>
          <w:cantSplit/>
          <w:jc w:val="center"/>
          <w:ins w:id="418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A4FCCD5" w14:textId="77777777" w:rsidR="008B263D" w:rsidRPr="008B263D" w:rsidRDefault="008B263D" w:rsidP="008B263D">
            <w:pPr>
              <w:rPr>
                <w:ins w:id="4181" w:author="Владимир Лаут" w:date="2021-03-03T11:03:00Z"/>
              </w:rPr>
            </w:pPr>
            <w:ins w:id="4182" w:author="Владимир Лаут" w:date="2021-03-03T11:03:00Z">
              <w:r w:rsidRPr="008B263D">
                <w:t>Н2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271C5CC" w14:textId="77777777" w:rsidR="008B263D" w:rsidRPr="008B263D" w:rsidRDefault="008B263D" w:rsidP="008B263D">
            <w:pPr>
              <w:jc w:val="left"/>
              <w:rPr>
                <w:ins w:id="4183" w:author="Владимир Лаут" w:date="2021-03-03T11:03:00Z"/>
              </w:rPr>
            </w:pPr>
            <w:ins w:id="4184" w:author="Владимир Лаут" w:date="2021-03-03T11:03:00Z">
              <w:r w:rsidRPr="008B263D">
                <w:t>Начальное ТО на 250</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1BDE259" w14:textId="77777777" w:rsidR="008B263D" w:rsidRPr="008B263D" w:rsidRDefault="008B263D" w:rsidP="008B263D">
            <w:pPr>
              <w:jc w:val="left"/>
              <w:rPr>
                <w:ins w:id="4185" w:author="Владимир Лаут" w:date="2021-03-03T11:03:00Z"/>
              </w:rPr>
            </w:pPr>
            <w:ins w:id="4186" w:author="Владимир Лаут" w:date="2021-03-03T11:03:00Z">
              <w:r w:rsidRPr="008B263D">
                <w:t>Н2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CA155DB" w14:textId="77777777" w:rsidR="008B263D" w:rsidRPr="008B263D" w:rsidRDefault="008B263D" w:rsidP="008B263D">
            <w:pPr>
              <w:jc w:val="left"/>
              <w:rPr>
                <w:ins w:id="4187" w:author="Владимир Лаут" w:date="2021-03-03T11:03:00Z"/>
              </w:rPr>
            </w:pPr>
            <w:ins w:id="4188" w:author="Владимир Лаут" w:date="2021-03-03T11:03:00Z">
              <w:r w:rsidRPr="008B263D">
                <w:t>НТО</w:t>
              </w:r>
            </w:ins>
          </w:p>
        </w:tc>
      </w:tr>
      <w:tr w:rsidR="008B263D" w:rsidRPr="008B263D" w14:paraId="0A9CAD40" w14:textId="77777777" w:rsidTr="008B263D">
        <w:trPr>
          <w:cantSplit/>
          <w:jc w:val="center"/>
          <w:ins w:id="418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9F6CC84" w14:textId="77777777" w:rsidR="008B263D" w:rsidRPr="008B263D" w:rsidRDefault="008B263D" w:rsidP="008B263D">
            <w:pPr>
              <w:rPr>
                <w:ins w:id="4190" w:author="Владимир Лаут" w:date="2021-03-03T11:03:00Z"/>
              </w:rPr>
            </w:pPr>
            <w:ins w:id="4191" w:author="Владимир Лаут" w:date="2021-03-03T11:03:00Z">
              <w:r w:rsidRPr="008B263D">
                <w:t>Н5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C10ADD4" w14:textId="77777777" w:rsidR="008B263D" w:rsidRPr="008B263D" w:rsidRDefault="008B263D" w:rsidP="008B263D">
            <w:pPr>
              <w:jc w:val="left"/>
              <w:rPr>
                <w:ins w:id="4192" w:author="Владимир Лаут" w:date="2021-03-03T11:03:00Z"/>
              </w:rPr>
            </w:pPr>
            <w:ins w:id="4193" w:author="Владимир Лаут" w:date="2021-03-03T11:03:00Z">
              <w:r w:rsidRPr="008B263D">
                <w:t>Начальное ТО на 500</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6E9A1F7" w14:textId="77777777" w:rsidR="008B263D" w:rsidRPr="008B263D" w:rsidRDefault="008B263D" w:rsidP="008B263D">
            <w:pPr>
              <w:jc w:val="left"/>
              <w:rPr>
                <w:ins w:id="4194" w:author="Владимир Лаут" w:date="2021-03-03T11:03:00Z"/>
              </w:rPr>
            </w:pPr>
            <w:ins w:id="4195" w:author="Владимир Лаут" w:date="2021-03-03T11:03:00Z">
              <w:r w:rsidRPr="008B263D">
                <w:t>Н5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BF7559F" w14:textId="77777777" w:rsidR="008B263D" w:rsidRPr="008B263D" w:rsidRDefault="008B263D" w:rsidP="008B263D">
            <w:pPr>
              <w:jc w:val="left"/>
              <w:rPr>
                <w:ins w:id="4196" w:author="Владимир Лаут" w:date="2021-03-03T11:03:00Z"/>
              </w:rPr>
            </w:pPr>
            <w:ins w:id="4197" w:author="Владимир Лаут" w:date="2021-03-03T11:03:00Z">
              <w:r w:rsidRPr="008B263D">
                <w:t>НТО</w:t>
              </w:r>
            </w:ins>
          </w:p>
        </w:tc>
      </w:tr>
      <w:tr w:rsidR="008B263D" w:rsidRPr="008B263D" w14:paraId="5B11F64F" w14:textId="77777777" w:rsidTr="008B263D">
        <w:trPr>
          <w:cantSplit/>
          <w:jc w:val="center"/>
          <w:ins w:id="419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7AF26B9" w14:textId="77777777" w:rsidR="008B263D" w:rsidRPr="008B263D" w:rsidRDefault="008B263D" w:rsidP="008B263D">
            <w:pPr>
              <w:rPr>
                <w:ins w:id="4199" w:author="Владимир Лаут" w:date="2021-03-03T11:03:00Z"/>
              </w:rPr>
            </w:pPr>
            <w:ins w:id="4200" w:author="Владимир Лаут" w:date="2021-03-03T11:03:00Z">
              <w:r w:rsidRPr="008B263D">
                <w:t>Н8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56D6311" w14:textId="77777777" w:rsidR="008B263D" w:rsidRPr="008B263D" w:rsidRDefault="008B263D" w:rsidP="008B263D">
            <w:pPr>
              <w:jc w:val="left"/>
              <w:rPr>
                <w:ins w:id="4201" w:author="Владимир Лаут" w:date="2021-03-03T11:03:00Z"/>
              </w:rPr>
            </w:pPr>
            <w:ins w:id="4202" w:author="Владимир Лаут" w:date="2021-03-03T11:03:00Z">
              <w:r w:rsidRPr="008B263D">
                <w:t>Начальное ТО на 8</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07E778A" w14:textId="77777777" w:rsidR="008B263D" w:rsidRPr="008B263D" w:rsidRDefault="008B263D" w:rsidP="008B263D">
            <w:pPr>
              <w:jc w:val="left"/>
              <w:rPr>
                <w:ins w:id="4203" w:author="Владимир Лаут" w:date="2021-03-03T11:03:00Z"/>
              </w:rPr>
            </w:pPr>
            <w:ins w:id="4204" w:author="Владимир Лаут" w:date="2021-03-03T11:03:00Z">
              <w:r w:rsidRPr="008B263D">
                <w:t>Н8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EBCC657" w14:textId="77777777" w:rsidR="008B263D" w:rsidRPr="008B263D" w:rsidRDefault="008B263D" w:rsidP="008B263D">
            <w:pPr>
              <w:jc w:val="left"/>
              <w:rPr>
                <w:ins w:id="4205" w:author="Владимир Лаут" w:date="2021-03-03T11:03:00Z"/>
              </w:rPr>
            </w:pPr>
            <w:ins w:id="4206" w:author="Владимир Лаут" w:date="2021-03-03T11:03:00Z">
              <w:r w:rsidRPr="008B263D">
                <w:t>НТО</w:t>
              </w:r>
            </w:ins>
          </w:p>
        </w:tc>
      </w:tr>
      <w:tr w:rsidR="008B263D" w:rsidRPr="008B263D" w14:paraId="3B52E0C1" w14:textId="77777777" w:rsidTr="008B263D">
        <w:trPr>
          <w:cantSplit/>
          <w:jc w:val="center"/>
          <w:ins w:id="420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B231488" w14:textId="77777777" w:rsidR="008B263D" w:rsidRPr="008B263D" w:rsidRDefault="008B263D" w:rsidP="008B263D">
            <w:pPr>
              <w:rPr>
                <w:ins w:id="4208" w:author="Владимир Лаут" w:date="2021-03-03T11:03:00Z"/>
              </w:rPr>
            </w:pPr>
            <w:ins w:id="4209" w:author="Владимир Лаут" w:date="2021-03-03T11:03:00Z">
              <w:r w:rsidRPr="008B263D">
                <w:lastRenderedPageBreak/>
                <w:t>О0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BD78B75" w14:textId="77777777" w:rsidR="008B263D" w:rsidRPr="008B263D" w:rsidRDefault="008B263D" w:rsidP="008B263D">
            <w:pPr>
              <w:jc w:val="left"/>
              <w:rPr>
                <w:ins w:id="4210" w:author="Владимир Лаут" w:date="2021-03-03T11:03:00Z"/>
              </w:rPr>
            </w:pPr>
            <w:ins w:id="4211" w:author="Владимир Лаут" w:date="2021-03-03T11:03:00Z">
              <w:r w:rsidRPr="008B263D">
                <w:t>Техническое обслуживание 0</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70DF07A" w14:textId="77777777" w:rsidR="008B263D" w:rsidRPr="008B263D" w:rsidRDefault="008B263D" w:rsidP="008B263D">
            <w:pPr>
              <w:jc w:val="left"/>
              <w:rPr>
                <w:ins w:id="4212" w:author="Владимир Лаут" w:date="2021-03-03T11:03:00Z"/>
              </w:rPr>
            </w:pPr>
            <w:ins w:id="4213" w:author="Владимир Лаут" w:date="2021-03-03T11:03:00Z">
              <w:r w:rsidRPr="008B263D">
                <w:t>О0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CCF6497" w14:textId="77777777" w:rsidR="008B263D" w:rsidRPr="008B263D" w:rsidRDefault="008B263D" w:rsidP="008B263D">
            <w:pPr>
              <w:jc w:val="left"/>
              <w:rPr>
                <w:ins w:id="4214" w:author="Владимир Лаут" w:date="2021-03-03T11:03:00Z"/>
              </w:rPr>
            </w:pPr>
            <w:ins w:id="4215" w:author="Владимир Лаут" w:date="2021-03-03T11:03:00Z">
              <w:r w:rsidRPr="008B263D">
                <w:t>ТО0</w:t>
              </w:r>
            </w:ins>
          </w:p>
        </w:tc>
      </w:tr>
      <w:tr w:rsidR="008B263D" w:rsidRPr="008B263D" w14:paraId="4C9DD82D" w14:textId="77777777" w:rsidTr="008B263D">
        <w:trPr>
          <w:cantSplit/>
          <w:jc w:val="center"/>
          <w:ins w:id="421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585152A" w14:textId="77777777" w:rsidR="008B263D" w:rsidRPr="008B263D" w:rsidRDefault="008B263D" w:rsidP="008B263D">
            <w:pPr>
              <w:rPr>
                <w:ins w:id="4217" w:author="Владимир Лаут" w:date="2021-03-03T11:03:00Z"/>
              </w:rPr>
            </w:pPr>
            <w:ins w:id="4218" w:author="Владимир Лаут" w:date="2021-03-03T11:03:00Z">
              <w:r w:rsidRPr="008B263D">
                <w:t>О1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D89F049" w14:textId="77777777" w:rsidR="008B263D" w:rsidRPr="008B263D" w:rsidRDefault="008B263D" w:rsidP="008B263D">
            <w:pPr>
              <w:jc w:val="left"/>
              <w:rPr>
                <w:ins w:id="4219" w:author="Владимир Лаут" w:date="2021-03-03T11:03:00Z"/>
              </w:rPr>
            </w:pPr>
            <w:ins w:id="4220" w:author="Владимир Лаут" w:date="2021-03-03T11:03:00Z">
              <w:r w:rsidRPr="008B263D">
                <w:t>Техническое обслуживание 1</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FD3D617" w14:textId="77777777" w:rsidR="008B263D" w:rsidRPr="008B263D" w:rsidRDefault="008B263D" w:rsidP="008B263D">
            <w:pPr>
              <w:jc w:val="left"/>
              <w:rPr>
                <w:ins w:id="4221" w:author="Владимир Лаут" w:date="2021-03-03T11:03:00Z"/>
              </w:rPr>
            </w:pPr>
            <w:ins w:id="4222" w:author="Владимир Лаут" w:date="2021-03-03T11:03:00Z">
              <w:r w:rsidRPr="008B263D">
                <w:t>О1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CC92BAF" w14:textId="77777777" w:rsidR="008B263D" w:rsidRPr="008B263D" w:rsidRDefault="008B263D" w:rsidP="008B263D">
            <w:pPr>
              <w:jc w:val="left"/>
              <w:rPr>
                <w:ins w:id="4223" w:author="Владимир Лаут" w:date="2021-03-03T11:03:00Z"/>
              </w:rPr>
            </w:pPr>
            <w:ins w:id="4224" w:author="Владимир Лаут" w:date="2021-03-03T11:03:00Z">
              <w:r w:rsidRPr="008B263D">
                <w:t>ТО1</w:t>
              </w:r>
            </w:ins>
          </w:p>
        </w:tc>
      </w:tr>
      <w:tr w:rsidR="008B263D" w:rsidRPr="008B263D" w14:paraId="5860895A" w14:textId="77777777" w:rsidTr="008B263D">
        <w:trPr>
          <w:cantSplit/>
          <w:jc w:val="center"/>
          <w:ins w:id="422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E7B1D13" w14:textId="77777777" w:rsidR="008B263D" w:rsidRPr="008B263D" w:rsidRDefault="008B263D" w:rsidP="008B263D">
            <w:pPr>
              <w:rPr>
                <w:ins w:id="4226" w:author="Владимир Лаут" w:date="2021-03-03T11:03:00Z"/>
              </w:rPr>
            </w:pPr>
            <w:ins w:id="4227" w:author="Владимир Лаут" w:date="2021-03-03T11:03:00Z">
              <w:r w:rsidRPr="008B263D">
                <w:t>О2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4173CDE" w14:textId="77777777" w:rsidR="008B263D" w:rsidRPr="008B263D" w:rsidRDefault="008B263D" w:rsidP="008B263D">
            <w:pPr>
              <w:jc w:val="left"/>
              <w:rPr>
                <w:ins w:id="4228" w:author="Владимир Лаут" w:date="2021-03-03T11:03:00Z"/>
              </w:rPr>
            </w:pPr>
            <w:ins w:id="4229" w:author="Владимир Лаут" w:date="2021-03-03T11:03:00Z">
              <w:r w:rsidRPr="008B263D">
                <w:t>Техническое обслуживание 2</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A86D7C1" w14:textId="77777777" w:rsidR="008B263D" w:rsidRPr="008B263D" w:rsidRDefault="008B263D" w:rsidP="008B263D">
            <w:pPr>
              <w:jc w:val="left"/>
              <w:rPr>
                <w:ins w:id="4230" w:author="Владимир Лаут" w:date="2021-03-03T11:03:00Z"/>
              </w:rPr>
            </w:pPr>
            <w:ins w:id="4231" w:author="Владимир Лаут" w:date="2021-03-03T11:03:00Z">
              <w:r w:rsidRPr="008B263D">
                <w:t>О2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20FEF6A" w14:textId="77777777" w:rsidR="008B263D" w:rsidRPr="008B263D" w:rsidRDefault="008B263D" w:rsidP="008B263D">
            <w:pPr>
              <w:jc w:val="left"/>
              <w:rPr>
                <w:ins w:id="4232" w:author="Владимир Лаут" w:date="2021-03-03T11:03:00Z"/>
              </w:rPr>
            </w:pPr>
            <w:ins w:id="4233" w:author="Владимир Лаут" w:date="2021-03-03T11:03:00Z">
              <w:r w:rsidRPr="008B263D">
                <w:t>ТО2</w:t>
              </w:r>
            </w:ins>
          </w:p>
        </w:tc>
      </w:tr>
      <w:tr w:rsidR="008B263D" w:rsidRPr="008B263D" w14:paraId="7F8F1DE1" w14:textId="77777777" w:rsidTr="008B263D">
        <w:trPr>
          <w:cantSplit/>
          <w:jc w:val="center"/>
          <w:ins w:id="423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A82255B" w14:textId="77777777" w:rsidR="008B263D" w:rsidRPr="008B263D" w:rsidRDefault="008B263D" w:rsidP="008B263D">
            <w:pPr>
              <w:rPr>
                <w:ins w:id="4235" w:author="Владимир Лаут" w:date="2021-03-03T11:03:00Z"/>
              </w:rPr>
            </w:pPr>
            <w:ins w:id="4236" w:author="Владимир Лаут" w:date="2021-03-03T11:03:00Z">
              <w:r w:rsidRPr="008B263D">
                <w:t>О3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DDFB780" w14:textId="77777777" w:rsidR="008B263D" w:rsidRPr="008B263D" w:rsidRDefault="008B263D" w:rsidP="008B263D">
            <w:pPr>
              <w:jc w:val="left"/>
              <w:rPr>
                <w:ins w:id="4237" w:author="Владимир Лаут" w:date="2021-03-03T11:03:00Z"/>
              </w:rPr>
            </w:pPr>
            <w:ins w:id="4238" w:author="Владимир Лаут" w:date="2021-03-03T11:03:00Z">
              <w:r w:rsidRPr="008B263D">
                <w:t>Техническое обслуживание 3</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4A8F801E" w14:textId="77777777" w:rsidR="008B263D" w:rsidRPr="008B263D" w:rsidRDefault="008B263D" w:rsidP="008B263D">
            <w:pPr>
              <w:jc w:val="left"/>
              <w:rPr>
                <w:ins w:id="4239" w:author="Владимир Лаут" w:date="2021-03-03T11:03:00Z"/>
              </w:rPr>
            </w:pPr>
            <w:ins w:id="4240" w:author="Владимир Лаут" w:date="2021-03-03T11:03:00Z">
              <w:r w:rsidRPr="008B263D">
                <w:t>О3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7E32D7D6" w14:textId="77777777" w:rsidR="008B263D" w:rsidRPr="008B263D" w:rsidRDefault="008B263D" w:rsidP="008B263D">
            <w:pPr>
              <w:jc w:val="left"/>
              <w:rPr>
                <w:ins w:id="4241" w:author="Владимир Лаут" w:date="2021-03-03T11:03:00Z"/>
              </w:rPr>
            </w:pPr>
            <w:ins w:id="4242" w:author="Владимир Лаут" w:date="2021-03-03T11:03:00Z">
              <w:r w:rsidRPr="008B263D">
                <w:t>ТО3</w:t>
              </w:r>
            </w:ins>
          </w:p>
        </w:tc>
      </w:tr>
      <w:tr w:rsidR="008B263D" w:rsidRPr="008B263D" w14:paraId="50A9BFCA" w14:textId="77777777" w:rsidTr="008B263D">
        <w:trPr>
          <w:cantSplit/>
          <w:jc w:val="center"/>
          <w:ins w:id="424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07A4BBB" w14:textId="77777777" w:rsidR="008B263D" w:rsidRPr="008B263D" w:rsidRDefault="008B263D" w:rsidP="008B263D">
            <w:pPr>
              <w:rPr>
                <w:ins w:id="4244" w:author="Владимир Лаут" w:date="2021-03-03T11:03:00Z"/>
              </w:rPr>
            </w:pPr>
            <w:ins w:id="4245" w:author="Владимир Лаут" w:date="2021-03-03T11:03:00Z">
              <w:r w:rsidRPr="008B263D">
                <w:t>О4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EB81CAC" w14:textId="77777777" w:rsidR="008B263D" w:rsidRPr="008B263D" w:rsidRDefault="008B263D" w:rsidP="008B263D">
            <w:pPr>
              <w:jc w:val="left"/>
              <w:rPr>
                <w:ins w:id="4246" w:author="Владимир Лаут" w:date="2021-03-03T11:03:00Z"/>
              </w:rPr>
            </w:pPr>
            <w:ins w:id="4247" w:author="Владимир Лаут" w:date="2021-03-03T11:03:00Z">
              <w:r w:rsidRPr="008B263D">
                <w:t>Техническое обслуживание 4</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830E739" w14:textId="77777777" w:rsidR="008B263D" w:rsidRPr="008B263D" w:rsidRDefault="008B263D" w:rsidP="008B263D">
            <w:pPr>
              <w:jc w:val="left"/>
              <w:rPr>
                <w:ins w:id="4248" w:author="Владимир Лаут" w:date="2021-03-03T11:03:00Z"/>
              </w:rPr>
            </w:pPr>
            <w:ins w:id="4249" w:author="Владимир Лаут" w:date="2021-03-03T11:03:00Z">
              <w:r w:rsidRPr="008B263D">
                <w:t>О4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7234F65" w14:textId="77777777" w:rsidR="008B263D" w:rsidRPr="008B263D" w:rsidRDefault="008B263D" w:rsidP="008B263D">
            <w:pPr>
              <w:jc w:val="left"/>
              <w:rPr>
                <w:ins w:id="4250" w:author="Владимир Лаут" w:date="2021-03-03T11:03:00Z"/>
              </w:rPr>
            </w:pPr>
            <w:ins w:id="4251" w:author="Владимир Лаут" w:date="2021-03-03T11:03:00Z">
              <w:r w:rsidRPr="008B263D">
                <w:t>ТО4</w:t>
              </w:r>
            </w:ins>
          </w:p>
        </w:tc>
      </w:tr>
      <w:tr w:rsidR="008B263D" w:rsidRPr="008B263D" w14:paraId="5C7A0C9B" w14:textId="77777777" w:rsidTr="008B263D">
        <w:trPr>
          <w:cantSplit/>
          <w:jc w:val="center"/>
          <w:ins w:id="425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B2F8A04" w14:textId="77777777" w:rsidR="008B263D" w:rsidRPr="008B263D" w:rsidRDefault="008B263D" w:rsidP="008B263D">
            <w:pPr>
              <w:rPr>
                <w:ins w:id="4253" w:author="Владимир Лаут" w:date="2021-03-03T11:03:00Z"/>
              </w:rPr>
            </w:pPr>
            <w:ins w:id="4254" w:author="Владимир Лаут" w:date="2021-03-03T11:03:00Z">
              <w:r w:rsidRPr="008B263D">
                <w:t>О5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9CE88EF" w14:textId="77777777" w:rsidR="008B263D" w:rsidRPr="008B263D" w:rsidRDefault="008B263D" w:rsidP="008B263D">
            <w:pPr>
              <w:jc w:val="left"/>
              <w:rPr>
                <w:ins w:id="4255" w:author="Владимир Лаут" w:date="2021-03-03T11:03:00Z"/>
              </w:rPr>
            </w:pPr>
            <w:ins w:id="4256" w:author="Владимир Лаут" w:date="2021-03-03T11:03:00Z">
              <w:r w:rsidRPr="008B263D">
                <w:t>Техническое обслуживание 5</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367E541" w14:textId="77777777" w:rsidR="008B263D" w:rsidRPr="008B263D" w:rsidRDefault="008B263D" w:rsidP="008B263D">
            <w:pPr>
              <w:jc w:val="left"/>
              <w:rPr>
                <w:ins w:id="4257" w:author="Владимир Лаут" w:date="2021-03-03T11:03:00Z"/>
              </w:rPr>
            </w:pPr>
            <w:ins w:id="4258" w:author="Владимир Лаут" w:date="2021-03-03T11:03:00Z">
              <w:r w:rsidRPr="008B263D">
                <w:t>О5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3D2E3CD" w14:textId="77777777" w:rsidR="008B263D" w:rsidRPr="008B263D" w:rsidRDefault="008B263D" w:rsidP="008B263D">
            <w:pPr>
              <w:jc w:val="left"/>
              <w:rPr>
                <w:ins w:id="4259" w:author="Владимир Лаут" w:date="2021-03-03T11:03:00Z"/>
              </w:rPr>
            </w:pPr>
            <w:ins w:id="4260" w:author="Владимир Лаут" w:date="2021-03-03T11:03:00Z">
              <w:r w:rsidRPr="008B263D">
                <w:t>ТО5</w:t>
              </w:r>
            </w:ins>
          </w:p>
        </w:tc>
      </w:tr>
      <w:tr w:rsidR="008B263D" w:rsidRPr="008B263D" w14:paraId="2F20DF91" w14:textId="77777777" w:rsidTr="008B263D">
        <w:trPr>
          <w:cantSplit/>
          <w:jc w:val="center"/>
          <w:ins w:id="426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1428E0B" w14:textId="77777777" w:rsidR="008B263D" w:rsidRPr="008B263D" w:rsidRDefault="008B263D" w:rsidP="008B263D">
            <w:pPr>
              <w:rPr>
                <w:ins w:id="4262" w:author="Владимир Лаут" w:date="2021-03-03T11:03:00Z"/>
              </w:rPr>
            </w:pPr>
            <w:ins w:id="4263" w:author="Владимир Лаут" w:date="2021-03-03T11:03:00Z">
              <w:r w:rsidRPr="008B263D">
                <w:t>О6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1501FE1" w14:textId="77777777" w:rsidR="008B263D" w:rsidRPr="008B263D" w:rsidRDefault="008B263D" w:rsidP="008B263D">
            <w:pPr>
              <w:jc w:val="left"/>
              <w:rPr>
                <w:ins w:id="4264" w:author="Владимир Лаут" w:date="2021-03-03T11:03:00Z"/>
              </w:rPr>
            </w:pPr>
            <w:ins w:id="4265" w:author="Владимир Лаут" w:date="2021-03-03T11:03:00Z">
              <w:r w:rsidRPr="008B263D">
                <w:t>Техническое обслуживание 6</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9E3B315" w14:textId="77777777" w:rsidR="008B263D" w:rsidRPr="008B263D" w:rsidRDefault="008B263D" w:rsidP="008B263D">
            <w:pPr>
              <w:jc w:val="left"/>
              <w:rPr>
                <w:ins w:id="4266" w:author="Владимир Лаут" w:date="2021-03-03T11:03:00Z"/>
              </w:rPr>
            </w:pPr>
            <w:ins w:id="4267" w:author="Владимир Лаут" w:date="2021-03-03T11:03:00Z">
              <w:r w:rsidRPr="008B263D">
                <w:t>О6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F5A1D40" w14:textId="77777777" w:rsidR="008B263D" w:rsidRPr="008B263D" w:rsidRDefault="008B263D" w:rsidP="008B263D">
            <w:pPr>
              <w:jc w:val="left"/>
              <w:rPr>
                <w:ins w:id="4268" w:author="Владимир Лаут" w:date="2021-03-03T11:03:00Z"/>
              </w:rPr>
            </w:pPr>
            <w:ins w:id="4269" w:author="Владимир Лаут" w:date="2021-03-03T11:03:00Z">
              <w:r w:rsidRPr="008B263D">
                <w:t>ТО6</w:t>
              </w:r>
            </w:ins>
          </w:p>
        </w:tc>
      </w:tr>
      <w:tr w:rsidR="008B263D" w:rsidRPr="008B263D" w14:paraId="6BC5DB6A" w14:textId="77777777" w:rsidTr="008B263D">
        <w:trPr>
          <w:cantSplit/>
          <w:jc w:val="center"/>
          <w:ins w:id="427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B2D83D0" w14:textId="77777777" w:rsidR="008B263D" w:rsidRPr="008B263D" w:rsidRDefault="008B263D" w:rsidP="008B263D">
            <w:pPr>
              <w:rPr>
                <w:ins w:id="4271" w:author="Владимир Лаут" w:date="2021-03-03T11:03:00Z"/>
              </w:rPr>
            </w:pPr>
            <w:ins w:id="4272" w:author="Владимир Лаут" w:date="2021-03-03T11:03:00Z">
              <w:r w:rsidRPr="008B263D">
                <w:t>О7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C2676A3" w14:textId="77777777" w:rsidR="008B263D" w:rsidRPr="008B263D" w:rsidRDefault="008B263D" w:rsidP="008B263D">
            <w:pPr>
              <w:jc w:val="left"/>
              <w:rPr>
                <w:ins w:id="4273" w:author="Владимир Лаут" w:date="2021-03-03T11:03:00Z"/>
              </w:rPr>
            </w:pPr>
            <w:ins w:id="4274" w:author="Владимир Лаут" w:date="2021-03-03T11:03:00Z">
              <w:r w:rsidRPr="008B263D">
                <w:t>Техническое обслуживание 7</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AA22E46" w14:textId="77777777" w:rsidR="008B263D" w:rsidRPr="008B263D" w:rsidRDefault="008B263D" w:rsidP="008B263D">
            <w:pPr>
              <w:jc w:val="left"/>
              <w:rPr>
                <w:ins w:id="4275" w:author="Владимир Лаут" w:date="2021-03-03T11:03:00Z"/>
              </w:rPr>
            </w:pPr>
            <w:ins w:id="4276" w:author="Владимир Лаут" w:date="2021-03-03T11:03:00Z">
              <w:r w:rsidRPr="008B263D">
                <w:t>О7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AD5EBDA" w14:textId="77777777" w:rsidR="008B263D" w:rsidRPr="008B263D" w:rsidRDefault="008B263D" w:rsidP="008B263D">
            <w:pPr>
              <w:jc w:val="left"/>
              <w:rPr>
                <w:ins w:id="4277" w:author="Владимир Лаут" w:date="2021-03-03T11:03:00Z"/>
              </w:rPr>
            </w:pPr>
            <w:ins w:id="4278" w:author="Владимир Лаут" w:date="2021-03-03T11:03:00Z">
              <w:r w:rsidRPr="008B263D">
                <w:t>ТО7</w:t>
              </w:r>
            </w:ins>
          </w:p>
        </w:tc>
      </w:tr>
      <w:tr w:rsidR="008B263D" w:rsidRPr="008B263D" w14:paraId="3B80EF60" w14:textId="77777777" w:rsidTr="008B263D">
        <w:trPr>
          <w:cantSplit/>
          <w:jc w:val="center"/>
          <w:ins w:id="427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07F6DD1" w14:textId="77777777" w:rsidR="008B263D" w:rsidRPr="008B263D" w:rsidRDefault="008B263D" w:rsidP="008B263D">
            <w:pPr>
              <w:rPr>
                <w:ins w:id="4280" w:author="Владимир Лаут" w:date="2021-03-03T11:03:00Z"/>
              </w:rPr>
            </w:pPr>
            <w:ins w:id="4281" w:author="Владимир Лаут" w:date="2021-03-03T11:03:00Z">
              <w:r w:rsidRPr="008B263D">
                <w:t>О8</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3A4AB97" w14:textId="77777777" w:rsidR="008B263D" w:rsidRPr="008B263D" w:rsidRDefault="008B263D" w:rsidP="008B263D">
            <w:pPr>
              <w:jc w:val="left"/>
              <w:rPr>
                <w:ins w:id="4282" w:author="Владимир Лаут" w:date="2021-03-03T11:03:00Z"/>
              </w:rPr>
            </w:pPr>
            <w:ins w:id="4283" w:author="Владимир Лаут" w:date="2021-03-03T11:03:00Z">
              <w:r w:rsidRPr="008B263D">
                <w:t>Техническое обслуживание 8</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F579053" w14:textId="77777777" w:rsidR="008B263D" w:rsidRPr="008B263D" w:rsidRDefault="008B263D" w:rsidP="008B263D">
            <w:pPr>
              <w:jc w:val="left"/>
              <w:rPr>
                <w:ins w:id="4284" w:author="Владимир Лаут" w:date="2021-03-03T11:03:00Z"/>
              </w:rPr>
            </w:pPr>
            <w:ins w:id="4285" w:author="Владимир Лаут" w:date="2021-03-03T11:03:00Z">
              <w:r w:rsidRPr="008B263D">
                <w:t>О8</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D48C381" w14:textId="77777777" w:rsidR="008B263D" w:rsidRPr="008B263D" w:rsidRDefault="008B263D" w:rsidP="008B263D">
            <w:pPr>
              <w:jc w:val="left"/>
              <w:rPr>
                <w:ins w:id="4286" w:author="Владимир Лаут" w:date="2021-03-03T11:03:00Z"/>
              </w:rPr>
            </w:pPr>
            <w:ins w:id="4287" w:author="Владимир Лаут" w:date="2021-03-03T11:03:00Z">
              <w:r w:rsidRPr="008B263D">
                <w:t>ТО8</w:t>
              </w:r>
            </w:ins>
          </w:p>
        </w:tc>
      </w:tr>
      <w:tr w:rsidR="008B263D" w:rsidRPr="008B263D" w14:paraId="014C8A88" w14:textId="77777777" w:rsidTr="008B263D">
        <w:trPr>
          <w:cantSplit/>
          <w:jc w:val="center"/>
          <w:ins w:id="428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C6C029A" w14:textId="77777777" w:rsidR="008B263D" w:rsidRPr="008B263D" w:rsidRDefault="008B263D" w:rsidP="008B263D">
            <w:pPr>
              <w:rPr>
                <w:ins w:id="4289" w:author="Владимир Лаут" w:date="2021-03-03T11:03:00Z"/>
              </w:rPr>
            </w:pPr>
            <w:ins w:id="4290" w:author="Владимир Лаут" w:date="2021-03-03T11:03:00Z">
              <w:r w:rsidRPr="008B263D">
                <w:t>О9</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6ACA7C9" w14:textId="77777777" w:rsidR="008B263D" w:rsidRPr="008B263D" w:rsidRDefault="008B263D" w:rsidP="008B263D">
            <w:pPr>
              <w:jc w:val="left"/>
              <w:rPr>
                <w:ins w:id="4291" w:author="Владимир Лаут" w:date="2021-03-03T11:03:00Z"/>
              </w:rPr>
            </w:pPr>
            <w:ins w:id="4292" w:author="Владимир Лаут" w:date="2021-03-03T11:03:00Z">
              <w:r w:rsidRPr="008B263D">
                <w:t>Техническое обслуживание 9</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8AD9BB2" w14:textId="77777777" w:rsidR="008B263D" w:rsidRPr="008B263D" w:rsidRDefault="008B263D" w:rsidP="008B263D">
            <w:pPr>
              <w:jc w:val="left"/>
              <w:rPr>
                <w:ins w:id="4293" w:author="Владимир Лаут" w:date="2021-03-03T11:03:00Z"/>
              </w:rPr>
            </w:pPr>
            <w:ins w:id="4294" w:author="Владимир Лаут" w:date="2021-03-03T11:03:00Z">
              <w:r w:rsidRPr="008B263D">
                <w:t>О9</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73AAEB0" w14:textId="77777777" w:rsidR="008B263D" w:rsidRPr="008B263D" w:rsidRDefault="008B263D" w:rsidP="008B263D">
            <w:pPr>
              <w:jc w:val="left"/>
              <w:rPr>
                <w:ins w:id="4295" w:author="Владимир Лаут" w:date="2021-03-03T11:03:00Z"/>
              </w:rPr>
            </w:pPr>
            <w:ins w:id="4296" w:author="Владимир Лаут" w:date="2021-03-03T11:03:00Z">
              <w:r w:rsidRPr="008B263D">
                <w:t>ТО9</w:t>
              </w:r>
            </w:ins>
          </w:p>
        </w:tc>
      </w:tr>
      <w:tr w:rsidR="008B263D" w:rsidRPr="008B263D" w14:paraId="006E9500" w14:textId="77777777" w:rsidTr="008B263D">
        <w:trPr>
          <w:cantSplit/>
          <w:jc w:val="center"/>
          <w:ins w:id="429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06B28CB" w14:textId="77777777" w:rsidR="008B263D" w:rsidRPr="008B263D" w:rsidRDefault="008B263D" w:rsidP="008B263D">
            <w:pPr>
              <w:rPr>
                <w:ins w:id="4298" w:author="Владимир Лаут" w:date="2021-03-03T11:03:00Z"/>
              </w:rPr>
            </w:pPr>
            <w:ins w:id="4299" w:author="Владимир Лаут" w:date="2021-03-03T11:03:00Z">
              <w:r w:rsidRPr="008B263D">
                <w:t>ОО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A08E616" w14:textId="77777777" w:rsidR="008B263D" w:rsidRPr="008B263D" w:rsidRDefault="008B263D" w:rsidP="008B263D">
            <w:pPr>
              <w:jc w:val="left"/>
              <w:rPr>
                <w:ins w:id="4300" w:author="Владимир Лаут" w:date="2021-03-03T11:03:00Z"/>
              </w:rPr>
            </w:pPr>
            <w:ins w:id="4301" w:author="Владимир Лаут" w:date="2021-03-03T11:03:00Z">
              <w:r w:rsidRPr="008B263D">
                <w:t>Обходы, осмотры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26FC66A" w14:textId="77777777" w:rsidR="008B263D" w:rsidRPr="008B263D" w:rsidRDefault="008B263D" w:rsidP="008B263D">
            <w:pPr>
              <w:jc w:val="left"/>
              <w:rPr>
                <w:ins w:id="4302" w:author="Владимир Лаут" w:date="2021-03-03T11:03:00Z"/>
              </w:rPr>
            </w:pPr>
            <w:ins w:id="4303" w:author="Владимир Лаут" w:date="2021-03-03T11:03:00Z">
              <w:r w:rsidRPr="008B263D">
                <w:t>ОО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51BA3FB" w14:textId="77777777" w:rsidR="008B263D" w:rsidRPr="008B263D" w:rsidRDefault="008B263D" w:rsidP="008B263D">
            <w:pPr>
              <w:jc w:val="left"/>
              <w:rPr>
                <w:ins w:id="4304" w:author="Владимир Лаут" w:date="2021-03-03T11:03:00Z"/>
              </w:rPr>
            </w:pPr>
            <w:ins w:id="4305" w:author="Владимир Лаут" w:date="2021-03-03T11:03:00Z">
              <w:r w:rsidRPr="008B263D">
                <w:t>ОБХ</w:t>
              </w:r>
            </w:ins>
          </w:p>
        </w:tc>
      </w:tr>
      <w:tr w:rsidR="008B263D" w:rsidRPr="008B263D" w14:paraId="03821BF7" w14:textId="77777777" w:rsidTr="008B263D">
        <w:trPr>
          <w:cantSplit/>
          <w:jc w:val="center"/>
          <w:ins w:id="430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D56D90C" w14:textId="77777777" w:rsidR="008B263D" w:rsidRPr="008B263D" w:rsidRDefault="008B263D" w:rsidP="008B263D">
            <w:pPr>
              <w:rPr>
                <w:ins w:id="4307" w:author="Владимир Лаут" w:date="2021-03-03T11:03:00Z"/>
              </w:rPr>
            </w:pPr>
            <w:ins w:id="4308" w:author="Владимир Лаут" w:date="2021-03-03T11:03:00Z">
              <w:r w:rsidRPr="008B263D">
                <w:t>Р0</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7D1761A" w14:textId="77777777" w:rsidR="008B263D" w:rsidRPr="008B263D" w:rsidRDefault="008B263D" w:rsidP="008B263D">
            <w:pPr>
              <w:jc w:val="left"/>
              <w:rPr>
                <w:ins w:id="4309" w:author="Владимир Лаут" w:date="2021-03-03T11:03:00Z"/>
              </w:rPr>
            </w:pPr>
            <w:ins w:id="4310" w:author="Владимир Лаут" w:date="2021-03-03T11:03:00Z">
              <w:r w:rsidRPr="008B263D">
                <w:t>ТР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9ACB97F" w14:textId="77777777" w:rsidR="008B263D" w:rsidRPr="008B263D" w:rsidRDefault="008B263D" w:rsidP="008B263D">
            <w:pPr>
              <w:jc w:val="left"/>
              <w:rPr>
                <w:ins w:id="4311" w:author="Владимир Лаут" w:date="2021-03-03T11:03:00Z"/>
              </w:rPr>
            </w:pPr>
            <w:ins w:id="4312" w:author="Владимир Лаут" w:date="2021-03-03T11:03:00Z">
              <w:r w:rsidRPr="008B263D">
                <w:t>Р0</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2550A8A" w14:textId="77777777" w:rsidR="008B263D" w:rsidRPr="008B263D" w:rsidRDefault="008B263D" w:rsidP="008B263D">
            <w:pPr>
              <w:jc w:val="left"/>
              <w:rPr>
                <w:ins w:id="4313" w:author="Владимир Лаут" w:date="2021-03-03T11:03:00Z"/>
              </w:rPr>
            </w:pPr>
            <w:ins w:id="4314" w:author="Владимир Лаут" w:date="2021-03-03T11:03:00Z">
              <w:r w:rsidRPr="008B263D">
                <w:t>ТР</w:t>
              </w:r>
            </w:ins>
          </w:p>
        </w:tc>
      </w:tr>
      <w:tr w:rsidR="008B263D" w:rsidRPr="008B263D" w14:paraId="113ACD06" w14:textId="77777777" w:rsidTr="008B263D">
        <w:trPr>
          <w:cantSplit/>
          <w:jc w:val="center"/>
          <w:ins w:id="431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1777F50" w14:textId="77777777" w:rsidR="008B263D" w:rsidRPr="008B263D" w:rsidRDefault="008B263D" w:rsidP="008B263D">
            <w:pPr>
              <w:rPr>
                <w:ins w:id="4316" w:author="Владимир Лаут" w:date="2021-03-03T11:03:00Z"/>
              </w:rPr>
            </w:pPr>
            <w:ins w:id="4317" w:author="Владимир Лаут" w:date="2021-03-03T11:03:00Z">
              <w:r w:rsidRPr="008B263D">
                <w:t>Р2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05BFCD3" w14:textId="77777777" w:rsidR="008B263D" w:rsidRPr="008B263D" w:rsidRDefault="008B263D" w:rsidP="008B263D">
            <w:pPr>
              <w:jc w:val="left"/>
              <w:rPr>
                <w:ins w:id="4318" w:author="Владимир Лаут" w:date="2021-03-03T11:03:00Z"/>
              </w:rPr>
            </w:pPr>
            <w:ins w:id="4319" w:author="Владимир Лаут" w:date="2021-03-03T11:03:00Z">
              <w:r w:rsidRPr="008B263D">
                <w:t>ТР2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3FEFF8B" w14:textId="77777777" w:rsidR="008B263D" w:rsidRPr="008B263D" w:rsidRDefault="008B263D" w:rsidP="008B263D">
            <w:pPr>
              <w:jc w:val="left"/>
              <w:rPr>
                <w:ins w:id="4320" w:author="Владимир Лаут" w:date="2021-03-03T11:03:00Z"/>
              </w:rPr>
            </w:pPr>
            <w:ins w:id="4321" w:author="Владимир Лаут" w:date="2021-03-03T11:03:00Z">
              <w:r w:rsidRPr="008B263D">
                <w:t>Р2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89E6FFC" w14:textId="77777777" w:rsidR="008B263D" w:rsidRPr="008B263D" w:rsidRDefault="008B263D" w:rsidP="008B263D">
            <w:pPr>
              <w:jc w:val="left"/>
              <w:rPr>
                <w:ins w:id="4322" w:author="Владимир Лаут" w:date="2021-03-03T11:03:00Z"/>
              </w:rPr>
            </w:pPr>
            <w:ins w:id="4323" w:author="Владимир Лаут" w:date="2021-03-03T11:03:00Z">
              <w:r w:rsidRPr="008B263D">
                <w:t>ТР2</w:t>
              </w:r>
            </w:ins>
          </w:p>
        </w:tc>
      </w:tr>
      <w:tr w:rsidR="008B263D" w:rsidRPr="008B263D" w14:paraId="2333D8D2" w14:textId="77777777" w:rsidTr="008B263D">
        <w:trPr>
          <w:cantSplit/>
          <w:jc w:val="center"/>
          <w:ins w:id="432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7D814AE" w14:textId="77777777" w:rsidR="008B263D" w:rsidRPr="008B263D" w:rsidRDefault="008B263D" w:rsidP="008B263D">
            <w:pPr>
              <w:rPr>
                <w:ins w:id="4325" w:author="Владимир Лаут" w:date="2021-03-03T11:03:00Z"/>
              </w:rPr>
            </w:pPr>
            <w:ins w:id="4326" w:author="Владимир Лаут" w:date="2021-03-03T11:03:00Z">
              <w:r w:rsidRPr="008B263D">
                <w:t>РО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79E2536" w14:textId="77777777" w:rsidR="008B263D" w:rsidRPr="008B263D" w:rsidRDefault="008B263D" w:rsidP="008B263D">
            <w:pPr>
              <w:jc w:val="left"/>
              <w:rPr>
                <w:ins w:id="4327" w:author="Владимир Лаут" w:date="2021-03-03T11:03:00Z"/>
              </w:rPr>
            </w:pPr>
            <w:ins w:id="4328" w:author="Владимир Лаут" w:date="2021-03-03T11:03:00Z">
              <w:r w:rsidRPr="008B263D">
                <w:t>ТР1 рабочего оборудования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90665D3" w14:textId="77777777" w:rsidR="008B263D" w:rsidRPr="008B263D" w:rsidRDefault="008B263D" w:rsidP="008B263D">
            <w:pPr>
              <w:jc w:val="left"/>
              <w:rPr>
                <w:ins w:id="4329" w:author="Владимир Лаут" w:date="2021-03-03T11:03:00Z"/>
              </w:rPr>
            </w:pPr>
            <w:ins w:id="4330" w:author="Владимир Лаут" w:date="2021-03-03T11:03:00Z">
              <w:r w:rsidRPr="008B263D">
                <w:t>РО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57D4E5B" w14:textId="77777777" w:rsidR="008B263D" w:rsidRPr="008B263D" w:rsidRDefault="008B263D" w:rsidP="008B263D">
            <w:pPr>
              <w:jc w:val="left"/>
              <w:rPr>
                <w:ins w:id="4331" w:author="Владимир Лаут" w:date="2021-03-03T11:03:00Z"/>
              </w:rPr>
            </w:pPr>
            <w:ins w:id="4332" w:author="Владимир Лаут" w:date="2021-03-03T11:03:00Z">
              <w:r w:rsidRPr="008B263D">
                <w:t>ТР1</w:t>
              </w:r>
            </w:ins>
          </w:p>
        </w:tc>
      </w:tr>
      <w:tr w:rsidR="008B263D" w:rsidRPr="008B263D" w14:paraId="1919C18C" w14:textId="77777777" w:rsidTr="008B263D">
        <w:trPr>
          <w:cantSplit/>
          <w:jc w:val="center"/>
          <w:ins w:id="433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711A903" w14:textId="77777777" w:rsidR="008B263D" w:rsidRPr="008B263D" w:rsidRDefault="008B263D" w:rsidP="008B263D">
            <w:pPr>
              <w:rPr>
                <w:ins w:id="4334" w:author="Владимир Лаут" w:date="2021-03-03T11:03:00Z"/>
              </w:rPr>
            </w:pPr>
            <w:ins w:id="4335" w:author="Владимир Лаут" w:date="2021-03-03T11:03:00Z">
              <w:r w:rsidRPr="008B263D">
                <w:t>РТ</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B8D9ED3" w14:textId="77777777" w:rsidR="008B263D" w:rsidRPr="008B263D" w:rsidRDefault="008B263D" w:rsidP="008B263D">
            <w:pPr>
              <w:jc w:val="left"/>
              <w:rPr>
                <w:ins w:id="4336" w:author="Владимир Лаут" w:date="2021-03-03T11:03:00Z"/>
              </w:rPr>
            </w:pPr>
            <w:ins w:id="4337" w:author="Владимир Лаут" w:date="2021-03-03T11:03:00Z">
              <w:r w:rsidRPr="008B263D">
                <w:t>Текущий ремонт по времени</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312CA1D" w14:textId="77777777" w:rsidR="008B263D" w:rsidRPr="008B263D" w:rsidRDefault="008B263D" w:rsidP="008B263D">
            <w:pPr>
              <w:jc w:val="left"/>
              <w:rPr>
                <w:ins w:id="4338" w:author="Владимир Лаут" w:date="2021-03-03T11:03:00Z"/>
              </w:rPr>
            </w:pPr>
            <w:ins w:id="4339" w:author="Владимир Лаут" w:date="2021-03-03T11:03:00Z">
              <w:r w:rsidRPr="008B263D">
                <w:t>РТ</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2E07CA0" w14:textId="77777777" w:rsidR="008B263D" w:rsidRPr="008B263D" w:rsidRDefault="008B263D" w:rsidP="008B263D">
            <w:pPr>
              <w:jc w:val="left"/>
              <w:rPr>
                <w:ins w:id="4340" w:author="Владимир Лаут" w:date="2021-03-03T11:03:00Z"/>
              </w:rPr>
            </w:pPr>
            <w:ins w:id="4341" w:author="Владимир Лаут" w:date="2021-03-03T11:03:00Z">
              <w:r w:rsidRPr="008B263D">
                <w:t>ТР</w:t>
              </w:r>
            </w:ins>
          </w:p>
        </w:tc>
      </w:tr>
      <w:tr w:rsidR="008B263D" w:rsidRPr="008B263D" w14:paraId="397D94BC" w14:textId="77777777" w:rsidTr="008B263D">
        <w:trPr>
          <w:cantSplit/>
          <w:jc w:val="center"/>
          <w:ins w:id="434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0C22CCE9" w14:textId="77777777" w:rsidR="008B263D" w:rsidRPr="008B263D" w:rsidRDefault="008B263D" w:rsidP="008B263D">
            <w:pPr>
              <w:rPr>
                <w:ins w:id="4343" w:author="Владимир Лаут" w:date="2021-03-03T11:03:00Z"/>
              </w:rPr>
            </w:pPr>
            <w:ins w:id="4344" w:author="Владимир Лаут" w:date="2021-03-03T11:03:00Z">
              <w:r w:rsidRPr="008B263D">
                <w:t>С1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2E1BD133" w14:textId="77777777" w:rsidR="008B263D" w:rsidRPr="008B263D" w:rsidRDefault="008B263D" w:rsidP="008B263D">
            <w:pPr>
              <w:jc w:val="left"/>
              <w:rPr>
                <w:ins w:id="4345" w:author="Владимир Лаут" w:date="2021-03-03T11:03:00Z"/>
              </w:rPr>
            </w:pPr>
            <w:ins w:id="4346" w:author="Владимир Лаут" w:date="2021-03-03T11:03:00Z">
              <w:r w:rsidRPr="008B263D">
                <w:t>Сезонное ТО1</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C356119" w14:textId="77777777" w:rsidR="008B263D" w:rsidRPr="008B263D" w:rsidRDefault="008B263D" w:rsidP="008B263D">
            <w:pPr>
              <w:jc w:val="left"/>
              <w:rPr>
                <w:ins w:id="4347" w:author="Владимир Лаут" w:date="2021-03-03T11:03:00Z"/>
              </w:rPr>
            </w:pPr>
            <w:ins w:id="4348" w:author="Владимир Лаут" w:date="2021-03-03T11:03:00Z">
              <w:r w:rsidRPr="008B263D">
                <w:t>С1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6DAF88A" w14:textId="77777777" w:rsidR="008B263D" w:rsidRPr="008B263D" w:rsidRDefault="008B263D" w:rsidP="008B263D">
            <w:pPr>
              <w:jc w:val="left"/>
              <w:rPr>
                <w:ins w:id="4349" w:author="Владимир Лаут" w:date="2021-03-03T11:03:00Z"/>
              </w:rPr>
            </w:pPr>
            <w:ins w:id="4350" w:author="Владимир Лаут" w:date="2021-03-03T11:03:00Z">
              <w:r w:rsidRPr="008B263D">
                <w:t>СТ1</w:t>
              </w:r>
            </w:ins>
          </w:p>
        </w:tc>
      </w:tr>
      <w:tr w:rsidR="008B263D" w:rsidRPr="008B263D" w14:paraId="6076B68E" w14:textId="77777777" w:rsidTr="008B263D">
        <w:trPr>
          <w:cantSplit/>
          <w:jc w:val="center"/>
          <w:ins w:id="435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21BFB888" w14:textId="77777777" w:rsidR="008B263D" w:rsidRPr="008B263D" w:rsidRDefault="008B263D" w:rsidP="008B263D">
            <w:pPr>
              <w:rPr>
                <w:ins w:id="4352" w:author="Владимир Лаут" w:date="2021-03-03T11:03:00Z"/>
              </w:rPr>
            </w:pPr>
            <w:ins w:id="4353" w:author="Владимир Лаут" w:date="2021-03-03T11:03:00Z">
              <w:r w:rsidRPr="008B263D">
                <w:t>СМ</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316F0C7" w14:textId="77777777" w:rsidR="008B263D" w:rsidRPr="008B263D" w:rsidRDefault="008B263D" w:rsidP="008B263D">
            <w:pPr>
              <w:jc w:val="left"/>
              <w:rPr>
                <w:ins w:id="4354" w:author="Владимир Лаут" w:date="2021-03-03T11:03:00Z"/>
              </w:rPr>
            </w:pPr>
            <w:ins w:id="4355" w:author="Владимир Лаут" w:date="2021-03-03T11:03:00Z">
              <w:r w:rsidRPr="008B263D">
                <w:t>Смазка</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21FE50D" w14:textId="77777777" w:rsidR="008B263D" w:rsidRPr="008B263D" w:rsidRDefault="008B263D" w:rsidP="008B263D">
            <w:pPr>
              <w:jc w:val="left"/>
              <w:rPr>
                <w:ins w:id="4356" w:author="Владимир Лаут" w:date="2021-03-03T11:03:00Z"/>
              </w:rPr>
            </w:pPr>
            <w:ins w:id="4357" w:author="Владимир Лаут" w:date="2021-03-03T11:03:00Z">
              <w:r w:rsidRPr="008B263D">
                <w:t>СМ</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CA2E6A3" w14:textId="77777777" w:rsidR="008B263D" w:rsidRPr="008B263D" w:rsidRDefault="008B263D" w:rsidP="008B263D">
            <w:pPr>
              <w:jc w:val="left"/>
              <w:rPr>
                <w:ins w:id="4358" w:author="Владимир Лаут" w:date="2021-03-03T11:03:00Z"/>
              </w:rPr>
            </w:pPr>
            <w:ins w:id="4359" w:author="Владимир Лаут" w:date="2021-03-03T11:03:00Z">
              <w:r w:rsidRPr="008B263D">
                <w:t>СМЗ</w:t>
              </w:r>
            </w:ins>
          </w:p>
        </w:tc>
      </w:tr>
      <w:tr w:rsidR="008B263D" w:rsidRPr="008B263D" w14:paraId="32C51C0C" w14:textId="77777777" w:rsidTr="008B263D">
        <w:trPr>
          <w:cantSplit/>
          <w:jc w:val="center"/>
          <w:ins w:id="436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5466065" w14:textId="77777777" w:rsidR="008B263D" w:rsidRPr="008B263D" w:rsidRDefault="008B263D" w:rsidP="008B263D">
            <w:pPr>
              <w:rPr>
                <w:ins w:id="4361" w:author="Владимир Лаут" w:date="2021-03-03T11:03:00Z"/>
              </w:rPr>
            </w:pPr>
            <w:ins w:id="4362" w:author="Владимир Лаут" w:date="2021-03-03T11:03:00Z">
              <w:r w:rsidRPr="008B263D">
                <w:t>СО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7ECD15E" w14:textId="77777777" w:rsidR="008B263D" w:rsidRPr="008B263D" w:rsidRDefault="008B263D" w:rsidP="008B263D">
            <w:pPr>
              <w:jc w:val="left"/>
              <w:rPr>
                <w:ins w:id="4363" w:author="Владимир Лаут" w:date="2021-03-03T11:03:00Z"/>
              </w:rPr>
            </w:pPr>
            <w:ins w:id="4364" w:author="Владимир Лаут" w:date="2021-03-03T11:03:00Z">
              <w:r w:rsidRPr="008B263D">
                <w:t>Сезонное ТО</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1328D25A" w14:textId="77777777" w:rsidR="008B263D" w:rsidRPr="008B263D" w:rsidRDefault="008B263D" w:rsidP="008B263D">
            <w:pPr>
              <w:jc w:val="left"/>
              <w:rPr>
                <w:ins w:id="4365" w:author="Владимир Лаут" w:date="2021-03-03T11:03:00Z"/>
              </w:rPr>
            </w:pPr>
            <w:ins w:id="4366" w:author="Владимир Лаут" w:date="2021-03-03T11:03:00Z">
              <w:r w:rsidRPr="008B263D">
                <w:t>СО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01A79F3" w14:textId="77777777" w:rsidR="008B263D" w:rsidRPr="008B263D" w:rsidRDefault="008B263D" w:rsidP="008B263D">
            <w:pPr>
              <w:jc w:val="left"/>
              <w:rPr>
                <w:ins w:id="4367" w:author="Владимир Лаут" w:date="2021-03-03T11:03:00Z"/>
              </w:rPr>
            </w:pPr>
            <w:ins w:id="4368" w:author="Владимир Лаут" w:date="2021-03-03T11:03:00Z">
              <w:r w:rsidRPr="008B263D">
                <w:t>СТО</w:t>
              </w:r>
            </w:ins>
          </w:p>
        </w:tc>
      </w:tr>
      <w:tr w:rsidR="008B263D" w:rsidRPr="008B263D" w14:paraId="694A7614" w14:textId="77777777" w:rsidTr="008B263D">
        <w:trPr>
          <w:cantSplit/>
          <w:jc w:val="center"/>
          <w:ins w:id="436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ED1B7C0" w14:textId="77777777" w:rsidR="008B263D" w:rsidRPr="008B263D" w:rsidRDefault="008B263D" w:rsidP="008B263D">
            <w:pPr>
              <w:rPr>
                <w:ins w:id="4370" w:author="Владимир Лаут" w:date="2021-03-03T11:03:00Z"/>
              </w:rPr>
            </w:pPr>
            <w:ins w:id="4371" w:author="Владимир Лаут" w:date="2021-03-03T11:03:00Z">
              <w:r w:rsidRPr="008B263D">
                <w:t>СР</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E830DDA" w14:textId="77777777" w:rsidR="008B263D" w:rsidRPr="008B263D" w:rsidRDefault="008B263D" w:rsidP="008B263D">
            <w:pPr>
              <w:jc w:val="left"/>
              <w:rPr>
                <w:ins w:id="4372" w:author="Владимир Лаут" w:date="2021-03-03T11:03:00Z"/>
              </w:rPr>
            </w:pPr>
            <w:ins w:id="4373" w:author="Владимир Лаут" w:date="2021-03-03T11:03:00Z">
              <w:r w:rsidRPr="008B263D">
                <w:t>Средний ремонт</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4B73A83" w14:textId="77777777" w:rsidR="008B263D" w:rsidRPr="008B263D" w:rsidRDefault="008B263D" w:rsidP="008B263D">
            <w:pPr>
              <w:jc w:val="left"/>
              <w:rPr>
                <w:ins w:id="4374" w:author="Владимир Лаут" w:date="2021-03-03T11:03:00Z"/>
              </w:rPr>
            </w:pPr>
            <w:ins w:id="4375" w:author="Владимир Лаут" w:date="2021-03-03T11:03:00Z">
              <w:r w:rsidRPr="008B263D">
                <w:t>СР</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44C9705" w14:textId="77777777" w:rsidR="008B263D" w:rsidRPr="008B263D" w:rsidRDefault="008B263D" w:rsidP="008B263D">
            <w:pPr>
              <w:jc w:val="left"/>
              <w:rPr>
                <w:ins w:id="4376" w:author="Владимир Лаут" w:date="2021-03-03T11:03:00Z"/>
              </w:rPr>
            </w:pPr>
            <w:ins w:id="4377" w:author="Владимир Лаут" w:date="2021-03-03T11:03:00Z">
              <w:r w:rsidRPr="008B263D">
                <w:t>СР</w:t>
              </w:r>
            </w:ins>
          </w:p>
        </w:tc>
      </w:tr>
      <w:tr w:rsidR="008B263D" w:rsidRPr="008B263D" w14:paraId="56BF2BA1" w14:textId="77777777" w:rsidTr="008B263D">
        <w:trPr>
          <w:cantSplit/>
          <w:jc w:val="center"/>
          <w:ins w:id="437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8A0C03E" w14:textId="77777777" w:rsidR="008B263D" w:rsidRPr="008B263D" w:rsidRDefault="008B263D" w:rsidP="008B263D">
            <w:pPr>
              <w:rPr>
                <w:ins w:id="4379" w:author="Владимир Лаут" w:date="2021-03-03T11:03:00Z"/>
              </w:rPr>
            </w:pPr>
            <w:ins w:id="4380" w:author="Владимир Лаут" w:date="2021-03-03T11:03:00Z">
              <w:r w:rsidRPr="008B263D">
                <w:t>Т1</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9FC08B3" w14:textId="77777777" w:rsidR="008B263D" w:rsidRPr="008B263D" w:rsidRDefault="008B263D" w:rsidP="008B263D">
            <w:pPr>
              <w:jc w:val="left"/>
              <w:rPr>
                <w:ins w:id="4381" w:author="Владимир Лаут" w:date="2021-03-03T11:03:00Z"/>
              </w:rPr>
            </w:pPr>
            <w:ins w:id="4382" w:author="Владимир Лаут" w:date="2021-03-03T11:03:00Z">
              <w:r w:rsidRPr="008B263D">
                <w:t>Текущий ремонт 1</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4E6B6BC" w14:textId="77777777" w:rsidR="008B263D" w:rsidRPr="008B263D" w:rsidRDefault="008B263D" w:rsidP="008B263D">
            <w:pPr>
              <w:jc w:val="left"/>
              <w:rPr>
                <w:ins w:id="4383" w:author="Владимир Лаут" w:date="2021-03-03T11:03:00Z"/>
              </w:rPr>
            </w:pPr>
            <w:ins w:id="4384" w:author="Владимир Лаут" w:date="2021-03-03T11:03:00Z">
              <w:r w:rsidRPr="008B263D">
                <w:t>Т1</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1FD1FF1" w14:textId="77777777" w:rsidR="008B263D" w:rsidRPr="008B263D" w:rsidRDefault="008B263D" w:rsidP="008B263D">
            <w:pPr>
              <w:jc w:val="left"/>
              <w:rPr>
                <w:ins w:id="4385" w:author="Владимир Лаут" w:date="2021-03-03T11:03:00Z"/>
              </w:rPr>
            </w:pPr>
            <w:ins w:id="4386" w:author="Владимир Лаут" w:date="2021-03-03T11:03:00Z">
              <w:r w:rsidRPr="008B263D">
                <w:t>ТР1</w:t>
              </w:r>
            </w:ins>
          </w:p>
        </w:tc>
      </w:tr>
      <w:tr w:rsidR="008B263D" w:rsidRPr="008B263D" w14:paraId="788CF703" w14:textId="77777777" w:rsidTr="008B263D">
        <w:trPr>
          <w:cantSplit/>
          <w:jc w:val="center"/>
          <w:ins w:id="438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7EF99979" w14:textId="77777777" w:rsidR="008B263D" w:rsidRPr="008B263D" w:rsidRDefault="008B263D" w:rsidP="008B263D">
            <w:pPr>
              <w:rPr>
                <w:ins w:id="4388" w:author="Владимир Лаут" w:date="2021-03-03T11:03:00Z"/>
              </w:rPr>
            </w:pPr>
            <w:ins w:id="4389" w:author="Владимир Лаут" w:date="2021-03-03T11:03:00Z">
              <w:r w:rsidRPr="008B263D">
                <w:t>Т2</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881BCEE" w14:textId="77777777" w:rsidR="008B263D" w:rsidRPr="008B263D" w:rsidRDefault="008B263D" w:rsidP="008B263D">
            <w:pPr>
              <w:jc w:val="left"/>
              <w:rPr>
                <w:ins w:id="4390" w:author="Владимир Лаут" w:date="2021-03-03T11:03:00Z"/>
              </w:rPr>
            </w:pPr>
            <w:ins w:id="4391" w:author="Владимир Лаут" w:date="2021-03-03T11:03:00Z">
              <w:r w:rsidRPr="008B263D">
                <w:t>Текущий ремонт 2</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439C79C" w14:textId="77777777" w:rsidR="008B263D" w:rsidRPr="008B263D" w:rsidRDefault="008B263D" w:rsidP="008B263D">
            <w:pPr>
              <w:jc w:val="left"/>
              <w:rPr>
                <w:ins w:id="4392" w:author="Владимир Лаут" w:date="2021-03-03T11:03:00Z"/>
              </w:rPr>
            </w:pPr>
            <w:ins w:id="4393" w:author="Владимир Лаут" w:date="2021-03-03T11:03:00Z">
              <w:r w:rsidRPr="008B263D">
                <w:t>Т2</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7AB7AA6" w14:textId="77777777" w:rsidR="008B263D" w:rsidRPr="008B263D" w:rsidRDefault="008B263D" w:rsidP="008B263D">
            <w:pPr>
              <w:jc w:val="left"/>
              <w:rPr>
                <w:ins w:id="4394" w:author="Владимир Лаут" w:date="2021-03-03T11:03:00Z"/>
              </w:rPr>
            </w:pPr>
            <w:ins w:id="4395" w:author="Владимир Лаут" w:date="2021-03-03T11:03:00Z">
              <w:r w:rsidRPr="008B263D">
                <w:t>ТР2</w:t>
              </w:r>
            </w:ins>
          </w:p>
        </w:tc>
      </w:tr>
      <w:tr w:rsidR="008B263D" w:rsidRPr="008B263D" w14:paraId="72616B75" w14:textId="77777777" w:rsidTr="008B263D">
        <w:trPr>
          <w:cantSplit/>
          <w:jc w:val="center"/>
          <w:ins w:id="439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2ED1D95" w14:textId="77777777" w:rsidR="008B263D" w:rsidRPr="008B263D" w:rsidRDefault="008B263D" w:rsidP="008B263D">
            <w:pPr>
              <w:rPr>
                <w:ins w:id="4397" w:author="Владимир Лаут" w:date="2021-03-03T11:03:00Z"/>
              </w:rPr>
            </w:pPr>
            <w:ins w:id="4398" w:author="Владимир Лаут" w:date="2021-03-03T11:03:00Z">
              <w:r w:rsidRPr="008B263D">
                <w:t>Т3</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D94C1C1" w14:textId="77777777" w:rsidR="008B263D" w:rsidRPr="008B263D" w:rsidRDefault="008B263D" w:rsidP="008B263D">
            <w:pPr>
              <w:jc w:val="left"/>
              <w:rPr>
                <w:ins w:id="4399" w:author="Владимир Лаут" w:date="2021-03-03T11:03:00Z"/>
              </w:rPr>
            </w:pPr>
            <w:ins w:id="4400" w:author="Владимир Лаут" w:date="2021-03-03T11:03:00Z">
              <w:r w:rsidRPr="008B263D">
                <w:t>Текущий ремонт 3</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7EDA0724" w14:textId="77777777" w:rsidR="008B263D" w:rsidRPr="008B263D" w:rsidRDefault="008B263D" w:rsidP="008B263D">
            <w:pPr>
              <w:jc w:val="left"/>
              <w:rPr>
                <w:ins w:id="4401" w:author="Владимир Лаут" w:date="2021-03-03T11:03:00Z"/>
              </w:rPr>
            </w:pPr>
            <w:ins w:id="4402" w:author="Владимир Лаут" w:date="2021-03-03T11:03:00Z">
              <w:r w:rsidRPr="008B263D">
                <w:t>Т3</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0D50DE00" w14:textId="77777777" w:rsidR="008B263D" w:rsidRPr="008B263D" w:rsidRDefault="008B263D" w:rsidP="008B263D">
            <w:pPr>
              <w:jc w:val="left"/>
              <w:rPr>
                <w:ins w:id="4403" w:author="Владимир Лаут" w:date="2021-03-03T11:03:00Z"/>
              </w:rPr>
            </w:pPr>
            <w:ins w:id="4404" w:author="Владимир Лаут" w:date="2021-03-03T11:03:00Z">
              <w:r w:rsidRPr="008B263D">
                <w:t>ТР3</w:t>
              </w:r>
            </w:ins>
          </w:p>
        </w:tc>
      </w:tr>
      <w:tr w:rsidR="008B263D" w:rsidRPr="008B263D" w14:paraId="7094BCE6" w14:textId="77777777" w:rsidTr="008B263D">
        <w:trPr>
          <w:cantSplit/>
          <w:jc w:val="center"/>
          <w:ins w:id="440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E644FF5" w14:textId="77777777" w:rsidR="008B263D" w:rsidRPr="008B263D" w:rsidRDefault="008B263D" w:rsidP="008B263D">
            <w:pPr>
              <w:rPr>
                <w:ins w:id="4406" w:author="Владимир Лаут" w:date="2021-03-03T11:03:00Z"/>
              </w:rPr>
            </w:pPr>
            <w:ins w:id="4407" w:author="Владимир Лаут" w:date="2021-03-03T11:03:00Z">
              <w:r w:rsidRPr="008B263D">
                <w:t>Т4</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95C2593" w14:textId="77777777" w:rsidR="008B263D" w:rsidRPr="008B263D" w:rsidRDefault="008B263D" w:rsidP="008B263D">
            <w:pPr>
              <w:jc w:val="left"/>
              <w:rPr>
                <w:ins w:id="4408" w:author="Владимир Лаут" w:date="2021-03-03T11:03:00Z"/>
              </w:rPr>
            </w:pPr>
            <w:ins w:id="4409" w:author="Владимир Лаут" w:date="2021-03-03T11:03:00Z">
              <w:r w:rsidRPr="008B263D">
                <w:t>Текущий ремонт 4</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F1A3B64" w14:textId="77777777" w:rsidR="008B263D" w:rsidRPr="008B263D" w:rsidRDefault="008B263D" w:rsidP="008B263D">
            <w:pPr>
              <w:jc w:val="left"/>
              <w:rPr>
                <w:ins w:id="4410" w:author="Владимир Лаут" w:date="2021-03-03T11:03:00Z"/>
              </w:rPr>
            </w:pPr>
            <w:ins w:id="4411" w:author="Владимир Лаут" w:date="2021-03-03T11:03:00Z">
              <w:r w:rsidRPr="008B263D">
                <w:t>Т4</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C652DA4" w14:textId="77777777" w:rsidR="008B263D" w:rsidRPr="008B263D" w:rsidRDefault="008B263D" w:rsidP="008B263D">
            <w:pPr>
              <w:jc w:val="left"/>
              <w:rPr>
                <w:ins w:id="4412" w:author="Владимир Лаут" w:date="2021-03-03T11:03:00Z"/>
              </w:rPr>
            </w:pPr>
            <w:ins w:id="4413" w:author="Владимир Лаут" w:date="2021-03-03T11:03:00Z">
              <w:r w:rsidRPr="008B263D">
                <w:t>ТР4</w:t>
              </w:r>
            </w:ins>
          </w:p>
        </w:tc>
      </w:tr>
      <w:tr w:rsidR="008B263D" w:rsidRPr="008B263D" w14:paraId="791F18E3" w14:textId="77777777" w:rsidTr="008B263D">
        <w:trPr>
          <w:cantSplit/>
          <w:jc w:val="center"/>
          <w:ins w:id="441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51FB8F8" w14:textId="77777777" w:rsidR="008B263D" w:rsidRPr="008B263D" w:rsidRDefault="008B263D" w:rsidP="008B263D">
            <w:pPr>
              <w:rPr>
                <w:ins w:id="4415" w:author="Владимир Лаут" w:date="2021-03-03T11:03:00Z"/>
              </w:rPr>
            </w:pPr>
            <w:ins w:id="4416" w:author="Владимир Лаут" w:date="2021-03-03T11:03:00Z">
              <w:r w:rsidRPr="008B263D">
                <w:t>Т5</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7D07CDD8" w14:textId="77777777" w:rsidR="008B263D" w:rsidRPr="008B263D" w:rsidRDefault="008B263D" w:rsidP="008B263D">
            <w:pPr>
              <w:jc w:val="left"/>
              <w:rPr>
                <w:ins w:id="4417" w:author="Владимир Лаут" w:date="2021-03-03T11:03:00Z"/>
              </w:rPr>
            </w:pPr>
            <w:ins w:id="4418" w:author="Владимир Лаут" w:date="2021-03-03T11:03:00Z">
              <w:r w:rsidRPr="008B263D">
                <w:t>Текущий ремонт 5</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F70C9D0" w14:textId="77777777" w:rsidR="008B263D" w:rsidRPr="008B263D" w:rsidRDefault="008B263D" w:rsidP="008B263D">
            <w:pPr>
              <w:jc w:val="left"/>
              <w:rPr>
                <w:ins w:id="4419" w:author="Владимир Лаут" w:date="2021-03-03T11:03:00Z"/>
              </w:rPr>
            </w:pPr>
            <w:ins w:id="4420" w:author="Владимир Лаут" w:date="2021-03-03T11:03:00Z">
              <w:r w:rsidRPr="008B263D">
                <w:t>Т5</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4FAEB3C" w14:textId="77777777" w:rsidR="008B263D" w:rsidRPr="008B263D" w:rsidRDefault="008B263D" w:rsidP="008B263D">
            <w:pPr>
              <w:jc w:val="left"/>
              <w:rPr>
                <w:ins w:id="4421" w:author="Владимир Лаут" w:date="2021-03-03T11:03:00Z"/>
              </w:rPr>
            </w:pPr>
            <w:ins w:id="4422" w:author="Владимир Лаут" w:date="2021-03-03T11:03:00Z">
              <w:r w:rsidRPr="008B263D">
                <w:t>ТР5</w:t>
              </w:r>
            </w:ins>
          </w:p>
        </w:tc>
      </w:tr>
      <w:tr w:rsidR="008B263D" w:rsidRPr="008B263D" w14:paraId="2DE1CC41" w14:textId="77777777" w:rsidTr="008B263D">
        <w:trPr>
          <w:cantSplit/>
          <w:jc w:val="center"/>
          <w:ins w:id="4423"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90AB03B" w14:textId="77777777" w:rsidR="008B263D" w:rsidRPr="008B263D" w:rsidRDefault="008B263D" w:rsidP="008B263D">
            <w:pPr>
              <w:rPr>
                <w:ins w:id="4424" w:author="Владимир Лаут" w:date="2021-03-03T11:03:00Z"/>
              </w:rPr>
            </w:pPr>
            <w:ins w:id="4425" w:author="Владимир Лаут" w:date="2021-03-03T11:03:00Z">
              <w:r w:rsidRPr="008B263D">
                <w:t>Т6</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A179355" w14:textId="77777777" w:rsidR="008B263D" w:rsidRPr="008B263D" w:rsidRDefault="008B263D" w:rsidP="008B263D">
            <w:pPr>
              <w:jc w:val="left"/>
              <w:rPr>
                <w:ins w:id="4426" w:author="Владимир Лаут" w:date="2021-03-03T11:03:00Z"/>
              </w:rPr>
            </w:pPr>
            <w:ins w:id="4427" w:author="Владимир Лаут" w:date="2021-03-03T11:03:00Z">
              <w:r w:rsidRPr="008B263D">
                <w:t>Текущий ремонт 6</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57C2428" w14:textId="77777777" w:rsidR="008B263D" w:rsidRPr="008B263D" w:rsidRDefault="008B263D" w:rsidP="008B263D">
            <w:pPr>
              <w:jc w:val="left"/>
              <w:rPr>
                <w:ins w:id="4428" w:author="Владимир Лаут" w:date="2021-03-03T11:03:00Z"/>
              </w:rPr>
            </w:pPr>
            <w:ins w:id="4429" w:author="Владимир Лаут" w:date="2021-03-03T11:03:00Z">
              <w:r w:rsidRPr="008B263D">
                <w:t>Т6</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683EB2C" w14:textId="77777777" w:rsidR="008B263D" w:rsidRPr="008B263D" w:rsidRDefault="008B263D" w:rsidP="008B263D">
            <w:pPr>
              <w:jc w:val="left"/>
              <w:rPr>
                <w:ins w:id="4430" w:author="Владимир Лаут" w:date="2021-03-03T11:03:00Z"/>
              </w:rPr>
            </w:pPr>
            <w:ins w:id="4431" w:author="Владимир Лаут" w:date="2021-03-03T11:03:00Z">
              <w:r w:rsidRPr="008B263D">
                <w:t>ТР6</w:t>
              </w:r>
            </w:ins>
          </w:p>
        </w:tc>
      </w:tr>
      <w:tr w:rsidR="008B263D" w:rsidRPr="008B263D" w14:paraId="6ED14B0D" w14:textId="77777777" w:rsidTr="008B263D">
        <w:trPr>
          <w:cantSplit/>
          <w:jc w:val="center"/>
          <w:ins w:id="4432"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A65A836" w14:textId="77777777" w:rsidR="008B263D" w:rsidRPr="008B263D" w:rsidRDefault="008B263D" w:rsidP="008B263D">
            <w:pPr>
              <w:rPr>
                <w:ins w:id="4433" w:author="Владимир Лаут" w:date="2021-03-03T11:03:00Z"/>
              </w:rPr>
            </w:pPr>
            <w:ins w:id="4434" w:author="Владимир Лаут" w:date="2021-03-03T11:03:00Z">
              <w:r w:rsidRPr="008B263D">
                <w:t>Т7</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38F30E36" w14:textId="77777777" w:rsidR="008B263D" w:rsidRPr="008B263D" w:rsidRDefault="008B263D" w:rsidP="008B263D">
            <w:pPr>
              <w:jc w:val="left"/>
              <w:rPr>
                <w:ins w:id="4435" w:author="Владимир Лаут" w:date="2021-03-03T11:03:00Z"/>
              </w:rPr>
            </w:pPr>
            <w:ins w:id="4436" w:author="Владимир Лаут" w:date="2021-03-03T11:03:00Z">
              <w:r w:rsidRPr="008B263D">
                <w:t>Текущий ремонт 7</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F750B5A" w14:textId="77777777" w:rsidR="008B263D" w:rsidRPr="008B263D" w:rsidRDefault="008B263D" w:rsidP="008B263D">
            <w:pPr>
              <w:jc w:val="left"/>
              <w:rPr>
                <w:ins w:id="4437" w:author="Владимир Лаут" w:date="2021-03-03T11:03:00Z"/>
              </w:rPr>
            </w:pPr>
            <w:ins w:id="4438" w:author="Владимир Лаут" w:date="2021-03-03T11:03:00Z">
              <w:r w:rsidRPr="008B263D">
                <w:t>Т7</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8415E74" w14:textId="77777777" w:rsidR="008B263D" w:rsidRPr="008B263D" w:rsidRDefault="008B263D" w:rsidP="008B263D">
            <w:pPr>
              <w:jc w:val="left"/>
              <w:rPr>
                <w:ins w:id="4439" w:author="Владимир Лаут" w:date="2021-03-03T11:03:00Z"/>
              </w:rPr>
            </w:pPr>
            <w:ins w:id="4440" w:author="Владимир Лаут" w:date="2021-03-03T11:03:00Z">
              <w:r w:rsidRPr="008B263D">
                <w:t>ТР7</w:t>
              </w:r>
            </w:ins>
          </w:p>
        </w:tc>
      </w:tr>
      <w:tr w:rsidR="008B263D" w:rsidRPr="008B263D" w14:paraId="70CC6EE5" w14:textId="77777777" w:rsidTr="008B263D">
        <w:trPr>
          <w:cantSplit/>
          <w:jc w:val="center"/>
          <w:ins w:id="4441"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E39136D" w14:textId="77777777" w:rsidR="008B263D" w:rsidRPr="008B263D" w:rsidRDefault="008B263D" w:rsidP="008B263D">
            <w:pPr>
              <w:rPr>
                <w:ins w:id="4442" w:author="Владимир Лаут" w:date="2021-03-03T11:03:00Z"/>
              </w:rPr>
            </w:pPr>
            <w:ins w:id="4443" w:author="Владимир Лаут" w:date="2021-03-03T11:03:00Z">
              <w:r w:rsidRPr="008B263D">
                <w:t>ТВ</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EAB3768" w14:textId="77777777" w:rsidR="008B263D" w:rsidRPr="008B263D" w:rsidRDefault="008B263D" w:rsidP="008B263D">
            <w:pPr>
              <w:jc w:val="left"/>
              <w:rPr>
                <w:ins w:id="4444" w:author="Владимир Лаут" w:date="2021-03-03T11:03:00Z"/>
              </w:rPr>
            </w:pPr>
            <w:ins w:id="4445" w:author="Владимир Лаут" w:date="2021-03-03T11:03:00Z">
              <w:r w:rsidRPr="008B263D">
                <w:t xml:space="preserve">ТР </w:t>
              </w:r>
              <w:proofErr w:type="spellStart"/>
              <w:r w:rsidRPr="008B263D">
                <w:t>вращателя</w:t>
              </w:r>
              <w:proofErr w:type="spellEnd"/>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9795F88" w14:textId="77777777" w:rsidR="008B263D" w:rsidRPr="008B263D" w:rsidRDefault="008B263D" w:rsidP="008B263D">
            <w:pPr>
              <w:jc w:val="left"/>
              <w:rPr>
                <w:ins w:id="4446" w:author="Владимир Лаут" w:date="2021-03-03T11:03:00Z"/>
              </w:rPr>
            </w:pPr>
            <w:ins w:id="4447" w:author="Владимир Лаут" w:date="2021-03-03T11:03:00Z">
              <w:r w:rsidRPr="008B263D">
                <w:t>ТВ</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052BA93" w14:textId="77777777" w:rsidR="008B263D" w:rsidRPr="008B263D" w:rsidRDefault="008B263D" w:rsidP="008B263D">
            <w:pPr>
              <w:jc w:val="left"/>
              <w:rPr>
                <w:ins w:id="4448" w:author="Владимир Лаут" w:date="2021-03-03T11:03:00Z"/>
              </w:rPr>
            </w:pPr>
            <w:ins w:id="4449" w:author="Владимир Лаут" w:date="2021-03-03T11:03:00Z">
              <w:r w:rsidRPr="008B263D">
                <w:t>ТР</w:t>
              </w:r>
            </w:ins>
          </w:p>
        </w:tc>
      </w:tr>
      <w:tr w:rsidR="008B263D" w:rsidRPr="008B263D" w14:paraId="08836EB9" w14:textId="77777777" w:rsidTr="008B263D">
        <w:trPr>
          <w:cantSplit/>
          <w:jc w:val="center"/>
          <w:ins w:id="4450"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6DC72AB2" w14:textId="77777777" w:rsidR="008B263D" w:rsidRPr="008B263D" w:rsidRDefault="008B263D" w:rsidP="008B263D">
            <w:pPr>
              <w:rPr>
                <w:ins w:id="4451" w:author="Владимир Лаут" w:date="2021-03-03T11:03:00Z"/>
              </w:rPr>
            </w:pPr>
            <w:ins w:id="4452" w:author="Владимир Лаут" w:date="2021-03-03T11:03:00Z">
              <w:r w:rsidRPr="008B263D">
                <w:t>ТК</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0CBDD0E6" w14:textId="77777777" w:rsidR="008B263D" w:rsidRPr="008B263D" w:rsidRDefault="008B263D" w:rsidP="008B263D">
            <w:pPr>
              <w:jc w:val="left"/>
              <w:rPr>
                <w:ins w:id="4453" w:author="Владимир Лаут" w:date="2021-03-03T11:03:00Z"/>
              </w:rPr>
            </w:pPr>
            <w:ins w:id="4454" w:author="Владимир Лаут" w:date="2021-03-03T11:03:00Z">
              <w:r w:rsidRPr="008B263D">
                <w:t>ТР коробки передач</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903C020" w14:textId="77777777" w:rsidR="008B263D" w:rsidRPr="008B263D" w:rsidRDefault="008B263D" w:rsidP="008B263D">
            <w:pPr>
              <w:jc w:val="left"/>
              <w:rPr>
                <w:ins w:id="4455" w:author="Владимир Лаут" w:date="2021-03-03T11:03:00Z"/>
              </w:rPr>
            </w:pPr>
            <w:ins w:id="4456" w:author="Владимир Лаут" w:date="2021-03-03T11:03:00Z">
              <w:r w:rsidRPr="008B263D">
                <w:t>ТК</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FEE6AC9" w14:textId="77777777" w:rsidR="008B263D" w:rsidRPr="008B263D" w:rsidRDefault="008B263D" w:rsidP="008B263D">
            <w:pPr>
              <w:jc w:val="left"/>
              <w:rPr>
                <w:ins w:id="4457" w:author="Владимир Лаут" w:date="2021-03-03T11:03:00Z"/>
              </w:rPr>
            </w:pPr>
            <w:ins w:id="4458" w:author="Владимир Лаут" w:date="2021-03-03T11:03:00Z">
              <w:r w:rsidRPr="008B263D">
                <w:t>ТР</w:t>
              </w:r>
            </w:ins>
          </w:p>
        </w:tc>
      </w:tr>
      <w:tr w:rsidR="008B263D" w:rsidRPr="008B263D" w14:paraId="5A1FEBD5" w14:textId="77777777" w:rsidTr="008B263D">
        <w:trPr>
          <w:cantSplit/>
          <w:jc w:val="center"/>
          <w:ins w:id="4459"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353B708C" w14:textId="77777777" w:rsidR="008B263D" w:rsidRPr="008B263D" w:rsidRDefault="008B263D" w:rsidP="008B263D">
            <w:pPr>
              <w:rPr>
                <w:ins w:id="4460" w:author="Владимир Лаут" w:date="2021-03-03T11:03:00Z"/>
              </w:rPr>
            </w:pPr>
            <w:ins w:id="4461" w:author="Владимир Лаут" w:date="2021-03-03T11:03:00Z">
              <w:r w:rsidRPr="008B263D">
                <w:t>ТО</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4596D52" w14:textId="77777777" w:rsidR="008B263D" w:rsidRPr="008B263D" w:rsidRDefault="008B263D" w:rsidP="008B263D">
            <w:pPr>
              <w:jc w:val="left"/>
              <w:rPr>
                <w:ins w:id="4462" w:author="Владимир Лаут" w:date="2021-03-03T11:03:00Z"/>
              </w:rPr>
            </w:pPr>
            <w:ins w:id="4463" w:author="Владимир Лаут" w:date="2021-03-03T11:03:00Z">
              <w:r w:rsidRPr="008B263D">
                <w:t>Техническое обслуживание</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5C3C10D" w14:textId="77777777" w:rsidR="008B263D" w:rsidRPr="008B263D" w:rsidRDefault="008B263D" w:rsidP="008B263D">
            <w:pPr>
              <w:jc w:val="left"/>
              <w:rPr>
                <w:ins w:id="4464" w:author="Владимир Лаут" w:date="2021-03-03T11:03:00Z"/>
              </w:rPr>
            </w:pPr>
            <w:ins w:id="4465" w:author="Владимир Лаут" w:date="2021-03-03T11:03:00Z">
              <w:r w:rsidRPr="008B263D">
                <w:t>ТО</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31D1D688" w14:textId="77777777" w:rsidR="008B263D" w:rsidRPr="008B263D" w:rsidRDefault="008B263D" w:rsidP="008B263D">
            <w:pPr>
              <w:jc w:val="left"/>
              <w:rPr>
                <w:ins w:id="4466" w:author="Владимир Лаут" w:date="2021-03-03T11:03:00Z"/>
              </w:rPr>
            </w:pPr>
            <w:ins w:id="4467" w:author="Владимир Лаут" w:date="2021-03-03T11:03:00Z">
              <w:r w:rsidRPr="008B263D">
                <w:t>ТО</w:t>
              </w:r>
            </w:ins>
          </w:p>
        </w:tc>
      </w:tr>
      <w:tr w:rsidR="008B263D" w:rsidRPr="008B263D" w14:paraId="10513014" w14:textId="77777777" w:rsidTr="008B263D">
        <w:trPr>
          <w:cantSplit/>
          <w:jc w:val="center"/>
          <w:ins w:id="4468"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5A72EB6" w14:textId="77777777" w:rsidR="008B263D" w:rsidRPr="008B263D" w:rsidRDefault="008B263D" w:rsidP="008B263D">
            <w:pPr>
              <w:rPr>
                <w:ins w:id="4469" w:author="Владимир Лаут" w:date="2021-03-03T11:03:00Z"/>
              </w:rPr>
            </w:pPr>
            <w:ins w:id="4470" w:author="Владимир Лаут" w:date="2021-03-03T11:03:00Z">
              <w:r w:rsidRPr="008B263D">
                <w:t>ТП</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49B7B7E9" w14:textId="77777777" w:rsidR="008B263D" w:rsidRPr="008B263D" w:rsidRDefault="008B263D" w:rsidP="008B263D">
            <w:pPr>
              <w:jc w:val="left"/>
              <w:rPr>
                <w:ins w:id="4471" w:author="Владимир Лаут" w:date="2021-03-03T11:03:00Z"/>
              </w:rPr>
            </w:pPr>
            <w:ins w:id="4472" w:author="Владимир Лаут" w:date="2021-03-03T11:03:00Z">
              <w:r w:rsidRPr="008B263D">
                <w:t>ТР пневмосистемы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28173D8A" w14:textId="77777777" w:rsidR="008B263D" w:rsidRPr="008B263D" w:rsidRDefault="008B263D" w:rsidP="008B263D">
            <w:pPr>
              <w:jc w:val="left"/>
              <w:rPr>
                <w:ins w:id="4473" w:author="Владимир Лаут" w:date="2021-03-03T11:03:00Z"/>
              </w:rPr>
            </w:pPr>
            <w:ins w:id="4474" w:author="Владимир Лаут" w:date="2021-03-03T11:03:00Z">
              <w:r w:rsidRPr="008B263D">
                <w:t>ТП</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1EA08D15" w14:textId="77777777" w:rsidR="008B263D" w:rsidRPr="008B263D" w:rsidRDefault="008B263D" w:rsidP="008B263D">
            <w:pPr>
              <w:jc w:val="left"/>
              <w:rPr>
                <w:ins w:id="4475" w:author="Владимир Лаут" w:date="2021-03-03T11:03:00Z"/>
              </w:rPr>
            </w:pPr>
            <w:ins w:id="4476" w:author="Владимир Лаут" w:date="2021-03-03T11:03:00Z">
              <w:r w:rsidRPr="008B263D">
                <w:t>ТР</w:t>
              </w:r>
            </w:ins>
          </w:p>
        </w:tc>
      </w:tr>
      <w:tr w:rsidR="008B263D" w:rsidRPr="008B263D" w14:paraId="4AD81694" w14:textId="77777777" w:rsidTr="008B263D">
        <w:trPr>
          <w:cantSplit/>
          <w:jc w:val="center"/>
          <w:ins w:id="4477"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15AE33C1" w14:textId="77777777" w:rsidR="008B263D" w:rsidRPr="008B263D" w:rsidRDefault="008B263D" w:rsidP="008B263D">
            <w:pPr>
              <w:rPr>
                <w:ins w:id="4478" w:author="Владимир Лаут" w:date="2021-03-03T11:03:00Z"/>
              </w:rPr>
            </w:pPr>
            <w:ins w:id="4479" w:author="Владимир Лаут" w:date="2021-03-03T11:03:00Z">
              <w:r w:rsidRPr="008B263D">
                <w:t>ТР</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7042756" w14:textId="77777777" w:rsidR="008B263D" w:rsidRPr="008B263D" w:rsidRDefault="008B263D" w:rsidP="008B263D">
            <w:pPr>
              <w:jc w:val="left"/>
              <w:rPr>
                <w:ins w:id="4480" w:author="Владимир Лаут" w:date="2021-03-03T11:03:00Z"/>
              </w:rPr>
            </w:pPr>
            <w:ins w:id="4481" w:author="Владимир Лаут" w:date="2021-03-03T11:03:00Z">
              <w:r w:rsidRPr="008B263D">
                <w:t>Текущий ремонт</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5565FF3C" w14:textId="77777777" w:rsidR="008B263D" w:rsidRPr="008B263D" w:rsidRDefault="008B263D" w:rsidP="008B263D">
            <w:pPr>
              <w:jc w:val="left"/>
              <w:rPr>
                <w:ins w:id="4482" w:author="Владимир Лаут" w:date="2021-03-03T11:03:00Z"/>
              </w:rPr>
            </w:pPr>
            <w:ins w:id="4483" w:author="Владимир Лаут" w:date="2021-03-03T11:03:00Z">
              <w:r w:rsidRPr="008B263D">
                <w:t>ТР</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44FD7757" w14:textId="77777777" w:rsidR="008B263D" w:rsidRPr="008B263D" w:rsidRDefault="008B263D" w:rsidP="008B263D">
            <w:pPr>
              <w:jc w:val="left"/>
              <w:rPr>
                <w:ins w:id="4484" w:author="Владимир Лаут" w:date="2021-03-03T11:03:00Z"/>
              </w:rPr>
            </w:pPr>
            <w:ins w:id="4485" w:author="Владимир Лаут" w:date="2021-03-03T11:03:00Z">
              <w:r w:rsidRPr="008B263D">
                <w:t>ТР</w:t>
              </w:r>
            </w:ins>
          </w:p>
        </w:tc>
      </w:tr>
      <w:tr w:rsidR="008B263D" w:rsidRPr="008B263D" w14:paraId="4F566B5E" w14:textId="77777777" w:rsidTr="008B263D">
        <w:trPr>
          <w:cantSplit/>
          <w:jc w:val="center"/>
          <w:ins w:id="4486"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EE6FAAA" w14:textId="77777777" w:rsidR="008B263D" w:rsidRPr="008B263D" w:rsidRDefault="008B263D" w:rsidP="008B263D">
            <w:pPr>
              <w:rPr>
                <w:ins w:id="4487" w:author="Владимир Лаут" w:date="2021-03-03T11:03:00Z"/>
              </w:rPr>
            </w:pPr>
            <w:ins w:id="4488" w:author="Владимир Лаут" w:date="2021-03-03T11:03:00Z">
              <w:r w:rsidRPr="008B263D">
                <w:t>ТС</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5E2B2FDC" w14:textId="77777777" w:rsidR="008B263D" w:rsidRPr="008B263D" w:rsidRDefault="008B263D" w:rsidP="008B263D">
            <w:pPr>
              <w:jc w:val="left"/>
              <w:rPr>
                <w:ins w:id="4489" w:author="Владимир Лаут" w:date="2021-03-03T11:03:00Z"/>
              </w:rPr>
            </w:pPr>
            <w:ins w:id="4490" w:author="Владимир Лаут" w:date="2021-03-03T11:03:00Z">
              <w:r w:rsidRPr="008B263D">
                <w:t>ТР ступицы</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9D7FE89" w14:textId="77777777" w:rsidR="008B263D" w:rsidRPr="008B263D" w:rsidRDefault="008B263D" w:rsidP="008B263D">
            <w:pPr>
              <w:jc w:val="left"/>
              <w:rPr>
                <w:ins w:id="4491" w:author="Владимир Лаут" w:date="2021-03-03T11:03:00Z"/>
              </w:rPr>
            </w:pPr>
            <w:ins w:id="4492" w:author="Владимир Лаут" w:date="2021-03-03T11:03:00Z">
              <w:r w:rsidRPr="008B263D">
                <w:t>ТС</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2E4CB206" w14:textId="77777777" w:rsidR="008B263D" w:rsidRPr="008B263D" w:rsidRDefault="008B263D" w:rsidP="008B263D">
            <w:pPr>
              <w:jc w:val="left"/>
              <w:rPr>
                <w:ins w:id="4493" w:author="Владимир Лаут" w:date="2021-03-03T11:03:00Z"/>
              </w:rPr>
            </w:pPr>
            <w:ins w:id="4494" w:author="Владимир Лаут" w:date="2021-03-03T11:03:00Z">
              <w:r w:rsidRPr="008B263D">
                <w:t>ТР</w:t>
              </w:r>
            </w:ins>
          </w:p>
        </w:tc>
      </w:tr>
      <w:tr w:rsidR="008B263D" w:rsidRPr="008B263D" w14:paraId="31CE7BF3" w14:textId="77777777" w:rsidTr="008B263D">
        <w:trPr>
          <w:cantSplit/>
          <w:jc w:val="center"/>
          <w:ins w:id="4495"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4161D129" w14:textId="77777777" w:rsidR="008B263D" w:rsidRPr="008B263D" w:rsidRDefault="008B263D" w:rsidP="008B263D">
            <w:pPr>
              <w:rPr>
                <w:ins w:id="4496" w:author="Владимир Лаут" w:date="2021-03-03T11:03:00Z"/>
              </w:rPr>
            </w:pPr>
            <w:ins w:id="4497" w:author="Владимир Лаут" w:date="2021-03-03T11:03:00Z">
              <w:r w:rsidRPr="008B263D">
                <w:t>ТУ</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60A1EDD4" w14:textId="77777777" w:rsidR="008B263D" w:rsidRPr="008B263D" w:rsidRDefault="008B263D" w:rsidP="008B263D">
            <w:pPr>
              <w:jc w:val="left"/>
              <w:rPr>
                <w:ins w:id="4498" w:author="Владимир Лаут" w:date="2021-03-03T11:03:00Z"/>
              </w:rPr>
            </w:pPr>
            <w:ins w:id="4499" w:author="Владимир Лаут" w:date="2021-03-03T11:03:00Z">
              <w:r w:rsidRPr="008B263D">
                <w:t>ТР рулевого управления</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3F2DD959" w14:textId="77777777" w:rsidR="008B263D" w:rsidRPr="008B263D" w:rsidRDefault="008B263D" w:rsidP="008B263D">
            <w:pPr>
              <w:jc w:val="left"/>
              <w:rPr>
                <w:ins w:id="4500" w:author="Владимир Лаут" w:date="2021-03-03T11:03:00Z"/>
              </w:rPr>
            </w:pPr>
            <w:ins w:id="4501" w:author="Владимир Лаут" w:date="2021-03-03T11:03:00Z">
              <w:r w:rsidRPr="008B263D">
                <w:t>ТУ</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5CF8046C" w14:textId="77777777" w:rsidR="008B263D" w:rsidRPr="008B263D" w:rsidRDefault="008B263D" w:rsidP="008B263D">
            <w:pPr>
              <w:jc w:val="left"/>
              <w:rPr>
                <w:ins w:id="4502" w:author="Владимир Лаут" w:date="2021-03-03T11:03:00Z"/>
              </w:rPr>
            </w:pPr>
            <w:ins w:id="4503" w:author="Владимир Лаут" w:date="2021-03-03T11:03:00Z">
              <w:r w:rsidRPr="008B263D">
                <w:t>ТР</w:t>
              </w:r>
            </w:ins>
          </w:p>
        </w:tc>
      </w:tr>
      <w:tr w:rsidR="008B263D" w:rsidRPr="008B263D" w14:paraId="354BC800" w14:textId="77777777" w:rsidTr="008B263D">
        <w:trPr>
          <w:cantSplit/>
          <w:jc w:val="center"/>
          <w:ins w:id="4504" w:author="Владимир Лаут" w:date="2021-03-03T11:03:00Z"/>
        </w:trPr>
        <w:tc>
          <w:tcPr>
            <w:tcW w:w="1009" w:type="pct"/>
            <w:tcBorders>
              <w:top w:val="single" w:sz="6" w:space="0" w:color="auto"/>
              <w:left w:val="single" w:sz="12" w:space="0" w:color="auto"/>
              <w:bottom w:val="single" w:sz="6" w:space="0" w:color="auto"/>
              <w:right w:val="single" w:sz="6" w:space="0" w:color="auto"/>
            </w:tcBorders>
            <w:shd w:val="clear" w:color="auto" w:fill="auto"/>
          </w:tcPr>
          <w:p w14:paraId="5975F583" w14:textId="77777777" w:rsidR="008B263D" w:rsidRPr="008B263D" w:rsidRDefault="008B263D" w:rsidP="008B263D">
            <w:pPr>
              <w:rPr>
                <w:ins w:id="4505" w:author="Владимир Лаут" w:date="2021-03-03T11:03:00Z"/>
              </w:rPr>
            </w:pPr>
            <w:ins w:id="4506" w:author="Владимир Лаут" w:date="2021-03-03T11:03:00Z">
              <w:r w:rsidRPr="008B263D">
                <w:t>ТЭ</w:t>
              </w:r>
            </w:ins>
          </w:p>
        </w:tc>
        <w:tc>
          <w:tcPr>
            <w:tcW w:w="2064" w:type="pct"/>
            <w:tcBorders>
              <w:top w:val="single" w:sz="6" w:space="0" w:color="auto"/>
              <w:left w:val="single" w:sz="6" w:space="0" w:color="auto"/>
              <w:bottom w:val="single" w:sz="6" w:space="0" w:color="auto"/>
              <w:right w:val="single" w:sz="6" w:space="0" w:color="auto"/>
            </w:tcBorders>
            <w:shd w:val="clear" w:color="auto" w:fill="auto"/>
          </w:tcPr>
          <w:p w14:paraId="1D58936F" w14:textId="77777777" w:rsidR="008B263D" w:rsidRPr="008B263D" w:rsidRDefault="008B263D" w:rsidP="008B263D">
            <w:pPr>
              <w:jc w:val="left"/>
              <w:rPr>
                <w:ins w:id="4507" w:author="Владимир Лаут" w:date="2021-03-03T11:03:00Z"/>
              </w:rPr>
            </w:pPr>
            <w:ins w:id="4508" w:author="Владимир Лаут" w:date="2021-03-03T11:03:00Z">
              <w:r w:rsidRPr="008B263D">
                <w:t>ТР электрических систем</w:t>
              </w:r>
            </w:ins>
          </w:p>
        </w:tc>
        <w:tc>
          <w:tcPr>
            <w:tcW w:w="889" w:type="pct"/>
            <w:tcBorders>
              <w:top w:val="single" w:sz="6" w:space="0" w:color="auto"/>
              <w:left w:val="single" w:sz="6" w:space="0" w:color="auto"/>
              <w:bottom w:val="single" w:sz="6" w:space="0" w:color="auto"/>
              <w:right w:val="single" w:sz="6" w:space="0" w:color="auto"/>
            </w:tcBorders>
            <w:shd w:val="clear" w:color="auto" w:fill="auto"/>
          </w:tcPr>
          <w:p w14:paraId="6A1CD1ED" w14:textId="77777777" w:rsidR="008B263D" w:rsidRPr="008B263D" w:rsidRDefault="008B263D" w:rsidP="008B263D">
            <w:pPr>
              <w:jc w:val="left"/>
              <w:rPr>
                <w:ins w:id="4509" w:author="Владимир Лаут" w:date="2021-03-03T11:03:00Z"/>
              </w:rPr>
            </w:pPr>
            <w:ins w:id="4510" w:author="Владимир Лаут" w:date="2021-03-03T11:03:00Z">
              <w:r w:rsidRPr="008B263D">
                <w:t>ТЭ</w:t>
              </w:r>
            </w:ins>
          </w:p>
        </w:tc>
        <w:tc>
          <w:tcPr>
            <w:tcW w:w="1038" w:type="pct"/>
            <w:tcBorders>
              <w:top w:val="single" w:sz="6" w:space="0" w:color="auto"/>
              <w:left w:val="single" w:sz="6" w:space="0" w:color="auto"/>
              <w:bottom w:val="single" w:sz="6" w:space="0" w:color="auto"/>
              <w:right w:val="single" w:sz="12" w:space="0" w:color="auto"/>
            </w:tcBorders>
            <w:shd w:val="clear" w:color="auto" w:fill="auto"/>
          </w:tcPr>
          <w:p w14:paraId="6EAE71AC" w14:textId="77777777" w:rsidR="008B263D" w:rsidRPr="008B263D" w:rsidRDefault="008B263D" w:rsidP="008B263D">
            <w:pPr>
              <w:jc w:val="left"/>
              <w:rPr>
                <w:ins w:id="4511" w:author="Владимир Лаут" w:date="2021-03-03T11:03:00Z"/>
              </w:rPr>
            </w:pPr>
            <w:ins w:id="4512" w:author="Владимир Лаут" w:date="2021-03-03T11:03:00Z">
              <w:r w:rsidRPr="008B263D">
                <w:t>ТР</w:t>
              </w:r>
            </w:ins>
          </w:p>
        </w:tc>
      </w:tr>
      <w:tr w:rsidR="008B263D" w:rsidRPr="008B263D" w14:paraId="5DF440E8" w14:textId="77777777" w:rsidTr="008B263D">
        <w:trPr>
          <w:cantSplit/>
          <w:jc w:val="center"/>
          <w:ins w:id="4513" w:author="Владимир Лаут" w:date="2021-03-03T11:03:00Z"/>
        </w:trPr>
        <w:tc>
          <w:tcPr>
            <w:tcW w:w="1009" w:type="pct"/>
            <w:tcBorders>
              <w:top w:val="single" w:sz="6" w:space="0" w:color="auto"/>
              <w:left w:val="single" w:sz="12" w:space="0" w:color="auto"/>
              <w:bottom w:val="single" w:sz="12" w:space="0" w:color="auto"/>
              <w:right w:val="single" w:sz="6" w:space="0" w:color="auto"/>
            </w:tcBorders>
            <w:shd w:val="clear" w:color="auto" w:fill="auto"/>
          </w:tcPr>
          <w:p w14:paraId="37446CDC" w14:textId="77777777" w:rsidR="008B263D" w:rsidRPr="008B263D" w:rsidRDefault="008B263D" w:rsidP="008B263D">
            <w:pPr>
              <w:rPr>
                <w:ins w:id="4514" w:author="Владимир Лаут" w:date="2021-03-03T11:03:00Z"/>
              </w:rPr>
            </w:pPr>
            <w:ins w:id="4515" w:author="Владимир Лаут" w:date="2021-03-03T11:03:00Z">
              <w:r w:rsidRPr="008B263D">
                <w:t>ФК</w:t>
              </w:r>
            </w:ins>
          </w:p>
        </w:tc>
        <w:tc>
          <w:tcPr>
            <w:tcW w:w="2064" w:type="pct"/>
            <w:tcBorders>
              <w:top w:val="single" w:sz="6" w:space="0" w:color="auto"/>
              <w:left w:val="single" w:sz="6" w:space="0" w:color="auto"/>
              <w:bottom w:val="single" w:sz="12" w:space="0" w:color="auto"/>
              <w:right w:val="single" w:sz="6" w:space="0" w:color="auto"/>
            </w:tcBorders>
            <w:shd w:val="clear" w:color="auto" w:fill="auto"/>
          </w:tcPr>
          <w:p w14:paraId="57110AFD" w14:textId="77777777" w:rsidR="008B263D" w:rsidRPr="008B263D" w:rsidRDefault="008B263D" w:rsidP="008B263D">
            <w:pPr>
              <w:jc w:val="left"/>
              <w:rPr>
                <w:ins w:id="4516" w:author="Владимир Лаут" w:date="2021-03-03T11:03:00Z"/>
              </w:rPr>
            </w:pPr>
            <w:ins w:id="4517" w:author="Владимир Лаут" w:date="2021-03-03T11:03:00Z">
              <w:r w:rsidRPr="008B263D">
                <w:t>Футеровка ковша</w:t>
              </w:r>
            </w:ins>
          </w:p>
        </w:tc>
        <w:tc>
          <w:tcPr>
            <w:tcW w:w="889" w:type="pct"/>
            <w:tcBorders>
              <w:top w:val="single" w:sz="6" w:space="0" w:color="auto"/>
              <w:left w:val="single" w:sz="6" w:space="0" w:color="auto"/>
              <w:bottom w:val="single" w:sz="12" w:space="0" w:color="auto"/>
              <w:right w:val="single" w:sz="6" w:space="0" w:color="auto"/>
            </w:tcBorders>
            <w:shd w:val="clear" w:color="auto" w:fill="auto"/>
          </w:tcPr>
          <w:p w14:paraId="43DF684C" w14:textId="77777777" w:rsidR="008B263D" w:rsidRPr="008B263D" w:rsidRDefault="008B263D" w:rsidP="008B263D">
            <w:pPr>
              <w:jc w:val="left"/>
              <w:rPr>
                <w:ins w:id="4518" w:author="Владимир Лаут" w:date="2021-03-03T11:03:00Z"/>
              </w:rPr>
            </w:pPr>
            <w:ins w:id="4519" w:author="Владимир Лаут" w:date="2021-03-03T11:03:00Z">
              <w:r w:rsidRPr="008B263D">
                <w:t>ФК</w:t>
              </w:r>
            </w:ins>
          </w:p>
        </w:tc>
        <w:tc>
          <w:tcPr>
            <w:tcW w:w="1038" w:type="pct"/>
            <w:tcBorders>
              <w:top w:val="single" w:sz="6" w:space="0" w:color="auto"/>
              <w:left w:val="single" w:sz="6" w:space="0" w:color="auto"/>
              <w:bottom w:val="single" w:sz="12" w:space="0" w:color="auto"/>
              <w:right w:val="single" w:sz="12" w:space="0" w:color="auto"/>
            </w:tcBorders>
            <w:shd w:val="clear" w:color="auto" w:fill="auto"/>
          </w:tcPr>
          <w:p w14:paraId="6CB10406" w14:textId="77777777" w:rsidR="008B263D" w:rsidRPr="008B263D" w:rsidRDefault="008B263D" w:rsidP="008B263D">
            <w:pPr>
              <w:jc w:val="left"/>
              <w:rPr>
                <w:ins w:id="4520" w:author="Владимир Лаут" w:date="2021-03-03T11:03:00Z"/>
              </w:rPr>
            </w:pPr>
            <w:ins w:id="4521" w:author="Владимир Лаут" w:date="2021-03-03T11:03:00Z">
              <w:r w:rsidRPr="008B263D">
                <w:t>ФУК</w:t>
              </w:r>
            </w:ins>
          </w:p>
        </w:tc>
      </w:tr>
      <w:tr w:rsidR="003A4F65" w:rsidRPr="000E3C42" w:rsidDel="008B263D" w14:paraId="1FF47FB9" w14:textId="56EC68B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52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523" w:author="Владимир Лаут" w:date="2021-03-03T11:03:00Z"/>
          <w:trPrChange w:id="4524" w:author="Александр" w:date="2020-04-13T06:32:00Z">
            <w:trPr>
              <w:cantSplit/>
              <w:jc w:val="center"/>
            </w:trPr>
          </w:trPrChange>
        </w:trPr>
        <w:tc>
          <w:tcPr>
            <w:tcW w:w="1009" w:type="pct"/>
            <w:tcPrChange w:id="4525" w:author="Александр" w:date="2020-04-13T06:32:00Z">
              <w:tcPr>
                <w:tcW w:w="1009" w:type="pct"/>
              </w:tcPr>
            </w:tcPrChange>
          </w:tcPr>
          <w:p w14:paraId="2B6EC3C1" w14:textId="7E6ADF51" w:rsidR="003A4F65" w:rsidRPr="000E3C42" w:rsidDel="008B263D" w:rsidRDefault="003A4F65" w:rsidP="003A4F65">
            <w:pPr>
              <w:rPr>
                <w:del w:id="4526" w:author="Владимир Лаут" w:date="2021-03-03T11:03:00Z"/>
                <w:rFonts w:ascii="Arial" w:hAnsi="Arial" w:cs="Arial"/>
                <w:sz w:val="20"/>
                <w:szCs w:val="20"/>
                <w:lang w:eastAsia="ru-RU"/>
              </w:rPr>
            </w:pPr>
            <w:ins w:id="4527" w:author="Александр" w:date="2020-04-13T06:32:00Z">
              <w:del w:id="4528" w:author="Владимир Лаут" w:date="2021-03-03T11:02:00Z">
                <w:r w:rsidRPr="00AE7409" w:rsidDel="008B263D">
                  <w:delText>3</w:delText>
                </w:r>
              </w:del>
            </w:ins>
            <w:del w:id="4529" w:author="Владимир Лаут" w:date="2021-03-03T11:02:00Z">
              <w:r w:rsidRPr="000E3C42" w:rsidDel="008B263D">
                <w:rPr>
                  <w:rFonts w:ascii="Arial" w:hAnsi="Arial" w:cs="Arial"/>
                  <w:sz w:val="20"/>
                  <w:szCs w:val="20"/>
                  <w:lang w:eastAsia="ru-RU"/>
                </w:rPr>
                <w:delText>ТН</w:delText>
              </w:r>
            </w:del>
            <w:bookmarkStart w:id="4530" w:name="_Toc67553906"/>
            <w:bookmarkStart w:id="4531" w:name="_Toc67555243"/>
            <w:bookmarkStart w:id="4532" w:name="_Toc67556296"/>
            <w:bookmarkEnd w:id="4530"/>
            <w:bookmarkEnd w:id="4531"/>
            <w:bookmarkEnd w:id="4532"/>
          </w:p>
        </w:tc>
        <w:tc>
          <w:tcPr>
            <w:tcW w:w="2064" w:type="pct"/>
            <w:tcPrChange w:id="4533" w:author="Александр" w:date="2020-04-13T06:32:00Z">
              <w:tcPr>
                <w:tcW w:w="2064" w:type="pct"/>
                <w:vAlign w:val="bottom"/>
              </w:tcPr>
            </w:tcPrChange>
          </w:tcPr>
          <w:p w14:paraId="535880A1" w14:textId="65061ADD" w:rsidR="003A4F65" w:rsidRPr="000E3C42" w:rsidDel="008B263D" w:rsidRDefault="003A4F65" w:rsidP="003A4F65">
            <w:pPr>
              <w:jc w:val="left"/>
              <w:rPr>
                <w:del w:id="4534" w:author="Владимир Лаут" w:date="2021-03-03T11:03:00Z"/>
                <w:rFonts w:ascii="Arial" w:hAnsi="Arial" w:cs="Arial"/>
                <w:sz w:val="20"/>
                <w:szCs w:val="20"/>
                <w:lang w:eastAsia="ru-RU"/>
              </w:rPr>
            </w:pPr>
            <w:ins w:id="4535" w:author="Александр" w:date="2020-04-13T06:32:00Z">
              <w:del w:id="4536" w:author="Владимир Лаут" w:date="2021-03-03T11:02:00Z">
                <w:r w:rsidRPr="00AE7409" w:rsidDel="008B263D">
                  <w:delText>КР генератора</w:delText>
                </w:r>
              </w:del>
            </w:ins>
            <w:del w:id="4537" w:author="Владимир Лаут" w:date="2021-03-03T11:02:00Z">
              <w:r w:rsidRPr="000E3C42" w:rsidDel="008B263D">
                <w:rPr>
                  <w:rFonts w:ascii="Arial" w:hAnsi="Arial" w:cs="Arial"/>
                  <w:color w:val="000000"/>
                  <w:sz w:val="20"/>
                  <w:szCs w:val="20"/>
                </w:rPr>
                <w:delText>Техническое обслуживание ТО №0</w:delText>
              </w:r>
            </w:del>
            <w:bookmarkStart w:id="4538" w:name="_Toc67553907"/>
            <w:bookmarkStart w:id="4539" w:name="_Toc67555244"/>
            <w:bookmarkStart w:id="4540" w:name="_Toc67556297"/>
            <w:bookmarkEnd w:id="4538"/>
            <w:bookmarkEnd w:id="4539"/>
            <w:bookmarkEnd w:id="4540"/>
          </w:p>
        </w:tc>
        <w:tc>
          <w:tcPr>
            <w:tcW w:w="889" w:type="pct"/>
            <w:tcPrChange w:id="4541" w:author="Александр" w:date="2020-04-13T06:32:00Z">
              <w:tcPr>
                <w:tcW w:w="889" w:type="pct"/>
              </w:tcPr>
            </w:tcPrChange>
          </w:tcPr>
          <w:p w14:paraId="054B7F34" w14:textId="3641749D" w:rsidR="003A4F65" w:rsidRPr="000E3C42" w:rsidDel="008B263D" w:rsidRDefault="003A4F65" w:rsidP="003A4F65">
            <w:pPr>
              <w:jc w:val="left"/>
              <w:rPr>
                <w:del w:id="4542" w:author="Владимир Лаут" w:date="2021-03-03T11:03:00Z"/>
                <w:rFonts w:ascii="Arial" w:hAnsi="Arial" w:cs="Arial"/>
                <w:sz w:val="20"/>
                <w:szCs w:val="20"/>
                <w:lang w:eastAsia="ru-RU"/>
              </w:rPr>
            </w:pPr>
            <w:ins w:id="4543" w:author="Александр" w:date="2020-04-13T06:32:00Z">
              <w:del w:id="4544" w:author="Владимир Лаут" w:date="2021-03-03T11:02:00Z">
                <w:r w:rsidRPr="00AE7409" w:rsidDel="008B263D">
                  <w:delText>03</w:delText>
                </w:r>
              </w:del>
            </w:ins>
            <w:del w:id="4545" w:author="Владимир Лаут" w:date="2021-03-03T11:02:00Z">
              <w:r w:rsidRPr="000E3C42" w:rsidDel="008B263D">
                <w:rPr>
                  <w:rFonts w:ascii="Arial" w:hAnsi="Arial" w:cs="Arial"/>
                  <w:sz w:val="20"/>
                  <w:szCs w:val="20"/>
                  <w:lang w:eastAsia="ru-RU"/>
                </w:rPr>
                <w:delText>ТН</w:delText>
              </w:r>
            </w:del>
            <w:bookmarkStart w:id="4546" w:name="_Toc67553908"/>
            <w:bookmarkStart w:id="4547" w:name="_Toc67555245"/>
            <w:bookmarkStart w:id="4548" w:name="_Toc67556298"/>
            <w:bookmarkEnd w:id="4546"/>
            <w:bookmarkEnd w:id="4547"/>
            <w:bookmarkEnd w:id="4548"/>
          </w:p>
        </w:tc>
        <w:tc>
          <w:tcPr>
            <w:tcW w:w="1038" w:type="pct"/>
            <w:tcPrChange w:id="4549" w:author="Александр" w:date="2020-04-13T06:32:00Z">
              <w:tcPr>
                <w:tcW w:w="1038" w:type="pct"/>
                <w:vAlign w:val="bottom"/>
              </w:tcPr>
            </w:tcPrChange>
          </w:tcPr>
          <w:p w14:paraId="3C5B91C8" w14:textId="08238D32" w:rsidR="003A4F65" w:rsidRPr="000E3C42" w:rsidDel="008B263D" w:rsidRDefault="003A4F65" w:rsidP="003A4F65">
            <w:pPr>
              <w:jc w:val="left"/>
              <w:rPr>
                <w:del w:id="4550" w:author="Владимир Лаут" w:date="2021-03-03T11:03:00Z"/>
                <w:rFonts w:ascii="Arial" w:hAnsi="Arial" w:cs="Arial"/>
                <w:sz w:val="20"/>
                <w:szCs w:val="20"/>
                <w:lang w:eastAsia="ru-RU"/>
              </w:rPr>
            </w:pPr>
            <w:ins w:id="4551" w:author="Александр" w:date="2020-04-13T06:32:00Z">
              <w:del w:id="4552" w:author="Владимир Лаут" w:date="2021-03-03T11:02:00Z">
                <w:r w:rsidRPr="00AE7409" w:rsidDel="008B263D">
                  <w:delText>КР</w:delText>
                </w:r>
              </w:del>
            </w:ins>
            <w:del w:id="4553" w:author="Владимир Лаут" w:date="2021-03-03T11:02:00Z">
              <w:r w:rsidRPr="000E3C42" w:rsidDel="008B263D">
                <w:rPr>
                  <w:rFonts w:ascii="Arial" w:hAnsi="Arial" w:cs="Arial"/>
                  <w:color w:val="000000"/>
                  <w:sz w:val="20"/>
                  <w:szCs w:val="20"/>
                </w:rPr>
                <w:delText>ТО0</w:delText>
              </w:r>
            </w:del>
            <w:bookmarkStart w:id="4554" w:name="_Toc67553909"/>
            <w:bookmarkStart w:id="4555" w:name="_Toc67555246"/>
            <w:bookmarkStart w:id="4556" w:name="_Toc67556299"/>
            <w:bookmarkEnd w:id="4554"/>
            <w:bookmarkEnd w:id="4555"/>
            <w:bookmarkEnd w:id="4556"/>
          </w:p>
        </w:tc>
        <w:bookmarkStart w:id="4557" w:name="_Toc67553910"/>
        <w:bookmarkStart w:id="4558" w:name="_Toc67555247"/>
        <w:bookmarkStart w:id="4559" w:name="_Toc67556300"/>
        <w:bookmarkEnd w:id="4557"/>
        <w:bookmarkEnd w:id="4558"/>
        <w:bookmarkEnd w:id="4559"/>
      </w:tr>
      <w:tr w:rsidR="003A4F65" w:rsidRPr="000E3C42" w:rsidDel="008B263D" w14:paraId="444E8298" w14:textId="39A0535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56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561" w:author="Владимир Лаут" w:date="2021-03-03T11:03:00Z"/>
          <w:trPrChange w:id="4562" w:author="Александр" w:date="2020-04-13T06:32:00Z">
            <w:trPr>
              <w:cantSplit/>
              <w:jc w:val="center"/>
            </w:trPr>
          </w:trPrChange>
        </w:trPr>
        <w:tc>
          <w:tcPr>
            <w:tcW w:w="1009" w:type="pct"/>
            <w:tcPrChange w:id="4563" w:author="Александр" w:date="2020-04-13T06:32:00Z">
              <w:tcPr>
                <w:tcW w:w="1009" w:type="pct"/>
              </w:tcPr>
            </w:tcPrChange>
          </w:tcPr>
          <w:p w14:paraId="01D49C6D" w14:textId="46792A9D" w:rsidR="003A4F65" w:rsidRPr="000E3C42" w:rsidDel="008B263D" w:rsidRDefault="003A4F65" w:rsidP="003A4F65">
            <w:pPr>
              <w:rPr>
                <w:del w:id="4564" w:author="Владимир Лаут" w:date="2021-03-03T11:03:00Z"/>
                <w:rFonts w:ascii="Arial" w:hAnsi="Arial" w:cs="Arial"/>
                <w:sz w:val="20"/>
                <w:szCs w:val="20"/>
                <w:lang w:eastAsia="ru-RU"/>
              </w:rPr>
            </w:pPr>
            <w:ins w:id="4565" w:author="Александр" w:date="2020-04-13T06:32:00Z">
              <w:del w:id="4566" w:author="Владимир Лаут" w:date="2021-03-03T11:02:00Z">
                <w:r w:rsidRPr="00AE7409" w:rsidDel="008B263D">
                  <w:delText>5</w:delText>
                </w:r>
              </w:del>
            </w:ins>
            <w:del w:id="4567" w:author="Владимир Лаут" w:date="2021-03-03T11:02:00Z">
              <w:r w:rsidRPr="000E3C42" w:rsidDel="008B263D">
                <w:rPr>
                  <w:rFonts w:ascii="Arial" w:hAnsi="Arial" w:cs="Arial"/>
                  <w:sz w:val="20"/>
                  <w:szCs w:val="20"/>
                  <w:lang w:eastAsia="ru-RU"/>
                </w:rPr>
                <w:delText>Т1</w:delText>
              </w:r>
            </w:del>
            <w:bookmarkStart w:id="4568" w:name="_Toc67553911"/>
            <w:bookmarkStart w:id="4569" w:name="_Toc67555248"/>
            <w:bookmarkStart w:id="4570" w:name="_Toc67556301"/>
            <w:bookmarkEnd w:id="4568"/>
            <w:bookmarkEnd w:id="4569"/>
            <w:bookmarkEnd w:id="4570"/>
          </w:p>
        </w:tc>
        <w:tc>
          <w:tcPr>
            <w:tcW w:w="2064" w:type="pct"/>
            <w:tcPrChange w:id="4571" w:author="Александр" w:date="2020-04-13T06:32:00Z">
              <w:tcPr>
                <w:tcW w:w="2064" w:type="pct"/>
                <w:vAlign w:val="bottom"/>
              </w:tcPr>
            </w:tcPrChange>
          </w:tcPr>
          <w:p w14:paraId="5481A842" w14:textId="31649A7C" w:rsidR="003A4F65" w:rsidRPr="000E3C42" w:rsidDel="008B263D" w:rsidRDefault="003A4F65" w:rsidP="003A4F65">
            <w:pPr>
              <w:jc w:val="left"/>
              <w:rPr>
                <w:del w:id="4572" w:author="Владимир Лаут" w:date="2021-03-03T11:03:00Z"/>
                <w:rFonts w:ascii="Arial" w:hAnsi="Arial" w:cs="Arial"/>
                <w:sz w:val="20"/>
                <w:szCs w:val="20"/>
                <w:lang w:eastAsia="ru-RU"/>
              </w:rPr>
            </w:pPr>
            <w:ins w:id="4573" w:author="Александр" w:date="2020-04-13T06:32:00Z">
              <w:del w:id="4574" w:author="Владимир Лаут" w:date="2021-03-03T11:02:00Z">
                <w:r w:rsidRPr="00AE7409" w:rsidDel="008B263D">
                  <w:delText>КР гидравлического обор.</w:delText>
                </w:r>
              </w:del>
            </w:ins>
            <w:del w:id="4575" w:author="Владимир Лаут" w:date="2021-03-03T11:02:00Z">
              <w:r w:rsidRPr="000E3C42" w:rsidDel="008B263D">
                <w:rPr>
                  <w:rFonts w:ascii="Arial" w:hAnsi="Arial" w:cs="Arial"/>
                  <w:color w:val="000000"/>
                  <w:sz w:val="20"/>
                  <w:szCs w:val="20"/>
                </w:rPr>
                <w:delText>Техническое обслуживание ТО №1</w:delText>
              </w:r>
            </w:del>
            <w:bookmarkStart w:id="4576" w:name="_Toc67553912"/>
            <w:bookmarkStart w:id="4577" w:name="_Toc67555249"/>
            <w:bookmarkStart w:id="4578" w:name="_Toc67556302"/>
            <w:bookmarkEnd w:id="4576"/>
            <w:bookmarkEnd w:id="4577"/>
            <w:bookmarkEnd w:id="4578"/>
          </w:p>
        </w:tc>
        <w:tc>
          <w:tcPr>
            <w:tcW w:w="889" w:type="pct"/>
            <w:tcPrChange w:id="4579" w:author="Александр" w:date="2020-04-13T06:32:00Z">
              <w:tcPr>
                <w:tcW w:w="889" w:type="pct"/>
              </w:tcPr>
            </w:tcPrChange>
          </w:tcPr>
          <w:p w14:paraId="0D20E1B2" w14:textId="7B874B87" w:rsidR="003A4F65" w:rsidRPr="000E3C42" w:rsidDel="008B263D" w:rsidRDefault="003A4F65" w:rsidP="003A4F65">
            <w:pPr>
              <w:jc w:val="left"/>
              <w:rPr>
                <w:del w:id="4580" w:author="Владимир Лаут" w:date="2021-03-03T11:03:00Z"/>
                <w:rFonts w:ascii="Arial" w:hAnsi="Arial" w:cs="Arial"/>
                <w:sz w:val="20"/>
                <w:szCs w:val="20"/>
                <w:lang w:eastAsia="ru-RU"/>
              </w:rPr>
            </w:pPr>
            <w:ins w:id="4581" w:author="Александр" w:date="2020-04-13T06:32:00Z">
              <w:del w:id="4582" w:author="Владимир Лаут" w:date="2021-03-03T11:02:00Z">
                <w:r w:rsidRPr="00AE7409" w:rsidDel="008B263D">
                  <w:delText>05</w:delText>
                </w:r>
              </w:del>
            </w:ins>
            <w:del w:id="4583" w:author="Владимир Лаут" w:date="2021-03-03T11:02:00Z">
              <w:r w:rsidRPr="000E3C42" w:rsidDel="008B263D">
                <w:rPr>
                  <w:rFonts w:ascii="Arial" w:hAnsi="Arial" w:cs="Arial"/>
                  <w:sz w:val="20"/>
                  <w:szCs w:val="20"/>
                  <w:lang w:eastAsia="ru-RU"/>
                </w:rPr>
                <w:delText>Т1</w:delText>
              </w:r>
            </w:del>
            <w:bookmarkStart w:id="4584" w:name="_Toc67553913"/>
            <w:bookmarkStart w:id="4585" w:name="_Toc67555250"/>
            <w:bookmarkStart w:id="4586" w:name="_Toc67556303"/>
            <w:bookmarkEnd w:id="4584"/>
            <w:bookmarkEnd w:id="4585"/>
            <w:bookmarkEnd w:id="4586"/>
          </w:p>
        </w:tc>
        <w:tc>
          <w:tcPr>
            <w:tcW w:w="1038" w:type="pct"/>
            <w:tcPrChange w:id="4587" w:author="Александр" w:date="2020-04-13T06:32:00Z">
              <w:tcPr>
                <w:tcW w:w="1038" w:type="pct"/>
                <w:vAlign w:val="bottom"/>
              </w:tcPr>
            </w:tcPrChange>
          </w:tcPr>
          <w:p w14:paraId="417F1B7E" w14:textId="10697AFF" w:rsidR="003A4F65" w:rsidRPr="000E3C42" w:rsidDel="008B263D" w:rsidRDefault="003A4F65" w:rsidP="003A4F65">
            <w:pPr>
              <w:jc w:val="left"/>
              <w:rPr>
                <w:del w:id="4588" w:author="Владимир Лаут" w:date="2021-03-03T11:03:00Z"/>
                <w:rFonts w:ascii="Arial" w:hAnsi="Arial" w:cs="Arial"/>
                <w:sz w:val="20"/>
                <w:szCs w:val="20"/>
                <w:lang w:eastAsia="ru-RU"/>
              </w:rPr>
            </w:pPr>
            <w:ins w:id="4589" w:author="Александр" w:date="2020-04-13T06:32:00Z">
              <w:del w:id="4590" w:author="Владимир Лаут" w:date="2021-03-03T11:02:00Z">
                <w:r w:rsidRPr="00AE7409" w:rsidDel="008B263D">
                  <w:delText>КР</w:delText>
                </w:r>
              </w:del>
            </w:ins>
            <w:del w:id="4591" w:author="Владимир Лаут" w:date="2021-03-03T11:02:00Z">
              <w:r w:rsidRPr="000E3C42" w:rsidDel="008B263D">
                <w:rPr>
                  <w:rFonts w:ascii="Arial" w:hAnsi="Arial" w:cs="Arial"/>
                  <w:color w:val="000000"/>
                  <w:sz w:val="20"/>
                  <w:szCs w:val="20"/>
                </w:rPr>
                <w:delText>ТО1</w:delText>
              </w:r>
            </w:del>
            <w:bookmarkStart w:id="4592" w:name="_Toc67553914"/>
            <w:bookmarkStart w:id="4593" w:name="_Toc67555251"/>
            <w:bookmarkStart w:id="4594" w:name="_Toc67556304"/>
            <w:bookmarkEnd w:id="4592"/>
            <w:bookmarkEnd w:id="4593"/>
            <w:bookmarkEnd w:id="4594"/>
          </w:p>
        </w:tc>
        <w:bookmarkStart w:id="4595" w:name="_Toc67553915"/>
        <w:bookmarkStart w:id="4596" w:name="_Toc67555252"/>
        <w:bookmarkStart w:id="4597" w:name="_Toc67556305"/>
        <w:bookmarkEnd w:id="4595"/>
        <w:bookmarkEnd w:id="4596"/>
        <w:bookmarkEnd w:id="4597"/>
      </w:tr>
      <w:tr w:rsidR="003A4F65" w:rsidRPr="000E3C42" w:rsidDel="008B263D" w14:paraId="18D59D5E" w14:textId="4763ECD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59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599" w:author="Владимир Лаут" w:date="2021-03-03T11:03:00Z"/>
          <w:trPrChange w:id="4600" w:author="Александр" w:date="2020-04-13T06:32:00Z">
            <w:trPr>
              <w:cantSplit/>
              <w:jc w:val="center"/>
            </w:trPr>
          </w:trPrChange>
        </w:trPr>
        <w:tc>
          <w:tcPr>
            <w:tcW w:w="1009" w:type="pct"/>
            <w:tcPrChange w:id="4601" w:author="Александр" w:date="2020-04-13T06:32:00Z">
              <w:tcPr>
                <w:tcW w:w="1009" w:type="pct"/>
              </w:tcPr>
            </w:tcPrChange>
          </w:tcPr>
          <w:p w14:paraId="12F4E88C" w14:textId="56AA0E1D" w:rsidR="003A4F65" w:rsidRPr="000E3C42" w:rsidDel="008B263D" w:rsidRDefault="003A4F65" w:rsidP="003A4F65">
            <w:pPr>
              <w:rPr>
                <w:del w:id="4602" w:author="Владимир Лаут" w:date="2021-03-03T11:03:00Z"/>
                <w:rFonts w:ascii="Arial" w:hAnsi="Arial" w:cs="Arial"/>
                <w:sz w:val="20"/>
                <w:szCs w:val="20"/>
                <w:lang w:eastAsia="ru-RU"/>
              </w:rPr>
            </w:pPr>
            <w:ins w:id="4603" w:author="Александр" w:date="2020-04-13T06:32:00Z">
              <w:del w:id="4604" w:author="Владимир Лаут" w:date="2021-03-03T11:02:00Z">
                <w:r w:rsidRPr="00AE7409" w:rsidDel="008B263D">
                  <w:delText>6</w:delText>
                </w:r>
              </w:del>
            </w:ins>
            <w:del w:id="4605" w:author="Владимир Лаут" w:date="2021-03-03T11:02:00Z">
              <w:r w:rsidRPr="000E3C42" w:rsidDel="008B263D">
                <w:rPr>
                  <w:rFonts w:ascii="Arial" w:hAnsi="Arial" w:cs="Arial"/>
                  <w:sz w:val="20"/>
                  <w:szCs w:val="20"/>
                  <w:lang w:eastAsia="ru-RU"/>
                </w:rPr>
                <w:delText>Т2</w:delText>
              </w:r>
            </w:del>
            <w:bookmarkStart w:id="4606" w:name="_Toc67553916"/>
            <w:bookmarkStart w:id="4607" w:name="_Toc67555253"/>
            <w:bookmarkStart w:id="4608" w:name="_Toc67556306"/>
            <w:bookmarkEnd w:id="4606"/>
            <w:bookmarkEnd w:id="4607"/>
            <w:bookmarkEnd w:id="4608"/>
          </w:p>
        </w:tc>
        <w:tc>
          <w:tcPr>
            <w:tcW w:w="2064" w:type="pct"/>
            <w:tcPrChange w:id="4609" w:author="Александр" w:date="2020-04-13T06:32:00Z">
              <w:tcPr>
                <w:tcW w:w="2064" w:type="pct"/>
                <w:vAlign w:val="bottom"/>
              </w:tcPr>
            </w:tcPrChange>
          </w:tcPr>
          <w:p w14:paraId="588A08D7" w14:textId="54EC62BF" w:rsidR="003A4F65" w:rsidRPr="000E3C42" w:rsidDel="008B263D" w:rsidRDefault="003A4F65" w:rsidP="003A4F65">
            <w:pPr>
              <w:jc w:val="left"/>
              <w:rPr>
                <w:del w:id="4610" w:author="Владимир Лаут" w:date="2021-03-03T11:03:00Z"/>
                <w:rFonts w:ascii="Arial" w:hAnsi="Arial" w:cs="Arial"/>
                <w:sz w:val="20"/>
                <w:szCs w:val="20"/>
                <w:lang w:eastAsia="ru-RU"/>
              </w:rPr>
            </w:pPr>
            <w:ins w:id="4611" w:author="Александр" w:date="2020-04-13T06:32:00Z">
              <w:del w:id="4612" w:author="Владимир Лаут" w:date="2021-03-03T11:02:00Z">
                <w:r w:rsidRPr="00AE7409" w:rsidDel="008B263D">
                  <w:delText>КР главной передачи</w:delText>
                </w:r>
              </w:del>
            </w:ins>
            <w:del w:id="4613" w:author="Владимир Лаут" w:date="2021-03-03T11:02:00Z">
              <w:r w:rsidRPr="000E3C42" w:rsidDel="008B263D">
                <w:rPr>
                  <w:rFonts w:ascii="Arial" w:hAnsi="Arial" w:cs="Arial"/>
                  <w:color w:val="000000"/>
                  <w:sz w:val="20"/>
                  <w:szCs w:val="20"/>
                </w:rPr>
                <w:delText>Техническое обслуживание ТО №2</w:delText>
              </w:r>
            </w:del>
            <w:bookmarkStart w:id="4614" w:name="_Toc67553917"/>
            <w:bookmarkStart w:id="4615" w:name="_Toc67555254"/>
            <w:bookmarkStart w:id="4616" w:name="_Toc67556307"/>
            <w:bookmarkEnd w:id="4614"/>
            <w:bookmarkEnd w:id="4615"/>
            <w:bookmarkEnd w:id="4616"/>
          </w:p>
        </w:tc>
        <w:tc>
          <w:tcPr>
            <w:tcW w:w="889" w:type="pct"/>
            <w:tcPrChange w:id="4617" w:author="Александр" w:date="2020-04-13T06:32:00Z">
              <w:tcPr>
                <w:tcW w:w="889" w:type="pct"/>
              </w:tcPr>
            </w:tcPrChange>
          </w:tcPr>
          <w:p w14:paraId="428212F9" w14:textId="0B952F07" w:rsidR="003A4F65" w:rsidRPr="000E3C42" w:rsidDel="008B263D" w:rsidRDefault="003A4F65" w:rsidP="003A4F65">
            <w:pPr>
              <w:jc w:val="left"/>
              <w:rPr>
                <w:del w:id="4618" w:author="Владимир Лаут" w:date="2021-03-03T11:03:00Z"/>
                <w:rFonts w:ascii="Arial" w:hAnsi="Arial" w:cs="Arial"/>
                <w:sz w:val="20"/>
                <w:szCs w:val="20"/>
                <w:lang w:eastAsia="ru-RU"/>
              </w:rPr>
            </w:pPr>
            <w:ins w:id="4619" w:author="Александр" w:date="2020-04-13T06:32:00Z">
              <w:del w:id="4620" w:author="Владимир Лаут" w:date="2021-03-03T11:02:00Z">
                <w:r w:rsidRPr="00AE7409" w:rsidDel="008B263D">
                  <w:delText>06</w:delText>
                </w:r>
              </w:del>
            </w:ins>
            <w:del w:id="4621" w:author="Владимир Лаут" w:date="2021-03-03T11:02:00Z">
              <w:r w:rsidRPr="000E3C42" w:rsidDel="008B263D">
                <w:rPr>
                  <w:rFonts w:ascii="Arial" w:hAnsi="Arial" w:cs="Arial"/>
                  <w:sz w:val="20"/>
                  <w:szCs w:val="20"/>
                  <w:lang w:eastAsia="ru-RU"/>
                </w:rPr>
                <w:delText>Т2</w:delText>
              </w:r>
            </w:del>
            <w:bookmarkStart w:id="4622" w:name="_Toc67553918"/>
            <w:bookmarkStart w:id="4623" w:name="_Toc67555255"/>
            <w:bookmarkStart w:id="4624" w:name="_Toc67556308"/>
            <w:bookmarkEnd w:id="4622"/>
            <w:bookmarkEnd w:id="4623"/>
            <w:bookmarkEnd w:id="4624"/>
          </w:p>
        </w:tc>
        <w:tc>
          <w:tcPr>
            <w:tcW w:w="1038" w:type="pct"/>
            <w:tcPrChange w:id="4625" w:author="Александр" w:date="2020-04-13T06:32:00Z">
              <w:tcPr>
                <w:tcW w:w="1038" w:type="pct"/>
                <w:vAlign w:val="bottom"/>
              </w:tcPr>
            </w:tcPrChange>
          </w:tcPr>
          <w:p w14:paraId="131E9F65" w14:textId="7539D9C2" w:rsidR="003A4F65" w:rsidRPr="000E3C42" w:rsidDel="008B263D" w:rsidRDefault="003A4F65" w:rsidP="003A4F65">
            <w:pPr>
              <w:jc w:val="left"/>
              <w:rPr>
                <w:del w:id="4626" w:author="Владимир Лаут" w:date="2021-03-03T11:03:00Z"/>
                <w:rFonts w:ascii="Arial" w:hAnsi="Arial" w:cs="Arial"/>
                <w:sz w:val="20"/>
                <w:szCs w:val="20"/>
                <w:lang w:eastAsia="ru-RU"/>
              </w:rPr>
            </w:pPr>
            <w:ins w:id="4627" w:author="Александр" w:date="2020-04-13T06:32:00Z">
              <w:del w:id="4628" w:author="Владимир Лаут" w:date="2021-03-03T11:02:00Z">
                <w:r w:rsidRPr="00AE7409" w:rsidDel="008B263D">
                  <w:delText>КР</w:delText>
                </w:r>
              </w:del>
            </w:ins>
            <w:del w:id="4629" w:author="Владимир Лаут" w:date="2021-03-03T11:02:00Z">
              <w:r w:rsidRPr="000E3C42" w:rsidDel="008B263D">
                <w:rPr>
                  <w:rFonts w:ascii="Arial" w:hAnsi="Arial" w:cs="Arial"/>
                  <w:color w:val="000000"/>
                  <w:sz w:val="20"/>
                  <w:szCs w:val="20"/>
                </w:rPr>
                <w:delText>ТО2</w:delText>
              </w:r>
            </w:del>
            <w:bookmarkStart w:id="4630" w:name="_Toc67553919"/>
            <w:bookmarkStart w:id="4631" w:name="_Toc67555256"/>
            <w:bookmarkStart w:id="4632" w:name="_Toc67556309"/>
            <w:bookmarkEnd w:id="4630"/>
            <w:bookmarkEnd w:id="4631"/>
            <w:bookmarkEnd w:id="4632"/>
          </w:p>
        </w:tc>
        <w:bookmarkStart w:id="4633" w:name="_Toc67553920"/>
        <w:bookmarkStart w:id="4634" w:name="_Toc67555257"/>
        <w:bookmarkStart w:id="4635" w:name="_Toc67556310"/>
        <w:bookmarkEnd w:id="4633"/>
        <w:bookmarkEnd w:id="4634"/>
        <w:bookmarkEnd w:id="4635"/>
      </w:tr>
      <w:tr w:rsidR="003A4F65" w:rsidRPr="000E3C42" w:rsidDel="008B263D" w14:paraId="142EF894" w14:textId="7CD141A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63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637" w:author="Владимир Лаут" w:date="2021-03-03T11:03:00Z"/>
          <w:trPrChange w:id="4638" w:author="Александр" w:date="2020-04-13T06:32:00Z">
            <w:trPr>
              <w:cantSplit/>
              <w:jc w:val="center"/>
            </w:trPr>
          </w:trPrChange>
        </w:trPr>
        <w:tc>
          <w:tcPr>
            <w:tcW w:w="1009" w:type="pct"/>
            <w:tcPrChange w:id="4639" w:author="Александр" w:date="2020-04-13T06:32:00Z">
              <w:tcPr>
                <w:tcW w:w="1009" w:type="pct"/>
              </w:tcPr>
            </w:tcPrChange>
          </w:tcPr>
          <w:p w14:paraId="5602D10D" w14:textId="5F8226F5" w:rsidR="003A4F65" w:rsidRPr="000E3C42" w:rsidDel="008B263D" w:rsidRDefault="003A4F65" w:rsidP="003A4F65">
            <w:pPr>
              <w:rPr>
                <w:del w:id="4640" w:author="Владимир Лаут" w:date="2021-03-03T11:03:00Z"/>
                <w:rFonts w:ascii="Arial" w:hAnsi="Arial" w:cs="Arial"/>
                <w:sz w:val="20"/>
                <w:szCs w:val="20"/>
                <w:lang w:eastAsia="ru-RU"/>
              </w:rPr>
            </w:pPr>
            <w:ins w:id="4641" w:author="Александр" w:date="2020-04-13T06:32:00Z">
              <w:del w:id="4642" w:author="Владимир Лаут" w:date="2021-03-03T11:02:00Z">
                <w:r w:rsidRPr="00AE7409" w:rsidDel="008B263D">
                  <w:delText>7</w:delText>
                </w:r>
              </w:del>
            </w:ins>
            <w:del w:id="4643" w:author="Владимир Лаут" w:date="2021-03-03T11:02:00Z">
              <w:r w:rsidRPr="000E3C42" w:rsidDel="008B263D">
                <w:rPr>
                  <w:rFonts w:ascii="Arial" w:hAnsi="Arial" w:cs="Arial"/>
                  <w:sz w:val="20"/>
                  <w:szCs w:val="20"/>
                  <w:lang w:eastAsia="ru-RU"/>
                </w:rPr>
                <w:delText>Т3</w:delText>
              </w:r>
            </w:del>
            <w:bookmarkStart w:id="4644" w:name="_Toc67553921"/>
            <w:bookmarkStart w:id="4645" w:name="_Toc67555258"/>
            <w:bookmarkStart w:id="4646" w:name="_Toc67556311"/>
            <w:bookmarkEnd w:id="4644"/>
            <w:bookmarkEnd w:id="4645"/>
            <w:bookmarkEnd w:id="4646"/>
          </w:p>
        </w:tc>
        <w:tc>
          <w:tcPr>
            <w:tcW w:w="2064" w:type="pct"/>
            <w:tcPrChange w:id="4647" w:author="Александр" w:date="2020-04-13T06:32:00Z">
              <w:tcPr>
                <w:tcW w:w="2064" w:type="pct"/>
                <w:vAlign w:val="bottom"/>
              </w:tcPr>
            </w:tcPrChange>
          </w:tcPr>
          <w:p w14:paraId="451AB883" w14:textId="1F1D74F3" w:rsidR="003A4F65" w:rsidRPr="000E3C42" w:rsidDel="008B263D" w:rsidRDefault="003A4F65" w:rsidP="003A4F65">
            <w:pPr>
              <w:jc w:val="left"/>
              <w:rPr>
                <w:del w:id="4648" w:author="Владимир Лаут" w:date="2021-03-03T11:03:00Z"/>
                <w:rFonts w:ascii="Arial" w:hAnsi="Arial" w:cs="Arial"/>
                <w:sz w:val="20"/>
                <w:szCs w:val="20"/>
                <w:lang w:eastAsia="ru-RU"/>
              </w:rPr>
            </w:pPr>
            <w:ins w:id="4649" w:author="Александр" w:date="2020-04-13T06:32:00Z">
              <w:del w:id="4650" w:author="Владимир Лаут" w:date="2021-03-03T11:02:00Z">
                <w:r w:rsidRPr="00AE7409" w:rsidDel="008B263D">
                  <w:delText>КР гидросистемы</w:delText>
                </w:r>
              </w:del>
            </w:ins>
            <w:del w:id="4651" w:author="Владимир Лаут" w:date="2021-03-03T11:02:00Z">
              <w:r w:rsidRPr="000E3C42" w:rsidDel="008B263D">
                <w:rPr>
                  <w:rFonts w:ascii="Arial" w:hAnsi="Arial" w:cs="Arial"/>
                  <w:color w:val="000000"/>
                  <w:sz w:val="20"/>
                  <w:szCs w:val="20"/>
                </w:rPr>
                <w:delText>Техническое обслуживание ТО №3</w:delText>
              </w:r>
            </w:del>
            <w:bookmarkStart w:id="4652" w:name="_Toc67553922"/>
            <w:bookmarkStart w:id="4653" w:name="_Toc67555259"/>
            <w:bookmarkStart w:id="4654" w:name="_Toc67556312"/>
            <w:bookmarkEnd w:id="4652"/>
            <w:bookmarkEnd w:id="4653"/>
            <w:bookmarkEnd w:id="4654"/>
          </w:p>
        </w:tc>
        <w:tc>
          <w:tcPr>
            <w:tcW w:w="889" w:type="pct"/>
            <w:tcPrChange w:id="4655" w:author="Александр" w:date="2020-04-13T06:32:00Z">
              <w:tcPr>
                <w:tcW w:w="889" w:type="pct"/>
              </w:tcPr>
            </w:tcPrChange>
          </w:tcPr>
          <w:p w14:paraId="2D255CCC" w14:textId="481C4FFD" w:rsidR="003A4F65" w:rsidRPr="000E3C42" w:rsidDel="008B263D" w:rsidRDefault="003A4F65" w:rsidP="003A4F65">
            <w:pPr>
              <w:jc w:val="left"/>
              <w:rPr>
                <w:del w:id="4656" w:author="Владимир Лаут" w:date="2021-03-03T11:03:00Z"/>
                <w:rFonts w:ascii="Arial" w:hAnsi="Arial" w:cs="Arial"/>
                <w:sz w:val="20"/>
                <w:szCs w:val="20"/>
                <w:lang w:eastAsia="ru-RU"/>
              </w:rPr>
            </w:pPr>
            <w:ins w:id="4657" w:author="Александр" w:date="2020-04-13T06:32:00Z">
              <w:del w:id="4658" w:author="Владимир Лаут" w:date="2021-03-03T11:02:00Z">
                <w:r w:rsidRPr="00AE7409" w:rsidDel="008B263D">
                  <w:delText>07</w:delText>
                </w:r>
              </w:del>
            </w:ins>
            <w:del w:id="4659" w:author="Владимир Лаут" w:date="2021-03-03T11:02:00Z">
              <w:r w:rsidRPr="000E3C42" w:rsidDel="008B263D">
                <w:rPr>
                  <w:rFonts w:ascii="Arial" w:hAnsi="Arial" w:cs="Arial"/>
                  <w:sz w:val="20"/>
                  <w:szCs w:val="20"/>
                  <w:lang w:eastAsia="ru-RU"/>
                </w:rPr>
                <w:delText>Т3</w:delText>
              </w:r>
            </w:del>
            <w:bookmarkStart w:id="4660" w:name="_Toc67553923"/>
            <w:bookmarkStart w:id="4661" w:name="_Toc67555260"/>
            <w:bookmarkStart w:id="4662" w:name="_Toc67556313"/>
            <w:bookmarkEnd w:id="4660"/>
            <w:bookmarkEnd w:id="4661"/>
            <w:bookmarkEnd w:id="4662"/>
          </w:p>
        </w:tc>
        <w:tc>
          <w:tcPr>
            <w:tcW w:w="1038" w:type="pct"/>
            <w:tcPrChange w:id="4663" w:author="Александр" w:date="2020-04-13T06:32:00Z">
              <w:tcPr>
                <w:tcW w:w="1038" w:type="pct"/>
                <w:vAlign w:val="bottom"/>
              </w:tcPr>
            </w:tcPrChange>
          </w:tcPr>
          <w:p w14:paraId="0D65C478" w14:textId="01358238" w:rsidR="003A4F65" w:rsidRPr="000E3C42" w:rsidDel="008B263D" w:rsidRDefault="003A4F65" w:rsidP="003A4F65">
            <w:pPr>
              <w:jc w:val="left"/>
              <w:rPr>
                <w:del w:id="4664" w:author="Владимир Лаут" w:date="2021-03-03T11:03:00Z"/>
                <w:rFonts w:ascii="Arial" w:hAnsi="Arial" w:cs="Arial"/>
                <w:sz w:val="20"/>
                <w:szCs w:val="20"/>
                <w:lang w:eastAsia="ru-RU"/>
              </w:rPr>
            </w:pPr>
            <w:ins w:id="4665" w:author="Александр" w:date="2020-04-13T06:32:00Z">
              <w:del w:id="4666" w:author="Владимир Лаут" w:date="2021-03-03T11:02:00Z">
                <w:r w:rsidRPr="00AE7409" w:rsidDel="008B263D">
                  <w:delText>КР</w:delText>
                </w:r>
              </w:del>
            </w:ins>
            <w:del w:id="4667" w:author="Владимир Лаут" w:date="2021-03-03T11:02:00Z">
              <w:r w:rsidRPr="000E3C42" w:rsidDel="008B263D">
                <w:rPr>
                  <w:rFonts w:ascii="Arial" w:hAnsi="Arial" w:cs="Arial"/>
                  <w:color w:val="000000"/>
                  <w:sz w:val="20"/>
                  <w:szCs w:val="20"/>
                </w:rPr>
                <w:delText>ТО3</w:delText>
              </w:r>
            </w:del>
            <w:bookmarkStart w:id="4668" w:name="_Toc67553924"/>
            <w:bookmarkStart w:id="4669" w:name="_Toc67555261"/>
            <w:bookmarkStart w:id="4670" w:name="_Toc67556314"/>
            <w:bookmarkEnd w:id="4668"/>
            <w:bookmarkEnd w:id="4669"/>
            <w:bookmarkEnd w:id="4670"/>
          </w:p>
        </w:tc>
        <w:bookmarkStart w:id="4671" w:name="_Toc67553925"/>
        <w:bookmarkStart w:id="4672" w:name="_Toc67555262"/>
        <w:bookmarkStart w:id="4673" w:name="_Toc67556315"/>
        <w:bookmarkEnd w:id="4671"/>
        <w:bookmarkEnd w:id="4672"/>
        <w:bookmarkEnd w:id="4673"/>
      </w:tr>
      <w:tr w:rsidR="003A4F65" w:rsidRPr="000E3C42" w:rsidDel="008B263D" w14:paraId="0E6666D2" w14:textId="7B0C100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67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675" w:author="Владимир Лаут" w:date="2021-03-03T11:03:00Z"/>
          <w:trPrChange w:id="4676" w:author="Александр" w:date="2020-04-13T06:32:00Z">
            <w:trPr>
              <w:cantSplit/>
              <w:jc w:val="center"/>
            </w:trPr>
          </w:trPrChange>
        </w:trPr>
        <w:tc>
          <w:tcPr>
            <w:tcW w:w="1009" w:type="pct"/>
            <w:tcPrChange w:id="4677" w:author="Александр" w:date="2020-04-13T06:32:00Z">
              <w:tcPr>
                <w:tcW w:w="1009" w:type="pct"/>
              </w:tcPr>
            </w:tcPrChange>
          </w:tcPr>
          <w:p w14:paraId="6902F618" w14:textId="02CFD2E7" w:rsidR="003A4F65" w:rsidRPr="000E3C42" w:rsidDel="008B263D" w:rsidRDefault="003A4F65" w:rsidP="003A4F65">
            <w:pPr>
              <w:rPr>
                <w:del w:id="4678" w:author="Владимир Лаут" w:date="2021-03-03T11:03:00Z"/>
                <w:rFonts w:ascii="Arial" w:hAnsi="Arial" w:cs="Arial"/>
                <w:sz w:val="20"/>
                <w:szCs w:val="20"/>
                <w:lang w:eastAsia="ru-RU"/>
              </w:rPr>
            </w:pPr>
            <w:ins w:id="4679" w:author="Александр" w:date="2020-04-13T06:32:00Z">
              <w:del w:id="4680" w:author="Владимир Лаут" w:date="2021-03-03T11:02:00Z">
                <w:r w:rsidRPr="00AE7409" w:rsidDel="008B263D">
                  <w:delText>8</w:delText>
                </w:r>
              </w:del>
            </w:ins>
            <w:del w:id="4681" w:author="Владимир Лаут" w:date="2021-03-03T11:02:00Z">
              <w:r w:rsidRPr="000E3C42" w:rsidDel="008B263D">
                <w:rPr>
                  <w:rFonts w:ascii="Arial" w:hAnsi="Arial" w:cs="Arial"/>
                  <w:sz w:val="20"/>
                  <w:szCs w:val="20"/>
                  <w:lang w:eastAsia="ru-RU"/>
                </w:rPr>
                <w:delText>Т4</w:delText>
              </w:r>
            </w:del>
            <w:bookmarkStart w:id="4682" w:name="_Toc67553926"/>
            <w:bookmarkStart w:id="4683" w:name="_Toc67555263"/>
            <w:bookmarkStart w:id="4684" w:name="_Toc67556316"/>
            <w:bookmarkEnd w:id="4682"/>
            <w:bookmarkEnd w:id="4683"/>
            <w:bookmarkEnd w:id="4684"/>
          </w:p>
        </w:tc>
        <w:tc>
          <w:tcPr>
            <w:tcW w:w="2064" w:type="pct"/>
            <w:tcPrChange w:id="4685" w:author="Александр" w:date="2020-04-13T06:32:00Z">
              <w:tcPr>
                <w:tcW w:w="2064" w:type="pct"/>
                <w:vAlign w:val="bottom"/>
              </w:tcPr>
            </w:tcPrChange>
          </w:tcPr>
          <w:p w14:paraId="31A7D6A1" w14:textId="79DA87E9" w:rsidR="003A4F65" w:rsidRPr="000E3C42" w:rsidDel="008B263D" w:rsidRDefault="003A4F65" w:rsidP="003A4F65">
            <w:pPr>
              <w:jc w:val="left"/>
              <w:rPr>
                <w:del w:id="4686" w:author="Владимир Лаут" w:date="2021-03-03T11:03:00Z"/>
                <w:rFonts w:ascii="Arial" w:hAnsi="Arial" w:cs="Arial"/>
                <w:sz w:val="20"/>
                <w:szCs w:val="20"/>
                <w:lang w:eastAsia="ru-RU"/>
              </w:rPr>
            </w:pPr>
            <w:ins w:id="4687" w:author="Александр" w:date="2020-04-13T06:32:00Z">
              <w:del w:id="4688" w:author="Владимир Лаут" w:date="2021-03-03T11:02:00Z">
                <w:r w:rsidRPr="00AE7409" w:rsidDel="008B263D">
                  <w:delText>КР гидротрансформатора</w:delText>
                </w:r>
              </w:del>
            </w:ins>
            <w:del w:id="4689" w:author="Владимир Лаут" w:date="2021-03-03T11:02:00Z">
              <w:r w:rsidRPr="000E3C42" w:rsidDel="008B263D">
                <w:rPr>
                  <w:rFonts w:ascii="Arial" w:hAnsi="Arial" w:cs="Arial"/>
                  <w:color w:val="000000"/>
                  <w:sz w:val="20"/>
                  <w:szCs w:val="20"/>
                </w:rPr>
                <w:delText>Техническое обслуживание ТО №4</w:delText>
              </w:r>
            </w:del>
            <w:bookmarkStart w:id="4690" w:name="_Toc67553927"/>
            <w:bookmarkStart w:id="4691" w:name="_Toc67555264"/>
            <w:bookmarkStart w:id="4692" w:name="_Toc67556317"/>
            <w:bookmarkEnd w:id="4690"/>
            <w:bookmarkEnd w:id="4691"/>
            <w:bookmarkEnd w:id="4692"/>
          </w:p>
        </w:tc>
        <w:tc>
          <w:tcPr>
            <w:tcW w:w="889" w:type="pct"/>
            <w:tcPrChange w:id="4693" w:author="Александр" w:date="2020-04-13T06:32:00Z">
              <w:tcPr>
                <w:tcW w:w="889" w:type="pct"/>
              </w:tcPr>
            </w:tcPrChange>
          </w:tcPr>
          <w:p w14:paraId="0EE1A526" w14:textId="4F9CE4FD" w:rsidR="003A4F65" w:rsidRPr="000E3C42" w:rsidDel="008B263D" w:rsidRDefault="003A4F65" w:rsidP="003A4F65">
            <w:pPr>
              <w:jc w:val="left"/>
              <w:rPr>
                <w:del w:id="4694" w:author="Владимир Лаут" w:date="2021-03-03T11:03:00Z"/>
                <w:rFonts w:ascii="Arial" w:hAnsi="Arial" w:cs="Arial"/>
                <w:sz w:val="20"/>
                <w:szCs w:val="20"/>
                <w:lang w:eastAsia="ru-RU"/>
              </w:rPr>
            </w:pPr>
            <w:ins w:id="4695" w:author="Александр" w:date="2020-04-13T06:32:00Z">
              <w:del w:id="4696" w:author="Владимир Лаут" w:date="2021-03-03T11:02:00Z">
                <w:r w:rsidRPr="00AE7409" w:rsidDel="008B263D">
                  <w:delText>08</w:delText>
                </w:r>
              </w:del>
            </w:ins>
            <w:del w:id="4697" w:author="Владимир Лаут" w:date="2021-03-03T11:02:00Z">
              <w:r w:rsidRPr="000E3C42" w:rsidDel="008B263D">
                <w:rPr>
                  <w:rFonts w:ascii="Arial" w:hAnsi="Arial" w:cs="Arial"/>
                  <w:sz w:val="20"/>
                  <w:szCs w:val="20"/>
                  <w:lang w:eastAsia="ru-RU"/>
                </w:rPr>
                <w:delText>Т4</w:delText>
              </w:r>
            </w:del>
            <w:bookmarkStart w:id="4698" w:name="_Toc67553928"/>
            <w:bookmarkStart w:id="4699" w:name="_Toc67555265"/>
            <w:bookmarkStart w:id="4700" w:name="_Toc67556318"/>
            <w:bookmarkEnd w:id="4698"/>
            <w:bookmarkEnd w:id="4699"/>
            <w:bookmarkEnd w:id="4700"/>
          </w:p>
        </w:tc>
        <w:tc>
          <w:tcPr>
            <w:tcW w:w="1038" w:type="pct"/>
            <w:tcPrChange w:id="4701" w:author="Александр" w:date="2020-04-13T06:32:00Z">
              <w:tcPr>
                <w:tcW w:w="1038" w:type="pct"/>
                <w:vAlign w:val="bottom"/>
              </w:tcPr>
            </w:tcPrChange>
          </w:tcPr>
          <w:p w14:paraId="0189614D" w14:textId="5109ABAE" w:rsidR="003A4F65" w:rsidRPr="000E3C42" w:rsidDel="008B263D" w:rsidRDefault="003A4F65" w:rsidP="003A4F65">
            <w:pPr>
              <w:jc w:val="left"/>
              <w:rPr>
                <w:del w:id="4702" w:author="Владимир Лаут" w:date="2021-03-03T11:03:00Z"/>
                <w:rFonts w:ascii="Arial" w:hAnsi="Arial" w:cs="Arial"/>
                <w:sz w:val="20"/>
                <w:szCs w:val="20"/>
                <w:lang w:eastAsia="ru-RU"/>
              </w:rPr>
            </w:pPr>
            <w:ins w:id="4703" w:author="Александр" w:date="2020-04-13T06:32:00Z">
              <w:del w:id="4704" w:author="Владимир Лаут" w:date="2021-03-03T11:02:00Z">
                <w:r w:rsidRPr="00AE7409" w:rsidDel="008B263D">
                  <w:delText>КР</w:delText>
                </w:r>
              </w:del>
            </w:ins>
            <w:del w:id="4705" w:author="Владимир Лаут" w:date="2021-03-03T11:02:00Z">
              <w:r w:rsidRPr="000E3C42" w:rsidDel="008B263D">
                <w:rPr>
                  <w:rFonts w:ascii="Arial" w:hAnsi="Arial" w:cs="Arial"/>
                  <w:color w:val="000000"/>
                  <w:sz w:val="20"/>
                  <w:szCs w:val="20"/>
                </w:rPr>
                <w:delText>ТО4</w:delText>
              </w:r>
            </w:del>
            <w:bookmarkStart w:id="4706" w:name="_Toc67553929"/>
            <w:bookmarkStart w:id="4707" w:name="_Toc67555266"/>
            <w:bookmarkStart w:id="4708" w:name="_Toc67556319"/>
            <w:bookmarkEnd w:id="4706"/>
            <w:bookmarkEnd w:id="4707"/>
            <w:bookmarkEnd w:id="4708"/>
          </w:p>
        </w:tc>
        <w:bookmarkStart w:id="4709" w:name="_Toc67553930"/>
        <w:bookmarkStart w:id="4710" w:name="_Toc67555267"/>
        <w:bookmarkStart w:id="4711" w:name="_Toc67556320"/>
        <w:bookmarkEnd w:id="4709"/>
        <w:bookmarkEnd w:id="4710"/>
        <w:bookmarkEnd w:id="4711"/>
      </w:tr>
      <w:tr w:rsidR="003A4F65" w:rsidRPr="000E3C42" w:rsidDel="008B263D" w14:paraId="02EB631C" w14:textId="1EAAD34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71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713" w:author="Владимир Лаут" w:date="2021-03-03T11:03:00Z"/>
          <w:trPrChange w:id="4714" w:author="Александр" w:date="2020-04-13T06:32:00Z">
            <w:trPr>
              <w:cantSplit/>
              <w:jc w:val="center"/>
            </w:trPr>
          </w:trPrChange>
        </w:trPr>
        <w:tc>
          <w:tcPr>
            <w:tcW w:w="1009" w:type="pct"/>
            <w:tcPrChange w:id="4715" w:author="Александр" w:date="2020-04-13T06:32:00Z">
              <w:tcPr>
                <w:tcW w:w="1009" w:type="pct"/>
              </w:tcPr>
            </w:tcPrChange>
          </w:tcPr>
          <w:p w14:paraId="09834156" w14:textId="18CF798B" w:rsidR="003A4F65" w:rsidRPr="000E3C42" w:rsidDel="008B263D" w:rsidRDefault="003A4F65" w:rsidP="003A4F65">
            <w:pPr>
              <w:rPr>
                <w:del w:id="4716" w:author="Владимир Лаут" w:date="2021-03-03T11:03:00Z"/>
                <w:rFonts w:ascii="Arial" w:hAnsi="Arial" w:cs="Arial"/>
                <w:sz w:val="20"/>
                <w:szCs w:val="20"/>
                <w:lang w:eastAsia="ru-RU"/>
              </w:rPr>
            </w:pPr>
            <w:ins w:id="4717" w:author="Александр" w:date="2020-04-13T06:32:00Z">
              <w:del w:id="4718" w:author="Владимир Лаут" w:date="2021-03-03T11:02:00Z">
                <w:r w:rsidRPr="00AE7409" w:rsidDel="008B263D">
                  <w:delText>10</w:delText>
                </w:r>
              </w:del>
            </w:ins>
            <w:del w:id="4719" w:author="Владимир Лаут" w:date="2021-03-03T11:02:00Z">
              <w:r w:rsidRPr="000E3C42" w:rsidDel="008B263D">
                <w:rPr>
                  <w:rFonts w:ascii="Arial" w:hAnsi="Arial" w:cs="Arial"/>
                  <w:sz w:val="20"/>
                  <w:szCs w:val="20"/>
                  <w:lang w:eastAsia="ru-RU"/>
                </w:rPr>
                <w:delText>Т5</w:delText>
              </w:r>
            </w:del>
            <w:bookmarkStart w:id="4720" w:name="_Toc67553931"/>
            <w:bookmarkStart w:id="4721" w:name="_Toc67555268"/>
            <w:bookmarkStart w:id="4722" w:name="_Toc67556321"/>
            <w:bookmarkEnd w:id="4720"/>
            <w:bookmarkEnd w:id="4721"/>
            <w:bookmarkEnd w:id="4722"/>
          </w:p>
        </w:tc>
        <w:tc>
          <w:tcPr>
            <w:tcW w:w="2064" w:type="pct"/>
            <w:tcPrChange w:id="4723" w:author="Александр" w:date="2020-04-13T06:32:00Z">
              <w:tcPr>
                <w:tcW w:w="2064" w:type="pct"/>
                <w:vAlign w:val="bottom"/>
              </w:tcPr>
            </w:tcPrChange>
          </w:tcPr>
          <w:p w14:paraId="0B6E4451" w14:textId="6A76885C" w:rsidR="003A4F65" w:rsidRPr="000E3C42" w:rsidDel="008B263D" w:rsidRDefault="003A4F65" w:rsidP="003A4F65">
            <w:pPr>
              <w:jc w:val="left"/>
              <w:rPr>
                <w:del w:id="4724" w:author="Владимир Лаут" w:date="2021-03-03T11:03:00Z"/>
                <w:rFonts w:ascii="Arial" w:hAnsi="Arial" w:cs="Arial"/>
                <w:sz w:val="20"/>
                <w:szCs w:val="20"/>
                <w:lang w:eastAsia="ru-RU"/>
              </w:rPr>
            </w:pPr>
            <w:ins w:id="4725" w:author="Александр" w:date="2020-04-13T06:32:00Z">
              <w:del w:id="4726" w:author="Владимир Лаут" w:date="2021-03-03T11:02:00Z">
                <w:r w:rsidRPr="00AE7409" w:rsidDel="008B263D">
                  <w:delText>КР двигателя</w:delText>
                </w:r>
              </w:del>
            </w:ins>
            <w:del w:id="4727" w:author="Владимир Лаут" w:date="2021-03-03T11:02:00Z">
              <w:r w:rsidRPr="000E3C42" w:rsidDel="008B263D">
                <w:rPr>
                  <w:rFonts w:ascii="Arial" w:hAnsi="Arial" w:cs="Arial"/>
                  <w:color w:val="000000"/>
                  <w:sz w:val="20"/>
                  <w:szCs w:val="20"/>
                </w:rPr>
                <w:delText>Техническое обслуживание ТО №5</w:delText>
              </w:r>
            </w:del>
            <w:bookmarkStart w:id="4728" w:name="_Toc67553932"/>
            <w:bookmarkStart w:id="4729" w:name="_Toc67555269"/>
            <w:bookmarkStart w:id="4730" w:name="_Toc67556322"/>
            <w:bookmarkEnd w:id="4728"/>
            <w:bookmarkEnd w:id="4729"/>
            <w:bookmarkEnd w:id="4730"/>
          </w:p>
        </w:tc>
        <w:tc>
          <w:tcPr>
            <w:tcW w:w="889" w:type="pct"/>
            <w:tcPrChange w:id="4731" w:author="Александр" w:date="2020-04-13T06:32:00Z">
              <w:tcPr>
                <w:tcW w:w="889" w:type="pct"/>
              </w:tcPr>
            </w:tcPrChange>
          </w:tcPr>
          <w:p w14:paraId="203F9EDF" w14:textId="605A1A78" w:rsidR="003A4F65" w:rsidRPr="000E3C42" w:rsidDel="008B263D" w:rsidRDefault="003A4F65" w:rsidP="003A4F65">
            <w:pPr>
              <w:jc w:val="left"/>
              <w:rPr>
                <w:del w:id="4732" w:author="Владимир Лаут" w:date="2021-03-03T11:03:00Z"/>
                <w:rFonts w:ascii="Arial" w:hAnsi="Arial" w:cs="Arial"/>
                <w:sz w:val="20"/>
                <w:szCs w:val="20"/>
                <w:lang w:eastAsia="ru-RU"/>
              </w:rPr>
            </w:pPr>
            <w:ins w:id="4733" w:author="Александр" w:date="2020-04-13T06:32:00Z">
              <w:del w:id="4734" w:author="Владимир Лаут" w:date="2021-03-03T11:02:00Z">
                <w:r w:rsidRPr="00AE7409" w:rsidDel="008B263D">
                  <w:delText>10</w:delText>
                </w:r>
              </w:del>
            </w:ins>
            <w:del w:id="4735" w:author="Владимир Лаут" w:date="2021-03-03T11:02:00Z">
              <w:r w:rsidRPr="000E3C42" w:rsidDel="008B263D">
                <w:rPr>
                  <w:rFonts w:ascii="Arial" w:hAnsi="Arial" w:cs="Arial"/>
                  <w:sz w:val="20"/>
                  <w:szCs w:val="20"/>
                  <w:lang w:eastAsia="ru-RU"/>
                </w:rPr>
                <w:delText>Т5</w:delText>
              </w:r>
            </w:del>
            <w:bookmarkStart w:id="4736" w:name="_Toc67553933"/>
            <w:bookmarkStart w:id="4737" w:name="_Toc67555270"/>
            <w:bookmarkStart w:id="4738" w:name="_Toc67556323"/>
            <w:bookmarkEnd w:id="4736"/>
            <w:bookmarkEnd w:id="4737"/>
            <w:bookmarkEnd w:id="4738"/>
          </w:p>
        </w:tc>
        <w:tc>
          <w:tcPr>
            <w:tcW w:w="1038" w:type="pct"/>
            <w:tcPrChange w:id="4739" w:author="Александр" w:date="2020-04-13T06:32:00Z">
              <w:tcPr>
                <w:tcW w:w="1038" w:type="pct"/>
                <w:vAlign w:val="bottom"/>
              </w:tcPr>
            </w:tcPrChange>
          </w:tcPr>
          <w:p w14:paraId="43BE9F20" w14:textId="7BB660C1" w:rsidR="003A4F65" w:rsidRPr="000E3C42" w:rsidDel="008B263D" w:rsidRDefault="003A4F65" w:rsidP="003A4F65">
            <w:pPr>
              <w:jc w:val="left"/>
              <w:rPr>
                <w:del w:id="4740" w:author="Владимир Лаут" w:date="2021-03-03T11:03:00Z"/>
                <w:rFonts w:ascii="Arial" w:hAnsi="Arial" w:cs="Arial"/>
                <w:sz w:val="20"/>
                <w:szCs w:val="20"/>
                <w:lang w:eastAsia="ru-RU"/>
              </w:rPr>
            </w:pPr>
            <w:ins w:id="4741" w:author="Александр" w:date="2020-04-13T06:32:00Z">
              <w:del w:id="4742" w:author="Владимир Лаут" w:date="2021-03-03T11:02:00Z">
                <w:r w:rsidRPr="00AE7409" w:rsidDel="008B263D">
                  <w:delText>КР</w:delText>
                </w:r>
              </w:del>
            </w:ins>
            <w:del w:id="4743" w:author="Владимир Лаут" w:date="2021-03-03T11:02:00Z">
              <w:r w:rsidRPr="000E3C42" w:rsidDel="008B263D">
                <w:rPr>
                  <w:rFonts w:ascii="Arial" w:hAnsi="Arial" w:cs="Arial"/>
                  <w:color w:val="000000"/>
                  <w:sz w:val="20"/>
                  <w:szCs w:val="20"/>
                </w:rPr>
                <w:delText>ТО5</w:delText>
              </w:r>
            </w:del>
            <w:bookmarkStart w:id="4744" w:name="_Toc67553934"/>
            <w:bookmarkStart w:id="4745" w:name="_Toc67555271"/>
            <w:bookmarkStart w:id="4746" w:name="_Toc67556324"/>
            <w:bookmarkEnd w:id="4744"/>
            <w:bookmarkEnd w:id="4745"/>
            <w:bookmarkEnd w:id="4746"/>
          </w:p>
        </w:tc>
        <w:bookmarkStart w:id="4747" w:name="_Toc67553935"/>
        <w:bookmarkStart w:id="4748" w:name="_Toc67555272"/>
        <w:bookmarkStart w:id="4749" w:name="_Toc67556325"/>
        <w:bookmarkEnd w:id="4747"/>
        <w:bookmarkEnd w:id="4748"/>
        <w:bookmarkEnd w:id="4749"/>
      </w:tr>
      <w:tr w:rsidR="003A4F65" w:rsidRPr="000E3C42" w:rsidDel="008B263D" w14:paraId="2C75F01D" w14:textId="6CBAE64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75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751" w:author="Владимир Лаут" w:date="2021-03-03T11:03:00Z"/>
          <w:trPrChange w:id="4752" w:author="Александр" w:date="2020-04-13T06:32:00Z">
            <w:trPr>
              <w:cantSplit/>
              <w:jc w:val="center"/>
            </w:trPr>
          </w:trPrChange>
        </w:trPr>
        <w:tc>
          <w:tcPr>
            <w:tcW w:w="1009" w:type="pct"/>
            <w:tcPrChange w:id="4753" w:author="Александр" w:date="2020-04-13T06:32:00Z">
              <w:tcPr>
                <w:tcW w:w="1009" w:type="pct"/>
              </w:tcPr>
            </w:tcPrChange>
          </w:tcPr>
          <w:p w14:paraId="1B45E81D" w14:textId="1A786513" w:rsidR="003A4F65" w:rsidRPr="000E3C42" w:rsidDel="008B263D" w:rsidRDefault="003A4F65" w:rsidP="003A4F65">
            <w:pPr>
              <w:rPr>
                <w:del w:id="4754" w:author="Владимир Лаут" w:date="2021-03-03T11:03:00Z"/>
                <w:rFonts w:ascii="Arial" w:hAnsi="Arial" w:cs="Arial"/>
                <w:sz w:val="20"/>
                <w:szCs w:val="20"/>
                <w:lang w:eastAsia="ru-RU"/>
              </w:rPr>
            </w:pPr>
            <w:ins w:id="4755" w:author="Александр" w:date="2020-04-13T06:32:00Z">
              <w:del w:id="4756" w:author="Владимир Лаут" w:date="2021-03-03T11:02:00Z">
                <w:r w:rsidRPr="00AE7409" w:rsidDel="008B263D">
                  <w:delText>11</w:delText>
                </w:r>
              </w:del>
            </w:ins>
            <w:del w:id="4757" w:author="Владимир Лаут" w:date="2021-03-03T11:02:00Z">
              <w:r w:rsidRPr="000E3C42" w:rsidDel="008B263D">
                <w:rPr>
                  <w:rFonts w:ascii="Arial" w:hAnsi="Arial" w:cs="Arial"/>
                  <w:sz w:val="20"/>
                  <w:szCs w:val="20"/>
                  <w:lang w:eastAsia="ru-RU"/>
                </w:rPr>
                <w:delText>Т6</w:delText>
              </w:r>
            </w:del>
            <w:bookmarkStart w:id="4758" w:name="_Toc67553936"/>
            <w:bookmarkStart w:id="4759" w:name="_Toc67555273"/>
            <w:bookmarkStart w:id="4760" w:name="_Toc67556326"/>
            <w:bookmarkEnd w:id="4758"/>
            <w:bookmarkEnd w:id="4759"/>
            <w:bookmarkEnd w:id="4760"/>
          </w:p>
        </w:tc>
        <w:tc>
          <w:tcPr>
            <w:tcW w:w="2064" w:type="pct"/>
            <w:tcPrChange w:id="4761" w:author="Александр" w:date="2020-04-13T06:32:00Z">
              <w:tcPr>
                <w:tcW w:w="2064" w:type="pct"/>
                <w:vAlign w:val="bottom"/>
              </w:tcPr>
            </w:tcPrChange>
          </w:tcPr>
          <w:p w14:paraId="63E66A31" w14:textId="17CA3D4E" w:rsidR="003A4F65" w:rsidRPr="000E3C42" w:rsidDel="008B263D" w:rsidRDefault="003A4F65" w:rsidP="003A4F65">
            <w:pPr>
              <w:jc w:val="left"/>
              <w:rPr>
                <w:del w:id="4762" w:author="Владимир Лаут" w:date="2021-03-03T11:03:00Z"/>
                <w:rFonts w:ascii="Arial" w:hAnsi="Arial" w:cs="Arial"/>
                <w:color w:val="000000"/>
                <w:sz w:val="20"/>
                <w:szCs w:val="20"/>
              </w:rPr>
            </w:pPr>
            <w:ins w:id="4763" w:author="Александр" w:date="2020-04-13T06:32:00Z">
              <w:del w:id="4764" w:author="Владимир Лаут" w:date="2021-03-03T11:02:00Z">
                <w:r w:rsidRPr="00AE7409" w:rsidDel="008B263D">
                  <w:delText>КР двигателя (CAT)</w:delText>
                </w:r>
              </w:del>
            </w:ins>
            <w:del w:id="4765" w:author="Владимир Лаут" w:date="2021-03-03T11:02:00Z">
              <w:r w:rsidRPr="000E3C42" w:rsidDel="008B263D">
                <w:rPr>
                  <w:rFonts w:ascii="Arial" w:hAnsi="Arial" w:cs="Arial"/>
                  <w:color w:val="000000"/>
                  <w:sz w:val="20"/>
                  <w:szCs w:val="20"/>
                </w:rPr>
                <w:delText>Техническое обслуживание ТО №6</w:delText>
              </w:r>
            </w:del>
            <w:bookmarkStart w:id="4766" w:name="_Toc67553937"/>
            <w:bookmarkStart w:id="4767" w:name="_Toc67555274"/>
            <w:bookmarkStart w:id="4768" w:name="_Toc67556327"/>
            <w:bookmarkEnd w:id="4766"/>
            <w:bookmarkEnd w:id="4767"/>
            <w:bookmarkEnd w:id="4768"/>
          </w:p>
        </w:tc>
        <w:tc>
          <w:tcPr>
            <w:tcW w:w="889" w:type="pct"/>
            <w:tcPrChange w:id="4769" w:author="Александр" w:date="2020-04-13T06:32:00Z">
              <w:tcPr>
                <w:tcW w:w="889" w:type="pct"/>
              </w:tcPr>
            </w:tcPrChange>
          </w:tcPr>
          <w:p w14:paraId="1984B97D" w14:textId="449EA40A" w:rsidR="003A4F65" w:rsidRPr="000E3C42" w:rsidDel="008B263D" w:rsidRDefault="003A4F65" w:rsidP="003A4F65">
            <w:pPr>
              <w:jc w:val="left"/>
              <w:rPr>
                <w:del w:id="4770" w:author="Владимир Лаут" w:date="2021-03-03T11:03:00Z"/>
                <w:rFonts w:ascii="Arial" w:hAnsi="Arial" w:cs="Arial"/>
                <w:sz w:val="20"/>
                <w:szCs w:val="20"/>
                <w:lang w:eastAsia="ru-RU"/>
              </w:rPr>
            </w:pPr>
            <w:ins w:id="4771" w:author="Александр" w:date="2020-04-13T06:32:00Z">
              <w:del w:id="4772" w:author="Владимир Лаут" w:date="2021-03-03T11:02:00Z">
                <w:r w:rsidRPr="00AE7409" w:rsidDel="008B263D">
                  <w:delText>11</w:delText>
                </w:r>
              </w:del>
            </w:ins>
            <w:del w:id="4773" w:author="Владимир Лаут" w:date="2021-03-03T11:02:00Z">
              <w:r w:rsidRPr="000E3C42" w:rsidDel="008B263D">
                <w:rPr>
                  <w:rFonts w:ascii="Arial" w:hAnsi="Arial" w:cs="Arial"/>
                  <w:sz w:val="20"/>
                  <w:szCs w:val="20"/>
                  <w:lang w:eastAsia="ru-RU"/>
                </w:rPr>
                <w:delText>Т6</w:delText>
              </w:r>
            </w:del>
            <w:bookmarkStart w:id="4774" w:name="_Toc67553938"/>
            <w:bookmarkStart w:id="4775" w:name="_Toc67555275"/>
            <w:bookmarkStart w:id="4776" w:name="_Toc67556328"/>
            <w:bookmarkEnd w:id="4774"/>
            <w:bookmarkEnd w:id="4775"/>
            <w:bookmarkEnd w:id="4776"/>
          </w:p>
        </w:tc>
        <w:tc>
          <w:tcPr>
            <w:tcW w:w="1038" w:type="pct"/>
            <w:tcPrChange w:id="4777" w:author="Александр" w:date="2020-04-13T06:32:00Z">
              <w:tcPr>
                <w:tcW w:w="1038" w:type="pct"/>
                <w:vAlign w:val="bottom"/>
              </w:tcPr>
            </w:tcPrChange>
          </w:tcPr>
          <w:p w14:paraId="13CCA22A" w14:textId="1507F125" w:rsidR="003A4F65" w:rsidRPr="000E3C42" w:rsidDel="008B263D" w:rsidRDefault="003A4F65" w:rsidP="003A4F65">
            <w:pPr>
              <w:jc w:val="left"/>
              <w:rPr>
                <w:del w:id="4778" w:author="Владимир Лаут" w:date="2021-03-03T11:03:00Z"/>
                <w:rFonts w:ascii="Arial" w:hAnsi="Arial" w:cs="Arial"/>
                <w:sz w:val="20"/>
                <w:szCs w:val="20"/>
                <w:lang w:eastAsia="ru-RU"/>
              </w:rPr>
            </w:pPr>
            <w:ins w:id="4779" w:author="Александр" w:date="2020-04-13T06:32:00Z">
              <w:del w:id="4780" w:author="Владимир Лаут" w:date="2021-03-03T11:02:00Z">
                <w:r w:rsidRPr="00AE7409" w:rsidDel="008B263D">
                  <w:delText>КР</w:delText>
                </w:r>
              </w:del>
            </w:ins>
            <w:del w:id="4781" w:author="Владимир Лаут" w:date="2021-03-03T11:02:00Z">
              <w:r w:rsidRPr="000E3C42" w:rsidDel="008B263D">
                <w:rPr>
                  <w:rFonts w:ascii="Arial" w:hAnsi="Arial" w:cs="Arial"/>
                  <w:color w:val="000000"/>
                  <w:sz w:val="20"/>
                  <w:szCs w:val="20"/>
                </w:rPr>
                <w:delText>ТО6</w:delText>
              </w:r>
            </w:del>
            <w:bookmarkStart w:id="4782" w:name="_Toc67553939"/>
            <w:bookmarkStart w:id="4783" w:name="_Toc67555276"/>
            <w:bookmarkStart w:id="4784" w:name="_Toc67556329"/>
            <w:bookmarkEnd w:id="4782"/>
            <w:bookmarkEnd w:id="4783"/>
            <w:bookmarkEnd w:id="4784"/>
          </w:p>
        </w:tc>
        <w:bookmarkStart w:id="4785" w:name="_Toc67553940"/>
        <w:bookmarkStart w:id="4786" w:name="_Toc67555277"/>
        <w:bookmarkStart w:id="4787" w:name="_Toc67556330"/>
        <w:bookmarkEnd w:id="4785"/>
        <w:bookmarkEnd w:id="4786"/>
        <w:bookmarkEnd w:id="4787"/>
      </w:tr>
      <w:tr w:rsidR="003A4F65" w:rsidRPr="000E3C42" w:rsidDel="008B263D" w14:paraId="5A0935DC" w14:textId="0BFFB0C8"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78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789" w:author="Владимир Лаут" w:date="2021-03-03T11:03:00Z"/>
          <w:trPrChange w:id="4790" w:author="Александр" w:date="2020-04-13T06:32:00Z">
            <w:trPr>
              <w:cantSplit/>
              <w:jc w:val="center"/>
            </w:trPr>
          </w:trPrChange>
        </w:trPr>
        <w:tc>
          <w:tcPr>
            <w:tcW w:w="1009" w:type="pct"/>
            <w:tcPrChange w:id="4791" w:author="Александр" w:date="2020-04-13T06:32:00Z">
              <w:tcPr>
                <w:tcW w:w="1009" w:type="pct"/>
              </w:tcPr>
            </w:tcPrChange>
          </w:tcPr>
          <w:p w14:paraId="43894D9F" w14:textId="59219A85" w:rsidR="003A4F65" w:rsidRPr="000E3C42" w:rsidDel="008B263D" w:rsidRDefault="003A4F65" w:rsidP="003A4F65">
            <w:pPr>
              <w:jc w:val="left"/>
              <w:rPr>
                <w:del w:id="4792" w:author="Владимир Лаут" w:date="2021-03-03T11:03:00Z"/>
                <w:rFonts w:ascii="Arial" w:hAnsi="Arial" w:cs="Arial"/>
                <w:sz w:val="20"/>
                <w:szCs w:val="20"/>
              </w:rPr>
            </w:pPr>
            <w:ins w:id="4793" w:author="Александр" w:date="2020-04-13T06:32:00Z">
              <w:del w:id="4794" w:author="Владимир Лаут" w:date="2021-03-03T11:02:00Z">
                <w:r w:rsidRPr="00AE7409" w:rsidDel="008B263D">
                  <w:delText>12</w:delText>
                </w:r>
              </w:del>
            </w:ins>
            <w:del w:id="4795" w:author="Владимир Лаут" w:date="2021-03-03T11:02:00Z">
              <w:r w:rsidRPr="000E3C42" w:rsidDel="008B263D">
                <w:rPr>
                  <w:rFonts w:ascii="Arial" w:hAnsi="Arial" w:cs="Arial"/>
                  <w:sz w:val="20"/>
                  <w:szCs w:val="20"/>
                  <w:lang w:eastAsia="ru-RU"/>
                </w:rPr>
                <w:delText>ТР</w:delText>
              </w:r>
            </w:del>
            <w:bookmarkStart w:id="4796" w:name="_Toc67553941"/>
            <w:bookmarkStart w:id="4797" w:name="_Toc67555278"/>
            <w:bookmarkStart w:id="4798" w:name="_Toc67556331"/>
            <w:bookmarkEnd w:id="4796"/>
            <w:bookmarkEnd w:id="4797"/>
            <w:bookmarkEnd w:id="4798"/>
          </w:p>
        </w:tc>
        <w:tc>
          <w:tcPr>
            <w:tcW w:w="2064" w:type="pct"/>
            <w:tcPrChange w:id="4799" w:author="Александр" w:date="2020-04-13T06:32:00Z">
              <w:tcPr>
                <w:tcW w:w="2064" w:type="pct"/>
                <w:vAlign w:val="bottom"/>
              </w:tcPr>
            </w:tcPrChange>
          </w:tcPr>
          <w:p w14:paraId="05739260" w14:textId="7931C10C" w:rsidR="003A4F65" w:rsidRPr="000E3C42" w:rsidDel="008B263D" w:rsidRDefault="003A4F65" w:rsidP="003A4F65">
            <w:pPr>
              <w:jc w:val="left"/>
              <w:rPr>
                <w:del w:id="4800" w:author="Владимир Лаут" w:date="2021-03-03T11:03:00Z"/>
                <w:rFonts w:ascii="Arial" w:hAnsi="Arial" w:cs="Arial"/>
                <w:sz w:val="20"/>
                <w:szCs w:val="20"/>
              </w:rPr>
            </w:pPr>
            <w:ins w:id="4801" w:author="Александр" w:date="2020-04-13T06:32:00Z">
              <w:del w:id="4802" w:author="Владимир Лаут" w:date="2021-03-03T11:02:00Z">
                <w:r w:rsidRPr="00AE7409" w:rsidDel="008B263D">
                  <w:delText>КР двигателя (Cummins)</w:delText>
                </w:r>
              </w:del>
            </w:ins>
            <w:del w:id="4803" w:author="Владимир Лаут" w:date="2021-03-03T11:02:00Z">
              <w:r w:rsidRPr="000E3C42" w:rsidDel="008B263D">
                <w:rPr>
                  <w:rFonts w:ascii="Arial" w:hAnsi="Arial" w:cs="Arial"/>
                  <w:sz w:val="20"/>
                  <w:szCs w:val="20"/>
                  <w:lang w:eastAsia="ru-RU"/>
                </w:rPr>
                <w:delText>Текущий ремонт</w:delText>
              </w:r>
            </w:del>
            <w:bookmarkStart w:id="4804" w:name="_Toc67553942"/>
            <w:bookmarkStart w:id="4805" w:name="_Toc67555279"/>
            <w:bookmarkStart w:id="4806" w:name="_Toc67556332"/>
            <w:bookmarkEnd w:id="4804"/>
            <w:bookmarkEnd w:id="4805"/>
            <w:bookmarkEnd w:id="4806"/>
          </w:p>
        </w:tc>
        <w:tc>
          <w:tcPr>
            <w:tcW w:w="889" w:type="pct"/>
            <w:tcPrChange w:id="4807" w:author="Александр" w:date="2020-04-13T06:32:00Z">
              <w:tcPr>
                <w:tcW w:w="889" w:type="pct"/>
              </w:tcPr>
            </w:tcPrChange>
          </w:tcPr>
          <w:p w14:paraId="3DC31689" w14:textId="04C7D64F" w:rsidR="003A4F65" w:rsidRPr="000E3C42" w:rsidDel="008B263D" w:rsidRDefault="003A4F65" w:rsidP="003A4F65">
            <w:pPr>
              <w:jc w:val="left"/>
              <w:rPr>
                <w:del w:id="4808" w:author="Владимир Лаут" w:date="2021-03-03T11:03:00Z"/>
                <w:rFonts w:ascii="Arial" w:hAnsi="Arial" w:cs="Arial"/>
                <w:sz w:val="20"/>
                <w:szCs w:val="20"/>
              </w:rPr>
            </w:pPr>
            <w:ins w:id="4809" w:author="Александр" w:date="2020-04-13T06:32:00Z">
              <w:del w:id="4810" w:author="Владимир Лаут" w:date="2021-03-03T11:02:00Z">
                <w:r w:rsidRPr="00AE7409" w:rsidDel="008B263D">
                  <w:delText>12</w:delText>
                </w:r>
              </w:del>
            </w:ins>
            <w:del w:id="4811" w:author="Владимир Лаут" w:date="2021-03-03T11:02:00Z">
              <w:r w:rsidRPr="000E3C42" w:rsidDel="008B263D">
                <w:rPr>
                  <w:rFonts w:ascii="Arial" w:hAnsi="Arial" w:cs="Arial"/>
                  <w:sz w:val="20"/>
                  <w:szCs w:val="20"/>
                  <w:lang w:eastAsia="ru-RU"/>
                </w:rPr>
                <w:delText>ТР</w:delText>
              </w:r>
            </w:del>
            <w:bookmarkStart w:id="4812" w:name="_Toc67553943"/>
            <w:bookmarkStart w:id="4813" w:name="_Toc67555280"/>
            <w:bookmarkStart w:id="4814" w:name="_Toc67556333"/>
            <w:bookmarkEnd w:id="4812"/>
            <w:bookmarkEnd w:id="4813"/>
            <w:bookmarkEnd w:id="4814"/>
          </w:p>
        </w:tc>
        <w:tc>
          <w:tcPr>
            <w:tcW w:w="1038" w:type="pct"/>
            <w:tcPrChange w:id="4815" w:author="Александр" w:date="2020-04-13T06:32:00Z">
              <w:tcPr>
                <w:tcW w:w="1038" w:type="pct"/>
              </w:tcPr>
            </w:tcPrChange>
          </w:tcPr>
          <w:p w14:paraId="00445F50" w14:textId="01754C60" w:rsidR="003A4F65" w:rsidRPr="000E3C42" w:rsidDel="008B263D" w:rsidRDefault="003A4F65" w:rsidP="003A4F65">
            <w:pPr>
              <w:jc w:val="left"/>
              <w:rPr>
                <w:del w:id="4816" w:author="Владимир Лаут" w:date="2021-03-03T11:03:00Z"/>
                <w:rFonts w:ascii="Arial" w:hAnsi="Arial" w:cs="Arial"/>
                <w:sz w:val="20"/>
                <w:szCs w:val="20"/>
              </w:rPr>
            </w:pPr>
            <w:ins w:id="4817" w:author="Александр" w:date="2020-04-13T06:32:00Z">
              <w:del w:id="4818" w:author="Владимир Лаут" w:date="2021-03-03T11:02:00Z">
                <w:r w:rsidRPr="00AE7409" w:rsidDel="008B263D">
                  <w:delText>КР</w:delText>
                </w:r>
              </w:del>
            </w:ins>
            <w:del w:id="4819" w:author="Владимир Лаут" w:date="2021-03-03T11:02:00Z">
              <w:r w:rsidRPr="000E3C42" w:rsidDel="008B263D">
                <w:rPr>
                  <w:rFonts w:ascii="Arial" w:hAnsi="Arial" w:cs="Arial"/>
                  <w:sz w:val="20"/>
                  <w:szCs w:val="20"/>
                  <w:lang w:eastAsia="ru-RU"/>
                </w:rPr>
                <w:delText>ТР</w:delText>
              </w:r>
            </w:del>
            <w:bookmarkStart w:id="4820" w:name="_Toc67553944"/>
            <w:bookmarkStart w:id="4821" w:name="_Toc67555281"/>
            <w:bookmarkStart w:id="4822" w:name="_Toc67556334"/>
            <w:bookmarkEnd w:id="4820"/>
            <w:bookmarkEnd w:id="4821"/>
            <w:bookmarkEnd w:id="4822"/>
          </w:p>
        </w:tc>
        <w:bookmarkStart w:id="4823" w:name="_Toc67553945"/>
        <w:bookmarkStart w:id="4824" w:name="_Toc67555282"/>
        <w:bookmarkStart w:id="4825" w:name="_Toc67556335"/>
        <w:bookmarkEnd w:id="4823"/>
        <w:bookmarkEnd w:id="4824"/>
        <w:bookmarkEnd w:id="4825"/>
      </w:tr>
      <w:tr w:rsidR="003A4F65" w:rsidRPr="000E3C42" w:rsidDel="008B263D" w14:paraId="492444CB" w14:textId="543BF95C"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82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827" w:author="Владимир Лаут" w:date="2021-03-03T11:03:00Z"/>
          <w:trPrChange w:id="4828" w:author="Александр" w:date="2020-04-13T06:32:00Z">
            <w:trPr>
              <w:cantSplit/>
              <w:jc w:val="center"/>
            </w:trPr>
          </w:trPrChange>
        </w:trPr>
        <w:tc>
          <w:tcPr>
            <w:tcW w:w="1009" w:type="pct"/>
            <w:tcPrChange w:id="4829" w:author="Александр" w:date="2020-04-13T06:32:00Z">
              <w:tcPr>
                <w:tcW w:w="1009" w:type="pct"/>
              </w:tcPr>
            </w:tcPrChange>
          </w:tcPr>
          <w:p w14:paraId="2E6422CC" w14:textId="6B2D9B15" w:rsidR="003A4F65" w:rsidRPr="000E3C42" w:rsidDel="008B263D" w:rsidRDefault="003A4F65" w:rsidP="003A4F65">
            <w:pPr>
              <w:jc w:val="left"/>
              <w:rPr>
                <w:del w:id="4830" w:author="Владимир Лаут" w:date="2021-03-03T11:03:00Z"/>
                <w:rFonts w:ascii="Arial" w:hAnsi="Arial" w:cs="Arial"/>
                <w:sz w:val="20"/>
                <w:szCs w:val="20"/>
              </w:rPr>
            </w:pPr>
            <w:ins w:id="4831" w:author="Александр" w:date="2020-04-13T06:32:00Z">
              <w:del w:id="4832" w:author="Владимир Лаут" w:date="2021-03-03T11:02:00Z">
                <w:r w:rsidRPr="00AE7409" w:rsidDel="008B263D">
                  <w:delText>13</w:delText>
                </w:r>
              </w:del>
            </w:ins>
            <w:del w:id="4833" w:author="Владимир Лаут" w:date="2021-03-03T11:02:00Z">
              <w:r w:rsidRPr="000E3C42" w:rsidDel="008B263D">
                <w:rPr>
                  <w:rFonts w:ascii="Arial" w:hAnsi="Arial" w:cs="Arial"/>
                  <w:sz w:val="20"/>
                  <w:szCs w:val="20"/>
                  <w:lang w:eastAsia="ru-RU"/>
                </w:rPr>
                <w:delText>СР</w:delText>
              </w:r>
            </w:del>
            <w:bookmarkStart w:id="4834" w:name="_Toc67553946"/>
            <w:bookmarkStart w:id="4835" w:name="_Toc67555283"/>
            <w:bookmarkStart w:id="4836" w:name="_Toc67556336"/>
            <w:bookmarkEnd w:id="4834"/>
            <w:bookmarkEnd w:id="4835"/>
            <w:bookmarkEnd w:id="4836"/>
          </w:p>
        </w:tc>
        <w:tc>
          <w:tcPr>
            <w:tcW w:w="2064" w:type="pct"/>
            <w:tcPrChange w:id="4837" w:author="Александр" w:date="2020-04-13T06:32:00Z">
              <w:tcPr>
                <w:tcW w:w="2064" w:type="pct"/>
                <w:vAlign w:val="bottom"/>
              </w:tcPr>
            </w:tcPrChange>
          </w:tcPr>
          <w:p w14:paraId="5297C739" w14:textId="4FA36356" w:rsidR="003A4F65" w:rsidRPr="000E3C42" w:rsidDel="008B263D" w:rsidRDefault="003A4F65" w:rsidP="003A4F65">
            <w:pPr>
              <w:jc w:val="left"/>
              <w:rPr>
                <w:del w:id="4838" w:author="Владимир Лаут" w:date="2021-03-03T11:03:00Z"/>
                <w:rFonts w:ascii="Arial" w:hAnsi="Arial" w:cs="Arial"/>
                <w:sz w:val="20"/>
                <w:szCs w:val="20"/>
              </w:rPr>
            </w:pPr>
            <w:ins w:id="4839" w:author="Александр" w:date="2020-04-13T06:32:00Z">
              <w:del w:id="4840" w:author="Владимир Лаут" w:date="2021-03-03T11:02:00Z">
                <w:r w:rsidRPr="00AE7409" w:rsidDel="008B263D">
                  <w:delText>КР дифференциала</w:delText>
                </w:r>
              </w:del>
            </w:ins>
            <w:del w:id="4841" w:author="Владимир Лаут" w:date="2021-03-03T11:02:00Z">
              <w:r w:rsidRPr="000E3C42" w:rsidDel="008B263D">
                <w:rPr>
                  <w:rFonts w:ascii="Arial" w:hAnsi="Arial" w:cs="Arial"/>
                  <w:sz w:val="20"/>
                  <w:szCs w:val="20"/>
                  <w:lang w:eastAsia="ru-RU"/>
                </w:rPr>
                <w:delText>Средний ремонт</w:delText>
              </w:r>
            </w:del>
            <w:bookmarkStart w:id="4842" w:name="_Toc67553947"/>
            <w:bookmarkStart w:id="4843" w:name="_Toc67555284"/>
            <w:bookmarkStart w:id="4844" w:name="_Toc67556337"/>
            <w:bookmarkEnd w:id="4842"/>
            <w:bookmarkEnd w:id="4843"/>
            <w:bookmarkEnd w:id="4844"/>
          </w:p>
        </w:tc>
        <w:tc>
          <w:tcPr>
            <w:tcW w:w="889" w:type="pct"/>
            <w:tcPrChange w:id="4845" w:author="Александр" w:date="2020-04-13T06:32:00Z">
              <w:tcPr>
                <w:tcW w:w="889" w:type="pct"/>
              </w:tcPr>
            </w:tcPrChange>
          </w:tcPr>
          <w:p w14:paraId="23C2AAC1" w14:textId="4A26AF49" w:rsidR="003A4F65" w:rsidRPr="000E3C42" w:rsidDel="008B263D" w:rsidRDefault="003A4F65" w:rsidP="003A4F65">
            <w:pPr>
              <w:jc w:val="left"/>
              <w:rPr>
                <w:del w:id="4846" w:author="Владимир Лаут" w:date="2021-03-03T11:03:00Z"/>
                <w:rFonts w:ascii="Arial" w:hAnsi="Arial" w:cs="Arial"/>
                <w:sz w:val="20"/>
                <w:szCs w:val="20"/>
              </w:rPr>
            </w:pPr>
            <w:ins w:id="4847" w:author="Александр" w:date="2020-04-13T06:32:00Z">
              <w:del w:id="4848" w:author="Владимир Лаут" w:date="2021-03-03T11:02:00Z">
                <w:r w:rsidRPr="00AE7409" w:rsidDel="008B263D">
                  <w:delText>13</w:delText>
                </w:r>
              </w:del>
            </w:ins>
            <w:del w:id="4849" w:author="Владимир Лаут" w:date="2021-03-03T11:02:00Z">
              <w:r w:rsidRPr="000E3C42" w:rsidDel="008B263D">
                <w:rPr>
                  <w:rFonts w:ascii="Arial" w:hAnsi="Arial" w:cs="Arial"/>
                  <w:sz w:val="20"/>
                  <w:szCs w:val="20"/>
                  <w:lang w:eastAsia="ru-RU"/>
                </w:rPr>
                <w:delText>СР</w:delText>
              </w:r>
            </w:del>
            <w:bookmarkStart w:id="4850" w:name="_Toc67553948"/>
            <w:bookmarkStart w:id="4851" w:name="_Toc67555285"/>
            <w:bookmarkStart w:id="4852" w:name="_Toc67556338"/>
            <w:bookmarkEnd w:id="4850"/>
            <w:bookmarkEnd w:id="4851"/>
            <w:bookmarkEnd w:id="4852"/>
          </w:p>
        </w:tc>
        <w:tc>
          <w:tcPr>
            <w:tcW w:w="1038" w:type="pct"/>
            <w:tcPrChange w:id="4853" w:author="Александр" w:date="2020-04-13T06:32:00Z">
              <w:tcPr>
                <w:tcW w:w="1038" w:type="pct"/>
              </w:tcPr>
            </w:tcPrChange>
          </w:tcPr>
          <w:p w14:paraId="7E1D67CE" w14:textId="491F6394" w:rsidR="003A4F65" w:rsidRPr="000E3C42" w:rsidDel="008B263D" w:rsidRDefault="003A4F65" w:rsidP="003A4F65">
            <w:pPr>
              <w:jc w:val="left"/>
              <w:rPr>
                <w:del w:id="4854" w:author="Владимир Лаут" w:date="2021-03-03T11:03:00Z"/>
                <w:rFonts w:ascii="Arial" w:hAnsi="Arial" w:cs="Arial"/>
                <w:sz w:val="20"/>
                <w:szCs w:val="20"/>
              </w:rPr>
            </w:pPr>
            <w:ins w:id="4855" w:author="Александр" w:date="2020-04-13T06:32:00Z">
              <w:del w:id="4856" w:author="Владимир Лаут" w:date="2021-03-03T11:02:00Z">
                <w:r w:rsidRPr="00AE7409" w:rsidDel="008B263D">
                  <w:delText>КР</w:delText>
                </w:r>
              </w:del>
            </w:ins>
            <w:del w:id="4857" w:author="Владимир Лаут" w:date="2021-03-03T11:02:00Z">
              <w:r w:rsidRPr="000E3C42" w:rsidDel="008B263D">
                <w:rPr>
                  <w:rFonts w:ascii="Arial" w:hAnsi="Arial" w:cs="Arial"/>
                  <w:sz w:val="20"/>
                  <w:szCs w:val="20"/>
                  <w:lang w:eastAsia="ru-RU"/>
                </w:rPr>
                <w:delText>СР</w:delText>
              </w:r>
            </w:del>
            <w:bookmarkStart w:id="4858" w:name="_Toc67553949"/>
            <w:bookmarkStart w:id="4859" w:name="_Toc67555286"/>
            <w:bookmarkStart w:id="4860" w:name="_Toc67556339"/>
            <w:bookmarkEnd w:id="4858"/>
            <w:bookmarkEnd w:id="4859"/>
            <w:bookmarkEnd w:id="4860"/>
          </w:p>
        </w:tc>
        <w:bookmarkStart w:id="4861" w:name="_Toc67553950"/>
        <w:bookmarkStart w:id="4862" w:name="_Toc67555287"/>
        <w:bookmarkStart w:id="4863" w:name="_Toc67556340"/>
        <w:bookmarkEnd w:id="4861"/>
        <w:bookmarkEnd w:id="4862"/>
        <w:bookmarkEnd w:id="4863"/>
      </w:tr>
      <w:tr w:rsidR="003A4F65" w:rsidRPr="000E3C42" w:rsidDel="008B263D" w14:paraId="51CA642E" w14:textId="0444330E"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86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865" w:author="Владимир Лаут" w:date="2021-03-03T11:03:00Z"/>
          <w:trPrChange w:id="4866" w:author="Александр" w:date="2020-04-13T06:32:00Z">
            <w:trPr>
              <w:cantSplit/>
              <w:jc w:val="center"/>
            </w:trPr>
          </w:trPrChange>
        </w:trPr>
        <w:tc>
          <w:tcPr>
            <w:tcW w:w="1009" w:type="pct"/>
            <w:tcPrChange w:id="4867" w:author="Александр" w:date="2020-04-13T06:32:00Z">
              <w:tcPr>
                <w:tcW w:w="1009" w:type="pct"/>
              </w:tcPr>
            </w:tcPrChange>
          </w:tcPr>
          <w:p w14:paraId="0F6FFC70" w14:textId="1BDA1B09" w:rsidR="003A4F65" w:rsidRPr="000E3C42" w:rsidDel="008B263D" w:rsidRDefault="003A4F65" w:rsidP="003A4F65">
            <w:pPr>
              <w:jc w:val="left"/>
              <w:rPr>
                <w:del w:id="4868" w:author="Владимир Лаут" w:date="2021-03-03T11:03:00Z"/>
                <w:rFonts w:ascii="Arial" w:hAnsi="Arial" w:cs="Arial"/>
                <w:sz w:val="20"/>
                <w:szCs w:val="20"/>
                <w:lang w:eastAsia="ru-RU"/>
              </w:rPr>
            </w:pPr>
            <w:ins w:id="4869" w:author="Александр" w:date="2020-04-13T06:32:00Z">
              <w:del w:id="4870" w:author="Владимир Лаут" w:date="2021-03-03T11:02:00Z">
                <w:r w:rsidRPr="00AE7409" w:rsidDel="008B263D">
                  <w:delText>14</w:delText>
                </w:r>
              </w:del>
            </w:ins>
            <w:del w:id="4871" w:author="Владимир Лаут" w:date="2021-03-03T11:02:00Z">
              <w:r w:rsidRPr="000E3C42" w:rsidDel="008B263D">
                <w:rPr>
                  <w:rFonts w:ascii="Arial" w:hAnsi="Arial" w:cs="Arial"/>
                  <w:sz w:val="20"/>
                  <w:szCs w:val="20"/>
                  <w:lang w:eastAsia="ru-RU"/>
                </w:rPr>
                <w:delText>КР</w:delText>
              </w:r>
            </w:del>
            <w:bookmarkStart w:id="4872" w:name="_Toc67553951"/>
            <w:bookmarkStart w:id="4873" w:name="_Toc67555288"/>
            <w:bookmarkStart w:id="4874" w:name="_Toc67556341"/>
            <w:bookmarkEnd w:id="4872"/>
            <w:bookmarkEnd w:id="4873"/>
            <w:bookmarkEnd w:id="4874"/>
          </w:p>
        </w:tc>
        <w:tc>
          <w:tcPr>
            <w:tcW w:w="2064" w:type="pct"/>
            <w:tcPrChange w:id="4875" w:author="Александр" w:date="2020-04-13T06:32:00Z">
              <w:tcPr>
                <w:tcW w:w="2064" w:type="pct"/>
                <w:vAlign w:val="bottom"/>
              </w:tcPr>
            </w:tcPrChange>
          </w:tcPr>
          <w:p w14:paraId="5633FC40" w14:textId="194BEF3B" w:rsidR="003A4F65" w:rsidRPr="000E3C42" w:rsidDel="008B263D" w:rsidRDefault="003A4F65" w:rsidP="003A4F65">
            <w:pPr>
              <w:jc w:val="left"/>
              <w:rPr>
                <w:del w:id="4876" w:author="Владимир Лаут" w:date="2021-03-03T11:03:00Z"/>
                <w:rFonts w:ascii="Arial" w:hAnsi="Arial" w:cs="Arial"/>
                <w:sz w:val="20"/>
                <w:szCs w:val="20"/>
                <w:lang w:eastAsia="ru-RU"/>
              </w:rPr>
            </w:pPr>
            <w:ins w:id="4877" w:author="Александр" w:date="2020-04-13T06:32:00Z">
              <w:del w:id="4878" w:author="Владимир Лаут" w:date="2021-03-03T11:02:00Z">
                <w:r w:rsidRPr="00AE7409" w:rsidDel="008B263D">
                  <w:delText>КР замена гидротрансформатора</w:delText>
                </w:r>
              </w:del>
            </w:ins>
            <w:del w:id="4879" w:author="Владимир Лаут" w:date="2021-03-03T11:02:00Z">
              <w:r w:rsidRPr="000E3C42" w:rsidDel="008B263D">
                <w:rPr>
                  <w:rFonts w:ascii="Arial" w:hAnsi="Arial" w:cs="Arial"/>
                  <w:sz w:val="20"/>
                  <w:szCs w:val="20"/>
                  <w:lang w:eastAsia="ru-RU"/>
                </w:rPr>
                <w:delText>Капитальный ремонт</w:delText>
              </w:r>
            </w:del>
            <w:bookmarkStart w:id="4880" w:name="_Toc67553952"/>
            <w:bookmarkStart w:id="4881" w:name="_Toc67555289"/>
            <w:bookmarkStart w:id="4882" w:name="_Toc67556342"/>
            <w:bookmarkEnd w:id="4880"/>
            <w:bookmarkEnd w:id="4881"/>
            <w:bookmarkEnd w:id="4882"/>
          </w:p>
        </w:tc>
        <w:tc>
          <w:tcPr>
            <w:tcW w:w="889" w:type="pct"/>
            <w:tcPrChange w:id="4883" w:author="Александр" w:date="2020-04-13T06:32:00Z">
              <w:tcPr>
                <w:tcW w:w="889" w:type="pct"/>
              </w:tcPr>
            </w:tcPrChange>
          </w:tcPr>
          <w:p w14:paraId="2360F97F" w14:textId="11255E70" w:rsidR="003A4F65" w:rsidRPr="000E3C42" w:rsidDel="008B263D" w:rsidRDefault="003A4F65" w:rsidP="003A4F65">
            <w:pPr>
              <w:jc w:val="left"/>
              <w:rPr>
                <w:del w:id="4884" w:author="Владимир Лаут" w:date="2021-03-03T11:03:00Z"/>
                <w:rFonts w:ascii="Arial" w:hAnsi="Arial" w:cs="Arial"/>
                <w:sz w:val="20"/>
                <w:szCs w:val="20"/>
                <w:lang w:eastAsia="ru-RU"/>
              </w:rPr>
            </w:pPr>
            <w:ins w:id="4885" w:author="Александр" w:date="2020-04-13T06:32:00Z">
              <w:del w:id="4886" w:author="Владимир Лаут" w:date="2021-03-03T11:02:00Z">
                <w:r w:rsidRPr="00AE7409" w:rsidDel="008B263D">
                  <w:delText>14</w:delText>
                </w:r>
              </w:del>
            </w:ins>
            <w:del w:id="4887" w:author="Владимир Лаут" w:date="2021-03-03T11:02:00Z">
              <w:r w:rsidRPr="000E3C42" w:rsidDel="008B263D">
                <w:rPr>
                  <w:rFonts w:ascii="Arial" w:hAnsi="Arial" w:cs="Arial"/>
                  <w:sz w:val="20"/>
                  <w:szCs w:val="20"/>
                  <w:lang w:eastAsia="ru-RU"/>
                </w:rPr>
                <w:delText>КР</w:delText>
              </w:r>
            </w:del>
            <w:bookmarkStart w:id="4888" w:name="_Toc67553953"/>
            <w:bookmarkStart w:id="4889" w:name="_Toc67555290"/>
            <w:bookmarkStart w:id="4890" w:name="_Toc67556343"/>
            <w:bookmarkEnd w:id="4888"/>
            <w:bookmarkEnd w:id="4889"/>
            <w:bookmarkEnd w:id="4890"/>
          </w:p>
        </w:tc>
        <w:tc>
          <w:tcPr>
            <w:tcW w:w="1038" w:type="pct"/>
            <w:tcPrChange w:id="4891" w:author="Александр" w:date="2020-04-13T06:32:00Z">
              <w:tcPr>
                <w:tcW w:w="1038" w:type="pct"/>
              </w:tcPr>
            </w:tcPrChange>
          </w:tcPr>
          <w:p w14:paraId="5A50333C" w14:textId="61A4A469" w:rsidR="003A4F65" w:rsidRPr="000E3C42" w:rsidDel="008B263D" w:rsidRDefault="003A4F65" w:rsidP="003A4F65">
            <w:pPr>
              <w:jc w:val="left"/>
              <w:rPr>
                <w:del w:id="4892" w:author="Владимир Лаут" w:date="2021-03-03T11:03:00Z"/>
                <w:rFonts w:ascii="Arial" w:hAnsi="Arial" w:cs="Arial"/>
                <w:sz w:val="20"/>
                <w:szCs w:val="20"/>
                <w:lang w:eastAsia="ru-RU"/>
              </w:rPr>
            </w:pPr>
            <w:ins w:id="4893" w:author="Александр" w:date="2020-04-13T06:32:00Z">
              <w:del w:id="4894" w:author="Владимир Лаут" w:date="2021-03-03T11:02:00Z">
                <w:r w:rsidRPr="00AE7409" w:rsidDel="008B263D">
                  <w:delText>ЗМН</w:delText>
                </w:r>
              </w:del>
            </w:ins>
            <w:del w:id="4895" w:author="Владимир Лаут" w:date="2021-03-03T11:02:00Z">
              <w:r w:rsidRPr="000E3C42" w:rsidDel="008B263D">
                <w:rPr>
                  <w:rFonts w:ascii="Arial" w:hAnsi="Arial" w:cs="Arial"/>
                  <w:sz w:val="20"/>
                  <w:szCs w:val="20"/>
                  <w:lang w:eastAsia="ru-RU"/>
                </w:rPr>
                <w:delText>КР</w:delText>
              </w:r>
            </w:del>
            <w:bookmarkStart w:id="4896" w:name="_Toc67553954"/>
            <w:bookmarkStart w:id="4897" w:name="_Toc67555291"/>
            <w:bookmarkStart w:id="4898" w:name="_Toc67556344"/>
            <w:bookmarkEnd w:id="4896"/>
            <w:bookmarkEnd w:id="4897"/>
            <w:bookmarkEnd w:id="4898"/>
          </w:p>
        </w:tc>
        <w:bookmarkStart w:id="4899" w:name="_Toc67553955"/>
        <w:bookmarkStart w:id="4900" w:name="_Toc67555292"/>
        <w:bookmarkStart w:id="4901" w:name="_Toc67556345"/>
        <w:bookmarkEnd w:id="4899"/>
        <w:bookmarkEnd w:id="4900"/>
        <w:bookmarkEnd w:id="4901"/>
      </w:tr>
      <w:tr w:rsidR="003A4F65" w:rsidRPr="000E3C42" w:rsidDel="008B263D" w14:paraId="568E9CFC" w14:textId="1CE982FC"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90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903" w:author="Владимир Лаут" w:date="2021-03-03T11:03:00Z"/>
          <w:trPrChange w:id="4904" w:author="Александр" w:date="2020-04-13T06:32:00Z">
            <w:trPr>
              <w:cantSplit/>
              <w:jc w:val="center"/>
            </w:trPr>
          </w:trPrChange>
        </w:trPr>
        <w:tc>
          <w:tcPr>
            <w:tcW w:w="1009" w:type="pct"/>
            <w:tcPrChange w:id="4905" w:author="Александр" w:date="2020-04-13T06:32:00Z">
              <w:tcPr>
                <w:tcW w:w="1009" w:type="pct"/>
              </w:tcPr>
            </w:tcPrChange>
          </w:tcPr>
          <w:p w14:paraId="5C721B51" w14:textId="47674A92" w:rsidR="003A4F65" w:rsidRPr="000E3C42" w:rsidDel="008B263D" w:rsidRDefault="003A4F65" w:rsidP="003A4F65">
            <w:pPr>
              <w:jc w:val="left"/>
              <w:rPr>
                <w:del w:id="4906" w:author="Владимир Лаут" w:date="2021-03-03T11:03:00Z"/>
                <w:rFonts w:ascii="Arial" w:hAnsi="Arial" w:cs="Arial"/>
                <w:sz w:val="20"/>
                <w:szCs w:val="20"/>
                <w:lang w:eastAsia="ru-RU"/>
              </w:rPr>
            </w:pPr>
            <w:ins w:id="4907" w:author="Александр" w:date="2020-04-13T06:32:00Z">
              <w:del w:id="4908" w:author="Владимир Лаут" w:date="2021-03-03T11:02:00Z">
                <w:r w:rsidRPr="00AE7409" w:rsidDel="008B263D">
                  <w:delText>15</w:delText>
                </w:r>
              </w:del>
            </w:ins>
            <w:del w:id="4909" w:author="Владимир Лаут" w:date="2021-03-03T11:02:00Z">
              <w:r w:rsidRPr="000E3C42" w:rsidDel="008B263D">
                <w:rPr>
                  <w:rFonts w:ascii="Arial" w:hAnsi="Arial" w:cs="Arial"/>
                  <w:sz w:val="20"/>
                  <w:szCs w:val="20"/>
                  <w:lang w:eastAsia="ru-RU"/>
                </w:rPr>
                <w:delText>ВО</w:delText>
              </w:r>
            </w:del>
            <w:bookmarkStart w:id="4910" w:name="_Toc67553956"/>
            <w:bookmarkStart w:id="4911" w:name="_Toc67555293"/>
            <w:bookmarkStart w:id="4912" w:name="_Toc67556346"/>
            <w:bookmarkEnd w:id="4910"/>
            <w:bookmarkEnd w:id="4911"/>
            <w:bookmarkEnd w:id="4912"/>
          </w:p>
        </w:tc>
        <w:tc>
          <w:tcPr>
            <w:tcW w:w="2064" w:type="pct"/>
            <w:tcPrChange w:id="4913" w:author="Александр" w:date="2020-04-13T06:32:00Z">
              <w:tcPr>
                <w:tcW w:w="2064" w:type="pct"/>
                <w:vAlign w:val="bottom"/>
              </w:tcPr>
            </w:tcPrChange>
          </w:tcPr>
          <w:p w14:paraId="208ECDC4" w14:textId="60A49C80" w:rsidR="003A4F65" w:rsidRPr="000E3C42" w:rsidDel="008B263D" w:rsidRDefault="003A4F65" w:rsidP="003A4F65">
            <w:pPr>
              <w:jc w:val="left"/>
              <w:rPr>
                <w:del w:id="4914" w:author="Владимир Лаут" w:date="2021-03-03T11:03:00Z"/>
                <w:rFonts w:ascii="Arial" w:hAnsi="Arial" w:cs="Arial"/>
                <w:sz w:val="20"/>
                <w:szCs w:val="20"/>
                <w:lang w:eastAsia="ru-RU"/>
              </w:rPr>
            </w:pPr>
            <w:ins w:id="4915" w:author="Александр" w:date="2020-04-13T06:32:00Z">
              <w:del w:id="4916" w:author="Владимир Лаут" w:date="2021-03-03T11:02:00Z">
                <w:r w:rsidRPr="00AE7409" w:rsidDel="008B263D">
                  <w:delText>КР замена двигателя</w:delText>
                </w:r>
              </w:del>
            </w:ins>
            <w:del w:id="4917" w:author="Владимир Лаут" w:date="2021-03-03T11:02:00Z">
              <w:r w:rsidRPr="000E3C42" w:rsidDel="008B263D">
                <w:rPr>
                  <w:rFonts w:ascii="Arial" w:hAnsi="Arial" w:cs="Arial"/>
                  <w:sz w:val="20"/>
                  <w:szCs w:val="20"/>
                  <w:lang w:eastAsia="ru-RU"/>
                </w:rPr>
                <w:delText>Внутренний осмотр</w:delText>
              </w:r>
            </w:del>
            <w:bookmarkStart w:id="4918" w:name="_Toc67553957"/>
            <w:bookmarkStart w:id="4919" w:name="_Toc67555294"/>
            <w:bookmarkStart w:id="4920" w:name="_Toc67556347"/>
            <w:bookmarkEnd w:id="4918"/>
            <w:bookmarkEnd w:id="4919"/>
            <w:bookmarkEnd w:id="4920"/>
          </w:p>
        </w:tc>
        <w:tc>
          <w:tcPr>
            <w:tcW w:w="889" w:type="pct"/>
            <w:tcPrChange w:id="4921" w:author="Александр" w:date="2020-04-13T06:32:00Z">
              <w:tcPr>
                <w:tcW w:w="889" w:type="pct"/>
              </w:tcPr>
            </w:tcPrChange>
          </w:tcPr>
          <w:p w14:paraId="21789BCA" w14:textId="2614D60F" w:rsidR="003A4F65" w:rsidRPr="000E3C42" w:rsidDel="008B263D" w:rsidRDefault="003A4F65" w:rsidP="003A4F65">
            <w:pPr>
              <w:jc w:val="left"/>
              <w:rPr>
                <w:del w:id="4922" w:author="Владимир Лаут" w:date="2021-03-03T11:03:00Z"/>
                <w:rFonts w:ascii="Arial" w:hAnsi="Arial" w:cs="Arial"/>
                <w:sz w:val="20"/>
                <w:szCs w:val="20"/>
                <w:lang w:eastAsia="ru-RU"/>
              </w:rPr>
            </w:pPr>
            <w:ins w:id="4923" w:author="Александр" w:date="2020-04-13T06:32:00Z">
              <w:del w:id="4924" w:author="Владимир Лаут" w:date="2021-03-03T11:02:00Z">
                <w:r w:rsidRPr="00AE7409" w:rsidDel="008B263D">
                  <w:delText>15</w:delText>
                </w:r>
              </w:del>
            </w:ins>
            <w:del w:id="4925" w:author="Владимир Лаут" w:date="2021-03-03T11:02:00Z">
              <w:r w:rsidRPr="000E3C42" w:rsidDel="008B263D">
                <w:rPr>
                  <w:rFonts w:ascii="Arial" w:hAnsi="Arial" w:cs="Arial"/>
                  <w:sz w:val="20"/>
                  <w:szCs w:val="20"/>
                  <w:lang w:eastAsia="ru-RU"/>
                </w:rPr>
                <w:delText>ВО</w:delText>
              </w:r>
            </w:del>
            <w:bookmarkStart w:id="4926" w:name="_Toc67553958"/>
            <w:bookmarkStart w:id="4927" w:name="_Toc67555295"/>
            <w:bookmarkStart w:id="4928" w:name="_Toc67556348"/>
            <w:bookmarkEnd w:id="4926"/>
            <w:bookmarkEnd w:id="4927"/>
            <w:bookmarkEnd w:id="4928"/>
          </w:p>
        </w:tc>
        <w:tc>
          <w:tcPr>
            <w:tcW w:w="1038" w:type="pct"/>
            <w:tcPrChange w:id="4929" w:author="Александр" w:date="2020-04-13T06:32:00Z">
              <w:tcPr>
                <w:tcW w:w="1038" w:type="pct"/>
              </w:tcPr>
            </w:tcPrChange>
          </w:tcPr>
          <w:p w14:paraId="2AFD6814" w14:textId="0864C516" w:rsidR="003A4F65" w:rsidRPr="000E3C42" w:rsidDel="008B263D" w:rsidRDefault="003A4F65" w:rsidP="003A4F65">
            <w:pPr>
              <w:jc w:val="left"/>
              <w:rPr>
                <w:del w:id="4930" w:author="Владимир Лаут" w:date="2021-03-03T11:03:00Z"/>
                <w:rFonts w:ascii="Arial" w:hAnsi="Arial" w:cs="Arial"/>
                <w:sz w:val="20"/>
                <w:szCs w:val="20"/>
                <w:lang w:eastAsia="ru-RU"/>
              </w:rPr>
            </w:pPr>
            <w:ins w:id="4931" w:author="Александр" w:date="2020-04-13T06:32:00Z">
              <w:del w:id="4932" w:author="Владимир Лаут" w:date="2021-03-03T11:02:00Z">
                <w:r w:rsidRPr="00AE7409" w:rsidDel="008B263D">
                  <w:delText>ЗМН</w:delText>
                </w:r>
              </w:del>
            </w:ins>
            <w:del w:id="4933" w:author="Владимир Лаут" w:date="2021-03-03T11:02:00Z">
              <w:r w:rsidRPr="000E3C42" w:rsidDel="008B263D">
                <w:rPr>
                  <w:rFonts w:ascii="Arial" w:hAnsi="Arial" w:cs="Arial"/>
                  <w:sz w:val="20"/>
                  <w:szCs w:val="20"/>
                  <w:lang w:eastAsia="ru-RU"/>
                </w:rPr>
                <w:delText>ВО</w:delText>
              </w:r>
            </w:del>
            <w:bookmarkStart w:id="4934" w:name="_Toc67553959"/>
            <w:bookmarkStart w:id="4935" w:name="_Toc67555296"/>
            <w:bookmarkStart w:id="4936" w:name="_Toc67556349"/>
            <w:bookmarkEnd w:id="4934"/>
            <w:bookmarkEnd w:id="4935"/>
            <w:bookmarkEnd w:id="4936"/>
          </w:p>
        </w:tc>
        <w:bookmarkStart w:id="4937" w:name="_Toc67553960"/>
        <w:bookmarkStart w:id="4938" w:name="_Toc67555297"/>
        <w:bookmarkStart w:id="4939" w:name="_Toc67556350"/>
        <w:bookmarkEnd w:id="4937"/>
        <w:bookmarkEnd w:id="4938"/>
        <w:bookmarkEnd w:id="4939"/>
      </w:tr>
      <w:tr w:rsidR="003A4F65" w:rsidRPr="000E3C42" w:rsidDel="008B263D" w14:paraId="0B188F26" w14:textId="6957C8F0"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94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941" w:author="Владимир Лаут" w:date="2021-03-03T11:03:00Z"/>
          <w:trPrChange w:id="4942" w:author="Александр" w:date="2020-04-13T06:32:00Z">
            <w:trPr>
              <w:cantSplit/>
              <w:jc w:val="center"/>
            </w:trPr>
          </w:trPrChange>
        </w:trPr>
        <w:tc>
          <w:tcPr>
            <w:tcW w:w="1009" w:type="pct"/>
            <w:tcPrChange w:id="4943" w:author="Александр" w:date="2020-04-13T06:32:00Z">
              <w:tcPr>
                <w:tcW w:w="1009" w:type="pct"/>
                <w:vAlign w:val="bottom"/>
              </w:tcPr>
            </w:tcPrChange>
          </w:tcPr>
          <w:p w14:paraId="38294198" w14:textId="4552B48B" w:rsidR="003A4F65" w:rsidRPr="000E3C42" w:rsidDel="008B263D" w:rsidRDefault="003A4F65" w:rsidP="003A4F65">
            <w:pPr>
              <w:jc w:val="left"/>
              <w:rPr>
                <w:del w:id="4944" w:author="Владимир Лаут" w:date="2021-03-03T11:03:00Z"/>
                <w:rFonts w:ascii="Arial" w:hAnsi="Arial" w:cs="Arial"/>
                <w:sz w:val="20"/>
                <w:szCs w:val="20"/>
                <w:lang w:eastAsia="ru-RU"/>
              </w:rPr>
            </w:pPr>
            <w:ins w:id="4945" w:author="Александр" w:date="2020-04-13T06:32:00Z">
              <w:del w:id="4946" w:author="Владимир Лаут" w:date="2021-03-03T11:02:00Z">
                <w:r w:rsidRPr="00AE7409" w:rsidDel="008B263D">
                  <w:delText>16</w:delText>
                </w:r>
              </w:del>
            </w:ins>
            <w:del w:id="4947" w:author="Владимир Лаут" w:date="2021-03-03T11:02:00Z">
              <w:r w:rsidRPr="000E3C42" w:rsidDel="008B263D">
                <w:rPr>
                  <w:rFonts w:ascii="Arial" w:hAnsi="Arial" w:cs="Arial"/>
                  <w:color w:val="000000"/>
                  <w:sz w:val="20"/>
                  <w:szCs w:val="20"/>
                </w:rPr>
                <w:delText>ИС</w:delText>
              </w:r>
            </w:del>
            <w:bookmarkStart w:id="4948" w:name="_Toc67553961"/>
            <w:bookmarkStart w:id="4949" w:name="_Toc67555298"/>
            <w:bookmarkStart w:id="4950" w:name="_Toc67556351"/>
            <w:bookmarkEnd w:id="4948"/>
            <w:bookmarkEnd w:id="4949"/>
            <w:bookmarkEnd w:id="4950"/>
          </w:p>
        </w:tc>
        <w:tc>
          <w:tcPr>
            <w:tcW w:w="2064" w:type="pct"/>
            <w:tcPrChange w:id="4951" w:author="Александр" w:date="2020-04-13T06:32:00Z">
              <w:tcPr>
                <w:tcW w:w="2064" w:type="pct"/>
                <w:vAlign w:val="bottom"/>
              </w:tcPr>
            </w:tcPrChange>
          </w:tcPr>
          <w:p w14:paraId="21C63A17" w14:textId="10E51EC7" w:rsidR="003A4F65" w:rsidRPr="000E3C42" w:rsidDel="008B263D" w:rsidRDefault="003A4F65" w:rsidP="003A4F65">
            <w:pPr>
              <w:jc w:val="left"/>
              <w:rPr>
                <w:del w:id="4952" w:author="Владимир Лаут" w:date="2021-03-03T11:03:00Z"/>
                <w:rFonts w:ascii="Arial" w:hAnsi="Arial" w:cs="Arial"/>
                <w:sz w:val="20"/>
                <w:szCs w:val="20"/>
                <w:lang w:eastAsia="ru-RU"/>
              </w:rPr>
            </w:pPr>
            <w:ins w:id="4953" w:author="Александр" w:date="2020-04-13T06:32:00Z">
              <w:del w:id="4954" w:author="Владимир Лаут" w:date="2021-03-03T11:02:00Z">
                <w:r w:rsidRPr="00AE7409" w:rsidDel="008B263D">
                  <w:delText>КР замена компрессора</w:delText>
                </w:r>
              </w:del>
            </w:ins>
            <w:del w:id="4955" w:author="Владимир Лаут" w:date="2021-03-03T11:02:00Z">
              <w:r w:rsidRPr="000E3C42" w:rsidDel="008B263D">
                <w:rPr>
                  <w:rFonts w:ascii="Arial" w:hAnsi="Arial" w:cs="Arial"/>
                  <w:color w:val="000000"/>
                  <w:sz w:val="20"/>
                  <w:szCs w:val="20"/>
                </w:rPr>
                <w:delText>Испытания, измерения</w:delText>
              </w:r>
            </w:del>
            <w:bookmarkStart w:id="4956" w:name="_Toc67553962"/>
            <w:bookmarkStart w:id="4957" w:name="_Toc67555299"/>
            <w:bookmarkStart w:id="4958" w:name="_Toc67556352"/>
            <w:bookmarkEnd w:id="4956"/>
            <w:bookmarkEnd w:id="4957"/>
            <w:bookmarkEnd w:id="4958"/>
          </w:p>
        </w:tc>
        <w:tc>
          <w:tcPr>
            <w:tcW w:w="889" w:type="pct"/>
            <w:tcPrChange w:id="4959" w:author="Александр" w:date="2020-04-13T06:32:00Z">
              <w:tcPr>
                <w:tcW w:w="889" w:type="pct"/>
              </w:tcPr>
            </w:tcPrChange>
          </w:tcPr>
          <w:p w14:paraId="4CAF3DFA" w14:textId="40DA6972" w:rsidR="003A4F65" w:rsidRPr="000E3C42" w:rsidDel="008B263D" w:rsidRDefault="003A4F65" w:rsidP="003A4F65">
            <w:pPr>
              <w:jc w:val="left"/>
              <w:rPr>
                <w:del w:id="4960" w:author="Владимир Лаут" w:date="2021-03-03T11:03:00Z"/>
                <w:rFonts w:ascii="Arial" w:hAnsi="Arial" w:cs="Arial"/>
                <w:sz w:val="20"/>
                <w:szCs w:val="20"/>
                <w:lang w:eastAsia="ru-RU"/>
              </w:rPr>
            </w:pPr>
            <w:ins w:id="4961" w:author="Александр" w:date="2020-04-13T06:32:00Z">
              <w:del w:id="4962" w:author="Владимир Лаут" w:date="2021-03-03T11:02:00Z">
                <w:r w:rsidRPr="00AE7409" w:rsidDel="008B263D">
                  <w:delText>16</w:delText>
                </w:r>
              </w:del>
            </w:ins>
            <w:del w:id="4963" w:author="Владимир Лаут" w:date="2021-03-03T11:02:00Z">
              <w:r w:rsidRPr="000E3C42" w:rsidDel="008B263D">
                <w:rPr>
                  <w:rFonts w:ascii="Arial" w:hAnsi="Arial" w:cs="Arial"/>
                  <w:color w:val="000000"/>
                  <w:sz w:val="20"/>
                  <w:szCs w:val="20"/>
                </w:rPr>
                <w:delText>ИС</w:delText>
              </w:r>
            </w:del>
            <w:bookmarkStart w:id="4964" w:name="_Toc67553963"/>
            <w:bookmarkStart w:id="4965" w:name="_Toc67555300"/>
            <w:bookmarkStart w:id="4966" w:name="_Toc67556353"/>
            <w:bookmarkEnd w:id="4964"/>
            <w:bookmarkEnd w:id="4965"/>
            <w:bookmarkEnd w:id="4966"/>
          </w:p>
        </w:tc>
        <w:tc>
          <w:tcPr>
            <w:tcW w:w="1038" w:type="pct"/>
            <w:tcPrChange w:id="4967" w:author="Александр" w:date="2020-04-13T06:32:00Z">
              <w:tcPr>
                <w:tcW w:w="1038" w:type="pct"/>
              </w:tcPr>
            </w:tcPrChange>
          </w:tcPr>
          <w:p w14:paraId="79E96D71" w14:textId="160C1A40" w:rsidR="003A4F65" w:rsidRPr="000E3C42" w:rsidDel="008B263D" w:rsidRDefault="003A4F65" w:rsidP="003A4F65">
            <w:pPr>
              <w:jc w:val="left"/>
              <w:rPr>
                <w:del w:id="4968" w:author="Владимир Лаут" w:date="2021-03-03T11:03:00Z"/>
                <w:rFonts w:ascii="Arial" w:hAnsi="Arial" w:cs="Arial"/>
                <w:sz w:val="20"/>
                <w:szCs w:val="20"/>
                <w:lang w:eastAsia="ru-RU"/>
              </w:rPr>
            </w:pPr>
            <w:ins w:id="4969" w:author="Александр" w:date="2020-04-13T06:32:00Z">
              <w:del w:id="4970" w:author="Владимир Лаут" w:date="2021-03-03T11:02:00Z">
                <w:r w:rsidRPr="00AE7409" w:rsidDel="008B263D">
                  <w:delText>ЗМН</w:delText>
                </w:r>
              </w:del>
            </w:ins>
            <w:del w:id="4971" w:author="Владимир Лаут" w:date="2021-03-03T11:02:00Z">
              <w:r w:rsidRPr="000E3C42" w:rsidDel="008B263D">
                <w:rPr>
                  <w:rFonts w:ascii="Arial" w:hAnsi="Arial" w:cs="Arial"/>
                  <w:color w:val="000000"/>
                  <w:sz w:val="20"/>
                  <w:szCs w:val="20"/>
                </w:rPr>
                <w:delText>ИС</w:delText>
              </w:r>
            </w:del>
            <w:bookmarkStart w:id="4972" w:name="_Toc67553964"/>
            <w:bookmarkStart w:id="4973" w:name="_Toc67555301"/>
            <w:bookmarkStart w:id="4974" w:name="_Toc67556354"/>
            <w:bookmarkEnd w:id="4972"/>
            <w:bookmarkEnd w:id="4973"/>
            <w:bookmarkEnd w:id="4974"/>
          </w:p>
        </w:tc>
        <w:bookmarkStart w:id="4975" w:name="_Toc67553965"/>
        <w:bookmarkStart w:id="4976" w:name="_Toc67555302"/>
        <w:bookmarkStart w:id="4977" w:name="_Toc67556355"/>
        <w:bookmarkEnd w:id="4975"/>
        <w:bookmarkEnd w:id="4976"/>
        <w:bookmarkEnd w:id="4977"/>
      </w:tr>
      <w:tr w:rsidR="003A4F65" w:rsidRPr="000E3C42" w:rsidDel="008B263D" w14:paraId="4FB0B7F1" w14:textId="6BB9BED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497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4979" w:author="Владимир Лаут" w:date="2021-03-03T11:03:00Z"/>
          <w:trPrChange w:id="4980" w:author="Александр" w:date="2020-04-13T06:32:00Z">
            <w:trPr>
              <w:cantSplit/>
              <w:jc w:val="center"/>
            </w:trPr>
          </w:trPrChange>
        </w:trPr>
        <w:tc>
          <w:tcPr>
            <w:tcW w:w="1009" w:type="pct"/>
            <w:tcPrChange w:id="4981" w:author="Александр" w:date="2020-04-13T06:32:00Z">
              <w:tcPr>
                <w:tcW w:w="1009" w:type="pct"/>
                <w:vAlign w:val="bottom"/>
              </w:tcPr>
            </w:tcPrChange>
          </w:tcPr>
          <w:p w14:paraId="48386B76" w14:textId="67C48829" w:rsidR="003A4F65" w:rsidRPr="000E3C42" w:rsidDel="008B263D" w:rsidRDefault="003A4F65" w:rsidP="003A4F65">
            <w:pPr>
              <w:jc w:val="left"/>
              <w:rPr>
                <w:del w:id="4982" w:author="Владимир Лаут" w:date="2021-03-03T11:03:00Z"/>
                <w:rFonts w:ascii="Arial" w:hAnsi="Arial" w:cs="Arial"/>
                <w:sz w:val="20"/>
                <w:szCs w:val="20"/>
                <w:lang w:eastAsia="ru-RU"/>
              </w:rPr>
            </w:pPr>
            <w:ins w:id="4983" w:author="Александр" w:date="2020-04-13T06:32:00Z">
              <w:del w:id="4984" w:author="Владимир Лаут" w:date="2021-03-03T11:02:00Z">
                <w:r w:rsidRPr="00AE7409" w:rsidDel="008B263D">
                  <w:delText>17</w:delText>
                </w:r>
              </w:del>
            </w:ins>
            <w:del w:id="4985" w:author="Владимир Лаут" w:date="2021-03-03T11:02:00Z">
              <w:r w:rsidRPr="000E3C42" w:rsidDel="008B263D">
                <w:rPr>
                  <w:rFonts w:ascii="Arial" w:hAnsi="Arial" w:cs="Arial"/>
                  <w:color w:val="000000"/>
                  <w:sz w:val="20"/>
                  <w:szCs w:val="20"/>
                </w:rPr>
                <w:delText>Д</w:delText>
              </w:r>
            </w:del>
            <w:bookmarkStart w:id="4986" w:name="_Toc67553966"/>
            <w:bookmarkStart w:id="4987" w:name="_Toc67555303"/>
            <w:bookmarkStart w:id="4988" w:name="_Toc67556356"/>
            <w:bookmarkEnd w:id="4986"/>
            <w:bookmarkEnd w:id="4987"/>
            <w:bookmarkEnd w:id="4988"/>
          </w:p>
        </w:tc>
        <w:tc>
          <w:tcPr>
            <w:tcW w:w="2064" w:type="pct"/>
            <w:tcPrChange w:id="4989" w:author="Александр" w:date="2020-04-13T06:32:00Z">
              <w:tcPr>
                <w:tcW w:w="2064" w:type="pct"/>
                <w:vAlign w:val="bottom"/>
              </w:tcPr>
            </w:tcPrChange>
          </w:tcPr>
          <w:p w14:paraId="377F72B9" w14:textId="79A87916" w:rsidR="003A4F65" w:rsidRPr="000E3C42" w:rsidDel="008B263D" w:rsidRDefault="003A4F65" w:rsidP="003A4F65">
            <w:pPr>
              <w:jc w:val="left"/>
              <w:rPr>
                <w:del w:id="4990" w:author="Владимир Лаут" w:date="2021-03-03T11:03:00Z"/>
                <w:rFonts w:ascii="Arial" w:hAnsi="Arial" w:cs="Arial"/>
                <w:sz w:val="20"/>
                <w:szCs w:val="20"/>
                <w:lang w:eastAsia="ru-RU"/>
              </w:rPr>
            </w:pPr>
            <w:ins w:id="4991" w:author="Александр" w:date="2020-04-13T06:32:00Z">
              <w:del w:id="4992" w:author="Владимир Лаут" w:date="2021-03-03T11:02:00Z">
                <w:r w:rsidRPr="00AE7409" w:rsidDel="008B263D">
                  <w:delText>КР замена конечной передачи</w:delText>
                </w:r>
              </w:del>
            </w:ins>
            <w:del w:id="4993" w:author="Владимир Лаут" w:date="2021-03-03T11:02:00Z">
              <w:r w:rsidRPr="000E3C42" w:rsidDel="008B263D">
                <w:rPr>
                  <w:rFonts w:ascii="Arial" w:hAnsi="Arial" w:cs="Arial"/>
                  <w:color w:val="000000"/>
                  <w:sz w:val="20"/>
                  <w:szCs w:val="20"/>
                </w:rPr>
                <w:delText>Диагностирование</w:delText>
              </w:r>
            </w:del>
            <w:bookmarkStart w:id="4994" w:name="_Toc67553967"/>
            <w:bookmarkStart w:id="4995" w:name="_Toc67555304"/>
            <w:bookmarkStart w:id="4996" w:name="_Toc67556357"/>
            <w:bookmarkEnd w:id="4994"/>
            <w:bookmarkEnd w:id="4995"/>
            <w:bookmarkEnd w:id="4996"/>
          </w:p>
        </w:tc>
        <w:tc>
          <w:tcPr>
            <w:tcW w:w="889" w:type="pct"/>
            <w:tcPrChange w:id="4997" w:author="Александр" w:date="2020-04-13T06:32:00Z">
              <w:tcPr>
                <w:tcW w:w="889" w:type="pct"/>
              </w:tcPr>
            </w:tcPrChange>
          </w:tcPr>
          <w:p w14:paraId="2F60E96B" w14:textId="4F3A4C49" w:rsidR="003A4F65" w:rsidRPr="000E3C42" w:rsidDel="008B263D" w:rsidRDefault="003A4F65" w:rsidP="003A4F65">
            <w:pPr>
              <w:jc w:val="left"/>
              <w:rPr>
                <w:del w:id="4998" w:author="Владимир Лаут" w:date="2021-03-03T11:03:00Z"/>
                <w:rFonts w:ascii="Arial" w:hAnsi="Arial" w:cs="Arial"/>
                <w:sz w:val="20"/>
                <w:szCs w:val="20"/>
                <w:lang w:eastAsia="ru-RU"/>
              </w:rPr>
            </w:pPr>
            <w:ins w:id="4999" w:author="Александр" w:date="2020-04-13T06:32:00Z">
              <w:del w:id="5000" w:author="Владимир Лаут" w:date="2021-03-03T11:02:00Z">
                <w:r w:rsidRPr="00AE7409" w:rsidDel="008B263D">
                  <w:delText>17</w:delText>
                </w:r>
              </w:del>
            </w:ins>
            <w:del w:id="5001" w:author="Владимир Лаут" w:date="2021-03-03T11:02:00Z">
              <w:r w:rsidRPr="000E3C42" w:rsidDel="008B263D">
                <w:rPr>
                  <w:rFonts w:ascii="Arial" w:hAnsi="Arial" w:cs="Arial"/>
                  <w:color w:val="000000"/>
                  <w:sz w:val="20"/>
                  <w:szCs w:val="20"/>
                </w:rPr>
                <w:delText>Д</w:delText>
              </w:r>
            </w:del>
            <w:bookmarkStart w:id="5002" w:name="_Toc67553968"/>
            <w:bookmarkStart w:id="5003" w:name="_Toc67555305"/>
            <w:bookmarkStart w:id="5004" w:name="_Toc67556358"/>
            <w:bookmarkEnd w:id="5002"/>
            <w:bookmarkEnd w:id="5003"/>
            <w:bookmarkEnd w:id="5004"/>
          </w:p>
        </w:tc>
        <w:tc>
          <w:tcPr>
            <w:tcW w:w="1038" w:type="pct"/>
            <w:tcPrChange w:id="5005" w:author="Александр" w:date="2020-04-13T06:32:00Z">
              <w:tcPr>
                <w:tcW w:w="1038" w:type="pct"/>
              </w:tcPr>
            </w:tcPrChange>
          </w:tcPr>
          <w:p w14:paraId="33E768EA" w14:textId="0A8D59C6" w:rsidR="003A4F65" w:rsidRPr="000E3C42" w:rsidDel="008B263D" w:rsidRDefault="003A4F65" w:rsidP="003A4F65">
            <w:pPr>
              <w:jc w:val="left"/>
              <w:rPr>
                <w:del w:id="5006" w:author="Владимир Лаут" w:date="2021-03-03T11:03:00Z"/>
                <w:rFonts w:ascii="Arial" w:hAnsi="Arial" w:cs="Arial"/>
                <w:sz w:val="20"/>
                <w:szCs w:val="20"/>
                <w:lang w:eastAsia="ru-RU"/>
              </w:rPr>
            </w:pPr>
            <w:ins w:id="5007" w:author="Александр" w:date="2020-04-13T06:32:00Z">
              <w:del w:id="5008" w:author="Владимир Лаут" w:date="2021-03-03T11:02:00Z">
                <w:r w:rsidRPr="00AE7409" w:rsidDel="008B263D">
                  <w:delText>ЗМН</w:delText>
                </w:r>
              </w:del>
            </w:ins>
            <w:del w:id="5009" w:author="Владимир Лаут" w:date="2021-03-03T11:02:00Z">
              <w:r w:rsidRPr="000E3C42" w:rsidDel="008B263D">
                <w:rPr>
                  <w:rFonts w:ascii="Arial" w:hAnsi="Arial" w:cs="Arial"/>
                  <w:color w:val="000000"/>
                  <w:sz w:val="20"/>
                  <w:szCs w:val="20"/>
                </w:rPr>
                <w:delText>Д</w:delText>
              </w:r>
            </w:del>
            <w:bookmarkStart w:id="5010" w:name="_Toc67553969"/>
            <w:bookmarkStart w:id="5011" w:name="_Toc67555306"/>
            <w:bookmarkStart w:id="5012" w:name="_Toc67556359"/>
            <w:bookmarkEnd w:id="5010"/>
            <w:bookmarkEnd w:id="5011"/>
            <w:bookmarkEnd w:id="5012"/>
          </w:p>
        </w:tc>
        <w:bookmarkStart w:id="5013" w:name="_Toc67553970"/>
        <w:bookmarkStart w:id="5014" w:name="_Toc67555307"/>
        <w:bookmarkStart w:id="5015" w:name="_Toc67556360"/>
        <w:bookmarkEnd w:id="5013"/>
        <w:bookmarkEnd w:id="5014"/>
        <w:bookmarkEnd w:id="5015"/>
      </w:tr>
      <w:tr w:rsidR="003A4F65" w:rsidRPr="000E3C42" w:rsidDel="008B263D" w14:paraId="4AF0A989" w14:textId="5246FD7C"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01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5017" w:author="Владимир Лаут" w:date="2021-03-03T11:03:00Z"/>
          <w:trPrChange w:id="5018" w:author="Александр" w:date="2020-04-13T06:32:00Z">
            <w:trPr>
              <w:cantSplit/>
              <w:jc w:val="center"/>
            </w:trPr>
          </w:trPrChange>
        </w:trPr>
        <w:tc>
          <w:tcPr>
            <w:tcW w:w="1009" w:type="pct"/>
            <w:tcPrChange w:id="5019" w:author="Александр" w:date="2020-04-13T06:32:00Z">
              <w:tcPr>
                <w:tcW w:w="1009" w:type="pct"/>
                <w:vAlign w:val="bottom"/>
              </w:tcPr>
            </w:tcPrChange>
          </w:tcPr>
          <w:p w14:paraId="498D77B6" w14:textId="4FDA597A" w:rsidR="003A4F65" w:rsidRPr="000E3C42" w:rsidDel="008B263D" w:rsidRDefault="003A4F65" w:rsidP="003A4F65">
            <w:pPr>
              <w:jc w:val="left"/>
              <w:rPr>
                <w:del w:id="5020" w:author="Владимир Лаут" w:date="2021-03-03T11:03:00Z"/>
                <w:rFonts w:ascii="Arial" w:hAnsi="Arial" w:cs="Arial"/>
                <w:sz w:val="20"/>
                <w:szCs w:val="20"/>
                <w:lang w:eastAsia="ru-RU"/>
              </w:rPr>
            </w:pPr>
            <w:ins w:id="5021" w:author="Александр" w:date="2020-04-13T06:32:00Z">
              <w:del w:id="5022" w:author="Владимир Лаут" w:date="2021-03-03T11:02:00Z">
                <w:r w:rsidRPr="00AE7409" w:rsidDel="008B263D">
                  <w:delText>18</w:delText>
                </w:r>
              </w:del>
            </w:ins>
            <w:del w:id="5023" w:author="Владимир Лаут" w:date="2021-03-03T11:02:00Z">
              <w:r w:rsidRPr="000E3C42" w:rsidDel="008B263D">
                <w:rPr>
                  <w:rFonts w:ascii="Arial" w:hAnsi="Arial" w:cs="Arial"/>
                  <w:color w:val="000000"/>
                  <w:sz w:val="20"/>
                  <w:szCs w:val="20"/>
                </w:rPr>
                <w:delText>МТ</w:delText>
              </w:r>
            </w:del>
            <w:bookmarkStart w:id="5024" w:name="_Toc67553971"/>
            <w:bookmarkStart w:id="5025" w:name="_Toc67555308"/>
            <w:bookmarkStart w:id="5026" w:name="_Toc67556361"/>
            <w:bookmarkEnd w:id="5024"/>
            <w:bookmarkEnd w:id="5025"/>
            <w:bookmarkEnd w:id="5026"/>
          </w:p>
        </w:tc>
        <w:tc>
          <w:tcPr>
            <w:tcW w:w="2064" w:type="pct"/>
            <w:tcPrChange w:id="5027" w:author="Александр" w:date="2020-04-13T06:32:00Z">
              <w:tcPr>
                <w:tcW w:w="2064" w:type="pct"/>
                <w:vAlign w:val="bottom"/>
              </w:tcPr>
            </w:tcPrChange>
          </w:tcPr>
          <w:p w14:paraId="53364ED1" w14:textId="06A77969" w:rsidR="003A4F65" w:rsidRPr="000E3C42" w:rsidDel="008B263D" w:rsidRDefault="003A4F65" w:rsidP="003A4F65">
            <w:pPr>
              <w:jc w:val="left"/>
              <w:rPr>
                <w:del w:id="5028" w:author="Владимир Лаут" w:date="2021-03-03T11:03:00Z"/>
                <w:rFonts w:ascii="Arial" w:hAnsi="Arial" w:cs="Arial"/>
                <w:sz w:val="20"/>
                <w:szCs w:val="20"/>
                <w:lang w:eastAsia="ru-RU"/>
              </w:rPr>
            </w:pPr>
            <w:ins w:id="5029" w:author="Александр" w:date="2020-04-13T06:32:00Z">
              <w:del w:id="5030" w:author="Владимир Лаут" w:date="2021-03-03T11:02:00Z">
                <w:r w:rsidRPr="00AE7409" w:rsidDel="008B263D">
                  <w:delText>КР замена коробки передач</w:delText>
                </w:r>
              </w:del>
            </w:ins>
            <w:del w:id="5031" w:author="Владимир Лаут" w:date="2021-03-03T11:02:00Z">
              <w:r w:rsidRPr="000E3C42" w:rsidDel="008B263D">
                <w:rPr>
                  <w:rFonts w:ascii="Arial" w:hAnsi="Arial" w:cs="Arial"/>
                  <w:color w:val="000000"/>
                  <w:sz w:val="20"/>
                  <w:szCs w:val="20"/>
                </w:rPr>
                <w:delText>Монтаж</w:delText>
              </w:r>
            </w:del>
            <w:bookmarkStart w:id="5032" w:name="_Toc67553972"/>
            <w:bookmarkStart w:id="5033" w:name="_Toc67555309"/>
            <w:bookmarkStart w:id="5034" w:name="_Toc67556362"/>
            <w:bookmarkEnd w:id="5032"/>
            <w:bookmarkEnd w:id="5033"/>
            <w:bookmarkEnd w:id="5034"/>
          </w:p>
        </w:tc>
        <w:tc>
          <w:tcPr>
            <w:tcW w:w="889" w:type="pct"/>
            <w:tcPrChange w:id="5035" w:author="Александр" w:date="2020-04-13T06:32:00Z">
              <w:tcPr>
                <w:tcW w:w="889" w:type="pct"/>
              </w:tcPr>
            </w:tcPrChange>
          </w:tcPr>
          <w:p w14:paraId="657A8FA0" w14:textId="61E96DAF" w:rsidR="003A4F65" w:rsidRPr="000E3C42" w:rsidDel="008B263D" w:rsidRDefault="003A4F65" w:rsidP="003A4F65">
            <w:pPr>
              <w:jc w:val="left"/>
              <w:rPr>
                <w:del w:id="5036" w:author="Владимир Лаут" w:date="2021-03-03T11:03:00Z"/>
                <w:rFonts w:ascii="Arial" w:hAnsi="Arial" w:cs="Arial"/>
                <w:sz w:val="20"/>
                <w:szCs w:val="20"/>
                <w:lang w:eastAsia="ru-RU"/>
              </w:rPr>
            </w:pPr>
            <w:ins w:id="5037" w:author="Александр" w:date="2020-04-13T06:32:00Z">
              <w:del w:id="5038" w:author="Владимир Лаут" w:date="2021-03-03T11:02:00Z">
                <w:r w:rsidRPr="00AE7409" w:rsidDel="008B263D">
                  <w:delText>18</w:delText>
                </w:r>
              </w:del>
            </w:ins>
            <w:del w:id="5039" w:author="Владимир Лаут" w:date="2021-03-03T11:02:00Z">
              <w:r w:rsidRPr="000E3C42" w:rsidDel="008B263D">
                <w:rPr>
                  <w:rFonts w:ascii="Arial" w:hAnsi="Arial" w:cs="Arial"/>
                  <w:color w:val="000000"/>
                  <w:sz w:val="20"/>
                  <w:szCs w:val="20"/>
                </w:rPr>
                <w:delText>МТ</w:delText>
              </w:r>
            </w:del>
            <w:bookmarkStart w:id="5040" w:name="_Toc67553973"/>
            <w:bookmarkStart w:id="5041" w:name="_Toc67555310"/>
            <w:bookmarkStart w:id="5042" w:name="_Toc67556363"/>
            <w:bookmarkEnd w:id="5040"/>
            <w:bookmarkEnd w:id="5041"/>
            <w:bookmarkEnd w:id="5042"/>
          </w:p>
        </w:tc>
        <w:tc>
          <w:tcPr>
            <w:tcW w:w="1038" w:type="pct"/>
            <w:tcPrChange w:id="5043" w:author="Александр" w:date="2020-04-13T06:32:00Z">
              <w:tcPr>
                <w:tcW w:w="1038" w:type="pct"/>
              </w:tcPr>
            </w:tcPrChange>
          </w:tcPr>
          <w:p w14:paraId="29E4D5F4" w14:textId="5321C9C9" w:rsidR="003A4F65" w:rsidRPr="000E3C42" w:rsidDel="008B263D" w:rsidRDefault="003A4F65" w:rsidP="003A4F65">
            <w:pPr>
              <w:jc w:val="left"/>
              <w:rPr>
                <w:del w:id="5044" w:author="Владимир Лаут" w:date="2021-03-03T11:03:00Z"/>
                <w:rFonts w:ascii="Arial" w:hAnsi="Arial" w:cs="Arial"/>
                <w:sz w:val="20"/>
                <w:szCs w:val="20"/>
                <w:lang w:eastAsia="ru-RU"/>
              </w:rPr>
            </w:pPr>
            <w:ins w:id="5045" w:author="Александр" w:date="2020-04-13T06:32:00Z">
              <w:del w:id="5046" w:author="Владимир Лаут" w:date="2021-03-03T11:02:00Z">
                <w:r w:rsidRPr="00AE7409" w:rsidDel="008B263D">
                  <w:delText>ЗМН</w:delText>
                </w:r>
              </w:del>
            </w:ins>
            <w:del w:id="5047" w:author="Владимир Лаут" w:date="2021-03-03T11:02:00Z">
              <w:r w:rsidRPr="000E3C42" w:rsidDel="008B263D">
                <w:rPr>
                  <w:rFonts w:ascii="Arial" w:hAnsi="Arial" w:cs="Arial"/>
                  <w:color w:val="000000"/>
                  <w:sz w:val="20"/>
                  <w:szCs w:val="20"/>
                </w:rPr>
                <w:delText>МТ</w:delText>
              </w:r>
            </w:del>
            <w:bookmarkStart w:id="5048" w:name="_Toc67553974"/>
            <w:bookmarkStart w:id="5049" w:name="_Toc67555311"/>
            <w:bookmarkStart w:id="5050" w:name="_Toc67556364"/>
            <w:bookmarkEnd w:id="5048"/>
            <w:bookmarkEnd w:id="5049"/>
            <w:bookmarkEnd w:id="5050"/>
          </w:p>
        </w:tc>
        <w:bookmarkStart w:id="5051" w:name="_Toc67553975"/>
        <w:bookmarkStart w:id="5052" w:name="_Toc67555312"/>
        <w:bookmarkStart w:id="5053" w:name="_Toc67556365"/>
        <w:bookmarkEnd w:id="5051"/>
        <w:bookmarkEnd w:id="5052"/>
        <w:bookmarkEnd w:id="5053"/>
      </w:tr>
      <w:tr w:rsidR="003A4F65" w:rsidRPr="000E3C42" w:rsidDel="008B263D" w14:paraId="7F5C4541" w14:textId="290B3B2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05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5055" w:author="Владимир Лаут" w:date="2021-03-03T11:03:00Z"/>
          <w:trPrChange w:id="5056" w:author="Александр" w:date="2020-04-13T06:32:00Z">
            <w:trPr>
              <w:cantSplit/>
              <w:jc w:val="center"/>
            </w:trPr>
          </w:trPrChange>
        </w:trPr>
        <w:tc>
          <w:tcPr>
            <w:tcW w:w="1009" w:type="pct"/>
            <w:tcPrChange w:id="5057" w:author="Александр" w:date="2020-04-13T06:32:00Z">
              <w:tcPr>
                <w:tcW w:w="1009" w:type="pct"/>
                <w:vAlign w:val="bottom"/>
              </w:tcPr>
            </w:tcPrChange>
          </w:tcPr>
          <w:p w14:paraId="0DA4D9F2" w14:textId="0877533E" w:rsidR="003A4F65" w:rsidRPr="000E3C42" w:rsidDel="008B263D" w:rsidRDefault="003A4F65" w:rsidP="003A4F65">
            <w:pPr>
              <w:jc w:val="left"/>
              <w:rPr>
                <w:del w:id="5058" w:author="Владимир Лаут" w:date="2021-03-03T11:03:00Z"/>
                <w:rFonts w:ascii="Arial" w:hAnsi="Arial" w:cs="Arial"/>
                <w:color w:val="000000"/>
                <w:sz w:val="20"/>
                <w:szCs w:val="20"/>
              </w:rPr>
            </w:pPr>
            <w:ins w:id="5059" w:author="Александр" w:date="2020-04-13T06:32:00Z">
              <w:del w:id="5060" w:author="Владимир Лаут" w:date="2021-03-03T11:02:00Z">
                <w:r w:rsidRPr="00AE7409" w:rsidDel="008B263D">
                  <w:delText>19</w:delText>
                </w:r>
              </w:del>
            </w:ins>
            <w:del w:id="5061" w:author="Владимир Лаут" w:date="2021-03-03T11:02:00Z">
              <w:r w:rsidRPr="000E3C42" w:rsidDel="008B263D">
                <w:rPr>
                  <w:rFonts w:ascii="Arial" w:hAnsi="Arial" w:cs="Arial"/>
                  <w:color w:val="000000"/>
                  <w:sz w:val="20"/>
                  <w:szCs w:val="20"/>
                </w:rPr>
                <w:delText>ДМ</w:delText>
              </w:r>
            </w:del>
            <w:bookmarkStart w:id="5062" w:name="_Toc67553976"/>
            <w:bookmarkStart w:id="5063" w:name="_Toc67555313"/>
            <w:bookmarkStart w:id="5064" w:name="_Toc67556366"/>
            <w:bookmarkEnd w:id="5062"/>
            <w:bookmarkEnd w:id="5063"/>
            <w:bookmarkEnd w:id="5064"/>
          </w:p>
        </w:tc>
        <w:tc>
          <w:tcPr>
            <w:tcW w:w="2064" w:type="pct"/>
            <w:tcPrChange w:id="5065" w:author="Александр" w:date="2020-04-13T06:32:00Z">
              <w:tcPr>
                <w:tcW w:w="2064" w:type="pct"/>
                <w:vAlign w:val="bottom"/>
              </w:tcPr>
            </w:tcPrChange>
          </w:tcPr>
          <w:p w14:paraId="0849BEFB" w14:textId="64C13927" w:rsidR="003A4F65" w:rsidRPr="000E3C42" w:rsidDel="008B263D" w:rsidRDefault="003A4F65" w:rsidP="003A4F65">
            <w:pPr>
              <w:jc w:val="left"/>
              <w:rPr>
                <w:del w:id="5066" w:author="Владимир Лаут" w:date="2021-03-03T11:03:00Z"/>
                <w:rFonts w:ascii="Arial" w:hAnsi="Arial" w:cs="Arial"/>
                <w:color w:val="000000"/>
                <w:sz w:val="20"/>
                <w:szCs w:val="20"/>
              </w:rPr>
            </w:pPr>
            <w:ins w:id="5067" w:author="Александр" w:date="2020-04-13T06:32:00Z">
              <w:del w:id="5068" w:author="Владимир Лаут" w:date="2021-03-03T11:02:00Z">
                <w:r w:rsidRPr="00AE7409" w:rsidDel="008B263D">
                  <w:delText>КР замена кузова</w:delText>
                </w:r>
              </w:del>
            </w:ins>
            <w:del w:id="5069" w:author="Владимир Лаут" w:date="2021-03-03T11:02:00Z">
              <w:r w:rsidRPr="000E3C42" w:rsidDel="008B263D">
                <w:rPr>
                  <w:rFonts w:ascii="Arial" w:hAnsi="Arial" w:cs="Arial"/>
                  <w:color w:val="000000"/>
                  <w:sz w:val="20"/>
                  <w:szCs w:val="20"/>
                </w:rPr>
                <w:delText>Демонтаж</w:delText>
              </w:r>
            </w:del>
            <w:bookmarkStart w:id="5070" w:name="_Toc67553977"/>
            <w:bookmarkStart w:id="5071" w:name="_Toc67555314"/>
            <w:bookmarkStart w:id="5072" w:name="_Toc67556367"/>
            <w:bookmarkEnd w:id="5070"/>
            <w:bookmarkEnd w:id="5071"/>
            <w:bookmarkEnd w:id="5072"/>
          </w:p>
        </w:tc>
        <w:tc>
          <w:tcPr>
            <w:tcW w:w="889" w:type="pct"/>
            <w:tcPrChange w:id="5073" w:author="Александр" w:date="2020-04-13T06:32:00Z">
              <w:tcPr>
                <w:tcW w:w="889" w:type="pct"/>
              </w:tcPr>
            </w:tcPrChange>
          </w:tcPr>
          <w:p w14:paraId="10306127" w14:textId="63BA7FE2" w:rsidR="003A4F65" w:rsidRPr="000E3C42" w:rsidDel="008B263D" w:rsidRDefault="003A4F65" w:rsidP="003A4F65">
            <w:pPr>
              <w:jc w:val="left"/>
              <w:rPr>
                <w:del w:id="5074" w:author="Владимир Лаут" w:date="2021-03-03T11:03:00Z"/>
                <w:rFonts w:ascii="Arial" w:hAnsi="Arial" w:cs="Arial"/>
                <w:color w:val="000000"/>
                <w:sz w:val="20"/>
                <w:szCs w:val="20"/>
              </w:rPr>
            </w:pPr>
            <w:ins w:id="5075" w:author="Александр" w:date="2020-04-13T06:32:00Z">
              <w:del w:id="5076" w:author="Владимир Лаут" w:date="2021-03-03T11:02:00Z">
                <w:r w:rsidRPr="00AE7409" w:rsidDel="008B263D">
                  <w:delText>19</w:delText>
                </w:r>
              </w:del>
            </w:ins>
            <w:del w:id="5077" w:author="Владимир Лаут" w:date="2021-03-03T11:02:00Z">
              <w:r w:rsidRPr="000E3C42" w:rsidDel="008B263D">
                <w:rPr>
                  <w:rFonts w:ascii="Arial" w:hAnsi="Arial" w:cs="Arial"/>
                  <w:color w:val="000000"/>
                  <w:sz w:val="20"/>
                  <w:szCs w:val="20"/>
                </w:rPr>
                <w:delText>ДМ</w:delText>
              </w:r>
            </w:del>
            <w:bookmarkStart w:id="5078" w:name="_Toc67553978"/>
            <w:bookmarkStart w:id="5079" w:name="_Toc67555315"/>
            <w:bookmarkStart w:id="5080" w:name="_Toc67556368"/>
            <w:bookmarkEnd w:id="5078"/>
            <w:bookmarkEnd w:id="5079"/>
            <w:bookmarkEnd w:id="5080"/>
          </w:p>
        </w:tc>
        <w:tc>
          <w:tcPr>
            <w:tcW w:w="1038" w:type="pct"/>
            <w:tcPrChange w:id="5081" w:author="Александр" w:date="2020-04-13T06:32:00Z">
              <w:tcPr>
                <w:tcW w:w="1038" w:type="pct"/>
              </w:tcPr>
            </w:tcPrChange>
          </w:tcPr>
          <w:p w14:paraId="2B0BD0F6" w14:textId="04C8DE77" w:rsidR="003A4F65" w:rsidRPr="000E3C42" w:rsidDel="008B263D" w:rsidRDefault="003A4F65" w:rsidP="003A4F65">
            <w:pPr>
              <w:jc w:val="left"/>
              <w:rPr>
                <w:del w:id="5082" w:author="Владимир Лаут" w:date="2021-03-03T11:03:00Z"/>
                <w:rFonts w:ascii="Arial" w:hAnsi="Arial" w:cs="Arial"/>
                <w:color w:val="000000"/>
                <w:sz w:val="20"/>
                <w:szCs w:val="20"/>
              </w:rPr>
            </w:pPr>
            <w:ins w:id="5083" w:author="Александр" w:date="2020-04-13T06:32:00Z">
              <w:del w:id="5084" w:author="Владимир Лаут" w:date="2021-03-03T11:02:00Z">
                <w:r w:rsidRPr="00AE7409" w:rsidDel="008B263D">
                  <w:delText>ЗМН</w:delText>
                </w:r>
              </w:del>
            </w:ins>
            <w:del w:id="5085" w:author="Владимир Лаут" w:date="2021-03-03T11:02:00Z">
              <w:r w:rsidRPr="000E3C42" w:rsidDel="008B263D">
                <w:rPr>
                  <w:rFonts w:ascii="Arial" w:hAnsi="Arial" w:cs="Arial"/>
                  <w:color w:val="000000"/>
                  <w:sz w:val="20"/>
                  <w:szCs w:val="20"/>
                </w:rPr>
                <w:delText>ДМ</w:delText>
              </w:r>
            </w:del>
            <w:bookmarkStart w:id="5086" w:name="_Toc67553979"/>
            <w:bookmarkStart w:id="5087" w:name="_Toc67555316"/>
            <w:bookmarkStart w:id="5088" w:name="_Toc67556369"/>
            <w:bookmarkEnd w:id="5086"/>
            <w:bookmarkEnd w:id="5087"/>
            <w:bookmarkEnd w:id="5088"/>
          </w:p>
        </w:tc>
        <w:bookmarkStart w:id="5089" w:name="_Toc67553980"/>
        <w:bookmarkStart w:id="5090" w:name="_Toc67555317"/>
        <w:bookmarkStart w:id="5091" w:name="_Toc67556370"/>
        <w:bookmarkEnd w:id="5089"/>
        <w:bookmarkEnd w:id="5090"/>
        <w:bookmarkEnd w:id="5091"/>
      </w:tr>
      <w:tr w:rsidR="003A4F65" w:rsidRPr="000E3C42" w:rsidDel="008B263D" w14:paraId="0ABDC140" w14:textId="3958811E"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09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5093" w:author="Владимир Лаут" w:date="2021-03-03T11:03:00Z"/>
          <w:trPrChange w:id="5094" w:author="Александр" w:date="2020-04-13T06:32:00Z">
            <w:trPr>
              <w:cantSplit/>
              <w:jc w:val="center"/>
            </w:trPr>
          </w:trPrChange>
        </w:trPr>
        <w:tc>
          <w:tcPr>
            <w:tcW w:w="1009" w:type="pct"/>
            <w:tcPrChange w:id="5095" w:author="Александр" w:date="2020-04-13T06:32:00Z">
              <w:tcPr>
                <w:tcW w:w="1009" w:type="pct"/>
              </w:tcPr>
            </w:tcPrChange>
          </w:tcPr>
          <w:p w14:paraId="11D9D14B" w14:textId="2EE8D1F6" w:rsidR="003A4F65" w:rsidRPr="000E3C42" w:rsidDel="008B263D" w:rsidRDefault="003A4F65" w:rsidP="003A4F65">
            <w:pPr>
              <w:jc w:val="left"/>
              <w:rPr>
                <w:del w:id="5096" w:author="Владимир Лаут" w:date="2021-03-03T11:03:00Z"/>
                <w:rFonts w:ascii="Arial" w:hAnsi="Arial" w:cs="Arial"/>
                <w:color w:val="000000"/>
                <w:sz w:val="20"/>
                <w:szCs w:val="20"/>
              </w:rPr>
            </w:pPr>
            <w:ins w:id="5097" w:author="Александр" w:date="2020-04-13T06:32:00Z">
              <w:del w:id="5098" w:author="Владимир Лаут" w:date="2021-03-03T11:02:00Z">
                <w:r w:rsidRPr="00AE7409" w:rsidDel="008B263D">
                  <w:delText>20</w:delText>
                </w:r>
              </w:del>
            </w:ins>
            <w:del w:id="5099" w:author="Владимир Лаут" w:date="2021-03-03T11:02:00Z">
              <w:r w:rsidRPr="000E3C42" w:rsidDel="008B263D">
                <w:rPr>
                  <w:rFonts w:ascii="Arial" w:hAnsi="Arial" w:cs="Arial"/>
                  <w:sz w:val="20"/>
                  <w:szCs w:val="20"/>
                  <w:lang w:eastAsia="ru-RU"/>
                </w:rPr>
                <w:delText>ПО</w:delText>
              </w:r>
            </w:del>
            <w:bookmarkStart w:id="5100" w:name="_Toc67553981"/>
            <w:bookmarkStart w:id="5101" w:name="_Toc67555318"/>
            <w:bookmarkStart w:id="5102" w:name="_Toc67556371"/>
            <w:bookmarkEnd w:id="5100"/>
            <w:bookmarkEnd w:id="5101"/>
            <w:bookmarkEnd w:id="5102"/>
          </w:p>
        </w:tc>
        <w:tc>
          <w:tcPr>
            <w:tcW w:w="2064" w:type="pct"/>
            <w:tcPrChange w:id="5103" w:author="Александр" w:date="2020-04-13T06:32:00Z">
              <w:tcPr>
                <w:tcW w:w="2064" w:type="pct"/>
                <w:vAlign w:val="bottom"/>
              </w:tcPr>
            </w:tcPrChange>
          </w:tcPr>
          <w:p w14:paraId="6C3ED554" w14:textId="34CB83D7" w:rsidR="003A4F65" w:rsidRPr="000E3C42" w:rsidDel="008B263D" w:rsidRDefault="003A4F65" w:rsidP="003A4F65">
            <w:pPr>
              <w:jc w:val="left"/>
              <w:rPr>
                <w:del w:id="5104" w:author="Владимир Лаут" w:date="2021-03-03T11:03:00Z"/>
                <w:rFonts w:ascii="Arial" w:hAnsi="Arial" w:cs="Arial"/>
                <w:color w:val="000000"/>
                <w:sz w:val="20"/>
                <w:szCs w:val="20"/>
              </w:rPr>
            </w:pPr>
            <w:ins w:id="5105" w:author="Александр" w:date="2020-04-13T06:32:00Z">
              <w:del w:id="5106" w:author="Владимир Лаут" w:date="2021-03-03T11:02:00Z">
                <w:r w:rsidRPr="00AE7409" w:rsidDel="008B263D">
                  <w:delText>КР замена трансмиссии</w:delText>
                </w:r>
              </w:del>
            </w:ins>
            <w:del w:id="5107" w:author="Владимир Лаут" w:date="2021-03-03T11:02:00Z">
              <w:r w:rsidRPr="000E3C42" w:rsidDel="008B263D">
                <w:rPr>
                  <w:rFonts w:ascii="Arial" w:hAnsi="Arial" w:cs="Arial"/>
                  <w:sz w:val="20"/>
                  <w:szCs w:val="20"/>
                  <w:lang w:eastAsia="ru-RU"/>
                </w:rPr>
                <w:delText>Полное техническое освидетельствование ГПМ</w:delText>
              </w:r>
            </w:del>
            <w:bookmarkStart w:id="5108" w:name="_Toc67553982"/>
            <w:bookmarkStart w:id="5109" w:name="_Toc67555319"/>
            <w:bookmarkStart w:id="5110" w:name="_Toc67556372"/>
            <w:bookmarkEnd w:id="5108"/>
            <w:bookmarkEnd w:id="5109"/>
            <w:bookmarkEnd w:id="5110"/>
          </w:p>
        </w:tc>
        <w:tc>
          <w:tcPr>
            <w:tcW w:w="889" w:type="pct"/>
            <w:tcPrChange w:id="5111" w:author="Александр" w:date="2020-04-13T06:32:00Z">
              <w:tcPr>
                <w:tcW w:w="889" w:type="pct"/>
              </w:tcPr>
            </w:tcPrChange>
          </w:tcPr>
          <w:p w14:paraId="418AE25D" w14:textId="7E8D8ECB" w:rsidR="003A4F65" w:rsidRPr="000E3C42" w:rsidDel="008B263D" w:rsidRDefault="003A4F65" w:rsidP="003A4F65">
            <w:pPr>
              <w:jc w:val="left"/>
              <w:rPr>
                <w:del w:id="5112" w:author="Владимир Лаут" w:date="2021-03-03T11:03:00Z"/>
                <w:rFonts w:ascii="Arial" w:hAnsi="Arial" w:cs="Arial"/>
                <w:color w:val="000000"/>
                <w:sz w:val="20"/>
                <w:szCs w:val="20"/>
              </w:rPr>
            </w:pPr>
            <w:ins w:id="5113" w:author="Александр" w:date="2020-04-13T06:32:00Z">
              <w:del w:id="5114" w:author="Владимир Лаут" w:date="2021-03-03T11:02:00Z">
                <w:r w:rsidRPr="00AE7409" w:rsidDel="008B263D">
                  <w:delText>20</w:delText>
                </w:r>
              </w:del>
            </w:ins>
            <w:del w:id="5115" w:author="Владимир Лаут" w:date="2021-03-03T11:02:00Z">
              <w:r w:rsidRPr="000E3C42" w:rsidDel="008B263D">
                <w:rPr>
                  <w:rFonts w:ascii="Arial" w:hAnsi="Arial" w:cs="Arial"/>
                  <w:sz w:val="20"/>
                  <w:szCs w:val="20"/>
                  <w:lang w:eastAsia="ru-RU"/>
                </w:rPr>
                <w:delText>ПО</w:delText>
              </w:r>
            </w:del>
            <w:bookmarkStart w:id="5116" w:name="_Toc67553983"/>
            <w:bookmarkStart w:id="5117" w:name="_Toc67555320"/>
            <w:bookmarkStart w:id="5118" w:name="_Toc67556373"/>
            <w:bookmarkEnd w:id="5116"/>
            <w:bookmarkEnd w:id="5117"/>
            <w:bookmarkEnd w:id="5118"/>
          </w:p>
        </w:tc>
        <w:tc>
          <w:tcPr>
            <w:tcW w:w="1038" w:type="pct"/>
            <w:tcPrChange w:id="5119" w:author="Александр" w:date="2020-04-13T06:32:00Z">
              <w:tcPr>
                <w:tcW w:w="1038" w:type="pct"/>
              </w:tcPr>
            </w:tcPrChange>
          </w:tcPr>
          <w:p w14:paraId="081AE487" w14:textId="17ABEAB9" w:rsidR="003A4F65" w:rsidRPr="000E3C42" w:rsidDel="008B263D" w:rsidRDefault="003A4F65" w:rsidP="003A4F65">
            <w:pPr>
              <w:jc w:val="left"/>
              <w:rPr>
                <w:del w:id="5120" w:author="Владимир Лаут" w:date="2021-03-03T11:03:00Z"/>
                <w:rFonts w:ascii="Arial" w:hAnsi="Arial" w:cs="Arial"/>
                <w:color w:val="000000"/>
                <w:sz w:val="20"/>
                <w:szCs w:val="20"/>
              </w:rPr>
            </w:pPr>
            <w:ins w:id="5121" w:author="Александр" w:date="2020-04-13T06:32:00Z">
              <w:del w:id="5122" w:author="Владимир Лаут" w:date="2021-03-03T11:02:00Z">
                <w:r w:rsidRPr="00AE7409" w:rsidDel="008B263D">
                  <w:delText>ЗМН</w:delText>
                </w:r>
              </w:del>
            </w:ins>
            <w:del w:id="5123" w:author="Владимир Лаут" w:date="2021-03-03T11:02:00Z">
              <w:r w:rsidRPr="000E3C42" w:rsidDel="008B263D">
                <w:rPr>
                  <w:rFonts w:ascii="Arial" w:hAnsi="Arial" w:cs="Arial"/>
                  <w:sz w:val="20"/>
                  <w:szCs w:val="20"/>
                  <w:lang w:eastAsia="ru-RU"/>
                </w:rPr>
                <w:delText>ПТО</w:delText>
              </w:r>
            </w:del>
            <w:bookmarkStart w:id="5124" w:name="_Toc67553984"/>
            <w:bookmarkStart w:id="5125" w:name="_Toc67555321"/>
            <w:bookmarkStart w:id="5126" w:name="_Toc67556374"/>
            <w:bookmarkEnd w:id="5124"/>
            <w:bookmarkEnd w:id="5125"/>
            <w:bookmarkEnd w:id="5126"/>
          </w:p>
        </w:tc>
        <w:bookmarkStart w:id="5127" w:name="_Toc67553985"/>
        <w:bookmarkStart w:id="5128" w:name="_Toc67555322"/>
        <w:bookmarkStart w:id="5129" w:name="_Toc67556375"/>
        <w:bookmarkEnd w:id="5127"/>
        <w:bookmarkEnd w:id="5128"/>
        <w:bookmarkEnd w:id="5129"/>
      </w:tr>
      <w:tr w:rsidR="003A4F65" w:rsidRPr="000E3C42" w:rsidDel="008B263D" w14:paraId="567E44B9" w14:textId="21B93C0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13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del w:id="5131" w:author="Владимир Лаут" w:date="2021-03-03T11:03:00Z"/>
          <w:trPrChange w:id="5132" w:author="Александр" w:date="2020-04-13T06:32:00Z">
            <w:trPr>
              <w:cantSplit/>
              <w:jc w:val="center"/>
            </w:trPr>
          </w:trPrChange>
        </w:trPr>
        <w:tc>
          <w:tcPr>
            <w:tcW w:w="1009" w:type="pct"/>
            <w:tcPrChange w:id="5133" w:author="Александр" w:date="2020-04-13T06:32:00Z">
              <w:tcPr>
                <w:tcW w:w="1009" w:type="pct"/>
              </w:tcPr>
            </w:tcPrChange>
          </w:tcPr>
          <w:p w14:paraId="2CAB5C30" w14:textId="135E216F" w:rsidR="003A4F65" w:rsidRPr="000E3C42" w:rsidDel="008B263D" w:rsidRDefault="003A4F65" w:rsidP="003A4F65">
            <w:pPr>
              <w:jc w:val="left"/>
              <w:rPr>
                <w:del w:id="5134" w:author="Владимир Лаут" w:date="2021-03-03T11:03:00Z"/>
                <w:rFonts w:ascii="Arial" w:hAnsi="Arial" w:cs="Arial"/>
                <w:color w:val="000000"/>
                <w:sz w:val="20"/>
                <w:szCs w:val="20"/>
              </w:rPr>
            </w:pPr>
            <w:ins w:id="5135" w:author="Александр" w:date="2020-04-13T06:32:00Z">
              <w:del w:id="5136" w:author="Владимир Лаут" w:date="2021-03-03T11:02:00Z">
                <w:r w:rsidRPr="00AE7409" w:rsidDel="008B263D">
                  <w:delText>21</w:delText>
                </w:r>
              </w:del>
            </w:ins>
            <w:del w:id="5137" w:author="Владимир Лаут" w:date="2021-03-03T11:02:00Z">
              <w:r w:rsidRPr="000E3C42" w:rsidDel="008B263D">
                <w:rPr>
                  <w:rFonts w:ascii="Arial" w:hAnsi="Arial" w:cs="Arial"/>
                  <w:sz w:val="20"/>
                  <w:szCs w:val="20"/>
                  <w:lang w:eastAsia="ru-RU"/>
                </w:rPr>
                <w:delText>ЧО</w:delText>
              </w:r>
            </w:del>
            <w:bookmarkStart w:id="5138" w:name="_Toc67553986"/>
            <w:bookmarkStart w:id="5139" w:name="_Toc67555323"/>
            <w:bookmarkStart w:id="5140" w:name="_Toc67556376"/>
            <w:bookmarkEnd w:id="5138"/>
            <w:bookmarkEnd w:id="5139"/>
            <w:bookmarkEnd w:id="5140"/>
          </w:p>
        </w:tc>
        <w:tc>
          <w:tcPr>
            <w:tcW w:w="2064" w:type="pct"/>
            <w:tcPrChange w:id="5141" w:author="Александр" w:date="2020-04-13T06:32:00Z">
              <w:tcPr>
                <w:tcW w:w="2064" w:type="pct"/>
                <w:vAlign w:val="bottom"/>
              </w:tcPr>
            </w:tcPrChange>
          </w:tcPr>
          <w:p w14:paraId="44FC7029" w14:textId="1D356862" w:rsidR="003A4F65" w:rsidRPr="000E3C42" w:rsidDel="008B263D" w:rsidRDefault="003A4F65" w:rsidP="003A4F65">
            <w:pPr>
              <w:jc w:val="left"/>
              <w:rPr>
                <w:del w:id="5142" w:author="Владимир Лаут" w:date="2021-03-03T11:03:00Z"/>
                <w:rFonts w:ascii="Arial" w:hAnsi="Arial" w:cs="Arial"/>
                <w:color w:val="000000"/>
                <w:sz w:val="20"/>
                <w:szCs w:val="20"/>
              </w:rPr>
            </w:pPr>
            <w:ins w:id="5143" w:author="Александр" w:date="2020-04-13T06:32:00Z">
              <w:del w:id="5144" w:author="Владимир Лаут" w:date="2021-03-03T11:02:00Z">
                <w:r w:rsidRPr="00AE7409" w:rsidDel="008B263D">
                  <w:delText>КР ковша</w:delText>
                </w:r>
              </w:del>
            </w:ins>
            <w:del w:id="5145" w:author="Владимир Лаут" w:date="2021-03-03T11:02:00Z">
              <w:r w:rsidRPr="000E3C42" w:rsidDel="008B263D">
                <w:rPr>
                  <w:rFonts w:ascii="Arial" w:hAnsi="Arial" w:cs="Arial"/>
                  <w:sz w:val="20"/>
                  <w:szCs w:val="20"/>
                  <w:lang w:eastAsia="ru-RU"/>
                </w:rPr>
                <w:delText>Частичное техническое освидетельствование ГПМ</w:delText>
              </w:r>
            </w:del>
            <w:bookmarkStart w:id="5146" w:name="_Toc67553987"/>
            <w:bookmarkStart w:id="5147" w:name="_Toc67555324"/>
            <w:bookmarkStart w:id="5148" w:name="_Toc67556377"/>
            <w:bookmarkEnd w:id="5146"/>
            <w:bookmarkEnd w:id="5147"/>
            <w:bookmarkEnd w:id="5148"/>
          </w:p>
        </w:tc>
        <w:tc>
          <w:tcPr>
            <w:tcW w:w="889" w:type="pct"/>
            <w:tcPrChange w:id="5149" w:author="Александр" w:date="2020-04-13T06:32:00Z">
              <w:tcPr>
                <w:tcW w:w="889" w:type="pct"/>
              </w:tcPr>
            </w:tcPrChange>
          </w:tcPr>
          <w:p w14:paraId="23679CC1" w14:textId="24F22EE7" w:rsidR="003A4F65" w:rsidRPr="000E3C42" w:rsidDel="008B263D" w:rsidRDefault="003A4F65" w:rsidP="003A4F65">
            <w:pPr>
              <w:jc w:val="left"/>
              <w:rPr>
                <w:del w:id="5150" w:author="Владимир Лаут" w:date="2021-03-03T11:03:00Z"/>
                <w:rFonts w:ascii="Arial" w:hAnsi="Arial" w:cs="Arial"/>
                <w:color w:val="000000"/>
                <w:sz w:val="20"/>
                <w:szCs w:val="20"/>
              </w:rPr>
            </w:pPr>
            <w:ins w:id="5151" w:author="Александр" w:date="2020-04-13T06:32:00Z">
              <w:del w:id="5152" w:author="Владимир Лаут" w:date="2021-03-03T11:02:00Z">
                <w:r w:rsidRPr="00AE7409" w:rsidDel="008B263D">
                  <w:delText>21</w:delText>
                </w:r>
              </w:del>
            </w:ins>
            <w:del w:id="5153" w:author="Владимир Лаут" w:date="2021-03-03T11:02:00Z">
              <w:r w:rsidRPr="000E3C42" w:rsidDel="008B263D">
                <w:rPr>
                  <w:rFonts w:ascii="Arial" w:hAnsi="Arial" w:cs="Arial"/>
                  <w:sz w:val="20"/>
                  <w:szCs w:val="20"/>
                  <w:lang w:eastAsia="ru-RU"/>
                </w:rPr>
                <w:delText>ЧО</w:delText>
              </w:r>
            </w:del>
            <w:bookmarkStart w:id="5154" w:name="_Toc67553988"/>
            <w:bookmarkStart w:id="5155" w:name="_Toc67555325"/>
            <w:bookmarkStart w:id="5156" w:name="_Toc67556378"/>
            <w:bookmarkEnd w:id="5154"/>
            <w:bookmarkEnd w:id="5155"/>
            <w:bookmarkEnd w:id="5156"/>
          </w:p>
        </w:tc>
        <w:tc>
          <w:tcPr>
            <w:tcW w:w="1038" w:type="pct"/>
            <w:tcPrChange w:id="5157" w:author="Александр" w:date="2020-04-13T06:32:00Z">
              <w:tcPr>
                <w:tcW w:w="1038" w:type="pct"/>
              </w:tcPr>
            </w:tcPrChange>
          </w:tcPr>
          <w:p w14:paraId="58F55301" w14:textId="79FE0957" w:rsidR="003A4F65" w:rsidRPr="000E3C42" w:rsidDel="008B263D" w:rsidRDefault="003A4F65" w:rsidP="003A4F65">
            <w:pPr>
              <w:jc w:val="left"/>
              <w:rPr>
                <w:del w:id="5158" w:author="Владимир Лаут" w:date="2021-03-03T11:03:00Z"/>
                <w:rFonts w:ascii="Arial" w:hAnsi="Arial" w:cs="Arial"/>
                <w:color w:val="000000"/>
                <w:sz w:val="20"/>
                <w:szCs w:val="20"/>
              </w:rPr>
            </w:pPr>
            <w:ins w:id="5159" w:author="Александр" w:date="2020-04-13T06:32:00Z">
              <w:del w:id="5160" w:author="Владимир Лаут" w:date="2021-03-03T11:02:00Z">
                <w:r w:rsidRPr="00AE7409" w:rsidDel="008B263D">
                  <w:delText>КР</w:delText>
                </w:r>
              </w:del>
            </w:ins>
            <w:del w:id="5161" w:author="Владимир Лаут" w:date="2021-03-03T11:02:00Z">
              <w:r w:rsidRPr="000E3C42" w:rsidDel="008B263D">
                <w:rPr>
                  <w:rFonts w:ascii="Arial" w:hAnsi="Arial" w:cs="Arial"/>
                  <w:sz w:val="20"/>
                  <w:szCs w:val="20"/>
                  <w:lang w:eastAsia="ru-RU"/>
                </w:rPr>
                <w:delText>ЧТО</w:delText>
              </w:r>
            </w:del>
            <w:bookmarkStart w:id="5162" w:name="_Toc67553989"/>
            <w:bookmarkStart w:id="5163" w:name="_Toc67555326"/>
            <w:bookmarkStart w:id="5164" w:name="_Toc67556379"/>
            <w:bookmarkEnd w:id="5162"/>
            <w:bookmarkEnd w:id="5163"/>
            <w:bookmarkEnd w:id="5164"/>
          </w:p>
        </w:tc>
        <w:bookmarkStart w:id="5165" w:name="_Toc67553990"/>
        <w:bookmarkStart w:id="5166" w:name="_Toc67555327"/>
        <w:bookmarkStart w:id="5167" w:name="_Toc67556380"/>
        <w:bookmarkEnd w:id="5165"/>
        <w:bookmarkEnd w:id="5166"/>
        <w:bookmarkEnd w:id="5167"/>
      </w:tr>
      <w:tr w:rsidR="003A4F65" w:rsidRPr="000E3C42" w:rsidDel="008B263D" w14:paraId="7F93C6A0" w14:textId="4F385520"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16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169" w:author="Александр" w:date="2020-04-13T06:32:00Z"/>
          <w:del w:id="5170" w:author="Владимир Лаут" w:date="2021-03-03T11:03:00Z"/>
          <w:trPrChange w:id="5171" w:author="Александр" w:date="2020-04-13T06:32:00Z">
            <w:trPr>
              <w:cantSplit/>
              <w:jc w:val="center"/>
            </w:trPr>
          </w:trPrChange>
        </w:trPr>
        <w:tc>
          <w:tcPr>
            <w:tcW w:w="1009" w:type="pct"/>
            <w:tcPrChange w:id="5172" w:author="Александр" w:date="2020-04-13T06:32:00Z">
              <w:tcPr>
                <w:tcW w:w="1009" w:type="pct"/>
              </w:tcPr>
            </w:tcPrChange>
          </w:tcPr>
          <w:p w14:paraId="7CF4AFB7" w14:textId="5A3FAD55" w:rsidR="003A4F65" w:rsidRPr="000E3C42" w:rsidDel="008B263D" w:rsidRDefault="003A4F65" w:rsidP="003A4F65">
            <w:pPr>
              <w:jc w:val="left"/>
              <w:rPr>
                <w:ins w:id="5173" w:author="Александр" w:date="2020-04-13T06:32:00Z"/>
                <w:del w:id="5174" w:author="Владимир Лаут" w:date="2021-03-03T11:03:00Z"/>
                <w:rFonts w:ascii="Arial" w:hAnsi="Arial" w:cs="Arial"/>
                <w:sz w:val="20"/>
                <w:szCs w:val="20"/>
                <w:lang w:eastAsia="ru-RU"/>
              </w:rPr>
            </w:pPr>
            <w:ins w:id="5175" w:author="Александр" w:date="2020-04-13T06:32:00Z">
              <w:del w:id="5176" w:author="Владимир Лаут" w:date="2021-03-03T11:02:00Z">
                <w:r w:rsidRPr="00AE7409" w:rsidDel="008B263D">
                  <w:delText>22</w:delText>
                </w:r>
              </w:del>
              <w:bookmarkStart w:id="5177" w:name="_Toc67553991"/>
              <w:bookmarkStart w:id="5178" w:name="_Toc67555328"/>
              <w:bookmarkStart w:id="5179" w:name="_Toc67556381"/>
              <w:bookmarkEnd w:id="5177"/>
              <w:bookmarkEnd w:id="5178"/>
              <w:bookmarkEnd w:id="5179"/>
            </w:ins>
          </w:p>
        </w:tc>
        <w:tc>
          <w:tcPr>
            <w:tcW w:w="2064" w:type="pct"/>
            <w:tcPrChange w:id="5180" w:author="Александр" w:date="2020-04-13T06:32:00Z">
              <w:tcPr>
                <w:tcW w:w="2064" w:type="pct"/>
                <w:vAlign w:val="bottom"/>
              </w:tcPr>
            </w:tcPrChange>
          </w:tcPr>
          <w:p w14:paraId="520605E7" w14:textId="57E96DD8" w:rsidR="003A4F65" w:rsidRPr="000E3C42" w:rsidDel="008B263D" w:rsidRDefault="003A4F65" w:rsidP="003A4F65">
            <w:pPr>
              <w:jc w:val="left"/>
              <w:rPr>
                <w:ins w:id="5181" w:author="Александр" w:date="2020-04-13T06:32:00Z"/>
                <w:del w:id="5182" w:author="Владимир Лаут" w:date="2021-03-03T11:03:00Z"/>
                <w:rFonts w:ascii="Arial" w:hAnsi="Arial" w:cs="Arial"/>
                <w:sz w:val="20"/>
                <w:szCs w:val="20"/>
                <w:lang w:eastAsia="ru-RU"/>
              </w:rPr>
            </w:pPr>
            <w:ins w:id="5183" w:author="Александр" w:date="2020-04-13T06:32:00Z">
              <w:del w:id="5184" w:author="Владимир Лаут" w:date="2021-03-03T11:02:00Z">
                <w:r w:rsidRPr="00AE7409" w:rsidDel="008B263D">
                  <w:delText>КР компрессоров</w:delText>
                </w:r>
              </w:del>
              <w:bookmarkStart w:id="5185" w:name="_Toc67553992"/>
              <w:bookmarkStart w:id="5186" w:name="_Toc67555329"/>
              <w:bookmarkStart w:id="5187" w:name="_Toc67556382"/>
              <w:bookmarkEnd w:id="5185"/>
              <w:bookmarkEnd w:id="5186"/>
              <w:bookmarkEnd w:id="5187"/>
            </w:ins>
          </w:p>
        </w:tc>
        <w:tc>
          <w:tcPr>
            <w:tcW w:w="889" w:type="pct"/>
            <w:tcPrChange w:id="5188" w:author="Александр" w:date="2020-04-13T06:32:00Z">
              <w:tcPr>
                <w:tcW w:w="889" w:type="pct"/>
              </w:tcPr>
            </w:tcPrChange>
          </w:tcPr>
          <w:p w14:paraId="4C1D43A9" w14:textId="3127DAC0" w:rsidR="003A4F65" w:rsidRPr="000E3C42" w:rsidDel="008B263D" w:rsidRDefault="003A4F65" w:rsidP="003A4F65">
            <w:pPr>
              <w:jc w:val="left"/>
              <w:rPr>
                <w:ins w:id="5189" w:author="Александр" w:date="2020-04-13T06:32:00Z"/>
                <w:del w:id="5190" w:author="Владимир Лаут" w:date="2021-03-03T11:03:00Z"/>
                <w:rFonts w:ascii="Arial" w:hAnsi="Arial" w:cs="Arial"/>
                <w:sz w:val="20"/>
                <w:szCs w:val="20"/>
                <w:lang w:eastAsia="ru-RU"/>
              </w:rPr>
            </w:pPr>
            <w:ins w:id="5191" w:author="Александр" w:date="2020-04-13T06:32:00Z">
              <w:del w:id="5192" w:author="Владимир Лаут" w:date="2021-03-03T11:02:00Z">
                <w:r w:rsidRPr="00AE7409" w:rsidDel="008B263D">
                  <w:delText>22</w:delText>
                </w:r>
              </w:del>
              <w:bookmarkStart w:id="5193" w:name="_Toc67553993"/>
              <w:bookmarkStart w:id="5194" w:name="_Toc67555330"/>
              <w:bookmarkStart w:id="5195" w:name="_Toc67556383"/>
              <w:bookmarkEnd w:id="5193"/>
              <w:bookmarkEnd w:id="5194"/>
              <w:bookmarkEnd w:id="5195"/>
            </w:ins>
          </w:p>
        </w:tc>
        <w:tc>
          <w:tcPr>
            <w:tcW w:w="1038" w:type="pct"/>
            <w:tcPrChange w:id="5196" w:author="Александр" w:date="2020-04-13T06:32:00Z">
              <w:tcPr>
                <w:tcW w:w="1038" w:type="pct"/>
              </w:tcPr>
            </w:tcPrChange>
          </w:tcPr>
          <w:p w14:paraId="19B994F2" w14:textId="60FFC513" w:rsidR="003A4F65" w:rsidRPr="000E3C42" w:rsidDel="008B263D" w:rsidRDefault="003A4F65" w:rsidP="003A4F65">
            <w:pPr>
              <w:jc w:val="left"/>
              <w:rPr>
                <w:ins w:id="5197" w:author="Александр" w:date="2020-04-13T06:32:00Z"/>
                <w:del w:id="5198" w:author="Владимир Лаут" w:date="2021-03-03T11:03:00Z"/>
                <w:rFonts w:ascii="Arial" w:hAnsi="Arial" w:cs="Arial"/>
                <w:sz w:val="20"/>
                <w:szCs w:val="20"/>
                <w:lang w:eastAsia="ru-RU"/>
              </w:rPr>
            </w:pPr>
            <w:ins w:id="5199" w:author="Александр" w:date="2020-04-13T06:32:00Z">
              <w:del w:id="5200" w:author="Владимир Лаут" w:date="2021-03-03T11:02:00Z">
                <w:r w:rsidRPr="00AE7409" w:rsidDel="008B263D">
                  <w:delText>КР</w:delText>
                </w:r>
              </w:del>
              <w:bookmarkStart w:id="5201" w:name="_Toc67553994"/>
              <w:bookmarkStart w:id="5202" w:name="_Toc67555331"/>
              <w:bookmarkStart w:id="5203" w:name="_Toc67556384"/>
              <w:bookmarkEnd w:id="5201"/>
              <w:bookmarkEnd w:id="5202"/>
              <w:bookmarkEnd w:id="5203"/>
            </w:ins>
          </w:p>
        </w:tc>
        <w:bookmarkStart w:id="5204" w:name="_Toc67553995"/>
        <w:bookmarkStart w:id="5205" w:name="_Toc67555332"/>
        <w:bookmarkStart w:id="5206" w:name="_Toc67556385"/>
        <w:bookmarkEnd w:id="5204"/>
        <w:bookmarkEnd w:id="5205"/>
        <w:bookmarkEnd w:id="5206"/>
      </w:tr>
      <w:tr w:rsidR="003A4F65" w:rsidRPr="000E3C42" w:rsidDel="008B263D" w14:paraId="6F88DBEC" w14:textId="6C02D63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20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208" w:author="Александр" w:date="2020-04-13T06:32:00Z"/>
          <w:del w:id="5209" w:author="Владимир Лаут" w:date="2021-03-03T11:03:00Z"/>
          <w:trPrChange w:id="5210" w:author="Александр" w:date="2020-04-13T06:32:00Z">
            <w:trPr>
              <w:cantSplit/>
              <w:jc w:val="center"/>
            </w:trPr>
          </w:trPrChange>
        </w:trPr>
        <w:tc>
          <w:tcPr>
            <w:tcW w:w="1009" w:type="pct"/>
            <w:tcPrChange w:id="5211" w:author="Александр" w:date="2020-04-13T06:32:00Z">
              <w:tcPr>
                <w:tcW w:w="1009" w:type="pct"/>
              </w:tcPr>
            </w:tcPrChange>
          </w:tcPr>
          <w:p w14:paraId="3B240A95" w14:textId="3F2683B1" w:rsidR="003A4F65" w:rsidRPr="000E3C42" w:rsidDel="008B263D" w:rsidRDefault="003A4F65" w:rsidP="003A4F65">
            <w:pPr>
              <w:jc w:val="left"/>
              <w:rPr>
                <w:ins w:id="5212" w:author="Александр" w:date="2020-04-13T06:32:00Z"/>
                <w:del w:id="5213" w:author="Владимир Лаут" w:date="2021-03-03T11:03:00Z"/>
                <w:rFonts w:ascii="Arial" w:hAnsi="Arial" w:cs="Arial"/>
                <w:sz w:val="20"/>
                <w:szCs w:val="20"/>
                <w:lang w:eastAsia="ru-RU"/>
              </w:rPr>
            </w:pPr>
            <w:ins w:id="5214" w:author="Александр" w:date="2020-04-13T06:32:00Z">
              <w:del w:id="5215" w:author="Владимир Лаут" w:date="2021-03-03T11:02:00Z">
                <w:r w:rsidRPr="00AE7409" w:rsidDel="008B263D">
                  <w:delText>23</w:delText>
                </w:r>
              </w:del>
              <w:bookmarkStart w:id="5216" w:name="_Toc67553996"/>
              <w:bookmarkStart w:id="5217" w:name="_Toc67555333"/>
              <w:bookmarkStart w:id="5218" w:name="_Toc67556386"/>
              <w:bookmarkEnd w:id="5216"/>
              <w:bookmarkEnd w:id="5217"/>
              <w:bookmarkEnd w:id="5218"/>
            </w:ins>
          </w:p>
        </w:tc>
        <w:tc>
          <w:tcPr>
            <w:tcW w:w="2064" w:type="pct"/>
            <w:tcPrChange w:id="5219" w:author="Александр" w:date="2020-04-13T06:32:00Z">
              <w:tcPr>
                <w:tcW w:w="2064" w:type="pct"/>
                <w:vAlign w:val="bottom"/>
              </w:tcPr>
            </w:tcPrChange>
          </w:tcPr>
          <w:p w14:paraId="70B6D031" w14:textId="4396F9B0" w:rsidR="003A4F65" w:rsidRPr="000E3C42" w:rsidDel="008B263D" w:rsidRDefault="003A4F65" w:rsidP="003A4F65">
            <w:pPr>
              <w:jc w:val="left"/>
              <w:rPr>
                <w:ins w:id="5220" w:author="Александр" w:date="2020-04-13T06:32:00Z"/>
                <w:del w:id="5221" w:author="Владимир Лаут" w:date="2021-03-03T11:03:00Z"/>
                <w:rFonts w:ascii="Arial" w:hAnsi="Arial" w:cs="Arial"/>
                <w:sz w:val="20"/>
                <w:szCs w:val="20"/>
                <w:lang w:eastAsia="ru-RU"/>
              </w:rPr>
            </w:pPr>
            <w:ins w:id="5222" w:author="Александр" w:date="2020-04-13T06:32:00Z">
              <w:del w:id="5223" w:author="Владимир Лаут" w:date="2021-03-03T11:02:00Z">
                <w:r w:rsidRPr="00AE7409" w:rsidDel="008B263D">
                  <w:delText>КР конечной передачи</w:delText>
                </w:r>
              </w:del>
              <w:bookmarkStart w:id="5224" w:name="_Toc67553997"/>
              <w:bookmarkStart w:id="5225" w:name="_Toc67555334"/>
              <w:bookmarkStart w:id="5226" w:name="_Toc67556387"/>
              <w:bookmarkEnd w:id="5224"/>
              <w:bookmarkEnd w:id="5225"/>
              <w:bookmarkEnd w:id="5226"/>
            </w:ins>
          </w:p>
        </w:tc>
        <w:tc>
          <w:tcPr>
            <w:tcW w:w="889" w:type="pct"/>
            <w:tcPrChange w:id="5227" w:author="Александр" w:date="2020-04-13T06:32:00Z">
              <w:tcPr>
                <w:tcW w:w="889" w:type="pct"/>
              </w:tcPr>
            </w:tcPrChange>
          </w:tcPr>
          <w:p w14:paraId="305DCE61" w14:textId="11F5AD5B" w:rsidR="003A4F65" w:rsidRPr="000E3C42" w:rsidDel="008B263D" w:rsidRDefault="003A4F65" w:rsidP="003A4F65">
            <w:pPr>
              <w:jc w:val="left"/>
              <w:rPr>
                <w:ins w:id="5228" w:author="Александр" w:date="2020-04-13T06:32:00Z"/>
                <w:del w:id="5229" w:author="Владимир Лаут" w:date="2021-03-03T11:03:00Z"/>
                <w:rFonts w:ascii="Arial" w:hAnsi="Arial" w:cs="Arial"/>
                <w:sz w:val="20"/>
                <w:szCs w:val="20"/>
                <w:lang w:eastAsia="ru-RU"/>
              </w:rPr>
            </w:pPr>
            <w:ins w:id="5230" w:author="Александр" w:date="2020-04-13T06:32:00Z">
              <w:del w:id="5231" w:author="Владимир Лаут" w:date="2021-03-03T11:02:00Z">
                <w:r w:rsidRPr="00AE7409" w:rsidDel="008B263D">
                  <w:delText>23</w:delText>
                </w:r>
              </w:del>
              <w:bookmarkStart w:id="5232" w:name="_Toc67553998"/>
              <w:bookmarkStart w:id="5233" w:name="_Toc67555335"/>
              <w:bookmarkStart w:id="5234" w:name="_Toc67556388"/>
              <w:bookmarkEnd w:id="5232"/>
              <w:bookmarkEnd w:id="5233"/>
              <w:bookmarkEnd w:id="5234"/>
            </w:ins>
          </w:p>
        </w:tc>
        <w:tc>
          <w:tcPr>
            <w:tcW w:w="1038" w:type="pct"/>
            <w:tcPrChange w:id="5235" w:author="Александр" w:date="2020-04-13T06:32:00Z">
              <w:tcPr>
                <w:tcW w:w="1038" w:type="pct"/>
              </w:tcPr>
            </w:tcPrChange>
          </w:tcPr>
          <w:p w14:paraId="19C32C58" w14:textId="19083C6D" w:rsidR="003A4F65" w:rsidRPr="000E3C42" w:rsidDel="008B263D" w:rsidRDefault="003A4F65" w:rsidP="003A4F65">
            <w:pPr>
              <w:jc w:val="left"/>
              <w:rPr>
                <w:ins w:id="5236" w:author="Александр" w:date="2020-04-13T06:32:00Z"/>
                <w:del w:id="5237" w:author="Владимир Лаут" w:date="2021-03-03T11:03:00Z"/>
                <w:rFonts w:ascii="Arial" w:hAnsi="Arial" w:cs="Arial"/>
                <w:sz w:val="20"/>
                <w:szCs w:val="20"/>
                <w:lang w:eastAsia="ru-RU"/>
              </w:rPr>
            </w:pPr>
            <w:ins w:id="5238" w:author="Александр" w:date="2020-04-13T06:32:00Z">
              <w:del w:id="5239" w:author="Владимир Лаут" w:date="2021-03-03T11:02:00Z">
                <w:r w:rsidRPr="00AE7409" w:rsidDel="008B263D">
                  <w:delText>КР</w:delText>
                </w:r>
              </w:del>
              <w:bookmarkStart w:id="5240" w:name="_Toc67553999"/>
              <w:bookmarkStart w:id="5241" w:name="_Toc67555336"/>
              <w:bookmarkStart w:id="5242" w:name="_Toc67556389"/>
              <w:bookmarkEnd w:id="5240"/>
              <w:bookmarkEnd w:id="5241"/>
              <w:bookmarkEnd w:id="5242"/>
            </w:ins>
          </w:p>
        </w:tc>
        <w:bookmarkStart w:id="5243" w:name="_Toc67554000"/>
        <w:bookmarkStart w:id="5244" w:name="_Toc67555337"/>
        <w:bookmarkStart w:id="5245" w:name="_Toc67556390"/>
        <w:bookmarkEnd w:id="5243"/>
        <w:bookmarkEnd w:id="5244"/>
        <w:bookmarkEnd w:id="5245"/>
      </w:tr>
      <w:tr w:rsidR="003A4F65" w:rsidRPr="000E3C42" w:rsidDel="008B263D" w14:paraId="18BDCA08" w14:textId="57A9676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24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247" w:author="Александр" w:date="2020-04-13T06:32:00Z"/>
          <w:del w:id="5248" w:author="Владимир Лаут" w:date="2021-03-03T11:03:00Z"/>
          <w:trPrChange w:id="5249" w:author="Александр" w:date="2020-04-13T06:32:00Z">
            <w:trPr>
              <w:cantSplit/>
              <w:jc w:val="center"/>
            </w:trPr>
          </w:trPrChange>
        </w:trPr>
        <w:tc>
          <w:tcPr>
            <w:tcW w:w="1009" w:type="pct"/>
            <w:tcPrChange w:id="5250" w:author="Александр" w:date="2020-04-13T06:32:00Z">
              <w:tcPr>
                <w:tcW w:w="1009" w:type="pct"/>
              </w:tcPr>
            </w:tcPrChange>
          </w:tcPr>
          <w:p w14:paraId="6A55B923" w14:textId="43E029A2" w:rsidR="003A4F65" w:rsidRPr="000E3C42" w:rsidDel="008B263D" w:rsidRDefault="003A4F65" w:rsidP="003A4F65">
            <w:pPr>
              <w:jc w:val="left"/>
              <w:rPr>
                <w:ins w:id="5251" w:author="Александр" w:date="2020-04-13T06:32:00Z"/>
                <w:del w:id="5252" w:author="Владимир Лаут" w:date="2021-03-03T11:03:00Z"/>
                <w:rFonts w:ascii="Arial" w:hAnsi="Arial" w:cs="Arial"/>
                <w:sz w:val="20"/>
                <w:szCs w:val="20"/>
                <w:lang w:eastAsia="ru-RU"/>
              </w:rPr>
            </w:pPr>
            <w:ins w:id="5253" w:author="Александр" w:date="2020-04-13T06:32:00Z">
              <w:del w:id="5254" w:author="Владимир Лаут" w:date="2021-03-03T11:02:00Z">
                <w:r w:rsidRPr="00AE7409" w:rsidDel="008B263D">
                  <w:delText>24</w:delText>
                </w:r>
              </w:del>
              <w:bookmarkStart w:id="5255" w:name="_Toc67554001"/>
              <w:bookmarkStart w:id="5256" w:name="_Toc67555338"/>
              <w:bookmarkStart w:id="5257" w:name="_Toc67556391"/>
              <w:bookmarkEnd w:id="5255"/>
              <w:bookmarkEnd w:id="5256"/>
              <w:bookmarkEnd w:id="5257"/>
            </w:ins>
          </w:p>
        </w:tc>
        <w:tc>
          <w:tcPr>
            <w:tcW w:w="2064" w:type="pct"/>
            <w:tcPrChange w:id="5258" w:author="Александр" w:date="2020-04-13T06:32:00Z">
              <w:tcPr>
                <w:tcW w:w="2064" w:type="pct"/>
                <w:vAlign w:val="bottom"/>
              </w:tcPr>
            </w:tcPrChange>
          </w:tcPr>
          <w:p w14:paraId="75AC6F1E" w14:textId="09AA143B" w:rsidR="003A4F65" w:rsidRPr="000E3C42" w:rsidDel="008B263D" w:rsidRDefault="003A4F65" w:rsidP="003A4F65">
            <w:pPr>
              <w:jc w:val="left"/>
              <w:rPr>
                <w:ins w:id="5259" w:author="Александр" w:date="2020-04-13T06:32:00Z"/>
                <w:del w:id="5260" w:author="Владимир Лаут" w:date="2021-03-03T11:03:00Z"/>
                <w:rFonts w:ascii="Arial" w:hAnsi="Arial" w:cs="Arial"/>
                <w:sz w:val="20"/>
                <w:szCs w:val="20"/>
                <w:lang w:eastAsia="ru-RU"/>
              </w:rPr>
            </w:pPr>
            <w:ins w:id="5261" w:author="Александр" w:date="2020-04-13T06:32:00Z">
              <w:del w:id="5262" w:author="Владимир Лаут" w:date="2021-03-03T11:02:00Z">
                <w:r w:rsidRPr="00AE7409" w:rsidDel="008B263D">
                  <w:delText>КР коробки передач</w:delText>
                </w:r>
              </w:del>
              <w:bookmarkStart w:id="5263" w:name="_Toc67554002"/>
              <w:bookmarkStart w:id="5264" w:name="_Toc67555339"/>
              <w:bookmarkStart w:id="5265" w:name="_Toc67556392"/>
              <w:bookmarkEnd w:id="5263"/>
              <w:bookmarkEnd w:id="5264"/>
              <w:bookmarkEnd w:id="5265"/>
            </w:ins>
          </w:p>
        </w:tc>
        <w:tc>
          <w:tcPr>
            <w:tcW w:w="889" w:type="pct"/>
            <w:tcPrChange w:id="5266" w:author="Александр" w:date="2020-04-13T06:32:00Z">
              <w:tcPr>
                <w:tcW w:w="889" w:type="pct"/>
              </w:tcPr>
            </w:tcPrChange>
          </w:tcPr>
          <w:p w14:paraId="732FD851" w14:textId="5CD6CFE2" w:rsidR="003A4F65" w:rsidRPr="000E3C42" w:rsidDel="008B263D" w:rsidRDefault="003A4F65" w:rsidP="003A4F65">
            <w:pPr>
              <w:jc w:val="left"/>
              <w:rPr>
                <w:ins w:id="5267" w:author="Александр" w:date="2020-04-13T06:32:00Z"/>
                <w:del w:id="5268" w:author="Владимир Лаут" w:date="2021-03-03T11:03:00Z"/>
                <w:rFonts w:ascii="Arial" w:hAnsi="Arial" w:cs="Arial"/>
                <w:sz w:val="20"/>
                <w:szCs w:val="20"/>
                <w:lang w:eastAsia="ru-RU"/>
              </w:rPr>
            </w:pPr>
            <w:ins w:id="5269" w:author="Александр" w:date="2020-04-13T06:32:00Z">
              <w:del w:id="5270" w:author="Владимир Лаут" w:date="2021-03-03T11:02:00Z">
                <w:r w:rsidRPr="00AE7409" w:rsidDel="008B263D">
                  <w:delText>24</w:delText>
                </w:r>
              </w:del>
              <w:bookmarkStart w:id="5271" w:name="_Toc67554003"/>
              <w:bookmarkStart w:id="5272" w:name="_Toc67555340"/>
              <w:bookmarkStart w:id="5273" w:name="_Toc67556393"/>
              <w:bookmarkEnd w:id="5271"/>
              <w:bookmarkEnd w:id="5272"/>
              <w:bookmarkEnd w:id="5273"/>
            </w:ins>
          </w:p>
        </w:tc>
        <w:tc>
          <w:tcPr>
            <w:tcW w:w="1038" w:type="pct"/>
            <w:tcPrChange w:id="5274" w:author="Александр" w:date="2020-04-13T06:32:00Z">
              <w:tcPr>
                <w:tcW w:w="1038" w:type="pct"/>
              </w:tcPr>
            </w:tcPrChange>
          </w:tcPr>
          <w:p w14:paraId="0D8A9689" w14:textId="37F1F0A3" w:rsidR="003A4F65" w:rsidRPr="000E3C42" w:rsidDel="008B263D" w:rsidRDefault="003A4F65" w:rsidP="003A4F65">
            <w:pPr>
              <w:jc w:val="left"/>
              <w:rPr>
                <w:ins w:id="5275" w:author="Александр" w:date="2020-04-13T06:32:00Z"/>
                <w:del w:id="5276" w:author="Владимир Лаут" w:date="2021-03-03T11:03:00Z"/>
                <w:rFonts w:ascii="Arial" w:hAnsi="Arial" w:cs="Arial"/>
                <w:sz w:val="20"/>
                <w:szCs w:val="20"/>
                <w:lang w:eastAsia="ru-RU"/>
              </w:rPr>
            </w:pPr>
            <w:ins w:id="5277" w:author="Александр" w:date="2020-04-13T06:32:00Z">
              <w:del w:id="5278" w:author="Владимир Лаут" w:date="2021-03-03T11:02:00Z">
                <w:r w:rsidRPr="00AE7409" w:rsidDel="008B263D">
                  <w:delText>КР</w:delText>
                </w:r>
              </w:del>
              <w:bookmarkStart w:id="5279" w:name="_Toc67554004"/>
              <w:bookmarkStart w:id="5280" w:name="_Toc67555341"/>
              <w:bookmarkStart w:id="5281" w:name="_Toc67556394"/>
              <w:bookmarkEnd w:id="5279"/>
              <w:bookmarkEnd w:id="5280"/>
              <w:bookmarkEnd w:id="5281"/>
            </w:ins>
          </w:p>
        </w:tc>
        <w:bookmarkStart w:id="5282" w:name="_Toc67554005"/>
        <w:bookmarkStart w:id="5283" w:name="_Toc67555342"/>
        <w:bookmarkStart w:id="5284" w:name="_Toc67556395"/>
        <w:bookmarkEnd w:id="5282"/>
        <w:bookmarkEnd w:id="5283"/>
        <w:bookmarkEnd w:id="5284"/>
      </w:tr>
      <w:tr w:rsidR="003A4F65" w:rsidRPr="000E3C42" w:rsidDel="008B263D" w14:paraId="0081E8CD" w14:textId="56B4D58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28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286" w:author="Александр" w:date="2020-04-13T06:32:00Z"/>
          <w:del w:id="5287" w:author="Владимир Лаут" w:date="2021-03-03T11:03:00Z"/>
          <w:trPrChange w:id="5288" w:author="Александр" w:date="2020-04-13T06:32:00Z">
            <w:trPr>
              <w:cantSplit/>
              <w:jc w:val="center"/>
            </w:trPr>
          </w:trPrChange>
        </w:trPr>
        <w:tc>
          <w:tcPr>
            <w:tcW w:w="1009" w:type="pct"/>
            <w:tcPrChange w:id="5289" w:author="Александр" w:date="2020-04-13T06:32:00Z">
              <w:tcPr>
                <w:tcW w:w="1009" w:type="pct"/>
              </w:tcPr>
            </w:tcPrChange>
          </w:tcPr>
          <w:p w14:paraId="2447A110" w14:textId="18F060CA" w:rsidR="003A4F65" w:rsidRPr="000E3C42" w:rsidDel="008B263D" w:rsidRDefault="003A4F65" w:rsidP="003A4F65">
            <w:pPr>
              <w:jc w:val="left"/>
              <w:rPr>
                <w:ins w:id="5290" w:author="Александр" w:date="2020-04-13T06:32:00Z"/>
                <w:del w:id="5291" w:author="Владимир Лаут" w:date="2021-03-03T11:03:00Z"/>
                <w:rFonts w:ascii="Arial" w:hAnsi="Arial" w:cs="Arial"/>
                <w:sz w:val="20"/>
                <w:szCs w:val="20"/>
                <w:lang w:eastAsia="ru-RU"/>
              </w:rPr>
            </w:pPr>
            <w:ins w:id="5292" w:author="Александр" w:date="2020-04-13T06:32:00Z">
              <w:del w:id="5293" w:author="Владимир Лаут" w:date="2021-03-03T11:02:00Z">
                <w:r w:rsidRPr="00AE7409" w:rsidDel="008B263D">
                  <w:delText>25</w:delText>
                </w:r>
              </w:del>
              <w:bookmarkStart w:id="5294" w:name="_Toc67554006"/>
              <w:bookmarkStart w:id="5295" w:name="_Toc67555343"/>
              <w:bookmarkStart w:id="5296" w:name="_Toc67556396"/>
              <w:bookmarkEnd w:id="5294"/>
              <w:bookmarkEnd w:id="5295"/>
              <w:bookmarkEnd w:id="5296"/>
            </w:ins>
          </w:p>
        </w:tc>
        <w:tc>
          <w:tcPr>
            <w:tcW w:w="2064" w:type="pct"/>
            <w:tcPrChange w:id="5297" w:author="Александр" w:date="2020-04-13T06:32:00Z">
              <w:tcPr>
                <w:tcW w:w="2064" w:type="pct"/>
                <w:vAlign w:val="bottom"/>
              </w:tcPr>
            </w:tcPrChange>
          </w:tcPr>
          <w:p w14:paraId="6AFAB8FA" w14:textId="58BDE9B7" w:rsidR="003A4F65" w:rsidRPr="000E3C42" w:rsidDel="008B263D" w:rsidRDefault="003A4F65" w:rsidP="003A4F65">
            <w:pPr>
              <w:jc w:val="left"/>
              <w:rPr>
                <w:ins w:id="5298" w:author="Александр" w:date="2020-04-13T06:32:00Z"/>
                <w:del w:id="5299" w:author="Владимир Лаут" w:date="2021-03-03T11:03:00Z"/>
                <w:rFonts w:ascii="Arial" w:hAnsi="Arial" w:cs="Arial"/>
                <w:sz w:val="20"/>
                <w:szCs w:val="20"/>
                <w:lang w:eastAsia="ru-RU"/>
              </w:rPr>
            </w:pPr>
            <w:ins w:id="5300" w:author="Александр" w:date="2020-04-13T06:32:00Z">
              <w:del w:id="5301" w:author="Владимир Лаут" w:date="2021-03-03T11:02:00Z">
                <w:r w:rsidRPr="00AE7409" w:rsidDel="008B263D">
                  <w:delText>КР кузова</w:delText>
                </w:r>
              </w:del>
              <w:bookmarkStart w:id="5302" w:name="_Toc67554007"/>
              <w:bookmarkStart w:id="5303" w:name="_Toc67555344"/>
              <w:bookmarkStart w:id="5304" w:name="_Toc67556397"/>
              <w:bookmarkEnd w:id="5302"/>
              <w:bookmarkEnd w:id="5303"/>
              <w:bookmarkEnd w:id="5304"/>
            </w:ins>
          </w:p>
        </w:tc>
        <w:tc>
          <w:tcPr>
            <w:tcW w:w="889" w:type="pct"/>
            <w:tcPrChange w:id="5305" w:author="Александр" w:date="2020-04-13T06:32:00Z">
              <w:tcPr>
                <w:tcW w:w="889" w:type="pct"/>
              </w:tcPr>
            </w:tcPrChange>
          </w:tcPr>
          <w:p w14:paraId="2F974AAE" w14:textId="08BC0480" w:rsidR="003A4F65" w:rsidRPr="000E3C42" w:rsidDel="008B263D" w:rsidRDefault="003A4F65" w:rsidP="003A4F65">
            <w:pPr>
              <w:jc w:val="left"/>
              <w:rPr>
                <w:ins w:id="5306" w:author="Александр" w:date="2020-04-13T06:32:00Z"/>
                <w:del w:id="5307" w:author="Владимир Лаут" w:date="2021-03-03T11:03:00Z"/>
                <w:rFonts w:ascii="Arial" w:hAnsi="Arial" w:cs="Arial"/>
                <w:sz w:val="20"/>
                <w:szCs w:val="20"/>
                <w:lang w:eastAsia="ru-RU"/>
              </w:rPr>
            </w:pPr>
            <w:ins w:id="5308" w:author="Александр" w:date="2020-04-13T06:32:00Z">
              <w:del w:id="5309" w:author="Владимир Лаут" w:date="2021-03-03T11:02:00Z">
                <w:r w:rsidRPr="00AE7409" w:rsidDel="008B263D">
                  <w:delText>25</w:delText>
                </w:r>
              </w:del>
              <w:bookmarkStart w:id="5310" w:name="_Toc67554008"/>
              <w:bookmarkStart w:id="5311" w:name="_Toc67555345"/>
              <w:bookmarkStart w:id="5312" w:name="_Toc67556398"/>
              <w:bookmarkEnd w:id="5310"/>
              <w:bookmarkEnd w:id="5311"/>
              <w:bookmarkEnd w:id="5312"/>
            </w:ins>
          </w:p>
        </w:tc>
        <w:tc>
          <w:tcPr>
            <w:tcW w:w="1038" w:type="pct"/>
            <w:tcPrChange w:id="5313" w:author="Александр" w:date="2020-04-13T06:32:00Z">
              <w:tcPr>
                <w:tcW w:w="1038" w:type="pct"/>
              </w:tcPr>
            </w:tcPrChange>
          </w:tcPr>
          <w:p w14:paraId="5A18B26D" w14:textId="30054F02" w:rsidR="003A4F65" w:rsidRPr="000E3C42" w:rsidDel="008B263D" w:rsidRDefault="003A4F65" w:rsidP="003A4F65">
            <w:pPr>
              <w:jc w:val="left"/>
              <w:rPr>
                <w:ins w:id="5314" w:author="Александр" w:date="2020-04-13T06:32:00Z"/>
                <w:del w:id="5315" w:author="Владимир Лаут" w:date="2021-03-03T11:03:00Z"/>
                <w:rFonts w:ascii="Arial" w:hAnsi="Arial" w:cs="Arial"/>
                <w:sz w:val="20"/>
                <w:szCs w:val="20"/>
                <w:lang w:eastAsia="ru-RU"/>
              </w:rPr>
            </w:pPr>
            <w:ins w:id="5316" w:author="Александр" w:date="2020-04-13T06:32:00Z">
              <w:del w:id="5317" w:author="Владимир Лаут" w:date="2021-03-03T11:02:00Z">
                <w:r w:rsidRPr="00AE7409" w:rsidDel="008B263D">
                  <w:delText>КР</w:delText>
                </w:r>
              </w:del>
              <w:bookmarkStart w:id="5318" w:name="_Toc67554009"/>
              <w:bookmarkStart w:id="5319" w:name="_Toc67555346"/>
              <w:bookmarkStart w:id="5320" w:name="_Toc67556399"/>
              <w:bookmarkEnd w:id="5318"/>
              <w:bookmarkEnd w:id="5319"/>
              <w:bookmarkEnd w:id="5320"/>
            </w:ins>
          </w:p>
        </w:tc>
        <w:bookmarkStart w:id="5321" w:name="_Toc67554010"/>
        <w:bookmarkStart w:id="5322" w:name="_Toc67555347"/>
        <w:bookmarkStart w:id="5323" w:name="_Toc67556400"/>
        <w:bookmarkEnd w:id="5321"/>
        <w:bookmarkEnd w:id="5322"/>
        <w:bookmarkEnd w:id="5323"/>
      </w:tr>
      <w:tr w:rsidR="003A4F65" w:rsidRPr="000E3C42" w:rsidDel="008B263D" w14:paraId="252492BF" w14:textId="4CD2292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32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325" w:author="Александр" w:date="2020-04-13T06:32:00Z"/>
          <w:del w:id="5326" w:author="Владимир Лаут" w:date="2021-03-03T11:03:00Z"/>
          <w:trPrChange w:id="5327" w:author="Александр" w:date="2020-04-13T06:32:00Z">
            <w:trPr>
              <w:cantSplit/>
              <w:jc w:val="center"/>
            </w:trPr>
          </w:trPrChange>
        </w:trPr>
        <w:tc>
          <w:tcPr>
            <w:tcW w:w="1009" w:type="pct"/>
            <w:tcPrChange w:id="5328" w:author="Александр" w:date="2020-04-13T06:32:00Z">
              <w:tcPr>
                <w:tcW w:w="1009" w:type="pct"/>
              </w:tcPr>
            </w:tcPrChange>
          </w:tcPr>
          <w:p w14:paraId="3FC26BC1" w14:textId="72702854" w:rsidR="003A4F65" w:rsidRPr="000E3C42" w:rsidDel="008B263D" w:rsidRDefault="003A4F65" w:rsidP="003A4F65">
            <w:pPr>
              <w:jc w:val="left"/>
              <w:rPr>
                <w:ins w:id="5329" w:author="Александр" w:date="2020-04-13T06:32:00Z"/>
                <w:del w:id="5330" w:author="Владимир Лаут" w:date="2021-03-03T11:03:00Z"/>
                <w:rFonts w:ascii="Arial" w:hAnsi="Arial" w:cs="Arial"/>
                <w:sz w:val="20"/>
                <w:szCs w:val="20"/>
                <w:lang w:eastAsia="ru-RU"/>
              </w:rPr>
            </w:pPr>
            <w:ins w:id="5331" w:author="Александр" w:date="2020-04-13T06:32:00Z">
              <w:del w:id="5332" w:author="Владимир Лаут" w:date="2021-03-03T11:02:00Z">
                <w:r w:rsidRPr="00AE7409" w:rsidDel="008B263D">
                  <w:delText>26</w:delText>
                </w:r>
              </w:del>
              <w:bookmarkStart w:id="5333" w:name="_Toc67554011"/>
              <w:bookmarkStart w:id="5334" w:name="_Toc67555348"/>
              <w:bookmarkStart w:id="5335" w:name="_Toc67556401"/>
              <w:bookmarkEnd w:id="5333"/>
              <w:bookmarkEnd w:id="5334"/>
              <w:bookmarkEnd w:id="5335"/>
            </w:ins>
          </w:p>
        </w:tc>
        <w:tc>
          <w:tcPr>
            <w:tcW w:w="2064" w:type="pct"/>
            <w:tcPrChange w:id="5336" w:author="Александр" w:date="2020-04-13T06:32:00Z">
              <w:tcPr>
                <w:tcW w:w="2064" w:type="pct"/>
                <w:vAlign w:val="bottom"/>
              </w:tcPr>
            </w:tcPrChange>
          </w:tcPr>
          <w:p w14:paraId="20ACA45B" w14:textId="53C816A0" w:rsidR="003A4F65" w:rsidRPr="000E3C42" w:rsidDel="008B263D" w:rsidRDefault="003A4F65" w:rsidP="003A4F65">
            <w:pPr>
              <w:jc w:val="left"/>
              <w:rPr>
                <w:ins w:id="5337" w:author="Александр" w:date="2020-04-13T06:32:00Z"/>
                <w:del w:id="5338" w:author="Владимир Лаут" w:date="2021-03-03T11:03:00Z"/>
                <w:rFonts w:ascii="Arial" w:hAnsi="Arial" w:cs="Arial"/>
                <w:sz w:val="20"/>
                <w:szCs w:val="20"/>
                <w:lang w:eastAsia="ru-RU"/>
              </w:rPr>
            </w:pPr>
            <w:ins w:id="5339" w:author="Александр" w:date="2020-04-13T06:32:00Z">
              <w:del w:id="5340" w:author="Владимир Лаут" w:date="2021-03-03T11:02:00Z">
                <w:r w:rsidRPr="00AE7409" w:rsidDel="008B263D">
                  <w:delText>КР мотор-колеса</w:delText>
                </w:r>
              </w:del>
              <w:bookmarkStart w:id="5341" w:name="_Toc67554012"/>
              <w:bookmarkStart w:id="5342" w:name="_Toc67555349"/>
              <w:bookmarkStart w:id="5343" w:name="_Toc67556402"/>
              <w:bookmarkEnd w:id="5341"/>
              <w:bookmarkEnd w:id="5342"/>
              <w:bookmarkEnd w:id="5343"/>
            </w:ins>
          </w:p>
        </w:tc>
        <w:tc>
          <w:tcPr>
            <w:tcW w:w="889" w:type="pct"/>
            <w:tcPrChange w:id="5344" w:author="Александр" w:date="2020-04-13T06:32:00Z">
              <w:tcPr>
                <w:tcW w:w="889" w:type="pct"/>
              </w:tcPr>
            </w:tcPrChange>
          </w:tcPr>
          <w:p w14:paraId="1A29F75A" w14:textId="3E18D88F" w:rsidR="003A4F65" w:rsidRPr="000E3C42" w:rsidDel="008B263D" w:rsidRDefault="003A4F65" w:rsidP="003A4F65">
            <w:pPr>
              <w:jc w:val="left"/>
              <w:rPr>
                <w:ins w:id="5345" w:author="Александр" w:date="2020-04-13T06:32:00Z"/>
                <w:del w:id="5346" w:author="Владимир Лаут" w:date="2021-03-03T11:03:00Z"/>
                <w:rFonts w:ascii="Arial" w:hAnsi="Arial" w:cs="Arial"/>
                <w:sz w:val="20"/>
                <w:szCs w:val="20"/>
                <w:lang w:eastAsia="ru-RU"/>
              </w:rPr>
            </w:pPr>
            <w:ins w:id="5347" w:author="Александр" w:date="2020-04-13T06:32:00Z">
              <w:del w:id="5348" w:author="Владимир Лаут" w:date="2021-03-03T11:02:00Z">
                <w:r w:rsidRPr="00AE7409" w:rsidDel="008B263D">
                  <w:delText>26</w:delText>
                </w:r>
              </w:del>
              <w:bookmarkStart w:id="5349" w:name="_Toc67554013"/>
              <w:bookmarkStart w:id="5350" w:name="_Toc67555350"/>
              <w:bookmarkStart w:id="5351" w:name="_Toc67556403"/>
              <w:bookmarkEnd w:id="5349"/>
              <w:bookmarkEnd w:id="5350"/>
              <w:bookmarkEnd w:id="5351"/>
            </w:ins>
          </w:p>
        </w:tc>
        <w:tc>
          <w:tcPr>
            <w:tcW w:w="1038" w:type="pct"/>
            <w:tcPrChange w:id="5352" w:author="Александр" w:date="2020-04-13T06:32:00Z">
              <w:tcPr>
                <w:tcW w:w="1038" w:type="pct"/>
              </w:tcPr>
            </w:tcPrChange>
          </w:tcPr>
          <w:p w14:paraId="5702E553" w14:textId="5A38B705" w:rsidR="003A4F65" w:rsidRPr="000E3C42" w:rsidDel="008B263D" w:rsidRDefault="003A4F65" w:rsidP="003A4F65">
            <w:pPr>
              <w:jc w:val="left"/>
              <w:rPr>
                <w:ins w:id="5353" w:author="Александр" w:date="2020-04-13T06:32:00Z"/>
                <w:del w:id="5354" w:author="Владимир Лаут" w:date="2021-03-03T11:03:00Z"/>
                <w:rFonts w:ascii="Arial" w:hAnsi="Arial" w:cs="Arial"/>
                <w:sz w:val="20"/>
                <w:szCs w:val="20"/>
                <w:lang w:eastAsia="ru-RU"/>
              </w:rPr>
            </w:pPr>
            <w:ins w:id="5355" w:author="Александр" w:date="2020-04-13T06:32:00Z">
              <w:del w:id="5356" w:author="Владимир Лаут" w:date="2021-03-03T11:02:00Z">
                <w:r w:rsidRPr="00AE7409" w:rsidDel="008B263D">
                  <w:delText>КР</w:delText>
                </w:r>
              </w:del>
              <w:bookmarkStart w:id="5357" w:name="_Toc67554014"/>
              <w:bookmarkStart w:id="5358" w:name="_Toc67555351"/>
              <w:bookmarkStart w:id="5359" w:name="_Toc67556404"/>
              <w:bookmarkEnd w:id="5357"/>
              <w:bookmarkEnd w:id="5358"/>
              <w:bookmarkEnd w:id="5359"/>
            </w:ins>
          </w:p>
        </w:tc>
        <w:bookmarkStart w:id="5360" w:name="_Toc67554015"/>
        <w:bookmarkStart w:id="5361" w:name="_Toc67555352"/>
        <w:bookmarkStart w:id="5362" w:name="_Toc67556405"/>
        <w:bookmarkEnd w:id="5360"/>
        <w:bookmarkEnd w:id="5361"/>
        <w:bookmarkEnd w:id="5362"/>
      </w:tr>
      <w:tr w:rsidR="003A4F65" w:rsidRPr="000E3C42" w:rsidDel="008B263D" w14:paraId="59A3E289" w14:textId="72ADD0A4"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36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364" w:author="Александр" w:date="2020-04-13T06:32:00Z"/>
          <w:del w:id="5365" w:author="Владимир Лаут" w:date="2021-03-03T11:03:00Z"/>
          <w:trPrChange w:id="5366" w:author="Александр" w:date="2020-04-13T06:32:00Z">
            <w:trPr>
              <w:cantSplit/>
              <w:jc w:val="center"/>
            </w:trPr>
          </w:trPrChange>
        </w:trPr>
        <w:tc>
          <w:tcPr>
            <w:tcW w:w="1009" w:type="pct"/>
            <w:tcPrChange w:id="5367" w:author="Александр" w:date="2020-04-13T06:32:00Z">
              <w:tcPr>
                <w:tcW w:w="1009" w:type="pct"/>
              </w:tcPr>
            </w:tcPrChange>
          </w:tcPr>
          <w:p w14:paraId="038A0084" w14:textId="3582DF45" w:rsidR="003A4F65" w:rsidRPr="000E3C42" w:rsidDel="008B263D" w:rsidRDefault="003A4F65" w:rsidP="003A4F65">
            <w:pPr>
              <w:jc w:val="left"/>
              <w:rPr>
                <w:ins w:id="5368" w:author="Александр" w:date="2020-04-13T06:32:00Z"/>
                <w:del w:id="5369" w:author="Владимир Лаут" w:date="2021-03-03T11:03:00Z"/>
                <w:rFonts w:ascii="Arial" w:hAnsi="Arial" w:cs="Arial"/>
                <w:sz w:val="20"/>
                <w:szCs w:val="20"/>
                <w:lang w:eastAsia="ru-RU"/>
              </w:rPr>
            </w:pPr>
            <w:ins w:id="5370" w:author="Александр" w:date="2020-04-13T06:32:00Z">
              <w:del w:id="5371" w:author="Владимир Лаут" w:date="2021-03-03T11:02:00Z">
                <w:r w:rsidRPr="00AE7409" w:rsidDel="008B263D">
                  <w:delText>27</w:delText>
                </w:r>
              </w:del>
              <w:bookmarkStart w:id="5372" w:name="_Toc67554016"/>
              <w:bookmarkStart w:id="5373" w:name="_Toc67555353"/>
              <w:bookmarkStart w:id="5374" w:name="_Toc67556406"/>
              <w:bookmarkEnd w:id="5372"/>
              <w:bookmarkEnd w:id="5373"/>
              <w:bookmarkEnd w:id="5374"/>
            </w:ins>
          </w:p>
        </w:tc>
        <w:tc>
          <w:tcPr>
            <w:tcW w:w="2064" w:type="pct"/>
            <w:tcPrChange w:id="5375" w:author="Александр" w:date="2020-04-13T06:32:00Z">
              <w:tcPr>
                <w:tcW w:w="2064" w:type="pct"/>
                <w:vAlign w:val="bottom"/>
              </w:tcPr>
            </w:tcPrChange>
          </w:tcPr>
          <w:p w14:paraId="604268D8" w14:textId="78BC22D2" w:rsidR="003A4F65" w:rsidRPr="000E3C42" w:rsidDel="008B263D" w:rsidRDefault="003A4F65" w:rsidP="003A4F65">
            <w:pPr>
              <w:jc w:val="left"/>
              <w:rPr>
                <w:ins w:id="5376" w:author="Александр" w:date="2020-04-13T06:32:00Z"/>
                <w:del w:id="5377" w:author="Владимир Лаут" w:date="2021-03-03T11:03:00Z"/>
                <w:rFonts w:ascii="Arial" w:hAnsi="Arial" w:cs="Arial"/>
                <w:sz w:val="20"/>
                <w:szCs w:val="20"/>
                <w:lang w:eastAsia="ru-RU"/>
              </w:rPr>
            </w:pPr>
            <w:ins w:id="5378" w:author="Александр" w:date="2020-04-13T06:32:00Z">
              <w:del w:id="5379" w:author="Владимир Лаут" w:date="2021-03-03T11:02:00Z">
                <w:r w:rsidRPr="00AE7409" w:rsidDel="008B263D">
                  <w:delText>КР навесного оборудования</w:delText>
                </w:r>
              </w:del>
              <w:bookmarkStart w:id="5380" w:name="_Toc67554017"/>
              <w:bookmarkStart w:id="5381" w:name="_Toc67555354"/>
              <w:bookmarkStart w:id="5382" w:name="_Toc67556407"/>
              <w:bookmarkEnd w:id="5380"/>
              <w:bookmarkEnd w:id="5381"/>
              <w:bookmarkEnd w:id="5382"/>
            </w:ins>
          </w:p>
        </w:tc>
        <w:tc>
          <w:tcPr>
            <w:tcW w:w="889" w:type="pct"/>
            <w:tcPrChange w:id="5383" w:author="Александр" w:date="2020-04-13T06:32:00Z">
              <w:tcPr>
                <w:tcW w:w="889" w:type="pct"/>
              </w:tcPr>
            </w:tcPrChange>
          </w:tcPr>
          <w:p w14:paraId="6EBD1CB4" w14:textId="6490BA70" w:rsidR="003A4F65" w:rsidRPr="000E3C42" w:rsidDel="008B263D" w:rsidRDefault="003A4F65" w:rsidP="003A4F65">
            <w:pPr>
              <w:jc w:val="left"/>
              <w:rPr>
                <w:ins w:id="5384" w:author="Александр" w:date="2020-04-13T06:32:00Z"/>
                <w:del w:id="5385" w:author="Владимир Лаут" w:date="2021-03-03T11:03:00Z"/>
                <w:rFonts w:ascii="Arial" w:hAnsi="Arial" w:cs="Arial"/>
                <w:sz w:val="20"/>
                <w:szCs w:val="20"/>
                <w:lang w:eastAsia="ru-RU"/>
              </w:rPr>
            </w:pPr>
            <w:ins w:id="5386" w:author="Александр" w:date="2020-04-13T06:32:00Z">
              <w:del w:id="5387" w:author="Владимир Лаут" w:date="2021-03-03T11:02:00Z">
                <w:r w:rsidRPr="00AE7409" w:rsidDel="008B263D">
                  <w:delText>27</w:delText>
                </w:r>
              </w:del>
              <w:bookmarkStart w:id="5388" w:name="_Toc67554018"/>
              <w:bookmarkStart w:id="5389" w:name="_Toc67555355"/>
              <w:bookmarkStart w:id="5390" w:name="_Toc67556408"/>
              <w:bookmarkEnd w:id="5388"/>
              <w:bookmarkEnd w:id="5389"/>
              <w:bookmarkEnd w:id="5390"/>
            </w:ins>
          </w:p>
        </w:tc>
        <w:tc>
          <w:tcPr>
            <w:tcW w:w="1038" w:type="pct"/>
            <w:tcPrChange w:id="5391" w:author="Александр" w:date="2020-04-13T06:32:00Z">
              <w:tcPr>
                <w:tcW w:w="1038" w:type="pct"/>
              </w:tcPr>
            </w:tcPrChange>
          </w:tcPr>
          <w:p w14:paraId="6803175B" w14:textId="1F4D471C" w:rsidR="003A4F65" w:rsidRPr="000E3C42" w:rsidDel="008B263D" w:rsidRDefault="003A4F65" w:rsidP="003A4F65">
            <w:pPr>
              <w:jc w:val="left"/>
              <w:rPr>
                <w:ins w:id="5392" w:author="Александр" w:date="2020-04-13T06:32:00Z"/>
                <w:del w:id="5393" w:author="Владимир Лаут" w:date="2021-03-03T11:03:00Z"/>
                <w:rFonts w:ascii="Arial" w:hAnsi="Arial" w:cs="Arial"/>
                <w:sz w:val="20"/>
                <w:szCs w:val="20"/>
                <w:lang w:eastAsia="ru-RU"/>
              </w:rPr>
            </w:pPr>
            <w:ins w:id="5394" w:author="Александр" w:date="2020-04-13T06:32:00Z">
              <w:del w:id="5395" w:author="Владимир Лаут" w:date="2021-03-03T11:02:00Z">
                <w:r w:rsidRPr="00AE7409" w:rsidDel="008B263D">
                  <w:delText>КР</w:delText>
                </w:r>
              </w:del>
              <w:bookmarkStart w:id="5396" w:name="_Toc67554019"/>
              <w:bookmarkStart w:id="5397" w:name="_Toc67555356"/>
              <w:bookmarkStart w:id="5398" w:name="_Toc67556409"/>
              <w:bookmarkEnd w:id="5396"/>
              <w:bookmarkEnd w:id="5397"/>
              <w:bookmarkEnd w:id="5398"/>
            </w:ins>
          </w:p>
        </w:tc>
        <w:bookmarkStart w:id="5399" w:name="_Toc67554020"/>
        <w:bookmarkStart w:id="5400" w:name="_Toc67555357"/>
        <w:bookmarkStart w:id="5401" w:name="_Toc67556410"/>
        <w:bookmarkEnd w:id="5399"/>
        <w:bookmarkEnd w:id="5400"/>
        <w:bookmarkEnd w:id="5401"/>
      </w:tr>
      <w:tr w:rsidR="003A4F65" w:rsidRPr="000E3C42" w:rsidDel="008B263D" w14:paraId="3CED2D6B" w14:textId="12944FF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40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403" w:author="Александр" w:date="2020-04-13T06:32:00Z"/>
          <w:del w:id="5404" w:author="Владимир Лаут" w:date="2021-03-03T11:03:00Z"/>
          <w:trPrChange w:id="5405" w:author="Александр" w:date="2020-04-13T06:32:00Z">
            <w:trPr>
              <w:cantSplit/>
              <w:jc w:val="center"/>
            </w:trPr>
          </w:trPrChange>
        </w:trPr>
        <w:tc>
          <w:tcPr>
            <w:tcW w:w="1009" w:type="pct"/>
            <w:tcPrChange w:id="5406" w:author="Александр" w:date="2020-04-13T06:32:00Z">
              <w:tcPr>
                <w:tcW w:w="1009" w:type="pct"/>
              </w:tcPr>
            </w:tcPrChange>
          </w:tcPr>
          <w:p w14:paraId="31B82427" w14:textId="112A0AC2" w:rsidR="003A4F65" w:rsidRPr="000E3C42" w:rsidDel="008B263D" w:rsidRDefault="003A4F65" w:rsidP="003A4F65">
            <w:pPr>
              <w:jc w:val="left"/>
              <w:rPr>
                <w:ins w:id="5407" w:author="Александр" w:date="2020-04-13T06:32:00Z"/>
                <w:del w:id="5408" w:author="Владимир Лаут" w:date="2021-03-03T11:03:00Z"/>
                <w:rFonts w:ascii="Arial" w:hAnsi="Arial" w:cs="Arial"/>
                <w:sz w:val="20"/>
                <w:szCs w:val="20"/>
                <w:lang w:eastAsia="ru-RU"/>
              </w:rPr>
            </w:pPr>
            <w:ins w:id="5409" w:author="Александр" w:date="2020-04-13T06:32:00Z">
              <w:del w:id="5410" w:author="Владимир Лаут" w:date="2021-03-03T11:02:00Z">
                <w:r w:rsidRPr="00AE7409" w:rsidDel="008B263D">
                  <w:delText>28</w:delText>
                </w:r>
              </w:del>
              <w:bookmarkStart w:id="5411" w:name="_Toc67554021"/>
              <w:bookmarkStart w:id="5412" w:name="_Toc67555358"/>
              <w:bookmarkStart w:id="5413" w:name="_Toc67556411"/>
              <w:bookmarkEnd w:id="5411"/>
              <w:bookmarkEnd w:id="5412"/>
              <w:bookmarkEnd w:id="5413"/>
            </w:ins>
          </w:p>
        </w:tc>
        <w:tc>
          <w:tcPr>
            <w:tcW w:w="2064" w:type="pct"/>
            <w:tcPrChange w:id="5414" w:author="Александр" w:date="2020-04-13T06:32:00Z">
              <w:tcPr>
                <w:tcW w:w="2064" w:type="pct"/>
                <w:vAlign w:val="bottom"/>
              </w:tcPr>
            </w:tcPrChange>
          </w:tcPr>
          <w:p w14:paraId="004FB05B" w14:textId="14EB6C9A" w:rsidR="003A4F65" w:rsidRPr="000E3C42" w:rsidDel="008B263D" w:rsidRDefault="003A4F65" w:rsidP="003A4F65">
            <w:pPr>
              <w:jc w:val="left"/>
              <w:rPr>
                <w:ins w:id="5415" w:author="Александр" w:date="2020-04-13T06:32:00Z"/>
                <w:del w:id="5416" w:author="Владимир Лаут" w:date="2021-03-03T11:03:00Z"/>
                <w:rFonts w:ascii="Arial" w:hAnsi="Arial" w:cs="Arial"/>
                <w:sz w:val="20"/>
                <w:szCs w:val="20"/>
                <w:lang w:eastAsia="ru-RU"/>
              </w:rPr>
            </w:pPr>
            <w:ins w:id="5417" w:author="Александр" w:date="2020-04-13T06:32:00Z">
              <w:del w:id="5418" w:author="Владимир Лаут" w:date="2021-03-03T11:02:00Z">
                <w:r w:rsidRPr="00AE7409" w:rsidDel="008B263D">
                  <w:delText>КР подвески задней</w:delText>
                </w:r>
              </w:del>
              <w:bookmarkStart w:id="5419" w:name="_Toc67554022"/>
              <w:bookmarkStart w:id="5420" w:name="_Toc67555359"/>
              <w:bookmarkStart w:id="5421" w:name="_Toc67556412"/>
              <w:bookmarkEnd w:id="5419"/>
              <w:bookmarkEnd w:id="5420"/>
              <w:bookmarkEnd w:id="5421"/>
            </w:ins>
          </w:p>
        </w:tc>
        <w:tc>
          <w:tcPr>
            <w:tcW w:w="889" w:type="pct"/>
            <w:tcPrChange w:id="5422" w:author="Александр" w:date="2020-04-13T06:32:00Z">
              <w:tcPr>
                <w:tcW w:w="889" w:type="pct"/>
              </w:tcPr>
            </w:tcPrChange>
          </w:tcPr>
          <w:p w14:paraId="0C2D51C7" w14:textId="26B2054C" w:rsidR="003A4F65" w:rsidRPr="000E3C42" w:rsidDel="008B263D" w:rsidRDefault="003A4F65" w:rsidP="003A4F65">
            <w:pPr>
              <w:jc w:val="left"/>
              <w:rPr>
                <w:ins w:id="5423" w:author="Александр" w:date="2020-04-13T06:32:00Z"/>
                <w:del w:id="5424" w:author="Владимир Лаут" w:date="2021-03-03T11:03:00Z"/>
                <w:rFonts w:ascii="Arial" w:hAnsi="Arial" w:cs="Arial"/>
                <w:sz w:val="20"/>
                <w:szCs w:val="20"/>
                <w:lang w:eastAsia="ru-RU"/>
              </w:rPr>
            </w:pPr>
            <w:ins w:id="5425" w:author="Александр" w:date="2020-04-13T06:32:00Z">
              <w:del w:id="5426" w:author="Владимир Лаут" w:date="2021-03-03T11:02:00Z">
                <w:r w:rsidRPr="00AE7409" w:rsidDel="008B263D">
                  <w:delText>28</w:delText>
                </w:r>
              </w:del>
              <w:bookmarkStart w:id="5427" w:name="_Toc67554023"/>
              <w:bookmarkStart w:id="5428" w:name="_Toc67555360"/>
              <w:bookmarkStart w:id="5429" w:name="_Toc67556413"/>
              <w:bookmarkEnd w:id="5427"/>
              <w:bookmarkEnd w:id="5428"/>
              <w:bookmarkEnd w:id="5429"/>
            </w:ins>
          </w:p>
        </w:tc>
        <w:tc>
          <w:tcPr>
            <w:tcW w:w="1038" w:type="pct"/>
            <w:tcPrChange w:id="5430" w:author="Александр" w:date="2020-04-13T06:32:00Z">
              <w:tcPr>
                <w:tcW w:w="1038" w:type="pct"/>
              </w:tcPr>
            </w:tcPrChange>
          </w:tcPr>
          <w:p w14:paraId="41A6F40B" w14:textId="1681F4AD" w:rsidR="003A4F65" w:rsidRPr="000E3C42" w:rsidDel="008B263D" w:rsidRDefault="003A4F65" w:rsidP="003A4F65">
            <w:pPr>
              <w:jc w:val="left"/>
              <w:rPr>
                <w:ins w:id="5431" w:author="Александр" w:date="2020-04-13T06:32:00Z"/>
                <w:del w:id="5432" w:author="Владимир Лаут" w:date="2021-03-03T11:03:00Z"/>
                <w:rFonts w:ascii="Arial" w:hAnsi="Arial" w:cs="Arial"/>
                <w:sz w:val="20"/>
                <w:szCs w:val="20"/>
                <w:lang w:eastAsia="ru-RU"/>
              </w:rPr>
            </w:pPr>
            <w:ins w:id="5433" w:author="Александр" w:date="2020-04-13T06:32:00Z">
              <w:del w:id="5434" w:author="Владимир Лаут" w:date="2021-03-03T11:02:00Z">
                <w:r w:rsidRPr="00AE7409" w:rsidDel="008B263D">
                  <w:delText>КР</w:delText>
                </w:r>
              </w:del>
              <w:bookmarkStart w:id="5435" w:name="_Toc67554024"/>
              <w:bookmarkStart w:id="5436" w:name="_Toc67555361"/>
              <w:bookmarkStart w:id="5437" w:name="_Toc67556414"/>
              <w:bookmarkEnd w:id="5435"/>
              <w:bookmarkEnd w:id="5436"/>
              <w:bookmarkEnd w:id="5437"/>
            </w:ins>
          </w:p>
        </w:tc>
        <w:bookmarkStart w:id="5438" w:name="_Toc67554025"/>
        <w:bookmarkStart w:id="5439" w:name="_Toc67555362"/>
        <w:bookmarkStart w:id="5440" w:name="_Toc67556415"/>
        <w:bookmarkEnd w:id="5438"/>
        <w:bookmarkEnd w:id="5439"/>
        <w:bookmarkEnd w:id="5440"/>
      </w:tr>
      <w:tr w:rsidR="003A4F65" w:rsidRPr="000E3C42" w:rsidDel="008B263D" w14:paraId="051241D7" w14:textId="4C20AC58"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44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442" w:author="Александр" w:date="2020-04-13T06:32:00Z"/>
          <w:del w:id="5443" w:author="Владимир Лаут" w:date="2021-03-03T11:03:00Z"/>
          <w:trPrChange w:id="5444" w:author="Александр" w:date="2020-04-13T06:32:00Z">
            <w:trPr>
              <w:cantSplit/>
              <w:jc w:val="center"/>
            </w:trPr>
          </w:trPrChange>
        </w:trPr>
        <w:tc>
          <w:tcPr>
            <w:tcW w:w="1009" w:type="pct"/>
            <w:tcPrChange w:id="5445" w:author="Александр" w:date="2020-04-13T06:32:00Z">
              <w:tcPr>
                <w:tcW w:w="1009" w:type="pct"/>
              </w:tcPr>
            </w:tcPrChange>
          </w:tcPr>
          <w:p w14:paraId="3DF7A1E3" w14:textId="5ECB81C7" w:rsidR="003A4F65" w:rsidRPr="000E3C42" w:rsidDel="008B263D" w:rsidRDefault="003A4F65" w:rsidP="003A4F65">
            <w:pPr>
              <w:jc w:val="left"/>
              <w:rPr>
                <w:ins w:id="5446" w:author="Александр" w:date="2020-04-13T06:32:00Z"/>
                <w:del w:id="5447" w:author="Владимир Лаут" w:date="2021-03-03T11:03:00Z"/>
                <w:rFonts w:ascii="Arial" w:hAnsi="Arial" w:cs="Arial"/>
                <w:sz w:val="20"/>
                <w:szCs w:val="20"/>
                <w:lang w:eastAsia="ru-RU"/>
              </w:rPr>
            </w:pPr>
            <w:ins w:id="5448" w:author="Александр" w:date="2020-04-13T06:32:00Z">
              <w:del w:id="5449" w:author="Владимир Лаут" w:date="2021-03-03T11:02:00Z">
                <w:r w:rsidRPr="00AE7409" w:rsidDel="008B263D">
                  <w:delText>29</w:delText>
                </w:r>
              </w:del>
              <w:bookmarkStart w:id="5450" w:name="_Toc67554026"/>
              <w:bookmarkStart w:id="5451" w:name="_Toc67555363"/>
              <w:bookmarkStart w:id="5452" w:name="_Toc67556416"/>
              <w:bookmarkEnd w:id="5450"/>
              <w:bookmarkEnd w:id="5451"/>
              <w:bookmarkEnd w:id="5452"/>
            </w:ins>
          </w:p>
        </w:tc>
        <w:tc>
          <w:tcPr>
            <w:tcW w:w="2064" w:type="pct"/>
            <w:tcPrChange w:id="5453" w:author="Александр" w:date="2020-04-13T06:32:00Z">
              <w:tcPr>
                <w:tcW w:w="2064" w:type="pct"/>
                <w:vAlign w:val="bottom"/>
              </w:tcPr>
            </w:tcPrChange>
          </w:tcPr>
          <w:p w14:paraId="600A48B8" w14:textId="403E9618" w:rsidR="003A4F65" w:rsidRPr="000E3C42" w:rsidDel="008B263D" w:rsidRDefault="003A4F65" w:rsidP="003A4F65">
            <w:pPr>
              <w:jc w:val="left"/>
              <w:rPr>
                <w:ins w:id="5454" w:author="Александр" w:date="2020-04-13T06:32:00Z"/>
                <w:del w:id="5455" w:author="Владимир Лаут" w:date="2021-03-03T11:03:00Z"/>
                <w:rFonts w:ascii="Arial" w:hAnsi="Arial" w:cs="Arial"/>
                <w:sz w:val="20"/>
                <w:szCs w:val="20"/>
                <w:lang w:eastAsia="ru-RU"/>
              </w:rPr>
            </w:pPr>
            <w:ins w:id="5456" w:author="Александр" w:date="2020-04-13T06:32:00Z">
              <w:del w:id="5457" w:author="Владимир Лаут" w:date="2021-03-03T11:02:00Z">
                <w:r w:rsidRPr="00AE7409" w:rsidDel="008B263D">
                  <w:delText>КР подвески передней</w:delText>
                </w:r>
              </w:del>
              <w:bookmarkStart w:id="5458" w:name="_Toc67554027"/>
              <w:bookmarkStart w:id="5459" w:name="_Toc67555364"/>
              <w:bookmarkStart w:id="5460" w:name="_Toc67556417"/>
              <w:bookmarkEnd w:id="5458"/>
              <w:bookmarkEnd w:id="5459"/>
              <w:bookmarkEnd w:id="5460"/>
            </w:ins>
          </w:p>
        </w:tc>
        <w:tc>
          <w:tcPr>
            <w:tcW w:w="889" w:type="pct"/>
            <w:tcPrChange w:id="5461" w:author="Александр" w:date="2020-04-13T06:32:00Z">
              <w:tcPr>
                <w:tcW w:w="889" w:type="pct"/>
              </w:tcPr>
            </w:tcPrChange>
          </w:tcPr>
          <w:p w14:paraId="0594B116" w14:textId="3C10F8A7" w:rsidR="003A4F65" w:rsidRPr="000E3C42" w:rsidDel="008B263D" w:rsidRDefault="003A4F65" w:rsidP="003A4F65">
            <w:pPr>
              <w:jc w:val="left"/>
              <w:rPr>
                <w:ins w:id="5462" w:author="Александр" w:date="2020-04-13T06:32:00Z"/>
                <w:del w:id="5463" w:author="Владимир Лаут" w:date="2021-03-03T11:03:00Z"/>
                <w:rFonts w:ascii="Arial" w:hAnsi="Arial" w:cs="Arial"/>
                <w:sz w:val="20"/>
                <w:szCs w:val="20"/>
                <w:lang w:eastAsia="ru-RU"/>
              </w:rPr>
            </w:pPr>
            <w:ins w:id="5464" w:author="Александр" w:date="2020-04-13T06:32:00Z">
              <w:del w:id="5465" w:author="Владимир Лаут" w:date="2021-03-03T11:02:00Z">
                <w:r w:rsidRPr="00AE7409" w:rsidDel="008B263D">
                  <w:delText>29</w:delText>
                </w:r>
              </w:del>
              <w:bookmarkStart w:id="5466" w:name="_Toc67554028"/>
              <w:bookmarkStart w:id="5467" w:name="_Toc67555365"/>
              <w:bookmarkStart w:id="5468" w:name="_Toc67556418"/>
              <w:bookmarkEnd w:id="5466"/>
              <w:bookmarkEnd w:id="5467"/>
              <w:bookmarkEnd w:id="5468"/>
            </w:ins>
          </w:p>
        </w:tc>
        <w:tc>
          <w:tcPr>
            <w:tcW w:w="1038" w:type="pct"/>
            <w:tcPrChange w:id="5469" w:author="Александр" w:date="2020-04-13T06:32:00Z">
              <w:tcPr>
                <w:tcW w:w="1038" w:type="pct"/>
              </w:tcPr>
            </w:tcPrChange>
          </w:tcPr>
          <w:p w14:paraId="345A3E3C" w14:textId="721FE1A7" w:rsidR="003A4F65" w:rsidRPr="000E3C42" w:rsidDel="008B263D" w:rsidRDefault="003A4F65" w:rsidP="003A4F65">
            <w:pPr>
              <w:jc w:val="left"/>
              <w:rPr>
                <w:ins w:id="5470" w:author="Александр" w:date="2020-04-13T06:32:00Z"/>
                <w:del w:id="5471" w:author="Владимир Лаут" w:date="2021-03-03T11:03:00Z"/>
                <w:rFonts w:ascii="Arial" w:hAnsi="Arial" w:cs="Arial"/>
                <w:sz w:val="20"/>
                <w:szCs w:val="20"/>
                <w:lang w:eastAsia="ru-RU"/>
              </w:rPr>
            </w:pPr>
            <w:ins w:id="5472" w:author="Александр" w:date="2020-04-13T06:32:00Z">
              <w:del w:id="5473" w:author="Владимир Лаут" w:date="2021-03-03T11:02:00Z">
                <w:r w:rsidRPr="00AE7409" w:rsidDel="008B263D">
                  <w:delText>КР</w:delText>
                </w:r>
              </w:del>
              <w:bookmarkStart w:id="5474" w:name="_Toc67554029"/>
              <w:bookmarkStart w:id="5475" w:name="_Toc67555366"/>
              <w:bookmarkStart w:id="5476" w:name="_Toc67556419"/>
              <w:bookmarkEnd w:id="5474"/>
              <w:bookmarkEnd w:id="5475"/>
              <w:bookmarkEnd w:id="5476"/>
            </w:ins>
          </w:p>
        </w:tc>
        <w:bookmarkStart w:id="5477" w:name="_Toc67554030"/>
        <w:bookmarkStart w:id="5478" w:name="_Toc67555367"/>
        <w:bookmarkStart w:id="5479" w:name="_Toc67556420"/>
        <w:bookmarkEnd w:id="5477"/>
        <w:bookmarkEnd w:id="5478"/>
        <w:bookmarkEnd w:id="5479"/>
      </w:tr>
      <w:tr w:rsidR="003A4F65" w:rsidRPr="000E3C42" w:rsidDel="008B263D" w14:paraId="4BE7FEF4" w14:textId="614DD533"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48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481" w:author="Александр" w:date="2020-04-13T06:32:00Z"/>
          <w:del w:id="5482" w:author="Владимир Лаут" w:date="2021-03-03T11:03:00Z"/>
          <w:trPrChange w:id="5483" w:author="Александр" w:date="2020-04-13T06:32:00Z">
            <w:trPr>
              <w:cantSplit/>
              <w:jc w:val="center"/>
            </w:trPr>
          </w:trPrChange>
        </w:trPr>
        <w:tc>
          <w:tcPr>
            <w:tcW w:w="1009" w:type="pct"/>
            <w:tcPrChange w:id="5484" w:author="Александр" w:date="2020-04-13T06:32:00Z">
              <w:tcPr>
                <w:tcW w:w="1009" w:type="pct"/>
              </w:tcPr>
            </w:tcPrChange>
          </w:tcPr>
          <w:p w14:paraId="63654254" w14:textId="1C807C5F" w:rsidR="003A4F65" w:rsidRPr="000E3C42" w:rsidDel="008B263D" w:rsidRDefault="003A4F65" w:rsidP="003A4F65">
            <w:pPr>
              <w:jc w:val="left"/>
              <w:rPr>
                <w:ins w:id="5485" w:author="Александр" w:date="2020-04-13T06:32:00Z"/>
                <w:del w:id="5486" w:author="Владимир Лаут" w:date="2021-03-03T11:03:00Z"/>
                <w:rFonts w:ascii="Arial" w:hAnsi="Arial" w:cs="Arial"/>
                <w:sz w:val="20"/>
                <w:szCs w:val="20"/>
                <w:lang w:eastAsia="ru-RU"/>
              </w:rPr>
            </w:pPr>
            <w:ins w:id="5487" w:author="Александр" w:date="2020-04-13T06:32:00Z">
              <w:del w:id="5488" w:author="Владимир Лаут" w:date="2021-03-03T11:02:00Z">
                <w:r w:rsidRPr="00AE7409" w:rsidDel="008B263D">
                  <w:delText>30</w:delText>
                </w:r>
              </w:del>
              <w:bookmarkStart w:id="5489" w:name="_Toc67554031"/>
              <w:bookmarkStart w:id="5490" w:name="_Toc67555368"/>
              <w:bookmarkStart w:id="5491" w:name="_Toc67556421"/>
              <w:bookmarkEnd w:id="5489"/>
              <w:bookmarkEnd w:id="5490"/>
              <w:bookmarkEnd w:id="5491"/>
            </w:ins>
          </w:p>
        </w:tc>
        <w:tc>
          <w:tcPr>
            <w:tcW w:w="2064" w:type="pct"/>
            <w:tcPrChange w:id="5492" w:author="Александр" w:date="2020-04-13T06:32:00Z">
              <w:tcPr>
                <w:tcW w:w="2064" w:type="pct"/>
                <w:vAlign w:val="bottom"/>
              </w:tcPr>
            </w:tcPrChange>
          </w:tcPr>
          <w:p w14:paraId="3EAE84CE" w14:textId="082FF82B" w:rsidR="003A4F65" w:rsidRPr="000E3C42" w:rsidDel="008B263D" w:rsidRDefault="003A4F65" w:rsidP="003A4F65">
            <w:pPr>
              <w:jc w:val="left"/>
              <w:rPr>
                <w:ins w:id="5493" w:author="Александр" w:date="2020-04-13T06:32:00Z"/>
                <w:del w:id="5494" w:author="Владимир Лаут" w:date="2021-03-03T11:03:00Z"/>
                <w:rFonts w:ascii="Arial" w:hAnsi="Arial" w:cs="Arial"/>
                <w:sz w:val="20"/>
                <w:szCs w:val="20"/>
                <w:lang w:eastAsia="ru-RU"/>
              </w:rPr>
            </w:pPr>
            <w:ins w:id="5495" w:author="Александр" w:date="2020-04-13T06:32:00Z">
              <w:del w:id="5496" w:author="Владимир Лаут" w:date="2021-03-03T11:02:00Z">
                <w:r w:rsidRPr="00AE7409" w:rsidDel="008B263D">
                  <w:delText>КР распред. механизма</w:delText>
                </w:r>
              </w:del>
              <w:bookmarkStart w:id="5497" w:name="_Toc67554032"/>
              <w:bookmarkStart w:id="5498" w:name="_Toc67555369"/>
              <w:bookmarkStart w:id="5499" w:name="_Toc67556422"/>
              <w:bookmarkEnd w:id="5497"/>
              <w:bookmarkEnd w:id="5498"/>
              <w:bookmarkEnd w:id="5499"/>
            </w:ins>
          </w:p>
        </w:tc>
        <w:tc>
          <w:tcPr>
            <w:tcW w:w="889" w:type="pct"/>
            <w:tcPrChange w:id="5500" w:author="Александр" w:date="2020-04-13T06:32:00Z">
              <w:tcPr>
                <w:tcW w:w="889" w:type="pct"/>
              </w:tcPr>
            </w:tcPrChange>
          </w:tcPr>
          <w:p w14:paraId="4829A914" w14:textId="3350512E" w:rsidR="003A4F65" w:rsidRPr="000E3C42" w:rsidDel="008B263D" w:rsidRDefault="003A4F65" w:rsidP="003A4F65">
            <w:pPr>
              <w:jc w:val="left"/>
              <w:rPr>
                <w:ins w:id="5501" w:author="Александр" w:date="2020-04-13T06:32:00Z"/>
                <w:del w:id="5502" w:author="Владимир Лаут" w:date="2021-03-03T11:03:00Z"/>
                <w:rFonts w:ascii="Arial" w:hAnsi="Arial" w:cs="Arial"/>
                <w:sz w:val="20"/>
                <w:szCs w:val="20"/>
                <w:lang w:eastAsia="ru-RU"/>
              </w:rPr>
            </w:pPr>
            <w:ins w:id="5503" w:author="Александр" w:date="2020-04-13T06:32:00Z">
              <w:del w:id="5504" w:author="Владимир Лаут" w:date="2021-03-03T11:02:00Z">
                <w:r w:rsidRPr="00AE7409" w:rsidDel="008B263D">
                  <w:delText>30</w:delText>
                </w:r>
              </w:del>
              <w:bookmarkStart w:id="5505" w:name="_Toc67554033"/>
              <w:bookmarkStart w:id="5506" w:name="_Toc67555370"/>
              <w:bookmarkStart w:id="5507" w:name="_Toc67556423"/>
              <w:bookmarkEnd w:id="5505"/>
              <w:bookmarkEnd w:id="5506"/>
              <w:bookmarkEnd w:id="5507"/>
            </w:ins>
          </w:p>
        </w:tc>
        <w:tc>
          <w:tcPr>
            <w:tcW w:w="1038" w:type="pct"/>
            <w:tcPrChange w:id="5508" w:author="Александр" w:date="2020-04-13T06:32:00Z">
              <w:tcPr>
                <w:tcW w:w="1038" w:type="pct"/>
              </w:tcPr>
            </w:tcPrChange>
          </w:tcPr>
          <w:p w14:paraId="014840BB" w14:textId="2B471719" w:rsidR="003A4F65" w:rsidRPr="000E3C42" w:rsidDel="008B263D" w:rsidRDefault="003A4F65" w:rsidP="003A4F65">
            <w:pPr>
              <w:jc w:val="left"/>
              <w:rPr>
                <w:ins w:id="5509" w:author="Александр" w:date="2020-04-13T06:32:00Z"/>
                <w:del w:id="5510" w:author="Владимир Лаут" w:date="2021-03-03T11:03:00Z"/>
                <w:rFonts w:ascii="Arial" w:hAnsi="Arial" w:cs="Arial"/>
                <w:sz w:val="20"/>
                <w:szCs w:val="20"/>
                <w:lang w:eastAsia="ru-RU"/>
              </w:rPr>
            </w:pPr>
            <w:ins w:id="5511" w:author="Александр" w:date="2020-04-13T06:32:00Z">
              <w:del w:id="5512" w:author="Владимир Лаут" w:date="2021-03-03T11:02:00Z">
                <w:r w:rsidRPr="00AE7409" w:rsidDel="008B263D">
                  <w:delText>КР</w:delText>
                </w:r>
              </w:del>
              <w:bookmarkStart w:id="5513" w:name="_Toc67554034"/>
              <w:bookmarkStart w:id="5514" w:name="_Toc67555371"/>
              <w:bookmarkStart w:id="5515" w:name="_Toc67556424"/>
              <w:bookmarkEnd w:id="5513"/>
              <w:bookmarkEnd w:id="5514"/>
              <w:bookmarkEnd w:id="5515"/>
            </w:ins>
          </w:p>
        </w:tc>
        <w:bookmarkStart w:id="5516" w:name="_Toc67554035"/>
        <w:bookmarkStart w:id="5517" w:name="_Toc67555372"/>
        <w:bookmarkStart w:id="5518" w:name="_Toc67556425"/>
        <w:bookmarkEnd w:id="5516"/>
        <w:bookmarkEnd w:id="5517"/>
        <w:bookmarkEnd w:id="5518"/>
      </w:tr>
      <w:tr w:rsidR="003A4F65" w:rsidRPr="000E3C42" w:rsidDel="008B263D" w14:paraId="4CC49335" w14:textId="77BB6724"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51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520" w:author="Александр" w:date="2020-04-13T06:32:00Z"/>
          <w:del w:id="5521" w:author="Владимир Лаут" w:date="2021-03-03T11:03:00Z"/>
          <w:trPrChange w:id="5522" w:author="Александр" w:date="2020-04-13T06:32:00Z">
            <w:trPr>
              <w:cantSplit/>
              <w:jc w:val="center"/>
            </w:trPr>
          </w:trPrChange>
        </w:trPr>
        <w:tc>
          <w:tcPr>
            <w:tcW w:w="1009" w:type="pct"/>
            <w:tcPrChange w:id="5523" w:author="Александр" w:date="2020-04-13T06:32:00Z">
              <w:tcPr>
                <w:tcW w:w="1009" w:type="pct"/>
              </w:tcPr>
            </w:tcPrChange>
          </w:tcPr>
          <w:p w14:paraId="06FD11E7" w14:textId="01F8EB6F" w:rsidR="003A4F65" w:rsidRPr="000E3C42" w:rsidDel="008B263D" w:rsidRDefault="003A4F65" w:rsidP="003A4F65">
            <w:pPr>
              <w:jc w:val="left"/>
              <w:rPr>
                <w:ins w:id="5524" w:author="Александр" w:date="2020-04-13T06:32:00Z"/>
                <w:del w:id="5525" w:author="Владимир Лаут" w:date="2021-03-03T11:03:00Z"/>
                <w:rFonts w:ascii="Arial" w:hAnsi="Arial" w:cs="Arial"/>
                <w:sz w:val="20"/>
                <w:szCs w:val="20"/>
                <w:lang w:eastAsia="ru-RU"/>
              </w:rPr>
            </w:pPr>
            <w:ins w:id="5526" w:author="Александр" w:date="2020-04-13T06:32:00Z">
              <w:del w:id="5527" w:author="Владимир Лаут" w:date="2021-03-03T11:02:00Z">
                <w:r w:rsidRPr="00AE7409" w:rsidDel="008B263D">
                  <w:delText>31</w:delText>
                </w:r>
              </w:del>
              <w:bookmarkStart w:id="5528" w:name="_Toc67554036"/>
              <w:bookmarkStart w:id="5529" w:name="_Toc67555373"/>
              <w:bookmarkStart w:id="5530" w:name="_Toc67556426"/>
              <w:bookmarkEnd w:id="5528"/>
              <w:bookmarkEnd w:id="5529"/>
              <w:bookmarkEnd w:id="5530"/>
            </w:ins>
          </w:p>
        </w:tc>
        <w:tc>
          <w:tcPr>
            <w:tcW w:w="2064" w:type="pct"/>
            <w:tcPrChange w:id="5531" w:author="Александр" w:date="2020-04-13T06:32:00Z">
              <w:tcPr>
                <w:tcW w:w="2064" w:type="pct"/>
                <w:vAlign w:val="bottom"/>
              </w:tcPr>
            </w:tcPrChange>
          </w:tcPr>
          <w:p w14:paraId="35A488E3" w14:textId="456CB600" w:rsidR="003A4F65" w:rsidRPr="000E3C42" w:rsidDel="008B263D" w:rsidRDefault="003A4F65" w:rsidP="003A4F65">
            <w:pPr>
              <w:jc w:val="left"/>
              <w:rPr>
                <w:ins w:id="5532" w:author="Александр" w:date="2020-04-13T06:32:00Z"/>
                <w:del w:id="5533" w:author="Владимир Лаут" w:date="2021-03-03T11:03:00Z"/>
                <w:rFonts w:ascii="Arial" w:hAnsi="Arial" w:cs="Arial"/>
                <w:sz w:val="20"/>
                <w:szCs w:val="20"/>
                <w:lang w:eastAsia="ru-RU"/>
              </w:rPr>
            </w:pPr>
            <w:ins w:id="5534" w:author="Александр" w:date="2020-04-13T06:32:00Z">
              <w:del w:id="5535" w:author="Владимир Лаут" w:date="2021-03-03T11:02:00Z">
                <w:r w:rsidRPr="00AE7409" w:rsidDel="008B263D">
                  <w:delText>КР ступицы</w:delText>
                </w:r>
              </w:del>
              <w:bookmarkStart w:id="5536" w:name="_Toc67554037"/>
              <w:bookmarkStart w:id="5537" w:name="_Toc67555374"/>
              <w:bookmarkStart w:id="5538" w:name="_Toc67556427"/>
              <w:bookmarkEnd w:id="5536"/>
              <w:bookmarkEnd w:id="5537"/>
              <w:bookmarkEnd w:id="5538"/>
            </w:ins>
          </w:p>
        </w:tc>
        <w:tc>
          <w:tcPr>
            <w:tcW w:w="889" w:type="pct"/>
            <w:tcPrChange w:id="5539" w:author="Александр" w:date="2020-04-13T06:32:00Z">
              <w:tcPr>
                <w:tcW w:w="889" w:type="pct"/>
              </w:tcPr>
            </w:tcPrChange>
          </w:tcPr>
          <w:p w14:paraId="04243F41" w14:textId="768EEC13" w:rsidR="003A4F65" w:rsidRPr="000E3C42" w:rsidDel="008B263D" w:rsidRDefault="003A4F65" w:rsidP="003A4F65">
            <w:pPr>
              <w:jc w:val="left"/>
              <w:rPr>
                <w:ins w:id="5540" w:author="Александр" w:date="2020-04-13T06:32:00Z"/>
                <w:del w:id="5541" w:author="Владимир Лаут" w:date="2021-03-03T11:03:00Z"/>
                <w:rFonts w:ascii="Arial" w:hAnsi="Arial" w:cs="Arial"/>
                <w:sz w:val="20"/>
                <w:szCs w:val="20"/>
                <w:lang w:eastAsia="ru-RU"/>
              </w:rPr>
            </w:pPr>
            <w:ins w:id="5542" w:author="Александр" w:date="2020-04-13T06:32:00Z">
              <w:del w:id="5543" w:author="Владимир Лаут" w:date="2021-03-03T11:02:00Z">
                <w:r w:rsidRPr="00AE7409" w:rsidDel="008B263D">
                  <w:delText>31</w:delText>
                </w:r>
              </w:del>
              <w:bookmarkStart w:id="5544" w:name="_Toc67554038"/>
              <w:bookmarkStart w:id="5545" w:name="_Toc67555375"/>
              <w:bookmarkStart w:id="5546" w:name="_Toc67556428"/>
              <w:bookmarkEnd w:id="5544"/>
              <w:bookmarkEnd w:id="5545"/>
              <w:bookmarkEnd w:id="5546"/>
            </w:ins>
          </w:p>
        </w:tc>
        <w:tc>
          <w:tcPr>
            <w:tcW w:w="1038" w:type="pct"/>
            <w:tcPrChange w:id="5547" w:author="Александр" w:date="2020-04-13T06:32:00Z">
              <w:tcPr>
                <w:tcW w:w="1038" w:type="pct"/>
              </w:tcPr>
            </w:tcPrChange>
          </w:tcPr>
          <w:p w14:paraId="7D9B6026" w14:textId="64039015" w:rsidR="003A4F65" w:rsidRPr="000E3C42" w:rsidDel="008B263D" w:rsidRDefault="003A4F65" w:rsidP="003A4F65">
            <w:pPr>
              <w:jc w:val="left"/>
              <w:rPr>
                <w:ins w:id="5548" w:author="Александр" w:date="2020-04-13T06:32:00Z"/>
                <w:del w:id="5549" w:author="Владимир Лаут" w:date="2021-03-03T11:03:00Z"/>
                <w:rFonts w:ascii="Arial" w:hAnsi="Arial" w:cs="Arial"/>
                <w:sz w:val="20"/>
                <w:szCs w:val="20"/>
                <w:lang w:eastAsia="ru-RU"/>
              </w:rPr>
            </w:pPr>
            <w:ins w:id="5550" w:author="Александр" w:date="2020-04-13T06:32:00Z">
              <w:del w:id="5551" w:author="Владимир Лаут" w:date="2021-03-03T11:02:00Z">
                <w:r w:rsidRPr="00AE7409" w:rsidDel="008B263D">
                  <w:delText>КР</w:delText>
                </w:r>
              </w:del>
              <w:bookmarkStart w:id="5552" w:name="_Toc67554039"/>
              <w:bookmarkStart w:id="5553" w:name="_Toc67555376"/>
              <w:bookmarkStart w:id="5554" w:name="_Toc67556429"/>
              <w:bookmarkEnd w:id="5552"/>
              <w:bookmarkEnd w:id="5553"/>
              <w:bookmarkEnd w:id="5554"/>
            </w:ins>
          </w:p>
        </w:tc>
        <w:bookmarkStart w:id="5555" w:name="_Toc67554040"/>
        <w:bookmarkStart w:id="5556" w:name="_Toc67555377"/>
        <w:bookmarkStart w:id="5557" w:name="_Toc67556430"/>
        <w:bookmarkEnd w:id="5555"/>
        <w:bookmarkEnd w:id="5556"/>
        <w:bookmarkEnd w:id="5557"/>
      </w:tr>
      <w:tr w:rsidR="003A4F65" w:rsidRPr="000E3C42" w:rsidDel="008B263D" w14:paraId="6DA072FD" w14:textId="12CA47D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55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559" w:author="Александр" w:date="2020-04-13T06:32:00Z"/>
          <w:del w:id="5560" w:author="Владимир Лаут" w:date="2021-03-03T11:03:00Z"/>
          <w:trPrChange w:id="5561" w:author="Александр" w:date="2020-04-13T06:32:00Z">
            <w:trPr>
              <w:cantSplit/>
              <w:jc w:val="center"/>
            </w:trPr>
          </w:trPrChange>
        </w:trPr>
        <w:tc>
          <w:tcPr>
            <w:tcW w:w="1009" w:type="pct"/>
            <w:tcPrChange w:id="5562" w:author="Александр" w:date="2020-04-13T06:32:00Z">
              <w:tcPr>
                <w:tcW w:w="1009" w:type="pct"/>
              </w:tcPr>
            </w:tcPrChange>
          </w:tcPr>
          <w:p w14:paraId="0D660DD8" w14:textId="6B70D765" w:rsidR="003A4F65" w:rsidRPr="000E3C42" w:rsidDel="008B263D" w:rsidRDefault="003A4F65" w:rsidP="003A4F65">
            <w:pPr>
              <w:jc w:val="left"/>
              <w:rPr>
                <w:ins w:id="5563" w:author="Александр" w:date="2020-04-13T06:32:00Z"/>
                <w:del w:id="5564" w:author="Владимир Лаут" w:date="2021-03-03T11:03:00Z"/>
                <w:rFonts w:ascii="Arial" w:hAnsi="Arial" w:cs="Arial"/>
                <w:sz w:val="20"/>
                <w:szCs w:val="20"/>
                <w:lang w:eastAsia="ru-RU"/>
              </w:rPr>
            </w:pPr>
            <w:ins w:id="5565" w:author="Александр" w:date="2020-04-13T06:32:00Z">
              <w:del w:id="5566" w:author="Владимир Лаут" w:date="2021-03-03T11:02:00Z">
                <w:r w:rsidRPr="00AE7409" w:rsidDel="008B263D">
                  <w:delText>32</w:delText>
                </w:r>
              </w:del>
              <w:bookmarkStart w:id="5567" w:name="_Toc67554041"/>
              <w:bookmarkStart w:id="5568" w:name="_Toc67555378"/>
              <w:bookmarkStart w:id="5569" w:name="_Toc67556431"/>
              <w:bookmarkEnd w:id="5567"/>
              <w:bookmarkEnd w:id="5568"/>
              <w:bookmarkEnd w:id="5569"/>
            </w:ins>
          </w:p>
        </w:tc>
        <w:tc>
          <w:tcPr>
            <w:tcW w:w="2064" w:type="pct"/>
            <w:tcPrChange w:id="5570" w:author="Александр" w:date="2020-04-13T06:32:00Z">
              <w:tcPr>
                <w:tcW w:w="2064" w:type="pct"/>
                <w:vAlign w:val="bottom"/>
              </w:tcPr>
            </w:tcPrChange>
          </w:tcPr>
          <w:p w14:paraId="1F2DDCEE" w14:textId="63043FB1" w:rsidR="003A4F65" w:rsidRPr="000E3C42" w:rsidDel="008B263D" w:rsidRDefault="003A4F65" w:rsidP="003A4F65">
            <w:pPr>
              <w:jc w:val="left"/>
              <w:rPr>
                <w:ins w:id="5571" w:author="Александр" w:date="2020-04-13T06:32:00Z"/>
                <w:del w:id="5572" w:author="Владимир Лаут" w:date="2021-03-03T11:03:00Z"/>
                <w:rFonts w:ascii="Arial" w:hAnsi="Arial" w:cs="Arial"/>
                <w:sz w:val="20"/>
                <w:szCs w:val="20"/>
                <w:lang w:eastAsia="ru-RU"/>
              </w:rPr>
            </w:pPr>
            <w:ins w:id="5573" w:author="Александр" w:date="2020-04-13T06:32:00Z">
              <w:del w:id="5574" w:author="Владимир Лаут" w:date="2021-03-03T11:02:00Z">
                <w:r w:rsidRPr="00AE7409" w:rsidDel="008B263D">
                  <w:delText>КР трансмиссии</w:delText>
                </w:r>
              </w:del>
              <w:bookmarkStart w:id="5575" w:name="_Toc67554042"/>
              <w:bookmarkStart w:id="5576" w:name="_Toc67555379"/>
              <w:bookmarkStart w:id="5577" w:name="_Toc67556432"/>
              <w:bookmarkEnd w:id="5575"/>
              <w:bookmarkEnd w:id="5576"/>
              <w:bookmarkEnd w:id="5577"/>
            </w:ins>
          </w:p>
        </w:tc>
        <w:tc>
          <w:tcPr>
            <w:tcW w:w="889" w:type="pct"/>
            <w:tcPrChange w:id="5578" w:author="Александр" w:date="2020-04-13T06:32:00Z">
              <w:tcPr>
                <w:tcW w:w="889" w:type="pct"/>
              </w:tcPr>
            </w:tcPrChange>
          </w:tcPr>
          <w:p w14:paraId="3D81588C" w14:textId="350C48D6" w:rsidR="003A4F65" w:rsidRPr="000E3C42" w:rsidDel="008B263D" w:rsidRDefault="003A4F65" w:rsidP="003A4F65">
            <w:pPr>
              <w:jc w:val="left"/>
              <w:rPr>
                <w:ins w:id="5579" w:author="Александр" w:date="2020-04-13T06:32:00Z"/>
                <w:del w:id="5580" w:author="Владимир Лаут" w:date="2021-03-03T11:03:00Z"/>
                <w:rFonts w:ascii="Arial" w:hAnsi="Arial" w:cs="Arial"/>
                <w:sz w:val="20"/>
                <w:szCs w:val="20"/>
                <w:lang w:eastAsia="ru-RU"/>
              </w:rPr>
            </w:pPr>
            <w:ins w:id="5581" w:author="Александр" w:date="2020-04-13T06:32:00Z">
              <w:del w:id="5582" w:author="Владимир Лаут" w:date="2021-03-03T11:02:00Z">
                <w:r w:rsidRPr="00AE7409" w:rsidDel="008B263D">
                  <w:delText>32</w:delText>
                </w:r>
              </w:del>
              <w:bookmarkStart w:id="5583" w:name="_Toc67554043"/>
              <w:bookmarkStart w:id="5584" w:name="_Toc67555380"/>
              <w:bookmarkStart w:id="5585" w:name="_Toc67556433"/>
              <w:bookmarkEnd w:id="5583"/>
              <w:bookmarkEnd w:id="5584"/>
              <w:bookmarkEnd w:id="5585"/>
            </w:ins>
          </w:p>
        </w:tc>
        <w:tc>
          <w:tcPr>
            <w:tcW w:w="1038" w:type="pct"/>
            <w:tcPrChange w:id="5586" w:author="Александр" w:date="2020-04-13T06:32:00Z">
              <w:tcPr>
                <w:tcW w:w="1038" w:type="pct"/>
              </w:tcPr>
            </w:tcPrChange>
          </w:tcPr>
          <w:p w14:paraId="262ED4A5" w14:textId="335303EC" w:rsidR="003A4F65" w:rsidRPr="000E3C42" w:rsidDel="008B263D" w:rsidRDefault="003A4F65" w:rsidP="003A4F65">
            <w:pPr>
              <w:jc w:val="left"/>
              <w:rPr>
                <w:ins w:id="5587" w:author="Александр" w:date="2020-04-13T06:32:00Z"/>
                <w:del w:id="5588" w:author="Владимир Лаут" w:date="2021-03-03T11:03:00Z"/>
                <w:rFonts w:ascii="Arial" w:hAnsi="Arial" w:cs="Arial"/>
                <w:sz w:val="20"/>
                <w:szCs w:val="20"/>
                <w:lang w:eastAsia="ru-RU"/>
              </w:rPr>
            </w:pPr>
            <w:ins w:id="5589" w:author="Александр" w:date="2020-04-13T06:32:00Z">
              <w:del w:id="5590" w:author="Владимир Лаут" w:date="2021-03-03T11:02:00Z">
                <w:r w:rsidRPr="00AE7409" w:rsidDel="008B263D">
                  <w:delText>КР</w:delText>
                </w:r>
              </w:del>
              <w:bookmarkStart w:id="5591" w:name="_Toc67554044"/>
              <w:bookmarkStart w:id="5592" w:name="_Toc67555381"/>
              <w:bookmarkStart w:id="5593" w:name="_Toc67556434"/>
              <w:bookmarkEnd w:id="5591"/>
              <w:bookmarkEnd w:id="5592"/>
              <w:bookmarkEnd w:id="5593"/>
            </w:ins>
          </w:p>
        </w:tc>
        <w:bookmarkStart w:id="5594" w:name="_Toc67554045"/>
        <w:bookmarkStart w:id="5595" w:name="_Toc67555382"/>
        <w:bookmarkStart w:id="5596" w:name="_Toc67556435"/>
        <w:bookmarkEnd w:id="5594"/>
        <w:bookmarkEnd w:id="5595"/>
        <w:bookmarkEnd w:id="5596"/>
      </w:tr>
      <w:tr w:rsidR="003A4F65" w:rsidRPr="000E3C42" w:rsidDel="008B263D" w14:paraId="54A018D8" w14:textId="09978B6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59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598" w:author="Александр" w:date="2020-04-13T06:32:00Z"/>
          <w:del w:id="5599" w:author="Владимир Лаут" w:date="2021-03-03T11:03:00Z"/>
          <w:trPrChange w:id="5600" w:author="Александр" w:date="2020-04-13T06:32:00Z">
            <w:trPr>
              <w:cantSplit/>
              <w:jc w:val="center"/>
            </w:trPr>
          </w:trPrChange>
        </w:trPr>
        <w:tc>
          <w:tcPr>
            <w:tcW w:w="1009" w:type="pct"/>
            <w:tcPrChange w:id="5601" w:author="Александр" w:date="2020-04-13T06:32:00Z">
              <w:tcPr>
                <w:tcW w:w="1009" w:type="pct"/>
              </w:tcPr>
            </w:tcPrChange>
          </w:tcPr>
          <w:p w14:paraId="437A4A63" w14:textId="75327AB6" w:rsidR="003A4F65" w:rsidRPr="000E3C42" w:rsidDel="008B263D" w:rsidRDefault="003A4F65" w:rsidP="003A4F65">
            <w:pPr>
              <w:jc w:val="left"/>
              <w:rPr>
                <w:ins w:id="5602" w:author="Александр" w:date="2020-04-13T06:32:00Z"/>
                <w:del w:id="5603" w:author="Владимир Лаут" w:date="2021-03-03T11:03:00Z"/>
                <w:rFonts w:ascii="Arial" w:hAnsi="Arial" w:cs="Arial"/>
                <w:sz w:val="20"/>
                <w:szCs w:val="20"/>
                <w:lang w:eastAsia="ru-RU"/>
              </w:rPr>
            </w:pPr>
            <w:ins w:id="5604" w:author="Александр" w:date="2020-04-13T06:32:00Z">
              <w:del w:id="5605" w:author="Владимир Лаут" w:date="2021-03-03T11:02:00Z">
                <w:r w:rsidRPr="00AE7409" w:rsidDel="008B263D">
                  <w:delText>33</w:delText>
                </w:r>
              </w:del>
              <w:bookmarkStart w:id="5606" w:name="_Toc67554046"/>
              <w:bookmarkStart w:id="5607" w:name="_Toc67555383"/>
              <w:bookmarkStart w:id="5608" w:name="_Toc67556436"/>
              <w:bookmarkEnd w:id="5606"/>
              <w:bookmarkEnd w:id="5607"/>
              <w:bookmarkEnd w:id="5608"/>
            </w:ins>
          </w:p>
        </w:tc>
        <w:tc>
          <w:tcPr>
            <w:tcW w:w="2064" w:type="pct"/>
            <w:tcPrChange w:id="5609" w:author="Александр" w:date="2020-04-13T06:32:00Z">
              <w:tcPr>
                <w:tcW w:w="2064" w:type="pct"/>
                <w:vAlign w:val="bottom"/>
              </w:tcPr>
            </w:tcPrChange>
          </w:tcPr>
          <w:p w14:paraId="4584878A" w14:textId="2C9A8B22" w:rsidR="003A4F65" w:rsidRPr="000E3C42" w:rsidDel="008B263D" w:rsidRDefault="003A4F65" w:rsidP="003A4F65">
            <w:pPr>
              <w:jc w:val="left"/>
              <w:rPr>
                <w:ins w:id="5610" w:author="Александр" w:date="2020-04-13T06:32:00Z"/>
                <w:del w:id="5611" w:author="Владимир Лаут" w:date="2021-03-03T11:03:00Z"/>
                <w:rFonts w:ascii="Arial" w:hAnsi="Arial" w:cs="Arial"/>
                <w:sz w:val="20"/>
                <w:szCs w:val="20"/>
                <w:lang w:eastAsia="ru-RU"/>
              </w:rPr>
            </w:pPr>
            <w:ins w:id="5612" w:author="Александр" w:date="2020-04-13T06:32:00Z">
              <w:del w:id="5613" w:author="Владимир Лаут" w:date="2021-03-03T11:02:00Z">
                <w:r w:rsidRPr="00AE7409" w:rsidDel="008B263D">
                  <w:delText>КР футеровка</w:delText>
                </w:r>
              </w:del>
              <w:bookmarkStart w:id="5614" w:name="_Toc67554047"/>
              <w:bookmarkStart w:id="5615" w:name="_Toc67555384"/>
              <w:bookmarkStart w:id="5616" w:name="_Toc67556437"/>
              <w:bookmarkEnd w:id="5614"/>
              <w:bookmarkEnd w:id="5615"/>
              <w:bookmarkEnd w:id="5616"/>
            </w:ins>
          </w:p>
        </w:tc>
        <w:tc>
          <w:tcPr>
            <w:tcW w:w="889" w:type="pct"/>
            <w:tcPrChange w:id="5617" w:author="Александр" w:date="2020-04-13T06:32:00Z">
              <w:tcPr>
                <w:tcW w:w="889" w:type="pct"/>
              </w:tcPr>
            </w:tcPrChange>
          </w:tcPr>
          <w:p w14:paraId="08508F3B" w14:textId="3FD86A4C" w:rsidR="003A4F65" w:rsidRPr="000E3C42" w:rsidDel="008B263D" w:rsidRDefault="003A4F65" w:rsidP="003A4F65">
            <w:pPr>
              <w:jc w:val="left"/>
              <w:rPr>
                <w:ins w:id="5618" w:author="Александр" w:date="2020-04-13T06:32:00Z"/>
                <w:del w:id="5619" w:author="Владимир Лаут" w:date="2021-03-03T11:03:00Z"/>
                <w:rFonts w:ascii="Arial" w:hAnsi="Arial" w:cs="Arial"/>
                <w:sz w:val="20"/>
                <w:szCs w:val="20"/>
                <w:lang w:eastAsia="ru-RU"/>
              </w:rPr>
            </w:pPr>
            <w:ins w:id="5620" w:author="Александр" w:date="2020-04-13T06:32:00Z">
              <w:del w:id="5621" w:author="Владимир Лаут" w:date="2021-03-03T11:02:00Z">
                <w:r w:rsidRPr="00AE7409" w:rsidDel="008B263D">
                  <w:delText>33</w:delText>
                </w:r>
              </w:del>
              <w:bookmarkStart w:id="5622" w:name="_Toc67554048"/>
              <w:bookmarkStart w:id="5623" w:name="_Toc67555385"/>
              <w:bookmarkStart w:id="5624" w:name="_Toc67556438"/>
              <w:bookmarkEnd w:id="5622"/>
              <w:bookmarkEnd w:id="5623"/>
              <w:bookmarkEnd w:id="5624"/>
            </w:ins>
          </w:p>
        </w:tc>
        <w:tc>
          <w:tcPr>
            <w:tcW w:w="1038" w:type="pct"/>
            <w:tcPrChange w:id="5625" w:author="Александр" w:date="2020-04-13T06:32:00Z">
              <w:tcPr>
                <w:tcW w:w="1038" w:type="pct"/>
              </w:tcPr>
            </w:tcPrChange>
          </w:tcPr>
          <w:p w14:paraId="15937299" w14:textId="6C72C25E" w:rsidR="003A4F65" w:rsidRPr="000E3C42" w:rsidDel="008B263D" w:rsidRDefault="003A4F65" w:rsidP="003A4F65">
            <w:pPr>
              <w:jc w:val="left"/>
              <w:rPr>
                <w:ins w:id="5626" w:author="Александр" w:date="2020-04-13T06:32:00Z"/>
                <w:del w:id="5627" w:author="Владимир Лаут" w:date="2021-03-03T11:03:00Z"/>
                <w:rFonts w:ascii="Arial" w:hAnsi="Arial" w:cs="Arial"/>
                <w:sz w:val="20"/>
                <w:szCs w:val="20"/>
                <w:lang w:eastAsia="ru-RU"/>
              </w:rPr>
            </w:pPr>
            <w:ins w:id="5628" w:author="Александр" w:date="2020-04-13T06:32:00Z">
              <w:del w:id="5629" w:author="Владимир Лаут" w:date="2021-03-03T11:02:00Z">
                <w:r w:rsidRPr="00AE7409" w:rsidDel="008B263D">
                  <w:delText>КР</w:delText>
                </w:r>
              </w:del>
              <w:bookmarkStart w:id="5630" w:name="_Toc67554049"/>
              <w:bookmarkStart w:id="5631" w:name="_Toc67555386"/>
              <w:bookmarkStart w:id="5632" w:name="_Toc67556439"/>
              <w:bookmarkEnd w:id="5630"/>
              <w:bookmarkEnd w:id="5631"/>
              <w:bookmarkEnd w:id="5632"/>
            </w:ins>
          </w:p>
        </w:tc>
        <w:bookmarkStart w:id="5633" w:name="_Toc67554050"/>
        <w:bookmarkStart w:id="5634" w:name="_Toc67555387"/>
        <w:bookmarkStart w:id="5635" w:name="_Toc67556440"/>
        <w:bookmarkEnd w:id="5633"/>
        <w:bookmarkEnd w:id="5634"/>
        <w:bookmarkEnd w:id="5635"/>
      </w:tr>
      <w:tr w:rsidR="003A4F65" w:rsidRPr="000E3C42" w:rsidDel="008B263D" w14:paraId="01355E83" w14:textId="601E47DE"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63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637" w:author="Александр" w:date="2020-04-13T06:31:00Z"/>
          <w:del w:id="5638" w:author="Владимир Лаут" w:date="2021-03-03T11:03:00Z"/>
          <w:trPrChange w:id="5639" w:author="Александр" w:date="2020-04-13T06:32:00Z">
            <w:trPr>
              <w:cantSplit/>
              <w:jc w:val="center"/>
            </w:trPr>
          </w:trPrChange>
        </w:trPr>
        <w:tc>
          <w:tcPr>
            <w:tcW w:w="1009" w:type="pct"/>
            <w:tcPrChange w:id="5640" w:author="Александр" w:date="2020-04-13T06:32:00Z">
              <w:tcPr>
                <w:tcW w:w="1009" w:type="pct"/>
              </w:tcPr>
            </w:tcPrChange>
          </w:tcPr>
          <w:p w14:paraId="2892BE03" w14:textId="15CBE6FB" w:rsidR="003A4F65" w:rsidRPr="000E3C42" w:rsidDel="008B263D" w:rsidRDefault="003A4F65" w:rsidP="003A4F65">
            <w:pPr>
              <w:jc w:val="left"/>
              <w:rPr>
                <w:ins w:id="5641" w:author="Александр" w:date="2020-04-13T06:31:00Z"/>
                <w:del w:id="5642" w:author="Владимир Лаут" w:date="2021-03-03T11:03:00Z"/>
                <w:rFonts w:ascii="Arial" w:hAnsi="Arial" w:cs="Arial"/>
                <w:sz w:val="20"/>
                <w:szCs w:val="20"/>
                <w:lang w:eastAsia="ru-RU"/>
              </w:rPr>
            </w:pPr>
            <w:ins w:id="5643" w:author="Александр" w:date="2020-04-13T06:32:00Z">
              <w:del w:id="5644" w:author="Владимир Лаут" w:date="2021-03-03T11:02:00Z">
                <w:r w:rsidRPr="00AE7409" w:rsidDel="008B263D">
                  <w:delText>34</w:delText>
                </w:r>
              </w:del>
            </w:ins>
            <w:bookmarkStart w:id="5645" w:name="_Toc67554051"/>
            <w:bookmarkStart w:id="5646" w:name="_Toc67555388"/>
            <w:bookmarkStart w:id="5647" w:name="_Toc67556441"/>
            <w:bookmarkEnd w:id="5645"/>
            <w:bookmarkEnd w:id="5646"/>
            <w:bookmarkEnd w:id="5647"/>
          </w:p>
        </w:tc>
        <w:tc>
          <w:tcPr>
            <w:tcW w:w="2064" w:type="pct"/>
            <w:tcPrChange w:id="5648" w:author="Александр" w:date="2020-04-13T06:32:00Z">
              <w:tcPr>
                <w:tcW w:w="2064" w:type="pct"/>
                <w:vAlign w:val="bottom"/>
              </w:tcPr>
            </w:tcPrChange>
          </w:tcPr>
          <w:p w14:paraId="20905481" w14:textId="4A68E8A0" w:rsidR="003A4F65" w:rsidRPr="000E3C42" w:rsidDel="008B263D" w:rsidRDefault="003A4F65" w:rsidP="003A4F65">
            <w:pPr>
              <w:jc w:val="left"/>
              <w:rPr>
                <w:ins w:id="5649" w:author="Александр" w:date="2020-04-13T06:31:00Z"/>
                <w:del w:id="5650" w:author="Владимир Лаут" w:date="2021-03-03T11:03:00Z"/>
                <w:rFonts w:ascii="Arial" w:hAnsi="Arial" w:cs="Arial"/>
                <w:sz w:val="20"/>
                <w:szCs w:val="20"/>
                <w:lang w:eastAsia="ru-RU"/>
              </w:rPr>
            </w:pPr>
            <w:ins w:id="5651" w:author="Александр" w:date="2020-04-13T06:32:00Z">
              <w:del w:id="5652" w:author="Владимир Лаут" w:date="2021-03-03T11:02:00Z">
                <w:r w:rsidRPr="00AE7409" w:rsidDel="008B263D">
                  <w:delText>КР ходовой части</w:delText>
                </w:r>
              </w:del>
            </w:ins>
            <w:bookmarkStart w:id="5653" w:name="_Toc67554052"/>
            <w:bookmarkStart w:id="5654" w:name="_Toc67555389"/>
            <w:bookmarkStart w:id="5655" w:name="_Toc67556442"/>
            <w:bookmarkEnd w:id="5653"/>
            <w:bookmarkEnd w:id="5654"/>
            <w:bookmarkEnd w:id="5655"/>
          </w:p>
        </w:tc>
        <w:tc>
          <w:tcPr>
            <w:tcW w:w="889" w:type="pct"/>
            <w:tcPrChange w:id="5656" w:author="Александр" w:date="2020-04-13T06:32:00Z">
              <w:tcPr>
                <w:tcW w:w="889" w:type="pct"/>
              </w:tcPr>
            </w:tcPrChange>
          </w:tcPr>
          <w:p w14:paraId="5C06A36A" w14:textId="35B119DE" w:rsidR="003A4F65" w:rsidRPr="000E3C42" w:rsidDel="008B263D" w:rsidRDefault="003A4F65" w:rsidP="003A4F65">
            <w:pPr>
              <w:jc w:val="left"/>
              <w:rPr>
                <w:ins w:id="5657" w:author="Александр" w:date="2020-04-13T06:31:00Z"/>
                <w:del w:id="5658" w:author="Владимир Лаут" w:date="2021-03-03T11:03:00Z"/>
                <w:rFonts w:ascii="Arial" w:hAnsi="Arial" w:cs="Arial"/>
                <w:sz w:val="20"/>
                <w:szCs w:val="20"/>
                <w:lang w:eastAsia="ru-RU"/>
              </w:rPr>
            </w:pPr>
            <w:ins w:id="5659" w:author="Александр" w:date="2020-04-13T06:32:00Z">
              <w:del w:id="5660" w:author="Владимир Лаут" w:date="2021-03-03T11:02:00Z">
                <w:r w:rsidRPr="00AE7409" w:rsidDel="008B263D">
                  <w:delText>34</w:delText>
                </w:r>
              </w:del>
            </w:ins>
            <w:bookmarkStart w:id="5661" w:name="_Toc67554053"/>
            <w:bookmarkStart w:id="5662" w:name="_Toc67555390"/>
            <w:bookmarkStart w:id="5663" w:name="_Toc67556443"/>
            <w:bookmarkEnd w:id="5661"/>
            <w:bookmarkEnd w:id="5662"/>
            <w:bookmarkEnd w:id="5663"/>
          </w:p>
        </w:tc>
        <w:tc>
          <w:tcPr>
            <w:tcW w:w="1038" w:type="pct"/>
            <w:tcPrChange w:id="5664" w:author="Александр" w:date="2020-04-13T06:32:00Z">
              <w:tcPr>
                <w:tcW w:w="1038" w:type="pct"/>
              </w:tcPr>
            </w:tcPrChange>
          </w:tcPr>
          <w:p w14:paraId="05B80F73" w14:textId="663A2805" w:rsidR="003A4F65" w:rsidRPr="000E3C42" w:rsidDel="008B263D" w:rsidRDefault="003A4F65" w:rsidP="003A4F65">
            <w:pPr>
              <w:jc w:val="left"/>
              <w:rPr>
                <w:ins w:id="5665" w:author="Александр" w:date="2020-04-13T06:31:00Z"/>
                <w:del w:id="5666" w:author="Владимир Лаут" w:date="2021-03-03T11:03:00Z"/>
                <w:rFonts w:ascii="Arial" w:hAnsi="Arial" w:cs="Arial"/>
                <w:sz w:val="20"/>
                <w:szCs w:val="20"/>
                <w:lang w:eastAsia="ru-RU"/>
              </w:rPr>
            </w:pPr>
            <w:ins w:id="5667" w:author="Александр" w:date="2020-04-13T06:32:00Z">
              <w:del w:id="5668" w:author="Владимир Лаут" w:date="2021-03-03T11:02:00Z">
                <w:r w:rsidRPr="00AE7409" w:rsidDel="008B263D">
                  <w:delText>КР</w:delText>
                </w:r>
              </w:del>
            </w:ins>
            <w:bookmarkStart w:id="5669" w:name="_Toc67554054"/>
            <w:bookmarkStart w:id="5670" w:name="_Toc67555391"/>
            <w:bookmarkStart w:id="5671" w:name="_Toc67556444"/>
            <w:bookmarkEnd w:id="5669"/>
            <w:bookmarkEnd w:id="5670"/>
            <w:bookmarkEnd w:id="5671"/>
          </w:p>
        </w:tc>
        <w:bookmarkStart w:id="5672" w:name="_Toc67554055"/>
        <w:bookmarkStart w:id="5673" w:name="_Toc67555392"/>
        <w:bookmarkStart w:id="5674" w:name="_Toc67556445"/>
        <w:bookmarkEnd w:id="5672"/>
        <w:bookmarkEnd w:id="5673"/>
        <w:bookmarkEnd w:id="5674"/>
      </w:tr>
      <w:tr w:rsidR="003A4F65" w:rsidRPr="000E3C42" w:rsidDel="008B263D" w14:paraId="1E9B1410" w14:textId="3DE1C7E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67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676" w:author="Александр" w:date="2020-04-13T06:31:00Z"/>
          <w:del w:id="5677" w:author="Владимир Лаут" w:date="2021-03-03T11:03:00Z"/>
          <w:trPrChange w:id="5678" w:author="Александр" w:date="2020-04-13T06:32:00Z">
            <w:trPr>
              <w:cantSplit/>
              <w:jc w:val="center"/>
            </w:trPr>
          </w:trPrChange>
        </w:trPr>
        <w:tc>
          <w:tcPr>
            <w:tcW w:w="1009" w:type="pct"/>
            <w:tcPrChange w:id="5679" w:author="Александр" w:date="2020-04-13T06:32:00Z">
              <w:tcPr>
                <w:tcW w:w="1009" w:type="pct"/>
              </w:tcPr>
            </w:tcPrChange>
          </w:tcPr>
          <w:p w14:paraId="6D8FAF64" w14:textId="04B7F9C0" w:rsidR="003A4F65" w:rsidRPr="000E3C42" w:rsidDel="008B263D" w:rsidRDefault="003A4F65" w:rsidP="003A4F65">
            <w:pPr>
              <w:jc w:val="left"/>
              <w:rPr>
                <w:ins w:id="5680" w:author="Александр" w:date="2020-04-13T06:31:00Z"/>
                <w:del w:id="5681" w:author="Владимир Лаут" w:date="2021-03-03T11:03:00Z"/>
                <w:rFonts w:ascii="Arial" w:hAnsi="Arial" w:cs="Arial"/>
                <w:sz w:val="20"/>
                <w:szCs w:val="20"/>
                <w:lang w:eastAsia="ru-RU"/>
              </w:rPr>
            </w:pPr>
            <w:ins w:id="5682" w:author="Александр" w:date="2020-04-13T06:32:00Z">
              <w:del w:id="5683" w:author="Владимир Лаут" w:date="2021-03-03T11:02:00Z">
                <w:r w:rsidRPr="00AE7409" w:rsidDel="008B263D">
                  <w:delText>35</w:delText>
                </w:r>
              </w:del>
            </w:ins>
            <w:bookmarkStart w:id="5684" w:name="_Toc67554056"/>
            <w:bookmarkStart w:id="5685" w:name="_Toc67555393"/>
            <w:bookmarkStart w:id="5686" w:name="_Toc67556446"/>
            <w:bookmarkEnd w:id="5684"/>
            <w:bookmarkEnd w:id="5685"/>
            <w:bookmarkEnd w:id="5686"/>
          </w:p>
        </w:tc>
        <w:tc>
          <w:tcPr>
            <w:tcW w:w="2064" w:type="pct"/>
            <w:tcPrChange w:id="5687" w:author="Александр" w:date="2020-04-13T06:32:00Z">
              <w:tcPr>
                <w:tcW w:w="2064" w:type="pct"/>
                <w:vAlign w:val="bottom"/>
              </w:tcPr>
            </w:tcPrChange>
          </w:tcPr>
          <w:p w14:paraId="3C487A7A" w14:textId="20F4F605" w:rsidR="003A4F65" w:rsidRPr="000E3C42" w:rsidDel="008B263D" w:rsidRDefault="003A4F65" w:rsidP="003A4F65">
            <w:pPr>
              <w:jc w:val="left"/>
              <w:rPr>
                <w:ins w:id="5688" w:author="Александр" w:date="2020-04-13T06:31:00Z"/>
                <w:del w:id="5689" w:author="Владимир Лаут" w:date="2021-03-03T11:03:00Z"/>
                <w:rFonts w:ascii="Arial" w:hAnsi="Arial" w:cs="Arial"/>
                <w:sz w:val="20"/>
                <w:szCs w:val="20"/>
                <w:lang w:eastAsia="ru-RU"/>
              </w:rPr>
            </w:pPr>
            <w:ins w:id="5690" w:author="Александр" w:date="2020-04-13T06:32:00Z">
              <w:del w:id="5691" w:author="Владимир Лаут" w:date="2021-03-03T11:02:00Z">
                <w:r w:rsidRPr="00AE7409" w:rsidDel="008B263D">
                  <w:delText>КР доп. электрооборудования</w:delText>
                </w:r>
              </w:del>
            </w:ins>
            <w:bookmarkStart w:id="5692" w:name="_Toc67554057"/>
            <w:bookmarkStart w:id="5693" w:name="_Toc67555394"/>
            <w:bookmarkStart w:id="5694" w:name="_Toc67556447"/>
            <w:bookmarkEnd w:id="5692"/>
            <w:bookmarkEnd w:id="5693"/>
            <w:bookmarkEnd w:id="5694"/>
          </w:p>
        </w:tc>
        <w:tc>
          <w:tcPr>
            <w:tcW w:w="889" w:type="pct"/>
            <w:tcPrChange w:id="5695" w:author="Александр" w:date="2020-04-13T06:32:00Z">
              <w:tcPr>
                <w:tcW w:w="889" w:type="pct"/>
              </w:tcPr>
            </w:tcPrChange>
          </w:tcPr>
          <w:p w14:paraId="438F6A92" w14:textId="708EEB4A" w:rsidR="003A4F65" w:rsidRPr="000E3C42" w:rsidDel="008B263D" w:rsidRDefault="003A4F65" w:rsidP="003A4F65">
            <w:pPr>
              <w:jc w:val="left"/>
              <w:rPr>
                <w:ins w:id="5696" w:author="Александр" w:date="2020-04-13T06:31:00Z"/>
                <w:del w:id="5697" w:author="Владимир Лаут" w:date="2021-03-03T11:03:00Z"/>
                <w:rFonts w:ascii="Arial" w:hAnsi="Arial" w:cs="Arial"/>
                <w:sz w:val="20"/>
                <w:szCs w:val="20"/>
                <w:lang w:eastAsia="ru-RU"/>
              </w:rPr>
            </w:pPr>
            <w:ins w:id="5698" w:author="Александр" w:date="2020-04-13T06:32:00Z">
              <w:del w:id="5699" w:author="Владимир Лаут" w:date="2021-03-03T11:02:00Z">
                <w:r w:rsidRPr="00AE7409" w:rsidDel="008B263D">
                  <w:delText>35</w:delText>
                </w:r>
              </w:del>
            </w:ins>
            <w:bookmarkStart w:id="5700" w:name="_Toc67554058"/>
            <w:bookmarkStart w:id="5701" w:name="_Toc67555395"/>
            <w:bookmarkStart w:id="5702" w:name="_Toc67556448"/>
            <w:bookmarkEnd w:id="5700"/>
            <w:bookmarkEnd w:id="5701"/>
            <w:bookmarkEnd w:id="5702"/>
          </w:p>
        </w:tc>
        <w:tc>
          <w:tcPr>
            <w:tcW w:w="1038" w:type="pct"/>
            <w:tcPrChange w:id="5703" w:author="Александр" w:date="2020-04-13T06:32:00Z">
              <w:tcPr>
                <w:tcW w:w="1038" w:type="pct"/>
              </w:tcPr>
            </w:tcPrChange>
          </w:tcPr>
          <w:p w14:paraId="6FF82B1E" w14:textId="35E56F0B" w:rsidR="003A4F65" w:rsidRPr="000E3C42" w:rsidDel="008B263D" w:rsidRDefault="003A4F65" w:rsidP="003A4F65">
            <w:pPr>
              <w:jc w:val="left"/>
              <w:rPr>
                <w:ins w:id="5704" w:author="Александр" w:date="2020-04-13T06:31:00Z"/>
                <w:del w:id="5705" w:author="Владимир Лаут" w:date="2021-03-03T11:03:00Z"/>
                <w:rFonts w:ascii="Arial" w:hAnsi="Arial" w:cs="Arial"/>
                <w:sz w:val="20"/>
                <w:szCs w:val="20"/>
                <w:lang w:eastAsia="ru-RU"/>
              </w:rPr>
            </w:pPr>
            <w:ins w:id="5706" w:author="Александр" w:date="2020-04-13T06:32:00Z">
              <w:del w:id="5707" w:author="Владимир Лаут" w:date="2021-03-03T11:02:00Z">
                <w:r w:rsidRPr="00AE7409" w:rsidDel="008B263D">
                  <w:delText>КР</w:delText>
                </w:r>
              </w:del>
            </w:ins>
            <w:bookmarkStart w:id="5708" w:name="_Toc67554059"/>
            <w:bookmarkStart w:id="5709" w:name="_Toc67555396"/>
            <w:bookmarkStart w:id="5710" w:name="_Toc67556449"/>
            <w:bookmarkEnd w:id="5708"/>
            <w:bookmarkEnd w:id="5709"/>
            <w:bookmarkEnd w:id="5710"/>
          </w:p>
        </w:tc>
        <w:bookmarkStart w:id="5711" w:name="_Toc67554060"/>
        <w:bookmarkStart w:id="5712" w:name="_Toc67555397"/>
        <w:bookmarkStart w:id="5713" w:name="_Toc67556450"/>
        <w:bookmarkEnd w:id="5711"/>
        <w:bookmarkEnd w:id="5712"/>
        <w:bookmarkEnd w:id="5713"/>
      </w:tr>
      <w:tr w:rsidR="003A4F65" w:rsidRPr="000E3C42" w:rsidDel="008B263D" w14:paraId="550CE201" w14:textId="576324C8"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71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715" w:author="Александр" w:date="2020-04-13T06:31:00Z"/>
          <w:del w:id="5716" w:author="Владимир Лаут" w:date="2021-03-03T11:03:00Z"/>
          <w:trPrChange w:id="5717" w:author="Александр" w:date="2020-04-13T06:32:00Z">
            <w:trPr>
              <w:cantSplit/>
              <w:jc w:val="center"/>
            </w:trPr>
          </w:trPrChange>
        </w:trPr>
        <w:tc>
          <w:tcPr>
            <w:tcW w:w="1009" w:type="pct"/>
            <w:tcPrChange w:id="5718" w:author="Александр" w:date="2020-04-13T06:32:00Z">
              <w:tcPr>
                <w:tcW w:w="1009" w:type="pct"/>
              </w:tcPr>
            </w:tcPrChange>
          </w:tcPr>
          <w:p w14:paraId="0B251B98" w14:textId="19BE804C" w:rsidR="003A4F65" w:rsidRPr="000E3C42" w:rsidDel="008B263D" w:rsidRDefault="003A4F65" w:rsidP="003A4F65">
            <w:pPr>
              <w:jc w:val="left"/>
              <w:rPr>
                <w:ins w:id="5719" w:author="Александр" w:date="2020-04-13T06:31:00Z"/>
                <w:del w:id="5720" w:author="Владимир Лаут" w:date="2021-03-03T11:03:00Z"/>
                <w:rFonts w:ascii="Arial" w:hAnsi="Arial" w:cs="Arial"/>
                <w:sz w:val="20"/>
                <w:szCs w:val="20"/>
                <w:lang w:eastAsia="ru-RU"/>
              </w:rPr>
            </w:pPr>
            <w:ins w:id="5721" w:author="Александр" w:date="2020-04-13T06:32:00Z">
              <w:del w:id="5722" w:author="Владимир Лаут" w:date="2021-03-03T11:02:00Z">
                <w:r w:rsidRPr="00AE7409" w:rsidDel="008B263D">
                  <w:delText>36</w:delText>
                </w:r>
              </w:del>
            </w:ins>
            <w:bookmarkStart w:id="5723" w:name="_Toc67554061"/>
            <w:bookmarkStart w:id="5724" w:name="_Toc67555398"/>
            <w:bookmarkStart w:id="5725" w:name="_Toc67556451"/>
            <w:bookmarkEnd w:id="5723"/>
            <w:bookmarkEnd w:id="5724"/>
            <w:bookmarkEnd w:id="5725"/>
          </w:p>
        </w:tc>
        <w:tc>
          <w:tcPr>
            <w:tcW w:w="2064" w:type="pct"/>
            <w:tcPrChange w:id="5726" w:author="Александр" w:date="2020-04-13T06:32:00Z">
              <w:tcPr>
                <w:tcW w:w="2064" w:type="pct"/>
                <w:vAlign w:val="bottom"/>
              </w:tcPr>
            </w:tcPrChange>
          </w:tcPr>
          <w:p w14:paraId="29A04DAB" w14:textId="3C4CB0DC" w:rsidR="003A4F65" w:rsidRPr="000E3C42" w:rsidDel="008B263D" w:rsidRDefault="003A4F65" w:rsidP="003A4F65">
            <w:pPr>
              <w:jc w:val="left"/>
              <w:rPr>
                <w:ins w:id="5727" w:author="Александр" w:date="2020-04-13T06:31:00Z"/>
                <w:del w:id="5728" w:author="Владимир Лаут" w:date="2021-03-03T11:03:00Z"/>
                <w:rFonts w:ascii="Arial" w:hAnsi="Arial" w:cs="Arial"/>
                <w:sz w:val="20"/>
                <w:szCs w:val="20"/>
                <w:lang w:eastAsia="ru-RU"/>
              </w:rPr>
            </w:pPr>
            <w:ins w:id="5729" w:author="Александр" w:date="2020-04-13T06:32:00Z">
              <w:del w:id="5730" w:author="Владимир Лаут" w:date="2021-03-03T11:02:00Z">
                <w:r w:rsidRPr="00AE7409" w:rsidDel="008B263D">
                  <w:delText>КР электрооборудования</w:delText>
                </w:r>
              </w:del>
            </w:ins>
            <w:bookmarkStart w:id="5731" w:name="_Toc67554062"/>
            <w:bookmarkStart w:id="5732" w:name="_Toc67555399"/>
            <w:bookmarkStart w:id="5733" w:name="_Toc67556452"/>
            <w:bookmarkEnd w:id="5731"/>
            <w:bookmarkEnd w:id="5732"/>
            <w:bookmarkEnd w:id="5733"/>
          </w:p>
        </w:tc>
        <w:tc>
          <w:tcPr>
            <w:tcW w:w="889" w:type="pct"/>
            <w:tcPrChange w:id="5734" w:author="Александр" w:date="2020-04-13T06:32:00Z">
              <w:tcPr>
                <w:tcW w:w="889" w:type="pct"/>
              </w:tcPr>
            </w:tcPrChange>
          </w:tcPr>
          <w:p w14:paraId="05D0737B" w14:textId="6529CC2D" w:rsidR="003A4F65" w:rsidRPr="000E3C42" w:rsidDel="008B263D" w:rsidRDefault="003A4F65" w:rsidP="003A4F65">
            <w:pPr>
              <w:jc w:val="left"/>
              <w:rPr>
                <w:ins w:id="5735" w:author="Александр" w:date="2020-04-13T06:31:00Z"/>
                <w:del w:id="5736" w:author="Владимир Лаут" w:date="2021-03-03T11:03:00Z"/>
                <w:rFonts w:ascii="Arial" w:hAnsi="Arial" w:cs="Arial"/>
                <w:sz w:val="20"/>
                <w:szCs w:val="20"/>
                <w:lang w:eastAsia="ru-RU"/>
              </w:rPr>
            </w:pPr>
            <w:ins w:id="5737" w:author="Александр" w:date="2020-04-13T06:32:00Z">
              <w:del w:id="5738" w:author="Владимир Лаут" w:date="2021-03-03T11:02:00Z">
                <w:r w:rsidRPr="00AE7409" w:rsidDel="008B263D">
                  <w:delText>36</w:delText>
                </w:r>
              </w:del>
            </w:ins>
            <w:bookmarkStart w:id="5739" w:name="_Toc67554063"/>
            <w:bookmarkStart w:id="5740" w:name="_Toc67555400"/>
            <w:bookmarkStart w:id="5741" w:name="_Toc67556453"/>
            <w:bookmarkEnd w:id="5739"/>
            <w:bookmarkEnd w:id="5740"/>
            <w:bookmarkEnd w:id="5741"/>
          </w:p>
        </w:tc>
        <w:tc>
          <w:tcPr>
            <w:tcW w:w="1038" w:type="pct"/>
            <w:tcPrChange w:id="5742" w:author="Александр" w:date="2020-04-13T06:32:00Z">
              <w:tcPr>
                <w:tcW w:w="1038" w:type="pct"/>
              </w:tcPr>
            </w:tcPrChange>
          </w:tcPr>
          <w:p w14:paraId="28EADC29" w14:textId="0F8AB58A" w:rsidR="003A4F65" w:rsidRPr="000E3C42" w:rsidDel="008B263D" w:rsidRDefault="003A4F65" w:rsidP="003A4F65">
            <w:pPr>
              <w:jc w:val="left"/>
              <w:rPr>
                <w:ins w:id="5743" w:author="Александр" w:date="2020-04-13T06:31:00Z"/>
                <w:del w:id="5744" w:author="Владимир Лаут" w:date="2021-03-03T11:03:00Z"/>
                <w:rFonts w:ascii="Arial" w:hAnsi="Arial" w:cs="Arial"/>
                <w:sz w:val="20"/>
                <w:szCs w:val="20"/>
                <w:lang w:eastAsia="ru-RU"/>
              </w:rPr>
            </w:pPr>
            <w:ins w:id="5745" w:author="Александр" w:date="2020-04-13T06:32:00Z">
              <w:del w:id="5746" w:author="Владимир Лаут" w:date="2021-03-03T11:02:00Z">
                <w:r w:rsidRPr="00AE7409" w:rsidDel="008B263D">
                  <w:delText>КР</w:delText>
                </w:r>
              </w:del>
            </w:ins>
            <w:bookmarkStart w:id="5747" w:name="_Toc67554064"/>
            <w:bookmarkStart w:id="5748" w:name="_Toc67555401"/>
            <w:bookmarkStart w:id="5749" w:name="_Toc67556454"/>
            <w:bookmarkEnd w:id="5747"/>
            <w:bookmarkEnd w:id="5748"/>
            <w:bookmarkEnd w:id="5749"/>
          </w:p>
        </w:tc>
        <w:bookmarkStart w:id="5750" w:name="_Toc67554065"/>
        <w:bookmarkStart w:id="5751" w:name="_Toc67555402"/>
        <w:bookmarkStart w:id="5752" w:name="_Toc67556455"/>
        <w:bookmarkEnd w:id="5750"/>
        <w:bookmarkEnd w:id="5751"/>
        <w:bookmarkEnd w:id="5752"/>
      </w:tr>
      <w:tr w:rsidR="003A4F65" w:rsidRPr="000E3C42" w:rsidDel="008B263D" w14:paraId="1BCC188F" w14:textId="672E039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75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754" w:author="Александр" w:date="2020-04-13T06:31:00Z"/>
          <w:del w:id="5755" w:author="Владимир Лаут" w:date="2021-03-03T11:03:00Z"/>
          <w:trPrChange w:id="5756" w:author="Александр" w:date="2020-04-13T06:32:00Z">
            <w:trPr>
              <w:cantSplit/>
              <w:jc w:val="center"/>
            </w:trPr>
          </w:trPrChange>
        </w:trPr>
        <w:tc>
          <w:tcPr>
            <w:tcW w:w="1009" w:type="pct"/>
            <w:tcPrChange w:id="5757" w:author="Александр" w:date="2020-04-13T06:32:00Z">
              <w:tcPr>
                <w:tcW w:w="1009" w:type="pct"/>
              </w:tcPr>
            </w:tcPrChange>
          </w:tcPr>
          <w:p w14:paraId="2E470349" w14:textId="1186E899" w:rsidR="003A4F65" w:rsidRPr="000E3C42" w:rsidDel="008B263D" w:rsidRDefault="003A4F65" w:rsidP="003A4F65">
            <w:pPr>
              <w:jc w:val="left"/>
              <w:rPr>
                <w:ins w:id="5758" w:author="Александр" w:date="2020-04-13T06:31:00Z"/>
                <w:del w:id="5759" w:author="Владимир Лаут" w:date="2021-03-03T11:03:00Z"/>
                <w:rFonts w:ascii="Arial" w:hAnsi="Arial" w:cs="Arial"/>
                <w:sz w:val="20"/>
                <w:szCs w:val="20"/>
                <w:lang w:eastAsia="ru-RU"/>
              </w:rPr>
            </w:pPr>
            <w:ins w:id="5760" w:author="Александр" w:date="2020-04-13T06:32:00Z">
              <w:del w:id="5761" w:author="Владимир Лаут" w:date="2021-03-03T11:02:00Z">
                <w:r w:rsidRPr="00AE7409" w:rsidDel="008B263D">
                  <w:delText>37</w:delText>
                </w:r>
              </w:del>
            </w:ins>
            <w:bookmarkStart w:id="5762" w:name="_Toc67554066"/>
            <w:bookmarkStart w:id="5763" w:name="_Toc67555403"/>
            <w:bookmarkStart w:id="5764" w:name="_Toc67556456"/>
            <w:bookmarkEnd w:id="5762"/>
            <w:bookmarkEnd w:id="5763"/>
            <w:bookmarkEnd w:id="5764"/>
          </w:p>
        </w:tc>
        <w:tc>
          <w:tcPr>
            <w:tcW w:w="2064" w:type="pct"/>
            <w:tcPrChange w:id="5765" w:author="Александр" w:date="2020-04-13T06:32:00Z">
              <w:tcPr>
                <w:tcW w:w="2064" w:type="pct"/>
                <w:vAlign w:val="bottom"/>
              </w:tcPr>
            </w:tcPrChange>
          </w:tcPr>
          <w:p w14:paraId="7555CC00" w14:textId="7F95E42F" w:rsidR="003A4F65" w:rsidRPr="000E3C42" w:rsidDel="008B263D" w:rsidRDefault="003A4F65" w:rsidP="003A4F65">
            <w:pPr>
              <w:jc w:val="left"/>
              <w:rPr>
                <w:ins w:id="5766" w:author="Александр" w:date="2020-04-13T06:31:00Z"/>
                <w:del w:id="5767" w:author="Владимир Лаут" w:date="2021-03-03T11:03:00Z"/>
                <w:rFonts w:ascii="Arial" w:hAnsi="Arial" w:cs="Arial"/>
                <w:sz w:val="20"/>
                <w:szCs w:val="20"/>
                <w:lang w:eastAsia="ru-RU"/>
              </w:rPr>
            </w:pPr>
            <w:ins w:id="5768" w:author="Александр" w:date="2020-04-13T06:32:00Z">
              <w:del w:id="5769" w:author="Владимир Лаут" w:date="2021-03-03T11:02:00Z">
                <w:r w:rsidRPr="00AE7409" w:rsidDel="008B263D">
                  <w:delText>КР1 бортовых редукторов</w:delText>
                </w:r>
              </w:del>
            </w:ins>
            <w:bookmarkStart w:id="5770" w:name="_Toc67554067"/>
            <w:bookmarkStart w:id="5771" w:name="_Toc67555404"/>
            <w:bookmarkStart w:id="5772" w:name="_Toc67556457"/>
            <w:bookmarkEnd w:id="5770"/>
            <w:bookmarkEnd w:id="5771"/>
            <w:bookmarkEnd w:id="5772"/>
          </w:p>
        </w:tc>
        <w:tc>
          <w:tcPr>
            <w:tcW w:w="889" w:type="pct"/>
            <w:tcPrChange w:id="5773" w:author="Александр" w:date="2020-04-13T06:32:00Z">
              <w:tcPr>
                <w:tcW w:w="889" w:type="pct"/>
              </w:tcPr>
            </w:tcPrChange>
          </w:tcPr>
          <w:p w14:paraId="77801CF3" w14:textId="345FDE87" w:rsidR="003A4F65" w:rsidRPr="000E3C42" w:rsidDel="008B263D" w:rsidRDefault="003A4F65" w:rsidP="003A4F65">
            <w:pPr>
              <w:jc w:val="left"/>
              <w:rPr>
                <w:ins w:id="5774" w:author="Александр" w:date="2020-04-13T06:31:00Z"/>
                <w:del w:id="5775" w:author="Владимир Лаут" w:date="2021-03-03T11:03:00Z"/>
                <w:rFonts w:ascii="Arial" w:hAnsi="Arial" w:cs="Arial"/>
                <w:sz w:val="20"/>
                <w:szCs w:val="20"/>
                <w:lang w:eastAsia="ru-RU"/>
              </w:rPr>
            </w:pPr>
            <w:ins w:id="5776" w:author="Александр" w:date="2020-04-13T06:32:00Z">
              <w:del w:id="5777" w:author="Владимир Лаут" w:date="2021-03-03T11:02:00Z">
                <w:r w:rsidRPr="00AE7409" w:rsidDel="008B263D">
                  <w:delText>37</w:delText>
                </w:r>
              </w:del>
            </w:ins>
            <w:bookmarkStart w:id="5778" w:name="_Toc67554068"/>
            <w:bookmarkStart w:id="5779" w:name="_Toc67555405"/>
            <w:bookmarkStart w:id="5780" w:name="_Toc67556458"/>
            <w:bookmarkEnd w:id="5778"/>
            <w:bookmarkEnd w:id="5779"/>
            <w:bookmarkEnd w:id="5780"/>
          </w:p>
        </w:tc>
        <w:tc>
          <w:tcPr>
            <w:tcW w:w="1038" w:type="pct"/>
            <w:tcPrChange w:id="5781" w:author="Александр" w:date="2020-04-13T06:32:00Z">
              <w:tcPr>
                <w:tcW w:w="1038" w:type="pct"/>
              </w:tcPr>
            </w:tcPrChange>
          </w:tcPr>
          <w:p w14:paraId="08E38759" w14:textId="5CE8B9D5" w:rsidR="003A4F65" w:rsidRPr="000E3C42" w:rsidDel="008B263D" w:rsidRDefault="003A4F65" w:rsidP="003A4F65">
            <w:pPr>
              <w:jc w:val="left"/>
              <w:rPr>
                <w:ins w:id="5782" w:author="Александр" w:date="2020-04-13T06:31:00Z"/>
                <w:del w:id="5783" w:author="Владимир Лаут" w:date="2021-03-03T11:03:00Z"/>
                <w:rFonts w:ascii="Arial" w:hAnsi="Arial" w:cs="Arial"/>
                <w:sz w:val="20"/>
                <w:szCs w:val="20"/>
                <w:lang w:eastAsia="ru-RU"/>
              </w:rPr>
            </w:pPr>
            <w:ins w:id="5784" w:author="Александр" w:date="2020-04-13T06:32:00Z">
              <w:del w:id="5785" w:author="Владимир Лаут" w:date="2021-03-03T11:02:00Z">
                <w:r w:rsidRPr="00AE7409" w:rsidDel="008B263D">
                  <w:delText>КР1</w:delText>
                </w:r>
              </w:del>
            </w:ins>
            <w:bookmarkStart w:id="5786" w:name="_Toc67554069"/>
            <w:bookmarkStart w:id="5787" w:name="_Toc67555406"/>
            <w:bookmarkStart w:id="5788" w:name="_Toc67556459"/>
            <w:bookmarkEnd w:id="5786"/>
            <w:bookmarkEnd w:id="5787"/>
            <w:bookmarkEnd w:id="5788"/>
          </w:p>
        </w:tc>
        <w:bookmarkStart w:id="5789" w:name="_Toc67554070"/>
        <w:bookmarkStart w:id="5790" w:name="_Toc67555407"/>
        <w:bookmarkStart w:id="5791" w:name="_Toc67556460"/>
        <w:bookmarkEnd w:id="5789"/>
        <w:bookmarkEnd w:id="5790"/>
        <w:bookmarkEnd w:id="5791"/>
      </w:tr>
      <w:tr w:rsidR="003A4F65" w:rsidRPr="000E3C42" w:rsidDel="008B263D" w14:paraId="043DE34E" w14:textId="273C19C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79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793" w:author="Александр" w:date="2020-04-13T06:31:00Z"/>
          <w:del w:id="5794" w:author="Владимир Лаут" w:date="2021-03-03T11:03:00Z"/>
          <w:trPrChange w:id="5795" w:author="Александр" w:date="2020-04-13T06:32:00Z">
            <w:trPr>
              <w:cantSplit/>
              <w:jc w:val="center"/>
            </w:trPr>
          </w:trPrChange>
        </w:trPr>
        <w:tc>
          <w:tcPr>
            <w:tcW w:w="1009" w:type="pct"/>
            <w:tcPrChange w:id="5796" w:author="Александр" w:date="2020-04-13T06:32:00Z">
              <w:tcPr>
                <w:tcW w:w="1009" w:type="pct"/>
              </w:tcPr>
            </w:tcPrChange>
          </w:tcPr>
          <w:p w14:paraId="426FFF7C" w14:textId="6B4C57D9" w:rsidR="003A4F65" w:rsidRPr="000E3C42" w:rsidDel="008B263D" w:rsidRDefault="003A4F65" w:rsidP="003A4F65">
            <w:pPr>
              <w:jc w:val="left"/>
              <w:rPr>
                <w:ins w:id="5797" w:author="Александр" w:date="2020-04-13T06:31:00Z"/>
                <w:del w:id="5798" w:author="Владимир Лаут" w:date="2021-03-03T11:03:00Z"/>
                <w:rFonts w:ascii="Arial" w:hAnsi="Arial" w:cs="Arial"/>
                <w:sz w:val="20"/>
                <w:szCs w:val="20"/>
                <w:lang w:eastAsia="ru-RU"/>
              </w:rPr>
            </w:pPr>
            <w:ins w:id="5799" w:author="Александр" w:date="2020-04-13T06:32:00Z">
              <w:del w:id="5800" w:author="Владимир Лаут" w:date="2021-03-03T11:02:00Z">
                <w:r w:rsidRPr="00AE7409" w:rsidDel="008B263D">
                  <w:delText>38</w:delText>
                </w:r>
              </w:del>
            </w:ins>
            <w:bookmarkStart w:id="5801" w:name="_Toc67554071"/>
            <w:bookmarkStart w:id="5802" w:name="_Toc67555408"/>
            <w:bookmarkStart w:id="5803" w:name="_Toc67556461"/>
            <w:bookmarkEnd w:id="5801"/>
            <w:bookmarkEnd w:id="5802"/>
            <w:bookmarkEnd w:id="5803"/>
          </w:p>
        </w:tc>
        <w:tc>
          <w:tcPr>
            <w:tcW w:w="2064" w:type="pct"/>
            <w:tcPrChange w:id="5804" w:author="Александр" w:date="2020-04-13T06:32:00Z">
              <w:tcPr>
                <w:tcW w:w="2064" w:type="pct"/>
                <w:vAlign w:val="bottom"/>
              </w:tcPr>
            </w:tcPrChange>
          </w:tcPr>
          <w:p w14:paraId="5DA90E4A" w14:textId="6AD30F2C" w:rsidR="003A4F65" w:rsidRPr="000E3C42" w:rsidDel="008B263D" w:rsidRDefault="003A4F65" w:rsidP="003A4F65">
            <w:pPr>
              <w:jc w:val="left"/>
              <w:rPr>
                <w:ins w:id="5805" w:author="Александр" w:date="2020-04-13T06:31:00Z"/>
                <w:del w:id="5806" w:author="Владимир Лаут" w:date="2021-03-03T11:03:00Z"/>
                <w:rFonts w:ascii="Arial" w:hAnsi="Arial" w:cs="Arial"/>
                <w:sz w:val="20"/>
                <w:szCs w:val="20"/>
                <w:lang w:eastAsia="ru-RU"/>
              </w:rPr>
            </w:pPr>
            <w:ins w:id="5807" w:author="Александр" w:date="2020-04-13T06:32:00Z">
              <w:del w:id="5808" w:author="Владимир Лаут" w:date="2021-03-03T11:02:00Z">
                <w:r w:rsidRPr="00AE7409" w:rsidDel="008B263D">
                  <w:delText>КР1 двигателя</w:delText>
                </w:r>
              </w:del>
            </w:ins>
            <w:bookmarkStart w:id="5809" w:name="_Toc67554072"/>
            <w:bookmarkStart w:id="5810" w:name="_Toc67555409"/>
            <w:bookmarkStart w:id="5811" w:name="_Toc67556462"/>
            <w:bookmarkEnd w:id="5809"/>
            <w:bookmarkEnd w:id="5810"/>
            <w:bookmarkEnd w:id="5811"/>
          </w:p>
        </w:tc>
        <w:tc>
          <w:tcPr>
            <w:tcW w:w="889" w:type="pct"/>
            <w:tcPrChange w:id="5812" w:author="Александр" w:date="2020-04-13T06:32:00Z">
              <w:tcPr>
                <w:tcW w:w="889" w:type="pct"/>
              </w:tcPr>
            </w:tcPrChange>
          </w:tcPr>
          <w:p w14:paraId="39960958" w14:textId="3DFA0831" w:rsidR="003A4F65" w:rsidRPr="000E3C42" w:rsidDel="008B263D" w:rsidRDefault="003A4F65" w:rsidP="003A4F65">
            <w:pPr>
              <w:jc w:val="left"/>
              <w:rPr>
                <w:ins w:id="5813" w:author="Александр" w:date="2020-04-13T06:31:00Z"/>
                <w:del w:id="5814" w:author="Владимир Лаут" w:date="2021-03-03T11:03:00Z"/>
                <w:rFonts w:ascii="Arial" w:hAnsi="Arial" w:cs="Arial"/>
                <w:sz w:val="20"/>
                <w:szCs w:val="20"/>
                <w:lang w:eastAsia="ru-RU"/>
              </w:rPr>
            </w:pPr>
            <w:ins w:id="5815" w:author="Александр" w:date="2020-04-13T06:32:00Z">
              <w:del w:id="5816" w:author="Владимир Лаут" w:date="2021-03-03T11:02:00Z">
                <w:r w:rsidRPr="00AE7409" w:rsidDel="008B263D">
                  <w:delText>38</w:delText>
                </w:r>
              </w:del>
            </w:ins>
            <w:bookmarkStart w:id="5817" w:name="_Toc67554073"/>
            <w:bookmarkStart w:id="5818" w:name="_Toc67555410"/>
            <w:bookmarkStart w:id="5819" w:name="_Toc67556463"/>
            <w:bookmarkEnd w:id="5817"/>
            <w:bookmarkEnd w:id="5818"/>
            <w:bookmarkEnd w:id="5819"/>
          </w:p>
        </w:tc>
        <w:tc>
          <w:tcPr>
            <w:tcW w:w="1038" w:type="pct"/>
            <w:tcPrChange w:id="5820" w:author="Александр" w:date="2020-04-13T06:32:00Z">
              <w:tcPr>
                <w:tcW w:w="1038" w:type="pct"/>
              </w:tcPr>
            </w:tcPrChange>
          </w:tcPr>
          <w:p w14:paraId="4BF1545A" w14:textId="3C19075C" w:rsidR="003A4F65" w:rsidRPr="000E3C42" w:rsidDel="008B263D" w:rsidRDefault="003A4F65" w:rsidP="003A4F65">
            <w:pPr>
              <w:jc w:val="left"/>
              <w:rPr>
                <w:ins w:id="5821" w:author="Александр" w:date="2020-04-13T06:31:00Z"/>
                <w:del w:id="5822" w:author="Владимир Лаут" w:date="2021-03-03T11:03:00Z"/>
                <w:rFonts w:ascii="Arial" w:hAnsi="Arial" w:cs="Arial"/>
                <w:sz w:val="20"/>
                <w:szCs w:val="20"/>
                <w:lang w:eastAsia="ru-RU"/>
              </w:rPr>
            </w:pPr>
            <w:ins w:id="5823" w:author="Александр" w:date="2020-04-13T06:32:00Z">
              <w:del w:id="5824" w:author="Владимир Лаут" w:date="2021-03-03T11:02:00Z">
                <w:r w:rsidRPr="00AE7409" w:rsidDel="008B263D">
                  <w:delText>КР1</w:delText>
                </w:r>
              </w:del>
            </w:ins>
            <w:bookmarkStart w:id="5825" w:name="_Toc67554074"/>
            <w:bookmarkStart w:id="5826" w:name="_Toc67555411"/>
            <w:bookmarkStart w:id="5827" w:name="_Toc67556464"/>
            <w:bookmarkEnd w:id="5825"/>
            <w:bookmarkEnd w:id="5826"/>
            <w:bookmarkEnd w:id="5827"/>
          </w:p>
        </w:tc>
        <w:bookmarkStart w:id="5828" w:name="_Toc67554075"/>
        <w:bookmarkStart w:id="5829" w:name="_Toc67555412"/>
        <w:bookmarkStart w:id="5830" w:name="_Toc67556465"/>
        <w:bookmarkEnd w:id="5828"/>
        <w:bookmarkEnd w:id="5829"/>
        <w:bookmarkEnd w:id="5830"/>
      </w:tr>
      <w:tr w:rsidR="003A4F65" w:rsidRPr="000E3C42" w:rsidDel="008B263D" w14:paraId="056F3CDB" w14:textId="2188A393"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83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832" w:author="Александр" w:date="2020-04-13T06:31:00Z"/>
          <w:del w:id="5833" w:author="Владимир Лаут" w:date="2021-03-03T11:03:00Z"/>
          <w:trPrChange w:id="5834" w:author="Александр" w:date="2020-04-13T06:32:00Z">
            <w:trPr>
              <w:cantSplit/>
              <w:jc w:val="center"/>
            </w:trPr>
          </w:trPrChange>
        </w:trPr>
        <w:tc>
          <w:tcPr>
            <w:tcW w:w="1009" w:type="pct"/>
            <w:tcPrChange w:id="5835" w:author="Александр" w:date="2020-04-13T06:32:00Z">
              <w:tcPr>
                <w:tcW w:w="1009" w:type="pct"/>
              </w:tcPr>
            </w:tcPrChange>
          </w:tcPr>
          <w:p w14:paraId="21CDB366" w14:textId="47B6D551" w:rsidR="003A4F65" w:rsidRPr="000E3C42" w:rsidDel="008B263D" w:rsidRDefault="003A4F65" w:rsidP="003A4F65">
            <w:pPr>
              <w:jc w:val="left"/>
              <w:rPr>
                <w:ins w:id="5836" w:author="Александр" w:date="2020-04-13T06:31:00Z"/>
                <w:del w:id="5837" w:author="Владимир Лаут" w:date="2021-03-03T11:03:00Z"/>
                <w:rFonts w:ascii="Arial" w:hAnsi="Arial" w:cs="Arial"/>
                <w:sz w:val="20"/>
                <w:szCs w:val="20"/>
                <w:lang w:eastAsia="ru-RU"/>
              </w:rPr>
            </w:pPr>
            <w:ins w:id="5838" w:author="Александр" w:date="2020-04-13T06:32:00Z">
              <w:del w:id="5839" w:author="Владимир Лаут" w:date="2021-03-03T11:02:00Z">
                <w:r w:rsidRPr="00AE7409" w:rsidDel="008B263D">
                  <w:delText>39</w:delText>
                </w:r>
              </w:del>
            </w:ins>
            <w:bookmarkStart w:id="5840" w:name="_Toc67554076"/>
            <w:bookmarkStart w:id="5841" w:name="_Toc67555413"/>
            <w:bookmarkStart w:id="5842" w:name="_Toc67556466"/>
            <w:bookmarkEnd w:id="5840"/>
            <w:bookmarkEnd w:id="5841"/>
            <w:bookmarkEnd w:id="5842"/>
          </w:p>
        </w:tc>
        <w:tc>
          <w:tcPr>
            <w:tcW w:w="2064" w:type="pct"/>
            <w:tcPrChange w:id="5843" w:author="Александр" w:date="2020-04-13T06:32:00Z">
              <w:tcPr>
                <w:tcW w:w="2064" w:type="pct"/>
                <w:vAlign w:val="bottom"/>
              </w:tcPr>
            </w:tcPrChange>
          </w:tcPr>
          <w:p w14:paraId="6B681536" w14:textId="4C226A54" w:rsidR="003A4F65" w:rsidRPr="000E3C42" w:rsidDel="008B263D" w:rsidRDefault="003A4F65" w:rsidP="003A4F65">
            <w:pPr>
              <w:jc w:val="left"/>
              <w:rPr>
                <w:ins w:id="5844" w:author="Александр" w:date="2020-04-13T06:31:00Z"/>
                <w:del w:id="5845" w:author="Владимир Лаут" w:date="2021-03-03T11:03:00Z"/>
                <w:rFonts w:ascii="Arial" w:hAnsi="Arial" w:cs="Arial"/>
                <w:sz w:val="20"/>
                <w:szCs w:val="20"/>
                <w:lang w:eastAsia="ru-RU"/>
              </w:rPr>
            </w:pPr>
            <w:ins w:id="5846" w:author="Александр" w:date="2020-04-13T06:32:00Z">
              <w:del w:id="5847" w:author="Владимир Лаут" w:date="2021-03-03T11:02:00Z">
                <w:r w:rsidRPr="00AE7409" w:rsidDel="008B263D">
                  <w:delText>КР1 двигателя (Cummins)</w:delText>
                </w:r>
              </w:del>
            </w:ins>
            <w:bookmarkStart w:id="5848" w:name="_Toc67554077"/>
            <w:bookmarkStart w:id="5849" w:name="_Toc67555414"/>
            <w:bookmarkStart w:id="5850" w:name="_Toc67556467"/>
            <w:bookmarkEnd w:id="5848"/>
            <w:bookmarkEnd w:id="5849"/>
            <w:bookmarkEnd w:id="5850"/>
          </w:p>
        </w:tc>
        <w:tc>
          <w:tcPr>
            <w:tcW w:w="889" w:type="pct"/>
            <w:tcPrChange w:id="5851" w:author="Александр" w:date="2020-04-13T06:32:00Z">
              <w:tcPr>
                <w:tcW w:w="889" w:type="pct"/>
              </w:tcPr>
            </w:tcPrChange>
          </w:tcPr>
          <w:p w14:paraId="1302AB8F" w14:textId="5F55F38D" w:rsidR="003A4F65" w:rsidRPr="000E3C42" w:rsidDel="008B263D" w:rsidRDefault="003A4F65" w:rsidP="003A4F65">
            <w:pPr>
              <w:jc w:val="left"/>
              <w:rPr>
                <w:ins w:id="5852" w:author="Александр" w:date="2020-04-13T06:31:00Z"/>
                <w:del w:id="5853" w:author="Владимир Лаут" w:date="2021-03-03T11:03:00Z"/>
                <w:rFonts w:ascii="Arial" w:hAnsi="Arial" w:cs="Arial"/>
                <w:sz w:val="20"/>
                <w:szCs w:val="20"/>
                <w:lang w:eastAsia="ru-RU"/>
              </w:rPr>
            </w:pPr>
            <w:ins w:id="5854" w:author="Александр" w:date="2020-04-13T06:32:00Z">
              <w:del w:id="5855" w:author="Владимир Лаут" w:date="2021-03-03T11:02:00Z">
                <w:r w:rsidRPr="00AE7409" w:rsidDel="008B263D">
                  <w:delText>39</w:delText>
                </w:r>
              </w:del>
            </w:ins>
            <w:bookmarkStart w:id="5856" w:name="_Toc67554078"/>
            <w:bookmarkStart w:id="5857" w:name="_Toc67555415"/>
            <w:bookmarkStart w:id="5858" w:name="_Toc67556468"/>
            <w:bookmarkEnd w:id="5856"/>
            <w:bookmarkEnd w:id="5857"/>
            <w:bookmarkEnd w:id="5858"/>
          </w:p>
        </w:tc>
        <w:tc>
          <w:tcPr>
            <w:tcW w:w="1038" w:type="pct"/>
            <w:tcPrChange w:id="5859" w:author="Александр" w:date="2020-04-13T06:32:00Z">
              <w:tcPr>
                <w:tcW w:w="1038" w:type="pct"/>
              </w:tcPr>
            </w:tcPrChange>
          </w:tcPr>
          <w:p w14:paraId="687C5900" w14:textId="7F6D5CA8" w:rsidR="003A4F65" w:rsidRPr="000E3C42" w:rsidDel="008B263D" w:rsidRDefault="003A4F65" w:rsidP="003A4F65">
            <w:pPr>
              <w:jc w:val="left"/>
              <w:rPr>
                <w:ins w:id="5860" w:author="Александр" w:date="2020-04-13T06:31:00Z"/>
                <w:del w:id="5861" w:author="Владимир Лаут" w:date="2021-03-03T11:03:00Z"/>
                <w:rFonts w:ascii="Arial" w:hAnsi="Arial" w:cs="Arial"/>
                <w:sz w:val="20"/>
                <w:szCs w:val="20"/>
                <w:lang w:eastAsia="ru-RU"/>
              </w:rPr>
            </w:pPr>
            <w:ins w:id="5862" w:author="Александр" w:date="2020-04-13T06:32:00Z">
              <w:del w:id="5863" w:author="Владимир Лаут" w:date="2021-03-03T11:02:00Z">
                <w:r w:rsidRPr="00AE7409" w:rsidDel="008B263D">
                  <w:delText>КР1</w:delText>
                </w:r>
              </w:del>
            </w:ins>
            <w:bookmarkStart w:id="5864" w:name="_Toc67554079"/>
            <w:bookmarkStart w:id="5865" w:name="_Toc67555416"/>
            <w:bookmarkStart w:id="5866" w:name="_Toc67556469"/>
            <w:bookmarkEnd w:id="5864"/>
            <w:bookmarkEnd w:id="5865"/>
            <w:bookmarkEnd w:id="5866"/>
          </w:p>
        </w:tc>
        <w:bookmarkStart w:id="5867" w:name="_Toc67554080"/>
        <w:bookmarkStart w:id="5868" w:name="_Toc67555417"/>
        <w:bookmarkStart w:id="5869" w:name="_Toc67556470"/>
        <w:bookmarkEnd w:id="5867"/>
        <w:bookmarkEnd w:id="5868"/>
        <w:bookmarkEnd w:id="5869"/>
      </w:tr>
      <w:tr w:rsidR="003A4F65" w:rsidRPr="000E3C42" w:rsidDel="008B263D" w14:paraId="6A0BD1EA" w14:textId="29E5A9E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87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871" w:author="Александр" w:date="2020-04-13T06:31:00Z"/>
          <w:del w:id="5872" w:author="Владимир Лаут" w:date="2021-03-03T11:03:00Z"/>
          <w:trPrChange w:id="5873" w:author="Александр" w:date="2020-04-13T06:32:00Z">
            <w:trPr>
              <w:cantSplit/>
              <w:jc w:val="center"/>
            </w:trPr>
          </w:trPrChange>
        </w:trPr>
        <w:tc>
          <w:tcPr>
            <w:tcW w:w="1009" w:type="pct"/>
            <w:tcPrChange w:id="5874" w:author="Александр" w:date="2020-04-13T06:32:00Z">
              <w:tcPr>
                <w:tcW w:w="1009" w:type="pct"/>
              </w:tcPr>
            </w:tcPrChange>
          </w:tcPr>
          <w:p w14:paraId="571273AA" w14:textId="11F812B3" w:rsidR="003A4F65" w:rsidRPr="000E3C42" w:rsidDel="008B263D" w:rsidRDefault="003A4F65" w:rsidP="003A4F65">
            <w:pPr>
              <w:jc w:val="left"/>
              <w:rPr>
                <w:ins w:id="5875" w:author="Александр" w:date="2020-04-13T06:31:00Z"/>
                <w:del w:id="5876" w:author="Владимир Лаут" w:date="2021-03-03T11:03:00Z"/>
                <w:rFonts w:ascii="Arial" w:hAnsi="Arial" w:cs="Arial"/>
                <w:sz w:val="20"/>
                <w:szCs w:val="20"/>
                <w:lang w:eastAsia="ru-RU"/>
              </w:rPr>
            </w:pPr>
            <w:ins w:id="5877" w:author="Александр" w:date="2020-04-13T06:32:00Z">
              <w:del w:id="5878" w:author="Владимир Лаут" w:date="2021-03-03T11:02:00Z">
                <w:r w:rsidRPr="00AE7409" w:rsidDel="008B263D">
                  <w:delText>40</w:delText>
                </w:r>
              </w:del>
            </w:ins>
            <w:bookmarkStart w:id="5879" w:name="_Toc67554081"/>
            <w:bookmarkStart w:id="5880" w:name="_Toc67555418"/>
            <w:bookmarkStart w:id="5881" w:name="_Toc67556471"/>
            <w:bookmarkEnd w:id="5879"/>
            <w:bookmarkEnd w:id="5880"/>
            <w:bookmarkEnd w:id="5881"/>
          </w:p>
        </w:tc>
        <w:tc>
          <w:tcPr>
            <w:tcW w:w="2064" w:type="pct"/>
            <w:tcPrChange w:id="5882" w:author="Александр" w:date="2020-04-13T06:32:00Z">
              <w:tcPr>
                <w:tcW w:w="2064" w:type="pct"/>
                <w:vAlign w:val="bottom"/>
              </w:tcPr>
            </w:tcPrChange>
          </w:tcPr>
          <w:p w14:paraId="79EC2FCC" w14:textId="74F21DC3" w:rsidR="003A4F65" w:rsidRPr="000E3C42" w:rsidDel="008B263D" w:rsidRDefault="003A4F65" w:rsidP="003A4F65">
            <w:pPr>
              <w:jc w:val="left"/>
              <w:rPr>
                <w:ins w:id="5883" w:author="Александр" w:date="2020-04-13T06:31:00Z"/>
                <w:del w:id="5884" w:author="Владимир Лаут" w:date="2021-03-03T11:03:00Z"/>
                <w:rFonts w:ascii="Arial" w:hAnsi="Arial" w:cs="Arial"/>
                <w:sz w:val="20"/>
                <w:szCs w:val="20"/>
                <w:lang w:eastAsia="ru-RU"/>
              </w:rPr>
            </w:pPr>
            <w:ins w:id="5885" w:author="Александр" w:date="2020-04-13T06:32:00Z">
              <w:del w:id="5886" w:author="Владимир Лаут" w:date="2021-03-03T11:02:00Z">
                <w:r w:rsidRPr="00AE7409" w:rsidDel="008B263D">
                  <w:delText>КР1 замена двигателя</w:delText>
                </w:r>
              </w:del>
            </w:ins>
            <w:bookmarkStart w:id="5887" w:name="_Toc67554082"/>
            <w:bookmarkStart w:id="5888" w:name="_Toc67555419"/>
            <w:bookmarkStart w:id="5889" w:name="_Toc67556472"/>
            <w:bookmarkEnd w:id="5887"/>
            <w:bookmarkEnd w:id="5888"/>
            <w:bookmarkEnd w:id="5889"/>
          </w:p>
        </w:tc>
        <w:tc>
          <w:tcPr>
            <w:tcW w:w="889" w:type="pct"/>
            <w:tcPrChange w:id="5890" w:author="Александр" w:date="2020-04-13T06:32:00Z">
              <w:tcPr>
                <w:tcW w:w="889" w:type="pct"/>
              </w:tcPr>
            </w:tcPrChange>
          </w:tcPr>
          <w:p w14:paraId="74F2ACA7" w14:textId="076CBFA6" w:rsidR="003A4F65" w:rsidRPr="000E3C42" w:rsidDel="008B263D" w:rsidRDefault="003A4F65" w:rsidP="003A4F65">
            <w:pPr>
              <w:jc w:val="left"/>
              <w:rPr>
                <w:ins w:id="5891" w:author="Александр" w:date="2020-04-13T06:31:00Z"/>
                <w:del w:id="5892" w:author="Владимир Лаут" w:date="2021-03-03T11:03:00Z"/>
                <w:rFonts w:ascii="Arial" w:hAnsi="Arial" w:cs="Arial"/>
                <w:sz w:val="20"/>
                <w:szCs w:val="20"/>
                <w:lang w:eastAsia="ru-RU"/>
              </w:rPr>
            </w:pPr>
            <w:ins w:id="5893" w:author="Александр" w:date="2020-04-13T06:32:00Z">
              <w:del w:id="5894" w:author="Владимир Лаут" w:date="2021-03-03T11:02:00Z">
                <w:r w:rsidRPr="00AE7409" w:rsidDel="008B263D">
                  <w:delText>40</w:delText>
                </w:r>
              </w:del>
            </w:ins>
            <w:bookmarkStart w:id="5895" w:name="_Toc67554083"/>
            <w:bookmarkStart w:id="5896" w:name="_Toc67555420"/>
            <w:bookmarkStart w:id="5897" w:name="_Toc67556473"/>
            <w:bookmarkEnd w:id="5895"/>
            <w:bookmarkEnd w:id="5896"/>
            <w:bookmarkEnd w:id="5897"/>
          </w:p>
        </w:tc>
        <w:tc>
          <w:tcPr>
            <w:tcW w:w="1038" w:type="pct"/>
            <w:tcPrChange w:id="5898" w:author="Александр" w:date="2020-04-13T06:32:00Z">
              <w:tcPr>
                <w:tcW w:w="1038" w:type="pct"/>
              </w:tcPr>
            </w:tcPrChange>
          </w:tcPr>
          <w:p w14:paraId="1CD67323" w14:textId="7200F5E1" w:rsidR="003A4F65" w:rsidRPr="000E3C42" w:rsidDel="008B263D" w:rsidRDefault="003A4F65" w:rsidP="003A4F65">
            <w:pPr>
              <w:jc w:val="left"/>
              <w:rPr>
                <w:ins w:id="5899" w:author="Александр" w:date="2020-04-13T06:31:00Z"/>
                <w:del w:id="5900" w:author="Владимир Лаут" w:date="2021-03-03T11:03:00Z"/>
                <w:rFonts w:ascii="Arial" w:hAnsi="Arial" w:cs="Arial"/>
                <w:sz w:val="20"/>
                <w:szCs w:val="20"/>
                <w:lang w:eastAsia="ru-RU"/>
              </w:rPr>
            </w:pPr>
            <w:ins w:id="5901" w:author="Александр" w:date="2020-04-13T06:32:00Z">
              <w:del w:id="5902" w:author="Владимир Лаут" w:date="2021-03-03T11:02:00Z">
                <w:r w:rsidRPr="00AE7409" w:rsidDel="008B263D">
                  <w:delText>ЗМН</w:delText>
                </w:r>
              </w:del>
            </w:ins>
            <w:bookmarkStart w:id="5903" w:name="_Toc67554084"/>
            <w:bookmarkStart w:id="5904" w:name="_Toc67555421"/>
            <w:bookmarkStart w:id="5905" w:name="_Toc67556474"/>
            <w:bookmarkEnd w:id="5903"/>
            <w:bookmarkEnd w:id="5904"/>
            <w:bookmarkEnd w:id="5905"/>
          </w:p>
        </w:tc>
        <w:bookmarkStart w:id="5906" w:name="_Toc67554085"/>
        <w:bookmarkStart w:id="5907" w:name="_Toc67555422"/>
        <w:bookmarkStart w:id="5908" w:name="_Toc67556475"/>
        <w:bookmarkEnd w:id="5906"/>
        <w:bookmarkEnd w:id="5907"/>
        <w:bookmarkEnd w:id="5908"/>
      </w:tr>
      <w:tr w:rsidR="003A4F65" w:rsidRPr="000E3C42" w:rsidDel="008B263D" w14:paraId="102BE8B8" w14:textId="74A12E8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90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910" w:author="Александр" w:date="2020-04-13T06:31:00Z"/>
          <w:del w:id="5911" w:author="Владимир Лаут" w:date="2021-03-03T11:03:00Z"/>
          <w:trPrChange w:id="5912" w:author="Александр" w:date="2020-04-13T06:32:00Z">
            <w:trPr>
              <w:cantSplit/>
              <w:jc w:val="center"/>
            </w:trPr>
          </w:trPrChange>
        </w:trPr>
        <w:tc>
          <w:tcPr>
            <w:tcW w:w="1009" w:type="pct"/>
            <w:tcPrChange w:id="5913" w:author="Александр" w:date="2020-04-13T06:32:00Z">
              <w:tcPr>
                <w:tcW w:w="1009" w:type="pct"/>
              </w:tcPr>
            </w:tcPrChange>
          </w:tcPr>
          <w:p w14:paraId="477D6BDA" w14:textId="6AB3015D" w:rsidR="003A4F65" w:rsidRPr="000E3C42" w:rsidDel="008B263D" w:rsidRDefault="003A4F65" w:rsidP="003A4F65">
            <w:pPr>
              <w:jc w:val="left"/>
              <w:rPr>
                <w:ins w:id="5914" w:author="Александр" w:date="2020-04-13T06:31:00Z"/>
                <w:del w:id="5915" w:author="Владимир Лаут" w:date="2021-03-03T11:03:00Z"/>
                <w:rFonts w:ascii="Arial" w:hAnsi="Arial" w:cs="Arial"/>
                <w:sz w:val="20"/>
                <w:szCs w:val="20"/>
                <w:lang w:eastAsia="ru-RU"/>
              </w:rPr>
            </w:pPr>
            <w:ins w:id="5916" w:author="Александр" w:date="2020-04-13T06:32:00Z">
              <w:del w:id="5917" w:author="Владимир Лаут" w:date="2021-03-03T11:02:00Z">
                <w:r w:rsidRPr="00AE7409" w:rsidDel="008B263D">
                  <w:delText>41</w:delText>
                </w:r>
              </w:del>
            </w:ins>
            <w:bookmarkStart w:id="5918" w:name="_Toc67554086"/>
            <w:bookmarkStart w:id="5919" w:name="_Toc67555423"/>
            <w:bookmarkStart w:id="5920" w:name="_Toc67556476"/>
            <w:bookmarkEnd w:id="5918"/>
            <w:bookmarkEnd w:id="5919"/>
            <w:bookmarkEnd w:id="5920"/>
          </w:p>
        </w:tc>
        <w:tc>
          <w:tcPr>
            <w:tcW w:w="2064" w:type="pct"/>
            <w:tcPrChange w:id="5921" w:author="Александр" w:date="2020-04-13T06:32:00Z">
              <w:tcPr>
                <w:tcW w:w="2064" w:type="pct"/>
                <w:vAlign w:val="bottom"/>
              </w:tcPr>
            </w:tcPrChange>
          </w:tcPr>
          <w:p w14:paraId="319F5B0C" w14:textId="70484AD0" w:rsidR="003A4F65" w:rsidRPr="000E3C42" w:rsidDel="008B263D" w:rsidRDefault="003A4F65" w:rsidP="003A4F65">
            <w:pPr>
              <w:jc w:val="left"/>
              <w:rPr>
                <w:ins w:id="5922" w:author="Александр" w:date="2020-04-13T06:31:00Z"/>
                <w:del w:id="5923" w:author="Владимир Лаут" w:date="2021-03-03T11:03:00Z"/>
                <w:rFonts w:ascii="Arial" w:hAnsi="Arial" w:cs="Arial"/>
                <w:sz w:val="20"/>
                <w:szCs w:val="20"/>
                <w:lang w:eastAsia="ru-RU"/>
              </w:rPr>
            </w:pPr>
            <w:ins w:id="5924" w:author="Александр" w:date="2020-04-13T06:32:00Z">
              <w:del w:id="5925" w:author="Владимир Лаут" w:date="2021-03-03T11:02:00Z">
                <w:r w:rsidRPr="00AE7409" w:rsidDel="008B263D">
                  <w:delText>КР1 замена коробки передач</w:delText>
                </w:r>
              </w:del>
            </w:ins>
            <w:bookmarkStart w:id="5926" w:name="_Toc67554087"/>
            <w:bookmarkStart w:id="5927" w:name="_Toc67555424"/>
            <w:bookmarkStart w:id="5928" w:name="_Toc67556477"/>
            <w:bookmarkEnd w:id="5926"/>
            <w:bookmarkEnd w:id="5927"/>
            <w:bookmarkEnd w:id="5928"/>
          </w:p>
        </w:tc>
        <w:tc>
          <w:tcPr>
            <w:tcW w:w="889" w:type="pct"/>
            <w:tcPrChange w:id="5929" w:author="Александр" w:date="2020-04-13T06:32:00Z">
              <w:tcPr>
                <w:tcW w:w="889" w:type="pct"/>
              </w:tcPr>
            </w:tcPrChange>
          </w:tcPr>
          <w:p w14:paraId="497499ED" w14:textId="206AFB56" w:rsidR="003A4F65" w:rsidRPr="000E3C42" w:rsidDel="008B263D" w:rsidRDefault="003A4F65" w:rsidP="003A4F65">
            <w:pPr>
              <w:jc w:val="left"/>
              <w:rPr>
                <w:ins w:id="5930" w:author="Александр" w:date="2020-04-13T06:31:00Z"/>
                <w:del w:id="5931" w:author="Владимир Лаут" w:date="2021-03-03T11:03:00Z"/>
                <w:rFonts w:ascii="Arial" w:hAnsi="Arial" w:cs="Arial"/>
                <w:sz w:val="20"/>
                <w:szCs w:val="20"/>
                <w:lang w:eastAsia="ru-RU"/>
              </w:rPr>
            </w:pPr>
            <w:ins w:id="5932" w:author="Александр" w:date="2020-04-13T06:32:00Z">
              <w:del w:id="5933" w:author="Владимир Лаут" w:date="2021-03-03T11:02:00Z">
                <w:r w:rsidRPr="00AE7409" w:rsidDel="008B263D">
                  <w:delText>41</w:delText>
                </w:r>
              </w:del>
            </w:ins>
            <w:bookmarkStart w:id="5934" w:name="_Toc67554088"/>
            <w:bookmarkStart w:id="5935" w:name="_Toc67555425"/>
            <w:bookmarkStart w:id="5936" w:name="_Toc67556478"/>
            <w:bookmarkEnd w:id="5934"/>
            <w:bookmarkEnd w:id="5935"/>
            <w:bookmarkEnd w:id="5936"/>
          </w:p>
        </w:tc>
        <w:tc>
          <w:tcPr>
            <w:tcW w:w="1038" w:type="pct"/>
            <w:tcPrChange w:id="5937" w:author="Александр" w:date="2020-04-13T06:32:00Z">
              <w:tcPr>
                <w:tcW w:w="1038" w:type="pct"/>
              </w:tcPr>
            </w:tcPrChange>
          </w:tcPr>
          <w:p w14:paraId="1941E647" w14:textId="4338C9C4" w:rsidR="003A4F65" w:rsidRPr="000E3C42" w:rsidDel="008B263D" w:rsidRDefault="003A4F65" w:rsidP="003A4F65">
            <w:pPr>
              <w:jc w:val="left"/>
              <w:rPr>
                <w:ins w:id="5938" w:author="Александр" w:date="2020-04-13T06:31:00Z"/>
                <w:del w:id="5939" w:author="Владимир Лаут" w:date="2021-03-03T11:03:00Z"/>
                <w:rFonts w:ascii="Arial" w:hAnsi="Arial" w:cs="Arial"/>
                <w:sz w:val="20"/>
                <w:szCs w:val="20"/>
                <w:lang w:eastAsia="ru-RU"/>
              </w:rPr>
            </w:pPr>
            <w:ins w:id="5940" w:author="Александр" w:date="2020-04-13T06:32:00Z">
              <w:del w:id="5941" w:author="Владимир Лаут" w:date="2021-03-03T11:02:00Z">
                <w:r w:rsidRPr="00AE7409" w:rsidDel="008B263D">
                  <w:delText>ЗМН</w:delText>
                </w:r>
              </w:del>
            </w:ins>
            <w:bookmarkStart w:id="5942" w:name="_Toc67554089"/>
            <w:bookmarkStart w:id="5943" w:name="_Toc67555426"/>
            <w:bookmarkStart w:id="5944" w:name="_Toc67556479"/>
            <w:bookmarkEnd w:id="5942"/>
            <w:bookmarkEnd w:id="5943"/>
            <w:bookmarkEnd w:id="5944"/>
          </w:p>
        </w:tc>
        <w:bookmarkStart w:id="5945" w:name="_Toc67554090"/>
        <w:bookmarkStart w:id="5946" w:name="_Toc67555427"/>
        <w:bookmarkStart w:id="5947" w:name="_Toc67556480"/>
        <w:bookmarkEnd w:id="5945"/>
        <w:bookmarkEnd w:id="5946"/>
        <w:bookmarkEnd w:id="5947"/>
      </w:tr>
      <w:tr w:rsidR="003A4F65" w:rsidRPr="000E3C42" w:rsidDel="008B263D" w14:paraId="39777BE3" w14:textId="2F48AFC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94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949" w:author="Александр" w:date="2020-04-13T06:31:00Z"/>
          <w:del w:id="5950" w:author="Владимир Лаут" w:date="2021-03-03T11:03:00Z"/>
          <w:trPrChange w:id="5951" w:author="Александр" w:date="2020-04-13T06:32:00Z">
            <w:trPr>
              <w:cantSplit/>
              <w:jc w:val="center"/>
            </w:trPr>
          </w:trPrChange>
        </w:trPr>
        <w:tc>
          <w:tcPr>
            <w:tcW w:w="1009" w:type="pct"/>
            <w:tcPrChange w:id="5952" w:author="Александр" w:date="2020-04-13T06:32:00Z">
              <w:tcPr>
                <w:tcW w:w="1009" w:type="pct"/>
              </w:tcPr>
            </w:tcPrChange>
          </w:tcPr>
          <w:p w14:paraId="0843E67D" w14:textId="6682F870" w:rsidR="003A4F65" w:rsidRPr="000E3C42" w:rsidDel="008B263D" w:rsidRDefault="003A4F65" w:rsidP="003A4F65">
            <w:pPr>
              <w:jc w:val="left"/>
              <w:rPr>
                <w:ins w:id="5953" w:author="Александр" w:date="2020-04-13T06:31:00Z"/>
                <w:del w:id="5954" w:author="Владимир Лаут" w:date="2021-03-03T11:03:00Z"/>
                <w:rFonts w:ascii="Arial" w:hAnsi="Arial" w:cs="Arial"/>
                <w:sz w:val="20"/>
                <w:szCs w:val="20"/>
                <w:lang w:eastAsia="ru-RU"/>
              </w:rPr>
            </w:pPr>
            <w:ins w:id="5955" w:author="Александр" w:date="2020-04-13T06:32:00Z">
              <w:del w:id="5956" w:author="Владимир Лаут" w:date="2021-03-03T11:02:00Z">
                <w:r w:rsidRPr="00AE7409" w:rsidDel="008B263D">
                  <w:delText>42</w:delText>
                </w:r>
              </w:del>
            </w:ins>
            <w:bookmarkStart w:id="5957" w:name="_Toc67554091"/>
            <w:bookmarkStart w:id="5958" w:name="_Toc67555428"/>
            <w:bookmarkStart w:id="5959" w:name="_Toc67556481"/>
            <w:bookmarkEnd w:id="5957"/>
            <w:bookmarkEnd w:id="5958"/>
            <w:bookmarkEnd w:id="5959"/>
          </w:p>
        </w:tc>
        <w:tc>
          <w:tcPr>
            <w:tcW w:w="2064" w:type="pct"/>
            <w:tcPrChange w:id="5960" w:author="Александр" w:date="2020-04-13T06:32:00Z">
              <w:tcPr>
                <w:tcW w:w="2064" w:type="pct"/>
                <w:vAlign w:val="bottom"/>
              </w:tcPr>
            </w:tcPrChange>
          </w:tcPr>
          <w:p w14:paraId="2FEDEE0D" w14:textId="4981C338" w:rsidR="003A4F65" w:rsidRPr="000E3C42" w:rsidDel="008B263D" w:rsidRDefault="003A4F65" w:rsidP="003A4F65">
            <w:pPr>
              <w:jc w:val="left"/>
              <w:rPr>
                <w:ins w:id="5961" w:author="Александр" w:date="2020-04-13T06:31:00Z"/>
                <w:del w:id="5962" w:author="Владимир Лаут" w:date="2021-03-03T11:03:00Z"/>
                <w:rFonts w:ascii="Arial" w:hAnsi="Arial" w:cs="Arial"/>
                <w:sz w:val="20"/>
                <w:szCs w:val="20"/>
                <w:lang w:eastAsia="ru-RU"/>
              </w:rPr>
            </w:pPr>
            <w:ins w:id="5963" w:author="Александр" w:date="2020-04-13T06:32:00Z">
              <w:del w:id="5964" w:author="Владимир Лаут" w:date="2021-03-03T11:02:00Z">
                <w:r w:rsidRPr="00AE7409" w:rsidDel="008B263D">
                  <w:delText>КР1 коробки передач</w:delText>
                </w:r>
              </w:del>
            </w:ins>
            <w:bookmarkStart w:id="5965" w:name="_Toc67554092"/>
            <w:bookmarkStart w:id="5966" w:name="_Toc67555429"/>
            <w:bookmarkStart w:id="5967" w:name="_Toc67556482"/>
            <w:bookmarkEnd w:id="5965"/>
            <w:bookmarkEnd w:id="5966"/>
            <w:bookmarkEnd w:id="5967"/>
          </w:p>
        </w:tc>
        <w:tc>
          <w:tcPr>
            <w:tcW w:w="889" w:type="pct"/>
            <w:tcPrChange w:id="5968" w:author="Александр" w:date="2020-04-13T06:32:00Z">
              <w:tcPr>
                <w:tcW w:w="889" w:type="pct"/>
              </w:tcPr>
            </w:tcPrChange>
          </w:tcPr>
          <w:p w14:paraId="55D23BBE" w14:textId="122B0FB7" w:rsidR="003A4F65" w:rsidRPr="000E3C42" w:rsidDel="008B263D" w:rsidRDefault="003A4F65" w:rsidP="003A4F65">
            <w:pPr>
              <w:jc w:val="left"/>
              <w:rPr>
                <w:ins w:id="5969" w:author="Александр" w:date="2020-04-13T06:31:00Z"/>
                <w:del w:id="5970" w:author="Владимир Лаут" w:date="2021-03-03T11:03:00Z"/>
                <w:rFonts w:ascii="Arial" w:hAnsi="Arial" w:cs="Arial"/>
                <w:sz w:val="20"/>
                <w:szCs w:val="20"/>
                <w:lang w:eastAsia="ru-RU"/>
              </w:rPr>
            </w:pPr>
            <w:ins w:id="5971" w:author="Александр" w:date="2020-04-13T06:32:00Z">
              <w:del w:id="5972" w:author="Владимир Лаут" w:date="2021-03-03T11:02:00Z">
                <w:r w:rsidRPr="00AE7409" w:rsidDel="008B263D">
                  <w:delText>42</w:delText>
                </w:r>
              </w:del>
            </w:ins>
            <w:bookmarkStart w:id="5973" w:name="_Toc67554093"/>
            <w:bookmarkStart w:id="5974" w:name="_Toc67555430"/>
            <w:bookmarkStart w:id="5975" w:name="_Toc67556483"/>
            <w:bookmarkEnd w:id="5973"/>
            <w:bookmarkEnd w:id="5974"/>
            <w:bookmarkEnd w:id="5975"/>
          </w:p>
        </w:tc>
        <w:tc>
          <w:tcPr>
            <w:tcW w:w="1038" w:type="pct"/>
            <w:tcPrChange w:id="5976" w:author="Александр" w:date="2020-04-13T06:32:00Z">
              <w:tcPr>
                <w:tcW w:w="1038" w:type="pct"/>
              </w:tcPr>
            </w:tcPrChange>
          </w:tcPr>
          <w:p w14:paraId="7D4ACBC0" w14:textId="1906A731" w:rsidR="003A4F65" w:rsidRPr="000E3C42" w:rsidDel="008B263D" w:rsidRDefault="003A4F65" w:rsidP="003A4F65">
            <w:pPr>
              <w:jc w:val="left"/>
              <w:rPr>
                <w:ins w:id="5977" w:author="Александр" w:date="2020-04-13T06:31:00Z"/>
                <w:del w:id="5978" w:author="Владимир Лаут" w:date="2021-03-03T11:03:00Z"/>
                <w:rFonts w:ascii="Arial" w:hAnsi="Arial" w:cs="Arial"/>
                <w:sz w:val="20"/>
                <w:szCs w:val="20"/>
                <w:lang w:eastAsia="ru-RU"/>
              </w:rPr>
            </w:pPr>
            <w:ins w:id="5979" w:author="Александр" w:date="2020-04-13T06:32:00Z">
              <w:del w:id="5980" w:author="Владимир Лаут" w:date="2021-03-03T11:02:00Z">
                <w:r w:rsidRPr="00AE7409" w:rsidDel="008B263D">
                  <w:delText>КР1</w:delText>
                </w:r>
              </w:del>
            </w:ins>
            <w:bookmarkStart w:id="5981" w:name="_Toc67554094"/>
            <w:bookmarkStart w:id="5982" w:name="_Toc67555431"/>
            <w:bookmarkStart w:id="5983" w:name="_Toc67556484"/>
            <w:bookmarkEnd w:id="5981"/>
            <w:bookmarkEnd w:id="5982"/>
            <w:bookmarkEnd w:id="5983"/>
          </w:p>
        </w:tc>
        <w:bookmarkStart w:id="5984" w:name="_Toc67554095"/>
        <w:bookmarkStart w:id="5985" w:name="_Toc67555432"/>
        <w:bookmarkStart w:id="5986" w:name="_Toc67556485"/>
        <w:bookmarkEnd w:id="5984"/>
        <w:bookmarkEnd w:id="5985"/>
        <w:bookmarkEnd w:id="5986"/>
      </w:tr>
      <w:tr w:rsidR="003A4F65" w:rsidRPr="000E3C42" w:rsidDel="008B263D" w14:paraId="71C8F5FE" w14:textId="5A0A1BE0"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598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5988" w:author="Александр" w:date="2020-04-13T06:31:00Z"/>
          <w:del w:id="5989" w:author="Владимир Лаут" w:date="2021-03-03T11:03:00Z"/>
          <w:trPrChange w:id="5990" w:author="Александр" w:date="2020-04-13T06:32:00Z">
            <w:trPr>
              <w:cantSplit/>
              <w:jc w:val="center"/>
            </w:trPr>
          </w:trPrChange>
        </w:trPr>
        <w:tc>
          <w:tcPr>
            <w:tcW w:w="1009" w:type="pct"/>
            <w:tcPrChange w:id="5991" w:author="Александр" w:date="2020-04-13T06:32:00Z">
              <w:tcPr>
                <w:tcW w:w="1009" w:type="pct"/>
              </w:tcPr>
            </w:tcPrChange>
          </w:tcPr>
          <w:p w14:paraId="5C519CDD" w14:textId="128B7EB8" w:rsidR="003A4F65" w:rsidRPr="000E3C42" w:rsidDel="008B263D" w:rsidRDefault="003A4F65" w:rsidP="003A4F65">
            <w:pPr>
              <w:jc w:val="left"/>
              <w:rPr>
                <w:ins w:id="5992" w:author="Александр" w:date="2020-04-13T06:31:00Z"/>
                <w:del w:id="5993" w:author="Владимир Лаут" w:date="2021-03-03T11:03:00Z"/>
                <w:rFonts w:ascii="Arial" w:hAnsi="Arial" w:cs="Arial"/>
                <w:sz w:val="20"/>
                <w:szCs w:val="20"/>
                <w:lang w:eastAsia="ru-RU"/>
              </w:rPr>
            </w:pPr>
            <w:ins w:id="5994" w:author="Александр" w:date="2020-04-13T06:32:00Z">
              <w:del w:id="5995" w:author="Владимир Лаут" w:date="2021-03-03T11:02:00Z">
                <w:r w:rsidRPr="00AE7409" w:rsidDel="008B263D">
                  <w:delText>43</w:delText>
                </w:r>
              </w:del>
            </w:ins>
            <w:bookmarkStart w:id="5996" w:name="_Toc67554096"/>
            <w:bookmarkStart w:id="5997" w:name="_Toc67555433"/>
            <w:bookmarkStart w:id="5998" w:name="_Toc67556486"/>
            <w:bookmarkEnd w:id="5996"/>
            <w:bookmarkEnd w:id="5997"/>
            <w:bookmarkEnd w:id="5998"/>
          </w:p>
        </w:tc>
        <w:tc>
          <w:tcPr>
            <w:tcW w:w="2064" w:type="pct"/>
            <w:tcPrChange w:id="5999" w:author="Александр" w:date="2020-04-13T06:32:00Z">
              <w:tcPr>
                <w:tcW w:w="2064" w:type="pct"/>
                <w:vAlign w:val="bottom"/>
              </w:tcPr>
            </w:tcPrChange>
          </w:tcPr>
          <w:p w14:paraId="41FBC3D2" w14:textId="0C891923" w:rsidR="003A4F65" w:rsidRPr="000E3C42" w:rsidDel="008B263D" w:rsidRDefault="003A4F65" w:rsidP="003A4F65">
            <w:pPr>
              <w:jc w:val="left"/>
              <w:rPr>
                <w:ins w:id="6000" w:author="Александр" w:date="2020-04-13T06:31:00Z"/>
                <w:del w:id="6001" w:author="Владимир Лаут" w:date="2021-03-03T11:03:00Z"/>
                <w:rFonts w:ascii="Arial" w:hAnsi="Arial" w:cs="Arial"/>
                <w:sz w:val="20"/>
                <w:szCs w:val="20"/>
                <w:lang w:eastAsia="ru-RU"/>
              </w:rPr>
            </w:pPr>
            <w:ins w:id="6002" w:author="Александр" w:date="2020-04-13T06:32:00Z">
              <w:del w:id="6003" w:author="Владимир Лаут" w:date="2021-03-03T11:02:00Z">
                <w:r w:rsidRPr="00AE7409" w:rsidDel="008B263D">
                  <w:delText>КР1 трансмиссии</w:delText>
                </w:r>
              </w:del>
            </w:ins>
            <w:bookmarkStart w:id="6004" w:name="_Toc67554097"/>
            <w:bookmarkStart w:id="6005" w:name="_Toc67555434"/>
            <w:bookmarkStart w:id="6006" w:name="_Toc67556487"/>
            <w:bookmarkEnd w:id="6004"/>
            <w:bookmarkEnd w:id="6005"/>
            <w:bookmarkEnd w:id="6006"/>
          </w:p>
        </w:tc>
        <w:tc>
          <w:tcPr>
            <w:tcW w:w="889" w:type="pct"/>
            <w:tcPrChange w:id="6007" w:author="Александр" w:date="2020-04-13T06:32:00Z">
              <w:tcPr>
                <w:tcW w:w="889" w:type="pct"/>
              </w:tcPr>
            </w:tcPrChange>
          </w:tcPr>
          <w:p w14:paraId="72941A97" w14:textId="0296015A" w:rsidR="003A4F65" w:rsidRPr="000E3C42" w:rsidDel="008B263D" w:rsidRDefault="003A4F65" w:rsidP="003A4F65">
            <w:pPr>
              <w:jc w:val="left"/>
              <w:rPr>
                <w:ins w:id="6008" w:author="Александр" w:date="2020-04-13T06:31:00Z"/>
                <w:del w:id="6009" w:author="Владимир Лаут" w:date="2021-03-03T11:03:00Z"/>
                <w:rFonts w:ascii="Arial" w:hAnsi="Arial" w:cs="Arial"/>
                <w:sz w:val="20"/>
                <w:szCs w:val="20"/>
                <w:lang w:eastAsia="ru-RU"/>
              </w:rPr>
            </w:pPr>
            <w:ins w:id="6010" w:author="Александр" w:date="2020-04-13T06:32:00Z">
              <w:del w:id="6011" w:author="Владимир Лаут" w:date="2021-03-03T11:02:00Z">
                <w:r w:rsidRPr="00AE7409" w:rsidDel="008B263D">
                  <w:delText>43</w:delText>
                </w:r>
              </w:del>
            </w:ins>
            <w:bookmarkStart w:id="6012" w:name="_Toc67554098"/>
            <w:bookmarkStart w:id="6013" w:name="_Toc67555435"/>
            <w:bookmarkStart w:id="6014" w:name="_Toc67556488"/>
            <w:bookmarkEnd w:id="6012"/>
            <w:bookmarkEnd w:id="6013"/>
            <w:bookmarkEnd w:id="6014"/>
          </w:p>
        </w:tc>
        <w:tc>
          <w:tcPr>
            <w:tcW w:w="1038" w:type="pct"/>
            <w:tcPrChange w:id="6015" w:author="Александр" w:date="2020-04-13T06:32:00Z">
              <w:tcPr>
                <w:tcW w:w="1038" w:type="pct"/>
              </w:tcPr>
            </w:tcPrChange>
          </w:tcPr>
          <w:p w14:paraId="36CD01C0" w14:textId="4FBE7E8F" w:rsidR="003A4F65" w:rsidRPr="000E3C42" w:rsidDel="008B263D" w:rsidRDefault="003A4F65" w:rsidP="003A4F65">
            <w:pPr>
              <w:jc w:val="left"/>
              <w:rPr>
                <w:ins w:id="6016" w:author="Александр" w:date="2020-04-13T06:31:00Z"/>
                <w:del w:id="6017" w:author="Владимир Лаут" w:date="2021-03-03T11:03:00Z"/>
                <w:rFonts w:ascii="Arial" w:hAnsi="Arial" w:cs="Arial"/>
                <w:sz w:val="20"/>
                <w:szCs w:val="20"/>
                <w:lang w:eastAsia="ru-RU"/>
              </w:rPr>
            </w:pPr>
            <w:ins w:id="6018" w:author="Александр" w:date="2020-04-13T06:32:00Z">
              <w:del w:id="6019" w:author="Владимир Лаут" w:date="2021-03-03T11:02:00Z">
                <w:r w:rsidRPr="00AE7409" w:rsidDel="008B263D">
                  <w:delText>КР1</w:delText>
                </w:r>
              </w:del>
            </w:ins>
            <w:bookmarkStart w:id="6020" w:name="_Toc67554099"/>
            <w:bookmarkStart w:id="6021" w:name="_Toc67555436"/>
            <w:bookmarkStart w:id="6022" w:name="_Toc67556489"/>
            <w:bookmarkEnd w:id="6020"/>
            <w:bookmarkEnd w:id="6021"/>
            <w:bookmarkEnd w:id="6022"/>
          </w:p>
        </w:tc>
        <w:bookmarkStart w:id="6023" w:name="_Toc67554100"/>
        <w:bookmarkStart w:id="6024" w:name="_Toc67555437"/>
        <w:bookmarkStart w:id="6025" w:name="_Toc67556490"/>
        <w:bookmarkEnd w:id="6023"/>
        <w:bookmarkEnd w:id="6024"/>
        <w:bookmarkEnd w:id="6025"/>
      </w:tr>
      <w:tr w:rsidR="003A4F65" w:rsidRPr="000E3C42" w:rsidDel="008B263D" w14:paraId="21D34661" w14:textId="621279D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02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027" w:author="Александр" w:date="2020-04-13T06:31:00Z"/>
          <w:del w:id="6028" w:author="Владимир Лаут" w:date="2021-03-03T11:03:00Z"/>
          <w:trPrChange w:id="6029" w:author="Александр" w:date="2020-04-13T06:32:00Z">
            <w:trPr>
              <w:cantSplit/>
              <w:jc w:val="center"/>
            </w:trPr>
          </w:trPrChange>
        </w:trPr>
        <w:tc>
          <w:tcPr>
            <w:tcW w:w="1009" w:type="pct"/>
            <w:tcPrChange w:id="6030" w:author="Александр" w:date="2020-04-13T06:32:00Z">
              <w:tcPr>
                <w:tcW w:w="1009" w:type="pct"/>
              </w:tcPr>
            </w:tcPrChange>
          </w:tcPr>
          <w:p w14:paraId="1DA8E280" w14:textId="50DC4EBE" w:rsidR="003A4F65" w:rsidRPr="000E3C42" w:rsidDel="008B263D" w:rsidRDefault="003A4F65" w:rsidP="003A4F65">
            <w:pPr>
              <w:jc w:val="left"/>
              <w:rPr>
                <w:ins w:id="6031" w:author="Александр" w:date="2020-04-13T06:31:00Z"/>
                <w:del w:id="6032" w:author="Владимир Лаут" w:date="2021-03-03T11:03:00Z"/>
                <w:rFonts w:ascii="Arial" w:hAnsi="Arial" w:cs="Arial"/>
                <w:sz w:val="20"/>
                <w:szCs w:val="20"/>
                <w:lang w:eastAsia="ru-RU"/>
              </w:rPr>
            </w:pPr>
            <w:ins w:id="6033" w:author="Александр" w:date="2020-04-13T06:32:00Z">
              <w:del w:id="6034" w:author="Владимир Лаут" w:date="2021-03-03T11:02:00Z">
                <w:r w:rsidRPr="00AE7409" w:rsidDel="008B263D">
                  <w:delText>44</w:delText>
                </w:r>
              </w:del>
            </w:ins>
            <w:bookmarkStart w:id="6035" w:name="_Toc67554101"/>
            <w:bookmarkStart w:id="6036" w:name="_Toc67555438"/>
            <w:bookmarkStart w:id="6037" w:name="_Toc67556491"/>
            <w:bookmarkEnd w:id="6035"/>
            <w:bookmarkEnd w:id="6036"/>
            <w:bookmarkEnd w:id="6037"/>
          </w:p>
        </w:tc>
        <w:tc>
          <w:tcPr>
            <w:tcW w:w="2064" w:type="pct"/>
            <w:tcPrChange w:id="6038" w:author="Александр" w:date="2020-04-13T06:32:00Z">
              <w:tcPr>
                <w:tcW w:w="2064" w:type="pct"/>
                <w:vAlign w:val="bottom"/>
              </w:tcPr>
            </w:tcPrChange>
          </w:tcPr>
          <w:p w14:paraId="73060770" w14:textId="2EC5BE38" w:rsidR="003A4F65" w:rsidRPr="000E3C42" w:rsidDel="008B263D" w:rsidRDefault="003A4F65" w:rsidP="003A4F65">
            <w:pPr>
              <w:jc w:val="left"/>
              <w:rPr>
                <w:ins w:id="6039" w:author="Александр" w:date="2020-04-13T06:31:00Z"/>
                <w:del w:id="6040" w:author="Владимир Лаут" w:date="2021-03-03T11:03:00Z"/>
                <w:rFonts w:ascii="Arial" w:hAnsi="Arial" w:cs="Arial"/>
                <w:sz w:val="20"/>
                <w:szCs w:val="20"/>
                <w:lang w:eastAsia="ru-RU"/>
              </w:rPr>
            </w:pPr>
            <w:ins w:id="6041" w:author="Александр" w:date="2020-04-13T06:32:00Z">
              <w:del w:id="6042" w:author="Владимир Лаут" w:date="2021-03-03T11:02:00Z">
                <w:r w:rsidRPr="00AE7409" w:rsidDel="008B263D">
                  <w:delText>КР1 ходовой части</w:delText>
                </w:r>
              </w:del>
            </w:ins>
            <w:bookmarkStart w:id="6043" w:name="_Toc67554102"/>
            <w:bookmarkStart w:id="6044" w:name="_Toc67555439"/>
            <w:bookmarkStart w:id="6045" w:name="_Toc67556492"/>
            <w:bookmarkEnd w:id="6043"/>
            <w:bookmarkEnd w:id="6044"/>
            <w:bookmarkEnd w:id="6045"/>
          </w:p>
        </w:tc>
        <w:tc>
          <w:tcPr>
            <w:tcW w:w="889" w:type="pct"/>
            <w:tcPrChange w:id="6046" w:author="Александр" w:date="2020-04-13T06:32:00Z">
              <w:tcPr>
                <w:tcW w:w="889" w:type="pct"/>
              </w:tcPr>
            </w:tcPrChange>
          </w:tcPr>
          <w:p w14:paraId="495843B4" w14:textId="731F3319" w:rsidR="003A4F65" w:rsidRPr="000E3C42" w:rsidDel="008B263D" w:rsidRDefault="003A4F65" w:rsidP="003A4F65">
            <w:pPr>
              <w:jc w:val="left"/>
              <w:rPr>
                <w:ins w:id="6047" w:author="Александр" w:date="2020-04-13T06:31:00Z"/>
                <w:del w:id="6048" w:author="Владимир Лаут" w:date="2021-03-03T11:03:00Z"/>
                <w:rFonts w:ascii="Arial" w:hAnsi="Arial" w:cs="Arial"/>
                <w:sz w:val="20"/>
                <w:szCs w:val="20"/>
                <w:lang w:eastAsia="ru-RU"/>
              </w:rPr>
            </w:pPr>
            <w:ins w:id="6049" w:author="Александр" w:date="2020-04-13T06:32:00Z">
              <w:del w:id="6050" w:author="Владимир Лаут" w:date="2021-03-03T11:02:00Z">
                <w:r w:rsidRPr="00AE7409" w:rsidDel="008B263D">
                  <w:delText>44</w:delText>
                </w:r>
              </w:del>
            </w:ins>
            <w:bookmarkStart w:id="6051" w:name="_Toc67554103"/>
            <w:bookmarkStart w:id="6052" w:name="_Toc67555440"/>
            <w:bookmarkStart w:id="6053" w:name="_Toc67556493"/>
            <w:bookmarkEnd w:id="6051"/>
            <w:bookmarkEnd w:id="6052"/>
            <w:bookmarkEnd w:id="6053"/>
          </w:p>
        </w:tc>
        <w:tc>
          <w:tcPr>
            <w:tcW w:w="1038" w:type="pct"/>
            <w:tcPrChange w:id="6054" w:author="Александр" w:date="2020-04-13T06:32:00Z">
              <w:tcPr>
                <w:tcW w:w="1038" w:type="pct"/>
              </w:tcPr>
            </w:tcPrChange>
          </w:tcPr>
          <w:p w14:paraId="5A2A3F82" w14:textId="0EF82E3C" w:rsidR="003A4F65" w:rsidRPr="000E3C42" w:rsidDel="008B263D" w:rsidRDefault="003A4F65" w:rsidP="003A4F65">
            <w:pPr>
              <w:jc w:val="left"/>
              <w:rPr>
                <w:ins w:id="6055" w:author="Александр" w:date="2020-04-13T06:31:00Z"/>
                <w:del w:id="6056" w:author="Владимир Лаут" w:date="2021-03-03T11:03:00Z"/>
                <w:rFonts w:ascii="Arial" w:hAnsi="Arial" w:cs="Arial"/>
                <w:sz w:val="20"/>
                <w:szCs w:val="20"/>
                <w:lang w:eastAsia="ru-RU"/>
              </w:rPr>
            </w:pPr>
            <w:ins w:id="6057" w:author="Александр" w:date="2020-04-13T06:32:00Z">
              <w:del w:id="6058" w:author="Владимир Лаут" w:date="2021-03-03T11:02:00Z">
                <w:r w:rsidRPr="00AE7409" w:rsidDel="008B263D">
                  <w:delText>КР1</w:delText>
                </w:r>
              </w:del>
            </w:ins>
            <w:bookmarkStart w:id="6059" w:name="_Toc67554104"/>
            <w:bookmarkStart w:id="6060" w:name="_Toc67555441"/>
            <w:bookmarkStart w:id="6061" w:name="_Toc67556494"/>
            <w:bookmarkEnd w:id="6059"/>
            <w:bookmarkEnd w:id="6060"/>
            <w:bookmarkEnd w:id="6061"/>
          </w:p>
        </w:tc>
        <w:bookmarkStart w:id="6062" w:name="_Toc67554105"/>
        <w:bookmarkStart w:id="6063" w:name="_Toc67555442"/>
        <w:bookmarkStart w:id="6064" w:name="_Toc67556495"/>
        <w:bookmarkEnd w:id="6062"/>
        <w:bookmarkEnd w:id="6063"/>
        <w:bookmarkEnd w:id="6064"/>
      </w:tr>
      <w:tr w:rsidR="003A4F65" w:rsidRPr="000E3C42" w:rsidDel="008B263D" w14:paraId="3996DB6D" w14:textId="35283380"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06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066" w:author="Александр" w:date="2020-04-13T06:31:00Z"/>
          <w:del w:id="6067" w:author="Владимир Лаут" w:date="2021-03-03T11:03:00Z"/>
          <w:trPrChange w:id="6068" w:author="Александр" w:date="2020-04-13T06:32:00Z">
            <w:trPr>
              <w:cantSplit/>
              <w:jc w:val="center"/>
            </w:trPr>
          </w:trPrChange>
        </w:trPr>
        <w:tc>
          <w:tcPr>
            <w:tcW w:w="1009" w:type="pct"/>
            <w:tcPrChange w:id="6069" w:author="Александр" w:date="2020-04-13T06:32:00Z">
              <w:tcPr>
                <w:tcW w:w="1009" w:type="pct"/>
              </w:tcPr>
            </w:tcPrChange>
          </w:tcPr>
          <w:p w14:paraId="087E88BA" w14:textId="79D99A07" w:rsidR="003A4F65" w:rsidRPr="000E3C42" w:rsidDel="008B263D" w:rsidRDefault="003A4F65" w:rsidP="003A4F65">
            <w:pPr>
              <w:jc w:val="left"/>
              <w:rPr>
                <w:ins w:id="6070" w:author="Александр" w:date="2020-04-13T06:31:00Z"/>
                <w:del w:id="6071" w:author="Владимир Лаут" w:date="2021-03-03T11:03:00Z"/>
                <w:rFonts w:ascii="Arial" w:hAnsi="Arial" w:cs="Arial"/>
                <w:sz w:val="20"/>
                <w:szCs w:val="20"/>
                <w:lang w:eastAsia="ru-RU"/>
              </w:rPr>
            </w:pPr>
            <w:ins w:id="6072" w:author="Александр" w:date="2020-04-13T06:32:00Z">
              <w:del w:id="6073" w:author="Владимир Лаут" w:date="2021-03-03T11:02:00Z">
                <w:r w:rsidRPr="00AE7409" w:rsidDel="008B263D">
                  <w:delText>45</w:delText>
                </w:r>
              </w:del>
            </w:ins>
            <w:bookmarkStart w:id="6074" w:name="_Toc67554106"/>
            <w:bookmarkStart w:id="6075" w:name="_Toc67555443"/>
            <w:bookmarkStart w:id="6076" w:name="_Toc67556496"/>
            <w:bookmarkEnd w:id="6074"/>
            <w:bookmarkEnd w:id="6075"/>
            <w:bookmarkEnd w:id="6076"/>
          </w:p>
        </w:tc>
        <w:tc>
          <w:tcPr>
            <w:tcW w:w="2064" w:type="pct"/>
            <w:tcPrChange w:id="6077" w:author="Александр" w:date="2020-04-13T06:32:00Z">
              <w:tcPr>
                <w:tcW w:w="2064" w:type="pct"/>
                <w:vAlign w:val="bottom"/>
              </w:tcPr>
            </w:tcPrChange>
          </w:tcPr>
          <w:p w14:paraId="794FFE44" w14:textId="2BF6E5B9" w:rsidR="003A4F65" w:rsidRPr="000E3C42" w:rsidDel="008B263D" w:rsidRDefault="003A4F65" w:rsidP="003A4F65">
            <w:pPr>
              <w:jc w:val="left"/>
              <w:rPr>
                <w:ins w:id="6078" w:author="Александр" w:date="2020-04-13T06:31:00Z"/>
                <w:del w:id="6079" w:author="Владимир Лаут" w:date="2021-03-03T11:03:00Z"/>
                <w:rFonts w:ascii="Arial" w:hAnsi="Arial" w:cs="Arial"/>
                <w:sz w:val="20"/>
                <w:szCs w:val="20"/>
                <w:lang w:eastAsia="ru-RU"/>
              </w:rPr>
            </w:pPr>
            <w:ins w:id="6080" w:author="Александр" w:date="2020-04-13T06:32:00Z">
              <w:del w:id="6081" w:author="Владимир Лаут" w:date="2021-03-03T11:02:00Z">
                <w:r w:rsidRPr="00AE7409" w:rsidDel="008B263D">
                  <w:delText>КР1 доп. электрооборудования</w:delText>
                </w:r>
              </w:del>
            </w:ins>
            <w:bookmarkStart w:id="6082" w:name="_Toc67554107"/>
            <w:bookmarkStart w:id="6083" w:name="_Toc67555444"/>
            <w:bookmarkStart w:id="6084" w:name="_Toc67556497"/>
            <w:bookmarkEnd w:id="6082"/>
            <w:bookmarkEnd w:id="6083"/>
            <w:bookmarkEnd w:id="6084"/>
          </w:p>
        </w:tc>
        <w:tc>
          <w:tcPr>
            <w:tcW w:w="889" w:type="pct"/>
            <w:tcPrChange w:id="6085" w:author="Александр" w:date="2020-04-13T06:32:00Z">
              <w:tcPr>
                <w:tcW w:w="889" w:type="pct"/>
              </w:tcPr>
            </w:tcPrChange>
          </w:tcPr>
          <w:p w14:paraId="0CDA6779" w14:textId="39D7A254" w:rsidR="003A4F65" w:rsidRPr="000E3C42" w:rsidDel="008B263D" w:rsidRDefault="003A4F65" w:rsidP="003A4F65">
            <w:pPr>
              <w:jc w:val="left"/>
              <w:rPr>
                <w:ins w:id="6086" w:author="Александр" w:date="2020-04-13T06:31:00Z"/>
                <w:del w:id="6087" w:author="Владимир Лаут" w:date="2021-03-03T11:03:00Z"/>
                <w:rFonts w:ascii="Arial" w:hAnsi="Arial" w:cs="Arial"/>
                <w:sz w:val="20"/>
                <w:szCs w:val="20"/>
                <w:lang w:eastAsia="ru-RU"/>
              </w:rPr>
            </w:pPr>
            <w:ins w:id="6088" w:author="Александр" w:date="2020-04-13T06:32:00Z">
              <w:del w:id="6089" w:author="Владимир Лаут" w:date="2021-03-03T11:02:00Z">
                <w:r w:rsidRPr="00AE7409" w:rsidDel="008B263D">
                  <w:delText>45</w:delText>
                </w:r>
              </w:del>
            </w:ins>
            <w:bookmarkStart w:id="6090" w:name="_Toc67554108"/>
            <w:bookmarkStart w:id="6091" w:name="_Toc67555445"/>
            <w:bookmarkStart w:id="6092" w:name="_Toc67556498"/>
            <w:bookmarkEnd w:id="6090"/>
            <w:bookmarkEnd w:id="6091"/>
            <w:bookmarkEnd w:id="6092"/>
          </w:p>
        </w:tc>
        <w:tc>
          <w:tcPr>
            <w:tcW w:w="1038" w:type="pct"/>
            <w:tcPrChange w:id="6093" w:author="Александр" w:date="2020-04-13T06:32:00Z">
              <w:tcPr>
                <w:tcW w:w="1038" w:type="pct"/>
              </w:tcPr>
            </w:tcPrChange>
          </w:tcPr>
          <w:p w14:paraId="31C04EAC" w14:textId="207B4C3B" w:rsidR="003A4F65" w:rsidRPr="000E3C42" w:rsidDel="008B263D" w:rsidRDefault="003A4F65" w:rsidP="003A4F65">
            <w:pPr>
              <w:jc w:val="left"/>
              <w:rPr>
                <w:ins w:id="6094" w:author="Александр" w:date="2020-04-13T06:31:00Z"/>
                <w:del w:id="6095" w:author="Владимир Лаут" w:date="2021-03-03T11:03:00Z"/>
                <w:rFonts w:ascii="Arial" w:hAnsi="Arial" w:cs="Arial"/>
                <w:sz w:val="20"/>
                <w:szCs w:val="20"/>
                <w:lang w:eastAsia="ru-RU"/>
              </w:rPr>
            </w:pPr>
            <w:ins w:id="6096" w:author="Александр" w:date="2020-04-13T06:32:00Z">
              <w:del w:id="6097" w:author="Владимир Лаут" w:date="2021-03-03T11:02:00Z">
                <w:r w:rsidRPr="00AE7409" w:rsidDel="008B263D">
                  <w:delText>КР1</w:delText>
                </w:r>
              </w:del>
            </w:ins>
            <w:bookmarkStart w:id="6098" w:name="_Toc67554109"/>
            <w:bookmarkStart w:id="6099" w:name="_Toc67555446"/>
            <w:bookmarkStart w:id="6100" w:name="_Toc67556499"/>
            <w:bookmarkEnd w:id="6098"/>
            <w:bookmarkEnd w:id="6099"/>
            <w:bookmarkEnd w:id="6100"/>
          </w:p>
        </w:tc>
        <w:bookmarkStart w:id="6101" w:name="_Toc67554110"/>
        <w:bookmarkStart w:id="6102" w:name="_Toc67555447"/>
        <w:bookmarkStart w:id="6103" w:name="_Toc67556500"/>
        <w:bookmarkEnd w:id="6101"/>
        <w:bookmarkEnd w:id="6102"/>
        <w:bookmarkEnd w:id="6103"/>
      </w:tr>
      <w:tr w:rsidR="003A4F65" w:rsidRPr="000E3C42" w:rsidDel="008B263D" w14:paraId="41481895" w14:textId="2E94FEF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10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105" w:author="Александр" w:date="2020-04-13T06:31:00Z"/>
          <w:del w:id="6106" w:author="Владимир Лаут" w:date="2021-03-03T11:03:00Z"/>
          <w:trPrChange w:id="6107" w:author="Александр" w:date="2020-04-13T06:32:00Z">
            <w:trPr>
              <w:cantSplit/>
              <w:jc w:val="center"/>
            </w:trPr>
          </w:trPrChange>
        </w:trPr>
        <w:tc>
          <w:tcPr>
            <w:tcW w:w="1009" w:type="pct"/>
            <w:tcPrChange w:id="6108" w:author="Александр" w:date="2020-04-13T06:32:00Z">
              <w:tcPr>
                <w:tcW w:w="1009" w:type="pct"/>
              </w:tcPr>
            </w:tcPrChange>
          </w:tcPr>
          <w:p w14:paraId="22CAC531" w14:textId="624C7496" w:rsidR="003A4F65" w:rsidRPr="000E3C42" w:rsidDel="008B263D" w:rsidRDefault="003A4F65" w:rsidP="003A4F65">
            <w:pPr>
              <w:jc w:val="left"/>
              <w:rPr>
                <w:ins w:id="6109" w:author="Александр" w:date="2020-04-13T06:31:00Z"/>
                <w:del w:id="6110" w:author="Владимир Лаут" w:date="2021-03-03T11:03:00Z"/>
                <w:rFonts w:ascii="Arial" w:hAnsi="Arial" w:cs="Arial"/>
                <w:sz w:val="20"/>
                <w:szCs w:val="20"/>
                <w:lang w:eastAsia="ru-RU"/>
              </w:rPr>
            </w:pPr>
            <w:ins w:id="6111" w:author="Александр" w:date="2020-04-13T06:32:00Z">
              <w:del w:id="6112" w:author="Владимир Лаут" w:date="2021-03-03T11:02:00Z">
                <w:r w:rsidRPr="00AE7409" w:rsidDel="008B263D">
                  <w:delText>46</w:delText>
                </w:r>
              </w:del>
            </w:ins>
            <w:bookmarkStart w:id="6113" w:name="_Toc67554111"/>
            <w:bookmarkStart w:id="6114" w:name="_Toc67555448"/>
            <w:bookmarkStart w:id="6115" w:name="_Toc67556501"/>
            <w:bookmarkEnd w:id="6113"/>
            <w:bookmarkEnd w:id="6114"/>
            <w:bookmarkEnd w:id="6115"/>
          </w:p>
        </w:tc>
        <w:tc>
          <w:tcPr>
            <w:tcW w:w="2064" w:type="pct"/>
            <w:tcPrChange w:id="6116" w:author="Александр" w:date="2020-04-13T06:32:00Z">
              <w:tcPr>
                <w:tcW w:w="2064" w:type="pct"/>
                <w:vAlign w:val="bottom"/>
              </w:tcPr>
            </w:tcPrChange>
          </w:tcPr>
          <w:p w14:paraId="57FBA4F8" w14:textId="2A219C73" w:rsidR="003A4F65" w:rsidRPr="000E3C42" w:rsidDel="008B263D" w:rsidRDefault="003A4F65" w:rsidP="003A4F65">
            <w:pPr>
              <w:jc w:val="left"/>
              <w:rPr>
                <w:ins w:id="6117" w:author="Александр" w:date="2020-04-13T06:31:00Z"/>
                <w:del w:id="6118" w:author="Владимир Лаут" w:date="2021-03-03T11:03:00Z"/>
                <w:rFonts w:ascii="Arial" w:hAnsi="Arial" w:cs="Arial"/>
                <w:sz w:val="20"/>
                <w:szCs w:val="20"/>
                <w:lang w:eastAsia="ru-RU"/>
              </w:rPr>
            </w:pPr>
            <w:ins w:id="6119" w:author="Александр" w:date="2020-04-13T06:32:00Z">
              <w:del w:id="6120" w:author="Владимир Лаут" w:date="2021-03-03T11:02:00Z">
                <w:r w:rsidRPr="00AE7409" w:rsidDel="008B263D">
                  <w:delText>КР2 бортовых редукторов</w:delText>
                </w:r>
              </w:del>
            </w:ins>
            <w:bookmarkStart w:id="6121" w:name="_Toc67554112"/>
            <w:bookmarkStart w:id="6122" w:name="_Toc67555449"/>
            <w:bookmarkStart w:id="6123" w:name="_Toc67556502"/>
            <w:bookmarkEnd w:id="6121"/>
            <w:bookmarkEnd w:id="6122"/>
            <w:bookmarkEnd w:id="6123"/>
          </w:p>
        </w:tc>
        <w:tc>
          <w:tcPr>
            <w:tcW w:w="889" w:type="pct"/>
            <w:tcPrChange w:id="6124" w:author="Александр" w:date="2020-04-13T06:32:00Z">
              <w:tcPr>
                <w:tcW w:w="889" w:type="pct"/>
              </w:tcPr>
            </w:tcPrChange>
          </w:tcPr>
          <w:p w14:paraId="6BF49276" w14:textId="667BA837" w:rsidR="003A4F65" w:rsidRPr="000E3C42" w:rsidDel="008B263D" w:rsidRDefault="003A4F65" w:rsidP="003A4F65">
            <w:pPr>
              <w:jc w:val="left"/>
              <w:rPr>
                <w:ins w:id="6125" w:author="Александр" w:date="2020-04-13T06:31:00Z"/>
                <w:del w:id="6126" w:author="Владимир Лаут" w:date="2021-03-03T11:03:00Z"/>
                <w:rFonts w:ascii="Arial" w:hAnsi="Arial" w:cs="Arial"/>
                <w:sz w:val="20"/>
                <w:szCs w:val="20"/>
                <w:lang w:eastAsia="ru-RU"/>
              </w:rPr>
            </w:pPr>
            <w:ins w:id="6127" w:author="Александр" w:date="2020-04-13T06:32:00Z">
              <w:del w:id="6128" w:author="Владимир Лаут" w:date="2021-03-03T11:02:00Z">
                <w:r w:rsidRPr="00AE7409" w:rsidDel="008B263D">
                  <w:delText>46</w:delText>
                </w:r>
              </w:del>
            </w:ins>
            <w:bookmarkStart w:id="6129" w:name="_Toc67554113"/>
            <w:bookmarkStart w:id="6130" w:name="_Toc67555450"/>
            <w:bookmarkStart w:id="6131" w:name="_Toc67556503"/>
            <w:bookmarkEnd w:id="6129"/>
            <w:bookmarkEnd w:id="6130"/>
            <w:bookmarkEnd w:id="6131"/>
          </w:p>
        </w:tc>
        <w:tc>
          <w:tcPr>
            <w:tcW w:w="1038" w:type="pct"/>
            <w:tcPrChange w:id="6132" w:author="Александр" w:date="2020-04-13T06:32:00Z">
              <w:tcPr>
                <w:tcW w:w="1038" w:type="pct"/>
              </w:tcPr>
            </w:tcPrChange>
          </w:tcPr>
          <w:p w14:paraId="20A3A6F0" w14:textId="30F127EA" w:rsidR="003A4F65" w:rsidRPr="000E3C42" w:rsidDel="008B263D" w:rsidRDefault="003A4F65" w:rsidP="003A4F65">
            <w:pPr>
              <w:jc w:val="left"/>
              <w:rPr>
                <w:ins w:id="6133" w:author="Александр" w:date="2020-04-13T06:31:00Z"/>
                <w:del w:id="6134" w:author="Владимир Лаут" w:date="2021-03-03T11:03:00Z"/>
                <w:rFonts w:ascii="Arial" w:hAnsi="Arial" w:cs="Arial"/>
                <w:sz w:val="20"/>
                <w:szCs w:val="20"/>
                <w:lang w:eastAsia="ru-RU"/>
              </w:rPr>
            </w:pPr>
            <w:ins w:id="6135" w:author="Александр" w:date="2020-04-13T06:32:00Z">
              <w:del w:id="6136" w:author="Владимир Лаут" w:date="2021-03-03T11:02:00Z">
                <w:r w:rsidRPr="00AE7409" w:rsidDel="008B263D">
                  <w:delText>КР2</w:delText>
                </w:r>
              </w:del>
            </w:ins>
            <w:bookmarkStart w:id="6137" w:name="_Toc67554114"/>
            <w:bookmarkStart w:id="6138" w:name="_Toc67555451"/>
            <w:bookmarkStart w:id="6139" w:name="_Toc67556504"/>
            <w:bookmarkEnd w:id="6137"/>
            <w:bookmarkEnd w:id="6138"/>
            <w:bookmarkEnd w:id="6139"/>
          </w:p>
        </w:tc>
        <w:bookmarkStart w:id="6140" w:name="_Toc67554115"/>
        <w:bookmarkStart w:id="6141" w:name="_Toc67555452"/>
        <w:bookmarkStart w:id="6142" w:name="_Toc67556505"/>
        <w:bookmarkEnd w:id="6140"/>
        <w:bookmarkEnd w:id="6141"/>
        <w:bookmarkEnd w:id="6142"/>
      </w:tr>
      <w:tr w:rsidR="003A4F65" w:rsidRPr="000E3C42" w:rsidDel="008B263D" w14:paraId="039DE576" w14:textId="2A14D496"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14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144" w:author="Александр" w:date="2020-04-13T06:31:00Z"/>
          <w:del w:id="6145" w:author="Владимир Лаут" w:date="2021-03-03T11:03:00Z"/>
          <w:trPrChange w:id="6146" w:author="Александр" w:date="2020-04-13T06:32:00Z">
            <w:trPr>
              <w:cantSplit/>
              <w:jc w:val="center"/>
            </w:trPr>
          </w:trPrChange>
        </w:trPr>
        <w:tc>
          <w:tcPr>
            <w:tcW w:w="1009" w:type="pct"/>
            <w:tcPrChange w:id="6147" w:author="Александр" w:date="2020-04-13T06:32:00Z">
              <w:tcPr>
                <w:tcW w:w="1009" w:type="pct"/>
              </w:tcPr>
            </w:tcPrChange>
          </w:tcPr>
          <w:p w14:paraId="75960082" w14:textId="25073EF3" w:rsidR="003A4F65" w:rsidRPr="000E3C42" w:rsidDel="008B263D" w:rsidRDefault="003A4F65" w:rsidP="003A4F65">
            <w:pPr>
              <w:jc w:val="left"/>
              <w:rPr>
                <w:ins w:id="6148" w:author="Александр" w:date="2020-04-13T06:31:00Z"/>
                <w:del w:id="6149" w:author="Владимир Лаут" w:date="2021-03-03T11:03:00Z"/>
                <w:rFonts w:ascii="Arial" w:hAnsi="Arial" w:cs="Arial"/>
                <w:sz w:val="20"/>
                <w:szCs w:val="20"/>
                <w:lang w:eastAsia="ru-RU"/>
              </w:rPr>
            </w:pPr>
            <w:ins w:id="6150" w:author="Александр" w:date="2020-04-13T06:32:00Z">
              <w:del w:id="6151" w:author="Владимир Лаут" w:date="2021-03-03T11:02:00Z">
                <w:r w:rsidRPr="00AE7409" w:rsidDel="008B263D">
                  <w:delText>47</w:delText>
                </w:r>
              </w:del>
            </w:ins>
            <w:bookmarkStart w:id="6152" w:name="_Toc67554116"/>
            <w:bookmarkStart w:id="6153" w:name="_Toc67555453"/>
            <w:bookmarkStart w:id="6154" w:name="_Toc67556506"/>
            <w:bookmarkEnd w:id="6152"/>
            <w:bookmarkEnd w:id="6153"/>
            <w:bookmarkEnd w:id="6154"/>
          </w:p>
        </w:tc>
        <w:tc>
          <w:tcPr>
            <w:tcW w:w="2064" w:type="pct"/>
            <w:tcPrChange w:id="6155" w:author="Александр" w:date="2020-04-13T06:32:00Z">
              <w:tcPr>
                <w:tcW w:w="2064" w:type="pct"/>
                <w:vAlign w:val="bottom"/>
              </w:tcPr>
            </w:tcPrChange>
          </w:tcPr>
          <w:p w14:paraId="169E82ED" w14:textId="2206C09A" w:rsidR="003A4F65" w:rsidRPr="000E3C42" w:rsidDel="008B263D" w:rsidRDefault="003A4F65" w:rsidP="003A4F65">
            <w:pPr>
              <w:jc w:val="left"/>
              <w:rPr>
                <w:ins w:id="6156" w:author="Александр" w:date="2020-04-13T06:31:00Z"/>
                <w:del w:id="6157" w:author="Владимир Лаут" w:date="2021-03-03T11:03:00Z"/>
                <w:rFonts w:ascii="Arial" w:hAnsi="Arial" w:cs="Arial"/>
                <w:sz w:val="20"/>
                <w:szCs w:val="20"/>
                <w:lang w:eastAsia="ru-RU"/>
              </w:rPr>
            </w:pPr>
            <w:ins w:id="6158" w:author="Александр" w:date="2020-04-13T06:32:00Z">
              <w:del w:id="6159" w:author="Владимир Лаут" w:date="2021-03-03T11:02:00Z">
                <w:r w:rsidRPr="00AE7409" w:rsidDel="008B263D">
                  <w:delText>КР2 двигателя</w:delText>
                </w:r>
              </w:del>
            </w:ins>
            <w:bookmarkStart w:id="6160" w:name="_Toc67554117"/>
            <w:bookmarkStart w:id="6161" w:name="_Toc67555454"/>
            <w:bookmarkStart w:id="6162" w:name="_Toc67556507"/>
            <w:bookmarkEnd w:id="6160"/>
            <w:bookmarkEnd w:id="6161"/>
            <w:bookmarkEnd w:id="6162"/>
          </w:p>
        </w:tc>
        <w:tc>
          <w:tcPr>
            <w:tcW w:w="889" w:type="pct"/>
            <w:tcPrChange w:id="6163" w:author="Александр" w:date="2020-04-13T06:32:00Z">
              <w:tcPr>
                <w:tcW w:w="889" w:type="pct"/>
              </w:tcPr>
            </w:tcPrChange>
          </w:tcPr>
          <w:p w14:paraId="5A1186B4" w14:textId="7817A2FE" w:rsidR="003A4F65" w:rsidRPr="000E3C42" w:rsidDel="008B263D" w:rsidRDefault="003A4F65" w:rsidP="003A4F65">
            <w:pPr>
              <w:jc w:val="left"/>
              <w:rPr>
                <w:ins w:id="6164" w:author="Александр" w:date="2020-04-13T06:31:00Z"/>
                <w:del w:id="6165" w:author="Владимир Лаут" w:date="2021-03-03T11:03:00Z"/>
                <w:rFonts w:ascii="Arial" w:hAnsi="Arial" w:cs="Arial"/>
                <w:sz w:val="20"/>
                <w:szCs w:val="20"/>
                <w:lang w:eastAsia="ru-RU"/>
              </w:rPr>
            </w:pPr>
            <w:ins w:id="6166" w:author="Александр" w:date="2020-04-13T06:32:00Z">
              <w:del w:id="6167" w:author="Владимир Лаут" w:date="2021-03-03T11:02:00Z">
                <w:r w:rsidRPr="00AE7409" w:rsidDel="008B263D">
                  <w:delText>47</w:delText>
                </w:r>
              </w:del>
            </w:ins>
            <w:bookmarkStart w:id="6168" w:name="_Toc67554118"/>
            <w:bookmarkStart w:id="6169" w:name="_Toc67555455"/>
            <w:bookmarkStart w:id="6170" w:name="_Toc67556508"/>
            <w:bookmarkEnd w:id="6168"/>
            <w:bookmarkEnd w:id="6169"/>
            <w:bookmarkEnd w:id="6170"/>
          </w:p>
        </w:tc>
        <w:tc>
          <w:tcPr>
            <w:tcW w:w="1038" w:type="pct"/>
            <w:tcPrChange w:id="6171" w:author="Александр" w:date="2020-04-13T06:32:00Z">
              <w:tcPr>
                <w:tcW w:w="1038" w:type="pct"/>
              </w:tcPr>
            </w:tcPrChange>
          </w:tcPr>
          <w:p w14:paraId="6D69819A" w14:textId="3DD4DC51" w:rsidR="003A4F65" w:rsidRPr="000E3C42" w:rsidDel="008B263D" w:rsidRDefault="003A4F65" w:rsidP="003A4F65">
            <w:pPr>
              <w:jc w:val="left"/>
              <w:rPr>
                <w:ins w:id="6172" w:author="Александр" w:date="2020-04-13T06:31:00Z"/>
                <w:del w:id="6173" w:author="Владимир Лаут" w:date="2021-03-03T11:03:00Z"/>
                <w:rFonts w:ascii="Arial" w:hAnsi="Arial" w:cs="Arial"/>
                <w:sz w:val="20"/>
                <w:szCs w:val="20"/>
                <w:lang w:eastAsia="ru-RU"/>
              </w:rPr>
            </w:pPr>
            <w:ins w:id="6174" w:author="Александр" w:date="2020-04-13T06:32:00Z">
              <w:del w:id="6175" w:author="Владимир Лаут" w:date="2021-03-03T11:02:00Z">
                <w:r w:rsidRPr="00AE7409" w:rsidDel="008B263D">
                  <w:delText>КР2</w:delText>
                </w:r>
              </w:del>
            </w:ins>
            <w:bookmarkStart w:id="6176" w:name="_Toc67554119"/>
            <w:bookmarkStart w:id="6177" w:name="_Toc67555456"/>
            <w:bookmarkStart w:id="6178" w:name="_Toc67556509"/>
            <w:bookmarkEnd w:id="6176"/>
            <w:bookmarkEnd w:id="6177"/>
            <w:bookmarkEnd w:id="6178"/>
          </w:p>
        </w:tc>
        <w:bookmarkStart w:id="6179" w:name="_Toc67554120"/>
        <w:bookmarkStart w:id="6180" w:name="_Toc67555457"/>
        <w:bookmarkStart w:id="6181" w:name="_Toc67556510"/>
        <w:bookmarkEnd w:id="6179"/>
        <w:bookmarkEnd w:id="6180"/>
        <w:bookmarkEnd w:id="6181"/>
      </w:tr>
      <w:tr w:rsidR="003A4F65" w:rsidRPr="000E3C42" w:rsidDel="008B263D" w14:paraId="44F13240" w14:textId="5E4420A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18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183" w:author="Александр" w:date="2020-04-13T06:31:00Z"/>
          <w:del w:id="6184" w:author="Владимир Лаут" w:date="2021-03-03T11:03:00Z"/>
          <w:trPrChange w:id="6185" w:author="Александр" w:date="2020-04-13T06:32:00Z">
            <w:trPr>
              <w:cantSplit/>
              <w:jc w:val="center"/>
            </w:trPr>
          </w:trPrChange>
        </w:trPr>
        <w:tc>
          <w:tcPr>
            <w:tcW w:w="1009" w:type="pct"/>
            <w:tcPrChange w:id="6186" w:author="Александр" w:date="2020-04-13T06:32:00Z">
              <w:tcPr>
                <w:tcW w:w="1009" w:type="pct"/>
              </w:tcPr>
            </w:tcPrChange>
          </w:tcPr>
          <w:p w14:paraId="3EF81D24" w14:textId="7C2C4B11" w:rsidR="003A4F65" w:rsidRPr="000E3C42" w:rsidDel="008B263D" w:rsidRDefault="003A4F65" w:rsidP="003A4F65">
            <w:pPr>
              <w:jc w:val="left"/>
              <w:rPr>
                <w:ins w:id="6187" w:author="Александр" w:date="2020-04-13T06:31:00Z"/>
                <w:del w:id="6188" w:author="Владимир Лаут" w:date="2021-03-03T11:03:00Z"/>
                <w:rFonts w:ascii="Arial" w:hAnsi="Arial" w:cs="Arial"/>
                <w:sz w:val="20"/>
                <w:szCs w:val="20"/>
                <w:lang w:eastAsia="ru-RU"/>
              </w:rPr>
            </w:pPr>
            <w:ins w:id="6189" w:author="Александр" w:date="2020-04-13T06:32:00Z">
              <w:del w:id="6190" w:author="Владимир Лаут" w:date="2021-03-03T11:02:00Z">
                <w:r w:rsidRPr="00AE7409" w:rsidDel="008B263D">
                  <w:delText>48</w:delText>
                </w:r>
              </w:del>
            </w:ins>
            <w:bookmarkStart w:id="6191" w:name="_Toc67554121"/>
            <w:bookmarkStart w:id="6192" w:name="_Toc67555458"/>
            <w:bookmarkStart w:id="6193" w:name="_Toc67556511"/>
            <w:bookmarkEnd w:id="6191"/>
            <w:bookmarkEnd w:id="6192"/>
            <w:bookmarkEnd w:id="6193"/>
          </w:p>
        </w:tc>
        <w:tc>
          <w:tcPr>
            <w:tcW w:w="2064" w:type="pct"/>
            <w:tcPrChange w:id="6194" w:author="Александр" w:date="2020-04-13T06:32:00Z">
              <w:tcPr>
                <w:tcW w:w="2064" w:type="pct"/>
                <w:vAlign w:val="bottom"/>
              </w:tcPr>
            </w:tcPrChange>
          </w:tcPr>
          <w:p w14:paraId="4F82BEB3" w14:textId="4A48BD71" w:rsidR="003A4F65" w:rsidRPr="000E3C42" w:rsidDel="008B263D" w:rsidRDefault="003A4F65" w:rsidP="003A4F65">
            <w:pPr>
              <w:jc w:val="left"/>
              <w:rPr>
                <w:ins w:id="6195" w:author="Александр" w:date="2020-04-13T06:31:00Z"/>
                <w:del w:id="6196" w:author="Владимир Лаут" w:date="2021-03-03T11:03:00Z"/>
                <w:rFonts w:ascii="Arial" w:hAnsi="Arial" w:cs="Arial"/>
                <w:sz w:val="20"/>
                <w:szCs w:val="20"/>
                <w:lang w:eastAsia="ru-RU"/>
              </w:rPr>
            </w:pPr>
            <w:ins w:id="6197" w:author="Александр" w:date="2020-04-13T06:32:00Z">
              <w:del w:id="6198" w:author="Владимир Лаут" w:date="2021-03-03T11:02:00Z">
                <w:r w:rsidRPr="00AE7409" w:rsidDel="008B263D">
                  <w:delText>КР2 замена двигателя</w:delText>
                </w:r>
              </w:del>
            </w:ins>
            <w:bookmarkStart w:id="6199" w:name="_Toc67554122"/>
            <w:bookmarkStart w:id="6200" w:name="_Toc67555459"/>
            <w:bookmarkStart w:id="6201" w:name="_Toc67556512"/>
            <w:bookmarkEnd w:id="6199"/>
            <w:bookmarkEnd w:id="6200"/>
            <w:bookmarkEnd w:id="6201"/>
          </w:p>
        </w:tc>
        <w:tc>
          <w:tcPr>
            <w:tcW w:w="889" w:type="pct"/>
            <w:tcPrChange w:id="6202" w:author="Александр" w:date="2020-04-13T06:32:00Z">
              <w:tcPr>
                <w:tcW w:w="889" w:type="pct"/>
              </w:tcPr>
            </w:tcPrChange>
          </w:tcPr>
          <w:p w14:paraId="65DAC3F3" w14:textId="6398720A" w:rsidR="003A4F65" w:rsidRPr="000E3C42" w:rsidDel="008B263D" w:rsidRDefault="003A4F65" w:rsidP="003A4F65">
            <w:pPr>
              <w:jc w:val="left"/>
              <w:rPr>
                <w:ins w:id="6203" w:author="Александр" w:date="2020-04-13T06:31:00Z"/>
                <w:del w:id="6204" w:author="Владимир Лаут" w:date="2021-03-03T11:03:00Z"/>
                <w:rFonts w:ascii="Arial" w:hAnsi="Arial" w:cs="Arial"/>
                <w:sz w:val="20"/>
                <w:szCs w:val="20"/>
                <w:lang w:eastAsia="ru-RU"/>
              </w:rPr>
            </w:pPr>
            <w:ins w:id="6205" w:author="Александр" w:date="2020-04-13T06:32:00Z">
              <w:del w:id="6206" w:author="Владимир Лаут" w:date="2021-03-03T11:02:00Z">
                <w:r w:rsidRPr="00AE7409" w:rsidDel="008B263D">
                  <w:delText>48</w:delText>
                </w:r>
              </w:del>
            </w:ins>
            <w:bookmarkStart w:id="6207" w:name="_Toc67554123"/>
            <w:bookmarkStart w:id="6208" w:name="_Toc67555460"/>
            <w:bookmarkStart w:id="6209" w:name="_Toc67556513"/>
            <w:bookmarkEnd w:id="6207"/>
            <w:bookmarkEnd w:id="6208"/>
            <w:bookmarkEnd w:id="6209"/>
          </w:p>
        </w:tc>
        <w:tc>
          <w:tcPr>
            <w:tcW w:w="1038" w:type="pct"/>
            <w:tcPrChange w:id="6210" w:author="Александр" w:date="2020-04-13T06:32:00Z">
              <w:tcPr>
                <w:tcW w:w="1038" w:type="pct"/>
              </w:tcPr>
            </w:tcPrChange>
          </w:tcPr>
          <w:p w14:paraId="149C22D6" w14:textId="6A5BC93D" w:rsidR="003A4F65" w:rsidRPr="000E3C42" w:rsidDel="008B263D" w:rsidRDefault="003A4F65" w:rsidP="003A4F65">
            <w:pPr>
              <w:jc w:val="left"/>
              <w:rPr>
                <w:ins w:id="6211" w:author="Александр" w:date="2020-04-13T06:31:00Z"/>
                <w:del w:id="6212" w:author="Владимир Лаут" w:date="2021-03-03T11:03:00Z"/>
                <w:rFonts w:ascii="Arial" w:hAnsi="Arial" w:cs="Arial"/>
                <w:sz w:val="20"/>
                <w:szCs w:val="20"/>
                <w:lang w:eastAsia="ru-RU"/>
              </w:rPr>
            </w:pPr>
            <w:ins w:id="6213" w:author="Александр" w:date="2020-04-13T06:32:00Z">
              <w:del w:id="6214" w:author="Владимир Лаут" w:date="2021-03-03T11:02:00Z">
                <w:r w:rsidRPr="00AE7409" w:rsidDel="008B263D">
                  <w:delText>ЗМН</w:delText>
                </w:r>
              </w:del>
            </w:ins>
            <w:bookmarkStart w:id="6215" w:name="_Toc67554124"/>
            <w:bookmarkStart w:id="6216" w:name="_Toc67555461"/>
            <w:bookmarkStart w:id="6217" w:name="_Toc67556514"/>
            <w:bookmarkEnd w:id="6215"/>
            <w:bookmarkEnd w:id="6216"/>
            <w:bookmarkEnd w:id="6217"/>
          </w:p>
        </w:tc>
        <w:bookmarkStart w:id="6218" w:name="_Toc67554125"/>
        <w:bookmarkStart w:id="6219" w:name="_Toc67555462"/>
        <w:bookmarkStart w:id="6220" w:name="_Toc67556515"/>
        <w:bookmarkEnd w:id="6218"/>
        <w:bookmarkEnd w:id="6219"/>
        <w:bookmarkEnd w:id="6220"/>
      </w:tr>
      <w:tr w:rsidR="003A4F65" w:rsidRPr="000E3C42" w:rsidDel="008B263D" w14:paraId="623D175A" w14:textId="0AFCA4D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22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222" w:author="Александр" w:date="2020-04-13T06:31:00Z"/>
          <w:del w:id="6223" w:author="Владимир Лаут" w:date="2021-03-03T11:03:00Z"/>
          <w:trPrChange w:id="6224" w:author="Александр" w:date="2020-04-13T06:32:00Z">
            <w:trPr>
              <w:cantSplit/>
              <w:jc w:val="center"/>
            </w:trPr>
          </w:trPrChange>
        </w:trPr>
        <w:tc>
          <w:tcPr>
            <w:tcW w:w="1009" w:type="pct"/>
            <w:tcPrChange w:id="6225" w:author="Александр" w:date="2020-04-13T06:32:00Z">
              <w:tcPr>
                <w:tcW w:w="1009" w:type="pct"/>
              </w:tcPr>
            </w:tcPrChange>
          </w:tcPr>
          <w:p w14:paraId="3588FEC8" w14:textId="76A63575" w:rsidR="003A4F65" w:rsidRPr="000E3C42" w:rsidDel="008B263D" w:rsidRDefault="003A4F65" w:rsidP="003A4F65">
            <w:pPr>
              <w:jc w:val="left"/>
              <w:rPr>
                <w:ins w:id="6226" w:author="Александр" w:date="2020-04-13T06:31:00Z"/>
                <w:del w:id="6227" w:author="Владимир Лаут" w:date="2021-03-03T11:03:00Z"/>
                <w:rFonts w:ascii="Arial" w:hAnsi="Arial" w:cs="Arial"/>
                <w:sz w:val="20"/>
                <w:szCs w:val="20"/>
                <w:lang w:eastAsia="ru-RU"/>
              </w:rPr>
            </w:pPr>
            <w:ins w:id="6228" w:author="Александр" w:date="2020-04-13T06:32:00Z">
              <w:del w:id="6229" w:author="Владимир Лаут" w:date="2021-03-03T11:02:00Z">
                <w:r w:rsidRPr="00AE7409" w:rsidDel="008B263D">
                  <w:delText>49</w:delText>
                </w:r>
              </w:del>
            </w:ins>
            <w:bookmarkStart w:id="6230" w:name="_Toc67554126"/>
            <w:bookmarkStart w:id="6231" w:name="_Toc67555463"/>
            <w:bookmarkStart w:id="6232" w:name="_Toc67556516"/>
            <w:bookmarkEnd w:id="6230"/>
            <w:bookmarkEnd w:id="6231"/>
            <w:bookmarkEnd w:id="6232"/>
          </w:p>
        </w:tc>
        <w:tc>
          <w:tcPr>
            <w:tcW w:w="2064" w:type="pct"/>
            <w:tcPrChange w:id="6233" w:author="Александр" w:date="2020-04-13T06:32:00Z">
              <w:tcPr>
                <w:tcW w:w="2064" w:type="pct"/>
                <w:vAlign w:val="bottom"/>
              </w:tcPr>
            </w:tcPrChange>
          </w:tcPr>
          <w:p w14:paraId="63A30A2F" w14:textId="615DB493" w:rsidR="003A4F65" w:rsidRPr="000E3C42" w:rsidDel="008B263D" w:rsidRDefault="003A4F65" w:rsidP="003A4F65">
            <w:pPr>
              <w:jc w:val="left"/>
              <w:rPr>
                <w:ins w:id="6234" w:author="Александр" w:date="2020-04-13T06:31:00Z"/>
                <w:del w:id="6235" w:author="Владимир Лаут" w:date="2021-03-03T11:03:00Z"/>
                <w:rFonts w:ascii="Arial" w:hAnsi="Arial" w:cs="Arial"/>
                <w:sz w:val="20"/>
                <w:szCs w:val="20"/>
                <w:lang w:eastAsia="ru-RU"/>
              </w:rPr>
            </w:pPr>
            <w:ins w:id="6236" w:author="Александр" w:date="2020-04-13T06:32:00Z">
              <w:del w:id="6237" w:author="Владимир Лаут" w:date="2021-03-03T11:02:00Z">
                <w:r w:rsidRPr="00AE7409" w:rsidDel="008B263D">
                  <w:delText>КР2 замена коробки передач</w:delText>
                </w:r>
              </w:del>
            </w:ins>
            <w:bookmarkStart w:id="6238" w:name="_Toc67554127"/>
            <w:bookmarkStart w:id="6239" w:name="_Toc67555464"/>
            <w:bookmarkStart w:id="6240" w:name="_Toc67556517"/>
            <w:bookmarkEnd w:id="6238"/>
            <w:bookmarkEnd w:id="6239"/>
            <w:bookmarkEnd w:id="6240"/>
          </w:p>
        </w:tc>
        <w:tc>
          <w:tcPr>
            <w:tcW w:w="889" w:type="pct"/>
            <w:tcPrChange w:id="6241" w:author="Александр" w:date="2020-04-13T06:32:00Z">
              <w:tcPr>
                <w:tcW w:w="889" w:type="pct"/>
              </w:tcPr>
            </w:tcPrChange>
          </w:tcPr>
          <w:p w14:paraId="00CA8A84" w14:textId="62E55AF8" w:rsidR="003A4F65" w:rsidRPr="000E3C42" w:rsidDel="008B263D" w:rsidRDefault="003A4F65" w:rsidP="003A4F65">
            <w:pPr>
              <w:jc w:val="left"/>
              <w:rPr>
                <w:ins w:id="6242" w:author="Александр" w:date="2020-04-13T06:31:00Z"/>
                <w:del w:id="6243" w:author="Владимир Лаут" w:date="2021-03-03T11:03:00Z"/>
                <w:rFonts w:ascii="Arial" w:hAnsi="Arial" w:cs="Arial"/>
                <w:sz w:val="20"/>
                <w:szCs w:val="20"/>
                <w:lang w:eastAsia="ru-RU"/>
              </w:rPr>
            </w:pPr>
            <w:ins w:id="6244" w:author="Александр" w:date="2020-04-13T06:32:00Z">
              <w:del w:id="6245" w:author="Владимир Лаут" w:date="2021-03-03T11:02:00Z">
                <w:r w:rsidRPr="00AE7409" w:rsidDel="008B263D">
                  <w:delText>49</w:delText>
                </w:r>
              </w:del>
            </w:ins>
            <w:bookmarkStart w:id="6246" w:name="_Toc67554128"/>
            <w:bookmarkStart w:id="6247" w:name="_Toc67555465"/>
            <w:bookmarkStart w:id="6248" w:name="_Toc67556518"/>
            <w:bookmarkEnd w:id="6246"/>
            <w:bookmarkEnd w:id="6247"/>
            <w:bookmarkEnd w:id="6248"/>
          </w:p>
        </w:tc>
        <w:tc>
          <w:tcPr>
            <w:tcW w:w="1038" w:type="pct"/>
            <w:tcPrChange w:id="6249" w:author="Александр" w:date="2020-04-13T06:32:00Z">
              <w:tcPr>
                <w:tcW w:w="1038" w:type="pct"/>
              </w:tcPr>
            </w:tcPrChange>
          </w:tcPr>
          <w:p w14:paraId="75308A78" w14:textId="13DFC7B2" w:rsidR="003A4F65" w:rsidRPr="000E3C42" w:rsidDel="008B263D" w:rsidRDefault="003A4F65" w:rsidP="003A4F65">
            <w:pPr>
              <w:jc w:val="left"/>
              <w:rPr>
                <w:ins w:id="6250" w:author="Александр" w:date="2020-04-13T06:31:00Z"/>
                <w:del w:id="6251" w:author="Владимир Лаут" w:date="2021-03-03T11:03:00Z"/>
                <w:rFonts w:ascii="Arial" w:hAnsi="Arial" w:cs="Arial"/>
                <w:sz w:val="20"/>
                <w:szCs w:val="20"/>
                <w:lang w:eastAsia="ru-RU"/>
              </w:rPr>
            </w:pPr>
            <w:ins w:id="6252" w:author="Александр" w:date="2020-04-13T06:32:00Z">
              <w:del w:id="6253" w:author="Владимир Лаут" w:date="2021-03-03T11:02:00Z">
                <w:r w:rsidRPr="00AE7409" w:rsidDel="008B263D">
                  <w:delText>ЗМН</w:delText>
                </w:r>
              </w:del>
            </w:ins>
            <w:bookmarkStart w:id="6254" w:name="_Toc67554129"/>
            <w:bookmarkStart w:id="6255" w:name="_Toc67555466"/>
            <w:bookmarkStart w:id="6256" w:name="_Toc67556519"/>
            <w:bookmarkEnd w:id="6254"/>
            <w:bookmarkEnd w:id="6255"/>
            <w:bookmarkEnd w:id="6256"/>
          </w:p>
        </w:tc>
        <w:bookmarkStart w:id="6257" w:name="_Toc67554130"/>
        <w:bookmarkStart w:id="6258" w:name="_Toc67555467"/>
        <w:bookmarkStart w:id="6259" w:name="_Toc67556520"/>
        <w:bookmarkEnd w:id="6257"/>
        <w:bookmarkEnd w:id="6258"/>
        <w:bookmarkEnd w:id="6259"/>
      </w:tr>
      <w:tr w:rsidR="003A4F65" w:rsidRPr="000E3C42" w:rsidDel="008B263D" w14:paraId="6837A1CB" w14:textId="4BDEE13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26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261" w:author="Александр" w:date="2020-04-13T06:31:00Z"/>
          <w:del w:id="6262" w:author="Владимир Лаут" w:date="2021-03-03T11:03:00Z"/>
          <w:trPrChange w:id="6263" w:author="Александр" w:date="2020-04-13T06:32:00Z">
            <w:trPr>
              <w:cantSplit/>
              <w:jc w:val="center"/>
            </w:trPr>
          </w:trPrChange>
        </w:trPr>
        <w:tc>
          <w:tcPr>
            <w:tcW w:w="1009" w:type="pct"/>
            <w:tcPrChange w:id="6264" w:author="Александр" w:date="2020-04-13T06:32:00Z">
              <w:tcPr>
                <w:tcW w:w="1009" w:type="pct"/>
              </w:tcPr>
            </w:tcPrChange>
          </w:tcPr>
          <w:p w14:paraId="1DD3EF38" w14:textId="194CE09E" w:rsidR="003A4F65" w:rsidRPr="000E3C42" w:rsidDel="008B263D" w:rsidRDefault="003A4F65" w:rsidP="003A4F65">
            <w:pPr>
              <w:jc w:val="left"/>
              <w:rPr>
                <w:ins w:id="6265" w:author="Александр" w:date="2020-04-13T06:31:00Z"/>
                <w:del w:id="6266" w:author="Владимир Лаут" w:date="2021-03-03T11:03:00Z"/>
                <w:rFonts w:ascii="Arial" w:hAnsi="Arial" w:cs="Arial"/>
                <w:sz w:val="20"/>
                <w:szCs w:val="20"/>
                <w:lang w:eastAsia="ru-RU"/>
              </w:rPr>
            </w:pPr>
            <w:ins w:id="6267" w:author="Александр" w:date="2020-04-13T06:32:00Z">
              <w:del w:id="6268" w:author="Владимир Лаут" w:date="2021-03-03T11:02:00Z">
                <w:r w:rsidRPr="00AE7409" w:rsidDel="008B263D">
                  <w:delText>50</w:delText>
                </w:r>
              </w:del>
            </w:ins>
            <w:bookmarkStart w:id="6269" w:name="_Toc67554131"/>
            <w:bookmarkStart w:id="6270" w:name="_Toc67555468"/>
            <w:bookmarkStart w:id="6271" w:name="_Toc67556521"/>
            <w:bookmarkEnd w:id="6269"/>
            <w:bookmarkEnd w:id="6270"/>
            <w:bookmarkEnd w:id="6271"/>
          </w:p>
        </w:tc>
        <w:tc>
          <w:tcPr>
            <w:tcW w:w="2064" w:type="pct"/>
            <w:tcPrChange w:id="6272" w:author="Александр" w:date="2020-04-13T06:32:00Z">
              <w:tcPr>
                <w:tcW w:w="2064" w:type="pct"/>
                <w:vAlign w:val="bottom"/>
              </w:tcPr>
            </w:tcPrChange>
          </w:tcPr>
          <w:p w14:paraId="668D086A" w14:textId="3551C153" w:rsidR="003A4F65" w:rsidRPr="000E3C42" w:rsidDel="008B263D" w:rsidRDefault="003A4F65" w:rsidP="003A4F65">
            <w:pPr>
              <w:jc w:val="left"/>
              <w:rPr>
                <w:ins w:id="6273" w:author="Александр" w:date="2020-04-13T06:31:00Z"/>
                <w:del w:id="6274" w:author="Владимир Лаут" w:date="2021-03-03T11:03:00Z"/>
                <w:rFonts w:ascii="Arial" w:hAnsi="Arial" w:cs="Arial"/>
                <w:sz w:val="20"/>
                <w:szCs w:val="20"/>
                <w:lang w:eastAsia="ru-RU"/>
              </w:rPr>
            </w:pPr>
            <w:ins w:id="6275" w:author="Александр" w:date="2020-04-13T06:32:00Z">
              <w:del w:id="6276" w:author="Владимир Лаут" w:date="2021-03-03T11:02:00Z">
                <w:r w:rsidRPr="00AE7409" w:rsidDel="008B263D">
                  <w:delText>КР2 коробки передач</w:delText>
                </w:r>
              </w:del>
            </w:ins>
            <w:bookmarkStart w:id="6277" w:name="_Toc67554132"/>
            <w:bookmarkStart w:id="6278" w:name="_Toc67555469"/>
            <w:bookmarkStart w:id="6279" w:name="_Toc67556522"/>
            <w:bookmarkEnd w:id="6277"/>
            <w:bookmarkEnd w:id="6278"/>
            <w:bookmarkEnd w:id="6279"/>
          </w:p>
        </w:tc>
        <w:tc>
          <w:tcPr>
            <w:tcW w:w="889" w:type="pct"/>
            <w:tcPrChange w:id="6280" w:author="Александр" w:date="2020-04-13T06:32:00Z">
              <w:tcPr>
                <w:tcW w:w="889" w:type="pct"/>
              </w:tcPr>
            </w:tcPrChange>
          </w:tcPr>
          <w:p w14:paraId="4B88B8E0" w14:textId="1C726246" w:rsidR="003A4F65" w:rsidRPr="000E3C42" w:rsidDel="008B263D" w:rsidRDefault="003A4F65" w:rsidP="003A4F65">
            <w:pPr>
              <w:jc w:val="left"/>
              <w:rPr>
                <w:ins w:id="6281" w:author="Александр" w:date="2020-04-13T06:31:00Z"/>
                <w:del w:id="6282" w:author="Владимир Лаут" w:date="2021-03-03T11:03:00Z"/>
                <w:rFonts w:ascii="Arial" w:hAnsi="Arial" w:cs="Arial"/>
                <w:sz w:val="20"/>
                <w:szCs w:val="20"/>
                <w:lang w:eastAsia="ru-RU"/>
              </w:rPr>
            </w:pPr>
            <w:ins w:id="6283" w:author="Александр" w:date="2020-04-13T06:32:00Z">
              <w:del w:id="6284" w:author="Владимир Лаут" w:date="2021-03-03T11:02:00Z">
                <w:r w:rsidRPr="00AE7409" w:rsidDel="008B263D">
                  <w:delText>50</w:delText>
                </w:r>
              </w:del>
            </w:ins>
            <w:bookmarkStart w:id="6285" w:name="_Toc67554133"/>
            <w:bookmarkStart w:id="6286" w:name="_Toc67555470"/>
            <w:bookmarkStart w:id="6287" w:name="_Toc67556523"/>
            <w:bookmarkEnd w:id="6285"/>
            <w:bookmarkEnd w:id="6286"/>
            <w:bookmarkEnd w:id="6287"/>
          </w:p>
        </w:tc>
        <w:tc>
          <w:tcPr>
            <w:tcW w:w="1038" w:type="pct"/>
            <w:tcPrChange w:id="6288" w:author="Александр" w:date="2020-04-13T06:32:00Z">
              <w:tcPr>
                <w:tcW w:w="1038" w:type="pct"/>
              </w:tcPr>
            </w:tcPrChange>
          </w:tcPr>
          <w:p w14:paraId="57295891" w14:textId="6B30D817" w:rsidR="003A4F65" w:rsidRPr="000E3C42" w:rsidDel="008B263D" w:rsidRDefault="003A4F65" w:rsidP="003A4F65">
            <w:pPr>
              <w:jc w:val="left"/>
              <w:rPr>
                <w:ins w:id="6289" w:author="Александр" w:date="2020-04-13T06:31:00Z"/>
                <w:del w:id="6290" w:author="Владимир Лаут" w:date="2021-03-03T11:03:00Z"/>
                <w:rFonts w:ascii="Arial" w:hAnsi="Arial" w:cs="Arial"/>
                <w:sz w:val="20"/>
                <w:szCs w:val="20"/>
                <w:lang w:eastAsia="ru-RU"/>
              </w:rPr>
            </w:pPr>
            <w:ins w:id="6291" w:author="Александр" w:date="2020-04-13T06:32:00Z">
              <w:del w:id="6292" w:author="Владимир Лаут" w:date="2021-03-03T11:02:00Z">
                <w:r w:rsidRPr="00AE7409" w:rsidDel="008B263D">
                  <w:delText>КР2</w:delText>
                </w:r>
              </w:del>
            </w:ins>
            <w:bookmarkStart w:id="6293" w:name="_Toc67554134"/>
            <w:bookmarkStart w:id="6294" w:name="_Toc67555471"/>
            <w:bookmarkStart w:id="6295" w:name="_Toc67556524"/>
            <w:bookmarkEnd w:id="6293"/>
            <w:bookmarkEnd w:id="6294"/>
            <w:bookmarkEnd w:id="6295"/>
          </w:p>
        </w:tc>
        <w:bookmarkStart w:id="6296" w:name="_Toc67554135"/>
        <w:bookmarkStart w:id="6297" w:name="_Toc67555472"/>
        <w:bookmarkStart w:id="6298" w:name="_Toc67556525"/>
        <w:bookmarkEnd w:id="6296"/>
        <w:bookmarkEnd w:id="6297"/>
        <w:bookmarkEnd w:id="6298"/>
      </w:tr>
      <w:tr w:rsidR="003A4F65" w:rsidRPr="000E3C42" w:rsidDel="008B263D" w14:paraId="0E32F0B5" w14:textId="3E8402B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29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300" w:author="Александр" w:date="2020-04-13T06:31:00Z"/>
          <w:del w:id="6301" w:author="Владимир Лаут" w:date="2021-03-03T11:03:00Z"/>
          <w:trPrChange w:id="6302" w:author="Александр" w:date="2020-04-13T06:32:00Z">
            <w:trPr>
              <w:cantSplit/>
              <w:jc w:val="center"/>
            </w:trPr>
          </w:trPrChange>
        </w:trPr>
        <w:tc>
          <w:tcPr>
            <w:tcW w:w="1009" w:type="pct"/>
            <w:tcPrChange w:id="6303" w:author="Александр" w:date="2020-04-13T06:32:00Z">
              <w:tcPr>
                <w:tcW w:w="1009" w:type="pct"/>
              </w:tcPr>
            </w:tcPrChange>
          </w:tcPr>
          <w:p w14:paraId="1F06EE3B" w14:textId="4071F1F0" w:rsidR="003A4F65" w:rsidRPr="000E3C42" w:rsidDel="008B263D" w:rsidRDefault="003A4F65" w:rsidP="003A4F65">
            <w:pPr>
              <w:jc w:val="left"/>
              <w:rPr>
                <w:ins w:id="6304" w:author="Александр" w:date="2020-04-13T06:31:00Z"/>
                <w:del w:id="6305" w:author="Владимир Лаут" w:date="2021-03-03T11:03:00Z"/>
                <w:rFonts w:ascii="Arial" w:hAnsi="Arial" w:cs="Arial"/>
                <w:sz w:val="20"/>
                <w:szCs w:val="20"/>
                <w:lang w:eastAsia="ru-RU"/>
              </w:rPr>
            </w:pPr>
            <w:ins w:id="6306" w:author="Александр" w:date="2020-04-13T06:32:00Z">
              <w:del w:id="6307" w:author="Владимир Лаут" w:date="2021-03-03T11:02:00Z">
                <w:r w:rsidRPr="00AE7409" w:rsidDel="008B263D">
                  <w:delText>51</w:delText>
                </w:r>
              </w:del>
            </w:ins>
            <w:bookmarkStart w:id="6308" w:name="_Toc67554136"/>
            <w:bookmarkStart w:id="6309" w:name="_Toc67555473"/>
            <w:bookmarkStart w:id="6310" w:name="_Toc67556526"/>
            <w:bookmarkEnd w:id="6308"/>
            <w:bookmarkEnd w:id="6309"/>
            <w:bookmarkEnd w:id="6310"/>
          </w:p>
        </w:tc>
        <w:tc>
          <w:tcPr>
            <w:tcW w:w="2064" w:type="pct"/>
            <w:tcPrChange w:id="6311" w:author="Александр" w:date="2020-04-13T06:32:00Z">
              <w:tcPr>
                <w:tcW w:w="2064" w:type="pct"/>
                <w:vAlign w:val="bottom"/>
              </w:tcPr>
            </w:tcPrChange>
          </w:tcPr>
          <w:p w14:paraId="67EE0FE5" w14:textId="6E5B558F" w:rsidR="003A4F65" w:rsidRPr="000E3C42" w:rsidDel="008B263D" w:rsidRDefault="003A4F65" w:rsidP="003A4F65">
            <w:pPr>
              <w:jc w:val="left"/>
              <w:rPr>
                <w:ins w:id="6312" w:author="Александр" w:date="2020-04-13T06:31:00Z"/>
                <w:del w:id="6313" w:author="Владимир Лаут" w:date="2021-03-03T11:03:00Z"/>
                <w:rFonts w:ascii="Arial" w:hAnsi="Arial" w:cs="Arial"/>
                <w:sz w:val="20"/>
                <w:szCs w:val="20"/>
                <w:lang w:eastAsia="ru-RU"/>
              </w:rPr>
            </w:pPr>
            <w:ins w:id="6314" w:author="Александр" w:date="2020-04-13T06:32:00Z">
              <w:del w:id="6315" w:author="Владимир Лаут" w:date="2021-03-03T11:02:00Z">
                <w:r w:rsidRPr="00AE7409" w:rsidDel="008B263D">
                  <w:delText>КР2 трансмиссии</w:delText>
                </w:r>
              </w:del>
            </w:ins>
            <w:bookmarkStart w:id="6316" w:name="_Toc67554137"/>
            <w:bookmarkStart w:id="6317" w:name="_Toc67555474"/>
            <w:bookmarkStart w:id="6318" w:name="_Toc67556527"/>
            <w:bookmarkEnd w:id="6316"/>
            <w:bookmarkEnd w:id="6317"/>
            <w:bookmarkEnd w:id="6318"/>
          </w:p>
        </w:tc>
        <w:tc>
          <w:tcPr>
            <w:tcW w:w="889" w:type="pct"/>
            <w:tcPrChange w:id="6319" w:author="Александр" w:date="2020-04-13T06:32:00Z">
              <w:tcPr>
                <w:tcW w:w="889" w:type="pct"/>
              </w:tcPr>
            </w:tcPrChange>
          </w:tcPr>
          <w:p w14:paraId="32E4A274" w14:textId="40EE32D4" w:rsidR="003A4F65" w:rsidRPr="000E3C42" w:rsidDel="008B263D" w:rsidRDefault="003A4F65" w:rsidP="003A4F65">
            <w:pPr>
              <w:jc w:val="left"/>
              <w:rPr>
                <w:ins w:id="6320" w:author="Александр" w:date="2020-04-13T06:31:00Z"/>
                <w:del w:id="6321" w:author="Владимир Лаут" w:date="2021-03-03T11:03:00Z"/>
                <w:rFonts w:ascii="Arial" w:hAnsi="Arial" w:cs="Arial"/>
                <w:sz w:val="20"/>
                <w:szCs w:val="20"/>
                <w:lang w:eastAsia="ru-RU"/>
              </w:rPr>
            </w:pPr>
            <w:ins w:id="6322" w:author="Александр" w:date="2020-04-13T06:32:00Z">
              <w:del w:id="6323" w:author="Владимир Лаут" w:date="2021-03-03T11:02:00Z">
                <w:r w:rsidRPr="00AE7409" w:rsidDel="008B263D">
                  <w:delText>51</w:delText>
                </w:r>
              </w:del>
            </w:ins>
            <w:bookmarkStart w:id="6324" w:name="_Toc67554138"/>
            <w:bookmarkStart w:id="6325" w:name="_Toc67555475"/>
            <w:bookmarkStart w:id="6326" w:name="_Toc67556528"/>
            <w:bookmarkEnd w:id="6324"/>
            <w:bookmarkEnd w:id="6325"/>
            <w:bookmarkEnd w:id="6326"/>
          </w:p>
        </w:tc>
        <w:tc>
          <w:tcPr>
            <w:tcW w:w="1038" w:type="pct"/>
            <w:tcPrChange w:id="6327" w:author="Александр" w:date="2020-04-13T06:32:00Z">
              <w:tcPr>
                <w:tcW w:w="1038" w:type="pct"/>
              </w:tcPr>
            </w:tcPrChange>
          </w:tcPr>
          <w:p w14:paraId="083902F4" w14:textId="0D20CDCE" w:rsidR="003A4F65" w:rsidRPr="000E3C42" w:rsidDel="008B263D" w:rsidRDefault="003A4F65" w:rsidP="003A4F65">
            <w:pPr>
              <w:jc w:val="left"/>
              <w:rPr>
                <w:ins w:id="6328" w:author="Александр" w:date="2020-04-13T06:31:00Z"/>
                <w:del w:id="6329" w:author="Владимир Лаут" w:date="2021-03-03T11:03:00Z"/>
                <w:rFonts w:ascii="Arial" w:hAnsi="Arial" w:cs="Arial"/>
                <w:sz w:val="20"/>
                <w:szCs w:val="20"/>
                <w:lang w:eastAsia="ru-RU"/>
              </w:rPr>
            </w:pPr>
            <w:ins w:id="6330" w:author="Александр" w:date="2020-04-13T06:32:00Z">
              <w:del w:id="6331" w:author="Владимир Лаут" w:date="2021-03-03T11:02:00Z">
                <w:r w:rsidRPr="00AE7409" w:rsidDel="008B263D">
                  <w:delText>КР2</w:delText>
                </w:r>
              </w:del>
            </w:ins>
            <w:bookmarkStart w:id="6332" w:name="_Toc67554139"/>
            <w:bookmarkStart w:id="6333" w:name="_Toc67555476"/>
            <w:bookmarkStart w:id="6334" w:name="_Toc67556529"/>
            <w:bookmarkEnd w:id="6332"/>
            <w:bookmarkEnd w:id="6333"/>
            <w:bookmarkEnd w:id="6334"/>
          </w:p>
        </w:tc>
        <w:bookmarkStart w:id="6335" w:name="_Toc67554140"/>
        <w:bookmarkStart w:id="6336" w:name="_Toc67555477"/>
        <w:bookmarkStart w:id="6337" w:name="_Toc67556530"/>
        <w:bookmarkEnd w:id="6335"/>
        <w:bookmarkEnd w:id="6336"/>
        <w:bookmarkEnd w:id="6337"/>
      </w:tr>
      <w:tr w:rsidR="003A4F65" w:rsidRPr="000E3C42" w:rsidDel="008B263D" w14:paraId="172C1CBA" w14:textId="30591FD4"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33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339" w:author="Александр" w:date="2020-04-13T06:31:00Z"/>
          <w:del w:id="6340" w:author="Владимир Лаут" w:date="2021-03-03T11:03:00Z"/>
          <w:trPrChange w:id="6341" w:author="Александр" w:date="2020-04-13T06:32:00Z">
            <w:trPr>
              <w:cantSplit/>
              <w:jc w:val="center"/>
            </w:trPr>
          </w:trPrChange>
        </w:trPr>
        <w:tc>
          <w:tcPr>
            <w:tcW w:w="1009" w:type="pct"/>
            <w:tcPrChange w:id="6342" w:author="Александр" w:date="2020-04-13T06:32:00Z">
              <w:tcPr>
                <w:tcW w:w="1009" w:type="pct"/>
              </w:tcPr>
            </w:tcPrChange>
          </w:tcPr>
          <w:p w14:paraId="01100D69" w14:textId="69683C9B" w:rsidR="003A4F65" w:rsidRPr="000E3C42" w:rsidDel="008B263D" w:rsidRDefault="003A4F65" w:rsidP="003A4F65">
            <w:pPr>
              <w:jc w:val="left"/>
              <w:rPr>
                <w:ins w:id="6343" w:author="Александр" w:date="2020-04-13T06:31:00Z"/>
                <w:del w:id="6344" w:author="Владимир Лаут" w:date="2021-03-03T11:03:00Z"/>
                <w:rFonts w:ascii="Arial" w:hAnsi="Arial" w:cs="Arial"/>
                <w:sz w:val="20"/>
                <w:szCs w:val="20"/>
                <w:lang w:eastAsia="ru-RU"/>
              </w:rPr>
            </w:pPr>
            <w:ins w:id="6345" w:author="Александр" w:date="2020-04-13T06:32:00Z">
              <w:del w:id="6346" w:author="Владимир Лаут" w:date="2021-03-03T11:02:00Z">
                <w:r w:rsidRPr="00AE7409" w:rsidDel="008B263D">
                  <w:delText>52</w:delText>
                </w:r>
              </w:del>
            </w:ins>
            <w:bookmarkStart w:id="6347" w:name="_Toc67554141"/>
            <w:bookmarkStart w:id="6348" w:name="_Toc67555478"/>
            <w:bookmarkStart w:id="6349" w:name="_Toc67556531"/>
            <w:bookmarkEnd w:id="6347"/>
            <w:bookmarkEnd w:id="6348"/>
            <w:bookmarkEnd w:id="6349"/>
          </w:p>
        </w:tc>
        <w:tc>
          <w:tcPr>
            <w:tcW w:w="2064" w:type="pct"/>
            <w:tcPrChange w:id="6350" w:author="Александр" w:date="2020-04-13T06:32:00Z">
              <w:tcPr>
                <w:tcW w:w="2064" w:type="pct"/>
                <w:vAlign w:val="bottom"/>
              </w:tcPr>
            </w:tcPrChange>
          </w:tcPr>
          <w:p w14:paraId="5FDF2360" w14:textId="5EE9ED42" w:rsidR="003A4F65" w:rsidRPr="000E3C42" w:rsidDel="008B263D" w:rsidRDefault="003A4F65" w:rsidP="003A4F65">
            <w:pPr>
              <w:jc w:val="left"/>
              <w:rPr>
                <w:ins w:id="6351" w:author="Александр" w:date="2020-04-13T06:31:00Z"/>
                <w:del w:id="6352" w:author="Владимир Лаут" w:date="2021-03-03T11:03:00Z"/>
                <w:rFonts w:ascii="Arial" w:hAnsi="Arial" w:cs="Arial"/>
                <w:sz w:val="20"/>
                <w:szCs w:val="20"/>
                <w:lang w:eastAsia="ru-RU"/>
              </w:rPr>
            </w:pPr>
            <w:ins w:id="6353" w:author="Александр" w:date="2020-04-13T06:32:00Z">
              <w:del w:id="6354" w:author="Владимир Лаут" w:date="2021-03-03T11:02:00Z">
                <w:r w:rsidRPr="00AE7409" w:rsidDel="008B263D">
                  <w:delText>КР2 ходовой части</w:delText>
                </w:r>
              </w:del>
            </w:ins>
            <w:bookmarkStart w:id="6355" w:name="_Toc67554142"/>
            <w:bookmarkStart w:id="6356" w:name="_Toc67555479"/>
            <w:bookmarkStart w:id="6357" w:name="_Toc67556532"/>
            <w:bookmarkEnd w:id="6355"/>
            <w:bookmarkEnd w:id="6356"/>
            <w:bookmarkEnd w:id="6357"/>
          </w:p>
        </w:tc>
        <w:tc>
          <w:tcPr>
            <w:tcW w:w="889" w:type="pct"/>
            <w:tcPrChange w:id="6358" w:author="Александр" w:date="2020-04-13T06:32:00Z">
              <w:tcPr>
                <w:tcW w:w="889" w:type="pct"/>
              </w:tcPr>
            </w:tcPrChange>
          </w:tcPr>
          <w:p w14:paraId="0E5CF67E" w14:textId="4F3FECD8" w:rsidR="003A4F65" w:rsidRPr="000E3C42" w:rsidDel="008B263D" w:rsidRDefault="003A4F65" w:rsidP="003A4F65">
            <w:pPr>
              <w:jc w:val="left"/>
              <w:rPr>
                <w:ins w:id="6359" w:author="Александр" w:date="2020-04-13T06:31:00Z"/>
                <w:del w:id="6360" w:author="Владимир Лаут" w:date="2021-03-03T11:03:00Z"/>
                <w:rFonts w:ascii="Arial" w:hAnsi="Arial" w:cs="Arial"/>
                <w:sz w:val="20"/>
                <w:szCs w:val="20"/>
                <w:lang w:eastAsia="ru-RU"/>
              </w:rPr>
            </w:pPr>
            <w:ins w:id="6361" w:author="Александр" w:date="2020-04-13T06:32:00Z">
              <w:del w:id="6362" w:author="Владимир Лаут" w:date="2021-03-03T11:02:00Z">
                <w:r w:rsidRPr="00AE7409" w:rsidDel="008B263D">
                  <w:delText>52</w:delText>
                </w:r>
              </w:del>
            </w:ins>
            <w:bookmarkStart w:id="6363" w:name="_Toc67554143"/>
            <w:bookmarkStart w:id="6364" w:name="_Toc67555480"/>
            <w:bookmarkStart w:id="6365" w:name="_Toc67556533"/>
            <w:bookmarkEnd w:id="6363"/>
            <w:bookmarkEnd w:id="6364"/>
            <w:bookmarkEnd w:id="6365"/>
          </w:p>
        </w:tc>
        <w:tc>
          <w:tcPr>
            <w:tcW w:w="1038" w:type="pct"/>
            <w:tcPrChange w:id="6366" w:author="Александр" w:date="2020-04-13T06:32:00Z">
              <w:tcPr>
                <w:tcW w:w="1038" w:type="pct"/>
              </w:tcPr>
            </w:tcPrChange>
          </w:tcPr>
          <w:p w14:paraId="1F68EBD5" w14:textId="626DFB93" w:rsidR="003A4F65" w:rsidRPr="000E3C42" w:rsidDel="008B263D" w:rsidRDefault="003A4F65" w:rsidP="003A4F65">
            <w:pPr>
              <w:jc w:val="left"/>
              <w:rPr>
                <w:ins w:id="6367" w:author="Александр" w:date="2020-04-13T06:31:00Z"/>
                <w:del w:id="6368" w:author="Владимир Лаут" w:date="2021-03-03T11:03:00Z"/>
                <w:rFonts w:ascii="Arial" w:hAnsi="Arial" w:cs="Arial"/>
                <w:sz w:val="20"/>
                <w:szCs w:val="20"/>
                <w:lang w:eastAsia="ru-RU"/>
              </w:rPr>
            </w:pPr>
            <w:ins w:id="6369" w:author="Александр" w:date="2020-04-13T06:32:00Z">
              <w:del w:id="6370" w:author="Владимир Лаут" w:date="2021-03-03T11:02:00Z">
                <w:r w:rsidRPr="00AE7409" w:rsidDel="008B263D">
                  <w:delText>КР2</w:delText>
                </w:r>
              </w:del>
            </w:ins>
            <w:bookmarkStart w:id="6371" w:name="_Toc67554144"/>
            <w:bookmarkStart w:id="6372" w:name="_Toc67555481"/>
            <w:bookmarkStart w:id="6373" w:name="_Toc67556534"/>
            <w:bookmarkEnd w:id="6371"/>
            <w:bookmarkEnd w:id="6372"/>
            <w:bookmarkEnd w:id="6373"/>
          </w:p>
        </w:tc>
        <w:bookmarkStart w:id="6374" w:name="_Toc67554145"/>
        <w:bookmarkStart w:id="6375" w:name="_Toc67555482"/>
        <w:bookmarkStart w:id="6376" w:name="_Toc67556535"/>
        <w:bookmarkEnd w:id="6374"/>
        <w:bookmarkEnd w:id="6375"/>
        <w:bookmarkEnd w:id="6376"/>
      </w:tr>
      <w:tr w:rsidR="003A4F65" w:rsidRPr="000E3C42" w:rsidDel="008B263D" w14:paraId="31B667B5" w14:textId="22F7E2F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37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378" w:author="Александр" w:date="2020-04-13T06:31:00Z"/>
          <w:del w:id="6379" w:author="Владимир Лаут" w:date="2021-03-03T11:03:00Z"/>
          <w:trPrChange w:id="6380" w:author="Александр" w:date="2020-04-13T06:32:00Z">
            <w:trPr>
              <w:cantSplit/>
              <w:jc w:val="center"/>
            </w:trPr>
          </w:trPrChange>
        </w:trPr>
        <w:tc>
          <w:tcPr>
            <w:tcW w:w="1009" w:type="pct"/>
            <w:tcPrChange w:id="6381" w:author="Александр" w:date="2020-04-13T06:32:00Z">
              <w:tcPr>
                <w:tcW w:w="1009" w:type="pct"/>
              </w:tcPr>
            </w:tcPrChange>
          </w:tcPr>
          <w:p w14:paraId="79275D1E" w14:textId="6626D14B" w:rsidR="003A4F65" w:rsidRPr="000E3C42" w:rsidDel="008B263D" w:rsidRDefault="003A4F65" w:rsidP="003A4F65">
            <w:pPr>
              <w:jc w:val="left"/>
              <w:rPr>
                <w:ins w:id="6382" w:author="Александр" w:date="2020-04-13T06:31:00Z"/>
                <w:del w:id="6383" w:author="Владимир Лаут" w:date="2021-03-03T11:03:00Z"/>
                <w:rFonts w:ascii="Arial" w:hAnsi="Arial" w:cs="Arial"/>
                <w:sz w:val="20"/>
                <w:szCs w:val="20"/>
                <w:lang w:eastAsia="ru-RU"/>
              </w:rPr>
            </w:pPr>
            <w:ins w:id="6384" w:author="Александр" w:date="2020-04-13T06:32:00Z">
              <w:del w:id="6385" w:author="Владимир Лаут" w:date="2021-03-03T11:02:00Z">
                <w:r w:rsidRPr="00AE7409" w:rsidDel="008B263D">
                  <w:delText>53</w:delText>
                </w:r>
              </w:del>
            </w:ins>
            <w:bookmarkStart w:id="6386" w:name="_Toc67554146"/>
            <w:bookmarkStart w:id="6387" w:name="_Toc67555483"/>
            <w:bookmarkStart w:id="6388" w:name="_Toc67556536"/>
            <w:bookmarkEnd w:id="6386"/>
            <w:bookmarkEnd w:id="6387"/>
            <w:bookmarkEnd w:id="6388"/>
          </w:p>
        </w:tc>
        <w:tc>
          <w:tcPr>
            <w:tcW w:w="2064" w:type="pct"/>
            <w:tcPrChange w:id="6389" w:author="Александр" w:date="2020-04-13T06:32:00Z">
              <w:tcPr>
                <w:tcW w:w="2064" w:type="pct"/>
                <w:vAlign w:val="bottom"/>
              </w:tcPr>
            </w:tcPrChange>
          </w:tcPr>
          <w:p w14:paraId="762C3657" w14:textId="7A381CCF" w:rsidR="003A4F65" w:rsidRPr="000E3C42" w:rsidDel="008B263D" w:rsidRDefault="003A4F65" w:rsidP="003A4F65">
            <w:pPr>
              <w:jc w:val="left"/>
              <w:rPr>
                <w:ins w:id="6390" w:author="Александр" w:date="2020-04-13T06:31:00Z"/>
                <w:del w:id="6391" w:author="Владимир Лаут" w:date="2021-03-03T11:03:00Z"/>
                <w:rFonts w:ascii="Arial" w:hAnsi="Arial" w:cs="Arial"/>
                <w:sz w:val="20"/>
                <w:szCs w:val="20"/>
                <w:lang w:eastAsia="ru-RU"/>
              </w:rPr>
            </w:pPr>
            <w:ins w:id="6392" w:author="Александр" w:date="2020-04-13T06:32:00Z">
              <w:del w:id="6393" w:author="Владимир Лаут" w:date="2021-03-03T11:02:00Z">
                <w:r w:rsidRPr="00AE7409" w:rsidDel="008B263D">
                  <w:delText>КР2 доп. электрооборудования</w:delText>
                </w:r>
              </w:del>
            </w:ins>
            <w:bookmarkStart w:id="6394" w:name="_Toc67554147"/>
            <w:bookmarkStart w:id="6395" w:name="_Toc67555484"/>
            <w:bookmarkStart w:id="6396" w:name="_Toc67556537"/>
            <w:bookmarkEnd w:id="6394"/>
            <w:bookmarkEnd w:id="6395"/>
            <w:bookmarkEnd w:id="6396"/>
          </w:p>
        </w:tc>
        <w:tc>
          <w:tcPr>
            <w:tcW w:w="889" w:type="pct"/>
            <w:tcPrChange w:id="6397" w:author="Александр" w:date="2020-04-13T06:32:00Z">
              <w:tcPr>
                <w:tcW w:w="889" w:type="pct"/>
              </w:tcPr>
            </w:tcPrChange>
          </w:tcPr>
          <w:p w14:paraId="192D9DEC" w14:textId="55B626FC" w:rsidR="003A4F65" w:rsidRPr="000E3C42" w:rsidDel="008B263D" w:rsidRDefault="003A4F65" w:rsidP="003A4F65">
            <w:pPr>
              <w:jc w:val="left"/>
              <w:rPr>
                <w:ins w:id="6398" w:author="Александр" w:date="2020-04-13T06:31:00Z"/>
                <w:del w:id="6399" w:author="Владимир Лаут" w:date="2021-03-03T11:03:00Z"/>
                <w:rFonts w:ascii="Arial" w:hAnsi="Arial" w:cs="Arial"/>
                <w:sz w:val="20"/>
                <w:szCs w:val="20"/>
                <w:lang w:eastAsia="ru-RU"/>
              </w:rPr>
            </w:pPr>
            <w:ins w:id="6400" w:author="Александр" w:date="2020-04-13T06:32:00Z">
              <w:del w:id="6401" w:author="Владимир Лаут" w:date="2021-03-03T11:02:00Z">
                <w:r w:rsidRPr="00AE7409" w:rsidDel="008B263D">
                  <w:delText>53</w:delText>
                </w:r>
              </w:del>
            </w:ins>
            <w:bookmarkStart w:id="6402" w:name="_Toc67554148"/>
            <w:bookmarkStart w:id="6403" w:name="_Toc67555485"/>
            <w:bookmarkStart w:id="6404" w:name="_Toc67556538"/>
            <w:bookmarkEnd w:id="6402"/>
            <w:bookmarkEnd w:id="6403"/>
            <w:bookmarkEnd w:id="6404"/>
          </w:p>
        </w:tc>
        <w:tc>
          <w:tcPr>
            <w:tcW w:w="1038" w:type="pct"/>
            <w:tcPrChange w:id="6405" w:author="Александр" w:date="2020-04-13T06:32:00Z">
              <w:tcPr>
                <w:tcW w:w="1038" w:type="pct"/>
              </w:tcPr>
            </w:tcPrChange>
          </w:tcPr>
          <w:p w14:paraId="06101305" w14:textId="48028011" w:rsidR="003A4F65" w:rsidRPr="000E3C42" w:rsidDel="008B263D" w:rsidRDefault="003A4F65" w:rsidP="003A4F65">
            <w:pPr>
              <w:jc w:val="left"/>
              <w:rPr>
                <w:ins w:id="6406" w:author="Александр" w:date="2020-04-13T06:31:00Z"/>
                <w:del w:id="6407" w:author="Владимир Лаут" w:date="2021-03-03T11:03:00Z"/>
                <w:rFonts w:ascii="Arial" w:hAnsi="Arial" w:cs="Arial"/>
                <w:sz w:val="20"/>
                <w:szCs w:val="20"/>
                <w:lang w:eastAsia="ru-RU"/>
              </w:rPr>
            </w:pPr>
            <w:ins w:id="6408" w:author="Александр" w:date="2020-04-13T06:32:00Z">
              <w:del w:id="6409" w:author="Владимир Лаут" w:date="2021-03-03T11:02:00Z">
                <w:r w:rsidRPr="00AE7409" w:rsidDel="008B263D">
                  <w:delText>КР2</w:delText>
                </w:r>
              </w:del>
            </w:ins>
            <w:bookmarkStart w:id="6410" w:name="_Toc67554149"/>
            <w:bookmarkStart w:id="6411" w:name="_Toc67555486"/>
            <w:bookmarkStart w:id="6412" w:name="_Toc67556539"/>
            <w:bookmarkEnd w:id="6410"/>
            <w:bookmarkEnd w:id="6411"/>
            <w:bookmarkEnd w:id="6412"/>
          </w:p>
        </w:tc>
        <w:bookmarkStart w:id="6413" w:name="_Toc67554150"/>
        <w:bookmarkStart w:id="6414" w:name="_Toc67555487"/>
        <w:bookmarkStart w:id="6415" w:name="_Toc67556540"/>
        <w:bookmarkEnd w:id="6413"/>
        <w:bookmarkEnd w:id="6414"/>
        <w:bookmarkEnd w:id="6415"/>
      </w:tr>
      <w:tr w:rsidR="003A4F65" w:rsidRPr="000E3C42" w:rsidDel="008B263D" w14:paraId="4A3D41E1" w14:textId="0C1E1FB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41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417" w:author="Александр" w:date="2020-04-13T06:31:00Z"/>
          <w:del w:id="6418" w:author="Владимир Лаут" w:date="2021-03-03T11:03:00Z"/>
          <w:trPrChange w:id="6419" w:author="Александр" w:date="2020-04-13T06:32:00Z">
            <w:trPr>
              <w:cantSplit/>
              <w:jc w:val="center"/>
            </w:trPr>
          </w:trPrChange>
        </w:trPr>
        <w:tc>
          <w:tcPr>
            <w:tcW w:w="1009" w:type="pct"/>
            <w:tcPrChange w:id="6420" w:author="Александр" w:date="2020-04-13T06:32:00Z">
              <w:tcPr>
                <w:tcW w:w="1009" w:type="pct"/>
              </w:tcPr>
            </w:tcPrChange>
          </w:tcPr>
          <w:p w14:paraId="757E1CAF" w14:textId="1ACA1E6E" w:rsidR="003A4F65" w:rsidRPr="000E3C42" w:rsidDel="008B263D" w:rsidRDefault="003A4F65" w:rsidP="003A4F65">
            <w:pPr>
              <w:jc w:val="left"/>
              <w:rPr>
                <w:ins w:id="6421" w:author="Александр" w:date="2020-04-13T06:31:00Z"/>
                <w:del w:id="6422" w:author="Владимир Лаут" w:date="2021-03-03T11:03:00Z"/>
                <w:rFonts w:ascii="Arial" w:hAnsi="Arial" w:cs="Arial"/>
                <w:sz w:val="20"/>
                <w:szCs w:val="20"/>
                <w:lang w:eastAsia="ru-RU"/>
              </w:rPr>
            </w:pPr>
            <w:ins w:id="6423" w:author="Александр" w:date="2020-04-13T06:32:00Z">
              <w:del w:id="6424" w:author="Владимир Лаут" w:date="2021-03-03T11:02:00Z">
                <w:r w:rsidRPr="00AE7409" w:rsidDel="008B263D">
                  <w:delText>54</w:delText>
                </w:r>
              </w:del>
            </w:ins>
            <w:bookmarkStart w:id="6425" w:name="_Toc67554151"/>
            <w:bookmarkStart w:id="6426" w:name="_Toc67555488"/>
            <w:bookmarkStart w:id="6427" w:name="_Toc67556541"/>
            <w:bookmarkEnd w:id="6425"/>
            <w:bookmarkEnd w:id="6426"/>
            <w:bookmarkEnd w:id="6427"/>
          </w:p>
        </w:tc>
        <w:tc>
          <w:tcPr>
            <w:tcW w:w="2064" w:type="pct"/>
            <w:tcPrChange w:id="6428" w:author="Александр" w:date="2020-04-13T06:32:00Z">
              <w:tcPr>
                <w:tcW w:w="2064" w:type="pct"/>
                <w:vAlign w:val="bottom"/>
              </w:tcPr>
            </w:tcPrChange>
          </w:tcPr>
          <w:p w14:paraId="021F658F" w14:textId="56FE247F" w:rsidR="003A4F65" w:rsidRPr="000E3C42" w:rsidDel="008B263D" w:rsidRDefault="003A4F65" w:rsidP="003A4F65">
            <w:pPr>
              <w:jc w:val="left"/>
              <w:rPr>
                <w:ins w:id="6429" w:author="Александр" w:date="2020-04-13T06:31:00Z"/>
                <w:del w:id="6430" w:author="Владимир Лаут" w:date="2021-03-03T11:03:00Z"/>
                <w:rFonts w:ascii="Arial" w:hAnsi="Arial" w:cs="Arial"/>
                <w:sz w:val="20"/>
                <w:szCs w:val="20"/>
                <w:lang w:eastAsia="ru-RU"/>
              </w:rPr>
            </w:pPr>
            <w:ins w:id="6431" w:author="Александр" w:date="2020-04-13T06:32:00Z">
              <w:del w:id="6432" w:author="Владимир Лаут" w:date="2021-03-03T11:02:00Z">
                <w:r w:rsidRPr="00AE7409" w:rsidDel="008B263D">
                  <w:delText>КР3 двигателя</w:delText>
                </w:r>
              </w:del>
            </w:ins>
            <w:bookmarkStart w:id="6433" w:name="_Toc67554152"/>
            <w:bookmarkStart w:id="6434" w:name="_Toc67555489"/>
            <w:bookmarkStart w:id="6435" w:name="_Toc67556542"/>
            <w:bookmarkEnd w:id="6433"/>
            <w:bookmarkEnd w:id="6434"/>
            <w:bookmarkEnd w:id="6435"/>
          </w:p>
        </w:tc>
        <w:tc>
          <w:tcPr>
            <w:tcW w:w="889" w:type="pct"/>
            <w:tcPrChange w:id="6436" w:author="Александр" w:date="2020-04-13T06:32:00Z">
              <w:tcPr>
                <w:tcW w:w="889" w:type="pct"/>
              </w:tcPr>
            </w:tcPrChange>
          </w:tcPr>
          <w:p w14:paraId="0987C3BE" w14:textId="6ECB015D" w:rsidR="003A4F65" w:rsidRPr="000E3C42" w:rsidDel="008B263D" w:rsidRDefault="003A4F65" w:rsidP="003A4F65">
            <w:pPr>
              <w:jc w:val="left"/>
              <w:rPr>
                <w:ins w:id="6437" w:author="Александр" w:date="2020-04-13T06:31:00Z"/>
                <w:del w:id="6438" w:author="Владимир Лаут" w:date="2021-03-03T11:03:00Z"/>
                <w:rFonts w:ascii="Arial" w:hAnsi="Arial" w:cs="Arial"/>
                <w:sz w:val="20"/>
                <w:szCs w:val="20"/>
                <w:lang w:eastAsia="ru-RU"/>
              </w:rPr>
            </w:pPr>
            <w:ins w:id="6439" w:author="Александр" w:date="2020-04-13T06:32:00Z">
              <w:del w:id="6440" w:author="Владимир Лаут" w:date="2021-03-03T11:02:00Z">
                <w:r w:rsidRPr="00AE7409" w:rsidDel="008B263D">
                  <w:delText>54</w:delText>
                </w:r>
              </w:del>
            </w:ins>
            <w:bookmarkStart w:id="6441" w:name="_Toc67554153"/>
            <w:bookmarkStart w:id="6442" w:name="_Toc67555490"/>
            <w:bookmarkStart w:id="6443" w:name="_Toc67556543"/>
            <w:bookmarkEnd w:id="6441"/>
            <w:bookmarkEnd w:id="6442"/>
            <w:bookmarkEnd w:id="6443"/>
          </w:p>
        </w:tc>
        <w:tc>
          <w:tcPr>
            <w:tcW w:w="1038" w:type="pct"/>
            <w:tcPrChange w:id="6444" w:author="Александр" w:date="2020-04-13T06:32:00Z">
              <w:tcPr>
                <w:tcW w:w="1038" w:type="pct"/>
              </w:tcPr>
            </w:tcPrChange>
          </w:tcPr>
          <w:p w14:paraId="386D0A9F" w14:textId="7D0035D5" w:rsidR="003A4F65" w:rsidRPr="000E3C42" w:rsidDel="008B263D" w:rsidRDefault="003A4F65" w:rsidP="003A4F65">
            <w:pPr>
              <w:jc w:val="left"/>
              <w:rPr>
                <w:ins w:id="6445" w:author="Александр" w:date="2020-04-13T06:31:00Z"/>
                <w:del w:id="6446" w:author="Владимир Лаут" w:date="2021-03-03T11:03:00Z"/>
                <w:rFonts w:ascii="Arial" w:hAnsi="Arial" w:cs="Arial"/>
                <w:sz w:val="20"/>
                <w:szCs w:val="20"/>
                <w:lang w:eastAsia="ru-RU"/>
              </w:rPr>
            </w:pPr>
            <w:ins w:id="6447" w:author="Александр" w:date="2020-04-13T06:32:00Z">
              <w:del w:id="6448" w:author="Владимир Лаут" w:date="2021-03-03T11:02:00Z">
                <w:r w:rsidRPr="00AE7409" w:rsidDel="008B263D">
                  <w:delText>КР3</w:delText>
                </w:r>
              </w:del>
            </w:ins>
            <w:bookmarkStart w:id="6449" w:name="_Toc67554154"/>
            <w:bookmarkStart w:id="6450" w:name="_Toc67555491"/>
            <w:bookmarkStart w:id="6451" w:name="_Toc67556544"/>
            <w:bookmarkEnd w:id="6449"/>
            <w:bookmarkEnd w:id="6450"/>
            <w:bookmarkEnd w:id="6451"/>
          </w:p>
        </w:tc>
        <w:bookmarkStart w:id="6452" w:name="_Toc67554155"/>
        <w:bookmarkStart w:id="6453" w:name="_Toc67555492"/>
        <w:bookmarkStart w:id="6454" w:name="_Toc67556545"/>
        <w:bookmarkEnd w:id="6452"/>
        <w:bookmarkEnd w:id="6453"/>
        <w:bookmarkEnd w:id="6454"/>
      </w:tr>
      <w:tr w:rsidR="003A4F65" w:rsidRPr="000E3C42" w:rsidDel="008B263D" w14:paraId="41953F1F" w14:textId="1EC75E3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45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456" w:author="Александр" w:date="2020-04-13T06:31:00Z"/>
          <w:del w:id="6457" w:author="Владимир Лаут" w:date="2021-03-03T11:03:00Z"/>
          <w:trPrChange w:id="6458" w:author="Александр" w:date="2020-04-13T06:32:00Z">
            <w:trPr>
              <w:cantSplit/>
              <w:jc w:val="center"/>
            </w:trPr>
          </w:trPrChange>
        </w:trPr>
        <w:tc>
          <w:tcPr>
            <w:tcW w:w="1009" w:type="pct"/>
            <w:tcPrChange w:id="6459" w:author="Александр" w:date="2020-04-13T06:32:00Z">
              <w:tcPr>
                <w:tcW w:w="1009" w:type="pct"/>
              </w:tcPr>
            </w:tcPrChange>
          </w:tcPr>
          <w:p w14:paraId="44918AD0" w14:textId="7AB2B81E" w:rsidR="003A4F65" w:rsidRPr="000E3C42" w:rsidDel="008B263D" w:rsidRDefault="003A4F65" w:rsidP="003A4F65">
            <w:pPr>
              <w:jc w:val="left"/>
              <w:rPr>
                <w:ins w:id="6460" w:author="Александр" w:date="2020-04-13T06:31:00Z"/>
                <w:del w:id="6461" w:author="Владимир Лаут" w:date="2021-03-03T11:03:00Z"/>
                <w:rFonts w:ascii="Arial" w:hAnsi="Arial" w:cs="Arial"/>
                <w:sz w:val="20"/>
                <w:szCs w:val="20"/>
                <w:lang w:eastAsia="ru-RU"/>
              </w:rPr>
            </w:pPr>
            <w:ins w:id="6462" w:author="Александр" w:date="2020-04-13T06:32:00Z">
              <w:del w:id="6463" w:author="Владимир Лаут" w:date="2021-03-03T11:02:00Z">
                <w:r w:rsidRPr="00AE7409" w:rsidDel="008B263D">
                  <w:delText>55</w:delText>
                </w:r>
              </w:del>
            </w:ins>
            <w:bookmarkStart w:id="6464" w:name="_Toc67554156"/>
            <w:bookmarkStart w:id="6465" w:name="_Toc67555493"/>
            <w:bookmarkStart w:id="6466" w:name="_Toc67556546"/>
            <w:bookmarkEnd w:id="6464"/>
            <w:bookmarkEnd w:id="6465"/>
            <w:bookmarkEnd w:id="6466"/>
          </w:p>
        </w:tc>
        <w:tc>
          <w:tcPr>
            <w:tcW w:w="2064" w:type="pct"/>
            <w:tcPrChange w:id="6467" w:author="Александр" w:date="2020-04-13T06:32:00Z">
              <w:tcPr>
                <w:tcW w:w="2064" w:type="pct"/>
                <w:vAlign w:val="bottom"/>
              </w:tcPr>
            </w:tcPrChange>
          </w:tcPr>
          <w:p w14:paraId="1E872FB9" w14:textId="354E498A" w:rsidR="003A4F65" w:rsidRPr="000E3C42" w:rsidDel="008B263D" w:rsidRDefault="003A4F65" w:rsidP="003A4F65">
            <w:pPr>
              <w:jc w:val="left"/>
              <w:rPr>
                <w:ins w:id="6468" w:author="Александр" w:date="2020-04-13T06:31:00Z"/>
                <w:del w:id="6469" w:author="Владимир Лаут" w:date="2021-03-03T11:03:00Z"/>
                <w:rFonts w:ascii="Arial" w:hAnsi="Arial" w:cs="Arial"/>
                <w:sz w:val="20"/>
                <w:szCs w:val="20"/>
                <w:lang w:eastAsia="ru-RU"/>
              </w:rPr>
            </w:pPr>
            <w:ins w:id="6470" w:author="Александр" w:date="2020-04-13T06:32:00Z">
              <w:del w:id="6471" w:author="Владимир Лаут" w:date="2021-03-03T11:02:00Z">
                <w:r w:rsidRPr="00AE7409" w:rsidDel="008B263D">
                  <w:delText>КР3 ходовой части</w:delText>
                </w:r>
              </w:del>
            </w:ins>
            <w:bookmarkStart w:id="6472" w:name="_Toc67554157"/>
            <w:bookmarkStart w:id="6473" w:name="_Toc67555494"/>
            <w:bookmarkStart w:id="6474" w:name="_Toc67556547"/>
            <w:bookmarkEnd w:id="6472"/>
            <w:bookmarkEnd w:id="6473"/>
            <w:bookmarkEnd w:id="6474"/>
          </w:p>
        </w:tc>
        <w:tc>
          <w:tcPr>
            <w:tcW w:w="889" w:type="pct"/>
            <w:tcPrChange w:id="6475" w:author="Александр" w:date="2020-04-13T06:32:00Z">
              <w:tcPr>
                <w:tcW w:w="889" w:type="pct"/>
              </w:tcPr>
            </w:tcPrChange>
          </w:tcPr>
          <w:p w14:paraId="433E7DBC" w14:textId="176809AE" w:rsidR="003A4F65" w:rsidRPr="000E3C42" w:rsidDel="008B263D" w:rsidRDefault="003A4F65" w:rsidP="003A4F65">
            <w:pPr>
              <w:jc w:val="left"/>
              <w:rPr>
                <w:ins w:id="6476" w:author="Александр" w:date="2020-04-13T06:31:00Z"/>
                <w:del w:id="6477" w:author="Владимир Лаут" w:date="2021-03-03T11:03:00Z"/>
                <w:rFonts w:ascii="Arial" w:hAnsi="Arial" w:cs="Arial"/>
                <w:sz w:val="20"/>
                <w:szCs w:val="20"/>
                <w:lang w:eastAsia="ru-RU"/>
              </w:rPr>
            </w:pPr>
            <w:ins w:id="6478" w:author="Александр" w:date="2020-04-13T06:32:00Z">
              <w:del w:id="6479" w:author="Владимир Лаут" w:date="2021-03-03T11:02:00Z">
                <w:r w:rsidRPr="00AE7409" w:rsidDel="008B263D">
                  <w:delText>55</w:delText>
                </w:r>
              </w:del>
            </w:ins>
            <w:bookmarkStart w:id="6480" w:name="_Toc67554158"/>
            <w:bookmarkStart w:id="6481" w:name="_Toc67555495"/>
            <w:bookmarkStart w:id="6482" w:name="_Toc67556548"/>
            <w:bookmarkEnd w:id="6480"/>
            <w:bookmarkEnd w:id="6481"/>
            <w:bookmarkEnd w:id="6482"/>
          </w:p>
        </w:tc>
        <w:tc>
          <w:tcPr>
            <w:tcW w:w="1038" w:type="pct"/>
            <w:tcPrChange w:id="6483" w:author="Александр" w:date="2020-04-13T06:32:00Z">
              <w:tcPr>
                <w:tcW w:w="1038" w:type="pct"/>
              </w:tcPr>
            </w:tcPrChange>
          </w:tcPr>
          <w:p w14:paraId="4F6A719C" w14:textId="0D4803D3" w:rsidR="003A4F65" w:rsidRPr="000E3C42" w:rsidDel="008B263D" w:rsidRDefault="003A4F65" w:rsidP="003A4F65">
            <w:pPr>
              <w:jc w:val="left"/>
              <w:rPr>
                <w:ins w:id="6484" w:author="Александр" w:date="2020-04-13T06:31:00Z"/>
                <w:del w:id="6485" w:author="Владимир Лаут" w:date="2021-03-03T11:03:00Z"/>
                <w:rFonts w:ascii="Arial" w:hAnsi="Arial" w:cs="Arial"/>
                <w:sz w:val="20"/>
                <w:szCs w:val="20"/>
                <w:lang w:eastAsia="ru-RU"/>
              </w:rPr>
            </w:pPr>
            <w:ins w:id="6486" w:author="Александр" w:date="2020-04-13T06:32:00Z">
              <w:del w:id="6487" w:author="Владимир Лаут" w:date="2021-03-03T11:02:00Z">
                <w:r w:rsidRPr="00AE7409" w:rsidDel="008B263D">
                  <w:delText>КР3</w:delText>
                </w:r>
              </w:del>
            </w:ins>
            <w:bookmarkStart w:id="6488" w:name="_Toc67554159"/>
            <w:bookmarkStart w:id="6489" w:name="_Toc67555496"/>
            <w:bookmarkStart w:id="6490" w:name="_Toc67556549"/>
            <w:bookmarkEnd w:id="6488"/>
            <w:bookmarkEnd w:id="6489"/>
            <w:bookmarkEnd w:id="6490"/>
          </w:p>
        </w:tc>
        <w:bookmarkStart w:id="6491" w:name="_Toc67554160"/>
        <w:bookmarkStart w:id="6492" w:name="_Toc67555497"/>
        <w:bookmarkStart w:id="6493" w:name="_Toc67556550"/>
        <w:bookmarkEnd w:id="6491"/>
        <w:bookmarkEnd w:id="6492"/>
        <w:bookmarkEnd w:id="6493"/>
      </w:tr>
      <w:tr w:rsidR="003A4F65" w:rsidRPr="000E3C42" w:rsidDel="008B263D" w14:paraId="3773EF36" w14:textId="58485C3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49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495" w:author="Александр" w:date="2020-04-13T06:31:00Z"/>
          <w:del w:id="6496" w:author="Владимир Лаут" w:date="2021-03-03T11:03:00Z"/>
          <w:trPrChange w:id="6497" w:author="Александр" w:date="2020-04-13T06:32:00Z">
            <w:trPr>
              <w:cantSplit/>
              <w:jc w:val="center"/>
            </w:trPr>
          </w:trPrChange>
        </w:trPr>
        <w:tc>
          <w:tcPr>
            <w:tcW w:w="1009" w:type="pct"/>
            <w:tcPrChange w:id="6498" w:author="Александр" w:date="2020-04-13T06:32:00Z">
              <w:tcPr>
                <w:tcW w:w="1009" w:type="pct"/>
              </w:tcPr>
            </w:tcPrChange>
          </w:tcPr>
          <w:p w14:paraId="687D8C45" w14:textId="61753B8A" w:rsidR="003A4F65" w:rsidRPr="000E3C42" w:rsidDel="008B263D" w:rsidRDefault="003A4F65" w:rsidP="003A4F65">
            <w:pPr>
              <w:jc w:val="left"/>
              <w:rPr>
                <w:ins w:id="6499" w:author="Александр" w:date="2020-04-13T06:31:00Z"/>
                <w:del w:id="6500" w:author="Владимир Лаут" w:date="2021-03-03T11:03:00Z"/>
                <w:rFonts w:ascii="Arial" w:hAnsi="Arial" w:cs="Arial"/>
                <w:sz w:val="20"/>
                <w:szCs w:val="20"/>
                <w:lang w:eastAsia="ru-RU"/>
              </w:rPr>
            </w:pPr>
            <w:ins w:id="6501" w:author="Александр" w:date="2020-04-13T06:32:00Z">
              <w:del w:id="6502" w:author="Владимир Лаут" w:date="2021-03-03T11:02:00Z">
                <w:r w:rsidRPr="00AE7409" w:rsidDel="008B263D">
                  <w:delText>56</w:delText>
                </w:r>
              </w:del>
            </w:ins>
            <w:bookmarkStart w:id="6503" w:name="_Toc67554161"/>
            <w:bookmarkStart w:id="6504" w:name="_Toc67555498"/>
            <w:bookmarkStart w:id="6505" w:name="_Toc67556551"/>
            <w:bookmarkEnd w:id="6503"/>
            <w:bookmarkEnd w:id="6504"/>
            <w:bookmarkEnd w:id="6505"/>
          </w:p>
        </w:tc>
        <w:tc>
          <w:tcPr>
            <w:tcW w:w="2064" w:type="pct"/>
            <w:tcPrChange w:id="6506" w:author="Александр" w:date="2020-04-13T06:32:00Z">
              <w:tcPr>
                <w:tcW w:w="2064" w:type="pct"/>
                <w:vAlign w:val="bottom"/>
              </w:tcPr>
            </w:tcPrChange>
          </w:tcPr>
          <w:p w14:paraId="337B19DE" w14:textId="697A10BF" w:rsidR="003A4F65" w:rsidRPr="000E3C42" w:rsidDel="008B263D" w:rsidRDefault="003A4F65" w:rsidP="003A4F65">
            <w:pPr>
              <w:jc w:val="left"/>
              <w:rPr>
                <w:ins w:id="6507" w:author="Александр" w:date="2020-04-13T06:31:00Z"/>
                <w:del w:id="6508" w:author="Владимир Лаут" w:date="2021-03-03T11:03:00Z"/>
                <w:rFonts w:ascii="Arial" w:hAnsi="Arial" w:cs="Arial"/>
                <w:sz w:val="20"/>
                <w:szCs w:val="20"/>
                <w:lang w:eastAsia="ru-RU"/>
              </w:rPr>
            </w:pPr>
            <w:ins w:id="6509" w:author="Александр" w:date="2020-04-13T06:32:00Z">
              <w:del w:id="6510" w:author="Владимир Лаут" w:date="2021-03-03T11:02:00Z">
                <w:r w:rsidRPr="00AE7409" w:rsidDel="008B263D">
                  <w:delText>ТО редуктора</w:delText>
                </w:r>
              </w:del>
            </w:ins>
            <w:bookmarkStart w:id="6511" w:name="_Toc67554162"/>
            <w:bookmarkStart w:id="6512" w:name="_Toc67555499"/>
            <w:bookmarkStart w:id="6513" w:name="_Toc67556552"/>
            <w:bookmarkEnd w:id="6511"/>
            <w:bookmarkEnd w:id="6512"/>
            <w:bookmarkEnd w:id="6513"/>
          </w:p>
        </w:tc>
        <w:tc>
          <w:tcPr>
            <w:tcW w:w="889" w:type="pct"/>
            <w:tcPrChange w:id="6514" w:author="Александр" w:date="2020-04-13T06:32:00Z">
              <w:tcPr>
                <w:tcW w:w="889" w:type="pct"/>
              </w:tcPr>
            </w:tcPrChange>
          </w:tcPr>
          <w:p w14:paraId="149C3B95" w14:textId="0AE153A5" w:rsidR="003A4F65" w:rsidRPr="000E3C42" w:rsidDel="008B263D" w:rsidRDefault="003A4F65" w:rsidP="003A4F65">
            <w:pPr>
              <w:jc w:val="left"/>
              <w:rPr>
                <w:ins w:id="6515" w:author="Александр" w:date="2020-04-13T06:31:00Z"/>
                <w:del w:id="6516" w:author="Владимир Лаут" w:date="2021-03-03T11:03:00Z"/>
                <w:rFonts w:ascii="Arial" w:hAnsi="Arial" w:cs="Arial"/>
                <w:sz w:val="20"/>
                <w:szCs w:val="20"/>
                <w:lang w:eastAsia="ru-RU"/>
              </w:rPr>
            </w:pPr>
            <w:ins w:id="6517" w:author="Александр" w:date="2020-04-13T06:32:00Z">
              <w:del w:id="6518" w:author="Владимир Лаут" w:date="2021-03-03T11:02:00Z">
                <w:r w:rsidRPr="00AE7409" w:rsidDel="008B263D">
                  <w:delText>56</w:delText>
                </w:r>
              </w:del>
            </w:ins>
            <w:bookmarkStart w:id="6519" w:name="_Toc67554163"/>
            <w:bookmarkStart w:id="6520" w:name="_Toc67555500"/>
            <w:bookmarkStart w:id="6521" w:name="_Toc67556553"/>
            <w:bookmarkEnd w:id="6519"/>
            <w:bookmarkEnd w:id="6520"/>
            <w:bookmarkEnd w:id="6521"/>
          </w:p>
        </w:tc>
        <w:tc>
          <w:tcPr>
            <w:tcW w:w="1038" w:type="pct"/>
            <w:tcPrChange w:id="6522" w:author="Александр" w:date="2020-04-13T06:32:00Z">
              <w:tcPr>
                <w:tcW w:w="1038" w:type="pct"/>
              </w:tcPr>
            </w:tcPrChange>
          </w:tcPr>
          <w:p w14:paraId="48A6861D" w14:textId="015295C5" w:rsidR="003A4F65" w:rsidRPr="000E3C42" w:rsidDel="008B263D" w:rsidRDefault="003A4F65" w:rsidP="003A4F65">
            <w:pPr>
              <w:jc w:val="left"/>
              <w:rPr>
                <w:ins w:id="6523" w:author="Александр" w:date="2020-04-13T06:31:00Z"/>
                <w:del w:id="6524" w:author="Владимир Лаут" w:date="2021-03-03T11:03:00Z"/>
                <w:rFonts w:ascii="Arial" w:hAnsi="Arial" w:cs="Arial"/>
                <w:sz w:val="20"/>
                <w:szCs w:val="20"/>
                <w:lang w:eastAsia="ru-RU"/>
              </w:rPr>
            </w:pPr>
            <w:ins w:id="6525" w:author="Александр" w:date="2020-04-13T06:32:00Z">
              <w:del w:id="6526" w:author="Владимир Лаут" w:date="2021-03-03T11:02:00Z">
                <w:r w:rsidRPr="00AE7409" w:rsidDel="008B263D">
                  <w:delText>ТО</w:delText>
                </w:r>
              </w:del>
            </w:ins>
            <w:bookmarkStart w:id="6527" w:name="_Toc67554164"/>
            <w:bookmarkStart w:id="6528" w:name="_Toc67555501"/>
            <w:bookmarkStart w:id="6529" w:name="_Toc67556554"/>
            <w:bookmarkEnd w:id="6527"/>
            <w:bookmarkEnd w:id="6528"/>
            <w:bookmarkEnd w:id="6529"/>
          </w:p>
        </w:tc>
        <w:bookmarkStart w:id="6530" w:name="_Toc67554165"/>
        <w:bookmarkStart w:id="6531" w:name="_Toc67555502"/>
        <w:bookmarkStart w:id="6532" w:name="_Toc67556555"/>
        <w:bookmarkEnd w:id="6530"/>
        <w:bookmarkEnd w:id="6531"/>
        <w:bookmarkEnd w:id="6532"/>
      </w:tr>
      <w:tr w:rsidR="003A4F65" w:rsidRPr="000E3C42" w:rsidDel="008B263D" w14:paraId="536DE561" w14:textId="536C324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53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534" w:author="Александр" w:date="2020-04-13T06:31:00Z"/>
          <w:del w:id="6535" w:author="Владимир Лаут" w:date="2021-03-03T11:03:00Z"/>
          <w:trPrChange w:id="6536" w:author="Александр" w:date="2020-04-13T06:32:00Z">
            <w:trPr>
              <w:cantSplit/>
              <w:jc w:val="center"/>
            </w:trPr>
          </w:trPrChange>
        </w:trPr>
        <w:tc>
          <w:tcPr>
            <w:tcW w:w="1009" w:type="pct"/>
            <w:tcPrChange w:id="6537" w:author="Александр" w:date="2020-04-13T06:32:00Z">
              <w:tcPr>
                <w:tcW w:w="1009" w:type="pct"/>
              </w:tcPr>
            </w:tcPrChange>
          </w:tcPr>
          <w:p w14:paraId="376312E0" w14:textId="6B0685EB" w:rsidR="003A4F65" w:rsidRPr="000E3C42" w:rsidDel="008B263D" w:rsidRDefault="003A4F65" w:rsidP="003A4F65">
            <w:pPr>
              <w:jc w:val="left"/>
              <w:rPr>
                <w:ins w:id="6538" w:author="Александр" w:date="2020-04-13T06:31:00Z"/>
                <w:del w:id="6539" w:author="Владимир Лаут" w:date="2021-03-03T11:03:00Z"/>
                <w:rFonts w:ascii="Arial" w:hAnsi="Arial" w:cs="Arial"/>
                <w:sz w:val="20"/>
                <w:szCs w:val="20"/>
                <w:lang w:eastAsia="ru-RU"/>
              </w:rPr>
            </w:pPr>
            <w:ins w:id="6540" w:author="Александр" w:date="2020-04-13T06:32:00Z">
              <w:del w:id="6541" w:author="Владимир Лаут" w:date="2021-03-03T11:02:00Z">
                <w:r w:rsidRPr="00AE7409" w:rsidDel="008B263D">
                  <w:delText>57</w:delText>
                </w:r>
              </w:del>
            </w:ins>
            <w:bookmarkStart w:id="6542" w:name="_Toc67554166"/>
            <w:bookmarkStart w:id="6543" w:name="_Toc67555503"/>
            <w:bookmarkStart w:id="6544" w:name="_Toc67556556"/>
            <w:bookmarkEnd w:id="6542"/>
            <w:bookmarkEnd w:id="6543"/>
            <w:bookmarkEnd w:id="6544"/>
          </w:p>
        </w:tc>
        <w:tc>
          <w:tcPr>
            <w:tcW w:w="2064" w:type="pct"/>
            <w:tcPrChange w:id="6545" w:author="Александр" w:date="2020-04-13T06:32:00Z">
              <w:tcPr>
                <w:tcW w:w="2064" w:type="pct"/>
                <w:vAlign w:val="bottom"/>
              </w:tcPr>
            </w:tcPrChange>
          </w:tcPr>
          <w:p w14:paraId="6ED7E062" w14:textId="744C68CD" w:rsidR="003A4F65" w:rsidRPr="000E3C42" w:rsidDel="008B263D" w:rsidRDefault="003A4F65" w:rsidP="003A4F65">
            <w:pPr>
              <w:jc w:val="left"/>
              <w:rPr>
                <w:ins w:id="6546" w:author="Александр" w:date="2020-04-13T06:31:00Z"/>
                <w:del w:id="6547" w:author="Владимир Лаут" w:date="2021-03-03T11:03:00Z"/>
                <w:rFonts w:ascii="Arial" w:hAnsi="Arial" w:cs="Arial"/>
                <w:sz w:val="20"/>
                <w:szCs w:val="20"/>
                <w:lang w:eastAsia="ru-RU"/>
              </w:rPr>
            </w:pPr>
            <w:ins w:id="6548" w:author="Александр" w:date="2020-04-13T06:32:00Z">
              <w:del w:id="6549" w:author="Владимир Лаут" w:date="2021-03-03T11:02:00Z">
                <w:r w:rsidRPr="00AE7409" w:rsidDel="008B263D">
                  <w:delText>ТО подшипникового узла</w:delText>
                </w:r>
              </w:del>
            </w:ins>
            <w:bookmarkStart w:id="6550" w:name="_Toc67554167"/>
            <w:bookmarkStart w:id="6551" w:name="_Toc67555504"/>
            <w:bookmarkStart w:id="6552" w:name="_Toc67556557"/>
            <w:bookmarkEnd w:id="6550"/>
            <w:bookmarkEnd w:id="6551"/>
            <w:bookmarkEnd w:id="6552"/>
          </w:p>
        </w:tc>
        <w:tc>
          <w:tcPr>
            <w:tcW w:w="889" w:type="pct"/>
            <w:tcPrChange w:id="6553" w:author="Александр" w:date="2020-04-13T06:32:00Z">
              <w:tcPr>
                <w:tcW w:w="889" w:type="pct"/>
              </w:tcPr>
            </w:tcPrChange>
          </w:tcPr>
          <w:p w14:paraId="6AC7F49A" w14:textId="325D77FC" w:rsidR="003A4F65" w:rsidRPr="000E3C42" w:rsidDel="008B263D" w:rsidRDefault="003A4F65" w:rsidP="003A4F65">
            <w:pPr>
              <w:jc w:val="left"/>
              <w:rPr>
                <w:ins w:id="6554" w:author="Александр" w:date="2020-04-13T06:31:00Z"/>
                <w:del w:id="6555" w:author="Владимир Лаут" w:date="2021-03-03T11:03:00Z"/>
                <w:rFonts w:ascii="Arial" w:hAnsi="Arial" w:cs="Arial"/>
                <w:sz w:val="20"/>
                <w:szCs w:val="20"/>
                <w:lang w:eastAsia="ru-RU"/>
              </w:rPr>
            </w:pPr>
            <w:ins w:id="6556" w:author="Александр" w:date="2020-04-13T06:32:00Z">
              <w:del w:id="6557" w:author="Владимир Лаут" w:date="2021-03-03T11:02:00Z">
                <w:r w:rsidRPr="00AE7409" w:rsidDel="008B263D">
                  <w:delText>57</w:delText>
                </w:r>
              </w:del>
            </w:ins>
            <w:bookmarkStart w:id="6558" w:name="_Toc67554168"/>
            <w:bookmarkStart w:id="6559" w:name="_Toc67555505"/>
            <w:bookmarkStart w:id="6560" w:name="_Toc67556558"/>
            <w:bookmarkEnd w:id="6558"/>
            <w:bookmarkEnd w:id="6559"/>
            <w:bookmarkEnd w:id="6560"/>
          </w:p>
        </w:tc>
        <w:tc>
          <w:tcPr>
            <w:tcW w:w="1038" w:type="pct"/>
            <w:tcPrChange w:id="6561" w:author="Александр" w:date="2020-04-13T06:32:00Z">
              <w:tcPr>
                <w:tcW w:w="1038" w:type="pct"/>
              </w:tcPr>
            </w:tcPrChange>
          </w:tcPr>
          <w:p w14:paraId="13FFB275" w14:textId="46D0CD99" w:rsidR="003A4F65" w:rsidRPr="000E3C42" w:rsidDel="008B263D" w:rsidRDefault="003A4F65" w:rsidP="003A4F65">
            <w:pPr>
              <w:jc w:val="left"/>
              <w:rPr>
                <w:ins w:id="6562" w:author="Александр" w:date="2020-04-13T06:31:00Z"/>
                <w:del w:id="6563" w:author="Владимир Лаут" w:date="2021-03-03T11:03:00Z"/>
                <w:rFonts w:ascii="Arial" w:hAnsi="Arial" w:cs="Arial"/>
                <w:sz w:val="20"/>
                <w:szCs w:val="20"/>
                <w:lang w:eastAsia="ru-RU"/>
              </w:rPr>
            </w:pPr>
            <w:ins w:id="6564" w:author="Александр" w:date="2020-04-13T06:32:00Z">
              <w:del w:id="6565" w:author="Владимир Лаут" w:date="2021-03-03T11:02:00Z">
                <w:r w:rsidRPr="00AE7409" w:rsidDel="008B263D">
                  <w:delText>ТО</w:delText>
                </w:r>
              </w:del>
            </w:ins>
            <w:bookmarkStart w:id="6566" w:name="_Toc67554169"/>
            <w:bookmarkStart w:id="6567" w:name="_Toc67555506"/>
            <w:bookmarkStart w:id="6568" w:name="_Toc67556559"/>
            <w:bookmarkEnd w:id="6566"/>
            <w:bookmarkEnd w:id="6567"/>
            <w:bookmarkEnd w:id="6568"/>
          </w:p>
        </w:tc>
        <w:bookmarkStart w:id="6569" w:name="_Toc67554170"/>
        <w:bookmarkStart w:id="6570" w:name="_Toc67555507"/>
        <w:bookmarkStart w:id="6571" w:name="_Toc67556560"/>
        <w:bookmarkEnd w:id="6569"/>
        <w:bookmarkEnd w:id="6570"/>
        <w:bookmarkEnd w:id="6571"/>
      </w:tr>
      <w:tr w:rsidR="003A4F65" w:rsidRPr="000E3C42" w:rsidDel="008B263D" w14:paraId="4DC76431" w14:textId="59CB83AC"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57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573" w:author="Александр" w:date="2020-04-13T06:31:00Z"/>
          <w:del w:id="6574" w:author="Владимир Лаут" w:date="2021-03-03T11:03:00Z"/>
          <w:trPrChange w:id="6575" w:author="Александр" w:date="2020-04-13T06:32:00Z">
            <w:trPr>
              <w:cantSplit/>
              <w:jc w:val="center"/>
            </w:trPr>
          </w:trPrChange>
        </w:trPr>
        <w:tc>
          <w:tcPr>
            <w:tcW w:w="1009" w:type="pct"/>
            <w:tcPrChange w:id="6576" w:author="Александр" w:date="2020-04-13T06:32:00Z">
              <w:tcPr>
                <w:tcW w:w="1009" w:type="pct"/>
              </w:tcPr>
            </w:tcPrChange>
          </w:tcPr>
          <w:p w14:paraId="7FC5199B" w14:textId="78D0F958" w:rsidR="003A4F65" w:rsidRPr="000E3C42" w:rsidDel="008B263D" w:rsidRDefault="003A4F65" w:rsidP="003A4F65">
            <w:pPr>
              <w:jc w:val="left"/>
              <w:rPr>
                <w:ins w:id="6577" w:author="Александр" w:date="2020-04-13T06:31:00Z"/>
                <w:del w:id="6578" w:author="Владимир Лаут" w:date="2021-03-03T11:03:00Z"/>
                <w:rFonts w:ascii="Arial" w:hAnsi="Arial" w:cs="Arial"/>
                <w:sz w:val="20"/>
                <w:szCs w:val="20"/>
                <w:lang w:eastAsia="ru-RU"/>
              </w:rPr>
            </w:pPr>
            <w:ins w:id="6579" w:author="Александр" w:date="2020-04-13T06:32:00Z">
              <w:del w:id="6580" w:author="Владимир Лаут" w:date="2021-03-03T11:02:00Z">
                <w:r w:rsidRPr="00AE7409" w:rsidDel="008B263D">
                  <w:delText>58</w:delText>
                </w:r>
              </w:del>
            </w:ins>
            <w:bookmarkStart w:id="6581" w:name="_Toc67554171"/>
            <w:bookmarkStart w:id="6582" w:name="_Toc67555508"/>
            <w:bookmarkStart w:id="6583" w:name="_Toc67556561"/>
            <w:bookmarkEnd w:id="6581"/>
            <w:bookmarkEnd w:id="6582"/>
            <w:bookmarkEnd w:id="6583"/>
          </w:p>
        </w:tc>
        <w:tc>
          <w:tcPr>
            <w:tcW w:w="2064" w:type="pct"/>
            <w:tcPrChange w:id="6584" w:author="Александр" w:date="2020-04-13T06:32:00Z">
              <w:tcPr>
                <w:tcW w:w="2064" w:type="pct"/>
                <w:vAlign w:val="bottom"/>
              </w:tcPr>
            </w:tcPrChange>
          </w:tcPr>
          <w:p w14:paraId="477458CD" w14:textId="03FAB057" w:rsidR="003A4F65" w:rsidRPr="000E3C42" w:rsidDel="008B263D" w:rsidRDefault="003A4F65" w:rsidP="003A4F65">
            <w:pPr>
              <w:jc w:val="left"/>
              <w:rPr>
                <w:ins w:id="6585" w:author="Александр" w:date="2020-04-13T06:31:00Z"/>
                <w:del w:id="6586" w:author="Владимир Лаут" w:date="2021-03-03T11:03:00Z"/>
                <w:rFonts w:ascii="Arial" w:hAnsi="Arial" w:cs="Arial"/>
                <w:sz w:val="20"/>
                <w:szCs w:val="20"/>
                <w:lang w:eastAsia="ru-RU"/>
              </w:rPr>
            </w:pPr>
            <w:ins w:id="6587" w:author="Александр" w:date="2020-04-13T06:32:00Z">
              <w:del w:id="6588" w:author="Владимир Лаут" w:date="2021-03-03T11:02:00Z">
                <w:r w:rsidRPr="00AE7409" w:rsidDel="008B263D">
                  <w:delText>ТО1 дополнительных систем</w:delText>
                </w:r>
              </w:del>
            </w:ins>
            <w:bookmarkStart w:id="6589" w:name="_Toc67554172"/>
            <w:bookmarkStart w:id="6590" w:name="_Toc67555509"/>
            <w:bookmarkStart w:id="6591" w:name="_Toc67556562"/>
            <w:bookmarkEnd w:id="6589"/>
            <w:bookmarkEnd w:id="6590"/>
            <w:bookmarkEnd w:id="6591"/>
          </w:p>
        </w:tc>
        <w:tc>
          <w:tcPr>
            <w:tcW w:w="889" w:type="pct"/>
            <w:tcPrChange w:id="6592" w:author="Александр" w:date="2020-04-13T06:32:00Z">
              <w:tcPr>
                <w:tcW w:w="889" w:type="pct"/>
              </w:tcPr>
            </w:tcPrChange>
          </w:tcPr>
          <w:p w14:paraId="557F964D" w14:textId="434BA763" w:rsidR="003A4F65" w:rsidRPr="000E3C42" w:rsidDel="008B263D" w:rsidRDefault="003A4F65" w:rsidP="003A4F65">
            <w:pPr>
              <w:jc w:val="left"/>
              <w:rPr>
                <w:ins w:id="6593" w:author="Александр" w:date="2020-04-13T06:31:00Z"/>
                <w:del w:id="6594" w:author="Владимир Лаут" w:date="2021-03-03T11:03:00Z"/>
                <w:rFonts w:ascii="Arial" w:hAnsi="Arial" w:cs="Arial"/>
                <w:sz w:val="20"/>
                <w:szCs w:val="20"/>
                <w:lang w:eastAsia="ru-RU"/>
              </w:rPr>
            </w:pPr>
            <w:ins w:id="6595" w:author="Александр" w:date="2020-04-13T06:32:00Z">
              <w:del w:id="6596" w:author="Владимир Лаут" w:date="2021-03-03T11:02:00Z">
                <w:r w:rsidRPr="00AE7409" w:rsidDel="008B263D">
                  <w:delText>58</w:delText>
                </w:r>
              </w:del>
            </w:ins>
            <w:bookmarkStart w:id="6597" w:name="_Toc67554173"/>
            <w:bookmarkStart w:id="6598" w:name="_Toc67555510"/>
            <w:bookmarkStart w:id="6599" w:name="_Toc67556563"/>
            <w:bookmarkEnd w:id="6597"/>
            <w:bookmarkEnd w:id="6598"/>
            <w:bookmarkEnd w:id="6599"/>
          </w:p>
        </w:tc>
        <w:tc>
          <w:tcPr>
            <w:tcW w:w="1038" w:type="pct"/>
            <w:tcPrChange w:id="6600" w:author="Александр" w:date="2020-04-13T06:32:00Z">
              <w:tcPr>
                <w:tcW w:w="1038" w:type="pct"/>
              </w:tcPr>
            </w:tcPrChange>
          </w:tcPr>
          <w:p w14:paraId="1AB5DC0B" w14:textId="48615A21" w:rsidR="003A4F65" w:rsidRPr="000E3C42" w:rsidDel="008B263D" w:rsidRDefault="003A4F65" w:rsidP="003A4F65">
            <w:pPr>
              <w:jc w:val="left"/>
              <w:rPr>
                <w:ins w:id="6601" w:author="Александр" w:date="2020-04-13T06:31:00Z"/>
                <w:del w:id="6602" w:author="Владимир Лаут" w:date="2021-03-03T11:03:00Z"/>
                <w:rFonts w:ascii="Arial" w:hAnsi="Arial" w:cs="Arial"/>
                <w:sz w:val="20"/>
                <w:szCs w:val="20"/>
                <w:lang w:eastAsia="ru-RU"/>
              </w:rPr>
            </w:pPr>
            <w:ins w:id="6603" w:author="Александр" w:date="2020-04-13T06:32:00Z">
              <w:del w:id="6604" w:author="Владимир Лаут" w:date="2021-03-03T11:02:00Z">
                <w:r w:rsidRPr="00AE7409" w:rsidDel="008B263D">
                  <w:delText>ТО1</w:delText>
                </w:r>
              </w:del>
            </w:ins>
            <w:bookmarkStart w:id="6605" w:name="_Toc67554174"/>
            <w:bookmarkStart w:id="6606" w:name="_Toc67555511"/>
            <w:bookmarkStart w:id="6607" w:name="_Toc67556564"/>
            <w:bookmarkEnd w:id="6605"/>
            <w:bookmarkEnd w:id="6606"/>
            <w:bookmarkEnd w:id="6607"/>
          </w:p>
        </w:tc>
        <w:bookmarkStart w:id="6608" w:name="_Toc67554175"/>
        <w:bookmarkStart w:id="6609" w:name="_Toc67555512"/>
        <w:bookmarkStart w:id="6610" w:name="_Toc67556565"/>
        <w:bookmarkEnd w:id="6608"/>
        <w:bookmarkEnd w:id="6609"/>
        <w:bookmarkEnd w:id="6610"/>
      </w:tr>
      <w:tr w:rsidR="003A4F65" w:rsidRPr="000E3C42" w:rsidDel="008B263D" w14:paraId="4BB31CB0" w14:textId="46ADEED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61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612" w:author="Александр" w:date="2020-04-13T06:31:00Z"/>
          <w:del w:id="6613" w:author="Владимир Лаут" w:date="2021-03-03T11:03:00Z"/>
          <w:trPrChange w:id="6614" w:author="Александр" w:date="2020-04-13T06:32:00Z">
            <w:trPr>
              <w:cantSplit/>
              <w:jc w:val="center"/>
            </w:trPr>
          </w:trPrChange>
        </w:trPr>
        <w:tc>
          <w:tcPr>
            <w:tcW w:w="1009" w:type="pct"/>
            <w:tcPrChange w:id="6615" w:author="Александр" w:date="2020-04-13T06:32:00Z">
              <w:tcPr>
                <w:tcW w:w="1009" w:type="pct"/>
              </w:tcPr>
            </w:tcPrChange>
          </w:tcPr>
          <w:p w14:paraId="5B7F4DDA" w14:textId="6F873599" w:rsidR="003A4F65" w:rsidRPr="000E3C42" w:rsidDel="008B263D" w:rsidRDefault="003A4F65" w:rsidP="003A4F65">
            <w:pPr>
              <w:jc w:val="left"/>
              <w:rPr>
                <w:ins w:id="6616" w:author="Александр" w:date="2020-04-13T06:31:00Z"/>
                <w:del w:id="6617" w:author="Владимир Лаут" w:date="2021-03-03T11:03:00Z"/>
                <w:rFonts w:ascii="Arial" w:hAnsi="Arial" w:cs="Arial"/>
                <w:sz w:val="20"/>
                <w:szCs w:val="20"/>
                <w:lang w:eastAsia="ru-RU"/>
              </w:rPr>
            </w:pPr>
            <w:ins w:id="6618" w:author="Александр" w:date="2020-04-13T06:32:00Z">
              <w:del w:id="6619" w:author="Владимир Лаут" w:date="2021-03-03T11:02:00Z">
                <w:r w:rsidRPr="00AE7409" w:rsidDel="008B263D">
                  <w:delText>59</w:delText>
                </w:r>
              </w:del>
            </w:ins>
            <w:bookmarkStart w:id="6620" w:name="_Toc67554176"/>
            <w:bookmarkStart w:id="6621" w:name="_Toc67555513"/>
            <w:bookmarkStart w:id="6622" w:name="_Toc67556566"/>
            <w:bookmarkEnd w:id="6620"/>
            <w:bookmarkEnd w:id="6621"/>
            <w:bookmarkEnd w:id="6622"/>
          </w:p>
        </w:tc>
        <w:tc>
          <w:tcPr>
            <w:tcW w:w="2064" w:type="pct"/>
            <w:tcPrChange w:id="6623" w:author="Александр" w:date="2020-04-13T06:32:00Z">
              <w:tcPr>
                <w:tcW w:w="2064" w:type="pct"/>
                <w:vAlign w:val="bottom"/>
              </w:tcPr>
            </w:tcPrChange>
          </w:tcPr>
          <w:p w14:paraId="3DDA96C3" w14:textId="31201FCD" w:rsidR="003A4F65" w:rsidRPr="000E3C42" w:rsidDel="008B263D" w:rsidRDefault="003A4F65" w:rsidP="003A4F65">
            <w:pPr>
              <w:jc w:val="left"/>
              <w:rPr>
                <w:ins w:id="6624" w:author="Александр" w:date="2020-04-13T06:31:00Z"/>
                <w:del w:id="6625" w:author="Владимир Лаут" w:date="2021-03-03T11:03:00Z"/>
                <w:rFonts w:ascii="Arial" w:hAnsi="Arial" w:cs="Arial"/>
                <w:sz w:val="20"/>
                <w:szCs w:val="20"/>
                <w:lang w:eastAsia="ru-RU"/>
              </w:rPr>
            </w:pPr>
            <w:ins w:id="6626" w:author="Александр" w:date="2020-04-13T06:32:00Z">
              <w:del w:id="6627" w:author="Владимир Лаут" w:date="2021-03-03T11:02:00Z">
                <w:r w:rsidRPr="00AE7409" w:rsidDel="008B263D">
                  <w:delText>ТО1 рабочего оборудования</w:delText>
                </w:r>
              </w:del>
            </w:ins>
            <w:bookmarkStart w:id="6628" w:name="_Toc67554177"/>
            <w:bookmarkStart w:id="6629" w:name="_Toc67555514"/>
            <w:bookmarkStart w:id="6630" w:name="_Toc67556567"/>
            <w:bookmarkEnd w:id="6628"/>
            <w:bookmarkEnd w:id="6629"/>
            <w:bookmarkEnd w:id="6630"/>
          </w:p>
        </w:tc>
        <w:tc>
          <w:tcPr>
            <w:tcW w:w="889" w:type="pct"/>
            <w:tcPrChange w:id="6631" w:author="Александр" w:date="2020-04-13T06:32:00Z">
              <w:tcPr>
                <w:tcW w:w="889" w:type="pct"/>
              </w:tcPr>
            </w:tcPrChange>
          </w:tcPr>
          <w:p w14:paraId="05D68645" w14:textId="3870C0A2" w:rsidR="003A4F65" w:rsidRPr="000E3C42" w:rsidDel="008B263D" w:rsidRDefault="003A4F65" w:rsidP="003A4F65">
            <w:pPr>
              <w:jc w:val="left"/>
              <w:rPr>
                <w:ins w:id="6632" w:author="Александр" w:date="2020-04-13T06:31:00Z"/>
                <w:del w:id="6633" w:author="Владимир Лаут" w:date="2021-03-03T11:03:00Z"/>
                <w:rFonts w:ascii="Arial" w:hAnsi="Arial" w:cs="Arial"/>
                <w:sz w:val="20"/>
                <w:szCs w:val="20"/>
                <w:lang w:eastAsia="ru-RU"/>
              </w:rPr>
            </w:pPr>
            <w:ins w:id="6634" w:author="Александр" w:date="2020-04-13T06:32:00Z">
              <w:del w:id="6635" w:author="Владимир Лаут" w:date="2021-03-03T11:02:00Z">
                <w:r w:rsidRPr="00AE7409" w:rsidDel="008B263D">
                  <w:delText>59</w:delText>
                </w:r>
              </w:del>
            </w:ins>
            <w:bookmarkStart w:id="6636" w:name="_Toc67554178"/>
            <w:bookmarkStart w:id="6637" w:name="_Toc67555515"/>
            <w:bookmarkStart w:id="6638" w:name="_Toc67556568"/>
            <w:bookmarkEnd w:id="6636"/>
            <w:bookmarkEnd w:id="6637"/>
            <w:bookmarkEnd w:id="6638"/>
          </w:p>
        </w:tc>
        <w:tc>
          <w:tcPr>
            <w:tcW w:w="1038" w:type="pct"/>
            <w:tcPrChange w:id="6639" w:author="Александр" w:date="2020-04-13T06:32:00Z">
              <w:tcPr>
                <w:tcW w:w="1038" w:type="pct"/>
              </w:tcPr>
            </w:tcPrChange>
          </w:tcPr>
          <w:p w14:paraId="11E9A6DD" w14:textId="589AD36D" w:rsidR="003A4F65" w:rsidRPr="000E3C42" w:rsidDel="008B263D" w:rsidRDefault="003A4F65" w:rsidP="003A4F65">
            <w:pPr>
              <w:jc w:val="left"/>
              <w:rPr>
                <w:ins w:id="6640" w:author="Александр" w:date="2020-04-13T06:31:00Z"/>
                <w:del w:id="6641" w:author="Владимир Лаут" w:date="2021-03-03T11:03:00Z"/>
                <w:rFonts w:ascii="Arial" w:hAnsi="Arial" w:cs="Arial"/>
                <w:sz w:val="20"/>
                <w:szCs w:val="20"/>
                <w:lang w:eastAsia="ru-RU"/>
              </w:rPr>
            </w:pPr>
            <w:ins w:id="6642" w:author="Александр" w:date="2020-04-13T06:32:00Z">
              <w:del w:id="6643" w:author="Владимир Лаут" w:date="2021-03-03T11:02:00Z">
                <w:r w:rsidRPr="00AE7409" w:rsidDel="008B263D">
                  <w:delText>ТО1</w:delText>
                </w:r>
              </w:del>
            </w:ins>
            <w:bookmarkStart w:id="6644" w:name="_Toc67554179"/>
            <w:bookmarkStart w:id="6645" w:name="_Toc67555516"/>
            <w:bookmarkStart w:id="6646" w:name="_Toc67556569"/>
            <w:bookmarkEnd w:id="6644"/>
            <w:bookmarkEnd w:id="6645"/>
            <w:bookmarkEnd w:id="6646"/>
          </w:p>
        </w:tc>
        <w:bookmarkStart w:id="6647" w:name="_Toc67554180"/>
        <w:bookmarkStart w:id="6648" w:name="_Toc67555517"/>
        <w:bookmarkStart w:id="6649" w:name="_Toc67556570"/>
        <w:bookmarkEnd w:id="6647"/>
        <w:bookmarkEnd w:id="6648"/>
        <w:bookmarkEnd w:id="6649"/>
      </w:tr>
      <w:tr w:rsidR="003A4F65" w:rsidRPr="000E3C42" w:rsidDel="008B263D" w14:paraId="15149456" w14:textId="581EEE3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65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651" w:author="Александр" w:date="2020-04-13T06:31:00Z"/>
          <w:del w:id="6652" w:author="Владимир Лаут" w:date="2021-03-03T11:03:00Z"/>
          <w:trPrChange w:id="6653" w:author="Александр" w:date="2020-04-13T06:32:00Z">
            <w:trPr>
              <w:cantSplit/>
              <w:jc w:val="center"/>
            </w:trPr>
          </w:trPrChange>
        </w:trPr>
        <w:tc>
          <w:tcPr>
            <w:tcW w:w="1009" w:type="pct"/>
            <w:tcPrChange w:id="6654" w:author="Александр" w:date="2020-04-13T06:32:00Z">
              <w:tcPr>
                <w:tcW w:w="1009" w:type="pct"/>
              </w:tcPr>
            </w:tcPrChange>
          </w:tcPr>
          <w:p w14:paraId="41416F7E" w14:textId="19B16E34" w:rsidR="003A4F65" w:rsidRPr="000E3C42" w:rsidDel="008B263D" w:rsidRDefault="003A4F65" w:rsidP="003A4F65">
            <w:pPr>
              <w:jc w:val="left"/>
              <w:rPr>
                <w:ins w:id="6655" w:author="Александр" w:date="2020-04-13T06:31:00Z"/>
                <w:del w:id="6656" w:author="Владимир Лаут" w:date="2021-03-03T11:03:00Z"/>
                <w:rFonts w:ascii="Arial" w:hAnsi="Arial" w:cs="Arial"/>
                <w:sz w:val="20"/>
                <w:szCs w:val="20"/>
                <w:lang w:eastAsia="ru-RU"/>
              </w:rPr>
            </w:pPr>
            <w:ins w:id="6657" w:author="Александр" w:date="2020-04-13T06:32:00Z">
              <w:del w:id="6658" w:author="Владимир Лаут" w:date="2021-03-03T11:02:00Z">
                <w:r w:rsidRPr="00AE7409" w:rsidDel="008B263D">
                  <w:delText>60</w:delText>
                </w:r>
              </w:del>
            </w:ins>
            <w:bookmarkStart w:id="6659" w:name="_Toc67554181"/>
            <w:bookmarkStart w:id="6660" w:name="_Toc67555518"/>
            <w:bookmarkStart w:id="6661" w:name="_Toc67556571"/>
            <w:bookmarkEnd w:id="6659"/>
            <w:bookmarkEnd w:id="6660"/>
            <w:bookmarkEnd w:id="6661"/>
          </w:p>
        </w:tc>
        <w:tc>
          <w:tcPr>
            <w:tcW w:w="2064" w:type="pct"/>
            <w:tcPrChange w:id="6662" w:author="Александр" w:date="2020-04-13T06:32:00Z">
              <w:tcPr>
                <w:tcW w:w="2064" w:type="pct"/>
                <w:vAlign w:val="bottom"/>
              </w:tcPr>
            </w:tcPrChange>
          </w:tcPr>
          <w:p w14:paraId="065F05A0" w14:textId="46DD732B" w:rsidR="003A4F65" w:rsidRPr="000E3C42" w:rsidDel="008B263D" w:rsidRDefault="003A4F65" w:rsidP="003A4F65">
            <w:pPr>
              <w:jc w:val="left"/>
              <w:rPr>
                <w:ins w:id="6663" w:author="Александр" w:date="2020-04-13T06:31:00Z"/>
                <w:del w:id="6664" w:author="Владимир Лаут" w:date="2021-03-03T11:03:00Z"/>
                <w:rFonts w:ascii="Arial" w:hAnsi="Arial" w:cs="Arial"/>
                <w:sz w:val="20"/>
                <w:szCs w:val="20"/>
                <w:lang w:eastAsia="ru-RU"/>
              </w:rPr>
            </w:pPr>
            <w:ins w:id="6665" w:author="Александр" w:date="2020-04-13T06:32:00Z">
              <w:del w:id="6666" w:author="Владимир Лаут" w:date="2021-03-03T11:02:00Z">
                <w:r w:rsidRPr="00AE7409" w:rsidDel="008B263D">
                  <w:delText>ТО2 гидросистемы</w:delText>
                </w:r>
              </w:del>
            </w:ins>
            <w:bookmarkStart w:id="6667" w:name="_Toc67554182"/>
            <w:bookmarkStart w:id="6668" w:name="_Toc67555519"/>
            <w:bookmarkStart w:id="6669" w:name="_Toc67556572"/>
            <w:bookmarkEnd w:id="6667"/>
            <w:bookmarkEnd w:id="6668"/>
            <w:bookmarkEnd w:id="6669"/>
          </w:p>
        </w:tc>
        <w:tc>
          <w:tcPr>
            <w:tcW w:w="889" w:type="pct"/>
            <w:tcPrChange w:id="6670" w:author="Александр" w:date="2020-04-13T06:32:00Z">
              <w:tcPr>
                <w:tcW w:w="889" w:type="pct"/>
              </w:tcPr>
            </w:tcPrChange>
          </w:tcPr>
          <w:p w14:paraId="06677E3B" w14:textId="38980DE4" w:rsidR="003A4F65" w:rsidRPr="000E3C42" w:rsidDel="008B263D" w:rsidRDefault="003A4F65" w:rsidP="003A4F65">
            <w:pPr>
              <w:jc w:val="left"/>
              <w:rPr>
                <w:ins w:id="6671" w:author="Александр" w:date="2020-04-13T06:31:00Z"/>
                <w:del w:id="6672" w:author="Владимир Лаут" w:date="2021-03-03T11:03:00Z"/>
                <w:rFonts w:ascii="Arial" w:hAnsi="Arial" w:cs="Arial"/>
                <w:sz w:val="20"/>
                <w:szCs w:val="20"/>
                <w:lang w:eastAsia="ru-RU"/>
              </w:rPr>
            </w:pPr>
            <w:ins w:id="6673" w:author="Александр" w:date="2020-04-13T06:32:00Z">
              <w:del w:id="6674" w:author="Владимир Лаут" w:date="2021-03-03T11:02:00Z">
                <w:r w:rsidRPr="00AE7409" w:rsidDel="008B263D">
                  <w:delText>60</w:delText>
                </w:r>
              </w:del>
            </w:ins>
            <w:bookmarkStart w:id="6675" w:name="_Toc67554183"/>
            <w:bookmarkStart w:id="6676" w:name="_Toc67555520"/>
            <w:bookmarkStart w:id="6677" w:name="_Toc67556573"/>
            <w:bookmarkEnd w:id="6675"/>
            <w:bookmarkEnd w:id="6676"/>
            <w:bookmarkEnd w:id="6677"/>
          </w:p>
        </w:tc>
        <w:tc>
          <w:tcPr>
            <w:tcW w:w="1038" w:type="pct"/>
            <w:tcPrChange w:id="6678" w:author="Александр" w:date="2020-04-13T06:32:00Z">
              <w:tcPr>
                <w:tcW w:w="1038" w:type="pct"/>
              </w:tcPr>
            </w:tcPrChange>
          </w:tcPr>
          <w:p w14:paraId="4B624C43" w14:textId="3C59B26E" w:rsidR="003A4F65" w:rsidRPr="000E3C42" w:rsidDel="008B263D" w:rsidRDefault="003A4F65" w:rsidP="003A4F65">
            <w:pPr>
              <w:jc w:val="left"/>
              <w:rPr>
                <w:ins w:id="6679" w:author="Александр" w:date="2020-04-13T06:31:00Z"/>
                <w:del w:id="6680" w:author="Владимир Лаут" w:date="2021-03-03T11:03:00Z"/>
                <w:rFonts w:ascii="Arial" w:hAnsi="Arial" w:cs="Arial"/>
                <w:sz w:val="20"/>
                <w:szCs w:val="20"/>
                <w:lang w:eastAsia="ru-RU"/>
              </w:rPr>
            </w:pPr>
            <w:ins w:id="6681" w:author="Александр" w:date="2020-04-13T06:32:00Z">
              <w:del w:id="6682" w:author="Владимир Лаут" w:date="2021-03-03T11:02:00Z">
                <w:r w:rsidRPr="00AE7409" w:rsidDel="008B263D">
                  <w:delText>ТО2</w:delText>
                </w:r>
              </w:del>
            </w:ins>
            <w:bookmarkStart w:id="6683" w:name="_Toc67554184"/>
            <w:bookmarkStart w:id="6684" w:name="_Toc67555521"/>
            <w:bookmarkStart w:id="6685" w:name="_Toc67556574"/>
            <w:bookmarkEnd w:id="6683"/>
            <w:bookmarkEnd w:id="6684"/>
            <w:bookmarkEnd w:id="6685"/>
          </w:p>
        </w:tc>
        <w:bookmarkStart w:id="6686" w:name="_Toc67554185"/>
        <w:bookmarkStart w:id="6687" w:name="_Toc67555522"/>
        <w:bookmarkStart w:id="6688" w:name="_Toc67556575"/>
        <w:bookmarkEnd w:id="6686"/>
        <w:bookmarkEnd w:id="6687"/>
        <w:bookmarkEnd w:id="6688"/>
      </w:tr>
      <w:tr w:rsidR="003A4F65" w:rsidRPr="000E3C42" w:rsidDel="008B263D" w14:paraId="5C3F5C5A" w14:textId="2A5FE6C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68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690" w:author="Александр" w:date="2020-04-13T06:31:00Z"/>
          <w:del w:id="6691" w:author="Владимир Лаут" w:date="2021-03-03T11:03:00Z"/>
          <w:trPrChange w:id="6692" w:author="Александр" w:date="2020-04-13T06:32:00Z">
            <w:trPr>
              <w:cantSplit/>
              <w:jc w:val="center"/>
            </w:trPr>
          </w:trPrChange>
        </w:trPr>
        <w:tc>
          <w:tcPr>
            <w:tcW w:w="1009" w:type="pct"/>
            <w:tcPrChange w:id="6693" w:author="Александр" w:date="2020-04-13T06:32:00Z">
              <w:tcPr>
                <w:tcW w:w="1009" w:type="pct"/>
              </w:tcPr>
            </w:tcPrChange>
          </w:tcPr>
          <w:p w14:paraId="0ED267FD" w14:textId="35A4AB89" w:rsidR="003A4F65" w:rsidRPr="000E3C42" w:rsidDel="008B263D" w:rsidRDefault="003A4F65" w:rsidP="003A4F65">
            <w:pPr>
              <w:jc w:val="left"/>
              <w:rPr>
                <w:ins w:id="6694" w:author="Александр" w:date="2020-04-13T06:31:00Z"/>
                <w:del w:id="6695" w:author="Владимир Лаут" w:date="2021-03-03T11:03:00Z"/>
                <w:rFonts w:ascii="Arial" w:hAnsi="Arial" w:cs="Arial"/>
                <w:sz w:val="20"/>
                <w:szCs w:val="20"/>
                <w:lang w:eastAsia="ru-RU"/>
              </w:rPr>
            </w:pPr>
            <w:ins w:id="6696" w:author="Александр" w:date="2020-04-13T06:32:00Z">
              <w:del w:id="6697" w:author="Владимир Лаут" w:date="2021-03-03T11:02:00Z">
                <w:r w:rsidRPr="00AE7409" w:rsidDel="008B263D">
                  <w:delText>61</w:delText>
                </w:r>
              </w:del>
            </w:ins>
            <w:bookmarkStart w:id="6698" w:name="_Toc67554186"/>
            <w:bookmarkStart w:id="6699" w:name="_Toc67555523"/>
            <w:bookmarkStart w:id="6700" w:name="_Toc67556576"/>
            <w:bookmarkEnd w:id="6698"/>
            <w:bookmarkEnd w:id="6699"/>
            <w:bookmarkEnd w:id="6700"/>
          </w:p>
        </w:tc>
        <w:tc>
          <w:tcPr>
            <w:tcW w:w="2064" w:type="pct"/>
            <w:tcPrChange w:id="6701" w:author="Александр" w:date="2020-04-13T06:32:00Z">
              <w:tcPr>
                <w:tcW w:w="2064" w:type="pct"/>
                <w:vAlign w:val="bottom"/>
              </w:tcPr>
            </w:tcPrChange>
          </w:tcPr>
          <w:p w14:paraId="38EC13C7" w14:textId="09558987" w:rsidR="003A4F65" w:rsidRPr="000E3C42" w:rsidDel="008B263D" w:rsidRDefault="003A4F65" w:rsidP="003A4F65">
            <w:pPr>
              <w:jc w:val="left"/>
              <w:rPr>
                <w:ins w:id="6702" w:author="Александр" w:date="2020-04-13T06:31:00Z"/>
                <w:del w:id="6703" w:author="Владимир Лаут" w:date="2021-03-03T11:03:00Z"/>
                <w:rFonts w:ascii="Arial" w:hAnsi="Arial" w:cs="Arial"/>
                <w:sz w:val="20"/>
                <w:szCs w:val="20"/>
                <w:lang w:eastAsia="ru-RU"/>
              </w:rPr>
            </w:pPr>
            <w:ins w:id="6704" w:author="Александр" w:date="2020-04-13T06:32:00Z">
              <w:del w:id="6705" w:author="Владимир Лаут" w:date="2021-03-03T11:02:00Z">
                <w:r w:rsidRPr="00AE7409" w:rsidDel="008B263D">
                  <w:delText>ТО2 рабочего оборудования</w:delText>
                </w:r>
              </w:del>
            </w:ins>
            <w:bookmarkStart w:id="6706" w:name="_Toc67554187"/>
            <w:bookmarkStart w:id="6707" w:name="_Toc67555524"/>
            <w:bookmarkStart w:id="6708" w:name="_Toc67556577"/>
            <w:bookmarkEnd w:id="6706"/>
            <w:bookmarkEnd w:id="6707"/>
            <w:bookmarkEnd w:id="6708"/>
          </w:p>
        </w:tc>
        <w:tc>
          <w:tcPr>
            <w:tcW w:w="889" w:type="pct"/>
            <w:tcPrChange w:id="6709" w:author="Александр" w:date="2020-04-13T06:32:00Z">
              <w:tcPr>
                <w:tcW w:w="889" w:type="pct"/>
              </w:tcPr>
            </w:tcPrChange>
          </w:tcPr>
          <w:p w14:paraId="53BF7BFA" w14:textId="3189C2F5" w:rsidR="003A4F65" w:rsidRPr="000E3C42" w:rsidDel="008B263D" w:rsidRDefault="003A4F65" w:rsidP="003A4F65">
            <w:pPr>
              <w:jc w:val="left"/>
              <w:rPr>
                <w:ins w:id="6710" w:author="Александр" w:date="2020-04-13T06:31:00Z"/>
                <w:del w:id="6711" w:author="Владимир Лаут" w:date="2021-03-03T11:03:00Z"/>
                <w:rFonts w:ascii="Arial" w:hAnsi="Arial" w:cs="Arial"/>
                <w:sz w:val="20"/>
                <w:szCs w:val="20"/>
                <w:lang w:eastAsia="ru-RU"/>
              </w:rPr>
            </w:pPr>
            <w:ins w:id="6712" w:author="Александр" w:date="2020-04-13T06:32:00Z">
              <w:del w:id="6713" w:author="Владимир Лаут" w:date="2021-03-03T11:02:00Z">
                <w:r w:rsidRPr="00AE7409" w:rsidDel="008B263D">
                  <w:delText>61</w:delText>
                </w:r>
              </w:del>
            </w:ins>
            <w:bookmarkStart w:id="6714" w:name="_Toc67554188"/>
            <w:bookmarkStart w:id="6715" w:name="_Toc67555525"/>
            <w:bookmarkStart w:id="6716" w:name="_Toc67556578"/>
            <w:bookmarkEnd w:id="6714"/>
            <w:bookmarkEnd w:id="6715"/>
            <w:bookmarkEnd w:id="6716"/>
          </w:p>
        </w:tc>
        <w:tc>
          <w:tcPr>
            <w:tcW w:w="1038" w:type="pct"/>
            <w:tcPrChange w:id="6717" w:author="Александр" w:date="2020-04-13T06:32:00Z">
              <w:tcPr>
                <w:tcW w:w="1038" w:type="pct"/>
              </w:tcPr>
            </w:tcPrChange>
          </w:tcPr>
          <w:p w14:paraId="740418FB" w14:textId="0D08EC5A" w:rsidR="003A4F65" w:rsidRPr="000E3C42" w:rsidDel="008B263D" w:rsidRDefault="003A4F65" w:rsidP="003A4F65">
            <w:pPr>
              <w:jc w:val="left"/>
              <w:rPr>
                <w:ins w:id="6718" w:author="Александр" w:date="2020-04-13T06:31:00Z"/>
                <w:del w:id="6719" w:author="Владимир Лаут" w:date="2021-03-03T11:03:00Z"/>
                <w:rFonts w:ascii="Arial" w:hAnsi="Arial" w:cs="Arial"/>
                <w:sz w:val="20"/>
                <w:szCs w:val="20"/>
                <w:lang w:eastAsia="ru-RU"/>
              </w:rPr>
            </w:pPr>
            <w:ins w:id="6720" w:author="Александр" w:date="2020-04-13T06:32:00Z">
              <w:del w:id="6721" w:author="Владимир Лаут" w:date="2021-03-03T11:02:00Z">
                <w:r w:rsidRPr="00AE7409" w:rsidDel="008B263D">
                  <w:delText>ТО2</w:delText>
                </w:r>
              </w:del>
            </w:ins>
            <w:bookmarkStart w:id="6722" w:name="_Toc67554189"/>
            <w:bookmarkStart w:id="6723" w:name="_Toc67555526"/>
            <w:bookmarkStart w:id="6724" w:name="_Toc67556579"/>
            <w:bookmarkEnd w:id="6722"/>
            <w:bookmarkEnd w:id="6723"/>
            <w:bookmarkEnd w:id="6724"/>
          </w:p>
        </w:tc>
        <w:bookmarkStart w:id="6725" w:name="_Toc67554190"/>
        <w:bookmarkStart w:id="6726" w:name="_Toc67555527"/>
        <w:bookmarkStart w:id="6727" w:name="_Toc67556580"/>
        <w:bookmarkEnd w:id="6725"/>
        <w:bookmarkEnd w:id="6726"/>
        <w:bookmarkEnd w:id="6727"/>
      </w:tr>
      <w:tr w:rsidR="003A4F65" w:rsidRPr="000E3C42" w:rsidDel="008B263D" w14:paraId="15E40BFA" w14:textId="5EBF187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72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729" w:author="Александр" w:date="2020-04-13T06:31:00Z"/>
          <w:del w:id="6730" w:author="Владимир Лаут" w:date="2021-03-03T11:03:00Z"/>
          <w:trPrChange w:id="6731" w:author="Александр" w:date="2020-04-13T06:32:00Z">
            <w:trPr>
              <w:cantSplit/>
              <w:jc w:val="center"/>
            </w:trPr>
          </w:trPrChange>
        </w:trPr>
        <w:tc>
          <w:tcPr>
            <w:tcW w:w="1009" w:type="pct"/>
            <w:tcPrChange w:id="6732" w:author="Александр" w:date="2020-04-13T06:32:00Z">
              <w:tcPr>
                <w:tcW w:w="1009" w:type="pct"/>
              </w:tcPr>
            </w:tcPrChange>
          </w:tcPr>
          <w:p w14:paraId="21E23117" w14:textId="3C252EF8" w:rsidR="003A4F65" w:rsidRPr="000E3C42" w:rsidDel="008B263D" w:rsidRDefault="003A4F65" w:rsidP="003A4F65">
            <w:pPr>
              <w:jc w:val="left"/>
              <w:rPr>
                <w:ins w:id="6733" w:author="Александр" w:date="2020-04-13T06:31:00Z"/>
                <w:del w:id="6734" w:author="Владимир Лаут" w:date="2021-03-03T11:03:00Z"/>
                <w:rFonts w:ascii="Arial" w:hAnsi="Arial" w:cs="Arial"/>
                <w:sz w:val="20"/>
                <w:szCs w:val="20"/>
                <w:lang w:eastAsia="ru-RU"/>
              </w:rPr>
            </w:pPr>
            <w:ins w:id="6735" w:author="Александр" w:date="2020-04-13T06:32:00Z">
              <w:del w:id="6736" w:author="Владимир Лаут" w:date="2021-03-03T11:02:00Z">
                <w:r w:rsidRPr="00AE7409" w:rsidDel="008B263D">
                  <w:delText>62</w:delText>
                </w:r>
              </w:del>
            </w:ins>
            <w:bookmarkStart w:id="6737" w:name="_Toc67554191"/>
            <w:bookmarkStart w:id="6738" w:name="_Toc67555528"/>
            <w:bookmarkStart w:id="6739" w:name="_Toc67556581"/>
            <w:bookmarkEnd w:id="6737"/>
            <w:bookmarkEnd w:id="6738"/>
            <w:bookmarkEnd w:id="6739"/>
          </w:p>
        </w:tc>
        <w:tc>
          <w:tcPr>
            <w:tcW w:w="2064" w:type="pct"/>
            <w:tcPrChange w:id="6740" w:author="Александр" w:date="2020-04-13T06:32:00Z">
              <w:tcPr>
                <w:tcW w:w="2064" w:type="pct"/>
                <w:vAlign w:val="bottom"/>
              </w:tcPr>
            </w:tcPrChange>
          </w:tcPr>
          <w:p w14:paraId="7D81F693" w14:textId="7987AF4A" w:rsidR="003A4F65" w:rsidRPr="000E3C42" w:rsidDel="008B263D" w:rsidRDefault="003A4F65" w:rsidP="003A4F65">
            <w:pPr>
              <w:jc w:val="left"/>
              <w:rPr>
                <w:ins w:id="6741" w:author="Александр" w:date="2020-04-13T06:31:00Z"/>
                <w:del w:id="6742" w:author="Владимир Лаут" w:date="2021-03-03T11:03:00Z"/>
                <w:rFonts w:ascii="Arial" w:hAnsi="Arial" w:cs="Arial"/>
                <w:sz w:val="20"/>
                <w:szCs w:val="20"/>
                <w:lang w:eastAsia="ru-RU"/>
              </w:rPr>
            </w:pPr>
            <w:ins w:id="6743" w:author="Александр" w:date="2020-04-13T06:32:00Z">
              <w:del w:id="6744" w:author="Владимир Лаут" w:date="2021-03-03T11:02:00Z">
                <w:r w:rsidRPr="00AE7409" w:rsidDel="008B263D">
                  <w:delText>ТО2 ходовой части телеги</w:delText>
                </w:r>
              </w:del>
            </w:ins>
            <w:bookmarkStart w:id="6745" w:name="_Toc67554192"/>
            <w:bookmarkStart w:id="6746" w:name="_Toc67555529"/>
            <w:bookmarkStart w:id="6747" w:name="_Toc67556582"/>
            <w:bookmarkEnd w:id="6745"/>
            <w:bookmarkEnd w:id="6746"/>
            <w:bookmarkEnd w:id="6747"/>
          </w:p>
        </w:tc>
        <w:tc>
          <w:tcPr>
            <w:tcW w:w="889" w:type="pct"/>
            <w:tcPrChange w:id="6748" w:author="Александр" w:date="2020-04-13T06:32:00Z">
              <w:tcPr>
                <w:tcW w:w="889" w:type="pct"/>
              </w:tcPr>
            </w:tcPrChange>
          </w:tcPr>
          <w:p w14:paraId="7DDD6095" w14:textId="655CA9DC" w:rsidR="003A4F65" w:rsidRPr="000E3C42" w:rsidDel="008B263D" w:rsidRDefault="003A4F65" w:rsidP="003A4F65">
            <w:pPr>
              <w:jc w:val="left"/>
              <w:rPr>
                <w:ins w:id="6749" w:author="Александр" w:date="2020-04-13T06:31:00Z"/>
                <w:del w:id="6750" w:author="Владимир Лаут" w:date="2021-03-03T11:03:00Z"/>
                <w:rFonts w:ascii="Arial" w:hAnsi="Arial" w:cs="Arial"/>
                <w:sz w:val="20"/>
                <w:szCs w:val="20"/>
                <w:lang w:eastAsia="ru-RU"/>
              </w:rPr>
            </w:pPr>
            <w:ins w:id="6751" w:author="Александр" w:date="2020-04-13T06:32:00Z">
              <w:del w:id="6752" w:author="Владимир Лаут" w:date="2021-03-03T11:02:00Z">
                <w:r w:rsidRPr="00AE7409" w:rsidDel="008B263D">
                  <w:delText>62</w:delText>
                </w:r>
              </w:del>
            </w:ins>
            <w:bookmarkStart w:id="6753" w:name="_Toc67554193"/>
            <w:bookmarkStart w:id="6754" w:name="_Toc67555530"/>
            <w:bookmarkStart w:id="6755" w:name="_Toc67556583"/>
            <w:bookmarkEnd w:id="6753"/>
            <w:bookmarkEnd w:id="6754"/>
            <w:bookmarkEnd w:id="6755"/>
          </w:p>
        </w:tc>
        <w:tc>
          <w:tcPr>
            <w:tcW w:w="1038" w:type="pct"/>
            <w:tcPrChange w:id="6756" w:author="Александр" w:date="2020-04-13T06:32:00Z">
              <w:tcPr>
                <w:tcW w:w="1038" w:type="pct"/>
              </w:tcPr>
            </w:tcPrChange>
          </w:tcPr>
          <w:p w14:paraId="30CF25A6" w14:textId="2EED400E" w:rsidR="003A4F65" w:rsidRPr="000E3C42" w:rsidDel="008B263D" w:rsidRDefault="003A4F65" w:rsidP="003A4F65">
            <w:pPr>
              <w:jc w:val="left"/>
              <w:rPr>
                <w:ins w:id="6757" w:author="Александр" w:date="2020-04-13T06:31:00Z"/>
                <w:del w:id="6758" w:author="Владимир Лаут" w:date="2021-03-03T11:03:00Z"/>
                <w:rFonts w:ascii="Arial" w:hAnsi="Arial" w:cs="Arial"/>
                <w:sz w:val="20"/>
                <w:szCs w:val="20"/>
                <w:lang w:eastAsia="ru-RU"/>
              </w:rPr>
            </w:pPr>
            <w:ins w:id="6759" w:author="Александр" w:date="2020-04-13T06:32:00Z">
              <w:del w:id="6760" w:author="Владимир Лаут" w:date="2021-03-03T11:02:00Z">
                <w:r w:rsidRPr="00AE7409" w:rsidDel="008B263D">
                  <w:delText>ТО2</w:delText>
                </w:r>
              </w:del>
            </w:ins>
            <w:bookmarkStart w:id="6761" w:name="_Toc67554194"/>
            <w:bookmarkStart w:id="6762" w:name="_Toc67555531"/>
            <w:bookmarkStart w:id="6763" w:name="_Toc67556584"/>
            <w:bookmarkEnd w:id="6761"/>
            <w:bookmarkEnd w:id="6762"/>
            <w:bookmarkEnd w:id="6763"/>
          </w:p>
        </w:tc>
        <w:bookmarkStart w:id="6764" w:name="_Toc67554195"/>
        <w:bookmarkStart w:id="6765" w:name="_Toc67555532"/>
        <w:bookmarkStart w:id="6766" w:name="_Toc67556585"/>
        <w:bookmarkEnd w:id="6764"/>
        <w:bookmarkEnd w:id="6765"/>
        <w:bookmarkEnd w:id="6766"/>
      </w:tr>
      <w:tr w:rsidR="003A4F65" w:rsidRPr="000E3C42" w:rsidDel="008B263D" w14:paraId="6F48F7BF" w14:textId="72DAC44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76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768" w:author="Александр" w:date="2020-04-13T06:31:00Z"/>
          <w:del w:id="6769" w:author="Владимир Лаут" w:date="2021-03-03T11:03:00Z"/>
          <w:trPrChange w:id="6770" w:author="Александр" w:date="2020-04-13T06:32:00Z">
            <w:trPr>
              <w:cantSplit/>
              <w:jc w:val="center"/>
            </w:trPr>
          </w:trPrChange>
        </w:trPr>
        <w:tc>
          <w:tcPr>
            <w:tcW w:w="1009" w:type="pct"/>
            <w:tcPrChange w:id="6771" w:author="Александр" w:date="2020-04-13T06:32:00Z">
              <w:tcPr>
                <w:tcW w:w="1009" w:type="pct"/>
              </w:tcPr>
            </w:tcPrChange>
          </w:tcPr>
          <w:p w14:paraId="2E40560B" w14:textId="641ACD6B" w:rsidR="003A4F65" w:rsidRPr="000E3C42" w:rsidDel="008B263D" w:rsidRDefault="003A4F65" w:rsidP="003A4F65">
            <w:pPr>
              <w:jc w:val="left"/>
              <w:rPr>
                <w:ins w:id="6772" w:author="Александр" w:date="2020-04-13T06:31:00Z"/>
                <w:del w:id="6773" w:author="Владимир Лаут" w:date="2021-03-03T11:03:00Z"/>
                <w:rFonts w:ascii="Arial" w:hAnsi="Arial" w:cs="Arial"/>
                <w:sz w:val="20"/>
                <w:szCs w:val="20"/>
                <w:lang w:eastAsia="ru-RU"/>
              </w:rPr>
            </w:pPr>
            <w:ins w:id="6774" w:author="Александр" w:date="2020-04-13T06:32:00Z">
              <w:del w:id="6775" w:author="Владимир Лаут" w:date="2021-03-03T11:02:00Z">
                <w:r w:rsidRPr="00AE7409" w:rsidDel="008B263D">
                  <w:delText>63</w:delText>
                </w:r>
              </w:del>
            </w:ins>
            <w:bookmarkStart w:id="6776" w:name="_Toc67554196"/>
            <w:bookmarkStart w:id="6777" w:name="_Toc67555533"/>
            <w:bookmarkStart w:id="6778" w:name="_Toc67556586"/>
            <w:bookmarkEnd w:id="6776"/>
            <w:bookmarkEnd w:id="6777"/>
            <w:bookmarkEnd w:id="6778"/>
          </w:p>
        </w:tc>
        <w:tc>
          <w:tcPr>
            <w:tcW w:w="2064" w:type="pct"/>
            <w:tcPrChange w:id="6779" w:author="Александр" w:date="2020-04-13T06:32:00Z">
              <w:tcPr>
                <w:tcW w:w="2064" w:type="pct"/>
                <w:vAlign w:val="bottom"/>
              </w:tcPr>
            </w:tcPrChange>
          </w:tcPr>
          <w:p w14:paraId="7531C074" w14:textId="73477E8D" w:rsidR="003A4F65" w:rsidRPr="000E3C42" w:rsidDel="008B263D" w:rsidRDefault="003A4F65" w:rsidP="003A4F65">
            <w:pPr>
              <w:jc w:val="left"/>
              <w:rPr>
                <w:ins w:id="6780" w:author="Александр" w:date="2020-04-13T06:31:00Z"/>
                <w:del w:id="6781" w:author="Владимир Лаут" w:date="2021-03-03T11:03:00Z"/>
                <w:rFonts w:ascii="Arial" w:hAnsi="Arial" w:cs="Arial"/>
                <w:sz w:val="20"/>
                <w:szCs w:val="20"/>
                <w:lang w:eastAsia="ru-RU"/>
              </w:rPr>
            </w:pPr>
            <w:ins w:id="6782" w:author="Александр" w:date="2020-04-13T06:32:00Z">
              <w:del w:id="6783" w:author="Владимир Лаут" w:date="2021-03-03T11:02:00Z">
                <w:r w:rsidRPr="00AE7409" w:rsidDel="008B263D">
                  <w:delText>ТР бутары</w:delText>
                </w:r>
              </w:del>
            </w:ins>
            <w:bookmarkStart w:id="6784" w:name="_Toc67554197"/>
            <w:bookmarkStart w:id="6785" w:name="_Toc67555534"/>
            <w:bookmarkStart w:id="6786" w:name="_Toc67556587"/>
            <w:bookmarkEnd w:id="6784"/>
            <w:bookmarkEnd w:id="6785"/>
            <w:bookmarkEnd w:id="6786"/>
          </w:p>
        </w:tc>
        <w:tc>
          <w:tcPr>
            <w:tcW w:w="889" w:type="pct"/>
            <w:tcPrChange w:id="6787" w:author="Александр" w:date="2020-04-13T06:32:00Z">
              <w:tcPr>
                <w:tcW w:w="889" w:type="pct"/>
              </w:tcPr>
            </w:tcPrChange>
          </w:tcPr>
          <w:p w14:paraId="10B127E4" w14:textId="18CECAA8" w:rsidR="003A4F65" w:rsidRPr="000E3C42" w:rsidDel="008B263D" w:rsidRDefault="003A4F65" w:rsidP="003A4F65">
            <w:pPr>
              <w:jc w:val="left"/>
              <w:rPr>
                <w:ins w:id="6788" w:author="Александр" w:date="2020-04-13T06:31:00Z"/>
                <w:del w:id="6789" w:author="Владимир Лаут" w:date="2021-03-03T11:03:00Z"/>
                <w:rFonts w:ascii="Arial" w:hAnsi="Arial" w:cs="Arial"/>
                <w:sz w:val="20"/>
                <w:szCs w:val="20"/>
                <w:lang w:eastAsia="ru-RU"/>
              </w:rPr>
            </w:pPr>
            <w:ins w:id="6790" w:author="Александр" w:date="2020-04-13T06:32:00Z">
              <w:del w:id="6791" w:author="Владимир Лаут" w:date="2021-03-03T11:02:00Z">
                <w:r w:rsidRPr="00AE7409" w:rsidDel="008B263D">
                  <w:delText>63</w:delText>
                </w:r>
              </w:del>
            </w:ins>
            <w:bookmarkStart w:id="6792" w:name="_Toc67554198"/>
            <w:bookmarkStart w:id="6793" w:name="_Toc67555535"/>
            <w:bookmarkStart w:id="6794" w:name="_Toc67556588"/>
            <w:bookmarkEnd w:id="6792"/>
            <w:bookmarkEnd w:id="6793"/>
            <w:bookmarkEnd w:id="6794"/>
          </w:p>
        </w:tc>
        <w:tc>
          <w:tcPr>
            <w:tcW w:w="1038" w:type="pct"/>
            <w:tcPrChange w:id="6795" w:author="Александр" w:date="2020-04-13T06:32:00Z">
              <w:tcPr>
                <w:tcW w:w="1038" w:type="pct"/>
              </w:tcPr>
            </w:tcPrChange>
          </w:tcPr>
          <w:p w14:paraId="77541224" w14:textId="50414401" w:rsidR="003A4F65" w:rsidRPr="000E3C42" w:rsidDel="008B263D" w:rsidRDefault="003A4F65" w:rsidP="003A4F65">
            <w:pPr>
              <w:jc w:val="left"/>
              <w:rPr>
                <w:ins w:id="6796" w:author="Александр" w:date="2020-04-13T06:31:00Z"/>
                <w:del w:id="6797" w:author="Владимир Лаут" w:date="2021-03-03T11:03:00Z"/>
                <w:rFonts w:ascii="Arial" w:hAnsi="Arial" w:cs="Arial"/>
                <w:sz w:val="20"/>
                <w:szCs w:val="20"/>
                <w:lang w:eastAsia="ru-RU"/>
              </w:rPr>
            </w:pPr>
            <w:ins w:id="6798" w:author="Александр" w:date="2020-04-13T06:32:00Z">
              <w:del w:id="6799" w:author="Владимир Лаут" w:date="2021-03-03T11:02:00Z">
                <w:r w:rsidRPr="00AE7409" w:rsidDel="008B263D">
                  <w:delText>ТР</w:delText>
                </w:r>
              </w:del>
            </w:ins>
            <w:bookmarkStart w:id="6800" w:name="_Toc67554199"/>
            <w:bookmarkStart w:id="6801" w:name="_Toc67555536"/>
            <w:bookmarkStart w:id="6802" w:name="_Toc67556589"/>
            <w:bookmarkEnd w:id="6800"/>
            <w:bookmarkEnd w:id="6801"/>
            <w:bookmarkEnd w:id="6802"/>
          </w:p>
        </w:tc>
        <w:bookmarkStart w:id="6803" w:name="_Toc67554200"/>
        <w:bookmarkStart w:id="6804" w:name="_Toc67555537"/>
        <w:bookmarkStart w:id="6805" w:name="_Toc67556590"/>
        <w:bookmarkEnd w:id="6803"/>
        <w:bookmarkEnd w:id="6804"/>
        <w:bookmarkEnd w:id="6805"/>
      </w:tr>
      <w:tr w:rsidR="003A4F65" w:rsidRPr="000E3C42" w:rsidDel="008B263D" w14:paraId="13FA30E2" w14:textId="4EB17A3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80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807" w:author="Александр" w:date="2020-04-13T06:31:00Z"/>
          <w:del w:id="6808" w:author="Владимир Лаут" w:date="2021-03-03T11:03:00Z"/>
          <w:trPrChange w:id="6809" w:author="Александр" w:date="2020-04-13T06:32:00Z">
            <w:trPr>
              <w:cantSplit/>
              <w:jc w:val="center"/>
            </w:trPr>
          </w:trPrChange>
        </w:trPr>
        <w:tc>
          <w:tcPr>
            <w:tcW w:w="1009" w:type="pct"/>
            <w:tcPrChange w:id="6810" w:author="Александр" w:date="2020-04-13T06:32:00Z">
              <w:tcPr>
                <w:tcW w:w="1009" w:type="pct"/>
              </w:tcPr>
            </w:tcPrChange>
          </w:tcPr>
          <w:p w14:paraId="67548A7B" w14:textId="4DAA04C2" w:rsidR="003A4F65" w:rsidRPr="000E3C42" w:rsidDel="008B263D" w:rsidRDefault="003A4F65" w:rsidP="003A4F65">
            <w:pPr>
              <w:jc w:val="left"/>
              <w:rPr>
                <w:ins w:id="6811" w:author="Александр" w:date="2020-04-13T06:31:00Z"/>
                <w:del w:id="6812" w:author="Владимир Лаут" w:date="2021-03-03T11:03:00Z"/>
                <w:rFonts w:ascii="Arial" w:hAnsi="Arial" w:cs="Arial"/>
                <w:sz w:val="20"/>
                <w:szCs w:val="20"/>
                <w:lang w:eastAsia="ru-RU"/>
              </w:rPr>
            </w:pPr>
            <w:ins w:id="6813" w:author="Александр" w:date="2020-04-13T06:32:00Z">
              <w:del w:id="6814" w:author="Владимир Лаут" w:date="2021-03-03T11:02:00Z">
                <w:r w:rsidRPr="00AE7409" w:rsidDel="008B263D">
                  <w:delText>65</w:delText>
                </w:r>
              </w:del>
            </w:ins>
            <w:bookmarkStart w:id="6815" w:name="_Toc67554201"/>
            <w:bookmarkStart w:id="6816" w:name="_Toc67555538"/>
            <w:bookmarkStart w:id="6817" w:name="_Toc67556591"/>
            <w:bookmarkEnd w:id="6815"/>
            <w:bookmarkEnd w:id="6816"/>
            <w:bookmarkEnd w:id="6817"/>
          </w:p>
        </w:tc>
        <w:tc>
          <w:tcPr>
            <w:tcW w:w="2064" w:type="pct"/>
            <w:tcPrChange w:id="6818" w:author="Александр" w:date="2020-04-13T06:32:00Z">
              <w:tcPr>
                <w:tcW w:w="2064" w:type="pct"/>
                <w:vAlign w:val="bottom"/>
              </w:tcPr>
            </w:tcPrChange>
          </w:tcPr>
          <w:p w14:paraId="31517C82" w14:textId="0E855C46" w:rsidR="003A4F65" w:rsidRPr="000E3C42" w:rsidDel="008B263D" w:rsidRDefault="003A4F65" w:rsidP="003A4F65">
            <w:pPr>
              <w:jc w:val="left"/>
              <w:rPr>
                <w:ins w:id="6819" w:author="Александр" w:date="2020-04-13T06:31:00Z"/>
                <w:del w:id="6820" w:author="Владимир Лаут" w:date="2021-03-03T11:03:00Z"/>
                <w:rFonts w:ascii="Arial" w:hAnsi="Arial" w:cs="Arial"/>
                <w:sz w:val="20"/>
                <w:szCs w:val="20"/>
                <w:lang w:eastAsia="ru-RU"/>
              </w:rPr>
            </w:pPr>
            <w:ins w:id="6821" w:author="Александр" w:date="2020-04-13T06:32:00Z">
              <w:del w:id="6822" w:author="Владимир Лаут" w:date="2021-03-03T11:02:00Z">
                <w:r w:rsidRPr="00AE7409" w:rsidDel="008B263D">
                  <w:delText>ТР бортовых редукторов</w:delText>
                </w:r>
              </w:del>
            </w:ins>
            <w:bookmarkStart w:id="6823" w:name="_Toc67554202"/>
            <w:bookmarkStart w:id="6824" w:name="_Toc67555539"/>
            <w:bookmarkStart w:id="6825" w:name="_Toc67556592"/>
            <w:bookmarkEnd w:id="6823"/>
            <w:bookmarkEnd w:id="6824"/>
            <w:bookmarkEnd w:id="6825"/>
          </w:p>
        </w:tc>
        <w:tc>
          <w:tcPr>
            <w:tcW w:w="889" w:type="pct"/>
            <w:tcPrChange w:id="6826" w:author="Александр" w:date="2020-04-13T06:32:00Z">
              <w:tcPr>
                <w:tcW w:w="889" w:type="pct"/>
              </w:tcPr>
            </w:tcPrChange>
          </w:tcPr>
          <w:p w14:paraId="1E224951" w14:textId="2D319C15" w:rsidR="003A4F65" w:rsidRPr="000E3C42" w:rsidDel="008B263D" w:rsidRDefault="003A4F65" w:rsidP="003A4F65">
            <w:pPr>
              <w:jc w:val="left"/>
              <w:rPr>
                <w:ins w:id="6827" w:author="Александр" w:date="2020-04-13T06:31:00Z"/>
                <w:del w:id="6828" w:author="Владимир Лаут" w:date="2021-03-03T11:03:00Z"/>
                <w:rFonts w:ascii="Arial" w:hAnsi="Arial" w:cs="Arial"/>
                <w:sz w:val="20"/>
                <w:szCs w:val="20"/>
                <w:lang w:eastAsia="ru-RU"/>
              </w:rPr>
            </w:pPr>
            <w:ins w:id="6829" w:author="Александр" w:date="2020-04-13T06:32:00Z">
              <w:del w:id="6830" w:author="Владимир Лаут" w:date="2021-03-03T11:02:00Z">
                <w:r w:rsidRPr="00AE7409" w:rsidDel="008B263D">
                  <w:delText>65</w:delText>
                </w:r>
              </w:del>
            </w:ins>
            <w:bookmarkStart w:id="6831" w:name="_Toc67554203"/>
            <w:bookmarkStart w:id="6832" w:name="_Toc67555540"/>
            <w:bookmarkStart w:id="6833" w:name="_Toc67556593"/>
            <w:bookmarkEnd w:id="6831"/>
            <w:bookmarkEnd w:id="6832"/>
            <w:bookmarkEnd w:id="6833"/>
          </w:p>
        </w:tc>
        <w:tc>
          <w:tcPr>
            <w:tcW w:w="1038" w:type="pct"/>
            <w:tcPrChange w:id="6834" w:author="Александр" w:date="2020-04-13T06:32:00Z">
              <w:tcPr>
                <w:tcW w:w="1038" w:type="pct"/>
              </w:tcPr>
            </w:tcPrChange>
          </w:tcPr>
          <w:p w14:paraId="246363D9" w14:textId="633DA360" w:rsidR="003A4F65" w:rsidRPr="000E3C42" w:rsidDel="008B263D" w:rsidRDefault="003A4F65" w:rsidP="003A4F65">
            <w:pPr>
              <w:jc w:val="left"/>
              <w:rPr>
                <w:ins w:id="6835" w:author="Александр" w:date="2020-04-13T06:31:00Z"/>
                <w:del w:id="6836" w:author="Владимир Лаут" w:date="2021-03-03T11:03:00Z"/>
                <w:rFonts w:ascii="Arial" w:hAnsi="Arial" w:cs="Arial"/>
                <w:sz w:val="20"/>
                <w:szCs w:val="20"/>
                <w:lang w:eastAsia="ru-RU"/>
              </w:rPr>
            </w:pPr>
            <w:ins w:id="6837" w:author="Александр" w:date="2020-04-13T06:32:00Z">
              <w:del w:id="6838" w:author="Владимир Лаут" w:date="2021-03-03T11:02:00Z">
                <w:r w:rsidRPr="00AE7409" w:rsidDel="008B263D">
                  <w:delText>ТР</w:delText>
                </w:r>
              </w:del>
            </w:ins>
            <w:bookmarkStart w:id="6839" w:name="_Toc67554204"/>
            <w:bookmarkStart w:id="6840" w:name="_Toc67555541"/>
            <w:bookmarkStart w:id="6841" w:name="_Toc67556594"/>
            <w:bookmarkEnd w:id="6839"/>
            <w:bookmarkEnd w:id="6840"/>
            <w:bookmarkEnd w:id="6841"/>
          </w:p>
        </w:tc>
        <w:bookmarkStart w:id="6842" w:name="_Toc67554205"/>
        <w:bookmarkStart w:id="6843" w:name="_Toc67555542"/>
        <w:bookmarkStart w:id="6844" w:name="_Toc67556595"/>
        <w:bookmarkEnd w:id="6842"/>
        <w:bookmarkEnd w:id="6843"/>
        <w:bookmarkEnd w:id="6844"/>
      </w:tr>
      <w:tr w:rsidR="003A4F65" w:rsidRPr="000E3C42" w:rsidDel="008B263D" w14:paraId="4C05D089" w14:textId="40C1364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84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846" w:author="Александр" w:date="2020-04-13T06:31:00Z"/>
          <w:del w:id="6847" w:author="Владимир Лаут" w:date="2021-03-03T11:03:00Z"/>
          <w:trPrChange w:id="6848" w:author="Александр" w:date="2020-04-13T06:32:00Z">
            <w:trPr>
              <w:cantSplit/>
              <w:jc w:val="center"/>
            </w:trPr>
          </w:trPrChange>
        </w:trPr>
        <w:tc>
          <w:tcPr>
            <w:tcW w:w="1009" w:type="pct"/>
            <w:tcPrChange w:id="6849" w:author="Александр" w:date="2020-04-13T06:32:00Z">
              <w:tcPr>
                <w:tcW w:w="1009" w:type="pct"/>
              </w:tcPr>
            </w:tcPrChange>
          </w:tcPr>
          <w:p w14:paraId="6FC97B2D" w14:textId="09AB19E8" w:rsidR="003A4F65" w:rsidRPr="000E3C42" w:rsidDel="008B263D" w:rsidRDefault="003A4F65" w:rsidP="003A4F65">
            <w:pPr>
              <w:jc w:val="left"/>
              <w:rPr>
                <w:ins w:id="6850" w:author="Александр" w:date="2020-04-13T06:31:00Z"/>
                <w:del w:id="6851" w:author="Владимир Лаут" w:date="2021-03-03T11:03:00Z"/>
                <w:rFonts w:ascii="Arial" w:hAnsi="Arial" w:cs="Arial"/>
                <w:sz w:val="20"/>
                <w:szCs w:val="20"/>
                <w:lang w:eastAsia="ru-RU"/>
              </w:rPr>
            </w:pPr>
            <w:ins w:id="6852" w:author="Александр" w:date="2020-04-13T06:32:00Z">
              <w:del w:id="6853" w:author="Владимир Лаут" w:date="2021-03-03T11:02:00Z">
                <w:r w:rsidRPr="00AE7409" w:rsidDel="008B263D">
                  <w:delText>66</w:delText>
                </w:r>
              </w:del>
            </w:ins>
            <w:bookmarkStart w:id="6854" w:name="_Toc67554206"/>
            <w:bookmarkStart w:id="6855" w:name="_Toc67555543"/>
            <w:bookmarkStart w:id="6856" w:name="_Toc67556596"/>
            <w:bookmarkEnd w:id="6854"/>
            <w:bookmarkEnd w:id="6855"/>
            <w:bookmarkEnd w:id="6856"/>
          </w:p>
        </w:tc>
        <w:tc>
          <w:tcPr>
            <w:tcW w:w="2064" w:type="pct"/>
            <w:tcPrChange w:id="6857" w:author="Александр" w:date="2020-04-13T06:32:00Z">
              <w:tcPr>
                <w:tcW w:w="2064" w:type="pct"/>
                <w:vAlign w:val="bottom"/>
              </w:tcPr>
            </w:tcPrChange>
          </w:tcPr>
          <w:p w14:paraId="1F8757E6" w14:textId="040D7F0D" w:rsidR="003A4F65" w:rsidRPr="000E3C42" w:rsidDel="008B263D" w:rsidRDefault="003A4F65" w:rsidP="003A4F65">
            <w:pPr>
              <w:jc w:val="left"/>
              <w:rPr>
                <w:ins w:id="6858" w:author="Александр" w:date="2020-04-13T06:31:00Z"/>
                <w:del w:id="6859" w:author="Владимир Лаут" w:date="2021-03-03T11:03:00Z"/>
                <w:rFonts w:ascii="Arial" w:hAnsi="Arial" w:cs="Arial"/>
                <w:sz w:val="20"/>
                <w:szCs w:val="20"/>
                <w:lang w:eastAsia="ru-RU"/>
              </w:rPr>
            </w:pPr>
            <w:ins w:id="6860" w:author="Александр" w:date="2020-04-13T06:32:00Z">
              <w:del w:id="6861" w:author="Владимир Лаут" w:date="2021-03-03T11:02:00Z">
                <w:r w:rsidRPr="00AE7409" w:rsidDel="008B263D">
                  <w:delText>ТР вспомогальный (ремонт)</w:delText>
                </w:r>
              </w:del>
            </w:ins>
            <w:bookmarkStart w:id="6862" w:name="_Toc67554207"/>
            <w:bookmarkStart w:id="6863" w:name="_Toc67555544"/>
            <w:bookmarkStart w:id="6864" w:name="_Toc67556597"/>
            <w:bookmarkEnd w:id="6862"/>
            <w:bookmarkEnd w:id="6863"/>
            <w:bookmarkEnd w:id="6864"/>
          </w:p>
        </w:tc>
        <w:tc>
          <w:tcPr>
            <w:tcW w:w="889" w:type="pct"/>
            <w:tcPrChange w:id="6865" w:author="Александр" w:date="2020-04-13T06:32:00Z">
              <w:tcPr>
                <w:tcW w:w="889" w:type="pct"/>
              </w:tcPr>
            </w:tcPrChange>
          </w:tcPr>
          <w:p w14:paraId="2643D16C" w14:textId="14CFB7D1" w:rsidR="003A4F65" w:rsidRPr="000E3C42" w:rsidDel="008B263D" w:rsidRDefault="003A4F65" w:rsidP="003A4F65">
            <w:pPr>
              <w:jc w:val="left"/>
              <w:rPr>
                <w:ins w:id="6866" w:author="Александр" w:date="2020-04-13T06:31:00Z"/>
                <w:del w:id="6867" w:author="Владимир Лаут" w:date="2021-03-03T11:03:00Z"/>
                <w:rFonts w:ascii="Arial" w:hAnsi="Arial" w:cs="Arial"/>
                <w:sz w:val="20"/>
                <w:szCs w:val="20"/>
                <w:lang w:eastAsia="ru-RU"/>
              </w:rPr>
            </w:pPr>
            <w:ins w:id="6868" w:author="Александр" w:date="2020-04-13T06:32:00Z">
              <w:del w:id="6869" w:author="Владимир Лаут" w:date="2021-03-03T11:02:00Z">
                <w:r w:rsidRPr="00AE7409" w:rsidDel="008B263D">
                  <w:delText>66</w:delText>
                </w:r>
              </w:del>
            </w:ins>
            <w:bookmarkStart w:id="6870" w:name="_Toc67554208"/>
            <w:bookmarkStart w:id="6871" w:name="_Toc67555545"/>
            <w:bookmarkStart w:id="6872" w:name="_Toc67556598"/>
            <w:bookmarkEnd w:id="6870"/>
            <w:bookmarkEnd w:id="6871"/>
            <w:bookmarkEnd w:id="6872"/>
          </w:p>
        </w:tc>
        <w:tc>
          <w:tcPr>
            <w:tcW w:w="1038" w:type="pct"/>
            <w:tcPrChange w:id="6873" w:author="Александр" w:date="2020-04-13T06:32:00Z">
              <w:tcPr>
                <w:tcW w:w="1038" w:type="pct"/>
              </w:tcPr>
            </w:tcPrChange>
          </w:tcPr>
          <w:p w14:paraId="12C5DEEC" w14:textId="7FCB9933" w:rsidR="003A4F65" w:rsidRPr="000E3C42" w:rsidDel="008B263D" w:rsidRDefault="003A4F65" w:rsidP="003A4F65">
            <w:pPr>
              <w:jc w:val="left"/>
              <w:rPr>
                <w:ins w:id="6874" w:author="Александр" w:date="2020-04-13T06:31:00Z"/>
                <w:del w:id="6875" w:author="Владимир Лаут" w:date="2021-03-03T11:03:00Z"/>
                <w:rFonts w:ascii="Arial" w:hAnsi="Arial" w:cs="Arial"/>
                <w:sz w:val="20"/>
                <w:szCs w:val="20"/>
                <w:lang w:eastAsia="ru-RU"/>
              </w:rPr>
            </w:pPr>
            <w:ins w:id="6876" w:author="Александр" w:date="2020-04-13T06:32:00Z">
              <w:del w:id="6877" w:author="Владимир Лаут" w:date="2021-03-03T11:02:00Z">
                <w:r w:rsidRPr="00AE7409" w:rsidDel="008B263D">
                  <w:delText>ТР</w:delText>
                </w:r>
              </w:del>
            </w:ins>
            <w:bookmarkStart w:id="6878" w:name="_Toc67554209"/>
            <w:bookmarkStart w:id="6879" w:name="_Toc67555546"/>
            <w:bookmarkStart w:id="6880" w:name="_Toc67556599"/>
            <w:bookmarkEnd w:id="6878"/>
            <w:bookmarkEnd w:id="6879"/>
            <w:bookmarkEnd w:id="6880"/>
          </w:p>
        </w:tc>
        <w:bookmarkStart w:id="6881" w:name="_Toc67554210"/>
        <w:bookmarkStart w:id="6882" w:name="_Toc67555547"/>
        <w:bookmarkStart w:id="6883" w:name="_Toc67556600"/>
        <w:bookmarkEnd w:id="6881"/>
        <w:bookmarkEnd w:id="6882"/>
        <w:bookmarkEnd w:id="6883"/>
      </w:tr>
      <w:tr w:rsidR="003A4F65" w:rsidRPr="000E3C42" w:rsidDel="008B263D" w14:paraId="48CF876E" w14:textId="72FE8CCC"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88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885" w:author="Александр" w:date="2020-04-13T06:31:00Z"/>
          <w:del w:id="6886" w:author="Владимир Лаут" w:date="2021-03-03T11:03:00Z"/>
          <w:trPrChange w:id="6887" w:author="Александр" w:date="2020-04-13T06:32:00Z">
            <w:trPr>
              <w:cantSplit/>
              <w:jc w:val="center"/>
            </w:trPr>
          </w:trPrChange>
        </w:trPr>
        <w:tc>
          <w:tcPr>
            <w:tcW w:w="1009" w:type="pct"/>
            <w:tcPrChange w:id="6888" w:author="Александр" w:date="2020-04-13T06:32:00Z">
              <w:tcPr>
                <w:tcW w:w="1009" w:type="pct"/>
              </w:tcPr>
            </w:tcPrChange>
          </w:tcPr>
          <w:p w14:paraId="0210C10B" w14:textId="4F4C52A1" w:rsidR="003A4F65" w:rsidRPr="000E3C42" w:rsidDel="008B263D" w:rsidRDefault="003A4F65" w:rsidP="003A4F65">
            <w:pPr>
              <w:jc w:val="left"/>
              <w:rPr>
                <w:ins w:id="6889" w:author="Александр" w:date="2020-04-13T06:31:00Z"/>
                <w:del w:id="6890" w:author="Владимир Лаут" w:date="2021-03-03T11:03:00Z"/>
                <w:rFonts w:ascii="Arial" w:hAnsi="Arial" w:cs="Arial"/>
                <w:sz w:val="20"/>
                <w:szCs w:val="20"/>
                <w:lang w:eastAsia="ru-RU"/>
              </w:rPr>
            </w:pPr>
            <w:ins w:id="6891" w:author="Александр" w:date="2020-04-13T06:32:00Z">
              <w:del w:id="6892" w:author="Владимир Лаут" w:date="2021-03-03T11:02:00Z">
                <w:r w:rsidRPr="00AE7409" w:rsidDel="008B263D">
                  <w:delText>67</w:delText>
                </w:r>
              </w:del>
            </w:ins>
            <w:bookmarkStart w:id="6893" w:name="_Toc67554211"/>
            <w:bookmarkStart w:id="6894" w:name="_Toc67555548"/>
            <w:bookmarkStart w:id="6895" w:name="_Toc67556601"/>
            <w:bookmarkEnd w:id="6893"/>
            <w:bookmarkEnd w:id="6894"/>
            <w:bookmarkEnd w:id="6895"/>
          </w:p>
        </w:tc>
        <w:tc>
          <w:tcPr>
            <w:tcW w:w="2064" w:type="pct"/>
            <w:tcPrChange w:id="6896" w:author="Александр" w:date="2020-04-13T06:32:00Z">
              <w:tcPr>
                <w:tcW w:w="2064" w:type="pct"/>
                <w:vAlign w:val="bottom"/>
              </w:tcPr>
            </w:tcPrChange>
          </w:tcPr>
          <w:p w14:paraId="57CA8083" w14:textId="3E0AC899" w:rsidR="003A4F65" w:rsidRPr="000E3C42" w:rsidDel="008B263D" w:rsidRDefault="003A4F65" w:rsidP="003A4F65">
            <w:pPr>
              <w:jc w:val="left"/>
              <w:rPr>
                <w:ins w:id="6897" w:author="Александр" w:date="2020-04-13T06:31:00Z"/>
                <w:del w:id="6898" w:author="Владимир Лаут" w:date="2021-03-03T11:03:00Z"/>
                <w:rFonts w:ascii="Arial" w:hAnsi="Arial" w:cs="Arial"/>
                <w:sz w:val="20"/>
                <w:szCs w:val="20"/>
                <w:lang w:eastAsia="ru-RU"/>
              </w:rPr>
            </w:pPr>
            <w:ins w:id="6899" w:author="Александр" w:date="2020-04-13T06:32:00Z">
              <w:del w:id="6900" w:author="Владимир Лаут" w:date="2021-03-03T11:02:00Z">
                <w:r w:rsidRPr="00AE7409" w:rsidDel="008B263D">
                  <w:delText>ТР вал-шестерни</w:delText>
                </w:r>
              </w:del>
            </w:ins>
            <w:bookmarkStart w:id="6901" w:name="_Toc67554212"/>
            <w:bookmarkStart w:id="6902" w:name="_Toc67555549"/>
            <w:bookmarkStart w:id="6903" w:name="_Toc67556602"/>
            <w:bookmarkEnd w:id="6901"/>
            <w:bookmarkEnd w:id="6902"/>
            <w:bookmarkEnd w:id="6903"/>
          </w:p>
        </w:tc>
        <w:tc>
          <w:tcPr>
            <w:tcW w:w="889" w:type="pct"/>
            <w:tcPrChange w:id="6904" w:author="Александр" w:date="2020-04-13T06:32:00Z">
              <w:tcPr>
                <w:tcW w:w="889" w:type="pct"/>
              </w:tcPr>
            </w:tcPrChange>
          </w:tcPr>
          <w:p w14:paraId="0EB1004E" w14:textId="3EBE74D1" w:rsidR="003A4F65" w:rsidRPr="000E3C42" w:rsidDel="008B263D" w:rsidRDefault="003A4F65" w:rsidP="003A4F65">
            <w:pPr>
              <w:jc w:val="left"/>
              <w:rPr>
                <w:ins w:id="6905" w:author="Александр" w:date="2020-04-13T06:31:00Z"/>
                <w:del w:id="6906" w:author="Владимир Лаут" w:date="2021-03-03T11:03:00Z"/>
                <w:rFonts w:ascii="Arial" w:hAnsi="Arial" w:cs="Arial"/>
                <w:sz w:val="20"/>
                <w:szCs w:val="20"/>
                <w:lang w:eastAsia="ru-RU"/>
              </w:rPr>
            </w:pPr>
            <w:ins w:id="6907" w:author="Александр" w:date="2020-04-13T06:32:00Z">
              <w:del w:id="6908" w:author="Владимир Лаут" w:date="2021-03-03T11:02:00Z">
                <w:r w:rsidRPr="00AE7409" w:rsidDel="008B263D">
                  <w:delText>67</w:delText>
                </w:r>
              </w:del>
            </w:ins>
            <w:bookmarkStart w:id="6909" w:name="_Toc67554213"/>
            <w:bookmarkStart w:id="6910" w:name="_Toc67555550"/>
            <w:bookmarkStart w:id="6911" w:name="_Toc67556603"/>
            <w:bookmarkEnd w:id="6909"/>
            <w:bookmarkEnd w:id="6910"/>
            <w:bookmarkEnd w:id="6911"/>
          </w:p>
        </w:tc>
        <w:tc>
          <w:tcPr>
            <w:tcW w:w="1038" w:type="pct"/>
            <w:tcPrChange w:id="6912" w:author="Александр" w:date="2020-04-13T06:32:00Z">
              <w:tcPr>
                <w:tcW w:w="1038" w:type="pct"/>
              </w:tcPr>
            </w:tcPrChange>
          </w:tcPr>
          <w:p w14:paraId="37656B3B" w14:textId="2B944A99" w:rsidR="003A4F65" w:rsidRPr="000E3C42" w:rsidDel="008B263D" w:rsidRDefault="003A4F65" w:rsidP="003A4F65">
            <w:pPr>
              <w:jc w:val="left"/>
              <w:rPr>
                <w:ins w:id="6913" w:author="Александр" w:date="2020-04-13T06:31:00Z"/>
                <w:del w:id="6914" w:author="Владимир Лаут" w:date="2021-03-03T11:03:00Z"/>
                <w:rFonts w:ascii="Arial" w:hAnsi="Arial" w:cs="Arial"/>
                <w:sz w:val="20"/>
                <w:szCs w:val="20"/>
                <w:lang w:eastAsia="ru-RU"/>
              </w:rPr>
            </w:pPr>
            <w:ins w:id="6915" w:author="Александр" w:date="2020-04-13T06:32:00Z">
              <w:del w:id="6916" w:author="Владимир Лаут" w:date="2021-03-03T11:02:00Z">
                <w:r w:rsidRPr="00AE7409" w:rsidDel="008B263D">
                  <w:delText>ТР</w:delText>
                </w:r>
              </w:del>
            </w:ins>
            <w:bookmarkStart w:id="6917" w:name="_Toc67554214"/>
            <w:bookmarkStart w:id="6918" w:name="_Toc67555551"/>
            <w:bookmarkStart w:id="6919" w:name="_Toc67556604"/>
            <w:bookmarkEnd w:id="6917"/>
            <w:bookmarkEnd w:id="6918"/>
            <w:bookmarkEnd w:id="6919"/>
          </w:p>
        </w:tc>
        <w:bookmarkStart w:id="6920" w:name="_Toc67554215"/>
        <w:bookmarkStart w:id="6921" w:name="_Toc67555552"/>
        <w:bookmarkStart w:id="6922" w:name="_Toc67556605"/>
        <w:bookmarkEnd w:id="6920"/>
        <w:bookmarkEnd w:id="6921"/>
        <w:bookmarkEnd w:id="6922"/>
      </w:tr>
      <w:tr w:rsidR="003A4F65" w:rsidRPr="000E3C42" w:rsidDel="008B263D" w14:paraId="6125BC8C" w14:textId="625A47B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92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924" w:author="Александр" w:date="2020-04-13T06:31:00Z"/>
          <w:del w:id="6925" w:author="Владимир Лаут" w:date="2021-03-03T11:03:00Z"/>
          <w:trPrChange w:id="6926" w:author="Александр" w:date="2020-04-13T06:32:00Z">
            <w:trPr>
              <w:cantSplit/>
              <w:jc w:val="center"/>
            </w:trPr>
          </w:trPrChange>
        </w:trPr>
        <w:tc>
          <w:tcPr>
            <w:tcW w:w="1009" w:type="pct"/>
            <w:tcPrChange w:id="6927" w:author="Александр" w:date="2020-04-13T06:32:00Z">
              <w:tcPr>
                <w:tcW w:w="1009" w:type="pct"/>
              </w:tcPr>
            </w:tcPrChange>
          </w:tcPr>
          <w:p w14:paraId="339D938D" w14:textId="2A6C574F" w:rsidR="003A4F65" w:rsidRPr="000E3C42" w:rsidDel="008B263D" w:rsidRDefault="003A4F65" w:rsidP="003A4F65">
            <w:pPr>
              <w:jc w:val="left"/>
              <w:rPr>
                <w:ins w:id="6928" w:author="Александр" w:date="2020-04-13T06:31:00Z"/>
                <w:del w:id="6929" w:author="Владимир Лаут" w:date="2021-03-03T11:03:00Z"/>
                <w:rFonts w:ascii="Arial" w:hAnsi="Arial" w:cs="Arial"/>
                <w:sz w:val="20"/>
                <w:szCs w:val="20"/>
                <w:lang w:eastAsia="ru-RU"/>
              </w:rPr>
            </w:pPr>
            <w:ins w:id="6930" w:author="Александр" w:date="2020-04-13T06:32:00Z">
              <w:del w:id="6931" w:author="Владимир Лаут" w:date="2021-03-03T11:02:00Z">
                <w:r w:rsidRPr="00AE7409" w:rsidDel="008B263D">
                  <w:delText>68</w:delText>
                </w:r>
              </w:del>
            </w:ins>
            <w:bookmarkStart w:id="6932" w:name="_Toc67554216"/>
            <w:bookmarkStart w:id="6933" w:name="_Toc67555553"/>
            <w:bookmarkStart w:id="6934" w:name="_Toc67556606"/>
            <w:bookmarkEnd w:id="6932"/>
            <w:bookmarkEnd w:id="6933"/>
            <w:bookmarkEnd w:id="6934"/>
          </w:p>
        </w:tc>
        <w:tc>
          <w:tcPr>
            <w:tcW w:w="2064" w:type="pct"/>
            <w:tcPrChange w:id="6935" w:author="Александр" w:date="2020-04-13T06:32:00Z">
              <w:tcPr>
                <w:tcW w:w="2064" w:type="pct"/>
                <w:vAlign w:val="bottom"/>
              </w:tcPr>
            </w:tcPrChange>
          </w:tcPr>
          <w:p w14:paraId="3F3252C7" w14:textId="195E4C71" w:rsidR="003A4F65" w:rsidRPr="000E3C42" w:rsidDel="008B263D" w:rsidRDefault="003A4F65" w:rsidP="003A4F65">
            <w:pPr>
              <w:jc w:val="left"/>
              <w:rPr>
                <w:ins w:id="6936" w:author="Александр" w:date="2020-04-13T06:31:00Z"/>
                <w:del w:id="6937" w:author="Владимир Лаут" w:date="2021-03-03T11:03:00Z"/>
                <w:rFonts w:ascii="Arial" w:hAnsi="Arial" w:cs="Arial"/>
                <w:sz w:val="20"/>
                <w:szCs w:val="20"/>
                <w:lang w:eastAsia="ru-RU"/>
              </w:rPr>
            </w:pPr>
            <w:ins w:id="6938" w:author="Александр" w:date="2020-04-13T06:32:00Z">
              <w:del w:id="6939" w:author="Владимир Лаут" w:date="2021-03-03T11:02:00Z">
                <w:r w:rsidRPr="00AE7409" w:rsidDel="008B263D">
                  <w:delText>ТР гидравлического обор.</w:delText>
                </w:r>
              </w:del>
            </w:ins>
            <w:bookmarkStart w:id="6940" w:name="_Toc67554217"/>
            <w:bookmarkStart w:id="6941" w:name="_Toc67555554"/>
            <w:bookmarkStart w:id="6942" w:name="_Toc67556607"/>
            <w:bookmarkEnd w:id="6940"/>
            <w:bookmarkEnd w:id="6941"/>
            <w:bookmarkEnd w:id="6942"/>
          </w:p>
        </w:tc>
        <w:tc>
          <w:tcPr>
            <w:tcW w:w="889" w:type="pct"/>
            <w:tcPrChange w:id="6943" w:author="Александр" w:date="2020-04-13T06:32:00Z">
              <w:tcPr>
                <w:tcW w:w="889" w:type="pct"/>
              </w:tcPr>
            </w:tcPrChange>
          </w:tcPr>
          <w:p w14:paraId="089E6BDF" w14:textId="51A73D41" w:rsidR="003A4F65" w:rsidRPr="000E3C42" w:rsidDel="008B263D" w:rsidRDefault="003A4F65" w:rsidP="003A4F65">
            <w:pPr>
              <w:jc w:val="left"/>
              <w:rPr>
                <w:ins w:id="6944" w:author="Александр" w:date="2020-04-13T06:31:00Z"/>
                <w:del w:id="6945" w:author="Владимир Лаут" w:date="2021-03-03T11:03:00Z"/>
                <w:rFonts w:ascii="Arial" w:hAnsi="Arial" w:cs="Arial"/>
                <w:sz w:val="20"/>
                <w:szCs w:val="20"/>
                <w:lang w:eastAsia="ru-RU"/>
              </w:rPr>
            </w:pPr>
            <w:ins w:id="6946" w:author="Александр" w:date="2020-04-13T06:32:00Z">
              <w:del w:id="6947" w:author="Владимир Лаут" w:date="2021-03-03T11:02:00Z">
                <w:r w:rsidRPr="00AE7409" w:rsidDel="008B263D">
                  <w:delText>68</w:delText>
                </w:r>
              </w:del>
            </w:ins>
            <w:bookmarkStart w:id="6948" w:name="_Toc67554218"/>
            <w:bookmarkStart w:id="6949" w:name="_Toc67555555"/>
            <w:bookmarkStart w:id="6950" w:name="_Toc67556608"/>
            <w:bookmarkEnd w:id="6948"/>
            <w:bookmarkEnd w:id="6949"/>
            <w:bookmarkEnd w:id="6950"/>
          </w:p>
        </w:tc>
        <w:tc>
          <w:tcPr>
            <w:tcW w:w="1038" w:type="pct"/>
            <w:tcPrChange w:id="6951" w:author="Александр" w:date="2020-04-13T06:32:00Z">
              <w:tcPr>
                <w:tcW w:w="1038" w:type="pct"/>
              </w:tcPr>
            </w:tcPrChange>
          </w:tcPr>
          <w:p w14:paraId="409CF9BE" w14:textId="17E5B4EB" w:rsidR="003A4F65" w:rsidRPr="000E3C42" w:rsidDel="008B263D" w:rsidRDefault="003A4F65" w:rsidP="003A4F65">
            <w:pPr>
              <w:jc w:val="left"/>
              <w:rPr>
                <w:ins w:id="6952" w:author="Александр" w:date="2020-04-13T06:31:00Z"/>
                <w:del w:id="6953" w:author="Владимир Лаут" w:date="2021-03-03T11:03:00Z"/>
                <w:rFonts w:ascii="Arial" w:hAnsi="Arial" w:cs="Arial"/>
                <w:sz w:val="20"/>
                <w:szCs w:val="20"/>
                <w:lang w:eastAsia="ru-RU"/>
              </w:rPr>
            </w:pPr>
            <w:ins w:id="6954" w:author="Александр" w:date="2020-04-13T06:32:00Z">
              <w:del w:id="6955" w:author="Владимир Лаут" w:date="2021-03-03T11:02:00Z">
                <w:r w:rsidRPr="00AE7409" w:rsidDel="008B263D">
                  <w:delText>ТР</w:delText>
                </w:r>
              </w:del>
            </w:ins>
            <w:bookmarkStart w:id="6956" w:name="_Toc67554219"/>
            <w:bookmarkStart w:id="6957" w:name="_Toc67555556"/>
            <w:bookmarkStart w:id="6958" w:name="_Toc67556609"/>
            <w:bookmarkEnd w:id="6956"/>
            <w:bookmarkEnd w:id="6957"/>
            <w:bookmarkEnd w:id="6958"/>
          </w:p>
        </w:tc>
        <w:bookmarkStart w:id="6959" w:name="_Toc67554220"/>
        <w:bookmarkStart w:id="6960" w:name="_Toc67555557"/>
        <w:bookmarkStart w:id="6961" w:name="_Toc67556610"/>
        <w:bookmarkEnd w:id="6959"/>
        <w:bookmarkEnd w:id="6960"/>
        <w:bookmarkEnd w:id="6961"/>
      </w:tr>
      <w:tr w:rsidR="003A4F65" w:rsidRPr="000E3C42" w:rsidDel="008B263D" w14:paraId="73F717BF" w14:textId="0F697BC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696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6963" w:author="Александр" w:date="2020-04-13T06:31:00Z"/>
          <w:del w:id="6964" w:author="Владимир Лаут" w:date="2021-03-03T11:03:00Z"/>
          <w:trPrChange w:id="6965" w:author="Александр" w:date="2020-04-13T06:32:00Z">
            <w:trPr>
              <w:cantSplit/>
              <w:jc w:val="center"/>
            </w:trPr>
          </w:trPrChange>
        </w:trPr>
        <w:tc>
          <w:tcPr>
            <w:tcW w:w="1009" w:type="pct"/>
            <w:tcPrChange w:id="6966" w:author="Александр" w:date="2020-04-13T06:32:00Z">
              <w:tcPr>
                <w:tcW w:w="1009" w:type="pct"/>
              </w:tcPr>
            </w:tcPrChange>
          </w:tcPr>
          <w:p w14:paraId="359294E2" w14:textId="3C7E98CA" w:rsidR="003A4F65" w:rsidRPr="000E3C42" w:rsidDel="008B263D" w:rsidRDefault="003A4F65" w:rsidP="003A4F65">
            <w:pPr>
              <w:jc w:val="left"/>
              <w:rPr>
                <w:ins w:id="6967" w:author="Александр" w:date="2020-04-13T06:31:00Z"/>
                <w:del w:id="6968" w:author="Владимир Лаут" w:date="2021-03-03T11:03:00Z"/>
                <w:rFonts w:ascii="Arial" w:hAnsi="Arial" w:cs="Arial"/>
                <w:sz w:val="20"/>
                <w:szCs w:val="20"/>
                <w:lang w:eastAsia="ru-RU"/>
              </w:rPr>
            </w:pPr>
            <w:ins w:id="6969" w:author="Александр" w:date="2020-04-13T06:32:00Z">
              <w:del w:id="6970" w:author="Владимир Лаут" w:date="2021-03-03T11:02:00Z">
                <w:r w:rsidRPr="00AE7409" w:rsidDel="008B263D">
                  <w:delText>69</w:delText>
                </w:r>
              </w:del>
            </w:ins>
            <w:bookmarkStart w:id="6971" w:name="_Toc67554221"/>
            <w:bookmarkStart w:id="6972" w:name="_Toc67555558"/>
            <w:bookmarkStart w:id="6973" w:name="_Toc67556611"/>
            <w:bookmarkEnd w:id="6971"/>
            <w:bookmarkEnd w:id="6972"/>
            <w:bookmarkEnd w:id="6973"/>
          </w:p>
        </w:tc>
        <w:tc>
          <w:tcPr>
            <w:tcW w:w="2064" w:type="pct"/>
            <w:tcPrChange w:id="6974" w:author="Александр" w:date="2020-04-13T06:32:00Z">
              <w:tcPr>
                <w:tcW w:w="2064" w:type="pct"/>
                <w:vAlign w:val="bottom"/>
              </w:tcPr>
            </w:tcPrChange>
          </w:tcPr>
          <w:p w14:paraId="53666769" w14:textId="5FB85EA3" w:rsidR="003A4F65" w:rsidRPr="000E3C42" w:rsidDel="008B263D" w:rsidRDefault="003A4F65" w:rsidP="003A4F65">
            <w:pPr>
              <w:jc w:val="left"/>
              <w:rPr>
                <w:ins w:id="6975" w:author="Александр" w:date="2020-04-13T06:31:00Z"/>
                <w:del w:id="6976" w:author="Владимир Лаут" w:date="2021-03-03T11:03:00Z"/>
                <w:rFonts w:ascii="Arial" w:hAnsi="Arial" w:cs="Arial"/>
                <w:sz w:val="20"/>
                <w:szCs w:val="20"/>
                <w:lang w:eastAsia="ru-RU"/>
              </w:rPr>
            </w:pPr>
            <w:ins w:id="6977" w:author="Александр" w:date="2020-04-13T06:32:00Z">
              <w:del w:id="6978" w:author="Владимир Лаут" w:date="2021-03-03T11:02:00Z">
                <w:r w:rsidRPr="00AE7409" w:rsidDel="008B263D">
                  <w:delText>ТР гидросистемы</w:delText>
                </w:r>
              </w:del>
            </w:ins>
            <w:bookmarkStart w:id="6979" w:name="_Toc67554222"/>
            <w:bookmarkStart w:id="6980" w:name="_Toc67555559"/>
            <w:bookmarkStart w:id="6981" w:name="_Toc67556612"/>
            <w:bookmarkEnd w:id="6979"/>
            <w:bookmarkEnd w:id="6980"/>
            <w:bookmarkEnd w:id="6981"/>
          </w:p>
        </w:tc>
        <w:tc>
          <w:tcPr>
            <w:tcW w:w="889" w:type="pct"/>
            <w:tcPrChange w:id="6982" w:author="Александр" w:date="2020-04-13T06:32:00Z">
              <w:tcPr>
                <w:tcW w:w="889" w:type="pct"/>
              </w:tcPr>
            </w:tcPrChange>
          </w:tcPr>
          <w:p w14:paraId="1A9A01A9" w14:textId="3F138A93" w:rsidR="003A4F65" w:rsidRPr="000E3C42" w:rsidDel="008B263D" w:rsidRDefault="003A4F65" w:rsidP="003A4F65">
            <w:pPr>
              <w:jc w:val="left"/>
              <w:rPr>
                <w:ins w:id="6983" w:author="Александр" w:date="2020-04-13T06:31:00Z"/>
                <w:del w:id="6984" w:author="Владимир Лаут" w:date="2021-03-03T11:03:00Z"/>
                <w:rFonts w:ascii="Arial" w:hAnsi="Arial" w:cs="Arial"/>
                <w:sz w:val="20"/>
                <w:szCs w:val="20"/>
                <w:lang w:eastAsia="ru-RU"/>
              </w:rPr>
            </w:pPr>
            <w:ins w:id="6985" w:author="Александр" w:date="2020-04-13T06:32:00Z">
              <w:del w:id="6986" w:author="Владимир Лаут" w:date="2021-03-03T11:02:00Z">
                <w:r w:rsidRPr="00AE7409" w:rsidDel="008B263D">
                  <w:delText>69</w:delText>
                </w:r>
              </w:del>
            </w:ins>
            <w:bookmarkStart w:id="6987" w:name="_Toc67554223"/>
            <w:bookmarkStart w:id="6988" w:name="_Toc67555560"/>
            <w:bookmarkStart w:id="6989" w:name="_Toc67556613"/>
            <w:bookmarkEnd w:id="6987"/>
            <w:bookmarkEnd w:id="6988"/>
            <w:bookmarkEnd w:id="6989"/>
          </w:p>
        </w:tc>
        <w:tc>
          <w:tcPr>
            <w:tcW w:w="1038" w:type="pct"/>
            <w:tcPrChange w:id="6990" w:author="Александр" w:date="2020-04-13T06:32:00Z">
              <w:tcPr>
                <w:tcW w:w="1038" w:type="pct"/>
              </w:tcPr>
            </w:tcPrChange>
          </w:tcPr>
          <w:p w14:paraId="213E740F" w14:textId="6BB810CD" w:rsidR="003A4F65" w:rsidRPr="000E3C42" w:rsidDel="008B263D" w:rsidRDefault="003A4F65" w:rsidP="003A4F65">
            <w:pPr>
              <w:jc w:val="left"/>
              <w:rPr>
                <w:ins w:id="6991" w:author="Александр" w:date="2020-04-13T06:31:00Z"/>
                <w:del w:id="6992" w:author="Владимир Лаут" w:date="2021-03-03T11:03:00Z"/>
                <w:rFonts w:ascii="Arial" w:hAnsi="Arial" w:cs="Arial"/>
                <w:sz w:val="20"/>
                <w:szCs w:val="20"/>
                <w:lang w:eastAsia="ru-RU"/>
              </w:rPr>
            </w:pPr>
            <w:ins w:id="6993" w:author="Александр" w:date="2020-04-13T06:32:00Z">
              <w:del w:id="6994" w:author="Владимир Лаут" w:date="2021-03-03T11:02:00Z">
                <w:r w:rsidRPr="00AE7409" w:rsidDel="008B263D">
                  <w:delText>ТР</w:delText>
                </w:r>
              </w:del>
            </w:ins>
            <w:bookmarkStart w:id="6995" w:name="_Toc67554224"/>
            <w:bookmarkStart w:id="6996" w:name="_Toc67555561"/>
            <w:bookmarkStart w:id="6997" w:name="_Toc67556614"/>
            <w:bookmarkEnd w:id="6995"/>
            <w:bookmarkEnd w:id="6996"/>
            <w:bookmarkEnd w:id="6997"/>
          </w:p>
        </w:tc>
        <w:bookmarkStart w:id="6998" w:name="_Toc67554225"/>
        <w:bookmarkStart w:id="6999" w:name="_Toc67555562"/>
        <w:bookmarkStart w:id="7000" w:name="_Toc67556615"/>
        <w:bookmarkEnd w:id="6998"/>
        <w:bookmarkEnd w:id="6999"/>
        <w:bookmarkEnd w:id="7000"/>
      </w:tr>
      <w:tr w:rsidR="003A4F65" w:rsidRPr="000E3C42" w:rsidDel="008B263D" w14:paraId="7D9D07E6" w14:textId="56F06CA0"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00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002" w:author="Александр" w:date="2020-04-13T06:31:00Z"/>
          <w:del w:id="7003" w:author="Владимир Лаут" w:date="2021-03-03T11:03:00Z"/>
          <w:trPrChange w:id="7004" w:author="Александр" w:date="2020-04-13T06:32:00Z">
            <w:trPr>
              <w:cantSplit/>
              <w:jc w:val="center"/>
            </w:trPr>
          </w:trPrChange>
        </w:trPr>
        <w:tc>
          <w:tcPr>
            <w:tcW w:w="1009" w:type="pct"/>
            <w:tcPrChange w:id="7005" w:author="Александр" w:date="2020-04-13T06:32:00Z">
              <w:tcPr>
                <w:tcW w:w="1009" w:type="pct"/>
              </w:tcPr>
            </w:tcPrChange>
          </w:tcPr>
          <w:p w14:paraId="6B30B318" w14:textId="5CBEBCD6" w:rsidR="003A4F65" w:rsidRPr="000E3C42" w:rsidDel="008B263D" w:rsidRDefault="003A4F65" w:rsidP="003A4F65">
            <w:pPr>
              <w:jc w:val="left"/>
              <w:rPr>
                <w:ins w:id="7006" w:author="Александр" w:date="2020-04-13T06:31:00Z"/>
                <w:del w:id="7007" w:author="Владимир Лаут" w:date="2021-03-03T11:03:00Z"/>
                <w:rFonts w:ascii="Arial" w:hAnsi="Arial" w:cs="Arial"/>
                <w:sz w:val="20"/>
                <w:szCs w:val="20"/>
                <w:lang w:eastAsia="ru-RU"/>
              </w:rPr>
            </w:pPr>
            <w:ins w:id="7008" w:author="Александр" w:date="2020-04-13T06:32:00Z">
              <w:del w:id="7009" w:author="Владимир Лаут" w:date="2021-03-03T11:02:00Z">
                <w:r w:rsidRPr="00AE7409" w:rsidDel="008B263D">
                  <w:delText>70</w:delText>
                </w:r>
              </w:del>
            </w:ins>
            <w:bookmarkStart w:id="7010" w:name="_Toc67554226"/>
            <w:bookmarkStart w:id="7011" w:name="_Toc67555563"/>
            <w:bookmarkStart w:id="7012" w:name="_Toc67556616"/>
            <w:bookmarkEnd w:id="7010"/>
            <w:bookmarkEnd w:id="7011"/>
            <w:bookmarkEnd w:id="7012"/>
          </w:p>
        </w:tc>
        <w:tc>
          <w:tcPr>
            <w:tcW w:w="2064" w:type="pct"/>
            <w:tcPrChange w:id="7013" w:author="Александр" w:date="2020-04-13T06:32:00Z">
              <w:tcPr>
                <w:tcW w:w="2064" w:type="pct"/>
                <w:vAlign w:val="bottom"/>
              </w:tcPr>
            </w:tcPrChange>
          </w:tcPr>
          <w:p w14:paraId="46539522" w14:textId="1C5F5063" w:rsidR="003A4F65" w:rsidRPr="000E3C42" w:rsidDel="008B263D" w:rsidRDefault="003A4F65" w:rsidP="003A4F65">
            <w:pPr>
              <w:jc w:val="left"/>
              <w:rPr>
                <w:ins w:id="7014" w:author="Александр" w:date="2020-04-13T06:31:00Z"/>
                <w:del w:id="7015" w:author="Владимир Лаут" w:date="2021-03-03T11:03:00Z"/>
                <w:rFonts w:ascii="Arial" w:hAnsi="Arial" w:cs="Arial"/>
                <w:sz w:val="20"/>
                <w:szCs w:val="20"/>
                <w:lang w:eastAsia="ru-RU"/>
              </w:rPr>
            </w:pPr>
            <w:ins w:id="7016" w:author="Александр" w:date="2020-04-13T06:32:00Z">
              <w:del w:id="7017" w:author="Владимир Лаут" w:date="2021-03-03T11:02:00Z">
                <w:r w:rsidRPr="00AE7409" w:rsidDel="008B263D">
                  <w:delText>ТР двигателя</w:delText>
                </w:r>
              </w:del>
            </w:ins>
            <w:bookmarkStart w:id="7018" w:name="_Toc67554227"/>
            <w:bookmarkStart w:id="7019" w:name="_Toc67555564"/>
            <w:bookmarkStart w:id="7020" w:name="_Toc67556617"/>
            <w:bookmarkEnd w:id="7018"/>
            <w:bookmarkEnd w:id="7019"/>
            <w:bookmarkEnd w:id="7020"/>
          </w:p>
        </w:tc>
        <w:tc>
          <w:tcPr>
            <w:tcW w:w="889" w:type="pct"/>
            <w:tcPrChange w:id="7021" w:author="Александр" w:date="2020-04-13T06:32:00Z">
              <w:tcPr>
                <w:tcW w:w="889" w:type="pct"/>
              </w:tcPr>
            </w:tcPrChange>
          </w:tcPr>
          <w:p w14:paraId="0F8D051B" w14:textId="0F9B95FF" w:rsidR="003A4F65" w:rsidRPr="000E3C42" w:rsidDel="008B263D" w:rsidRDefault="003A4F65" w:rsidP="003A4F65">
            <w:pPr>
              <w:jc w:val="left"/>
              <w:rPr>
                <w:ins w:id="7022" w:author="Александр" w:date="2020-04-13T06:31:00Z"/>
                <w:del w:id="7023" w:author="Владимир Лаут" w:date="2021-03-03T11:03:00Z"/>
                <w:rFonts w:ascii="Arial" w:hAnsi="Arial" w:cs="Arial"/>
                <w:sz w:val="20"/>
                <w:szCs w:val="20"/>
                <w:lang w:eastAsia="ru-RU"/>
              </w:rPr>
            </w:pPr>
            <w:ins w:id="7024" w:author="Александр" w:date="2020-04-13T06:32:00Z">
              <w:del w:id="7025" w:author="Владимир Лаут" w:date="2021-03-03T11:02:00Z">
                <w:r w:rsidRPr="00AE7409" w:rsidDel="008B263D">
                  <w:delText>70</w:delText>
                </w:r>
              </w:del>
            </w:ins>
            <w:bookmarkStart w:id="7026" w:name="_Toc67554228"/>
            <w:bookmarkStart w:id="7027" w:name="_Toc67555565"/>
            <w:bookmarkStart w:id="7028" w:name="_Toc67556618"/>
            <w:bookmarkEnd w:id="7026"/>
            <w:bookmarkEnd w:id="7027"/>
            <w:bookmarkEnd w:id="7028"/>
          </w:p>
        </w:tc>
        <w:tc>
          <w:tcPr>
            <w:tcW w:w="1038" w:type="pct"/>
            <w:tcPrChange w:id="7029" w:author="Александр" w:date="2020-04-13T06:32:00Z">
              <w:tcPr>
                <w:tcW w:w="1038" w:type="pct"/>
              </w:tcPr>
            </w:tcPrChange>
          </w:tcPr>
          <w:p w14:paraId="3009A8CA" w14:textId="5ED61BAC" w:rsidR="003A4F65" w:rsidRPr="000E3C42" w:rsidDel="008B263D" w:rsidRDefault="003A4F65" w:rsidP="003A4F65">
            <w:pPr>
              <w:jc w:val="left"/>
              <w:rPr>
                <w:ins w:id="7030" w:author="Александр" w:date="2020-04-13T06:31:00Z"/>
                <w:del w:id="7031" w:author="Владимир Лаут" w:date="2021-03-03T11:03:00Z"/>
                <w:rFonts w:ascii="Arial" w:hAnsi="Arial" w:cs="Arial"/>
                <w:sz w:val="20"/>
                <w:szCs w:val="20"/>
                <w:lang w:eastAsia="ru-RU"/>
              </w:rPr>
            </w:pPr>
            <w:ins w:id="7032" w:author="Александр" w:date="2020-04-13T06:32:00Z">
              <w:del w:id="7033" w:author="Владимир Лаут" w:date="2021-03-03T11:02:00Z">
                <w:r w:rsidRPr="00AE7409" w:rsidDel="008B263D">
                  <w:delText>ТР</w:delText>
                </w:r>
              </w:del>
            </w:ins>
            <w:bookmarkStart w:id="7034" w:name="_Toc67554229"/>
            <w:bookmarkStart w:id="7035" w:name="_Toc67555566"/>
            <w:bookmarkStart w:id="7036" w:name="_Toc67556619"/>
            <w:bookmarkEnd w:id="7034"/>
            <w:bookmarkEnd w:id="7035"/>
            <w:bookmarkEnd w:id="7036"/>
          </w:p>
        </w:tc>
        <w:bookmarkStart w:id="7037" w:name="_Toc67554230"/>
        <w:bookmarkStart w:id="7038" w:name="_Toc67555567"/>
        <w:bookmarkStart w:id="7039" w:name="_Toc67556620"/>
        <w:bookmarkEnd w:id="7037"/>
        <w:bookmarkEnd w:id="7038"/>
        <w:bookmarkEnd w:id="7039"/>
      </w:tr>
      <w:tr w:rsidR="003A4F65" w:rsidRPr="000E3C42" w:rsidDel="008B263D" w14:paraId="1584F203" w14:textId="7ABC9036"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04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041" w:author="Александр" w:date="2020-04-13T06:31:00Z"/>
          <w:del w:id="7042" w:author="Владимир Лаут" w:date="2021-03-03T11:03:00Z"/>
          <w:trPrChange w:id="7043" w:author="Александр" w:date="2020-04-13T06:32:00Z">
            <w:trPr>
              <w:cantSplit/>
              <w:jc w:val="center"/>
            </w:trPr>
          </w:trPrChange>
        </w:trPr>
        <w:tc>
          <w:tcPr>
            <w:tcW w:w="1009" w:type="pct"/>
            <w:tcPrChange w:id="7044" w:author="Александр" w:date="2020-04-13T06:32:00Z">
              <w:tcPr>
                <w:tcW w:w="1009" w:type="pct"/>
              </w:tcPr>
            </w:tcPrChange>
          </w:tcPr>
          <w:p w14:paraId="413A63C6" w14:textId="6084197A" w:rsidR="003A4F65" w:rsidRPr="000E3C42" w:rsidDel="008B263D" w:rsidRDefault="003A4F65" w:rsidP="003A4F65">
            <w:pPr>
              <w:jc w:val="left"/>
              <w:rPr>
                <w:ins w:id="7045" w:author="Александр" w:date="2020-04-13T06:31:00Z"/>
                <w:del w:id="7046" w:author="Владимир Лаут" w:date="2021-03-03T11:03:00Z"/>
                <w:rFonts w:ascii="Arial" w:hAnsi="Arial" w:cs="Arial"/>
                <w:sz w:val="20"/>
                <w:szCs w:val="20"/>
                <w:lang w:eastAsia="ru-RU"/>
              </w:rPr>
            </w:pPr>
            <w:ins w:id="7047" w:author="Александр" w:date="2020-04-13T06:32:00Z">
              <w:del w:id="7048" w:author="Владимир Лаут" w:date="2021-03-03T11:02:00Z">
                <w:r w:rsidRPr="00AE7409" w:rsidDel="008B263D">
                  <w:delText>71</w:delText>
                </w:r>
              </w:del>
            </w:ins>
            <w:bookmarkStart w:id="7049" w:name="_Toc67554231"/>
            <w:bookmarkStart w:id="7050" w:name="_Toc67555568"/>
            <w:bookmarkStart w:id="7051" w:name="_Toc67556621"/>
            <w:bookmarkEnd w:id="7049"/>
            <w:bookmarkEnd w:id="7050"/>
            <w:bookmarkEnd w:id="7051"/>
          </w:p>
        </w:tc>
        <w:tc>
          <w:tcPr>
            <w:tcW w:w="2064" w:type="pct"/>
            <w:tcPrChange w:id="7052" w:author="Александр" w:date="2020-04-13T06:32:00Z">
              <w:tcPr>
                <w:tcW w:w="2064" w:type="pct"/>
                <w:vAlign w:val="bottom"/>
              </w:tcPr>
            </w:tcPrChange>
          </w:tcPr>
          <w:p w14:paraId="7812707A" w14:textId="46D257FA" w:rsidR="003A4F65" w:rsidRPr="000E3C42" w:rsidDel="008B263D" w:rsidRDefault="003A4F65" w:rsidP="003A4F65">
            <w:pPr>
              <w:jc w:val="left"/>
              <w:rPr>
                <w:ins w:id="7053" w:author="Александр" w:date="2020-04-13T06:31:00Z"/>
                <w:del w:id="7054" w:author="Владимир Лаут" w:date="2021-03-03T11:03:00Z"/>
                <w:rFonts w:ascii="Arial" w:hAnsi="Arial" w:cs="Arial"/>
                <w:sz w:val="20"/>
                <w:szCs w:val="20"/>
                <w:lang w:eastAsia="ru-RU"/>
              </w:rPr>
            </w:pPr>
            <w:ins w:id="7055" w:author="Александр" w:date="2020-04-13T06:32:00Z">
              <w:del w:id="7056" w:author="Владимир Лаут" w:date="2021-03-03T11:02:00Z">
                <w:r w:rsidRPr="00AE7409" w:rsidDel="008B263D">
                  <w:delText>ТР дополнительных систем</w:delText>
                </w:r>
              </w:del>
            </w:ins>
            <w:bookmarkStart w:id="7057" w:name="_Toc67554232"/>
            <w:bookmarkStart w:id="7058" w:name="_Toc67555569"/>
            <w:bookmarkStart w:id="7059" w:name="_Toc67556622"/>
            <w:bookmarkEnd w:id="7057"/>
            <w:bookmarkEnd w:id="7058"/>
            <w:bookmarkEnd w:id="7059"/>
          </w:p>
        </w:tc>
        <w:tc>
          <w:tcPr>
            <w:tcW w:w="889" w:type="pct"/>
            <w:tcPrChange w:id="7060" w:author="Александр" w:date="2020-04-13T06:32:00Z">
              <w:tcPr>
                <w:tcW w:w="889" w:type="pct"/>
              </w:tcPr>
            </w:tcPrChange>
          </w:tcPr>
          <w:p w14:paraId="7671F872" w14:textId="0E85F8ED" w:rsidR="003A4F65" w:rsidRPr="000E3C42" w:rsidDel="008B263D" w:rsidRDefault="003A4F65" w:rsidP="003A4F65">
            <w:pPr>
              <w:jc w:val="left"/>
              <w:rPr>
                <w:ins w:id="7061" w:author="Александр" w:date="2020-04-13T06:31:00Z"/>
                <w:del w:id="7062" w:author="Владимир Лаут" w:date="2021-03-03T11:03:00Z"/>
                <w:rFonts w:ascii="Arial" w:hAnsi="Arial" w:cs="Arial"/>
                <w:sz w:val="20"/>
                <w:szCs w:val="20"/>
                <w:lang w:eastAsia="ru-RU"/>
              </w:rPr>
            </w:pPr>
            <w:ins w:id="7063" w:author="Александр" w:date="2020-04-13T06:32:00Z">
              <w:del w:id="7064" w:author="Владимир Лаут" w:date="2021-03-03T11:02:00Z">
                <w:r w:rsidRPr="00AE7409" w:rsidDel="008B263D">
                  <w:delText>71</w:delText>
                </w:r>
              </w:del>
            </w:ins>
            <w:bookmarkStart w:id="7065" w:name="_Toc67554233"/>
            <w:bookmarkStart w:id="7066" w:name="_Toc67555570"/>
            <w:bookmarkStart w:id="7067" w:name="_Toc67556623"/>
            <w:bookmarkEnd w:id="7065"/>
            <w:bookmarkEnd w:id="7066"/>
            <w:bookmarkEnd w:id="7067"/>
          </w:p>
        </w:tc>
        <w:tc>
          <w:tcPr>
            <w:tcW w:w="1038" w:type="pct"/>
            <w:tcPrChange w:id="7068" w:author="Александр" w:date="2020-04-13T06:32:00Z">
              <w:tcPr>
                <w:tcW w:w="1038" w:type="pct"/>
              </w:tcPr>
            </w:tcPrChange>
          </w:tcPr>
          <w:p w14:paraId="0D551EA2" w14:textId="44AB4D2D" w:rsidR="003A4F65" w:rsidRPr="000E3C42" w:rsidDel="008B263D" w:rsidRDefault="003A4F65" w:rsidP="003A4F65">
            <w:pPr>
              <w:jc w:val="left"/>
              <w:rPr>
                <w:ins w:id="7069" w:author="Александр" w:date="2020-04-13T06:31:00Z"/>
                <w:del w:id="7070" w:author="Владимир Лаут" w:date="2021-03-03T11:03:00Z"/>
                <w:rFonts w:ascii="Arial" w:hAnsi="Arial" w:cs="Arial"/>
                <w:sz w:val="20"/>
                <w:szCs w:val="20"/>
                <w:lang w:eastAsia="ru-RU"/>
              </w:rPr>
            </w:pPr>
            <w:ins w:id="7071" w:author="Александр" w:date="2020-04-13T06:32:00Z">
              <w:del w:id="7072" w:author="Владимир Лаут" w:date="2021-03-03T11:02:00Z">
                <w:r w:rsidRPr="00AE7409" w:rsidDel="008B263D">
                  <w:delText>ТР</w:delText>
                </w:r>
              </w:del>
            </w:ins>
            <w:bookmarkStart w:id="7073" w:name="_Toc67554234"/>
            <w:bookmarkStart w:id="7074" w:name="_Toc67555571"/>
            <w:bookmarkStart w:id="7075" w:name="_Toc67556624"/>
            <w:bookmarkEnd w:id="7073"/>
            <w:bookmarkEnd w:id="7074"/>
            <w:bookmarkEnd w:id="7075"/>
          </w:p>
        </w:tc>
        <w:bookmarkStart w:id="7076" w:name="_Toc67554235"/>
        <w:bookmarkStart w:id="7077" w:name="_Toc67555572"/>
        <w:bookmarkStart w:id="7078" w:name="_Toc67556625"/>
        <w:bookmarkEnd w:id="7076"/>
        <w:bookmarkEnd w:id="7077"/>
        <w:bookmarkEnd w:id="7078"/>
      </w:tr>
      <w:tr w:rsidR="003A4F65" w:rsidRPr="000E3C42" w:rsidDel="008B263D" w14:paraId="1274C930" w14:textId="2D4888D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07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080" w:author="Александр" w:date="2020-04-13T06:31:00Z"/>
          <w:del w:id="7081" w:author="Владимир Лаут" w:date="2021-03-03T11:03:00Z"/>
          <w:trPrChange w:id="7082" w:author="Александр" w:date="2020-04-13T06:32:00Z">
            <w:trPr>
              <w:cantSplit/>
              <w:jc w:val="center"/>
            </w:trPr>
          </w:trPrChange>
        </w:trPr>
        <w:tc>
          <w:tcPr>
            <w:tcW w:w="1009" w:type="pct"/>
            <w:tcPrChange w:id="7083" w:author="Александр" w:date="2020-04-13T06:32:00Z">
              <w:tcPr>
                <w:tcW w:w="1009" w:type="pct"/>
              </w:tcPr>
            </w:tcPrChange>
          </w:tcPr>
          <w:p w14:paraId="2F3337E6" w14:textId="2EF551CB" w:rsidR="003A4F65" w:rsidRPr="000E3C42" w:rsidDel="008B263D" w:rsidRDefault="003A4F65" w:rsidP="003A4F65">
            <w:pPr>
              <w:jc w:val="left"/>
              <w:rPr>
                <w:ins w:id="7084" w:author="Александр" w:date="2020-04-13T06:31:00Z"/>
                <w:del w:id="7085" w:author="Владимир Лаут" w:date="2021-03-03T11:03:00Z"/>
                <w:rFonts w:ascii="Arial" w:hAnsi="Arial" w:cs="Arial"/>
                <w:sz w:val="20"/>
                <w:szCs w:val="20"/>
                <w:lang w:eastAsia="ru-RU"/>
              </w:rPr>
            </w:pPr>
            <w:ins w:id="7086" w:author="Александр" w:date="2020-04-13T06:32:00Z">
              <w:del w:id="7087" w:author="Владимир Лаут" w:date="2021-03-03T11:02:00Z">
                <w:r w:rsidRPr="00AE7409" w:rsidDel="008B263D">
                  <w:delText>72</w:delText>
                </w:r>
              </w:del>
            </w:ins>
            <w:bookmarkStart w:id="7088" w:name="_Toc67554236"/>
            <w:bookmarkStart w:id="7089" w:name="_Toc67555573"/>
            <w:bookmarkStart w:id="7090" w:name="_Toc67556626"/>
            <w:bookmarkEnd w:id="7088"/>
            <w:bookmarkEnd w:id="7089"/>
            <w:bookmarkEnd w:id="7090"/>
          </w:p>
        </w:tc>
        <w:tc>
          <w:tcPr>
            <w:tcW w:w="2064" w:type="pct"/>
            <w:tcPrChange w:id="7091" w:author="Александр" w:date="2020-04-13T06:32:00Z">
              <w:tcPr>
                <w:tcW w:w="2064" w:type="pct"/>
                <w:vAlign w:val="bottom"/>
              </w:tcPr>
            </w:tcPrChange>
          </w:tcPr>
          <w:p w14:paraId="5AF431A5" w14:textId="144F9B10" w:rsidR="003A4F65" w:rsidRPr="000E3C42" w:rsidDel="008B263D" w:rsidRDefault="003A4F65" w:rsidP="003A4F65">
            <w:pPr>
              <w:jc w:val="left"/>
              <w:rPr>
                <w:ins w:id="7092" w:author="Александр" w:date="2020-04-13T06:31:00Z"/>
                <w:del w:id="7093" w:author="Владимир Лаут" w:date="2021-03-03T11:03:00Z"/>
                <w:rFonts w:ascii="Arial" w:hAnsi="Arial" w:cs="Arial"/>
                <w:sz w:val="20"/>
                <w:szCs w:val="20"/>
                <w:lang w:eastAsia="ru-RU"/>
              </w:rPr>
            </w:pPr>
            <w:ins w:id="7094" w:author="Александр" w:date="2020-04-13T06:32:00Z">
              <w:del w:id="7095" w:author="Владимир Лаут" w:date="2021-03-03T11:02:00Z">
                <w:r w:rsidRPr="00AE7409" w:rsidDel="008B263D">
                  <w:delText>ТР запорно-рег. арматуры</w:delText>
                </w:r>
              </w:del>
            </w:ins>
            <w:bookmarkStart w:id="7096" w:name="_Toc67554237"/>
            <w:bookmarkStart w:id="7097" w:name="_Toc67555574"/>
            <w:bookmarkStart w:id="7098" w:name="_Toc67556627"/>
            <w:bookmarkEnd w:id="7096"/>
            <w:bookmarkEnd w:id="7097"/>
            <w:bookmarkEnd w:id="7098"/>
          </w:p>
        </w:tc>
        <w:tc>
          <w:tcPr>
            <w:tcW w:w="889" w:type="pct"/>
            <w:tcPrChange w:id="7099" w:author="Александр" w:date="2020-04-13T06:32:00Z">
              <w:tcPr>
                <w:tcW w:w="889" w:type="pct"/>
              </w:tcPr>
            </w:tcPrChange>
          </w:tcPr>
          <w:p w14:paraId="65215E88" w14:textId="4CFC5EC6" w:rsidR="003A4F65" w:rsidRPr="000E3C42" w:rsidDel="008B263D" w:rsidRDefault="003A4F65" w:rsidP="003A4F65">
            <w:pPr>
              <w:jc w:val="left"/>
              <w:rPr>
                <w:ins w:id="7100" w:author="Александр" w:date="2020-04-13T06:31:00Z"/>
                <w:del w:id="7101" w:author="Владимир Лаут" w:date="2021-03-03T11:03:00Z"/>
                <w:rFonts w:ascii="Arial" w:hAnsi="Arial" w:cs="Arial"/>
                <w:sz w:val="20"/>
                <w:szCs w:val="20"/>
                <w:lang w:eastAsia="ru-RU"/>
              </w:rPr>
            </w:pPr>
            <w:ins w:id="7102" w:author="Александр" w:date="2020-04-13T06:32:00Z">
              <w:del w:id="7103" w:author="Владимир Лаут" w:date="2021-03-03T11:02:00Z">
                <w:r w:rsidRPr="00AE7409" w:rsidDel="008B263D">
                  <w:delText>72</w:delText>
                </w:r>
              </w:del>
            </w:ins>
            <w:bookmarkStart w:id="7104" w:name="_Toc67554238"/>
            <w:bookmarkStart w:id="7105" w:name="_Toc67555575"/>
            <w:bookmarkStart w:id="7106" w:name="_Toc67556628"/>
            <w:bookmarkEnd w:id="7104"/>
            <w:bookmarkEnd w:id="7105"/>
            <w:bookmarkEnd w:id="7106"/>
          </w:p>
        </w:tc>
        <w:tc>
          <w:tcPr>
            <w:tcW w:w="1038" w:type="pct"/>
            <w:tcPrChange w:id="7107" w:author="Александр" w:date="2020-04-13T06:32:00Z">
              <w:tcPr>
                <w:tcW w:w="1038" w:type="pct"/>
              </w:tcPr>
            </w:tcPrChange>
          </w:tcPr>
          <w:p w14:paraId="4C346E35" w14:textId="08CCA0FC" w:rsidR="003A4F65" w:rsidRPr="000E3C42" w:rsidDel="008B263D" w:rsidRDefault="003A4F65" w:rsidP="003A4F65">
            <w:pPr>
              <w:jc w:val="left"/>
              <w:rPr>
                <w:ins w:id="7108" w:author="Александр" w:date="2020-04-13T06:31:00Z"/>
                <w:del w:id="7109" w:author="Владимир Лаут" w:date="2021-03-03T11:03:00Z"/>
                <w:rFonts w:ascii="Arial" w:hAnsi="Arial" w:cs="Arial"/>
                <w:sz w:val="20"/>
                <w:szCs w:val="20"/>
                <w:lang w:eastAsia="ru-RU"/>
              </w:rPr>
            </w:pPr>
            <w:ins w:id="7110" w:author="Александр" w:date="2020-04-13T06:32:00Z">
              <w:del w:id="7111" w:author="Владимир Лаут" w:date="2021-03-03T11:02:00Z">
                <w:r w:rsidRPr="00AE7409" w:rsidDel="008B263D">
                  <w:delText>ТР</w:delText>
                </w:r>
              </w:del>
            </w:ins>
            <w:bookmarkStart w:id="7112" w:name="_Toc67554239"/>
            <w:bookmarkStart w:id="7113" w:name="_Toc67555576"/>
            <w:bookmarkStart w:id="7114" w:name="_Toc67556629"/>
            <w:bookmarkEnd w:id="7112"/>
            <w:bookmarkEnd w:id="7113"/>
            <w:bookmarkEnd w:id="7114"/>
          </w:p>
        </w:tc>
        <w:bookmarkStart w:id="7115" w:name="_Toc67554240"/>
        <w:bookmarkStart w:id="7116" w:name="_Toc67555577"/>
        <w:bookmarkStart w:id="7117" w:name="_Toc67556630"/>
        <w:bookmarkEnd w:id="7115"/>
        <w:bookmarkEnd w:id="7116"/>
        <w:bookmarkEnd w:id="7117"/>
      </w:tr>
      <w:tr w:rsidR="003A4F65" w:rsidRPr="000E3C42" w:rsidDel="008B263D" w14:paraId="5C069EFB" w14:textId="510CC83E"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11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119" w:author="Александр" w:date="2020-04-13T06:31:00Z"/>
          <w:del w:id="7120" w:author="Владимир Лаут" w:date="2021-03-03T11:03:00Z"/>
          <w:trPrChange w:id="7121" w:author="Александр" w:date="2020-04-13T06:32:00Z">
            <w:trPr>
              <w:cantSplit/>
              <w:jc w:val="center"/>
            </w:trPr>
          </w:trPrChange>
        </w:trPr>
        <w:tc>
          <w:tcPr>
            <w:tcW w:w="1009" w:type="pct"/>
            <w:tcPrChange w:id="7122" w:author="Александр" w:date="2020-04-13T06:32:00Z">
              <w:tcPr>
                <w:tcW w:w="1009" w:type="pct"/>
              </w:tcPr>
            </w:tcPrChange>
          </w:tcPr>
          <w:p w14:paraId="6D676570" w14:textId="52B74B4B" w:rsidR="003A4F65" w:rsidRPr="000E3C42" w:rsidDel="008B263D" w:rsidRDefault="003A4F65" w:rsidP="003A4F65">
            <w:pPr>
              <w:jc w:val="left"/>
              <w:rPr>
                <w:ins w:id="7123" w:author="Александр" w:date="2020-04-13T06:31:00Z"/>
                <w:del w:id="7124" w:author="Владимир Лаут" w:date="2021-03-03T11:03:00Z"/>
                <w:rFonts w:ascii="Arial" w:hAnsi="Arial" w:cs="Arial"/>
                <w:sz w:val="20"/>
                <w:szCs w:val="20"/>
                <w:lang w:eastAsia="ru-RU"/>
              </w:rPr>
            </w:pPr>
            <w:ins w:id="7125" w:author="Александр" w:date="2020-04-13T06:32:00Z">
              <w:del w:id="7126" w:author="Владимир Лаут" w:date="2021-03-03T11:02:00Z">
                <w:r w:rsidRPr="00AE7409" w:rsidDel="008B263D">
                  <w:delText>73</w:delText>
                </w:r>
              </w:del>
            </w:ins>
            <w:bookmarkStart w:id="7127" w:name="_Toc67554241"/>
            <w:bookmarkStart w:id="7128" w:name="_Toc67555578"/>
            <w:bookmarkStart w:id="7129" w:name="_Toc67556631"/>
            <w:bookmarkEnd w:id="7127"/>
            <w:bookmarkEnd w:id="7128"/>
            <w:bookmarkEnd w:id="7129"/>
          </w:p>
        </w:tc>
        <w:tc>
          <w:tcPr>
            <w:tcW w:w="2064" w:type="pct"/>
            <w:tcPrChange w:id="7130" w:author="Александр" w:date="2020-04-13T06:32:00Z">
              <w:tcPr>
                <w:tcW w:w="2064" w:type="pct"/>
                <w:vAlign w:val="bottom"/>
              </w:tcPr>
            </w:tcPrChange>
          </w:tcPr>
          <w:p w14:paraId="32AB76E5" w14:textId="5CD0613F" w:rsidR="003A4F65" w:rsidRPr="000E3C42" w:rsidDel="008B263D" w:rsidRDefault="003A4F65" w:rsidP="003A4F65">
            <w:pPr>
              <w:jc w:val="left"/>
              <w:rPr>
                <w:ins w:id="7131" w:author="Александр" w:date="2020-04-13T06:31:00Z"/>
                <w:del w:id="7132" w:author="Владимир Лаут" w:date="2021-03-03T11:03:00Z"/>
                <w:rFonts w:ascii="Arial" w:hAnsi="Arial" w:cs="Arial"/>
                <w:sz w:val="20"/>
                <w:szCs w:val="20"/>
                <w:lang w:eastAsia="ru-RU"/>
              </w:rPr>
            </w:pPr>
            <w:ins w:id="7133" w:author="Александр" w:date="2020-04-13T06:32:00Z">
              <w:del w:id="7134" w:author="Владимир Лаут" w:date="2021-03-03T11:02:00Z">
                <w:r w:rsidRPr="00AE7409" w:rsidDel="008B263D">
                  <w:delText>ТР загрузочного устройства</w:delText>
                </w:r>
              </w:del>
            </w:ins>
            <w:bookmarkStart w:id="7135" w:name="_Toc67554242"/>
            <w:bookmarkStart w:id="7136" w:name="_Toc67555579"/>
            <w:bookmarkStart w:id="7137" w:name="_Toc67556632"/>
            <w:bookmarkEnd w:id="7135"/>
            <w:bookmarkEnd w:id="7136"/>
            <w:bookmarkEnd w:id="7137"/>
          </w:p>
        </w:tc>
        <w:tc>
          <w:tcPr>
            <w:tcW w:w="889" w:type="pct"/>
            <w:tcPrChange w:id="7138" w:author="Александр" w:date="2020-04-13T06:32:00Z">
              <w:tcPr>
                <w:tcW w:w="889" w:type="pct"/>
              </w:tcPr>
            </w:tcPrChange>
          </w:tcPr>
          <w:p w14:paraId="76FCF6BF" w14:textId="412FA865" w:rsidR="003A4F65" w:rsidRPr="000E3C42" w:rsidDel="008B263D" w:rsidRDefault="003A4F65" w:rsidP="003A4F65">
            <w:pPr>
              <w:jc w:val="left"/>
              <w:rPr>
                <w:ins w:id="7139" w:author="Александр" w:date="2020-04-13T06:31:00Z"/>
                <w:del w:id="7140" w:author="Владимир Лаут" w:date="2021-03-03T11:03:00Z"/>
                <w:rFonts w:ascii="Arial" w:hAnsi="Arial" w:cs="Arial"/>
                <w:sz w:val="20"/>
                <w:szCs w:val="20"/>
                <w:lang w:eastAsia="ru-RU"/>
              </w:rPr>
            </w:pPr>
            <w:ins w:id="7141" w:author="Александр" w:date="2020-04-13T06:32:00Z">
              <w:del w:id="7142" w:author="Владимир Лаут" w:date="2021-03-03T11:02:00Z">
                <w:r w:rsidRPr="00AE7409" w:rsidDel="008B263D">
                  <w:delText>73</w:delText>
                </w:r>
              </w:del>
            </w:ins>
            <w:bookmarkStart w:id="7143" w:name="_Toc67554243"/>
            <w:bookmarkStart w:id="7144" w:name="_Toc67555580"/>
            <w:bookmarkStart w:id="7145" w:name="_Toc67556633"/>
            <w:bookmarkEnd w:id="7143"/>
            <w:bookmarkEnd w:id="7144"/>
            <w:bookmarkEnd w:id="7145"/>
          </w:p>
        </w:tc>
        <w:tc>
          <w:tcPr>
            <w:tcW w:w="1038" w:type="pct"/>
            <w:tcPrChange w:id="7146" w:author="Александр" w:date="2020-04-13T06:32:00Z">
              <w:tcPr>
                <w:tcW w:w="1038" w:type="pct"/>
              </w:tcPr>
            </w:tcPrChange>
          </w:tcPr>
          <w:p w14:paraId="6192E922" w14:textId="5C5C03DB" w:rsidR="003A4F65" w:rsidRPr="000E3C42" w:rsidDel="008B263D" w:rsidRDefault="003A4F65" w:rsidP="003A4F65">
            <w:pPr>
              <w:jc w:val="left"/>
              <w:rPr>
                <w:ins w:id="7147" w:author="Александр" w:date="2020-04-13T06:31:00Z"/>
                <w:del w:id="7148" w:author="Владимир Лаут" w:date="2021-03-03T11:03:00Z"/>
                <w:rFonts w:ascii="Arial" w:hAnsi="Arial" w:cs="Arial"/>
                <w:sz w:val="20"/>
                <w:szCs w:val="20"/>
                <w:lang w:eastAsia="ru-RU"/>
              </w:rPr>
            </w:pPr>
            <w:ins w:id="7149" w:author="Александр" w:date="2020-04-13T06:32:00Z">
              <w:del w:id="7150" w:author="Владимир Лаут" w:date="2021-03-03T11:02:00Z">
                <w:r w:rsidRPr="00AE7409" w:rsidDel="008B263D">
                  <w:delText>ТР</w:delText>
                </w:r>
              </w:del>
            </w:ins>
            <w:bookmarkStart w:id="7151" w:name="_Toc67554244"/>
            <w:bookmarkStart w:id="7152" w:name="_Toc67555581"/>
            <w:bookmarkStart w:id="7153" w:name="_Toc67556634"/>
            <w:bookmarkEnd w:id="7151"/>
            <w:bookmarkEnd w:id="7152"/>
            <w:bookmarkEnd w:id="7153"/>
          </w:p>
        </w:tc>
        <w:bookmarkStart w:id="7154" w:name="_Toc67554245"/>
        <w:bookmarkStart w:id="7155" w:name="_Toc67555582"/>
        <w:bookmarkStart w:id="7156" w:name="_Toc67556635"/>
        <w:bookmarkEnd w:id="7154"/>
        <w:bookmarkEnd w:id="7155"/>
        <w:bookmarkEnd w:id="7156"/>
      </w:tr>
      <w:tr w:rsidR="003A4F65" w:rsidRPr="000E3C42" w:rsidDel="008B263D" w14:paraId="4982351E" w14:textId="49B1A20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15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158" w:author="Александр" w:date="2020-04-13T06:31:00Z"/>
          <w:del w:id="7159" w:author="Владимир Лаут" w:date="2021-03-03T11:03:00Z"/>
          <w:trPrChange w:id="7160" w:author="Александр" w:date="2020-04-13T06:32:00Z">
            <w:trPr>
              <w:cantSplit/>
              <w:jc w:val="center"/>
            </w:trPr>
          </w:trPrChange>
        </w:trPr>
        <w:tc>
          <w:tcPr>
            <w:tcW w:w="1009" w:type="pct"/>
            <w:tcPrChange w:id="7161" w:author="Александр" w:date="2020-04-13T06:32:00Z">
              <w:tcPr>
                <w:tcW w:w="1009" w:type="pct"/>
              </w:tcPr>
            </w:tcPrChange>
          </w:tcPr>
          <w:p w14:paraId="7EC3F746" w14:textId="726ACAA3" w:rsidR="003A4F65" w:rsidRPr="000E3C42" w:rsidDel="008B263D" w:rsidRDefault="003A4F65" w:rsidP="003A4F65">
            <w:pPr>
              <w:jc w:val="left"/>
              <w:rPr>
                <w:ins w:id="7162" w:author="Александр" w:date="2020-04-13T06:31:00Z"/>
                <w:del w:id="7163" w:author="Владимир Лаут" w:date="2021-03-03T11:03:00Z"/>
                <w:rFonts w:ascii="Arial" w:hAnsi="Arial" w:cs="Arial"/>
                <w:sz w:val="20"/>
                <w:szCs w:val="20"/>
                <w:lang w:eastAsia="ru-RU"/>
              </w:rPr>
            </w:pPr>
            <w:ins w:id="7164" w:author="Александр" w:date="2020-04-13T06:32:00Z">
              <w:del w:id="7165" w:author="Владимир Лаут" w:date="2021-03-03T11:02:00Z">
                <w:r w:rsidRPr="00AE7409" w:rsidDel="008B263D">
                  <w:delText>74</w:delText>
                </w:r>
              </w:del>
            </w:ins>
            <w:bookmarkStart w:id="7166" w:name="_Toc67554246"/>
            <w:bookmarkStart w:id="7167" w:name="_Toc67555583"/>
            <w:bookmarkStart w:id="7168" w:name="_Toc67556636"/>
            <w:bookmarkEnd w:id="7166"/>
            <w:bookmarkEnd w:id="7167"/>
            <w:bookmarkEnd w:id="7168"/>
          </w:p>
        </w:tc>
        <w:tc>
          <w:tcPr>
            <w:tcW w:w="2064" w:type="pct"/>
            <w:tcPrChange w:id="7169" w:author="Александр" w:date="2020-04-13T06:32:00Z">
              <w:tcPr>
                <w:tcW w:w="2064" w:type="pct"/>
                <w:vAlign w:val="bottom"/>
              </w:tcPr>
            </w:tcPrChange>
          </w:tcPr>
          <w:p w14:paraId="3EF23A48" w14:textId="05ECC06F" w:rsidR="003A4F65" w:rsidRPr="000E3C42" w:rsidDel="008B263D" w:rsidRDefault="003A4F65" w:rsidP="003A4F65">
            <w:pPr>
              <w:jc w:val="left"/>
              <w:rPr>
                <w:ins w:id="7170" w:author="Александр" w:date="2020-04-13T06:31:00Z"/>
                <w:del w:id="7171" w:author="Владимир Лаут" w:date="2021-03-03T11:03:00Z"/>
                <w:rFonts w:ascii="Arial" w:hAnsi="Arial" w:cs="Arial"/>
                <w:sz w:val="20"/>
                <w:szCs w:val="20"/>
                <w:lang w:eastAsia="ru-RU"/>
              </w:rPr>
            </w:pPr>
            <w:ins w:id="7172" w:author="Александр" w:date="2020-04-13T06:32:00Z">
              <w:del w:id="7173" w:author="Владимир Лаут" w:date="2021-03-03T11:02:00Z">
                <w:r w:rsidRPr="00AE7409" w:rsidDel="008B263D">
                  <w:delText>ТР ковша</w:delText>
                </w:r>
              </w:del>
            </w:ins>
            <w:bookmarkStart w:id="7174" w:name="_Toc67554247"/>
            <w:bookmarkStart w:id="7175" w:name="_Toc67555584"/>
            <w:bookmarkStart w:id="7176" w:name="_Toc67556637"/>
            <w:bookmarkEnd w:id="7174"/>
            <w:bookmarkEnd w:id="7175"/>
            <w:bookmarkEnd w:id="7176"/>
          </w:p>
        </w:tc>
        <w:tc>
          <w:tcPr>
            <w:tcW w:w="889" w:type="pct"/>
            <w:tcPrChange w:id="7177" w:author="Александр" w:date="2020-04-13T06:32:00Z">
              <w:tcPr>
                <w:tcW w:w="889" w:type="pct"/>
              </w:tcPr>
            </w:tcPrChange>
          </w:tcPr>
          <w:p w14:paraId="6DB2ADC0" w14:textId="669F277B" w:rsidR="003A4F65" w:rsidRPr="000E3C42" w:rsidDel="008B263D" w:rsidRDefault="003A4F65" w:rsidP="003A4F65">
            <w:pPr>
              <w:jc w:val="left"/>
              <w:rPr>
                <w:ins w:id="7178" w:author="Александр" w:date="2020-04-13T06:31:00Z"/>
                <w:del w:id="7179" w:author="Владимир Лаут" w:date="2021-03-03T11:03:00Z"/>
                <w:rFonts w:ascii="Arial" w:hAnsi="Arial" w:cs="Arial"/>
                <w:sz w:val="20"/>
                <w:szCs w:val="20"/>
                <w:lang w:eastAsia="ru-RU"/>
              </w:rPr>
            </w:pPr>
            <w:ins w:id="7180" w:author="Александр" w:date="2020-04-13T06:32:00Z">
              <w:del w:id="7181" w:author="Владимир Лаут" w:date="2021-03-03T11:02:00Z">
                <w:r w:rsidRPr="00AE7409" w:rsidDel="008B263D">
                  <w:delText>74</w:delText>
                </w:r>
              </w:del>
            </w:ins>
            <w:bookmarkStart w:id="7182" w:name="_Toc67554248"/>
            <w:bookmarkStart w:id="7183" w:name="_Toc67555585"/>
            <w:bookmarkStart w:id="7184" w:name="_Toc67556638"/>
            <w:bookmarkEnd w:id="7182"/>
            <w:bookmarkEnd w:id="7183"/>
            <w:bookmarkEnd w:id="7184"/>
          </w:p>
        </w:tc>
        <w:tc>
          <w:tcPr>
            <w:tcW w:w="1038" w:type="pct"/>
            <w:tcPrChange w:id="7185" w:author="Александр" w:date="2020-04-13T06:32:00Z">
              <w:tcPr>
                <w:tcW w:w="1038" w:type="pct"/>
              </w:tcPr>
            </w:tcPrChange>
          </w:tcPr>
          <w:p w14:paraId="7AC09788" w14:textId="02BA8CA1" w:rsidR="003A4F65" w:rsidRPr="000E3C42" w:rsidDel="008B263D" w:rsidRDefault="003A4F65" w:rsidP="003A4F65">
            <w:pPr>
              <w:jc w:val="left"/>
              <w:rPr>
                <w:ins w:id="7186" w:author="Александр" w:date="2020-04-13T06:31:00Z"/>
                <w:del w:id="7187" w:author="Владимир Лаут" w:date="2021-03-03T11:03:00Z"/>
                <w:rFonts w:ascii="Arial" w:hAnsi="Arial" w:cs="Arial"/>
                <w:sz w:val="20"/>
                <w:szCs w:val="20"/>
                <w:lang w:eastAsia="ru-RU"/>
              </w:rPr>
            </w:pPr>
            <w:ins w:id="7188" w:author="Александр" w:date="2020-04-13T06:32:00Z">
              <w:del w:id="7189" w:author="Владимир Лаут" w:date="2021-03-03T11:02:00Z">
                <w:r w:rsidRPr="00AE7409" w:rsidDel="008B263D">
                  <w:delText>ТР</w:delText>
                </w:r>
              </w:del>
            </w:ins>
            <w:bookmarkStart w:id="7190" w:name="_Toc67554249"/>
            <w:bookmarkStart w:id="7191" w:name="_Toc67555586"/>
            <w:bookmarkStart w:id="7192" w:name="_Toc67556639"/>
            <w:bookmarkEnd w:id="7190"/>
            <w:bookmarkEnd w:id="7191"/>
            <w:bookmarkEnd w:id="7192"/>
          </w:p>
        </w:tc>
        <w:bookmarkStart w:id="7193" w:name="_Toc67554250"/>
        <w:bookmarkStart w:id="7194" w:name="_Toc67555587"/>
        <w:bookmarkStart w:id="7195" w:name="_Toc67556640"/>
        <w:bookmarkEnd w:id="7193"/>
        <w:bookmarkEnd w:id="7194"/>
        <w:bookmarkEnd w:id="7195"/>
      </w:tr>
      <w:tr w:rsidR="003A4F65" w:rsidRPr="000E3C42" w:rsidDel="008B263D" w14:paraId="3BDA5771" w14:textId="3F2ED253"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19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197" w:author="Александр" w:date="2020-04-13T06:31:00Z"/>
          <w:del w:id="7198" w:author="Владимир Лаут" w:date="2021-03-03T11:03:00Z"/>
          <w:trPrChange w:id="7199" w:author="Александр" w:date="2020-04-13T06:32:00Z">
            <w:trPr>
              <w:cantSplit/>
              <w:jc w:val="center"/>
            </w:trPr>
          </w:trPrChange>
        </w:trPr>
        <w:tc>
          <w:tcPr>
            <w:tcW w:w="1009" w:type="pct"/>
            <w:tcPrChange w:id="7200" w:author="Александр" w:date="2020-04-13T06:32:00Z">
              <w:tcPr>
                <w:tcW w:w="1009" w:type="pct"/>
              </w:tcPr>
            </w:tcPrChange>
          </w:tcPr>
          <w:p w14:paraId="2AC015F0" w14:textId="3EA1C076" w:rsidR="003A4F65" w:rsidRPr="000E3C42" w:rsidDel="008B263D" w:rsidRDefault="003A4F65" w:rsidP="003A4F65">
            <w:pPr>
              <w:jc w:val="left"/>
              <w:rPr>
                <w:ins w:id="7201" w:author="Александр" w:date="2020-04-13T06:31:00Z"/>
                <w:del w:id="7202" w:author="Владимир Лаут" w:date="2021-03-03T11:03:00Z"/>
                <w:rFonts w:ascii="Arial" w:hAnsi="Arial" w:cs="Arial"/>
                <w:sz w:val="20"/>
                <w:szCs w:val="20"/>
                <w:lang w:eastAsia="ru-RU"/>
              </w:rPr>
            </w:pPr>
            <w:ins w:id="7203" w:author="Александр" w:date="2020-04-13T06:32:00Z">
              <w:del w:id="7204" w:author="Владимир Лаут" w:date="2021-03-03T11:02:00Z">
                <w:r w:rsidRPr="00AE7409" w:rsidDel="008B263D">
                  <w:delText>75</w:delText>
                </w:r>
              </w:del>
            </w:ins>
            <w:bookmarkStart w:id="7205" w:name="_Toc67554251"/>
            <w:bookmarkStart w:id="7206" w:name="_Toc67555588"/>
            <w:bookmarkStart w:id="7207" w:name="_Toc67556641"/>
            <w:bookmarkEnd w:id="7205"/>
            <w:bookmarkEnd w:id="7206"/>
            <w:bookmarkEnd w:id="7207"/>
          </w:p>
        </w:tc>
        <w:tc>
          <w:tcPr>
            <w:tcW w:w="2064" w:type="pct"/>
            <w:tcPrChange w:id="7208" w:author="Александр" w:date="2020-04-13T06:32:00Z">
              <w:tcPr>
                <w:tcW w:w="2064" w:type="pct"/>
                <w:vAlign w:val="bottom"/>
              </w:tcPr>
            </w:tcPrChange>
          </w:tcPr>
          <w:p w14:paraId="261660E8" w14:textId="5E613825" w:rsidR="003A4F65" w:rsidRPr="000E3C42" w:rsidDel="008B263D" w:rsidRDefault="003A4F65" w:rsidP="003A4F65">
            <w:pPr>
              <w:jc w:val="left"/>
              <w:rPr>
                <w:ins w:id="7209" w:author="Александр" w:date="2020-04-13T06:31:00Z"/>
                <w:del w:id="7210" w:author="Владимир Лаут" w:date="2021-03-03T11:03:00Z"/>
                <w:rFonts w:ascii="Arial" w:hAnsi="Arial" w:cs="Arial"/>
                <w:sz w:val="20"/>
                <w:szCs w:val="20"/>
                <w:lang w:eastAsia="ru-RU"/>
              </w:rPr>
            </w:pPr>
            <w:ins w:id="7211" w:author="Александр" w:date="2020-04-13T06:32:00Z">
              <w:del w:id="7212" w:author="Владимир Лаут" w:date="2021-03-03T11:02:00Z">
                <w:r w:rsidRPr="00AE7409" w:rsidDel="008B263D">
                  <w:delText>ТР компрессоров</w:delText>
                </w:r>
              </w:del>
            </w:ins>
            <w:bookmarkStart w:id="7213" w:name="_Toc67554252"/>
            <w:bookmarkStart w:id="7214" w:name="_Toc67555589"/>
            <w:bookmarkStart w:id="7215" w:name="_Toc67556642"/>
            <w:bookmarkEnd w:id="7213"/>
            <w:bookmarkEnd w:id="7214"/>
            <w:bookmarkEnd w:id="7215"/>
          </w:p>
        </w:tc>
        <w:tc>
          <w:tcPr>
            <w:tcW w:w="889" w:type="pct"/>
            <w:tcPrChange w:id="7216" w:author="Александр" w:date="2020-04-13T06:32:00Z">
              <w:tcPr>
                <w:tcW w:w="889" w:type="pct"/>
              </w:tcPr>
            </w:tcPrChange>
          </w:tcPr>
          <w:p w14:paraId="439075C4" w14:textId="52B3D602" w:rsidR="003A4F65" w:rsidRPr="000E3C42" w:rsidDel="008B263D" w:rsidRDefault="003A4F65" w:rsidP="003A4F65">
            <w:pPr>
              <w:jc w:val="left"/>
              <w:rPr>
                <w:ins w:id="7217" w:author="Александр" w:date="2020-04-13T06:31:00Z"/>
                <w:del w:id="7218" w:author="Владимир Лаут" w:date="2021-03-03T11:03:00Z"/>
                <w:rFonts w:ascii="Arial" w:hAnsi="Arial" w:cs="Arial"/>
                <w:sz w:val="20"/>
                <w:szCs w:val="20"/>
                <w:lang w:eastAsia="ru-RU"/>
              </w:rPr>
            </w:pPr>
            <w:ins w:id="7219" w:author="Александр" w:date="2020-04-13T06:32:00Z">
              <w:del w:id="7220" w:author="Владимир Лаут" w:date="2021-03-03T11:02:00Z">
                <w:r w:rsidRPr="00AE7409" w:rsidDel="008B263D">
                  <w:delText>75</w:delText>
                </w:r>
              </w:del>
            </w:ins>
            <w:bookmarkStart w:id="7221" w:name="_Toc67554253"/>
            <w:bookmarkStart w:id="7222" w:name="_Toc67555590"/>
            <w:bookmarkStart w:id="7223" w:name="_Toc67556643"/>
            <w:bookmarkEnd w:id="7221"/>
            <w:bookmarkEnd w:id="7222"/>
            <w:bookmarkEnd w:id="7223"/>
          </w:p>
        </w:tc>
        <w:tc>
          <w:tcPr>
            <w:tcW w:w="1038" w:type="pct"/>
            <w:tcPrChange w:id="7224" w:author="Александр" w:date="2020-04-13T06:32:00Z">
              <w:tcPr>
                <w:tcW w:w="1038" w:type="pct"/>
              </w:tcPr>
            </w:tcPrChange>
          </w:tcPr>
          <w:p w14:paraId="1802BB5B" w14:textId="5825DA26" w:rsidR="003A4F65" w:rsidRPr="000E3C42" w:rsidDel="008B263D" w:rsidRDefault="003A4F65" w:rsidP="003A4F65">
            <w:pPr>
              <w:jc w:val="left"/>
              <w:rPr>
                <w:ins w:id="7225" w:author="Александр" w:date="2020-04-13T06:31:00Z"/>
                <w:del w:id="7226" w:author="Владимир Лаут" w:date="2021-03-03T11:03:00Z"/>
                <w:rFonts w:ascii="Arial" w:hAnsi="Arial" w:cs="Arial"/>
                <w:sz w:val="20"/>
                <w:szCs w:val="20"/>
                <w:lang w:eastAsia="ru-RU"/>
              </w:rPr>
            </w:pPr>
            <w:ins w:id="7227" w:author="Александр" w:date="2020-04-13T06:32:00Z">
              <w:del w:id="7228" w:author="Владимир Лаут" w:date="2021-03-03T11:02:00Z">
                <w:r w:rsidRPr="00AE7409" w:rsidDel="008B263D">
                  <w:delText>ТР</w:delText>
                </w:r>
              </w:del>
            </w:ins>
            <w:bookmarkStart w:id="7229" w:name="_Toc67554254"/>
            <w:bookmarkStart w:id="7230" w:name="_Toc67555591"/>
            <w:bookmarkStart w:id="7231" w:name="_Toc67556644"/>
            <w:bookmarkEnd w:id="7229"/>
            <w:bookmarkEnd w:id="7230"/>
            <w:bookmarkEnd w:id="7231"/>
          </w:p>
        </w:tc>
        <w:bookmarkStart w:id="7232" w:name="_Toc67554255"/>
        <w:bookmarkStart w:id="7233" w:name="_Toc67555592"/>
        <w:bookmarkStart w:id="7234" w:name="_Toc67556645"/>
        <w:bookmarkEnd w:id="7232"/>
        <w:bookmarkEnd w:id="7233"/>
        <w:bookmarkEnd w:id="7234"/>
      </w:tr>
      <w:tr w:rsidR="003A4F65" w:rsidRPr="000E3C42" w:rsidDel="008B263D" w14:paraId="4955196F" w14:textId="0BBF4D3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23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236" w:author="Александр" w:date="2020-04-13T06:31:00Z"/>
          <w:del w:id="7237" w:author="Владимир Лаут" w:date="2021-03-03T11:03:00Z"/>
          <w:trPrChange w:id="7238" w:author="Александр" w:date="2020-04-13T06:32:00Z">
            <w:trPr>
              <w:cantSplit/>
              <w:jc w:val="center"/>
            </w:trPr>
          </w:trPrChange>
        </w:trPr>
        <w:tc>
          <w:tcPr>
            <w:tcW w:w="1009" w:type="pct"/>
            <w:tcPrChange w:id="7239" w:author="Александр" w:date="2020-04-13T06:32:00Z">
              <w:tcPr>
                <w:tcW w:w="1009" w:type="pct"/>
              </w:tcPr>
            </w:tcPrChange>
          </w:tcPr>
          <w:p w14:paraId="370958BC" w14:textId="024790EC" w:rsidR="003A4F65" w:rsidRPr="000E3C42" w:rsidDel="008B263D" w:rsidRDefault="003A4F65" w:rsidP="003A4F65">
            <w:pPr>
              <w:jc w:val="left"/>
              <w:rPr>
                <w:ins w:id="7240" w:author="Александр" w:date="2020-04-13T06:31:00Z"/>
                <w:del w:id="7241" w:author="Владимир Лаут" w:date="2021-03-03T11:03:00Z"/>
                <w:rFonts w:ascii="Arial" w:hAnsi="Arial" w:cs="Arial"/>
                <w:sz w:val="20"/>
                <w:szCs w:val="20"/>
                <w:lang w:eastAsia="ru-RU"/>
              </w:rPr>
            </w:pPr>
            <w:ins w:id="7242" w:author="Александр" w:date="2020-04-13T06:32:00Z">
              <w:del w:id="7243" w:author="Владимир Лаут" w:date="2021-03-03T11:02:00Z">
                <w:r w:rsidRPr="00AE7409" w:rsidDel="008B263D">
                  <w:delText>76</w:delText>
                </w:r>
              </w:del>
            </w:ins>
            <w:bookmarkStart w:id="7244" w:name="_Toc67554256"/>
            <w:bookmarkStart w:id="7245" w:name="_Toc67555593"/>
            <w:bookmarkStart w:id="7246" w:name="_Toc67556646"/>
            <w:bookmarkEnd w:id="7244"/>
            <w:bookmarkEnd w:id="7245"/>
            <w:bookmarkEnd w:id="7246"/>
          </w:p>
        </w:tc>
        <w:tc>
          <w:tcPr>
            <w:tcW w:w="2064" w:type="pct"/>
            <w:tcPrChange w:id="7247" w:author="Александр" w:date="2020-04-13T06:32:00Z">
              <w:tcPr>
                <w:tcW w:w="2064" w:type="pct"/>
                <w:vAlign w:val="bottom"/>
              </w:tcPr>
            </w:tcPrChange>
          </w:tcPr>
          <w:p w14:paraId="7C9E03D4" w14:textId="0E8F6E40" w:rsidR="003A4F65" w:rsidRPr="000E3C42" w:rsidDel="008B263D" w:rsidRDefault="003A4F65" w:rsidP="003A4F65">
            <w:pPr>
              <w:jc w:val="left"/>
              <w:rPr>
                <w:ins w:id="7248" w:author="Александр" w:date="2020-04-13T06:31:00Z"/>
                <w:del w:id="7249" w:author="Владимир Лаут" w:date="2021-03-03T11:03:00Z"/>
                <w:rFonts w:ascii="Arial" w:hAnsi="Arial" w:cs="Arial"/>
                <w:sz w:val="20"/>
                <w:szCs w:val="20"/>
                <w:lang w:eastAsia="ru-RU"/>
              </w:rPr>
            </w:pPr>
            <w:ins w:id="7250" w:author="Александр" w:date="2020-04-13T06:32:00Z">
              <w:del w:id="7251" w:author="Владимир Лаут" w:date="2021-03-03T11:02:00Z">
                <w:r w:rsidRPr="00AE7409" w:rsidDel="008B263D">
                  <w:delText>ТР маслостанции мельницы</w:delText>
                </w:r>
              </w:del>
            </w:ins>
            <w:bookmarkStart w:id="7252" w:name="_Toc67554257"/>
            <w:bookmarkStart w:id="7253" w:name="_Toc67555594"/>
            <w:bookmarkStart w:id="7254" w:name="_Toc67556647"/>
            <w:bookmarkEnd w:id="7252"/>
            <w:bookmarkEnd w:id="7253"/>
            <w:bookmarkEnd w:id="7254"/>
          </w:p>
        </w:tc>
        <w:tc>
          <w:tcPr>
            <w:tcW w:w="889" w:type="pct"/>
            <w:tcPrChange w:id="7255" w:author="Александр" w:date="2020-04-13T06:32:00Z">
              <w:tcPr>
                <w:tcW w:w="889" w:type="pct"/>
              </w:tcPr>
            </w:tcPrChange>
          </w:tcPr>
          <w:p w14:paraId="5505CC8F" w14:textId="2F854FCA" w:rsidR="003A4F65" w:rsidRPr="000E3C42" w:rsidDel="008B263D" w:rsidRDefault="003A4F65" w:rsidP="003A4F65">
            <w:pPr>
              <w:jc w:val="left"/>
              <w:rPr>
                <w:ins w:id="7256" w:author="Александр" w:date="2020-04-13T06:31:00Z"/>
                <w:del w:id="7257" w:author="Владимир Лаут" w:date="2021-03-03T11:03:00Z"/>
                <w:rFonts w:ascii="Arial" w:hAnsi="Arial" w:cs="Arial"/>
                <w:sz w:val="20"/>
                <w:szCs w:val="20"/>
                <w:lang w:eastAsia="ru-RU"/>
              </w:rPr>
            </w:pPr>
            <w:ins w:id="7258" w:author="Александр" w:date="2020-04-13T06:32:00Z">
              <w:del w:id="7259" w:author="Владимир Лаут" w:date="2021-03-03T11:02:00Z">
                <w:r w:rsidRPr="00AE7409" w:rsidDel="008B263D">
                  <w:delText>76</w:delText>
                </w:r>
              </w:del>
            </w:ins>
            <w:bookmarkStart w:id="7260" w:name="_Toc67554258"/>
            <w:bookmarkStart w:id="7261" w:name="_Toc67555595"/>
            <w:bookmarkStart w:id="7262" w:name="_Toc67556648"/>
            <w:bookmarkEnd w:id="7260"/>
            <w:bookmarkEnd w:id="7261"/>
            <w:bookmarkEnd w:id="7262"/>
          </w:p>
        </w:tc>
        <w:tc>
          <w:tcPr>
            <w:tcW w:w="1038" w:type="pct"/>
            <w:tcPrChange w:id="7263" w:author="Александр" w:date="2020-04-13T06:32:00Z">
              <w:tcPr>
                <w:tcW w:w="1038" w:type="pct"/>
              </w:tcPr>
            </w:tcPrChange>
          </w:tcPr>
          <w:p w14:paraId="5A855D31" w14:textId="2852CE41" w:rsidR="003A4F65" w:rsidRPr="000E3C42" w:rsidDel="008B263D" w:rsidRDefault="003A4F65" w:rsidP="003A4F65">
            <w:pPr>
              <w:jc w:val="left"/>
              <w:rPr>
                <w:ins w:id="7264" w:author="Александр" w:date="2020-04-13T06:31:00Z"/>
                <w:del w:id="7265" w:author="Владимир Лаут" w:date="2021-03-03T11:03:00Z"/>
                <w:rFonts w:ascii="Arial" w:hAnsi="Arial" w:cs="Arial"/>
                <w:sz w:val="20"/>
                <w:szCs w:val="20"/>
                <w:lang w:eastAsia="ru-RU"/>
              </w:rPr>
            </w:pPr>
            <w:ins w:id="7266" w:author="Александр" w:date="2020-04-13T06:32:00Z">
              <w:del w:id="7267" w:author="Владимир Лаут" w:date="2021-03-03T11:02:00Z">
                <w:r w:rsidRPr="00AE7409" w:rsidDel="008B263D">
                  <w:delText>ТР</w:delText>
                </w:r>
              </w:del>
            </w:ins>
            <w:bookmarkStart w:id="7268" w:name="_Toc67554259"/>
            <w:bookmarkStart w:id="7269" w:name="_Toc67555596"/>
            <w:bookmarkStart w:id="7270" w:name="_Toc67556649"/>
            <w:bookmarkEnd w:id="7268"/>
            <w:bookmarkEnd w:id="7269"/>
            <w:bookmarkEnd w:id="7270"/>
          </w:p>
        </w:tc>
        <w:bookmarkStart w:id="7271" w:name="_Toc67554260"/>
        <w:bookmarkStart w:id="7272" w:name="_Toc67555597"/>
        <w:bookmarkStart w:id="7273" w:name="_Toc67556650"/>
        <w:bookmarkEnd w:id="7271"/>
        <w:bookmarkEnd w:id="7272"/>
        <w:bookmarkEnd w:id="7273"/>
      </w:tr>
      <w:tr w:rsidR="003A4F65" w:rsidRPr="000E3C42" w:rsidDel="008B263D" w14:paraId="38607412" w14:textId="0F0917A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27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275" w:author="Александр" w:date="2020-04-13T06:31:00Z"/>
          <w:del w:id="7276" w:author="Владимир Лаут" w:date="2021-03-03T11:03:00Z"/>
          <w:trPrChange w:id="7277" w:author="Александр" w:date="2020-04-13T06:32:00Z">
            <w:trPr>
              <w:cantSplit/>
              <w:jc w:val="center"/>
            </w:trPr>
          </w:trPrChange>
        </w:trPr>
        <w:tc>
          <w:tcPr>
            <w:tcW w:w="1009" w:type="pct"/>
            <w:tcPrChange w:id="7278" w:author="Александр" w:date="2020-04-13T06:32:00Z">
              <w:tcPr>
                <w:tcW w:w="1009" w:type="pct"/>
              </w:tcPr>
            </w:tcPrChange>
          </w:tcPr>
          <w:p w14:paraId="393ABF0E" w14:textId="4502C46C" w:rsidR="003A4F65" w:rsidRPr="000E3C42" w:rsidDel="008B263D" w:rsidRDefault="003A4F65" w:rsidP="003A4F65">
            <w:pPr>
              <w:jc w:val="left"/>
              <w:rPr>
                <w:ins w:id="7279" w:author="Александр" w:date="2020-04-13T06:31:00Z"/>
                <w:del w:id="7280" w:author="Владимир Лаут" w:date="2021-03-03T11:03:00Z"/>
                <w:rFonts w:ascii="Arial" w:hAnsi="Arial" w:cs="Arial"/>
                <w:sz w:val="20"/>
                <w:szCs w:val="20"/>
                <w:lang w:eastAsia="ru-RU"/>
              </w:rPr>
            </w:pPr>
            <w:ins w:id="7281" w:author="Александр" w:date="2020-04-13T06:32:00Z">
              <w:del w:id="7282" w:author="Владимир Лаут" w:date="2021-03-03T11:02:00Z">
                <w:r w:rsidRPr="00AE7409" w:rsidDel="008B263D">
                  <w:delText>77</w:delText>
                </w:r>
              </w:del>
            </w:ins>
            <w:bookmarkStart w:id="7283" w:name="_Toc67554261"/>
            <w:bookmarkStart w:id="7284" w:name="_Toc67555598"/>
            <w:bookmarkStart w:id="7285" w:name="_Toc67556651"/>
            <w:bookmarkEnd w:id="7283"/>
            <w:bookmarkEnd w:id="7284"/>
            <w:bookmarkEnd w:id="7285"/>
          </w:p>
        </w:tc>
        <w:tc>
          <w:tcPr>
            <w:tcW w:w="2064" w:type="pct"/>
            <w:tcPrChange w:id="7286" w:author="Александр" w:date="2020-04-13T06:32:00Z">
              <w:tcPr>
                <w:tcW w:w="2064" w:type="pct"/>
                <w:vAlign w:val="bottom"/>
              </w:tcPr>
            </w:tcPrChange>
          </w:tcPr>
          <w:p w14:paraId="1DC03F4D" w14:textId="163643F8" w:rsidR="003A4F65" w:rsidRPr="000E3C42" w:rsidDel="008B263D" w:rsidRDefault="003A4F65" w:rsidP="003A4F65">
            <w:pPr>
              <w:jc w:val="left"/>
              <w:rPr>
                <w:ins w:id="7287" w:author="Александр" w:date="2020-04-13T06:31:00Z"/>
                <w:del w:id="7288" w:author="Владимир Лаут" w:date="2021-03-03T11:03:00Z"/>
                <w:rFonts w:ascii="Arial" w:hAnsi="Arial" w:cs="Arial"/>
                <w:sz w:val="20"/>
                <w:szCs w:val="20"/>
                <w:lang w:eastAsia="ru-RU"/>
              </w:rPr>
            </w:pPr>
            <w:ins w:id="7289" w:author="Александр" w:date="2020-04-13T06:32:00Z">
              <w:del w:id="7290" w:author="Владимир Лаут" w:date="2021-03-03T11:02:00Z">
                <w:r w:rsidRPr="00AE7409" w:rsidDel="008B263D">
                  <w:delText>ТР навесного оборудования</w:delText>
                </w:r>
              </w:del>
            </w:ins>
            <w:bookmarkStart w:id="7291" w:name="_Toc67554262"/>
            <w:bookmarkStart w:id="7292" w:name="_Toc67555599"/>
            <w:bookmarkStart w:id="7293" w:name="_Toc67556652"/>
            <w:bookmarkEnd w:id="7291"/>
            <w:bookmarkEnd w:id="7292"/>
            <w:bookmarkEnd w:id="7293"/>
          </w:p>
        </w:tc>
        <w:tc>
          <w:tcPr>
            <w:tcW w:w="889" w:type="pct"/>
            <w:tcPrChange w:id="7294" w:author="Александр" w:date="2020-04-13T06:32:00Z">
              <w:tcPr>
                <w:tcW w:w="889" w:type="pct"/>
              </w:tcPr>
            </w:tcPrChange>
          </w:tcPr>
          <w:p w14:paraId="73491DD3" w14:textId="3ADA47AD" w:rsidR="003A4F65" w:rsidRPr="000E3C42" w:rsidDel="008B263D" w:rsidRDefault="003A4F65" w:rsidP="003A4F65">
            <w:pPr>
              <w:jc w:val="left"/>
              <w:rPr>
                <w:ins w:id="7295" w:author="Александр" w:date="2020-04-13T06:31:00Z"/>
                <w:del w:id="7296" w:author="Владимир Лаут" w:date="2021-03-03T11:03:00Z"/>
                <w:rFonts w:ascii="Arial" w:hAnsi="Arial" w:cs="Arial"/>
                <w:sz w:val="20"/>
                <w:szCs w:val="20"/>
                <w:lang w:eastAsia="ru-RU"/>
              </w:rPr>
            </w:pPr>
            <w:ins w:id="7297" w:author="Александр" w:date="2020-04-13T06:32:00Z">
              <w:del w:id="7298" w:author="Владимир Лаут" w:date="2021-03-03T11:02:00Z">
                <w:r w:rsidRPr="00AE7409" w:rsidDel="008B263D">
                  <w:delText>77</w:delText>
                </w:r>
              </w:del>
            </w:ins>
            <w:bookmarkStart w:id="7299" w:name="_Toc67554263"/>
            <w:bookmarkStart w:id="7300" w:name="_Toc67555600"/>
            <w:bookmarkStart w:id="7301" w:name="_Toc67556653"/>
            <w:bookmarkEnd w:id="7299"/>
            <w:bookmarkEnd w:id="7300"/>
            <w:bookmarkEnd w:id="7301"/>
          </w:p>
        </w:tc>
        <w:tc>
          <w:tcPr>
            <w:tcW w:w="1038" w:type="pct"/>
            <w:tcPrChange w:id="7302" w:author="Александр" w:date="2020-04-13T06:32:00Z">
              <w:tcPr>
                <w:tcW w:w="1038" w:type="pct"/>
              </w:tcPr>
            </w:tcPrChange>
          </w:tcPr>
          <w:p w14:paraId="570A11F9" w14:textId="62FC95BB" w:rsidR="003A4F65" w:rsidRPr="000E3C42" w:rsidDel="008B263D" w:rsidRDefault="003A4F65" w:rsidP="003A4F65">
            <w:pPr>
              <w:jc w:val="left"/>
              <w:rPr>
                <w:ins w:id="7303" w:author="Александр" w:date="2020-04-13T06:31:00Z"/>
                <w:del w:id="7304" w:author="Владимир Лаут" w:date="2021-03-03T11:03:00Z"/>
                <w:rFonts w:ascii="Arial" w:hAnsi="Arial" w:cs="Arial"/>
                <w:sz w:val="20"/>
                <w:szCs w:val="20"/>
                <w:lang w:eastAsia="ru-RU"/>
              </w:rPr>
            </w:pPr>
            <w:ins w:id="7305" w:author="Александр" w:date="2020-04-13T06:32:00Z">
              <w:del w:id="7306" w:author="Владимир Лаут" w:date="2021-03-03T11:02:00Z">
                <w:r w:rsidRPr="00AE7409" w:rsidDel="008B263D">
                  <w:delText>ТР</w:delText>
                </w:r>
              </w:del>
            </w:ins>
            <w:bookmarkStart w:id="7307" w:name="_Toc67554264"/>
            <w:bookmarkStart w:id="7308" w:name="_Toc67555601"/>
            <w:bookmarkStart w:id="7309" w:name="_Toc67556654"/>
            <w:bookmarkEnd w:id="7307"/>
            <w:bookmarkEnd w:id="7308"/>
            <w:bookmarkEnd w:id="7309"/>
          </w:p>
        </w:tc>
        <w:bookmarkStart w:id="7310" w:name="_Toc67554265"/>
        <w:bookmarkStart w:id="7311" w:name="_Toc67555602"/>
        <w:bookmarkStart w:id="7312" w:name="_Toc67556655"/>
        <w:bookmarkEnd w:id="7310"/>
        <w:bookmarkEnd w:id="7311"/>
        <w:bookmarkEnd w:id="7312"/>
      </w:tr>
      <w:tr w:rsidR="003A4F65" w:rsidRPr="000E3C42" w:rsidDel="008B263D" w14:paraId="6CD764DF" w14:textId="50399E8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31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314" w:author="Александр" w:date="2020-04-13T06:31:00Z"/>
          <w:del w:id="7315" w:author="Владимир Лаут" w:date="2021-03-03T11:03:00Z"/>
          <w:trPrChange w:id="7316" w:author="Александр" w:date="2020-04-13T06:32:00Z">
            <w:trPr>
              <w:cantSplit/>
              <w:jc w:val="center"/>
            </w:trPr>
          </w:trPrChange>
        </w:trPr>
        <w:tc>
          <w:tcPr>
            <w:tcW w:w="1009" w:type="pct"/>
            <w:tcPrChange w:id="7317" w:author="Александр" w:date="2020-04-13T06:32:00Z">
              <w:tcPr>
                <w:tcW w:w="1009" w:type="pct"/>
              </w:tcPr>
            </w:tcPrChange>
          </w:tcPr>
          <w:p w14:paraId="022A912A" w14:textId="6ADC3628" w:rsidR="003A4F65" w:rsidRPr="000E3C42" w:rsidDel="008B263D" w:rsidRDefault="003A4F65" w:rsidP="003A4F65">
            <w:pPr>
              <w:jc w:val="left"/>
              <w:rPr>
                <w:ins w:id="7318" w:author="Александр" w:date="2020-04-13T06:31:00Z"/>
                <w:del w:id="7319" w:author="Владимир Лаут" w:date="2021-03-03T11:03:00Z"/>
                <w:rFonts w:ascii="Arial" w:hAnsi="Arial" w:cs="Arial"/>
                <w:sz w:val="20"/>
                <w:szCs w:val="20"/>
                <w:lang w:eastAsia="ru-RU"/>
              </w:rPr>
            </w:pPr>
            <w:ins w:id="7320" w:author="Александр" w:date="2020-04-13T06:32:00Z">
              <w:del w:id="7321" w:author="Владимир Лаут" w:date="2021-03-03T11:02:00Z">
                <w:r w:rsidRPr="00AE7409" w:rsidDel="008B263D">
                  <w:delText>78</w:delText>
                </w:r>
              </w:del>
            </w:ins>
            <w:bookmarkStart w:id="7322" w:name="_Toc67554266"/>
            <w:bookmarkStart w:id="7323" w:name="_Toc67555603"/>
            <w:bookmarkStart w:id="7324" w:name="_Toc67556656"/>
            <w:bookmarkEnd w:id="7322"/>
            <w:bookmarkEnd w:id="7323"/>
            <w:bookmarkEnd w:id="7324"/>
          </w:p>
        </w:tc>
        <w:tc>
          <w:tcPr>
            <w:tcW w:w="2064" w:type="pct"/>
            <w:tcPrChange w:id="7325" w:author="Александр" w:date="2020-04-13T06:32:00Z">
              <w:tcPr>
                <w:tcW w:w="2064" w:type="pct"/>
                <w:vAlign w:val="bottom"/>
              </w:tcPr>
            </w:tcPrChange>
          </w:tcPr>
          <w:p w14:paraId="360FB3FA" w14:textId="1D167EFD" w:rsidR="003A4F65" w:rsidRPr="000E3C42" w:rsidDel="008B263D" w:rsidRDefault="003A4F65" w:rsidP="003A4F65">
            <w:pPr>
              <w:jc w:val="left"/>
              <w:rPr>
                <w:ins w:id="7326" w:author="Александр" w:date="2020-04-13T06:31:00Z"/>
                <w:del w:id="7327" w:author="Владимир Лаут" w:date="2021-03-03T11:03:00Z"/>
                <w:rFonts w:ascii="Arial" w:hAnsi="Arial" w:cs="Arial"/>
                <w:sz w:val="20"/>
                <w:szCs w:val="20"/>
                <w:lang w:eastAsia="ru-RU"/>
              </w:rPr>
            </w:pPr>
            <w:ins w:id="7328" w:author="Александр" w:date="2020-04-13T06:32:00Z">
              <w:del w:id="7329" w:author="Владимир Лаут" w:date="2021-03-03T11:02:00Z">
                <w:r w:rsidRPr="00AE7409" w:rsidDel="008B263D">
                  <w:delText>ТР осмотр редуктора</w:delText>
                </w:r>
              </w:del>
            </w:ins>
            <w:bookmarkStart w:id="7330" w:name="_Toc67554267"/>
            <w:bookmarkStart w:id="7331" w:name="_Toc67555604"/>
            <w:bookmarkStart w:id="7332" w:name="_Toc67556657"/>
            <w:bookmarkEnd w:id="7330"/>
            <w:bookmarkEnd w:id="7331"/>
            <w:bookmarkEnd w:id="7332"/>
          </w:p>
        </w:tc>
        <w:tc>
          <w:tcPr>
            <w:tcW w:w="889" w:type="pct"/>
            <w:tcPrChange w:id="7333" w:author="Александр" w:date="2020-04-13T06:32:00Z">
              <w:tcPr>
                <w:tcW w:w="889" w:type="pct"/>
              </w:tcPr>
            </w:tcPrChange>
          </w:tcPr>
          <w:p w14:paraId="13784EC0" w14:textId="03127D77" w:rsidR="003A4F65" w:rsidRPr="000E3C42" w:rsidDel="008B263D" w:rsidRDefault="003A4F65" w:rsidP="003A4F65">
            <w:pPr>
              <w:jc w:val="left"/>
              <w:rPr>
                <w:ins w:id="7334" w:author="Александр" w:date="2020-04-13T06:31:00Z"/>
                <w:del w:id="7335" w:author="Владимир Лаут" w:date="2021-03-03T11:03:00Z"/>
                <w:rFonts w:ascii="Arial" w:hAnsi="Arial" w:cs="Arial"/>
                <w:sz w:val="20"/>
                <w:szCs w:val="20"/>
                <w:lang w:eastAsia="ru-RU"/>
              </w:rPr>
            </w:pPr>
            <w:ins w:id="7336" w:author="Александр" w:date="2020-04-13T06:32:00Z">
              <w:del w:id="7337" w:author="Владимир Лаут" w:date="2021-03-03T11:02:00Z">
                <w:r w:rsidRPr="00AE7409" w:rsidDel="008B263D">
                  <w:delText>78</w:delText>
                </w:r>
              </w:del>
            </w:ins>
            <w:bookmarkStart w:id="7338" w:name="_Toc67554268"/>
            <w:bookmarkStart w:id="7339" w:name="_Toc67555605"/>
            <w:bookmarkStart w:id="7340" w:name="_Toc67556658"/>
            <w:bookmarkEnd w:id="7338"/>
            <w:bookmarkEnd w:id="7339"/>
            <w:bookmarkEnd w:id="7340"/>
          </w:p>
        </w:tc>
        <w:tc>
          <w:tcPr>
            <w:tcW w:w="1038" w:type="pct"/>
            <w:tcPrChange w:id="7341" w:author="Александр" w:date="2020-04-13T06:32:00Z">
              <w:tcPr>
                <w:tcW w:w="1038" w:type="pct"/>
              </w:tcPr>
            </w:tcPrChange>
          </w:tcPr>
          <w:p w14:paraId="0971C676" w14:textId="7763F1A1" w:rsidR="003A4F65" w:rsidRPr="000E3C42" w:rsidDel="008B263D" w:rsidRDefault="003A4F65" w:rsidP="003A4F65">
            <w:pPr>
              <w:jc w:val="left"/>
              <w:rPr>
                <w:ins w:id="7342" w:author="Александр" w:date="2020-04-13T06:31:00Z"/>
                <w:del w:id="7343" w:author="Владимир Лаут" w:date="2021-03-03T11:03:00Z"/>
                <w:rFonts w:ascii="Arial" w:hAnsi="Arial" w:cs="Arial"/>
                <w:sz w:val="20"/>
                <w:szCs w:val="20"/>
                <w:lang w:eastAsia="ru-RU"/>
              </w:rPr>
            </w:pPr>
            <w:ins w:id="7344" w:author="Александр" w:date="2020-04-13T06:32:00Z">
              <w:del w:id="7345" w:author="Владимир Лаут" w:date="2021-03-03T11:02:00Z">
                <w:r w:rsidRPr="00AE7409" w:rsidDel="008B263D">
                  <w:delText>ТР</w:delText>
                </w:r>
              </w:del>
            </w:ins>
            <w:bookmarkStart w:id="7346" w:name="_Toc67554269"/>
            <w:bookmarkStart w:id="7347" w:name="_Toc67555606"/>
            <w:bookmarkStart w:id="7348" w:name="_Toc67556659"/>
            <w:bookmarkEnd w:id="7346"/>
            <w:bookmarkEnd w:id="7347"/>
            <w:bookmarkEnd w:id="7348"/>
          </w:p>
        </w:tc>
        <w:bookmarkStart w:id="7349" w:name="_Toc67554270"/>
        <w:bookmarkStart w:id="7350" w:name="_Toc67555607"/>
        <w:bookmarkStart w:id="7351" w:name="_Toc67556660"/>
        <w:bookmarkEnd w:id="7349"/>
        <w:bookmarkEnd w:id="7350"/>
        <w:bookmarkEnd w:id="7351"/>
      </w:tr>
      <w:tr w:rsidR="003A4F65" w:rsidRPr="000E3C42" w:rsidDel="008B263D" w14:paraId="407099AC" w14:textId="4FD218E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35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353" w:author="Александр" w:date="2020-04-13T06:31:00Z"/>
          <w:del w:id="7354" w:author="Владимир Лаут" w:date="2021-03-03T11:03:00Z"/>
          <w:trPrChange w:id="7355" w:author="Александр" w:date="2020-04-13T06:32:00Z">
            <w:trPr>
              <w:cantSplit/>
              <w:jc w:val="center"/>
            </w:trPr>
          </w:trPrChange>
        </w:trPr>
        <w:tc>
          <w:tcPr>
            <w:tcW w:w="1009" w:type="pct"/>
            <w:tcPrChange w:id="7356" w:author="Александр" w:date="2020-04-13T06:32:00Z">
              <w:tcPr>
                <w:tcW w:w="1009" w:type="pct"/>
              </w:tcPr>
            </w:tcPrChange>
          </w:tcPr>
          <w:p w14:paraId="6043D278" w14:textId="4D84A219" w:rsidR="003A4F65" w:rsidRPr="000E3C42" w:rsidDel="008B263D" w:rsidRDefault="003A4F65" w:rsidP="003A4F65">
            <w:pPr>
              <w:jc w:val="left"/>
              <w:rPr>
                <w:ins w:id="7357" w:author="Александр" w:date="2020-04-13T06:31:00Z"/>
                <w:del w:id="7358" w:author="Владимир Лаут" w:date="2021-03-03T11:03:00Z"/>
                <w:rFonts w:ascii="Arial" w:hAnsi="Arial" w:cs="Arial"/>
                <w:sz w:val="20"/>
                <w:szCs w:val="20"/>
                <w:lang w:eastAsia="ru-RU"/>
              </w:rPr>
            </w:pPr>
            <w:ins w:id="7359" w:author="Александр" w:date="2020-04-13T06:32:00Z">
              <w:del w:id="7360" w:author="Владимир Лаут" w:date="2021-03-03T11:02:00Z">
                <w:r w:rsidRPr="00AE7409" w:rsidDel="008B263D">
                  <w:delText>79</w:delText>
                </w:r>
              </w:del>
            </w:ins>
            <w:bookmarkStart w:id="7361" w:name="_Toc67554271"/>
            <w:bookmarkStart w:id="7362" w:name="_Toc67555608"/>
            <w:bookmarkStart w:id="7363" w:name="_Toc67556661"/>
            <w:bookmarkEnd w:id="7361"/>
            <w:bookmarkEnd w:id="7362"/>
            <w:bookmarkEnd w:id="7363"/>
          </w:p>
        </w:tc>
        <w:tc>
          <w:tcPr>
            <w:tcW w:w="2064" w:type="pct"/>
            <w:tcPrChange w:id="7364" w:author="Александр" w:date="2020-04-13T06:32:00Z">
              <w:tcPr>
                <w:tcW w:w="2064" w:type="pct"/>
                <w:vAlign w:val="bottom"/>
              </w:tcPr>
            </w:tcPrChange>
          </w:tcPr>
          <w:p w14:paraId="24EE1CD0" w14:textId="744B843A" w:rsidR="003A4F65" w:rsidRPr="000E3C42" w:rsidDel="008B263D" w:rsidRDefault="003A4F65" w:rsidP="003A4F65">
            <w:pPr>
              <w:jc w:val="left"/>
              <w:rPr>
                <w:ins w:id="7365" w:author="Александр" w:date="2020-04-13T06:31:00Z"/>
                <w:del w:id="7366" w:author="Владимир Лаут" w:date="2021-03-03T11:03:00Z"/>
                <w:rFonts w:ascii="Arial" w:hAnsi="Arial" w:cs="Arial"/>
                <w:sz w:val="20"/>
                <w:szCs w:val="20"/>
                <w:lang w:eastAsia="ru-RU"/>
              </w:rPr>
            </w:pPr>
            <w:ins w:id="7367" w:author="Александр" w:date="2020-04-13T06:32:00Z">
              <w:del w:id="7368" w:author="Владимир Лаут" w:date="2021-03-03T11:02:00Z">
                <w:r w:rsidRPr="00AE7409" w:rsidDel="008B263D">
                  <w:delText>ТР основной (ремонт)</w:delText>
                </w:r>
              </w:del>
            </w:ins>
            <w:bookmarkStart w:id="7369" w:name="_Toc67554272"/>
            <w:bookmarkStart w:id="7370" w:name="_Toc67555609"/>
            <w:bookmarkStart w:id="7371" w:name="_Toc67556662"/>
            <w:bookmarkEnd w:id="7369"/>
            <w:bookmarkEnd w:id="7370"/>
            <w:bookmarkEnd w:id="7371"/>
          </w:p>
        </w:tc>
        <w:tc>
          <w:tcPr>
            <w:tcW w:w="889" w:type="pct"/>
            <w:tcPrChange w:id="7372" w:author="Александр" w:date="2020-04-13T06:32:00Z">
              <w:tcPr>
                <w:tcW w:w="889" w:type="pct"/>
              </w:tcPr>
            </w:tcPrChange>
          </w:tcPr>
          <w:p w14:paraId="5DD41B85" w14:textId="101C9B89" w:rsidR="003A4F65" w:rsidRPr="000E3C42" w:rsidDel="008B263D" w:rsidRDefault="003A4F65" w:rsidP="003A4F65">
            <w:pPr>
              <w:jc w:val="left"/>
              <w:rPr>
                <w:ins w:id="7373" w:author="Александр" w:date="2020-04-13T06:31:00Z"/>
                <w:del w:id="7374" w:author="Владимир Лаут" w:date="2021-03-03T11:03:00Z"/>
                <w:rFonts w:ascii="Arial" w:hAnsi="Arial" w:cs="Arial"/>
                <w:sz w:val="20"/>
                <w:szCs w:val="20"/>
                <w:lang w:eastAsia="ru-RU"/>
              </w:rPr>
            </w:pPr>
            <w:ins w:id="7375" w:author="Александр" w:date="2020-04-13T06:32:00Z">
              <w:del w:id="7376" w:author="Владимир Лаут" w:date="2021-03-03T11:02:00Z">
                <w:r w:rsidRPr="00AE7409" w:rsidDel="008B263D">
                  <w:delText>79</w:delText>
                </w:r>
              </w:del>
            </w:ins>
            <w:bookmarkStart w:id="7377" w:name="_Toc67554273"/>
            <w:bookmarkStart w:id="7378" w:name="_Toc67555610"/>
            <w:bookmarkStart w:id="7379" w:name="_Toc67556663"/>
            <w:bookmarkEnd w:id="7377"/>
            <w:bookmarkEnd w:id="7378"/>
            <w:bookmarkEnd w:id="7379"/>
          </w:p>
        </w:tc>
        <w:tc>
          <w:tcPr>
            <w:tcW w:w="1038" w:type="pct"/>
            <w:tcPrChange w:id="7380" w:author="Александр" w:date="2020-04-13T06:32:00Z">
              <w:tcPr>
                <w:tcW w:w="1038" w:type="pct"/>
              </w:tcPr>
            </w:tcPrChange>
          </w:tcPr>
          <w:p w14:paraId="2D30B3DB" w14:textId="348790FD" w:rsidR="003A4F65" w:rsidRPr="000E3C42" w:rsidDel="008B263D" w:rsidRDefault="003A4F65" w:rsidP="003A4F65">
            <w:pPr>
              <w:jc w:val="left"/>
              <w:rPr>
                <w:ins w:id="7381" w:author="Александр" w:date="2020-04-13T06:31:00Z"/>
                <w:del w:id="7382" w:author="Владимир Лаут" w:date="2021-03-03T11:03:00Z"/>
                <w:rFonts w:ascii="Arial" w:hAnsi="Arial" w:cs="Arial"/>
                <w:sz w:val="20"/>
                <w:szCs w:val="20"/>
                <w:lang w:eastAsia="ru-RU"/>
              </w:rPr>
            </w:pPr>
            <w:ins w:id="7383" w:author="Александр" w:date="2020-04-13T06:32:00Z">
              <w:del w:id="7384" w:author="Владимир Лаут" w:date="2021-03-03T11:02:00Z">
                <w:r w:rsidRPr="00AE7409" w:rsidDel="008B263D">
                  <w:delText>ТР</w:delText>
                </w:r>
              </w:del>
            </w:ins>
            <w:bookmarkStart w:id="7385" w:name="_Toc67554274"/>
            <w:bookmarkStart w:id="7386" w:name="_Toc67555611"/>
            <w:bookmarkStart w:id="7387" w:name="_Toc67556664"/>
            <w:bookmarkEnd w:id="7385"/>
            <w:bookmarkEnd w:id="7386"/>
            <w:bookmarkEnd w:id="7387"/>
          </w:p>
        </w:tc>
        <w:bookmarkStart w:id="7388" w:name="_Toc67554275"/>
        <w:bookmarkStart w:id="7389" w:name="_Toc67555612"/>
        <w:bookmarkStart w:id="7390" w:name="_Toc67556665"/>
        <w:bookmarkEnd w:id="7388"/>
        <w:bookmarkEnd w:id="7389"/>
        <w:bookmarkEnd w:id="7390"/>
      </w:tr>
      <w:tr w:rsidR="003A4F65" w:rsidRPr="000E3C42" w:rsidDel="008B263D" w14:paraId="76D569F1" w14:textId="3969464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39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392" w:author="Александр" w:date="2020-04-13T06:31:00Z"/>
          <w:del w:id="7393" w:author="Владимир Лаут" w:date="2021-03-03T11:03:00Z"/>
          <w:trPrChange w:id="7394" w:author="Александр" w:date="2020-04-13T06:32:00Z">
            <w:trPr>
              <w:cantSplit/>
              <w:jc w:val="center"/>
            </w:trPr>
          </w:trPrChange>
        </w:trPr>
        <w:tc>
          <w:tcPr>
            <w:tcW w:w="1009" w:type="pct"/>
            <w:tcPrChange w:id="7395" w:author="Александр" w:date="2020-04-13T06:32:00Z">
              <w:tcPr>
                <w:tcW w:w="1009" w:type="pct"/>
              </w:tcPr>
            </w:tcPrChange>
          </w:tcPr>
          <w:p w14:paraId="137036F0" w14:textId="4A12D580" w:rsidR="003A4F65" w:rsidRPr="000E3C42" w:rsidDel="008B263D" w:rsidRDefault="003A4F65" w:rsidP="003A4F65">
            <w:pPr>
              <w:jc w:val="left"/>
              <w:rPr>
                <w:ins w:id="7396" w:author="Александр" w:date="2020-04-13T06:31:00Z"/>
                <w:del w:id="7397" w:author="Владимир Лаут" w:date="2021-03-03T11:03:00Z"/>
                <w:rFonts w:ascii="Arial" w:hAnsi="Arial" w:cs="Arial"/>
                <w:sz w:val="20"/>
                <w:szCs w:val="20"/>
                <w:lang w:eastAsia="ru-RU"/>
              </w:rPr>
            </w:pPr>
            <w:ins w:id="7398" w:author="Александр" w:date="2020-04-13T06:32:00Z">
              <w:del w:id="7399" w:author="Владимир Лаут" w:date="2021-03-03T11:02:00Z">
                <w:r w:rsidRPr="00AE7409" w:rsidDel="008B263D">
                  <w:delText>80</w:delText>
                </w:r>
              </w:del>
            </w:ins>
            <w:bookmarkStart w:id="7400" w:name="_Toc67554276"/>
            <w:bookmarkStart w:id="7401" w:name="_Toc67555613"/>
            <w:bookmarkStart w:id="7402" w:name="_Toc67556666"/>
            <w:bookmarkEnd w:id="7400"/>
            <w:bookmarkEnd w:id="7401"/>
            <w:bookmarkEnd w:id="7402"/>
          </w:p>
        </w:tc>
        <w:tc>
          <w:tcPr>
            <w:tcW w:w="2064" w:type="pct"/>
            <w:tcPrChange w:id="7403" w:author="Александр" w:date="2020-04-13T06:32:00Z">
              <w:tcPr>
                <w:tcW w:w="2064" w:type="pct"/>
                <w:vAlign w:val="bottom"/>
              </w:tcPr>
            </w:tcPrChange>
          </w:tcPr>
          <w:p w14:paraId="52F843DE" w14:textId="4F955914" w:rsidR="003A4F65" w:rsidRPr="000E3C42" w:rsidDel="008B263D" w:rsidRDefault="003A4F65" w:rsidP="003A4F65">
            <w:pPr>
              <w:jc w:val="left"/>
              <w:rPr>
                <w:ins w:id="7404" w:author="Александр" w:date="2020-04-13T06:31:00Z"/>
                <w:del w:id="7405" w:author="Владимир Лаут" w:date="2021-03-03T11:03:00Z"/>
                <w:rFonts w:ascii="Arial" w:hAnsi="Arial" w:cs="Arial"/>
                <w:sz w:val="20"/>
                <w:szCs w:val="20"/>
                <w:lang w:eastAsia="ru-RU"/>
              </w:rPr>
            </w:pPr>
            <w:ins w:id="7406" w:author="Александр" w:date="2020-04-13T06:32:00Z">
              <w:del w:id="7407" w:author="Владимир Лаут" w:date="2021-03-03T11:02:00Z">
                <w:r w:rsidRPr="00AE7409" w:rsidDel="008B263D">
                  <w:delText>ТР привода</w:delText>
                </w:r>
              </w:del>
            </w:ins>
            <w:bookmarkStart w:id="7408" w:name="_Toc67554277"/>
            <w:bookmarkStart w:id="7409" w:name="_Toc67555614"/>
            <w:bookmarkStart w:id="7410" w:name="_Toc67556667"/>
            <w:bookmarkEnd w:id="7408"/>
            <w:bookmarkEnd w:id="7409"/>
            <w:bookmarkEnd w:id="7410"/>
          </w:p>
        </w:tc>
        <w:tc>
          <w:tcPr>
            <w:tcW w:w="889" w:type="pct"/>
            <w:tcPrChange w:id="7411" w:author="Александр" w:date="2020-04-13T06:32:00Z">
              <w:tcPr>
                <w:tcW w:w="889" w:type="pct"/>
              </w:tcPr>
            </w:tcPrChange>
          </w:tcPr>
          <w:p w14:paraId="19507BB6" w14:textId="2F873C58" w:rsidR="003A4F65" w:rsidRPr="000E3C42" w:rsidDel="008B263D" w:rsidRDefault="003A4F65" w:rsidP="003A4F65">
            <w:pPr>
              <w:jc w:val="left"/>
              <w:rPr>
                <w:ins w:id="7412" w:author="Александр" w:date="2020-04-13T06:31:00Z"/>
                <w:del w:id="7413" w:author="Владимир Лаут" w:date="2021-03-03T11:03:00Z"/>
                <w:rFonts w:ascii="Arial" w:hAnsi="Arial" w:cs="Arial"/>
                <w:sz w:val="20"/>
                <w:szCs w:val="20"/>
                <w:lang w:eastAsia="ru-RU"/>
              </w:rPr>
            </w:pPr>
            <w:ins w:id="7414" w:author="Александр" w:date="2020-04-13T06:32:00Z">
              <w:del w:id="7415" w:author="Владимир Лаут" w:date="2021-03-03T11:02:00Z">
                <w:r w:rsidRPr="00AE7409" w:rsidDel="008B263D">
                  <w:delText>80</w:delText>
                </w:r>
              </w:del>
            </w:ins>
            <w:bookmarkStart w:id="7416" w:name="_Toc67554278"/>
            <w:bookmarkStart w:id="7417" w:name="_Toc67555615"/>
            <w:bookmarkStart w:id="7418" w:name="_Toc67556668"/>
            <w:bookmarkEnd w:id="7416"/>
            <w:bookmarkEnd w:id="7417"/>
            <w:bookmarkEnd w:id="7418"/>
          </w:p>
        </w:tc>
        <w:tc>
          <w:tcPr>
            <w:tcW w:w="1038" w:type="pct"/>
            <w:tcPrChange w:id="7419" w:author="Александр" w:date="2020-04-13T06:32:00Z">
              <w:tcPr>
                <w:tcW w:w="1038" w:type="pct"/>
              </w:tcPr>
            </w:tcPrChange>
          </w:tcPr>
          <w:p w14:paraId="3FA6A359" w14:textId="7222BAE8" w:rsidR="003A4F65" w:rsidRPr="000E3C42" w:rsidDel="008B263D" w:rsidRDefault="003A4F65" w:rsidP="003A4F65">
            <w:pPr>
              <w:jc w:val="left"/>
              <w:rPr>
                <w:ins w:id="7420" w:author="Александр" w:date="2020-04-13T06:31:00Z"/>
                <w:del w:id="7421" w:author="Владимир Лаут" w:date="2021-03-03T11:03:00Z"/>
                <w:rFonts w:ascii="Arial" w:hAnsi="Arial" w:cs="Arial"/>
                <w:sz w:val="20"/>
                <w:szCs w:val="20"/>
                <w:lang w:eastAsia="ru-RU"/>
              </w:rPr>
            </w:pPr>
            <w:ins w:id="7422" w:author="Александр" w:date="2020-04-13T06:32:00Z">
              <w:del w:id="7423" w:author="Владимир Лаут" w:date="2021-03-03T11:02:00Z">
                <w:r w:rsidRPr="00AE7409" w:rsidDel="008B263D">
                  <w:delText>ТР</w:delText>
                </w:r>
              </w:del>
            </w:ins>
            <w:bookmarkStart w:id="7424" w:name="_Toc67554279"/>
            <w:bookmarkStart w:id="7425" w:name="_Toc67555616"/>
            <w:bookmarkStart w:id="7426" w:name="_Toc67556669"/>
            <w:bookmarkEnd w:id="7424"/>
            <w:bookmarkEnd w:id="7425"/>
            <w:bookmarkEnd w:id="7426"/>
          </w:p>
        </w:tc>
        <w:bookmarkStart w:id="7427" w:name="_Toc67554280"/>
        <w:bookmarkStart w:id="7428" w:name="_Toc67555617"/>
        <w:bookmarkStart w:id="7429" w:name="_Toc67556670"/>
        <w:bookmarkEnd w:id="7427"/>
        <w:bookmarkEnd w:id="7428"/>
        <w:bookmarkEnd w:id="7429"/>
      </w:tr>
      <w:tr w:rsidR="003A4F65" w:rsidRPr="000E3C42" w:rsidDel="008B263D" w14:paraId="07EEB47A" w14:textId="1404796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43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431" w:author="Александр" w:date="2020-04-13T06:31:00Z"/>
          <w:del w:id="7432" w:author="Владимир Лаут" w:date="2021-03-03T11:03:00Z"/>
          <w:trPrChange w:id="7433" w:author="Александр" w:date="2020-04-13T06:32:00Z">
            <w:trPr>
              <w:cantSplit/>
              <w:jc w:val="center"/>
            </w:trPr>
          </w:trPrChange>
        </w:trPr>
        <w:tc>
          <w:tcPr>
            <w:tcW w:w="1009" w:type="pct"/>
            <w:tcPrChange w:id="7434" w:author="Александр" w:date="2020-04-13T06:32:00Z">
              <w:tcPr>
                <w:tcW w:w="1009" w:type="pct"/>
              </w:tcPr>
            </w:tcPrChange>
          </w:tcPr>
          <w:p w14:paraId="625899C7" w14:textId="16BAC0BB" w:rsidR="003A4F65" w:rsidRPr="000E3C42" w:rsidDel="008B263D" w:rsidRDefault="003A4F65" w:rsidP="003A4F65">
            <w:pPr>
              <w:jc w:val="left"/>
              <w:rPr>
                <w:ins w:id="7435" w:author="Александр" w:date="2020-04-13T06:31:00Z"/>
                <w:del w:id="7436" w:author="Владимир Лаут" w:date="2021-03-03T11:03:00Z"/>
                <w:rFonts w:ascii="Arial" w:hAnsi="Arial" w:cs="Arial"/>
                <w:sz w:val="20"/>
                <w:szCs w:val="20"/>
                <w:lang w:eastAsia="ru-RU"/>
              </w:rPr>
            </w:pPr>
            <w:ins w:id="7437" w:author="Александр" w:date="2020-04-13T06:32:00Z">
              <w:del w:id="7438" w:author="Владимир Лаут" w:date="2021-03-03T11:02:00Z">
                <w:r w:rsidRPr="00AE7409" w:rsidDel="008B263D">
                  <w:delText>81</w:delText>
                </w:r>
              </w:del>
            </w:ins>
            <w:bookmarkStart w:id="7439" w:name="_Toc67554281"/>
            <w:bookmarkStart w:id="7440" w:name="_Toc67555618"/>
            <w:bookmarkStart w:id="7441" w:name="_Toc67556671"/>
            <w:bookmarkEnd w:id="7439"/>
            <w:bookmarkEnd w:id="7440"/>
            <w:bookmarkEnd w:id="7441"/>
          </w:p>
        </w:tc>
        <w:tc>
          <w:tcPr>
            <w:tcW w:w="2064" w:type="pct"/>
            <w:tcPrChange w:id="7442" w:author="Александр" w:date="2020-04-13T06:32:00Z">
              <w:tcPr>
                <w:tcW w:w="2064" w:type="pct"/>
                <w:vAlign w:val="bottom"/>
              </w:tcPr>
            </w:tcPrChange>
          </w:tcPr>
          <w:p w14:paraId="7C105FED" w14:textId="158087B9" w:rsidR="003A4F65" w:rsidRPr="000E3C42" w:rsidDel="008B263D" w:rsidRDefault="003A4F65" w:rsidP="003A4F65">
            <w:pPr>
              <w:jc w:val="left"/>
              <w:rPr>
                <w:ins w:id="7443" w:author="Александр" w:date="2020-04-13T06:31:00Z"/>
                <w:del w:id="7444" w:author="Владимир Лаут" w:date="2021-03-03T11:03:00Z"/>
                <w:rFonts w:ascii="Arial" w:hAnsi="Arial" w:cs="Arial"/>
                <w:sz w:val="20"/>
                <w:szCs w:val="20"/>
                <w:lang w:eastAsia="ru-RU"/>
              </w:rPr>
            </w:pPr>
            <w:ins w:id="7445" w:author="Александр" w:date="2020-04-13T06:32:00Z">
              <w:del w:id="7446" w:author="Владимир Лаут" w:date="2021-03-03T11:02:00Z">
                <w:r w:rsidRPr="00AE7409" w:rsidDel="008B263D">
                  <w:delText>ТР промежуточного вала</w:delText>
                </w:r>
              </w:del>
            </w:ins>
            <w:bookmarkStart w:id="7447" w:name="_Toc67554282"/>
            <w:bookmarkStart w:id="7448" w:name="_Toc67555619"/>
            <w:bookmarkStart w:id="7449" w:name="_Toc67556672"/>
            <w:bookmarkEnd w:id="7447"/>
            <w:bookmarkEnd w:id="7448"/>
            <w:bookmarkEnd w:id="7449"/>
          </w:p>
        </w:tc>
        <w:tc>
          <w:tcPr>
            <w:tcW w:w="889" w:type="pct"/>
            <w:tcPrChange w:id="7450" w:author="Александр" w:date="2020-04-13T06:32:00Z">
              <w:tcPr>
                <w:tcW w:w="889" w:type="pct"/>
              </w:tcPr>
            </w:tcPrChange>
          </w:tcPr>
          <w:p w14:paraId="1B3CF1E0" w14:textId="7EE38A1D" w:rsidR="003A4F65" w:rsidRPr="000E3C42" w:rsidDel="008B263D" w:rsidRDefault="003A4F65" w:rsidP="003A4F65">
            <w:pPr>
              <w:jc w:val="left"/>
              <w:rPr>
                <w:ins w:id="7451" w:author="Александр" w:date="2020-04-13T06:31:00Z"/>
                <w:del w:id="7452" w:author="Владимир Лаут" w:date="2021-03-03T11:03:00Z"/>
                <w:rFonts w:ascii="Arial" w:hAnsi="Arial" w:cs="Arial"/>
                <w:sz w:val="20"/>
                <w:szCs w:val="20"/>
                <w:lang w:eastAsia="ru-RU"/>
              </w:rPr>
            </w:pPr>
            <w:ins w:id="7453" w:author="Александр" w:date="2020-04-13T06:32:00Z">
              <w:del w:id="7454" w:author="Владимир Лаут" w:date="2021-03-03T11:02:00Z">
                <w:r w:rsidRPr="00AE7409" w:rsidDel="008B263D">
                  <w:delText>81</w:delText>
                </w:r>
              </w:del>
            </w:ins>
            <w:bookmarkStart w:id="7455" w:name="_Toc67554283"/>
            <w:bookmarkStart w:id="7456" w:name="_Toc67555620"/>
            <w:bookmarkStart w:id="7457" w:name="_Toc67556673"/>
            <w:bookmarkEnd w:id="7455"/>
            <w:bookmarkEnd w:id="7456"/>
            <w:bookmarkEnd w:id="7457"/>
          </w:p>
        </w:tc>
        <w:tc>
          <w:tcPr>
            <w:tcW w:w="1038" w:type="pct"/>
            <w:tcPrChange w:id="7458" w:author="Александр" w:date="2020-04-13T06:32:00Z">
              <w:tcPr>
                <w:tcW w:w="1038" w:type="pct"/>
              </w:tcPr>
            </w:tcPrChange>
          </w:tcPr>
          <w:p w14:paraId="0C17CBB6" w14:textId="7A36666E" w:rsidR="003A4F65" w:rsidRPr="000E3C42" w:rsidDel="008B263D" w:rsidRDefault="003A4F65" w:rsidP="003A4F65">
            <w:pPr>
              <w:jc w:val="left"/>
              <w:rPr>
                <w:ins w:id="7459" w:author="Александр" w:date="2020-04-13T06:31:00Z"/>
                <w:del w:id="7460" w:author="Владимир Лаут" w:date="2021-03-03T11:03:00Z"/>
                <w:rFonts w:ascii="Arial" w:hAnsi="Arial" w:cs="Arial"/>
                <w:sz w:val="20"/>
                <w:szCs w:val="20"/>
                <w:lang w:eastAsia="ru-RU"/>
              </w:rPr>
            </w:pPr>
            <w:ins w:id="7461" w:author="Александр" w:date="2020-04-13T06:32:00Z">
              <w:del w:id="7462" w:author="Владимир Лаут" w:date="2021-03-03T11:02:00Z">
                <w:r w:rsidRPr="00AE7409" w:rsidDel="008B263D">
                  <w:delText>ТР</w:delText>
                </w:r>
              </w:del>
            </w:ins>
            <w:bookmarkStart w:id="7463" w:name="_Toc67554284"/>
            <w:bookmarkStart w:id="7464" w:name="_Toc67555621"/>
            <w:bookmarkStart w:id="7465" w:name="_Toc67556674"/>
            <w:bookmarkEnd w:id="7463"/>
            <w:bookmarkEnd w:id="7464"/>
            <w:bookmarkEnd w:id="7465"/>
          </w:p>
        </w:tc>
        <w:bookmarkStart w:id="7466" w:name="_Toc67554285"/>
        <w:bookmarkStart w:id="7467" w:name="_Toc67555622"/>
        <w:bookmarkStart w:id="7468" w:name="_Toc67556675"/>
        <w:bookmarkEnd w:id="7466"/>
        <w:bookmarkEnd w:id="7467"/>
        <w:bookmarkEnd w:id="7468"/>
      </w:tr>
      <w:tr w:rsidR="003A4F65" w:rsidRPr="000E3C42" w:rsidDel="008B263D" w14:paraId="26E51129" w14:textId="7AB90236"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46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470" w:author="Александр" w:date="2020-04-13T06:31:00Z"/>
          <w:del w:id="7471" w:author="Владимир Лаут" w:date="2021-03-03T11:03:00Z"/>
          <w:trPrChange w:id="7472" w:author="Александр" w:date="2020-04-13T06:32:00Z">
            <w:trPr>
              <w:cantSplit/>
              <w:jc w:val="center"/>
            </w:trPr>
          </w:trPrChange>
        </w:trPr>
        <w:tc>
          <w:tcPr>
            <w:tcW w:w="1009" w:type="pct"/>
            <w:tcPrChange w:id="7473" w:author="Александр" w:date="2020-04-13T06:32:00Z">
              <w:tcPr>
                <w:tcW w:w="1009" w:type="pct"/>
              </w:tcPr>
            </w:tcPrChange>
          </w:tcPr>
          <w:p w14:paraId="46270729" w14:textId="0AB15BFA" w:rsidR="003A4F65" w:rsidRPr="000E3C42" w:rsidDel="008B263D" w:rsidRDefault="003A4F65" w:rsidP="003A4F65">
            <w:pPr>
              <w:jc w:val="left"/>
              <w:rPr>
                <w:ins w:id="7474" w:author="Александр" w:date="2020-04-13T06:31:00Z"/>
                <w:del w:id="7475" w:author="Владимир Лаут" w:date="2021-03-03T11:03:00Z"/>
                <w:rFonts w:ascii="Arial" w:hAnsi="Arial" w:cs="Arial"/>
                <w:sz w:val="20"/>
                <w:szCs w:val="20"/>
                <w:lang w:eastAsia="ru-RU"/>
              </w:rPr>
            </w:pPr>
            <w:ins w:id="7476" w:author="Александр" w:date="2020-04-13T06:32:00Z">
              <w:del w:id="7477" w:author="Владимир Лаут" w:date="2021-03-03T11:02:00Z">
                <w:r w:rsidRPr="00AE7409" w:rsidDel="008B263D">
                  <w:delText>82</w:delText>
                </w:r>
              </w:del>
            </w:ins>
            <w:bookmarkStart w:id="7478" w:name="_Toc67554286"/>
            <w:bookmarkStart w:id="7479" w:name="_Toc67555623"/>
            <w:bookmarkStart w:id="7480" w:name="_Toc67556676"/>
            <w:bookmarkEnd w:id="7478"/>
            <w:bookmarkEnd w:id="7479"/>
            <w:bookmarkEnd w:id="7480"/>
          </w:p>
        </w:tc>
        <w:tc>
          <w:tcPr>
            <w:tcW w:w="2064" w:type="pct"/>
            <w:tcPrChange w:id="7481" w:author="Александр" w:date="2020-04-13T06:32:00Z">
              <w:tcPr>
                <w:tcW w:w="2064" w:type="pct"/>
                <w:vAlign w:val="bottom"/>
              </w:tcPr>
            </w:tcPrChange>
          </w:tcPr>
          <w:p w14:paraId="624A9173" w14:textId="51224236" w:rsidR="003A4F65" w:rsidRPr="000E3C42" w:rsidDel="008B263D" w:rsidRDefault="003A4F65" w:rsidP="003A4F65">
            <w:pPr>
              <w:jc w:val="left"/>
              <w:rPr>
                <w:ins w:id="7482" w:author="Александр" w:date="2020-04-13T06:31:00Z"/>
                <w:del w:id="7483" w:author="Владимир Лаут" w:date="2021-03-03T11:03:00Z"/>
                <w:rFonts w:ascii="Arial" w:hAnsi="Arial" w:cs="Arial"/>
                <w:sz w:val="20"/>
                <w:szCs w:val="20"/>
                <w:lang w:eastAsia="ru-RU"/>
              </w:rPr>
            </w:pPr>
            <w:ins w:id="7484" w:author="Александр" w:date="2020-04-13T06:32:00Z">
              <w:del w:id="7485" w:author="Владимир Лаут" w:date="2021-03-03T11:02:00Z">
                <w:r w:rsidRPr="00AE7409" w:rsidDel="008B263D">
                  <w:delText>ТР трансмиссии</w:delText>
                </w:r>
              </w:del>
            </w:ins>
            <w:bookmarkStart w:id="7486" w:name="_Toc67554287"/>
            <w:bookmarkStart w:id="7487" w:name="_Toc67555624"/>
            <w:bookmarkStart w:id="7488" w:name="_Toc67556677"/>
            <w:bookmarkEnd w:id="7486"/>
            <w:bookmarkEnd w:id="7487"/>
            <w:bookmarkEnd w:id="7488"/>
          </w:p>
        </w:tc>
        <w:tc>
          <w:tcPr>
            <w:tcW w:w="889" w:type="pct"/>
            <w:tcPrChange w:id="7489" w:author="Александр" w:date="2020-04-13T06:32:00Z">
              <w:tcPr>
                <w:tcW w:w="889" w:type="pct"/>
              </w:tcPr>
            </w:tcPrChange>
          </w:tcPr>
          <w:p w14:paraId="61BAD5A5" w14:textId="2A52FAE5" w:rsidR="003A4F65" w:rsidRPr="000E3C42" w:rsidDel="008B263D" w:rsidRDefault="003A4F65" w:rsidP="003A4F65">
            <w:pPr>
              <w:jc w:val="left"/>
              <w:rPr>
                <w:ins w:id="7490" w:author="Александр" w:date="2020-04-13T06:31:00Z"/>
                <w:del w:id="7491" w:author="Владимир Лаут" w:date="2021-03-03T11:03:00Z"/>
                <w:rFonts w:ascii="Arial" w:hAnsi="Arial" w:cs="Arial"/>
                <w:sz w:val="20"/>
                <w:szCs w:val="20"/>
                <w:lang w:eastAsia="ru-RU"/>
              </w:rPr>
            </w:pPr>
            <w:ins w:id="7492" w:author="Александр" w:date="2020-04-13T06:32:00Z">
              <w:del w:id="7493" w:author="Владимир Лаут" w:date="2021-03-03T11:02:00Z">
                <w:r w:rsidRPr="00AE7409" w:rsidDel="008B263D">
                  <w:delText>82</w:delText>
                </w:r>
              </w:del>
            </w:ins>
            <w:bookmarkStart w:id="7494" w:name="_Toc67554288"/>
            <w:bookmarkStart w:id="7495" w:name="_Toc67555625"/>
            <w:bookmarkStart w:id="7496" w:name="_Toc67556678"/>
            <w:bookmarkEnd w:id="7494"/>
            <w:bookmarkEnd w:id="7495"/>
            <w:bookmarkEnd w:id="7496"/>
          </w:p>
        </w:tc>
        <w:tc>
          <w:tcPr>
            <w:tcW w:w="1038" w:type="pct"/>
            <w:tcPrChange w:id="7497" w:author="Александр" w:date="2020-04-13T06:32:00Z">
              <w:tcPr>
                <w:tcW w:w="1038" w:type="pct"/>
              </w:tcPr>
            </w:tcPrChange>
          </w:tcPr>
          <w:p w14:paraId="57A31838" w14:textId="4C6FDE89" w:rsidR="003A4F65" w:rsidRPr="000E3C42" w:rsidDel="008B263D" w:rsidRDefault="003A4F65" w:rsidP="003A4F65">
            <w:pPr>
              <w:jc w:val="left"/>
              <w:rPr>
                <w:ins w:id="7498" w:author="Александр" w:date="2020-04-13T06:31:00Z"/>
                <w:del w:id="7499" w:author="Владимир Лаут" w:date="2021-03-03T11:03:00Z"/>
                <w:rFonts w:ascii="Arial" w:hAnsi="Arial" w:cs="Arial"/>
                <w:sz w:val="20"/>
                <w:szCs w:val="20"/>
                <w:lang w:eastAsia="ru-RU"/>
              </w:rPr>
            </w:pPr>
            <w:ins w:id="7500" w:author="Александр" w:date="2020-04-13T06:32:00Z">
              <w:del w:id="7501" w:author="Владимир Лаут" w:date="2021-03-03T11:02:00Z">
                <w:r w:rsidRPr="00AE7409" w:rsidDel="008B263D">
                  <w:delText>ТР</w:delText>
                </w:r>
              </w:del>
            </w:ins>
            <w:bookmarkStart w:id="7502" w:name="_Toc67554289"/>
            <w:bookmarkStart w:id="7503" w:name="_Toc67555626"/>
            <w:bookmarkStart w:id="7504" w:name="_Toc67556679"/>
            <w:bookmarkEnd w:id="7502"/>
            <w:bookmarkEnd w:id="7503"/>
            <w:bookmarkEnd w:id="7504"/>
          </w:p>
        </w:tc>
        <w:bookmarkStart w:id="7505" w:name="_Toc67554290"/>
        <w:bookmarkStart w:id="7506" w:name="_Toc67555627"/>
        <w:bookmarkStart w:id="7507" w:name="_Toc67556680"/>
        <w:bookmarkEnd w:id="7505"/>
        <w:bookmarkEnd w:id="7506"/>
        <w:bookmarkEnd w:id="7507"/>
      </w:tr>
      <w:tr w:rsidR="003A4F65" w:rsidRPr="000E3C42" w:rsidDel="008B263D" w14:paraId="7A779C31" w14:textId="4E1C6B2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50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509" w:author="Александр" w:date="2020-04-13T06:31:00Z"/>
          <w:del w:id="7510" w:author="Владимир Лаут" w:date="2021-03-03T11:03:00Z"/>
          <w:trPrChange w:id="7511" w:author="Александр" w:date="2020-04-13T06:32:00Z">
            <w:trPr>
              <w:cantSplit/>
              <w:jc w:val="center"/>
            </w:trPr>
          </w:trPrChange>
        </w:trPr>
        <w:tc>
          <w:tcPr>
            <w:tcW w:w="1009" w:type="pct"/>
            <w:tcPrChange w:id="7512" w:author="Александр" w:date="2020-04-13T06:32:00Z">
              <w:tcPr>
                <w:tcW w:w="1009" w:type="pct"/>
              </w:tcPr>
            </w:tcPrChange>
          </w:tcPr>
          <w:p w14:paraId="134FAA75" w14:textId="2696C6A8" w:rsidR="003A4F65" w:rsidRPr="000E3C42" w:rsidDel="008B263D" w:rsidRDefault="003A4F65" w:rsidP="003A4F65">
            <w:pPr>
              <w:jc w:val="left"/>
              <w:rPr>
                <w:ins w:id="7513" w:author="Александр" w:date="2020-04-13T06:31:00Z"/>
                <w:del w:id="7514" w:author="Владимир Лаут" w:date="2021-03-03T11:03:00Z"/>
                <w:rFonts w:ascii="Arial" w:hAnsi="Arial" w:cs="Arial"/>
                <w:sz w:val="20"/>
                <w:szCs w:val="20"/>
                <w:lang w:eastAsia="ru-RU"/>
              </w:rPr>
            </w:pPr>
            <w:ins w:id="7515" w:author="Александр" w:date="2020-04-13T06:32:00Z">
              <w:del w:id="7516" w:author="Владимир Лаут" w:date="2021-03-03T11:02:00Z">
                <w:r w:rsidRPr="00AE7409" w:rsidDel="008B263D">
                  <w:delText>83</w:delText>
                </w:r>
              </w:del>
            </w:ins>
            <w:bookmarkStart w:id="7517" w:name="_Toc67554291"/>
            <w:bookmarkStart w:id="7518" w:name="_Toc67555628"/>
            <w:bookmarkStart w:id="7519" w:name="_Toc67556681"/>
            <w:bookmarkEnd w:id="7517"/>
            <w:bookmarkEnd w:id="7518"/>
            <w:bookmarkEnd w:id="7519"/>
          </w:p>
        </w:tc>
        <w:tc>
          <w:tcPr>
            <w:tcW w:w="2064" w:type="pct"/>
            <w:tcPrChange w:id="7520" w:author="Александр" w:date="2020-04-13T06:32:00Z">
              <w:tcPr>
                <w:tcW w:w="2064" w:type="pct"/>
                <w:vAlign w:val="bottom"/>
              </w:tcPr>
            </w:tcPrChange>
          </w:tcPr>
          <w:p w14:paraId="724B10B5" w14:textId="014FEA62" w:rsidR="003A4F65" w:rsidRPr="000E3C42" w:rsidDel="008B263D" w:rsidRDefault="003A4F65" w:rsidP="003A4F65">
            <w:pPr>
              <w:jc w:val="left"/>
              <w:rPr>
                <w:ins w:id="7521" w:author="Александр" w:date="2020-04-13T06:31:00Z"/>
                <w:del w:id="7522" w:author="Владимир Лаут" w:date="2021-03-03T11:03:00Z"/>
                <w:rFonts w:ascii="Arial" w:hAnsi="Arial" w:cs="Arial"/>
                <w:sz w:val="20"/>
                <w:szCs w:val="20"/>
                <w:lang w:eastAsia="ru-RU"/>
              </w:rPr>
            </w:pPr>
            <w:ins w:id="7523" w:author="Александр" w:date="2020-04-13T06:32:00Z">
              <w:del w:id="7524" w:author="Владимир Лаут" w:date="2021-03-03T11:02:00Z">
                <w:r w:rsidRPr="00AE7409" w:rsidDel="008B263D">
                  <w:delText>ТР подшипникового узла</w:delText>
                </w:r>
              </w:del>
            </w:ins>
            <w:bookmarkStart w:id="7525" w:name="_Toc67554292"/>
            <w:bookmarkStart w:id="7526" w:name="_Toc67555629"/>
            <w:bookmarkStart w:id="7527" w:name="_Toc67556682"/>
            <w:bookmarkEnd w:id="7525"/>
            <w:bookmarkEnd w:id="7526"/>
            <w:bookmarkEnd w:id="7527"/>
          </w:p>
        </w:tc>
        <w:tc>
          <w:tcPr>
            <w:tcW w:w="889" w:type="pct"/>
            <w:tcPrChange w:id="7528" w:author="Александр" w:date="2020-04-13T06:32:00Z">
              <w:tcPr>
                <w:tcW w:w="889" w:type="pct"/>
              </w:tcPr>
            </w:tcPrChange>
          </w:tcPr>
          <w:p w14:paraId="44CCF786" w14:textId="71DF72C9" w:rsidR="003A4F65" w:rsidRPr="000E3C42" w:rsidDel="008B263D" w:rsidRDefault="003A4F65" w:rsidP="003A4F65">
            <w:pPr>
              <w:jc w:val="left"/>
              <w:rPr>
                <w:ins w:id="7529" w:author="Александр" w:date="2020-04-13T06:31:00Z"/>
                <w:del w:id="7530" w:author="Владимир Лаут" w:date="2021-03-03T11:03:00Z"/>
                <w:rFonts w:ascii="Arial" w:hAnsi="Arial" w:cs="Arial"/>
                <w:sz w:val="20"/>
                <w:szCs w:val="20"/>
                <w:lang w:eastAsia="ru-RU"/>
              </w:rPr>
            </w:pPr>
            <w:ins w:id="7531" w:author="Александр" w:date="2020-04-13T06:32:00Z">
              <w:del w:id="7532" w:author="Владимир Лаут" w:date="2021-03-03T11:02:00Z">
                <w:r w:rsidRPr="00AE7409" w:rsidDel="008B263D">
                  <w:delText>83</w:delText>
                </w:r>
              </w:del>
            </w:ins>
            <w:bookmarkStart w:id="7533" w:name="_Toc67554293"/>
            <w:bookmarkStart w:id="7534" w:name="_Toc67555630"/>
            <w:bookmarkStart w:id="7535" w:name="_Toc67556683"/>
            <w:bookmarkEnd w:id="7533"/>
            <w:bookmarkEnd w:id="7534"/>
            <w:bookmarkEnd w:id="7535"/>
          </w:p>
        </w:tc>
        <w:tc>
          <w:tcPr>
            <w:tcW w:w="1038" w:type="pct"/>
            <w:tcPrChange w:id="7536" w:author="Александр" w:date="2020-04-13T06:32:00Z">
              <w:tcPr>
                <w:tcW w:w="1038" w:type="pct"/>
              </w:tcPr>
            </w:tcPrChange>
          </w:tcPr>
          <w:p w14:paraId="0640AE9E" w14:textId="24438A46" w:rsidR="003A4F65" w:rsidRPr="000E3C42" w:rsidDel="008B263D" w:rsidRDefault="003A4F65" w:rsidP="003A4F65">
            <w:pPr>
              <w:jc w:val="left"/>
              <w:rPr>
                <w:ins w:id="7537" w:author="Александр" w:date="2020-04-13T06:31:00Z"/>
                <w:del w:id="7538" w:author="Владимир Лаут" w:date="2021-03-03T11:03:00Z"/>
                <w:rFonts w:ascii="Arial" w:hAnsi="Arial" w:cs="Arial"/>
                <w:sz w:val="20"/>
                <w:szCs w:val="20"/>
                <w:lang w:eastAsia="ru-RU"/>
              </w:rPr>
            </w:pPr>
            <w:ins w:id="7539" w:author="Александр" w:date="2020-04-13T06:32:00Z">
              <w:del w:id="7540" w:author="Владимир Лаут" w:date="2021-03-03T11:02:00Z">
                <w:r w:rsidRPr="00AE7409" w:rsidDel="008B263D">
                  <w:delText>ТР</w:delText>
                </w:r>
              </w:del>
            </w:ins>
            <w:bookmarkStart w:id="7541" w:name="_Toc67554294"/>
            <w:bookmarkStart w:id="7542" w:name="_Toc67555631"/>
            <w:bookmarkStart w:id="7543" w:name="_Toc67556684"/>
            <w:bookmarkEnd w:id="7541"/>
            <w:bookmarkEnd w:id="7542"/>
            <w:bookmarkEnd w:id="7543"/>
          </w:p>
        </w:tc>
        <w:bookmarkStart w:id="7544" w:name="_Toc67554295"/>
        <w:bookmarkStart w:id="7545" w:name="_Toc67555632"/>
        <w:bookmarkStart w:id="7546" w:name="_Toc67556685"/>
        <w:bookmarkEnd w:id="7544"/>
        <w:bookmarkEnd w:id="7545"/>
        <w:bookmarkEnd w:id="7546"/>
      </w:tr>
      <w:tr w:rsidR="003A4F65" w:rsidRPr="000E3C42" w:rsidDel="008B263D" w14:paraId="13B19B84" w14:textId="5D93C37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54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548" w:author="Александр" w:date="2020-04-13T06:31:00Z"/>
          <w:del w:id="7549" w:author="Владимир Лаут" w:date="2021-03-03T11:03:00Z"/>
          <w:trPrChange w:id="7550" w:author="Александр" w:date="2020-04-13T06:32:00Z">
            <w:trPr>
              <w:cantSplit/>
              <w:jc w:val="center"/>
            </w:trPr>
          </w:trPrChange>
        </w:trPr>
        <w:tc>
          <w:tcPr>
            <w:tcW w:w="1009" w:type="pct"/>
            <w:tcPrChange w:id="7551" w:author="Александр" w:date="2020-04-13T06:32:00Z">
              <w:tcPr>
                <w:tcW w:w="1009" w:type="pct"/>
              </w:tcPr>
            </w:tcPrChange>
          </w:tcPr>
          <w:p w14:paraId="25F7B84F" w14:textId="3348B60D" w:rsidR="003A4F65" w:rsidRPr="000E3C42" w:rsidDel="008B263D" w:rsidRDefault="003A4F65" w:rsidP="003A4F65">
            <w:pPr>
              <w:jc w:val="left"/>
              <w:rPr>
                <w:ins w:id="7552" w:author="Александр" w:date="2020-04-13T06:31:00Z"/>
                <w:del w:id="7553" w:author="Владимир Лаут" w:date="2021-03-03T11:03:00Z"/>
                <w:rFonts w:ascii="Arial" w:hAnsi="Arial" w:cs="Arial"/>
                <w:sz w:val="20"/>
                <w:szCs w:val="20"/>
                <w:lang w:eastAsia="ru-RU"/>
              </w:rPr>
            </w:pPr>
            <w:ins w:id="7554" w:author="Александр" w:date="2020-04-13T06:32:00Z">
              <w:del w:id="7555" w:author="Владимир Лаут" w:date="2021-03-03T11:02:00Z">
                <w:r w:rsidRPr="00AE7409" w:rsidDel="008B263D">
                  <w:delText>84</w:delText>
                </w:r>
              </w:del>
            </w:ins>
            <w:bookmarkStart w:id="7556" w:name="_Toc67554296"/>
            <w:bookmarkStart w:id="7557" w:name="_Toc67555633"/>
            <w:bookmarkStart w:id="7558" w:name="_Toc67556686"/>
            <w:bookmarkEnd w:id="7556"/>
            <w:bookmarkEnd w:id="7557"/>
            <w:bookmarkEnd w:id="7558"/>
          </w:p>
        </w:tc>
        <w:tc>
          <w:tcPr>
            <w:tcW w:w="2064" w:type="pct"/>
            <w:tcPrChange w:id="7559" w:author="Александр" w:date="2020-04-13T06:32:00Z">
              <w:tcPr>
                <w:tcW w:w="2064" w:type="pct"/>
                <w:vAlign w:val="bottom"/>
              </w:tcPr>
            </w:tcPrChange>
          </w:tcPr>
          <w:p w14:paraId="2B6678BB" w14:textId="077CF19C" w:rsidR="003A4F65" w:rsidRPr="000E3C42" w:rsidDel="008B263D" w:rsidRDefault="003A4F65" w:rsidP="003A4F65">
            <w:pPr>
              <w:jc w:val="left"/>
              <w:rPr>
                <w:ins w:id="7560" w:author="Александр" w:date="2020-04-13T06:31:00Z"/>
                <w:del w:id="7561" w:author="Владимир Лаут" w:date="2021-03-03T11:03:00Z"/>
                <w:rFonts w:ascii="Arial" w:hAnsi="Arial" w:cs="Arial"/>
                <w:sz w:val="20"/>
                <w:szCs w:val="20"/>
                <w:lang w:eastAsia="ru-RU"/>
              </w:rPr>
            </w:pPr>
            <w:ins w:id="7562" w:author="Александр" w:date="2020-04-13T06:32:00Z">
              <w:del w:id="7563" w:author="Владимир Лаут" w:date="2021-03-03T11:02:00Z">
                <w:r w:rsidRPr="00AE7409" w:rsidDel="008B263D">
                  <w:delText>ТР футеровка</w:delText>
                </w:r>
              </w:del>
            </w:ins>
            <w:bookmarkStart w:id="7564" w:name="_Toc67554297"/>
            <w:bookmarkStart w:id="7565" w:name="_Toc67555634"/>
            <w:bookmarkStart w:id="7566" w:name="_Toc67556687"/>
            <w:bookmarkEnd w:id="7564"/>
            <w:bookmarkEnd w:id="7565"/>
            <w:bookmarkEnd w:id="7566"/>
          </w:p>
        </w:tc>
        <w:tc>
          <w:tcPr>
            <w:tcW w:w="889" w:type="pct"/>
            <w:tcPrChange w:id="7567" w:author="Александр" w:date="2020-04-13T06:32:00Z">
              <w:tcPr>
                <w:tcW w:w="889" w:type="pct"/>
              </w:tcPr>
            </w:tcPrChange>
          </w:tcPr>
          <w:p w14:paraId="15326318" w14:textId="5F4D9BD3" w:rsidR="003A4F65" w:rsidRPr="000E3C42" w:rsidDel="008B263D" w:rsidRDefault="003A4F65" w:rsidP="003A4F65">
            <w:pPr>
              <w:jc w:val="left"/>
              <w:rPr>
                <w:ins w:id="7568" w:author="Александр" w:date="2020-04-13T06:31:00Z"/>
                <w:del w:id="7569" w:author="Владимир Лаут" w:date="2021-03-03T11:03:00Z"/>
                <w:rFonts w:ascii="Arial" w:hAnsi="Arial" w:cs="Arial"/>
                <w:sz w:val="20"/>
                <w:szCs w:val="20"/>
                <w:lang w:eastAsia="ru-RU"/>
              </w:rPr>
            </w:pPr>
            <w:ins w:id="7570" w:author="Александр" w:date="2020-04-13T06:32:00Z">
              <w:del w:id="7571" w:author="Владимир Лаут" w:date="2021-03-03T11:02:00Z">
                <w:r w:rsidRPr="00AE7409" w:rsidDel="008B263D">
                  <w:delText>84</w:delText>
                </w:r>
              </w:del>
            </w:ins>
            <w:bookmarkStart w:id="7572" w:name="_Toc67554298"/>
            <w:bookmarkStart w:id="7573" w:name="_Toc67555635"/>
            <w:bookmarkStart w:id="7574" w:name="_Toc67556688"/>
            <w:bookmarkEnd w:id="7572"/>
            <w:bookmarkEnd w:id="7573"/>
            <w:bookmarkEnd w:id="7574"/>
          </w:p>
        </w:tc>
        <w:tc>
          <w:tcPr>
            <w:tcW w:w="1038" w:type="pct"/>
            <w:tcPrChange w:id="7575" w:author="Александр" w:date="2020-04-13T06:32:00Z">
              <w:tcPr>
                <w:tcW w:w="1038" w:type="pct"/>
              </w:tcPr>
            </w:tcPrChange>
          </w:tcPr>
          <w:p w14:paraId="49105C4C" w14:textId="3F5FE9A9" w:rsidR="003A4F65" w:rsidRPr="000E3C42" w:rsidDel="008B263D" w:rsidRDefault="003A4F65" w:rsidP="003A4F65">
            <w:pPr>
              <w:jc w:val="left"/>
              <w:rPr>
                <w:ins w:id="7576" w:author="Александр" w:date="2020-04-13T06:31:00Z"/>
                <w:del w:id="7577" w:author="Владимир Лаут" w:date="2021-03-03T11:03:00Z"/>
                <w:rFonts w:ascii="Arial" w:hAnsi="Arial" w:cs="Arial"/>
                <w:sz w:val="20"/>
                <w:szCs w:val="20"/>
                <w:lang w:eastAsia="ru-RU"/>
              </w:rPr>
            </w:pPr>
            <w:ins w:id="7578" w:author="Александр" w:date="2020-04-13T06:32:00Z">
              <w:del w:id="7579" w:author="Владимир Лаут" w:date="2021-03-03T11:02:00Z">
                <w:r w:rsidRPr="00AE7409" w:rsidDel="008B263D">
                  <w:delText>ТР</w:delText>
                </w:r>
              </w:del>
            </w:ins>
            <w:bookmarkStart w:id="7580" w:name="_Toc67554299"/>
            <w:bookmarkStart w:id="7581" w:name="_Toc67555636"/>
            <w:bookmarkStart w:id="7582" w:name="_Toc67556689"/>
            <w:bookmarkEnd w:id="7580"/>
            <w:bookmarkEnd w:id="7581"/>
            <w:bookmarkEnd w:id="7582"/>
          </w:p>
        </w:tc>
        <w:bookmarkStart w:id="7583" w:name="_Toc67554300"/>
        <w:bookmarkStart w:id="7584" w:name="_Toc67555637"/>
        <w:bookmarkStart w:id="7585" w:name="_Toc67556690"/>
        <w:bookmarkEnd w:id="7583"/>
        <w:bookmarkEnd w:id="7584"/>
        <w:bookmarkEnd w:id="7585"/>
      </w:tr>
      <w:tr w:rsidR="003A4F65" w:rsidRPr="000E3C42" w:rsidDel="008B263D" w14:paraId="5A24ADED" w14:textId="77B029F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58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587" w:author="Александр" w:date="2020-04-13T06:31:00Z"/>
          <w:del w:id="7588" w:author="Владимир Лаут" w:date="2021-03-03T11:03:00Z"/>
          <w:trPrChange w:id="7589" w:author="Александр" w:date="2020-04-13T06:32:00Z">
            <w:trPr>
              <w:cantSplit/>
              <w:jc w:val="center"/>
            </w:trPr>
          </w:trPrChange>
        </w:trPr>
        <w:tc>
          <w:tcPr>
            <w:tcW w:w="1009" w:type="pct"/>
            <w:tcPrChange w:id="7590" w:author="Александр" w:date="2020-04-13T06:32:00Z">
              <w:tcPr>
                <w:tcW w:w="1009" w:type="pct"/>
              </w:tcPr>
            </w:tcPrChange>
          </w:tcPr>
          <w:p w14:paraId="434CB33F" w14:textId="08BED2F3" w:rsidR="003A4F65" w:rsidRPr="000E3C42" w:rsidDel="008B263D" w:rsidRDefault="003A4F65" w:rsidP="003A4F65">
            <w:pPr>
              <w:jc w:val="left"/>
              <w:rPr>
                <w:ins w:id="7591" w:author="Александр" w:date="2020-04-13T06:31:00Z"/>
                <w:del w:id="7592" w:author="Владимир Лаут" w:date="2021-03-03T11:03:00Z"/>
                <w:rFonts w:ascii="Arial" w:hAnsi="Arial" w:cs="Arial"/>
                <w:sz w:val="20"/>
                <w:szCs w:val="20"/>
                <w:lang w:eastAsia="ru-RU"/>
              </w:rPr>
            </w:pPr>
            <w:ins w:id="7593" w:author="Александр" w:date="2020-04-13T06:32:00Z">
              <w:del w:id="7594" w:author="Владимир Лаут" w:date="2021-03-03T11:02:00Z">
                <w:r w:rsidRPr="00AE7409" w:rsidDel="008B263D">
                  <w:delText>85</w:delText>
                </w:r>
              </w:del>
            </w:ins>
            <w:bookmarkStart w:id="7595" w:name="_Toc67554301"/>
            <w:bookmarkStart w:id="7596" w:name="_Toc67555638"/>
            <w:bookmarkStart w:id="7597" w:name="_Toc67556691"/>
            <w:bookmarkEnd w:id="7595"/>
            <w:bookmarkEnd w:id="7596"/>
            <w:bookmarkEnd w:id="7597"/>
          </w:p>
        </w:tc>
        <w:tc>
          <w:tcPr>
            <w:tcW w:w="2064" w:type="pct"/>
            <w:tcPrChange w:id="7598" w:author="Александр" w:date="2020-04-13T06:32:00Z">
              <w:tcPr>
                <w:tcW w:w="2064" w:type="pct"/>
                <w:vAlign w:val="bottom"/>
              </w:tcPr>
            </w:tcPrChange>
          </w:tcPr>
          <w:p w14:paraId="7085497B" w14:textId="1BAF6D86" w:rsidR="003A4F65" w:rsidRPr="000E3C42" w:rsidDel="008B263D" w:rsidRDefault="003A4F65" w:rsidP="003A4F65">
            <w:pPr>
              <w:jc w:val="left"/>
              <w:rPr>
                <w:ins w:id="7599" w:author="Александр" w:date="2020-04-13T06:31:00Z"/>
                <w:del w:id="7600" w:author="Владимир Лаут" w:date="2021-03-03T11:03:00Z"/>
                <w:rFonts w:ascii="Arial" w:hAnsi="Arial" w:cs="Arial"/>
                <w:sz w:val="20"/>
                <w:szCs w:val="20"/>
                <w:lang w:eastAsia="ru-RU"/>
              </w:rPr>
            </w:pPr>
            <w:ins w:id="7601" w:author="Александр" w:date="2020-04-13T06:32:00Z">
              <w:del w:id="7602" w:author="Владимир Лаут" w:date="2021-03-03T11:02:00Z">
                <w:r w:rsidRPr="00AE7409" w:rsidDel="008B263D">
                  <w:delText>ТР ходовой части</w:delText>
                </w:r>
              </w:del>
            </w:ins>
            <w:bookmarkStart w:id="7603" w:name="_Toc67554302"/>
            <w:bookmarkStart w:id="7604" w:name="_Toc67555639"/>
            <w:bookmarkStart w:id="7605" w:name="_Toc67556692"/>
            <w:bookmarkEnd w:id="7603"/>
            <w:bookmarkEnd w:id="7604"/>
            <w:bookmarkEnd w:id="7605"/>
          </w:p>
        </w:tc>
        <w:tc>
          <w:tcPr>
            <w:tcW w:w="889" w:type="pct"/>
            <w:tcPrChange w:id="7606" w:author="Александр" w:date="2020-04-13T06:32:00Z">
              <w:tcPr>
                <w:tcW w:w="889" w:type="pct"/>
              </w:tcPr>
            </w:tcPrChange>
          </w:tcPr>
          <w:p w14:paraId="4460EC78" w14:textId="34097ED4" w:rsidR="003A4F65" w:rsidRPr="000E3C42" w:rsidDel="008B263D" w:rsidRDefault="003A4F65" w:rsidP="003A4F65">
            <w:pPr>
              <w:jc w:val="left"/>
              <w:rPr>
                <w:ins w:id="7607" w:author="Александр" w:date="2020-04-13T06:31:00Z"/>
                <w:del w:id="7608" w:author="Владимир Лаут" w:date="2021-03-03T11:03:00Z"/>
                <w:rFonts w:ascii="Arial" w:hAnsi="Arial" w:cs="Arial"/>
                <w:sz w:val="20"/>
                <w:szCs w:val="20"/>
                <w:lang w:eastAsia="ru-RU"/>
              </w:rPr>
            </w:pPr>
            <w:ins w:id="7609" w:author="Александр" w:date="2020-04-13T06:32:00Z">
              <w:del w:id="7610" w:author="Владимир Лаут" w:date="2021-03-03T11:02:00Z">
                <w:r w:rsidRPr="00AE7409" w:rsidDel="008B263D">
                  <w:delText>85</w:delText>
                </w:r>
              </w:del>
            </w:ins>
            <w:bookmarkStart w:id="7611" w:name="_Toc67554303"/>
            <w:bookmarkStart w:id="7612" w:name="_Toc67555640"/>
            <w:bookmarkStart w:id="7613" w:name="_Toc67556693"/>
            <w:bookmarkEnd w:id="7611"/>
            <w:bookmarkEnd w:id="7612"/>
            <w:bookmarkEnd w:id="7613"/>
          </w:p>
        </w:tc>
        <w:tc>
          <w:tcPr>
            <w:tcW w:w="1038" w:type="pct"/>
            <w:tcPrChange w:id="7614" w:author="Александр" w:date="2020-04-13T06:32:00Z">
              <w:tcPr>
                <w:tcW w:w="1038" w:type="pct"/>
              </w:tcPr>
            </w:tcPrChange>
          </w:tcPr>
          <w:p w14:paraId="555C89F0" w14:textId="6B5359FD" w:rsidR="003A4F65" w:rsidRPr="000E3C42" w:rsidDel="008B263D" w:rsidRDefault="003A4F65" w:rsidP="003A4F65">
            <w:pPr>
              <w:jc w:val="left"/>
              <w:rPr>
                <w:ins w:id="7615" w:author="Александр" w:date="2020-04-13T06:31:00Z"/>
                <w:del w:id="7616" w:author="Владимир Лаут" w:date="2021-03-03T11:03:00Z"/>
                <w:rFonts w:ascii="Arial" w:hAnsi="Arial" w:cs="Arial"/>
                <w:sz w:val="20"/>
                <w:szCs w:val="20"/>
                <w:lang w:eastAsia="ru-RU"/>
              </w:rPr>
            </w:pPr>
            <w:ins w:id="7617" w:author="Александр" w:date="2020-04-13T06:32:00Z">
              <w:del w:id="7618" w:author="Владимир Лаут" w:date="2021-03-03T11:02:00Z">
                <w:r w:rsidRPr="00AE7409" w:rsidDel="008B263D">
                  <w:delText>ТР</w:delText>
                </w:r>
              </w:del>
            </w:ins>
            <w:bookmarkStart w:id="7619" w:name="_Toc67554304"/>
            <w:bookmarkStart w:id="7620" w:name="_Toc67555641"/>
            <w:bookmarkStart w:id="7621" w:name="_Toc67556694"/>
            <w:bookmarkEnd w:id="7619"/>
            <w:bookmarkEnd w:id="7620"/>
            <w:bookmarkEnd w:id="7621"/>
          </w:p>
        </w:tc>
        <w:bookmarkStart w:id="7622" w:name="_Toc67554305"/>
        <w:bookmarkStart w:id="7623" w:name="_Toc67555642"/>
        <w:bookmarkStart w:id="7624" w:name="_Toc67556695"/>
        <w:bookmarkEnd w:id="7622"/>
        <w:bookmarkEnd w:id="7623"/>
        <w:bookmarkEnd w:id="7624"/>
      </w:tr>
      <w:tr w:rsidR="003A4F65" w:rsidRPr="000E3C42" w:rsidDel="008B263D" w14:paraId="3B0DC921" w14:textId="25DD22C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62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626" w:author="Александр" w:date="2020-04-13T06:31:00Z"/>
          <w:del w:id="7627" w:author="Владимир Лаут" w:date="2021-03-03T11:03:00Z"/>
          <w:trPrChange w:id="7628" w:author="Александр" w:date="2020-04-13T06:32:00Z">
            <w:trPr>
              <w:cantSplit/>
              <w:jc w:val="center"/>
            </w:trPr>
          </w:trPrChange>
        </w:trPr>
        <w:tc>
          <w:tcPr>
            <w:tcW w:w="1009" w:type="pct"/>
            <w:tcPrChange w:id="7629" w:author="Александр" w:date="2020-04-13T06:32:00Z">
              <w:tcPr>
                <w:tcW w:w="1009" w:type="pct"/>
              </w:tcPr>
            </w:tcPrChange>
          </w:tcPr>
          <w:p w14:paraId="5C8943B0" w14:textId="3C4771C1" w:rsidR="003A4F65" w:rsidRPr="000E3C42" w:rsidDel="008B263D" w:rsidRDefault="003A4F65" w:rsidP="003A4F65">
            <w:pPr>
              <w:jc w:val="left"/>
              <w:rPr>
                <w:ins w:id="7630" w:author="Александр" w:date="2020-04-13T06:31:00Z"/>
                <w:del w:id="7631" w:author="Владимир Лаут" w:date="2021-03-03T11:03:00Z"/>
                <w:rFonts w:ascii="Arial" w:hAnsi="Arial" w:cs="Arial"/>
                <w:sz w:val="20"/>
                <w:szCs w:val="20"/>
                <w:lang w:eastAsia="ru-RU"/>
              </w:rPr>
            </w:pPr>
            <w:ins w:id="7632" w:author="Александр" w:date="2020-04-13T06:32:00Z">
              <w:del w:id="7633" w:author="Владимир Лаут" w:date="2021-03-03T11:02:00Z">
                <w:r w:rsidRPr="00AE7409" w:rsidDel="008B263D">
                  <w:delText>86</w:delText>
                </w:r>
              </w:del>
            </w:ins>
            <w:bookmarkStart w:id="7634" w:name="_Toc67554306"/>
            <w:bookmarkStart w:id="7635" w:name="_Toc67555643"/>
            <w:bookmarkStart w:id="7636" w:name="_Toc67556696"/>
            <w:bookmarkEnd w:id="7634"/>
            <w:bookmarkEnd w:id="7635"/>
            <w:bookmarkEnd w:id="7636"/>
          </w:p>
        </w:tc>
        <w:tc>
          <w:tcPr>
            <w:tcW w:w="2064" w:type="pct"/>
            <w:tcPrChange w:id="7637" w:author="Александр" w:date="2020-04-13T06:32:00Z">
              <w:tcPr>
                <w:tcW w:w="2064" w:type="pct"/>
                <w:vAlign w:val="bottom"/>
              </w:tcPr>
            </w:tcPrChange>
          </w:tcPr>
          <w:p w14:paraId="18F6974C" w14:textId="1BE3BE6D" w:rsidR="003A4F65" w:rsidRPr="000E3C42" w:rsidDel="008B263D" w:rsidRDefault="003A4F65" w:rsidP="003A4F65">
            <w:pPr>
              <w:jc w:val="left"/>
              <w:rPr>
                <w:ins w:id="7638" w:author="Александр" w:date="2020-04-13T06:31:00Z"/>
                <w:del w:id="7639" w:author="Владимир Лаут" w:date="2021-03-03T11:03:00Z"/>
                <w:rFonts w:ascii="Arial" w:hAnsi="Arial" w:cs="Arial"/>
                <w:sz w:val="20"/>
                <w:szCs w:val="20"/>
                <w:lang w:eastAsia="ru-RU"/>
              </w:rPr>
            </w:pPr>
            <w:ins w:id="7640" w:author="Александр" w:date="2020-04-13T06:32:00Z">
              <w:del w:id="7641" w:author="Владимир Лаут" w:date="2021-03-03T11:02:00Z">
                <w:r w:rsidRPr="00AE7409" w:rsidDel="008B263D">
                  <w:delText>ТР доп. электрооборудования</w:delText>
                </w:r>
              </w:del>
            </w:ins>
            <w:bookmarkStart w:id="7642" w:name="_Toc67554307"/>
            <w:bookmarkStart w:id="7643" w:name="_Toc67555644"/>
            <w:bookmarkStart w:id="7644" w:name="_Toc67556697"/>
            <w:bookmarkEnd w:id="7642"/>
            <w:bookmarkEnd w:id="7643"/>
            <w:bookmarkEnd w:id="7644"/>
          </w:p>
        </w:tc>
        <w:tc>
          <w:tcPr>
            <w:tcW w:w="889" w:type="pct"/>
            <w:tcPrChange w:id="7645" w:author="Александр" w:date="2020-04-13T06:32:00Z">
              <w:tcPr>
                <w:tcW w:w="889" w:type="pct"/>
              </w:tcPr>
            </w:tcPrChange>
          </w:tcPr>
          <w:p w14:paraId="471708B7" w14:textId="0B0D0FC0" w:rsidR="003A4F65" w:rsidRPr="000E3C42" w:rsidDel="008B263D" w:rsidRDefault="003A4F65" w:rsidP="003A4F65">
            <w:pPr>
              <w:jc w:val="left"/>
              <w:rPr>
                <w:ins w:id="7646" w:author="Александр" w:date="2020-04-13T06:31:00Z"/>
                <w:del w:id="7647" w:author="Владимир Лаут" w:date="2021-03-03T11:03:00Z"/>
                <w:rFonts w:ascii="Arial" w:hAnsi="Arial" w:cs="Arial"/>
                <w:sz w:val="20"/>
                <w:szCs w:val="20"/>
                <w:lang w:eastAsia="ru-RU"/>
              </w:rPr>
            </w:pPr>
            <w:ins w:id="7648" w:author="Александр" w:date="2020-04-13T06:32:00Z">
              <w:del w:id="7649" w:author="Владимир Лаут" w:date="2021-03-03T11:02:00Z">
                <w:r w:rsidRPr="00AE7409" w:rsidDel="008B263D">
                  <w:delText>86</w:delText>
                </w:r>
              </w:del>
            </w:ins>
            <w:bookmarkStart w:id="7650" w:name="_Toc67554308"/>
            <w:bookmarkStart w:id="7651" w:name="_Toc67555645"/>
            <w:bookmarkStart w:id="7652" w:name="_Toc67556698"/>
            <w:bookmarkEnd w:id="7650"/>
            <w:bookmarkEnd w:id="7651"/>
            <w:bookmarkEnd w:id="7652"/>
          </w:p>
        </w:tc>
        <w:tc>
          <w:tcPr>
            <w:tcW w:w="1038" w:type="pct"/>
            <w:tcPrChange w:id="7653" w:author="Александр" w:date="2020-04-13T06:32:00Z">
              <w:tcPr>
                <w:tcW w:w="1038" w:type="pct"/>
              </w:tcPr>
            </w:tcPrChange>
          </w:tcPr>
          <w:p w14:paraId="59B6209B" w14:textId="0F21FC6A" w:rsidR="003A4F65" w:rsidRPr="000E3C42" w:rsidDel="008B263D" w:rsidRDefault="003A4F65" w:rsidP="003A4F65">
            <w:pPr>
              <w:jc w:val="left"/>
              <w:rPr>
                <w:ins w:id="7654" w:author="Александр" w:date="2020-04-13T06:31:00Z"/>
                <w:del w:id="7655" w:author="Владимир Лаут" w:date="2021-03-03T11:03:00Z"/>
                <w:rFonts w:ascii="Arial" w:hAnsi="Arial" w:cs="Arial"/>
                <w:sz w:val="20"/>
                <w:szCs w:val="20"/>
                <w:lang w:eastAsia="ru-RU"/>
              </w:rPr>
            </w:pPr>
            <w:ins w:id="7656" w:author="Александр" w:date="2020-04-13T06:32:00Z">
              <w:del w:id="7657" w:author="Владимир Лаут" w:date="2021-03-03T11:02:00Z">
                <w:r w:rsidRPr="00AE7409" w:rsidDel="008B263D">
                  <w:delText>ТР</w:delText>
                </w:r>
              </w:del>
            </w:ins>
            <w:bookmarkStart w:id="7658" w:name="_Toc67554309"/>
            <w:bookmarkStart w:id="7659" w:name="_Toc67555646"/>
            <w:bookmarkStart w:id="7660" w:name="_Toc67556699"/>
            <w:bookmarkEnd w:id="7658"/>
            <w:bookmarkEnd w:id="7659"/>
            <w:bookmarkEnd w:id="7660"/>
          </w:p>
        </w:tc>
        <w:bookmarkStart w:id="7661" w:name="_Toc67554310"/>
        <w:bookmarkStart w:id="7662" w:name="_Toc67555647"/>
        <w:bookmarkStart w:id="7663" w:name="_Toc67556700"/>
        <w:bookmarkEnd w:id="7661"/>
        <w:bookmarkEnd w:id="7662"/>
        <w:bookmarkEnd w:id="7663"/>
      </w:tr>
      <w:tr w:rsidR="003A4F65" w:rsidRPr="000E3C42" w:rsidDel="008B263D" w14:paraId="330EC5B0" w14:textId="01B65B47"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66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665" w:author="Александр" w:date="2020-04-13T06:31:00Z"/>
          <w:del w:id="7666" w:author="Владимир Лаут" w:date="2021-03-03T11:03:00Z"/>
          <w:trPrChange w:id="7667" w:author="Александр" w:date="2020-04-13T06:32:00Z">
            <w:trPr>
              <w:cantSplit/>
              <w:jc w:val="center"/>
            </w:trPr>
          </w:trPrChange>
        </w:trPr>
        <w:tc>
          <w:tcPr>
            <w:tcW w:w="1009" w:type="pct"/>
            <w:tcPrChange w:id="7668" w:author="Александр" w:date="2020-04-13T06:32:00Z">
              <w:tcPr>
                <w:tcW w:w="1009" w:type="pct"/>
              </w:tcPr>
            </w:tcPrChange>
          </w:tcPr>
          <w:p w14:paraId="1C18728E" w14:textId="2F8D30CC" w:rsidR="003A4F65" w:rsidRPr="000E3C42" w:rsidDel="008B263D" w:rsidRDefault="003A4F65" w:rsidP="003A4F65">
            <w:pPr>
              <w:jc w:val="left"/>
              <w:rPr>
                <w:ins w:id="7669" w:author="Александр" w:date="2020-04-13T06:31:00Z"/>
                <w:del w:id="7670" w:author="Владимир Лаут" w:date="2021-03-03T11:03:00Z"/>
                <w:rFonts w:ascii="Arial" w:hAnsi="Arial" w:cs="Arial"/>
                <w:sz w:val="20"/>
                <w:szCs w:val="20"/>
                <w:lang w:eastAsia="ru-RU"/>
              </w:rPr>
            </w:pPr>
            <w:ins w:id="7671" w:author="Александр" w:date="2020-04-13T06:32:00Z">
              <w:del w:id="7672" w:author="Владимир Лаут" w:date="2021-03-03T11:02:00Z">
                <w:r w:rsidRPr="00AE7409" w:rsidDel="008B263D">
                  <w:delText>87</w:delText>
                </w:r>
              </w:del>
            </w:ins>
            <w:bookmarkStart w:id="7673" w:name="_Toc67554311"/>
            <w:bookmarkStart w:id="7674" w:name="_Toc67555648"/>
            <w:bookmarkStart w:id="7675" w:name="_Toc67556701"/>
            <w:bookmarkEnd w:id="7673"/>
            <w:bookmarkEnd w:id="7674"/>
            <w:bookmarkEnd w:id="7675"/>
          </w:p>
        </w:tc>
        <w:tc>
          <w:tcPr>
            <w:tcW w:w="2064" w:type="pct"/>
            <w:tcPrChange w:id="7676" w:author="Александр" w:date="2020-04-13T06:32:00Z">
              <w:tcPr>
                <w:tcW w:w="2064" w:type="pct"/>
                <w:vAlign w:val="bottom"/>
              </w:tcPr>
            </w:tcPrChange>
          </w:tcPr>
          <w:p w14:paraId="70EF6B5A" w14:textId="5695D488" w:rsidR="003A4F65" w:rsidRPr="000E3C42" w:rsidDel="008B263D" w:rsidRDefault="003A4F65" w:rsidP="003A4F65">
            <w:pPr>
              <w:jc w:val="left"/>
              <w:rPr>
                <w:ins w:id="7677" w:author="Александр" w:date="2020-04-13T06:31:00Z"/>
                <w:del w:id="7678" w:author="Владимир Лаут" w:date="2021-03-03T11:03:00Z"/>
                <w:rFonts w:ascii="Arial" w:hAnsi="Arial" w:cs="Arial"/>
                <w:sz w:val="20"/>
                <w:szCs w:val="20"/>
                <w:lang w:eastAsia="ru-RU"/>
              </w:rPr>
            </w:pPr>
            <w:ins w:id="7679" w:author="Александр" w:date="2020-04-13T06:32:00Z">
              <w:del w:id="7680" w:author="Владимир Лаут" w:date="2021-03-03T11:02:00Z">
                <w:r w:rsidRPr="00AE7409" w:rsidDel="008B263D">
                  <w:delText>ТР электрооборудования</w:delText>
                </w:r>
              </w:del>
            </w:ins>
            <w:bookmarkStart w:id="7681" w:name="_Toc67554312"/>
            <w:bookmarkStart w:id="7682" w:name="_Toc67555649"/>
            <w:bookmarkStart w:id="7683" w:name="_Toc67556702"/>
            <w:bookmarkEnd w:id="7681"/>
            <w:bookmarkEnd w:id="7682"/>
            <w:bookmarkEnd w:id="7683"/>
          </w:p>
        </w:tc>
        <w:tc>
          <w:tcPr>
            <w:tcW w:w="889" w:type="pct"/>
            <w:tcPrChange w:id="7684" w:author="Александр" w:date="2020-04-13T06:32:00Z">
              <w:tcPr>
                <w:tcW w:w="889" w:type="pct"/>
              </w:tcPr>
            </w:tcPrChange>
          </w:tcPr>
          <w:p w14:paraId="2BF65D9F" w14:textId="4D0737C1" w:rsidR="003A4F65" w:rsidRPr="000E3C42" w:rsidDel="008B263D" w:rsidRDefault="003A4F65" w:rsidP="003A4F65">
            <w:pPr>
              <w:jc w:val="left"/>
              <w:rPr>
                <w:ins w:id="7685" w:author="Александр" w:date="2020-04-13T06:31:00Z"/>
                <w:del w:id="7686" w:author="Владимир Лаут" w:date="2021-03-03T11:03:00Z"/>
                <w:rFonts w:ascii="Arial" w:hAnsi="Arial" w:cs="Arial"/>
                <w:sz w:val="20"/>
                <w:szCs w:val="20"/>
                <w:lang w:eastAsia="ru-RU"/>
              </w:rPr>
            </w:pPr>
            <w:ins w:id="7687" w:author="Александр" w:date="2020-04-13T06:32:00Z">
              <w:del w:id="7688" w:author="Владимир Лаут" w:date="2021-03-03T11:02:00Z">
                <w:r w:rsidRPr="00AE7409" w:rsidDel="008B263D">
                  <w:delText>87</w:delText>
                </w:r>
              </w:del>
            </w:ins>
            <w:bookmarkStart w:id="7689" w:name="_Toc67554313"/>
            <w:bookmarkStart w:id="7690" w:name="_Toc67555650"/>
            <w:bookmarkStart w:id="7691" w:name="_Toc67556703"/>
            <w:bookmarkEnd w:id="7689"/>
            <w:bookmarkEnd w:id="7690"/>
            <w:bookmarkEnd w:id="7691"/>
          </w:p>
        </w:tc>
        <w:tc>
          <w:tcPr>
            <w:tcW w:w="1038" w:type="pct"/>
            <w:tcPrChange w:id="7692" w:author="Александр" w:date="2020-04-13T06:32:00Z">
              <w:tcPr>
                <w:tcW w:w="1038" w:type="pct"/>
              </w:tcPr>
            </w:tcPrChange>
          </w:tcPr>
          <w:p w14:paraId="25727567" w14:textId="28F2B27E" w:rsidR="003A4F65" w:rsidRPr="000E3C42" w:rsidDel="008B263D" w:rsidRDefault="003A4F65" w:rsidP="003A4F65">
            <w:pPr>
              <w:jc w:val="left"/>
              <w:rPr>
                <w:ins w:id="7693" w:author="Александр" w:date="2020-04-13T06:31:00Z"/>
                <w:del w:id="7694" w:author="Владимир Лаут" w:date="2021-03-03T11:03:00Z"/>
                <w:rFonts w:ascii="Arial" w:hAnsi="Arial" w:cs="Arial"/>
                <w:sz w:val="20"/>
                <w:szCs w:val="20"/>
                <w:lang w:eastAsia="ru-RU"/>
              </w:rPr>
            </w:pPr>
            <w:ins w:id="7695" w:author="Александр" w:date="2020-04-13T06:32:00Z">
              <w:del w:id="7696" w:author="Владимир Лаут" w:date="2021-03-03T11:02:00Z">
                <w:r w:rsidRPr="00AE7409" w:rsidDel="008B263D">
                  <w:delText>ТР</w:delText>
                </w:r>
              </w:del>
            </w:ins>
            <w:bookmarkStart w:id="7697" w:name="_Toc67554314"/>
            <w:bookmarkStart w:id="7698" w:name="_Toc67555651"/>
            <w:bookmarkStart w:id="7699" w:name="_Toc67556704"/>
            <w:bookmarkEnd w:id="7697"/>
            <w:bookmarkEnd w:id="7698"/>
            <w:bookmarkEnd w:id="7699"/>
          </w:p>
        </w:tc>
        <w:bookmarkStart w:id="7700" w:name="_Toc67554315"/>
        <w:bookmarkStart w:id="7701" w:name="_Toc67555652"/>
        <w:bookmarkStart w:id="7702" w:name="_Toc67556705"/>
        <w:bookmarkEnd w:id="7700"/>
        <w:bookmarkEnd w:id="7701"/>
        <w:bookmarkEnd w:id="7702"/>
      </w:tr>
      <w:tr w:rsidR="003A4F65" w:rsidRPr="000E3C42" w:rsidDel="008B263D" w14:paraId="225EFCAA" w14:textId="0ADE3EB3"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70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704" w:author="Александр" w:date="2020-04-13T06:31:00Z"/>
          <w:del w:id="7705" w:author="Владимир Лаут" w:date="2021-03-03T11:03:00Z"/>
          <w:trPrChange w:id="7706" w:author="Александр" w:date="2020-04-13T06:32:00Z">
            <w:trPr>
              <w:cantSplit/>
              <w:jc w:val="center"/>
            </w:trPr>
          </w:trPrChange>
        </w:trPr>
        <w:tc>
          <w:tcPr>
            <w:tcW w:w="1009" w:type="pct"/>
            <w:tcPrChange w:id="7707" w:author="Александр" w:date="2020-04-13T06:32:00Z">
              <w:tcPr>
                <w:tcW w:w="1009" w:type="pct"/>
              </w:tcPr>
            </w:tcPrChange>
          </w:tcPr>
          <w:p w14:paraId="6025FE98" w14:textId="4BD85B8E" w:rsidR="003A4F65" w:rsidRPr="000E3C42" w:rsidDel="008B263D" w:rsidRDefault="003A4F65" w:rsidP="003A4F65">
            <w:pPr>
              <w:jc w:val="left"/>
              <w:rPr>
                <w:ins w:id="7708" w:author="Александр" w:date="2020-04-13T06:31:00Z"/>
                <w:del w:id="7709" w:author="Владимир Лаут" w:date="2021-03-03T11:03:00Z"/>
                <w:rFonts w:ascii="Arial" w:hAnsi="Arial" w:cs="Arial"/>
                <w:sz w:val="20"/>
                <w:szCs w:val="20"/>
                <w:lang w:eastAsia="ru-RU"/>
              </w:rPr>
            </w:pPr>
            <w:ins w:id="7710" w:author="Александр" w:date="2020-04-13T06:32:00Z">
              <w:del w:id="7711" w:author="Владимир Лаут" w:date="2021-03-03T11:02:00Z">
                <w:r w:rsidRPr="00AE7409" w:rsidDel="008B263D">
                  <w:delText>89</w:delText>
                </w:r>
              </w:del>
            </w:ins>
            <w:bookmarkStart w:id="7712" w:name="_Toc67554316"/>
            <w:bookmarkStart w:id="7713" w:name="_Toc67555653"/>
            <w:bookmarkStart w:id="7714" w:name="_Toc67556706"/>
            <w:bookmarkEnd w:id="7712"/>
            <w:bookmarkEnd w:id="7713"/>
            <w:bookmarkEnd w:id="7714"/>
          </w:p>
        </w:tc>
        <w:tc>
          <w:tcPr>
            <w:tcW w:w="2064" w:type="pct"/>
            <w:tcPrChange w:id="7715" w:author="Александр" w:date="2020-04-13T06:32:00Z">
              <w:tcPr>
                <w:tcW w:w="2064" w:type="pct"/>
                <w:vAlign w:val="bottom"/>
              </w:tcPr>
            </w:tcPrChange>
          </w:tcPr>
          <w:p w14:paraId="2CA506C1" w14:textId="463D293C" w:rsidR="003A4F65" w:rsidRPr="000E3C42" w:rsidDel="008B263D" w:rsidRDefault="003A4F65" w:rsidP="003A4F65">
            <w:pPr>
              <w:jc w:val="left"/>
              <w:rPr>
                <w:ins w:id="7716" w:author="Александр" w:date="2020-04-13T06:31:00Z"/>
                <w:del w:id="7717" w:author="Владимир Лаут" w:date="2021-03-03T11:03:00Z"/>
                <w:rFonts w:ascii="Arial" w:hAnsi="Arial" w:cs="Arial"/>
                <w:sz w:val="20"/>
                <w:szCs w:val="20"/>
                <w:lang w:eastAsia="ru-RU"/>
              </w:rPr>
            </w:pPr>
            <w:ins w:id="7718" w:author="Александр" w:date="2020-04-13T06:32:00Z">
              <w:del w:id="7719" w:author="Владимир Лаут" w:date="2021-03-03T11:02:00Z">
                <w:r w:rsidRPr="00AE7409" w:rsidDel="008B263D">
                  <w:delText>ТР1 бортовых редукторов</w:delText>
                </w:r>
              </w:del>
            </w:ins>
            <w:bookmarkStart w:id="7720" w:name="_Toc67554317"/>
            <w:bookmarkStart w:id="7721" w:name="_Toc67555654"/>
            <w:bookmarkStart w:id="7722" w:name="_Toc67556707"/>
            <w:bookmarkEnd w:id="7720"/>
            <w:bookmarkEnd w:id="7721"/>
            <w:bookmarkEnd w:id="7722"/>
          </w:p>
        </w:tc>
        <w:tc>
          <w:tcPr>
            <w:tcW w:w="889" w:type="pct"/>
            <w:tcPrChange w:id="7723" w:author="Александр" w:date="2020-04-13T06:32:00Z">
              <w:tcPr>
                <w:tcW w:w="889" w:type="pct"/>
              </w:tcPr>
            </w:tcPrChange>
          </w:tcPr>
          <w:p w14:paraId="5200E56A" w14:textId="3363BAB0" w:rsidR="003A4F65" w:rsidRPr="000E3C42" w:rsidDel="008B263D" w:rsidRDefault="003A4F65" w:rsidP="003A4F65">
            <w:pPr>
              <w:jc w:val="left"/>
              <w:rPr>
                <w:ins w:id="7724" w:author="Александр" w:date="2020-04-13T06:31:00Z"/>
                <w:del w:id="7725" w:author="Владимир Лаут" w:date="2021-03-03T11:03:00Z"/>
                <w:rFonts w:ascii="Arial" w:hAnsi="Arial" w:cs="Arial"/>
                <w:sz w:val="20"/>
                <w:szCs w:val="20"/>
                <w:lang w:eastAsia="ru-RU"/>
              </w:rPr>
            </w:pPr>
            <w:ins w:id="7726" w:author="Александр" w:date="2020-04-13T06:32:00Z">
              <w:del w:id="7727" w:author="Владимир Лаут" w:date="2021-03-03T11:02:00Z">
                <w:r w:rsidRPr="00AE7409" w:rsidDel="008B263D">
                  <w:delText>89</w:delText>
                </w:r>
              </w:del>
            </w:ins>
            <w:bookmarkStart w:id="7728" w:name="_Toc67554318"/>
            <w:bookmarkStart w:id="7729" w:name="_Toc67555655"/>
            <w:bookmarkStart w:id="7730" w:name="_Toc67556708"/>
            <w:bookmarkEnd w:id="7728"/>
            <w:bookmarkEnd w:id="7729"/>
            <w:bookmarkEnd w:id="7730"/>
          </w:p>
        </w:tc>
        <w:tc>
          <w:tcPr>
            <w:tcW w:w="1038" w:type="pct"/>
            <w:tcPrChange w:id="7731" w:author="Александр" w:date="2020-04-13T06:32:00Z">
              <w:tcPr>
                <w:tcW w:w="1038" w:type="pct"/>
              </w:tcPr>
            </w:tcPrChange>
          </w:tcPr>
          <w:p w14:paraId="076E0268" w14:textId="13FDCE41" w:rsidR="003A4F65" w:rsidRPr="000E3C42" w:rsidDel="008B263D" w:rsidRDefault="003A4F65" w:rsidP="003A4F65">
            <w:pPr>
              <w:jc w:val="left"/>
              <w:rPr>
                <w:ins w:id="7732" w:author="Александр" w:date="2020-04-13T06:31:00Z"/>
                <w:del w:id="7733" w:author="Владимир Лаут" w:date="2021-03-03T11:03:00Z"/>
                <w:rFonts w:ascii="Arial" w:hAnsi="Arial" w:cs="Arial"/>
                <w:sz w:val="20"/>
                <w:szCs w:val="20"/>
                <w:lang w:eastAsia="ru-RU"/>
              </w:rPr>
            </w:pPr>
            <w:ins w:id="7734" w:author="Александр" w:date="2020-04-13T06:32:00Z">
              <w:del w:id="7735" w:author="Владимир Лаут" w:date="2021-03-03T11:02:00Z">
                <w:r w:rsidRPr="00AE7409" w:rsidDel="008B263D">
                  <w:delText>ТР1</w:delText>
                </w:r>
              </w:del>
            </w:ins>
            <w:bookmarkStart w:id="7736" w:name="_Toc67554319"/>
            <w:bookmarkStart w:id="7737" w:name="_Toc67555656"/>
            <w:bookmarkStart w:id="7738" w:name="_Toc67556709"/>
            <w:bookmarkEnd w:id="7736"/>
            <w:bookmarkEnd w:id="7737"/>
            <w:bookmarkEnd w:id="7738"/>
          </w:p>
        </w:tc>
        <w:bookmarkStart w:id="7739" w:name="_Toc67554320"/>
        <w:bookmarkStart w:id="7740" w:name="_Toc67555657"/>
        <w:bookmarkStart w:id="7741" w:name="_Toc67556710"/>
        <w:bookmarkEnd w:id="7739"/>
        <w:bookmarkEnd w:id="7740"/>
        <w:bookmarkEnd w:id="7741"/>
      </w:tr>
      <w:tr w:rsidR="003A4F65" w:rsidRPr="000E3C42" w:rsidDel="008B263D" w14:paraId="053BA8D4" w14:textId="253D63D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74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743" w:author="Александр" w:date="2020-04-13T06:31:00Z"/>
          <w:del w:id="7744" w:author="Владимир Лаут" w:date="2021-03-03T11:03:00Z"/>
          <w:trPrChange w:id="7745" w:author="Александр" w:date="2020-04-13T06:32:00Z">
            <w:trPr>
              <w:cantSplit/>
              <w:jc w:val="center"/>
            </w:trPr>
          </w:trPrChange>
        </w:trPr>
        <w:tc>
          <w:tcPr>
            <w:tcW w:w="1009" w:type="pct"/>
            <w:tcPrChange w:id="7746" w:author="Александр" w:date="2020-04-13T06:32:00Z">
              <w:tcPr>
                <w:tcW w:w="1009" w:type="pct"/>
              </w:tcPr>
            </w:tcPrChange>
          </w:tcPr>
          <w:p w14:paraId="6736A4EA" w14:textId="0B181D84" w:rsidR="003A4F65" w:rsidRPr="000E3C42" w:rsidDel="008B263D" w:rsidRDefault="003A4F65" w:rsidP="003A4F65">
            <w:pPr>
              <w:jc w:val="left"/>
              <w:rPr>
                <w:ins w:id="7747" w:author="Александр" w:date="2020-04-13T06:31:00Z"/>
                <w:del w:id="7748" w:author="Владимир Лаут" w:date="2021-03-03T11:03:00Z"/>
                <w:rFonts w:ascii="Arial" w:hAnsi="Arial" w:cs="Arial"/>
                <w:sz w:val="20"/>
                <w:szCs w:val="20"/>
                <w:lang w:eastAsia="ru-RU"/>
              </w:rPr>
            </w:pPr>
            <w:ins w:id="7749" w:author="Александр" w:date="2020-04-13T06:32:00Z">
              <w:del w:id="7750" w:author="Владимир Лаут" w:date="2021-03-03T11:02:00Z">
                <w:r w:rsidRPr="00AE7409" w:rsidDel="008B263D">
                  <w:delText>90</w:delText>
                </w:r>
              </w:del>
            </w:ins>
            <w:bookmarkStart w:id="7751" w:name="_Toc67554321"/>
            <w:bookmarkStart w:id="7752" w:name="_Toc67555658"/>
            <w:bookmarkStart w:id="7753" w:name="_Toc67556711"/>
            <w:bookmarkEnd w:id="7751"/>
            <w:bookmarkEnd w:id="7752"/>
            <w:bookmarkEnd w:id="7753"/>
          </w:p>
        </w:tc>
        <w:tc>
          <w:tcPr>
            <w:tcW w:w="2064" w:type="pct"/>
            <w:tcPrChange w:id="7754" w:author="Александр" w:date="2020-04-13T06:32:00Z">
              <w:tcPr>
                <w:tcW w:w="2064" w:type="pct"/>
                <w:vAlign w:val="bottom"/>
              </w:tcPr>
            </w:tcPrChange>
          </w:tcPr>
          <w:p w14:paraId="36618EBC" w14:textId="3731052E" w:rsidR="003A4F65" w:rsidRPr="000E3C42" w:rsidDel="008B263D" w:rsidRDefault="003A4F65" w:rsidP="003A4F65">
            <w:pPr>
              <w:jc w:val="left"/>
              <w:rPr>
                <w:ins w:id="7755" w:author="Александр" w:date="2020-04-13T06:31:00Z"/>
                <w:del w:id="7756" w:author="Владимир Лаут" w:date="2021-03-03T11:03:00Z"/>
                <w:rFonts w:ascii="Arial" w:hAnsi="Arial" w:cs="Arial"/>
                <w:sz w:val="20"/>
                <w:szCs w:val="20"/>
                <w:lang w:eastAsia="ru-RU"/>
              </w:rPr>
            </w:pPr>
            <w:ins w:id="7757" w:author="Александр" w:date="2020-04-13T06:32:00Z">
              <w:del w:id="7758" w:author="Владимир Лаут" w:date="2021-03-03T11:02:00Z">
                <w:r w:rsidRPr="00AE7409" w:rsidDel="008B263D">
                  <w:delText>ТР1 двигателя</w:delText>
                </w:r>
              </w:del>
            </w:ins>
            <w:bookmarkStart w:id="7759" w:name="_Toc67554322"/>
            <w:bookmarkStart w:id="7760" w:name="_Toc67555659"/>
            <w:bookmarkStart w:id="7761" w:name="_Toc67556712"/>
            <w:bookmarkEnd w:id="7759"/>
            <w:bookmarkEnd w:id="7760"/>
            <w:bookmarkEnd w:id="7761"/>
          </w:p>
        </w:tc>
        <w:tc>
          <w:tcPr>
            <w:tcW w:w="889" w:type="pct"/>
            <w:tcPrChange w:id="7762" w:author="Александр" w:date="2020-04-13T06:32:00Z">
              <w:tcPr>
                <w:tcW w:w="889" w:type="pct"/>
              </w:tcPr>
            </w:tcPrChange>
          </w:tcPr>
          <w:p w14:paraId="57AD8116" w14:textId="6EA08056" w:rsidR="003A4F65" w:rsidRPr="000E3C42" w:rsidDel="008B263D" w:rsidRDefault="003A4F65" w:rsidP="003A4F65">
            <w:pPr>
              <w:jc w:val="left"/>
              <w:rPr>
                <w:ins w:id="7763" w:author="Александр" w:date="2020-04-13T06:31:00Z"/>
                <w:del w:id="7764" w:author="Владимир Лаут" w:date="2021-03-03T11:03:00Z"/>
                <w:rFonts w:ascii="Arial" w:hAnsi="Arial" w:cs="Arial"/>
                <w:sz w:val="20"/>
                <w:szCs w:val="20"/>
                <w:lang w:eastAsia="ru-RU"/>
              </w:rPr>
            </w:pPr>
            <w:ins w:id="7765" w:author="Александр" w:date="2020-04-13T06:32:00Z">
              <w:del w:id="7766" w:author="Владимир Лаут" w:date="2021-03-03T11:02:00Z">
                <w:r w:rsidRPr="00AE7409" w:rsidDel="008B263D">
                  <w:delText>90</w:delText>
                </w:r>
              </w:del>
            </w:ins>
            <w:bookmarkStart w:id="7767" w:name="_Toc67554323"/>
            <w:bookmarkStart w:id="7768" w:name="_Toc67555660"/>
            <w:bookmarkStart w:id="7769" w:name="_Toc67556713"/>
            <w:bookmarkEnd w:id="7767"/>
            <w:bookmarkEnd w:id="7768"/>
            <w:bookmarkEnd w:id="7769"/>
          </w:p>
        </w:tc>
        <w:tc>
          <w:tcPr>
            <w:tcW w:w="1038" w:type="pct"/>
            <w:tcPrChange w:id="7770" w:author="Александр" w:date="2020-04-13T06:32:00Z">
              <w:tcPr>
                <w:tcW w:w="1038" w:type="pct"/>
              </w:tcPr>
            </w:tcPrChange>
          </w:tcPr>
          <w:p w14:paraId="363E0B13" w14:textId="1E686026" w:rsidR="003A4F65" w:rsidRPr="000E3C42" w:rsidDel="008B263D" w:rsidRDefault="003A4F65" w:rsidP="003A4F65">
            <w:pPr>
              <w:jc w:val="left"/>
              <w:rPr>
                <w:ins w:id="7771" w:author="Александр" w:date="2020-04-13T06:31:00Z"/>
                <w:del w:id="7772" w:author="Владимир Лаут" w:date="2021-03-03T11:03:00Z"/>
                <w:rFonts w:ascii="Arial" w:hAnsi="Arial" w:cs="Arial"/>
                <w:sz w:val="20"/>
                <w:szCs w:val="20"/>
                <w:lang w:eastAsia="ru-RU"/>
              </w:rPr>
            </w:pPr>
            <w:ins w:id="7773" w:author="Александр" w:date="2020-04-13T06:32:00Z">
              <w:del w:id="7774" w:author="Владимир Лаут" w:date="2021-03-03T11:02:00Z">
                <w:r w:rsidRPr="00AE7409" w:rsidDel="008B263D">
                  <w:delText>ТР1</w:delText>
                </w:r>
              </w:del>
            </w:ins>
            <w:bookmarkStart w:id="7775" w:name="_Toc67554324"/>
            <w:bookmarkStart w:id="7776" w:name="_Toc67555661"/>
            <w:bookmarkStart w:id="7777" w:name="_Toc67556714"/>
            <w:bookmarkEnd w:id="7775"/>
            <w:bookmarkEnd w:id="7776"/>
            <w:bookmarkEnd w:id="7777"/>
          </w:p>
        </w:tc>
        <w:bookmarkStart w:id="7778" w:name="_Toc67554325"/>
        <w:bookmarkStart w:id="7779" w:name="_Toc67555662"/>
        <w:bookmarkStart w:id="7780" w:name="_Toc67556715"/>
        <w:bookmarkEnd w:id="7778"/>
        <w:bookmarkEnd w:id="7779"/>
        <w:bookmarkEnd w:id="7780"/>
      </w:tr>
      <w:tr w:rsidR="003A4F65" w:rsidRPr="000E3C42" w:rsidDel="008B263D" w14:paraId="46ADFE7D" w14:textId="17E09A7E"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78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782" w:author="Александр" w:date="2020-04-13T06:31:00Z"/>
          <w:del w:id="7783" w:author="Владимир Лаут" w:date="2021-03-03T11:03:00Z"/>
          <w:trPrChange w:id="7784" w:author="Александр" w:date="2020-04-13T06:32:00Z">
            <w:trPr>
              <w:cantSplit/>
              <w:jc w:val="center"/>
            </w:trPr>
          </w:trPrChange>
        </w:trPr>
        <w:tc>
          <w:tcPr>
            <w:tcW w:w="1009" w:type="pct"/>
            <w:tcPrChange w:id="7785" w:author="Александр" w:date="2020-04-13T06:32:00Z">
              <w:tcPr>
                <w:tcW w:w="1009" w:type="pct"/>
              </w:tcPr>
            </w:tcPrChange>
          </w:tcPr>
          <w:p w14:paraId="58C89F17" w14:textId="3F2C7810" w:rsidR="003A4F65" w:rsidRPr="000E3C42" w:rsidDel="008B263D" w:rsidRDefault="003A4F65" w:rsidP="003A4F65">
            <w:pPr>
              <w:jc w:val="left"/>
              <w:rPr>
                <w:ins w:id="7786" w:author="Александр" w:date="2020-04-13T06:31:00Z"/>
                <w:del w:id="7787" w:author="Владимир Лаут" w:date="2021-03-03T11:03:00Z"/>
                <w:rFonts w:ascii="Arial" w:hAnsi="Arial" w:cs="Arial"/>
                <w:sz w:val="20"/>
                <w:szCs w:val="20"/>
                <w:lang w:eastAsia="ru-RU"/>
              </w:rPr>
            </w:pPr>
            <w:ins w:id="7788" w:author="Александр" w:date="2020-04-13T06:32:00Z">
              <w:del w:id="7789" w:author="Владимир Лаут" w:date="2021-03-03T11:02:00Z">
                <w:r w:rsidRPr="00AE7409" w:rsidDel="008B263D">
                  <w:delText>91</w:delText>
                </w:r>
              </w:del>
            </w:ins>
            <w:bookmarkStart w:id="7790" w:name="_Toc67554326"/>
            <w:bookmarkStart w:id="7791" w:name="_Toc67555663"/>
            <w:bookmarkStart w:id="7792" w:name="_Toc67556716"/>
            <w:bookmarkEnd w:id="7790"/>
            <w:bookmarkEnd w:id="7791"/>
            <w:bookmarkEnd w:id="7792"/>
          </w:p>
        </w:tc>
        <w:tc>
          <w:tcPr>
            <w:tcW w:w="2064" w:type="pct"/>
            <w:tcPrChange w:id="7793" w:author="Александр" w:date="2020-04-13T06:32:00Z">
              <w:tcPr>
                <w:tcW w:w="2064" w:type="pct"/>
                <w:vAlign w:val="bottom"/>
              </w:tcPr>
            </w:tcPrChange>
          </w:tcPr>
          <w:p w14:paraId="238C17AA" w14:textId="2806DDCC" w:rsidR="003A4F65" w:rsidRPr="000E3C42" w:rsidDel="008B263D" w:rsidRDefault="003A4F65" w:rsidP="003A4F65">
            <w:pPr>
              <w:jc w:val="left"/>
              <w:rPr>
                <w:ins w:id="7794" w:author="Александр" w:date="2020-04-13T06:31:00Z"/>
                <w:del w:id="7795" w:author="Владимир Лаут" w:date="2021-03-03T11:03:00Z"/>
                <w:rFonts w:ascii="Arial" w:hAnsi="Arial" w:cs="Arial"/>
                <w:sz w:val="20"/>
                <w:szCs w:val="20"/>
                <w:lang w:eastAsia="ru-RU"/>
              </w:rPr>
            </w:pPr>
            <w:ins w:id="7796" w:author="Александр" w:date="2020-04-13T06:32:00Z">
              <w:del w:id="7797" w:author="Владимир Лаут" w:date="2021-03-03T11:02:00Z">
                <w:r w:rsidRPr="00AE7409" w:rsidDel="008B263D">
                  <w:delText>ТР1 навесного оборудования</w:delText>
                </w:r>
              </w:del>
            </w:ins>
            <w:bookmarkStart w:id="7798" w:name="_Toc67554327"/>
            <w:bookmarkStart w:id="7799" w:name="_Toc67555664"/>
            <w:bookmarkStart w:id="7800" w:name="_Toc67556717"/>
            <w:bookmarkEnd w:id="7798"/>
            <w:bookmarkEnd w:id="7799"/>
            <w:bookmarkEnd w:id="7800"/>
          </w:p>
        </w:tc>
        <w:tc>
          <w:tcPr>
            <w:tcW w:w="889" w:type="pct"/>
            <w:tcPrChange w:id="7801" w:author="Александр" w:date="2020-04-13T06:32:00Z">
              <w:tcPr>
                <w:tcW w:w="889" w:type="pct"/>
              </w:tcPr>
            </w:tcPrChange>
          </w:tcPr>
          <w:p w14:paraId="50749439" w14:textId="2A77A8BD" w:rsidR="003A4F65" w:rsidRPr="000E3C42" w:rsidDel="008B263D" w:rsidRDefault="003A4F65" w:rsidP="003A4F65">
            <w:pPr>
              <w:jc w:val="left"/>
              <w:rPr>
                <w:ins w:id="7802" w:author="Александр" w:date="2020-04-13T06:31:00Z"/>
                <w:del w:id="7803" w:author="Владимир Лаут" w:date="2021-03-03T11:03:00Z"/>
                <w:rFonts w:ascii="Arial" w:hAnsi="Arial" w:cs="Arial"/>
                <w:sz w:val="20"/>
                <w:szCs w:val="20"/>
                <w:lang w:eastAsia="ru-RU"/>
              </w:rPr>
            </w:pPr>
            <w:ins w:id="7804" w:author="Александр" w:date="2020-04-13T06:32:00Z">
              <w:del w:id="7805" w:author="Владимир Лаут" w:date="2021-03-03T11:02:00Z">
                <w:r w:rsidRPr="00AE7409" w:rsidDel="008B263D">
                  <w:delText>91</w:delText>
                </w:r>
              </w:del>
            </w:ins>
            <w:bookmarkStart w:id="7806" w:name="_Toc67554328"/>
            <w:bookmarkStart w:id="7807" w:name="_Toc67555665"/>
            <w:bookmarkStart w:id="7808" w:name="_Toc67556718"/>
            <w:bookmarkEnd w:id="7806"/>
            <w:bookmarkEnd w:id="7807"/>
            <w:bookmarkEnd w:id="7808"/>
          </w:p>
        </w:tc>
        <w:tc>
          <w:tcPr>
            <w:tcW w:w="1038" w:type="pct"/>
            <w:tcPrChange w:id="7809" w:author="Александр" w:date="2020-04-13T06:32:00Z">
              <w:tcPr>
                <w:tcW w:w="1038" w:type="pct"/>
              </w:tcPr>
            </w:tcPrChange>
          </w:tcPr>
          <w:p w14:paraId="236722C7" w14:textId="4B911507" w:rsidR="003A4F65" w:rsidRPr="000E3C42" w:rsidDel="008B263D" w:rsidRDefault="003A4F65" w:rsidP="003A4F65">
            <w:pPr>
              <w:jc w:val="left"/>
              <w:rPr>
                <w:ins w:id="7810" w:author="Александр" w:date="2020-04-13T06:31:00Z"/>
                <w:del w:id="7811" w:author="Владимир Лаут" w:date="2021-03-03T11:03:00Z"/>
                <w:rFonts w:ascii="Arial" w:hAnsi="Arial" w:cs="Arial"/>
                <w:sz w:val="20"/>
                <w:szCs w:val="20"/>
                <w:lang w:eastAsia="ru-RU"/>
              </w:rPr>
            </w:pPr>
            <w:ins w:id="7812" w:author="Александр" w:date="2020-04-13T06:32:00Z">
              <w:del w:id="7813" w:author="Владимир Лаут" w:date="2021-03-03T11:02:00Z">
                <w:r w:rsidRPr="00AE7409" w:rsidDel="008B263D">
                  <w:delText>ТР1</w:delText>
                </w:r>
              </w:del>
            </w:ins>
            <w:bookmarkStart w:id="7814" w:name="_Toc67554329"/>
            <w:bookmarkStart w:id="7815" w:name="_Toc67555666"/>
            <w:bookmarkStart w:id="7816" w:name="_Toc67556719"/>
            <w:bookmarkEnd w:id="7814"/>
            <w:bookmarkEnd w:id="7815"/>
            <w:bookmarkEnd w:id="7816"/>
          </w:p>
        </w:tc>
        <w:bookmarkStart w:id="7817" w:name="_Toc67554330"/>
        <w:bookmarkStart w:id="7818" w:name="_Toc67555667"/>
        <w:bookmarkStart w:id="7819" w:name="_Toc67556720"/>
        <w:bookmarkEnd w:id="7817"/>
        <w:bookmarkEnd w:id="7818"/>
        <w:bookmarkEnd w:id="7819"/>
      </w:tr>
      <w:tr w:rsidR="003A4F65" w:rsidRPr="000E3C42" w:rsidDel="008B263D" w14:paraId="00BEC7CC" w14:textId="601DE7D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82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821" w:author="Александр" w:date="2020-04-13T06:31:00Z"/>
          <w:del w:id="7822" w:author="Владимир Лаут" w:date="2021-03-03T11:03:00Z"/>
          <w:trPrChange w:id="7823" w:author="Александр" w:date="2020-04-13T06:32:00Z">
            <w:trPr>
              <w:cantSplit/>
              <w:jc w:val="center"/>
            </w:trPr>
          </w:trPrChange>
        </w:trPr>
        <w:tc>
          <w:tcPr>
            <w:tcW w:w="1009" w:type="pct"/>
            <w:tcPrChange w:id="7824" w:author="Александр" w:date="2020-04-13T06:32:00Z">
              <w:tcPr>
                <w:tcW w:w="1009" w:type="pct"/>
              </w:tcPr>
            </w:tcPrChange>
          </w:tcPr>
          <w:p w14:paraId="401F63F3" w14:textId="1E938B4C" w:rsidR="003A4F65" w:rsidRPr="000E3C42" w:rsidDel="008B263D" w:rsidRDefault="003A4F65" w:rsidP="003A4F65">
            <w:pPr>
              <w:jc w:val="left"/>
              <w:rPr>
                <w:ins w:id="7825" w:author="Александр" w:date="2020-04-13T06:31:00Z"/>
                <w:del w:id="7826" w:author="Владимир Лаут" w:date="2021-03-03T11:03:00Z"/>
                <w:rFonts w:ascii="Arial" w:hAnsi="Arial" w:cs="Arial"/>
                <w:sz w:val="20"/>
                <w:szCs w:val="20"/>
                <w:lang w:eastAsia="ru-RU"/>
              </w:rPr>
            </w:pPr>
            <w:ins w:id="7827" w:author="Александр" w:date="2020-04-13T06:32:00Z">
              <w:del w:id="7828" w:author="Владимир Лаут" w:date="2021-03-03T11:02:00Z">
                <w:r w:rsidRPr="00AE7409" w:rsidDel="008B263D">
                  <w:delText>92</w:delText>
                </w:r>
              </w:del>
            </w:ins>
            <w:bookmarkStart w:id="7829" w:name="_Toc67554331"/>
            <w:bookmarkStart w:id="7830" w:name="_Toc67555668"/>
            <w:bookmarkStart w:id="7831" w:name="_Toc67556721"/>
            <w:bookmarkEnd w:id="7829"/>
            <w:bookmarkEnd w:id="7830"/>
            <w:bookmarkEnd w:id="7831"/>
          </w:p>
        </w:tc>
        <w:tc>
          <w:tcPr>
            <w:tcW w:w="2064" w:type="pct"/>
            <w:tcPrChange w:id="7832" w:author="Александр" w:date="2020-04-13T06:32:00Z">
              <w:tcPr>
                <w:tcW w:w="2064" w:type="pct"/>
                <w:vAlign w:val="bottom"/>
              </w:tcPr>
            </w:tcPrChange>
          </w:tcPr>
          <w:p w14:paraId="0F4A2B16" w14:textId="1D53ACF1" w:rsidR="003A4F65" w:rsidRPr="000E3C42" w:rsidDel="008B263D" w:rsidRDefault="003A4F65" w:rsidP="003A4F65">
            <w:pPr>
              <w:jc w:val="left"/>
              <w:rPr>
                <w:ins w:id="7833" w:author="Александр" w:date="2020-04-13T06:31:00Z"/>
                <w:del w:id="7834" w:author="Владимир Лаут" w:date="2021-03-03T11:03:00Z"/>
                <w:rFonts w:ascii="Arial" w:hAnsi="Arial" w:cs="Arial"/>
                <w:sz w:val="20"/>
                <w:szCs w:val="20"/>
                <w:lang w:eastAsia="ru-RU"/>
              </w:rPr>
            </w:pPr>
            <w:ins w:id="7835" w:author="Александр" w:date="2020-04-13T06:32:00Z">
              <w:del w:id="7836" w:author="Владимир Лаут" w:date="2021-03-03T11:02:00Z">
                <w:r w:rsidRPr="00AE7409" w:rsidDel="008B263D">
                  <w:delText>ТР1 поворотной платформы</w:delText>
                </w:r>
              </w:del>
            </w:ins>
            <w:bookmarkStart w:id="7837" w:name="_Toc67554332"/>
            <w:bookmarkStart w:id="7838" w:name="_Toc67555669"/>
            <w:bookmarkStart w:id="7839" w:name="_Toc67556722"/>
            <w:bookmarkEnd w:id="7837"/>
            <w:bookmarkEnd w:id="7838"/>
            <w:bookmarkEnd w:id="7839"/>
          </w:p>
        </w:tc>
        <w:tc>
          <w:tcPr>
            <w:tcW w:w="889" w:type="pct"/>
            <w:tcPrChange w:id="7840" w:author="Александр" w:date="2020-04-13T06:32:00Z">
              <w:tcPr>
                <w:tcW w:w="889" w:type="pct"/>
              </w:tcPr>
            </w:tcPrChange>
          </w:tcPr>
          <w:p w14:paraId="2B639B3F" w14:textId="2E1E5439" w:rsidR="003A4F65" w:rsidRPr="000E3C42" w:rsidDel="008B263D" w:rsidRDefault="003A4F65" w:rsidP="003A4F65">
            <w:pPr>
              <w:jc w:val="left"/>
              <w:rPr>
                <w:ins w:id="7841" w:author="Александр" w:date="2020-04-13T06:31:00Z"/>
                <w:del w:id="7842" w:author="Владимир Лаут" w:date="2021-03-03T11:03:00Z"/>
                <w:rFonts w:ascii="Arial" w:hAnsi="Arial" w:cs="Arial"/>
                <w:sz w:val="20"/>
                <w:szCs w:val="20"/>
                <w:lang w:eastAsia="ru-RU"/>
              </w:rPr>
            </w:pPr>
            <w:ins w:id="7843" w:author="Александр" w:date="2020-04-13T06:32:00Z">
              <w:del w:id="7844" w:author="Владимир Лаут" w:date="2021-03-03T11:02:00Z">
                <w:r w:rsidRPr="00AE7409" w:rsidDel="008B263D">
                  <w:delText>92</w:delText>
                </w:r>
              </w:del>
            </w:ins>
            <w:bookmarkStart w:id="7845" w:name="_Toc67554333"/>
            <w:bookmarkStart w:id="7846" w:name="_Toc67555670"/>
            <w:bookmarkStart w:id="7847" w:name="_Toc67556723"/>
            <w:bookmarkEnd w:id="7845"/>
            <w:bookmarkEnd w:id="7846"/>
            <w:bookmarkEnd w:id="7847"/>
          </w:p>
        </w:tc>
        <w:tc>
          <w:tcPr>
            <w:tcW w:w="1038" w:type="pct"/>
            <w:tcPrChange w:id="7848" w:author="Александр" w:date="2020-04-13T06:32:00Z">
              <w:tcPr>
                <w:tcW w:w="1038" w:type="pct"/>
              </w:tcPr>
            </w:tcPrChange>
          </w:tcPr>
          <w:p w14:paraId="274798D4" w14:textId="5C91CACC" w:rsidR="003A4F65" w:rsidRPr="000E3C42" w:rsidDel="008B263D" w:rsidRDefault="003A4F65" w:rsidP="003A4F65">
            <w:pPr>
              <w:jc w:val="left"/>
              <w:rPr>
                <w:ins w:id="7849" w:author="Александр" w:date="2020-04-13T06:31:00Z"/>
                <w:del w:id="7850" w:author="Владимир Лаут" w:date="2021-03-03T11:03:00Z"/>
                <w:rFonts w:ascii="Arial" w:hAnsi="Arial" w:cs="Arial"/>
                <w:sz w:val="20"/>
                <w:szCs w:val="20"/>
                <w:lang w:eastAsia="ru-RU"/>
              </w:rPr>
            </w:pPr>
            <w:ins w:id="7851" w:author="Александр" w:date="2020-04-13T06:32:00Z">
              <w:del w:id="7852" w:author="Владимир Лаут" w:date="2021-03-03T11:02:00Z">
                <w:r w:rsidRPr="00AE7409" w:rsidDel="008B263D">
                  <w:delText>ТР1</w:delText>
                </w:r>
              </w:del>
            </w:ins>
            <w:bookmarkStart w:id="7853" w:name="_Toc67554334"/>
            <w:bookmarkStart w:id="7854" w:name="_Toc67555671"/>
            <w:bookmarkStart w:id="7855" w:name="_Toc67556724"/>
            <w:bookmarkEnd w:id="7853"/>
            <w:bookmarkEnd w:id="7854"/>
            <w:bookmarkEnd w:id="7855"/>
          </w:p>
        </w:tc>
        <w:bookmarkStart w:id="7856" w:name="_Toc67554335"/>
        <w:bookmarkStart w:id="7857" w:name="_Toc67555672"/>
        <w:bookmarkStart w:id="7858" w:name="_Toc67556725"/>
        <w:bookmarkEnd w:id="7856"/>
        <w:bookmarkEnd w:id="7857"/>
        <w:bookmarkEnd w:id="7858"/>
      </w:tr>
      <w:tr w:rsidR="003A4F65" w:rsidRPr="000E3C42" w:rsidDel="008B263D" w14:paraId="2DCB4D93" w14:textId="32D8EA7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85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860" w:author="Александр" w:date="2020-04-13T06:31:00Z"/>
          <w:del w:id="7861" w:author="Владимир Лаут" w:date="2021-03-03T11:03:00Z"/>
          <w:trPrChange w:id="7862" w:author="Александр" w:date="2020-04-13T06:32:00Z">
            <w:trPr>
              <w:cantSplit/>
              <w:jc w:val="center"/>
            </w:trPr>
          </w:trPrChange>
        </w:trPr>
        <w:tc>
          <w:tcPr>
            <w:tcW w:w="1009" w:type="pct"/>
            <w:tcPrChange w:id="7863" w:author="Александр" w:date="2020-04-13T06:32:00Z">
              <w:tcPr>
                <w:tcW w:w="1009" w:type="pct"/>
              </w:tcPr>
            </w:tcPrChange>
          </w:tcPr>
          <w:p w14:paraId="04D17FCD" w14:textId="76554833" w:rsidR="003A4F65" w:rsidRPr="000E3C42" w:rsidDel="008B263D" w:rsidRDefault="003A4F65" w:rsidP="003A4F65">
            <w:pPr>
              <w:jc w:val="left"/>
              <w:rPr>
                <w:ins w:id="7864" w:author="Александр" w:date="2020-04-13T06:31:00Z"/>
                <w:del w:id="7865" w:author="Владимир Лаут" w:date="2021-03-03T11:03:00Z"/>
                <w:rFonts w:ascii="Arial" w:hAnsi="Arial" w:cs="Arial"/>
                <w:sz w:val="20"/>
                <w:szCs w:val="20"/>
                <w:lang w:eastAsia="ru-RU"/>
              </w:rPr>
            </w:pPr>
            <w:ins w:id="7866" w:author="Александр" w:date="2020-04-13T06:32:00Z">
              <w:del w:id="7867" w:author="Владимир Лаут" w:date="2021-03-03T11:02:00Z">
                <w:r w:rsidRPr="00AE7409" w:rsidDel="008B263D">
                  <w:delText>93</w:delText>
                </w:r>
              </w:del>
            </w:ins>
            <w:bookmarkStart w:id="7868" w:name="_Toc67554336"/>
            <w:bookmarkStart w:id="7869" w:name="_Toc67555673"/>
            <w:bookmarkStart w:id="7870" w:name="_Toc67556726"/>
            <w:bookmarkEnd w:id="7868"/>
            <w:bookmarkEnd w:id="7869"/>
            <w:bookmarkEnd w:id="7870"/>
          </w:p>
        </w:tc>
        <w:tc>
          <w:tcPr>
            <w:tcW w:w="2064" w:type="pct"/>
            <w:tcPrChange w:id="7871" w:author="Александр" w:date="2020-04-13T06:32:00Z">
              <w:tcPr>
                <w:tcW w:w="2064" w:type="pct"/>
                <w:vAlign w:val="bottom"/>
              </w:tcPr>
            </w:tcPrChange>
          </w:tcPr>
          <w:p w14:paraId="742082E2" w14:textId="40BFC5D6" w:rsidR="003A4F65" w:rsidRPr="000E3C42" w:rsidDel="008B263D" w:rsidRDefault="003A4F65" w:rsidP="003A4F65">
            <w:pPr>
              <w:jc w:val="left"/>
              <w:rPr>
                <w:ins w:id="7872" w:author="Александр" w:date="2020-04-13T06:31:00Z"/>
                <w:del w:id="7873" w:author="Владимир Лаут" w:date="2021-03-03T11:03:00Z"/>
                <w:rFonts w:ascii="Arial" w:hAnsi="Arial" w:cs="Arial"/>
                <w:sz w:val="20"/>
                <w:szCs w:val="20"/>
                <w:lang w:eastAsia="ru-RU"/>
              </w:rPr>
            </w:pPr>
            <w:ins w:id="7874" w:author="Александр" w:date="2020-04-13T06:32:00Z">
              <w:del w:id="7875" w:author="Владимир Лаут" w:date="2021-03-03T11:02:00Z">
                <w:r w:rsidRPr="00AE7409" w:rsidDel="008B263D">
                  <w:delText>ТР1 трансмиссии</w:delText>
                </w:r>
              </w:del>
            </w:ins>
            <w:bookmarkStart w:id="7876" w:name="_Toc67554337"/>
            <w:bookmarkStart w:id="7877" w:name="_Toc67555674"/>
            <w:bookmarkStart w:id="7878" w:name="_Toc67556727"/>
            <w:bookmarkEnd w:id="7876"/>
            <w:bookmarkEnd w:id="7877"/>
            <w:bookmarkEnd w:id="7878"/>
          </w:p>
        </w:tc>
        <w:tc>
          <w:tcPr>
            <w:tcW w:w="889" w:type="pct"/>
            <w:tcPrChange w:id="7879" w:author="Александр" w:date="2020-04-13T06:32:00Z">
              <w:tcPr>
                <w:tcW w:w="889" w:type="pct"/>
              </w:tcPr>
            </w:tcPrChange>
          </w:tcPr>
          <w:p w14:paraId="1E4A06C6" w14:textId="18157F95" w:rsidR="003A4F65" w:rsidRPr="000E3C42" w:rsidDel="008B263D" w:rsidRDefault="003A4F65" w:rsidP="003A4F65">
            <w:pPr>
              <w:jc w:val="left"/>
              <w:rPr>
                <w:ins w:id="7880" w:author="Александр" w:date="2020-04-13T06:31:00Z"/>
                <w:del w:id="7881" w:author="Владимир Лаут" w:date="2021-03-03T11:03:00Z"/>
                <w:rFonts w:ascii="Arial" w:hAnsi="Arial" w:cs="Arial"/>
                <w:sz w:val="20"/>
                <w:szCs w:val="20"/>
                <w:lang w:eastAsia="ru-RU"/>
              </w:rPr>
            </w:pPr>
            <w:ins w:id="7882" w:author="Александр" w:date="2020-04-13T06:32:00Z">
              <w:del w:id="7883" w:author="Владимир Лаут" w:date="2021-03-03T11:02:00Z">
                <w:r w:rsidRPr="00AE7409" w:rsidDel="008B263D">
                  <w:delText>93</w:delText>
                </w:r>
              </w:del>
            </w:ins>
            <w:bookmarkStart w:id="7884" w:name="_Toc67554338"/>
            <w:bookmarkStart w:id="7885" w:name="_Toc67555675"/>
            <w:bookmarkStart w:id="7886" w:name="_Toc67556728"/>
            <w:bookmarkEnd w:id="7884"/>
            <w:bookmarkEnd w:id="7885"/>
            <w:bookmarkEnd w:id="7886"/>
          </w:p>
        </w:tc>
        <w:tc>
          <w:tcPr>
            <w:tcW w:w="1038" w:type="pct"/>
            <w:tcPrChange w:id="7887" w:author="Александр" w:date="2020-04-13T06:32:00Z">
              <w:tcPr>
                <w:tcW w:w="1038" w:type="pct"/>
              </w:tcPr>
            </w:tcPrChange>
          </w:tcPr>
          <w:p w14:paraId="18F29859" w14:textId="0BCC2CA2" w:rsidR="003A4F65" w:rsidRPr="000E3C42" w:rsidDel="008B263D" w:rsidRDefault="003A4F65" w:rsidP="003A4F65">
            <w:pPr>
              <w:jc w:val="left"/>
              <w:rPr>
                <w:ins w:id="7888" w:author="Александр" w:date="2020-04-13T06:31:00Z"/>
                <w:del w:id="7889" w:author="Владимир Лаут" w:date="2021-03-03T11:03:00Z"/>
                <w:rFonts w:ascii="Arial" w:hAnsi="Arial" w:cs="Arial"/>
                <w:sz w:val="20"/>
                <w:szCs w:val="20"/>
                <w:lang w:eastAsia="ru-RU"/>
              </w:rPr>
            </w:pPr>
            <w:ins w:id="7890" w:author="Александр" w:date="2020-04-13T06:32:00Z">
              <w:del w:id="7891" w:author="Владимир Лаут" w:date="2021-03-03T11:02:00Z">
                <w:r w:rsidRPr="00AE7409" w:rsidDel="008B263D">
                  <w:delText>ТР1</w:delText>
                </w:r>
              </w:del>
            </w:ins>
            <w:bookmarkStart w:id="7892" w:name="_Toc67554339"/>
            <w:bookmarkStart w:id="7893" w:name="_Toc67555676"/>
            <w:bookmarkStart w:id="7894" w:name="_Toc67556729"/>
            <w:bookmarkEnd w:id="7892"/>
            <w:bookmarkEnd w:id="7893"/>
            <w:bookmarkEnd w:id="7894"/>
          </w:p>
        </w:tc>
        <w:bookmarkStart w:id="7895" w:name="_Toc67554340"/>
        <w:bookmarkStart w:id="7896" w:name="_Toc67555677"/>
        <w:bookmarkStart w:id="7897" w:name="_Toc67556730"/>
        <w:bookmarkEnd w:id="7895"/>
        <w:bookmarkEnd w:id="7896"/>
        <w:bookmarkEnd w:id="7897"/>
      </w:tr>
      <w:tr w:rsidR="003A4F65" w:rsidRPr="000E3C42" w:rsidDel="008B263D" w14:paraId="3AA5AC1B" w14:textId="5718658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89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899" w:author="Александр" w:date="2020-04-13T06:31:00Z"/>
          <w:del w:id="7900" w:author="Владимир Лаут" w:date="2021-03-03T11:03:00Z"/>
          <w:trPrChange w:id="7901" w:author="Александр" w:date="2020-04-13T06:32:00Z">
            <w:trPr>
              <w:cantSplit/>
              <w:jc w:val="center"/>
            </w:trPr>
          </w:trPrChange>
        </w:trPr>
        <w:tc>
          <w:tcPr>
            <w:tcW w:w="1009" w:type="pct"/>
            <w:tcPrChange w:id="7902" w:author="Александр" w:date="2020-04-13T06:32:00Z">
              <w:tcPr>
                <w:tcW w:w="1009" w:type="pct"/>
              </w:tcPr>
            </w:tcPrChange>
          </w:tcPr>
          <w:p w14:paraId="5127754D" w14:textId="46A89A9F" w:rsidR="003A4F65" w:rsidRPr="000E3C42" w:rsidDel="008B263D" w:rsidRDefault="003A4F65" w:rsidP="003A4F65">
            <w:pPr>
              <w:jc w:val="left"/>
              <w:rPr>
                <w:ins w:id="7903" w:author="Александр" w:date="2020-04-13T06:31:00Z"/>
                <w:del w:id="7904" w:author="Владимир Лаут" w:date="2021-03-03T11:03:00Z"/>
                <w:rFonts w:ascii="Arial" w:hAnsi="Arial" w:cs="Arial"/>
                <w:sz w:val="20"/>
                <w:szCs w:val="20"/>
                <w:lang w:eastAsia="ru-RU"/>
              </w:rPr>
            </w:pPr>
            <w:ins w:id="7905" w:author="Александр" w:date="2020-04-13T06:32:00Z">
              <w:del w:id="7906" w:author="Владимир Лаут" w:date="2021-03-03T11:02:00Z">
                <w:r w:rsidRPr="00AE7409" w:rsidDel="008B263D">
                  <w:delText>95</w:delText>
                </w:r>
              </w:del>
            </w:ins>
            <w:bookmarkStart w:id="7907" w:name="_Toc67554341"/>
            <w:bookmarkStart w:id="7908" w:name="_Toc67555678"/>
            <w:bookmarkStart w:id="7909" w:name="_Toc67556731"/>
            <w:bookmarkEnd w:id="7907"/>
            <w:bookmarkEnd w:id="7908"/>
            <w:bookmarkEnd w:id="7909"/>
          </w:p>
        </w:tc>
        <w:tc>
          <w:tcPr>
            <w:tcW w:w="2064" w:type="pct"/>
            <w:tcPrChange w:id="7910" w:author="Александр" w:date="2020-04-13T06:32:00Z">
              <w:tcPr>
                <w:tcW w:w="2064" w:type="pct"/>
                <w:vAlign w:val="bottom"/>
              </w:tcPr>
            </w:tcPrChange>
          </w:tcPr>
          <w:p w14:paraId="71CBE21D" w14:textId="4D409E1A" w:rsidR="003A4F65" w:rsidRPr="000E3C42" w:rsidDel="008B263D" w:rsidRDefault="003A4F65" w:rsidP="003A4F65">
            <w:pPr>
              <w:jc w:val="left"/>
              <w:rPr>
                <w:ins w:id="7911" w:author="Александр" w:date="2020-04-13T06:31:00Z"/>
                <w:del w:id="7912" w:author="Владимир Лаут" w:date="2021-03-03T11:03:00Z"/>
                <w:rFonts w:ascii="Arial" w:hAnsi="Arial" w:cs="Arial"/>
                <w:sz w:val="20"/>
                <w:szCs w:val="20"/>
                <w:lang w:eastAsia="ru-RU"/>
              </w:rPr>
            </w:pPr>
            <w:ins w:id="7913" w:author="Александр" w:date="2020-04-13T06:32:00Z">
              <w:del w:id="7914" w:author="Владимир Лаут" w:date="2021-03-03T11:02:00Z">
                <w:r w:rsidRPr="00AE7409" w:rsidDel="008B263D">
                  <w:delText>ТР1 ходовой части</w:delText>
                </w:r>
              </w:del>
            </w:ins>
            <w:bookmarkStart w:id="7915" w:name="_Toc67554342"/>
            <w:bookmarkStart w:id="7916" w:name="_Toc67555679"/>
            <w:bookmarkStart w:id="7917" w:name="_Toc67556732"/>
            <w:bookmarkEnd w:id="7915"/>
            <w:bookmarkEnd w:id="7916"/>
            <w:bookmarkEnd w:id="7917"/>
          </w:p>
        </w:tc>
        <w:tc>
          <w:tcPr>
            <w:tcW w:w="889" w:type="pct"/>
            <w:tcPrChange w:id="7918" w:author="Александр" w:date="2020-04-13T06:32:00Z">
              <w:tcPr>
                <w:tcW w:w="889" w:type="pct"/>
              </w:tcPr>
            </w:tcPrChange>
          </w:tcPr>
          <w:p w14:paraId="35AE55E4" w14:textId="42FE2B34" w:rsidR="003A4F65" w:rsidRPr="000E3C42" w:rsidDel="008B263D" w:rsidRDefault="003A4F65" w:rsidP="003A4F65">
            <w:pPr>
              <w:jc w:val="left"/>
              <w:rPr>
                <w:ins w:id="7919" w:author="Александр" w:date="2020-04-13T06:31:00Z"/>
                <w:del w:id="7920" w:author="Владимир Лаут" w:date="2021-03-03T11:03:00Z"/>
                <w:rFonts w:ascii="Arial" w:hAnsi="Arial" w:cs="Arial"/>
                <w:sz w:val="20"/>
                <w:szCs w:val="20"/>
                <w:lang w:eastAsia="ru-RU"/>
              </w:rPr>
            </w:pPr>
            <w:ins w:id="7921" w:author="Александр" w:date="2020-04-13T06:32:00Z">
              <w:del w:id="7922" w:author="Владимир Лаут" w:date="2021-03-03T11:02:00Z">
                <w:r w:rsidRPr="00AE7409" w:rsidDel="008B263D">
                  <w:delText>95</w:delText>
                </w:r>
              </w:del>
            </w:ins>
            <w:bookmarkStart w:id="7923" w:name="_Toc67554343"/>
            <w:bookmarkStart w:id="7924" w:name="_Toc67555680"/>
            <w:bookmarkStart w:id="7925" w:name="_Toc67556733"/>
            <w:bookmarkEnd w:id="7923"/>
            <w:bookmarkEnd w:id="7924"/>
            <w:bookmarkEnd w:id="7925"/>
          </w:p>
        </w:tc>
        <w:tc>
          <w:tcPr>
            <w:tcW w:w="1038" w:type="pct"/>
            <w:tcPrChange w:id="7926" w:author="Александр" w:date="2020-04-13T06:32:00Z">
              <w:tcPr>
                <w:tcW w:w="1038" w:type="pct"/>
              </w:tcPr>
            </w:tcPrChange>
          </w:tcPr>
          <w:p w14:paraId="7C21E045" w14:textId="2BCC48FA" w:rsidR="003A4F65" w:rsidRPr="000E3C42" w:rsidDel="008B263D" w:rsidRDefault="003A4F65" w:rsidP="003A4F65">
            <w:pPr>
              <w:jc w:val="left"/>
              <w:rPr>
                <w:ins w:id="7927" w:author="Александр" w:date="2020-04-13T06:31:00Z"/>
                <w:del w:id="7928" w:author="Владимир Лаут" w:date="2021-03-03T11:03:00Z"/>
                <w:rFonts w:ascii="Arial" w:hAnsi="Arial" w:cs="Arial"/>
                <w:sz w:val="20"/>
                <w:szCs w:val="20"/>
                <w:lang w:eastAsia="ru-RU"/>
              </w:rPr>
            </w:pPr>
            <w:ins w:id="7929" w:author="Александр" w:date="2020-04-13T06:32:00Z">
              <w:del w:id="7930" w:author="Владимир Лаут" w:date="2021-03-03T11:02:00Z">
                <w:r w:rsidRPr="00AE7409" w:rsidDel="008B263D">
                  <w:delText>ТР1</w:delText>
                </w:r>
              </w:del>
            </w:ins>
            <w:bookmarkStart w:id="7931" w:name="_Toc67554344"/>
            <w:bookmarkStart w:id="7932" w:name="_Toc67555681"/>
            <w:bookmarkStart w:id="7933" w:name="_Toc67556734"/>
            <w:bookmarkEnd w:id="7931"/>
            <w:bookmarkEnd w:id="7932"/>
            <w:bookmarkEnd w:id="7933"/>
          </w:p>
        </w:tc>
        <w:bookmarkStart w:id="7934" w:name="_Toc67554345"/>
        <w:bookmarkStart w:id="7935" w:name="_Toc67555682"/>
        <w:bookmarkStart w:id="7936" w:name="_Toc67556735"/>
        <w:bookmarkEnd w:id="7934"/>
        <w:bookmarkEnd w:id="7935"/>
        <w:bookmarkEnd w:id="7936"/>
      </w:tr>
      <w:tr w:rsidR="003A4F65" w:rsidRPr="000E3C42" w:rsidDel="008B263D" w14:paraId="4C4070D7" w14:textId="45A1205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93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938" w:author="Александр" w:date="2020-04-13T06:31:00Z"/>
          <w:del w:id="7939" w:author="Владимир Лаут" w:date="2021-03-03T11:03:00Z"/>
          <w:trPrChange w:id="7940" w:author="Александр" w:date="2020-04-13T06:32:00Z">
            <w:trPr>
              <w:cantSplit/>
              <w:jc w:val="center"/>
            </w:trPr>
          </w:trPrChange>
        </w:trPr>
        <w:tc>
          <w:tcPr>
            <w:tcW w:w="1009" w:type="pct"/>
            <w:tcPrChange w:id="7941" w:author="Александр" w:date="2020-04-13T06:32:00Z">
              <w:tcPr>
                <w:tcW w:w="1009" w:type="pct"/>
              </w:tcPr>
            </w:tcPrChange>
          </w:tcPr>
          <w:p w14:paraId="4D7D48E7" w14:textId="5DFCBE0B" w:rsidR="003A4F65" w:rsidRPr="000E3C42" w:rsidDel="008B263D" w:rsidRDefault="003A4F65" w:rsidP="003A4F65">
            <w:pPr>
              <w:jc w:val="left"/>
              <w:rPr>
                <w:ins w:id="7942" w:author="Александр" w:date="2020-04-13T06:31:00Z"/>
                <w:del w:id="7943" w:author="Владимир Лаут" w:date="2021-03-03T11:03:00Z"/>
                <w:rFonts w:ascii="Arial" w:hAnsi="Arial" w:cs="Arial"/>
                <w:sz w:val="20"/>
                <w:szCs w:val="20"/>
                <w:lang w:eastAsia="ru-RU"/>
              </w:rPr>
            </w:pPr>
            <w:ins w:id="7944" w:author="Александр" w:date="2020-04-13T06:32:00Z">
              <w:del w:id="7945" w:author="Владимир Лаут" w:date="2021-03-03T11:02:00Z">
                <w:r w:rsidRPr="00AE7409" w:rsidDel="008B263D">
                  <w:delText>96</w:delText>
                </w:r>
              </w:del>
            </w:ins>
            <w:bookmarkStart w:id="7946" w:name="_Toc67554346"/>
            <w:bookmarkStart w:id="7947" w:name="_Toc67555683"/>
            <w:bookmarkStart w:id="7948" w:name="_Toc67556736"/>
            <w:bookmarkEnd w:id="7946"/>
            <w:bookmarkEnd w:id="7947"/>
            <w:bookmarkEnd w:id="7948"/>
          </w:p>
        </w:tc>
        <w:tc>
          <w:tcPr>
            <w:tcW w:w="2064" w:type="pct"/>
            <w:tcPrChange w:id="7949" w:author="Александр" w:date="2020-04-13T06:32:00Z">
              <w:tcPr>
                <w:tcW w:w="2064" w:type="pct"/>
                <w:vAlign w:val="bottom"/>
              </w:tcPr>
            </w:tcPrChange>
          </w:tcPr>
          <w:p w14:paraId="5A629651" w14:textId="44139472" w:rsidR="003A4F65" w:rsidRPr="000E3C42" w:rsidDel="008B263D" w:rsidRDefault="003A4F65" w:rsidP="003A4F65">
            <w:pPr>
              <w:jc w:val="left"/>
              <w:rPr>
                <w:ins w:id="7950" w:author="Александр" w:date="2020-04-13T06:31:00Z"/>
                <w:del w:id="7951" w:author="Владимир Лаут" w:date="2021-03-03T11:03:00Z"/>
                <w:rFonts w:ascii="Arial" w:hAnsi="Arial" w:cs="Arial"/>
                <w:sz w:val="20"/>
                <w:szCs w:val="20"/>
                <w:lang w:eastAsia="ru-RU"/>
              </w:rPr>
            </w:pPr>
            <w:ins w:id="7952" w:author="Александр" w:date="2020-04-13T06:32:00Z">
              <w:del w:id="7953" w:author="Владимир Лаут" w:date="2021-03-03T11:02:00Z">
                <w:r w:rsidRPr="00AE7409" w:rsidDel="008B263D">
                  <w:delText>ТР1 доп. электрооборудования</w:delText>
                </w:r>
              </w:del>
            </w:ins>
            <w:bookmarkStart w:id="7954" w:name="_Toc67554347"/>
            <w:bookmarkStart w:id="7955" w:name="_Toc67555684"/>
            <w:bookmarkStart w:id="7956" w:name="_Toc67556737"/>
            <w:bookmarkEnd w:id="7954"/>
            <w:bookmarkEnd w:id="7955"/>
            <w:bookmarkEnd w:id="7956"/>
          </w:p>
        </w:tc>
        <w:tc>
          <w:tcPr>
            <w:tcW w:w="889" w:type="pct"/>
            <w:tcPrChange w:id="7957" w:author="Александр" w:date="2020-04-13T06:32:00Z">
              <w:tcPr>
                <w:tcW w:w="889" w:type="pct"/>
              </w:tcPr>
            </w:tcPrChange>
          </w:tcPr>
          <w:p w14:paraId="132D7772" w14:textId="3E32BB32" w:rsidR="003A4F65" w:rsidRPr="000E3C42" w:rsidDel="008B263D" w:rsidRDefault="003A4F65" w:rsidP="003A4F65">
            <w:pPr>
              <w:jc w:val="left"/>
              <w:rPr>
                <w:ins w:id="7958" w:author="Александр" w:date="2020-04-13T06:31:00Z"/>
                <w:del w:id="7959" w:author="Владимир Лаут" w:date="2021-03-03T11:03:00Z"/>
                <w:rFonts w:ascii="Arial" w:hAnsi="Arial" w:cs="Arial"/>
                <w:sz w:val="20"/>
                <w:szCs w:val="20"/>
                <w:lang w:eastAsia="ru-RU"/>
              </w:rPr>
            </w:pPr>
            <w:ins w:id="7960" w:author="Александр" w:date="2020-04-13T06:32:00Z">
              <w:del w:id="7961" w:author="Владимир Лаут" w:date="2021-03-03T11:02:00Z">
                <w:r w:rsidRPr="00AE7409" w:rsidDel="008B263D">
                  <w:delText>96</w:delText>
                </w:r>
              </w:del>
            </w:ins>
            <w:bookmarkStart w:id="7962" w:name="_Toc67554348"/>
            <w:bookmarkStart w:id="7963" w:name="_Toc67555685"/>
            <w:bookmarkStart w:id="7964" w:name="_Toc67556738"/>
            <w:bookmarkEnd w:id="7962"/>
            <w:bookmarkEnd w:id="7963"/>
            <w:bookmarkEnd w:id="7964"/>
          </w:p>
        </w:tc>
        <w:tc>
          <w:tcPr>
            <w:tcW w:w="1038" w:type="pct"/>
            <w:tcPrChange w:id="7965" w:author="Александр" w:date="2020-04-13T06:32:00Z">
              <w:tcPr>
                <w:tcW w:w="1038" w:type="pct"/>
              </w:tcPr>
            </w:tcPrChange>
          </w:tcPr>
          <w:p w14:paraId="524C17F8" w14:textId="3B444894" w:rsidR="003A4F65" w:rsidRPr="000E3C42" w:rsidDel="008B263D" w:rsidRDefault="003A4F65" w:rsidP="003A4F65">
            <w:pPr>
              <w:jc w:val="left"/>
              <w:rPr>
                <w:ins w:id="7966" w:author="Александр" w:date="2020-04-13T06:31:00Z"/>
                <w:del w:id="7967" w:author="Владимир Лаут" w:date="2021-03-03T11:03:00Z"/>
                <w:rFonts w:ascii="Arial" w:hAnsi="Arial" w:cs="Arial"/>
                <w:sz w:val="20"/>
                <w:szCs w:val="20"/>
                <w:lang w:eastAsia="ru-RU"/>
              </w:rPr>
            </w:pPr>
            <w:ins w:id="7968" w:author="Александр" w:date="2020-04-13T06:32:00Z">
              <w:del w:id="7969" w:author="Владимир Лаут" w:date="2021-03-03T11:02:00Z">
                <w:r w:rsidRPr="00AE7409" w:rsidDel="008B263D">
                  <w:delText>ТР1</w:delText>
                </w:r>
              </w:del>
            </w:ins>
            <w:bookmarkStart w:id="7970" w:name="_Toc67554349"/>
            <w:bookmarkStart w:id="7971" w:name="_Toc67555686"/>
            <w:bookmarkStart w:id="7972" w:name="_Toc67556739"/>
            <w:bookmarkEnd w:id="7970"/>
            <w:bookmarkEnd w:id="7971"/>
            <w:bookmarkEnd w:id="7972"/>
          </w:p>
        </w:tc>
        <w:bookmarkStart w:id="7973" w:name="_Toc67554350"/>
        <w:bookmarkStart w:id="7974" w:name="_Toc67555687"/>
        <w:bookmarkStart w:id="7975" w:name="_Toc67556740"/>
        <w:bookmarkEnd w:id="7973"/>
        <w:bookmarkEnd w:id="7974"/>
        <w:bookmarkEnd w:id="7975"/>
      </w:tr>
      <w:tr w:rsidR="003A4F65" w:rsidRPr="000E3C42" w:rsidDel="008B263D" w14:paraId="53CAE21E" w14:textId="37678AA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797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7977" w:author="Александр" w:date="2020-04-13T06:31:00Z"/>
          <w:del w:id="7978" w:author="Владимир Лаут" w:date="2021-03-03T11:03:00Z"/>
          <w:trPrChange w:id="7979" w:author="Александр" w:date="2020-04-13T06:32:00Z">
            <w:trPr>
              <w:cantSplit/>
              <w:jc w:val="center"/>
            </w:trPr>
          </w:trPrChange>
        </w:trPr>
        <w:tc>
          <w:tcPr>
            <w:tcW w:w="1009" w:type="pct"/>
            <w:tcPrChange w:id="7980" w:author="Александр" w:date="2020-04-13T06:32:00Z">
              <w:tcPr>
                <w:tcW w:w="1009" w:type="pct"/>
              </w:tcPr>
            </w:tcPrChange>
          </w:tcPr>
          <w:p w14:paraId="298F866A" w14:textId="5161B95D" w:rsidR="003A4F65" w:rsidRPr="000E3C42" w:rsidDel="008B263D" w:rsidRDefault="003A4F65" w:rsidP="003A4F65">
            <w:pPr>
              <w:jc w:val="left"/>
              <w:rPr>
                <w:ins w:id="7981" w:author="Александр" w:date="2020-04-13T06:31:00Z"/>
                <w:del w:id="7982" w:author="Владимир Лаут" w:date="2021-03-03T11:03:00Z"/>
                <w:rFonts w:ascii="Arial" w:hAnsi="Arial" w:cs="Arial"/>
                <w:sz w:val="20"/>
                <w:szCs w:val="20"/>
                <w:lang w:eastAsia="ru-RU"/>
              </w:rPr>
            </w:pPr>
            <w:ins w:id="7983" w:author="Александр" w:date="2020-04-13T06:32:00Z">
              <w:del w:id="7984" w:author="Владимир Лаут" w:date="2021-03-03T11:02:00Z">
                <w:r w:rsidRPr="00AE7409" w:rsidDel="008B263D">
                  <w:delText>97</w:delText>
                </w:r>
              </w:del>
            </w:ins>
            <w:bookmarkStart w:id="7985" w:name="_Toc67554351"/>
            <w:bookmarkStart w:id="7986" w:name="_Toc67555688"/>
            <w:bookmarkStart w:id="7987" w:name="_Toc67556741"/>
            <w:bookmarkEnd w:id="7985"/>
            <w:bookmarkEnd w:id="7986"/>
            <w:bookmarkEnd w:id="7987"/>
          </w:p>
        </w:tc>
        <w:tc>
          <w:tcPr>
            <w:tcW w:w="2064" w:type="pct"/>
            <w:tcPrChange w:id="7988" w:author="Александр" w:date="2020-04-13T06:32:00Z">
              <w:tcPr>
                <w:tcW w:w="2064" w:type="pct"/>
                <w:vAlign w:val="bottom"/>
              </w:tcPr>
            </w:tcPrChange>
          </w:tcPr>
          <w:p w14:paraId="02245419" w14:textId="2D10FAE1" w:rsidR="003A4F65" w:rsidRPr="000E3C42" w:rsidDel="008B263D" w:rsidRDefault="003A4F65" w:rsidP="003A4F65">
            <w:pPr>
              <w:jc w:val="left"/>
              <w:rPr>
                <w:ins w:id="7989" w:author="Александр" w:date="2020-04-13T06:31:00Z"/>
                <w:del w:id="7990" w:author="Владимир Лаут" w:date="2021-03-03T11:03:00Z"/>
                <w:rFonts w:ascii="Arial" w:hAnsi="Arial" w:cs="Arial"/>
                <w:sz w:val="20"/>
                <w:szCs w:val="20"/>
                <w:lang w:eastAsia="ru-RU"/>
              </w:rPr>
            </w:pPr>
            <w:ins w:id="7991" w:author="Александр" w:date="2020-04-13T06:32:00Z">
              <w:del w:id="7992" w:author="Владимир Лаут" w:date="2021-03-03T11:02:00Z">
                <w:r w:rsidRPr="00AE7409" w:rsidDel="008B263D">
                  <w:delText>ТР2 бортовых редукторов</w:delText>
                </w:r>
              </w:del>
            </w:ins>
            <w:bookmarkStart w:id="7993" w:name="_Toc67554352"/>
            <w:bookmarkStart w:id="7994" w:name="_Toc67555689"/>
            <w:bookmarkStart w:id="7995" w:name="_Toc67556742"/>
            <w:bookmarkEnd w:id="7993"/>
            <w:bookmarkEnd w:id="7994"/>
            <w:bookmarkEnd w:id="7995"/>
          </w:p>
        </w:tc>
        <w:tc>
          <w:tcPr>
            <w:tcW w:w="889" w:type="pct"/>
            <w:tcPrChange w:id="7996" w:author="Александр" w:date="2020-04-13T06:32:00Z">
              <w:tcPr>
                <w:tcW w:w="889" w:type="pct"/>
              </w:tcPr>
            </w:tcPrChange>
          </w:tcPr>
          <w:p w14:paraId="46BAF06A" w14:textId="7F755842" w:rsidR="003A4F65" w:rsidRPr="000E3C42" w:rsidDel="008B263D" w:rsidRDefault="003A4F65" w:rsidP="003A4F65">
            <w:pPr>
              <w:jc w:val="left"/>
              <w:rPr>
                <w:ins w:id="7997" w:author="Александр" w:date="2020-04-13T06:31:00Z"/>
                <w:del w:id="7998" w:author="Владимир Лаут" w:date="2021-03-03T11:03:00Z"/>
                <w:rFonts w:ascii="Arial" w:hAnsi="Arial" w:cs="Arial"/>
                <w:sz w:val="20"/>
                <w:szCs w:val="20"/>
                <w:lang w:eastAsia="ru-RU"/>
              </w:rPr>
            </w:pPr>
            <w:ins w:id="7999" w:author="Александр" w:date="2020-04-13T06:32:00Z">
              <w:del w:id="8000" w:author="Владимир Лаут" w:date="2021-03-03T11:02:00Z">
                <w:r w:rsidRPr="00AE7409" w:rsidDel="008B263D">
                  <w:delText>97</w:delText>
                </w:r>
              </w:del>
            </w:ins>
            <w:bookmarkStart w:id="8001" w:name="_Toc67554353"/>
            <w:bookmarkStart w:id="8002" w:name="_Toc67555690"/>
            <w:bookmarkStart w:id="8003" w:name="_Toc67556743"/>
            <w:bookmarkEnd w:id="8001"/>
            <w:bookmarkEnd w:id="8002"/>
            <w:bookmarkEnd w:id="8003"/>
          </w:p>
        </w:tc>
        <w:tc>
          <w:tcPr>
            <w:tcW w:w="1038" w:type="pct"/>
            <w:tcPrChange w:id="8004" w:author="Александр" w:date="2020-04-13T06:32:00Z">
              <w:tcPr>
                <w:tcW w:w="1038" w:type="pct"/>
              </w:tcPr>
            </w:tcPrChange>
          </w:tcPr>
          <w:p w14:paraId="0CA5E83B" w14:textId="53C7E9F7" w:rsidR="003A4F65" w:rsidRPr="000E3C42" w:rsidDel="008B263D" w:rsidRDefault="003A4F65" w:rsidP="003A4F65">
            <w:pPr>
              <w:jc w:val="left"/>
              <w:rPr>
                <w:ins w:id="8005" w:author="Александр" w:date="2020-04-13T06:31:00Z"/>
                <w:del w:id="8006" w:author="Владимир Лаут" w:date="2021-03-03T11:03:00Z"/>
                <w:rFonts w:ascii="Arial" w:hAnsi="Arial" w:cs="Arial"/>
                <w:sz w:val="20"/>
                <w:szCs w:val="20"/>
                <w:lang w:eastAsia="ru-RU"/>
              </w:rPr>
            </w:pPr>
            <w:ins w:id="8007" w:author="Александр" w:date="2020-04-13T06:32:00Z">
              <w:del w:id="8008" w:author="Владимир Лаут" w:date="2021-03-03T11:02:00Z">
                <w:r w:rsidRPr="00AE7409" w:rsidDel="008B263D">
                  <w:delText>ТР2</w:delText>
                </w:r>
              </w:del>
            </w:ins>
            <w:bookmarkStart w:id="8009" w:name="_Toc67554354"/>
            <w:bookmarkStart w:id="8010" w:name="_Toc67555691"/>
            <w:bookmarkStart w:id="8011" w:name="_Toc67556744"/>
            <w:bookmarkEnd w:id="8009"/>
            <w:bookmarkEnd w:id="8010"/>
            <w:bookmarkEnd w:id="8011"/>
          </w:p>
        </w:tc>
        <w:bookmarkStart w:id="8012" w:name="_Toc67554355"/>
        <w:bookmarkStart w:id="8013" w:name="_Toc67555692"/>
        <w:bookmarkStart w:id="8014" w:name="_Toc67556745"/>
        <w:bookmarkEnd w:id="8012"/>
        <w:bookmarkEnd w:id="8013"/>
        <w:bookmarkEnd w:id="8014"/>
      </w:tr>
      <w:tr w:rsidR="003A4F65" w:rsidRPr="000E3C42" w:rsidDel="008B263D" w14:paraId="1B27C75B" w14:textId="0873481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01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016" w:author="Александр" w:date="2020-04-13T06:31:00Z"/>
          <w:del w:id="8017" w:author="Владимир Лаут" w:date="2021-03-03T11:03:00Z"/>
          <w:trPrChange w:id="8018" w:author="Александр" w:date="2020-04-13T06:32:00Z">
            <w:trPr>
              <w:cantSplit/>
              <w:jc w:val="center"/>
            </w:trPr>
          </w:trPrChange>
        </w:trPr>
        <w:tc>
          <w:tcPr>
            <w:tcW w:w="1009" w:type="pct"/>
            <w:tcPrChange w:id="8019" w:author="Александр" w:date="2020-04-13T06:32:00Z">
              <w:tcPr>
                <w:tcW w:w="1009" w:type="pct"/>
              </w:tcPr>
            </w:tcPrChange>
          </w:tcPr>
          <w:p w14:paraId="1EE2E8BE" w14:textId="1A3F5EBF" w:rsidR="003A4F65" w:rsidRPr="000E3C42" w:rsidDel="008B263D" w:rsidRDefault="003A4F65" w:rsidP="003A4F65">
            <w:pPr>
              <w:jc w:val="left"/>
              <w:rPr>
                <w:ins w:id="8020" w:author="Александр" w:date="2020-04-13T06:31:00Z"/>
                <w:del w:id="8021" w:author="Владимир Лаут" w:date="2021-03-03T11:03:00Z"/>
                <w:rFonts w:ascii="Arial" w:hAnsi="Arial" w:cs="Arial"/>
                <w:sz w:val="20"/>
                <w:szCs w:val="20"/>
                <w:lang w:eastAsia="ru-RU"/>
              </w:rPr>
            </w:pPr>
            <w:ins w:id="8022" w:author="Александр" w:date="2020-04-13T06:32:00Z">
              <w:del w:id="8023" w:author="Владимир Лаут" w:date="2021-03-03T11:02:00Z">
                <w:r w:rsidRPr="00AE7409" w:rsidDel="008B263D">
                  <w:delText>98</w:delText>
                </w:r>
              </w:del>
            </w:ins>
            <w:bookmarkStart w:id="8024" w:name="_Toc67554356"/>
            <w:bookmarkStart w:id="8025" w:name="_Toc67555693"/>
            <w:bookmarkStart w:id="8026" w:name="_Toc67556746"/>
            <w:bookmarkEnd w:id="8024"/>
            <w:bookmarkEnd w:id="8025"/>
            <w:bookmarkEnd w:id="8026"/>
          </w:p>
        </w:tc>
        <w:tc>
          <w:tcPr>
            <w:tcW w:w="2064" w:type="pct"/>
            <w:tcPrChange w:id="8027" w:author="Александр" w:date="2020-04-13T06:32:00Z">
              <w:tcPr>
                <w:tcW w:w="2064" w:type="pct"/>
                <w:vAlign w:val="bottom"/>
              </w:tcPr>
            </w:tcPrChange>
          </w:tcPr>
          <w:p w14:paraId="020773D4" w14:textId="0C2287B4" w:rsidR="003A4F65" w:rsidRPr="000E3C42" w:rsidDel="008B263D" w:rsidRDefault="003A4F65" w:rsidP="003A4F65">
            <w:pPr>
              <w:jc w:val="left"/>
              <w:rPr>
                <w:ins w:id="8028" w:author="Александр" w:date="2020-04-13T06:31:00Z"/>
                <w:del w:id="8029" w:author="Владимир Лаут" w:date="2021-03-03T11:03:00Z"/>
                <w:rFonts w:ascii="Arial" w:hAnsi="Arial" w:cs="Arial"/>
                <w:sz w:val="20"/>
                <w:szCs w:val="20"/>
                <w:lang w:eastAsia="ru-RU"/>
              </w:rPr>
            </w:pPr>
            <w:ins w:id="8030" w:author="Александр" w:date="2020-04-13T06:32:00Z">
              <w:del w:id="8031" w:author="Владимир Лаут" w:date="2021-03-03T11:02:00Z">
                <w:r w:rsidRPr="00AE7409" w:rsidDel="008B263D">
                  <w:delText>ТР2 трансмиссии</w:delText>
                </w:r>
              </w:del>
            </w:ins>
            <w:bookmarkStart w:id="8032" w:name="_Toc67554357"/>
            <w:bookmarkStart w:id="8033" w:name="_Toc67555694"/>
            <w:bookmarkStart w:id="8034" w:name="_Toc67556747"/>
            <w:bookmarkEnd w:id="8032"/>
            <w:bookmarkEnd w:id="8033"/>
            <w:bookmarkEnd w:id="8034"/>
          </w:p>
        </w:tc>
        <w:tc>
          <w:tcPr>
            <w:tcW w:w="889" w:type="pct"/>
            <w:tcPrChange w:id="8035" w:author="Александр" w:date="2020-04-13T06:32:00Z">
              <w:tcPr>
                <w:tcW w:w="889" w:type="pct"/>
              </w:tcPr>
            </w:tcPrChange>
          </w:tcPr>
          <w:p w14:paraId="72F34555" w14:textId="23BCAE5A" w:rsidR="003A4F65" w:rsidRPr="000E3C42" w:rsidDel="008B263D" w:rsidRDefault="003A4F65" w:rsidP="003A4F65">
            <w:pPr>
              <w:jc w:val="left"/>
              <w:rPr>
                <w:ins w:id="8036" w:author="Александр" w:date="2020-04-13T06:31:00Z"/>
                <w:del w:id="8037" w:author="Владимир Лаут" w:date="2021-03-03T11:03:00Z"/>
                <w:rFonts w:ascii="Arial" w:hAnsi="Arial" w:cs="Arial"/>
                <w:sz w:val="20"/>
                <w:szCs w:val="20"/>
                <w:lang w:eastAsia="ru-RU"/>
              </w:rPr>
            </w:pPr>
            <w:ins w:id="8038" w:author="Александр" w:date="2020-04-13T06:32:00Z">
              <w:del w:id="8039" w:author="Владимир Лаут" w:date="2021-03-03T11:02:00Z">
                <w:r w:rsidRPr="00AE7409" w:rsidDel="008B263D">
                  <w:delText>98</w:delText>
                </w:r>
              </w:del>
            </w:ins>
            <w:bookmarkStart w:id="8040" w:name="_Toc67554358"/>
            <w:bookmarkStart w:id="8041" w:name="_Toc67555695"/>
            <w:bookmarkStart w:id="8042" w:name="_Toc67556748"/>
            <w:bookmarkEnd w:id="8040"/>
            <w:bookmarkEnd w:id="8041"/>
            <w:bookmarkEnd w:id="8042"/>
          </w:p>
        </w:tc>
        <w:tc>
          <w:tcPr>
            <w:tcW w:w="1038" w:type="pct"/>
            <w:tcPrChange w:id="8043" w:author="Александр" w:date="2020-04-13T06:32:00Z">
              <w:tcPr>
                <w:tcW w:w="1038" w:type="pct"/>
              </w:tcPr>
            </w:tcPrChange>
          </w:tcPr>
          <w:p w14:paraId="79B7CC5B" w14:textId="187981BF" w:rsidR="003A4F65" w:rsidRPr="000E3C42" w:rsidDel="008B263D" w:rsidRDefault="003A4F65" w:rsidP="003A4F65">
            <w:pPr>
              <w:jc w:val="left"/>
              <w:rPr>
                <w:ins w:id="8044" w:author="Александр" w:date="2020-04-13T06:31:00Z"/>
                <w:del w:id="8045" w:author="Владимир Лаут" w:date="2021-03-03T11:03:00Z"/>
                <w:rFonts w:ascii="Arial" w:hAnsi="Arial" w:cs="Arial"/>
                <w:sz w:val="20"/>
                <w:szCs w:val="20"/>
                <w:lang w:eastAsia="ru-RU"/>
              </w:rPr>
            </w:pPr>
            <w:ins w:id="8046" w:author="Александр" w:date="2020-04-13T06:32:00Z">
              <w:del w:id="8047" w:author="Владимир Лаут" w:date="2021-03-03T11:02:00Z">
                <w:r w:rsidRPr="00AE7409" w:rsidDel="008B263D">
                  <w:delText>ТР2</w:delText>
                </w:r>
              </w:del>
            </w:ins>
            <w:bookmarkStart w:id="8048" w:name="_Toc67554359"/>
            <w:bookmarkStart w:id="8049" w:name="_Toc67555696"/>
            <w:bookmarkStart w:id="8050" w:name="_Toc67556749"/>
            <w:bookmarkEnd w:id="8048"/>
            <w:bookmarkEnd w:id="8049"/>
            <w:bookmarkEnd w:id="8050"/>
          </w:p>
        </w:tc>
        <w:bookmarkStart w:id="8051" w:name="_Toc67554360"/>
        <w:bookmarkStart w:id="8052" w:name="_Toc67555697"/>
        <w:bookmarkStart w:id="8053" w:name="_Toc67556750"/>
        <w:bookmarkEnd w:id="8051"/>
        <w:bookmarkEnd w:id="8052"/>
        <w:bookmarkEnd w:id="8053"/>
      </w:tr>
      <w:tr w:rsidR="003A4F65" w:rsidRPr="000E3C42" w:rsidDel="008B263D" w14:paraId="0E009955" w14:textId="4561FB88"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05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055" w:author="Александр" w:date="2020-04-13T06:31:00Z"/>
          <w:del w:id="8056" w:author="Владимир Лаут" w:date="2021-03-03T11:03:00Z"/>
          <w:trPrChange w:id="8057" w:author="Александр" w:date="2020-04-13T06:32:00Z">
            <w:trPr>
              <w:cantSplit/>
              <w:jc w:val="center"/>
            </w:trPr>
          </w:trPrChange>
        </w:trPr>
        <w:tc>
          <w:tcPr>
            <w:tcW w:w="1009" w:type="pct"/>
            <w:tcPrChange w:id="8058" w:author="Александр" w:date="2020-04-13T06:32:00Z">
              <w:tcPr>
                <w:tcW w:w="1009" w:type="pct"/>
              </w:tcPr>
            </w:tcPrChange>
          </w:tcPr>
          <w:p w14:paraId="368E1F91" w14:textId="49A0792F" w:rsidR="003A4F65" w:rsidRPr="000E3C42" w:rsidDel="008B263D" w:rsidRDefault="003A4F65" w:rsidP="003A4F65">
            <w:pPr>
              <w:jc w:val="left"/>
              <w:rPr>
                <w:ins w:id="8059" w:author="Александр" w:date="2020-04-13T06:31:00Z"/>
                <w:del w:id="8060" w:author="Владимир Лаут" w:date="2021-03-03T11:03:00Z"/>
                <w:rFonts w:ascii="Arial" w:hAnsi="Arial" w:cs="Arial"/>
                <w:sz w:val="20"/>
                <w:szCs w:val="20"/>
                <w:lang w:eastAsia="ru-RU"/>
              </w:rPr>
            </w:pPr>
            <w:ins w:id="8061" w:author="Александр" w:date="2020-04-13T06:32:00Z">
              <w:del w:id="8062" w:author="Владимир Лаут" w:date="2021-03-03T11:02:00Z">
                <w:r w:rsidRPr="00AE7409" w:rsidDel="008B263D">
                  <w:delText>99</w:delText>
                </w:r>
              </w:del>
            </w:ins>
            <w:bookmarkStart w:id="8063" w:name="_Toc67554361"/>
            <w:bookmarkStart w:id="8064" w:name="_Toc67555698"/>
            <w:bookmarkStart w:id="8065" w:name="_Toc67556751"/>
            <w:bookmarkEnd w:id="8063"/>
            <w:bookmarkEnd w:id="8064"/>
            <w:bookmarkEnd w:id="8065"/>
          </w:p>
        </w:tc>
        <w:tc>
          <w:tcPr>
            <w:tcW w:w="2064" w:type="pct"/>
            <w:tcPrChange w:id="8066" w:author="Александр" w:date="2020-04-13T06:32:00Z">
              <w:tcPr>
                <w:tcW w:w="2064" w:type="pct"/>
                <w:vAlign w:val="bottom"/>
              </w:tcPr>
            </w:tcPrChange>
          </w:tcPr>
          <w:p w14:paraId="055DCEAD" w14:textId="2C55E514" w:rsidR="003A4F65" w:rsidRPr="000E3C42" w:rsidDel="008B263D" w:rsidRDefault="003A4F65" w:rsidP="003A4F65">
            <w:pPr>
              <w:jc w:val="left"/>
              <w:rPr>
                <w:ins w:id="8067" w:author="Александр" w:date="2020-04-13T06:31:00Z"/>
                <w:del w:id="8068" w:author="Владимир Лаут" w:date="2021-03-03T11:03:00Z"/>
                <w:rFonts w:ascii="Arial" w:hAnsi="Arial" w:cs="Arial"/>
                <w:sz w:val="20"/>
                <w:szCs w:val="20"/>
                <w:lang w:eastAsia="ru-RU"/>
              </w:rPr>
            </w:pPr>
            <w:ins w:id="8069" w:author="Александр" w:date="2020-04-13T06:32:00Z">
              <w:del w:id="8070" w:author="Владимир Лаут" w:date="2021-03-03T11:02:00Z">
                <w:r w:rsidRPr="00AE7409" w:rsidDel="008B263D">
                  <w:delText>ТР2 доп. электрооборудования</w:delText>
                </w:r>
              </w:del>
            </w:ins>
            <w:bookmarkStart w:id="8071" w:name="_Toc67554362"/>
            <w:bookmarkStart w:id="8072" w:name="_Toc67555699"/>
            <w:bookmarkStart w:id="8073" w:name="_Toc67556752"/>
            <w:bookmarkEnd w:id="8071"/>
            <w:bookmarkEnd w:id="8072"/>
            <w:bookmarkEnd w:id="8073"/>
          </w:p>
        </w:tc>
        <w:tc>
          <w:tcPr>
            <w:tcW w:w="889" w:type="pct"/>
            <w:tcPrChange w:id="8074" w:author="Александр" w:date="2020-04-13T06:32:00Z">
              <w:tcPr>
                <w:tcW w:w="889" w:type="pct"/>
              </w:tcPr>
            </w:tcPrChange>
          </w:tcPr>
          <w:p w14:paraId="7ACE83E2" w14:textId="76420468" w:rsidR="003A4F65" w:rsidRPr="000E3C42" w:rsidDel="008B263D" w:rsidRDefault="003A4F65" w:rsidP="003A4F65">
            <w:pPr>
              <w:jc w:val="left"/>
              <w:rPr>
                <w:ins w:id="8075" w:author="Александр" w:date="2020-04-13T06:31:00Z"/>
                <w:del w:id="8076" w:author="Владимир Лаут" w:date="2021-03-03T11:03:00Z"/>
                <w:rFonts w:ascii="Arial" w:hAnsi="Arial" w:cs="Arial"/>
                <w:sz w:val="20"/>
                <w:szCs w:val="20"/>
                <w:lang w:eastAsia="ru-RU"/>
              </w:rPr>
            </w:pPr>
            <w:ins w:id="8077" w:author="Александр" w:date="2020-04-13T06:32:00Z">
              <w:del w:id="8078" w:author="Владимир Лаут" w:date="2021-03-03T11:02:00Z">
                <w:r w:rsidRPr="00AE7409" w:rsidDel="008B263D">
                  <w:delText>99</w:delText>
                </w:r>
              </w:del>
            </w:ins>
            <w:bookmarkStart w:id="8079" w:name="_Toc67554363"/>
            <w:bookmarkStart w:id="8080" w:name="_Toc67555700"/>
            <w:bookmarkStart w:id="8081" w:name="_Toc67556753"/>
            <w:bookmarkEnd w:id="8079"/>
            <w:bookmarkEnd w:id="8080"/>
            <w:bookmarkEnd w:id="8081"/>
          </w:p>
        </w:tc>
        <w:tc>
          <w:tcPr>
            <w:tcW w:w="1038" w:type="pct"/>
            <w:tcPrChange w:id="8082" w:author="Александр" w:date="2020-04-13T06:32:00Z">
              <w:tcPr>
                <w:tcW w:w="1038" w:type="pct"/>
              </w:tcPr>
            </w:tcPrChange>
          </w:tcPr>
          <w:p w14:paraId="5FA6686A" w14:textId="5DB0094F" w:rsidR="003A4F65" w:rsidRPr="000E3C42" w:rsidDel="008B263D" w:rsidRDefault="003A4F65" w:rsidP="003A4F65">
            <w:pPr>
              <w:jc w:val="left"/>
              <w:rPr>
                <w:ins w:id="8083" w:author="Александр" w:date="2020-04-13T06:31:00Z"/>
                <w:del w:id="8084" w:author="Владимир Лаут" w:date="2021-03-03T11:03:00Z"/>
                <w:rFonts w:ascii="Arial" w:hAnsi="Arial" w:cs="Arial"/>
                <w:sz w:val="20"/>
                <w:szCs w:val="20"/>
                <w:lang w:eastAsia="ru-RU"/>
              </w:rPr>
            </w:pPr>
            <w:ins w:id="8085" w:author="Александр" w:date="2020-04-13T06:32:00Z">
              <w:del w:id="8086" w:author="Владимир Лаут" w:date="2021-03-03T11:02:00Z">
                <w:r w:rsidRPr="00AE7409" w:rsidDel="008B263D">
                  <w:delText>ТР2</w:delText>
                </w:r>
              </w:del>
            </w:ins>
            <w:bookmarkStart w:id="8087" w:name="_Toc67554364"/>
            <w:bookmarkStart w:id="8088" w:name="_Toc67555701"/>
            <w:bookmarkStart w:id="8089" w:name="_Toc67556754"/>
            <w:bookmarkEnd w:id="8087"/>
            <w:bookmarkEnd w:id="8088"/>
            <w:bookmarkEnd w:id="8089"/>
          </w:p>
        </w:tc>
        <w:bookmarkStart w:id="8090" w:name="_Toc67554365"/>
        <w:bookmarkStart w:id="8091" w:name="_Toc67555702"/>
        <w:bookmarkStart w:id="8092" w:name="_Toc67556755"/>
        <w:bookmarkEnd w:id="8090"/>
        <w:bookmarkEnd w:id="8091"/>
        <w:bookmarkEnd w:id="8092"/>
      </w:tr>
      <w:tr w:rsidR="003A4F65" w:rsidRPr="000E3C42" w:rsidDel="008B263D" w14:paraId="72EFAAC6" w14:textId="171E8648"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09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094" w:author="Александр" w:date="2020-04-13T06:31:00Z"/>
          <w:del w:id="8095" w:author="Владимир Лаут" w:date="2021-03-03T11:03:00Z"/>
          <w:trPrChange w:id="8096" w:author="Александр" w:date="2020-04-13T06:32:00Z">
            <w:trPr>
              <w:cantSplit/>
              <w:jc w:val="center"/>
            </w:trPr>
          </w:trPrChange>
        </w:trPr>
        <w:tc>
          <w:tcPr>
            <w:tcW w:w="1009" w:type="pct"/>
            <w:tcPrChange w:id="8097" w:author="Александр" w:date="2020-04-13T06:32:00Z">
              <w:tcPr>
                <w:tcW w:w="1009" w:type="pct"/>
              </w:tcPr>
            </w:tcPrChange>
          </w:tcPr>
          <w:p w14:paraId="3504CE79" w14:textId="5AFB7675" w:rsidR="003A4F65" w:rsidRPr="000E3C42" w:rsidDel="008B263D" w:rsidRDefault="003A4F65" w:rsidP="003A4F65">
            <w:pPr>
              <w:jc w:val="left"/>
              <w:rPr>
                <w:ins w:id="8098" w:author="Александр" w:date="2020-04-13T06:31:00Z"/>
                <w:del w:id="8099" w:author="Владимир Лаут" w:date="2021-03-03T11:03:00Z"/>
                <w:rFonts w:ascii="Arial" w:hAnsi="Arial" w:cs="Arial"/>
                <w:sz w:val="20"/>
                <w:szCs w:val="20"/>
                <w:lang w:eastAsia="ru-RU"/>
              </w:rPr>
            </w:pPr>
            <w:ins w:id="8100" w:author="Александр" w:date="2020-04-13T06:32:00Z">
              <w:del w:id="8101" w:author="Владимир Лаут" w:date="2021-03-03T11:02:00Z">
                <w:r w:rsidRPr="00AE7409" w:rsidDel="008B263D">
                  <w:delText>ГТ</w:delText>
                </w:r>
              </w:del>
            </w:ins>
            <w:bookmarkStart w:id="8102" w:name="_Toc67554366"/>
            <w:bookmarkStart w:id="8103" w:name="_Toc67555703"/>
            <w:bookmarkStart w:id="8104" w:name="_Toc67556756"/>
            <w:bookmarkEnd w:id="8102"/>
            <w:bookmarkEnd w:id="8103"/>
            <w:bookmarkEnd w:id="8104"/>
          </w:p>
        </w:tc>
        <w:tc>
          <w:tcPr>
            <w:tcW w:w="2064" w:type="pct"/>
            <w:tcPrChange w:id="8105" w:author="Александр" w:date="2020-04-13T06:32:00Z">
              <w:tcPr>
                <w:tcW w:w="2064" w:type="pct"/>
                <w:vAlign w:val="bottom"/>
              </w:tcPr>
            </w:tcPrChange>
          </w:tcPr>
          <w:p w14:paraId="1471B686" w14:textId="7BFC4F7A" w:rsidR="003A4F65" w:rsidRPr="000E3C42" w:rsidDel="008B263D" w:rsidRDefault="003A4F65" w:rsidP="003A4F65">
            <w:pPr>
              <w:jc w:val="left"/>
              <w:rPr>
                <w:ins w:id="8106" w:author="Александр" w:date="2020-04-13T06:31:00Z"/>
                <w:del w:id="8107" w:author="Владимир Лаут" w:date="2021-03-03T11:03:00Z"/>
                <w:rFonts w:ascii="Arial" w:hAnsi="Arial" w:cs="Arial"/>
                <w:sz w:val="20"/>
                <w:szCs w:val="20"/>
                <w:lang w:eastAsia="ru-RU"/>
              </w:rPr>
            </w:pPr>
            <w:ins w:id="8108" w:author="Александр" w:date="2020-04-13T06:32:00Z">
              <w:del w:id="8109" w:author="Владимир Лаут" w:date="2021-03-03T11:02:00Z">
                <w:r w:rsidRPr="00AE7409" w:rsidDel="008B263D">
                  <w:delText>Годовое ТО</w:delText>
                </w:r>
              </w:del>
            </w:ins>
            <w:bookmarkStart w:id="8110" w:name="_Toc67554367"/>
            <w:bookmarkStart w:id="8111" w:name="_Toc67555704"/>
            <w:bookmarkStart w:id="8112" w:name="_Toc67556757"/>
            <w:bookmarkEnd w:id="8110"/>
            <w:bookmarkEnd w:id="8111"/>
            <w:bookmarkEnd w:id="8112"/>
          </w:p>
        </w:tc>
        <w:tc>
          <w:tcPr>
            <w:tcW w:w="889" w:type="pct"/>
            <w:tcPrChange w:id="8113" w:author="Александр" w:date="2020-04-13T06:32:00Z">
              <w:tcPr>
                <w:tcW w:w="889" w:type="pct"/>
              </w:tcPr>
            </w:tcPrChange>
          </w:tcPr>
          <w:p w14:paraId="6973FFDB" w14:textId="1981E785" w:rsidR="003A4F65" w:rsidRPr="000E3C42" w:rsidDel="008B263D" w:rsidRDefault="003A4F65" w:rsidP="003A4F65">
            <w:pPr>
              <w:jc w:val="left"/>
              <w:rPr>
                <w:ins w:id="8114" w:author="Александр" w:date="2020-04-13T06:31:00Z"/>
                <w:del w:id="8115" w:author="Владимир Лаут" w:date="2021-03-03T11:03:00Z"/>
                <w:rFonts w:ascii="Arial" w:hAnsi="Arial" w:cs="Arial"/>
                <w:sz w:val="20"/>
                <w:szCs w:val="20"/>
                <w:lang w:eastAsia="ru-RU"/>
              </w:rPr>
            </w:pPr>
            <w:ins w:id="8116" w:author="Александр" w:date="2020-04-13T06:32:00Z">
              <w:del w:id="8117" w:author="Владимир Лаут" w:date="2021-03-03T11:02:00Z">
                <w:r w:rsidRPr="00AE7409" w:rsidDel="008B263D">
                  <w:delText>ГТ</w:delText>
                </w:r>
              </w:del>
            </w:ins>
            <w:bookmarkStart w:id="8118" w:name="_Toc67554368"/>
            <w:bookmarkStart w:id="8119" w:name="_Toc67555705"/>
            <w:bookmarkStart w:id="8120" w:name="_Toc67556758"/>
            <w:bookmarkEnd w:id="8118"/>
            <w:bookmarkEnd w:id="8119"/>
            <w:bookmarkEnd w:id="8120"/>
          </w:p>
        </w:tc>
        <w:tc>
          <w:tcPr>
            <w:tcW w:w="1038" w:type="pct"/>
            <w:tcPrChange w:id="8121" w:author="Александр" w:date="2020-04-13T06:32:00Z">
              <w:tcPr>
                <w:tcW w:w="1038" w:type="pct"/>
              </w:tcPr>
            </w:tcPrChange>
          </w:tcPr>
          <w:p w14:paraId="222B51D9" w14:textId="279B97E2" w:rsidR="003A4F65" w:rsidRPr="000E3C42" w:rsidDel="008B263D" w:rsidRDefault="003A4F65" w:rsidP="003A4F65">
            <w:pPr>
              <w:jc w:val="left"/>
              <w:rPr>
                <w:ins w:id="8122" w:author="Александр" w:date="2020-04-13T06:31:00Z"/>
                <w:del w:id="8123" w:author="Владимир Лаут" w:date="2021-03-03T11:03:00Z"/>
                <w:rFonts w:ascii="Arial" w:hAnsi="Arial" w:cs="Arial"/>
                <w:sz w:val="20"/>
                <w:szCs w:val="20"/>
                <w:lang w:eastAsia="ru-RU"/>
              </w:rPr>
            </w:pPr>
            <w:ins w:id="8124" w:author="Александр" w:date="2020-04-13T06:32:00Z">
              <w:del w:id="8125" w:author="Владимир Лаут" w:date="2021-03-03T11:02:00Z">
                <w:r w:rsidRPr="00AE7409" w:rsidDel="008B263D">
                  <w:delText>ГТО</w:delText>
                </w:r>
              </w:del>
            </w:ins>
            <w:bookmarkStart w:id="8126" w:name="_Toc67554369"/>
            <w:bookmarkStart w:id="8127" w:name="_Toc67555706"/>
            <w:bookmarkStart w:id="8128" w:name="_Toc67556759"/>
            <w:bookmarkEnd w:id="8126"/>
            <w:bookmarkEnd w:id="8127"/>
            <w:bookmarkEnd w:id="8128"/>
          </w:p>
        </w:tc>
        <w:bookmarkStart w:id="8129" w:name="_Toc67554370"/>
        <w:bookmarkStart w:id="8130" w:name="_Toc67555707"/>
        <w:bookmarkStart w:id="8131" w:name="_Toc67556760"/>
        <w:bookmarkEnd w:id="8129"/>
        <w:bookmarkEnd w:id="8130"/>
        <w:bookmarkEnd w:id="8131"/>
      </w:tr>
      <w:tr w:rsidR="003A4F65" w:rsidRPr="000E3C42" w:rsidDel="008B263D" w14:paraId="0591A076" w14:textId="7DDECEE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13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133" w:author="Александр" w:date="2020-04-13T06:31:00Z"/>
          <w:del w:id="8134" w:author="Владимир Лаут" w:date="2021-03-03T11:03:00Z"/>
          <w:trPrChange w:id="8135" w:author="Александр" w:date="2020-04-13T06:32:00Z">
            <w:trPr>
              <w:cantSplit/>
              <w:jc w:val="center"/>
            </w:trPr>
          </w:trPrChange>
        </w:trPr>
        <w:tc>
          <w:tcPr>
            <w:tcW w:w="1009" w:type="pct"/>
            <w:tcPrChange w:id="8136" w:author="Александр" w:date="2020-04-13T06:32:00Z">
              <w:tcPr>
                <w:tcW w:w="1009" w:type="pct"/>
              </w:tcPr>
            </w:tcPrChange>
          </w:tcPr>
          <w:p w14:paraId="242D4FDB" w14:textId="09122F15" w:rsidR="003A4F65" w:rsidRPr="000E3C42" w:rsidDel="008B263D" w:rsidRDefault="003A4F65" w:rsidP="003A4F65">
            <w:pPr>
              <w:jc w:val="left"/>
              <w:rPr>
                <w:ins w:id="8137" w:author="Александр" w:date="2020-04-13T06:31:00Z"/>
                <w:del w:id="8138" w:author="Владимир Лаут" w:date="2021-03-03T11:03:00Z"/>
                <w:rFonts w:ascii="Arial" w:hAnsi="Arial" w:cs="Arial"/>
                <w:sz w:val="20"/>
                <w:szCs w:val="20"/>
                <w:lang w:eastAsia="ru-RU"/>
              </w:rPr>
            </w:pPr>
            <w:ins w:id="8139" w:author="Александр" w:date="2020-04-13T06:32:00Z">
              <w:del w:id="8140" w:author="Владимир Лаут" w:date="2021-03-03T11:02:00Z">
                <w:r w:rsidRPr="00AE7409" w:rsidDel="008B263D">
                  <w:delText>ЕО</w:delText>
                </w:r>
              </w:del>
            </w:ins>
            <w:bookmarkStart w:id="8141" w:name="_Toc67554371"/>
            <w:bookmarkStart w:id="8142" w:name="_Toc67555708"/>
            <w:bookmarkStart w:id="8143" w:name="_Toc67556761"/>
            <w:bookmarkEnd w:id="8141"/>
            <w:bookmarkEnd w:id="8142"/>
            <w:bookmarkEnd w:id="8143"/>
          </w:p>
        </w:tc>
        <w:tc>
          <w:tcPr>
            <w:tcW w:w="2064" w:type="pct"/>
            <w:tcPrChange w:id="8144" w:author="Александр" w:date="2020-04-13T06:32:00Z">
              <w:tcPr>
                <w:tcW w:w="2064" w:type="pct"/>
                <w:vAlign w:val="bottom"/>
              </w:tcPr>
            </w:tcPrChange>
          </w:tcPr>
          <w:p w14:paraId="795D5182" w14:textId="19A4F194" w:rsidR="003A4F65" w:rsidRPr="000E3C42" w:rsidDel="008B263D" w:rsidRDefault="003A4F65" w:rsidP="003A4F65">
            <w:pPr>
              <w:jc w:val="left"/>
              <w:rPr>
                <w:ins w:id="8145" w:author="Александр" w:date="2020-04-13T06:31:00Z"/>
                <w:del w:id="8146" w:author="Владимир Лаут" w:date="2021-03-03T11:03:00Z"/>
                <w:rFonts w:ascii="Arial" w:hAnsi="Arial" w:cs="Arial"/>
                <w:sz w:val="20"/>
                <w:szCs w:val="20"/>
                <w:lang w:eastAsia="ru-RU"/>
              </w:rPr>
            </w:pPr>
            <w:ins w:id="8147" w:author="Александр" w:date="2020-04-13T06:32:00Z">
              <w:del w:id="8148" w:author="Владимир Лаут" w:date="2021-03-03T11:02:00Z">
                <w:r w:rsidRPr="00AE7409" w:rsidDel="008B263D">
                  <w:delText>Ежесменное ТО</w:delText>
                </w:r>
              </w:del>
            </w:ins>
            <w:bookmarkStart w:id="8149" w:name="_Toc67554372"/>
            <w:bookmarkStart w:id="8150" w:name="_Toc67555709"/>
            <w:bookmarkStart w:id="8151" w:name="_Toc67556762"/>
            <w:bookmarkEnd w:id="8149"/>
            <w:bookmarkEnd w:id="8150"/>
            <w:bookmarkEnd w:id="8151"/>
          </w:p>
        </w:tc>
        <w:tc>
          <w:tcPr>
            <w:tcW w:w="889" w:type="pct"/>
            <w:tcPrChange w:id="8152" w:author="Александр" w:date="2020-04-13T06:32:00Z">
              <w:tcPr>
                <w:tcW w:w="889" w:type="pct"/>
              </w:tcPr>
            </w:tcPrChange>
          </w:tcPr>
          <w:p w14:paraId="0C0CD6F9" w14:textId="67D4700A" w:rsidR="003A4F65" w:rsidRPr="000E3C42" w:rsidDel="008B263D" w:rsidRDefault="003A4F65" w:rsidP="003A4F65">
            <w:pPr>
              <w:jc w:val="left"/>
              <w:rPr>
                <w:ins w:id="8153" w:author="Александр" w:date="2020-04-13T06:31:00Z"/>
                <w:del w:id="8154" w:author="Владимир Лаут" w:date="2021-03-03T11:03:00Z"/>
                <w:rFonts w:ascii="Arial" w:hAnsi="Arial" w:cs="Arial"/>
                <w:sz w:val="20"/>
                <w:szCs w:val="20"/>
                <w:lang w:eastAsia="ru-RU"/>
              </w:rPr>
            </w:pPr>
            <w:ins w:id="8155" w:author="Александр" w:date="2020-04-13T06:32:00Z">
              <w:del w:id="8156" w:author="Владимир Лаут" w:date="2021-03-03T11:02:00Z">
                <w:r w:rsidRPr="00AE7409" w:rsidDel="008B263D">
                  <w:delText>ЕТ</w:delText>
                </w:r>
              </w:del>
            </w:ins>
            <w:bookmarkStart w:id="8157" w:name="_Toc67554373"/>
            <w:bookmarkStart w:id="8158" w:name="_Toc67555710"/>
            <w:bookmarkStart w:id="8159" w:name="_Toc67556763"/>
            <w:bookmarkEnd w:id="8157"/>
            <w:bookmarkEnd w:id="8158"/>
            <w:bookmarkEnd w:id="8159"/>
          </w:p>
        </w:tc>
        <w:tc>
          <w:tcPr>
            <w:tcW w:w="1038" w:type="pct"/>
            <w:tcPrChange w:id="8160" w:author="Александр" w:date="2020-04-13T06:32:00Z">
              <w:tcPr>
                <w:tcW w:w="1038" w:type="pct"/>
              </w:tcPr>
            </w:tcPrChange>
          </w:tcPr>
          <w:p w14:paraId="639FD3EA" w14:textId="5BDB0F17" w:rsidR="003A4F65" w:rsidRPr="000E3C42" w:rsidDel="008B263D" w:rsidRDefault="003A4F65" w:rsidP="003A4F65">
            <w:pPr>
              <w:jc w:val="left"/>
              <w:rPr>
                <w:ins w:id="8161" w:author="Александр" w:date="2020-04-13T06:31:00Z"/>
                <w:del w:id="8162" w:author="Владимир Лаут" w:date="2021-03-03T11:03:00Z"/>
                <w:rFonts w:ascii="Arial" w:hAnsi="Arial" w:cs="Arial"/>
                <w:sz w:val="20"/>
                <w:szCs w:val="20"/>
                <w:lang w:eastAsia="ru-RU"/>
              </w:rPr>
            </w:pPr>
            <w:ins w:id="8163" w:author="Александр" w:date="2020-04-13T06:32:00Z">
              <w:del w:id="8164" w:author="Владимир Лаут" w:date="2021-03-03T11:02:00Z">
                <w:r w:rsidRPr="00AE7409" w:rsidDel="008B263D">
                  <w:delText>ЕСО</w:delText>
                </w:r>
              </w:del>
            </w:ins>
            <w:bookmarkStart w:id="8165" w:name="_Toc67554374"/>
            <w:bookmarkStart w:id="8166" w:name="_Toc67555711"/>
            <w:bookmarkStart w:id="8167" w:name="_Toc67556764"/>
            <w:bookmarkEnd w:id="8165"/>
            <w:bookmarkEnd w:id="8166"/>
            <w:bookmarkEnd w:id="8167"/>
          </w:p>
        </w:tc>
        <w:bookmarkStart w:id="8168" w:name="_Toc67554375"/>
        <w:bookmarkStart w:id="8169" w:name="_Toc67555712"/>
        <w:bookmarkStart w:id="8170" w:name="_Toc67556765"/>
        <w:bookmarkEnd w:id="8168"/>
        <w:bookmarkEnd w:id="8169"/>
        <w:bookmarkEnd w:id="8170"/>
      </w:tr>
      <w:tr w:rsidR="003A4F65" w:rsidRPr="000E3C42" w:rsidDel="008B263D" w14:paraId="023AD72B" w14:textId="02DA90B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17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172" w:author="Александр" w:date="2020-04-13T06:31:00Z"/>
          <w:del w:id="8173" w:author="Владимир Лаут" w:date="2021-03-03T11:03:00Z"/>
          <w:trPrChange w:id="8174" w:author="Александр" w:date="2020-04-13T06:32:00Z">
            <w:trPr>
              <w:cantSplit/>
              <w:jc w:val="center"/>
            </w:trPr>
          </w:trPrChange>
        </w:trPr>
        <w:tc>
          <w:tcPr>
            <w:tcW w:w="1009" w:type="pct"/>
            <w:tcPrChange w:id="8175" w:author="Александр" w:date="2020-04-13T06:32:00Z">
              <w:tcPr>
                <w:tcW w:w="1009" w:type="pct"/>
              </w:tcPr>
            </w:tcPrChange>
          </w:tcPr>
          <w:p w14:paraId="513F26DC" w14:textId="67B557AD" w:rsidR="003A4F65" w:rsidRPr="000E3C42" w:rsidDel="008B263D" w:rsidRDefault="003A4F65" w:rsidP="003A4F65">
            <w:pPr>
              <w:jc w:val="left"/>
              <w:rPr>
                <w:ins w:id="8176" w:author="Александр" w:date="2020-04-13T06:31:00Z"/>
                <w:del w:id="8177" w:author="Владимир Лаут" w:date="2021-03-03T11:03:00Z"/>
                <w:rFonts w:ascii="Arial" w:hAnsi="Arial" w:cs="Arial"/>
                <w:sz w:val="20"/>
                <w:szCs w:val="20"/>
                <w:lang w:eastAsia="ru-RU"/>
              </w:rPr>
            </w:pPr>
            <w:ins w:id="8178" w:author="Александр" w:date="2020-04-13T06:32:00Z">
              <w:del w:id="8179" w:author="Владимир Лаут" w:date="2021-03-03T11:02:00Z">
                <w:r w:rsidRPr="00AE7409" w:rsidDel="008B263D">
                  <w:delText>ЕТ</w:delText>
                </w:r>
              </w:del>
            </w:ins>
            <w:bookmarkStart w:id="8180" w:name="_Toc67554376"/>
            <w:bookmarkStart w:id="8181" w:name="_Toc67555713"/>
            <w:bookmarkStart w:id="8182" w:name="_Toc67556766"/>
            <w:bookmarkEnd w:id="8180"/>
            <w:bookmarkEnd w:id="8181"/>
            <w:bookmarkEnd w:id="8182"/>
          </w:p>
        </w:tc>
        <w:tc>
          <w:tcPr>
            <w:tcW w:w="2064" w:type="pct"/>
            <w:tcPrChange w:id="8183" w:author="Александр" w:date="2020-04-13T06:32:00Z">
              <w:tcPr>
                <w:tcW w:w="2064" w:type="pct"/>
                <w:vAlign w:val="bottom"/>
              </w:tcPr>
            </w:tcPrChange>
          </w:tcPr>
          <w:p w14:paraId="7EC2A77A" w14:textId="32F1722C" w:rsidR="003A4F65" w:rsidRPr="000E3C42" w:rsidDel="008B263D" w:rsidRDefault="003A4F65" w:rsidP="003A4F65">
            <w:pPr>
              <w:jc w:val="left"/>
              <w:rPr>
                <w:ins w:id="8184" w:author="Александр" w:date="2020-04-13T06:31:00Z"/>
                <w:del w:id="8185" w:author="Владимир Лаут" w:date="2021-03-03T11:03:00Z"/>
                <w:rFonts w:ascii="Arial" w:hAnsi="Arial" w:cs="Arial"/>
                <w:sz w:val="20"/>
                <w:szCs w:val="20"/>
                <w:lang w:eastAsia="ru-RU"/>
              </w:rPr>
            </w:pPr>
            <w:ins w:id="8186" w:author="Александр" w:date="2020-04-13T06:32:00Z">
              <w:del w:id="8187" w:author="Владимир Лаут" w:date="2021-03-03T11:02:00Z">
                <w:r w:rsidRPr="00AE7409" w:rsidDel="008B263D">
                  <w:delText>Ежедневное ТО</w:delText>
                </w:r>
              </w:del>
            </w:ins>
            <w:bookmarkStart w:id="8188" w:name="_Toc67554377"/>
            <w:bookmarkStart w:id="8189" w:name="_Toc67555714"/>
            <w:bookmarkStart w:id="8190" w:name="_Toc67556767"/>
            <w:bookmarkEnd w:id="8188"/>
            <w:bookmarkEnd w:id="8189"/>
            <w:bookmarkEnd w:id="8190"/>
          </w:p>
        </w:tc>
        <w:tc>
          <w:tcPr>
            <w:tcW w:w="889" w:type="pct"/>
            <w:tcPrChange w:id="8191" w:author="Александр" w:date="2020-04-13T06:32:00Z">
              <w:tcPr>
                <w:tcW w:w="889" w:type="pct"/>
              </w:tcPr>
            </w:tcPrChange>
          </w:tcPr>
          <w:p w14:paraId="0C9FE032" w14:textId="73B5D228" w:rsidR="003A4F65" w:rsidRPr="000E3C42" w:rsidDel="008B263D" w:rsidRDefault="003A4F65" w:rsidP="003A4F65">
            <w:pPr>
              <w:jc w:val="left"/>
              <w:rPr>
                <w:ins w:id="8192" w:author="Александр" w:date="2020-04-13T06:31:00Z"/>
                <w:del w:id="8193" w:author="Владимир Лаут" w:date="2021-03-03T11:03:00Z"/>
                <w:rFonts w:ascii="Arial" w:hAnsi="Arial" w:cs="Arial"/>
                <w:sz w:val="20"/>
                <w:szCs w:val="20"/>
                <w:lang w:eastAsia="ru-RU"/>
              </w:rPr>
            </w:pPr>
            <w:ins w:id="8194" w:author="Александр" w:date="2020-04-13T06:32:00Z">
              <w:del w:id="8195" w:author="Владимир Лаут" w:date="2021-03-03T11:02:00Z">
                <w:r w:rsidRPr="00AE7409" w:rsidDel="008B263D">
                  <w:delText>ЕТ</w:delText>
                </w:r>
              </w:del>
            </w:ins>
            <w:bookmarkStart w:id="8196" w:name="_Toc67554378"/>
            <w:bookmarkStart w:id="8197" w:name="_Toc67555715"/>
            <w:bookmarkStart w:id="8198" w:name="_Toc67556768"/>
            <w:bookmarkEnd w:id="8196"/>
            <w:bookmarkEnd w:id="8197"/>
            <w:bookmarkEnd w:id="8198"/>
          </w:p>
        </w:tc>
        <w:tc>
          <w:tcPr>
            <w:tcW w:w="1038" w:type="pct"/>
            <w:tcPrChange w:id="8199" w:author="Александр" w:date="2020-04-13T06:32:00Z">
              <w:tcPr>
                <w:tcW w:w="1038" w:type="pct"/>
              </w:tcPr>
            </w:tcPrChange>
          </w:tcPr>
          <w:p w14:paraId="6C688ECA" w14:textId="214C3002" w:rsidR="003A4F65" w:rsidRPr="000E3C42" w:rsidDel="008B263D" w:rsidRDefault="003A4F65" w:rsidP="003A4F65">
            <w:pPr>
              <w:jc w:val="left"/>
              <w:rPr>
                <w:ins w:id="8200" w:author="Александр" w:date="2020-04-13T06:31:00Z"/>
                <w:del w:id="8201" w:author="Владимир Лаут" w:date="2021-03-03T11:03:00Z"/>
                <w:rFonts w:ascii="Arial" w:hAnsi="Arial" w:cs="Arial"/>
                <w:sz w:val="20"/>
                <w:szCs w:val="20"/>
                <w:lang w:eastAsia="ru-RU"/>
              </w:rPr>
            </w:pPr>
            <w:ins w:id="8202" w:author="Александр" w:date="2020-04-13T06:32:00Z">
              <w:del w:id="8203" w:author="Владимир Лаут" w:date="2021-03-03T11:02:00Z">
                <w:r w:rsidRPr="00AE7409" w:rsidDel="008B263D">
                  <w:delText>ЕТО</w:delText>
                </w:r>
              </w:del>
            </w:ins>
            <w:bookmarkStart w:id="8204" w:name="_Toc67554379"/>
            <w:bookmarkStart w:id="8205" w:name="_Toc67555716"/>
            <w:bookmarkStart w:id="8206" w:name="_Toc67556769"/>
            <w:bookmarkEnd w:id="8204"/>
            <w:bookmarkEnd w:id="8205"/>
            <w:bookmarkEnd w:id="8206"/>
          </w:p>
        </w:tc>
        <w:bookmarkStart w:id="8207" w:name="_Toc67554380"/>
        <w:bookmarkStart w:id="8208" w:name="_Toc67555717"/>
        <w:bookmarkStart w:id="8209" w:name="_Toc67556770"/>
        <w:bookmarkEnd w:id="8207"/>
        <w:bookmarkEnd w:id="8208"/>
        <w:bookmarkEnd w:id="8209"/>
      </w:tr>
      <w:tr w:rsidR="003A4F65" w:rsidRPr="000E3C42" w:rsidDel="008B263D" w14:paraId="7EDEA9A5" w14:textId="5F226EF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21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211" w:author="Александр" w:date="2020-04-13T06:31:00Z"/>
          <w:del w:id="8212" w:author="Владимир Лаут" w:date="2021-03-03T11:03:00Z"/>
          <w:trPrChange w:id="8213" w:author="Александр" w:date="2020-04-13T06:32:00Z">
            <w:trPr>
              <w:cantSplit/>
              <w:jc w:val="center"/>
            </w:trPr>
          </w:trPrChange>
        </w:trPr>
        <w:tc>
          <w:tcPr>
            <w:tcW w:w="1009" w:type="pct"/>
            <w:tcPrChange w:id="8214" w:author="Александр" w:date="2020-04-13T06:32:00Z">
              <w:tcPr>
                <w:tcW w:w="1009" w:type="pct"/>
              </w:tcPr>
            </w:tcPrChange>
          </w:tcPr>
          <w:p w14:paraId="7617D8A0" w14:textId="15EED470" w:rsidR="003A4F65" w:rsidRPr="000E3C42" w:rsidDel="008B263D" w:rsidRDefault="003A4F65" w:rsidP="003A4F65">
            <w:pPr>
              <w:jc w:val="left"/>
              <w:rPr>
                <w:ins w:id="8215" w:author="Александр" w:date="2020-04-13T06:31:00Z"/>
                <w:del w:id="8216" w:author="Владимир Лаут" w:date="2021-03-03T11:03:00Z"/>
                <w:rFonts w:ascii="Arial" w:hAnsi="Arial" w:cs="Arial"/>
                <w:sz w:val="20"/>
                <w:szCs w:val="20"/>
                <w:lang w:eastAsia="ru-RU"/>
              </w:rPr>
            </w:pPr>
            <w:ins w:id="8217" w:author="Александр" w:date="2020-04-13T06:32:00Z">
              <w:del w:id="8218" w:author="Владимир Лаут" w:date="2021-03-03T11:02:00Z">
                <w:r w:rsidRPr="00AE7409" w:rsidDel="008B263D">
                  <w:delText>ЗГ</w:delText>
                </w:r>
              </w:del>
            </w:ins>
            <w:bookmarkStart w:id="8219" w:name="_Toc67554381"/>
            <w:bookmarkStart w:id="8220" w:name="_Toc67555718"/>
            <w:bookmarkStart w:id="8221" w:name="_Toc67556771"/>
            <w:bookmarkEnd w:id="8219"/>
            <w:bookmarkEnd w:id="8220"/>
            <w:bookmarkEnd w:id="8221"/>
          </w:p>
        </w:tc>
        <w:tc>
          <w:tcPr>
            <w:tcW w:w="2064" w:type="pct"/>
            <w:tcPrChange w:id="8222" w:author="Александр" w:date="2020-04-13T06:32:00Z">
              <w:tcPr>
                <w:tcW w:w="2064" w:type="pct"/>
                <w:vAlign w:val="bottom"/>
              </w:tcPr>
            </w:tcPrChange>
          </w:tcPr>
          <w:p w14:paraId="0BDE757A" w14:textId="06588E42" w:rsidR="003A4F65" w:rsidRPr="000E3C42" w:rsidDel="008B263D" w:rsidRDefault="003A4F65" w:rsidP="003A4F65">
            <w:pPr>
              <w:jc w:val="left"/>
              <w:rPr>
                <w:ins w:id="8223" w:author="Александр" w:date="2020-04-13T06:31:00Z"/>
                <w:del w:id="8224" w:author="Владимир Лаут" w:date="2021-03-03T11:03:00Z"/>
                <w:rFonts w:ascii="Arial" w:hAnsi="Arial" w:cs="Arial"/>
                <w:sz w:val="20"/>
                <w:szCs w:val="20"/>
                <w:lang w:eastAsia="ru-RU"/>
              </w:rPr>
            </w:pPr>
            <w:ins w:id="8225" w:author="Александр" w:date="2020-04-13T06:32:00Z">
              <w:del w:id="8226" w:author="Владимир Лаут" w:date="2021-03-03T11:02:00Z">
                <w:r w:rsidRPr="00AE7409" w:rsidDel="008B263D">
                  <w:delText>Замена гидротрансформатора</w:delText>
                </w:r>
              </w:del>
            </w:ins>
            <w:bookmarkStart w:id="8227" w:name="_Toc67554382"/>
            <w:bookmarkStart w:id="8228" w:name="_Toc67555719"/>
            <w:bookmarkStart w:id="8229" w:name="_Toc67556772"/>
            <w:bookmarkEnd w:id="8227"/>
            <w:bookmarkEnd w:id="8228"/>
            <w:bookmarkEnd w:id="8229"/>
          </w:p>
        </w:tc>
        <w:tc>
          <w:tcPr>
            <w:tcW w:w="889" w:type="pct"/>
            <w:tcPrChange w:id="8230" w:author="Александр" w:date="2020-04-13T06:32:00Z">
              <w:tcPr>
                <w:tcW w:w="889" w:type="pct"/>
              </w:tcPr>
            </w:tcPrChange>
          </w:tcPr>
          <w:p w14:paraId="704D8CD4" w14:textId="0E561B9F" w:rsidR="003A4F65" w:rsidRPr="000E3C42" w:rsidDel="008B263D" w:rsidRDefault="003A4F65" w:rsidP="003A4F65">
            <w:pPr>
              <w:jc w:val="left"/>
              <w:rPr>
                <w:ins w:id="8231" w:author="Александр" w:date="2020-04-13T06:31:00Z"/>
                <w:del w:id="8232" w:author="Владимир Лаут" w:date="2021-03-03T11:03:00Z"/>
                <w:rFonts w:ascii="Arial" w:hAnsi="Arial" w:cs="Arial"/>
                <w:sz w:val="20"/>
                <w:szCs w:val="20"/>
                <w:lang w:eastAsia="ru-RU"/>
              </w:rPr>
            </w:pPr>
            <w:ins w:id="8233" w:author="Александр" w:date="2020-04-13T06:32:00Z">
              <w:del w:id="8234" w:author="Владимир Лаут" w:date="2021-03-03T11:02:00Z">
                <w:r w:rsidRPr="00AE7409" w:rsidDel="008B263D">
                  <w:delText>ЗГ</w:delText>
                </w:r>
              </w:del>
            </w:ins>
            <w:bookmarkStart w:id="8235" w:name="_Toc67554383"/>
            <w:bookmarkStart w:id="8236" w:name="_Toc67555720"/>
            <w:bookmarkStart w:id="8237" w:name="_Toc67556773"/>
            <w:bookmarkEnd w:id="8235"/>
            <w:bookmarkEnd w:id="8236"/>
            <w:bookmarkEnd w:id="8237"/>
          </w:p>
        </w:tc>
        <w:tc>
          <w:tcPr>
            <w:tcW w:w="1038" w:type="pct"/>
            <w:tcPrChange w:id="8238" w:author="Александр" w:date="2020-04-13T06:32:00Z">
              <w:tcPr>
                <w:tcW w:w="1038" w:type="pct"/>
              </w:tcPr>
            </w:tcPrChange>
          </w:tcPr>
          <w:p w14:paraId="6A20941A" w14:textId="186E6B98" w:rsidR="003A4F65" w:rsidRPr="000E3C42" w:rsidDel="008B263D" w:rsidRDefault="003A4F65" w:rsidP="003A4F65">
            <w:pPr>
              <w:jc w:val="left"/>
              <w:rPr>
                <w:ins w:id="8239" w:author="Александр" w:date="2020-04-13T06:31:00Z"/>
                <w:del w:id="8240" w:author="Владимир Лаут" w:date="2021-03-03T11:03:00Z"/>
                <w:rFonts w:ascii="Arial" w:hAnsi="Arial" w:cs="Arial"/>
                <w:sz w:val="20"/>
                <w:szCs w:val="20"/>
                <w:lang w:eastAsia="ru-RU"/>
              </w:rPr>
            </w:pPr>
            <w:ins w:id="8241" w:author="Александр" w:date="2020-04-13T06:32:00Z">
              <w:del w:id="8242" w:author="Владимир Лаут" w:date="2021-03-03T11:02:00Z">
                <w:r w:rsidRPr="00AE7409" w:rsidDel="008B263D">
                  <w:delText>ЗМН</w:delText>
                </w:r>
              </w:del>
            </w:ins>
            <w:bookmarkStart w:id="8243" w:name="_Toc67554384"/>
            <w:bookmarkStart w:id="8244" w:name="_Toc67555721"/>
            <w:bookmarkStart w:id="8245" w:name="_Toc67556774"/>
            <w:bookmarkEnd w:id="8243"/>
            <w:bookmarkEnd w:id="8244"/>
            <w:bookmarkEnd w:id="8245"/>
          </w:p>
        </w:tc>
        <w:bookmarkStart w:id="8246" w:name="_Toc67554385"/>
        <w:bookmarkStart w:id="8247" w:name="_Toc67555722"/>
        <w:bookmarkStart w:id="8248" w:name="_Toc67556775"/>
        <w:bookmarkEnd w:id="8246"/>
        <w:bookmarkEnd w:id="8247"/>
        <w:bookmarkEnd w:id="8248"/>
      </w:tr>
      <w:tr w:rsidR="003A4F65" w:rsidRPr="000E3C42" w:rsidDel="008B263D" w14:paraId="7CC4D180" w14:textId="2475F04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24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250" w:author="Александр" w:date="2020-04-13T06:31:00Z"/>
          <w:del w:id="8251" w:author="Владимир Лаут" w:date="2021-03-03T11:03:00Z"/>
          <w:trPrChange w:id="8252" w:author="Александр" w:date="2020-04-13T06:32:00Z">
            <w:trPr>
              <w:cantSplit/>
              <w:jc w:val="center"/>
            </w:trPr>
          </w:trPrChange>
        </w:trPr>
        <w:tc>
          <w:tcPr>
            <w:tcW w:w="1009" w:type="pct"/>
            <w:tcPrChange w:id="8253" w:author="Александр" w:date="2020-04-13T06:32:00Z">
              <w:tcPr>
                <w:tcW w:w="1009" w:type="pct"/>
              </w:tcPr>
            </w:tcPrChange>
          </w:tcPr>
          <w:p w14:paraId="7180F122" w14:textId="47082E9B" w:rsidR="003A4F65" w:rsidRPr="000E3C42" w:rsidDel="008B263D" w:rsidRDefault="003A4F65" w:rsidP="003A4F65">
            <w:pPr>
              <w:jc w:val="left"/>
              <w:rPr>
                <w:ins w:id="8254" w:author="Александр" w:date="2020-04-13T06:31:00Z"/>
                <w:del w:id="8255" w:author="Владимир Лаут" w:date="2021-03-03T11:03:00Z"/>
                <w:rFonts w:ascii="Arial" w:hAnsi="Arial" w:cs="Arial"/>
                <w:sz w:val="20"/>
                <w:szCs w:val="20"/>
                <w:lang w:eastAsia="ru-RU"/>
              </w:rPr>
            </w:pPr>
            <w:ins w:id="8256" w:author="Александр" w:date="2020-04-13T06:32:00Z">
              <w:del w:id="8257" w:author="Владимир Лаут" w:date="2021-03-03T11:02:00Z">
                <w:r w:rsidRPr="00AE7409" w:rsidDel="008B263D">
                  <w:delText>ЗЗ</w:delText>
                </w:r>
              </w:del>
            </w:ins>
            <w:bookmarkStart w:id="8258" w:name="_Toc67554386"/>
            <w:bookmarkStart w:id="8259" w:name="_Toc67555723"/>
            <w:bookmarkStart w:id="8260" w:name="_Toc67556776"/>
            <w:bookmarkEnd w:id="8258"/>
            <w:bookmarkEnd w:id="8259"/>
            <w:bookmarkEnd w:id="8260"/>
          </w:p>
        </w:tc>
        <w:tc>
          <w:tcPr>
            <w:tcW w:w="2064" w:type="pct"/>
            <w:tcPrChange w:id="8261" w:author="Александр" w:date="2020-04-13T06:32:00Z">
              <w:tcPr>
                <w:tcW w:w="2064" w:type="pct"/>
                <w:vAlign w:val="bottom"/>
              </w:tcPr>
            </w:tcPrChange>
          </w:tcPr>
          <w:p w14:paraId="7AAF99DD" w14:textId="1FF0DC95" w:rsidR="003A4F65" w:rsidRPr="000E3C42" w:rsidDel="008B263D" w:rsidRDefault="003A4F65" w:rsidP="003A4F65">
            <w:pPr>
              <w:jc w:val="left"/>
              <w:rPr>
                <w:ins w:id="8262" w:author="Александр" w:date="2020-04-13T06:31:00Z"/>
                <w:del w:id="8263" w:author="Владимир Лаут" w:date="2021-03-03T11:03:00Z"/>
                <w:rFonts w:ascii="Arial" w:hAnsi="Arial" w:cs="Arial"/>
                <w:sz w:val="20"/>
                <w:szCs w:val="20"/>
                <w:lang w:eastAsia="ru-RU"/>
              </w:rPr>
            </w:pPr>
            <w:ins w:id="8264" w:author="Александр" w:date="2020-04-13T06:32:00Z">
              <w:del w:id="8265" w:author="Владимир Лаут" w:date="2021-03-03T11:02:00Z">
                <w:r w:rsidRPr="00AE7409" w:rsidDel="008B263D">
                  <w:delText>Замена кузова</w:delText>
                </w:r>
              </w:del>
            </w:ins>
            <w:bookmarkStart w:id="8266" w:name="_Toc67554387"/>
            <w:bookmarkStart w:id="8267" w:name="_Toc67555724"/>
            <w:bookmarkStart w:id="8268" w:name="_Toc67556777"/>
            <w:bookmarkEnd w:id="8266"/>
            <w:bookmarkEnd w:id="8267"/>
            <w:bookmarkEnd w:id="8268"/>
          </w:p>
        </w:tc>
        <w:tc>
          <w:tcPr>
            <w:tcW w:w="889" w:type="pct"/>
            <w:tcPrChange w:id="8269" w:author="Александр" w:date="2020-04-13T06:32:00Z">
              <w:tcPr>
                <w:tcW w:w="889" w:type="pct"/>
              </w:tcPr>
            </w:tcPrChange>
          </w:tcPr>
          <w:p w14:paraId="3DAE9E82" w14:textId="764B05A9" w:rsidR="003A4F65" w:rsidRPr="000E3C42" w:rsidDel="008B263D" w:rsidRDefault="003A4F65" w:rsidP="003A4F65">
            <w:pPr>
              <w:jc w:val="left"/>
              <w:rPr>
                <w:ins w:id="8270" w:author="Александр" w:date="2020-04-13T06:31:00Z"/>
                <w:del w:id="8271" w:author="Владимир Лаут" w:date="2021-03-03T11:03:00Z"/>
                <w:rFonts w:ascii="Arial" w:hAnsi="Arial" w:cs="Arial"/>
                <w:sz w:val="20"/>
                <w:szCs w:val="20"/>
                <w:lang w:eastAsia="ru-RU"/>
              </w:rPr>
            </w:pPr>
            <w:ins w:id="8272" w:author="Александр" w:date="2020-04-13T06:32:00Z">
              <w:del w:id="8273" w:author="Владимир Лаут" w:date="2021-03-03T11:02:00Z">
                <w:r w:rsidRPr="00AE7409" w:rsidDel="008B263D">
                  <w:delText>ЗЗ</w:delText>
                </w:r>
              </w:del>
            </w:ins>
            <w:bookmarkStart w:id="8274" w:name="_Toc67554388"/>
            <w:bookmarkStart w:id="8275" w:name="_Toc67555725"/>
            <w:bookmarkStart w:id="8276" w:name="_Toc67556778"/>
            <w:bookmarkEnd w:id="8274"/>
            <w:bookmarkEnd w:id="8275"/>
            <w:bookmarkEnd w:id="8276"/>
          </w:p>
        </w:tc>
        <w:tc>
          <w:tcPr>
            <w:tcW w:w="1038" w:type="pct"/>
            <w:tcPrChange w:id="8277" w:author="Александр" w:date="2020-04-13T06:32:00Z">
              <w:tcPr>
                <w:tcW w:w="1038" w:type="pct"/>
              </w:tcPr>
            </w:tcPrChange>
          </w:tcPr>
          <w:p w14:paraId="6F03B85E" w14:textId="372513D0" w:rsidR="003A4F65" w:rsidRPr="000E3C42" w:rsidDel="008B263D" w:rsidRDefault="003A4F65" w:rsidP="003A4F65">
            <w:pPr>
              <w:jc w:val="left"/>
              <w:rPr>
                <w:ins w:id="8278" w:author="Александр" w:date="2020-04-13T06:31:00Z"/>
                <w:del w:id="8279" w:author="Владимир Лаут" w:date="2021-03-03T11:03:00Z"/>
                <w:rFonts w:ascii="Arial" w:hAnsi="Arial" w:cs="Arial"/>
                <w:sz w:val="20"/>
                <w:szCs w:val="20"/>
                <w:lang w:eastAsia="ru-RU"/>
              </w:rPr>
            </w:pPr>
            <w:ins w:id="8280" w:author="Александр" w:date="2020-04-13T06:32:00Z">
              <w:del w:id="8281" w:author="Владимир Лаут" w:date="2021-03-03T11:02:00Z">
                <w:r w:rsidRPr="00AE7409" w:rsidDel="008B263D">
                  <w:delText>ЗМН</w:delText>
                </w:r>
              </w:del>
            </w:ins>
            <w:bookmarkStart w:id="8282" w:name="_Toc67554389"/>
            <w:bookmarkStart w:id="8283" w:name="_Toc67555726"/>
            <w:bookmarkStart w:id="8284" w:name="_Toc67556779"/>
            <w:bookmarkEnd w:id="8282"/>
            <w:bookmarkEnd w:id="8283"/>
            <w:bookmarkEnd w:id="8284"/>
          </w:p>
        </w:tc>
        <w:bookmarkStart w:id="8285" w:name="_Toc67554390"/>
        <w:bookmarkStart w:id="8286" w:name="_Toc67555727"/>
        <w:bookmarkStart w:id="8287" w:name="_Toc67556780"/>
        <w:bookmarkEnd w:id="8285"/>
        <w:bookmarkEnd w:id="8286"/>
        <w:bookmarkEnd w:id="8287"/>
      </w:tr>
      <w:tr w:rsidR="003A4F65" w:rsidRPr="000E3C42" w:rsidDel="008B263D" w14:paraId="17CA9973" w14:textId="41EB0B7F"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28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289" w:author="Александр" w:date="2020-04-13T06:31:00Z"/>
          <w:del w:id="8290" w:author="Владимир Лаут" w:date="2021-03-03T11:03:00Z"/>
          <w:trPrChange w:id="8291" w:author="Александр" w:date="2020-04-13T06:32:00Z">
            <w:trPr>
              <w:cantSplit/>
              <w:jc w:val="center"/>
            </w:trPr>
          </w:trPrChange>
        </w:trPr>
        <w:tc>
          <w:tcPr>
            <w:tcW w:w="1009" w:type="pct"/>
            <w:tcPrChange w:id="8292" w:author="Александр" w:date="2020-04-13T06:32:00Z">
              <w:tcPr>
                <w:tcW w:w="1009" w:type="pct"/>
              </w:tcPr>
            </w:tcPrChange>
          </w:tcPr>
          <w:p w14:paraId="7269A148" w14:textId="5B90765D" w:rsidR="003A4F65" w:rsidRPr="000E3C42" w:rsidDel="008B263D" w:rsidRDefault="003A4F65" w:rsidP="003A4F65">
            <w:pPr>
              <w:jc w:val="left"/>
              <w:rPr>
                <w:ins w:id="8293" w:author="Александр" w:date="2020-04-13T06:31:00Z"/>
                <w:del w:id="8294" w:author="Владимир Лаут" w:date="2021-03-03T11:03:00Z"/>
                <w:rFonts w:ascii="Arial" w:hAnsi="Arial" w:cs="Arial"/>
                <w:sz w:val="20"/>
                <w:szCs w:val="20"/>
                <w:lang w:eastAsia="ru-RU"/>
              </w:rPr>
            </w:pPr>
            <w:ins w:id="8295" w:author="Александр" w:date="2020-04-13T06:32:00Z">
              <w:del w:id="8296" w:author="Владимир Лаут" w:date="2021-03-03T11:02:00Z">
                <w:r w:rsidRPr="00AE7409" w:rsidDel="008B263D">
                  <w:delText>ЗК</w:delText>
                </w:r>
              </w:del>
            </w:ins>
            <w:bookmarkStart w:id="8297" w:name="_Toc67554391"/>
            <w:bookmarkStart w:id="8298" w:name="_Toc67555728"/>
            <w:bookmarkStart w:id="8299" w:name="_Toc67556781"/>
            <w:bookmarkEnd w:id="8297"/>
            <w:bookmarkEnd w:id="8298"/>
            <w:bookmarkEnd w:id="8299"/>
          </w:p>
        </w:tc>
        <w:tc>
          <w:tcPr>
            <w:tcW w:w="2064" w:type="pct"/>
            <w:tcPrChange w:id="8300" w:author="Александр" w:date="2020-04-13T06:32:00Z">
              <w:tcPr>
                <w:tcW w:w="2064" w:type="pct"/>
                <w:vAlign w:val="bottom"/>
              </w:tcPr>
            </w:tcPrChange>
          </w:tcPr>
          <w:p w14:paraId="595D330D" w14:textId="5019B70F" w:rsidR="003A4F65" w:rsidRPr="000E3C42" w:rsidDel="008B263D" w:rsidRDefault="003A4F65" w:rsidP="003A4F65">
            <w:pPr>
              <w:jc w:val="left"/>
              <w:rPr>
                <w:ins w:id="8301" w:author="Александр" w:date="2020-04-13T06:31:00Z"/>
                <w:del w:id="8302" w:author="Владимир Лаут" w:date="2021-03-03T11:03:00Z"/>
                <w:rFonts w:ascii="Arial" w:hAnsi="Arial" w:cs="Arial"/>
                <w:sz w:val="20"/>
                <w:szCs w:val="20"/>
                <w:lang w:eastAsia="ru-RU"/>
              </w:rPr>
            </w:pPr>
            <w:ins w:id="8303" w:author="Александр" w:date="2020-04-13T06:32:00Z">
              <w:del w:id="8304" w:author="Владимир Лаут" w:date="2021-03-03T11:02:00Z">
                <w:r w:rsidRPr="00AE7409" w:rsidDel="008B263D">
                  <w:delText>Замена ковша</w:delText>
                </w:r>
              </w:del>
            </w:ins>
            <w:bookmarkStart w:id="8305" w:name="_Toc67554392"/>
            <w:bookmarkStart w:id="8306" w:name="_Toc67555729"/>
            <w:bookmarkStart w:id="8307" w:name="_Toc67556782"/>
            <w:bookmarkEnd w:id="8305"/>
            <w:bookmarkEnd w:id="8306"/>
            <w:bookmarkEnd w:id="8307"/>
          </w:p>
        </w:tc>
        <w:tc>
          <w:tcPr>
            <w:tcW w:w="889" w:type="pct"/>
            <w:tcPrChange w:id="8308" w:author="Александр" w:date="2020-04-13T06:32:00Z">
              <w:tcPr>
                <w:tcW w:w="889" w:type="pct"/>
              </w:tcPr>
            </w:tcPrChange>
          </w:tcPr>
          <w:p w14:paraId="677C6924" w14:textId="05909C29" w:rsidR="003A4F65" w:rsidRPr="000E3C42" w:rsidDel="008B263D" w:rsidRDefault="003A4F65" w:rsidP="003A4F65">
            <w:pPr>
              <w:jc w:val="left"/>
              <w:rPr>
                <w:ins w:id="8309" w:author="Александр" w:date="2020-04-13T06:31:00Z"/>
                <w:del w:id="8310" w:author="Владимир Лаут" w:date="2021-03-03T11:03:00Z"/>
                <w:rFonts w:ascii="Arial" w:hAnsi="Arial" w:cs="Arial"/>
                <w:sz w:val="20"/>
                <w:szCs w:val="20"/>
                <w:lang w:eastAsia="ru-RU"/>
              </w:rPr>
            </w:pPr>
            <w:ins w:id="8311" w:author="Александр" w:date="2020-04-13T06:32:00Z">
              <w:del w:id="8312" w:author="Владимир Лаут" w:date="2021-03-03T11:02:00Z">
                <w:r w:rsidRPr="00AE7409" w:rsidDel="008B263D">
                  <w:delText>ЗК</w:delText>
                </w:r>
              </w:del>
            </w:ins>
            <w:bookmarkStart w:id="8313" w:name="_Toc67554393"/>
            <w:bookmarkStart w:id="8314" w:name="_Toc67555730"/>
            <w:bookmarkStart w:id="8315" w:name="_Toc67556783"/>
            <w:bookmarkEnd w:id="8313"/>
            <w:bookmarkEnd w:id="8314"/>
            <w:bookmarkEnd w:id="8315"/>
          </w:p>
        </w:tc>
        <w:tc>
          <w:tcPr>
            <w:tcW w:w="1038" w:type="pct"/>
            <w:tcPrChange w:id="8316" w:author="Александр" w:date="2020-04-13T06:32:00Z">
              <w:tcPr>
                <w:tcW w:w="1038" w:type="pct"/>
              </w:tcPr>
            </w:tcPrChange>
          </w:tcPr>
          <w:p w14:paraId="2ADA67BD" w14:textId="17C37EFA" w:rsidR="003A4F65" w:rsidRPr="000E3C42" w:rsidDel="008B263D" w:rsidRDefault="003A4F65" w:rsidP="003A4F65">
            <w:pPr>
              <w:jc w:val="left"/>
              <w:rPr>
                <w:ins w:id="8317" w:author="Александр" w:date="2020-04-13T06:31:00Z"/>
                <w:del w:id="8318" w:author="Владимир Лаут" w:date="2021-03-03T11:03:00Z"/>
                <w:rFonts w:ascii="Arial" w:hAnsi="Arial" w:cs="Arial"/>
                <w:sz w:val="20"/>
                <w:szCs w:val="20"/>
                <w:lang w:eastAsia="ru-RU"/>
              </w:rPr>
            </w:pPr>
            <w:ins w:id="8319" w:author="Александр" w:date="2020-04-13T06:32:00Z">
              <w:del w:id="8320" w:author="Владимир Лаут" w:date="2021-03-03T11:02:00Z">
                <w:r w:rsidRPr="00AE7409" w:rsidDel="008B263D">
                  <w:delText>ЗМН</w:delText>
                </w:r>
              </w:del>
            </w:ins>
            <w:bookmarkStart w:id="8321" w:name="_Toc67554394"/>
            <w:bookmarkStart w:id="8322" w:name="_Toc67555731"/>
            <w:bookmarkStart w:id="8323" w:name="_Toc67556784"/>
            <w:bookmarkEnd w:id="8321"/>
            <w:bookmarkEnd w:id="8322"/>
            <w:bookmarkEnd w:id="8323"/>
          </w:p>
        </w:tc>
        <w:bookmarkStart w:id="8324" w:name="_Toc67554395"/>
        <w:bookmarkStart w:id="8325" w:name="_Toc67555732"/>
        <w:bookmarkStart w:id="8326" w:name="_Toc67556785"/>
        <w:bookmarkEnd w:id="8324"/>
        <w:bookmarkEnd w:id="8325"/>
        <w:bookmarkEnd w:id="8326"/>
      </w:tr>
      <w:tr w:rsidR="003A4F65" w:rsidRPr="000E3C42" w:rsidDel="008B263D" w14:paraId="385075AC" w14:textId="34FD1A8E"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32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328" w:author="Александр" w:date="2020-04-13T06:31:00Z"/>
          <w:del w:id="8329" w:author="Владимир Лаут" w:date="2021-03-03T11:03:00Z"/>
          <w:trPrChange w:id="8330" w:author="Александр" w:date="2020-04-13T06:32:00Z">
            <w:trPr>
              <w:cantSplit/>
              <w:jc w:val="center"/>
            </w:trPr>
          </w:trPrChange>
        </w:trPr>
        <w:tc>
          <w:tcPr>
            <w:tcW w:w="1009" w:type="pct"/>
            <w:tcPrChange w:id="8331" w:author="Александр" w:date="2020-04-13T06:32:00Z">
              <w:tcPr>
                <w:tcW w:w="1009" w:type="pct"/>
              </w:tcPr>
            </w:tcPrChange>
          </w:tcPr>
          <w:p w14:paraId="776E9362" w14:textId="7124D655" w:rsidR="003A4F65" w:rsidRPr="000E3C42" w:rsidDel="008B263D" w:rsidRDefault="003A4F65" w:rsidP="003A4F65">
            <w:pPr>
              <w:jc w:val="left"/>
              <w:rPr>
                <w:ins w:id="8332" w:author="Александр" w:date="2020-04-13T06:31:00Z"/>
                <w:del w:id="8333" w:author="Владимир Лаут" w:date="2021-03-03T11:03:00Z"/>
                <w:rFonts w:ascii="Arial" w:hAnsi="Arial" w:cs="Arial"/>
                <w:sz w:val="20"/>
                <w:szCs w:val="20"/>
                <w:lang w:eastAsia="ru-RU"/>
              </w:rPr>
            </w:pPr>
            <w:ins w:id="8334" w:author="Александр" w:date="2020-04-13T06:32:00Z">
              <w:del w:id="8335" w:author="Владимир Лаут" w:date="2021-03-03T11:02:00Z">
                <w:r w:rsidRPr="00AE7409" w:rsidDel="008B263D">
                  <w:delText>ЗП</w:delText>
                </w:r>
              </w:del>
            </w:ins>
            <w:bookmarkStart w:id="8336" w:name="_Toc67554396"/>
            <w:bookmarkStart w:id="8337" w:name="_Toc67555733"/>
            <w:bookmarkStart w:id="8338" w:name="_Toc67556786"/>
            <w:bookmarkEnd w:id="8336"/>
            <w:bookmarkEnd w:id="8337"/>
            <w:bookmarkEnd w:id="8338"/>
          </w:p>
        </w:tc>
        <w:tc>
          <w:tcPr>
            <w:tcW w:w="2064" w:type="pct"/>
            <w:tcPrChange w:id="8339" w:author="Александр" w:date="2020-04-13T06:32:00Z">
              <w:tcPr>
                <w:tcW w:w="2064" w:type="pct"/>
                <w:vAlign w:val="bottom"/>
              </w:tcPr>
            </w:tcPrChange>
          </w:tcPr>
          <w:p w14:paraId="68191035" w14:textId="2D3F7ADC" w:rsidR="003A4F65" w:rsidRPr="000E3C42" w:rsidDel="008B263D" w:rsidRDefault="003A4F65" w:rsidP="003A4F65">
            <w:pPr>
              <w:jc w:val="left"/>
              <w:rPr>
                <w:ins w:id="8340" w:author="Александр" w:date="2020-04-13T06:31:00Z"/>
                <w:del w:id="8341" w:author="Владимир Лаут" w:date="2021-03-03T11:03:00Z"/>
                <w:rFonts w:ascii="Arial" w:hAnsi="Arial" w:cs="Arial"/>
                <w:sz w:val="20"/>
                <w:szCs w:val="20"/>
                <w:lang w:eastAsia="ru-RU"/>
              </w:rPr>
            </w:pPr>
            <w:ins w:id="8342" w:author="Александр" w:date="2020-04-13T06:32:00Z">
              <w:del w:id="8343" w:author="Владимир Лаут" w:date="2021-03-03T11:02:00Z">
                <w:r w:rsidRPr="00AE7409" w:rsidDel="008B263D">
                  <w:delText>Замена конечной передачи</w:delText>
                </w:r>
              </w:del>
            </w:ins>
            <w:bookmarkStart w:id="8344" w:name="_Toc67554397"/>
            <w:bookmarkStart w:id="8345" w:name="_Toc67555734"/>
            <w:bookmarkStart w:id="8346" w:name="_Toc67556787"/>
            <w:bookmarkEnd w:id="8344"/>
            <w:bookmarkEnd w:id="8345"/>
            <w:bookmarkEnd w:id="8346"/>
          </w:p>
        </w:tc>
        <w:tc>
          <w:tcPr>
            <w:tcW w:w="889" w:type="pct"/>
            <w:tcPrChange w:id="8347" w:author="Александр" w:date="2020-04-13T06:32:00Z">
              <w:tcPr>
                <w:tcW w:w="889" w:type="pct"/>
              </w:tcPr>
            </w:tcPrChange>
          </w:tcPr>
          <w:p w14:paraId="248FB9F7" w14:textId="775906B0" w:rsidR="003A4F65" w:rsidRPr="000E3C42" w:rsidDel="008B263D" w:rsidRDefault="003A4F65" w:rsidP="003A4F65">
            <w:pPr>
              <w:jc w:val="left"/>
              <w:rPr>
                <w:ins w:id="8348" w:author="Александр" w:date="2020-04-13T06:31:00Z"/>
                <w:del w:id="8349" w:author="Владимир Лаут" w:date="2021-03-03T11:03:00Z"/>
                <w:rFonts w:ascii="Arial" w:hAnsi="Arial" w:cs="Arial"/>
                <w:sz w:val="20"/>
                <w:szCs w:val="20"/>
                <w:lang w:eastAsia="ru-RU"/>
              </w:rPr>
            </w:pPr>
            <w:ins w:id="8350" w:author="Александр" w:date="2020-04-13T06:32:00Z">
              <w:del w:id="8351" w:author="Владимир Лаут" w:date="2021-03-03T11:02:00Z">
                <w:r w:rsidRPr="00AE7409" w:rsidDel="008B263D">
                  <w:delText>ЗП</w:delText>
                </w:r>
              </w:del>
            </w:ins>
            <w:bookmarkStart w:id="8352" w:name="_Toc67554398"/>
            <w:bookmarkStart w:id="8353" w:name="_Toc67555735"/>
            <w:bookmarkStart w:id="8354" w:name="_Toc67556788"/>
            <w:bookmarkEnd w:id="8352"/>
            <w:bookmarkEnd w:id="8353"/>
            <w:bookmarkEnd w:id="8354"/>
          </w:p>
        </w:tc>
        <w:tc>
          <w:tcPr>
            <w:tcW w:w="1038" w:type="pct"/>
            <w:tcPrChange w:id="8355" w:author="Александр" w:date="2020-04-13T06:32:00Z">
              <w:tcPr>
                <w:tcW w:w="1038" w:type="pct"/>
              </w:tcPr>
            </w:tcPrChange>
          </w:tcPr>
          <w:p w14:paraId="38DE041C" w14:textId="2D6273B1" w:rsidR="003A4F65" w:rsidRPr="000E3C42" w:rsidDel="008B263D" w:rsidRDefault="003A4F65" w:rsidP="003A4F65">
            <w:pPr>
              <w:jc w:val="left"/>
              <w:rPr>
                <w:ins w:id="8356" w:author="Александр" w:date="2020-04-13T06:31:00Z"/>
                <w:del w:id="8357" w:author="Владимир Лаут" w:date="2021-03-03T11:03:00Z"/>
                <w:rFonts w:ascii="Arial" w:hAnsi="Arial" w:cs="Arial"/>
                <w:sz w:val="20"/>
                <w:szCs w:val="20"/>
                <w:lang w:eastAsia="ru-RU"/>
              </w:rPr>
            </w:pPr>
            <w:ins w:id="8358" w:author="Александр" w:date="2020-04-13T06:32:00Z">
              <w:del w:id="8359" w:author="Владимир Лаут" w:date="2021-03-03T11:02:00Z">
                <w:r w:rsidRPr="00AE7409" w:rsidDel="008B263D">
                  <w:delText>ЗМН</w:delText>
                </w:r>
              </w:del>
            </w:ins>
            <w:bookmarkStart w:id="8360" w:name="_Toc67554399"/>
            <w:bookmarkStart w:id="8361" w:name="_Toc67555736"/>
            <w:bookmarkStart w:id="8362" w:name="_Toc67556789"/>
            <w:bookmarkEnd w:id="8360"/>
            <w:bookmarkEnd w:id="8361"/>
            <w:bookmarkEnd w:id="8362"/>
          </w:p>
        </w:tc>
        <w:bookmarkStart w:id="8363" w:name="_Toc67554400"/>
        <w:bookmarkStart w:id="8364" w:name="_Toc67555737"/>
        <w:bookmarkStart w:id="8365" w:name="_Toc67556790"/>
        <w:bookmarkEnd w:id="8363"/>
        <w:bookmarkEnd w:id="8364"/>
        <w:bookmarkEnd w:id="8365"/>
      </w:tr>
      <w:tr w:rsidR="003A4F65" w:rsidRPr="000E3C42" w:rsidDel="008B263D" w14:paraId="380E9C3D" w14:textId="7E1A22F0"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36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367" w:author="Александр" w:date="2020-04-13T06:31:00Z"/>
          <w:del w:id="8368" w:author="Владимир Лаут" w:date="2021-03-03T11:03:00Z"/>
          <w:trPrChange w:id="8369" w:author="Александр" w:date="2020-04-13T06:32:00Z">
            <w:trPr>
              <w:cantSplit/>
              <w:jc w:val="center"/>
            </w:trPr>
          </w:trPrChange>
        </w:trPr>
        <w:tc>
          <w:tcPr>
            <w:tcW w:w="1009" w:type="pct"/>
            <w:tcPrChange w:id="8370" w:author="Александр" w:date="2020-04-13T06:32:00Z">
              <w:tcPr>
                <w:tcW w:w="1009" w:type="pct"/>
              </w:tcPr>
            </w:tcPrChange>
          </w:tcPr>
          <w:p w14:paraId="2676EEE0" w14:textId="6CF07779" w:rsidR="003A4F65" w:rsidRPr="000E3C42" w:rsidDel="008B263D" w:rsidRDefault="003A4F65" w:rsidP="003A4F65">
            <w:pPr>
              <w:jc w:val="left"/>
              <w:rPr>
                <w:ins w:id="8371" w:author="Александр" w:date="2020-04-13T06:31:00Z"/>
                <w:del w:id="8372" w:author="Владимир Лаут" w:date="2021-03-03T11:03:00Z"/>
                <w:rFonts w:ascii="Arial" w:hAnsi="Arial" w:cs="Arial"/>
                <w:sz w:val="20"/>
                <w:szCs w:val="20"/>
                <w:lang w:eastAsia="ru-RU"/>
              </w:rPr>
            </w:pPr>
            <w:ins w:id="8373" w:author="Александр" w:date="2020-04-13T06:32:00Z">
              <w:del w:id="8374" w:author="Владимир Лаут" w:date="2021-03-03T11:02:00Z">
                <w:r w:rsidRPr="00AE7409" w:rsidDel="008B263D">
                  <w:delText>К1</w:delText>
                </w:r>
              </w:del>
            </w:ins>
            <w:bookmarkStart w:id="8375" w:name="_Toc67554401"/>
            <w:bookmarkStart w:id="8376" w:name="_Toc67555738"/>
            <w:bookmarkStart w:id="8377" w:name="_Toc67556791"/>
            <w:bookmarkEnd w:id="8375"/>
            <w:bookmarkEnd w:id="8376"/>
            <w:bookmarkEnd w:id="8377"/>
          </w:p>
        </w:tc>
        <w:tc>
          <w:tcPr>
            <w:tcW w:w="2064" w:type="pct"/>
            <w:tcPrChange w:id="8378" w:author="Александр" w:date="2020-04-13T06:32:00Z">
              <w:tcPr>
                <w:tcW w:w="2064" w:type="pct"/>
                <w:vAlign w:val="bottom"/>
              </w:tcPr>
            </w:tcPrChange>
          </w:tcPr>
          <w:p w14:paraId="3BB6DC32" w14:textId="60245E82" w:rsidR="003A4F65" w:rsidRPr="000E3C42" w:rsidDel="008B263D" w:rsidRDefault="003A4F65" w:rsidP="003A4F65">
            <w:pPr>
              <w:jc w:val="left"/>
              <w:rPr>
                <w:ins w:id="8379" w:author="Александр" w:date="2020-04-13T06:31:00Z"/>
                <w:del w:id="8380" w:author="Владимир Лаут" w:date="2021-03-03T11:03:00Z"/>
                <w:rFonts w:ascii="Arial" w:hAnsi="Arial" w:cs="Arial"/>
                <w:sz w:val="20"/>
                <w:szCs w:val="20"/>
                <w:lang w:eastAsia="ru-RU"/>
              </w:rPr>
            </w:pPr>
            <w:ins w:id="8381" w:author="Александр" w:date="2020-04-13T06:32:00Z">
              <w:del w:id="8382" w:author="Владимир Лаут" w:date="2021-03-03T11:02:00Z">
                <w:r w:rsidRPr="00AE7409" w:rsidDel="008B263D">
                  <w:delText>Капитальный ремонт 1</w:delText>
                </w:r>
              </w:del>
            </w:ins>
            <w:bookmarkStart w:id="8383" w:name="_Toc67554402"/>
            <w:bookmarkStart w:id="8384" w:name="_Toc67555739"/>
            <w:bookmarkStart w:id="8385" w:name="_Toc67556792"/>
            <w:bookmarkEnd w:id="8383"/>
            <w:bookmarkEnd w:id="8384"/>
            <w:bookmarkEnd w:id="8385"/>
          </w:p>
        </w:tc>
        <w:tc>
          <w:tcPr>
            <w:tcW w:w="889" w:type="pct"/>
            <w:tcPrChange w:id="8386" w:author="Александр" w:date="2020-04-13T06:32:00Z">
              <w:tcPr>
                <w:tcW w:w="889" w:type="pct"/>
              </w:tcPr>
            </w:tcPrChange>
          </w:tcPr>
          <w:p w14:paraId="712A3551" w14:textId="6E4A7D50" w:rsidR="003A4F65" w:rsidRPr="000E3C42" w:rsidDel="008B263D" w:rsidRDefault="003A4F65" w:rsidP="003A4F65">
            <w:pPr>
              <w:jc w:val="left"/>
              <w:rPr>
                <w:ins w:id="8387" w:author="Александр" w:date="2020-04-13T06:31:00Z"/>
                <w:del w:id="8388" w:author="Владимир Лаут" w:date="2021-03-03T11:03:00Z"/>
                <w:rFonts w:ascii="Arial" w:hAnsi="Arial" w:cs="Arial"/>
                <w:sz w:val="20"/>
                <w:szCs w:val="20"/>
                <w:lang w:eastAsia="ru-RU"/>
              </w:rPr>
            </w:pPr>
            <w:ins w:id="8389" w:author="Александр" w:date="2020-04-13T06:32:00Z">
              <w:del w:id="8390" w:author="Владимир Лаут" w:date="2021-03-03T11:02:00Z">
                <w:r w:rsidRPr="00AE7409" w:rsidDel="008B263D">
                  <w:delText>К1</w:delText>
                </w:r>
              </w:del>
            </w:ins>
            <w:bookmarkStart w:id="8391" w:name="_Toc67554403"/>
            <w:bookmarkStart w:id="8392" w:name="_Toc67555740"/>
            <w:bookmarkStart w:id="8393" w:name="_Toc67556793"/>
            <w:bookmarkEnd w:id="8391"/>
            <w:bookmarkEnd w:id="8392"/>
            <w:bookmarkEnd w:id="8393"/>
          </w:p>
        </w:tc>
        <w:tc>
          <w:tcPr>
            <w:tcW w:w="1038" w:type="pct"/>
            <w:tcPrChange w:id="8394" w:author="Александр" w:date="2020-04-13T06:32:00Z">
              <w:tcPr>
                <w:tcW w:w="1038" w:type="pct"/>
              </w:tcPr>
            </w:tcPrChange>
          </w:tcPr>
          <w:p w14:paraId="7B4C4561" w14:textId="3AB648F8" w:rsidR="003A4F65" w:rsidRPr="000E3C42" w:rsidDel="008B263D" w:rsidRDefault="003A4F65" w:rsidP="003A4F65">
            <w:pPr>
              <w:jc w:val="left"/>
              <w:rPr>
                <w:ins w:id="8395" w:author="Александр" w:date="2020-04-13T06:31:00Z"/>
                <w:del w:id="8396" w:author="Владимир Лаут" w:date="2021-03-03T11:03:00Z"/>
                <w:rFonts w:ascii="Arial" w:hAnsi="Arial" w:cs="Arial"/>
                <w:sz w:val="20"/>
                <w:szCs w:val="20"/>
                <w:lang w:eastAsia="ru-RU"/>
              </w:rPr>
            </w:pPr>
            <w:ins w:id="8397" w:author="Александр" w:date="2020-04-13T06:32:00Z">
              <w:del w:id="8398" w:author="Владимир Лаут" w:date="2021-03-03T11:02:00Z">
                <w:r w:rsidRPr="00AE7409" w:rsidDel="008B263D">
                  <w:delText>КР1</w:delText>
                </w:r>
              </w:del>
            </w:ins>
            <w:bookmarkStart w:id="8399" w:name="_Toc67554404"/>
            <w:bookmarkStart w:id="8400" w:name="_Toc67555741"/>
            <w:bookmarkStart w:id="8401" w:name="_Toc67556794"/>
            <w:bookmarkEnd w:id="8399"/>
            <w:bookmarkEnd w:id="8400"/>
            <w:bookmarkEnd w:id="8401"/>
          </w:p>
        </w:tc>
        <w:bookmarkStart w:id="8402" w:name="_Toc67554405"/>
        <w:bookmarkStart w:id="8403" w:name="_Toc67555742"/>
        <w:bookmarkStart w:id="8404" w:name="_Toc67556795"/>
        <w:bookmarkEnd w:id="8402"/>
        <w:bookmarkEnd w:id="8403"/>
        <w:bookmarkEnd w:id="8404"/>
      </w:tr>
      <w:tr w:rsidR="003A4F65" w:rsidRPr="000E3C42" w:rsidDel="008B263D" w14:paraId="5CB23236" w14:textId="75FB28A3"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40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406" w:author="Александр" w:date="2020-04-13T06:31:00Z"/>
          <w:del w:id="8407" w:author="Владимир Лаут" w:date="2021-03-03T11:03:00Z"/>
          <w:trPrChange w:id="8408" w:author="Александр" w:date="2020-04-13T06:32:00Z">
            <w:trPr>
              <w:cantSplit/>
              <w:jc w:val="center"/>
            </w:trPr>
          </w:trPrChange>
        </w:trPr>
        <w:tc>
          <w:tcPr>
            <w:tcW w:w="1009" w:type="pct"/>
            <w:tcPrChange w:id="8409" w:author="Александр" w:date="2020-04-13T06:32:00Z">
              <w:tcPr>
                <w:tcW w:w="1009" w:type="pct"/>
              </w:tcPr>
            </w:tcPrChange>
          </w:tcPr>
          <w:p w14:paraId="16AEE58A" w14:textId="4BBB5104" w:rsidR="003A4F65" w:rsidRPr="000E3C42" w:rsidDel="008B263D" w:rsidRDefault="003A4F65" w:rsidP="003A4F65">
            <w:pPr>
              <w:jc w:val="left"/>
              <w:rPr>
                <w:ins w:id="8410" w:author="Александр" w:date="2020-04-13T06:31:00Z"/>
                <w:del w:id="8411" w:author="Владимир Лаут" w:date="2021-03-03T11:03:00Z"/>
                <w:rFonts w:ascii="Arial" w:hAnsi="Arial" w:cs="Arial"/>
                <w:sz w:val="20"/>
                <w:szCs w:val="20"/>
                <w:lang w:eastAsia="ru-RU"/>
              </w:rPr>
            </w:pPr>
            <w:ins w:id="8412" w:author="Александр" w:date="2020-04-13T06:32:00Z">
              <w:del w:id="8413" w:author="Владимир Лаут" w:date="2021-03-03T11:02:00Z">
                <w:r w:rsidRPr="00AE7409" w:rsidDel="008B263D">
                  <w:delText>К2</w:delText>
                </w:r>
              </w:del>
            </w:ins>
            <w:bookmarkStart w:id="8414" w:name="_Toc67554406"/>
            <w:bookmarkStart w:id="8415" w:name="_Toc67555743"/>
            <w:bookmarkStart w:id="8416" w:name="_Toc67556796"/>
            <w:bookmarkEnd w:id="8414"/>
            <w:bookmarkEnd w:id="8415"/>
            <w:bookmarkEnd w:id="8416"/>
          </w:p>
        </w:tc>
        <w:tc>
          <w:tcPr>
            <w:tcW w:w="2064" w:type="pct"/>
            <w:tcPrChange w:id="8417" w:author="Александр" w:date="2020-04-13T06:32:00Z">
              <w:tcPr>
                <w:tcW w:w="2064" w:type="pct"/>
                <w:vAlign w:val="bottom"/>
              </w:tcPr>
            </w:tcPrChange>
          </w:tcPr>
          <w:p w14:paraId="4EA8A1F8" w14:textId="6C1FDBCB" w:rsidR="003A4F65" w:rsidRPr="000E3C42" w:rsidDel="008B263D" w:rsidRDefault="003A4F65" w:rsidP="003A4F65">
            <w:pPr>
              <w:jc w:val="left"/>
              <w:rPr>
                <w:ins w:id="8418" w:author="Александр" w:date="2020-04-13T06:31:00Z"/>
                <w:del w:id="8419" w:author="Владимир Лаут" w:date="2021-03-03T11:03:00Z"/>
                <w:rFonts w:ascii="Arial" w:hAnsi="Arial" w:cs="Arial"/>
                <w:sz w:val="20"/>
                <w:szCs w:val="20"/>
                <w:lang w:eastAsia="ru-RU"/>
              </w:rPr>
            </w:pPr>
            <w:ins w:id="8420" w:author="Александр" w:date="2020-04-13T06:32:00Z">
              <w:del w:id="8421" w:author="Владимир Лаут" w:date="2021-03-03T11:02:00Z">
                <w:r w:rsidRPr="00AE7409" w:rsidDel="008B263D">
                  <w:delText>Капитальный ремонт 2</w:delText>
                </w:r>
              </w:del>
            </w:ins>
            <w:bookmarkStart w:id="8422" w:name="_Toc67554407"/>
            <w:bookmarkStart w:id="8423" w:name="_Toc67555744"/>
            <w:bookmarkStart w:id="8424" w:name="_Toc67556797"/>
            <w:bookmarkEnd w:id="8422"/>
            <w:bookmarkEnd w:id="8423"/>
            <w:bookmarkEnd w:id="8424"/>
          </w:p>
        </w:tc>
        <w:tc>
          <w:tcPr>
            <w:tcW w:w="889" w:type="pct"/>
            <w:tcPrChange w:id="8425" w:author="Александр" w:date="2020-04-13T06:32:00Z">
              <w:tcPr>
                <w:tcW w:w="889" w:type="pct"/>
              </w:tcPr>
            </w:tcPrChange>
          </w:tcPr>
          <w:p w14:paraId="365A81D5" w14:textId="1D3FF6AE" w:rsidR="003A4F65" w:rsidRPr="000E3C42" w:rsidDel="008B263D" w:rsidRDefault="003A4F65" w:rsidP="003A4F65">
            <w:pPr>
              <w:jc w:val="left"/>
              <w:rPr>
                <w:ins w:id="8426" w:author="Александр" w:date="2020-04-13T06:31:00Z"/>
                <w:del w:id="8427" w:author="Владимир Лаут" w:date="2021-03-03T11:03:00Z"/>
                <w:rFonts w:ascii="Arial" w:hAnsi="Arial" w:cs="Arial"/>
                <w:sz w:val="20"/>
                <w:szCs w:val="20"/>
                <w:lang w:eastAsia="ru-RU"/>
              </w:rPr>
            </w:pPr>
            <w:ins w:id="8428" w:author="Александр" w:date="2020-04-13T06:32:00Z">
              <w:del w:id="8429" w:author="Владимир Лаут" w:date="2021-03-03T11:02:00Z">
                <w:r w:rsidRPr="00AE7409" w:rsidDel="008B263D">
                  <w:delText>К2</w:delText>
                </w:r>
              </w:del>
            </w:ins>
            <w:bookmarkStart w:id="8430" w:name="_Toc67554408"/>
            <w:bookmarkStart w:id="8431" w:name="_Toc67555745"/>
            <w:bookmarkStart w:id="8432" w:name="_Toc67556798"/>
            <w:bookmarkEnd w:id="8430"/>
            <w:bookmarkEnd w:id="8431"/>
            <w:bookmarkEnd w:id="8432"/>
          </w:p>
        </w:tc>
        <w:tc>
          <w:tcPr>
            <w:tcW w:w="1038" w:type="pct"/>
            <w:tcPrChange w:id="8433" w:author="Александр" w:date="2020-04-13T06:32:00Z">
              <w:tcPr>
                <w:tcW w:w="1038" w:type="pct"/>
              </w:tcPr>
            </w:tcPrChange>
          </w:tcPr>
          <w:p w14:paraId="4933A0F2" w14:textId="39E73579" w:rsidR="003A4F65" w:rsidRPr="000E3C42" w:rsidDel="008B263D" w:rsidRDefault="003A4F65" w:rsidP="003A4F65">
            <w:pPr>
              <w:jc w:val="left"/>
              <w:rPr>
                <w:ins w:id="8434" w:author="Александр" w:date="2020-04-13T06:31:00Z"/>
                <w:del w:id="8435" w:author="Владимир Лаут" w:date="2021-03-03T11:03:00Z"/>
                <w:rFonts w:ascii="Arial" w:hAnsi="Arial" w:cs="Arial"/>
                <w:sz w:val="20"/>
                <w:szCs w:val="20"/>
                <w:lang w:eastAsia="ru-RU"/>
              </w:rPr>
            </w:pPr>
            <w:ins w:id="8436" w:author="Александр" w:date="2020-04-13T06:32:00Z">
              <w:del w:id="8437" w:author="Владимир Лаут" w:date="2021-03-03T11:02:00Z">
                <w:r w:rsidRPr="00AE7409" w:rsidDel="008B263D">
                  <w:delText>КР2</w:delText>
                </w:r>
              </w:del>
            </w:ins>
            <w:bookmarkStart w:id="8438" w:name="_Toc67554409"/>
            <w:bookmarkStart w:id="8439" w:name="_Toc67555746"/>
            <w:bookmarkStart w:id="8440" w:name="_Toc67556799"/>
            <w:bookmarkEnd w:id="8438"/>
            <w:bookmarkEnd w:id="8439"/>
            <w:bookmarkEnd w:id="8440"/>
          </w:p>
        </w:tc>
        <w:bookmarkStart w:id="8441" w:name="_Toc67554410"/>
        <w:bookmarkStart w:id="8442" w:name="_Toc67555747"/>
        <w:bookmarkStart w:id="8443" w:name="_Toc67556800"/>
        <w:bookmarkEnd w:id="8441"/>
        <w:bookmarkEnd w:id="8442"/>
        <w:bookmarkEnd w:id="8443"/>
      </w:tr>
      <w:tr w:rsidR="003A4F65" w:rsidRPr="000E3C42" w:rsidDel="008B263D" w14:paraId="5C0FE00A" w14:textId="2619103C"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44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445" w:author="Александр" w:date="2020-04-13T06:30:00Z"/>
          <w:del w:id="8446" w:author="Владимир Лаут" w:date="2021-03-03T11:03:00Z"/>
          <w:trPrChange w:id="8447" w:author="Александр" w:date="2020-04-13T06:32:00Z">
            <w:trPr>
              <w:cantSplit/>
              <w:jc w:val="center"/>
            </w:trPr>
          </w:trPrChange>
        </w:trPr>
        <w:tc>
          <w:tcPr>
            <w:tcW w:w="1009" w:type="pct"/>
            <w:tcPrChange w:id="8448" w:author="Александр" w:date="2020-04-13T06:32:00Z">
              <w:tcPr>
                <w:tcW w:w="1009" w:type="pct"/>
              </w:tcPr>
            </w:tcPrChange>
          </w:tcPr>
          <w:p w14:paraId="6D4520E6" w14:textId="3F52F292" w:rsidR="003A4F65" w:rsidRPr="000E3C42" w:rsidDel="008B263D" w:rsidRDefault="003A4F65" w:rsidP="003A4F65">
            <w:pPr>
              <w:jc w:val="left"/>
              <w:rPr>
                <w:ins w:id="8449" w:author="Александр" w:date="2020-04-13T06:30:00Z"/>
                <w:del w:id="8450" w:author="Владимир Лаут" w:date="2021-03-03T11:03:00Z"/>
                <w:rFonts w:ascii="Arial" w:hAnsi="Arial" w:cs="Arial"/>
                <w:sz w:val="20"/>
                <w:szCs w:val="20"/>
                <w:lang w:eastAsia="ru-RU"/>
              </w:rPr>
            </w:pPr>
            <w:ins w:id="8451" w:author="Александр" w:date="2020-04-13T06:32:00Z">
              <w:del w:id="8452" w:author="Владимир Лаут" w:date="2021-03-03T11:02:00Z">
                <w:r w:rsidRPr="00AE7409" w:rsidDel="008B263D">
                  <w:delText>К3</w:delText>
                </w:r>
              </w:del>
            </w:ins>
            <w:bookmarkStart w:id="8453" w:name="_Toc67554411"/>
            <w:bookmarkStart w:id="8454" w:name="_Toc67555748"/>
            <w:bookmarkStart w:id="8455" w:name="_Toc67556801"/>
            <w:bookmarkEnd w:id="8453"/>
            <w:bookmarkEnd w:id="8454"/>
            <w:bookmarkEnd w:id="8455"/>
          </w:p>
        </w:tc>
        <w:tc>
          <w:tcPr>
            <w:tcW w:w="2064" w:type="pct"/>
            <w:tcPrChange w:id="8456" w:author="Александр" w:date="2020-04-13T06:32:00Z">
              <w:tcPr>
                <w:tcW w:w="2064" w:type="pct"/>
                <w:vAlign w:val="bottom"/>
              </w:tcPr>
            </w:tcPrChange>
          </w:tcPr>
          <w:p w14:paraId="100BFB96" w14:textId="6C30A088" w:rsidR="003A4F65" w:rsidRPr="000E3C42" w:rsidDel="008B263D" w:rsidRDefault="003A4F65" w:rsidP="003A4F65">
            <w:pPr>
              <w:jc w:val="left"/>
              <w:rPr>
                <w:ins w:id="8457" w:author="Александр" w:date="2020-04-13T06:30:00Z"/>
                <w:del w:id="8458" w:author="Владимир Лаут" w:date="2021-03-03T11:03:00Z"/>
                <w:rFonts w:ascii="Arial" w:hAnsi="Arial" w:cs="Arial"/>
                <w:sz w:val="20"/>
                <w:szCs w:val="20"/>
                <w:lang w:eastAsia="ru-RU"/>
              </w:rPr>
            </w:pPr>
            <w:ins w:id="8459" w:author="Александр" w:date="2020-04-13T06:32:00Z">
              <w:del w:id="8460" w:author="Владимир Лаут" w:date="2021-03-03T11:02:00Z">
                <w:r w:rsidRPr="00AE7409" w:rsidDel="008B263D">
                  <w:delText>Капитальный ремонт 3</w:delText>
                </w:r>
              </w:del>
            </w:ins>
            <w:bookmarkStart w:id="8461" w:name="_Toc67554412"/>
            <w:bookmarkStart w:id="8462" w:name="_Toc67555749"/>
            <w:bookmarkStart w:id="8463" w:name="_Toc67556802"/>
            <w:bookmarkEnd w:id="8461"/>
            <w:bookmarkEnd w:id="8462"/>
            <w:bookmarkEnd w:id="8463"/>
          </w:p>
        </w:tc>
        <w:tc>
          <w:tcPr>
            <w:tcW w:w="889" w:type="pct"/>
            <w:tcPrChange w:id="8464" w:author="Александр" w:date="2020-04-13T06:32:00Z">
              <w:tcPr>
                <w:tcW w:w="889" w:type="pct"/>
              </w:tcPr>
            </w:tcPrChange>
          </w:tcPr>
          <w:p w14:paraId="36BF6FDA" w14:textId="208B64EA" w:rsidR="003A4F65" w:rsidRPr="000E3C42" w:rsidDel="008B263D" w:rsidRDefault="003A4F65" w:rsidP="003A4F65">
            <w:pPr>
              <w:jc w:val="left"/>
              <w:rPr>
                <w:ins w:id="8465" w:author="Александр" w:date="2020-04-13T06:30:00Z"/>
                <w:del w:id="8466" w:author="Владимир Лаут" w:date="2021-03-03T11:03:00Z"/>
                <w:rFonts w:ascii="Arial" w:hAnsi="Arial" w:cs="Arial"/>
                <w:sz w:val="20"/>
                <w:szCs w:val="20"/>
                <w:lang w:eastAsia="ru-RU"/>
              </w:rPr>
            </w:pPr>
            <w:ins w:id="8467" w:author="Александр" w:date="2020-04-13T06:32:00Z">
              <w:del w:id="8468" w:author="Владимир Лаут" w:date="2021-03-03T11:02:00Z">
                <w:r w:rsidRPr="00AE7409" w:rsidDel="008B263D">
                  <w:delText>К3</w:delText>
                </w:r>
              </w:del>
            </w:ins>
            <w:bookmarkStart w:id="8469" w:name="_Toc67554413"/>
            <w:bookmarkStart w:id="8470" w:name="_Toc67555750"/>
            <w:bookmarkStart w:id="8471" w:name="_Toc67556803"/>
            <w:bookmarkEnd w:id="8469"/>
            <w:bookmarkEnd w:id="8470"/>
            <w:bookmarkEnd w:id="8471"/>
          </w:p>
        </w:tc>
        <w:tc>
          <w:tcPr>
            <w:tcW w:w="1038" w:type="pct"/>
            <w:tcPrChange w:id="8472" w:author="Александр" w:date="2020-04-13T06:32:00Z">
              <w:tcPr>
                <w:tcW w:w="1038" w:type="pct"/>
              </w:tcPr>
            </w:tcPrChange>
          </w:tcPr>
          <w:p w14:paraId="6932C72C" w14:textId="1EAB20E1" w:rsidR="003A4F65" w:rsidRPr="000E3C42" w:rsidDel="008B263D" w:rsidRDefault="003A4F65" w:rsidP="003A4F65">
            <w:pPr>
              <w:jc w:val="left"/>
              <w:rPr>
                <w:ins w:id="8473" w:author="Александр" w:date="2020-04-13T06:30:00Z"/>
                <w:del w:id="8474" w:author="Владимир Лаут" w:date="2021-03-03T11:03:00Z"/>
                <w:rFonts w:ascii="Arial" w:hAnsi="Arial" w:cs="Arial"/>
                <w:sz w:val="20"/>
                <w:szCs w:val="20"/>
                <w:lang w:eastAsia="ru-RU"/>
              </w:rPr>
            </w:pPr>
            <w:ins w:id="8475" w:author="Александр" w:date="2020-04-13T06:32:00Z">
              <w:del w:id="8476" w:author="Владимир Лаут" w:date="2021-03-03T11:02:00Z">
                <w:r w:rsidRPr="00AE7409" w:rsidDel="008B263D">
                  <w:delText>КР3</w:delText>
                </w:r>
              </w:del>
            </w:ins>
            <w:bookmarkStart w:id="8477" w:name="_Toc67554414"/>
            <w:bookmarkStart w:id="8478" w:name="_Toc67555751"/>
            <w:bookmarkStart w:id="8479" w:name="_Toc67556804"/>
            <w:bookmarkEnd w:id="8477"/>
            <w:bookmarkEnd w:id="8478"/>
            <w:bookmarkEnd w:id="8479"/>
          </w:p>
        </w:tc>
        <w:bookmarkStart w:id="8480" w:name="_Toc67554415"/>
        <w:bookmarkStart w:id="8481" w:name="_Toc67555752"/>
        <w:bookmarkStart w:id="8482" w:name="_Toc67556805"/>
        <w:bookmarkEnd w:id="8480"/>
        <w:bookmarkEnd w:id="8481"/>
        <w:bookmarkEnd w:id="8482"/>
      </w:tr>
      <w:tr w:rsidR="003A4F65" w:rsidRPr="000E3C42" w:rsidDel="008B263D" w14:paraId="08E0077F" w14:textId="0FED3DA8"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48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484" w:author="Александр" w:date="2020-04-13T06:30:00Z"/>
          <w:del w:id="8485" w:author="Владимир Лаут" w:date="2021-03-03T11:03:00Z"/>
          <w:trPrChange w:id="8486" w:author="Александр" w:date="2020-04-13T06:32:00Z">
            <w:trPr>
              <w:cantSplit/>
              <w:jc w:val="center"/>
            </w:trPr>
          </w:trPrChange>
        </w:trPr>
        <w:tc>
          <w:tcPr>
            <w:tcW w:w="1009" w:type="pct"/>
            <w:tcPrChange w:id="8487" w:author="Александр" w:date="2020-04-13T06:32:00Z">
              <w:tcPr>
                <w:tcW w:w="1009" w:type="pct"/>
              </w:tcPr>
            </w:tcPrChange>
          </w:tcPr>
          <w:p w14:paraId="7E1AE027" w14:textId="2A90A5FD" w:rsidR="003A4F65" w:rsidRPr="000E3C42" w:rsidDel="008B263D" w:rsidRDefault="003A4F65" w:rsidP="003A4F65">
            <w:pPr>
              <w:jc w:val="left"/>
              <w:rPr>
                <w:ins w:id="8488" w:author="Александр" w:date="2020-04-13T06:30:00Z"/>
                <w:del w:id="8489" w:author="Владимир Лаут" w:date="2021-03-03T11:03:00Z"/>
                <w:rFonts w:ascii="Arial" w:hAnsi="Arial" w:cs="Arial"/>
                <w:sz w:val="20"/>
                <w:szCs w:val="20"/>
                <w:lang w:eastAsia="ru-RU"/>
              </w:rPr>
            </w:pPr>
            <w:ins w:id="8490" w:author="Александр" w:date="2020-04-13T06:32:00Z">
              <w:del w:id="8491" w:author="Владимир Лаут" w:date="2021-03-03T11:02:00Z">
                <w:r w:rsidRPr="00AE7409" w:rsidDel="008B263D">
                  <w:delText>КР</w:delText>
                </w:r>
              </w:del>
            </w:ins>
            <w:bookmarkStart w:id="8492" w:name="_Toc67554416"/>
            <w:bookmarkStart w:id="8493" w:name="_Toc67555753"/>
            <w:bookmarkStart w:id="8494" w:name="_Toc67556806"/>
            <w:bookmarkEnd w:id="8492"/>
            <w:bookmarkEnd w:id="8493"/>
            <w:bookmarkEnd w:id="8494"/>
          </w:p>
        </w:tc>
        <w:tc>
          <w:tcPr>
            <w:tcW w:w="2064" w:type="pct"/>
            <w:tcPrChange w:id="8495" w:author="Александр" w:date="2020-04-13T06:32:00Z">
              <w:tcPr>
                <w:tcW w:w="2064" w:type="pct"/>
                <w:vAlign w:val="bottom"/>
              </w:tcPr>
            </w:tcPrChange>
          </w:tcPr>
          <w:p w14:paraId="681626AF" w14:textId="0A3CACBC" w:rsidR="003A4F65" w:rsidRPr="000E3C42" w:rsidDel="008B263D" w:rsidRDefault="003A4F65" w:rsidP="003A4F65">
            <w:pPr>
              <w:jc w:val="left"/>
              <w:rPr>
                <w:ins w:id="8496" w:author="Александр" w:date="2020-04-13T06:30:00Z"/>
                <w:del w:id="8497" w:author="Владимир Лаут" w:date="2021-03-03T11:03:00Z"/>
                <w:rFonts w:ascii="Arial" w:hAnsi="Arial" w:cs="Arial"/>
                <w:sz w:val="20"/>
                <w:szCs w:val="20"/>
                <w:lang w:eastAsia="ru-RU"/>
              </w:rPr>
            </w:pPr>
            <w:ins w:id="8498" w:author="Александр" w:date="2020-04-13T06:32:00Z">
              <w:del w:id="8499" w:author="Владимир Лаут" w:date="2021-03-03T11:02:00Z">
                <w:r w:rsidRPr="00AE7409" w:rsidDel="008B263D">
                  <w:delText>Капитальный ремонт</w:delText>
                </w:r>
              </w:del>
            </w:ins>
            <w:bookmarkStart w:id="8500" w:name="_Toc67554417"/>
            <w:bookmarkStart w:id="8501" w:name="_Toc67555754"/>
            <w:bookmarkStart w:id="8502" w:name="_Toc67556807"/>
            <w:bookmarkEnd w:id="8500"/>
            <w:bookmarkEnd w:id="8501"/>
            <w:bookmarkEnd w:id="8502"/>
          </w:p>
        </w:tc>
        <w:tc>
          <w:tcPr>
            <w:tcW w:w="889" w:type="pct"/>
            <w:tcPrChange w:id="8503" w:author="Александр" w:date="2020-04-13T06:32:00Z">
              <w:tcPr>
                <w:tcW w:w="889" w:type="pct"/>
              </w:tcPr>
            </w:tcPrChange>
          </w:tcPr>
          <w:p w14:paraId="34D704C8" w14:textId="54BB6942" w:rsidR="003A4F65" w:rsidRPr="000E3C42" w:rsidDel="008B263D" w:rsidRDefault="003A4F65" w:rsidP="003A4F65">
            <w:pPr>
              <w:jc w:val="left"/>
              <w:rPr>
                <w:ins w:id="8504" w:author="Александр" w:date="2020-04-13T06:30:00Z"/>
                <w:del w:id="8505" w:author="Владимир Лаут" w:date="2021-03-03T11:03:00Z"/>
                <w:rFonts w:ascii="Arial" w:hAnsi="Arial" w:cs="Arial"/>
                <w:sz w:val="20"/>
                <w:szCs w:val="20"/>
                <w:lang w:eastAsia="ru-RU"/>
              </w:rPr>
            </w:pPr>
            <w:ins w:id="8506" w:author="Александр" w:date="2020-04-13T06:32:00Z">
              <w:del w:id="8507" w:author="Владимир Лаут" w:date="2021-03-03T11:02:00Z">
                <w:r w:rsidRPr="00AE7409" w:rsidDel="008B263D">
                  <w:delText>КР</w:delText>
                </w:r>
              </w:del>
            </w:ins>
            <w:bookmarkStart w:id="8508" w:name="_Toc67554418"/>
            <w:bookmarkStart w:id="8509" w:name="_Toc67555755"/>
            <w:bookmarkStart w:id="8510" w:name="_Toc67556808"/>
            <w:bookmarkEnd w:id="8508"/>
            <w:bookmarkEnd w:id="8509"/>
            <w:bookmarkEnd w:id="8510"/>
          </w:p>
        </w:tc>
        <w:tc>
          <w:tcPr>
            <w:tcW w:w="1038" w:type="pct"/>
            <w:tcPrChange w:id="8511" w:author="Александр" w:date="2020-04-13T06:32:00Z">
              <w:tcPr>
                <w:tcW w:w="1038" w:type="pct"/>
              </w:tcPr>
            </w:tcPrChange>
          </w:tcPr>
          <w:p w14:paraId="37DF3423" w14:textId="34C1F553" w:rsidR="003A4F65" w:rsidRPr="000E3C42" w:rsidDel="008B263D" w:rsidRDefault="003A4F65" w:rsidP="003A4F65">
            <w:pPr>
              <w:jc w:val="left"/>
              <w:rPr>
                <w:ins w:id="8512" w:author="Александр" w:date="2020-04-13T06:30:00Z"/>
                <w:del w:id="8513" w:author="Владимир Лаут" w:date="2021-03-03T11:03:00Z"/>
                <w:rFonts w:ascii="Arial" w:hAnsi="Arial" w:cs="Arial"/>
                <w:sz w:val="20"/>
                <w:szCs w:val="20"/>
                <w:lang w:eastAsia="ru-RU"/>
              </w:rPr>
            </w:pPr>
            <w:ins w:id="8514" w:author="Александр" w:date="2020-04-13T06:32:00Z">
              <w:del w:id="8515" w:author="Владимир Лаут" w:date="2021-03-03T11:02:00Z">
                <w:r w:rsidRPr="00AE7409" w:rsidDel="008B263D">
                  <w:delText>КР</w:delText>
                </w:r>
              </w:del>
            </w:ins>
            <w:bookmarkStart w:id="8516" w:name="_Toc67554419"/>
            <w:bookmarkStart w:id="8517" w:name="_Toc67555756"/>
            <w:bookmarkStart w:id="8518" w:name="_Toc67556809"/>
            <w:bookmarkEnd w:id="8516"/>
            <w:bookmarkEnd w:id="8517"/>
            <w:bookmarkEnd w:id="8518"/>
          </w:p>
        </w:tc>
        <w:bookmarkStart w:id="8519" w:name="_Toc67554420"/>
        <w:bookmarkStart w:id="8520" w:name="_Toc67555757"/>
        <w:bookmarkStart w:id="8521" w:name="_Toc67556810"/>
        <w:bookmarkEnd w:id="8519"/>
        <w:bookmarkEnd w:id="8520"/>
        <w:bookmarkEnd w:id="8521"/>
      </w:tr>
      <w:tr w:rsidR="003A4F65" w:rsidRPr="000E3C42" w:rsidDel="008B263D" w14:paraId="2590D4E0" w14:textId="7EA664E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52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523" w:author="Александр" w:date="2020-04-13T06:30:00Z"/>
          <w:del w:id="8524" w:author="Владимир Лаут" w:date="2021-03-03T11:03:00Z"/>
          <w:trPrChange w:id="8525" w:author="Александр" w:date="2020-04-13T06:32:00Z">
            <w:trPr>
              <w:cantSplit/>
              <w:jc w:val="center"/>
            </w:trPr>
          </w:trPrChange>
        </w:trPr>
        <w:tc>
          <w:tcPr>
            <w:tcW w:w="1009" w:type="pct"/>
            <w:tcPrChange w:id="8526" w:author="Александр" w:date="2020-04-13T06:32:00Z">
              <w:tcPr>
                <w:tcW w:w="1009" w:type="pct"/>
              </w:tcPr>
            </w:tcPrChange>
          </w:tcPr>
          <w:p w14:paraId="427F8F9A" w14:textId="1B631AF8" w:rsidR="003A4F65" w:rsidRPr="000E3C42" w:rsidDel="008B263D" w:rsidRDefault="003A4F65" w:rsidP="003A4F65">
            <w:pPr>
              <w:jc w:val="left"/>
              <w:rPr>
                <w:ins w:id="8527" w:author="Александр" w:date="2020-04-13T06:30:00Z"/>
                <w:del w:id="8528" w:author="Владимир Лаут" w:date="2021-03-03T11:03:00Z"/>
                <w:rFonts w:ascii="Arial" w:hAnsi="Arial" w:cs="Arial"/>
                <w:sz w:val="20"/>
                <w:szCs w:val="20"/>
                <w:lang w:eastAsia="ru-RU"/>
              </w:rPr>
            </w:pPr>
            <w:ins w:id="8529" w:author="Александр" w:date="2020-04-13T06:32:00Z">
              <w:del w:id="8530" w:author="Владимир Лаут" w:date="2021-03-03T11:02:00Z">
                <w:r w:rsidRPr="00AE7409" w:rsidDel="008B263D">
                  <w:delText>О0</w:delText>
                </w:r>
              </w:del>
            </w:ins>
            <w:bookmarkStart w:id="8531" w:name="_Toc67554421"/>
            <w:bookmarkStart w:id="8532" w:name="_Toc67555758"/>
            <w:bookmarkStart w:id="8533" w:name="_Toc67556811"/>
            <w:bookmarkEnd w:id="8531"/>
            <w:bookmarkEnd w:id="8532"/>
            <w:bookmarkEnd w:id="8533"/>
          </w:p>
        </w:tc>
        <w:tc>
          <w:tcPr>
            <w:tcW w:w="2064" w:type="pct"/>
            <w:tcPrChange w:id="8534" w:author="Александр" w:date="2020-04-13T06:32:00Z">
              <w:tcPr>
                <w:tcW w:w="2064" w:type="pct"/>
                <w:vAlign w:val="bottom"/>
              </w:tcPr>
            </w:tcPrChange>
          </w:tcPr>
          <w:p w14:paraId="32B4D9E4" w14:textId="440E53C4" w:rsidR="003A4F65" w:rsidRPr="000E3C42" w:rsidDel="008B263D" w:rsidRDefault="003A4F65" w:rsidP="003A4F65">
            <w:pPr>
              <w:jc w:val="left"/>
              <w:rPr>
                <w:ins w:id="8535" w:author="Александр" w:date="2020-04-13T06:30:00Z"/>
                <w:del w:id="8536" w:author="Владимир Лаут" w:date="2021-03-03T11:03:00Z"/>
                <w:rFonts w:ascii="Arial" w:hAnsi="Arial" w:cs="Arial"/>
                <w:sz w:val="20"/>
                <w:szCs w:val="20"/>
                <w:lang w:eastAsia="ru-RU"/>
              </w:rPr>
            </w:pPr>
            <w:ins w:id="8537" w:author="Александр" w:date="2020-04-13T06:32:00Z">
              <w:del w:id="8538" w:author="Владимир Лаут" w:date="2021-03-03T11:02:00Z">
                <w:r w:rsidRPr="00AE7409" w:rsidDel="008B263D">
                  <w:delText>Техническое обслуживание 0</w:delText>
                </w:r>
              </w:del>
            </w:ins>
            <w:bookmarkStart w:id="8539" w:name="_Toc67554422"/>
            <w:bookmarkStart w:id="8540" w:name="_Toc67555759"/>
            <w:bookmarkStart w:id="8541" w:name="_Toc67556812"/>
            <w:bookmarkEnd w:id="8539"/>
            <w:bookmarkEnd w:id="8540"/>
            <w:bookmarkEnd w:id="8541"/>
          </w:p>
        </w:tc>
        <w:tc>
          <w:tcPr>
            <w:tcW w:w="889" w:type="pct"/>
            <w:tcPrChange w:id="8542" w:author="Александр" w:date="2020-04-13T06:32:00Z">
              <w:tcPr>
                <w:tcW w:w="889" w:type="pct"/>
              </w:tcPr>
            </w:tcPrChange>
          </w:tcPr>
          <w:p w14:paraId="5F17DC96" w14:textId="74B05E77" w:rsidR="003A4F65" w:rsidRPr="000E3C42" w:rsidDel="008B263D" w:rsidRDefault="003A4F65" w:rsidP="003A4F65">
            <w:pPr>
              <w:jc w:val="left"/>
              <w:rPr>
                <w:ins w:id="8543" w:author="Александр" w:date="2020-04-13T06:30:00Z"/>
                <w:del w:id="8544" w:author="Владимир Лаут" w:date="2021-03-03T11:03:00Z"/>
                <w:rFonts w:ascii="Arial" w:hAnsi="Arial" w:cs="Arial"/>
                <w:sz w:val="20"/>
                <w:szCs w:val="20"/>
                <w:lang w:eastAsia="ru-RU"/>
              </w:rPr>
            </w:pPr>
            <w:ins w:id="8545" w:author="Александр" w:date="2020-04-13T06:32:00Z">
              <w:del w:id="8546" w:author="Владимир Лаут" w:date="2021-03-03T11:02:00Z">
                <w:r w:rsidRPr="00AE7409" w:rsidDel="008B263D">
                  <w:delText>О0</w:delText>
                </w:r>
              </w:del>
            </w:ins>
            <w:bookmarkStart w:id="8547" w:name="_Toc67554423"/>
            <w:bookmarkStart w:id="8548" w:name="_Toc67555760"/>
            <w:bookmarkStart w:id="8549" w:name="_Toc67556813"/>
            <w:bookmarkEnd w:id="8547"/>
            <w:bookmarkEnd w:id="8548"/>
            <w:bookmarkEnd w:id="8549"/>
          </w:p>
        </w:tc>
        <w:tc>
          <w:tcPr>
            <w:tcW w:w="1038" w:type="pct"/>
            <w:tcPrChange w:id="8550" w:author="Александр" w:date="2020-04-13T06:32:00Z">
              <w:tcPr>
                <w:tcW w:w="1038" w:type="pct"/>
              </w:tcPr>
            </w:tcPrChange>
          </w:tcPr>
          <w:p w14:paraId="317661C0" w14:textId="2D24FA63" w:rsidR="003A4F65" w:rsidRPr="000E3C42" w:rsidDel="008B263D" w:rsidRDefault="003A4F65" w:rsidP="003A4F65">
            <w:pPr>
              <w:jc w:val="left"/>
              <w:rPr>
                <w:ins w:id="8551" w:author="Александр" w:date="2020-04-13T06:30:00Z"/>
                <w:del w:id="8552" w:author="Владимир Лаут" w:date="2021-03-03T11:03:00Z"/>
                <w:rFonts w:ascii="Arial" w:hAnsi="Arial" w:cs="Arial"/>
                <w:sz w:val="20"/>
                <w:szCs w:val="20"/>
                <w:lang w:eastAsia="ru-RU"/>
              </w:rPr>
            </w:pPr>
            <w:ins w:id="8553" w:author="Александр" w:date="2020-04-13T06:32:00Z">
              <w:del w:id="8554" w:author="Владимир Лаут" w:date="2021-03-03T11:02:00Z">
                <w:r w:rsidRPr="00AE7409" w:rsidDel="008B263D">
                  <w:delText>ТО0</w:delText>
                </w:r>
              </w:del>
            </w:ins>
            <w:bookmarkStart w:id="8555" w:name="_Toc67554424"/>
            <w:bookmarkStart w:id="8556" w:name="_Toc67555761"/>
            <w:bookmarkStart w:id="8557" w:name="_Toc67556814"/>
            <w:bookmarkEnd w:id="8555"/>
            <w:bookmarkEnd w:id="8556"/>
            <w:bookmarkEnd w:id="8557"/>
          </w:p>
        </w:tc>
        <w:bookmarkStart w:id="8558" w:name="_Toc67554425"/>
        <w:bookmarkStart w:id="8559" w:name="_Toc67555762"/>
        <w:bookmarkStart w:id="8560" w:name="_Toc67556815"/>
        <w:bookmarkEnd w:id="8558"/>
        <w:bookmarkEnd w:id="8559"/>
        <w:bookmarkEnd w:id="8560"/>
      </w:tr>
      <w:tr w:rsidR="003A4F65" w:rsidRPr="000E3C42" w:rsidDel="008B263D" w14:paraId="63B6DDF3" w14:textId="42A886D4"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56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562" w:author="Александр" w:date="2020-04-13T06:30:00Z"/>
          <w:del w:id="8563" w:author="Владимир Лаут" w:date="2021-03-03T11:03:00Z"/>
          <w:trPrChange w:id="8564" w:author="Александр" w:date="2020-04-13T06:32:00Z">
            <w:trPr>
              <w:cantSplit/>
              <w:jc w:val="center"/>
            </w:trPr>
          </w:trPrChange>
        </w:trPr>
        <w:tc>
          <w:tcPr>
            <w:tcW w:w="1009" w:type="pct"/>
            <w:tcPrChange w:id="8565" w:author="Александр" w:date="2020-04-13T06:32:00Z">
              <w:tcPr>
                <w:tcW w:w="1009" w:type="pct"/>
              </w:tcPr>
            </w:tcPrChange>
          </w:tcPr>
          <w:p w14:paraId="188FB40C" w14:textId="5078FF6D" w:rsidR="003A4F65" w:rsidRPr="000E3C42" w:rsidDel="008B263D" w:rsidRDefault="003A4F65" w:rsidP="003A4F65">
            <w:pPr>
              <w:jc w:val="left"/>
              <w:rPr>
                <w:ins w:id="8566" w:author="Александр" w:date="2020-04-13T06:30:00Z"/>
                <w:del w:id="8567" w:author="Владимир Лаут" w:date="2021-03-03T11:03:00Z"/>
                <w:rFonts w:ascii="Arial" w:hAnsi="Arial" w:cs="Arial"/>
                <w:sz w:val="20"/>
                <w:szCs w:val="20"/>
                <w:lang w:eastAsia="ru-RU"/>
              </w:rPr>
            </w:pPr>
            <w:ins w:id="8568" w:author="Александр" w:date="2020-04-13T06:32:00Z">
              <w:del w:id="8569" w:author="Владимир Лаут" w:date="2021-03-03T11:02:00Z">
                <w:r w:rsidRPr="00AE7409" w:rsidDel="008B263D">
                  <w:delText>О1</w:delText>
                </w:r>
              </w:del>
            </w:ins>
            <w:bookmarkStart w:id="8570" w:name="_Toc67554426"/>
            <w:bookmarkStart w:id="8571" w:name="_Toc67555763"/>
            <w:bookmarkStart w:id="8572" w:name="_Toc67556816"/>
            <w:bookmarkEnd w:id="8570"/>
            <w:bookmarkEnd w:id="8571"/>
            <w:bookmarkEnd w:id="8572"/>
          </w:p>
        </w:tc>
        <w:tc>
          <w:tcPr>
            <w:tcW w:w="2064" w:type="pct"/>
            <w:tcPrChange w:id="8573" w:author="Александр" w:date="2020-04-13T06:32:00Z">
              <w:tcPr>
                <w:tcW w:w="2064" w:type="pct"/>
                <w:vAlign w:val="bottom"/>
              </w:tcPr>
            </w:tcPrChange>
          </w:tcPr>
          <w:p w14:paraId="5BFADD9D" w14:textId="4CEBE3D2" w:rsidR="003A4F65" w:rsidRPr="000E3C42" w:rsidDel="008B263D" w:rsidRDefault="003A4F65" w:rsidP="003A4F65">
            <w:pPr>
              <w:jc w:val="left"/>
              <w:rPr>
                <w:ins w:id="8574" w:author="Александр" w:date="2020-04-13T06:30:00Z"/>
                <w:del w:id="8575" w:author="Владимир Лаут" w:date="2021-03-03T11:03:00Z"/>
                <w:rFonts w:ascii="Arial" w:hAnsi="Arial" w:cs="Arial"/>
                <w:sz w:val="20"/>
                <w:szCs w:val="20"/>
                <w:lang w:eastAsia="ru-RU"/>
              </w:rPr>
            </w:pPr>
            <w:ins w:id="8576" w:author="Александр" w:date="2020-04-13T06:32:00Z">
              <w:del w:id="8577" w:author="Владимир Лаут" w:date="2021-03-03T11:02:00Z">
                <w:r w:rsidRPr="00AE7409" w:rsidDel="008B263D">
                  <w:delText>Техническое обслуживание 1</w:delText>
                </w:r>
              </w:del>
            </w:ins>
            <w:bookmarkStart w:id="8578" w:name="_Toc67554427"/>
            <w:bookmarkStart w:id="8579" w:name="_Toc67555764"/>
            <w:bookmarkStart w:id="8580" w:name="_Toc67556817"/>
            <w:bookmarkEnd w:id="8578"/>
            <w:bookmarkEnd w:id="8579"/>
            <w:bookmarkEnd w:id="8580"/>
          </w:p>
        </w:tc>
        <w:tc>
          <w:tcPr>
            <w:tcW w:w="889" w:type="pct"/>
            <w:tcPrChange w:id="8581" w:author="Александр" w:date="2020-04-13T06:32:00Z">
              <w:tcPr>
                <w:tcW w:w="889" w:type="pct"/>
              </w:tcPr>
            </w:tcPrChange>
          </w:tcPr>
          <w:p w14:paraId="4214C526" w14:textId="108FC65C" w:rsidR="003A4F65" w:rsidRPr="000E3C42" w:rsidDel="008B263D" w:rsidRDefault="003A4F65" w:rsidP="003A4F65">
            <w:pPr>
              <w:jc w:val="left"/>
              <w:rPr>
                <w:ins w:id="8582" w:author="Александр" w:date="2020-04-13T06:30:00Z"/>
                <w:del w:id="8583" w:author="Владимир Лаут" w:date="2021-03-03T11:03:00Z"/>
                <w:rFonts w:ascii="Arial" w:hAnsi="Arial" w:cs="Arial"/>
                <w:sz w:val="20"/>
                <w:szCs w:val="20"/>
                <w:lang w:eastAsia="ru-RU"/>
              </w:rPr>
            </w:pPr>
            <w:ins w:id="8584" w:author="Александр" w:date="2020-04-13T06:32:00Z">
              <w:del w:id="8585" w:author="Владимир Лаут" w:date="2021-03-03T11:02:00Z">
                <w:r w:rsidRPr="00AE7409" w:rsidDel="008B263D">
                  <w:delText>О1</w:delText>
                </w:r>
              </w:del>
            </w:ins>
            <w:bookmarkStart w:id="8586" w:name="_Toc67554428"/>
            <w:bookmarkStart w:id="8587" w:name="_Toc67555765"/>
            <w:bookmarkStart w:id="8588" w:name="_Toc67556818"/>
            <w:bookmarkEnd w:id="8586"/>
            <w:bookmarkEnd w:id="8587"/>
            <w:bookmarkEnd w:id="8588"/>
          </w:p>
        </w:tc>
        <w:tc>
          <w:tcPr>
            <w:tcW w:w="1038" w:type="pct"/>
            <w:tcPrChange w:id="8589" w:author="Александр" w:date="2020-04-13T06:32:00Z">
              <w:tcPr>
                <w:tcW w:w="1038" w:type="pct"/>
              </w:tcPr>
            </w:tcPrChange>
          </w:tcPr>
          <w:p w14:paraId="31DC18F9" w14:textId="76B96D71" w:rsidR="003A4F65" w:rsidRPr="000E3C42" w:rsidDel="008B263D" w:rsidRDefault="003A4F65" w:rsidP="003A4F65">
            <w:pPr>
              <w:jc w:val="left"/>
              <w:rPr>
                <w:ins w:id="8590" w:author="Александр" w:date="2020-04-13T06:30:00Z"/>
                <w:del w:id="8591" w:author="Владимир Лаут" w:date="2021-03-03T11:03:00Z"/>
                <w:rFonts w:ascii="Arial" w:hAnsi="Arial" w:cs="Arial"/>
                <w:sz w:val="20"/>
                <w:szCs w:val="20"/>
                <w:lang w:eastAsia="ru-RU"/>
              </w:rPr>
            </w:pPr>
            <w:ins w:id="8592" w:author="Александр" w:date="2020-04-13T06:32:00Z">
              <w:del w:id="8593" w:author="Владимир Лаут" w:date="2021-03-03T11:02:00Z">
                <w:r w:rsidRPr="00AE7409" w:rsidDel="008B263D">
                  <w:delText>ТО1</w:delText>
                </w:r>
              </w:del>
            </w:ins>
            <w:bookmarkStart w:id="8594" w:name="_Toc67554429"/>
            <w:bookmarkStart w:id="8595" w:name="_Toc67555766"/>
            <w:bookmarkStart w:id="8596" w:name="_Toc67556819"/>
            <w:bookmarkEnd w:id="8594"/>
            <w:bookmarkEnd w:id="8595"/>
            <w:bookmarkEnd w:id="8596"/>
          </w:p>
        </w:tc>
        <w:bookmarkStart w:id="8597" w:name="_Toc67554430"/>
        <w:bookmarkStart w:id="8598" w:name="_Toc67555767"/>
        <w:bookmarkStart w:id="8599" w:name="_Toc67556820"/>
        <w:bookmarkEnd w:id="8597"/>
        <w:bookmarkEnd w:id="8598"/>
        <w:bookmarkEnd w:id="8599"/>
      </w:tr>
      <w:tr w:rsidR="003A4F65" w:rsidRPr="000E3C42" w:rsidDel="008B263D" w14:paraId="5ED99FF9" w14:textId="1508DDF6"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60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601" w:author="Александр" w:date="2020-04-13T06:30:00Z"/>
          <w:del w:id="8602" w:author="Владимир Лаут" w:date="2021-03-03T11:03:00Z"/>
          <w:trPrChange w:id="8603" w:author="Александр" w:date="2020-04-13T06:32:00Z">
            <w:trPr>
              <w:cantSplit/>
              <w:jc w:val="center"/>
            </w:trPr>
          </w:trPrChange>
        </w:trPr>
        <w:tc>
          <w:tcPr>
            <w:tcW w:w="1009" w:type="pct"/>
            <w:tcPrChange w:id="8604" w:author="Александр" w:date="2020-04-13T06:32:00Z">
              <w:tcPr>
                <w:tcW w:w="1009" w:type="pct"/>
              </w:tcPr>
            </w:tcPrChange>
          </w:tcPr>
          <w:p w14:paraId="2C7ABE0F" w14:textId="564959BE" w:rsidR="003A4F65" w:rsidRPr="000E3C42" w:rsidDel="008B263D" w:rsidRDefault="003A4F65" w:rsidP="003A4F65">
            <w:pPr>
              <w:jc w:val="left"/>
              <w:rPr>
                <w:ins w:id="8605" w:author="Александр" w:date="2020-04-13T06:30:00Z"/>
                <w:del w:id="8606" w:author="Владимир Лаут" w:date="2021-03-03T11:03:00Z"/>
                <w:rFonts w:ascii="Arial" w:hAnsi="Arial" w:cs="Arial"/>
                <w:sz w:val="20"/>
                <w:szCs w:val="20"/>
                <w:lang w:eastAsia="ru-RU"/>
              </w:rPr>
            </w:pPr>
            <w:ins w:id="8607" w:author="Александр" w:date="2020-04-13T06:32:00Z">
              <w:del w:id="8608" w:author="Владимир Лаут" w:date="2021-03-03T11:02:00Z">
                <w:r w:rsidRPr="00AE7409" w:rsidDel="008B263D">
                  <w:delText>О2</w:delText>
                </w:r>
              </w:del>
            </w:ins>
            <w:bookmarkStart w:id="8609" w:name="_Toc67554431"/>
            <w:bookmarkStart w:id="8610" w:name="_Toc67555768"/>
            <w:bookmarkStart w:id="8611" w:name="_Toc67556821"/>
            <w:bookmarkEnd w:id="8609"/>
            <w:bookmarkEnd w:id="8610"/>
            <w:bookmarkEnd w:id="8611"/>
          </w:p>
        </w:tc>
        <w:tc>
          <w:tcPr>
            <w:tcW w:w="2064" w:type="pct"/>
            <w:tcPrChange w:id="8612" w:author="Александр" w:date="2020-04-13T06:32:00Z">
              <w:tcPr>
                <w:tcW w:w="2064" w:type="pct"/>
                <w:vAlign w:val="bottom"/>
              </w:tcPr>
            </w:tcPrChange>
          </w:tcPr>
          <w:p w14:paraId="7BDA1073" w14:textId="5704A8FC" w:rsidR="003A4F65" w:rsidRPr="000E3C42" w:rsidDel="008B263D" w:rsidRDefault="003A4F65" w:rsidP="003A4F65">
            <w:pPr>
              <w:jc w:val="left"/>
              <w:rPr>
                <w:ins w:id="8613" w:author="Александр" w:date="2020-04-13T06:30:00Z"/>
                <w:del w:id="8614" w:author="Владимир Лаут" w:date="2021-03-03T11:03:00Z"/>
                <w:rFonts w:ascii="Arial" w:hAnsi="Arial" w:cs="Arial"/>
                <w:sz w:val="20"/>
                <w:szCs w:val="20"/>
                <w:lang w:eastAsia="ru-RU"/>
              </w:rPr>
            </w:pPr>
            <w:ins w:id="8615" w:author="Александр" w:date="2020-04-13T06:32:00Z">
              <w:del w:id="8616" w:author="Владимир Лаут" w:date="2021-03-03T11:02:00Z">
                <w:r w:rsidRPr="00AE7409" w:rsidDel="008B263D">
                  <w:delText>Техническое обслуживание 2</w:delText>
                </w:r>
              </w:del>
            </w:ins>
            <w:bookmarkStart w:id="8617" w:name="_Toc67554432"/>
            <w:bookmarkStart w:id="8618" w:name="_Toc67555769"/>
            <w:bookmarkStart w:id="8619" w:name="_Toc67556822"/>
            <w:bookmarkEnd w:id="8617"/>
            <w:bookmarkEnd w:id="8618"/>
            <w:bookmarkEnd w:id="8619"/>
          </w:p>
        </w:tc>
        <w:tc>
          <w:tcPr>
            <w:tcW w:w="889" w:type="pct"/>
            <w:tcPrChange w:id="8620" w:author="Александр" w:date="2020-04-13T06:32:00Z">
              <w:tcPr>
                <w:tcW w:w="889" w:type="pct"/>
              </w:tcPr>
            </w:tcPrChange>
          </w:tcPr>
          <w:p w14:paraId="77B60528" w14:textId="68D3B904" w:rsidR="003A4F65" w:rsidRPr="000E3C42" w:rsidDel="008B263D" w:rsidRDefault="003A4F65" w:rsidP="003A4F65">
            <w:pPr>
              <w:jc w:val="left"/>
              <w:rPr>
                <w:ins w:id="8621" w:author="Александр" w:date="2020-04-13T06:30:00Z"/>
                <w:del w:id="8622" w:author="Владимир Лаут" w:date="2021-03-03T11:03:00Z"/>
                <w:rFonts w:ascii="Arial" w:hAnsi="Arial" w:cs="Arial"/>
                <w:sz w:val="20"/>
                <w:szCs w:val="20"/>
                <w:lang w:eastAsia="ru-RU"/>
              </w:rPr>
            </w:pPr>
            <w:ins w:id="8623" w:author="Александр" w:date="2020-04-13T06:32:00Z">
              <w:del w:id="8624" w:author="Владимир Лаут" w:date="2021-03-03T11:02:00Z">
                <w:r w:rsidRPr="00AE7409" w:rsidDel="008B263D">
                  <w:delText>О2</w:delText>
                </w:r>
              </w:del>
            </w:ins>
            <w:bookmarkStart w:id="8625" w:name="_Toc67554433"/>
            <w:bookmarkStart w:id="8626" w:name="_Toc67555770"/>
            <w:bookmarkStart w:id="8627" w:name="_Toc67556823"/>
            <w:bookmarkEnd w:id="8625"/>
            <w:bookmarkEnd w:id="8626"/>
            <w:bookmarkEnd w:id="8627"/>
          </w:p>
        </w:tc>
        <w:tc>
          <w:tcPr>
            <w:tcW w:w="1038" w:type="pct"/>
            <w:tcPrChange w:id="8628" w:author="Александр" w:date="2020-04-13T06:32:00Z">
              <w:tcPr>
                <w:tcW w:w="1038" w:type="pct"/>
              </w:tcPr>
            </w:tcPrChange>
          </w:tcPr>
          <w:p w14:paraId="1CF0D9A0" w14:textId="1D6DB6C1" w:rsidR="003A4F65" w:rsidRPr="000E3C42" w:rsidDel="008B263D" w:rsidRDefault="003A4F65" w:rsidP="003A4F65">
            <w:pPr>
              <w:jc w:val="left"/>
              <w:rPr>
                <w:ins w:id="8629" w:author="Александр" w:date="2020-04-13T06:30:00Z"/>
                <w:del w:id="8630" w:author="Владимир Лаут" w:date="2021-03-03T11:03:00Z"/>
                <w:rFonts w:ascii="Arial" w:hAnsi="Arial" w:cs="Arial"/>
                <w:sz w:val="20"/>
                <w:szCs w:val="20"/>
                <w:lang w:eastAsia="ru-RU"/>
              </w:rPr>
            </w:pPr>
            <w:ins w:id="8631" w:author="Александр" w:date="2020-04-13T06:32:00Z">
              <w:del w:id="8632" w:author="Владимир Лаут" w:date="2021-03-03T11:02:00Z">
                <w:r w:rsidRPr="00AE7409" w:rsidDel="008B263D">
                  <w:delText>ТО2</w:delText>
                </w:r>
              </w:del>
            </w:ins>
            <w:bookmarkStart w:id="8633" w:name="_Toc67554434"/>
            <w:bookmarkStart w:id="8634" w:name="_Toc67555771"/>
            <w:bookmarkStart w:id="8635" w:name="_Toc67556824"/>
            <w:bookmarkEnd w:id="8633"/>
            <w:bookmarkEnd w:id="8634"/>
            <w:bookmarkEnd w:id="8635"/>
          </w:p>
        </w:tc>
        <w:bookmarkStart w:id="8636" w:name="_Toc67554435"/>
        <w:bookmarkStart w:id="8637" w:name="_Toc67555772"/>
        <w:bookmarkStart w:id="8638" w:name="_Toc67556825"/>
        <w:bookmarkEnd w:id="8636"/>
        <w:bookmarkEnd w:id="8637"/>
        <w:bookmarkEnd w:id="8638"/>
      </w:tr>
      <w:tr w:rsidR="003A4F65" w:rsidRPr="000E3C42" w:rsidDel="008B263D" w14:paraId="438D3782" w14:textId="21E1457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63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640" w:author="Александр" w:date="2020-04-13T06:30:00Z"/>
          <w:del w:id="8641" w:author="Владимир Лаут" w:date="2021-03-03T11:03:00Z"/>
          <w:trPrChange w:id="8642" w:author="Александр" w:date="2020-04-13T06:32:00Z">
            <w:trPr>
              <w:cantSplit/>
              <w:jc w:val="center"/>
            </w:trPr>
          </w:trPrChange>
        </w:trPr>
        <w:tc>
          <w:tcPr>
            <w:tcW w:w="1009" w:type="pct"/>
            <w:tcPrChange w:id="8643" w:author="Александр" w:date="2020-04-13T06:32:00Z">
              <w:tcPr>
                <w:tcW w:w="1009" w:type="pct"/>
              </w:tcPr>
            </w:tcPrChange>
          </w:tcPr>
          <w:p w14:paraId="00A6E2BB" w14:textId="1037E3A9" w:rsidR="003A4F65" w:rsidRPr="000E3C42" w:rsidDel="008B263D" w:rsidRDefault="003A4F65" w:rsidP="003A4F65">
            <w:pPr>
              <w:jc w:val="left"/>
              <w:rPr>
                <w:ins w:id="8644" w:author="Александр" w:date="2020-04-13T06:30:00Z"/>
                <w:del w:id="8645" w:author="Владимир Лаут" w:date="2021-03-03T11:03:00Z"/>
                <w:rFonts w:ascii="Arial" w:hAnsi="Arial" w:cs="Arial"/>
                <w:sz w:val="20"/>
                <w:szCs w:val="20"/>
                <w:lang w:eastAsia="ru-RU"/>
              </w:rPr>
            </w:pPr>
            <w:ins w:id="8646" w:author="Александр" w:date="2020-04-13T06:32:00Z">
              <w:del w:id="8647" w:author="Владимир Лаут" w:date="2021-03-03T11:02:00Z">
                <w:r w:rsidRPr="00AE7409" w:rsidDel="008B263D">
                  <w:delText>О3</w:delText>
                </w:r>
              </w:del>
            </w:ins>
            <w:bookmarkStart w:id="8648" w:name="_Toc67554436"/>
            <w:bookmarkStart w:id="8649" w:name="_Toc67555773"/>
            <w:bookmarkStart w:id="8650" w:name="_Toc67556826"/>
            <w:bookmarkEnd w:id="8648"/>
            <w:bookmarkEnd w:id="8649"/>
            <w:bookmarkEnd w:id="8650"/>
          </w:p>
        </w:tc>
        <w:tc>
          <w:tcPr>
            <w:tcW w:w="2064" w:type="pct"/>
            <w:tcPrChange w:id="8651" w:author="Александр" w:date="2020-04-13T06:32:00Z">
              <w:tcPr>
                <w:tcW w:w="2064" w:type="pct"/>
                <w:vAlign w:val="bottom"/>
              </w:tcPr>
            </w:tcPrChange>
          </w:tcPr>
          <w:p w14:paraId="1D54CFF7" w14:textId="4B259433" w:rsidR="003A4F65" w:rsidRPr="000E3C42" w:rsidDel="008B263D" w:rsidRDefault="003A4F65" w:rsidP="003A4F65">
            <w:pPr>
              <w:jc w:val="left"/>
              <w:rPr>
                <w:ins w:id="8652" w:author="Александр" w:date="2020-04-13T06:30:00Z"/>
                <w:del w:id="8653" w:author="Владимир Лаут" w:date="2021-03-03T11:03:00Z"/>
                <w:rFonts w:ascii="Arial" w:hAnsi="Arial" w:cs="Arial"/>
                <w:sz w:val="20"/>
                <w:szCs w:val="20"/>
                <w:lang w:eastAsia="ru-RU"/>
              </w:rPr>
            </w:pPr>
            <w:ins w:id="8654" w:author="Александр" w:date="2020-04-13T06:32:00Z">
              <w:del w:id="8655" w:author="Владимир Лаут" w:date="2021-03-03T11:02:00Z">
                <w:r w:rsidRPr="00AE7409" w:rsidDel="008B263D">
                  <w:delText>Техническое обслуживание 3</w:delText>
                </w:r>
              </w:del>
            </w:ins>
            <w:bookmarkStart w:id="8656" w:name="_Toc67554437"/>
            <w:bookmarkStart w:id="8657" w:name="_Toc67555774"/>
            <w:bookmarkStart w:id="8658" w:name="_Toc67556827"/>
            <w:bookmarkEnd w:id="8656"/>
            <w:bookmarkEnd w:id="8657"/>
            <w:bookmarkEnd w:id="8658"/>
          </w:p>
        </w:tc>
        <w:tc>
          <w:tcPr>
            <w:tcW w:w="889" w:type="pct"/>
            <w:tcPrChange w:id="8659" w:author="Александр" w:date="2020-04-13T06:32:00Z">
              <w:tcPr>
                <w:tcW w:w="889" w:type="pct"/>
              </w:tcPr>
            </w:tcPrChange>
          </w:tcPr>
          <w:p w14:paraId="59BAFAC4" w14:textId="7BB33F24" w:rsidR="003A4F65" w:rsidRPr="000E3C42" w:rsidDel="008B263D" w:rsidRDefault="003A4F65" w:rsidP="003A4F65">
            <w:pPr>
              <w:jc w:val="left"/>
              <w:rPr>
                <w:ins w:id="8660" w:author="Александр" w:date="2020-04-13T06:30:00Z"/>
                <w:del w:id="8661" w:author="Владимир Лаут" w:date="2021-03-03T11:03:00Z"/>
                <w:rFonts w:ascii="Arial" w:hAnsi="Arial" w:cs="Arial"/>
                <w:sz w:val="20"/>
                <w:szCs w:val="20"/>
                <w:lang w:eastAsia="ru-RU"/>
              </w:rPr>
            </w:pPr>
            <w:ins w:id="8662" w:author="Александр" w:date="2020-04-13T06:32:00Z">
              <w:del w:id="8663" w:author="Владимир Лаут" w:date="2021-03-03T11:02:00Z">
                <w:r w:rsidRPr="00AE7409" w:rsidDel="008B263D">
                  <w:delText>О3</w:delText>
                </w:r>
              </w:del>
            </w:ins>
            <w:bookmarkStart w:id="8664" w:name="_Toc67554438"/>
            <w:bookmarkStart w:id="8665" w:name="_Toc67555775"/>
            <w:bookmarkStart w:id="8666" w:name="_Toc67556828"/>
            <w:bookmarkEnd w:id="8664"/>
            <w:bookmarkEnd w:id="8665"/>
            <w:bookmarkEnd w:id="8666"/>
          </w:p>
        </w:tc>
        <w:tc>
          <w:tcPr>
            <w:tcW w:w="1038" w:type="pct"/>
            <w:tcPrChange w:id="8667" w:author="Александр" w:date="2020-04-13T06:32:00Z">
              <w:tcPr>
                <w:tcW w:w="1038" w:type="pct"/>
              </w:tcPr>
            </w:tcPrChange>
          </w:tcPr>
          <w:p w14:paraId="753313D8" w14:textId="268A4762" w:rsidR="003A4F65" w:rsidRPr="000E3C42" w:rsidDel="008B263D" w:rsidRDefault="003A4F65" w:rsidP="003A4F65">
            <w:pPr>
              <w:jc w:val="left"/>
              <w:rPr>
                <w:ins w:id="8668" w:author="Александр" w:date="2020-04-13T06:30:00Z"/>
                <w:del w:id="8669" w:author="Владимир Лаут" w:date="2021-03-03T11:03:00Z"/>
                <w:rFonts w:ascii="Arial" w:hAnsi="Arial" w:cs="Arial"/>
                <w:sz w:val="20"/>
                <w:szCs w:val="20"/>
                <w:lang w:eastAsia="ru-RU"/>
              </w:rPr>
            </w:pPr>
            <w:ins w:id="8670" w:author="Александр" w:date="2020-04-13T06:32:00Z">
              <w:del w:id="8671" w:author="Владимир Лаут" w:date="2021-03-03T11:02:00Z">
                <w:r w:rsidRPr="00AE7409" w:rsidDel="008B263D">
                  <w:delText>ТО3</w:delText>
                </w:r>
              </w:del>
            </w:ins>
            <w:bookmarkStart w:id="8672" w:name="_Toc67554439"/>
            <w:bookmarkStart w:id="8673" w:name="_Toc67555776"/>
            <w:bookmarkStart w:id="8674" w:name="_Toc67556829"/>
            <w:bookmarkEnd w:id="8672"/>
            <w:bookmarkEnd w:id="8673"/>
            <w:bookmarkEnd w:id="8674"/>
          </w:p>
        </w:tc>
        <w:bookmarkStart w:id="8675" w:name="_Toc67554440"/>
        <w:bookmarkStart w:id="8676" w:name="_Toc67555777"/>
        <w:bookmarkStart w:id="8677" w:name="_Toc67556830"/>
        <w:bookmarkEnd w:id="8675"/>
        <w:bookmarkEnd w:id="8676"/>
        <w:bookmarkEnd w:id="8677"/>
      </w:tr>
      <w:tr w:rsidR="003A4F65" w:rsidRPr="000E3C42" w:rsidDel="008B263D" w14:paraId="2931BEF2" w14:textId="3AE3D85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67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679" w:author="Александр" w:date="2020-04-13T06:30:00Z"/>
          <w:del w:id="8680" w:author="Владимир Лаут" w:date="2021-03-03T11:03:00Z"/>
          <w:trPrChange w:id="8681" w:author="Александр" w:date="2020-04-13T06:32:00Z">
            <w:trPr>
              <w:cantSplit/>
              <w:jc w:val="center"/>
            </w:trPr>
          </w:trPrChange>
        </w:trPr>
        <w:tc>
          <w:tcPr>
            <w:tcW w:w="1009" w:type="pct"/>
            <w:tcPrChange w:id="8682" w:author="Александр" w:date="2020-04-13T06:32:00Z">
              <w:tcPr>
                <w:tcW w:w="1009" w:type="pct"/>
              </w:tcPr>
            </w:tcPrChange>
          </w:tcPr>
          <w:p w14:paraId="1A52F901" w14:textId="5A325E96" w:rsidR="003A4F65" w:rsidRPr="000E3C42" w:rsidDel="008B263D" w:rsidRDefault="003A4F65" w:rsidP="003A4F65">
            <w:pPr>
              <w:jc w:val="left"/>
              <w:rPr>
                <w:ins w:id="8683" w:author="Александр" w:date="2020-04-13T06:30:00Z"/>
                <w:del w:id="8684" w:author="Владимир Лаут" w:date="2021-03-03T11:03:00Z"/>
                <w:rFonts w:ascii="Arial" w:hAnsi="Arial" w:cs="Arial"/>
                <w:sz w:val="20"/>
                <w:szCs w:val="20"/>
                <w:lang w:eastAsia="ru-RU"/>
              </w:rPr>
            </w:pPr>
            <w:ins w:id="8685" w:author="Александр" w:date="2020-04-13T06:32:00Z">
              <w:del w:id="8686" w:author="Владимир Лаут" w:date="2021-03-03T11:02:00Z">
                <w:r w:rsidRPr="00AE7409" w:rsidDel="008B263D">
                  <w:delText>О4</w:delText>
                </w:r>
              </w:del>
            </w:ins>
            <w:bookmarkStart w:id="8687" w:name="_Toc67554441"/>
            <w:bookmarkStart w:id="8688" w:name="_Toc67555778"/>
            <w:bookmarkStart w:id="8689" w:name="_Toc67556831"/>
            <w:bookmarkEnd w:id="8687"/>
            <w:bookmarkEnd w:id="8688"/>
            <w:bookmarkEnd w:id="8689"/>
          </w:p>
        </w:tc>
        <w:tc>
          <w:tcPr>
            <w:tcW w:w="2064" w:type="pct"/>
            <w:tcPrChange w:id="8690" w:author="Александр" w:date="2020-04-13T06:32:00Z">
              <w:tcPr>
                <w:tcW w:w="2064" w:type="pct"/>
                <w:vAlign w:val="bottom"/>
              </w:tcPr>
            </w:tcPrChange>
          </w:tcPr>
          <w:p w14:paraId="7C27610B" w14:textId="59638C76" w:rsidR="003A4F65" w:rsidRPr="000E3C42" w:rsidDel="008B263D" w:rsidRDefault="003A4F65" w:rsidP="003A4F65">
            <w:pPr>
              <w:jc w:val="left"/>
              <w:rPr>
                <w:ins w:id="8691" w:author="Александр" w:date="2020-04-13T06:30:00Z"/>
                <w:del w:id="8692" w:author="Владимир Лаут" w:date="2021-03-03T11:03:00Z"/>
                <w:rFonts w:ascii="Arial" w:hAnsi="Arial" w:cs="Arial"/>
                <w:sz w:val="20"/>
                <w:szCs w:val="20"/>
                <w:lang w:eastAsia="ru-RU"/>
              </w:rPr>
            </w:pPr>
            <w:ins w:id="8693" w:author="Александр" w:date="2020-04-13T06:32:00Z">
              <w:del w:id="8694" w:author="Владимир Лаут" w:date="2021-03-03T11:02:00Z">
                <w:r w:rsidRPr="00AE7409" w:rsidDel="008B263D">
                  <w:delText>Техническое обслуживание 4</w:delText>
                </w:r>
              </w:del>
            </w:ins>
            <w:bookmarkStart w:id="8695" w:name="_Toc67554442"/>
            <w:bookmarkStart w:id="8696" w:name="_Toc67555779"/>
            <w:bookmarkStart w:id="8697" w:name="_Toc67556832"/>
            <w:bookmarkEnd w:id="8695"/>
            <w:bookmarkEnd w:id="8696"/>
            <w:bookmarkEnd w:id="8697"/>
          </w:p>
        </w:tc>
        <w:tc>
          <w:tcPr>
            <w:tcW w:w="889" w:type="pct"/>
            <w:tcPrChange w:id="8698" w:author="Александр" w:date="2020-04-13T06:32:00Z">
              <w:tcPr>
                <w:tcW w:w="889" w:type="pct"/>
              </w:tcPr>
            </w:tcPrChange>
          </w:tcPr>
          <w:p w14:paraId="0DC2E05B" w14:textId="5B108141" w:rsidR="003A4F65" w:rsidRPr="000E3C42" w:rsidDel="008B263D" w:rsidRDefault="003A4F65" w:rsidP="003A4F65">
            <w:pPr>
              <w:jc w:val="left"/>
              <w:rPr>
                <w:ins w:id="8699" w:author="Александр" w:date="2020-04-13T06:30:00Z"/>
                <w:del w:id="8700" w:author="Владимир Лаут" w:date="2021-03-03T11:03:00Z"/>
                <w:rFonts w:ascii="Arial" w:hAnsi="Arial" w:cs="Arial"/>
                <w:sz w:val="20"/>
                <w:szCs w:val="20"/>
                <w:lang w:eastAsia="ru-RU"/>
              </w:rPr>
            </w:pPr>
            <w:ins w:id="8701" w:author="Александр" w:date="2020-04-13T06:32:00Z">
              <w:del w:id="8702" w:author="Владимир Лаут" w:date="2021-03-03T11:02:00Z">
                <w:r w:rsidRPr="00AE7409" w:rsidDel="008B263D">
                  <w:delText>О4</w:delText>
                </w:r>
              </w:del>
            </w:ins>
            <w:bookmarkStart w:id="8703" w:name="_Toc67554443"/>
            <w:bookmarkStart w:id="8704" w:name="_Toc67555780"/>
            <w:bookmarkStart w:id="8705" w:name="_Toc67556833"/>
            <w:bookmarkEnd w:id="8703"/>
            <w:bookmarkEnd w:id="8704"/>
            <w:bookmarkEnd w:id="8705"/>
          </w:p>
        </w:tc>
        <w:tc>
          <w:tcPr>
            <w:tcW w:w="1038" w:type="pct"/>
            <w:tcPrChange w:id="8706" w:author="Александр" w:date="2020-04-13T06:32:00Z">
              <w:tcPr>
                <w:tcW w:w="1038" w:type="pct"/>
              </w:tcPr>
            </w:tcPrChange>
          </w:tcPr>
          <w:p w14:paraId="0825B231" w14:textId="233B7428" w:rsidR="003A4F65" w:rsidRPr="000E3C42" w:rsidDel="008B263D" w:rsidRDefault="003A4F65" w:rsidP="003A4F65">
            <w:pPr>
              <w:jc w:val="left"/>
              <w:rPr>
                <w:ins w:id="8707" w:author="Александр" w:date="2020-04-13T06:30:00Z"/>
                <w:del w:id="8708" w:author="Владимир Лаут" w:date="2021-03-03T11:03:00Z"/>
                <w:rFonts w:ascii="Arial" w:hAnsi="Arial" w:cs="Arial"/>
                <w:sz w:val="20"/>
                <w:szCs w:val="20"/>
                <w:lang w:eastAsia="ru-RU"/>
              </w:rPr>
            </w:pPr>
            <w:ins w:id="8709" w:author="Александр" w:date="2020-04-13T06:32:00Z">
              <w:del w:id="8710" w:author="Владимир Лаут" w:date="2021-03-03T11:02:00Z">
                <w:r w:rsidRPr="00AE7409" w:rsidDel="008B263D">
                  <w:delText>ТО4</w:delText>
                </w:r>
              </w:del>
            </w:ins>
            <w:bookmarkStart w:id="8711" w:name="_Toc67554444"/>
            <w:bookmarkStart w:id="8712" w:name="_Toc67555781"/>
            <w:bookmarkStart w:id="8713" w:name="_Toc67556834"/>
            <w:bookmarkEnd w:id="8711"/>
            <w:bookmarkEnd w:id="8712"/>
            <w:bookmarkEnd w:id="8713"/>
          </w:p>
        </w:tc>
        <w:bookmarkStart w:id="8714" w:name="_Toc67554445"/>
        <w:bookmarkStart w:id="8715" w:name="_Toc67555782"/>
        <w:bookmarkStart w:id="8716" w:name="_Toc67556835"/>
        <w:bookmarkEnd w:id="8714"/>
        <w:bookmarkEnd w:id="8715"/>
        <w:bookmarkEnd w:id="8716"/>
      </w:tr>
      <w:tr w:rsidR="003A4F65" w:rsidRPr="000E3C42" w:rsidDel="008B263D" w14:paraId="5DC4B9F9" w14:textId="6F30A6F4"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71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718" w:author="Александр" w:date="2020-04-13T06:30:00Z"/>
          <w:del w:id="8719" w:author="Владимир Лаут" w:date="2021-03-03T11:03:00Z"/>
          <w:trPrChange w:id="8720" w:author="Александр" w:date="2020-04-13T06:32:00Z">
            <w:trPr>
              <w:cantSplit/>
              <w:jc w:val="center"/>
            </w:trPr>
          </w:trPrChange>
        </w:trPr>
        <w:tc>
          <w:tcPr>
            <w:tcW w:w="1009" w:type="pct"/>
            <w:tcPrChange w:id="8721" w:author="Александр" w:date="2020-04-13T06:32:00Z">
              <w:tcPr>
                <w:tcW w:w="1009" w:type="pct"/>
              </w:tcPr>
            </w:tcPrChange>
          </w:tcPr>
          <w:p w14:paraId="69EBEB65" w14:textId="51EEF863" w:rsidR="003A4F65" w:rsidRPr="000E3C42" w:rsidDel="008B263D" w:rsidRDefault="003A4F65" w:rsidP="003A4F65">
            <w:pPr>
              <w:jc w:val="left"/>
              <w:rPr>
                <w:ins w:id="8722" w:author="Александр" w:date="2020-04-13T06:30:00Z"/>
                <w:del w:id="8723" w:author="Владимир Лаут" w:date="2021-03-03T11:03:00Z"/>
                <w:rFonts w:ascii="Arial" w:hAnsi="Arial" w:cs="Arial"/>
                <w:sz w:val="20"/>
                <w:szCs w:val="20"/>
                <w:lang w:eastAsia="ru-RU"/>
              </w:rPr>
            </w:pPr>
            <w:ins w:id="8724" w:author="Александр" w:date="2020-04-13T06:32:00Z">
              <w:del w:id="8725" w:author="Владимир Лаут" w:date="2021-03-03T11:02:00Z">
                <w:r w:rsidRPr="00AE7409" w:rsidDel="008B263D">
                  <w:delText>О5</w:delText>
                </w:r>
              </w:del>
            </w:ins>
            <w:bookmarkStart w:id="8726" w:name="_Toc67554446"/>
            <w:bookmarkStart w:id="8727" w:name="_Toc67555783"/>
            <w:bookmarkStart w:id="8728" w:name="_Toc67556836"/>
            <w:bookmarkEnd w:id="8726"/>
            <w:bookmarkEnd w:id="8727"/>
            <w:bookmarkEnd w:id="8728"/>
          </w:p>
        </w:tc>
        <w:tc>
          <w:tcPr>
            <w:tcW w:w="2064" w:type="pct"/>
            <w:tcPrChange w:id="8729" w:author="Александр" w:date="2020-04-13T06:32:00Z">
              <w:tcPr>
                <w:tcW w:w="2064" w:type="pct"/>
                <w:vAlign w:val="bottom"/>
              </w:tcPr>
            </w:tcPrChange>
          </w:tcPr>
          <w:p w14:paraId="1AB26F04" w14:textId="57BBE10E" w:rsidR="003A4F65" w:rsidRPr="000E3C42" w:rsidDel="008B263D" w:rsidRDefault="003A4F65" w:rsidP="003A4F65">
            <w:pPr>
              <w:jc w:val="left"/>
              <w:rPr>
                <w:ins w:id="8730" w:author="Александр" w:date="2020-04-13T06:30:00Z"/>
                <w:del w:id="8731" w:author="Владимир Лаут" w:date="2021-03-03T11:03:00Z"/>
                <w:rFonts w:ascii="Arial" w:hAnsi="Arial" w:cs="Arial"/>
                <w:sz w:val="20"/>
                <w:szCs w:val="20"/>
                <w:lang w:eastAsia="ru-RU"/>
              </w:rPr>
            </w:pPr>
            <w:ins w:id="8732" w:author="Александр" w:date="2020-04-13T06:32:00Z">
              <w:del w:id="8733" w:author="Владимир Лаут" w:date="2021-03-03T11:02:00Z">
                <w:r w:rsidRPr="00AE7409" w:rsidDel="008B263D">
                  <w:delText>Техническое обслуживание 5</w:delText>
                </w:r>
              </w:del>
            </w:ins>
            <w:bookmarkStart w:id="8734" w:name="_Toc67554447"/>
            <w:bookmarkStart w:id="8735" w:name="_Toc67555784"/>
            <w:bookmarkStart w:id="8736" w:name="_Toc67556837"/>
            <w:bookmarkEnd w:id="8734"/>
            <w:bookmarkEnd w:id="8735"/>
            <w:bookmarkEnd w:id="8736"/>
          </w:p>
        </w:tc>
        <w:tc>
          <w:tcPr>
            <w:tcW w:w="889" w:type="pct"/>
            <w:tcPrChange w:id="8737" w:author="Александр" w:date="2020-04-13T06:32:00Z">
              <w:tcPr>
                <w:tcW w:w="889" w:type="pct"/>
              </w:tcPr>
            </w:tcPrChange>
          </w:tcPr>
          <w:p w14:paraId="4A59A074" w14:textId="5DB5AFEC" w:rsidR="003A4F65" w:rsidRPr="000E3C42" w:rsidDel="008B263D" w:rsidRDefault="003A4F65" w:rsidP="003A4F65">
            <w:pPr>
              <w:jc w:val="left"/>
              <w:rPr>
                <w:ins w:id="8738" w:author="Александр" w:date="2020-04-13T06:30:00Z"/>
                <w:del w:id="8739" w:author="Владимир Лаут" w:date="2021-03-03T11:03:00Z"/>
                <w:rFonts w:ascii="Arial" w:hAnsi="Arial" w:cs="Arial"/>
                <w:sz w:val="20"/>
                <w:szCs w:val="20"/>
                <w:lang w:eastAsia="ru-RU"/>
              </w:rPr>
            </w:pPr>
            <w:ins w:id="8740" w:author="Александр" w:date="2020-04-13T06:32:00Z">
              <w:del w:id="8741" w:author="Владимир Лаут" w:date="2021-03-03T11:02:00Z">
                <w:r w:rsidRPr="00AE7409" w:rsidDel="008B263D">
                  <w:delText>О5</w:delText>
                </w:r>
              </w:del>
            </w:ins>
            <w:bookmarkStart w:id="8742" w:name="_Toc67554448"/>
            <w:bookmarkStart w:id="8743" w:name="_Toc67555785"/>
            <w:bookmarkStart w:id="8744" w:name="_Toc67556838"/>
            <w:bookmarkEnd w:id="8742"/>
            <w:bookmarkEnd w:id="8743"/>
            <w:bookmarkEnd w:id="8744"/>
          </w:p>
        </w:tc>
        <w:tc>
          <w:tcPr>
            <w:tcW w:w="1038" w:type="pct"/>
            <w:tcPrChange w:id="8745" w:author="Александр" w:date="2020-04-13T06:32:00Z">
              <w:tcPr>
                <w:tcW w:w="1038" w:type="pct"/>
              </w:tcPr>
            </w:tcPrChange>
          </w:tcPr>
          <w:p w14:paraId="6B6D5E3A" w14:textId="1E2AE8C6" w:rsidR="003A4F65" w:rsidRPr="000E3C42" w:rsidDel="008B263D" w:rsidRDefault="003A4F65" w:rsidP="003A4F65">
            <w:pPr>
              <w:jc w:val="left"/>
              <w:rPr>
                <w:ins w:id="8746" w:author="Александр" w:date="2020-04-13T06:30:00Z"/>
                <w:del w:id="8747" w:author="Владимир Лаут" w:date="2021-03-03T11:03:00Z"/>
                <w:rFonts w:ascii="Arial" w:hAnsi="Arial" w:cs="Arial"/>
                <w:sz w:val="20"/>
                <w:szCs w:val="20"/>
                <w:lang w:eastAsia="ru-RU"/>
              </w:rPr>
            </w:pPr>
            <w:ins w:id="8748" w:author="Александр" w:date="2020-04-13T06:32:00Z">
              <w:del w:id="8749" w:author="Владимир Лаут" w:date="2021-03-03T11:02:00Z">
                <w:r w:rsidRPr="00AE7409" w:rsidDel="008B263D">
                  <w:delText>ТО5</w:delText>
                </w:r>
              </w:del>
            </w:ins>
            <w:bookmarkStart w:id="8750" w:name="_Toc67554449"/>
            <w:bookmarkStart w:id="8751" w:name="_Toc67555786"/>
            <w:bookmarkStart w:id="8752" w:name="_Toc67556839"/>
            <w:bookmarkEnd w:id="8750"/>
            <w:bookmarkEnd w:id="8751"/>
            <w:bookmarkEnd w:id="8752"/>
          </w:p>
        </w:tc>
        <w:bookmarkStart w:id="8753" w:name="_Toc67554450"/>
        <w:bookmarkStart w:id="8754" w:name="_Toc67555787"/>
        <w:bookmarkStart w:id="8755" w:name="_Toc67556840"/>
        <w:bookmarkEnd w:id="8753"/>
        <w:bookmarkEnd w:id="8754"/>
        <w:bookmarkEnd w:id="8755"/>
      </w:tr>
      <w:tr w:rsidR="003A4F65" w:rsidRPr="000E3C42" w:rsidDel="008B263D" w14:paraId="5D4DBD35" w14:textId="06A1BED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75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757" w:author="Александр" w:date="2020-04-13T06:30:00Z"/>
          <w:del w:id="8758" w:author="Владимир Лаут" w:date="2021-03-03T11:03:00Z"/>
          <w:trPrChange w:id="8759" w:author="Александр" w:date="2020-04-13T06:32:00Z">
            <w:trPr>
              <w:cantSplit/>
              <w:jc w:val="center"/>
            </w:trPr>
          </w:trPrChange>
        </w:trPr>
        <w:tc>
          <w:tcPr>
            <w:tcW w:w="1009" w:type="pct"/>
            <w:tcPrChange w:id="8760" w:author="Александр" w:date="2020-04-13T06:32:00Z">
              <w:tcPr>
                <w:tcW w:w="1009" w:type="pct"/>
              </w:tcPr>
            </w:tcPrChange>
          </w:tcPr>
          <w:p w14:paraId="11FC9ED7" w14:textId="3881D33B" w:rsidR="003A4F65" w:rsidRPr="000E3C42" w:rsidDel="008B263D" w:rsidRDefault="003A4F65" w:rsidP="003A4F65">
            <w:pPr>
              <w:jc w:val="left"/>
              <w:rPr>
                <w:ins w:id="8761" w:author="Александр" w:date="2020-04-13T06:30:00Z"/>
                <w:del w:id="8762" w:author="Владимир Лаут" w:date="2021-03-03T11:03:00Z"/>
                <w:rFonts w:ascii="Arial" w:hAnsi="Arial" w:cs="Arial"/>
                <w:sz w:val="20"/>
                <w:szCs w:val="20"/>
                <w:lang w:eastAsia="ru-RU"/>
              </w:rPr>
            </w:pPr>
            <w:ins w:id="8763" w:author="Александр" w:date="2020-04-13T06:32:00Z">
              <w:del w:id="8764" w:author="Владимир Лаут" w:date="2021-03-03T11:02:00Z">
                <w:r w:rsidRPr="00AE7409" w:rsidDel="008B263D">
                  <w:delText>О6</w:delText>
                </w:r>
              </w:del>
            </w:ins>
            <w:bookmarkStart w:id="8765" w:name="_Toc67554451"/>
            <w:bookmarkStart w:id="8766" w:name="_Toc67555788"/>
            <w:bookmarkStart w:id="8767" w:name="_Toc67556841"/>
            <w:bookmarkEnd w:id="8765"/>
            <w:bookmarkEnd w:id="8766"/>
            <w:bookmarkEnd w:id="8767"/>
          </w:p>
        </w:tc>
        <w:tc>
          <w:tcPr>
            <w:tcW w:w="2064" w:type="pct"/>
            <w:tcPrChange w:id="8768" w:author="Александр" w:date="2020-04-13T06:32:00Z">
              <w:tcPr>
                <w:tcW w:w="2064" w:type="pct"/>
                <w:vAlign w:val="bottom"/>
              </w:tcPr>
            </w:tcPrChange>
          </w:tcPr>
          <w:p w14:paraId="236669DC" w14:textId="67914A2F" w:rsidR="003A4F65" w:rsidRPr="000E3C42" w:rsidDel="008B263D" w:rsidRDefault="003A4F65" w:rsidP="003A4F65">
            <w:pPr>
              <w:jc w:val="left"/>
              <w:rPr>
                <w:ins w:id="8769" w:author="Александр" w:date="2020-04-13T06:30:00Z"/>
                <w:del w:id="8770" w:author="Владимир Лаут" w:date="2021-03-03T11:03:00Z"/>
                <w:rFonts w:ascii="Arial" w:hAnsi="Arial" w:cs="Arial"/>
                <w:sz w:val="20"/>
                <w:szCs w:val="20"/>
                <w:lang w:eastAsia="ru-RU"/>
              </w:rPr>
            </w:pPr>
            <w:ins w:id="8771" w:author="Александр" w:date="2020-04-13T06:32:00Z">
              <w:del w:id="8772" w:author="Владимир Лаут" w:date="2021-03-03T11:02:00Z">
                <w:r w:rsidRPr="00AE7409" w:rsidDel="008B263D">
                  <w:delText>Техническое обслуживание 6</w:delText>
                </w:r>
              </w:del>
            </w:ins>
            <w:bookmarkStart w:id="8773" w:name="_Toc67554452"/>
            <w:bookmarkStart w:id="8774" w:name="_Toc67555789"/>
            <w:bookmarkStart w:id="8775" w:name="_Toc67556842"/>
            <w:bookmarkEnd w:id="8773"/>
            <w:bookmarkEnd w:id="8774"/>
            <w:bookmarkEnd w:id="8775"/>
          </w:p>
        </w:tc>
        <w:tc>
          <w:tcPr>
            <w:tcW w:w="889" w:type="pct"/>
            <w:tcPrChange w:id="8776" w:author="Александр" w:date="2020-04-13T06:32:00Z">
              <w:tcPr>
                <w:tcW w:w="889" w:type="pct"/>
              </w:tcPr>
            </w:tcPrChange>
          </w:tcPr>
          <w:p w14:paraId="2AF7E8E7" w14:textId="4BD7DF6A" w:rsidR="003A4F65" w:rsidRPr="000E3C42" w:rsidDel="008B263D" w:rsidRDefault="003A4F65" w:rsidP="003A4F65">
            <w:pPr>
              <w:jc w:val="left"/>
              <w:rPr>
                <w:ins w:id="8777" w:author="Александр" w:date="2020-04-13T06:30:00Z"/>
                <w:del w:id="8778" w:author="Владимир Лаут" w:date="2021-03-03T11:03:00Z"/>
                <w:rFonts w:ascii="Arial" w:hAnsi="Arial" w:cs="Arial"/>
                <w:sz w:val="20"/>
                <w:szCs w:val="20"/>
                <w:lang w:eastAsia="ru-RU"/>
              </w:rPr>
            </w:pPr>
            <w:ins w:id="8779" w:author="Александр" w:date="2020-04-13T06:32:00Z">
              <w:del w:id="8780" w:author="Владимир Лаут" w:date="2021-03-03T11:02:00Z">
                <w:r w:rsidRPr="00AE7409" w:rsidDel="008B263D">
                  <w:delText>О6</w:delText>
                </w:r>
              </w:del>
            </w:ins>
            <w:bookmarkStart w:id="8781" w:name="_Toc67554453"/>
            <w:bookmarkStart w:id="8782" w:name="_Toc67555790"/>
            <w:bookmarkStart w:id="8783" w:name="_Toc67556843"/>
            <w:bookmarkEnd w:id="8781"/>
            <w:bookmarkEnd w:id="8782"/>
            <w:bookmarkEnd w:id="8783"/>
          </w:p>
        </w:tc>
        <w:tc>
          <w:tcPr>
            <w:tcW w:w="1038" w:type="pct"/>
            <w:tcPrChange w:id="8784" w:author="Александр" w:date="2020-04-13T06:32:00Z">
              <w:tcPr>
                <w:tcW w:w="1038" w:type="pct"/>
              </w:tcPr>
            </w:tcPrChange>
          </w:tcPr>
          <w:p w14:paraId="03AEA071" w14:textId="33A2C664" w:rsidR="003A4F65" w:rsidRPr="000E3C42" w:rsidDel="008B263D" w:rsidRDefault="003A4F65" w:rsidP="003A4F65">
            <w:pPr>
              <w:jc w:val="left"/>
              <w:rPr>
                <w:ins w:id="8785" w:author="Александр" w:date="2020-04-13T06:30:00Z"/>
                <w:del w:id="8786" w:author="Владимир Лаут" w:date="2021-03-03T11:03:00Z"/>
                <w:rFonts w:ascii="Arial" w:hAnsi="Arial" w:cs="Arial"/>
                <w:sz w:val="20"/>
                <w:szCs w:val="20"/>
                <w:lang w:eastAsia="ru-RU"/>
              </w:rPr>
            </w:pPr>
            <w:ins w:id="8787" w:author="Александр" w:date="2020-04-13T06:32:00Z">
              <w:del w:id="8788" w:author="Владимир Лаут" w:date="2021-03-03T11:02:00Z">
                <w:r w:rsidRPr="00AE7409" w:rsidDel="008B263D">
                  <w:delText>ТО6</w:delText>
                </w:r>
              </w:del>
            </w:ins>
            <w:bookmarkStart w:id="8789" w:name="_Toc67554454"/>
            <w:bookmarkStart w:id="8790" w:name="_Toc67555791"/>
            <w:bookmarkStart w:id="8791" w:name="_Toc67556844"/>
            <w:bookmarkEnd w:id="8789"/>
            <w:bookmarkEnd w:id="8790"/>
            <w:bookmarkEnd w:id="8791"/>
          </w:p>
        </w:tc>
        <w:bookmarkStart w:id="8792" w:name="_Toc67554455"/>
        <w:bookmarkStart w:id="8793" w:name="_Toc67555792"/>
        <w:bookmarkStart w:id="8794" w:name="_Toc67556845"/>
        <w:bookmarkEnd w:id="8792"/>
        <w:bookmarkEnd w:id="8793"/>
        <w:bookmarkEnd w:id="8794"/>
      </w:tr>
      <w:tr w:rsidR="003A4F65" w:rsidRPr="000E3C42" w:rsidDel="008B263D" w14:paraId="1033A733" w14:textId="790B9674"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79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796" w:author="Александр" w:date="2020-04-13T06:30:00Z"/>
          <w:del w:id="8797" w:author="Владимир Лаут" w:date="2021-03-03T11:03:00Z"/>
          <w:trPrChange w:id="8798" w:author="Александр" w:date="2020-04-13T06:32:00Z">
            <w:trPr>
              <w:cantSplit/>
              <w:jc w:val="center"/>
            </w:trPr>
          </w:trPrChange>
        </w:trPr>
        <w:tc>
          <w:tcPr>
            <w:tcW w:w="1009" w:type="pct"/>
            <w:tcPrChange w:id="8799" w:author="Александр" w:date="2020-04-13T06:32:00Z">
              <w:tcPr>
                <w:tcW w:w="1009" w:type="pct"/>
              </w:tcPr>
            </w:tcPrChange>
          </w:tcPr>
          <w:p w14:paraId="1BB9DAF1" w14:textId="0623607B" w:rsidR="003A4F65" w:rsidRPr="000E3C42" w:rsidDel="008B263D" w:rsidRDefault="003A4F65" w:rsidP="003A4F65">
            <w:pPr>
              <w:jc w:val="left"/>
              <w:rPr>
                <w:ins w:id="8800" w:author="Александр" w:date="2020-04-13T06:30:00Z"/>
                <w:del w:id="8801" w:author="Владимир Лаут" w:date="2021-03-03T11:03:00Z"/>
                <w:rFonts w:ascii="Arial" w:hAnsi="Arial" w:cs="Arial"/>
                <w:sz w:val="20"/>
                <w:szCs w:val="20"/>
                <w:lang w:eastAsia="ru-RU"/>
              </w:rPr>
            </w:pPr>
            <w:ins w:id="8802" w:author="Александр" w:date="2020-04-13T06:32:00Z">
              <w:del w:id="8803" w:author="Владимир Лаут" w:date="2021-03-03T11:02:00Z">
                <w:r w:rsidRPr="00AE7409" w:rsidDel="008B263D">
                  <w:delText>О7</w:delText>
                </w:r>
              </w:del>
            </w:ins>
            <w:bookmarkStart w:id="8804" w:name="_Toc67554456"/>
            <w:bookmarkStart w:id="8805" w:name="_Toc67555793"/>
            <w:bookmarkStart w:id="8806" w:name="_Toc67556846"/>
            <w:bookmarkEnd w:id="8804"/>
            <w:bookmarkEnd w:id="8805"/>
            <w:bookmarkEnd w:id="8806"/>
          </w:p>
        </w:tc>
        <w:tc>
          <w:tcPr>
            <w:tcW w:w="2064" w:type="pct"/>
            <w:tcPrChange w:id="8807" w:author="Александр" w:date="2020-04-13T06:32:00Z">
              <w:tcPr>
                <w:tcW w:w="2064" w:type="pct"/>
                <w:vAlign w:val="bottom"/>
              </w:tcPr>
            </w:tcPrChange>
          </w:tcPr>
          <w:p w14:paraId="441104AD" w14:textId="1638F367" w:rsidR="003A4F65" w:rsidRPr="000E3C42" w:rsidDel="008B263D" w:rsidRDefault="003A4F65" w:rsidP="003A4F65">
            <w:pPr>
              <w:jc w:val="left"/>
              <w:rPr>
                <w:ins w:id="8808" w:author="Александр" w:date="2020-04-13T06:30:00Z"/>
                <w:del w:id="8809" w:author="Владимир Лаут" w:date="2021-03-03T11:03:00Z"/>
                <w:rFonts w:ascii="Arial" w:hAnsi="Arial" w:cs="Arial"/>
                <w:sz w:val="20"/>
                <w:szCs w:val="20"/>
                <w:lang w:eastAsia="ru-RU"/>
              </w:rPr>
            </w:pPr>
            <w:ins w:id="8810" w:author="Александр" w:date="2020-04-13T06:32:00Z">
              <w:del w:id="8811" w:author="Владимир Лаут" w:date="2021-03-03T11:02:00Z">
                <w:r w:rsidRPr="00AE7409" w:rsidDel="008B263D">
                  <w:delText>Техническое обслуживание 7</w:delText>
                </w:r>
              </w:del>
            </w:ins>
            <w:bookmarkStart w:id="8812" w:name="_Toc67554457"/>
            <w:bookmarkStart w:id="8813" w:name="_Toc67555794"/>
            <w:bookmarkStart w:id="8814" w:name="_Toc67556847"/>
            <w:bookmarkEnd w:id="8812"/>
            <w:bookmarkEnd w:id="8813"/>
            <w:bookmarkEnd w:id="8814"/>
          </w:p>
        </w:tc>
        <w:tc>
          <w:tcPr>
            <w:tcW w:w="889" w:type="pct"/>
            <w:tcPrChange w:id="8815" w:author="Александр" w:date="2020-04-13T06:32:00Z">
              <w:tcPr>
                <w:tcW w:w="889" w:type="pct"/>
              </w:tcPr>
            </w:tcPrChange>
          </w:tcPr>
          <w:p w14:paraId="5BED325E" w14:textId="21DE6A0C" w:rsidR="003A4F65" w:rsidRPr="000E3C42" w:rsidDel="008B263D" w:rsidRDefault="003A4F65" w:rsidP="003A4F65">
            <w:pPr>
              <w:jc w:val="left"/>
              <w:rPr>
                <w:ins w:id="8816" w:author="Александр" w:date="2020-04-13T06:30:00Z"/>
                <w:del w:id="8817" w:author="Владимир Лаут" w:date="2021-03-03T11:03:00Z"/>
                <w:rFonts w:ascii="Arial" w:hAnsi="Arial" w:cs="Arial"/>
                <w:sz w:val="20"/>
                <w:szCs w:val="20"/>
                <w:lang w:eastAsia="ru-RU"/>
              </w:rPr>
            </w:pPr>
            <w:ins w:id="8818" w:author="Александр" w:date="2020-04-13T06:32:00Z">
              <w:del w:id="8819" w:author="Владимир Лаут" w:date="2021-03-03T11:02:00Z">
                <w:r w:rsidRPr="00AE7409" w:rsidDel="008B263D">
                  <w:delText>О7</w:delText>
                </w:r>
              </w:del>
            </w:ins>
            <w:bookmarkStart w:id="8820" w:name="_Toc67554458"/>
            <w:bookmarkStart w:id="8821" w:name="_Toc67555795"/>
            <w:bookmarkStart w:id="8822" w:name="_Toc67556848"/>
            <w:bookmarkEnd w:id="8820"/>
            <w:bookmarkEnd w:id="8821"/>
            <w:bookmarkEnd w:id="8822"/>
          </w:p>
        </w:tc>
        <w:tc>
          <w:tcPr>
            <w:tcW w:w="1038" w:type="pct"/>
            <w:tcPrChange w:id="8823" w:author="Александр" w:date="2020-04-13T06:32:00Z">
              <w:tcPr>
                <w:tcW w:w="1038" w:type="pct"/>
              </w:tcPr>
            </w:tcPrChange>
          </w:tcPr>
          <w:p w14:paraId="35B231F7" w14:textId="6C97079A" w:rsidR="003A4F65" w:rsidRPr="000E3C42" w:rsidDel="008B263D" w:rsidRDefault="003A4F65" w:rsidP="003A4F65">
            <w:pPr>
              <w:jc w:val="left"/>
              <w:rPr>
                <w:ins w:id="8824" w:author="Александр" w:date="2020-04-13T06:30:00Z"/>
                <w:del w:id="8825" w:author="Владимир Лаут" w:date="2021-03-03T11:03:00Z"/>
                <w:rFonts w:ascii="Arial" w:hAnsi="Arial" w:cs="Arial"/>
                <w:sz w:val="20"/>
                <w:szCs w:val="20"/>
                <w:lang w:eastAsia="ru-RU"/>
              </w:rPr>
            </w:pPr>
            <w:ins w:id="8826" w:author="Александр" w:date="2020-04-13T06:32:00Z">
              <w:del w:id="8827" w:author="Владимир Лаут" w:date="2021-03-03T11:02:00Z">
                <w:r w:rsidRPr="00AE7409" w:rsidDel="008B263D">
                  <w:delText>ТО7</w:delText>
                </w:r>
              </w:del>
            </w:ins>
            <w:bookmarkStart w:id="8828" w:name="_Toc67554459"/>
            <w:bookmarkStart w:id="8829" w:name="_Toc67555796"/>
            <w:bookmarkStart w:id="8830" w:name="_Toc67556849"/>
            <w:bookmarkEnd w:id="8828"/>
            <w:bookmarkEnd w:id="8829"/>
            <w:bookmarkEnd w:id="8830"/>
          </w:p>
        </w:tc>
        <w:bookmarkStart w:id="8831" w:name="_Toc67554460"/>
        <w:bookmarkStart w:id="8832" w:name="_Toc67555797"/>
        <w:bookmarkStart w:id="8833" w:name="_Toc67556850"/>
        <w:bookmarkEnd w:id="8831"/>
        <w:bookmarkEnd w:id="8832"/>
        <w:bookmarkEnd w:id="8833"/>
      </w:tr>
      <w:tr w:rsidR="003A4F65" w:rsidRPr="000E3C42" w:rsidDel="008B263D" w14:paraId="2A00D6A5" w14:textId="036EC95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83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835" w:author="Александр" w:date="2020-04-13T06:30:00Z"/>
          <w:del w:id="8836" w:author="Владимир Лаут" w:date="2021-03-03T11:03:00Z"/>
          <w:trPrChange w:id="8837" w:author="Александр" w:date="2020-04-13T06:32:00Z">
            <w:trPr>
              <w:cantSplit/>
              <w:jc w:val="center"/>
            </w:trPr>
          </w:trPrChange>
        </w:trPr>
        <w:tc>
          <w:tcPr>
            <w:tcW w:w="1009" w:type="pct"/>
            <w:tcPrChange w:id="8838" w:author="Александр" w:date="2020-04-13T06:32:00Z">
              <w:tcPr>
                <w:tcW w:w="1009" w:type="pct"/>
              </w:tcPr>
            </w:tcPrChange>
          </w:tcPr>
          <w:p w14:paraId="2F34ADF6" w14:textId="4C97D58E" w:rsidR="003A4F65" w:rsidRPr="000E3C42" w:rsidDel="008B263D" w:rsidRDefault="003A4F65" w:rsidP="003A4F65">
            <w:pPr>
              <w:jc w:val="left"/>
              <w:rPr>
                <w:ins w:id="8839" w:author="Александр" w:date="2020-04-13T06:30:00Z"/>
                <w:del w:id="8840" w:author="Владимир Лаут" w:date="2021-03-03T11:03:00Z"/>
                <w:rFonts w:ascii="Arial" w:hAnsi="Arial" w:cs="Arial"/>
                <w:sz w:val="20"/>
                <w:szCs w:val="20"/>
                <w:lang w:eastAsia="ru-RU"/>
              </w:rPr>
            </w:pPr>
            <w:ins w:id="8841" w:author="Александр" w:date="2020-04-13T06:32:00Z">
              <w:del w:id="8842" w:author="Владимир Лаут" w:date="2021-03-03T11:02:00Z">
                <w:r w:rsidRPr="00AE7409" w:rsidDel="008B263D">
                  <w:delText>О8</w:delText>
                </w:r>
              </w:del>
            </w:ins>
            <w:bookmarkStart w:id="8843" w:name="_Toc67554461"/>
            <w:bookmarkStart w:id="8844" w:name="_Toc67555798"/>
            <w:bookmarkStart w:id="8845" w:name="_Toc67556851"/>
            <w:bookmarkEnd w:id="8843"/>
            <w:bookmarkEnd w:id="8844"/>
            <w:bookmarkEnd w:id="8845"/>
          </w:p>
        </w:tc>
        <w:tc>
          <w:tcPr>
            <w:tcW w:w="2064" w:type="pct"/>
            <w:tcPrChange w:id="8846" w:author="Александр" w:date="2020-04-13T06:32:00Z">
              <w:tcPr>
                <w:tcW w:w="2064" w:type="pct"/>
                <w:vAlign w:val="bottom"/>
              </w:tcPr>
            </w:tcPrChange>
          </w:tcPr>
          <w:p w14:paraId="13028B0A" w14:textId="77E87456" w:rsidR="003A4F65" w:rsidRPr="000E3C42" w:rsidDel="008B263D" w:rsidRDefault="003A4F65" w:rsidP="003A4F65">
            <w:pPr>
              <w:jc w:val="left"/>
              <w:rPr>
                <w:ins w:id="8847" w:author="Александр" w:date="2020-04-13T06:30:00Z"/>
                <w:del w:id="8848" w:author="Владимир Лаут" w:date="2021-03-03T11:03:00Z"/>
                <w:rFonts w:ascii="Arial" w:hAnsi="Arial" w:cs="Arial"/>
                <w:sz w:val="20"/>
                <w:szCs w:val="20"/>
                <w:lang w:eastAsia="ru-RU"/>
              </w:rPr>
            </w:pPr>
            <w:ins w:id="8849" w:author="Александр" w:date="2020-04-13T06:32:00Z">
              <w:del w:id="8850" w:author="Владимир Лаут" w:date="2021-03-03T11:02:00Z">
                <w:r w:rsidRPr="00AE7409" w:rsidDel="008B263D">
                  <w:delText>Техническое обслуживание 8</w:delText>
                </w:r>
              </w:del>
            </w:ins>
            <w:bookmarkStart w:id="8851" w:name="_Toc67554462"/>
            <w:bookmarkStart w:id="8852" w:name="_Toc67555799"/>
            <w:bookmarkStart w:id="8853" w:name="_Toc67556852"/>
            <w:bookmarkEnd w:id="8851"/>
            <w:bookmarkEnd w:id="8852"/>
            <w:bookmarkEnd w:id="8853"/>
          </w:p>
        </w:tc>
        <w:tc>
          <w:tcPr>
            <w:tcW w:w="889" w:type="pct"/>
            <w:tcPrChange w:id="8854" w:author="Александр" w:date="2020-04-13T06:32:00Z">
              <w:tcPr>
                <w:tcW w:w="889" w:type="pct"/>
              </w:tcPr>
            </w:tcPrChange>
          </w:tcPr>
          <w:p w14:paraId="639CBBD9" w14:textId="2BC3F996" w:rsidR="003A4F65" w:rsidRPr="000E3C42" w:rsidDel="008B263D" w:rsidRDefault="003A4F65" w:rsidP="003A4F65">
            <w:pPr>
              <w:jc w:val="left"/>
              <w:rPr>
                <w:ins w:id="8855" w:author="Александр" w:date="2020-04-13T06:30:00Z"/>
                <w:del w:id="8856" w:author="Владимир Лаут" w:date="2021-03-03T11:03:00Z"/>
                <w:rFonts w:ascii="Arial" w:hAnsi="Arial" w:cs="Arial"/>
                <w:sz w:val="20"/>
                <w:szCs w:val="20"/>
                <w:lang w:eastAsia="ru-RU"/>
              </w:rPr>
            </w:pPr>
            <w:ins w:id="8857" w:author="Александр" w:date="2020-04-13T06:32:00Z">
              <w:del w:id="8858" w:author="Владимир Лаут" w:date="2021-03-03T11:02:00Z">
                <w:r w:rsidRPr="00AE7409" w:rsidDel="008B263D">
                  <w:delText>О8</w:delText>
                </w:r>
              </w:del>
            </w:ins>
            <w:bookmarkStart w:id="8859" w:name="_Toc67554463"/>
            <w:bookmarkStart w:id="8860" w:name="_Toc67555800"/>
            <w:bookmarkStart w:id="8861" w:name="_Toc67556853"/>
            <w:bookmarkEnd w:id="8859"/>
            <w:bookmarkEnd w:id="8860"/>
            <w:bookmarkEnd w:id="8861"/>
          </w:p>
        </w:tc>
        <w:tc>
          <w:tcPr>
            <w:tcW w:w="1038" w:type="pct"/>
            <w:tcPrChange w:id="8862" w:author="Александр" w:date="2020-04-13T06:32:00Z">
              <w:tcPr>
                <w:tcW w:w="1038" w:type="pct"/>
              </w:tcPr>
            </w:tcPrChange>
          </w:tcPr>
          <w:p w14:paraId="0EDF5D09" w14:textId="184AAA2A" w:rsidR="003A4F65" w:rsidRPr="000E3C42" w:rsidDel="008B263D" w:rsidRDefault="003A4F65" w:rsidP="003A4F65">
            <w:pPr>
              <w:jc w:val="left"/>
              <w:rPr>
                <w:ins w:id="8863" w:author="Александр" w:date="2020-04-13T06:30:00Z"/>
                <w:del w:id="8864" w:author="Владимир Лаут" w:date="2021-03-03T11:03:00Z"/>
                <w:rFonts w:ascii="Arial" w:hAnsi="Arial" w:cs="Arial"/>
                <w:sz w:val="20"/>
                <w:szCs w:val="20"/>
                <w:lang w:eastAsia="ru-RU"/>
              </w:rPr>
            </w:pPr>
            <w:ins w:id="8865" w:author="Александр" w:date="2020-04-13T06:32:00Z">
              <w:del w:id="8866" w:author="Владимир Лаут" w:date="2021-03-03T11:02:00Z">
                <w:r w:rsidRPr="00AE7409" w:rsidDel="008B263D">
                  <w:delText>ТО8</w:delText>
                </w:r>
              </w:del>
            </w:ins>
            <w:bookmarkStart w:id="8867" w:name="_Toc67554464"/>
            <w:bookmarkStart w:id="8868" w:name="_Toc67555801"/>
            <w:bookmarkStart w:id="8869" w:name="_Toc67556854"/>
            <w:bookmarkEnd w:id="8867"/>
            <w:bookmarkEnd w:id="8868"/>
            <w:bookmarkEnd w:id="8869"/>
          </w:p>
        </w:tc>
        <w:bookmarkStart w:id="8870" w:name="_Toc67554465"/>
        <w:bookmarkStart w:id="8871" w:name="_Toc67555802"/>
        <w:bookmarkStart w:id="8872" w:name="_Toc67556855"/>
        <w:bookmarkEnd w:id="8870"/>
        <w:bookmarkEnd w:id="8871"/>
        <w:bookmarkEnd w:id="8872"/>
      </w:tr>
      <w:tr w:rsidR="003A4F65" w:rsidRPr="000E3C42" w:rsidDel="008B263D" w14:paraId="0E8E620B" w14:textId="2226814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873"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874" w:author="Александр" w:date="2020-04-13T06:30:00Z"/>
          <w:del w:id="8875" w:author="Владимир Лаут" w:date="2021-03-03T11:03:00Z"/>
          <w:trPrChange w:id="8876" w:author="Александр" w:date="2020-04-13T06:32:00Z">
            <w:trPr>
              <w:cantSplit/>
              <w:jc w:val="center"/>
            </w:trPr>
          </w:trPrChange>
        </w:trPr>
        <w:tc>
          <w:tcPr>
            <w:tcW w:w="1009" w:type="pct"/>
            <w:tcPrChange w:id="8877" w:author="Александр" w:date="2020-04-13T06:32:00Z">
              <w:tcPr>
                <w:tcW w:w="1009" w:type="pct"/>
              </w:tcPr>
            </w:tcPrChange>
          </w:tcPr>
          <w:p w14:paraId="6D8ED124" w14:textId="4C2F4F19" w:rsidR="003A4F65" w:rsidRPr="000E3C42" w:rsidDel="008B263D" w:rsidRDefault="003A4F65" w:rsidP="003A4F65">
            <w:pPr>
              <w:jc w:val="left"/>
              <w:rPr>
                <w:ins w:id="8878" w:author="Александр" w:date="2020-04-13T06:30:00Z"/>
                <w:del w:id="8879" w:author="Владимир Лаут" w:date="2021-03-03T11:03:00Z"/>
                <w:rFonts w:ascii="Arial" w:hAnsi="Arial" w:cs="Arial"/>
                <w:sz w:val="20"/>
                <w:szCs w:val="20"/>
                <w:lang w:eastAsia="ru-RU"/>
              </w:rPr>
            </w:pPr>
            <w:ins w:id="8880" w:author="Александр" w:date="2020-04-13T06:32:00Z">
              <w:del w:id="8881" w:author="Владимир Лаут" w:date="2021-03-03T11:02:00Z">
                <w:r w:rsidRPr="00AE7409" w:rsidDel="008B263D">
                  <w:delText>СО</w:delText>
                </w:r>
              </w:del>
            </w:ins>
            <w:bookmarkStart w:id="8882" w:name="_Toc67554466"/>
            <w:bookmarkStart w:id="8883" w:name="_Toc67555803"/>
            <w:bookmarkStart w:id="8884" w:name="_Toc67556856"/>
            <w:bookmarkEnd w:id="8882"/>
            <w:bookmarkEnd w:id="8883"/>
            <w:bookmarkEnd w:id="8884"/>
          </w:p>
        </w:tc>
        <w:tc>
          <w:tcPr>
            <w:tcW w:w="2064" w:type="pct"/>
            <w:tcPrChange w:id="8885" w:author="Александр" w:date="2020-04-13T06:32:00Z">
              <w:tcPr>
                <w:tcW w:w="2064" w:type="pct"/>
                <w:vAlign w:val="bottom"/>
              </w:tcPr>
            </w:tcPrChange>
          </w:tcPr>
          <w:p w14:paraId="1AFA3B0E" w14:textId="4DFA3DE9" w:rsidR="003A4F65" w:rsidRPr="000E3C42" w:rsidDel="008B263D" w:rsidRDefault="003A4F65" w:rsidP="003A4F65">
            <w:pPr>
              <w:jc w:val="left"/>
              <w:rPr>
                <w:ins w:id="8886" w:author="Александр" w:date="2020-04-13T06:30:00Z"/>
                <w:del w:id="8887" w:author="Владимир Лаут" w:date="2021-03-03T11:03:00Z"/>
                <w:rFonts w:ascii="Arial" w:hAnsi="Arial" w:cs="Arial"/>
                <w:sz w:val="20"/>
                <w:szCs w:val="20"/>
                <w:lang w:eastAsia="ru-RU"/>
              </w:rPr>
            </w:pPr>
            <w:ins w:id="8888" w:author="Александр" w:date="2020-04-13T06:32:00Z">
              <w:del w:id="8889" w:author="Владимир Лаут" w:date="2021-03-03T11:02:00Z">
                <w:r w:rsidRPr="00AE7409" w:rsidDel="008B263D">
                  <w:delText>Сезонное ТО</w:delText>
                </w:r>
              </w:del>
            </w:ins>
            <w:bookmarkStart w:id="8890" w:name="_Toc67554467"/>
            <w:bookmarkStart w:id="8891" w:name="_Toc67555804"/>
            <w:bookmarkStart w:id="8892" w:name="_Toc67556857"/>
            <w:bookmarkEnd w:id="8890"/>
            <w:bookmarkEnd w:id="8891"/>
            <w:bookmarkEnd w:id="8892"/>
          </w:p>
        </w:tc>
        <w:tc>
          <w:tcPr>
            <w:tcW w:w="889" w:type="pct"/>
            <w:tcPrChange w:id="8893" w:author="Александр" w:date="2020-04-13T06:32:00Z">
              <w:tcPr>
                <w:tcW w:w="889" w:type="pct"/>
              </w:tcPr>
            </w:tcPrChange>
          </w:tcPr>
          <w:p w14:paraId="0CB84DFF" w14:textId="1425E698" w:rsidR="003A4F65" w:rsidRPr="000E3C42" w:rsidDel="008B263D" w:rsidRDefault="003A4F65" w:rsidP="003A4F65">
            <w:pPr>
              <w:jc w:val="left"/>
              <w:rPr>
                <w:ins w:id="8894" w:author="Александр" w:date="2020-04-13T06:30:00Z"/>
                <w:del w:id="8895" w:author="Владимир Лаут" w:date="2021-03-03T11:03:00Z"/>
                <w:rFonts w:ascii="Arial" w:hAnsi="Arial" w:cs="Arial"/>
                <w:sz w:val="20"/>
                <w:szCs w:val="20"/>
                <w:lang w:eastAsia="ru-RU"/>
              </w:rPr>
            </w:pPr>
            <w:ins w:id="8896" w:author="Александр" w:date="2020-04-13T06:32:00Z">
              <w:del w:id="8897" w:author="Владимир Лаут" w:date="2021-03-03T11:02:00Z">
                <w:r w:rsidRPr="00AE7409" w:rsidDel="008B263D">
                  <w:delText>СО</w:delText>
                </w:r>
              </w:del>
            </w:ins>
            <w:bookmarkStart w:id="8898" w:name="_Toc67554468"/>
            <w:bookmarkStart w:id="8899" w:name="_Toc67555805"/>
            <w:bookmarkStart w:id="8900" w:name="_Toc67556858"/>
            <w:bookmarkEnd w:id="8898"/>
            <w:bookmarkEnd w:id="8899"/>
            <w:bookmarkEnd w:id="8900"/>
          </w:p>
        </w:tc>
        <w:tc>
          <w:tcPr>
            <w:tcW w:w="1038" w:type="pct"/>
            <w:tcPrChange w:id="8901" w:author="Александр" w:date="2020-04-13T06:32:00Z">
              <w:tcPr>
                <w:tcW w:w="1038" w:type="pct"/>
              </w:tcPr>
            </w:tcPrChange>
          </w:tcPr>
          <w:p w14:paraId="1594F52C" w14:textId="0D0C0B9F" w:rsidR="003A4F65" w:rsidRPr="000E3C42" w:rsidDel="008B263D" w:rsidRDefault="003A4F65" w:rsidP="003A4F65">
            <w:pPr>
              <w:jc w:val="left"/>
              <w:rPr>
                <w:ins w:id="8902" w:author="Александр" w:date="2020-04-13T06:30:00Z"/>
                <w:del w:id="8903" w:author="Владимир Лаут" w:date="2021-03-03T11:03:00Z"/>
                <w:rFonts w:ascii="Arial" w:hAnsi="Arial" w:cs="Arial"/>
                <w:sz w:val="20"/>
                <w:szCs w:val="20"/>
                <w:lang w:eastAsia="ru-RU"/>
              </w:rPr>
            </w:pPr>
            <w:ins w:id="8904" w:author="Александр" w:date="2020-04-13T06:32:00Z">
              <w:del w:id="8905" w:author="Владимир Лаут" w:date="2021-03-03T11:02:00Z">
                <w:r w:rsidRPr="00AE7409" w:rsidDel="008B263D">
                  <w:delText>СТО</w:delText>
                </w:r>
              </w:del>
            </w:ins>
            <w:bookmarkStart w:id="8906" w:name="_Toc67554469"/>
            <w:bookmarkStart w:id="8907" w:name="_Toc67555806"/>
            <w:bookmarkStart w:id="8908" w:name="_Toc67556859"/>
            <w:bookmarkEnd w:id="8906"/>
            <w:bookmarkEnd w:id="8907"/>
            <w:bookmarkEnd w:id="8908"/>
          </w:p>
        </w:tc>
        <w:bookmarkStart w:id="8909" w:name="_Toc67554470"/>
        <w:bookmarkStart w:id="8910" w:name="_Toc67555807"/>
        <w:bookmarkStart w:id="8911" w:name="_Toc67556860"/>
        <w:bookmarkEnd w:id="8909"/>
        <w:bookmarkEnd w:id="8910"/>
        <w:bookmarkEnd w:id="8911"/>
      </w:tr>
      <w:tr w:rsidR="003A4F65" w:rsidRPr="000E3C42" w:rsidDel="008B263D" w14:paraId="76149AC4" w14:textId="55B3D31D"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912"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913" w:author="Александр" w:date="2020-04-13T06:30:00Z"/>
          <w:del w:id="8914" w:author="Владимир Лаут" w:date="2021-03-03T11:03:00Z"/>
          <w:trPrChange w:id="8915" w:author="Александр" w:date="2020-04-13T06:32:00Z">
            <w:trPr>
              <w:cantSplit/>
              <w:jc w:val="center"/>
            </w:trPr>
          </w:trPrChange>
        </w:trPr>
        <w:tc>
          <w:tcPr>
            <w:tcW w:w="1009" w:type="pct"/>
            <w:tcPrChange w:id="8916" w:author="Александр" w:date="2020-04-13T06:32:00Z">
              <w:tcPr>
                <w:tcW w:w="1009" w:type="pct"/>
              </w:tcPr>
            </w:tcPrChange>
          </w:tcPr>
          <w:p w14:paraId="5D105129" w14:textId="3A3AEC5E" w:rsidR="003A4F65" w:rsidRPr="000E3C42" w:rsidDel="008B263D" w:rsidRDefault="003A4F65" w:rsidP="003A4F65">
            <w:pPr>
              <w:jc w:val="left"/>
              <w:rPr>
                <w:ins w:id="8917" w:author="Александр" w:date="2020-04-13T06:30:00Z"/>
                <w:del w:id="8918" w:author="Владимир Лаут" w:date="2021-03-03T11:03:00Z"/>
                <w:rFonts w:ascii="Arial" w:hAnsi="Arial" w:cs="Arial"/>
                <w:sz w:val="20"/>
                <w:szCs w:val="20"/>
                <w:lang w:eastAsia="ru-RU"/>
              </w:rPr>
            </w:pPr>
            <w:ins w:id="8919" w:author="Александр" w:date="2020-04-13T06:32:00Z">
              <w:del w:id="8920" w:author="Владимир Лаут" w:date="2021-03-03T11:02:00Z">
                <w:r w:rsidRPr="00AE7409" w:rsidDel="008B263D">
                  <w:delText>СР</w:delText>
                </w:r>
              </w:del>
            </w:ins>
            <w:bookmarkStart w:id="8921" w:name="_Toc67554471"/>
            <w:bookmarkStart w:id="8922" w:name="_Toc67555808"/>
            <w:bookmarkStart w:id="8923" w:name="_Toc67556861"/>
            <w:bookmarkEnd w:id="8921"/>
            <w:bookmarkEnd w:id="8922"/>
            <w:bookmarkEnd w:id="8923"/>
          </w:p>
        </w:tc>
        <w:tc>
          <w:tcPr>
            <w:tcW w:w="2064" w:type="pct"/>
            <w:tcPrChange w:id="8924" w:author="Александр" w:date="2020-04-13T06:32:00Z">
              <w:tcPr>
                <w:tcW w:w="2064" w:type="pct"/>
                <w:vAlign w:val="bottom"/>
              </w:tcPr>
            </w:tcPrChange>
          </w:tcPr>
          <w:p w14:paraId="56067938" w14:textId="018AAEFD" w:rsidR="003A4F65" w:rsidRPr="000E3C42" w:rsidDel="008B263D" w:rsidRDefault="003A4F65" w:rsidP="003A4F65">
            <w:pPr>
              <w:jc w:val="left"/>
              <w:rPr>
                <w:ins w:id="8925" w:author="Александр" w:date="2020-04-13T06:30:00Z"/>
                <w:del w:id="8926" w:author="Владимир Лаут" w:date="2021-03-03T11:03:00Z"/>
                <w:rFonts w:ascii="Arial" w:hAnsi="Arial" w:cs="Arial"/>
                <w:sz w:val="20"/>
                <w:szCs w:val="20"/>
                <w:lang w:eastAsia="ru-RU"/>
              </w:rPr>
            </w:pPr>
            <w:ins w:id="8927" w:author="Александр" w:date="2020-04-13T06:32:00Z">
              <w:del w:id="8928" w:author="Владимир Лаут" w:date="2021-03-03T11:02:00Z">
                <w:r w:rsidRPr="00AE7409" w:rsidDel="008B263D">
                  <w:delText>Средний ремонт</w:delText>
                </w:r>
              </w:del>
            </w:ins>
            <w:bookmarkStart w:id="8929" w:name="_Toc67554472"/>
            <w:bookmarkStart w:id="8930" w:name="_Toc67555809"/>
            <w:bookmarkStart w:id="8931" w:name="_Toc67556862"/>
            <w:bookmarkEnd w:id="8929"/>
            <w:bookmarkEnd w:id="8930"/>
            <w:bookmarkEnd w:id="8931"/>
          </w:p>
        </w:tc>
        <w:tc>
          <w:tcPr>
            <w:tcW w:w="889" w:type="pct"/>
            <w:tcPrChange w:id="8932" w:author="Александр" w:date="2020-04-13T06:32:00Z">
              <w:tcPr>
                <w:tcW w:w="889" w:type="pct"/>
              </w:tcPr>
            </w:tcPrChange>
          </w:tcPr>
          <w:p w14:paraId="516545B0" w14:textId="4067D569" w:rsidR="003A4F65" w:rsidRPr="000E3C42" w:rsidDel="008B263D" w:rsidRDefault="003A4F65" w:rsidP="003A4F65">
            <w:pPr>
              <w:jc w:val="left"/>
              <w:rPr>
                <w:ins w:id="8933" w:author="Александр" w:date="2020-04-13T06:30:00Z"/>
                <w:del w:id="8934" w:author="Владимир Лаут" w:date="2021-03-03T11:03:00Z"/>
                <w:rFonts w:ascii="Arial" w:hAnsi="Arial" w:cs="Arial"/>
                <w:sz w:val="20"/>
                <w:szCs w:val="20"/>
                <w:lang w:eastAsia="ru-RU"/>
              </w:rPr>
            </w:pPr>
            <w:ins w:id="8935" w:author="Александр" w:date="2020-04-13T06:32:00Z">
              <w:del w:id="8936" w:author="Владимир Лаут" w:date="2021-03-03T11:02:00Z">
                <w:r w:rsidRPr="00AE7409" w:rsidDel="008B263D">
                  <w:delText>СР</w:delText>
                </w:r>
              </w:del>
            </w:ins>
            <w:bookmarkStart w:id="8937" w:name="_Toc67554473"/>
            <w:bookmarkStart w:id="8938" w:name="_Toc67555810"/>
            <w:bookmarkStart w:id="8939" w:name="_Toc67556863"/>
            <w:bookmarkEnd w:id="8937"/>
            <w:bookmarkEnd w:id="8938"/>
            <w:bookmarkEnd w:id="8939"/>
          </w:p>
        </w:tc>
        <w:tc>
          <w:tcPr>
            <w:tcW w:w="1038" w:type="pct"/>
            <w:tcPrChange w:id="8940" w:author="Александр" w:date="2020-04-13T06:32:00Z">
              <w:tcPr>
                <w:tcW w:w="1038" w:type="pct"/>
              </w:tcPr>
            </w:tcPrChange>
          </w:tcPr>
          <w:p w14:paraId="352F63CE" w14:textId="6A72EB25" w:rsidR="003A4F65" w:rsidRPr="000E3C42" w:rsidDel="008B263D" w:rsidRDefault="003A4F65" w:rsidP="003A4F65">
            <w:pPr>
              <w:jc w:val="left"/>
              <w:rPr>
                <w:ins w:id="8941" w:author="Александр" w:date="2020-04-13T06:30:00Z"/>
                <w:del w:id="8942" w:author="Владимир Лаут" w:date="2021-03-03T11:03:00Z"/>
                <w:rFonts w:ascii="Arial" w:hAnsi="Arial" w:cs="Arial"/>
                <w:sz w:val="20"/>
                <w:szCs w:val="20"/>
                <w:lang w:eastAsia="ru-RU"/>
              </w:rPr>
            </w:pPr>
            <w:ins w:id="8943" w:author="Александр" w:date="2020-04-13T06:32:00Z">
              <w:del w:id="8944" w:author="Владимир Лаут" w:date="2021-03-03T11:02:00Z">
                <w:r w:rsidRPr="00AE7409" w:rsidDel="008B263D">
                  <w:delText>СР</w:delText>
                </w:r>
              </w:del>
            </w:ins>
            <w:bookmarkStart w:id="8945" w:name="_Toc67554474"/>
            <w:bookmarkStart w:id="8946" w:name="_Toc67555811"/>
            <w:bookmarkStart w:id="8947" w:name="_Toc67556864"/>
            <w:bookmarkEnd w:id="8945"/>
            <w:bookmarkEnd w:id="8946"/>
            <w:bookmarkEnd w:id="8947"/>
          </w:p>
        </w:tc>
        <w:bookmarkStart w:id="8948" w:name="_Toc67554475"/>
        <w:bookmarkStart w:id="8949" w:name="_Toc67555812"/>
        <w:bookmarkStart w:id="8950" w:name="_Toc67556865"/>
        <w:bookmarkEnd w:id="8948"/>
        <w:bookmarkEnd w:id="8949"/>
        <w:bookmarkEnd w:id="8950"/>
      </w:tr>
      <w:tr w:rsidR="003A4F65" w:rsidRPr="000E3C42" w:rsidDel="008B263D" w14:paraId="7E22802E" w14:textId="573E94E5"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951"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952" w:author="Александр" w:date="2020-04-13T06:30:00Z"/>
          <w:del w:id="8953" w:author="Владимир Лаут" w:date="2021-03-03T11:03:00Z"/>
          <w:trPrChange w:id="8954" w:author="Александр" w:date="2020-04-13T06:32:00Z">
            <w:trPr>
              <w:cantSplit/>
              <w:jc w:val="center"/>
            </w:trPr>
          </w:trPrChange>
        </w:trPr>
        <w:tc>
          <w:tcPr>
            <w:tcW w:w="1009" w:type="pct"/>
            <w:tcPrChange w:id="8955" w:author="Александр" w:date="2020-04-13T06:32:00Z">
              <w:tcPr>
                <w:tcW w:w="1009" w:type="pct"/>
              </w:tcPr>
            </w:tcPrChange>
          </w:tcPr>
          <w:p w14:paraId="6D67BD2A" w14:textId="6EB6F638" w:rsidR="003A4F65" w:rsidRPr="000E3C42" w:rsidDel="008B263D" w:rsidRDefault="003A4F65" w:rsidP="003A4F65">
            <w:pPr>
              <w:jc w:val="left"/>
              <w:rPr>
                <w:ins w:id="8956" w:author="Александр" w:date="2020-04-13T06:30:00Z"/>
                <w:del w:id="8957" w:author="Владимир Лаут" w:date="2021-03-03T11:03:00Z"/>
                <w:rFonts w:ascii="Arial" w:hAnsi="Arial" w:cs="Arial"/>
                <w:sz w:val="20"/>
                <w:szCs w:val="20"/>
                <w:lang w:eastAsia="ru-RU"/>
              </w:rPr>
            </w:pPr>
            <w:ins w:id="8958" w:author="Александр" w:date="2020-04-13T06:32:00Z">
              <w:del w:id="8959" w:author="Владимир Лаут" w:date="2021-03-03T11:02:00Z">
                <w:r w:rsidRPr="00AE7409" w:rsidDel="008B263D">
                  <w:delText>Т1</w:delText>
                </w:r>
              </w:del>
            </w:ins>
            <w:bookmarkStart w:id="8960" w:name="_Toc67554476"/>
            <w:bookmarkStart w:id="8961" w:name="_Toc67555813"/>
            <w:bookmarkStart w:id="8962" w:name="_Toc67556866"/>
            <w:bookmarkEnd w:id="8960"/>
            <w:bookmarkEnd w:id="8961"/>
            <w:bookmarkEnd w:id="8962"/>
          </w:p>
        </w:tc>
        <w:tc>
          <w:tcPr>
            <w:tcW w:w="2064" w:type="pct"/>
            <w:tcPrChange w:id="8963" w:author="Александр" w:date="2020-04-13T06:32:00Z">
              <w:tcPr>
                <w:tcW w:w="2064" w:type="pct"/>
                <w:vAlign w:val="bottom"/>
              </w:tcPr>
            </w:tcPrChange>
          </w:tcPr>
          <w:p w14:paraId="3FD0DE6E" w14:textId="7C10B7C1" w:rsidR="003A4F65" w:rsidRPr="000E3C42" w:rsidDel="008B263D" w:rsidRDefault="003A4F65" w:rsidP="003A4F65">
            <w:pPr>
              <w:jc w:val="left"/>
              <w:rPr>
                <w:ins w:id="8964" w:author="Александр" w:date="2020-04-13T06:30:00Z"/>
                <w:del w:id="8965" w:author="Владимир Лаут" w:date="2021-03-03T11:03:00Z"/>
                <w:rFonts w:ascii="Arial" w:hAnsi="Arial" w:cs="Arial"/>
                <w:sz w:val="20"/>
                <w:szCs w:val="20"/>
                <w:lang w:eastAsia="ru-RU"/>
              </w:rPr>
            </w:pPr>
            <w:ins w:id="8966" w:author="Александр" w:date="2020-04-13T06:32:00Z">
              <w:del w:id="8967" w:author="Владимир Лаут" w:date="2021-03-03T11:02:00Z">
                <w:r w:rsidRPr="00AE7409" w:rsidDel="008B263D">
                  <w:delText>Текущий ремонт 1</w:delText>
                </w:r>
              </w:del>
            </w:ins>
            <w:bookmarkStart w:id="8968" w:name="_Toc67554477"/>
            <w:bookmarkStart w:id="8969" w:name="_Toc67555814"/>
            <w:bookmarkStart w:id="8970" w:name="_Toc67556867"/>
            <w:bookmarkEnd w:id="8968"/>
            <w:bookmarkEnd w:id="8969"/>
            <w:bookmarkEnd w:id="8970"/>
          </w:p>
        </w:tc>
        <w:tc>
          <w:tcPr>
            <w:tcW w:w="889" w:type="pct"/>
            <w:tcPrChange w:id="8971" w:author="Александр" w:date="2020-04-13T06:32:00Z">
              <w:tcPr>
                <w:tcW w:w="889" w:type="pct"/>
              </w:tcPr>
            </w:tcPrChange>
          </w:tcPr>
          <w:p w14:paraId="4AF20AA3" w14:textId="2866593B" w:rsidR="003A4F65" w:rsidRPr="000E3C42" w:rsidDel="008B263D" w:rsidRDefault="003A4F65" w:rsidP="003A4F65">
            <w:pPr>
              <w:jc w:val="left"/>
              <w:rPr>
                <w:ins w:id="8972" w:author="Александр" w:date="2020-04-13T06:30:00Z"/>
                <w:del w:id="8973" w:author="Владимир Лаут" w:date="2021-03-03T11:03:00Z"/>
                <w:rFonts w:ascii="Arial" w:hAnsi="Arial" w:cs="Arial"/>
                <w:sz w:val="20"/>
                <w:szCs w:val="20"/>
                <w:lang w:eastAsia="ru-RU"/>
              </w:rPr>
            </w:pPr>
            <w:ins w:id="8974" w:author="Александр" w:date="2020-04-13T06:32:00Z">
              <w:del w:id="8975" w:author="Владимир Лаут" w:date="2021-03-03T11:02:00Z">
                <w:r w:rsidRPr="00AE7409" w:rsidDel="008B263D">
                  <w:delText>Т1</w:delText>
                </w:r>
              </w:del>
            </w:ins>
            <w:bookmarkStart w:id="8976" w:name="_Toc67554478"/>
            <w:bookmarkStart w:id="8977" w:name="_Toc67555815"/>
            <w:bookmarkStart w:id="8978" w:name="_Toc67556868"/>
            <w:bookmarkEnd w:id="8976"/>
            <w:bookmarkEnd w:id="8977"/>
            <w:bookmarkEnd w:id="8978"/>
          </w:p>
        </w:tc>
        <w:tc>
          <w:tcPr>
            <w:tcW w:w="1038" w:type="pct"/>
            <w:tcPrChange w:id="8979" w:author="Александр" w:date="2020-04-13T06:32:00Z">
              <w:tcPr>
                <w:tcW w:w="1038" w:type="pct"/>
              </w:tcPr>
            </w:tcPrChange>
          </w:tcPr>
          <w:p w14:paraId="428EDF8A" w14:textId="7979F87C" w:rsidR="003A4F65" w:rsidRPr="000E3C42" w:rsidDel="008B263D" w:rsidRDefault="003A4F65" w:rsidP="003A4F65">
            <w:pPr>
              <w:jc w:val="left"/>
              <w:rPr>
                <w:ins w:id="8980" w:author="Александр" w:date="2020-04-13T06:30:00Z"/>
                <w:del w:id="8981" w:author="Владимир Лаут" w:date="2021-03-03T11:03:00Z"/>
                <w:rFonts w:ascii="Arial" w:hAnsi="Arial" w:cs="Arial"/>
                <w:sz w:val="20"/>
                <w:szCs w:val="20"/>
                <w:lang w:eastAsia="ru-RU"/>
              </w:rPr>
            </w:pPr>
            <w:ins w:id="8982" w:author="Александр" w:date="2020-04-13T06:32:00Z">
              <w:del w:id="8983" w:author="Владимир Лаут" w:date="2021-03-03T11:02:00Z">
                <w:r w:rsidRPr="00AE7409" w:rsidDel="008B263D">
                  <w:delText>ТР1</w:delText>
                </w:r>
              </w:del>
            </w:ins>
            <w:bookmarkStart w:id="8984" w:name="_Toc67554479"/>
            <w:bookmarkStart w:id="8985" w:name="_Toc67555816"/>
            <w:bookmarkStart w:id="8986" w:name="_Toc67556869"/>
            <w:bookmarkEnd w:id="8984"/>
            <w:bookmarkEnd w:id="8985"/>
            <w:bookmarkEnd w:id="8986"/>
          </w:p>
        </w:tc>
        <w:bookmarkStart w:id="8987" w:name="_Toc67554480"/>
        <w:bookmarkStart w:id="8988" w:name="_Toc67555817"/>
        <w:bookmarkStart w:id="8989" w:name="_Toc67556870"/>
        <w:bookmarkEnd w:id="8987"/>
        <w:bookmarkEnd w:id="8988"/>
        <w:bookmarkEnd w:id="8989"/>
      </w:tr>
      <w:tr w:rsidR="003A4F65" w:rsidRPr="000E3C42" w:rsidDel="008B263D" w14:paraId="221101E6" w14:textId="4E8C1766"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8990"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8991" w:author="Александр" w:date="2020-04-13T06:30:00Z"/>
          <w:del w:id="8992" w:author="Владимир Лаут" w:date="2021-03-03T11:03:00Z"/>
          <w:trPrChange w:id="8993" w:author="Александр" w:date="2020-04-13T06:32:00Z">
            <w:trPr>
              <w:cantSplit/>
              <w:jc w:val="center"/>
            </w:trPr>
          </w:trPrChange>
        </w:trPr>
        <w:tc>
          <w:tcPr>
            <w:tcW w:w="1009" w:type="pct"/>
            <w:tcPrChange w:id="8994" w:author="Александр" w:date="2020-04-13T06:32:00Z">
              <w:tcPr>
                <w:tcW w:w="1009" w:type="pct"/>
              </w:tcPr>
            </w:tcPrChange>
          </w:tcPr>
          <w:p w14:paraId="3673219E" w14:textId="16E30C1B" w:rsidR="003A4F65" w:rsidRPr="000E3C42" w:rsidDel="008B263D" w:rsidRDefault="003A4F65" w:rsidP="003A4F65">
            <w:pPr>
              <w:jc w:val="left"/>
              <w:rPr>
                <w:ins w:id="8995" w:author="Александр" w:date="2020-04-13T06:30:00Z"/>
                <w:del w:id="8996" w:author="Владимир Лаут" w:date="2021-03-03T11:03:00Z"/>
                <w:rFonts w:ascii="Arial" w:hAnsi="Arial" w:cs="Arial"/>
                <w:sz w:val="20"/>
                <w:szCs w:val="20"/>
                <w:lang w:eastAsia="ru-RU"/>
              </w:rPr>
            </w:pPr>
            <w:ins w:id="8997" w:author="Александр" w:date="2020-04-13T06:32:00Z">
              <w:del w:id="8998" w:author="Владимир Лаут" w:date="2021-03-03T11:02:00Z">
                <w:r w:rsidRPr="00AE7409" w:rsidDel="008B263D">
                  <w:delText>Т2</w:delText>
                </w:r>
              </w:del>
            </w:ins>
            <w:bookmarkStart w:id="8999" w:name="_Toc67554481"/>
            <w:bookmarkStart w:id="9000" w:name="_Toc67555818"/>
            <w:bookmarkStart w:id="9001" w:name="_Toc67556871"/>
            <w:bookmarkEnd w:id="8999"/>
            <w:bookmarkEnd w:id="9000"/>
            <w:bookmarkEnd w:id="9001"/>
          </w:p>
        </w:tc>
        <w:tc>
          <w:tcPr>
            <w:tcW w:w="2064" w:type="pct"/>
            <w:tcPrChange w:id="9002" w:author="Александр" w:date="2020-04-13T06:32:00Z">
              <w:tcPr>
                <w:tcW w:w="2064" w:type="pct"/>
                <w:vAlign w:val="bottom"/>
              </w:tcPr>
            </w:tcPrChange>
          </w:tcPr>
          <w:p w14:paraId="79DD6A16" w14:textId="1F542567" w:rsidR="003A4F65" w:rsidRPr="000E3C42" w:rsidDel="008B263D" w:rsidRDefault="003A4F65" w:rsidP="003A4F65">
            <w:pPr>
              <w:jc w:val="left"/>
              <w:rPr>
                <w:ins w:id="9003" w:author="Александр" w:date="2020-04-13T06:30:00Z"/>
                <w:del w:id="9004" w:author="Владимир Лаут" w:date="2021-03-03T11:03:00Z"/>
                <w:rFonts w:ascii="Arial" w:hAnsi="Arial" w:cs="Arial"/>
                <w:sz w:val="20"/>
                <w:szCs w:val="20"/>
                <w:lang w:eastAsia="ru-RU"/>
              </w:rPr>
            </w:pPr>
            <w:ins w:id="9005" w:author="Александр" w:date="2020-04-13T06:32:00Z">
              <w:del w:id="9006" w:author="Владимир Лаут" w:date="2021-03-03T11:02:00Z">
                <w:r w:rsidRPr="00AE7409" w:rsidDel="008B263D">
                  <w:delText>Текущий ремонт 2</w:delText>
                </w:r>
              </w:del>
            </w:ins>
            <w:bookmarkStart w:id="9007" w:name="_Toc67554482"/>
            <w:bookmarkStart w:id="9008" w:name="_Toc67555819"/>
            <w:bookmarkStart w:id="9009" w:name="_Toc67556872"/>
            <w:bookmarkEnd w:id="9007"/>
            <w:bookmarkEnd w:id="9008"/>
            <w:bookmarkEnd w:id="9009"/>
          </w:p>
        </w:tc>
        <w:tc>
          <w:tcPr>
            <w:tcW w:w="889" w:type="pct"/>
            <w:tcPrChange w:id="9010" w:author="Александр" w:date="2020-04-13T06:32:00Z">
              <w:tcPr>
                <w:tcW w:w="889" w:type="pct"/>
              </w:tcPr>
            </w:tcPrChange>
          </w:tcPr>
          <w:p w14:paraId="3E3BB6F8" w14:textId="7A2B9FBB" w:rsidR="003A4F65" w:rsidRPr="000E3C42" w:rsidDel="008B263D" w:rsidRDefault="003A4F65" w:rsidP="003A4F65">
            <w:pPr>
              <w:jc w:val="left"/>
              <w:rPr>
                <w:ins w:id="9011" w:author="Александр" w:date="2020-04-13T06:30:00Z"/>
                <w:del w:id="9012" w:author="Владимир Лаут" w:date="2021-03-03T11:03:00Z"/>
                <w:rFonts w:ascii="Arial" w:hAnsi="Arial" w:cs="Arial"/>
                <w:sz w:val="20"/>
                <w:szCs w:val="20"/>
                <w:lang w:eastAsia="ru-RU"/>
              </w:rPr>
            </w:pPr>
            <w:ins w:id="9013" w:author="Александр" w:date="2020-04-13T06:32:00Z">
              <w:del w:id="9014" w:author="Владимир Лаут" w:date="2021-03-03T11:02:00Z">
                <w:r w:rsidRPr="00AE7409" w:rsidDel="008B263D">
                  <w:delText>Т2</w:delText>
                </w:r>
              </w:del>
            </w:ins>
            <w:bookmarkStart w:id="9015" w:name="_Toc67554483"/>
            <w:bookmarkStart w:id="9016" w:name="_Toc67555820"/>
            <w:bookmarkStart w:id="9017" w:name="_Toc67556873"/>
            <w:bookmarkEnd w:id="9015"/>
            <w:bookmarkEnd w:id="9016"/>
            <w:bookmarkEnd w:id="9017"/>
          </w:p>
        </w:tc>
        <w:tc>
          <w:tcPr>
            <w:tcW w:w="1038" w:type="pct"/>
            <w:tcPrChange w:id="9018" w:author="Александр" w:date="2020-04-13T06:32:00Z">
              <w:tcPr>
                <w:tcW w:w="1038" w:type="pct"/>
              </w:tcPr>
            </w:tcPrChange>
          </w:tcPr>
          <w:p w14:paraId="13E70E01" w14:textId="769BB56D" w:rsidR="003A4F65" w:rsidRPr="000E3C42" w:rsidDel="008B263D" w:rsidRDefault="003A4F65" w:rsidP="003A4F65">
            <w:pPr>
              <w:jc w:val="left"/>
              <w:rPr>
                <w:ins w:id="9019" w:author="Александр" w:date="2020-04-13T06:30:00Z"/>
                <w:del w:id="9020" w:author="Владимир Лаут" w:date="2021-03-03T11:03:00Z"/>
                <w:rFonts w:ascii="Arial" w:hAnsi="Arial" w:cs="Arial"/>
                <w:sz w:val="20"/>
                <w:szCs w:val="20"/>
                <w:lang w:eastAsia="ru-RU"/>
              </w:rPr>
            </w:pPr>
            <w:ins w:id="9021" w:author="Александр" w:date="2020-04-13T06:32:00Z">
              <w:del w:id="9022" w:author="Владимир Лаут" w:date="2021-03-03T11:02:00Z">
                <w:r w:rsidRPr="00AE7409" w:rsidDel="008B263D">
                  <w:delText>ТР2</w:delText>
                </w:r>
              </w:del>
            </w:ins>
            <w:bookmarkStart w:id="9023" w:name="_Toc67554484"/>
            <w:bookmarkStart w:id="9024" w:name="_Toc67555821"/>
            <w:bookmarkStart w:id="9025" w:name="_Toc67556874"/>
            <w:bookmarkEnd w:id="9023"/>
            <w:bookmarkEnd w:id="9024"/>
            <w:bookmarkEnd w:id="9025"/>
          </w:p>
        </w:tc>
        <w:bookmarkStart w:id="9026" w:name="_Toc67554485"/>
        <w:bookmarkStart w:id="9027" w:name="_Toc67555822"/>
        <w:bookmarkStart w:id="9028" w:name="_Toc67556875"/>
        <w:bookmarkEnd w:id="9026"/>
        <w:bookmarkEnd w:id="9027"/>
        <w:bookmarkEnd w:id="9028"/>
      </w:tr>
      <w:tr w:rsidR="003A4F65" w:rsidRPr="000E3C42" w:rsidDel="008B263D" w14:paraId="216AD5E1" w14:textId="28815F32"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9029"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9030" w:author="Александр" w:date="2020-04-13T06:30:00Z"/>
          <w:del w:id="9031" w:author="Владимир Лаут" w:date="2021-03-03T11:03:00Z"/>
          <w:trPrChange w:id="9032" w:author="Александр" w:date="2020-04-13T06:32:00Z">
            <w:trPr>
              <w:cantSplit/>
              <w:jc w:val="center"/>
            </w:trPr>
          </w:trPrChange>
        </w:trPr>
        <w:tc>
          <w:tcPr>
            <w:tcW w:w="1009" w:type="pct"/>
            <w:tcPrChange w:id="9033" w:author="Александр" w:date="2020-04-13T06:32:00Z">
              <w:tcPr>
                <w:tcW w:w="1009" w:type="pct"/>
              </w:tcPr>
            </w:tcPrChange>
          </w:tcPr>
          <w:p w14:paraId="2F23D91D" w14:textId="6F6A872F" w:rsidR="003A4F65" w:rsidRPr="000E3C42" w:rsidDel="008B263D" w:rsidRDefault="003A4F65" w:rsidP="003A4F65">
            <w:pPr>
              <w:jc w:val="left"/>
              <w:rPr>
                <w:ins w:id="9034" w:author="Александр" w:date="2020-04-13T06:30:00Z"/>
                <w:del w:id="9035" w:author="Владимир Лаут" w:date="2021-03-03T11:03:00Z"/>
                <w:rFonts w:ascii="Arial" w:hAnsi="Arial" w:cs="Arial"/>
                <w:sz w:val="20"/>
                <w:szCs w:val="20"/>
                <w:lang w:eastAsia="ru-RU"/>
              </w:rPr>
            </w:pPr>
            <w:ins w:id="9036" w:author="Александр" w:date="2020-04-13T06:32:00Z">
              <w:del w:id="9037" w:author="Владимир Лаут" w:date="2021-03-03T11:02:00Z">
                <w:r w:rsidRPr="00AE7409" w:rsidDel="008B263D">
                  <w:delText>Т3</w:delText>
                </w:r>
              </w:del>
            </w:ins>
            <w:bookmarkStart w:id="9038" w:name="_Toc67554486"/>
            <w:bookmarkStart w:id="9039" w:name="_Toc67555823"/>
            <w:bookmarkStart w:id="9040" w:name="_Toc67556876"/>
            <w:bookmarkEnd w:id="9038"/>
            <w:bookmarkEnd w:id="9039"/>
            <w:bookmarkEnd w:id="9040"/>
          </w:p>
        </w:tc>
        <w:tc>
          <w:tcPr>
            <w:tcW w:w="2064" w:type="pct"/>
            <w:tcPrChange w:id="9041" w:author="Александр" w:date="2020-04-13T06:32:00Z">
              <w:tcPr>
                <w:tcW w:w="2064" w:type="pct"/>
                <w:vAlign w:val="bottom"/>
              </w:tcPr>
            </w:tcPrChange>
          </w:tcPr>
          <w:p w14:paraId="0D4CF1B9" w14:textId="64D0FBD3" w:rsidR="003A4F65" w:rsidRPr="000E3C42" w:rsidDel="008B263D" w:rsidRDefault="003A4F65" w:rsidP="003A4F65">
            <w:pPr>
              <w:jc w:val="left"/>
              <w:rPr>
                <w:ins w:id="9042" w:author="Александр" w:date="2020-04-13T06:30:00Z"/>
                <w:del w:id="9043" w:author="Владимир Лаут" w:date="2021-03-03T11:03:00Z"/>
                <w:rFonts w:ascii="Arial" w:hAnsi="Arial" w:cs="Arial"/>
                <w:sz w:val="20"/>
                <w:szCs w:val="20"/>
                <w:lang w:eastAsia="ru-RU"/>
              </w:rPr>
            </w:pPr>
            <w:ins w:id="9044" w:author="Александр" w:date="2020-04-13T06:32:00Z">
              <w:del w:id="9045" w:author="Владимир Лаут" w:date="2021-03-03T11:02:00Z">
                <w:r w:rsidRPr="00AE7409" w:rsidDel="008B263D">
                  <w:delText>Текущий ремонт 3</w:delText>
                </w:r>
              </w:del>
            </w:ins>
            <w:bookmarkStart w:id="9046" w:name="_Toc67554487"/>
            <w:bookmarkStart w:id="9047" w:name="_Toc67555824"/>
            <w:bookmarkStart w:id="9048" w:name="_Toc67556877"/>
            <w:bookmarkEnd w:id="9046"/>
            <w:bookmarkEnd w:id="9047"/>
            <w:bookmarkEnd w:id="9048"/>
          </w:p>
        </w:tc>
        <w:tc>
          <w:tcPr>
            <w:tcW w:w="889" w:type="pct"/>
            <w:tcPrChange w:id="9049" w:author="Александр" w:date="2020-04-13T06:32:00Z">
              <w:tcPr>
                <w:tcW w:w="889" w:type="pct"/>
              </w:tcPr>
            </w:tcPrChange>
          </w:tcPr>
          <w:p w14:paraId="5BE204EC" w14:textId="4059C144" w:rsidR="003A4F65" w:rsidRPr="000E3C42" w:rsidDel="008B263D" w:rsidRDefault="003A4F65" w:rsidP="003A4F65">
            <w:pPr>
              <w:jc w:val="left"/>
              <w:rPr>
                <w:ins w:id="9050" w:author="Александр" w:date="2020-04-13T06:30:00Z"/>
                <w:del w:id="9051" w:author="Владимир Лаут" w:date="2021-03-03T11:03:00Z"/>
                <w:rFonts w:ascii="Arial" w:hAnsi="Arial" w:cs="Arial"/>
                <w:sz w:val="20"/>
                <w:szCs w:val="20"/>
                <w:lang w:eastAsia="ru-RU"/>
              </w:rPr>
            </w:pPr>
            <w:ins w:id="9052" w:author="Александр" w:date="2020-04-13T06:32:00Z">
              <w:del w:id="9053" w:author="Владимир Лаут" w:date="2021-03-03T11:02:00Z">
                <w:r w:rsidRPr="00AE7409" w:rsidDel="008B263D">
                  <w:delText>Т3</w:delText>
                </w:r>
              </w:del>
            </w:ins>
            <w:bookmarkStart w:id="9054" w:name="_Toc67554488"/>
            <w:bookmarkStart w:id="9055" w:name="_Toc67555825"/>
            <w:bookmarkStart w:id="9056" w:name="_Toc67556878"/>
            <w:bookmarkEnd w:id="9054"/>
            <w:bookmarkEnd w:id="9055"/>
            <w:bookmarkEnd w:id="9056"/>
          </w:p>
        </w:tc>
        <w:tc>
          <w:tcPr>
            <w:tcW w:w="1038" w:type="pct"/>
            <w:tcPrChange w:id="9057" w:author="Александр" w:date="2020-04-13T06:32:00Z">
              <w:tcPr>
                <w:tcW w:w="1038" w:type="pct"/>
              </w:tcPr>
            </w:tcPrChange>
          </w:tcPr>
          <w:p w14:paraId="08E3ACDA" w14:textId="4E5831F5" w:rsidR="003A4F65" w:rsidRPr="000E3C42" w:rsidDel="008B263D" w:rsidRDefault="003A4F65" w:rsidP="003A4F65">
            <w:pPr>
              <w:jc w:val="left"/>
              <w:rPr>
                <w:ins w:id="9058" w:author="Александр" w:date="2020-04-13T06:30:00Z"/>
                <w:del w:id="9059" w:author="Владимир Лаут" w:date="2021-03-03T11:03:00Z"/>
                <w:rFonts w:ascii="Arial" w:hAnsi="Arial" w:cs="Arial"/>
                <w:sz w:val="20"/>
                <w:szCs w:val="20"/>
                <w:lang w:eastAsia="ru-RU"/>
              </w:rPr>
            </w:pPr>
            <w:ins w:id="9060" w:author="Александр" w:date="2020-04-13T06:32:00Z">
              <w:del w:id="9061" w:author="Владимир Лаут" w:date="2021-03-03T11:02:00Z">
                <w:r w:rsidRPr="00AE7409" w:rsidDel="008B263D">
                  <w:delText>ТР3</w:delText>
                </w:r>
              </w:del>
            </w:ins>
            <w:bookmarkStart w:id="9062" w:name="_Toc67554489"/>
            <w:bookmarkStart w:id="9063" w:name="_Toc67555826"/>
            <w:bookmarkStart w:id="9064" w:name="_Toc67556879"/>
            <w:bookmarkEnd w:id="9062"/>
            <w:bookmarkEnd w:id="9063"/>
            <w:bookmarkEnd w:id="9064"/>
          </w:p>
        </w:tc>
        <w:bookmarkStart w:id="9065" w:name="_Toc67554490"/>
        <w:bookmarkStart w:id="9066" w:name="_Toc67555827"/>
        <w:bookmarkStart w:id="9067" w:name="_Toc67556880"/>
        <w:bookmarkEnd w:id="9065"/>
        <w:bookmarkEnd w:id="9066"/>
        <w:bookmarkEnd w:id="9067"/>
      </w:tr>
      <w:tr w:rsidR="003A4F65" w:rsidRPr="000E3C42" w:rsidDel="008B263D" w14:paraId="0DFE3A26" w14:textId="160B2A4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9068"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9069" w:author="Александр" w:date="2020-04-13T06:30:00Z"/>
          <w:del w:id="9070" w:author="Владимир Лаут" w:date="2021-03-03T11:03:00Z"/>
          <w:trPrChange w:id="9071" w:author="Александр" w:date="2020-04-13T06:32:00Z">
            <w:trPr>
              <w:cantSplit/>
              <w:jc w:val="center"/>
            </w:trPr>
          </w:trPrChange>
        </w:trPr>
        <w:tc>
          <w:tcPr>
            <w:tcW w:w="1009" w:type="pct"/>
            <w:tcPrChange w:id="9072" w:author="Александр" w:date="2020-04-13T06:32:00Z">
              <w:tcPr>
                <w:tcW w:w="1009" w:type="pct"/>
              </w:tcPr>
            </w:tcPrChange>
          </w:tcPr>
          <w:p w14:paraId="63127B39" w14:textId="062DB6D1" w:rsidR="003A4F65" w:rsidRPr="000E3C42" w:rsidDel="008B263D" w:rsidRDefault="003A4F65" w:rsidP="003A4F65">
            <w:pPr>
              <w:jc w:val="left"/>
              <w:rPr>
                <w:ins w:id="9073" w:author="Александр" w:date="2020-04-13T06:30:00Z"/>
                <w:del w:id="9074" w:author="Владимир Лаут" w:date="2021-03-03T11:03:00Z"/>
                <w:rFonts w:ascii="Arial" w:hAnsi="Arial" w:cs="Arial"/>
                <w:sz w:val="20"/>
                <w:szCs w:val="20"/>
                <w:lang w:eastAsia="ru-RU"/>
              </w:rPr>
            </w:pPr>
            <w:ins w:id="9075" w:author="Александр" w:date="2020-04-13T06:32:00Z">
              <w:del w:id="9076" w:author="Владимир Лаут" w:date="2021-03-03T11:02:00Z">
                <w:r w:rsidRPr="00AE7409" w:rsidDel="008B263D">
                  <w:delText>Т4</w:delText>
                </w:r>
              </w:del>
            </w:ins>
            <w:bookmarkStart w:id="9077" w:name="_Toc67554491"/>
            <w:bookmarkStart w:id="9078" w:name="_Toc67555828"/>
            <w:bookmarkStart w:id="9079" w:name="_Toc67556881"/>
            <w:bookmarkEnd w:id="9077"/>
            <w:bookmarkEnd w:id="9078"/>
            <w:bookmarkEnd w:id="9079"/>
          </w:p>
        </w:tc>
        <w:tc>
          <w:tcPr>
            <w:tcW w:w="2064" w:type="pct"/>
            <w:tcPrChange w:id="9080" w:author="Александр" w:date="2020-04-13T06:32:00Z">
              <w:tcPr>
                <w:tcW w:w="2064" w:type="pct"/>
                <w:vAlign w:val="bottom"/>
              </w:tcPr>
            </w:tcPrChange>
          </w:tcPr>
          <w:p w14:paraId="570E241B" w14:textId="22CB2580" w:rsidR="003A4F65" w:rsidRPr="000E3C42" w:rsidDel="008B263D" w:rsidRDefault="003A4F65" w:rsidP="003A4F65">
            <w:pPr>
              <w:jc w:val="left"/>
              <w:rPr>
                <w:ins w:id="9081" w:author="Александр" w:date="2020-04-13T06:30:00Z"/>
                <w:del w:id="9082" w:author="Владимир Лаут" w:date="2021-03-03T11:03:00Z"/>
                <w:rFonts w:ascii="Arial" w:hAnsi="Arial" w:cs="Arial"/>
                <w:sz w:val="20"/>
                <w:szCs w:val="20"/>
                <w:lang w:eastAsia="ru-RU"/>
              </w:rPr>
            </w:pPr>
            <w:ins w:id="9083" w:author="Александр" w:date="2020-04-13T06:32:00Z">
              <w:del w:id="9084" w:author="Владимир Лаут" w:date="2021-03-03T11:02:00Z">
                <w:r w:rsidRPr="00AE7409" w:rsidDel="008B263D">
                  <w:delText>Текущий ремонт 4</w:delText>
                </w:r>
              </w:del>
            </w:ins>
            <w:bookmarkStart w:id="9085" w:name="_Toc67554492"/>
            <w:bookmarkStart w:id="9086" w:name="_Toc67555829"/>
            <w:bookmarkStart w:id="9087" w:name="_Toc67556882"/>
            <w:bookmarkEnd w:id="9085"/>
            <w:bookmarkEnd w:id="9086"/>
            <w:bookmarkEnd w:id="9087"/>
          </w:p>
        </w:tc>
        <w:tc>
          <w:tcPr>
            <w:tcW w:w="889" w:type="pct"/>
            <w:tcPrChange w:id="9088" w:author="Александр" w:date="2020-04-13T06:32:00Z">
              <w:tcPr>
                <w:tcW w:w="889" w:type="pct"/>
              </w:tcPr>
            </w:tcPrChange>
          </w:tcPr>
          <w:p w14:paraId="548BF6F3" w14:textId="666A7477" w:rsidR="003A4F65" w:rsidRPr="000E3C42" w:rsidDel="008B263D" w:rsidRDefault="003A4F65" w:rsidP="003A4F65">
            <w:pPr>
              <w:jc w:val="left"/>
              <w:rPr>
                <w:ins w:id="9089" w:author="Александр" w:date="2020-04-13T06:30:00Z"/>
                <w:del w:id="9090" w:author="Владимир Лаут" w:date="2021-03-03T11:03:00Z"/>
                <w:rFonts w:ascii="Arial" w:hAnsi="Arial" w:cs="Arial"/>
                <w:sz w:val="20"/>
                <w:szCs w:val="20"/>
                <w:lang w:eastAsia="ru-RU"/>
              </w:rPr>
            </w:pPr>
            <w:ins w:id="9091" w:author="Александр" w:date="2020-04-13T06:32:00Z">
              <w:del w:id="9092" w:author="Владимир Лаут" w:date="2021-03-03T11:02:00Z">
                <w:r w:rsidRPr="00AE7409" w:rsidDel="008B263D">
                  <w:delText>Т4</w:delText>
                </w:r>
              </w:del>
            </w:ins>
            <w:bookmarkStart w:id="9093" w:name="_Toc67554493"/>
            <w:bookmarkStart w:id="9094" w:name="_Toc67555830"/>
            <w:bookmarkStart w:id="9095" w:name="_Toc67556883"/>
            <w:bookmarkEnd w:id="9093"/>
            <w:bookmarkEnd w:id="9094"/>
            <w:bookmarkEnd w:id="9095"/>
          </w:p>
        </w:tc>
        <w:tc>
          <w:tcPr>
            <w:tcW w:w="1038" w:type="pct"/>
            <w:tcPrChange w:id="9096" w:author="Александр" w:date="2020-04-13T06:32:00Z">
              <w:tcPr>
                <w:tcW w:w="1038" w:type="pct"/>
              </w:tcPr>
            </w:tcPrChange>
          </w:tcPr>
          <w:p w14:paraId="188DABA3" w14:textId="1D02F8B0" w:rsidR="003A4F65" w:rsidRPr="000E3C42" w:rsidDel="008B263D" w:rsidRDefault="003A4F65" w:rsidP="003A4F65">
            <w:pPr>
              <w:jc w:val="left"/>
              <w:rPr>
                <w:ins w:id="9097" w:author="Александр" w:date="2020-04-13T06:30:00Z"/>
                <w:del w:id="9098" w:author="Владимир Лаут" w:date="2021-03-03T11:03:00Z"/>
                <w:rFonts w:ascii="Arial" w:hAnsi="Arial" w:cs="Arial"/>
                <w:sz w:val="20"/>
                <w:szCs w:val="20"/>
                <w:lang w:eastAsia="ru-RU"/>
              </w:rPr>
            </w:pPr>
            <w:ins w:id="9099" w:author="Александр" w:date="2020-04-13T06:32:00Z">
              <w:del w:id="9100" w:author="Владимир Лаут" w:date="2021-03-03T11:02:00Z">
                <w:r w:rsidRPr="00AE7409" w:rsidDel="008B263D">
                  <w:delText>ТР4</w:delText>
                </w:r>
              </w:del>
            </w:ins>
            <w:bookmarkStart w:id="9101" w:name="_Toc67554494"/>
            <w:bookmarkStart w:id="9102" w:name="_Toc67555831"/>
            <w:bookmarkStart w:id="9103" w:name="_Toc67556884"/>
            <w:bookmarkEnd w:id="9101"/>
            <w:bookmarkEnd w:id="9102"/>
            <w:bookmarkEnd w:id="9103"/>
          </w:p>
        </w:tc>
        <w:bookmarkStart w:id="9104" w:name="_Toc67554495"/>
        <w:bookmarkStart w:id="9105" w:name="_Toc67555832"/>
        <w:bookmarkStart w:id="9106" w:name="_Toc67556885"/>
        <w:bookmarkEnd w:id="9104"/>
        <w:bookmarkEnd w:id="9105"/>
        <w:bookmarkEnd w:id="9106"/>
      </w:tr>
      <w:tr w:rsidR="003A4F65" w:rsidRPr="000E3C42" w:rsidDel="008B263D" w14:paraId="2DB64728" w14:textId="27A3128B"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9107"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9108" w:author="Александр" w:date="2020-04-13T06:30:00Z"/>
          <w:del w:id="9109" w:author="Владимир Лаут" w:date="2021-03-03T11:03:00Z"/>
          <w:trPrChange w:id="9110" w:author="Александр" w:date="2020-04-13T06:32:00Z">
            <w:trPr>
              <w:cantSplit/>
              <w:jc w:val="center"/>
            </w:trPr>
          </w:trPrChange>
        </w:trPr>
        <w:tc>
          <w:tcPr>
            <w:tcW w:w="1009" w:type="pct"/>
            <w:tcPrChange w:id="9111" w:author="Александр" w:date="2020-04-13T06:32:00Z">
              <w:tcPr>
                <w:tcW w:w="1009" w:type="pct"/>
              </w:tcPr>
            </w:tcPrChange>
          </w:tcPr>
          <w:p w14:paraId="1B58F1B9" w14:textId="4562351F" w:rsidR="003A4F65" w:rsidRPr="000E3C42" w:rsidDel="008B263D" w:rsidRDefault="003A4F65" w:rsidP="003A4F65">
            <w:pPr>
              <w:jc w:val="left"/>
              <w:rPr>
                <w:ins w:id="9112" w:author="Александр" w:date="2020-04-13T06:30:00Z"/>
                <w:del w:id="9113" w:author="Владимир Лаут" w:date="2021-03-03T11:03:00Z"/>
                <w:rFonts w:ascii="Arial" w:hAnsi="Arial" w:cs="Arial"/>
                <w:sz w:val="20"/>
                <w:szCs w:val="20"/>
                <w:lang w:eastAsia="ru-RU"/>
              </w:rPr>
            </w:pPr>
            <w:ins w:id="9114" w:author="Александр" w:date="2020-04-13T06:32:00Z">
              <w:del w:id="9115" w:author="Владимир Лаут" w:date="2021-03-03T11:02:00Z">
                <w:r w:rsidRPr="00AE7409" w:rsidDel="008B263D">
                  <w:delText>Т5</w:delText>
                </w:r>
              </w:del>
            </w:ins>
            <w:bookmarkStart w:id="9116" w:name="_Toc67554496"/>
            <w:bookmarkStart w:id="9117" w:name="_Toc67555833"/>
            <w:bookmarkStart w:id="9118" w:name="_Toc67556886"/>
            <w:bookmarkEnd w:id="9116"/>
            <w:bookmarkEnd w:id="9117"/>
            <w:bookmarkEnd w:id="9118"/>
          </w:p>
        </w:tc>
        <w:tc>
          <w:tcPr>
            <w:tcW w:w="2064" w:type="pct"/>
            <w:tcPrChange w:id="9119" w:author="Александр" w:date="2020-04-13T06:32:00Z">
              <w:tcPr>
                <w:tcW w:w="2064" w:type="pct"/>
                <w:vAlign w:val="bottom"/>
              </w:tcPr>
            </w:tcPrChange>
          </w:tcPr>
          <w:p w14:paraId="3E3E00BA" w14:textId="639CB0BD" w:rsidR="003A4F65" w:rsidRPr="000E3C42" w:rsidDel="008B263D" w:rsidRDefault="003A4F65" w:rsidP="003A4F65">
            <w:pPr>
              <w:jc w:val="left"/>
              <w:rPr>
                <w:ins w:id="9120" w:author="Александр" w:date="2020-04-13T06:30:00Z"/>
                <w:del w:id="9121" w:author="Владимир Лаут" w:date="2021-03-03T11:03:00Z"/>
                <w:rFonts w:ascii="Arial" w:hAnsi="Arial" w:cs="Arial"/>
                <w:sz w:val="20"/>
                <w:szCs w:val="20"/>
                <w:lang w:eastAsia="ru-RU"/>
              </w:rPr>
            </w:pPr>
            <w:ins w:id="9122" w:author="Александр" w:date="2020-04-13T06:32:00Z">
              <w:del w:id="9123" w:author="Владимир Лаут" w:date="2021-03-03T11:02:00Z">
                <w:r w:rsidRPr="00AE7409" w:rsidDel="008B263D">
                  <w:delText>Текущий ремонт 5</w:delText>
                </w:r>
              </w:del>
            </w:ins>
            <w:bookmarkStart w:id="9124" w:name="_Toc67554497"/>
            <w:bookmarkStart w:id="9125" w:name="_Toc67555834"/>
            <w:bookmarkStart w:id="9126" w:name="_Toc67556887"/>
            <w:bookmarkEnd w:id="9124"/>
            <w:bookmarkEnd w:id="9125"/>
            <w:bookmarkEnd w:id="9126"/>
          </w:p>
        </w:tc>
        <w:tc>
          <w:tcPr>
            <w:tcW w:w="889" w:type="pct"/>
            <w:tcPrChange w:id="9127" w:author="Александр" w:date="2020-04-13T06:32:00Z">
              <w:tcPr>
                <w:tcW w:w="889" w:type="pct"/>
              </w:tcPr>
            </w:tcPrChange>
          </w:tcPr>
          <w:p w14:paraId="6BAEB416" w14:textId="0D3531A2" w:rsidR="003A4F65" w:rsidRPr="000E3C42" w:rsidDel="008B263D" w:rsidRDefault="003A4F65" w:rsidP="003A4F65">
            <w:pPr>
              <w:jc w:val="left"/>
              <w:rPr>
                <w:ins w:id="9128" w:author="Александр" w:date="2020-04-13T06:30:00Z"/>
                <w:del w:id="9129" w:author="Владимир Лаут" w:date="2021-03-03T11:03:00Z"/>
                <w:rFonts w:ascii="Arial" w:hAnsi="Arial" w:cs="Arial"/>
                <w:sz w:val="20"/>
                <w:szCs w:val="20"/>
                <w:lang w:eastAsia="ru-RU"/>
              </w:rPr>
            </w:pPr>
            <w:ins w:id="9130" w:author="Александр" w:date="2020-04-13T06:32:00Z">
              <w:del w:id="9131" w:author="Владимир Лаут" w:date="2021-03-03T11:02:00Z">
                <w:r w:rsidRPr="00AE7409" w:rsidDel="008B263D">
                  <w:delText>Т5</w:delText>
                </w:r>
              </w:del>
            </w:ins>
            <w:bookmarkStart w:id="9132" w:name="_Toc67554498"/>
            <w:bookmarkStart w:id="9133" w:name="_Toc67555835"/>
            <w:bookmarkStart w:id="9134" w:name="_Toc67556888"/>
            <w:bookmarkEnd w:id="9132"/>
            <w:bookmarkEnd w:id="9133"/>
            <w:bookmarkEnd w:id="9134"/>
          </w:p>
        </w:tc>
        <w:tc>
          <w:tcPr>
            <w:tcW w:w="1038" w:type="pct"/>
            <w:tcPrChange w:id="9135" w:author="Александр" w:date="2020-04-13T06:32:00Z">
              <w:tcPr>
                <w:tcW w:w="1038" w:type="pct"/>
              </w:tcPr>
            </w:tcPrChange>
          </w:tcPr>
          <w:p w14:paraId="283FAC00" w14:textId="4CBDC7B4" w:rsidR="003A4F65" w:rsidRPr="000E3C42" w:rsidDel="008B263D" w:rsidRDefault="003A4F65" w:rsidP="003A4F65">
            <w:pPr>
              <w:jc w:val="left"/>
              <w:rPr>
                <w:ins w:id="9136" w:author="Александр" w:date="2020-04-13T06:30:00Z"/>
                <w:del w:id="9137" w:author="Владимир Лаут" w:date="2021-03-03T11:03:00Z"/>
                <w:rFonts w:ascii="Arial" w:hAnsi="Arial" w:cs="Arial"/>
                <w:sz w:val="20"/>
                <w:szCs w:val="20"/>
                <w:lang w:eastAsia="ru-RU"/>
              </w:rPr>
            </w:pPr>
            <w:ins w:id="9138" w:author="Александр" w:date="2020-04-13T06:32:00Z">
              <w:del w:id="9139" w:author="Владимир Лаут" w:date="2021-03-03T11:02:00Z">
                <w:r w:rsidRPr="00AE7409" w:rsidDel="008B263D">
                  <w:delText>ТР5</w:delText>
                </w:r>
              </w:del>
            </w:ins>
            <w:bookmarkStart w:id="9140" w:name="_Toc67554499"/>
            <w:bookmarkStart w:id="9141" w:name="_Toc67555836"/>
            <w:bookmarkStart w:id="9142" w:name="_Toc67556889"/>
            <w:bookmarkEnd w:id="9140"/>
            <w:bookmarkEnd w:id="9141"/>
            <w:bookmarkEnd w:id="9142"/>
          </w:p>
        </w:tc>
        <w:bookmarkStart w:id="9143" w:name="_Toc67554500"/>
        <w:bookmarkStart w:id="9144" w:name="_Toc67555837"/>
        <w:bookmarkStart w:id="9145" w:name="_Toc67556890"/>
        <w:bookmarkEnd w:id="9143"/>
        <w:bookmarkEnd w:id="9144"/>
        <w:bookmarkEnd w:id="9145"/>
      </w:tr>
      <w:tr w:rsidR="003A4F65" w:rsidRPr="000E3C42" w:rsidDel="008B263D" w14:paraId="5606B618" w14:textId="425B8039"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9146"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9147" w:author="Александр" w:date="2020-04-13T06:30:00Z"/>
          <w:del w:id="9148" w:author="Владимир Лаут" w:date="2021-03-03T11:03:00Z"/>
          <w:trPrChange w:id="9149" w:author="Александр" w:date="2020-04-13T06:32:00Z">
            <w:trPr>
              <w:cantSplit/>
              <w:jc w:val="center"/>
            </w:trPr>
          </w:trPrChange>
        </w:trPr>
        <w:tc>
          <w:tcPr>
            <w:tcW w:w="1009" w:type="pct"/>
            <w:tcPrChange w:id="9150" w:author="Александр" w:date="2020-04-13T06:32:00Z">
              <w:tcPr>
                <w:tcW w:w="1009" w:type="pct"/>
              </w:tcPr>
            </w:tcPrChange>
          </w:tcPr>
          <w:p w14:paraId="4E6D3C71" w14:textId="360B2348" w:rsidR="003A4F65" w:rsidRPr="000E3C42" w:rsidDel="008B263D" w:rsidRDefault="003A4F65" w:rsidP="003A4F65">
            <w:pPr>
              <w:jc w:val="left"/>
              <w:rPr>
                <w:ins w:id="9151" w:author="Александр" w:date="2020-04-13T06:30:00Z"/>
                <w:del w:id="9152" w:author="Владимир Лаут" w:date="2021-03-03T11:03:00Z"/>
                <w:rFonts w:ascii="Arial" w:hAnsi="Arial" w:cs="Arial"/>
                <w:sz w:val="20"/>
                <w:szCs w:val="20"/>
                <w:lang w:eastAsia="ru-RU"/>
              </w:rPr>
            </w:pPr>
            <w:ins w:id="9153" w:author="Александр" w:date="2020-04-13T06:32:00Z">
              <w:del w:id="9154" w:author="Владимир Лаут" w:date="2021-03-03T11:02:00Z">
                <w:r w:rsidRPr="00AE7409" w:rsidDel="008B263D">
                  <w:delText>ТО</w:delText>
                </w:r>
              </w:del>
            </w:ins>
            <w:bookmarkStart w:id="9155" w:name="_Toc67554501"/>
            <w:bookmarkStart w:id="9156" w:name="_Toc67555838"/>
            <w:bookmarkStart w:id="9157" w:name="_Toc67556891"/>
            <w:bookmarkEnd w:id="9155"/>
            <w:bookmarkEnd w:id="9156"/>
            <w:bookmarkEnd w:id="9157"/>
          </w:p>
        </w:tc>
        <w:tc>
          <w:tcPr>
            <w:tcW w:w="2064" w:type="pct"/>
            <w:tcPrChange w:id="9158" w:author="Александр" w:date="2020-04-13T06:32:00Z">
              <w:tcPr>
                <w:tcW w:w="2064" w:type="pct"/>
                <w:vAlign w:val="bottom"/>
              </w:tcPr>
            </w:tcPrChange>
          </w:tcPr>
          <w:p w14:paraId="4FB49BBF" w14:textId="64555141" w:rsidR="003A4F65" w:rsidRPr="000E3C42" w:rsidDel="008B263D" w:rsidRDefault="003A4F65" w:rsidP="003A4F65">
            <w:pPr>
              <w:jc w:val="left"/>
              <w:rPr>
                <w:ins w:id="9159" w:author="Александр" w:date="2020-04-13T06:30:00Z"/>
                <w:del w:id="9160" w:author="Владимир Лаут" w:date="2021-03-03T11:03:00Z"/>
                <w:rFonts w:ascii="Arial" w:hAnsi="Arial" w:cs="Arial"/>
                <w:sz w:val="20"/>
                <w:szCs w:val="20"/>
                <w:lang w:eastAsia="ru-RU"/>
              </w:rPr>
            </w:pPr>
            <w:ins w:id="9161" w:author="Александр" w:date="2020-04-13T06:32:00Z">
              <w:del w:id="9162" w:author="Владимир Лаут" w:date="2021-03-03T11:02:00Z">
                <w:r w:rsidRPr="00AE7409" w:rsidDel="008B263D">
                  <w:delText>Техническое обслуживание</w:delText>
                </w:r>
              </w:del>
            </w:ins>
            <w:bookmarkStart w:id="9163" w:name="_Toc67554502"/>
            <w:bookmarkStart w:id="9164" w:name="_Toc67555839"/>
            <w:bookmarkStart w:id="9165" w:name="_Toc67556892"/>
            <w:bookmarkEnd w:id="9163"/>
            <w:bookmarkEnd w:id="9164"/>
            <w:bookmarkEnd w:id="9165"/>
          </w:p>
        </w:tc>
        <w:tc>
          <w:tcPr>
            <w:tcW w:w="889" w:type="pct"/>
            <w:tcPrChange w:id="9166" w:author="Александр" w:date="2020-04-13T06:32:00Z">
              <w:tcPr>
                <w:tcW w:w="889" w:type="pct"/>
              </w:tcPr>
            </w:tcPrChange>
          </w:tcPr>
          <w:p w14:paraId="5EC7DBA1" w14:textId="381B0B1F" w:rsidR="003A4F65" w:rsidRPr="000E3C42" w:rsidDel="008B263D" w:rsidRDefault="003A4F65" w:rsidP="003A4F65">
            <w:pPr>
              <w:jc w:val="left"/>
              <w:rPr>
                <w:ins w:id="9167" w:author="Александр" w:date="2020-04-13T06:30:00Z"/>
                <w:del w:id="9168" w:author="Владимир Лаут" w:date="2021-03-03T11:03:00Z"/>
                <w:rFonts w:ascii="Arial" w:hAnsi="Arial" w:cs="Arial"/>
                <w:sz w:val="20"/>
                <w:szCs w:val="20"/>
                <w:lang w:eastAsia="ru-RU"/>
              </w:rPr>
            </w:pPr>
            <w:ins w:id="9169" w:author="Александр" w:date="2020-04-13T06:32:00Z">
              <w:del w:id="9170" w:author="Владимир Лаут" w:date="2021-03-03T11:02:00Z">
                <w:r w:rsidRPr="00AE7409" w:rsidDel="008B263D">
                  <w:delText>ТО</w:delText>
                </w:r>
              </w:del>
            </w:ins>
            <w:bookmarkStart w:id="9171" w:name="_Toc67554503"/>
            <w:bookmarkStart w:id="9172" w:name="_Toc67555840"/>
            <w:bookmarkStart w:id="9173" w:name="_Toc67556893"/>
            <w:bookmarkEnd w:id="9171"/>
            <w:bookmarkEnd w:id="9172"/>
            <w:bookmarkEnd w:id="9173"/>
          </w:p>
        </w:tc>
        <w:tc>
          <w:tcPr>
            <w:tcW w:w="1038" w:type="pct"/>
            <w:tcPrChange w:id="9174" w:author="Александр" w:date="2020-04-13T06:32:00Z">
              <w:tcPr>
                <w:tcW w:w="1038" w:type="pct"/>
              </w:tcPr>
            </w:tcPrChange>
          </w:tcPr>
          <w:p w14:paraId="3441A93F" w14:textId="00867C4F" w:rsidR="003A4F65" w:rsidRPr="000E3C42" w:rsidDel="008B263D" w:rsidRDefault="003A4F65" w:rsidP="003A4F65">
            <w:pPr>
              <w:jc w:val="left"/>
              <w:rPr>
                <w:ins w:id="9175" w:author="Александр" w:date="2020-04-13T06:30:00Z"/>
                <w:del w:id="9176" w:author="Владимир Лаут" w:date="2021-03-03T11:03:00Z"/>
                <w:rFonts w:ascii="Arial" w:hAnsi="Arial" w:cs="Arial"/>
                <w:sz w:val="20"/>
                <w:szCs w:val="20"/>
                <w:lang w:eastAsia="ru-RU"/>
              </w:rPr>
            </w:pPr>
            <w:ins w:id="9177" w:author="Александр" w:date="2020-04-13T06:32:00Z">
              <w:del w:id="9178" w:author="Владимир Лаут" w:date="2021-03-03T11:02:00Z">
                <w:r w:rsidRPr="00AE7409" w:rsidDel="008B263D">
                  <w:delText>ТО</w:delText>
                </w:r>
              </w:del>
            </w:ins>
            <w:bookmarkStart w:id="9179" w:name="_Toc67554504"/>
            <w:bookmarkStart w:id="9180" w:name="_Toc67555841"/>
            <w:bookmarkStart w:id="9181" w:name="_Toc67556894"/>
            <w:bookmarkEnd w:id="9179"/>
            <w:bookmarkEnd w:id="9180"/>
            <w:bookmarkEnd w:id="9181"/>
          </w:p>
        </w:tc>
        <w:bookmarkStart w:id="9182" w:name="_Toc67554505"/>
        <w:bookmarkStart w:id="9183" w:name="_Toc67555842"/>
        <w:bookmarkStart w:id="9184" w:name="_Toc67556895"/>
        <w:bookmarkEnd w:id="9182"/>
        <w:bookmarkEnd w:id="9183"/>
        <w:bookmarkEnd w:id="9184"/>
      </w:tr>
      <w:tr w:rsidR="003A4F65" w:rsidRPr="000E3C42" w:rsidDel="008B263D" w14:paraId="7622F875" w14:textId="2996641A"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9185"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9186" w:author="Александр" w:date="2020-04-13T06:30:00Z"/>
          <w:del w:id="9187" w:author="Владимир Лаут" w:date="2021-03-03T11:03:00Z"/>
          <w:trPrChange w:id="9188" w:author="Александр" w:date="2020-04-13T06:32:00Z">
            <w:trPr>
              <w:cantSplit/>
              <w:jc w:val="center"/>
            </w:trPr>
          </w:trPrChange>
        </w:trPr>
        <w:tc>
          <w:tcPr>
            <w:tcW w:w="1009" w:type="pct"/>
            <w:tcPrChange w:id="9189" w:author="Александр" w:date="2020-04-13T06:32:00Z">
              <w:tcPr>
                <w:tcW w:w="1009" w:type="pct"/>
              </w:tcPr>
            </w:tcPrChange>
          </w:tcPr>
          <w:p w14:paraId="4D2C36CD" w14:textId="4B52D3EA" w:rsidR="003A4F65" w:rsidRPr="000E3C42" w:rsidDel="008B263D" w:rsidRDefault="003A4F65" w:rsidP="003A4F65">
            <w:pPr>
              <w:jc w:val="left"/>
              <w:rPr>
                <w:ins w:id="9190" w:author="Александр" w:date="2020-04-13T06:30:00Z"/>
                <w:del w:id="9191" w:author="Владимир Лаут" w:date="2021-03-03T11:03:00Z"/>
                <w:rFonts w:ascii="Arial" w:hAnsi="Arial" w:cs="Arial"/>
                <w:sz w:val="20"/>
                <w:szCs w:val="20"/>
                <w:lang w:eastAsia="ru-RU"/>
              </w:rPr>
            </w:pPr>
            <w:ins w:id="9192" w:author="Александр" w:date="2020-04-13T06:32:00Z">
              <w:del w:id="9193" w:author="Владимир Лаут" w:date="2021-03-03T11:02:00Z">
                <w:r w:rsidRPr="00AE7409" w:rsidDel="008B263D">
                  <w:delText>ТР</w:delText>
                </w:r>
              </w:del>
            </w:ins>
            <w:bookmarkStart w:id="9194" w:name="_Toc67554506"/>
            <w:bookmarkStart w:id="9195" w:name="_Toc67555843"/>
            <w:bookmarkStart w:id="9196" w:name="_Toc67556896"/>
            <w:bookmarkEnd w:id="9194"/>
            <w:bookmarkEnd w:id="9195"/>
            <w:bookmarkEnd w:id="9196"/>
          </w:p>
        </w:tc>
        <w:tc>
          <w:tcPr>
            <w:tcW w:w="2064" w:type="pct"/>
            <w:tcPrChange w:id="9197" w:author="Александр" w:date="2020-04-13T06:32:00Z">
              <w:tcPr>
                <w:tcW w:w="2064" w:type="pct"/>
                <w:vAlign w:val="bottom"/>
              </w:tcPr>
            </w:tcPrChange>
          </w:tcPr>
          <w:p w14:paraId="343F22C0" w14:textId="439888B5" w:rsidR="003A4F65" w:rsidRPr="000E3C42" w:rsidDel="008B263D" w:rsidRDefault="003A4F65" w:rsidP="003A4F65">
            <w:pPr>
              <w:jc w:val="left"/>
              <w:rPr>
                <w:ins w:id="9198" w:author="Александр" w:date="2020-04-13T06:30:00Z"/>
                <w:del w:id="9199" w:author="Владимир Лаут" w:date="2021-03-03T11:03:00Z"/>
                <w:rFonts w:ascii="Arial" w:hAnsi="Arial" w:cs="Arial"/>
                <w:sz w:val="20"/>
                <w:szCs w:val="20"/>
                <w:lang w:eastAsia="ru-RU"/>
              </w:rPr>
            </w:pPr>
            <w:ins w:id="9200" w:author="Александр" w:date="2020-04-13T06:32:00Z">
              <w:del w:id="9201" w:author="Владимир Лаут" w:date="2021-03-03T11:02:00Z">
                <w:r w:rsidRPr="00AE7409" w:rsidDel="008B263D">
                  <w:delText>Текущий ремонт</w:delText>
                </w:r>
              </w:del>
            </w:ins>
            <w:bookmarkStart w:id="9202" w:name="_Toc67554507"/>
            <w:bookmarkStart w:id="9203" w:name="_Toc67555844"/>
            <w:bookmarkStart w:id="9204" w:name="_Toc67556897"/>
            <w:bookmarkEnd w:id="9202"/>
            <w:bookmarkEnd w:id="9203"/>
            <w:bookmarkEnd w:id="9204"/>
          </w:p>
        </w:tc>
        <w:tc>
          <w:tcPr>
            <w:tcW w:w="889" w:type="pct"/>
            <w:tcPrChange w:id="9205" w:author="Александр" w:date="2020-04-13T06:32:00Z">
              <w:tcPr>
                <w:tcW w:w="889" w:type="pct"/>
              </w:tcPr>
            </w:tcPrChange>
          </w:tcPr>
          <w:p w14:paraId="7524F624" w14:textId="4DC15348" w:rsidR="003A4F65" w:rsidRPr="000E3C42" w:rsidDel="008B263D" w:rsidRDefault="003A4F65" w:rsidP="003A4F65">
            <w:pPr>
              <w:jc w:val="left"/>
              <w:rPr>
                <w:ins w:id="9206" w:author="Александр" w:date="2020-04-13T06:30:00Z"/>
                <w:del w:id="9207" w:author="Владимир Лаут" w:date="2021-03-03T11:03:00Z"/>
                <w:rFonts w:ascii="Arial" w:hAnsi="Arial" w:cs="Arial"/>
                <w:sz w:val="20"/>
                <w:szCs w:val="20"/>
                <w:lang w:eastAsia="ru-RU"/>
              </w:rPr>
            </w:pPr>
            <w:ins w:id="9208" w:author="Александр" w:date="2020-04-13T06:32:00Z">
              <w:del w:id="9209" w:author="Владимир Лаут" w:date="2021-03-03T11:02:00Z">
                <w:r w:rsidRPr="00AE7409" w:rsidDel="008B263D">
                  <w:delText>ТР</w:delText>
                </w:r>
              </w:del>
            </w:ins>
            <w:bookmarkStart w:id="9210" w:name="_Toc67554508"/>
            <w:bookmarkStart w:id="9211" w:name="_Toc67555845"/>
            <w:bookmarkStart w:id="9212" w:name="_Toc67556898"/>
            <w:bookmarkEnd w:id="9210"/>
            <w:bookmarkEnd w:id="9211"/>
            <w:bookmarkEnd w:id="9212"/>
          </w:p>
        </w:tc>
        <w:tc>
          <w:tcPr>
            <w:tcW w:w="1038" w:type="pct"/>
            <w:tcPrChange w:id="9213" w:author="Александр" w:date="2020-04-13T06:32:00Z">
              <w:tcPr>
                <w:tcW w:w="1038" w:type="pct"/>
              </w:tcPr>
            </w:tcPrChange>
          </w:tcPr>
          <w:p w14:paraId="2603AD7A" w14:textId="0CA4CE98" w:rsidR="003A4F65" w:rsidRPr="000E3C42" w:rsidDel="008B263D" w:rsidRDefault="003A4F65" w:rsidP="003A4F65">
            <w:pPr>
              <w:jc w:val="left"/>
              <w:rPr>
                <w:ins w:id="9214" w:author="Александр" w:date="2020-04-13T06:30:00Z"/>
                <w:del w:id="9215" w:author="Владимир Лаут" w:date="2021-03-03T11:03:00Z"/>
                <w:rFonts w:ascii="Arial" w:hAnsi="Arial" w:cs="Arial"/>
                <w:sz w:val="20"/>
                <w:szCs w:val="20"/>
                <w:lang w:eastAsia="ru-RU"/>
              </w:rPr>
            </w:pPr>
            <w:ins w:id="9216" w:author="Александр" w:date="2020-04-13T06:32:00Z">
              <w:del w:id="9217" w:author="Владимир Лаут" w:date="2021-03-03T11:02:00Z">
                <w:r w:rsidRPr="00AE7409" w:rsidDel="008B263D">
                  <w:delText>ТР</w:delText>
                </w:r>
              </w:del>
            </w:ins>
            <w:bookmarkStart w:id="9218" w:name="_Toc67554509"/>
            <w:bookmarkStart w:id="9219" w:name="_Toc67555846"/>
            <w:bookmarkStart w:id="9220" w:name="_Toc67556899"/>
            <w:bookmarkEnd w:id="9218"/>
            <w:bookmarkEnd w:id="9219"/>
            <w:bookmarkEnd w:id="9220"/>
          </w:p>
        </w:tc>
        <w:bookmarkStart w:id="9221" w:name="_Toc67554510"/>
        <w:bookmarkStart w:id="9222" w:name="_Toc67555847"/>
        <w:bookmarkStart w:id="9223" w:name="_Toc67556900"/>
        <w:bookmarkEnd w:id="9221"/>
        <w:bookmarkEnd w:id="9222"/>
        <w:bookmarkEnd w:id="9223"/>
      </w:tr>
      <w:tr w:rsidR="003A4F65" w:rsidRPr="000E3C42" w:rsidDel="008B263D" w14:paraId="0E679514" w14:textId="0B391291" w:rsidTr="0040585C">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9224" w:author="Александр" w:date="2020-04-13T06:32:00Z">
            <w:tblPrEx>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jc w:val="center"/>
          <w:ins w:id="9225" w:author="Александр" w:date="2020-04-13T06:30:00Z"/>
          <w:del w:id="9226" w:author="Владимир Лаут" w:date="2021-03-03T11:03:00Z"/>
          <w:trPrChange w:id="9227" w:author="Александр" w:date="2020-04-13T06:32:00Z">
            <w:trPr>
              <w:cantSplit/>
              <w:jc w:val="center"/>
            </w:trPr>
          </w:trPrChange>
        </w:trPr>
        <w:tc>
          <w:tcPr>
            <w:tcW w:w="1009" w:type="pct"/>
            <w:tcPrChange w:id="9228" w:author="Александр" w:date="2020-04-13T06:32:00Z">
              <w:tcPr>
                <w:tcW w:w="1009" w:type="pct"/>
              </w:tcPr>
            </w:tcPrChange>
          </w:tcPr>
          <w:p w14:paraId="374BE9D8" w14:textId="098B0CD8" w:rsidR="003A4F65" w:rsidRPr="000E3C42" w:rsidDel="008B263D" w:rsidRDefault="003A4F65" w:rsidP="003A4F65">
            <w:pPr>
              <w:jc w:val="left"/>
              <w:rPr>
                <w:ins w:id="9229" w:author="Александр" w:date="2020-04-13T06:30:00Z"/>
                <w:del w:id="9230" w:author="Владимир Лаут" w:date="2021-03-03T11:03:00Z"/>
                <w:rFonts w:ascii="Arial" w:hAnsi="Arial" w:cs="Arial"/>
                <w:sz w:val="20"/>
                <w:szCs w:val="20"/>
                <w:lang w:eastAsia="ru-RU"/>
              </w:rPr>
            </w:pPr>
            <w:ins w:id="9231" w:author="Александр" w:date="2020-04-13T06:32:00Z">
              <w:del w:id="9232" w:author="Владимир Лаут" w:date="2021-03-03T11:02:00Z">
                <w:r w:rsidRPr="00AE7409" w:rsidDel="008B263D">
                  <w:delText>ФК</w:delText>
                </w:r>
              </w:del>
            </w:ins>
            <w:bookmarkStart w:id="9233" w:name="_Toc67554511"/>
            <w:bookmarkStart w:id="9234" w:name="_Toc67555848"/>
            <w:bookmarkStart w:id="9235" w:name="_Toc67556901"/>
            <w:bookmarkEnd w:id="9233"/>
            <w:bookmarkEnd w:id="9234"/>
            <w:bookmarkEnd w:id="9235"/>
          </w:p>
        </w:tc>
        <w:tc>
          <w:tcPr>
            <w:tcW w:w="2064" w:type="pct"/>
            <w:tcPrChange w:id="9236" w:author="Александр" w:date="2020-04-13T06:32:00Z">
              <w:tcPr>
                <w:tcW w:w="2064" w:type="pct"/>
                <w:vAlign w:val="bottom"/>
              </w:tcPr>
            </w:tcPrChange>
          </w:tcPr>
          <w:p w14:paraId="7656DCEE" w14:textId="36787450" w:rsidR="003A4F65" w:rsidRPr="000E3C42" w:rsidDel="008B263D" w:rsidRDefault="003A4F65" w:rsidP="003A4F65">
            <w:pPr>
              <w:jc w:val="left"/>
              <w:rPr>
                <w:ins w:id="9237" w:author="Александр" w:date="2020-04-13T06:30:00Z"/>
                <w:del w:id="9238" w:author="Владимир Лаут" w:date="2021-03-03T11:03:00Z"/>
                <w:rFonts w:ascii="Arial" w:hAnsi="Arial" w:cs="Arial"/>
                <w:sz w:val="20"/>
                <w:szCs w:val="20"/>
                <w:lang w:eastAsia="ru-RU"/>
              </w:rPr>
            </w:pPr>
            <w:ins w:id="9239" w:author="Александр" w:date="2020-04-13T06:32:00Z">
              <w:del w:id="9240" w:author="Владимир Лаут" w:date="2021-03-03T11:02:00Z">
                <w:r w:rsidRPr="00AE7409" w:rsidDel="008B263D">
                  <w:delText>Футеровка ковша</w:delText>
                </w:r>
              </w:del>
            </w:ins>
            <w:bookmarkStart w:id="9241" w:name="_Toc67554512"/>
            <w:bookmarkStart w:id="9242" w:name="_Toc67555849"/>
            <w:bookmarkStart w:id="9243" w:name="_Toc67556902"/>
            <w:bookmarkEnd w:id="9241"/>
            <w:bookmarkEnd w:id="9242"/>
            <w:bookmarkEnd w:id="9243"/>
          </w:p>
        </w:tc>
        <w:tc>
          <w:tcPr>
            <w:tcW w:w="889" w:type="pct"/>
            <w:tcPrChange w:id="9244" w:author="Александр" w:date="2020-04-13T06:32:00Z">
              <w:tcPr>
                <w:tcW w:w="889" w:type="pct"/>
              </w:tcPr>
            </w:tcPrChange>
          </w:tcPr>
          <w:p w14:paraId="7D669204" w14:textId="46130398" w:rsidR="003A4F65" w:rsidRPr="000E3C42" w:rsidDel="008B263D" w:rsidRDefault="003A4F65" w:rsidP="003A4F65">
            <w:pPr>
              <w:jc w:val="left"/>
              <w:rPr>
                <w:ins w:id="9245" w:author="Александр" w:date="2020-04-13T06:30:00Z"/>
                <w:del w:id="9246" w:author="Владимир Лаут" w:date="2021-03-03T11:03:00Z"/>
                <w:rFonts w:ascii="Arial" w:hAnsi="Arial" w:cs="Arial"/>
                <w:sz w:val="20"/>
                <w:szCs w:val="20"/>
                <w:lang w:eastAsia="ru-RU"/>
              </w:rPr>
            </w:pPr>
            <w:ins w:id="9247" w:author="Александр" w:date="2020-04-13T06:32:00Z">
              <w:del w:id="9248" w:author="Владимир Лаут" w:date="2021-03-03T11:02:00Z">
                <w:r w:rsidRPr="00AE7409" w:rsidDel="008B263D">
                  <w:delText>ФК</w:delText>
                </w:r>
              </w:del>
            </w:ins>
            <w:bookmarkStart w:id="9249" w:name="_Toc67554513"/>
            <w:bookmarkStart w:id="9250" w:name="_Toc67555850"/>
            <w:bookmarkStart w:id="9251" w:name="_Toc67556903"/>
            <w:bookmarkEnd w:id="9249"/>
            <w:bookmarkEnd w:id="9250"/>
            <w:bookmarkEnd w:id="9251"/>
          </w:p>
        </w:tc>
        <w:tc>
          <w:tcPr>
            <w:tcW w:w="1038" w:type="pct"/>
            <w:tcPrChange w:id="9252" w:author="Александр" w:date="2020-04-13T06:32:00Z">
              <w:tcPr>
                <w:tcW w:w="1038" w:type="pct"/>
              </w:tcPr>
            </w:tcPrChange>
          </w:tcPr>
          <w:p w14:paraId="62FC9185" w14:textId="627DB296" w:rsidR="003A4F65" w:rsidRPr="000E3C42" w:rsidDel="008B263D" w:rsidRDefault="003A4F65" w:rsidP="003A4F65">
            <w:pPr>
              <w:jc w:val="left"/>
              <w:rPr>
                <w:ins w:id="9253" w:author="Александр" w:date="2020-04-13T06:30:00Z"/>
                <w:del w:id="9254" w:author="Владимир Лаут" w:date="2021-03-03T11:03:00Z"/>
                <w:rFonts w:ascii="Arial" w:hAnsi="Arial" w:cs="Arial"/>
                <w:sz w:val="20"/>
                <w:szCs w:val="20"/>
                <w:lang w:eastAsia="ru-RU"/>
              </w:rPr>
            </w:pPr>
            <w:ins w:id="9255" w:author="Александр" w:date="2020-04-13T06:32:00Z">
              <w:del w:id="9256" w:author="Владимир Лаут" w:date="2021-03-03T11:02:00Z">
                <w:r w:rsidRPr="00AE7409" w:rsidDel="008B263D">
                  <w:delText>ФУК</w:delText>
                </w:r>
              </w:del>
            </w:ins>
            <w:bookmarkStart w:id="9257" w:name="_Toc67554514"/>
            <w:bookmarkStart w:id="9258" w:name="_Toc67555851"/>
            <w:bookmarkStart w:id="9259" w:name="_Toc67556904"/>
            <w:bookmarkEnd w:id="9257"/>
            <w:bookmarkEnd w:id="9258"/>
            <w:bookmarkEnd w:id="9259"/>
          </w:p>
        </w:tc>
        <w:bookmarkStart w:id="9260" w:name="_Toc67554515"/>
        <w:bookmarkStart w:id="9261" w:name="_Toc67555852"/>
        <w:bookmarkStart w:id="9262" w:name="_Toc67556905"/>
        <w:bookmarkEnd w:id="9260"/>
        <w:bookmarkEnd w:id="9261"/>
        <w:bookmarkEnd w:id="9262"/>
      </w:tr>
    </w:tbl>
    <w:p w14:paraId="451F549C" w14:textId="77777777" w:rsidR="00D153F5" w:rsidRPr="00FB401A" w:rsidRDefault="00D153F5" w:rsidP="00197D54">
      <w:pPr>
        <w:pStyle w:val="3"/>
      </w:pPr>
      <w:bookmarkStart w:id="9263" w:name="_Toc521083715"/>
      <w:bookmarkStart w:id="9264" w:name="_Toc521340855"/>
      <w:bookmarkStart w:id="9265" w:name="_Toc521439375"/>
      <w:bookmarkStart w:id="9266" w:name="_Toc67556906"/>
      <w:r>
        <w:t>К</w:t>
      </w:r>
      <w:r w:rsidRPr="00FB401A">
        <w:t>лючевые параметры объекта</w:t>
      </w:r>
      <w:bookmarkEnd w:id="9263"/>
      <w:bookmarkEnd w:id="9264"/>
      <w:bookmarkEnd w:id="9265"/>
      <w:bookmarkEnd w:id="9266"/>
    </w:p>
    <w:p w14:paraId="5DFDB19F" w14:textId="77777777" w:rsidR="00D153F5" w:rsidRPr="001A7D88" w:rsidRDefault="00D153F5" w:rsidP="00D153F5">
      <w:pPr>
        <w:spacing w:after="120" w:line="276" w:lineRule="auto"/>
        <w:ind w:firstLine="567"/>
        <w:rPr>
          <w:rFonts w:ascii="Arial" w:hAnsi="Arial" w:cs="Arial"/>
          <w:szCs w:val="24"/>
        </w:rPr>
      </w:pPr>
      <w:r w:rsidRPr="001A7D88">
        <w:rPr>
          <w:rFonts w:ascii="Arial" w:hAnsi="Arial" w:cs="Arial"/>
          <w:szCs w:val="24"/>
        </w:rPr>
        <w:t xml:space="preserve">Ключевыми параметрами справочников </w:t>
      </w:r>
      <w:proofErr w:type="spellStart"/>
      <w:r w:rsidRPr="001A7D88">
        <w:rPr>
          <w:rFonts w:ascii="Arial" w:hAnsi="Arial" w:cs="Arial"/>
          <w:szCs w:val="24"/>
        </w:rPr>
        <w:t>техкарт</w:t>
      </w:r>
      <w:proofErr w:type="spellEnd"/>
      <w:r w:rsidRPr="001A7D88">
        <w:rPr>
          <w:rFonts w:ascii="Arial" w:hAnsi="Arial" w:cs="Arial"/>
          <w:szCs w:val="24"/>
        </w:rPr>
        <w:t xml:space="preserve"> являются:</w:t>
      </w:r>
    </w:p>
    <w:p w14:paraId="1323B38A" w14:textId="1DCF8C72" w:rsidR="00D153F5" w:rsidRPr="00135C93" w:rsidRDefault="00D153F5" w:rsidP="00197D54">
      <w:pPr>
        <w:pStyle w:val="afc"/>
        <w:numPr>
          <w:ilvl w:val="0"/>
          <w:numId w:val="9"/>
        </w:numPr>
        <w:spacing w:after="120" w:line="276" w:lineRule="auto"/>
        <w:ind w:left="851" w:hanging="284"/>
        <w:rPr>
          <w:rFonts w:ascii="Arial" w:hAnsi="Arial" w:cs="Arial"/>
          <w:szCs w:val="24"/>
        </w:rPr>
      </w:pPr>
      <w:r w:rsidRPr="00135C93">
        <w:rPr>
          <w:rFonts w:ascii="Arial" w:hAnsi="Arial" w:cs="Arial"/>
          <w:szCs w:val="24"/>
        </w:rPr>
        <w:t xml:space="preserve">PLNTY </w:t>
      </w:r>
      <w:r w:rsidRPr="00135C93">
        <w:rPr>
          <w:rFonts w:ascii="Arial" w:hAnsi="Arial" w:cs="Arial"/>
          <w:szCs w:val="24"/>
          <w:lang w:val="en-US"/>
        </w:rPr>
        <w:t xml:space="preserve">- </w:t>
      </w:r>
      <w:r w:rsidRPr="00135C93">
        <w:rPr>
          <w:rFonts w:ascii="Arial" w:hAnsi="Arial" w:cs="Arial"/>
          <w:szCs w:val="24"/>
        </w:rPr>
        <w:t xml:space="preserve">Тип </w:t>
      </w:r>
      <w:r w:rsidR="00EF7BFF">
        <w:rPr>
          <w:rFonts w:ascii="Arial" w:hAnsi="Arial" w:cs="Arial"/>
          <w:szCs w:val="24"/>
        </w:rPr>
        <w:t>технологической карты</w:t>
      </w:r>
      <w:r w:rsidRPr="00135C93">
        <w:rPr>
          <w:rFonts w:ascii="Arial" w:hAnsi="Arial" w:cs="Arial"/>
          <w:szCs w:val="24"/>
        </w:rPr>
        <w:t>,</w:t>
      </w:r>
    </w:p>
    <w:p w14:paraId="5BAB6948" w14:textId="5BB64289" w:rsidR="00D153F5" w:rsidRPr="00135C93" w:rsidRDefault="00D153F5" w:rsidP="00197D54">
      <w:pPr>
        <w:pStyle w:val="afc"/>
        <w:numPr>
          <w:ilvl w:val="0"/>
          <w:numId w:val="9"/>
        </w:numPr>
        <w:spacing w:after="120" w:line="276" w:lineRule="auto"/>
        <w:ind w:left="851" w:hanging="284"/>
        <w:rPr>
          <w:rFonts w:ascii="Arial" w:hAnsi="Arial" w:cs="Arial"/>
          <w:szCs w:val="24"/>
        </w:rPr>
      </w:pPr>
      <w:r w:rsidRPr="00135C93">
        <w:rPr>
          <w:rFonts w:ascii="Arial" w:hAnsi="Arial" w:cs="Arial"/>
          <w:szCs w:val="24"/>
        </w:rPr>
        <w:t xml:space="preserve">PLNNR </w:t>
      </w:r>
      <w:r w:rsidR="00EF7BFF" w:rsidRPr="00EF7BFF">
        <w:rPr>
          <w:rFonts w:ascii="Arial" w:hAnsi="Arial" w:cs="Arial"/>
          <w:szCs w:val="24"/>
        </w:rPr>
        <w:t>–</w:t>
      </w:r>
      <w:r w:rsidRPr="00EF7BFF">
        <w:rPr>
          <w:rFonts w:ascii="Arial" w:hAnsi="Arial" w:cs="Arial"/>
          <w:szCs w:val="24"/>
        </w:rPr>
        <w:t xml:space="preserve"> </w:t>
      </w:r>
      <w:r w:rsidR="00EF7BFF">
        <w:rPr>
          <w:rFonts w:ascii="Arial" w:hAnsi="Arial" w:cs="Arial"/>
          <w:szCs w:val="24"/>
        </w:rPr>
        <w:t>Ключ группы технологических карт</w:t>
      </w:r>
      <w:r w:rsidRPr="00135C93">
        <w:rPr>
          <w:rFonts w:ascii="Arial" w:hAnsi="Arial" w:cs="Arial"/>
          <w:szCs w:val="24"/>
        </w:rPr>
        <w:t>,</w:t>
      </w:r>
    </w:p>
    <w:p w14:paraId="59F2D92E" w14:textId="2FB051A8" w:rsidR="00D153F5" w:rsidRPr="00135C93" w:rsidRDefault="00D153F5" w:rsidP="00197D54">
      <w:pPr>
        <w:pStyle w:val="afc"/>
        <w:numPr>
          <w:ilvl w:val="0"/>
          <w:numId w:val="9"/>
        </w:numPr>
        <w:spacing w:after="240" w:line="276" w:lineRule="auto"/>
        <w:ind w:left="851" w:hanging="284"/>
        <w:rPr>
          <w:rFonts w:ascii="Arial" w:hAnsi="Arial" w:cs="Arial"/>
          <w:szCs w:val="24"/>
        </w:rPr>
      </w:pPr>
      <w:r w:rsidRPr="00135C93">
        <w:rPr>
          <w:rFonts w:ascii="Arial" w:hAnsi="Arial" w:cs="Arial"/>
          <w:szCs w:val="24"/>
        </w:rPr>
        <w:t xml:space="preserve">PLNAL </w:t>
      </w:r>
      <w:r w:rsidRPr="00EF7BFF">
        <w:rPr>
          <w:rFonts w:ascii="Arial" w:hAnsi="Arial" w:cs="Arial"/>
          <w:szCs w:val="24"/>
        </w:rPr>
        <w:t xml:space="preserve">- </w:t>
      </w:r>
      <w:r w:rsidR="00EF7BFF">
        <w:rPr>
          <w:rFonts w:ascii="Arial" w:hAnsi="Arial" w:cs="Arial"/>
          <w:szCs w:val="24"/>
        </w:rPr>
        <w:t>Счетчик группы технологических карт</w:t>
      </w:r>
      <w:r w:rsidRPr="00135C93">
        <w:rPr>
          <w:rFonts w:ascii="Arial" w:hAnsi="Arial" w:cs="Arial"/>
          <w:szCs w:val="24"/>
        </w:rPr>
        <w:t>.</w:t>
      </w:r>
    </w:p>
    <w:p w14:paraId="54829460" w14:textId="77777777" w:rsidR="00D153F5" w:rsidRDefault="00D153F5" w:rsidP="00D153F5">
      <w:pPr>
        <w:spacing w:after="240" w:line="276" w:lineRule="auto"/>
        <w:ind w:firstLine="567"/>
        <w:rPr>
          <w:rFonts w:ascii="Arial" w:hAnsi="Arial" w:cs="Arial"/>
        </w:rPr>
      </w:pPr>
    </w:p>
    <w:p w14:paraId="3082F879" w14:textId="77777777" w:rsidR="00D153F5" w:rsidRPr="003C7927" w:rsidRDefault="00D153F5" w:rsidP="00D153F5">
      <w:pPr>
        <w:spacing w:after="240" w:line="276" w:lineRule="auto"/>
        <w:ind w:firstLine="567"/>
        <w:rPr>
          <w:rFonts w:ascii="Arial" w:hAnsi="Arial" w:cs="Arial"/>
        </w:rPr>
        <w:sectPr w:rsidR="00D153F5" w:rsidRPr="003C7927" w:rsidSect="00FE7760">
          <w:headerReference w:type="default" r:id="rId23"/>
          <w:headerReference w:type="first" r:id="rId24"/>
          <w:pgSz w:w="11907" w:h="16840" w:code="9"/>
          <w:pgMar w:top="1134" w:right="567" w:bottom="1134" w:left="1134" w:header="737" w:footer="283" w:gutter="0"/>
          <w:cols w:space="708"/>
          <w:docGrid w:linePitch="360"/>
        </w:sectPr>
      </w:pPr>
    </w:p>
    <w:p w14:paraId="2B830C61" w14:textId="77777777" w:rsidR="00D153F5" w:rsidRPr="003F2961" w:rsidRDefault="00D153F5" w:rsidP="00197D54">
      <w:pPr>
        <w:pStyle w:val="3"/>
      </w:pPr>
      <w:bookmarkStart w:id="9267" w:name="_Toc521083716"/>
      <w:bookmarkStart w:id="9268" w:name="_Toc521340856"/>
      <w:bookmarkStart w:id="9269" w:name="_Toc521439376"/>
      <w:bookmarkStart w:id="9270" w:name="_Toc67556907"/>
      <w:r w:rsidRPr="003F2961">
        <w:lastRenderedPageBreak/>
        <w:t>Модель данных объекта</w:t>
      </w:r>
      <w:bookmarkEnd w:id="9267"/>
      <w:bookmarkEnd w:id="9268"/>
      <w:bookmarkEnd w:id="9269"/>
      <w:bookmarkEnd w:id="9270"/>
    </w:p>
    <w:p w14:paraId="5D7EB795" w14:textId="0E905B4C" w:rsidR="00D153F5" w:rsidRPr="006B6C3A" w:rsidRDefault="00D153F5" w:rsidP="00E16A62">
      <w:pPr>
        <w:pStyle w:val="a9"/>
        <w:keepNext/>
        <w:spacing w:before="0" w:beforeAutospacing="0" w:after="240" w:afterAutospacing="0" w:line="276" w:lineRule="auto"/>
        <w:ind w:right="-596"/>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156F97">
        <w:rPr>
          <w:rFonts w:ascii="Arial" w:hAnsi="Arial" w:cs="Arial"/>
          <w:b/>
          <w:sz w:val="22"/>
        </w:rPr>
        <w:t>15</w:t>
      </w:r>
      <w:r w:rsidRPr="00321205">
        <w:rPr>
          <w:rFonts w:ascii="Arial" w:hAnsi="Arial" w:cs="Arial"/>
          <w:b/>
          <w:sz w:val="22"/>
        </w:rPr>
        <w:t xml:space="preserve">. Модель данных </w:t>
      </w:r>
      <w:r>
        <w:rPr>
          <w:rFonts w:ascii="Arial" w:hAnsi="Arial" w:cs="Arial"/>
          <w:b/>
          <w:sz w:val="22"/>
        </w:rPr>
        <w:t xml:space="preserve">Типы </w:t>
      </w:r>
      <w:proofErr w:type="spellStart"/>
      <w:r>
        <w:rPr>
          <w:rFonts w:ascii="Arial" w:hAnsi="Arial" w:cs="Arial"/>
          <w:b/>
          <w:sz w:val="22"/>
        </w:rPr>
        <w:t>техкарт</w:t>
      </w:r>
      <w:proofErr w:type="spellEnd"/>
    </w:p>
    <w:tbl>
      <w:tblPr>
        <w:tblpPr w:leftFromText="180" w:rightFromText="180" w:vertAnchor="text" w:tblpX="-441" w:tblpY="1"/>
        <w:tblOverlap w:val="never"/>
        <w:tblW w:w="540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3"/>
        <w:gridCol w:w="978"/>
        <w:gridCol w:w="1553"/>
        <w:gridCol w:w="2836"/>
        <w:gridCol w:w="1135"/>
        <w:gridCol w:w="1415"/>
        <w:gridCol w:w="1563"/>
        <w:gridCol w:w="1839"/>
        <w:gridCol w:w="1276"/>
        <w:gridCol w:w="1276"/>
        <w:gridCol w:w="1276"/>
      </w:tblGrid>
      <w:tr w:rsidR="00D153F5" w:rsidRPr="000E3C42" w14:paraId="0C64F505" w14:textId="77777777" w:rsidTr="00D153F5">
        <w:trPr>
          <w:cantSplit/>
          <w:trHeight w:val="397"/>
        </w:trPr>
        <w:tc>
          <w:tcPr>
            <w:tcW w:w="182" w:type="pct"/>
            <w:vMerge w:val="restart"/>
            <w:shd w:val="clear" w:color="auto" w:fill="FFC000"/>
            <w:vAlign w:val="center"/>
          </w:tcPr>
          <w:p w14:paraId="6155C0D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311" w:type="pct"/>
            <w:vMerge w:val="restart"/>
            <w:shd w:val="clear" w:color="auto" w:fill="FFC000"/>
          </w:tcPr>
          <w:p w14:paraId="31D4FA83" w14:textId="77777777" w:rsidR="00D153F5" w:rsidRPr="000E3C42" w:rsidRDefault="00D153F5" w:rsidP="00D153F5">
            <w:pPr>
              <w:jc w:val="center"/>
              <w:rPr>
                <w:rFonts w:ascii="Arial" w:hAnsi="Arial" w:cs="Arial"/>
                <w:b/>
                <w:sz w:val="20"/>
                <w:szCs w:val="20"/>
              </w:rPr>
            </w:pPr>
          </w:p>
          <w:p w14:paraId="529B42B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494" w:type="pct"/>
            <w:vMerge w:val="restart"/>
            <w:shd w:val="clear" w:color="auto" w:fill="FFC000"/>
            <w:vAlign w:val="center"/>
          </w:tcPr>
          <w:p w14:paraId="295B392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902" w:type="pct"/>
            <w:vMerge w:val="restart"/>
            <w:shd w:val="clear" w:color="auto" w:fill="FFC000"/>
            <w:vAlign w:val="center"/>
          </w:tcPr>
          <w:p w14:paraId="2BAB67E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61" w:type="pct"/>
            <w:vMerge w:val="restart"/>
            <w:shd w:val="clear" w:color="auto" w:fill="FFC000"/>
            <w:vAlign w:val="center"/>
          </w:tcPr>
          <w:p w14:paraId="69BCE1C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50" w:type="pct"/>
            <w:vMerge w:val="restart"/>
            <w:shd w:val="clear" w:color="auto" w:fill="FFC000"/>
            <w:vAlign w:val="center"/>
          </w:tcPr>
          <w:p w14:paraId="0E2D79B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082" w:type="pct"/>
            <w:gridSpan w:val="2"/>
            <w:shd w:val="clear" w:color="auto" w:fill="FFC000"/>
          </w:tcPr>
          <w:p w14:paraId="01A40C3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12" w:type="pct"/>
            <w:gridSpan w:val="2"/>
            <w:shd w:val="clear" w:color="auto" w:fill="FFC000"/>
            <w:vAlign w:val="center"/>
          </w:tcPr>
          <w:p w14:paraId="0D75A1E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406" w:type="pct"/>
            <w:vMerge w:val="restart"/>
            <w:shd w:val="clear" w:color="auto" w:fill="FFC000"/>
            <w:vAlign w:val="center"/>
          </w:tcPr>
          <w:p w14:paraId="74D0E16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4A4E79C3" w14:textId="77777777" w:rsidTr="00D153F5">
        <w:trPr>
          <w:cantSplit/>
        </w:trPr>
        <w:tc>
          <w:tcPr>
            <w:tcW w:w="182" w:type="pct"/>
            <w:vMerge/>
            <w:vAlign w:val="center"/>
          </w:tcPr>
          <w:p w14:paraId="18187797" w14:textId="77777777" w:rsidR="00D153F5" w:rsidRPr="000E3C42" w:rsidRDefault="00D153F5" w:rsidP="00D153F5">
            <w:pPr>
              <w:jc w:val="center"/>
              <w:rPr>
                <w:rFonts w:ascii="Arial" w:hAnsi="Arial" w:cs="Arial"/>
                <w:sz w:val="20"/>
                <w:szCs w:val="20"/>
              </w:rPr>
            </w:pPr>
          </w:p>
        </w:tc>
        <w:tc>
          <w:tcPr>
            <w:tcW w:w="311" w:type="pct"/>
            <w:vMerge/>
          </w:tcPr>
          <w:p w14:paraId="7DB0AD39" w14:textId="77777777" w:rsidR="00D153F5" w:rsidRPr="000E3C42" w:rsidRDefault="00D153F5" w:rsidP="00D153F5">
            <w:pPr>
              <w:jc w:val="center"/>
              <w:rPr>
                <w:rFonts w:ascii="Arial" w:hAnsi="Arial" w:cs="Arial"/>
                <w:sz w:val="20"/>
                <w:szCs w:val="20"/>
              </w:rPr>
            </w:pPr>
          </w:p>
        </w:tc>
        <w:tc>
          <w:tcPr>
            <w:tcW w:w="494" w:type="pct"/>
            <w:vMerge/>
            <w:vAlign w:val="center"/>
          </w:tcPr>
          <w:p w14:paraId="7DF26DF2" w14:textId="77777777" w:rsidR="00D153F5" w:rsidRPr="000E3C42" w:rsidRDefault="00D153F5" w:rsidP="00D153F5">
            <w:pPr>
              <w:jc w:val="center"/>
              <w:rPr>
                <w:rFonts w:ascii="Arial" w:hAnsi="Arial" w:cs="Arial"/>
                <w:sz w:val="20"/>
                <w:szCs w:val="20"/>
              </w:rPr>
            </w:pPr>
          </w:p>
        </w:tc>
        <w:tc>
          <w:tcPr>
            <w:tcW w:w="902" w:type="pct"/>
            <w:vMerge/>
            <w:vAlign w:val="center"/>
          </w:tcPr>
          <w:p w14:paraId="5870E20F" w14:textId="77777777" w:rsidR="00D153F5" w:rsidRPr="000E3C42" w:rsidRDefault="00D153F5" w:rsidP="00D153F5">
            <w:pPr>
              <w:jc w:val="center"/>
              <w:rPr>
                <w:rFonts w:ascii="Arial" w:hAnsi="Arial" w:cs="Arial"/>
                <w:sz w:val="20"/>
                <w:szCs w:val="20"/>
              </w:rPr>
            </w:pPr>
          </w:p>
        </w:tc>
        <w:tc>
          <w:tcPr>
            <w:tcW w:w="361" w:type="pct"/>
            <w:vMerge/>
            <w:vAlign w:val="center"/>
          </w:tcPr>
          <w:p w14:paraId="7D9D511B" w14:textId="77777777" w:rsidR="00D153F5" w:rsidRPr="000E3C42" w:rsidRDefault="00D153F5" w:rsidP="00D153F5">
            <w:pPr>
              <w:jc w:val="center"/>
              <w:rPr>
                <w:rFonts w:ascii="Arial" w:hAnsi="Arial" w:cs="Arial"/>
                <w:sz w:val="20"/>
                <w:szCs w:val="20"/>
              </w:rPr>
            </w:pPr>
          </w:p>
        </w:tc>
        <w:tc>
          <w:tcPr>
            <w:tcW w:w="450" w:type="pct"/>
            <w:vMerge/>
            <w:vAlign w:val="center"/>
          </w:tcPr>
          <w:p w14:paraId="173D7C16" w14:textId="77777777" w:rsidR="00D153F5" w:rsidRPr="000E3C42" w:rsidRDefault="00D153F5" w:rsidP="00D153F5">
            <w:pPr>
              <w:jc w:val="center"/>
              <w:rPr>
                <w:rFonts w:ascii="Arial" w:hAnsi="Arial" w:cs="Arial"/>
                <w:sz w:val="20"/>
                <w:szCs w:val="20"/>
              </w:rPr>
            </w:pPr>
          </w:p>
        </w:tc>
        <w:tc>
          <w:tcPr>
            <w:tcW w:w="497" w:type="pct"/>
            <w:tcBorders>
              <w:top w:val="single" w:sz="6" w:space="0" w:color="auto"/>
              <w:bottom w:val="single" w:sz="6" w:space="0" w:color="auto"/>
            </w:tcBorders>
            <w:shd w:val="clear" w:color="auto" w:fill="FFC000"/>
          </w:tcPr>
          <w:p w14:paraId="2CCE1476" w14:textId="77777777" w:rsidR="00D153F5" w:rsidRPr="000E3C42" w:rsidRDefault="00D153F5" w:rsidP="00D153F5">
            <w:pPr>
              <w:jc w:val="center"/>
              <w:rPr>
                <w:rFonts w:ascii="Arial" w:hAnsi="Arial" w:cs="Arial"/>
                <w:b/>
                <w:sz w:val="20"/>
                <w:szCs w:val="20"/>
              </w:rPr>
            </w:pPr>
            <w:proofErr w:type="spellStart"/>
            <w:r w:rsidRPr="000E3C42">
              <w:rPr>
                <w:rFonts w:ascii="Arial" w:hAnsi="Arial" w:cs="Arial"/>
                <w:b/>
                <w:sz w:val="20"/>
                <w:szCs w:val="20"/>
              </w:rPr>
              <w:t>Обязат-ть</w:t>
            </w:r>
            <w:proofErr w:type="spellEnd"/>
          </w:p>
        </w:tc>
        <w:tc>
          <w:tcPr>
            <w:tcW w:w="585" w:type="pct"/>
            <w:tcBorders>
              <w:top w:val="single" w:sz="6" w:space="0" w:color="auto"/>
              <w:bottom w:val="single" w:sz="6" w:space="0" w:color="auto"/>
            </w:tcBorders>
            <w:shd w:val="clear" w:color="auto" w:fill="FFC000"/>
          </w:tcPr>
          <w:p w14:paraId="78F3BCB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406" w:type="pct"/>
            <w:tcBorders>
              <w:top w:val="single" w:sz="6" w:space="0" w:color="auto"/>
              <w:bottom w:val="single" w:sz="6" w:space="0" w:color="auto"/>
            </w:tcBorders>
            <w:shd w:val="clear" w:color="auto" w:fill="FFC000"/>
            <w:vAlign w:val="center"/>
          </w:tcPr>
          <w:p w14:paraId="399CC8F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06" w:type="pct"/>
            <w:shd w:val="clear" w:color="auto" w:fill="FFC000"/>
            <w:vAlign w:val="center"/>
          </w:tcPr>
          <w:p w14:paraId="4ED6CD5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406" w:type="pct"/>
            <w:vMerge/>
            <w:shd w:val="clear" w:color="auto" w:fill="FFC000"/>
          </w:tcPr>
          <w:p w14:paraId="2190C7D2" w14:textId="77777777" w:rsidR="00D153F5" w:rsidRPr="000E3C42" w:rsidRDefault="00D153F5" w:rsidP="00D153F5">
            <w:pPr>
              <w:jc w:val="center"/>
              <w:rPr>
                <w:rFonts w:ascii="Arial" w:hAnsi="Arial" w:cs="Arial"/>
                <w:b/>
                <w:sz w:val="20"/>
                <w:szCs w:val="20"/>
              </w:rPr>
            </w:pPr>
          </w:p>
        </w:tc>
      </w:tr>
      <w:tr w:rsidR="00D153F5" w:rsidRPr="000E3C42" w14:paraId="632908B4" w14:textId="77777777" w:rsidTr="00D153F5">
        <w:trPr>
          <w:cantSplit/>
        </w:trPr>
        <w:tc>
          <w:tcPr>
            <w:tcW w:w="182" w:type="pct"/>
          </w:tcPr>
          <w:p w14:paraId="4A9A187C" w14:textId="75CF9585"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311" w:type="pct"/>
          </w:tcPr>
          <w:p w14:paraId="14AA3BA5" w14:textId="71134BCD"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494" w:type="pct"/>
          </w:tcPr>
          <w:p w14:paraId="61BEE050" w14:textId="36C461DB" w:rsidR="00D153F5" w:rsidRPr="000E3C42" w:rsidRDefault="0037757C" w:rsidP="00D153F5">
            <w:pPr>
              <w:jc w:val="left"/>
              <w:rPr>
                <w:rFonts w:ascii="Arial" w:hAnsi="Arial" w:cs="Arial"/>
                <w:sz w:val="20"/>
                <w:szCs w:val="20"/>
              </w:rPr>
            </w:pPr>
            <w:r>
              <w:rPr>
                <w:rFonts w:ascii="Arial" w:hAnsi="Arial" w:cs="Arial"/>
                <w:sz w:val="20"/>
                <w:szCs w:val="20"/>
              </w:rPr>
              <w:t xml:space="preserve">Тип </w:t>
            </w:r>
            <w:proofErr w:type="spellStart"/>
            <w:r>
              <w:rPr>
                <w:rFonts w:ascii="Arial" w:hAnsi="Arial" w:cs="Arial"/>
                <w:sz w:val="20"/>
                <w:szCs w:val="20"/>
              </w:rPr>
              <w:t>Техкарты</w:t>
            </w:r>
            <w:proofErr w:type="spellEnd"/>
            <w:r>
              <w:rPr>
                <w:rFonts w:ascii="Arial" w:hAnsi="Arial" w:cs="Arial"/>
                <w:sz w:val="20"/>
                <w:szCs w:val="20"/>
              </w:rPr>
              <w:t xml:space="preserve"> ТОРО</w:t>
            </w:r>
          </w:p>
        </w:tc>
        <w:tc>
          <w:tcPr>
            <w:tcW w:w="902" w:type="pct"/>
          </w:tcPr>
          <w:p w14:paraId="72B03FD1"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 xml:space="preserve">_55. Код типа </w:t>
            </w:r>
            <w:proofErr w:type="spellStart"/>
            <w:r w:rsidRPr="000E3C42">
              <w:rPr>
                <w:rFonts w:ascii="Arial" w:hAnsi="Arial" w:cs="Arial"/>
                <w:sz w:val="20"/>
                <w:szCs w:val="20"/>
              </w:rPr>
              <w:t>техкарты</w:t>
            </w:r>
            <w:proofErr w:type="spellEnd"/>
          </w:p>
        </w:tc>
        <w:tc>
          <w:tcPr>
            <w:tcW w:w="361" w:type="pct"/>
          </w:tcPr>
          <w:p w14:paraId="6E8D1E3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1</w:t>
            </w:r>
          </w:p>
        </w:tc>
        <w:tc>
          <w:tcPr>
            <w:tcW w:w="450" w:type="pct"/>
          </w:tcPr>
          <w:p w14:paraId="36CC6C4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TCA</w:t>
            </w:r>
            <w:r w:rsidRPr="000E3C42">
              <w:rPr>
                <w:rFonts w:ascii="Arial" w:hAnsi="Arial" w:cs="Arial"/>
                <w:sz w:val="20"/>
                <w:szCs w:val="20"/>
              </w:rPr>
              <w:t>01-PLNTY</w:t>
            </w:r>
          </w:p>
        </w:tc>
        <w:tc>
          <w:tcPr>
            <w:tcW w:w="497" w:type="pct"/>
          </w:tcPr>
          <w:p w14:paraId="5B63EE2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585" w:type="pct"/>
          </w:tcPr>
          <w:p w14:paraId="23B578F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Для всех типов </w:t>
            </w:r>
            <w:proofErr w:type="spellStart"/>
            <w:r w:rsidRPr="000E3C42">
              <w:rPr>
                <w:rFonts w:ascii="Arial" w:hAnsi="Arial" w:cs="Arial"/>
                <w:sz w:val="20"/>
                <w:szCs w:val="20"/>
              </w:rPr>
              <w:t>техкарт</w:t>
            </w:r>
            <w:proofErr w:type="spellEnd"/>
          </w:p>
        </w:tc>
        <w:tc>
          <w:tcPr>
            <w:tcW w:w="406" w:type="pct"/>
          </w:tcPr>
          <w:p w14:paraId="03EE40D3" w14:textId="6015D873"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66398EC1" w14:textId="0E056A1B"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4926737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22281746" w14:textId="77777777" w:rsidTr="00D153F5">
        <w:trPr>
          <w:cantSplit/>
        </w:trPr>
        <w:tc>
          <w:tcPr>
            <w:tcW w:w="182" w:type="pct"/>
          </w:tcPr>
          <w:p w14:paraId="383FC51F" w14:textId="02B771B7"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311" w:type="pct"/>
          </w:tcPr>
          <w:p w14:paraId="017A070A" w14:textId="0C4FF642"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494" w:type="pct"/>
          </w:tcPr>
          <w:p w14:paraId="416CB6C4"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Приложение </w:t>
            </w:r>
            <w:proofErr w:type="spellStart"/>
            <w:r w:rsidRPr="000E3C42">
              <w:rPr>
                <w:rFonts w:ascii="Arial" w:hAnsi="Arial" w:cs="Arial"/>
                <w:sz w:val="20"/>
                <w:szCs w:val="20"/>
              </w:rPr>
              <w:t>техкарты</w:t>
            </w:r>
            <w:proofErr w:type="spellEnd"/>
          </w:p>
        </w:tc>
        <w:tc>
          <w:tcPr>
            <w:tcW w:w="902" w:type="pct"/>
          </w:tcPr>
          <w:p w14:paraId="02AC568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Признак группировки типов </w:t>
            </w:r>
            <w:proofErr w:type="spellStart"/>
            <w:r w:rsidRPr="000E3C42">
              <w:rPr>
                <w:rFonts w:ascii="Arial" w:hAnsi="Arial" w:cs="Arial"/>
                <w:sz w:val="20"/>
                <w:szCs w:val="20"/>
              </w:rPr>
              <w:t>техкарт</w:t>
            </w:r>
            <w:proofErr w:type="spellEnd"/>
          </w:p>
        </w:tc>
        <w:tc>
          <w:tcPr>
            <w:tcW w:w="361" w:type="pct"/>
          </w:tcPr>
          <w:p w14:paraId="287FFF0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1</w:t>
            </w:r>
          </w:p>
        </w:tc>
        <w:tc>
          <w:tcPr>
            <w:tcW w:w="450" w:type="pct"/>
          </w:tcPr>
          <w:p w14:paraId="5167EA7E"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TCA</w:t>
            </w:r>
            <w:r w:rsidRPr="000E3C42">
              <w:rPr>
                <w:rFonts w:ascii="Arial" w:hAnsi="Arial" w:cs="Arial"/>
                <w:sz w:val="20"/>
                <w:szCs w:val="20"/>
              </w:rPr>
              <w:t>01-</w:t>
            </w:r>
            <w:r w:rsidRPr="000E3C42">
              <w:rPr>
                <w:rFonts w:ascii="Arial" w:hAnsi="Arial" w:cs="Arial"/>
                <w:sz w:val="20"/>
                <w:szCs w:val="20"/>
                <w:lang w:val="en-US"/>
              </w:rPr>
              <w:t>PLNAW</w:t>
            </w:r>
          </w:p>
        </w:tc>
        <w:tc>
          <w:tcPr>
            <w:tcW w:w="497" w:type="pct"/>
          </w:tcPr>
          <w:p w14:paraId="1A9BB5AC" w14:textId="0879C7F5"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585" w:type="pct"/>
          </w:tcPr>
          <w:p w14:paraId="62954F6A" w14:textId="59B60899"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15147DBC" w14:textId="411DA91E"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4E28622C" w14:textId="00C43F1E"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7E4B19C2"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748567D8" w14:textId="77777777" w:rsidTr="00D153F5">
        <w:trPr>
          <w:cantSplit/>
        </w:trPr>
        <w:tc>
          <w:tcPr>
            <w:tcW w:w="182" w:type="pct"/>
          </w:tcPr>
          <w:p w14:paraId="77118C34" w14:textId="6DA1D394" w:rsidR="00D153F5" w:rsidRPr="000E3C42" w:rsidRDefault="00055ACE" w:rsidP="00D153F5">
            <w:pPr>
              <w:rPr>
                <w:rFonts w:ascii="Arial" w:hAnsi="Arial" w:cs="Arial"/>
                <w:sz w:val="20"/>
                <w:szCs w:val="20"/>
              </w:rPr>
            </w:pPr>
            <w:r>
              <w:rPr>
                <w:rFonts w:ascii="Arial" w:hAnsi="Arial" w:cs="Arial"/>
                <w:sz w:val="20"/>
                <w:szCs w:val="20"/>
              </w:rPr>
              <w:t>3</w:t>
            </w:r>
            <w:r w:rsidR="00D153F5" w:rsidRPr="000E3C42">
              <w:rPr>
                <w:rFonts w:ascii="Arial" w:hAnsi="Arial" w:cs="Arial"/>
                <w:sz w:val="20"/>
                <w:szCs w:val="20"/>
              </w:rPr>
              <w:t>.</w:t>
            </w:r>
          </w:p>
        </w:tc>
        <w:tc>
          <w:tcPr>
            <w:tcW w:w="311" w:type="pct"/>
          </w:tcPr>
          <w:p w14:paraId="773C946F" w14:textId="72A6EA5C"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494" w:type="pct"/>
          </w:tcPr>
          <w:p w14:paraId="6A1755B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Текст к типу </w:t>
            </w:r>
            <w:proofErr w:type="spellStart"/>
            <w:r w:rsidRPr="000E3C42">
              <w:rPr>
                <w:rFonts w:ascii="Arial" w:hAnsi="Arial" w:cs="Arial"/>
                <w:sz w:val="20"/>
                <w:szCs w:val="20"/>
              </w:rPr>
              <w:t>техкарты</w:t>
            </w:r>
            <w:proofErr w:type="spellEnd"/>
          </w:p>
        </w:tc>
        <w:tc>
          <w:tcPr>
            <w:tcW w:w="902" w:type="pct"/>
          </w:tcPr>
          <w:p w14:paraId="1C4137C3"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Наименование типа </w:t>
            </w:r>
            <w:proofErr w:type="spellStart"/>
            <w:r w:rsidRPr="000E3C42">
              <w:rPr>
                <w:rFonts w:ascii="Arial" w:hAnsi="Arial" w:cs="Arial"/>
                <w:sz w:val="20"/>
                <w:szCs w:val="20"/>
              </w:rPr>
              <w:t>техкарты</w:t>
            </w:r>
            <w:proofErr w:type="spellEnd"/>
          </w:p>
        </w:tc>
        <w:tc>
          <w:tcPr>
            <w:tcW w:w="361" w:type="pct"/>
          </w:tcPr>
          <w:p w14:paraId="0D04F03C"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CHAR, </w:t>
            </w:r>
            <w:r w:rsidRPr="000E3C42">
              <w:rPr>
                <w:rFonts w:ascii="Arial" w:hAnsi="Arial" w:cs="Arial"/>
                <w:sz w:val="20"/>
                <w:szCs w:val="20"/>
                <w:lang w:val="en-US"/>
              </w:rPr>
              <w:t>30</w:t>
            </w:r>
          </w:p>
        </w:tc>
        <w:tc>
          <w:tcPr>
            <w:tcW w:w="450" w:type="pct"/>
          </w:tcPr>
          <w:p w14:paraId="1180F0B6"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TCA02</w:t>
            </w:r>
            <w:r w:rsidRPr="000E3C42">
              <w:rPr>
                <w:rFonts w:ascii="Arial" w:hAnsi="Arial" w:cs="Arial"/>
                <w:sz w:val="20"/>
                <w:szCs w:val="20"/>
              </w:rPr>
              <w:t>-</w:t>
            </w:r>
            <w:r w:rsidRPr="000E3C42">
              <w:rPr>
                <w:rFonts w:ascii="Arial" w:hAnsi="Arial" w:cs="Arial"/>
                <w:sz w:val="20"/>
                <w:szCs w:val="20"/>
                <w:lang w:val="en-US"/>
              </w:rPr>
              <w:t>TXT</w:t>
            </w:r>
          </w:p>
        </w:tc>
        <w:tc>
          <w:tcPr>
            <w:tcW w:w="497" w:type="pct"/>
          </w:tcPr>
          <w:p w14:paraId="1A9F3177" w14:textId="42F8B149"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585" w:type="pct"/>
          </w:tcPr>
          <w:p w14:paraId="6839504F" w14:textId="3774AF92"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79CADBBC" w14:textId="29EDA89C"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765CB0DB" w14:textId="03B602F2"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06" w:type="pct"/>
          </w:tcPr>
          <w:p w14:paraId="5CF9C19C"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bl>
    <w:p w14:paraId="3CEDB212" w14:textId="6E95A217" w:rsidR="00D153F5" w:rsidRDefault="00D153F5" w:rsidP="00E16A62">
      <w:pPr>
        <w:pStyle w:val="a9"/>
        <w:keepNext/>
        <w:spacing w:before="240" w:beforeAutospacing="0" w:after="240" w:afterAutospacing="0" w:line="276" w:lineRule="auto"/>
        <w:ind w:right="-596"/>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2870F7">
        <w:rPr>
          <w:rFonts w:ascii="Arial" w:hAnsi="Arial" w:cs="Arial"/>
          <w:b/>
          <w:sz w:val="22"/>
        </w:rPr>
        <w:t>1</w:t>
      </w:r>
      <w:r w:rsidR="00156F97">
        <w:rPr>
          <w:rFonts w:ascii="Arial" w:hAnsi="Arial" w:cs="Arial"/>
          <w:b/>
          <w:sz w:val="22"/>
        </w:rPr>
        <w:t>6</w:t>
      </w:r>
      <w:r w:rsidRPr="00321205">
        <w:rPr>
          <w:rFonts w:ascii="Arial" w:hAnsi="Arial" w:cs="Arial"/>
          <w:b/>
          <w:sz w:val="22"/>
        </w:rPr>
        <w:t xml:space="preserve">. Модель данных </w:t>
      </w:r>
      <w:r>
        <w:rPr>
          <w:rFonts w:ascii="Arial" w:hAnsi="Arial" w:cs="Arial"/>
          <w:b/>
          <w:sz w:val="22"/>
        </w:rPr>
        <w:t>Технологические карты</w:t>
      </w:r>
    </w:p>
    <w:tbl>
      <w:tblPr>
        <w:tblW w:w="5508" w:type="pct"/>
        <w:tblInd w:w="-7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8"/>
        <w:gridCol w:w="1419"/>
        <w:gridCol w:w="1698"/>
        <w:gridCol w:w="2980"/>
        <w:gridCol w:w="990"/>
        <w:gridCol w:w="1560"/>
        <w:gridCol w:w="1134"/>
        <w:gridCol w:w="1845"/>
        <w:gridCol w:w="1272"/>
        <w:gridCol w:w="1419"/>
        <w:gridCol w:w="1134"/>
      </w:tblGrid>
      <w:tr w:rsidR="00D153F5" w:rsidRPr="0086487D" w14:paraId="142C2E46" w14:textId="77777777" w:rsidTr="00B7575F">
        <w:trPr>
          <w:cantSplit/>
          <w:trHeight w:val="397"/>
          <w:tblHeader/>
        </w:trPr>
        <w:tc>
          <w:tcPr>
            <w:tcW w:w="177" w:type="pct"/>
            <w:vMerge w:val="restart"/>
            <w:shd w:val="clear" w:color="auto" w:fill="FFC000"/>
            <w:vAlign w:val="center"/>
          </w:tcPr>
          <w:p w14:paraId="05D525E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43" w:type="pct"/>
            <w:vMerge w:val="restart"/>
            <w:shd w:val="clear" w:color="auto" w:fill="FFC000"/>
          </w:tcPr>
          <w:p w14:paraId="5D1B955C" w14:textId="77777777" w:rsidR="00D153F5" w:rsidRPr="000E3C42" w:rsidRDefault="00D153F5" w:rsidP="00D153F5">
            <w:pPr>
              <w:jc w:val="center"/>
              <w:rPr>
                <w:rFonts w:ascii="Arial" w:hAnsi="Arial" w:cs="Arial"/>
                <w:b/>
                <w:sz w:val="20"/>
                <w:szCs w:val="20"/>
              </w:rPr>
            </w:pPr>
          </w:p>
          <w:p w14:paraId="063DDC1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30" w:type="pct"/>
            <w:vMerge w:val="restart"/>
            <w:shd w:val="clear" w:color="auto" w:fill="FFC000"/>
            <w:vAlign w:val="center"/>
          </w:tcPr>
          <w:p w14:paraId="0E3126E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930" w:type="pct"/>
            <w:vMerge w:val="restart"/>
            <w:shd w:val="clear" w:color="auto" w:fill="FFC000"/>
            <w:vAlign w:val="center"/>
          </w:tcPr>
          <w:p w14:paraId="0EADA5B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09" w:type="pct"/>
            <w:vMerge w:val="restart"/>
            <w:shd w:val="clear" w:color="auto" w:fill="FFC000"/>
            <w:vAlign w:val="center"/>
          </w:tcPr>
          <w:p w14:paraId="36BB096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87" w:type="pct"/>
            <w:vMerge w:val="restart"/>
            <w:shd w:val="clear" w:color="auto" w:fill="FFC000"/>
            <w:vAlign w:val="center"/>
          </w:tcPr>
          <w:p w14:paraId="406405B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930" w:type="pct"/>
            <w:gridSpan w:val="2"/>
            <w:shd w:val="clear" w:color="auto" w:fill="FFC000"/>
          </w:tcPr>
          <w:p w14:paraId="583CF74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40" w:type="pct"/>
            <w:gridSpan w:val="2"/>
            <w:shd w:val="clear" w:color="auto" w:fill="FFC000"/>
            <w:vAlign w:val="center"/>
          </w:tcPr>
          <w:p w14:paraId="35E753E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4" w:type="pct"/>
            <w:vMerge w:val="restart"/>
            <w:shd w:val="clear" w:color="auto" w:fill="FFC000"/>
            <w:vAlign w:val="center"/>
          </w:tcPr>
          <w:p w14:paraId="068AC17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86487D" w14:paraId="08D5F14A" w14:textId="77777777" w:rsidTr="00B7575F">
        <w:trPr>
          <w:cantSplit/>
        </w:trPr>
        <w:tc>
          <w:tcPr>
            <w:tcW w:w="177" w:type="pct"/>
            <w:vMerge/>
            <w:vAlign w:val="center"/>
          </w:tcPr>
          <w:p w14:paraId="7DF7F091" w14:textId="77777777" w:rsidR="00D153F5" w:rsidRPr="000E3C42" w:rsidRDefault="00D153F5" w:rsidP="00D153F5">
            <w:pPr>
              <w:jc w:val="center"/>
              <w:rPr>
                <w:rFonts w:ascii="Arial" w:hAnsi="Arial" w:cs="Arial"/>
                <w:sz w:val="20"/>
                <w:szCs w:val="20"/>
              </w:rPr>
            </w:pPr>
          </w:p>
        </w:tc>
        <w:tc>
          <w:tcPr>
            <w:tcW w:w="443" w:type="pct"/>
            <w:vMerge/>
          </w:tcPr>
          <w:p w14:paraId="2BD4F346" w14:textId="77777777" w:rsidR="00D153F5" w:rsidRPr="000E3C42" w:rsidRDefault="00D153F5" w:rsidP="00D153F5">
            <w:pPr>
              <w:jc w:val="center"/>
              <w:rPr>
                <w:rFonts w:ascii="Arial" w:hAnsi="Arial" w:cs="Arial"/>
                <w:sz w:val="20"/>
                <w:szCs w:val="20"/>
              </w:rPr>
            </w:pPr>
          </w:p>
        </w:tc>
        <w:tc>
          <w:tcPr>
            <w:tcW w:w="530" w:type="pct"/>
            <w:vMerge/>
            <w:vAlign w:val="center"/>
          </w:tcPr>
          <w:p w14:paraId="23857D01" w14:textId="77777777" w:rsidR="00D153F5" w:rsidRPr="000E3C42" w:rsidRDefault="00D153F5" w:rsidP="00D153F5">
            <w:pPr>
              <w:jc w:val="center"/>
              <w:rPr>
                <w:rFonts w:ascii="Arial" w:hAnsi="Arial" w:cs="Arial"/>
                <w:sz w:val="20"/>
                <w:szCs w:val="20"/>
              </w:rPr>
            </w:pPr>
          </w:p>
        </w:tc>
        <w:tc>
          <w:tcPr>
            <w:tcW w:w="930" w:type="pct"/>
            <w:vMerge/>
            <w:vAlign w:val="center"/>
          </w:tcPr>
          <w:p w14:paraId="53194828" w14:textId="77777777" w:rsidR="00D153F5" w:rsidRPr="000E3C42" w:rsidRDefault="00D153F5" w:rsidP="00D153F5">
            <w:pPr>
              <w:jc w:val="center"/>
              <w:rPr>
                <w:rFonts w:ascii="Arial" w:hAnsi="Arial" w:cs="Arial"/>
                <w:sz w:val="20"/>
                <w:szCs w:val="20"/>
              </w:rPr>
            </w:pPr>
          </w:p>
        </w:tc>
        <w:tc>
          <w:tcPr>
            <w:tcW w:w="309" w:type="pct"/>
            <w:vMerge/>
            <w:vAlign w:val="center"/>
          </w:tcPr>
          <w:p w14:paraId="0BF21A99" w14:textId="77777777" w:rsidR="00D153F5" w:rsidRPr="000E3C42" w:rsidRDefault="00D153F5" w:rsidP="00D153F5">
            <w:pPr>
              <w:jc w:val="center"/>
              <w:rPr>
                <w:rFonts w:ascii="Arial" w:hAnsi="Arial" w:cs="Arial"/>
                <w:sz w:val="20"/>
                <w:szCs w:val="20"/>
              </w:rPr>
            </w:pPr>
          </w:p>
        </w:tc>
        <w:tc>
          <w:tcPr>
            <w:tcW w:w="487" w:type="pct"/>
            <w:vMerge/>
            <w:vAlign w:val="center"/>
          </w:tcPr>
          <w:p w14:paraId="61F320EB" w14:textId="77777777" w:rsidR="00D153F5" w:rsidRPr="000E3C42" w:rsidRDefault="00D153F5" w:rsidP="00D153F5">
            <w:pPr>
              <w:jc w:val="center"/>
              <w:rPr>
                <w:rFonts w:ascii="Arial" w:hAnsi="Arial" w:cs="Arial"/>
                <w:sz w:val="20"/>
                <w:szCs w:val="20"/>
              </w:rPr>
            </w:pPr>
          </w:p>
        </w:tc>
        <w:tc>
          <w:tcPr>
            <w:tcW w:w="354" w:type="pct"/>
            <w:tcBorders>
              <w:top w:val="single" w:sz="6" w:space="0" w:color="auto"/>
              <w:bottom w:val="single" w:sz="6" w:space="0" w:color="auto"/>
            </w:tcBorders>
            <w:shd w:val="clear" w:color="auto" w:fill="FFC000"/>
          </w:tcPr>
          <w:p w14:paraId="4742C032" w14:textId="77777777" w:rsidR="00D153F5" w:rsidRPr="000E3C42" w:rsidRDefault="00D153F5" w:rsidP="00D153F5">
            <w:pPr>
              <w:jc w:val="center"/>
              <w:rPr>
                <w:rFonts w:ascii="Arial" w:hAnsi="Arial" w:cs="Arial"/>
                <w:b/>
                <w:sz w:val="20"/>
                <w:szCs w:val="20"/>
              </w:rPr>
            </w:pPr>
            <w:proofErr w:type="spellStart"/>
            <w:r w:rsidRPr="000E3C42">
              <w:rPr>
                <w:rFonts w:ascii="Arial" w:hAnsi="Arial" w:cs="Arial"/>
                <w:b/>
                <w:sz w:val="20"/>
                <w:szCs w:val="20"/>
              </w:rPr>
              <w:t>Обязат-ть</w:t>
            </w:r>
            <w:proofErr w:type="spellEnd"/>
          </w:p>
        </w:tc>
        <w:tc>
          <w:tcPr>
            <w:tcW w:w="576" w:type="pct"/>
            <w:tcBorders>
              <w:top w:val="single" w:sz="6" w:space="0" w:color="auto"/>
              <w:bottom w:val="single" w:sz="6" w:space="0" w:color="auto"/>
            </w:tcBorders>
            <w:shd w:val="clear" w:color="auto" w:fill="FFC000"/>
          </w:tcPr>
          <w:p w14:paraId="66D41C6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7" w:type="pct"/>
            <w:tcBorders>
              <w:top w:val="single" w:sz="6" w:space="0" w:color="auto"/>
              <w:bottom w:val="single" w:sz="6" w:space="0" w:color="auto"/>
            </w:tcBorders>
            <w:shd w:val="clear" w:color="auto" w:fill="FFC000"/>
            <w:vAlign w:val="center"/>
          </w:tcPr>
          <w:p w14:paraId="7253486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43" w:type="pct"/>
            <w:shd w:val="clear" w:color="auto" w:fill="FFC000"/>
            <w:vAlign w:val="center"/>
          </w:tcPr>
          <w:p w14:paraId="000D8A3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4" w:type="pct"/>
            <w:vMerge/>
            <w:shd w:val="clear" w:color="auto" w:fill="FFC000"/>
          </w:tcPr>
          <w:p w14:paraId="227BF796" w14:textId="77777777" w:rsidR="00D153F5" w:rsidRPr="000E3C42" w:rsidRDefault="00D153F5" w:rsidP="00D153F5">
            <w:pPr>
              <w:jc w:val="center"/>
              <w:rPr>
                <w:rFonts w:ascii="Arial" w:hAnsi="Arial" w:cs="Arial"/>
                <w:b/>
                <w:sz w:val="20"/>
                <w:szCs w:val="20"/>
              </w:rPr>
            </w:pPr>
          </w:p>
        </w:tc>
      </w:tr>
      <w:tr w:rsidR="00D153F5" w:rsidRPr="0086487D" w14:paraId="166A9436" w14:textId="77777777" w:rsidTr="00B7575F">
        <w:trPr>
          <w:cantSplit/>
        </w:trPr>
        <w:tc>
          <w:tcPr>
            <w:tcW w:w="177" w:type="pct"/>
          </w:tcPr>
          <w:p w14:paraId="209F94B6" w14:textId="28E1C6D3"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443" w:type="pct"/>
          </w:tcPr>
          <w:p w14:paraId="2518C443" w14:textId="08897FA5"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530" w:type="pct"/>
          </w:tcPr>
          <w:p w14:paraId="422E1661" w14:textId="0C9C4DED" w:rsidR="00D153F5" w:rsidRPr="000E3C42" w:rsidRDefault="0037757C" w:rsidP="00D153F5">
            <w:pPr>
              <w:jc w:val="left"/>
              <w:rPr>
                <w:rFonts w:ascii="Arial" w:hAnsi="Arial" w:cs="Arial"/>
                <w:sz w:val="20"/>
                <w:szCs w:val="20"/>
              </w:rPr>
            </w:pPr>
            <w:r>
              <w:rPr>
                <w:rFonts w:ascii="Arial" w:hAnsi="Arial" w:cs="Arial"/>
                <w:sz w:val="20"/>
                <w:szCs w:val="20"/>
              </w:rPr>
              <w:t xml:space="preserve">Тип </w:t>
            </w:r>
            <w:proofErr w:type="spellStart"/>
            <w:r>
              <w:rPr>
                <w:rFonts w:ascii="Arial" w:hAnsi="Arial" w:cs="Arial"/>
                <w:sz w:val="20"/>
                <w:szCs w:val="20"/>
              </w:rPr>
              <w:t>Техкарты</w:t>
            </w:r>
            <w:proofErr w:type="spellEnd"/>
            <w:r>
              <w:rPr>
                <w:rFonts w:ascii="Arial" w:hAnsi="Arial" w:cs="Arial"/>
                <w:sz w:val="20"/>
                <w:szCs w:val="20"/>
              </w:rPr>
              <w:t xml:space="preserve"> ТОРО</w:t>
            </w:r>
          </w:p>
        </w:tc>
        <w:tc>
          <w:tcPr>
            <w:tcW w:w="930" w:type="pct"/>
          </w:tcPr>
          <w:p w14:paraId="7D1D717C" w14:textId="7B76EEA2" w:rsidR="00D153F5" w:rsidRPr="000E3C42" w:rsidRDefault="00D153F5" w:rsidP="00EF7BFF">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_55. Код типа тех</w:t>
            </w:r>
            <w:r w:rsidR="00EF7BFF">
              <w:rPr>
                <w:rFonts w:ascii="Arial" w:hAnsi="Arial" w:cs="Arial"/>
                <w:sz w:val="20"/>
                <w:szCs w:val="20"/>
              </w:rPr>
              <w:t>нологической карты</w:t>
            </w:r>
          </w:p>
        </w:tc>
        <w:tc>
          <w:tcPr>
            <w:tcW w:w="309" w:type="pct"/>
          </w:tcPr>
          <w:p w14:paraId="6D97919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1</w:t>
            </w:r>
          </w:p>
        </w:tc>
        <w:tc>
          <w:tcPr>
            <w:tcW w:w="487" w:type="pct"/>
          </w:tcPr>
          <w:p w14:paraId="6ABA1FB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PLKO</w:t>
            </w:r>
            <w:r w:rsidRPr="000E3C42">
              <w:rPr>
                <w:rFonts w:ascii="Arial" w:hAnsi="Arial" w:cs="Arial"/>
                <w:sz w:val="20"/>
                <w:szCs w:val="20"/>
              </w:rPr>
              <w:t>-PLNTY</w:t>
            </w:r>
          </w:p>
        </w:tc>
        <w:tc>
          <w:tcPr>
            <w:tcW w:w="354" w:type="pct"/>
          </w:tcPr>
          <w:p w14:paraId="015F3D5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576" w:type="pct"/>
          </w:tcPr>
          <w:p w14:paraId="3DC1239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Для всех </w:t>
            </w:r>
            <w:proofErr w:type="spellStart"/>
            <w:r w:rsidRPr="000E3C42">
              <w:rPr>
                <w:rFonts w:ascii="Arial" w:hAnsi="Arial" w:cs="Arial"/>
                <w:sz w:val="20"/>
                <w:szCs w:val="20"/>
              </w:rPr>
              <w:t>техкарт</w:t>
            </w:r>
            <w:proofErr w:type="spellEnd"/>
          </w:p>
        </w:tc>
        <w:tc>
          <w:tcPr>
            <w:tcW w:w="397" w:type="pct"/>
          </w:tcPr>
          <w:p w14:paraId="357F7B20" w14:textId="54E6463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43" w:type="pct"/>
          </w:tcPr>
          <w:p w14:paraId="76A3580F" w14:textId="21206E38"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354" w:type="pct"/>
          </w:tcPr>
          <w:p w14:paraId="737624B1" w14:textId="21C6EAFC" w:rsidR="00D153F5" w:rsidRPr="000E3C42" w:rsidRDefault="001F6717" w:rsidP="00D153F5">
            <w:pPr>
              <w:jc w:val="center"/>
              <w:rPr>
                <w:rFonts w:ascii="Arial" w:hAnsi="Arial" w:cs="Arial"/>
                <w:sz w:val="20"/>
                <w:szCs w:val="20"/>
              </w:rPr>
            </w:pPr>
            <w:r w:rsidRPr="000E3C42">
              <w:rPr>
                <w:rFonts w:ascii="Arial" w:hAnsi="Arial" w:cs="Arial"/>
                <w:sz w:val="20"/>
                <w:szCs w:val="20"/>
                <w:lang w:val="en-US"/>
              </w:rPr>
              <w:t>SAP</w:t>
            </w:r>
          </w:p>
        </w:tc>
      </w:tr>
      <w:tr w:rsidR="00D153F5" w:rsidRPr="0086487D" w14:paraId="30188D4D" w14:textId="77777777" w:rsidTr="00B7575F">
        <w:trPr>
          <w:cantSplit/>
        </w:trPr>
        <w:tc>
          <w:tcPr>
            <w:tcW w:w="177" w:type="pct"/>
          </w:tcPr>
          <w:p w14:paraId="11C4A37A" w14:textId="35F54156"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443" w:type="pct"/>
          </w:tcPr>
          <w:p w14:paraId="3FC03A37" w14:textId="1DF2A2DA"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530" w:type="pct"/>
          </w:tcPr>
          <w:p w14:paraId="4C8620FA" w14:textId="69100530" w:rsidR="00D153F5" w:rsidRPr="000E3C42" w:rsidRDefault="0037757C" w:rsidP="00D153F5">
            <w:pPr>
              <w:jc w:val="left"/>
              <w:rPr>
                <w:rFonts w:ascii="Arial" w:hAnsi="Arial" w:cs="Arial"/>
                <w:sz w:val="20"/>
                <w:szCs w:val="20"/>
              </w:rPr>
            </w:pPr>
            <w:r>
              <w:rPr>
                <w:rFonts w:ascii="Arial" w:hAnsi="Arial" w:cs="Arial"/>
                <w:sz w:val="20"/>
                <w:szCs w:val="20"/>
              </w:rPr>
              <w:t>Групп</w:t>
            </w:r>
            <w:r w:rsidR="004D2ACC">
              <w:rPr>
                <w:rFonts w:ascii="Arial" w:hAnsi="Arial" w:cs="Arial"/>
                <w:sz w:val="20"/>
                <w:szCs w:val="20"/>
              </w:rPr>
              <w:t xml:space="preserve">а </w:t>
            </w:r>
            <w:proofErr w:type="spellStart"/>
            <w:r w:rsidR="004D2ACC">
              <w:rPr>
                <w:rFonts w:ascii="Arial" w:hAnsi="Arial" w:cs="Arial"/>
                <w:sz w:val="20"/>
                <w:szCs w:val="20"/>
              </w:rPr>
              <w:t>Техкарт</w:t>
            </w:r>
            <w:proofErr w:type="spellEnd"/>
            <w:r>
              <w:rPr>
                <w:rFonts w:ascii="Arial" w:hAnsi="Arial" w:cs="Arial"/>
                <w:sz w:val="20"/>
                <w:szCs w:val="20"/>
              </w:rPr>
              <w:t xml:space="preserve"> ТОРО</w:t>
            </w:r>
          </w:p>
        </w:tc>
        <w:tc>
          <w:tcPr>
            <w:tcW w:w="930" w:type="pct"/>
          </w:tcPr>
          <w:p w14:paraId="50ABFE38" w14:textId="3252C48D"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004D2ACC">
              <w:rPr>
                <w:rFonts w:ascii="Arial" w:hAnsi="Arial" w:cs="Arial"/>
                <w:sz w:val="20"/>
                <w:szCs w:val="20"/>
              </w:rPr>
              <w:t xml:space="preserve">_9. Номер группы </w:t>
            </w:r>
            <w:proofErr w:type="spellStart"/>
            <w:r w:rsidR="004D2ACC">
              <w:rPr>
                <w:rFonts w:ascii="Arial" w:hAnsi="Arial" w:cs="Arial"/>
                <w:sz w:val="20"/>
                <w:szCs w:val="20"/>
              </w:rPr>
              <w:t>Техкарт</w:t>
            </w:r>
            <w:proofErr w:type="spellEnd"/>
            <w:r w:rsidR="0037757C">
              <w:rPr>
                <w:rFonts w:ascii="Arial" w:hAnsi="Arial" w:cs="Arial"/>
                <w:sz w:val="20"/>
                <w:szCs w:val="20"/>
              </w:rPr>
              <w:t xml:space="preserve"> ТОРО</w:t>
            </w:r>
            <w:r w:rsidRPr="000E3C42">
              <w:rPr>
                <w:rFonts w:ascii="Arial" w:hAnsi="Arial" w:cs="Arial"/>
                <w:sz w:val="20"/>
                <w:szCs w:val="20"/>
              </w:rPr>
              <w:t xml:space="preserve"> по порядку или в соответствии с кодо</w:t>
            </w:r>
            <w:r w:rsidR="0037757C">
              <w:rPr>
                <w:rFonts w:ascii="Arial" w:hAnsi="Arial" w:cs="Arial"/>
                <w:sz w:val="20"/>
                <w:szCs w:val="20"/>
              </w:rPr>
              <w:t xml:space="preserve">м модели, для которой создана </w:t>
            </w:r>
            <w:proofErr w:type="spellStart"/>
            <w:r w:rsidR="0037757C">
              <w:rPr>
                <w:rFonts w:ascii="Arial" w:hAnsi="Arial" w:cs="Arial"/>
                <w:sz w:val="20"/>
                <w:szCs w:val="20"/>
              </w:rPr>
              <w:t>Техкарта</w:t>
            </w:r>
            <w:proofErr w:type="spellEnd"/>
            <w:r w:rsidR="0037757C">
              <w:rPr>
                <w:rFonts w:ascii="Arial" w:hAnsi="Arial" w:cs="Arial"/>
                <w:sz w:val="20"/>
                <w:szCs w:val="20"/>
              </w:rPr>
              <w:t xml:space="preserve"> ТОРО</w:t>
            </w:r>
          </w:p>
        </w:tc>
        <w:tc>
          <w:tcPr>
            <w:tcW w:w="309" w:type="pct"/>
          </w:tcPr>
          <w:p w14:paraId="71449DA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8</w:t>
            </w:r>
          </w:p>
        </w:tc>
        <w:tc>
          <w:tcPr>
            <w:tcW w:w="487" w:type="pct"/>
          </w:tcPr>
          <w:p w14:paraId="706124C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PLKO-PLNNR</w:t>
            </w:r>
          </w:p>
        </w:tc>
        <w:tc>
          <w:tcPr>
            <w:tcW w:w="354" w:type="pct"/>
          </w:tcPr>
          <w:p w14:paraId="59CCABC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576" w:type="pct"/>
          </w:tcPr>
          <w:p w14:paraId="1BE5CD4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Для всех </w:t>
            </w:r>
            <w:proofErr w:type="spellStart"/>
            <w:r w:rsidRPr="000E3C42">
              <w:rPr>
                <w:rFonts w:ascii="Arial" w:hAnsi="Arial" w:cs="Arial"/>
                <w:sz w:val="20"/>
                <w:szCs w:val="20"/>
              </w:rPr>
              <w:t>техкарт</w:t>
            </w:r>
            <w:proofErr w:type="spellEnd"/>
          </w:p>
        </w:tc>
        <w:tc>
          <w:tcPr>
            <w:tcW w:w="397" w:type="pct"/>
          </w:tcPr>
          <w:p w14:paraId="5A00DF2E" w14:textId="0466F30E" w:rsidR="00D153F5" w:rsidRPr="000E3C42" w:rsidRDefault="0037757C" w:rsidP="00D153F5">
            <w:pPr>
              <w:jc w:val="center"/>
              <w:rPr>
                <w:rFonts w:ascii="Arial" w:hAnsi="Arial" w:cs="Arial"/>
                <w:sz w:val="20"/>
                <w:szCs w:val="20"/>
              </w:rPr>
            </w:pPr>
            <w:r>
              <w:rPr>
                <w:rFonts w:ascii="Arial" w:hAnsi="Arial" w:cs="Arial"/>
                <w:sz w:val="20"/>
                <w:szCs w:val="20"/>
              </w:rPr>
              <w:t xml:space="preserve">Тип </w:t>
            </w:r>
            <w:proofErr w:type="spellStart"/>
            <w:r>
              <w:rPr>
                <w:rFonts w:ascii="Arial" w:hAnsi="Arial" w:cs="Arial"/>
                <w:sz w:val="20"/>
                <w:szCs w:val="20"/>
              </w:rPr>
              <w:t>Техкарты</w:t>
            </w:r>
            <w:proofErr w:type="spellEnd"/>
            <w:r>
              <w:rPr>
                <w:rFonts w:ascii="Arial" w:hAnsi="Arial" w:cs="Arial"/>
                <w:sz w:val="20"/>
                <w:szCs w:val="20"/>
              </w:rPr>
              <w:t xml:space="preserve"> ТОРО</w:t>
            </w:r>
          </w:p>
        </w:tc>
        <w:tc>
          <w:tcPr>
            <w:tcW w:w="443" w:type="pct"/>
          </w:tcPr>
          <w:p w14:paraId="6E7EBF00" w14:textId="6DB86472" w:rsidR="00D153F5" w:rsidRPr="000E3C42" w:rsidRDefault="00D153F5" w:rsidP="00D153F5">
            <w:pPr>
              <w:jc w:val="center"/>
              <w:rPr>
                <w:rFonts w:ascii="Arial" w:hAnsi="Arial" w:cs="Arial"/>
                <w:sz w:val="20"/>
                <w:szCs w:val="20"/>
              </w:rPr>
            </w:pPr>
            <w:r w:rsidRPr="000E3C42">
              <w:rPr>
                <w:rFonts w:ascii="Arial" w:hAnsi="Arial" w:cs="Arial"/>
                <w:sz w:val="20"/>
                <w:szCs w:val="20"/>
              </w:rPr>
              <w:t>Автомати</w:t>
            </w:r>
            <w:r w:rsidR="0037757C">
              <w:rPr>
                <w:rFonts w:ascii="Arial" w:hAnsi="Arial" w:cs="Arial"/>
                <w:sz w:val="20"/>
                <w:szCs w:val="20"/>
              </w:rPr>
              <w:t xml:space="preserve">чески, в соответствии с типом </w:t>
            </w:r>
            <w:proofErr w:type="spellStart"/>
            <w:r w:rsidR="0037757C">
              <w:rPr>
                <w:rFonts w:ascii="Arial" w:hAnsi="Arial" w:cs="Arial"/>
                <w:sz w:val="20"/>
                <w:szCs w:val="20"/>
              </w:rPr>
              <w:t>Техкарты</w:t>
            </w:r>
            <w:proofErr w:type="spellEnd"/>
            <w:r w:rsidR="0037757C">
              <w:rPr>
                <w:rFonts w:ascii="Arial" w:hAnsi="Arial" w:cs="Arial"/>
                <w:sz w:val="20"/>
                <w:szCs w:val="20"/>
              </w:rPr>
              <w:t xml:space="preserve"> ТОРО</w:t>
            </w:r>
          </w:p>
        </w:tc>
        <w:tc>
          <w:tcPr>
            <w:tcW w:w="354" w:type="pct"/>
          </w:tcPr>
          <w:p w14:paraId="0F72544B" w14:textId="67319B6A" w:rsidR="00D153F5" w:rsidRPr="000E3C42" w:rsidRDefault="001F6717" w:rsidP="00D153F5">
            <w:pPr>
              <w:jc w:val="center"/>
              <w:rPr>
                <w:rFonts w:ascii="Arial" w:hAnsi="Arial" w:cs="Arial"/>
                <w:sz w:val="20"/>
                <w:szCs w:val="20"/>
              </w:rPr>
            </w:pPr>
            <w:r w:rsidRPr="000E3C42">
              <w:rPr>
                <w:rFonts w:ascii="Arial" w:hAnsi="Arial" w:cs="Arial"/>
                <w:sz w:val="20"/>
                <w:szCs w:val="20"/>
                <w:lang w:val="en-US"/>
              </w:rPr>
              <w:t>SAP</w:t>
            </w:r>
          </w:p>
        </w:tc>
      </w:tr>
      <w:tr w:rsidR="00D153F5" w:rsidRPr="0086487D" w14:paraId="785CCB9B" w14:textId="77777777" w:rsidTr="00B7575F">
        <w:trPr>
          <w:cantSplit/>
        </w:trPr>
        <w:tc>
          <w:tcPr>
            <w:tcW w:w="177" w:type="pct"/>
          </w:tcPr>
          <w:p w14:paraId="38F18476" w14:textId="68FCB6F6" w:rsidR="00D153F5" w:rsidRPr="000E3C42" w:rsidRDefault="00055ACE" w:rsidP="00D153F5">
            <w:pPr>
              <w:rPr>
                <w:rFonts w:ascii="Arial" w:hAnsi="Arial" w:cs="Arial"/>
                <w:sz w:val="20"/>
                <w:szCs w:val="20"/>
              </w:rPr>
            </w:pPr>
            <w:r>
              <w:rPr>
                <w:rFonts w:ascii="Arial" w:hAnsi="Arial" w:cs="Arial"/>
                <w:sz w:val="20"/>
                <w:szCs w:val="20"/>
              </w:rPr>
              <w:t>3</w:t>
            </w:r>
            <w:r w:rsidR="00D153F5" w:rsidRPr="000E3C42">
              <w:rPr>
                <w:rFonts w:ascii="Arial" w:hAnsi="Arial" w:cs="Arial"/>
                <w:sz w:val="20"/>
                <w:szCs w:val="20"/>
              </w:rPr>
              <w:t>.</w:t>
            </w:r>
          </w:p>
        </w:tc>
        <w:tc>
          <w:tcPr>
            <w:tcW w:w="443" w:type="pct"/>
          </w:tcPr>
          <w:p w14:paraId="24737344" w14:textId="005E4ABC" w:rsidR="00D153F5" w:rsidRPr="000E3C42" w:rsidRDefault="00B7575F" w:rsidP="00D153F5">
            <w:pPr>
              <w:jc w:val="left"/>
              <w:rPr>
                <w:rFonts w:ascii="Arial" w:hAnsi="Arial" w:cs="Arial"/>
                <w:sz w:val="20"/>
                <w:szCs w:val="20"/>
              </w:rPr>
            </w:pPr>
            <w:r w:rsidRPr="000E3C42">
              <w:rPr>
                <w:rFonts w:ascii="Arial" w:hAnsi="Arial" w:cs="Arial"/>
                <w:sz w:val="20"/>
                <w:szCs w:val="20"/>
              </w:rPr>
              <w:t>-</w:t>
            </w:r>
          </w:p>
        </w:tc>
        <w:tc>
          <w:tcPr>
            <w:tcW w:w="530" w:type="pct"/>
          </w:tcPr>
          <w:p w14:paraId="7C19CDB8" w14:textId="5C507F5C" w:rsidR="00D153F5" w:rsidRPr="000E3C42" w:rsidRDefault="004D2ACC" w:rsidP="00D153F5">
            <w:pPr>
              <w:jc w:val="left"/>
              <w:rPr>
                <w:rFonts w:ascii="Arial" w:hAnsi="Arial" w:cs="Arial"/>
                <w:sz w:val="20"/>
                <w:szCs w:val="20"/>
              </w:rPr>
            </w:pPr>
            <w:r>
              <w:rPr>
                <w:rFonts w:ascii="Arial" w:hAnsi="Arial" w:cs="Arial"/>
                <w:sz w:val="20"/>
                <w:szCs w:val="20"/>
              </w:rPr>
              <w:t xml:space="preserve">Счетчик группы </w:t>
            </w:r>
            <w:proofErr w:type="spellStart"/>
            <w:r>
              <w:rPr>
                <w:rFonts w:ascii="Arial" w:hAnsi="Arial" w:cs="Arial"/>
                <w:sz w:val="20"/>
                <w:szCs w:val="20"/>
              </w:rPr>
              <w:t>Техкарт</w:t>
            </w:r>
            <w:proofErr w:type="spellEnd"/>
            <w:r w:rsidR="0037757C">
              <w:rPr>
                <w:rFonts w:ascii="Arial" w:hAnsi="Arial" w:cs="Arial"/>
                <w:sz w:val="20"/>
                <w:szCs w:val="20"/>
              </w:rPr>
              <w:t xml:space="preserve"> ТОРО</w:t>
            </w:r>
          </w:p>
        </w:tc>
        <w:tc>
          <w:tcPr>
            <w:tcW w:w="930" w:type="pct"/>
          </w:tcPr>
          <w:p w14:paraId="04F5F9C4" w14:textId="312BD54D"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0037757C">
              <w:rPr>
                <w:rFonts w:ascii="Arial" w:hAnsi="Arial" w:cs="Arial"/>
                <w:sz w:val="20"/>
                <w:szCs w:val="20"/>
              </w:rPr>
              <w:t xml:space="preserve">_51. Код для идентификации </w:t>
            </w:r>
            <w:proofErr w:type="spellStart"/>
            <w:r w:rsidR="0037757C">
              <w:rPr>
                <w:rFonts w:ascii="Arial" w:hAnsi="Arial" w:cs="Arial"/>
                <w:sz w:val="20"/>
                <w:szCs w:val="20"/>
              </w:rPr>
              <w:t>Техкарты</w:t>
            </w:r>
            <w:proofErr w:type="spellEnd"/>
            <w:r w:rsidR="0037757C">
              <w:rPr>
                <w:rFonts w:ascii="Arial" w:hAnsi="Arial" w:cs="Arial"/>
                <w:sz w:val="20"/>
                <w:szCs w:val="20"/>
              </w:rPr>
              <w:t xml:space="preserve"> ТОРО внутри группы</w:t>
            </w:r>
          </w:p>
        </w:tc>
        <w:tc>
          <w:tcPr>
            <w:tcW w:w="309" w:type="pct"/>
          </w:tcPr>
          <w:p w14:paraId="6B7B99A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2</w:t>
            </w:r>
          </w:p>
        </w:tc>
        <w:tc>
          <w:tcPr>
            <w:tcW w:w="487" w:type="pct"/>
          </w:tcPr>
          <w:p w14:paraId="7FC2D0D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PLKO-PLNAL</w:t>
            </w:r>
          </w:p>
        </w:tc>
        <w:tc>
          <w:tcPr>
            <w:tcW w:w="354" w:type="pct"/>
          </w:tcPr>
          <w:p w14:paraId="6FD2D06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576" w:type="pct"/>
          </w:tcPr>
          <w:p w14:paraId="0591C27C"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Для всех </w:t>
            </w:r>
            <w:proofErr w:type="spellStart"/>
            <w:r w:rsidRPr="000E3C42">
              <w:rPr>
                <w:rFonts w:ascii="Arial" w:hAnsi="Arial" w:cs="Arial"/>
                <w:sz w:val="20"/>
                <w:szCs w:val="20"/>
              </w:rPr>
              <w:t>техкарт</w:t>
            </w:r>
            <w:proofErr w:type="spellEnd"/>
          </w:p>
        </w:tc>
        <w:tc>
          <w:tcPr>
            <w:tcW w:w="397" w:type="pct"/>
          </w:tcPr>
          <w:p w14:paraId="43DEB20A" w14:textId="0B317476" w:rsidR="00D153F5" w:rsidRPr="000E3C42" w:rsidRDefault="00B7575F" w:rsidP="00D153F5">
            <w:pPr>
              <w:jc w:val="center"/>
              <w:rPr>
                <w:rFonts w:ascii="Arial" w:hAnsi="Arial" w:cs="Arial"/>
                <w:sz w:val="20"/>
                <w:szCs w:val="20"/>
              </w:rPr>
            </w:pPr>
            <w:r w:rsidRPr="000E3C42">
              <w:rPr>
                <w:rFonts w:ascii="Arial" w:hAnsi="Arial" w:cs="Arial"/>
                <w:sz w:val="20"/>
                <w:szCs w:val="20"/>
              </w:rPr>
              <w:t>-</w:t>
            </w:r>
          </w:p>
        </w:tc>
        <w:tc>
          <w:tcPr>
            <w:tcW w:w="443" w:type="pct"/>
          </w:tcPr>
          <w:p w14:paraId="5160FCCD" w14:textId="40EC7A82" w:rsidR="00D153F5" w:rsidRPr="000E3C42" w:rsidRDefault="00B7575F" w:rsidP="00D153F5">
            <w:pPr>
              <w:jc w:val="center"/>
              <w:rPr>
                <w:rFonts w:ascii="Arial" w:hAnsi="Arial" w:cs="Arial"/>
                <w:sz w:val="20"/>
                <w:szCs w:val="20"/>
              </w:rPr>
            </w:pPr>
            <w:del w:id="9271" w:author="Владимир Лаут" w:date="2021-04-07T19:04:00Z">
              <w:r w:rsidRPr="000E3C42" w:rsidDel="00B70BFD">
                <w:rPr>
                  <w:rFonts w:ascii="Arial" w:hAnsi="Arial" w:cs="Arial"/>
                  <w:sz w:val="20"/>
                  <w:szCs w:val="20"/>
                </w:rPr>
                <w:delText>Соответст-вует</w:delText>
              </w:r>
            </w:del>
            <w:ins w:id="9272" w:author="Владимир Лаут" w:date="2021-04-07T19:04:00Z">
              <w:r w:rsidR="00B70BFD" w:rsidRPr="000E3C42">
                <w:rPr>
                  <w:rFonts w:ascii="Arial" w:hAnsi="Arial" w:cs="Arial"/>
                  <w:sz w:val="20"/>
                  <w:szCs w:val="20"/>
                </w:rPr>
                <w:t>Соответствует</w:t>
              </w:r>
            </w:ins>
            <w:r w:rsidRPr="000E3C42">
              <w:rPr>
                <w:rFonts w:ascii="Arial" w:hAnsi="Arial" w:cs="Arial"/>
                <w:sz w:val="20"/>
                <w:szCs w:val="20"/>
              </w:rPr>
              <w:t xml:space="preserve"> видам работ ТОРО</w:t>
            </w:r>
          </w:p>
        </w:tc>
        <w:tc>
          <w:tcPr>
            <w:tcW w:w="354" w:type="pct"/>
          </w:tcPr>
          <w:p w14:paraId="10CF3624" w14:textId="7524117D" w:rsidR="00D153F5" w:rsidRPr="000E3C42" w:rsidRDefault="001F6717" w:rsidP="00D153F5">
            <w:pPr>
              <w:jc w:val="center"/>
              <w:rPr>
                <w:rFonts w:ascii="Arial" w:hAnsi="Arial" w:cs="Arial"/>
                <w:sz w:val="20"/>
                <w:szCs w:val="20"/>
              </w:rPr>
            </w:pPr>
            <w:r w:rsidRPr="000E3C42">
              <w:rPr>
                <w:rFonts w:ascii="Arial" w:hAnsi="Arial" w:cs="Arial"/>
                <w:sz w:val="20"/>
                <w:szCs w:val="20"/>
                <w:lang w:val="en-US"/>
              </w:rPr>
              <w:t>SAP</w:t>
            </w:r>
          </w:p>
        </w:tc>
      </w:tr>
      <w:tr w:rsidR="00C47AF0" w:rsidRPr="0086487D" w14:paraId="6C93A0CC" w14:textId="77777777" w:rsidTr="00B7575F">
        <w:trPr>
          <w:cantSplit/>
        </w:trPr>
        <w:tc>
          <w:tcPr>
            <w:tcW w:w="177" w:type="pct"/>
          </w:tcPr>
          <w:p w14:paraId="3B1E96F8" w14:textId="0D572E4F" w:rsidR="00C47AF0" w:rsidRPr="00213861" w:rsidRDefault="00213861" w:rsidP="00D153F5">
            <w:pPr>
              <w:rPr>
                <w:rFonts w:ascii="Arial" w:hAnsi="Arial" w:cs="Arial"/>
                <w:sz w:val="20"/>
                <w:szCs w:val="20"/>
              </w:rPr>
            </w:pPr>
            <w:r>
              <w:rPr>
                <w:rFonts w:ascii="Arial" w:hAnsi="Arial" w:cs="Arial"/>
                <w:sz w:val="20"/>
                <w:szCs w:val="20"/>
                <w:lang w:val="en-US"/>
              </w:rPr>
              <w:t>4</w:t>
            </w:r>
            <w:r>
              <w:rPr>
                <w:rFonts w:ascii="Arial" w:hAnsi="Arial" w:cs="Arial"/>
                <w:sz w:val="20"/>
                <w:szCs w:val="20"/>
              </w:rPr>
              <w:t>.</w:t>
            </w:r>
          </w:p>
        </w:tc>
        <w:tc>
          <w:tcPr>
            <w:tcW w:w="443" w:type="pct"/>
          </w:tcPr>
          <w:p w14:paraId="1F9268C2" w14:textId="768CAD4A" w:rsidR="00C47AF0" w:rsidRPr="00C47AF0" w:rsidRDefault="00C47AF0" w:rsidP="00D153F5">
            <w:pPr>
              <w:jc w:val="left"/>
              <w:rPr>
                <w:rFonts w:ascii="Arial" w:hAnsi="Arial" w:cs="Arial"/>
                <w:sz w:val="20"/>
                <w:szCs w:val="20"/>
                <w:lang w:val="en-US"/>
              </w:rPr>
            </w:pPr>
            <w:r>
              <w:rPr>
                <w:rFonts w:ascii="Arial" w:hAnsi="Arial" w:cs="Arial"/>
                <w:sz w:val="20"/>
                <w:szCs w:val="20"/>
                <w:lang w:val="en-US"/>
              </w:rPr>
              <w:t>-</w:t>
            </w:r>
          </w:p>
        </w:tc>
        <w:tc>
          <w:tcPr>
            <w:tcW w:w="530" w:type="pct"/>
          </w:tcPr>
          <w:p w14:paraId="4EC9AAF3" w14:textId="0DE0E167" w:rsidR="00C47AF0" w:rsidRPr="0040585C" w:rsidRDefault="00C47AF0" w:rsidP="00D153F5">
            <w:pPr>
              <w:jc w:val="left"/>
              <w:rPr>
                <w:rFonts w:ascii="Arial" w:hAnsi="Arial" w:cs="Arial"/>
                <w:sz w:val="20"/>
                <w:szCs w:val="20"/>
                <w:rPrChange w:id="9273" w:author="Александр" w:date="2020-04-13T06:43:00Z">
                  <w:rPr>
                    <w:rFonts w:ascii="Arial" w:hAnsi="Arial" w:cs="Arial"/>
                    <w:sz w:val="20"/>
                    <w:szCs w:val="20"/>
                    <w:highlight w:val="yellow"/>
                  </w:rPr>
                </w:rPrChange>
              </w:rPr>
            </w:pPr>
            <w:r w:rsidRPr="0040585C">
              <w:rPr>
                <w:rFonts w:ascii="Arial" w:hAnsi="Arial" w:cs="Arial"/>
                <w:sz w:val="20"/>
                <w:szCs w:val="20"/>
                <w:rPrChange w:id="9274" w:author="Александр" w:date="2020-04-13T06:43:00Z">
                  <w:rPr>
                    <w:rFonts w:ascii="Arial" w:hAnsi="Arial" w:cs="Arial"/>
                    <w:sz w:val="20"/>
                    <w:szCs w:val="20"/>
                    <w:highlight w:val="yellow"/>
                  </w:rPr>
                </w:rPrChange>
              </w:rPr>
              <w:t>Контрольная дата</w:t>
            </w:r>
          </w:p>
        </w:tc>
        <w:tc>
          <w:tcPr>
            <w:tcW w:w="930" w:type="pct"/>
          </w:tcPr>
          <w:p w14:paraId="29B00944" w14:textId="4436DEF3" w:rsidR="00C47AF0" w:rsidRPr="0040585C" w:rsidRDefault="00C47AF0" w:rsidP="00D153F5">
            <w:pPr>
              <w:jc w:val="left"/>
              <w:rPr>
                <w:rFonts w:ascii="Arial" w:hAnsi="Arial" w:cs="Arial"/>
                <w:sz w:val="20"/>
                <w:szCs w:val="20"/>
                <w:rPrChange w:id="9275" w:author="Александр" w:date="2020-04-13T06:43:00Z">
                  <w:rPr>
                    <w:rFonts w:ascii="Arial" w:hAnsi="Arial" w:cs="Arial"/>
                    <w:sz w:val="20"/>
                    <w:szCs w:val="20"/>
                    <w:highlight w:val="yellow"/>
                  </w:rPr>
                </w:rPrChange>
              </w:rPr>
            </w:pPr>
            <w:r w:rsidRPr="0040585C">
              <w:rPr>
                <w:rFonts w:ascii="Arial" w:hAnsi="Arial" w:cs="Arial"/>
                <w:sz w:val="20"/>
                <w:szCs w:val="20"/>
                <w:rPrChange w:id="9276" w:author="Александр" w:date="2020-04-13T06:43:00Z">
                  <w:rPr>
                    <w:rFonts w:ascii="Arial" w:hAnsi="Arial" w:cs="Arial"/>
                    <w:sz w:val="20"/>
                    <w:szCs w:val="20"/>
                    <w:highlight w:val="yellow"/>
                  </w:rPr>
                </w:rPrChange>
              </w:rPr>
              <w:t>Дата начала действия тех. карты</w:t>
            </w:r>
          </w:p>
        </w:tc>
        <w:tc>
          <w:tcPr>
            <w:tcW w:w="309" w:type="pct"/>
          </w:tcPr>
          <w:p w14:paraId="61603923" w14:textId="376D3B05" w:rsidR="00C47AF0" w:rsidRPr="0040585C" w:rsidRDefault="00C47AF0" w:rsidP="00D153F5">
            <w:pPr>
              <w:jc w:val="center"/>
              <w:rPr>
                <w:rFonts w:ascii="Arial" w:hAnsi="Arial" w:cs="Arial"/>
                <w:sz w:val="20"/>
                <w:szCs w:val="20"/>
                <w:rPrChange w:id="9277" w:author="Александр" w:date="2020-04-13T06:43:00Z">
                  <w:rPr>
                    <w:rFonts w:ascii="Arial" w:hAnsi="Arial" w:cs="Arial"/>
                    <w:sz w:val="20"/>
                    <w:szCs w:val="20"/>
                    <w:highlight w:val="yellow"/>
                  </w:rPr>
                </w:rPrChange>
              </w:rPr>
            </w:pPr>
            <w:r w:rsidRPr="0040585C">
              <w:rPr>
                <w:rFonts w:ascii="Arial" w:hAnsi="Arial" w:cs="Arial"/>
                <w:sz w:val="20"/>
                <w:szCs w:val="20"/>
                <w:lang w:val="en-US"/>
                <w:rPrChange w:id="9278" w:author="Александр" w:date="2020-04-13T06:43:00Z">
                  <w:rPr>
                    <w:rFonts w:ascii="Arial" w:hAnsi="Arial" w:cs="Arial"/>
                    <w:sz w:val="20"/>
                    <w:szCs w:val="20"/>
                    <w:highlight w:val="yellow"/>
                    <w:lang w:val="en-US"/>
                  </w:rPr>
                </w:rPrChange>
              </w:rPr>
              <w:t>DATS</w:t>
            </w:r>
            <w:r w:rsidRPr="0040585C">
              <w:rPr>
                <w:rFonts w:ascii="Arial" w:hAnsi="Arial" w:cs="Arial"/>
                <w:sz w:val="20"/>
                <w:szCs w:val="20"/>
                <w:rPrChange w:id="9279" w:author="Александр" w:date="2020-04-13T06:43:00Z">
                  <w:rPr>
                    <w:rFonts w:ascii="Arial" w:hAnsi="Arial" w:cs="Arial"/>
                    <w:sz w:val="20"/>
                    <w:szCs w:val="20"/>
                    <w:highlight w:val="yellow"/>
                  </w:rPr>
                </w:rPrChange>
              </w:rPr>
              <w:t>, 8</w:t>
            </w:r>
          </w:p>
        </w:tc>
        <w:tc>
          <w:tcPr>
            <w:tcW w:w="487" w:type="pct"/>
          </w:tcPr>
          <w:p w14:paraId="437CDFD6" w14:textId="45BDCAC5" w:rsidR="00C47AF0" w:rsidRPr="0040585C" w:rsidRDefault="006F0019" w:rsidP="00D153F5">
            <w:pPr>
              <w:jc w:val="center"/>
              <w:rPr>
                <w:rFonts w:ascii="Arial" w:hAnsi="Arial" w:cs="Arial"/>
                <w:sz w:val="20"/>
                <w:szCs w:val="20"/>
                <w:lang w:val="en-US"/>
                <w:rPrChange w:id="9280"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281" w:author="Александр" w:date="2020-04-13T06:43:00Z">
                  <w:rPr>
                    <w:rFonts w:ascii="Arial" w:hAnsi="Arial" w:cs="Arial"/>
                    <w:sz w:val="20"/>
                    <w:szCs w:val="20"/>
                    <w:highlight w:val="yellow"/>
                    <w:lang w:val="en-US"/>
                  </w:rPr>
                </w:rPrChange>
              </w:rPr>
              <w:t>PLKO-</w:t>
            </w:r>
            <w:r w:rsidRPr="0040585C">
              <w:t xml:space="preserve"> </w:t>
            </w:r>
            <w:r w:rsidRPr="0040585C">
              <w:rPr>
                <w:rFonts w:ascii="Arial" w:hAnsi="Arial" w:cs="Arial"/>
                <w:sz w:val="20"/>
                <w:szCs w:val="20"/>
                <w:lang w:val="en-US"/>
                <w:rPrChange w:id="9282" w:author="Александр" w:date="2020-04-13T06:43:00Z">
                  <w:rPr>
                    <w:rFonts w:ascii="Arial" w:hAnsi="Arial" w:cs="Arial"/>
                    <w:sz w:val="20"/>
                    <w:szCs w:val="20"/>
                    <w:highlight w:val="yellow"/>
                    <w:lang w:val="en-US"/>
                  </w:rPr>
                </w:rPrChange>
              </w:rPr>
              <w:t>DATUV</w:t>
            </w:r>
          </w:p>
        </w:tc>
        <w:tc>
          <w:tcPr>
            <w:tcW w:w="354" w:type="pct"/>
          </w:tcPr>
          <w:p w14:paraId="28A3F2B4" w14:textId="747DED27" w:rsidR="00C47AF0" w:rsidRPr="0040585C" w:rsidRDefault="00C47AF0" w:rsidP="00D153F5">
            <w:pPr>
              <w:jc w:val="center"/>
              <w:rPr>
                <w:rFonts w:ascii="Arial" w:hAnsi="Arial" w:cs="Arial"/>
                <w:sz w:val="20"/>
                <w:szCs w:val="20"/>
                <w:rPrChange w:id="9283" w:author="Александр" w:date="2020-04-13T06:43:00Z">
                  <w:rPr>
                    <w:rFonts w:ascii="Arial" w:hAnsi="Arial" w:cs="Arial"/>
                    <w:sz w:val="20"/>
                    <w:szCs w:val="20"/>
                    <w:highlight w:val="yellow"/>
                  </w:rPr>
                </w:rPrChange>
              </w:rPr>
            </w:pPr>
            <w:r w:rsidRPr="0040585C">
              <w:rPr>
                <w:rFonts w:ascii="Arial" w:hAnsi="Arial" w:cs="Arial"/>
                <w:sz w:val="20"/>
                <w:szCs w:val="20"/>
                <w:rPrChange w:id="9284" w:author="Александр" w:date="2020-04-13T06:43:00Z">
                  <w:rPr>
                    <w:rFonts w:ascii="Arial" w:hAnsi="Arial" w:cs="Arial"/>
                    <w:sz w:val="20"/>
                    <w:szCs w:val="20"/>
                    <w:highlight w:val="yellow"/>
                  </w:rPr>
                </w:rPrChange>
              </w:rPr>
              <w:t>Х</w:t>
            </w:r>
          </w:p>
        </w:tc>
        <w:tc>
          <w:tcPr>
            <w:tcW w:w="576" w:type="pct"/>
          </w:tcPr>
          <w:p w14:paraId="34A2B4B0" w14:textId="24F28197" w:rsidR="00C47AF0" w:rsidRPr="0040585C" w:rsidRDefault="00F54387" w:rsidP="00D153F5">
            <w:pPr>
              <w:jc w:val="center"/>
              <w:rPr>
                <w:rFonts w:ascii="Arial" w:hAnsi="Arial" w:cs="Arial"/>
                <w:sz w:val="20"/>
                <w:szCs w:val="20"/>
                <w:rPrChange w:id="9285" w:author="Александр" w:date="2020-04-13T06:43:00Z">
                  <w:rPr>
                    <w:rFonts w:ascii="Arial" w:hAnsi="Arial" w:cs="Arial"/>
                    <w:sz w:val="20"/>
                    <w:szCs w:val="20"/>
                    <w:highlight w:val="yellow"/>
                  </w:rPr>
                </w:rPrChange>
              </w:rPr>
            </w:pPr>
            <w:r w:rsidRPr="0040585C">
              <w:rPr>
                <w:rFonts w:ascii="Arial" w:hAnsi="Arial" w:cs="Arial"/>
                <w:sz w:val="20"/>
                <w:szCs w:val="20"/>
                <w:rPrChange w:id="9286" w:author="Александр" w:date="2020-04-13T06:43:00Z">
                  <w:rPr>
                    <w:rFonts w:ascii="Arial" w:hAnsi="Arial" w:cs="Arial"/>
                    <w:sz w:val="20"/>
                    <w:szCs w:val="20"/>
                    <w:highlight w:val="yellow"/>
                  </w:rPr>
                </w:rPrChange>
              </w:rPr>
              <w:t>-</w:t>
            </w:r>
          </w:p>
        </w:tc>
        <w:tc>
          <w:tcPr>
            <w:tcW w:w="397" w:type="pct"/>
          </w:tcPr>
          <w:p w14:paraId="60FAA0D9" w14:textId="0397B2B0" w:rsidR="00C47AF0" w:rsidRPr="0040585C" w:rsidRDefault="00F54387" w:rsidP="00D153F5">
            <w:pPr>
              <w:jc w:val="center"/>
              <w:rPr>
                <w:rFonts w:ascii="Arial" w:hAnsi="Arial" w:cs="Arial"/>
                <w:sz w:val="20"/>
                <w:szCs w:val="20"/>
                <w:rPrChange w:id="9287" w:author="Александр" w:date="2020-04-13T06:43:00Z">
                  <w:rPr>
                    <w:rFonts w:ascii="Arial" w:hAnsi="Arial" w:cs="Arial"/>
                    <w:sz w:val="20"/>
                    <w:szCs w:val="20"/>
                    <w:highlight w:val="yellow"/>
                  </w:rPr>
                </w:rPrChange>
              </w:rPr>
            </w:pPr>
            <w:r w:rsidRPr="0040585C">
              <w:rPr>
                <w:rFonts w:ascii="Arial" w:hAnsi="Arial" w:cs="Arial"/>
                <w:sz w:val="20"/>
                <w:szCs w:val="20"/>
                <w:rPrChange w:id="9288" w:author="Александр" w:date="2020-04-13T06:43:00Z">
                  <w:rPr>
                    <w:rFonts w:ascii="Arial" w:hAnsi="Arial" w:cs="Arial"/>
                    <w:sz w:val="20"/>
                    <w:szCs w:val="20"/>
                    <w:highlight w:val="yellow"/>
                  </w:rPr>
                </w:rPrChange>
              </w:rPr>
              <w:t>-</w:t>
            </w:r>
          </w:p>
        </w:tc>
        <w:tc>
          <w:tcPr>
            <w:tcW w:w="443" w:type="pct"/>
          </w:tcPr>
          <w:p w14:paraId="09F987AB" w14:textId="77777777" w:rsidR="00C47AF0" w:rsidRPr="0040585C" w:rsidRDefault="00C47AF0" w:rsidP="00D153F5">
            <w:pPr>
              <w:jc w:val="center"/>
              <w:rPr>
                <w:rFonts w:ascii="Arial" w:hAnsi="Arial" w:cs="Arial"/>
                <w:sz w:val="20"/>
                <w:szCs w:val="20"/>
                <w:rPrChange w:id="9289" w:author="Александр" w:date="2020-04-13T06:43:00Z">
                  <w:rPr>
                    <w:rFonts w:ascii="Arial" w:hAnsi="Arial" w:cs="Arial"/>
                    <w:sz w:val="20"/>
                    <w:szCs w:val="20"/>
                    <w:highlight w:val="yellow"/>
                  </w:rPr>
                </w:rPrChange>
              </w:rPr>
            </w:pPr>
          </w:p>
        </w:tc>
        <w:tc>
          <w:tcPr>
            <w:tcW w:w="354" w:type="pct"/>
          </w:tcPr>
          <w:p w14:paraId="44D64EA3" w14:textId="77777777" w:rsidR="00C47AF0" w:rsidRPr="0040585C" w:rsidRDefault="00C47AF0" w:rsidP="00D153F5">
            <w:pPr>
              <w:jc w:val="center"/>
              <w:rPr>
                <w:rFonts w:ascii="Arial" w:hAnsi="Arial" w:cs="Arial"/>
                <w:sz w:val="20"/>
                <w:szCs w:val="20"/>
                <w:rPrChange w:id="9290" w:author="Александр" w:date="2020-04-13T06:43:00Z">
                  <w:rPr>
                    <w:rFonts w:ascii="Arial" w:hAnsi="Arial" w:cs="Arial"/>
                    <w:sz w:val="20"/>
                    <w:szCs w:val="20"/>
                    <w:highlight w:val="yellow"/>
                  </w:rPr>
                </w:rPrChange>
              </w:rPr>
            </w:pPr>
          </w:p>
        </w:tc>
      </w:tr>
      <w:tr w:rsidR="006F00C3" w:rsidRPr="0086487D" w14:paraId="0A187CE8" w14:textId="77777777" w:rsidTr="00B7575F">
        <w:trPr>
          <w:cantSplit/>
        </w:trPr>
        <w:tc>
          <w:tcPr>
            <w:tcW w:w="177" w:type="pct"/>
          </w:tcPr>
          <w:p w14:paraId="304A482B" w14:textId="27675C26" w:rsidR="006F00C3" w:rsidRDefault="0040585C" w:rsidP="00D153F5">
            <w:pPr>
              <w:rPr>
                <w:rFonts w:ascii="Arial" w:hAnsi="Arial" w:cs="Arial"/>
                <w:sz w:val="20"/>
                <w:szCs w:val="20"/>
              </w:rPr>
            </w:pPr>
            <w:ins w:id="9291" w:author="Александр" w:date="2020-04-13T06:48:00Z">
              <w:r>
                <w:rPr>
                  <w:rFonts w:ascii="Arial" w:hAnsi="Arial" w:cs="Arial"/>
                  <w:sz w:val="20"/>
                  <w:szCs w:val="20"/>
                  <w:lang w:val="en-US"/>
                </w:rPr>
                <w:t>5</w:t>
              </w:r>
            </w:ins>
            <w:del w:id="9292" w:author="Александр" w:date="2020-04-13T06:48:00Z">
              <w:r w:rsidR="00213861" w:rsidDel="0040585C">
                <w:rPr>
                  <w:rFonts w:ascii="Arial" w:hAnsi="Arial" w:cs="Arial"/>
                  <w:sz w:val="20"/>
                  <w:szCs w:val="20"/>
                </w:rPr>
                <w:delText>6</w:delText>
              </w:r>
            </w:del>
            <w:r w:rsidR="00213861">
              <w:rPr>
                <w:rFonts w:ascii="Arial" w:hAnsi="Arial" w:cs="Arial"/>
                <w:sz w:val="20"/>
                <w:szCs w:val="20"/>
              </w:rPr>
              <w:t>.</w:t>
            </w:r>
          </w:p>
        </w:tc>
        <w:tc>
          <w:tcPr>
            <w:tcW w:w="443" w:type="pct"/>
          </w:tcPr>
          <w:p w14:paraId="2CBF7962" w14:textId="78D18A2A" w:rsidR="006F00C3" w:rsidRPr="004C7E13" w:rsidRDefault="004C7E13" w:rsidP="00D153F5">
            <w:pPr>
              <w:jc w:val="left"/>
              <w:rPr>
                <w:rFonts w:ascii="Arial" w:hAnsi="Arial" w:cs="Arial"/>
                <w:sz w:val="20"/>
                <w:szCs w:val="20"/>
                <w:lang w:val="en-US"/>
              </w:rPr>
            </w:pPr>
            <w:r>
              <w:rPr>
                <w:rFonts w:ascii="Arial" w:hAnsi="Arial" w:cs="Arial"/>
                <w:sz w:val="20"/>
                <w:szCs w:val="20"/>
                <w:lang w:val="en-US"/>
              </w:rPr>
              <w:t>-</w:t>
            </w:r>
          </w:p>
        </w:tc>
        <w:tc>
          <w:tcPr>
            <w:tcW w:w="530" w:type="pct"/>
          </w:tcPr>
          <w:p w14:paraId="48A05D52" w14:textId="687C80AF" w:rsidR="006F00C3" w:rsidRPr="0040585C" w:rsidRDefault="006F00C3" w:rsidP="00D153F5">
            <w:pPr>
              <w:jc w:val="left"/>
              <w:rPr>
                <w:rFonts w:ascii="Arial" w:hAnsi="Arial" w:cs="Arial"/>
                <w:sz w:val="20"/>
                <w:szCs w:val="20"/>
                <w:rPrChange w:id="9293" w:author="Александр" w:date="2020-04-13T06:43:00Z">
                  <w:rPr>
                    <w:rFonts w:ascii="Arial" w:hAnsi="Arial" w:cs="Arial"/>
                    <w:sz w:val="20"/>
                    <w:szCs w:val="20"/>
                    <w:highlight w:val="yellow"/>
                  </w:rPr>
                </w:rPrChange>
              </w:rPr>
            </w:pPr>
            <w:r w:rsidRPr="0040585C">
              <w:rPr>
                <w:rFonts w:ascii="Arial" w:hAnsi="Arial" w:cs="Arial"/>
                <w:sz w:val="20"/>
                <w:szCs w:val="20"/>
                <w:rPrChange w:id="9294" w:author="Александр" w:date="2020-04-13T06:43:00Z">
                  <w:rPr>
                    <w:rFonts w:ascii="Arial" w:hAnsi="Arial" w:cs="Arial"/>
                    <w:sz w:val="20"/>
                    <w:szCs w:val="20"/>
                    <w:highlight w:val="yellow"/>
                  </w:rPr>
                </w:rPrChange>
              </w:rPr>
              <w:t>Внешний идентификатор тех. карты</w:t>
            </w:r>
          </w:p>
        </w:tc>
        <w:tc>
          <w:tcPr>
            <w:tcW w:w="930" w:type="pct"/>
          </w:tcPr>
          <w:p w14:paraId="4B28FFE2" w14:textId="000AF4E8" w:rsidR="006F00C3" w:rsidRPr="0040585C" w:rsidRDefault="006F00C3" w:rsidP="00D153F5">
            <w:pPr>
              <w:jc w:val="left"/>
              <w:rPr>
                <w:rFonts w:ascii="Arial" w:hAnsi="Arial" w:cs="Arial"/>
                <w:sz w:val="20"/>
                <w:szCs w:val="20"/>
                <w:rPrChange w:id="9295" w:author="Александр" w:date="2020-04-13T06:43:00Z">
                  <w:rPr>
                    <w:rFonts w:ascii="Arial" w:hAnsi="Arial" w:cs="Arial"/>
                    <w:sz w:val="20"/>
                    <w:szCs w:val="20"/>
                    <w:highlight w:val="yellow"/>
                  </w:rPr>
                </w:rPrChange>
              </w:rPr>
            </w:pPr>
            <w:r w:rsidRPr="0040585C">
              <w:rPr>
                <w:rFonts w:ascii="Arial" w:hAnsi="Arial" w:cs="Arial"/>
                <w:sz w:val="20"/>
                <w:szCs w:val="20"/>
                <w:rPrChange w:id="9296" w:author="Александр" w:date="2020-04-13T06:43:00Z">
                  <w:rPr>
                    <w:rFonts w:ascii="Arial" w:hAnsi="Arial" w:cs="Arial"/>
                    <w:sz w:val="20"/>
                    <w:szCs w:val="20"/>
                    <w:highlight w:val="yellow"/>
                  </w:rPr>
                </w:rPrChange>
              </w:rPr>
              <w:t xml:space="preserve">A&amp;D: внешний идентификатор </w:t>
            </w:r>
            <w:proofErr w:type="spellStart"/>
            <w:r w:rsidRPr="0040585C">
              <w:rPr>
                <w:rFonts w:ascii="Arial" w:hAnsi="Arial" w:cs="Arial"/>
                <w:sz w:val="20"/>
                <w:szCs w:val="20"/>
                <w:rPrChange w:id="9297" w:author="Александр" w:date="2020-04-13T06:43:00Z">
                  <w:rPr>
                    <w:rFonts w:ascii="Arial" w:hAnsi="Arial" w:cs="Arial"/>
                    <w:sz w:val="20"/>
                    <w:szCs w:val="20"/>
                    <w:highlight w:val="yellow"/>
                  </w:rPr>
                </w:rPrChange>
              </w:rPr>
              <w:t>техкарты</w:t>
            </w:r>
            <w:proofErr w:type="spellEnd"/>
          </w:p>
        </w:tc>
        <w:tc>
          <w:tcPr>
            <w:tcW w:w="309" w:type="pct"/>
          </w:tcPr>
          <w:p w14:paraId="7EED6CEB" w14:textId="77DD642E" w:rsidR="006F00C3" w:rsidRPr="0040585C" w:rsidRDefault="006F00C3" w:rsidP="00D153F5">
            <w:pPr>
              <w:jc w:val="center"/>
              <w:rPr>
                <w:rFonts w:ascii="Arial" w:hAnsi="Arial" w:cs="Arial"/>
                <w:sz w:val="20"/>
                <w:szCs w:val="20"/>
                <w:lang w:val="en-US"/>
                <w:rPrChange w:id="9298"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299" w:author="Александр" w:date="2020-04-13T06:43:00Z">
                  <w:rPr>
                    <w:rFonts w:ascii="Arial" w:hAnsi="Arial" w:cs="Arial"/>
                    <w:sz w:val="20"/>
                    <w:szCs w:val="20"/>
                    <w:highlight w:val="yellow"/>
                    <w:lang w:val="en-US"/>
                  </w:rPr>
                </w:rPrChange>
              </w:rPr>
              <w:t>CHAR,40</w:t>
            </w:r>
          </w:p>
        </w:tc>
        <w:tc>
          <w:tcPr>
            <w:tcW w:w="487" w:type="pct"/>
          </w:tcPr>
          <w:p w14:paraId="7578822E" w14:textId="1ACE4FF0" w:rsidR="006F00C3" w:rsidRPr="0040585C" w:rsidRDefault="006F00C3" w:rsidP="00D153F5">
            <w:pPr>
              <w:jc w:val="center"/>
              <w:rPr>
                <w:rFonts w:ascii="Arial" w:hAnsi="Arial" w:cs="Arial"/>
                <w:sz w:val="20"/>
                <w:szCs w:val="20"/>
                <w:lang w:val="en-US"/>
                <w:rPrChange w:id="9300"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301" w:author="Александр" w:date="2020-04-13T06:43:00Z">
                  <w:rPr>
                    <w:rFonts w:ascii="Arial" w:hAnsi="Arial" w:cs="Arial"/>
                    <w:sz w:val="20"/>
                    <w:szCs w:val="20"/>
                    <w:highlight w:val="yellow"/>
                    <w:lang w:val="en-US"/>
                  </w:rPr>
                </w:rPrChange>
              </w:rPr>
              <w:t>PLKO-</w:t>
            </w:r>
            <w:r w:rsidRPr="0040585C">
              <w:t xml:space="preserve"> </w:t>
            </w:r>
            <w:r w:rsidRPr="0040585C">
              <w:rPr>
                <w:rFonts w:ascii="Arial" w:hAnsi="Arial" w:cs="Arial"/>
                <w:sz w:val="20"/>
                <w:szCs w:val="20"/>
                <w:lang w:val="en-US"/>
                <w:rPrChange w:id="9302" w:author="Александр" w:date="2020-04-13T06:43:00Z">
                  <w:rPr>
                    <w:rFonts w:ascii="Arial" w:hAnsi="Arial" w:cs="Arial"/>
                    <w:sz w:val="20"/>
                    <w:szCs w:val="20"/>
                    <w:highlight w:val="yellow"/>
                    <w:lang w:val="en-US"/>
                  </w:rPr>
                </w:rPrChange>
              </w:rPr>
              <w:t>TL_EXTID</w:t>
            </w:r>
          </w:p>
        </w:tc>
        <w:tc>
          <w:tcPr>
            <w:tcW w:w="354" w:type="pct"/>
          </w:tcPr>
          <w:p w14:paraId="2B272702" w14:textId="0359292F" w:rsidR="006F00C3" w:rsidRPr="0040585C" w:rsidRDefault="006F00C3" w:rsidP="00D153F5">
            <w:pPr>
              <w:jc w:val="center"/>
              <w:rPr>
                <w:rFonts w:ascii="Arial" w:hAnsi="Arial" w:cs="Arial"/>
                <w:sz w:val="20"/>
                <w:szCs w:val="20"/>
                <w:lang w:val="en-US"/>
                <w:rPrChange w:id="9303"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304" w:author="Александр" w:date="2020-04-13T06:43:00Z">
                  <w:rPr>
                    <w:rFonts w:ascii="Arial" w:hAnsi="Arial" w:cs="Arial"/>
                    <w:sz w:val="20"/>
                    <w:szCs w:val="20"/>
                    <w:highlight w:val="yellow"/>
                    <w:lang w:val="en-US"/>
                  </w:rPr>
                </w:rPrChange>
              </w:rPr>
              <w:t>-</w:t>
            </w:r>
          </w:p>
        </w:tc>
        <w:tc>
          <w:tcPr>
            <w:tcW w:w="576" w:type="pct"/>
          </w:tcPr>
          <w:p w14:paraId="18103ACA" w14:textId="0E8D95EB" w:rsidR="006F00C3" w:rsidRPr="0040585C" w:rsidRDefault="006F00C3" w:rsidP="00D153F5">
            <w:pPr>
              <w:jc w:val="center"/>
              <w:rPr>
                <w:rFonts w:ascii="Arial" w:hAnsi="Arial" w:cs="Arial"/>
                <w:sz w:val="20"/>
                <w:szCs w:val="20"/>
                <w:lang w:val="en-US"/>
                <w:rPrChange w:id="9305"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306" w:author="Александр" w:date="2020-04-13T06:43:00Z">
                  <w:rPr>
                    <w:rFonts w:ascii="Arial" w:hAnsi="Arial" w:cs="Arial"/>
                    <w:sz w:val="20"/>
                    <w:szCs w:val="20"/>
                    <w:highlight w:val="yellow"/>
                    <w:lang w:val="en-US"/>
                  </w:rPr>
                </w:rPrChange>
              </w:rPr>
              <w:t>-</w:t>
            </w:r>
          </w:p>
        </w:tc>
        <w:tc>
          <w:tcPr>
            <w:tcW w:w="397" w:type="pct"/>
          </w:tcPr>
          <w:p w14:paraId="41AC20AA" w14:textId="68BD016E" w:rsidR="006F00C3" w:rsidRPr="0040585C" w:rsidRDefault="006F00C3" w:rsidP="00D153F5">
            <w:pPr>
              <w:jc w:val="center"/>
              <w:rPr>
                <w:rFonts w:ascii="Arial" w:hAnsi="Arial" w:cs="Arial"/>
                <w:sz w:val="20"/>
                <w:szCs w:val="20"/>
                <w:lang w:val="en-US"/>
                <w:rPrChange w:id="9307"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308" w:author="Александр" w:date="2020-04-13T06:43:00Z">
                  <w:rPr>
                    <w:rFonts w:ascii="Arial" w:hAnsi="Arial" w:cs="Arial"/>
                    <w:sz w:val="20"/>
                    <w:szCs w:val="20"/>
                    <w:highlight w:val="yellow"/>
                    <w:lang w:val="en-US"/>
                  </w:rPr>
                </w:rPrChange>
              </w:rPr>
              <w:t>-</w:t>
            </w:r>
          </w:p>
        </w:tc>
        <w:tc>
          <w:tcPr>
            <w:tcW w:w="443" w:type="pct"/>
          </w:tcPr>
          <w:p w14:paraId="036DE5F7" w14:textId="35ECC77B" w:rsidR="006F00C3" w:rsidRPr="0040585C" w:rsidRDefault="006F00C3" w:rsidP="00D153F5">
            <w:pPr>
              <w:jc w:val="center"/>
              <w:rPr>
                <w:rFonts w:ascii="Arial" w:hAnsi="Arial" w:cs="Arial"/>
                <w:sz w:val="20"/>
                <w:szCs w:val="20"/>
                <w:lang w:val="en-US"/>
                <w:rPrChange w:id="9309"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310" w:author="Александр" w:date="2020-04-13T06:43:00Z">
                  <w:rPr>
                    <w:rFonts w:ascii="Arial" w:hAnsi="Arial" w:cs="Arial"/>
                    <w:sz w:val="20"/>
                    <w:szCs w:val="20"/>
                    <w:highlight w:val="yellow"/>
                    <w:lang w:val="en-US"/>
                  </w:rPr>
                </w:rPrChange>
              </w:rPr>
              <w:t>-</w:t>
            </w:r>
          </w:p>
        </w:tc>
        <w:tc>
          <w:tcPr>
            <w:tcW w:w="354" w:type="pct"/>
          </w:tcPr>
          <w:p w14:paraId="2A1BDDCB" w14:textId="57AD9073" w:rsidR="006F00C3" w:rsidRPr="0040585C" w:rsidRDefault="006F00C3" w:rsidP="00D153F5">
            <w:pPr>
              <w:jc w:val="center"/>
              <w:rPr>
                <w:rFonts w:ascii="Arial" w:hAnsi="Arial" w:cs="Arial"/>
                <w:sz w:val="20"/>
                <w:szCs w:val="20"/>
                <w:lang w:val="en-US"/>
                <w:rPrChange w:id="9311"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312" w:author="Александр" w:date="2020-04-13T06:43:00Z">
                  <w:rPr>
                    <w:rFonts w:ascii="Arial" w:hAnsi="Arial" w:cs="Arial"/>
                    <w:sz w:val="20"/>
                    <w:szCs w:val="20"/>
                    <w:highlight w:val="yellow"/>
                    <w:lang w:val="en-US"/>
                  </w:rPr>
                </w:rPrChange>
              </w:rPr>
              <w:t>SAP</w:t>
            </w:r>
          </w:p>
        </w:tc>
      </w:tr>
      <w:tr w:rsidR="0040585C" w:rsidRPr="0086487D" w14:paraId="43772D0D" w14:textId="77777777" w:rsidTr="00B7575F">
        <w:trPr>
          <w:cantSplit/>
          <w:ins w:id="9313" w:author="Александр" w:date="2020-04-13T06:38:00Z"/>
        </w:trPr>
        <w:tc>
          <w:tcPr>
            <w:tcW w:w="177" w:type="pct"/>
          </w:tcPr>
          <w:p w14:paraId="7A48A4B9" w14:textId="642CFDFC" w:rsidR="0040585C" w:rsidRDefault="0040585C" w:rsidP="00D153F5">
            <w:pPr>
              <w:rPr>
                <w:ins w:id="9314" w:author="Александр" w:date="2020-04-13T06:38:00Z"/>
                <w:rFonts w:ascii="Arial" w:hAnsi="Arial" w:cs="Arial"/>
                <w:sz w:val="20"/>
                <w:szCs w:val="20"/>
              </w:rPr>
            </w:pPr>
            <w:ins w:id="9315" w:author="Александр" w:date="2020-04-13T06:38:00Z">
              <w:r>
                <w:rPr>
                  <w:rFonts w:ascii="Arial" w:hAnsi="Arial" w:cs="Arial"/>
                  <w:sz w:val="20"/>
                  <w:szCs w:val="20"/>
                </w:rPr>
                <w:lastRenderedPageBreak/>
                <w:t>6</w:t>
              </w:r>
            </w:ins>
            <w:ins w:id="9316" w:author="Александр" w:date="2020-04-13T06:48:00Z">
              <w:r>
                <w:rPr>
                  <w:rFonts w:ascii="Arial" w:hAnsi="Arial" w:cs="Arial"/>
                  <w:sz w:val="20"/>
                  <w:szCs w:val="20"/>
                </w:rPr>
                <w:t>.</w:t>
              </w:r>
            </w:ins>
          </w:p>
        </w:tc>
        <w:tc>
          <w:tcPr>
            <w:tcW w:w="443" w:type="pct"/>
          </w:tcPr>
          <w:p w14:paraId="4FE43DE6" w14:textId="61C515D0" w:rsidR="0040585C" w:rsidRPr="0040585C" w:rsidRDefault="0040585C" w:rsidP="00D153F5">
            <w:pPr>
              <w:jc w:val="left"/>
              <w:rPr>
                <w:ins w:id="9317" w:author="Александр" w:date="2020-04-13T06:38:00Z"/>
                <w:rFonts w:ascii="Arial" w:hAnsi="Arial" w:cs="Arial"/>
                <w:sz w:val="20"/>
                <w:szCs w:val="20"/>
                <w:rPrChange w:id="9318" w:author="Александр" w:date="2020-04-13T06:38:00Z">
                  <w:rPr>
                    <w:ins w:id="9319" w:author="Александр" w:date="2020-04-13T06:38:00Z"/>
                    <w:rFonts w:ascii="Arial" w:hAnsi="Arial" w:cs="Arial"/>
                    <w:sz w:val="20"/>
                    <w:szCs w:val="20"/>
                    <w:lang w:val="en-US"/>
                  </w:rPr>
                </w:rPrChange>
              </w:rPr>
            </w:pPr>
            <w:ins w:id="9320" w:author="Александр" w:date="2020-04-13T06:38:00Z">
              <w:r>
                <w:rPr>
                  <w:rFonts w:ascii="Arial" w:hAnsi="Arial" w:cs="Arial"/>
                  <w:sz w:val="20"/>
                  <w:szCs w:val="20"/>
                </w:rPr>
                <w:t>-</w:t>
              </w:r>
            </w:ins>
          </w:p>
        </w:tc>
        <w:tc>
          <w:tcPr>
            <w:tcW w:w="530" w:type="pct"/>
          </w:tcPr>
          <w:p w14:paraId="02278197" w14:textId="790E7EB3" w:rsidR="0040585C" w:rsidRPr="0040585C" w:rsidRDefault="0040585C" w:rsidP="00D153F5">
            <w:pPr>
              <w:jc w:val="left"/>
              <w:rPr>
                <w:ins w:id="9321" w:author="Александр" w:date="2020-04-13T06:38:00Z"/>
                <w:rFonts w:ascii="Arial" w:hAnsi="Arial" w:cs="Arial"/>
                <w:sz w:val="20"/>
                <w:szCs w:val="20"/>
                <w:rPrChange w:id="9322" w:author="Александр" w:date="2020-04-13T06:43:00Z">
                  <w:rPr>
                    <w:ins w:id="9323" w:author="Александр" w:date="2020-04-13T06:38:00Z"/>
                    <w:rFonts w:ascii="Arial" w:hAnsi="Arial" w:cs="Arial"/>
                    <w:sz w:val="20"/>
                    <w:szCs w:val="20"/>
                    <w:highlight w:val="yellow"/>
                  </w:rPr>
                </w:rPrChange>
              </w:rPr>
            </w:pPr>
            <w:ins w:id="9324" w:author="Александр" w:date="2020-04-13T06:38:00Z">
              <w:r w:rsidRPr="0040585C">
                <w:rPr>
                  <w:rFonts w:ascii="Arial" w:hAnsi="Arial" w:cs="Arial"/>
                  <w:sz w:val="20"/>
                  <w:szCs w:val="20"/>
                  <w:rPrChange w:id="9325" w:author="Александр" w:date="2020-04-13T06:43:00Z">
                    <w:rPr>
                      <w:rFonts w:ascii="Arial" w:hAnsi="Arial" w:cs="Arial"/>
                      <w:sz w:val="20"/>
                      <w:szCs w:val="20"/>
                      <w:highlight w:val="yellow"/>
                    </w:rPr>
                  </w:rPrChange>
                </w:rPr>
                <w:t xml:space="preserve">Класс </w:t>
              </w:r>
            </w:ins>
            <w:proofErr w:type="spellStart"/>
            <w:ins w:id="9326" w:author="Александр" w:date="2020-04-13T06:39:00Z">
              <w:r w:rsidRPr="0040585C">
                <w:rPr>
                  <w:rFonts w:ascii="Arial" w:hAnsi="Arial" w:cs="Arial"/>
                  <w:sz w:val="20"/>
                  <w:szCs w:val="20"/>
                  <w:rPrChange w:id="9327" w:author="Александр" w:date="2020-04-13T06:43:00Z">
                    <w:rPr>
                      <w:rFonts w:ascii="Arial" w:hAnsi="Arial" w:cs="Arial"/>
                      <w:sz w:val="20"/>
                      <w:szCs w:val="20"/>
                      <w:highlight w:val="yellow"/>
                    </w:rPr>
                  </w:rPrChange>
                </w:rPr>
                <w:t>техккарты</w:t>
              </w:r>
            </w:ins>
            <w:proofErr w:type="spellEnd"/>
          </w:p>
        </w:tc>
        <w:tc>
          <w:tcPr>
            <w:tcW w:w="930" w:type="pct"/>
          </w:tcPr>
          <w:p w14:paraId="40A339F3" w14:textId="59189E1D" w:rsidR="0040585C" w:rsidRPr="0040585C" w:rsidRDefault="0040585C" w:rsidP="00D153F5">
            <w:pPr>
              <w:jc w:val="left"/>
              <w:rPr>
                <w:ins w:id="9328" w:author="Александр" w:date="2020-04-13T06:38:00Z"/>
                <w:rFonts w:ascii="Arial" w:hAnsi="Arial" w:cs="Arial"/>
                <w:sz w:val="20"/>
                <w:szCs w:val="20"/>
                <w:rPrChange w:id="9329" w:author="Александр" w:date="2020-04-13T06:43:00Z">
                  <w:rPr>
                    <w:ins w:id="9330" w:author="Александр" w:date="2020-04-13T06:38:00Z"/>
                    <w:rFonts w:ascii="Arial" w:hAnsi="Arial" w:cs="Arial"/>
                    <w:sz w:val="20"/>
                    <w:szCs w:val="20"/>
                    <w:highlight w:val="yellow"/>
                  </w:rPr>
                </w:rPrChange>
              </w:rPr>
            </w:pPr>
            <w:ins w:id="9331" w:author="Александр" w:date="2020-04-13T06:39:00Z">
              <w:r w:rsidRPr="0040585C">
                <w:rPr>
                  <w:rFonts w:ascii="Arial" w:hAnsi="Arial" w:cs="Arial"/>
                  <w:sz w:val="20"/>
                  <w:szCs w:val="20"/>
                  <w:rPrChange w:id="9332" w:author="Александр" w:date="2020-04-13T06:43:00Z">
                    <w:rPr>
                      <w:rFonts w:ascii="Arial" w:hAnsi="Arial" w:cs="Arial"/>
                      <w:sz w:val="20"/>
                      <w:szCs w:val="20"/>
                      <w:highlight w:val="yellow"/>
                    </w:rPr>
                  </w:rPrChange>
                </w:rPr>
                <w:t xml:space="preserve">РМ_9 </w:t>
              </w:r>
            </w:ins>
            <w:ins w:id="9333" w:author="Александр" w:date="2020-04-13T06:41:00Z">
              <w:r w:rsidRPr="0040585C">
                <w:rPr>
                  <w:rFonts w:ascii="Arial" w:hAnsi="Arial" w:cs="Arial"/>
                  <w:sz w:val="20"/>
                  <w:szCs w:val="20"/>
                  <w:rPrChange w:id="9334" w:author="Александр" w:date="2020-04-13T06:43:00Z">
                    <w:rPr>
                      <w:rFonts w:ascii="Arial" w:hAnsi="Arial" w:cs="Arial"/>
                      <w:sz w:val="20"/>
                      <w:szCs w:val="20"/>
                      <w:highlight w:val="yellow"/>
                    </w:rPr>
                  </w:rPrChange>
                </w:rPr>
                <w:t xml:space="preserve">Параметр для </w:t>
              </w:r>
              <w:del w:id="9335" w:author="Владимир Лаут" w:date="2021-04-07T19:04:00Z">
                <w:r w:rsidRPr="0040585C" w:rsidDel="00B70BFD">
                  <w:rPr>
                    <w:rFonts w:ascii="Arial" w:hAnsi="Arial" w:cs="Arial"/>
                    <w:sz w:val="20"/>
                    <w:szCs w:val="20"/>
                    <w:rPrChange w:id="9336" w:author="Александр" w:date="2020-04-13T06:43:00Z">
                      <w:rPr>
                        <w:rFonts w:ascii="Arial" w:hAnsi="Arial" w:cs="Arial"/>
                        <w:sz w:val="20"/>
                        <w:szCs w:val="20"/>
                        <w:highlight w:val="yellow"/>
                      </w:rPr>
                    </w:rPrChange>
                  </w:rPr>
                  <w:delText>гурппироввки</w:delText>
                </w:r>
              </w:del>
            </w:ins>
            <w:ins w:id="9337" w:author="Владимир Лаут" w:date="2021-04-07T19:04:00Z">
              <w:r w:rsidR="00B70BFD" w:rsidRPr="0040585C">
                <w:rPr>
                  <w:rFonts w:ascii="Arial" w:hAnsi="Arial" w:cs="Arial"/>
                  <w:sz w:val="20"/>
                  <w:szCs w:val="20"/>
                </w:rPr>
                <w:t>группировки</w:t>
              </w:r>
            </w:ins>
            <w:ins w:id="9338" w:author="Александр" w:date="2020-04-13T06:41:00Z">
              <w:r w:rsidRPr="0040585C">
                <w:rPr>
                  <w:rFonts w:ascii="Arial" w:hAnsi="Arial" w:cs="Arial"/>
                  <w:sz w:val="20"/>
                  <w:szCs w:val="20"/>
                  <w:rPrChange w:id="9339" w:author="Александр" w:date="2020-04-13T06:43:00Z">
                    <w:rPr>
                      <w:rFonts w:ascii="Arial" w:hAnsi="Arial" w:cs="Arial"/>
                      <w:sz w:val="20"/>
                      <w:szCs w:val="20"/>
                      <w:highlight w:val="yellow"/>
                    </w:rPr>
                  </w:rPrChange>
                </w:rPr>
                <w:t xml:space="preserve"> </w:t>
              </w:r>
              <w:proofErr w:type="spellStart"/>
              <w:r w:rsidRPr="0040585C">
                <w:rPr>
                  <w:rFonts w:ascii="Arial" w:hAnsi="Arial" w:cs="Arial"/>
                  <w:sz w:val="20"/>
                  <w:szCs w:val="20"/>
                  <w:rPrChange w:id="9340" w:author="Александр" w:date="2020-04-13T06:43:00Z">
                    <w:rPr>
                      <w:rFonts w:ascii="Arial" w:hAnsi="Arial" w:cs="Arial"/>
                      <w:sz w:val="20"/>
                      <w:szCs w:val="20"/>
                      <w:highlight w:val="yellow"/>
                    </w:rPr>
                  </w:rPrChange>
                </w:rPr>
                <w:t>техкарт</w:t>
              </w:r>
            </w:ins>
            <w:proofErr w:type="spellEnd"/>
          </w:p>
        </w:tc>
        <w:tc>
          <w:tcPr>
            <w:tcW w:w="309" w:type="pct"/>
          </w:tcPr>
          <w:p w14:paraId="43F10CB2" w14:textId="77777777" w:rsidR="0040585C" w:rsidRDefault="0040585C" w:rsidP="00D153F5">
            <w:pPr>
              <w:jc w:val="center"/>
              <w:rPr>
                <w:ins w:id="9341" w:author="Александр" w:date="2020-04-13T06:45:00Z"/>
                <w:rFonts w:ascii="Arial" w:hAnsi="Arial" w:cs="Arial"/>
                <w:sz w:val="20"/>
                <w:szCs w:val="20"/>
                <w:lang w:val="en-US"/>
              </w:rPr>
            </w:pPr>
            <w:ins w:id="9342" w:author="Александр" w:date="2020-04-13T06:45:00Z">
              <w:r>
                <w:rPr>
                  <w:rFonts w:ascii="Arial" w:hAnsi="Arial" w:cs="Arial"/>
                  <w:sz w:val="20"/>
                  <w:szCs w:val="20"/>
                  <w:lang w:val="en-US"/>
                </w:rPr>
                <w:t>CHAR</w:t>
              </w:r>
            </w:ins>
          </w:p>
          <w:p w14:paraId="50F2ECAE" w14:textId="6DA0F518" w:rsidR="0040585C" w:rsidRPr="0040585C" w:rsidRDefault="0040585C" w:rsidP="00D153F5">
            <w:pPr>
              <w:jc w:val="center"/>
              <w:rPr>
                <w:ins w:id="9343" w:author="Александр" w:date="2020-04-13T06:38:00Z"/>
                <w:rFonts w:ascii="Arial" w:hAnsi="Arial" w:cs="Arial"/>
                <w:sz w:val="20"/>
                <w:szCs w:val="20"/>
                <w:lang w:val="en-US"/>
                <w:rPrChange w:id="9344" w:author="Александр" w:date="2020-04-13T06:45:00Z">
                  <w:rPr>
                    <w:ins w:id="9345" w:author="Александр" w:date="2020-04-13T06:38:00Z"/>
                    <w:rFonts w:ascii="Arial" w:hAnsi="Arial" w:cs="Arial"/>
                    <w:sz w:val="20"/>
                    <w:szCs w:val="20"/>
                    <w:highlight w:val="yellow"/>
                    <w:lang w:val="en-US"/>
                  </w:rPr>
                </w:rPrChange>
              </w:rPr>
            </w:pPr>
            <w:ins w:id="9346" w:author="Александр" w:date="2020-04-13T06:45:00Z">
              <w:r>
                <w:rPr>
                  <w:rFonts w:ascii="Arial" w:hAnsi="Arial" w:cs="Arial"/>
                  <w:sz w:val="20"/>
                  <w:szCs w:val="20"/>
                  <w:lang w:val="en-US"/>
                </w:rPr>
                <w:t>18</w:t>
              </w:r>
            </w:ins>
          </w:p>
        </w:tc>
        <w:tc>
          <w:tcPr>
            <w:tcW w:w="487" w:type="pct"/>
          </w:tcPr>
          <w:p w14:paraId="126EB20B" w14:textId="029F9780" w:rsidR="0040585C" w:rsidRPr="0040585C" w:rsidRDefault="0040585C" w:rsidP="00D153F5">
            <w:pPr>
              <w:jc w:val="center"/>
              <w:rPr>
                <w:ins w:id="9347" w:author="Александр" w:date="2020-04-13T06:38:00Z"/>
                <w:rFonts w:ascii="Arial" w:hAnsi="Arial" w:cs="Arial"/>
                <w:sz w:val="20"/>
                <w:szCs w:val="20"/>
                <w:rPrChange w:id="9348" w:author="Александр" w:date="2020-04-13T06:43:00Z">
                  <w:rPr>
                    <w:ins w:id="9349" w:author="Александр" w:date="2020-04-13T06:38:00Z"/>
                    <w:rFonts w:ascii="Arial" w:hAnsi="Arial" w:cs="Arial"/>
                    <w:sz w:val="20"/>
                    <w:szCs w:val="20"/>
                    <w:highlight w:val="yellow"/>
                    <w:lang w:val="en-US"/>
                  </w:rPr>
                </w:rPrChange>
              </w:rPr>
            </w:pPr>
            <w:ins w:id="9350" w:author="Александр" w:date="2020-04-13T06:44:00Z">
              <w:r w:rsidRPr="0040585C">
                <w:rPr>
                  <w:rFonts w:ascii="Arial" w:hAnsi="Arial" w:cs="Arial"/>
                  <w:sz w:val="20"/>
                  <w:szCs w:val="20"/>
                </w:rPr>
                <w:t>KLAH-CLASS</w:t>
              </w:r>
            </w:ins>
          </w:p>
        </w:tc>
        <w:tc>
          <w:tcPr>
            <w:tcW w:w="354" w:type="pct"/>
          </w:tcPr>
          <w:p w14:paraId="3BB119E0" w14:textId="00226F7B" w:rsidR="0040585C" w:rsidRPr="0040585C" w:rsidRDefault="0040585C" w:rsidP="00D153F5">
            <w:pPr>
              <w:jc w:val="center"/>
              <w:rPr>
                <w:ins w:id="9351" w:author="Александр" w:date="2020-04-13T06:38:00Z"/>
                <w:rFonts w:ascii="Arial" w:hAnsi="Arial" w:cs="Arial"/>
                <w:sz w:val="20"/>
                <w:szCs w:val="20"/>
                <w:rPrChange w:id="9352" w:author="Александр" w:date="2020-04-13T06:43:00Z">
                  <w:rPr>
                    <w:ins w:id="9353" w:author="Александр" w:date="2020-04-13T06:38:00Z"/>
                    <w:rFonts w:ascii="Arial" w:hAnsi="Arial" w:cs="Arial"/>
                    <w:sz w:val="20"/>
                    <w:szCs w:val="20"/>
                    <w:highlight w:val="yellow"/>
                    <w:lang w:val="en-US"/>
                  </w:rPr>
                </w:rPrChange>
              </w:rPr>
            </w:pPr>
            <w:ins w:id="9354" w:author="Александр" w:date="2020-04-13T06:41:00Z">
              <w:r w:rsidRPr="0040585C">
                <w:rPr>
                  <w:rFonts w:ascii="Arial" w:hAnsi="Arial" w:cs="Arial"/>
                  <w:sz w:val="20"/>
                  <w:szCs w:val="20"/>
                  <w:rPrChange w:id="9355" w:author="Александр" w:date="2020-04-13T06:43:00Z">
                    <w:rPr>
                      <w:rFonts w:ascii="Arial" w:hAnsi="Arial" w:cs="Arial"/>
                      <w:sz w:val="20"/>
                      <w:szCs w:val="20"/>
                      <w:highlight w:val="yellow"/>
                    </w:rPr>
                  </w:rPrChange>
                </w:rPr>
                <w:t>Х</w:t>
              </w:r>
            </w:ins>
          </w:p>
        </w:tc>
        <w:tc>
          <w:tcPr>
            <w:tcW w:w="576" w:type="pct"/>
          </w:tcPr>
          <w:p w14:paraId="143A83F7" w14:textId="52AA2463" w:rsidR="0040585C" w:rsidRPr="0040585C" w:rsidRDefault="0040585C" w:rsidP="00D153F5">
            <w:pPr>
              <w:jc w:val="center"/>
              <w:rPr>
                <w:ins w:id="9356" w:author="Александр" w:date="2020-04-13T06:38:00Z"/>
                <w:rFonts w:ascii="Arial" w:hAnsi="Arial" w:cs="Arial"/>
                <w:sz w:val="20"/>
                <w:szCs w:val="20"/>
                <w:rPrChange w:id="9357" w:author="Александр" w:date="2020-04-13T06:43:00Z">
                  <w:rPr>
                    <w:ins w:id="9358" w:author="Александр" w:date="2020-04-13T06:38:00Z"/>
                    <w:rFonts w:ascii="Arial" w:hAnsi="Arial" w:cs="Arial"/>
                    <w:sz w:val="20"/>
                    <w:szCs w:val="20"/>
                    <w:highlight w:val="yellow"/>
                    <w:lang w:val="en-US"/>
                  </w:rPr>
                </w:rPrChange>
              </w:rPr>
            </w:pPr>
            <w:ins w:id="9359" w:author="Александр" w:date="2020-04-13T06:41:00Z">
              <w:r w:rsidRPr="0040585C">
                <w:rPr>
                  <w:rFonts w:ascii="Arial" w:hAnsi="Arial" w:cs="Arial"/>
                  <w:sz w:val="20"/>
                  <w:szCs w:val="20"/>
                </w:rPr>
                <w:t xml:space="preserve">Для всех </w:t>
              </w:r>
              <w:proofErr w:type="spellStart"/>
              <w:r w:rsidRPr="0040585C">
                <w:rPr>
                  <w:rFonts w:ascii="Arial" w:hAnsi="Arial" w:cs="Arial"/>
                  <w:sz w:val="20"/>
                  <w:szCs w:val="20"/>
                </w:rPr>
                <w:t>техкарт</w:t>
              </w:r>
            </w:ins>
            <w:proofErr w:type="spellEnd"/>
          </w:p>
        </w:tc>
        <w:tc>
          <w:tcPr>
            <w:tcW w:w="397" w:type="pct"/>
          </w:tcPr>
          <w:p w14:paraId="23E54930" w14:textId="418C2619" w:rsidR="0040585C" w:rsidRPr="0040585C" w:rsidRDefault="0040585C" w:rsidP="00D153F5">
            <w:pPr>
              <w:jc w:val="center"/>
              <w:rPr>
                <w:ins w:id="9360" w:author="Александр" w:date="2020-04-13T06:38:00Z"/>
                <w:rFonts w:ascii="Arial" w:hAnsi="Arial" w:cs="Arial"/>
                <w:sz w:val="20"/>
                <w:szCs w:val="20"/>
                <w:rPrChange w:id="9361" w:author="Александр" w:date="2020-04-13T06:43:00Z">
                  <w:rPr>
                    <w:ins w:id="9362" w:author="Александр" w:date="2020-04-13T06:38:00Z"/>
                    <w:rFonts w:ascii="Arial" w:hAnsi="Arial" w:cs="Arial"/>
                    <w:sz w:val="20"/>
                    <w:szCs w:val="20"/>
                    <w:highlight w:val="yellow"/>
                    <w:lang w:val="en-US"/>
                  </w:rPr>
                </w:rPrChange>
              </w:rPr>
            </w:pPr>
            <w:ins w:id="9363" w:author="Александр" w:date="2020-04-13T06:42:00Z">
              <w:r w:rsidRPr="0040585C">
                <w:rPr>
                  <w:rFonts w:ascii="Arial" w:hAnsi="Arial" w:cs="Arial"/>
                  <w:sz w:val="20"/>
                  <w:szCs w:val="20"/>
                  <w:rPrChange w:id="9364" w:author="Александр" w:date="2020-04-13T06:43:00Z">
                    <w:rPr>
                      <w:rFonts w:ascii="Arial" w:hAnsi="Arial" w:cs="Arial"/>
                      <w:sz w:val="20"/>
                      <w:szCs w:val="20"/>
                      <w:highlight w:val="yellow"/>
                    </w:rPr>
                  </w:rPrChange>
                </w:rPr>
                <w:t>-</w:t>
              </w:r>
            </w:ins>
          </w:p>
        </w:tc>
        <w:tc>
          <w:tcPr>
            <w:tcW w:w="443" w:type="pct"/>
          </w:tcPr>
          <w:p w14:paraId="2E358198" w14:textId="4400EF4D" w:rsidR="0040585C" w:rsidRPr="0040585C" w:rsidRDefault="0040585C" w:rsidP="00D153F5">
            <w:pPr>
              <w:jc w:val="center"/>
              <w:rPr>
                <w:ins w:id="9365" w:author="Александр" w:date="2020-04-13T06:38:00Z"/>
                <w:rFonts w:ascii="Arial" w:hAnsi="Arial" w:cs="Arial"/>
                <w:sz w:val="20"/>
                <w:szCs w:val="20"/>
                <w:rPrChange w:id="9366" w:author="Александр" w:date="2020-04-13T06:43:00Z">
                  <w:rPr>
                    <w:ins w:id="9367" w:author="Александр" w:date="2020-04-13T06:38:00Z"/>
                    <w:rFonts w:ascii="Arial" w:hAnsi="Arial" w:cs="Arial"/>
                    <w:sz w:val="20"/>
                    <w:szCs w:val="20"/>
                    <w:highlight w:val="yellow"/>
                    <w:lang w:val="en-US"/>
                  </w:rPr>
                </w:rPrChange>
              </w:rPr>
            </w:pPr>
            <w:ins w:id="9368" w:author="Александр" w:date="2020-04-13T06:42:00Z">
              <w:r w:rsidRPr="0040585C">
                <w:rPr>
                  <w:rFonts w:ascii="Arial" w:hAnsi="Arial" w:cs="Arial"/>
                  <w:sz w:val="20"/>
                  <w:szCs w:val="20"/>
                  <w:rPrChange w:id="9369" w:author="Александр" w:date="2020-04-13T06:43:00Z">
                    <w:rPr>
                      <w:rFonts w:ascii="Arial" w:hAnsi="Arial" w:cs="Arial"/>
                      <w:sz w:val="20"/>
                      <w:szCs w:val="20"/>
                      <w:highlight w:val="yellow"/>
                    </w:rPr>
                  </w:rPrChange>
                </w:rPr>
                <w:t xml:space="preserve">Для всех </w:t>
              </w:r>
              <w:proofErr w:type="spellStart"/>
              <w:r w:rsidRPr="0040585C">
                <w:rPr>
                  <w:rFonts w:ascii="Arial" w:hAnsi="Arial" w:cs="Arial"/>
                  <w:sz w:val="20"/>
                  <w:szCs w:val="20"/>
                  <w:rPrChange w:id="9370" w:author="Александр" w:date="2020-04-13T06:43:00Z">
                    <w:rPr>
                      <w:rFonts w:ascii="Arial" w:hAnsi="Arial" w:cs="Arial"/>
                      <w:sz w:val="20"/>
                      <w:szCs w:val="20"/>
                      <w:highlight w:val="yellow"/>
                    </w:rPr>
                  </w:rPrChange>
                </w:rPr>
                <w:t>техкарт</w:t>
              </w:r>
              <w:proofErr w:type="spellEnd"/>
              <w:r w:rsidRPr="0040585C">
                <w:rPr>
                  <w:rFonts w:ascii="Arial" w:hAnsi="Arial" w:cs="Arial"/>
                  <w:sz w:val="20"/>
                  <w:szCs w:val="20"/>
                  <w:rPrChange w:id="9371" w:author="Александр" w:date="2020-04-13T06:43:00Z">
                    <w:rPr>
                      <w:rFonts w:ascii="Arial" w:hAnsi="Arial" w:cs="Arial"/>
                      <w:sz w:val="20"/>
                      <w:szCs w:val="20"/>
                      <w:highlight w:val="yellow"/>
                    </w:rPr>
                  </w:rPrChange>
                </w:rPr>
                <w:t xml:space="preserve"> присваивается класс </w:t>
              </w:r>
            </w:ins>
            <w:ins w:id="9372" w:author="Александр" w:date="2020-04-13T06:43:00Z">
              <w:r w:rsidRPr="0040585C">
                <w:rPr>
                  <w:rFonts w:ascii="Arial" w:hAnsi="Arial" w:cs="Arial"/>
                  <w:sz w:val="20"/>
                  <w:szCs w:val="20"/>
                  <w:rPrChange w:id="9373" w:author="Александр" w:date="2020-04-13T06:43:00Z">
                    <w:rPr>
                      <w:rFonts w:ascii="Arial" w:hAnsi="Arial" w:cs="Arial"/>
                      <w:sz w:val="20"/>
                      <w:szCs w:val="20"/>
                      <w:highlight w:val="yellow"/>
                    </w:rPr>
                  </w:rPrChange>
                </w:rPr>
                <w:t>«</w:t>
              </w:r>
              <w:r w:rsidRPr="0040585C">
                <w:rPr>
                  <w:rFonts w:ascii="Arial" w:hAnsi="Arial" w:cs="Arial"/>
                  <w:sz w:val="20"/>
                  <w:szCs w:val="20"/>
                  <w:lang w:val="en-US"/>
                  <w:rPrChange w:id="9374" w:author="Александр" w:date="2020-04-13T06:43:00Z">
                    <w:rPr>
                      <w:rFonts w:ascii="Arial" w:hAnsi="Arial" w:cs="Arial"/>
                      <w:sz w:val="20"/>
                      <w:szCs w:val="20"/>
                      <w:highlight w:val="yellow"/>
                      <w:lang w:val="en-US"/>
                    </w:rPr>
                  </w:rPrChange>
                </w:rPr>
                <w:t>TL</w:t>
              </w:r>
              <w:r w:rsidRPr="0040585C">
                <w:rPr>
                  <w:rFonts w:ascii="Arial" w:hAnsi="Arial" w:cs="Arial"/>
                  <w:sz w:val="20"/>
                  <w:szCs w:val="20"/>
                  <w:rPrChange w:id="9375" w:author="Александр" w:date="2020-04-13T06:43:00Z">
                    <w:rPr>
                      <w:rFonts w:ascii="Arial" w:hAnsi="Arial" w:cs="Arial"/>
                      <w:sz w:val="20"/>
                      <w:szCs w:val="20"/>
                      <w:highlight w:val="yellow"/>
                    </w:rPr>
                  </w:rPrChange>
                </w:rPr>
                <w:t>»</w:t>
              </w:r>
            </w:ins>
          </w:p>
        </w:tc>
        <w:tc>
          <w:tcPr>
            <w:tcW w:w="354" w:type="pct"/>
          </w:tcPr>
          <w:p w14:paraId="55B95ED0" w14:textId="492DC8CA" w:rsidR="0040585C" w:rsidRPr="0040585C" w:rsidRDefault="0040585C" w:rsidP="00D153F5">
            <w:pPr>
              <w:jc w:val="center"/>
              <w:rPr>
                <w:ins w:id="9376" w:author="Александр" w:date="2020-04-13T06:38:00Z"/>
                <w:rFonts w:ascii="Arial" w:hAnsi="Arial" w:cs="Arial"/>
                <w:sz w:val="20"/>
                <w:szCs w:val="20"/>
                <w:rPrChange w:id="9377" w:author="Александр" w:date="2020-04-13T06:43:00Z">
                  <w:rPr>
                    <w:ins w:id="9378" w:author="Александр" w:date="2020-04-13T06:38:00Z"/>
                    <w:rFonts w:ascii="Arial" w:hAnsi="Arial" w:cs="Arial"/>
                    <w:sz w:val="20"/>
                    <w:szCs w:val="20"/>
                    <w:highlight w:val="yellow"/>
                    <w:lang w:val="en-US"/>
                  </w:rPr>
                </w:rPrChange>
              </w:rPr>
            </w:pPr>
            <w:ins w:id="9379" w:author="Александр" w:date="2020-04-13T06:42:00Z">
              <w:r w:rsidRPr="0040585C">
                <w:rPr>
                  <w:rFonts w:ascii="Arial" w:hAnsi="Arial" w:cs="Arial"/>
                  <w:sz w:val="20"/>
                  <w:szCs w:val="20"/>
                  <w:lang w:val="en-US"/>
                  <w:rPrChange w:id="9380" w:author="Александр" w:date="2020-04-13T06:43:00Z">
                    <w:rPr>
                      <w:rFonts w:ascii="Arial" w:hAnsi="Arial" w:cs="Arial"/>
                      <w:sz w:val="20"/>
                      <w:szCs w:val="20"/>
                      <w:highlight w:val="yellow"/>
                      <w:lang w:val="en-US"/>
                    </w:rPr>
                  </w:rPrChange>
                </w:rPr>
                <w:t>SAP</w:t>
              </w:r>
            </w:ins>
          </w:p>
        </w:tc>
      </w:tr>
      <w:tr w:rsidR="004C7E13" w:rsidRPr="0086487D" w14:paraId="3F7E4765" w14:textId="77777777" w:rsidTr="00B7575F">
        <w:trPr>
          <w:cantSplit/>
        </w:trPr>
        <w:tc>
          <w:tcPr>
            <w:tcW w:w="177" w:type="pct"/>
          </w:tcPr>
          <w:p w14:paraId="26238B0C" w14:textId="6C46D143" w:rsidR="004C7E13" w:rsidRPr="0040585C" w:rsidRDefault="004C7E13" w:rsidP="004C7E13">
            <w:pPr>
              <w:rPr>
                <w:rFonts w:ascii="Arial" w:hAnsi="Arial" w:cs="Arial"/>
                <w:sz w:val="20"/>
                <w:szCs w:val="20"/>
              </w:rPr>
            </w:pPr>
            <w:r w:rsidRPr="0040585C">
              <w:rPr>
                <w:rFonts w:ascii="Arial" w:hAnsi="Arial" w:cs="Arial"/>
                <w:sz w:val="20"/>
                <w:szCs w:val="20"/>
                <w:lang w:val="en-US"/>
                <w:rPrChange w:id="9381" w:author="Александр" w:date="2020-04-13T06:43:00Z">
                  <w:rPr>
                    <w:rFonts w:ascii="Arial" w:hAnsi="Arial" w:cs="Arial"/>
                    <w:sz w:val="20"/>
                    <w:szCs w:val="20"/>
                    <w:highlight w:val="yellow"/>
                    <w:lang w:val="en-US"/>
                  </w:rPr>
                </w:rPrChange>
              </w:rPr>
              <w:t>7</w:t>
            </w:r>
            <w:r w:rsidRPr="0040585C">
              <w:rPr>
                <w:rFonts w:ascii="Arial" w:hAnsi="Arial" w:cs="Arial"/>
                <w:sz w:val="20"/>
                <w:szCs w:val="20"/>
                <w:rPrChange w:id="9382" w:author="Александр" w:date="2020-04-13T06:43:00Z">
                  <w:rPr>
                    <w:rFonts w:ascii="Arial" w:hAnsi="Arial" w:cs="Arial"/>
                    <w:sz w:val="20"/>
                    <w:szCs w:val="20"/>
                    <w:highlight w:val="yellow"/>
                  </w:rPr>
                </w:rPrChange>
              </w:rPr>
              <w:t>.</w:t>
            </w:r>
          </w:p>
        </w:tc>
        <w:tc>
          <w:tcPr>
            <w:tcW w:w="443" w:type="pct"/>
          </w:tcPr>
          <w:p w14:paraId="3C9A04D4" w14:textId="7F580F0B" w:rsidR="004C7E13" w:rsidRPr="00041CFE" w:rsidRDefault="004C7E13" w:rsidP="004C7E13">
            <w:pPr>
              <w:jc w:val="left"/>
              <w:rPr>
                <w:rFonts w:ascii="Arial" w:hAnsi="Arial" w:cs="Arial"/>
                <w:sz w:val="20"/>
                <w:szCs w:val="20"/>
                <w:lang w:val="en-US"/>
              </w:rPr>
            </w:pPr>
            <w:r w:rsidRPr="00041CFE">
              <w:rPr>
                <w:rFonts w:ascii="Arial" w:hAnsi="Arial" w:cs="Arial"/>
                <w:sz w:val="20"/>
                <w:szCs w:val="20"/>
                <w:lang w:val="en-US"/>
              </w:rPr>
              <w:t>-</w:t>
            </w:r>
          </w:p>
        </w:tc>
        <w:tc>
          <w:tcPr>
            <w:tcW w:w="530" w:type="pct"/>
          </w:tcPr>
          <w:p w14:paraId="7BB81F11" w14:textId="54CCF302" w:rsidR="004C7E13" w:rsidRPr="0040585C" w:rsidRDefault="004C7E13" w:rsidP="004C7E13">
            <w:pPr>
              <w:jc w:val="left"/>
              <w:rPr>
                <w:rFonts w:ascii="Arial" w:hAnsi="Arial" w:cs="Arial"/>
                <w:sz w:val="20"/>
                <w:szCs w:val="20"/>
                <w:rPrChange w:id="9383" w:author="Александр" w:date="2020-04-13T06:43:00Z">
                  <w:rPr>
                    <w:rFonts w:ascii="Arial" w:hAnsi="Arial" w:cs="Arial"/>
                    <w:sz w:val="20"/>
                    <w:szCs w:val="20"/>
                    <w:highlight w:val="yellow"/>
                  </w:rPr>
                </w:rPrChange>
              </w:rPr>
            </w:pPr>
            <w:r w:rsidRPr="0040585C">
              <w:rPr>
                <w:rFonts w:ascii="Arial" w:hAnsi="Arial" w:cs="Arial"/>
                <w:sz w:val="20"/>
                <w:szCs w:val="20"/>
                <w:rPrChange w:id="9384" w:author="Александр" w:date="2020-04-13T06:43:00Z">
                  <w:rPr>
                    <w:rFonts w:ascii="Arial" w:hAnsi="Arial" w:cs="Arial"/>
                    <w:sz w:val="20"/>
                    <w:szCs w:val="20"/>
                    <w:highlight w:val="yellow"/>
                  </w:rPr>
                </w:rPrChange>
              </w:rPr>
              <w:t>Значение признака "Время простоя в ремонте"</w:t>
            </w:r>
          </w:p>
        </w:tc>
        <w:tc>
          <w:tcPr>
            <w:tcW w:w="930" w:type="pct"/>
          </w:tcPr>
          <w:p w14:paraId="618CB826" w14:textId="3B5CDE05" w:rsidR="004C7E13" w:rsidRPr="0040585C" w:rsidRDefault="004C7E13" w:rsidP="004C7E13">
            <w:pPr>
              <w:jc w:val="left"/>
              <w:rPr>
                <w:rFonts w:ascii="Arial" w:hAnsi="Arial" w:cs="Arial"/>
                <w:sz w:val="20"/>
                <w:szCs w:val="20"/>
                <w:rPrChange w:id="9385" w:author="Александр" w:date="2020-04-13T06:43:00Z">
                  <w:rPr>
                    <w:rFonts w:ascii="Arial" w:hAnsi="Arial" w:cs="Arial"/>
                    <w:sz w:val="20"/>
                    <w:szCs w:val="20"/>
                    <w:highlight w:val="yellow"/>
                  </w:rPr>
                </w:rPrChange>
              </w:rPr>
            </w:pPr>
            <w:r w:rsidRPr="0040585C">
              <w:rPr>
                <w:rFonts w:ascii="Arial" w:hAnsi="Arial" w:cs="Arial"/>
                <w:sz w:val="20"/>
                <w:szCs w:val="20"/>
                <w:rPrChange w:id="9386" w:author="Александр" w:date="2020-04-13T06:43:00Z">
                  <w:rPr>
                    <w:rFonts w:ascii="Arial" w:hAnsi="Arial" w:cs="Arial"/>
                    <w:sz w:val="20"/>
                    <w:szCs w:val="20"/>
                    <w:highlight w:val="yellow"/>
                  </w:rPr>
                </w:rPrChange>
              </w:rPr>
              <w:t>Время простоя в ремонте</w:t>
            </w:r>
          </w:p>
        </w:tc>
        <w:tc>
          <w:tcPr>
            <w:tcW w:w="309" w:type="pct"/>
          </w:tcPr>
          <w:p w14:paraId="6E817613" w14:textId="74BE4114" w:rsidR="004C7E13" w:rsidRPr="0040585C" w:rsidRDefault="004C7E13" w:rsidP="004C7E13">
            <w:pPr>
              <w:jc w:val="center"/>
              <w:rPr>
                <w:rFonts w:ascii="Arial" w:hAnsi="Arial" w:cs="Arial"/>
                <w:sz w:val="20"/>
                <w:szCs w:val="20"/>
                <w:lang w:val="en-US"/>
                <w:rPrChange w:id="9387" w:author="Александр" w:date="2020-04-13T06:43:00Z">
                  <w:rPr>
                    <w:rFonts w:ascii="Arial" w:hAnsi="Arial" w:cs="Arial"/>
                    <w:sz w:val="20"/>
                    <w:szCs w:val="20"/>
                    <w:highlight w:val="yellow"/>
                    <w:lang w:val="en-US"/>
                  </w:rPr>
                </w:rPrChange>
              </w:rPr>
            </w:pPr>
            <w:r w:rsidRPr="0040585C">
              <w:rPr>
                <w:rFonts w:ascii="Arial" w:hAnsi="Arial" w:cs="Arial"/>
                <w:sz w:val="20"/>
                <w:szCs w:val="20"/>
                <w:rPrChange w:id="9388" w:author="Александр" w:date="2020-04-13T06:43:00Z">
                  <w:rPr>
                    <w:rFonts w:ascii="Arial" w:hAnsi="Arial" w:cs="Arial"/>
                    <w:sz w:val="20"/>
                    <w:szCs w:val="20"/>
                    <w:highlight w:val="yellow"/>
                  </w:rPr>
                </w:rPrChange>
              </w:rPr>
              <w:t>QUAN</w:t>
            </w:r>
            <w:r w:rsidRPr="0040585C">
              <w:rPr>
                <w:rFonts w:ascii="Arial" w:hAnsi="Arial" w:cs="Arial"/>
                <w:sz w:val="20"/>
                <w:szCs w:val="20"/>
                <w:lang w:val="en-US"/>
                <w:rPrChange w:id="9389" w:author="Александр" w:date="2020-04-13T06:43:00Z">
                  <w:rPr>
                    <w:rFonts w:ascii="Arial" w:hAnsi="Arial" w:cs="Arial"/>
                    <w:sz w:val="20"/>
                    <w:szCs w:val="20"/>
                    <w:highlight w:val="yellow"/>
                    <w:lang w:val="en-US"/>
                  </w:rPr>
                </w:rPrChange>
              </w:rPr>
              <w:t>, 7, 1</w:t>
            </w:r>
          </w:p>
        </w:tc>
        <w:tc>
          <w:tcPr>
            <w:tcW w:w="487" w:type="pct"/>
          </w:tcPr>
          <w:p w14:paraId="779BA2CC" w14:textId="41D37F3F" w:rsidR="004C7E13" w:rsidRPr="0040585C" w:rsidRDefault="004C7E13" w:rsidP="004C7E13">
            <w:pPr>
              <w:jc w:val="center"/>
              <w:rPr>
                <w:rFonts w:ascii="Arial" w:hAnsi="Arial" w:cs="Arial"/>
                <w:sz w:val="20"/>
                <w:szCs w:val="20"/>
                <w:lang w:val="en-US"/>
                <w:rPrChange w:id="9390" w:author="Александр" w:date="2020-04-13T06:43:00Z">
                  <w:rPr>
                    <w:rFonts w:ascii="Arial" w:hAnsi="Arial" w:cs="Arial"/>
                    <w:sz w:val="20"/>
                    <w:szCs w:val="20"/>
                    <w:highlight w:val="yellow"/>
                    <w:lang w:val="en-US"/>
                  </w:rPr>
                </w:rPrChange>
              </w:rPr>
            </w:pPr>
            <w:r w:rsidRPr="0040585C">
              <w:rPr>
                <w:rFonts w:ascii="Arial" w:hAnsi="Arial" w:cs="Arial"/>
                <w:color w:val="000000"/>
                <w:sz w:val="20"/>
                <w:szCs w:val="20"/>
                <w:lang w:val="en-US"/>
                <w:rPrChange w:id="9391" w:author="Александр" w:date="2020-04-13T06:43:00Z">
                  <w:rPr>
                    <w:rFonts w:ascii="Arial" w:hAnsi="Arial" w:cs="Arial"/>
                    <w:color w:val="000000"/>
                    <w:sz w:val="20"/>
                    <w:szCs w:val="20"/>
                    <w:highlight w:val="yellow"/>
                    <w:lang w:val="en-US"/>
                  </w:rPr>
                </w:rPrChange>
              </w:rPr>
              <w:t>CAWN-ATWRT</w:t>
            </w:r>
          </w:p>
        </w:tc>
        <w:tc>
          <w:tcPr>
            <w:tcW w:w="354" w:type="pct"/>
          </w:tcPr>
          <w:p w14:paraId="28C15B88" w14:textId="69C56BC6" w:rsidR="004C7E13" w:rsidRPr="0040585C" w:rsidRDefault="004C7E13" w:rsidP="004C7E13">
            <w:pPr>
              <w:jc w:val="center"/>
              <w:rPr>
                <w:rFonts w:ascii="Arial" w:hAnsi="Arial" w:cs="Arial"/>
                <w:sz w:val="20"/>
                <w:szCs w:val="20"/>
                <w:lang w:val="en-US"/>
                <w:rPrChange w:id="9392" w:author="Александр" w:date="2020-04-13T06:43:00Z">
                  <w:rPr>
                    <w:rFonts w:ascii="Arial" w:hAnsi="Arial" w:cs="Arial"/>
                    <w:sz w:val="20"/>
                    <w:szCs w:val="20"/>
                    <w:highlight w:val="yellow"/>
                    <w:lang w:val="en-US"/>
                  </w:rPr>
                </w:rPrChange>
              </w:rPr>
            </w:pPr>
            <w:r w:rsidRPr="0040585C">
              <w:rPr>
                <w:rFonts w:ascii="Arial" w:hAnsi="Arial" w:cs="Arial"/>
                <w:sz w:val="20"/>
                <w:szCs w:val="20"/>
                <w:rPrChange w:id="9393" w:author="Александр" w:date="2020-04-13T06:43:00Z">
                  <w:rPr>
                    <w:rFonts w:ascii="Arial" w:hAnsi="Arial" w:cs="Arial"/>
                    <w:sz w:val="20"/>
                    <w:szCs w:val="20"/>
                    <w:highlight w:val="yellow"/>
                  </w:rPr>
                </w:rPrChange>
              </w:rPr>
              <w:t>-</w:t>
            </w:r>
          </w:p>
        </w:tc>
        <w:tc>
          <w:tcPr>
            <w:tcW w:w="576" w:type="pct"/>
          </w:tcPr>
          <w:p w14:paraId="1CE127C8" w14:textId="55C48D9B" w:rsidR="004C7E13" w:rsidRPr="0040585C" w:rsidRDefault="004C7E13" w:rsidP="004C7E13">
            <w:pPr>
              <w:jc w:val="center"/>
              <w:rPr>
                <w:rFonts w:ascii="Arial" w:hAnsi="Arial" w:cs="Arial"/>
                <w:sz w:val="20"/>
                <w:szCs w:val="20"/>
                <w:lang w:val="en-US"/>
                <w:rPrChange w:id="9394" w:author="Александр" w:date="2020-04-13T06:43:00Z">
                  <w:rPr>
                    <w:rFonts w:ascii="Arial" w:hAnsi="Arial" w:cs="Arial"/>
                    <w:sz w:val="20"/>
                    <w:szCs w:val="20"/>
                    <w:highlight w:val="yellow"/>
                    <w:lang w:val="en-US"/>
                  </w:rPr>
                </w:rPrChange>
              </w:rPr>
            </w:pPr>
            <w:r w:rsidRPr="0040585C">
              <w:rPr>
                <w:rFonts w:ascii="Arial" w:hAnsi="Arial" w:cs="Arial"/>
                <w:sz w:val="20"/>
                <w:szCs w:val="20"/>
                <w:rPrChange w:id="9395" w:author="Александр" w:date="2020-04-13T06:43:00Z">
                  <w:rPr>
                    <w:rFonts w:ascii="Arial" w:hAnsi="Arial" w:cs="Arial"/>
                    <w:sz w:val="20"/>
                    <w:szCs w:val="20"/>
                    <w:highlight w:val="yellow"/>
                  </w:rPr>
                </w:rPrChange>
              </w:rPr>
              <w:t>-</w:t>
            </w:r>
          </w:p>
        </w:tc>
        <w:tc>
          <w:tcPr>
            <w:tcW w:w="397" w:type="pct"/>
          </w:tcPr>
          <w:p w14:paraId="04BFE00D" w14:textId="707944C1" w:rsidR="004C7E13" w:rsidRPr="0040585C" w:rsidRDefault="004C7E13" w:rsidP="004C7E13">
            <w:pPr>
              <w:jc w:val="center"/>
              <w:rPr>
                <w:rFonts w:ascii="Arial" w:hAnsi="Arial" w:cs="Arial"/>
                <w:sz w:val="20"/>
                <w:szCs w:val="20"/>
                <w:lang w:val="en-US"/>
                <w:rPrChange w:id="9396" w:author="Александр" w:date="2020-04-13T06:43:00Z">
                  <w:rPr>
                    <w:rFonts w:ascii="Arial" w:hAnsi="Arial" w:cs="Arial"/>
                    <w:sz w:val="20"/>
                    <w:szCs w:val="20"/>
                    <w:highlight w:val="yellow"/>
                    <w:lang w:val="en-US"/>
                  </w:rPr>
                </w:rPrChange>
              </w:rPr>
            </w:pPr>
            <w:r w:rsidRPr="0040585C">
              <w:rPr>
                <w:rFonts w:ascii="Arial" w:hAnsi="Arial" w:cs="Arial"/>
                <w:sz w:val="20"/>
                <w:szCs w:val="20"/>
                <w:rPrChange w:id="9397" w:author="Александр" w:date="2020-04-13T06:43:00Z">
                  <w:rPr>
                    <w:rFonts w:ascii="Arial" w:hAnsi="Arial" w:cs="Arial"/>
                    <w:sz w:val="20"/>
                    <w:szCs w:val="20"/>
                    <w:highlight w:val="yellow"/>
                  </w:rPr>
                </w:rPrChange>
              </w:rPr>
              <w:t>-</w:t>
            </w:r>
          </w:p>
        </w:tc>
        <w:tc>
          <w:tcPr>
            <w:tcW w:w="443" w:type="pct"/>
          </w:tcPr>
          <w:p w14:paraId="500315A2" w14:textId="774F8AF5" w:rsidR="004C7E13" w:rsidRPr="0040585C" w:rsidRDefault="004C7E13" w:rsidP="004C7E13">
            <w:pPr>
              <w:jc w:val="center"/>
              <w:rPr>
                <w:rFonts w:ascii="Arial" w:hAnsi="Arial" w:cs="Arial"/>
                <w:sz w:val="20"/>
                <w:szCs w:val="20"/>
                <w:lang w:val="en-US"/>
                <w:rPrChange w:id="9398" w:author="Александр" w:date="2020-04-13T06:43:00Z">
                  <w:rPr>
                    <w:rFonts w:ascii="Arial" w:hAnsi="Arial" w:cs="Arial"/>
                    <w:sz w:val="20"/>
                    <w:szCs w:val="20"/>
                    <w:highlight w:val="yellow"/>
                    <w:lang w:val="en-US"/>
                  </w:rPr>
                </w:rPrChange>
              </w:rPr>
            </w:pPr>
            <w:r w:rsidRPr="0040585C">
              <w:rPr>
                <w:rFonts w:ascii="Arial" w:hAnsi="Arial" w:cs="Arial"/>
                <w:sz w:val="20"/>
                <w:szCs w:val="20"/>
                <w:rPrChange w:id="9399" w:author="Александр" w:date="2020-04-13T06:43:00Z">
                  <w:rPr>
                    <w:rFonts w:ascii="Arial" w:hAnsi="Arial" w:cs="Arial"/>
                    <w:sz w:val="20"/>
                    <w:szCs w:val="20"/>
                    <w:highlight w:val="yellow"/>
                  </w:rPr>
                </w:rPrChange>
              </w:rPr>
              <w:t>-</w:t>
            </w:r>
          </w:p>
        </w:tc>
        <w:tc>
          <w:tcPr>
            <w:tcW w:w="354" w:type="pct"/>
          </w:tcPr>
          <w:p w14:paraId="2161C98F" w14:textId="4192DA1B" w:rsidR="004C7E13" w:rsidRPr="0040585C" w:rsidRDefault="004C7E13" w:rsidP="004C7E13">
            <w:pPr>
              <w:jc w:val="center"/>
              <w:rPr>
                <w:rFonts w:ascii="Arial" w:hAnsi="Arial" w:cs="Arial"/>
                <w:sz w:val="20"/>
                <w:szCs w:val="20"/>
                <w:lang w:val="en-US"/>
                <w:rPrChange w:id="9400" w:author="Александр" w:date="2020-04-13T06:43:00Z">
                  <w:rPr>
                    <w:rFonts w:ascii="Arial" w:hAnsi="Arial" w:cs="Arial"/>
                    <w:sz w:val="20"/>
                    <w:szCs w:val="20"/>
                    <w:highlight w:val="yellow"/>
                    <w:lang w:val="en-US"/>
                  </w:rPr>
                </w:rPrChange>
              </w:rPr>
            </w:pPr>
            <w:r w:rsidRPr="0040585C">
              <w:rPr>
                <w:rFonts w:ascii="Arial" w:hAnsi="Arial" w:cs="Arial"/>
                <w:sz w:val="20"/>
                <w:szCs w:val="20"/>
                <w:lang w:val="en-US"/>
                <w:rPrChange w:id="9401" w:author="Александр" w:date="2020-04-13T06:43:00Z">
                  <w:rPr>
                    <w:rFonts w:ascii="Arial" w:hAnsi="Arial" w:cs="Arial"/>
                    <w:sz w:val="20"/>
                    <w:szCs w:val="20"/>
                    <w:highlight w:val="yellow"/>
                    <w:lang w:val="en-US"/>
                  </w:rPr>
                </w:rPrChange>
              </w:rPr>
              <w:t>SAP</w:t>
            </w:r>
          </w:p>
        </w:tc>
      </w:tr>
      <w:tr w:rsidR="004C7E13" w:rsidRPr="0086487D" w14:paraId="0C581448" w14:textId="77777777" w:rsidTr="00B7575F">
        <w:trPr>
          <w:cantSplit/>
        </w:trPr>
        <w:tc>
          <w:tcPr>
            <w:tcW w:w="177" w:type="pct"/>
          </w:tcPr>
          <w:p w14:paraId="1AFBF2EB" w14:textId="14E6EF15" w:rsidR="004C7E13" w:rsidRPr="0040585C" w:rsidRDefault="004C7E13" w:rsidP="004C7E13">
            <w:pPr>
              <w:rPr>
                <w:rFonts w:ascii="Arial" w:hAnsi="Arial" w:cs="Arial"/>
                <w:sz w:val="20"/>
                <w:szCs w:val="20"/>
              </w:rPr>
            </w:pPr>
            <w:r w:rsidRPr="0040585C">
              <w:rPr>
                <w:rFonts w:ascii="Arial" w:hAnsi="Arial" w:cs="Arial"/>
                <w:sz w:val="20"/>
                <w:szCs w:val="20"/>
                <w:lang w:val="en-US"/>
              </w:rPr>
              <w:t>8</w:t>
            </w:r>
            <w:r w:rsidRPr="0040585C">
              <w:rPr>
                <w:rFonts w:ascii="Arial" w:hAnsi="Arial" w:cs="Arial"/>
                <w:sz w:val="20"/>
                <w:szCs w:val="20"/>
              </w:rPr>
              <w:t>.</w:t>
            </w:r>
          </w:p>
        </w:tc>
        <w:tc>
          <w:tcPr>
            <w:tcW w:w="443" w:type="pct"/>
          </w:tcPr>
          <w:p w14:paraId="4EA2F3B7"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5C6CA538"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Техническое место</w:t>
            </w:r>
          </w:p>
        </w:tc>
        <w:tc>
          <w:tcPr>
            <w:tcW w:w="930" w:type="pct"/>
          </w:tcPr>
          <w:p w14:paraId="4F0B4B35" w14:textId="77777777"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PM</w:t>
            </w:r>
            <w:r w:rsidRPr="0040585C">
              <w:rPr>
                <w:rFonts w:ascii="Arial" w:hAnsi="Arial" w:cs="Arial"/>
                <w:sz w:val="20"/>
                <w:szCs w:val="20"/>
              </w:rPr>
              <w:t>_52. Э</w:t>
            </w:r>
            <w:r w:rsidRPr="0040585C">
              <w:rPr>
                <w:rFonts w:ascii="Arial" w:eastAsiaTheme="minorHAnsi" w:hAnsi="Arial" w:cs="Arial"/>
                <w:sz w:val="20"/>
                <w:szCs w:val="20"/>
              </w:rPr>
              <w:t>лемент структуры, описывающей ПА</w:t>
            </w:r>
          </w:p>
        </w:tc>
        <w:tc>
          <w:tcPr>
            <w:tcW w:w="309" w:type="pct"/>
          </w:tcPr>
          <w:p w14:paraId="7F50FF6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CHAR</w:t>
            </w:r>
            <w:r w:rsidRPr="0040585C">
              <w:rPr>
                <w:rFonts w:ascii="Arial" w:hAnsi="Arial" w:cs="Arial"/>
                <w:sz w:val="20"/>
                <w:szCs w:val="20"/>
              </w:rPr>
              <w:t>, 30</w:t>
            </w:r>
          </w:p>
        </w:tc>
        <w:tc>
          <w:tcPr>
            <w:tcW w:w="487" w:type="pct"/>
          </w:tcPr>
          <w:p w14:paraId="6161FEE2"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TAPL</w:t>
            </w:r>
            <w:r w:rsidRPr="0040585C">
              <w:rPr>
                <w:rFonts w:ascii="Arial" w:hAnsi="Arial" w:cs="Arial"/>
                <w:sz w:val="20"/>
                <w:szCs w:val="20"/>
              </w:rPr>
              <w:t>-TPLNR</w:t>
            </w:r>
          </w:p>
        </w:tc>
        <w:tc>
          <w:tcPr>
            <w:tcW w:w="354" w:type="pct"/>
          </w:tcPr>
          <w:p w14:paraId="077C0B6E" w14:textId="7B120693"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3CCF40F2" w14:textId="70C1D24B" w:rsidR="004C7E13" w:rsidRPr="000E3C42" w:rsidRDefault="004C7E13" w:rsidP="004C7E13">
            <w:pPr>
              <w:jc w:val="center"/>
              <w:rPr>
                <w:rFonts w:ascii="Arial" w:hAnsi="Arial" w:cs="Arial"/>
                <w:sz w:val="20"/>
                <w:szCs w:val="20"/>
              </w:rPr>
            </w:pPr>
            <w:r>
              <w:rPr>
                <w:rFonts w:ascii="Arial" w:hAnsi="Arial" w:cs="Arial"/>
                <w:sz w:val="20"/>
                <w:szCs w:val="20"/>
              </w:rPr>
              <w:t>Если вводится технологическая карта для Технического места</w:t>
            </w:r>
          </w:p>
        </w:tc>
        <w:tc>
          <w:tcPr>
            <w:tcW w:w="397" w:type="pct"/>
          </w:tcPr>
          <w:p w14:paraId="75FB506A" w14:textId="7F418FFD" w:rsidR="004C7E13" w:rsidRPr="000E3C42" w:rsidRDefault="004C7E13" w:rsidP="004C7E13">
            <w:pPr>
              <w:jc w:val="center"/>
              <w:rPr>
                <w:rFonts w:ascii="Arial" w:hAnsi="Arial" w:cs="Arial"/>
                <w:sz w:val="20"/>
                <w:szCs w:val="20"/>
              </w:rPr>
            </w:pPr>
            <w:r>
              <w:rPr>
                <w:rFonts w:ascii="Arial" w:hAnsi="Arial" w:cs="Arial"/>
                <w:sz w:val="20"/>
                <w:szCs w:val="20"/>
              </w:rPr>
              <w:t xml:space="preserve">Тип </w:t>
            </w:r>
            <w:proofErr w:type="spellStart"/>
            <w:r>
              <w:rPr>
                <w:rFonts w:ascii="Arial" w:hAnsi="Arial" w:cs="Arial"/>
                <w:sz w:val="20"/>
                <w:szCs w:val="20"/>
              </w:rPr>
              <w:t>Техкарты</w:t>
            </w:r>
            <w:proofErr w:type="spellEnd"/>
            <w:r>
              <w:rPr>
                <w:rFonts w:ascii="Arial" w:hAnsi="Arial" w:cs="Arial"/>
                <w:sz w:val="20"/>
                <w:szCs w:val="20"/>
              </w:rPr>
              <w:t xml:space="preserve"> ТОРО</w:t>
            </w:r>
            <w:r w:rsidRPr="000E3C42">
              <w:rPr>
                <w:rFonts w:ascii="Arial" w:hAnsi="Arial" w:cs="Arial"/>
                <w:sz w:val="20"/>
                <w:szCs w:val="20"/>
              </w:rPr>
              <w:t xml:space="preserve"> – </w:t>
            </w:r>
            <w:r w:rsidRPr="000E3C42">
              <w:rPr>
                <w:rFonts w:ascii="Arial" w:hAnsi="Arial" w:cs="Arial"/>
                <w:sz w:val="20"/>
                <w:szCs w:val="20"/>
                <w:lang w:val="en-US"/>
              </w:rPr>
              <w:t>T</w:t>
            </w:r>
          </w:p>
        </w:tc>
        <w:tc>
          <w:tcPr>
            <w:tcW w:w="443" w:type="pct"/>
          </w:tcPr>
          <w:p w14:paraId="4548DDCE" w14:textId="3F46232E" w:rsidR="004C7E13" w:rsidRPr="000E3C42" w:rsidRDefault="004C7E13" w:rsidP="004C7E13">
            <w:pPr>
              <w:jc w:val="center"/>
              <w:rPr>
                <w:rFonts w:ascii="Arial" w:hAnsi="Arial" w:cs="Arial"/>
                <w:sz w:val="20"/>
                <w:szCs w:val="20"/>
              </w:rPr>
            </w:pPr>
            <w:r w:rsidRPr="000E3C42">
              <w:rPr>
                <w:rFonts w:ascii="Arial" w:hAnsi="Arial" w:cs="Arial"/>
                <w:sz w:val="20"/>
                <w:szCs w:val="20"/>
              </w:rPr>
              <w:t>Выбор из справочника</w:t>
            </w:r>
          </w:p>
        </w:tc>
        <w:tc>
          <w:tcPr>
            <w:tcW w:w="354" w:type="pct"/>
          </w:tcPr>
          <w:p w14:paraId="177205E0" w14:textId="77777777" w:rsidR="004C7E13" w:rsidRPr="000E3C42" w:rsidRDefault="004C7E13" w:rsidP="004C7E13">
            <w:pPr>
              <w:jc w:val="center"/>
              <w:rPr>
                <w:rFonts w:ascii="Arial" w:hAnsi="Arial" w:cs="Arial"/>
                <w:sz w:val="20"/>
                <w:szCs w:val="20"/>
              </w:rPr>
            </w:pPr>
            <w:r w:rsidRPr="000E3C42">
              <w:rPr>
                <w:rFonts w:ascii="Arial" w:hAnsi="Arial" w:cs="Arial"/>
                <w:sz w:val="20"/>
                <w:szCs w:val="20"/>
                <w:lang w:val="en-US"/>
              </w:rPr>
              <w:t>SAP</w:t>
            </w:r>
          </w:p>
        </w:tc>
      </w:tr>
      <w:tr w:rsidR="004C7E13" w:rsidRPr="0086487D" w14:paraId="647B12FD" w14:textId="77777777" w:rsidTr="00B7575F">
        <w:trPr>
          <w:cantSplit/>
        </w:trPr>
        <w:tc>
          <w:tcPr>
            <w:tcW w:w="177" w:type="pct"/>
          </w:tcPr>
          <w:p w14:paraId="2A0EC096" w14:textId="03855135" w:rsidR="004C7E13" w:rsidRPr="0040585C" w:rsidRDefault="004C7E13" w:rsidP="004C7E13">
            <w:pPr>
              <w:rPr>
                <w:rFonts w:ascii="Arial" w:hAnsi="Arial" w:cs="Arial"/>
                <w:sz w:val="20"/>
                <w:szCs w:val="20"/>
              </w:rPr>
            </w:pPr>
            <w:r w:rsidRPr="0040585C">
              <w:rPr>
                <w:rFonts w:ascii="Arial" w:hAnsi="Arial" w:cs="Arial"/>
                <w:sz w:val="20"/>
                <w:szCs w:val="20"/>
                <w:lang w:val="en-US"/>
              </w:rPr>
              <w:t>9</w:t>
            </w:r>
            <w:r w:rsidRPr="0040585C">
              <w:rPr>
                <w:rFonts w:ascii="Arial" w:hAnsi="Arial" w:cs="Arial"/>
                <w:sz w:val="20"/>
                <w:szCs w:val="20"/>
              </w:rPr>
              <w:t>.</w:t>
            </w:r>
          </w:p>
        </w:tc>
        <w:tc>
          <w:tcPr>
            <w:tcW w:w="443" w:type="pct"/>
          </w:tcPr>
          <w:p w14:paraId="12FEF756"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5A636499"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Единица оборудования</w:t>
            </w:r>
          </w:p>
        </w:tc>
        <w:tc>
          <w:tcPr>
            <w:tcW w:w="930" w:type="pct"/>
          </w:tcPr>
          <w:p w14:paraId="321730ED" w14:textId="77777777"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PM</w:t>
            </w:r>
            <w:r w:rsidRPr="0040585C">
              <w:rPr>
                <w:rFonts w:ascii="Arial" w:hAnsi="Arial" w:cs="Arial"/>
                <w:sz w:val="20"/>
                <w:szCs w:val="20"/>
              </w:rPr>
              <w:t>_12. Объект, описывающий конкретную часть технической системы, на которой планируются и выполняются мероприятия ТОРО</w:t>
            </w:r>
          </w:p>
        </w:tc>
        <w:tc>
          <w:tcPr>
            <w:tcW w:w="309" w:type="pct"/>
          </w:tcPr>
          <w:p w14:paraId="3EBCCACA"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CHAR</w:t>
            </w:r>
            <w:r w:rsidRPr="0040585C">
              <w:rPr>
                <w:rFonts w:ascii="Arial" w:hAnsi="Arial" w:cs="Arial"/>
                <w:sz w:val="20"/>
                <w:szCs w:val="20"/>
              </w:rPr>
              <w:t>, 18</w:t>
            </w:r>
          </w:p>
        </w:tc>
        <w:tc>
          <w:tcPr>
            <w:tcW w:w="487" w:type="pct"/>
          </w:tcPr>
          <w:p w14:paraId="6BBC874A"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EAPL</w:t>
            </w:r>
            <w:r w:rsidRPr="0040585C">
              <w:rPr>
                <w:rFonts w:ascii="Arial" w:hAnsi="Arial" w:cs="Arial"/>
                <w:sz w:val="20"/>
                <w:szCs w:val="20"/>
              </w:rPr>
              <w:t>-EQUNR</w:t>
            </w:r>
          </w:p>
        </w:tc>
        <w:tc>
          <w:tcPr>
            <w:tcW w:w="354" w:type="pct"/>
          </w:tcPr>
          <w:p w14:paraId="5DC77B1F" w14:textId="6653E7F0" w:rsidR="004C7E13" w:rsidRPr="0040585C" w:rsidRDefault="004C7E13" w:rsidP="004C7E13">
            <w:pPr>
              <w:jc w:val="center"/>
              <w:rPr>
                <w:rFonts w:ascii="Arial" w:hAnsi="Arial" w:cs="Arial"/>
                <w:sz w:val="20"/>
                <w:szCs w:val="20"/>
              </w:rPr>
            </w:pPr>
            <w:r w:rsidRPr="0040585C">
              <w:rPr>
                <w:rFonts w:ascii="Arial" w:hAnsi="Arial" w:cs="Arial"/>
                <w:sz w:val="20"/>
                <w:szCs w:val="20"/>
              </w:rPr>
              <w:t>Х</w:t>
            </w:r>
          </w:p>
          <w:p w14:paraId="3A9F0EE7" w14:textId="1334705E" w:rsidR="004C7E13" w:rsidRPr="0040585C" w:rsidRDefault="004C7E13" w:rsidP="004C7E13">
            <w:pPr>
              <w:jc w:val="center"/>
              <w:rPr>
                <w:rFonts w:ascii="Arial" w:hAnsi="Arial" w:cs="Arial"/>
                <w:sz w:val="20"/>
                <w:szCs w:val="20"/>
                <w:lang w:val="en-US"/>
              </w:rPr>
            </w:pPr>
          </w:p>
        </w:tc>
        <w:tc>
          <w:tcPr>
            <w:tcW w:w="576" w:type="pct"/>
          </w:tcPr>
          <w:p w14:paraId="030B98DA" w14:textId="0A002385" w:rsidR="004C7E13" w:rsidRPr="000E3C42" w:rsidRDefault="004C7E13" w:rsidP="004C7E13">
            <w:pPr>
              <w:jc w:val="center"/>
              <w:rPr>
                <w:rFonts w:ascii="Arial" w:hAnsi="Arial" w:cs="Arial"/>
                <w:sz w:val="20"/>
                <w:szCs w:val="20"/>
              </w:rPr>
            </w:pPr>
            <w:r>
              <w:rPr>
                <w:rFonts w:ascii="Arial" w:hAnsi="Arial" w:cs="Arial"/>
                <w:sz w:val="20"/>
                <w:szCs w:val="20"/>
              </w:rPr>
              <w:t>Если вводится технологическая карта для Единицы оборудования</w:t>
            </w:r>
          </w:p>
        </w:tc>
        <w:tc>
          <w:tcPr>
            <w:tcW w:w="397" w:type="pct"/>
          </w:tcPr>
          <w:p w14:paraId="6EF38A01" w14:textId="28957D55" w:rsidR="004C7E13" w:rsidRPr="000E3C42" w:rsidRDefault="004C7E13" w:rsidP="004C7E13">
            <w:pPr>
              <w:jc w:val="center"/>
              <w:rPr>
                <w:rFonts w:ascii="Arial" w:hAnsi="Arial" w:cs="Arial"/>
                <w:sz w:val="20"/>
                <w:szCs w:val="20"/>
              </w:rPr>
            </w:pPr>
            <w:r>
              <w:rPr>
                <w:rFonts w:ascii="Arial" w:hAnsi="Arial" w:cs="Arial"/>
                <w:sz w:val="20"/>
                <w:szCs w:val="20"/>
              </w:rPr>
              <w:t xml:space="preserve">Тип </w:t>
            </w:r>
            <w:proofErr w:type="spellStart"/>
            <w:r>
              <w:rPr>
                <w:rFonts w:ascii="Arial" w:hAnsi="Arial" w:cs="Arial"/>
                <w:sz w:val="20"/>
                <w:szCs w:val="20"/>
              </w:rPr>
              <w:t>Техкарты</w:t>
            </w:r>
            <w:proofErr w:type="spellEnd"/>
            <w:r>
              <w:rPr>
                <w:rFonts w:ascii="Arial" w:hAnsi="Arial" w:cs="Arial"/>
                <w:sz w:val="20"/>
                <w:szCs w:val="20"/>
              </w:rPr>
              <w:t xml:space="preserve"> ТОРО</w:t>
            </w:r>
            <w:r w:rsidRPr="000E3C42">
              <w:rPr>
                <w:rFonts w:ascii="Arial" w:hAnsi="Arial" w:cs="Arial"/>
                <w:sz w:val="20"/>
                <w:szCs w:val="20"/>
              </w:rPr>
              <w:t xml:space="preserve"> - </w:t>
            </w:r>
            <w:r w:rsidRPr="000E3C42">
              <w:rPr>
                <w:rFonts w:ascii="Arial" w:hAnsi="Arial" w:cs="Arial"/>
                <w:sz w:val="20"/>
                <w:szCs w:val="20"/>
                <w:lang w:val="en-US"/>
              </w:rPr>
              <w:t>E</w:t>
            </w:r>
          </w:p>
        </w:tc>
        <w:tc>
          <w:tcPr>
            <w:tcW w:w="443" w:type="pct"/>
          </w:tcPr>
          <w:p w14:paraId="10024C05" w14:textId="5F5CE8E4" w:rsidR="004C7E13" w:rsidRPr="000E3C42" w:rsidRDefault="004C7E13" w:rsidP="004C7E13">
            <w:pPr>
              <w:jc w:val="center"/>
              <w:rPr>
                <w:rFonts w:ascii="Arial" w:hAnsi="Arial" w:cs="Arial"/>
                <w:sz w:val="20"/>
                <w:szCs w:val="20"/>
              </w:rPr>
            </w:pPr>
            <w:r w:rsidRPr="000E3C42">
              <w:rPr>
                <w:rFonts w:ascii="Arial" w:hAnsi="Arial" w:cs="Arial"/>
                <w:sz w:val="20"/>
                <w:szCs w:val="20"/>
              </w:rPr>
              <w:t>Выбор из справочника</w:t>
            </w:r>
          </w:p>
        </w:tc>
        <w:tc>
          <w:tcPr>
            <w:tcW w:w="354" w:type="pct"/>
          </w:tcPr>
          <w:p w14:paraId="432B0567" w14:textId="77777777" w:rsidR="004C7E13" w:rsidRPr="000E3C42" w:rsidRDefault="004C7E13" w:rsidP="004C7E13">
            <w:pPr>
              <w:jc w:val="center"/>
              <w:rPr>
                <w:rFonts w:ascii="Arial" w:hAnsi="Arial" w:cs="Arial"/>
                <w:sz w:val="20"/>
                <w:szCs w:val="20"/>
              </w:rPr>
            </w:pPr>
            <w:r w:rsidRPr="000E3C42">
              <w:rPr>
                <w:rFonts w:ascii="Arial" w:hAnsi="Arial" w:cs="Arial"/>
                <w:sz w:val="20"/>
                <w:szCs w:val="20"/>
                <w:lang w:val="en-US"/>
              </w:rPr>
              <w:t>SAP</w:t>
            </w:r>
          </w:p>
        </w:tc>
      </w:tr>
      <w:tr w:rsidR="004C7E13" w:rsidRPr="0086487D" w14:paraId="1AAE011F" w14:textId="77777777" w:rsidTr="00B7575F">
        <w:trPr>
          <w:cantSplit/>
        </w:trPr>
        <w:tc>
          <w:tcPr>
            <w:tcW w:w="177" w:type="pct"/>
          </w:tcPr>
          <w:p w14:paraId="60945431" w14:textId="22267CD9" w:rsidR="004C7E13" w:rsidRPr="0040585C" w:rsidRDefault="004C7E13" w:rsidP="004C7E13">
            <w:pPr>
              <w:rPr>
                <w:rFonts w:ascii="Arial" w:hAnsi="Arial" w:cs="Arial"/>
                <w:sz w:val="20"/>
                <w:szCs w:val="20"/>
              </w:rPr>
            </w:pPr>
            <w:r w:rsidRPr="0040585C">
              <w:rPr>
                <w:rFonts w:ascii="Arial" w:hAnsi="Arial" w:cs="Arial"/>
                <w:sz w:val="20"/>
                <w:szCs w:val="20"/>
                <w:lang w:val="en-US"/>
              </w:rPr>
              <w:t>10.</w:t>
            </w:r>
          </w:p>
        </w:tc>
        <w:tc>
          <w:tcPr>
            <w:tcW w:w="443" w:type="pct"/>
          </w:tcPr>
          <w:p w14:paraId="356EC54D"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7593EB38" w14:textId="66083013"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Наименование </w:t>
            </w:r>
            <w:proofErr w:type="spellStart"/>
            <w:r w:rsidRPr="00696F74">
              <w:rPr>
                <w:rFonts w:ascii="Arial" w:hAnsi="Arial" w:cs="Arial"/>
                <w:sz w:val="20"/>
                <w:szCs w:val="20"/>
              </w:rPr>
              <w:t>Техкарты</w:t>
            </w:r>
            <w:proofErr w:type="spellEnd"/>
            <w:r w:rsidRPr="00696F74">
              <w:rPr>
                <w:rFonts w:ascii="Arial" w:hAnsi="Arial" w:cs="Arial"/>
                <w:sz w:val="20"/>
                <w:szCs w:val="20"/>
              </w:rPr>
              <w:t xml:space="preserve"> ТОРО</w:t>
            </w:r>
          </w:p>
        </w:tc>
        <w:tc>
          <w:tcPr>
            <w:tcW w:w="930" w:type="pct"/>
          </w:tcPr>
          <w:p w14:paraId="46B3B1CA" w14:textId="24A87BB6"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Наименование </w:t>
            </w:r>
            <w:proofErr w:type="spellStart"/>
            <w:r w:rsidRPr="0040585C">
              <w:rPr>
                <w:rFonts w:ascii="Arial" w:hAnsi="Arial" w:cs="Arial"/>
                <w:sz w:val="20"/>
                <w:szCs w:val="20"/>
              </w:rPr>
              <w:t>Техкарты</w:t>
            </w:r>
            <w:proofErr w:type="spellEnd"/>
            <w:r w:rsidRPr="0040585C">
              <w:rPr>
                <w:rFonts w:ascii="Arial" w:hAnsi="Arial" w:cs="Arial"/>
                <w:sz w:val="20"/>
                <w:szCs w:val="20"/>
              </w:rPr>
              <w:t xml:space="preserve"> ТОРО. Наименование должно отражать назначение </w:t>
            </w:r>
            <w:proofErr w:type="spellStart"/>
            <w:r w:rsidRPr="0040585C">
              <w:rPr>
                <w:rFonts w:ascii="Arial" w:hAnsi="Arial" w:cs="Arial"/>
                <w:sz w:val="20"/>
                <w:szCs w:val="20"/>
              </w:rPr>
              <w:t>Техкарты</w:t>
            </w:r>
            <w:proofErr w:type="spellEnd"/>
            <w:r w:rsidRPr="0040585C">
              <w:rPr>
                <w:rFonts w:ascii="Arial" w:hAnsi="Arial" w:cs="Arial"/>
                <w:sz w:val="20"/>
                <w:szCs w:val="20"/>
              </w:rPr>
              <w:t xml:space="preserve"> ТОРО и характер работ, выполняемых в соответствии с данной </w:t>
            </w:r>
            <w:proofErr w:type="spellStart"/>
            <w:r w:rsidRPr="0040585C">
              <w:rPr>
                <w:rFonts w:ascii="Arial" w:hAnsi="Arial" w:cs="Arial"/>
                <w:sz w:val="20"/>
                <w:szCs w:val="20"/>
              </w:rPr>
              <w:t>Техкартой</w:t>
            </w:r>
            <w:proofErr w:type="spellEnd"/>
            <w:r w:rsidRPr="0040585C">
              <w:rPr>
                <w:rFonts w:ascii="Arial" w:hAnsi="Arial" w:cs="Arial"/>
                <w:sz w:val="20"/>
                <w:szCs w:val="20"/>
              </w:rPr>
              <w:t xml:space="preserve"> ТОРО</w:t>
            </w:r>
          </w:p>
        </w:tc>
        <w:tc>
          <w:tcPr>
            <w:tcW w:w="309" w:type="pct"/>
          </w:tcPr>
          <w:p w14:paraId="76B86254"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CHAR, 40</w:t>
            </w:r>
          </w:p>
        </w:tc>
        <w:tc>
          <w:tcPr>
            <w:tcW w:w="487" w:type="pct"/>
          </w:tcPr>
          <w:p w14:paraId="1AA12974"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w:t>
            </w:r>
            <w:r w:rsidRPr="0040585C">
              <w:rPr>
                <w:rFonts w:ascii="Arial" w:hAnsi="Arial" w:cs="Arial"/>
                <w:sz w:val="20"/>
                <w:szCs w:val="20"/>
                <w:lang w:val="en-US"/>
              </w:rPr>
              <w:t>-KTEXT</w:t>
            </w:r>
          </w:p>
        </w:tc>
        <w:tc>
          <w:tcPr>
            <w:tcW w:w="354" w:type="pct"/>
          </w:tcPr>
          <w:p w14:paraId="33C00136" w14:textId="5C1733A3" w:rsidR="004C7E13" w:rsidRPr="0040585C" w:rsidRDefault="004C7E13" w:rsidP="004C7E13">
            <w:pPr>
              <w:jc w:val="center"/>
              <w:rPr>
                <w:rFonts w:ascii="Arial" w:hAnsi="Arial" w:cs="Arial"/>
                <w:sz w:val="20"/>
                <w:szCs w:val="20"/>
              </w:rPr>
            </w:pPr>
            <w:r w:rsidRPr="0040585C">
              <w:rPr>
                <w:rFonts w:ascii="Arial" w:hAnsi="Arial" w:cs="Arial"/>
                <w:sz w:val="20"/>
                <w:szCs w:val="20"/>
                <w:rPrChange w:id="9402" w:author="Александр" w:date="2020-04-13T06:47:00Z">
                  <w:rPr>
                    <w:rFonts w:ascii="Arial" w:hAnsi="Arial" w:cs="Arial"/>
                    <w:sz w:val="20"/>
                    <w:szCs w:val="20"/>
                    <w:highlight w:val="yellow"/>
                  </w:rPr>
                </w:rPrChange>
              </w:rPr>
              <w:t>Х</w:t>
            </w:r>
          </w:p>
        </w:tc>
        <w:tc>
          <w:tcPr>
            <w:tcW w:w="576" w:type="pct"/>
          </w:tcPr>
          <w:p w14:paraId="67FB45B0" w14:textId="641EA193"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2DAD5F4F" w14:textId="0629654A"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6F2E2287" w14:textId="7D1F7609"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54" w:type="pct"/>
          </w:tcPr>
          <w:p w14:paraId="57EF8429" w14:textId="03BFDC6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20950D6D" w14:textId="77777777" w:rsidTr="00B7575F">
        <w:trPr>
          <w:cantSplit/>
        </w:trPr>
        <w:tc>
          <w:tcPr>
            <w:tcW w:w="177" w:type="pct"/>
          </w:tcPr>
          <w:p w14:paraId="206DCF24" w14:textId="71B8786A" w:rsidR="004C7E13" w:rsidRPr="0040585C" w:rsidRDefault="004C7E13" w:rsidP="004C7E13">
            <w:pPr>
              <w:rPr>
                <w:rFonts w:ascii="Arial" w:hAnsi="Arial" w:cs="Arial"/>
                <w:sz w:val="20"/>
                <w:szCs w:val="20"/>
              </w:rPr>
            </w:pPr>
            <w:r w:rsidRPr="0040585C">
              <w:rPr>
                <w:rFonts w:ascii="Arial" w:hAnsi="Arial" w:cs="Arial"/>
                <w:sz w:val="20"/>
                <w:szCs w:val="20"/>
              </w:rPr>
              <w:t>1</w:t>
            </w:r>
            <w:r w:rsidRPr="0040585C">
              <w:rPr>
                <w:rFonts w:ascii="Arial" w:hAnsi="Arial" w:cs="Arial"/>
                <w:sz w:val="20"/>
                <w:szCs w:val="20"/>
                <w:lang w:val="en-US"/>
              </w:rPr>
              <w:t>1</w:t>
            </w:r>
            <w:r w:rsidRPr="0040585C">
              <w:rPr>
                <w:rFonts w:ascii="Arial" w:hAnsi="Arial" w:cs="Arial"/>
                <w:sz w:val="20"/>
                <w:szCs w:val="20"/>
              </w:rPr>
              <w:t>.</w:t>
            </w:r>
          </w:p>
        </w:tc>
        <w:tc>
          <w:tcPr>
            <w:tcW w:w="443" w:type="pct"/>
          </w:tcPr>
          <w:p w14:paraId="2FB0597E"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1B660035"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Завод планирования ТОРО</w:t>
            </w:r>
          </w:p>
        </w:tc>
        <w:tc>
          <w:tcPr>
            <w:tcW w:w="930" w:type="pct"/>
          </w:tcPr>
          <w:p w14:paraId="3322A508" w14:textId="77777777"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PM</w:t>
            </w:r>
            <w:r w:rsidRPr="0040585C">
              <w:rPr>
                <w:rFonts w:ascii="Arial" w:hAnsi="Arial" w:cs="Arial"/>
                <w:sz w:val="20"/>
                <w:szCs w:val="20"/>
              </w:rPr>
              <w:t xml:space="preserve">_13. Завод, на котором планируются и подготавливаются мероприятия </w:t>
            </w:r>
            <w:proofErr w:type="spellStart"/>
            <w:r w:rsidRPr="0040585C">
              <w:rPr>
                <w:rFonts w:ascii="Arial" w:hAnsi="Arial" w:cs="Arial"/>
                <w:sz w:val="20"/>
                <w:szCs w:val="20"/>
              </w:rPr>
              <w:t>ТОиР</w:t>
            </w:r>
            <w:proofErr w:type="spellEnd"/>
          </w:p>
        </w:tc>
        <w:tc>
          <w:tcPr>
            <w:tcW w:w="309" w:type="pct"/>
          </w:tcPr>
          <w:p w14:paraId="5321EB16"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4</w:t>
            </w:r>
          </w:p>
        </w:tc>
        <w:tc>
          <w:tcPr>
            <w:tcW w:w="487" w:type="pct"/>
          </w:tcPr>
          <w:p w14:paraId="57449A42"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 WERKS</w:t>
            </w:r>
          </w:p>
        </w:tc>
        <w:tc>
          <w:tcPr>
            <w:tcW w:w="354" w:type="pct"/>
          </w:tcPr>
          <w:p w14:paraId="7DDECC0F" w14:textId="617F7912"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674765D7" w14:textId="11BBF5F3"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391AD5D4" w14:textId="72D725DE"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5589EEFF" w14:textId="6EE583A3"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27A28355"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9B7237" w14:paraId="6DA75A05" w14:textId="77777777" w:rsidTr="00B7575F">
        <w:trPr>
          <w:cantSplit/>
        </w:trPr>
        <w:tc>
          <w:tcPr>
            <w:tcW w:w="177" w:type="pct"/>
          </w:tcPr>
          <w:p w14:paraId="1130D542" w14:textId="41586196" w:rsidR="004C7E13" w:rsidRPr="0040585C" w:rsidRDefault="004C7E13" w:rsidP="004C7E13">
            <w:pPr>
              <w:rPr>
                <w:rFonts w:ascii="Arial" w:hAnsi="Arial" w:cs="Arial"/>
                <w:sz w:val="20"/>
                <w:szCs w:val="20"/>
              </w:rPr>
            </w:pPr>
            <w:r w:rsidRPr="0040585C">
              <w:rPr>
                <w:rFonts w:ascii="Arial" w:hAnsi="Arial" w:cs="Arial"/>
                <w:sz w:val="20"/>
                <w:szCs w:val="20"/>
              </w:rPr>
              <w:lastRenderedPageBreak/>
              <w:t>12.</w:t>
            </w:r>
          </w:p>
        </w:tc>
        <w:tc>
          <w:tcPr>
            <w:tcW w:w="443" w:type="pct"/>
          </w:tcPr>
          <w:p w14:paraId="19720378"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45FBD8CD"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Рабочее место</w:t>
            </w:r>
          </w:p>
        </w:tc>
        <w:tc>
          <w:tcPr>
            <w:tcW w:w="930" w:type="pct"/>
          </w:tcPr>
          <w:p w14:paraId="69B911E1" w14:textId="77777777"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PM</w:t>
            </w:r>
            <w:r w:rsidRPr="0040585C">
              <w:rPr>
                <w:rFonts w:ascii="Arial" w:hAnsi="Arial" w:cs="Arial"/>
                <w:sz w:val="20"/>
                <w:szCs w:val="20"/>
              </w:rPr>
              <w:t xml:space="preserve">_39. Сотрудник или подразделение, которые могут быть задействованы в процессах </w:t>
            </w:r>
            <w:proofErr w:type="spellStart"/>
            <w:r w:rsidRPr="0040585C">
              <w:rPr>
                <w:rFonts w:ascii="Arial" w:hAnsi="Arial" w:cs="Arial"/>
                <w:sz w:val="20"/>
                <w:szCs w:val="20"/>
              </w:rPr>
              <w:t>ТОиР</w:t>
            </w:r>
            <w:proofErr w:type="spellEnd"/>
            <w:r w:rsidRPr="0040585C">
              <w:rPr>
                <w:rFonts w:ascii="Arial" w:hAnsi="Arial" w:cs="Arial"/>
                <w:sz w:val="20"/>
                <w:szCs w:val="20"/>
              </w:rPr>
              <w:t xml:space="preserve"> или являются ответственными за их выполнение</w:t>
            </w:r>
          </w:p>
        </w:tc>
        <w:tc>
          <w:tcPr>
            <w:tcW w:w="309" w:type="pct"/>
          </w:tcPr>
          <w:p w14:paraId="7BEFC3AB"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8</w:t>
            </w:r>
          </w:p>
        </w:tc>
        <w:tc>
          <w:tcPr>
            <w:tcW w:w="487" w:type="pct"/>
          </w:tcPr>
          <w:p w14:paraId="38327CA5"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 xml:space="preserve">CRHD-ARBPL </w:t>
            </w:r>
            <w:r w:rsidRPr="0040585C">
              <w:rPr>
                <w:rFonts w:ascii="Arial" w:hAnsi="Arial" w:cs="Arial"/>
                <w:sz w:val="20"/>
                <w:szCs w:val="20"/>
              </w:rPr>
              <w:t>по</w:t>
            </w:r>
            <w:r w:rsidRPr="0040585C">
              <w:rPr>
                <w:rFonts w:ascii="Arial" w:hAnsi="Arial" w:cs="Arial"/>
                <w:sz w:val="20"/>
                <w:szCs w:val="20"/>
                <w:lang w:val="en-US"/>
              </w:rPr>
              <w:t xml:space="preserve"> PLKO-ARBID</w:t>
            </w:r>
          </w:p>
        </w:tc>
        <w:tc>
          <w:tcPr>
            <w:tcW w:w="354" w:type="pct"/>
          </w:tcPr>
          <w:p w14:paraId="03E493CC" w14:textId="2FEB6CCA"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7306A204" w14:textId="21A35EC6"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w:t>
            </w:r>
          </w:p>
        </w:tc>
        <w:tc>
          <w:tcPr>
            <w:tcW w:w="397" w:type="pct"/>
          </w:tcPr>
          <w:p w14:paraId="60827A66" w14:textId="29737DFF"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w:t>
            </w:r>
          </w:p>
        </w:tc>
        <w:tc>
          <w:tcPr>
            <w:tcW w:w="443" w:type="pct"/>
          </w:tcPr>
          <w:p w14:paraId="089E7A24" w14:textId="75F8084F"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Выбор из справочника</w:t>
            </w:r>
          </w:p>
        </w:tc>
        <w:tc>
          <w:tcPr>
            <w:tcW w:w="354" w:type="pct"/>
          </w:tcPr>
          <w:p w14:paraId="42C07DD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9B7237" w14:paraId="250E1DAA" w14:textId="77777777" w:rsidTr="00B7575F">
        <w:trPr>
          <w:cantSplit/>
        </w:trPr>
        <w:tc>
          <w:tcPr>
            <w:tcW w:w="177" w:type="pct"/>
          </w:tcPr>
          <w:p w14:paraId="48355A44" w14:textId="241A4806" w:rsidR="004C7E13" w:rsidRPr="0040585C" w:rsidRDefault="004C7E13" w:rsidP="004C7E13">
            <w:pPr>
              <w:rPr>
                <w:rFonts w:ascii="Arial" w:hAnsi="Arial" w:cs="Arial"/>
                <w:sz w:val="20"/>
                <w:szCs w:val="20"/>
              </w:rPr>
            </w:pPr>
            <w:r w:rsidRPr="0040585C">
              <w:rPr>
                <w:rFonts w:ascii="Arial" w:hAnsi="Arial" w:cs="Arial"/>
                <w:sz w:val="20"/>
                <w:szCs w:val="20"/>
              </w:rPr>
              <w:t>1</w:t>
            </w:r>
            <w:r w:rsidRPr="0040585C">
              <w:rPr>
                <w:rFonts w:ascii="Arial" w:hAnsi="Arial" w:cs="Arial"/>
                <w:sz w:val="20"/>
                <w:szCs w:val="20"/>
                <w:lang w:val="en-US"/>
              </w:rPr>
              <w:t>3</w:t>
            </w:r>
            <w:r w:rsidRPr="0040585C">
              <w:rPr>
                <w:rFonts w:ascii="Arial" w:hAnsi="Arial" w:cs="Arial"/>
                <w:sz w:val="20"/>
                <w:szCs w:val="20"/>
              </w:rPr>
              <w:t>.</w:t>
            </w:r>
          </w:p>
        </w:tc>
        <w:tc>
          <w:tcPr>
            <w:tcW w:w="443" w:type="pct"/>
          </w:tcPr>
          <w:p w14:paraId="41D4C4A2"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1A886434"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Завод рабочего места</w:t>
            </w:r>
          </w:p>
        </w:tc>
        <w:tc>
          <w:tcPr>
            <w:tcW w:w="930" w:type="pct"/>
          </w:tcPr>
          <w:p w14:paraId="7D78E133"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PM_14. </w:t>
            </w:r>
            <w:r w:rsidRPr="0040585C">
              <w:rPr>
                <w:rFonts w:ascii="Arial" w:eastAsiaTheme="minorHAnsi" w:hAnsi="Arial" w:cs="Arial"/>
                <w:sz w:val="20"/>
                <w:szCs w:val="20"/>
              </w:rPr>
              <w:t>Орг. единица, на которой установлены и физически находятся технические объекты или объекты общего назначения</w:t>
            </w:r>
          </w:p>
        </w:tc>
        <w:tc>
          <w:tcPr>
            <w:tcW w:w="309" w:type="pct"/>
          </w:tcPr>
          <w:p w14:paraId="2164583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4</w:t>
            </w:r>
          </w:p>
        </w:tc>
        <w:tc>
          <w:tcPr>
            <w:tcW w:w="487" w:type="pct"/>
          </w:tcPr>
          <w:p w14:paraId="21990508"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 xml:space="preserve">CRHD-WERKS </w:t>
            </w:r>
            <w:r w:rsidRPr="0040585C">
              <w:rPr>
                <w:rFonts w:ascii="Arial" w:hAnsi="Arial" w:cs="Arial"/>
                <w:sz w:val="20"/>
                <w:szCs w:val="20"/>
              </w:rPr>
              <w:t>по</w:t>
            </w:r>
            <w:r w:rsidRPr="0040585C">
              <w:rPr>
                <w:rFonts w:ascii="Arial" w:hAnsi="Arial" w:cs="Arial"/>
                <w:sz w:val="20"/>
                <w:szCs w:val="20"/>
                <w:lang w:val="en-US"/>
              </w:rPr>
              <w:t xml:space="preserve"> </w:t>
            </w:r>
            <w:r w:rsidRPr="0040585C">
              <w:rPr>
                <w:rFonts w:ascii="Arial" w:hAnsi="Arial" w:cs="Arial"/>
                <w:sz w:val="20"/>
                <w:szCs w:val="20"/>
                <w:lang w:val="en-US"/>
                <w:rPrChange w:id="9403" w:author="Александр" w:date="2020-04-13T06:47:00Z">
                  <w:rPr>
                    <w:rFonts w:ascii="Arial" w:hAnsi="Arial" w:cs="Arial"/>
                    <w:sz w:val="20"/>
                    <w:szCs w:val="20"/>
                    <w:highlight w:val="red"/>
                    <w:lang w:val="en-US"/>
                  </w:rPr>
                </w:rPrChange>
              </w:rPr>
              <w:t>PLKO-ARBID</w:t>
            </w:r>
          </w:p>
        </w:tc>
        <w:tc>
          <w:tcPr>
            <w:tcW w:w="354" w:type="pct"/>
          </w:tcPr>
          <w:p w14:paraId="0662CF96" w14:textId="67DBC194" w:rsidR="004C7E13" w:rsidRPr="0040585C" w:rsidRDefault="004C7E13" w:rsidP="004C7E13">
            <w:pPr>
              <w:jc w:val="center"/>
              <w:rPr>
                <w:rFonts w:ascii="Arial" w:hAnsi="Arial" w:cs="Arial"/>
                <w:sz w:val="20"/>
                <w:szCs w:val="20"/>
              </w:rPr>
            </w:pPr>
            <w:r w:rsidRPr="0040585C">
              <w:rPr>
                <w:rFonts w:ascii="Arial" w:hAnsi="Arial" w:cs="Arial"/>
                <w:sz w:val="20"/>
                <w:szCs w:val="20"/>
                <w:rPrChange w:id="9404" w:author="Александр" w:date="2020-04-13T06:47:00Z">
                  <w:rPr>
                    <w:rFonts w:ascii="Arial" w:hAnsi="Arial" w:cs="Arial"/>
                    <w:sz w:val="20"/>
                    <w:szCs w:val="20"/>
                    <w:highlight w:val="yellow"/>
                  </w:rPr>
                </w:rPrChange>
              </w:rPr>
              <w:t>Х</w:t>
            </w:r>
          </w:p>
        </w:tc>
        <w:tc>
          <w:tcPr>
            <w:tcW w:w="576" w:type="pct"/>
          </w:tcPr>
          <w:p w14:paraId="17C27281" w14:textId="4FC55F60" w:rsidR="004C7E13" w:rsidRPr="00696F74" w:rsidRDefault="004C7E13" w:rsidP="004C7E13">
            <w:pPr>
              <w:jc w:val="center"/>
              <w:rPr>
                <w:rFonts w:ascii="Arial" w:hAnsi="Arial" w:cs="Arial"/>
                <w:sz w:val="20"/>
                <w:szCs w:val="20"/>
                <w:lang w:val="en-US"/>
              </w:rPr>
            </w:pPr>
            <w:r w:rsidRPr="00041CFE">
              <w:rPr>
                <w:rFonts w:ascii="Arial" w:hAnsi="Arial" w:cs="Arial"/>
                <w:sz w:val="20"/>
                <w:szCs w:val="20"/>
              </w:rPr>
              <w:t>-</w:t>
            </w:r>
          </w:p>
        </w:tc>
        <w:tc>
          <w:tcPr>
            <w:tcW w:w="397" w:type="pct"/>
          </w:tcPr>
          <w:p w14:paraId="19AF7D82" w14:textId="3F1DCBB0"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Рабочее место</w:t>
            </w:r>
          </w:p>
        </w:tc>
        <w:tc>
          <w:tcPr>
            <w:tcW w:w="443" w:type="pct"/>
          </w:tcPr>
          <w:p w14:paraId="7C6E9201" w14:textId="19F5EE49"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Выбор из справочника</w:t>
            </w:r>
          </w:p>
        </w:tc>
        <w:tc>
          <w:tcPr>
            <w:tcW w:w="354" w:type="pct"/>
          </w:tcPr>
          <w:p w14:paraId="38E42FE4"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785D353F" w14:textId="77777777" w:rsidTr="00B7575F">
        <w:trPr>
          <w:cantSplit/>
        </w:trPr>
        <w:tc>
          <w:tcPr>
            <w:tcW w:w="177" w:type="pct"/>
          </w:tcPr>
          <w:p w14:paraId="2994C273" w14:textId="7003A8BF" w:rsidR="004C7E13" w:rsidRPr="0040585C" w:rsidRDefault="004C7E13" w:rsidP="004C7E13">
            <w:pPr>
              <w:rPr>
                <w:rFonts w:ascii="Arial" w:hAnsi="Arial" w:cs="Arial"/>
                <w:sz w:val="20"/>
                <w:szCs w:val="20"/>
              </w:rPr>
            </w:pPr>
            <w:r w:rsidRPr="0040585C">
              <w:rPr>
                <w:rFonts w:ascii="Arial" w:hAnsi="Arial" w:cs="Arial"/>
                <w:sz w:val="20"/>
                <w:szCs w:val="20"/>
              </w:rPr>
              <w:t>14.</w:t>
            </w:r>
          </w:p>
        </w:tc>
        <w:tc>
          <w:tcPr>
            <w:tcW w:w="443" w:type="pct"/>
          </w:tcPr>
          <w:p w14:paraId="4AF47863"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1FBB5A2A"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Использование </w:t>
            </w:r>
            <w:proofErr w:type="spellStart"/>
            <w:r w:rsidRPr="00696F74">
              <w:rPr>
                <w:rFonts w:ascii="Arial" w:hAnsi="Arial" w:cs="Arial"/>
                <w:sz w:val="20"/>
                <w:szCs w:val="20"/>
              </w:rPr>
              <w:t>техкарты</w:t>
            </w:r>
            <w:proofErr w:type="spellEnd"/>
          </w:p>
        </w:tc>
        <w:tc>
          <w:tcPr>
            <w:tcW w:w="930" w:type="pct"/>
          </w:tcPr>
          <w:p w14:paraId="717EBBD2"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Область использования </w:t>
            </w:r>
            <w:proofErr w:type="spellStart"/>
            <w:r w:rsidRPr="0040585C">
              <w:rPr>
                <w:rFonts w:ascii="Arial" w:hAnsi="Arial" w:cs="Arial"/>
                <w:sz w:val="20"/>
                <w:szCs w:val="20"/>
              </w:rPr>
              <w:t>техкарты</w:t>
            </w:r>
            <w:proofErr w:type="spellEnd"/>
          </w:p>
        </w:tc>
        <w:tc>
          <w:tcPr>
            <w:tcW w:w="309" w:type="pct"/>
          </w:tcPr>
          <w:p w14:paraId="25F85AD5"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3</w:t>
            </w:r>
          </w:p>
        </w:tc>
        <w:tc>
          <w:tcPr>
            <w:tcW w:w="487" w:type="pct"/>
          </w:tcPr>
          <w:p w14:paraId="43C15474"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w:t>
            </w:r>
            <w:r w:rsidRPr="0040585C">
              <w:rPr>
                <w:rFonts w:ascii="Arial" w:hAnsi="Arial" w:cs="Arial"/>
                <w:sz w:val="20"/>
                <w:szCs w:val="20"/>
                <w:lang w:val="en-US"/>
              </w:rPr>
              <w:t>-</w:t>
            </w:r>
            <w:r w:rsidRPr="0040585C">
              <w:rPr>
                <w:rFonts w:ascii="Arial" w:hAnsi="Arial" w:cs="Arial"/>
                <w:sz w:val="20"/>
                <w:szCs w:val="20"/>
              </w:rPr>
              <w:t>VERWE</w:t>
            </w:r>
          </w:p>
        </w:tc>
        <w:tc>
          <w:tcPr>
            <w:tcW w:w="354" w:type="pct"/>
          </w:tcPr>
          <w:p w14:paraId="6AD1AD05" w14:textId="617D7BEE"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08E79294" w14:textId="39885BB9"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36EEF1B0" w14:textId="3F338DF7"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07BAB014" w14:textId="37DA1AB1"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54" w:type="pct"/>
          </w:tcPr>
          <w:p w14:paraId="20019927"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2AF21E2B" w14:textId="77777777" w:rsidTr="00B7575F">
        <w:trPr>
          <w:cantSplit/>
        </w:trPr>
        <w:tc>
          <w:tcPr>
            <w:tcW w:w="177" w:type="pct"/>
          </w:tcPr>
          <w:p w14:paraId="2AD0A80D" w14:textId="22D4B3D9" w:rsidR="004C7E13" w:rsidRPr="0040585C" w:rsidRDefault="004C7E13" w:rsidP="004C7E13">
            <w:pPr>
              <w:rPr>
                <w:rFonts w:ascii="Arial" w:hAnsi="Arial" w:cs="Arial"/>
                <w:sz w:val="20"/>
                <w:szCs w:val="20"/>
              </w:rPr>
            </w:pPr>
            <w:r w:rsidRPr="0040585C">
              <w:rPr>
                <w:rFonts w:ascii="Arial" w:hAnsi="Arial" w:cs="Arial"/>
                <w:sz w:val="20"/>
                <w:szCs w:val="20"/>
              </w:rPr>
              <w:t>15.</w:t>
            </w:r>
          </w:p>
        </w:tc>
        <w:tc>
          <w:tcPr>
            <w:tcW w:w="443" w:type="pct"/>
          </w:tcPr>
          <w:p w14:paraId="21CBBF6F"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207BCE75"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Группа плановиков</w:t>
            </w:r>
          </w:p>
        </w:tc>
        <w:tc>
          <w:tcPr>
            <w:tcW w:w="930" w:type="pct"/>
          </w:tcPr>
          <w:p w14:paraId="48AC1CC5"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Ответственная группа плановиков/отдел</w:t>
            </w:r>
          </w:p>
        </w:tc>
        <w:tc>
          <w:tcPr>
            <w:tcW w:w="309" w:type="pct"/>
          </w:tcPr>
          <w:p w14:paraId="0DD8893C"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3</w:t>
            </w:r>
          </w:p>
        </w:tc>
        <w:tc>
          <w:tcPr>
            <w:tcW w:w="487" w:type="pct"/>
          </w:tcPr>
          <w:p w14:paraId="47158A34"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PLKO-VAGRP</w:t>
            </w:r>
          </w:p>
        </w:tc>
        <w:tc>
          <w:tcPr>
            <w:tcW w:w="354" w:type="pct"/>
          </w:tcPr>
          <w:p w14:paraId="2063CAB4" w14:textId="27E93181"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2F641EC1" w14:textId="63B60FEF"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2EFC90E8" w14:textId="55CAE4BD"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2A4FD000" w14:textId="76CCF79A"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52EB60EC"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55CAF149" w14:textId="77777777" w:rsidTr="00B7575F">
        <w:trPr>
          <w:cantSplit/>
        </w:trPr>
        <w:tc>
          <w:tcPr>
            <w:tcW w:w="177" w:type="pct"/>
          </w:tcPr>
          <w:p w14:paraId="257C28B2" w14:textId="22B50091" w:rsidR="004C7E13" w:rsidRPr="0040585C" w:rsidRDefault="004C7E13" w:rsidP="004C7E13">
            <w:pPr>
              <w:rPr>
                <w:rFonts w:ascii="Arial" w:hAnsi="Arial" w:cs="Arial"/>
                <w:sz w:val="20"/>
                <w:szCs w:val="20"/>
              </w:rPr>
            </w:pPr>
            <w:r w:rsidRPr="0040585C">
              <w:rPr>
                <w:rFonts w:ascii="Arial" w:hAnsi="Arial" w:cs="Arial"/>
                <w:sz w:val="20"/>
                <w:szCs w:val="20"/>
              </w:rPr>
              <w:t>16.</w:t>
            </w:r>
          </w:p>
        </w:tc>
        <w:tc>
          <w:tcPr>
            <w:tcW w:w="443" w:type="pct"/>
          </w:tcPr>
          <w:p w14:paraId="2731FCAC" w14:textId="77777777" w:rsidR="004C7E13" w:rsidRPr="00696F74"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696F74">
              <w:rPr>
                <w:rFonts w:ascii="Arial" w:hAnsi="Arial" w:cs="Arial"/>
                <w:sz w:val="20"/>
                <w:szCs w:val="20"/>
              </w:rPr>
              <w:t>техкарты</w:t>
            </w:r>
            <w:proofErr w:type="spellEnd"/>
          </w:p>
        </w:tc>
        <w:tc>
          <w:tcPr>
            <w:tcW w:w="530" w:type="pct"/>
          </w:tcPr>
          <w:p w14:paraId="43B71B51"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Статус </w:t>
            </w:r>
            <w:proofErr w:type="spellStart"/>
            <w:r w:rsidRPr="0040585C">
              <w:rPr>
                <w:rFonts w:ascii="Arial" w:hAnsi="Arial" w:cs="Arial"/>
                <w:sz w:val="20"/>
                <w:szCs w:val="20"/>
              </w:rPr>
              <w:t>техкарты</w:t>
            </w:r>
            <w:proofErr w:type="spellEnd"/>
          </w:p>
        </w:tc>
        <w:tc>
          <w:tcPr>
            <w:tcW w:w="930" w:type="pct"/>
          </w:tcPr>
          <w:p w14:paraId="629FBB2E"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Отображает текущий статус ведения </w:t>
            </w:r>
            <w:proofErr w:type="spellStart"/>
            <w:r w:rsidRPr="0040585C">
              <w:rPr>
                <w:rFonts w:ascii="Arial" w:hAnsi="Arial" w:cs="Arial"/>
                <w:sz w:val="20"/>
                <w:szCs w:val="20"/>
              </w:rPr>
              <w:t>техкарты</w:t>
            </w:r>
            <w:proofErr w:type="spellEnd"/>
          </w:p>
        </w:tc>
        <w:tc>
          <w:tcPr>
            <w:tcW w:w="309" w:type="pct"/>
          </w:tcPr>
          <w:p w14:paraId="24DCBBDD"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3</w:t>
            </w:r>
          </w:p>
        </w:tc>
        <w:tc>
          <w:tcPr>
            <w:tcW w:w="487" w:type="pct"/>
          </w:tcPr>
          <w:p w14:paraId="431FD332"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PLKO-STATU</w:t>
            </w:r>
          </w:p>
        </w:tc>
        <w:tc>
          <w:tcPr>
            <w:tcW w:w="354" w:type="pct"/>
          </w:tcPr>
          <w:p w14:paraId="36F5EAB3" w14:textId="46287128"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13399E16" w14:textId="03DB55CE"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2472694B" w14:textId="107773D7"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543E17AB" w14:textId="61A48697"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6D1EE884"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0FA05220" w14:textId="77777777" w:rsidTr="00B7575F">
        <w:trPr>
          <w:cantSplit/>
        </w:trPr>
        <w:tc>
          <w:tcPr>
            <w:tcW w:w="177" w:type="pct"/>
          </w:tcPr>
          <w:p w14:paraId="6597558F" w14:textId="7680E341" w:rsidR="004C7E13" w:rsidRPr="0040585C" w:rsidRDefault="004C7E13" w:rsidP="004C7E13">
            <w:pPr>
              <w:rPr>
                <w:rFonts w:ascii="Arial" w:hAnsi="Arial" w:cs="Arial"/>
                <w:sz w:val="20"/>
                <w:szCs w:val="20"/>
              </w:rPr>
            </w:pPr>
            <w:r w:rsidRPr="0040585C">
              <w:rPr>
                <w:rFonts w:ascii="Arial" w:hAnsi="Arial" w:cs="Arial"/>
                <w:sz w:val="20"/>
                <w:szCs w:val="20"/>
              </w:rPr>
              <w:t>17.</w:t>
            </w:r>
          </w:p>
        </w:tc>
        <w:tc>
          <w:tcPr>
            <w:tcW w:w="443" w:type="pct"/>
          </w:tcPr>
          <w:p w14:paraId="79BA3932"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783122BB" w14:textId="77777777" w:rsidR="004C7E13" w:rsidRPr="0040585C" w:rsidRDefault="004C7E13" w:rsidP="004C7E13">
            <w:pPr>
              <w:jc w:val="left"/>
              <w:rPr>
                <w:rFonts w:ascii="Arial" w:hAnsi="Arial" w:cs="Arial"/>
                <w:sz w:val="20"/>
                <w:szCs w:val="20"/>
              </w:rPr>
            </w:pPr>
            <w:r w:rsidRPr="00696F74">
              <w:rPr>
                <w:rFonts w:ascii="Arial" w:hAnsi="Arial" w:cs="Arial"/>
                <w:sz w:val="20"/>
                <w:szCs w:val="20"/>
              </w:rPr>
              <w:t>Состояние</w:t>
            </w:r>
            <w:r w:rsidRPr="0040585C">
              <w:rPr>
                <w:rFonts w:ascii="Arial" w:hAnsi="Arial" w:cs="Arial"/>
                <w:sz w:val="20"/>
                <w:szCs w:val="20"/>
                <w:lang w:val="en-US"/>
              </w:rPr>
              <w:t xml:space="preserve"> </w:t>
            </w:r>
            <w:proofErr w:type="spellStart"/>
            <w:r w:rsidRPr="0040585C">
              <w:rPr>
                <w:rFonts w:ascii="Arial" w:hAnsi="Arial" w:cs="Arial"/>
                <w:sz w:val="20"/>
                <w:szCs w:val="20"/>
              </w:rPr>
              <w:t>ПроизУстан</w:t>
            </w:r>
            <w:proofErr w:type="spellEnd"/>
          </w:p>
        </w:tc>
        <w:tc>
          <w:tcPr>
            <w:tcW w:w="930" w:type="pct"/>
          </w:tcPr>
          <w:p w14:paraId="100E4B9C" w14:textId="7EA6E8BE" w:rsidR="004C7E13" w:rsidRPr="0040585C" w:rsidRDefault="004C7E13" w:rsidP="009A7E74">
            <w:pPr>
              <w:jc w:val="left"/>
              <w:rPr>
                <w:rFonts w:ascii="Arial" w:hAnsi="Arial" w:cs="Arial"/>
                <w:sz w:val="20"/>
                <w:szCs w:val="20"/>
              </w:rPr>
            </w:pPr>
            <w:r w:rsidRPr="0040585C">
              <w:rPr>
                <w:rFonts w:ascii="Arial" w:hAnsi="Arial" w:cs="Arial"/>
                <w:sz w:val="20"/>
                <w:szCs w:val="20"/>
              </w:rPr>
              <w:t xml:space="preserve">Статус состояния оборудования, например, «1» - </w:t>
            </w:r>
            <w:ins w:id="9405" w:author="Александр" w:date="2020-04-27T07:15:00Z">
              <w:r w:rsidR="0017430D" w:rsidRPr="0017430D">
                <w:rPr>
                  <w:rFonts w:ascii="Arial" w:hAnsi="Arial" w:cs="Arial"/>
                  <w:sz w:val="20"/>
                  <w:szCs w:val="20"/>
                </w:rPr>
                <w:t>Остановочный ремонт</w:t>
              </w:r>
            </w:ins>
            <w:del w:id="9406" w:author="Александр" w:date="2020-04-27T07:15:00Z">
              <w:r w:rsidRPr="0040585C" w:rsidDel="0017430D">
                <w:rPr>
                  <w:rFonts w:ascii="Arial" w:hAnsi="Arial" w:cs="Arial"/>
                  <w:sz w:val="20"/>
                  <w:szCs w:val="20"/>
                </w:rPr>
                <w:delText>в эксплуатации</w:delText>
              </w:r>
            </w:del>
          </w:p>
        </w:tc>
        <w:tc>
          <w:tcPr>
            <w:tcW w:w="309" w:type="pct"/>
          </w:tcPr>
          <w:p w14:paraId="0F7753E6"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1</w:t>
            </w:r>
          </w:p>
        </w:tc>
        <w:tc>
          <w:tcPr>
            <w:tcW w:w="487" w:type="pct"/>
          </w:tcPr>
          <w:p w14:paraId="6FDA692E"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PLKO-ANLZU</w:t>
            </w:r>
          </w:p>
        </w:tc>
        <w:tc>
          <w:tcPr>
            <w:tcW w:w="354" w:type="pct"/>
          </w:tcPr>
          <w:p w14:paraId="2902069E" w14:textId="0A07C7E0"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576" w:type="pct"/>
          </w:tcPr>
          <w:p w14:paraId="4DC4AD72" w14:textId="61F3669B"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0D3EC449" w14:textId="51B43BD9"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3BFCDE24" w14:textId="7FCC4A69"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6EE2D8B4"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74CD0367" w14:textId="77777777" w:rsidTr="00B7575F">
        <w:trPr>
          <w:cantSplit/>
        </w:trPr>
        <w:tc>
          <w:tcPr>
            <w:tcW w:w="177" w:type="pct"/>
          </w:tcPr>
          <w:p w14:paraId="147B5C49" w14:textId="63B31752" w:rsidR="004C7E13" w:rsidRPr="0040585C" w:rsidRDefault="004C7E13" w:rsidP="004C7E13">
            <w:pPr>
              <w:rPr>
                <w:rFonts w:ascii="Arial" w:hAnsi="Arial" w:cs="Arial"/>
                <w:sz w:val="20"/>
                <w:szCs w:val="20"/>
              </w:rPr>
            </w:pPr>
            <w:r w:rsidRPr="0040585C">
              <w:rPr>
                <w:rFonts w:ascii="Arial" w:hAnsi="Arial" w:cs="Arial"/>
                <w:sz w:val="20"/>
                <w:szCs w:val="20"/>
              </w:rPr>
              <w:t>18.</w:t>
            </w:r>
          </w:p>
        </w:tc>
        <w:tc>
          <w:tcPr>
            <w:tcW w:w="443" w:type="pct"/>
          </w:tcPr>
          <w:p w14:paraId="5B901B02"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4269084C" w14:textId="77777777" w:rsidR="004C7E13" w:rsidRPr="0040585C" w:rsidRDefault="004C7E13" w:rsidP="004C7E13">
            <w:pPr>
              <w:jc w:val="left"/>
              <w:rPr>
                <w:rFonts w:ascii="Arial" w:hAnsi="Arial" w:cs="Arial"/>
                <w:sz w:val="20"/>
                <w:szCs w:val="20"/>
              </w:rPr>
            </w:pPr>
            <w:r w:rsidRPr="00696F74">
              <w:rPr>
                <w:rFonts w:ascii="Arial" w:hAnsi="Arial" w:cs="Arial"/>
                <w:sz w:val="20"/>
                <w:szCs w:val="20"/>
              </w:rPr>
              <w:t>Стратегия</w:t>
            </w:r>
            <w:r w:rsidRPr="0040585C">
              <w:rPr>
                <w:rFonts w:ascii="Arial" w:hAnsi="Arial" w:cs="Arial"/>
                <w:sz w:val="20"/>
                <w:szCs w:val="20"/>
                <w:lang w:val="en-US"/>
              </w:rPr>
              <w:t xml:space="preserve"> </w:t>
            </w:r>
            <w:proofErr w:type="spellStart"/>
            <w:r w:rsidRPr="0040585C">
              <w:rPr>
                <w:rFonts w:ascii="Arial" w:hAnsi="Arial" w:cs="Arial"/>
                <w:sz w:val="20"/>
                <w:szCs w:val="20"/>
              </w:rPr>
              <w:t>ПредупрТОРО</w:t>
            </w:r>
            <w:proofErr w:type="spellEnd"/>
          </w:p>
        </w:tc>
        <w:tc>
          <w:tcPr>
            <w:tcW w:w="930" w:type="pct"/>
          </w:tcPr>
          <w:p w14:paraId="52702D04"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Идентификатор стратегии обслуживания</w:t>
            </w:r>
          </w:p>
        </w:tc>
        <w:tc>
          <w:tcPr>
            <w:tcW w:w="309" w:type="pct"/>
          </w:tcPr>
          <w:p w14:paraId="347BD163"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6</w:t>
            </w:r>
          </w:p>
        </w:tc>
        <w:tc>
          <w:tcPr>
            <w:tcW w:w="487" w:type="pct"/>
          </w:tcPr>
          <w:p w14:paraId="0D1CA221"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PLKO-STRAT</w:t>
            </w:r>
          </w:p>
        </w:tc>
        <w:tc>
          <w:tcPr>
            <w:tcW w:w="354" w:type="pct"/>
          </w:tcPr>
          <w:p w14:paraId="1E847354" w14:textId="678B8535"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576" w:type="pct"/>
          </w:tcPr>
          <w:p w14:paraId="5A491EDA" w14:textId="04361E5D"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42317A05" w14:textId="0E430DE0"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7F22F013" w14:textId="3FD69FEB"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7A60F612"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7EEA1125" w14:textId="77777777" w:rsidTr="00B7575F">
        <w:trPr>
          <w:cantSplit/>
        </w:trPr>
        <w:tc>
          <w:tcPr>
            <w:tcW w:w="177" w:type="pct"/>
          </w:tcPr>
          <w:p w14:paraId="780871CA" w14:textId="5B242937" w:rsidR="004C7E13" w:rsidRPr="0040585C" w:rsidRDefault="004C7E13" w:rsidP="004C7E13">
            <w:pPr>
              <w:rPr>
                <w:rFonts w:ascii="Arial" w:hAnsi="Arial" w:cs="Arial"/>
                <w:sz w:val="20"/>
                <w:szCs w:val="20"/>
              </w:rPr>
            </w:pPr>
            <w:r w:rsidRPr="0040585C">
              <w:rPr>
                <w:rFonts w:ascii="Arial" w:hAnsi="Arial" w:cs="Arial"/>
                <w:sz w:val="20"/>
                <w:szCs w:val="20"/>
              </w:rPr>
              <w:t>19.</w:t>
            </w:r>
          </w:p>
        </w:tc>
        <w:tc>
          <w:tcPr>
            <w:tcW w:w="443" w:type="pct"/>
          </w:tcPr>
          <w:p w14:paraId="77023775"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Заголовок </w:t>
            </w:r>
            <w:proofErr w:type="spellStart"/>
            <w:r w:rsidRPr="00041CFE">
              <w:rPr>
                <w:rFonts w:ascii="Arial" w:hAnsi="Arial" w:cs="Arial"/>
                <w:sz w:val="20"/>
                <w:szCs w:val="20"/>
              </w:rPr>
              <w:t>техкарты</w:t>
            </w:r>
            <w:proofErr w:type="spellEnd"/>
          </w:p>
        </w:tc>
        <w:tc>
          <w:tcPr>
            <w:tcW w:w="530" w:type="pct"/>
          </w:tcPr>
          <w:p w14:paraId="2B16850E"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Монтажный узел</w:t>
            </w:r>
          </w:p>
        </w:tc>
        <w:tc>
          <w:tcPr>
            <w:tcW w:w="930" w:type="pct"/>
          </w:tcPr>
          <w:p w14:paraId="19FB462D" w14:textId="15F3B12D"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CROSS</w:t>
            </w:r>
            <w:r w:rsidRPr="0040585C">
              <w:rPr>
                <w:rFonts w:ascii="Arial" w:hAnsi="Arial" w:cs="Arial"/>
                <w:sz w:val="20"/>
                <w:szCs w:val="20"/>
              </w:rPr>
              <w:t>_9. Материалы (монтажный узел) - код материала, обозначающий модель оборудования</w:t>
            </w:r>
          </w:p>
        </w:tc>
        <w:tc>
          <w:tcPr>
            <w:tcW w:w="309" w:type="pct"/>
          </w:tcPr>
          <w:p w14:paraId="57BFE8E3"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18</w:t>
            </w:r>
          </w:p>
        </w:tc>
        <w:tc>
          <w:tcPr>
            <w:tcW w:w="487" w:type="pct"/>
          </w:tcPr>
          <w:p w14:paraId="785643AC"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PLKO-ISTRU</w:t>
            </w:r>
          </w:p>
        </w:tc>
        <w:tc>
          <w:tcPr>
            <w:tcW w:w="354" w:type="pct"/>
          </w:tcPr>
          <w:p w14:paraId="206F1D50" w14:textId="7BC14FBC" w:rsidR="004C7E13" w:rsidRPr="0040585C" w:rsidRDefault="004C7E13" w:rsidP="004C7E13">
            <w:pPr>
              <w:jc w:val="center"/>
              <w:rPr>
                <w:rFonts w:ascii="Arial" w:hAnsi="Arial" w:cs="Arial"/>
                <w:sz w:val="20"/>
                <w:szCs w:val="20"/>
              </w:rPr>
            </w:pPr>
            <w:r w:rsidRPr="0040585C">
              <w:rPr>
                <w:rFonts w:ascii="Arial" w:hAnsi="Arial" w:cs="Arial"/>
                <w:sz w:val="20"/>
                <w:szCs w:val="20"/>
              </w:rPr>
              <w:t>Х</w:t>
            </w:r>
          </w:p>
        </w:tc>
        <w:tc>
          <w:tcPr>
            <w:tcW w:w="576" w:type="pct"/>
          </w:tcPr>
          <w:p w14:paraId="61C45B67" w14:textId="523BEA2F"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44F37A59" w14:textId="5F93F6A6"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4BA992CE" w14:textId="27C1D603"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4371C6F2" w14:textId="727715C9"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4D6E249C" w14:textId="77777777" w:rsidTr="00B7575F">
        <w:trPr>
          <w:cantSplit/>
        </w:trPr>
        <w:tc>
          <w:tcPr>
            <w:tcW w:w="177" w:type="pct"/>
          </w:tcPr>
          <w:p w14:paraId="1EE52C40" w14:textId="6BE03659" w:rsidR="004C7E13" w:rsidRPr="0040585C" w:rsidRDefault="004C7E13" w:rsidP="004C7E13">
            <w:pPr>
              <w:rPr>
                <w:rFonts w:ascii="Arial" w:hAnsi="Arial" w:cs="Arial"/>
                <w:sz w:val="20"/>
                <w:szCs w:val="20"/>
                <w:rPrChange w:id="9407" w:author="Александр" w:date="2020-04-13T06:47:00Z">
                  <w:rPr>
                    <w:rFonts w:ascii="Arial" w:hAnsi="Arial" w:cs="Arial"/>
                    <w:sz w:val="20"/>
                    <w:szCs w:val="20"/>
                    <w:highlight w:val="yellow"/>
                  </w:rPr>
                </w:rPrChange>
              </w:rPr>
            </w:pPr>
            <w:r w:rsidRPr="0040585C">
              <w:rPr>
                <w:rFonts w:ascii="Arial" w:hAnsi="Arial" w:cs="Arial"/>
                <w:sz w:val="20"/>
                <w:szCs w:val="20"/>
                <w:rPrChange w:id="9408" w:author="Александр" w:date="2020-04-13T06:47:00Z">
                  <w:rPr>
                    <w:rFonts w:ascii="Arial" w:hAnsi="Arial" w:cs="Arial"/>
                    <w:sz w:val="20"/>
                    <w:szCs w:val="20"/>
                    <w:highlight w:val="yellow"/>
                  </w:rPr>
                </w:rPrChange>
              </w:rPr>
              <w:t>20.</w:t>
            </w:r>
          </w:p>
        </w:tc>
        <w:tc>
          <w:tcPr>
            <w:tcW w:w="443" w:type="pct"/>
          </w:tcPr>
          <w:p w14:paraId="58DF6632" w14:textId="451F9550" w:rsidR="004C7E13" w:rsidRPr="0040585C" w:rsidRDefault="004C7E13" w:rsidP="004C7E13">
            <w:pPr>
              <w:jc w:val="left"/>
              <w:rPr>
                <w:rFonts w:ascii="Arial" w:hAnsi="Arial" w:cs="Arial"/>
                <w:sz w:val="20"/>
                <w:szCs w:val="20"/>
                <w:rPrChange w:id="9409" w:author="Александр" w:date="2020-04-13T06:47:00Z">
                  <w:rPr>
                    <w:rFonts w:ascii="Arial" w:hAnsi="Arial" w:cs="Arial"/>
                    <w:sz w:val="20"/>
                    <w:szCs w:val="20"/>
                    <w:highlight w:val="yellow"/>
                  </w:rPr>
                </w:rPrChange>
              </w:rPr>
            </w:pPr>
            <w:r w:rsidRPr="0040585C">
              <w:rPr>
                <w:rFonts w:ascii="Arial" w:hAnsi="Arial" w:cs="Arial"/>
                <w:sz w:val="20"/>
                <w:szCs w:val="20"/>
                <w:rPrChange w:id="9410" w:author="Александр" w:date="2020-04-13T06:47:00Z">
                  <w:rPr>
                    <w:rFonts w:ascii="Arial" w:hAnsi="Arial" w:cs="Arial"/>
                    <w:sz w:val="20"/>
                    <w:szCs w:val="20"/>
                    <w:highlight w:val="yellow"/>
                  </w:rPr>
                </w:rPrChange>
              </w:rPr>
              <w:t xml:space="preserve">Заголовок </w:t>
            </w:r>
            <w:proofErr w:type="spellStart"/>
            <w:r w:rsidRPr="0040585C">
              <w:rPr>
                <w:rFonts w:ascii="Arial" w:hAnsi="Arial" w:cs="Arial"/>
                <w:sz w:val="20"/>
                <w:szCs w:val="20"/>
                <w:rPrChange w:id="9411" w:author="Александр" w:date="2020-04-13T06:47:00Z">
                  <w:rPr>
                    <w:rFonts w:ascii="Arial" w:hAnsi="Arial" w:cs="Arial"/>
                    <w:sz w:val="20"/>
                    <w:szCs w:val="20"/>
                    <w:highlight w:val="yellow"/>
                  </w:rPr>
                </w:rPrChange>
              </w:rPr>
              <w:t>техкарты</w:t>
            </w:r>
            <w:proofErr w:type="spellEnd"/>
          </w:p>
        </w:tc>
        <w:tc>
          <w:tcPr>
            <w:tcW w:w="530" w:type="pct"/>
          </w:tcPr>
          <w:p w14:paraId="0D6068EE" w14:textId="67AFEB76" w:rsidR="004C7E13" w:rsidRPr="0040585C" w:rsidRDefault="004C7E13" w:rsidP="004C7E13">
            <w:pPr>
              <w:jc w:val="left"/>
              <w:rPr>
                <w:rFonts w:ascii="Arial" w:hAnsi="Arial" w:cs="Arial"/>
                <w:sz w:val="20"/>
                <w:szCs w:val="20"/>
                <w:rPrChange w:id="9412" w:author="Александр" w:date="2020-04-13T06:47:00Z">
                  <w:rPr>
                    <w:rFonts w:ascii="Arial" w:hAnsi="Arial" w:cs="Arial"/>
                    <w:sz w:val="20"/>
                    <w:szCs w:val="20"/>
                    <w:highlight w:val="yellow"/>
                  </w:rPr>
                </w:rPrChange>
              </w:rPr>
            </w:pPr>
            <w:r w:rsidRPr="0040585C">
              <w:rPr>
                <w:rFonts w:ascii="Arial" w:hAnsi="Arial" w:cs="Arial"/>
                <w:sz w:val="20"/>
                <w:szCs w:val="20"/>
                <w:rPrChange w:id="9413" w:author="Александр" w:date="2020-04-13T06:47:00Z">
                  <w:rPr>
                    <w:rFonts w:ascii="Arial" w:hAnsi="Arial" w:cs="Arial"/>
                    <w:sz w:val="20"/>
                    <w:szCs w:val="20"/>
                    <w:highlight w:val="yellow"/>
                  </w:rPr>
                </w:rPrChange>
              </w:rPr>
              <w:t>Метка удаления</w:t>
            </w:r>
          </w:p>
        </w:tc>
        <w:tc>
          <w:tcPr>
            <w:tcW w:w="930" w:type="pct"/>
          </w:tcPr>
          <w:p w14:paraId="46A620FE" w14:textId="62E9000E" w:rsidR="004C7E13" w:rsidRPr="0040585C" w:rsidRDefault="004C7E13" w:rsidP="004C7E13">
            <w:pPr>
              <w:jc w:val="left"/>
              <w:rPr>
                <w:rFonts w:ascii="Arial" w:hAnsi="Arial" w:cs="Arial"/>
                <w:sz w:val="20"/>
                <w:szCs w:val="20"/>
                <w:rPrChange w:id="9414" w:author="Александр" w:date="2020-04-13T06:47:00Z">
                  <w:rPr>
                    <w:rFonts w:ascii="Arial" w:hAnsi="Arial" w:cs="Arial"/>
                    <w:sz w:val="20"/>
                    <w:szCs w:val="20"/>
                    <w:highlight w:val="yellow"/>
                  </w:rPr>
                </w:rPrChange>
              </w:rPr>
            </w:pPr>
            <w:r w:rsidRPr="0040585C">
              <w:rPr>
                <w:rFonts w:ascii="Arial" w:hAnsi="Arial" w:cs="Arial"/>
                <w:sz w:val="20"/>
                <w:szCs w:val="20"/>
                <w:rPrChange w:id="9415" w:author="Александр" w:date="2020-04-13T06:47:00Z">
                  <w:rPr>
                    <w:rFonts w:ascii="Arial" w:hAnsi="Arial" w:cs="Arial"/>
                    <w:sz w:val="20"/>
                    <w:szCs w:val="20"/>
                    <w:highlight w:val="yellow"/>
                  </w:rPr>
                </w:rPrChange>
              </w:rPr>
              <w:t>Метка удаления</w:t>
            </w:r>
          </w:p>
        </w:tc>
        <w:tc>
          <w:tcPr>
            <w:tcW w:w="309" w:type="pct"/>
          </w:tcPr>
          <w:p w14:paraId="6E4C8264" w14:textId="4904B764" w:rsidR="004C7E13" w:rsidRPr="0040585C" w:rsidRDefault="004C7E13" w:rsidP="004C7E13">
            <w:pPr>
              <w:jc w:val="center"/>
              <w:rPr>
                <w:rFonts w:ascii="Arial" w:hAnsi="Arial" w:cs="Arial"/>
                <w:sz w:val="20"/>
                <w:szCs w:val="20"/>
                <w:lang w:val="en-US"/>
                <w:rPrChange w:id="941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17" w:author="Александр" w:date="2020-04-13T06:47:00Z">
                  <w:rPr>
                    <w:rFonts w:ascii="Arial" w:hAnsi="Arial" w:cs="Arial"/>
                    <w:sz w:val="20"/>
                    <w:szCs w:val="20"/>
                    <w:highlight w:val="yellow"/>
                    <w:lang w:val="en-US"/>
                  </w:rPr>
                </w:rPrChange>
              </w:rPr>
              <w:t>CHAR, 1</w:t>
            </w:r>
          </w:p>
        </w:tc>
        <w:tc>
          <w:tcPr>
            <w:tcW w:w="487" w:type="pct"/>
          </w:tcPr>
          <w:p w14:paraId="08333988" w14:textId="5FCFFC08" w:rsidR="004C7E13" w:rsidRPr="0040585C" w:rsidRDefault="004C7E13" w:rsidP="004C7E13">
            <w:pPr>
              <w:jc w:val="center"/>
              <w:rPr>
                <w:rFonts w:ascii="Arial" w:hAnsi="Arial" w:cs="Arial"/>
                <w:sz w:val="20"/>
                <w:szCs w:val="20"/>
                <w:rPrChange w:id="9418"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419" w:author="Александр" w:date="2020-04-13T06:47:00Z">
                  <w:rPr>
                    <w:rFonts w:ascii="Arial" w:hAnsi="Arial" w:cs="Arial"/>
                    <w:sz w:val="20"/>
                    <w:szCs w:val="20"/>
                    <w:highlight w:val="yellow"/>
                    <w:lang w:val="en-US"/>
                  </w:rPr>
                </w:rPrChange>
              </w:rPr>
              <w:t>PLKO-</w:t>
            </w:r>
            <w:r w:rsidRPr="0040585C">
              <w:rPr>
                <w:rFonts w:ascii="Arial" w:hAnsi="Arial" w:cs="Arial"/>
                <w:sz w:val="20"/>
                <w:szCs w:val="20"/>
                <w:rPrChange w:id="9420" w:author="Александр" w:date="2020-04-13T06:47:00Z">
                  <w:rPr>
                    <w:rFonts w:ascii="Arial" w:hAnsi="Arial" w:cs="Arial"/>
                    <w:sz w:val="20"/>
                    <w:szCs w:val="20"/>
                    <w:highlight w:val="yellow"/>
                  </w:rPr>
                </w:rPrChange>
              </w:rPr>
              <w:t>DELKZ</w:t>
            </w:r>
          </w:p>
        </w:tc>
        <w:tc>
          <w:tcPr>
            <w:tcW w:w="354" w:type="pct"/>
          </w:tcPr>
          <w:p w14:paraId="3032CBFB" w14:textId="63E49A55" w:rsidR="004C7E13" w:rsidRPr="0040585C" w:rsidRDefault="004C7E13" w:rsidP="004C7E13">
            <w:pPr>
              <w:jc w:val="center"/>
              <w:rPr>
                <w:rFonts w:ascii="Arial" w:hAnsi="Arial" w:cs="Arial"/>
                <w:sz w:val="20"/>
                <w:szCs w:val="20"/>
                <w:rPrChange w:id="9421" w:author="Александр" w:date="2020-04-13T06:47:00Z">
                  <w:rPr>
                    <w:rFonts w:ascii="Arial" w:hAnsi="Arial" w:cs="Arial"/>
                    <w:sz w:val="20"/>
                    <w:szCs w:val="20"/>
                    <w:highlight w:val="yellow"/>
                  </w:rPr>
                </w:rPrChange>
              </w:rPr>
            </w:pPr>
            <w:r w:rsidRPr="0040585C">
              <w:rPr>
                <w:rFonts w:ascii="Arial" w:hAnsi="Arial" w:cs="Arial"/>
                <w:sz w:val="20"/>
                <w:szCs w:val="20"/>
                <w:rPrChange w:id="9422" w:author="Александр" w:date="2020-04-13T06:47:00Z">
                  <w:rPr>
                    <w:rFonts w:ascii="Arial" w:hAnsi="Arial" w:cs="Arial"/>
                    <w:sz w:val="20"/>
                    <w:szCs w:val="20"/>
                    <w:highlight w:val="yellow"/>
                  </w:rPr>
                </w:rPrChange>
              </w:rPr>
              <w:t>-</w:t>
            </w:r>
          </w:p>
        </w:tc>
        <w:tc>
          <w:tcPr>
            <w:tcW w:w="576" w:type="pct"/>
          </w:tcPr>
          <w:p w14:paraId="27C83127" w14:textId="5401A0B2" w:rsidR="004C7E13" w:rsidRPr="0040585C" w:rsidRDefault="004C7E13" w:rsidP="004C7E13">
            <w:pPr>
              <w:jc w:val="center"/>
              <w:rPr>
                <w:rFonts w:ascii="Arial" w:hAnsi="Arial" w:cs="Arial"/>
                <w:sz w:val="20"/>
                <w:szCs w:val="20"/>
                <w:rPrChange w:id="9423" w:author="Александр" w:date="2020-04-13T06:47:00Z">
                  <w:rPr>
                    <w:rFonts w:ascii="Arial" w:hAnsi="Arial" w:cs="Arial"/>
                    <w:sz w:val="20"/>
                    <w:szCs w:val="20"/>
                    <w:highlight w:val="yellow"/>
                  </w:rPr>
                </w:rPrChange>
              </w:rPr>
            </w:pPr>
            <w:r w:rsidRPr="0040585C">
              <w:rPr>
                <w:rFonts w:ascii="Arial" w:hAnsi="Arial" w:cs="Arial"/>
                <w:sz w:val="20"/>
                <w:szCs w:val="20"/>
                <w:rPrChange w:id="9424" w:author="Александр" w:date="2020-04-13T06:47:00Z">
                  <w:rPr>
                    <w:rFonts w:ascii="Arial" w:hAnsi="Arial" w:cs="Arial"/>
                    <w:sz w:val="20"/>
                    <w:szCs w:val="20"/>
                    <w:highlight w:val="yellow"/>
                  </w:rPr>
                </w:rPrChange>
              </w:rPr>
              <w:t>-</w:t>
            </w:r>
          </w:p>
        </w:tc>
        <w:tc>
          <w:tcPr>
            <w:tcW w:w="397" w:type="pct"/>
          </w:tcPr>
          <w:p w14:paraId="46127E42" w14:textId="5D7EA321" w:rsidR="004C7E13" w:rsidRPr="0040585C" w:rsidRDefault="004C7E13" w:rsidP="004C7E13">
            <w:pPr>
              <w:jc w:val="center"/>
              <w:rPr>
                <w:rFonts w:ascii="Arial" w:hAnsi="Arial" w:cs="Arial"/>
                <w:sz w:val="20"/>
                <w:szCs w:val="20"/>
                <w:rPrChange w:id="9425" w:author="Александр" w:date="2020-04-13T06:47:00Z">
                  <w:rPr>
                    <w:rFonts w:ascii="Arial" w:hAnsi="Arial" w:cs="Arial"/>
                    <w:sz w:val="20"/>
                    <w:szCs w:val="20"/>
                    <w:highlight w:val="yellow"/>
                  </w:rPr>
                </w:rPrChange>
              </w:rPr>
            </w:pPr>
            <w:r w:rsidRPr="0040585C">
              <w:rPr>
                <w:rFonts w:ascii="Arial" w:hAnsi="Arial" w:cs="Arial"/>
                <w:sz w:val="20"/>
                <w:szCs w:val="20"/>
                <w:rPrChange w:id="9426" w:author="Александр" w:date="2020-04-13T06:47:00Z">
                  <w:rPr>
                    <w:rFonts w:ascii="Arial" w:hAnsi="Arial" w:cs="Arial"/>
                    <w:sz w:val="20"/>
                    <w:szCs w:val="20"/>
                    <w:highlight w:val="yellow"/>
                  </w:rPr>
                </w:rPrChange>
              </w:rPr>
              <w:t>-</w:t>
            </w:r>
          </w:p>
        </w:tc>
        <w:tc>
          <w:tcPr>
            <w:tcW w:w="443" w:type="pct"/>
          </w:tcPr>
          <w:p w14:paraId="4E8282B1" w14:textId="5E451A5A" w:rsidR="004C7E13" w:rsidRPr="0040585C" w:rsidRDefault="004C7E13" w:rsidP="004C7E13">
            <w:pPr>
              <w:jc w:val="center"/>
              <w:rPr>
                <w:rFonts w:ascii="Arial" w:hAnsi="Arial" w:cs="Arial"/>
                <w:sz w:val="20"/>
                <w:szCs w:val="20"/>
                <w:rPrChange w:id="9427" w:author="Александр" w:date="2020-04-13T06:47:00Z">
                  <w:rPr>
                    <w:rFonts w:ascii="Arial" w:hAnsi="Arial" w:cs="Arial"/>
                    <w:sz w:val="20"/>
                    <w:szCs w:val="20"/>
                    <w:highlight w:val="yellow"/>
                  </w:rPr>
                </w:rPrChange>
              </w:rPr>
            </w:pPr>
            <w:r w:rsidRPr="0040585C">
              <w:rPr>
                <w:rFonts w:ascii="Arial" w:hAnsi="Arial" w:cs="Arial"/>
                <w:sz w:val="20"/>
                <w:szCs w:val="20"/>
                <w:rPrChange w:id="9428" w:author="Александр" w:date="2020-04-13T06:47:00Z">
                  <w:rPr>
                    <w:rFonts w:ascii="Arial" w:hAnsi="Arial" w:cs="Arial"/>
                    <w:sz w:val="20"/>
                    <w:szCs w:val="20"/>
                    <w:highlight w:val="yellow"/>
                  </w:rPr>
                </w:rPrChange>
              </w:rPr>
              <w:t>-</w:t>
            </w:r>
          </w:p>
        </w:tc>
        <w:tc>
          <w:tcPr>
            <w:tcW w:w="354" w:type="pct"/>
          </w:tcPr>
          <w:p w14:paraId="7FDC9C89" w14:textId="1C10E815" w:rsidR="004C7E13" w:rsidRPr="0040585C" w:rsidRDefault="004C7E13" w:rsidP="004C7E13">
            <w:pPr>
              <w:jc w:val="center"/>
              <w:rPr>
                <w:rFonts w:ascii="Arial" w:hAnsi="Arial" w:cs="Arial"/>
                <w:sz w:val="20"/>
                <w:szCs w:val="20"/>
                <w:lang w:val="en-US"/>
                <w:rPrChange w:id="942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30" w:author="Александр" w:date="2020-04-13T06:47:00Z">
                  <w:rPr>
                    <w:rFonts w:ascii="Arial" w:hAnsi="Arial" w:cs="Arial"/>
                    <w:sz w:val="20"/>
                    <w:szCs w:val="20"/>
                    <w:highlight w:val="yellow"/>
                    <w:lang w:val="en-US"/>
                  </w:rPr>
                </w:rPrChange>
              </w:rPr>
              <w:t>SAP</w:t>
            </w:r>
          </w:p>
        </w:tc>
      </w:tr>
      <w:tr w:rsidR="004C7E13" w:rsidRPr="0086487D" w14:paraId="4EBC6633" w14:textId="77777777" w:rsidTr="00B7575F">
        <w:trPr>
          <w:cantSplit/>
        </w:trPr>
        <w:tc>
          <w:tcPr>
            <w:tcW w:w="177" w:type="pct"/>
          </w:tcPr>
          <w:p w14:paraId="74A0B379" w14:textId="32C6D785" w:rsidR="004C7E13" w:rsidRPr="0040585C" w:rsidRDefault="004C7E13" w:rsidP="004C7E13">
            <w:pPr>
              <w:rPr>
                <w:rFonts w:ascii="Arial" w:hAnsi="Arial" w:cs="Arial"/>
                <w:sz w:val="20"/>
                <w:szCs w:val="20"/>
              </w:rPr>
            </w:pPr>
            <w:r w:rsidRPr="0040585C">
              <w:rPr>
                <w:rFonts w:ascii="Arial" w:hAnsi="Arial" w:cs="Arial"/>
                <w:sz w:val="20"/>
                <w:szCs w:val="20"/>
              </w:rPr>
              <w:t>2</w:t>
            </w:r>
            <w:ins w:id="9431" w:author="Александр" w:date="2020-04-13T06:48:00Z">
              <w:r w:rsidR="0040585C">
                <w:rPr>
                  <w:rFonts w:ascii="Arial" w:hAnsi="Arial" w:cs="Arial"/>
                  <w:sz w:val="20"/>
                  <w:szCs w:val="20"/>
                </w:rPr>
                <w:t>1</w:t>
              </w:r>
            </w:ins>
            <w:del w:id="9432" w:author="Александр" w:date="2020-04-13T06:48:00Z">
              <w:r w:rsidRPr="0040585C" w:rsidDel="0040585C">
                <w:rPr>
                  <w:rFonts w:ascii="Arial" w:hAnsi="Arial" w:cs="Arial"/>
                  <w:sz w:val="20"/>
                  <w:szCs w:val="20"/>
                  <w:lang w:val="en-US"/>
                </w:rPr>
                <w:delText>2</w:delText>
              </w:r>
            </w:del>
            <w:r w:rsidRPr="0040585C">
              <w:rPr>
                <w:rFonts w:ascii="Arial" w:hAnsi="Arial" w:cs="Arial"/>
                <w:sz w:val="20"/>
                <w:szCs w:val="20"/>
              </w:rPr>
              <w:t>.</w:t>
            </w:r>
          </w:p>
        </w:tc>
        <w:tc>
          <w:tcPr>
            <w:tcW w:w="443" w:type="pct"/>
          </w:tcPr>
          <w:p w14:paraId="54120CB0"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Операции </w:t>
            </w:r>
            <w:proofErr w:type="spellStart"/>
            <w:r w:rsidRPr="00041CFE">
              <w:rPr>
                <w:rFonts w:ascii="Arial" w:hAnsi="Arial" w:cs="Arial"/>
                <w:sz w:val="20"/>
                <w:szCs w:val="20"/>
              </w:rPr>
              <w:t>техкарты</w:t>
            </w:r>
            <w:proofErr w:type="spellEnd"/>
          </w:p>
        </w:tc>
        <w:tc>
          <w:tcPr>
            <w:tcW w:w="530" w:type="pct"/>
          </w:tcPr>
          <w:p w14:paraId="537D8CC9" w14:textId="77777777" w:rsidR="004C7E13" w:rsidRPr="00696F74" w:rsidRDefault="004C7E13" w:rsidP="004C7E13">
            <w:pPr>
              <w:jc w:val="left"/>
              <w:rPr>
                <w:rFonts w:ascii="Arial" w:hAnsi="Arial" w:cs="Arial"/>
                <w:sz w:val="20"/>
                <w:szCs w:val="20"/>
              </w:rPr>
            </w:pPr>
            <w:proofErr w:type="spellStart"/>
            <w:r w:rsidRPr="00696F74">
              <w:rPr>
                <w:rFonts w:ascii="Arial" w:hAnsi="Arial" w:cs="Arial"/>
                <w:sz w:val="20"/>
                <w:szCs w:val="20"/>
              </w:rPr>
              <w:t>Опрц</w:t>
            </w:r>
            <w:proofErr w:type="spellEnd"/>
          </w:p>
        </w:tc>
        <w:tc>
          <w:tcPr>
            <w:tcW w:w="930" w:type="pct"/>
          </w:tcPr>
          <w:p w14:paraId="128ED47D"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Номер операции</w:t>
            </w:r>
          </w:p>
        </w:tc>
        <w:tc>
          <w:tcPr>
            <w:tcW w:w="309" w:type="pct"/>
          </w:tcPr>
          <w:p w14:paraId="0C7A6E3E"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4</w:t>
            </w:r>
          </w:p>
        </w:tc>
        <w:tc>
          <w:tcPr>
            <w:tcW w:w="487" w:type="pct"/>
          </w:tcPr>
          <w:p w14:paraId="4FE4082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-VORNR</w:t>
            </w:r>
          </w:p>
        </w:tc>
        <w:tc>
          <w:tcPr>
            <w:tcW w:w="354" w:type="pct"/>
          </w:tcPr>
          <w:p w14:paraId="7A19B2E1" w14:textId="68124968" w:rsidR="004C7E13" w:rsidRPr="0040585C" w:rsidRDefault="004C7E13" w:rsidP="004C7E13">
            <w:pPr>
              <w:jc w:val="center"/>
              <w:rPr>
                <w:rFonts w:ascii="Arial" w:hAnsi="Arial" w:cs="Arial"/>
                <w:sz w:val="20"/>
                <w:szCs w:val="20"/>
              </w:rPr>
            </w:pPr>
            <w:r w:rsidRPr="0040585C">
              <w:rPr>
                <w:rFonts w:ascii="Arial" w:hAnsi="Arial" w:cs="Arial"/>
                <w:sz w:val="20"/>
                <w:szCs w:val="20"/>
                <w:rPrChange w:id="9433" w:author="Александр" w:date="2020-04-13T06:47:00Z">
                  <w:rPr>
                    <w:rFonts w:ascii="Arial" w:hAnsi="Arial" w:cs="Arial"/>
                    <w:sz w:val="20"/>
                    <w:szCs w:val="20"/>
                    <w:highlight w:val="yellow"/>
                  </w:rPr>
                </w:rPrChange>
              </w:rPr>
              <w:t>Х</w:t>
            </w:r>
          </w:p>
        </w:tc>
        <w:tc>
          <w:tcPr>
            <w:tcW w:w="576" w:type="pct"/>
          </w:tcPr>
          <w:p w14:paraId="46F06576" w14:textId="4A6A1585"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0F71464C" w14:textId="62C879A3"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07A290B4" w14:textId="3FEF58C0"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54" w:type="pct"/>
          </w:tcPr>
          <w:p w14:paraId="0295FA9F"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2E7FB86E" w14:textId="77777777" w:rsidTr="00B7575F">
        <w:trPr>
          <w:cantSplit/>
        </w:trPr>
        <w:tc>
          <w:tcPr>
            <w:tcW w:w="177" w:type="pct"/>
          </w:tcPr>
          <w:p w14:paraId="17008263" w14:textId="25997E71" w:rsidR="004C7E13" w:rsidRPr="0040585C" w:rsidRDefault="004C7E13" w:rsidP="004C7E13">
            <w:pPr>
              <w:rPr>
                <w:rFonts w:ascii="Arial" w:hAnsi="Arial" w:cs="Arial"/>
                <w:sz w:val="20"/>
                <w:szCs w:val="20"/>
              </w:rPr>
            </w:pPr>
            <w:r w:rsidRPr="0040585C">
              <w:rPr>
                <w:rFonts w:ascii="Arial" w:hAnsi="Arial" w:cs="Arial"/>
                <w:sz w:val="20"/>
                <w:szCs w:val="20"/>
              </w:rPr>
              <w:t>2</w:t>
            </w:r>
            <w:ins w:id="9434" w:author="Александр" w:date="2020-04-13T06:49:00Z">
              <w:r w:rsidR="0040585C">
                <w:rPr>
                  <w:rFonts w:ascii="Arial" w:hAnsi="Arial" w:cs="Arial"/>
                  <w:sz w:val="20"/>
                  <w:szCs w:val="20"/>
                </w:rPr>
                <w:t>2</w:t>
              </w:r>
            </w:ins>
            <w:del w:id="9435" w:author="Александр" w:date="2020-04-13T06:49:00Z">
              <w:r w:rsidRPr="0040585C" w:rsidDel="0040585C">
                <w:rPr>
                  <w:rFonts w:ascii="Arial" w:hAnsi="Arial" w:cs="Arial"/>
                  <w:sz w:val="20"/>
                  <w:szCs w:val="20"/>
                  <w:lang w:val="en-US"/>
                </w:rPr>
                <w:delText>3</w:delText>
              </w:r>
            </w:del>
            <w:r w:rsidRPr="0040585C">
              <w:rPr>
                <w:rFonts w:ascii="Arial" w:hAnsi="Arial" w:cs="Arial"/>
                <w:sz w:val="20"/>
                <w:szCs w:val="20"/>
              </w:rPr>
              <w:t>.</w:t>
            </w:r>
          </w:p>
        </w:tc>
        <w:tc>
          <w:tcPr>
            <w:tcW w:w="443" w:type="pct"/>
          </w:tcPr>
          <w:p w14:paraId="0996DECB" w14:textId="159A4EED" w:rsidR="004C7E13" w:rsidRPr="0040585C" w:rsidRDefault="004C7E13" w:rsidP="004C7E13">
            <w:pPr>
              <w:jc w:val="left"/>
              <w:rPr>
                <w:rFonts w:ascii="Arial" w:hAnsi="Arial" w:cs="Arial"/>
                <w:sz w:val="20"/>
                <w:szCs w:val="20"/>
                <w:rPrChange w:id="9436" w:author="Александр" w:date="2020-04-13T06:47:00Z">
                  <w:rPr>
                    <w:rFonts w:ascii="Arial" w:hAnsi="Arial" w:cs="Arial"/>
                    <w:sz w:val="20"/>
                    <w:szCs w:val="20"/>
                    <w:highlight w:val="yellow"/>
                  </w:rPr>
                </w:rPrChange>
              </w:rPr>
            </w:pPr>
            <w:r w:rsidRPr="0040585C">
              <w:rPr>
                <w:rFonts w:ascii="Arial" w:hAnsi="Arial" w:cs="Arial"/>
                <w:sz w:val="20"/>
                <w:szCs w:val="20"/>
                <w:rPrChange w:id="9437"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438" w:author="Александр" w:date="2020-04-13T06:47:00Z">
                  <w:rPr>
                    <w:rFonts w:ascii="Arial" w:hAnsi="Arial" w:cs="Arial"/>
                    <w:sz w:val="20"/>
                    <w:szCs w:val="20"/>
                    <w:highlight w:val="yellow"/>
                  </w:rPr>
                </w:rPrChange>
              </w:rPr>
              <w:t>техкарты</w:t>
            </w:r>
            <w:proofErr w:type="spellEnd"/>
          </w:p>
        </w:tc>
        <w:tc>
          <w:tcPr>
            <w:tcW w:w="530" w:type="pct"/>
          </w:tcPr>
          <w:p w14:paraId="7BEDC884" w14:textId="6D6DFDAD" w:rsidR="004C7E13" w:rsidRPr="0040585C" w:rsidRDefault="004C7E13" w:rsidP="004C7E13">
            <w:pPr>
              <w:jc w:val="left"/>
              <w:rPr>
                <w:rFonts w:ascii="Arial" w:hAnsi="Arial" w:cs="Arial"/>
                <w:sz w:val="20"/>
                <w:szCs w:val="20"/>
                <w:rPrChange w:id="9439" w:author="Александр" w:date="2020-04-13T06:47:00Z">
                  <w:rPr>
                    <w:rFonts w:ascii="Arial" w:hAnsi="Arial" w:cs="Arial"/>
                    <w:sz w:val="20"/>
                    <w:szCs w:val="20"/>
                    <w:highlight w:val="yellow"/>
                  </w:rPr>
                </w:rPrChange>
              </w:rPr>
            </w:pPr>
            <w:r w:rsidRPr="0040585C">
              <w:rPr>
                <w:rFonts w:ascii="Arial" w:hAnsi="Arial" w:cs="Arial"/>
                <w:sz w:val="20"/>
                <w:szCs w:val="20"/>
                <w:rPrChange w:id="9440" w:author="Александр" w:date="2020-04-13T06:47:00Z">
                  <w:rPr>
                    <w:rFonts w:ascii="Arial" w:hAnsi="Arial" w:cs="Arial"/>
                    <w:sz w:val="20"/>
                    <w:szCs w:val="20"/>
                    <w:highlight w:val="yellow"/>
                  </w:rPr>
                </w:rPrChange>
              </w:rPr>
              <w:t>Подоперация</w:t>
            </w:r>
          </w:p>
        </w:tc>
        <w:tc>
          <w:tcPr>
            <w:tcW w:w="930" w:type="pct"/>
          </w:tcPr>
          <w:p w14:paraId="6C3267B0" w14:textId="01E22F7E" w:rsidR="004C7E13" w:rsidRPr="0040585C" w:rsidRDefault="004C7E13" w:rsidP="004C7E13">
            <w:pPr>
              <w:jc w:val="left"/>
              <w:rPr>
                <w:rFonts w:ascii="Arial" w:hAnsi="Arial" w:cs="Arial"/>
                <w:sz w:val="20"/>
                <w:szCs w:val="20"/>
                <w:rPrChange w:id="9441" w:author="Александр" w:date="2020-04-13T06:47:00Z">
                  <w:rPr>
                    <w:rFonts w:ascii="Arial" w:hAnsi="Arial" w:cs="Arial"/>
                    <w:sz w:val="20"/>
                    <w:szCs w:val="20"/>
                    <w:highlight w:val="yellow"/>
                  </w:rPr>
                </w:rPrChange>
              </w:rPr>
            </w:pPr>
            <w:r w:rsidRPr="0040585C">
              <w:rPr>
                <w:rFonts w:ascii="Arial" w:hAnsi="Arial" w:cs="Arial"/>
                <w:sz w:val="20"/>
                <w:szCs w:val="20"/>
                <w:rPrChange w:id="9442" w:author="Александр" w:date="2020-04-13T06:47:00Z">
                  <w:rPr>
                    <w:rFonts w:ascii="Arial" w:hAnsi="Arial" w:cs="Arial"/>
                    <w:sz w:val="20"/>
                    <w:szCs w:val="20"/>
                    <w:highlight w:val="yellow"/>
                  </w:rPr>
                </w:rPrChange>
              </w:rPr>
              <w:t>Номер вышестоящей узловой операции</w:t>
            </w:r>
          </w:p>
        </w:tc>
        <w:tc>
          <w:tcPr>
            <w:tcW w:w="309" w:type="pct"/>
          </w:tcPr>
          <w:p w14:paraId="64C0AEF7" w14:textId="5EB4C4F0" w:rsidR="004C7E13" w:rsidRPr="0040585C" w:rsidRDefault="004C7E13" w:rsidP="004C7E13">
            <w:pPr>
              <w:jc w:val="center"/>
              <w:rPr>
                <w:rFonts w:ascii="Arial" w:hAnsi="Arial" w:cs="Arial"/>
                <w:sz w:val="20"/>
                <w:szCs w:val="20"/>
                <w:lang w:val="en-US"/>
                <w:rPrChange w:id="944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44" w:author="Александр" w:date="2020-04-13T06:47:00Z">
                  <w:rPr>
                    <w:rFonts w:ascii="Arial" w:hAnsi="Arial" w:cs="Arial"/>
                    <w:sz w:val="20"/>
                    <w:szCs w:val="20"/>
                    <w:highlight w:val="yellow"/>
                    <w:lang w:val="en-US"/>
                  </w:rPr>
                </w:rPrChange>
              </w:rPr>
              <w:t>NUMC, 8</w:t>
            </w:r>
          </w:p>
        </w:tc>
        <w:tc>
          <w:tcPr>
            <w:tcW w:w="487" w:type="pct"/>
          </w:tcPr>
          <w:p w14:paraId="4F052673" w14:textId="74A50D5A" w:rsidR="004C7E13" w:rsidRPr="0040585C" w:rsidRDefault="004C7E13" w:rsidP="004C7E13">
            <w:pPr>
              <w:jc w:val="center"/>
              <w:rPr>
                <w:rFonts w:ascii="Arial" w:hAnsi="Arial" w:cs="Arial"/>
                <w:sz w:val="20"/>
                <w:szCs w:val="20"/>
                <w:lang w:val="en-US"/>
                <w:rPrChange w:id="944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46" w:author="Александр" w:date="2020-04-13T06:47:00Z">
                  <w:rPr>
                    <w:rFonts w:ascii="Arial" w:hAnsi="Arial" w:cs="Arial"/>
                    <w:sz w:val="20"/>
                    <w:szCs w:val="20"/>
                    <w:highlight w:val="yellow"/>
                    <w:lang w:val="en-US"/>
                  </w:rPr>
                </w:rPrChange>
              </w:rPr>
              <w:t>PLPO</w:t>
            </w:r>
            <w:r w:rsidRPr="0040585C">
              <w:rPr>
                <w:rFonts w:ascii="Arial" w:hAnsi="Arial" w:cs="Arial"/>
                <w:sz w:val="20"/>
                <w:szCs w:val="20"/>
                <w:rPrChange w:id="9447" w:author="Александр" w:date="2020-04-13T06:47:00Z">
                  <w:rPr>
                    <w:rFonts w:ascii="Arial" w:hAnsi="Arial" w:cs="Arial"/>
                    <w:sz w:val="20"/>
                    <w:szCs w:val="20"/>
                    <w:highlight w:val="yellow"/>
                  </w:rPr>
                </w:rPrChange>
              </w:rPr>
              <w:t>-SUMNR</w:t>
            </w:r>
          </w:p>
        </w:tc>
        <w:tc>
          <w:tcPr>
            <w:tcW w:w="354" w:type="pct"/>
          </w:tcPr>
          <w:p w14:paraId="13A0F920" w14:textId="48F89DA0" w:rsidR="004C7E13" w:rsidRPr="0040585C" w:rsidRDefault="004C7E13" w:rsidP="004C7E13">
            <w:pPr>
              <w:jc w:val="center"/>
              <w:rPr>
                <w:rFonts w:ascii="Arial" w:hAnsi="Arial" w:cs="Arial"/>
                <w:sz w:val="20"/>
                <w:szCs w:val="20"/>
                <w:lang w:val="en-US"/>
                <w:rPrChange w:id="944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49" w:author="Александр" w:date="2020-04-13T06:47:00Z">
                  <w:rPr>
                    <w:rFonts w:ascii="Arial" w:hAnsi="Arial" w:cs="Arial"/>
                    <w:sz w:val="20"/>
                    <w:szCs w:val="20"/>
                    <w:highlight w:val="yellow"/>
                    <w:lang w:val="en-US"/>
                  </w:rPr>
                </w:rPrChange>
              </w:rPr>
              <w:t>-</w:t>
            </w:r>
          </w:p>
        </w:tc>
        <w:tc>
          <w:tcPr>
            <w:tcW w:w="576" w:type="pct"/>
          </w:tcPr>
          <w:p w14:paraId="2181F0F5" w14:textId="24FFD199" w:rsidR="004C7E13" w:rsidRPr="0040585C" w:rsidRDefault="004C7E13" w:rsidP="004C7E13">
            <w:pPr>
              <w:jc w:val="center"/>
              <w:rPr>
                <w:rFonts w:ascii="Arial" w:hAnsi="Arial" w:cs="Arial"/>
                <w:sz w:val="20"/>
                <w:szCs w:val="20"/>
                <w:rPrChange w:id="9450" w:author="Александр" w:date="2020-04-13T06:47:00Z">
                  <w:rPr>
                    <w:rFonts w:ascii="Arial" w:hAnsi="Arial" w:cs="Arial"/>
                    <w:sz w:val="20"/>
                    <w:szCs w:val="20"/>
                    <w:highlight w:val="yellow"/>
                  </w:rPr>
                </w:rPrChange>
              </w:rPr>
            </w:pPr>
            <w:r w:rsidRPr="0040585C">
              <w:rPr>
                <w:rFonts w:ascii="Arial" w:hAnsi="Arial" w:cs="Arial"/>
                <w:sz w:val="20"/>
                <w:szCs w:val="20"/>
                <w:rPrChange w:id="9451" w:author="Александр" w:date="2020-04-13T06:47:00Z">
                  <w:rPr>
                    <w:rFonts w:ascii="Arial" w:hAnsi="Arial" w:cs="Arial"/>
                    <w:sz w:val="20"/>
                    <w:szCs w:val="20"/>
                    <w:highlight w:val="yellow"/>
                  </w:rPr>
                </w:rPrChange>
              </w:rPr>
              <w:t>-</w:t>
            </w:r>
          </w:p>
        </w:tc>
        <w:tc>
          <w:tcPr>
            <w:tcW w:w="397" w:type="pct"/>
          </w:tcPr>
          <w:p w14:paraId="1105A08D" w14:textId="0518A284" w:rsidR="004C7E13" w:rsidRPr="0040585C" w:rsidRDefault="004C7E13" w:rsidP="004C7E13">
            <w:pPr>
              <w:jc w:val="center"/>
              <w:rPr>
                <w:rFonts w:ascii="Arial" w:hAnsi="Arial" w:cs="Arial"/>
                <w:sz w:val="20"/>
                <w:szCs w:val="20"/>
                <w:rPrChange w:id="9452" w:author="Александр" w:date="2020-04-13T06:47:00Z">
                  <w:rPr>
                    <w:rFonts w:ascii="Arial" w:hAnsi="Arial" w:cs="Arial"/>
                    <w:sz w:val="20"/>
                    <w:szCs w:val="20"/>
                    <w:highlight w:val="yellow"/>
                  </w:rPr>
                </w:rPrChange>
              </w:rPr>
            </w:pPr>
            <w:r w:rsidRPr="0040585C">
              <w:rPr>
                <w:rFonts w:ascii="Arial" w:hAnsi="Arial" w:cs="Arial"/>
                <w:sz w:val="20"/>
                <w:szCs w:val="20"/>
                <w:rPrChange w:id="9453" w:author="Александр" w:date="2020-04-13T06:47:00Z">
                  <w:rPr>
                    <w:rFonts w:ascii="Arial" w:hAnsi="Arial" w:cs="Arial"/>
                    <w:sz w:val="20"/>
                    <w:szCs w:val="20"/>
                    <w:highlight w:val="yellow"/>
                  </w:rPr>
                </w:rPrChange>
              </w:rPr>
              <w:t>-</w:t>
            </w:r>
          </w:p>
        </w:tc>
        <w:tc>
          <w:tcPr>
            <w:tcW w:w="443" w:type="pct"/>
          </w:tcPr>
          <w:p w14:paraId="1FED07E2" w14:textId="1D1F63D1" w:rsidR="004C7E13" w:rsidRPr="0040585C" w:rsidRDefault="004C7E13" w:rsidP="004C7E13">
            <w:pPr>
              <w:jc w:val="center"/>
              <w:rPr>
                <w:rFonts w:ascii="Arial" w:hAnsi="Arial" w:cs="Arial"/>
                <w:sz w:val="20"/>
                <w:szCs w:val="20"/>
                <w:rPrChange w:id="9454" w:author="Александр" w:date="2020-04-13T06:47:00Z">
                  <w:rPr>
                    <w:rFonts w:ascii="Arial" w:hAnsi="Arial" w:cs="Arial"/>
                    <w:sz w:val="20"/>
                    <w:szCs w:val="20"/>
                    <w:highlight w:val="yellow"/>
                  </w:rPr>
                </w:rPrChange>
              </w:rPr>
            </w:pPr>
            <w:r w:rsidRPr="0040585C">
              <w:rPr>
                <w:rFonts w:ascii="Arial" w:hAnsi="Arial" w:cs="Arial"/>
                <w:sz w:val="20"/>
                <w:szCs w:val="20"/>
                <w:rPrChange w:id="9455" w:author="Александр" w:date="2020-04-13T06:47:00Z">
                  <w:rPr>
                    <w:rFonts w:ascii="Arial" w:hAnsi="Arial" w:cs="Arial"/>
                    <w:sz w:val="20"/>
                    <w:szCs w:val="20"/>
                    <w:highlight w:val="yellow"/>
                  </w:rPr>
                </w:rPrChange>
              </w:rPr>
              <w:t>-</w:t>
            </w:r>
          </w:p>
        </w:tc>
        <w:tc>
          <w:tcPr>
            <w:tcW w:w="354" w:type="pct"/>
          </w:tcPr>
          <w:p w14:paraId="63542797" w14:textId="584515CD" w:rsidR="004C7E13" w:rsidRPr="0040585C" w:rsidRDefault="004C7E13" w:rsidP="004C7E13">
            <w:pPr>
              <w:jc w:val="center"/>
              <w:rPr>
                <w:rFonts w:ascii="Arial" w:hAnsi="Arial" w:cs="Arial"/>
                <w:sz w:val="20"/>
                <w:szCs w:val="20"/>
                <w:lang w:val="en-US"/>
                <w:rPrChange w:id="945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57" w:author="Александр" w:date="2020-04-13T06:47:00Z">
                  <w:rPr>
                    <w:rFonts w:ascii="Arial" w:hAnsi="Arial" w:cs="Arial"/>
                    <w:sz w:val="20"/>
                    <w:szCs w:val="20"/>
                    <w:highlight w:val="yellow"/>
                    <w:lang w:val="en-US"/>
                  </w:rPr>
                </w:rPrChange>
              </w:rPr>
              <w:t>SAP</w:t>
            </w:r>
          </w:p>
        </w:tc>
      </w:tr>
      <w:tr w:rsidR="004C7E13" w:rsidRPr="0086487D" w14:paraId="5FC938ED" w14:textId="77777777" w:rsidTr="00B7575F">
        <w:trPr>
          <w:cantSplit/>
        </w:trPr>
        <w:tc>
          <w:tcPr>
            <w:tcW w:w="177" w:type="pct"/>
          </w:tcPr>
          <w:p w14:paraId="2CA99476" w14:textId="4827CCB1" w:rsidR="004C7E13" w:rsidRPr="00041CFE" w:rsidRDefault="004C7E13" w:rsidP="004C7E13">
            <w:pPr>
              <w:rPr>
                <w:rFonts w:ascii="Arial" w:hAnsi="Arial" w:cs="Arial"/>
                <w:sz w:val="20"/>
                <w:szCs w:val="20"/>
              </w:rPr>
            </w:pPr>
            <w:r w:rsidRPr="0040585C">
              <w:rPr>
                <w:rFonts w:ascii="Arial" w:hAnsi="Arial" w:cs="Arial"/>
                <w:sz w:val="20"/>
                <w:szCs w:val="20"/>
              </w:rPr>
              <w:lastRenderedPageBreak/>
              <w:t>2</w:t>
            </w:r>
            <w:ins w:id="9458" w:author="Александр" w:date="2020-04-13T06:49:00Z">
              <w:r w:rsidR="0040585C">
                <w:rPr>
                  <w:rFonts w:ascii="Arial" w:hAnsi="Arial" w:cs="Arial"/>
                  <w:sz w:val="20"/>
                  <w:szCs w:val="20"/>
                </w:rPr>
                <w:t>3</w:t>
              </w:r>
            </w:ins>
            <w:del w:id="9459" w:author="Александр" w:date="2020-04-13T06:49:00Z">
              <w:r w:rsidRPr="0040585C" w:rsidDel="0040585C">
                <w:rPr>
                  <w:rFonts w:ascii="Arial" w:hAnsi="Arial" w:cs="Arial"/>
                  <w:sz w:val="20"/>
                  <w:szCs w:val="20"/>
                  <w:lang w:val="en-US"/>
                </w:rPr>
                <w:delText>4</w:delText>
              </w:r>
            </w:del>
            <w:r w:rsidRPr="00041CFE">
              <w:rPr>
                <w:rFonts w:ascii="Arial" w:hAnsi="Arial" w:cs="Arial"/>
                <w:sz w:val="20"/>
                <w:szCs w:val="20"/>
              </w:rPr>
              <w:t>.</w:t>
            </w:r>
          </w:p>
        </w:tc>
        <w:tc>
          <w:tcPr>
            <w:tcW w:w="443" w:type="pct"/>
          </w:tcPr>
          <w:p w14:paraId="00B14CDC"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2CDE4D2B" w14:textId="77777777" w:rsidR="004C7E13" w:rsidRPr="0040585C" w:rsidRDefault="004C7E13" w:rsidP="004C7E13">
            <w:pPr>
              <w:jc w:val="left"/>
              <w:rPr>
                <w:rFonts w:ascii="Arial" w:hAnsi="Arial" w:cs="Arial"/>
                <w:sz w:val="20"/>
                <w:szCs w:val="20"/>
              </w:rPr>
            </w:pPr>
            <w:proofErr w:type="spellStart"/>
            <w:r w:rsidRPr="0040585C">
              <w:rPr>
                <w:rFonts w:ascii="Arial" w:hAnsi="Arial" w:cs="Arial"/>
                <w:sz w:val="20"/>
                <w:szCs w:val="20"/>
              </w:rPr>
              <w:t>РабМесто</w:t>
            </w:r>
            <w:proofErr w:type="spellEnd"/>
          </w:p>
        </w:tc>
        <w:tc>
          <w:tcPr>
            <w:tcW w:w="930" w:type="pct"/>
          </w:tcPr>
          <w:p w14:paraId="67433BC4" w14:textId="77777777" w:rsidR="004C7E13" w:rsidRPr="0040585C" w:rsidRDefault="004C7E13" w:rsidP="004C7E13">
            <w:pPr>
              <w:jc w:val="left"/>
              <w:rPr>
                <w:rFonts w:ascii="Arial" w:hAnsi="Arial" w:cs="Arial"/>
                <w:sz w:val="20"/>
                <w:szCs w:val="20"/>
              </w:rPr>
            </w:pPr>
          </w:p>
          <w:p w14:paraId="1958CF0C"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Рабочее место, выполняющее данную операцию</w:t>
            </w:r>
          </w:p>
        </w:tc>
        <w:tc>
          <w:tcPr>
            <w:tcW w:w="309" w:type="pct"/>
          </w:tcPr>
          <w:p w14:paraId="7F0BAC5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8</w:t>
            </w:r>
          </w:p>
        </w:tc>
        <w:tc>
          <w:tcPr>
            <w:tcW w:w="487" w:type="pct"/>
          </w:tcPr>
          <w:p w14:paraId="7DDE78A9"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 xml:space="preserve">PLPOD-ARBPL </w:t>
            </w:r>
            <w:r w:rsidRPr="0040585C">
              <w:rPr>
                <w:rFonts w:ascii="Arial" w:hAnsi="Arial" w:cs="Arial"/>
                <w:sz w:val="20"/>
                <w:szCs w:val="20"/>
              </w:rPr>
              <w:t>по</w:t>
            </w:r>
            <w:r w:rsidRPr="0040585C">
              <w:rPr>
                <w:rFonts w:ascii="Arial" w:hAnsi="Arial" w:cs="Arial"/>
                <w:sz w:val="20"/>
                <w:szCs w:val="20"/>
                <w:lang w:val="en-US"/>
              </w:rPr>
              <w:t xml:space="preserve"> PLPO-ARBID</w:t>
            </w:r>
          </w:p>
        </w:tc>
        <w:tc>
          <w:tcPr>
            <w:tcW w:w="354" w:type="pct"/>
          </w:tcPr>
          <w:p w14:paraId="5AC7F87C" w14:textId="5ED953E4" w:rsidR="004C7E13" w:rsidRPr="0040585C" w:rsidRDefault="004C7E13" w:rsidP="004C7E13">
            <w:pPr>
              <w:jc w:val="center"/>
              <w:rPr>
                <w:rFonts w:ascii="Arial" w:hAnsi="Arial" w:cs="Arial"/>
                <w:sz w:val="20"/>
                <w:szCs w:val="20"/>
                <w:lang w:val="en-US"/>
              </w:rPr>
            </w:pPr>
            <w:r w:rsidRPr="0040585C">
              <w:rPr>
                <w:rFonts w:ascii="Arial" w:hAnsi="Arial" w:cs="Arial"/>
                <w:sz w:val="20"/>
                <w:szCs w:val="20"/>
                <w:rPrChange w:id="9460" w:author="Александр" w:date="2020-04-13T06:47:00Z">
                  <w:rPr>
                    <w:rFonts w:ascii="Arial" w:hAnsi="Arial" w:cs="Arial"/>
                    <w:sz w:val="20"/>
                    <w:szCs w:val="20"/>
                    <w:highlight w:val="yellow"/>
                  </w:rPr>
                </w:rPrChange>
              </w:rPr>
              <w:t>Х</w:t>
            </w:r>
          </w:p>
        </w:tc>
        <w:tc>
          <w:tcPr>
            <w:tcW w:w="576" w:type="pct"/>
          </w:tcPr>
          <w:p w14:paraId="44948816" w14:textId="553E2D92" w:rsidR="004C7E13" w:rsidRPr="00696F74" w:rsidRDefault="004C7E13" w:rsidP="004C7E13">
            <w:pPr>
              <w:jc w:val="center"/>
              <w:rPr>
                <w:rFonts w:ascii="Arial" w:hAnsi="Arial" w:cs="Arial"/>
                <w:sz w:val="20"/>
                <w:szCs w:val="20"/>
                <w:lang w:val="en-US"/>
              </w:rPr>
            </w:pPr>
            <w:r w:rsidRPr="00041CFE">
              <w:rPr>
                <w:rFonts w:ascii="Arial" w:hAnsi="Arial" w:cs="Arial"/>
                <w:sz w:val="20"/>
                <w:szCs w:val="20"/>
              </w:rPr>
              <w:t>-</w:t>
            </w:r>
          </w:p>
        </w:tc>
        <w:tc>
          <w:tcPr>
            <w:tcW w:w="397" w:type="pct"/>
          </w:tcPr>
          <w:p w14:paraId="11358212" w14:textId="4D6719DF"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w:t>
            </w:r>
          </w:p>
        </w:tc>
        <w:tc>
          <w:tcPr>
            <w:tcW w:w="443" w:type="pct"/>
          </w:tcPr>
          <w:p w14:paraId="4CCBAA5B" w14:textId="137A5589"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Выбор из справочника</w:t>
            </w:r>
          </w:p>
        </w:tc>
        <w:tc>
          <w:tcPr>
            <w:tcW w:w="354" w:type="pct"/>
          </w:tcPr>
          <w:p w14:paraId="3C53394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549BFD56" w14:textId="77777777" w:rsidTr="00B7575F">
        <w:trPr>
          <w:cantSplit/>
        </w:trPr>
        <w:tc>
          <w:tcPr>
            <w:tcW w:w="177" w:type="pct"/>
          </w:tcPr>
          <w:p w14:paraId="4599B7A9" w14:textId="70D0CE01" w:rsidR="004C7E13" w:rsidRPr="00041CFE" w:rsidRDefault="004C7E13" w:rsidP="004C7E13">
            <w:pPr>
              <w:rPr>
                <w:rFonts w:ascii="Arial" w:hAnsi="Arial" w:cs="Arial"/>
                <w:sz w:val="20"/>
                <w:szCs w:val="20"/>
              </w:rPr>
            </w:pPr>
            <w:r w:rsidRPr="0040585C">
              <w:rPr>
                <w:rFonts w:ascii="Arial" w:hAnsi="Arial" w:cs="Arial"/>
                <w:sz w:val="20"/>
                <w:szCs w:val="20"/>
              </w:rPr>
              <w:t>2</w:t>
            </w:r>
            <w:ins w:id="9461" w:author="Александр" w:date="2020-04-13T06:49:00Z">
              <w:r w:rsidR="0040585C">
                <w:rPr>
                  <w:rFonts w:ascii="Arial" w:hAnsi="Arial" w:cs="Arial"/>
                  <w:sz w:val="20"/>
                  <w:szCs w:val="20"/>
                </w:rPr>
                <w:t>4</w:t>
              </w:r>
            </w:ins>
            <w:del w:id="9462" w:author="Александр" w:date="2020-04-13T06:49:00Z">
              <w:r w:rsidRPr="0040585C" w:rsidDel="0040585C">
                <w:rPr>
                  <w:rFonts w:ascii="Arial" w:hAnsi="Arial" w:cs="Arial"/>
                  <w:sz w:val="20"/>
                  <w:szCs w:val="20"/>
                  <w:lang w:val="en-US"/>
                </w:rPr>
                <w:delText>5</w:delText>
              </w:r>
            </w:del>
            <w:r w:rsidRPr="00041CFE">
              <w:rPr>
                <w:rFonts w:ascii="Arial" w:hAnsi="Arial" w:cs="Arial"/>
                <w:sz w:val="20"/>
                <w:szCs w:val="20"/>
              </w:rPr>
              <w:t>.</w:t>
            </w:r>
          </w:p>
        </w:tc>
        <w:tc>
          <w:tcPr>
            <w:tcW w:w="443" w:type="pct"/>
          </w:tcPr>
          <w:p w14:paraId="3527A6E3"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4D3A19CC"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Завод</w:t>
            </w:r>
          </w:p>
        </w:tc>
        <w:tc>
          <w:tcPr>
            <w:tcW w:w="930" w:type="pct"/>
          </w:tcPr>
          <w:p w14:paraId="48FC7DF3"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Завод рабочего места, выполняющего операцию</w:t>
            </w:r>
          </w:p>
        </w:tc>
        <w:tc>
          <w:tcPr>
            <w:tcW w:w="309" w:type="pct"/>
          </w:tcPr>
          <w:p w14:paraId="1978C12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4</w:t>
            </w:r>
          </w:p>
        </w:tc>
        <w:tc>
          <w:tcPr>
            <w:tcW w:w="487" w:type="pct"/>
          </w:tcPr>
          <w:p w14:paraId="4895A70A"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-WERKS</w:t>
            </w:r>
          </w:p>
        </w:tc>
        <w:tc>
          <w:tcPr>
            <w:tcW w:w="354" w:type="pct"/>
          </w:tcPr>
          <w:p w14:paraId="3036103D" w14:textId="341738E6" w:rsidR="004C7E13" w:rsidRPr="0040585C" w:rsidRDefault="004C7E13" w:rsidP="004C7E13">
            <w:pPr>
              <w:jc w:val="center"/>
              <w:rPr>
                <w:rFonts w:ascii="Arial" w:hAnsi="Arial" w:cs="Arial"/>
                <w:sz w:val="20"/>
                <w:szCs w:val="20"/>
              </w:rPr>
            </w:pPr>
            <w:r w:rsidRPr="0040585C">
              <w:rPr>
                <w:rFonts w:ascii="Arial" w:hAnsi="Arial" w:cs="Arial"/>
                <w:sz w:val="20"/>
                <w:szCs w:val="20"/>
                <w:rPrChange w:id="9463" w:author="Александр" w:date="2020-04-13T06:47:00Z">
                  <w:rPr>
                    <w:rFonts w:ascii="Arial" w:hAnsi="Arial" w:cs="Arial"/>
                    <w:sz w:val="20"/>
                    <w:szCs w:val="20"/>
                    <w:highlight w:val="yellow"/>
                  </w:rPr>
                </w:rPrChange>
              </w:rPr>
              <w:t>Х</w:t>
            </w:r>
          </w:p>
        </w:tc>
        <w:tc>
          <w:tcPr>
            <w:tcW w:w="576" w:type="pct"/>
          </w:tcPr>
          <w:p w14:paraId="2519B354" w14:textId="5F7C0AB8"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660155B6" w14:textId="34B421CA"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5C4209CC" w14:textId="116BD594"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6C7EB96A"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59682C7C" w14:textId="77777777" w:rsidTr="00B7575F">
        <w:trPr>
          <w:cantSplit/>
        </w:trPr>
        <w:tc>
          <w:tcPr>
            <w:tcW w:w="177" w:type="pct"/>
          </w:tcPr>
          <w:p w14:paraId="7F52A062" w14:textId="2E4701F1" w:rsidR="004C7E13" w:rsidRPr="00041CFE" w:rsidRDefault="004C7E13" w:rsidP="004C7E13">
            <w:pPr>
              <w:rPr>
                <w:rFonts w:ascii="Arial" w:hAnsi="Arial" w:cs="Arial"/>
                <w:sz w:val="20"/>
                <w:szCs w:val="20"/>
              </w:rPr>
            </w:pPr>
            <w:r w:rsidRPr="0040585C">
              <w:rPr>
                <w:rFonts w:ascii="Arial" w:hAnsi="Arial" w:cs="Arial"/>
                <w:sz w:val="20"/>
                <w:szCs w:val="20"/>
              </w:rPr>
              <w:t>2</w:t>
            </w:r>
            <w:ins w:id="9464" w:author="Александр" w:date="2020-04-13T06:49:00Z">
              <w:r w:rsidR="0040585C">
                <w:rPr>
                  <w:rFonts w:ascii="Arial" w:hAnsi="Arial" w:cs="Arial"/>
                  <w:sz w:val="20"/>
                  <w:szCs w:val="20"/>
                </w:rPr>
                <w:t>5</w:t>
              </w:r>
            </w:ins>
            <w:del w:id="9465" w:author="Александр" w:date="2020-04-13T06:49:00Z">
              <w:r w:rsidRPr="0040585C" w:rsidDel="0040585C">
                <w:rPr>
                  <w:rFonts w:ascii="Arial" w:hAnsi="Arial" w:cs="Arial"/>
                  <w:sz w:val="20"/>
                  <w:szCs w:val="20"/>
                  <w:lang w:val="en-US"/>
                </w:rPr>
                <w:delText>6</w:delText>
              </w:r>
            </w:del>
            <w:r w:rsidRPr="00041CFE">
              <w:rPr>
                <w:rFonts w:ascii="Arial" w:hAnsi="Arial" w:cs="Arial"/>
                <w:sz w:val="20"/>
                <w:szCs w:val="20"/>
              </w:rPr>
              <w:t>.</w:t>
            </w:r>
          </w:p>
        </w:tc>
        <w:tc>
          <w:tcPr>
            <w:tcW w:w="443" w:type="pct"/>
          </w:tcPr>
          <w:p w14:paraId="1FDFCF22"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681A04D2" w14:textId="77777777" w:rsidR="004C7E13" w:rsidRPr="0040585C" w:rsidRDefault="004C7E13" w:rsidP="004C7E13">
            <w:pPr>
              <w:jc w:val="left"/>
              <w:rPr>
                <w:rFonts w:ascii="Arial" w:hAnsi="Arial" w:cs="Arial"/>
                <w:sz w:val="20"/>
                <w:szCs w:val="20"/>
              </w:rPr>
            </w:pPr>
            <w:proofErr w:type="spellStart"/>
            <w:r w:rsidRPr="0040585C">
              <w:rPr>
                <w:rFonts w:ascii="Arial" w:hAnsi="Arial" w:cs="Arial"/>
                <w:sz w:val="20"/>
                <w:szCs w:val="20"/>
              </w:rPr>
              <w:t>УпрК</w:t>
            </w:r>
            <w:proofErr w:type="spellEnd"/>
          </w:p>
        </w:tc>
        <w:tc>
          <w:tcPr>
            <w:tcW w:w="930" w:type="pct"/>
          </w:tcPr>
          <w:p w14:paraId="4937D257" w14:textId="77777777" w:rsidR="004C7E13" w:rsidRPr="0040585C" w:rsidRDefault="004C7E13" w:rsidP="004C7E13">
            <w:pPr>
              <w:jc w:val="left"/>
              <w:rPr>
                <w:rFonts w:ascii="Arial" w:hAnsi="Arial" w:cs="Arial"/>
                <w:sz w:val="20"/>
                <w:szCs w:val="20"/>
              </w:rPr>
            </w:pPr>
          </w:p>
          <w:p w14:paraId="7D8D3C94"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Управляющий ключ операции</w:t>
            </w:r>
          </w:p>
        </w:tc>
        <w:tc>
          <w:tcPr>
            <w:tcW w:w="309" w:type="pct"/>
          </w:tcPr>
          <w:p w14:paraId="2E59E5F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4</w:t>
            </w:r>
          </w:p>
        </w:tc>
        <w:tc>
          <w:tcPr>
            <w:tcW w:w="487" w:type="pct"/>
          </w:tcPr>
          <w:p w14:paraId="49D7F34C"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-STEUS</w:t>
            </w:r>
          </w:p>
        </w:tc>
        <w:tc>
          <w:tcPr>
            <w:tcW w:w="354" w:type="pct"/>
          </w:tcPr>
          <w:p w14:paraId="7C9D77C8" w14:textId="50B2EEA6" w:rsidR="004C7E13" w:rsidRPr="0040585C" w:rsidRDefault="004C7E13" w:rsidP="004C7E13">
            <w:pPr>
              <w:jc w:val="center"/>
              <w:rPr>
                <w:rFonts w:ascii="Arial" w:hAnsi="Arial" w:cs="Arial"/>
                <w:sz w:val="20"/>
                <w:szCs w:val="20"/>
              </w:rPr>
            </w:pPr>
            <w:r w:rsidRPr="0040585C">
              <w:rPr>
                <w:rFonts w:ascii="Arial" w:hAnsi="Arial" w:cs="Arial"/>
                <w:sz w:val="20"/>
                <w:szCs w:val="20"/>
                <w:rPrChange w:id="9466" w:author="Александр" w:date="2020-04-13T06:47:00Z">
                  <w:rPr>
                    <w:rFonts w:ascii="Arial" w:hAnsi="Arial" w:cs="Arial"/>
                    <w:sz w:val="20"/>
                    <w:szCs w:val="20"/>
                    <w:highlight w:val="yellow"/>
                  </w:rPr>
                </w:rPrChange>
              </w:rPr>
              <w:t>Х</w:t>
            </w:r>
          </w:p>
        </w:tc>
        <w:tc>
          <w:tcPr>
            <w:tcW w:w="576" w:type="pct"/>
          </w:tcPr>
          <w:p w14:paraId="4009374E" w14:textId="6AA4B628"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3C9B8AB8" w14:textId="4BED0EB9"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36259773" w14:textId="70ED47C9"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5B2FF21D"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3F49CD09" w14:textId="77777777" w:rsidTr="00B7575F">
        <w:trPr>
          <w:cantSplit/>
        </w:trPr>
        <w:tc>
          <w:tcPr>
            <w:tcW w:w="177" w:type="pct"/>
          </w:tcPr>
          <w:p w14:paraId="0C7F64BF" w14:textId="6E6FF618" w:rsidR="004C7E13" w:rsidRPr="00041CFE" w:rsidRDefault="004C7E13" w:rsidP="004C7E13">
            <w:pPr>
              <w:rPr>
                <w:rFonts w:ascii="Arial" w:hAnsi="Arial" w:cs="Arial"/>
                <w:sz w:val="20"/>
                <w:szCs w:val="20"/>
              </w:rPr>
            </w:pPr>
            <w:r w:rsidRPr="0040585C">
              <w:rPr>
                <w:rFonts w:ascii="Arial" w:hAnsi="Arial" w:cs="Arial"/>
                <w:sz w:val="20"/>
                <w:szCs w:val="20"/>
              </w:rPr>
              <w:t>2</w:t>
            </w:r>
            <w:ins w:id="9467" w:author="Александр" w:date="2020-04-13T06:49:00Z">
              <w:r w:rsidR="0040585C">
                <w:rPr>
                  <w:rFonts w:ascii="Arial" w:hAnsi="Arial" w:cs="Arial"/>
                  <w:sz w:val="20"/>
                  <w:szCs w:val="20"/>
                </w:rPr>
                <w:t>6</w:t>
              </w:r>
            </w:ins>
            <w:del w:id="9468" w:author="Александр" w:date="2020-04-13T06:49:00Z">
              <w:r w:rsidRPr="0040585C" w:rsidDel="0040585C">
                <w:rPr>
                  <w:rFonts w:ascii="Arial" w:hAnsi="Arial" w:cs="Arial"/>
                  <w:sz w:val="20"/>
                  <w:szCs w:val="20"/>
                  <w:lang w:val="en-US"/>
                </w:rPr>
                <w:delText>7</w:delText>
              </w:r>
            </w:del>
            <w:r w:rsidRPr="00041CFE">
              <w:rPr>
                <w:rFonts w:ascii="Arial" w:hAnsi="Arial" w:cs="Arial"/>
                <w:sz w:val="20"/>
                <w:szCs w:val="20"/>
              </w:rPr>
              <w:t>.</w:t>
            </w:r>
          </w:p>
        </w:tc>
        <w:tc>
          <w:tcPr>
            <w:tcW w:w="443" w:type="pct"/>
          </w:tcPr>
          <w:p w14:paraId="0E48A2BF"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13982513"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Описание операции</w:t>
            </w:r>
          </w:p>
        </w:tc>
        <w:tc>
          <w:tcPr>
            <w:tcW w:w="930" w:type="pct"/>
          </w:tcPr>
          <w:p w14:paraId="4ED2F968"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Краткий текст к операции</w:t>
            </w:r>
          </w:p>
        </w:tc>
        <w:tc>
          <w:tcPr>
            <w:tcW w:w="309" w:type="pct"/>
          </w:tcPr>
          <w:p w14:paraId="0EB6EAC5"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CHAR, 4</w:t>
            </w:r>
            <w:r w:rsidRPr="0040585C">
              <w:rPr>
                <w:rFonts w:ascii="Arial" w:hAnsi="Arial" w:cs="Arial"/>
                <w:sz w:val="20"/>
                <w:szCs w:val="20"/>
                <w:lang w:val="en-US"/>
              </w:rPr>
              <w:t>0</w:t>
            </w:r>
          </w:p>
        </w:tc>
        <w:tc>
          <w:tcPr>
            <w:tcW w:w="487" w:type="pct"/>
          </w:tcPr>
          <w:p w14:paraId="1A592ED5"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PLPO-LTXA1</w:t>
            </w:r>
          </w:p>
        </w:tc>
        <w:tc>
          <w:tcPr>
            <w:tcW w:w="354" w:type="pct"/>
          </w:tcPr>
          <w:p w14:paraId="6A665BBF" w14:textId="1D336379" w:rsidR="004C7E13" w:rsidRPr="0040585C" w:rsidRDefault="004C7E13" w:rsidP="004C7E13">
            <w:pPr>
              <w:jc w:val="center"/>
              <w:rPr>
                <w:rFonts w:ascii="Arial" w:hAnsi="Arial" w:cs="Arial"/>
                <w:sz w:val="20"/>
                <w:szCs w:val="20"/>
              </w:rPr>
            </w:pPr>
            <w:r w:rsidRPr="0040585C">
              <w:rPr>
                <w:rFonts w:ascii="Arial" w:hAnsi="Arial" w:cs="Arial"/>
                <w:sz w:val="20"/>
                <w:szCs w:val="20"/>
                <w:rPrChange w:id="9469" w:author="Александр" w:date="2020-04-13T06:47:00Z">
                  <w:rPr>
                    <w:rFonts w:ascii="Arial" w:hAnsi="Arial" w:cs="Arial"/>
                    <w:sz w:val="20"/>
                    <w:szCs w:val="20"/>
                    <w:highlight w:val="yellow"/>
                  </w:rPr>
                </w:rPrChange>
              </w:rPr>
              <w:t>Х</w:t>
            </w:r>
          </w:p>
        </w:tc>
        <w:tc>
          <w:tcPr>
            <w:tcW w:w="576" w:type="pct"/>
          </w:tcPr>
          <w:p w14:paraId="73DA9B54" w14:textId="2A0EBF8C"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2485E9C4" w14:textId="12D739B9"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4065CE9B" w14:textId="33E89A77"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54" w:type="pct"/>
          </w:tcPr>
          <w:p w14:paraId="1CB3F85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2D1080EF" w14:textId="77777777" w:rsidTr="00B7575F">
        <w:trPr>
          <w:cantSplit/>
        </w:trPr>
        <w:tc>
          <w:tcPr>
            <w:tcW w:w="177" w:type="pct"/>
          </w:tcPr>
          <w:p w14:paraId="482333B2" w14:textId="2B789954" w:rsidR="004C7E13" w:rsidRPr="00041CFE" w:rsidRDefault="004C7E13" w:rsidP="004C7E13">
            <w:pPr>
              <w:rPr>
                <w:rFonts w:ascii="Arial" w:hAnsi="Arial" w:cs="Arial"/>
                <w:sz w:val="20"/>
                <w:szCs w:val="20"/>
              </w:rPr>
            </w:pPr>
            <w:r w:rsidRPr="0040585C">
              <w:rPr>
                <w:rFonts w:ascii="Arial" w:hAnsi="Arial" w:cs="Arial"/>
                <w:sz w:val="20"/>
                <w:szCs w:val="20"/>
                <w:lang w:val="en-US"/>
              </w:rPr>
              <w:t>2</w:t>
            </w:r>
            <w:ins w:id="9470" w:author="Александр" w:date="2020-04-13T06:49:00Z">
              <w:r w:rsidR="0040585C">
                <w:rPr>
                  <w:rFonts w:ascii="Arial" w:hAnsi="Arial" w:cs="Arial"/>
                  <w:sz w:val="20"/>
                  <w:szCs w:val="20"/>
                </w:rPr>
                <w:t>7</w:t>
              </w:r>
            </w:ins>
            <w:del w:id="9471" w:author="Александр" w:date="2020-04-13T06:49:00Z">
              <w:r w:rsidRPr="0040585C" w:rsidDel="0040585C">
                <w:rPr>
                  <w:rFonts w:ascii="Arial" w:hAnsi="Arial" w:cs="Arial"/>
                  <w:sz w:val="20"/>
                  <w:szCs w:val="20"/>
                  <w:lang w:val="en-US"/>
                </w:rPr>
                <w:delText>8</w:delText>
              </w:r>
            </w:del>
            <w:r w:rsidRPr="0040585C">
              <w:rPr>
                <w:rFonts w:ascii="Arial" w:hAnsi="Arial" w:cs="Arial"/>
                <w:sz w:val="20"/>
                <w:szCs w:val="20"/>
              </w:rPr>
              <w:t>.</w:t>
            </w:r>
          </w:p>
        </w:tc>
        <w:tc>
          <w:tcPr>
            <w:tcW w:w="443" w:type="pct"/>
          </w:tcPr>
          <w:p w14:paraId="09830AA9" w14:textId="277EC23B" w:rsidR="004C7E13" w:rsidRPr="0040585C" w:rsidRDefault="004C7E13" w:rsidP="004C7E13">
            <w:pPr>
              <w:jc w:val="left"/>
              <w:rPr>
                <w:rFonts w:ascii="Arial" w:hAnsi="Arial" w:cs="Arial"/>
                <w:sz w:val="20"/>
                <w:szCs w:val="20"/>
                <w:rPrChange w:id="9472" w:author="Александр" w:date="2020-04-13T06:47:00Z">
                  <w:rPr>
                    <w:rFonts w:ascii="Arial" w:hAnsi="Arial" w:cs="Arial"/>
                    <w:sz w:val="20"/>
                    <w:szCs w:val="20"/>
                    <w:highlight w:val="yellow"/>
                  </w:rPr>
                </w:rPrChange>
              </w:rPr>
            </w:pPr>
            <w:r w:rsidRPr="0040585C">
              <w:rPr>
                <w:rFonts w:ascii="Arial" w:hAnsi="Arial" w:cs="Arial"/>
                <w:sz w:val="20"/>
                <w:szCs w:val="20"/>
                <w:rPrChange w:id="9473"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474" w:author="Александр" w:date="2020-04-13T06:47:00Z">
                  <w:rPr>
                    <w:rFonts w:ascii="Arial" w:hAnsi="Arial" w:cs="Arial"/>
                    <w:sz w:val="20"/>
                    <w:szCs w:val="20"/>
                    <w:highlight w:val="yellow"/>
                  </w:rPr>
                </w:rPrChange>
              </w:rPr>
              <w:t>техкарты</w:t>
            </w:r>
            <w:proofErr w:type="spellEnd"/>
          </w:p>
        </w:tc>
        <w:tc>
          <w:tcPr>
            <w:tcW w:w="530" w:type="pct"/>
          </w:tcPr>
          <w:p w14:paraId="033CA474" w14:textId="13662C83" w:rsidR="004C7E13" w:rsidRPr="0040585C" w:rsidRDefault="004C7E13" w:rsidP="004C7E13">
            <w:pPr>
              <w:jc w:val="left"/>
              <w:rPr>
                <w:rFonts w:ascii="Arial" w:hAnsi="Arial" w:cs="Arial"/>
                <w:sz w:val="20"/>
                <w:szCs w:val="20"/>
                <w:rPrChange w:id="9475" w:author="Александр" w:date="2020-04-13T06:47:00Z">
                  <w:rPr>
                    <w:rFonts w:ascii="Arial" w:hAnsi="Arial" w:cs="Arial"/>
                    <w:sz w:val="20"/>
                    <w:szCs w:val="20"/>
                    <w:highlight w:val="yellow"/>
                  </w:rPr>
                </w:rPrChange>
              </w:rPr>
            </w:pPr>
            <w:r w:rsidRPr="0040585C">
              <w:rPr>
                <w:rFonts w:ascii="Arial" w:hAnsi="Arial" w:cs="Arial"/>
                <w:sz w:val="20"/>
                <w:szCs w:val="20"/>
                <w:rPrChange w:id="9476" w:author="Александр" w:date="2020-04-13T06:47:00Z">
                  <w:rPr>
                    <w:rFonts w:ascii="Arial" w:hAnsi="Arial" w:cs="Arial"/>
                    <w:sz w:val="20"/>
                    <w:szCs w:val="20"/>
                    <w:highlight w:val="yellow"/>
                  </w:rPr>
                </w:rPrChange>
              </w:rPr>
              <w:t>Подробный текст к операции</w:t>
            </w:r>
          </w:p>
        </w:tc>
        <w:tc>
          <w:tcPr>
            <w:tcW w:w="930" w:type="pct"/>
          </w:tcPr>
          <w:p w14:paraId="487DAC50" w14:textId="2102FAFC" w:rsidR="004C7E13" w:rsidRPr="0040585C" w:rsidRDefault="004C7E13" w:rsidP="004C7E13">
            <w:pPr>
              <w:jc w:val="left"/>
              <w:rPr>
                <w:rFonts w:ascii="Arial" w:hAnsi="Arial" w:cs="Arial"/>
                <w:sz w:val="20"/>
                <w:szCs w:val="20"/>
                <w:rPrChange w:id="9477" w:author="Александр" w:date="2020-04-13T06:47:00Z">
                  <w:rPr>
                    <w:rFonts w:ascii="Arial" w:hAnsi="Arial" w:cs="Arial"/>
                    <w:sz w:val="20"/>
                    <w:szCs w:val="20"/>
                    <w:highlight w:val="yellow"/>
                  </w:rPr>
                </w:rPrChange>
              </w:rPr>
            </w:pPr>
            <w:r w:rsidRPr="0040585C">
              <w:rPr>
                <w:rFonts w:ascii="Arial" w:hAnsi="Arial" w:cs="Arial"/>
                <w:sz w:val="20"/>
                <w:szCs w:val="20"/>
                <w:rPrChange w:id="9478" w:author="Александр" w:date="2020-04-13T06:47:00Z">
                  <w:rPr>
                    <w:rFonts w:ascii="Arial" w:hAnsi="Arial" w:cs="Arial"/>
                    <w:sz w:val="20"/>
                    <w:szCs w:val="20"/>
                    <w:highlight w:val="yellow"/>
                  </w:rPr>
                </w:rPrChange>
              </w:rPr>
              <w:t>Подробный текст к операции</w:t>
            </w:r>
          </w:p>
        </w:tc>
        <w:tc>
          <w:tcPr>
            <w:tcW w:w="309" w:type="pct"/>
          </w:tcPr>
          <w:p w14:paraId="18485F6B" w14:textId="1B06B9A4" w:rsidR="004C7E13" w:rsidRPr="0040585C" w:rsidRDefault="004C7E13" w:rsidP="004C7E13">
            <w:pPr>
              <w:jc w:val="center"/>
              <w:rPr>
                <w:rFonts w:ascii="Arial" w:hAnsi="Arial" w:cs="Arial"/>
                <w:sz w:val="20"/>
                <w:szCs w:val="20"/>
                <w:rPrChange w:id="9479" w:author="Александр" w:date="2020-04-13T06:47:00Z">
                  <w:rPr>
                    <w:rFonts w:ascii="Arial" w:hAnsi="Arial" w:cs="Arial"/>
                    <w:sz w:val="20"/>
                    <w:szCs w:val="20"/>
                    <w:highlight w:val="yellow"/>
                  </w:rPr>
                </w:rPrChange>
              </w:rPr>
            </w:pPr>
          </w:p>
        </w:tc>
        <w:tc>
          <w:tcPr>
            <w:tcW w:w="487" w:type="pct"/>
          </w:tcPr>
          <w:p w14:paraId="2B815AFF" w14:textId="2813CF5C" w:rsidR="004C7E13" w:rsidRPr="0040585C" w:rsidRDefault="004C7E13" w:rsidP="004C7E13">
            <w:pPr>
              <w:jc w:val="center"/>
              <w:rPr>
                <w:rFonts w:ascii="Arial" w:hAnsi="Arial" w:cs="Arial"/>
                <w:sz w:val="20"/>
                <w:szCs w:val="20"/>
                <w:lang w:val="en-US"/>
                <w:rPrChange w:id="9480"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81" w:author="Александр" w:date="2020-04-13T06:47:00Z">
                  <w:rPr>
                    <w:rFonts w:ascii="Arial" w:hAnsi="Arial" w:cs="Arial"/>
                    <w:sz w:val="20"/>
                    <w:szCs w:val="20"/>
                    <w:highlight w:val="yellow"/>
                    <w:lang w:val="en-US"/>
                  </w:rPr>
                </w:rPrChange>
              </w:rPr>
              <w:t>RSTXT-TXLINE</w:t>
            </w:r>
          </w:p>
        </w:tc>
        <w:tc>
          <w:tcPr>
            <w:tcW w:w="354" w:type="pct"/>
          </w:tcPr>
          <w:p w14:paraId="1C8CBB49" w14:textId="1BE952FC" w:rsidR="004C7E13" w:rsidRPr="0040585C" w:rsidRDefault="004C7E13" w:rsidP="004C7E13">
            <w:pPr>
              <w:jc w:val="center"/>
              <w:rPr>
                <w:rFonts w:ascii="Arial" w:hAnsi="Arial" w:cs="Arial"/>
                <w:sz w:val="20"/>
                <w:szCs w:val="20"/>
                <w:rPrChange w:id="9482" w:author="Александр" w:date="2020-04-13T06:47:00Z">
                  <w:rPr>
                    <w:rFonts w:ascii="Arial" w:hAnsi="Arial" w:cs="Arial"/>
                    <w:sz w:val="20"/>
                    <w:szCs w:val="20"/>
                    <w:highlight w:val="yellow"/>
                  </w:rPr>
                </w:rPrChange>
              </w:rPr>
            </w:pPr>
            <w:r w:rsidRPr="0040585C">
              <w:rPr>
                <w:rFonts w:ascii="Arial" w:hAnsi="Arial" w:cs="Arial"/>
                <w:sz w:val="20"/>
                <w:szCs w:val="20"/>
                <w:rPrChange w:id="9483" w:author="Александр" w:date="2020-04-13T06:47:00Z">
                  <w:rPr>
                    <w:rFonts w:ascii="Arial" w:hAnsi="Arial" w:cs="Arial"/>
                    <w:sz w:val="20"/>
                    <w:szCs w:val="20"/>
                    <w:highlight w:val="yellow"/>
                  </w:rPr>
                </w:rPrChange>
              </w:rPr>
              <w:t>Х</w:t>
            </w:r>
          </w:p>
        </w:tc>
        <w:tc>
          <w:tcPr>
            <w:tcW w:w="576" w:type="pct"/>
          </w:tcPr>
          <w:p w14:paraId="5DF9A068" w14:textId="61215CBF" w:rsidR="004C7E13" w:rsidRPr="0040585C" w:rsidRDefault="004C7E13" w:rsidP="004C7E13">
            <w:pPr>
              <w:jc w:val="center"/>
              <w:rPr>
                <w:rFonts w:ascii="Arial" w:hAnsi="Arial" w:cs="Arial"/>
                <w:sz w:val="20"/>
                <w:szCs w:val="20"/>
                <w:rPrChange w:id="9484" w:author="Александр" w:date="2020-04-13T06:47:00Z">
                  <w:rPr>
                    <w:rFonts w:ascii="Arial" w:hAnsi="Arial" w:cs="Arial"/>
                    <w:sz w:val="20"/>
                    <w:szCs w:val="20"/>
                    <w:highlight w:val="yellow"/>
                  </w:rPr>
                </w:rPrChange>
              </w:rPr>
            </w:pPr>
            <w:r w:rsidRPr="0040585C">
              <w:rPr>
                <w:rFonts w:ascii="Arial" w:hAnsi="Arial" w:cs="Arial"/>
                <w:sz w:val="20"/>
                <w:szCs w:val="20"/>
                <w:rPrChange w:id="9485" w:author="Александр" w:date="2020-04-13T06:47:00Z">
                  <w:rPr>
                    <w:rFonts w:ascii="Arial" w:hAnsi="Arial" w:cs="Arial"/>
                    <w:sz w:val="20"/>
                    <w:szCs w:val="20"/>
                    <w:highlight w:val="yellow"/>
                  </w:rPr>
                </w:rPrChange>
              </w:rPr>
              <w:t>-</w:t>
            </w:r>
          </w:p>
        </w:tc>
        <w:tc>
          <w:tcPr>
            <w:tcW w:w="397" w:type="pct"/>
          </w:tcPr>
          <w:p w14:paraId="4C8B9B29" w14:textId="57EFE500" w:rsidR="004C7E13" w:rsidRPr="0040585C" w:rsidRDefault="004C7E13" w:rsidP="004C7E13">
            <w:pPr>
              <w:jc w:val="center"/>
              <w:rPr>
                <w:rFonts w:ascii="Arial" w:hAnsi="Arial" w:cs="Arial"/>
                <w:sz w:val="20"/>
                <w:szCs w:val="20"/>
                <w:rPrChange w:id="9486" w:author="Александр" w:date="2020-04-13T06:47:00Z">
                  <w:rPr>
                    <w:rFonts w:ascii="Arial" w:hAnsi="Arial" w:cs="Arial"/>
                    <w:sz w:val="20"/>
                    <w:szCs w:val="20"/>
                    <w:highlight w:val="yellow"/>
                  </w:rPr>
                </w:rPrChange>
              </w:rPr>
            </w:pPr>
            <w:r w:rsidRPr="0040585C">
              <w:rPr>
                <w:rFonts w:ascii="Arial" w:hAnsi="Arial" w:cs="Arial"/>
                <w:sz w:val="20"/>
                <w:szCs w:val="20"/>
                <w:rPrChange w:id="9487" w:author="Александр" w:date="2020-04-13T06:47:00Z">
                  <w:rPr>
                    <w:rFonts w:ascii="Arial" w:hAnsi="Arial" w:cs="Arial"/>
                    <w:sz w:val="20"/>
                    <w:szCs w:val="20"/>
                    <w:highlight w:val="yellow"/>
                  </w:rPr>
                </w:rPrChange>
              </w:rPr>
              <w:t>-</w:t>
            </w:r>
          </w:p>
        </w:tc>
        <w:tc>
          <w:tcPr>
            <w:tcW w:w="443" w:type="pct"/>
          </w:tcPr>
          <w:p w14:paraId="22CC4485" w14:textId="29311422" w:rsidR="004C7E13" w:rsidRPr="0040585C" w:rsidRDefault="004C7E13" w:rsidP="004C7E13">
            <w:pPr>
              <w:jc w:val="center"/>
              <w:rPr>
                <w:rFonts w:ascii="Arial" w:hAnsi="Arial" w:cs="Arial"/>
                <w:sz w:val="20"/>
                <w:szCs w:val="20"/>
                <w:rPrChange w:id="9488" w:author="Александр" w:date="2020-04-13T06:47:00Z">
                  <w:rPr>
                    <w:rFonts w:ascii="Arial" w:hAnsi="Arial" w:cs="Arial"/>
                    <w:sz w:val="20"/>
                    <w:szCs w:val="20"/>
                    <w:highlight w:val="yellow"/>
                  </w:rPr>
                </w:rPrChange>
              </w:rPr>
            </w:pPr>
            <w:r w:rsidRPr="0040585C">
              <w:rPr>
                <w:rFonts w:ascii="Arial" w:hAnsi="Arial" w:cs="Arial"/>
                <w:sz w:val="20"/>
                <w:szCs w:val="20"/>
                <w:rPrChange w:id="9489" w:author="Александр" w:date="2020-04-13T06:47:00Z">
                  <w:rPr>
                    <w:rFonts w:ascii="Arial" w:hAnsi="Arial" w:cs="Arial"/>
                    <w:sz w:val="20"/>
                    <w:szCs w:val="20"/>
                    <w:highlight w:val="yellow"/>
                  </w:rPr>
                </w:rPrChange>
              </w:rPr>
              <w:t>-</w:t>
            </w:r>
          </w:p>
        </w:tc>
        <w:tc>
          <w:tcPr>
            <w:tcW w:w="354" w:type="pct"/>
          </w:tcPr>
          <w:p w14:paraId="116D66E1" w14:textId="5ADE1BBD" w:rsidR="004C7E13" w:rsidRPr="0040585C" w:rsidRDefault="004C7E13" w:rsidP="004C7E13">
            <w:pPr>
              <w:jc w:val="center"/>
              <w:rPr>
                <w:rFonts w:ascii="Arial" w:hAnsi="Arial" w:cs="Arial"/>
                <w:sz w:val="20"/>
                <w:szCs w:val="20"/>
                <w:lang w:val="en-US"/>
                <w:rPrChange w:id="9490"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491" w:author="Александр" w:date="2020-04-13T06:47:00Z">
                  <w:rPr>
                    <w:rFonts w:ascii="Arial" w:hAnsi="Arial" w:cs="Arial"/>
                    <w:sz w:val="20"/>
                    <w:szCs w:val="20"/>
                    <w:highlight w:val="yellow"/>
                    <w:lang w:val="en-US"/>
                  </w:rPr>
                </w:rPrChange>
              </w:rPr>
              <w:t>SAP</w:t>
            </w:r>
          </w:p>
        </w:tc>
      </w:tr>
      <w:tr w:rsidR="004C7E13" w:rsidRPr="0086487D" w14:paraId="02FAA5F8" w14:textId="77777777" w:rsidTr="00B7575F">
        <w:trPr>
          <w:cantSplit/>
        </w:trPr>
        <w:tc>
          <w:tcPr>
            <w:tcW w:w="177" w:type="pct"/>
          </w:tcPr>
          <w:p w14:paraId="0D4BA00C" w14:textId="5B7EF0F4" w:rsidR="004C7E13" w:rsidRPr="00041CFE" w:rsidRDefault="004C7E13" w:rsidP="004C7E13">
            <w:pPr>
              <w:rPr>
                <w:rFonts w:ascii="Arial" w:hAnsi="Arial" w:cs="Arial"/>
                <w:sz w:val="20"/>
                <w:szCs w:val="20"/>
              </w:rPr>
            </w:pPr>
            <w:r w:rsidRPr="0040585C">
              <w:rPr>
                <w:rFonts w:ascii="Arial" w:hAnsi="Arial" w:cs="Arial"/>
                <w:sz w:val="20"/>
                <w:szCs w:val="20"/>
              </w:rPr>
              <w:t>2</w:t>
            </w:r>
            <w:ins w:id="9492" w:author="Александр" w:date="2020-04-13T06:49:00Z">
              <w:r w:rsidR="0040585C">
                <w:rPr>
                  <w:rFonts w:ascii="Arial" w:hAnsi="Arial" w:cs="Arial"/>
                  <w:sz w:val="20"/>
                  <w:szCs w:val="20"/>
                </w:rPr>
                <w:t>8</w:t>
              </w:r>
            </w:ins>
            <w:del w:id="9493" w:author="Александр" w:date="2020-04-13T06:49:00Z">
              <w:r w:rsidRPr="0040585C" w:rsidDel="0040585C">
                <w:rPr>
                  <w:rFonts w:ascii="Arial" w:hAnsi="Arial" w:cs="Arial"/>
                  <w:sz w:val="20"/>
                  <w:szCs w:val="20"/>
                  <w:lang w:val="en-US"/>
                </w:rPr>
                <w:delText>9</w:delText>
              </w:r>
            </w:del>
            <w:r w:rsidRPr="00041CFE">
              <w:rPr>
                <w:rFonts w:ascii="Arial" w:hAnsi="Arial" w:cs="Arial"/>
                <w:sz w:val="20"/>
                <w:szCs w:val="20"/>
              </w:rPr>
              <w:t>.</w:t>
            </w:r>
          </w:p>
        </w:tc>
        <w:tc>
          <w:tcPr>
            <w:tcW w:w="443" w:type="pct"/>
          </w:tcPr>
          <w:p w14:paraId="2947B4AB"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3EEAC276"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Работа</w:t>
            </w:r>
          </w:p>
        </w:tc>
        <w:tc>
          <w:tcPr>
            <w:tcW w:w="930" w:type="pct"/>
          </w:tcPr>
          <w:p w14:paraId="4F330780"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Работа, относящаяся к операции</w:t>
            </w:r>
          </w:p>
        </w:tc>
        <w:tc>
          <w:tcPr>
            <w:tcW w:w="309" w:type="pct"/>
          </w:tcPr>
          <w:p w14:paraId="73B3A325"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QUAN</w:t>
            </w:r>
            <w:r w:rsidRPr="0040585C">
              <w:rPr>
                <w:rFonts w:ascii="Arial" w:hAnsi="Arial" w:cs="Arial"/>
                <w:sz w:val="20"/>
                <w:szCs w:val="20"/>
                <w:lang w:val="en-US"/>
              </w:rPr>
              <w:t>, 7, 1</w:t>
            </w:r>
          </w:p>
        </w:tc>
        <w:tc>
          <w:tcPr>
            <w:tcW w:w="487" w:type="pct"/>
          </w:tcPr>
          <w:p w14:paraId="4D86C6FD"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PLPO-ARBEI</w:t>
            </w:r>
          </w:p>
        </w:tc>
        <w:tc>
          <w:tcPr>
            <w:tcW w:w="354" w:type="pct"/>
          </w:tcPr>
          <w:p w14:paraId="468CBE30" w14:textId="45A8F59D" w:rsidR="004C7E13" w:rsidRPr="0040585C" w:rsidRDefault="004C7E13" w:rsidP="004C7E13">
            <w:pPr>
              <w:jc w:val="center"/>
              <w:rPr>
                <w:rFonts w:ascii="Arial" w:hAnsi="Arial" w:cs="Arial"/>
                <w:sz w:val="20"/>
                <w:szCs w:val="20"/>
              </w:rPr>
            </w:pPr>
            <w:r w:rsidRPr="0040585C">
              <w:rPr>
                <w:rFonts w:ascii="Arial" w:hAnsi="Arial" w:cs="Arial"/>
                <w:sz w:val="20"/>
                <w:szCs w:val="20"/>
                <w:rPrChange w:id="9494" w:author="Александр" w:date="2020-04-13T06:47:00Z">
                  <w:rPr>
                    <w:rFonts w:ascii="Arial" w:hAnsi="Arial" w:cs="Arial"/>
                    <w:sz w:val="20"/>
                    <w:szCs w:val="20"/>
                    <w:highlight w:val="yellow"/>
                  </w:rPr>
                </w:rPrChange>
              </w:rPr>
              <w:t>Х</w:t>
            </w:r>
          </w:p>
        </w:tc>
        <w:tc>
          <w:tcPr>
            <w:tcW w:w="576" w:type="pct"/>
          </w:tcPr>
          <w:p w14:paraId="20690EF5" w14:textId="19C69D4B" w:rsidR="004C7E13" w:rsidRPr="0040585C" w:rsidRDefault="004C7E13" w:rsidP="004C7E13">
            <w:pPr>
              <w:jc w:val="center"/>
              <w:rPr>
                <w:rFonts w:ascii="Arial" w:hAnsi="Arial" w:cs="Arial"/>
                <w:sz w:val="20"/>
                <w:szCs w:val="20"/>
              </w:rPr>
            </w:pPr>
            <w:r w:rsidRPr="0040585C">
              <w:rPr>
                <w:rFonts w:ascii="Arial" w:hAnsi="Arial" w:cs="Arial"/>
                <w:sz w:val="20"/>
                <w:szCs w:val="20"/>
                <w:rPrChange w:id="9495" w:author="Александр" w:date="2020-04-13T06:47:00Z">
                  <w:rPr>
                    <w:rFonts w:ascii="Arial" w:hAnsi="Arial" w:cs="Arial"/>
                    <w:sz w:val="20"/>
                    <w:szCs w:val="20"/>
                    <w:highlight w:val="yellow"/>
                  </w:rPr>
                </w:rPrChange>
              </w:rPr>
              <w:t>Обязательность заполнения определяется значением Ключа вычислений</w:t>
            </w:r>
          </w:p>
        </w:tc>
        <w:tc>
          <w:tcPr>
            <w:tcW w:w="397" w:type="pct"/>
          </w:tcPr>
          <w:p w14:paraId="796F8679" w14:textId="170A0877"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443" w:type="pct"/>
          </w:tcPr>
          <w:p w14:paraId="4686B602" w14:textId="76F37187"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354" w:type="pct"/>
          </w:tcPr>
          <w:p w14:paraId="390153DA"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7B168C" w14:paraId="14DD7619" w14:textId="77777777" w:rsidTr="00B7575F">
        <w:trPr>
          <w:cantSplit/>
        </w:trPr>
        <w:tc>
          <w:tcPr>
            <w:tcW w:w="177" w:type="pct"/>
          </w:tcPr>
          <w:p w14:paraId="64BDD16A" w14:textId="254B843E" w:rsidR="004C7E13" w:rsidRPr="0040585C" w:rsidRDefault="0040585C" w:rsidP="004C7E13">
            <w:pPr>
              <w:rPr>
                <w:rFonts w:ascii="Arial" w:hAnsi="Arial" w:cs="Arial"/>
                <w:sz w:val="20"/>
                <w:szCs w:val="20"/>
              </w:rPr>
            </w:pPr>
            <w:ins w:id="9496" w:author="Александр" w:date="2020-04-13T06:49:00Z">
              <w:r>
                <w:rPr>
                  <w:rFonts w:ascii="Arial" w:hAnsi="Arial" w:cs="Arial"/>
                  <w:sz w:val="20"/>
                  <w:szCs w:val="20"/>
                </w:rPr>
                <w:t>29</w:t>
              </w:r>
            </w:ins>
            <w:del w:id="9497" w:author="Александр" w:date="2020-04-13T06:49:00Z">
              <w:r w:rsidR="004C7E13" w:rsidRPr="0040585C" w:rsidDel="0040585C">
                <w:rPr>
                  <w:rFonts w:ascii="Arial" w:hAnsi="Arial" w:cs="Arial"/>
                  <w:sz w:val="20"/>
                  <w:szCs w:val="20"/>
                </w:rPr>
                <w:delText>30</w:delText>
              </w:r>
            </w:del>
            <w:r w:rsidR="004C7E13" w:rsidRPr="0040585C">
              <w:rPr>
                <w:rFonts w:ascii="Arial" w:hAnsi="Arial" w:cs="Arial"/>
                <w:sz w:val="20"/>
                <w:szCs w:val="20"/>
              </w:rPr>
              <w:t>.</w:t>
            </w:r>
          </w:p>
        </w:tc>
        <w:tc>
          <w:tcPr>
            <w:tcW w:w="443" w:type="pct"/>
          </w:tcPr>
          <w:p w14:paraId="6117C3CC"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Операции </w:t>
            </w:r>
            <w:proofErr w:type="spellStart"/>
            <w:r w:rsidRPr="00041CFE">
              <w:rPr>
                <w:rFonts w:ascii="Arial" w:hAnsi="Arial" w:cs="Arial"/>
                <w:sz w:val="20"/>
                <w:szCs w:val="20"/>
              </w:rPr>
              <w:t>техкарты</w:t>
            </w:r>
            <w:proofErr w:type="spellEnd"/>
          </w:p>
        </w:tc>
        <w:tc>
          <w:tcPr>
            <w:tcW w:w="530" w:type="pct"/>
          </w:tcPr>
          <w:p w14:paraId="67BF565A"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ЕИ</w:t>
            </w:r>
          </w:p>
        </w:tc>
        <w:tc>
          <w:tcPr>
            <w:tcW w:w="930" w:type="pct"/>
          </w:tcPr>
          <w:p w14:paraId="3260B474"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CROSS_6</w:t>
            </w:r>
          </w:p>
          <w:p w14:paraId="42F7A659"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Единица работы</w:t>
            </w:r>
          </w:p>
        </w:tc>
        <w:tc>
          <w:tcPr>
            <w:tcW w:w="309" w:type="pct"/>
          </w:tcPr>
          <w:p w14:paraId="31B586DD"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UNIT, 3</w:t>
            </w:r>
          </w:p>
        </w:tc>
        <w:tc>
          <w:tcPr>
            <w:tcW w:w="487" w:type="pct"/>
          </w:tcPr>
          <w:p w14:paraId="1C03A0A8"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PLPO-ARBEH</w:t>
            </w:r>
          </w:p>
        </w:tc>
        <w:tc>
          <w:tcPr>
            <w:tcW w:w="354" w:type="pct"/>
          </w:tcPr>
          <w:p w14:paraId="523714BD" w14:textId="179BDB23" w:rsidR="004C7E13" w:rsidRPr="0040585C" w:rsidRDefault="004C7E13" w:rsidP="004C7E13">
            <w:pPr>
              <w:jc w:val="center"/>
              <w:rPr>
                <w:rFonts w:ascii="Arial" w:hAnsi="Arial" w:cs="Arial"/>
                <w:sz w:val="20"/>
                <w:szCs w:val="20"/>
              </w:rPr>
            </w:pPr>
            <w:r w:rsidRPr="0040585C">
              <w:rPr>
                <w:rFonts w:ascii="Arial" w:hAnsi="Arial" w:cs="Arial"/>
                <w:sz w:val="20"/>
                <w:szCs w:val="20"/>
                <w:rPrChange w:id="9498" w:author="Александр" w:date="2020-04-13T06:47:00Z">
                  <w:rPr>
                    <w:rFonts w:ascii="Arial" w:hAnsi="Arial" w:cs="Arial"/>
                    <w:sz w:val="20"/>
                    <w:szCs w:val="20"/>
                    <w:highlight w:val="yellow"/>
                  </w:rPr>
                </w:rPrChange>
              </w:rPr>
              <w:t>Х</w:t>
            </w:r>
          </w:p>
        </w:tc>
        <w:tc>
          <w:tcPr>
            <w:tcW w:w="576" w:type="pct"/>
          </w:tcPr>
          <w:p w14:paraId="262369FB" w14:textId="0482A6CB" w:rsidR="004C7E13" w:rsidRPr="0040585C" w:rsidRDefault="004C7E13" w:rsidP="004C7E13">
            <w:pPr>
              <w:jc w:val="center"/>
              <w:rPr>
                <w:rFonts w:ascii="Arial" w:hAnsi="Arial" w:cs="Arial"/>
                <w:sz w:val="20"/>
                <w:szCs w:val="20"/>
              </w:rPr>
            </w:pPr>
            <w:r w:rsidRPr="0040585C">
              <w:rPr>
                <w:rFonts w:ascii="Arial" w:hAnsi="Arial" w:cs="Arial"/>
                <w:sz w:val="20"/>
                <w:szCs w:val="20"/>
                <w:rPrChange w:id="9499" w:author="Александр" w:date="2020-04-13T06:47:00Z">
                  <w:rPr>
                    <w:rFonts w:ascii="Arial" w:hAnsi="Arial" w:cs="Arial"/>
                    <w:sz w:val="20"/>
                    <w:szCs w:val="20"/>
                    <w:highlight w:val="yellow"/>
                  </w:rPr>
                </w:rPrChange>
              </w:rPr>
              <w:t>Обязательность заполнения определяется значением Ключа вычислений</w:t>
            </w:r>
          </w:p>
        </w:tc>
        <w:tc>
          <w:tcPr>
            <w:tcW w:w="397" w:type="pct"/>
          </w:tcPr>
          <w:p w14:paraId="37A59B6D" w14:textId="33068331"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443" w:type="pct"/>
          </w:tcPr>
          <w:p w14:paraId="674864E2" w14:textId="1B91B9DE" w:rsidR="004C7E13" w:rsidRPr="00696F74" w:rsidRDefault="004C7E13" w:rsidP="004C7E13">
            <w:pPr>
              <w:jc w:val="center"/>
              <w:rPr>
                <w:rFonts w:ascii="Arial" w:hAnsi="Arial" w:cs="Arial"/>
                <w:sz w:val="20"/>
                <w:szCs w:val="20"/>
              </w:rPr>
            </w:pPr>
            <w:r w:rsidRPr="00696F74">
              <w:rPr>
                <w:rFonts w:ascii="Arial" w:hAnsi="Arial" w:cs="Arial"/>
                <w:sz w:val="20"/>
                <w:szCs w:val="20"/>
              </w:rPr>
              <w:t>Выбор из справочника</w:t>
            </w:r>
          </w:p>
        </w:tc>
        <w:tc>
          <w:tcPr>
            <w:tcW w:w="354" w:type="pct"/>
          </w:tcPr>
          <w:p w14:paraId="5F532C75"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630B468E" w14:textId="77777777" w:rsidTr="00B7575F">
        <w:trPr>
          <w:cantSplit/>
        </w:trPr>
        <w:tc>
          <w:tcPr>
            <w:tcW w:w="177" w:type="pct"/>
          </w:tcPr>
          <w:p w14:paraId="0F085EA6" w14:textId="6F408ECF" w:rsidR="004C7E13" w:rsidRPr="0040585C" w:rsidRDefault="004C7E13" w:rsidP="004C7E13">
            <w:pPr>
              <w:rPr>
                <w:rFonts w:ascii="Arial" w:hAnsi="Arial" w:cs="Arial"/>
                <w:sz w:val="20"/>
                <w:szCs w:val="20"/>
              </w:rPr>
            </w:pPr>
            <w:r w:rsidRPr="0040585C">
              <w:rPr>
                <w:rFonts w:ascii="Arial" w:hAnsi="Arial" w:cs="Arial"/>
                <w:sz w:val="20"/>
                <w:szCs w:val="20"/>
              </w:rPr>
              <w:t>3</w:t>
            </w:r>
            <w:ins w:id="9500" w:author="Александр" w:date="2020-04-13T06:49:00Z">
              <w:r w:rsidR="0040585C">
                <w:rPr>
                  <w:rFonts w:ascii="Arial" w:hAnsi="Arial" w:cs="Arial"/>
                  <w:sz w:val="20"/>
                  <w:szCs w:val="20"/>
                </w:rPr>
                <w:t>0</w:t>
              </w:r>
            </w:ins>
            <w:del w:id="9501" w:author="Александр" w:date="2020-04-13T06:49:00Z">
              <w:r w:rsidRPr="0040585C" w:rsidDel="0040585C">
                <w:rPr>
                  <w:rFonts w:ascii="Arial" w:hAnsi="Arial" w:cs="Arial"/>
                  <w:sz w:val="20"/>
                  <w:szCs w:val="20"/>
                </w:rPr>
                <w:delText>1</w:delText>
              </w:r>
            </w:del>
            <w:r w:rsidRPr="0040585C">
              <w:rPr>
                <w:rFonts w:ascii="Arial" w:hAnsi="Arial" w:cs="Arial"/>
                <w:sz w:val="20"/>
                <w:szCs w:val="20"/>
              </w:rPr>
              <w:t>.</w:t>
            </w:r>
          </w:p>
        </w:tc>
        <w:tc>
          <w:tcPr>
            <w:tcW w:w="443" w:type="pct"/>
          </w:tcPr>
          <w:p w14:paraId="4F23B74F" w14:textId="77777777" w:rsidR="004C7E13" w:rsidRPr="00041CFE" w:rsidRDefault="004C7E13" w:rsidP="004C7E13">
            <w:pPr>
              <w:jc w:val="left"/>
              <w:rPr>
                <w:rFonts w:ascii="Arial" w:hAnsi="Arial" w:cs="Arial"/>
                <w:sz w:val="20"/>
                <w:szCs w:val="20"/>
              </w:rPr>
            </w:pPr>
            <w:r w:rsidRPr="00041CFE">
              <w:rPr>
                <w:rFonts w:ascii="Arial" w:hAnsi="Arial" w:cs="Arial"/>
                <w:sz w:val="20"/>
                <w:szCs w:val="20"/>
              </w:rPr>
              <w:t xml:space="preserve">Операции </w:t>
            </w:r>
            <w:proofErr w:type="spellStart"/>
            <w:r w:rsidRPr="00041CFE">
              <w:rPr>
                <w:rFonts w:ascii="Arial" w:hAnsi="Arial" w:cs="Arial"/>
                <w:sz w:val="20"/>
                <w:szCs w:val="20"/>
              </w:rPr>
              <w:t>техкарты</w:t>
            </w:r>
            <w:proofErr w:type="spellEnd"/>
          </w:p>
        </w:tc>
        <w:tc>
          <w:tcPr>
            <w:tcW w:w="530" w:type="pct"/>
          </w:tcPr>
          <w:p w14:paraId="283C2399"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Число</w:t>
            </w:r>
          </w:p>
        </w:tc>
        <w:tc>
          <w:tcPr>
            <w:tcW w:w="930" w:type="pct"/>
          </w:tcPr>
          <w:p w14:paraId="262E6C84"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Число сотрудников (агрегатов), выполняющих работу по операции</w:t>
            </w:r>
          </w:p>
        </w:tc>
        <w:tc>
          <w:tcPr>
            <w:tcW w:w="309" w:type="pct"/>
          </w:tcPr>
          <w:p w14:paraId="5E05C5D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INT1, 3, 0</w:t>
            </w:r>
          </w:p>
        </w:tc>
        <w:tc>
          <w:tcPr>
            <w:tcW w:w="487" w:type="pct"/>
          </w:tcPr>
          <w:p w14:paraId="1E82AFCE"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PLPO-ANZZL</w:t>
            </w:r>
          </w:p>
        </w:tc>
        <w:tc>
          <w:tcPr>
            <w:tcW w:w="354" w:type="pct"/>
          </w:tcPr>
          <w:p w14:paraId="169F3340" w14:textId="19090CAF" w:rsidR="004C7E13" w:rsidRPr="0040585C" w:rsidRDefault="004C7E13" w:rsidP="004C7E13">
            <w:pPr>
              <w:jc w:val="center"/>
              <w:rPr>
                <w:rFonts w:ascii="Arial" w:hAnsi="Arial" w:cs="Arial"/>
                <w:sz w:val="20"/>
                <w:szCs w:val="20"/>
              </w:rPr>
            </w:pPr>
            <w:r w:rsidRPr="0040585C">
              <w:rPr>
                <w:rFonts w:ascii="Arial" w:hAnsi="Arial" w:cs="Arial"/>
                <w:sz w:val="20"/>
                <w:szCs w:val="20"/>
                <w:rPrChange w:id="9502" w:author="Александр" w:date="2020-04-13T06:47:00Z">
                  <w:rPr>
                    <w:rFonts w:ascii="Arial" w:hAnsi="Arial" w:cs="Arial"/>
                    <w:sz w:val="20"/>
                    <w:szCs w:val="20"/>
                    <w:highlight w:val="yellow"/>
                  </w:rPr>
                </w:rPrChange>
              </w:rPr>
              <w:t>Х</w:t>
            </w:r>
          </w:p>
        </w:tc>
        <w:tc>
          <w:tcPr>
            <w:tcW w:w="576" w:type="pct"/>
          </w:tcPr>
          <w:p w14:paraId="747DE7AD" w14:textId="02D38688" w:rsidR="004C7E13" w:rsidRPr="0040585C" w:rsidRDefault="004C7E13" w:rsidP="004C7E13">
            <w:pPr>
              <w:jc w:val="center"/>
              <w:rPr>
                <w:rFonts w:ascii="Arial" w:hAnsi="Arial" w:cs="Arial"/>
                <w:sz w:val="20"/>
                <w:szCs w:val="20"/>
              </w:rPr>
            </w:pPr>
            <w:r w:rsidRPr="0040585C">
              <w:rPr>
                <w:rFonts w:ascii="Arial" w:hAnsi="Arial" w:cs="Arial"/>
                <w:sz w:val="20"/>
                <w:szCs w:val="20"/>
                <w:rPrChange w:id="9503" w:author="Александр" w:date="2020-04-13T06:47:00Z">
                  <w:rPr>
                    <w:rFonts w:ascii="Arial" w:hAnsi="Arial" w:cs="Arial"/>
                    <w:sz w:val="20"/>
                    <w:szCs w:val="20"/>
                    <w:highlight w:val="yellow"/>
                  </w:rPr>
                </w:rPrChange>
              </w:rPr>
              <w:t>Обязательность заполнения определяется значением Ключа вычислений</w:t>
            </w:r>
          </w:p>
        </w:tc>
        <w:tc>
          <w:tcPr>
            <w:tcW w:w="397" w:type="pct"/>
          </w:tcPr>
          <w:p w14:paraId="1D2DD85A" w14:textId="6B67DB9C"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443" w:type="pct"/>
          </w:tcPr>
          <w:p w14:paraId="02D1BBF5" w14:textId="0A60D1E8"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354" w:type="pct"/>
          </w:tcPr>
          <w:p w14:paraId="43244F84"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3A2AF19C" w14:textId="77777777" w:rsidTr="00B7575F">
        <w:trPr>
          <w:cantSplit/>
        </w:trPr>
        <w:tc>
          <w:tcPr>
            <w:tcW w:w="177" w:type="pct"/>
          </w:tcPr>
          <w:p w14:paraId="7BBF15BA" w14:textId="28D47B79" w:rsidR="004C7E13" w:rsidRPr="00041CFE" w:rsidRDefault="004C7E13" w:rsidP="004C7E13">
            <w:pPr>
              <w:rPr>
                <w:rFonts w:ascii="Arial" w:hAnsi="Arial" w:cs="Arial"/>
                <w:sz w:val="20"/>
                <w:szCs w:val="20"/>
              </w:rPr>
            </w:pPr>
            <w:r w:rsidRPr="0040585C">
              <w:rPr>
                <w:rFonts w:ascii="Arial" w:hAnsi="Arial" w:cs="Arial"/>
                <w:sz w:val="20"/>
                <w:szCs w:val="20"/>
                <w:lang w:val="en-US"/>
              </w:rPr>
              <w:lastRenderedPageBreak/>
              <w:t>3</w:t>
            </w:r>
            <w:ins w:id="9504" w:author="Александр" w:date="2020-04-13T06:49:00Z">
              <w:r w:rsidR="0040585C">
                <w:rPr>
                  <w:rFonts w:ascii="Arial" w:hAnsi="Arial" w:cs="Arial"/>
                  <w:sz w:val="20"/>
                  <w:szCs w:val="20"/>
                </w:rPr>
                <w:t>1</w:t>
              </w:r>
            </w:ins>
            <w:del w:id="9505" w:author="Александр" w:date="2020-04-13T06:49:00Z">
              <w:r w:rsidRPr="0040585C" w:rsidDel="0040585C">
                <w:rPr>
                  <w:rFonts w:ascii="Arial" w:hAnsi="Arial" w:cs="Arial"/>
                  <w:sz w:val="20"/>
                  <w:szCs w:val="20"/>
                  <w:lang w:val="en-US"/>
                </w:rPr>
                <w:delText>2</w:delText>
              </w:r>
            </w:del>
            <w:r w:rsidRPr="00041CFE">
              <w:rPr>
                <w:rFonts w:ascii="Arial" w:hAnsi="Arial" w:cs="Arial"/>
                <w:sz w:val="20"/>
                <w:szCs w:val="20"/>
              </w:rPr>
              <w:t>.</w:t>
            </w:r>
          </w:p>
        </w:tc>
        <w:tc>
          <w:tcPr>
            <w:tcW w:w="443" w:type="pct"/>
          </w:tcPr>
          <w:p w14:paraId="6CB16CD7" w14:textId="5EEC428C" w:rsidR="004C7E13" w:rsidRPr="0040585C" w:rsidRDefault="004C7E13" w:rsidP="004C7E13">
            <w:pPr>
              <w:jc w:val="left"/>
              <w:rPr>
                <w:rFonts w:ascii="Arial" w:hAnsi="Arial" w:cs="Arial"/>
                <w:sz w:val="20"/>
                <w:szCs w:val="20"/>
                <w:rPrChange w:id="9506" w:author="Александр" w:date="2020-04-13T06:47:00Z">
                  <w:rPr>
                    <w:rFonts w:ascii="Arial" w:hAnsi="Arial" w:cs="Arial"/>
                    <w:sz w:val="20"/>
                    <w:szCs w:val="20"/>
                    <w:highlight w:val="yellow"/>
                  </w:rPr>
                </w:rPrChange>
              </w:rPr>
            </w:pPr>
            <w:r w:rsidRPr="0040585C">
              <w:rPr>
                <w:rFonts w:ascii="Arial" w:hAnsi="Arial" w:cs="Arial"/>
                <w:sz w:val="20"/>
                <w:szCs w:val="20"/>
                <w:rPrChange w:id="9507"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508" w:author="Александр" w:date="2020-04-13T06:47:00Z">
                  <w:rPr>
                    <w:rFonts w:ascii="Arial" w:hAnsi="Arial" w:cs="Arial"/>
                    <w:sz w:val="20"/>
                    <w:szCs w:val="20"/>
                    <w:highlight w:val="yellow"/>
                  </w:rPr>
                </w:rPrChange>
              </w:rPr>
              <w:t>техкарты</w:t>
            </w:r>
            <w:proofErr w:type="spellEnd"/>
          </w:p>
        </w:tc>
        <w:tc>
          <w:tcPr>
            <w:tcW w:w="530" w:type="pct"/>
          </w:tcPr>
          <w:p w14:paraId="6DA96013" w14:textId="19A525D8" w:rsidR="004C7E13" w:rsidRPr="0040585C" w:rsidRDefault="004C7E13" w:rsidP="004C7E13">
            <w:pPr>
              <w:jc w:val="left"/>
              <w:rPr>
                <w:rFonts w:ascii="Arial" w:hAnsi="Arial" w:cs="Arial"/>
                <w:sz w:val="20"/>
                <w:szCs w:val="20"/>
                <w:rPrChange w:id="9509" w:author="Александр" w:date="2020-04-13T06:47:00Z">
                  <w:rPr>
                    <w:rFonts w:ascii="Arial" w:hAnsi="Arial" w:cs="Arial"/>
                    <w:sz w:val="20"/>
                    <w:szCs w:val="20"/>
                    <w:highlight w:val="yellow"/>
                  </w:rPr>
                </w:rPrChange>
              </w:rPr>
            </w:pPr>
            <w:r w:rsidRPr="0040585C">
              <w:rPr>
                <w:rFonts w:ascii="Arial" w:hAnsi="Arial" w:cs="Arial"/>
                <w:sz w:val="20"/>
                <w:szCs w:val="20"/>
                <w:rPrChange w:id="9510" w:author="Александр" w:date="2020-04-13T06:47:00Z">
                  <w:rPr>
                    <w:rFonts w:ascii="Arial" w:hAnsi="Arial" w:cs="Arial"/>
                    <w:sz w:val="20"/>
                    <w:szCs w:val="20"/>
                    <w:highlight w:val="yellow"/>
                  </w:rPr>
                </w:rPrChange>
              </w:rPr>
              <w:t>Продолжительность</w:t>
            </w:r>
          </w:p>
        </w:tc>
        <w:tc>
          <w:tcPr>
            <w:tcW w:w="930" w:type="pct"/>
          </w:tcPr>
          <w:p w14:paraId="15D7AF5E" w14:textId="682CF6D1" w:rsidR="004C7E13" w:rsidRPr="0040585C" w:rsidRDefault="004C7E13" w:rsidP="004C7E13">
            <w:pPr>
              <w:jc w:val="left"/>
              <w:rPr>
                <w:rFonts w:ascii="Arial" w:hAnsi="Arial" w:cs="Arial"/>
                <w:sz w:val="20"/>
                <w:szCs w:val="20"/>
                <w:rPrChange w:id="9511" w:author="Александр" w:date="2020-04-13T06:47:00Z">
                  <w:rPr>
                    <w:rFonts w:ascii="Arial" w:hAnsi="Arial" w:cs="Arial"/>
                    <w:sz w:val="20"/>
                    <w:szCs w:val="20"/>
                    <w:highlight w:val="yellow"/>
                  </w:rPr>
                </w:rPrChange>
              </w:rPr>
            </w:pPr>
            <w:r w:rsidRPr="0040585C">
              <w:rPr>
                <w:rFonts w:ascii="Arial" w:hAnsi="Arial" w:cs="Arial"/>
                <w:sz w:val="20"/>
                <w:szCs w:val="20"/>
                <w:rPrChange w:id="9512" w:author="Александр" w:date="2020-04-13T06:47:00Z">
                  <w:rPr>
                    <w:rFonts w:ascii="Arial" w:hAnsi="Arial" w:cs="Arial"/>
                    <w:sz w:val="20"/>
                    <w:szCs w:val="20"/>
                    <w:highlight w:val="yellow"/>
                  </w:rPr>
                </w:rPrChange>
              </w:rPr>
              <w:t>Плановая продолжительность(трудоемкость) выполнения операции</w:t>
            </w:r>
          </w:p>
        </w:tc>
        <w:tc>
          <w:tcPr>
            <w:tcW w:w="309" w:type="pct"/>
          </w:tcPr>
          <w:p w14:paraId="0E6F635F" w14:textId="4FF21263" w:rsidR="004C7E13" w:rsidRPr="0040585C" w:rsidRDefault="004C7E13" w:rsidP="004C7E13">
            <w:pPr>
              <w:jc w:val="center"/>
              <w:rPr>
                <w:rFonts w:ascii="Arial" w:hAnsi="Arial" w:cs="Arial"/>
                <w:sz w:val="20"/>
                <w:szCs w:val="20"/>
                <w:lang w:val="en-US"/>
                <w:rPrChange w:id="951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514" w:author="Александр" w:date="2020-04-13T06:47:00Z">
                  <w:rPr>
                    <w:rFonts w:ascii="Arial" w:hAnsi="Arial" w:cs="Arial"/>
                    <w:sz w:val="20"/>
                    <w:szCs w:val="20"/>
                    <w:highlight w:val="yellow"/>
                    <w:lang w:val="en-US"/>
                  </w:rPr>
                </w:rPrChange>
              </w:rPr>
              <w:t>QUAN, 5, 1</w:t>
            </w:r>
          </w:p>
        </w:tc>
        <w:tc>
          <w:tcPr>
            <w:tcW w:w="487" w:type="pct"/>
          </w:tcPr>
          <w:p w14:paraId="6243EC28" w14:textId="5A9D1C0E" w:rsidR="004C7E13" w:rsidRPr="0040585C" w:rsidRDefault="004C7E13" w:rsidP="004C7E13">
            <w:pPr>
              <w:jc w:val="center"/>
              <w:rPr>
                <w:rFonts w:ascii="Arial" w:hAnsi="Arial" w:cs="Arial"/>
                <w:sz w:val="20"/>
                <w:szCs w:val="20"/>
                <w:lang w:val="en-US"/>
                <w:rPrChange w:id="951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516" w:author="Александр" w:date="2020-04-13T06:47:00Z">
                  <w:rPr>
                    <w:rFonts w:ascii="Arial" w:hAnsi="Arial" w:cs="Arial"/>
                    <w:sz w:val="20"/>
                    <w:szCs w:val="20"/>
                    <w:highlight w:val="yellow"/>
                    <w:lang w:val="en-US"/>
                  </w:rPr>
                </w:rPrChange>
              </w:rPr>
              <w:t>PLPO-DAUNO</w:t>
            </w:r>
          </w:p>
        </w:tc>
        <w:tc>
          <w:tcPr>
            <w:tcW w:w="354" w:type="pct"/>
          </w:tcPr>
          <w:p w14:paraId="62C7A0A8" w14:textId="1912CBC1" w:rsidR="004C7E13" w:rsidRPr="0040585C" w:rsidRDefault="004C7E13" w:rsidP="004C7E13">
            <w:pPr>
              <w:jc w:val="center"/>
              <w:rPr>
                <w:rFonts w:ascii="Arial" w:hAnsi="Arial" w:cs="Arial"/>
                <w:sz w:val="20"/>
                <w:szCs w:val="20"/>
                <w:rPrChange w:id="9517" w:author="Александр" w:date="2020-04-13T06:47:00Z">
                  <w:rPr>
                    <w:rFonts w:ascii="Arial" w:hAnsi="Arial" w:cs="Arial"/>
                    <w:sz w:val="20"/>
                    <w:szCs w:val="20"/>
                    <w:highlight w:val="yellow"/>
                  </w:rPr>
                </w:rPrChange>
              </w:rPr>
            </w:pPr>
            <w:r w:rsidRPr="0040585C">
              <w:rPr>
                <w:rFonts w:ascii="Arial" w:hAnsi="Arial" w:cs="Arial"/>
                <w:sz w:val="20"/>
                <w:szCs w:val="20"/>
                <w:rPrChange w:id="9518" w:author="Александр" w:date="2020-04-13T06:47:00Z">
                  <w:rPr>
                    <w:rFonts w:ascii="Arial" w:hAnsi="Arial" w:cs="Arial"/>
                    <w:sz w:val="20"/>
                    <w:szCs w:val="20"/>
                    <w:highlight w:val="yellow"/>
                  </w:rPr>
                </w:rPrChange>
              </w:rPr>
              <w:t>Х</w:t>
            </w:r>
          </w:p>
        </w:tc>
        <w:tc>
          <w:tcPr>
            <w:tcW w:w="576" w:type="pct"/>
          </w:tcPr>
          <w:p w14:paraId="1F6B3CFA" w14:textId="30C37712" w:rsidR="004C7E13" w:rsidRPr="0040585C" w:rsidRDefault="004C7E13" w:rsidP="004C7E13">
            <w:pPr>
              <w:jc w:val="center"/>
              <w:rPr>
                <w:rFonts w:ascii="Arial" w:hAnsi="Arial" w:cs="Arial"/>
                <w:sz w:val="20"/>
                <w:szCs w:val="20"/>
                <w:rPrChange w:id="9519" w:author="Александр" w:date="2020-04-13T06:47:00Z">
                  <w:rPr>
                    <w:rFonts w:ascii="Arial" w:hAnsi="Arial" w:cs="Arial"/>
                    <w:sz w:val="20"/>
                    <w:szCs w:val="20"/>
                    <w:highlight w:val="yellow"/>
                  </w:rPr>
                </w:rPrChange>
              </w:rPr>
            </w:pPr>
            <w:r w:rsidRPr="0040585C">
              <w:rPr>
                <w:rFonts w:ascii="Arial" w:hAnsi="Arial" w:cs="Arial"/>
                <w:sz w:val="20"/>
                <w:szCs w:val="20"/>
                <w:rPrChange w:id="9520" w:author="Александр" w:date="2020-04-13T06:47:00Z">
                  <w:rPr>
                    <w:rFonts w:ascii="Arial" w:hAnsi="Arial" w:cs="Arial"/>
                    <w:sz w:val="20"/>
                    <w:szCs w:val="20"/>
                    <w:highlight w:val="yellow"/>
                  </w:rPr>
                </w:rPrChange>
              </w:rPr>
              <w:t>Обязательность заполнения определяется значением Ключа вычислений</w:t>
            </w:r>
          </w:p>
        </w:tc>
        <w:tc>
          <w:tcPr>
            <w:tcW w:w="397" w:type="pct"/>
          </w:tcPr>
          <w:p w14:paraId="700F0488" w14:textId="2CB02AB1" w:rsidR="004C7E13" w:rsidRPr="0040585C" w:rsidRDefault="004C7E13" w:rsidP="004C7E13">
            <w:pPr>
              <w:jc w:val="center"/>
              <w:rPr>
                <w:rFonts w:ascii="Arial" w:hAnsi="Arial" w:cs="Arial"/>
                <w:sz w:val="20"/>
                <w:szCs w:val="20"/>
                <w:rPrChange w:id="9521" w:author="Александр" w:date="2020-04-13T06:47:00Z">
                  <w:rPr>
                    <w:rFonts w:ascii="Arial" w:hAnsi="Arial" w:cs="Arial"/>
                    <w:sz w:val="20"/>
                    <w:szCs w:val="20"/>
                    <w:highlight w:val="yellow"/>
                  </w:rPr>
                </w:rPrChange>
              </w:rPr>
            </w:pPr>
            <w:r w:rsidRPr="0040585C">
              <w:rPr>
                <w:rFonts w:ascii="Arial" w:hAnsi="Arial" w:cs="Arial"/>
                <w:sz w:val="20"/>
                <w:szCs w:val="20"/>
                <w:rPrChange w:id="9522" w:author="Александр" w:date="2020-04-13T06:47:00Z">
                  <w:rPr>
                    <w:rFonts w:ascii="Arial" w:hAnsi="Arial" w:cs="Arial"/>
                    <w:sz w:val="20"/>
                    <w:szCs w:val="20"/>
                    <w:highlight w:val="yellow"/>
                  </w:rPr>
                </w:rPrChange>
              </w:rPr>
              <w:t>-</w:t>
            </w:r>
          </w:p>
        </w:tc>
        <w:tc>
          <w:tcPr>
            <w:tcW w:w="443" w:type="pct"/>
          </w:tcPr>
          <w:p w14:paraId="0B2DBAB6" w14:textId="7D628EBB" w:rsidR="004C7E13" w:rsidRPr="0040585C" w:rsidRDefault="004C7E13" w:rsidP="004C7E13">
            <w:pPr>
              <w:jc w:val="center"/>
              <w:rPr>
                <w:rFonts w:ascii="Arial" w:hAnsi="Arial" w:cs="Arial"/>
                <w:sz w:val="20"/>
                <w:szCs w:val="20"/>
                <w:rPrChange w:id="9523" w:author="Александр" w:date="2020-04-13T06:47:00Z">
                  <w:rPr>
                    <w:rFonts w:ascii="Arial" w:hAnsi="Arial" w:cs="Arial"/>
                    <w:sz w:val="20"/>
                    <w:szCs w:val="20"/>
                    <w:highlight w:val="yellow"/>
                  </w:rPr>
                </w:rPrChange>
              </w:rPr>
            </w:pPr>
            <w:r w:rsidRPr="0040585C">
              <w:rPr>
                <w:rFonts w:ascii="Arial" w:hAnsi="Arial" w:cs="Arial"/>
                <w:sz w:val="20"/>
                <w:szCs w:val="20"/>
                <w:rPrChange w:id="9524" w:author="Александр" w:date="2020-04-13T06:47:00Z">
                  <w:rPr>
                    <w:rFonts w:ascii="Arial" w:hAnsi="Arial" w:cs="Arial"/>
                    <w:sz w:val="20"/>
                    <w:szCs w:val="20"/>
                    <w:highlight w:val="yellow"/>
                  </w:rPr>
                </w:rPrChange>
              </w:rPr>
              <w:t>-</w:t>
            </w:r>
          </w:p>
        </w:tc>
        <w:tc>
          <w:tcPr>
            <w:tcW w:w="354" w:type="pct"/>
          </w:tcPr>
          <w:p w14:paraId="7460A1C5" w14:textId="490A9DBF" w:rsidR="004C7E13" w:rsidRPr="0040585C" w:rsidRDefault="004C7E13" w:rsidP="004C7E13">
            <w:pPr>
              <w:jc w:val="center"/>
              <w:rPr>
                <w:rFonts w:ascii="Arial" w:hAnsi="Arial" w:cs="Arial"/>
                <w:sz w:val="20"/>
                <w:szCs w:val="20"/>
                <w:lang w:val="en-US"/>
                <w:rPrChange w:id="952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526" w:author="Александр" w:date="2020-04-13T06:47:00Z">
                  <w:rPr>
                    <w:rFonts w:ascii="Arial" w:hAnsi="Arial" w:cs="Arial"/>
                    <w:sz w:val="20"/>
                    <w:szCs w:val="20"/>
                    <w:highlight w:val="yellow"/>
                    <w:lang w:val="en-US"/>
                  </w:rPr>
                </w:rPrChange>
              </w:rPr>
              <w:t>SAP</w:t>
            </w:r>
          </w:p>
        </w:tc>
      </w:tr>
      <w:tr w:rsidR="004C7E13" w:rsidRPr="0086487D" w14:paraId="12309C8A" w14:textId="77777777" w:rsidTr="00B7575F">
        <w:trPr>
          <w:cantSplit/>
        </w:trPr>
        <w:tc>
          <w:tcPr>
            <w:tcW w:w="177" w:type="pct"/>
          </w:tcPr>
          <w:p w14:paraId="7BADBCDF" w14:textId="4AFB7DCC" w:rsidR="004C7E13" w:rsidRPr="0040585C" w:rsidRDefault="004C7E13" w:rsidP="004C7E13">
            <w:pPr>
              <w:rPr>
                <w:rFonts w:ascii="Arial" w:hAnsi="Arial" w:cs="Arial"/>
                <w:sz w:val="20"/>
                <w:szCs w:val="20"/>
              </w:rPr>
            </w:pPr>
            <w:r w:rsidRPr="0040585C">
              <w:rPr>
                <w:rFonts w:ascii="Arial" w:hAnsi="Arial" w:cs="Arial"/>
                <w:sz w:val="20"/>
                <w:szCs w:val="20"/>
              </w:rPr>
              <w:t>3</w:t>
            </w:r>
            <w:ins w:id="9527" w:author="Александр" w:date="2020-04-13T06:49:00Z">
              <w:r w:rsidR="0040585C">
                <w:rPr>
                  <w:rFonts w:ascii="Arial" w:hAnsi="Arial" w:cs="Arial"/>
                  <w:sz w:val="20"/>
                  <w:szCs w:val="20"/>
                </w:rPr>
                <w:t>2</w:t>
              </w:r>
            </w:ins>
            <w:del w:id="9528" w:author="Александр" w:date="2020-04-13T06:49:00Z">
              <w:r w:rsidRPr="0040585C" w:rsidDel="0040585C">
                <w:rPr>
                  <w:rFonts w:ascii="Arial" w:hAnsi="Arial" w:cs="Arial"/>
                  <w:sz w:val="20"/>
                  <w:szCs w:val="20"/>
                </w:rPr>
                <w:delText>3</w:delText>
              </w:r>
            </w:del>
            <w:r w:rsidRPr="0040585C">
              <w:rPr>
                <w:rFonts w:ascii="Arial" w:hAnsi="Arial" w:cs="Arial"/>
                <w:sz w:val="20"/>
                <w:szCs w:val="20"/>
              </w:rPr>
              <w:t>.</w:t>
            </w:r>
          </w:p>
        </w:tc>
        <w:tc>
          <w:tcPr>
            <w:tcW w:w="443" w:type="pct"/>
          </w:tcPr>
          <w:p w14:paraId="5333BE1B" w14:textId="42A62EBF" w:rsidR="004C7E13" w:rsidRPr="0040585C" w:rsidRDefault="004C7E13" w:rsidP="004C7E13">
            <w:pPr>
              <w:jc w:val="left"/>
              <w:rPr>
                <w:rFonts w:ascii="Arial" w:hAnsi="Arial" w:cs="Arial"/>
                <w:sz w:val="20"/>
                <w:szCs w:val="20"/>
              </w:rPr>
            </w:pPr>
            <w:r w:rsidRPr="0040585C">
              <w:rPr>
                <w:rFonts w:ascii="Arial" w:hAnsi="Arial" w:cs="Arial"/>
                <w:sz w:val="20"/>
                <w:szCs w:val="20"/>
                <w:rPrChange w:id="9529"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530" w:author="Александр" w:date="2020-04-13T06:47:00Z">
                  <w:rPr>
                    <w:rFonts w:ascii="Arial" w:hAnsi="Arial" w:cs="Arial"/>
                    <w:sz w:val="20"/>
                    <w:szCs w:val="20"/>
                    <w:highlight w:val="yellow"/>
                  </w:rPr>
                </w:rPrChange>
              </w:rPr>
              <w:t>техкарты</w:t>
            </w:r>
            <w:proofErr w:type="spellEnd"/>
          </w:p>
        </w:tc>
        <w:tc>
          <w:tcPr>
            <w:tcW w:w="530" w:type="pct"/>
          </w:tcPr>
          <w:p w14:paraId="0310FED5" w14:textId="05C61CF0" w:rsidR="004C7E13" w:rsidRPr="0040585C" w:rsidRDefault="004C7E13" w:rsidP="004C7E13">
            <w:pPr>
              <w:jc w:val="left"/>
              <w:rPr>
                <w:rFonts w:ascii="Arial" w:hAnsi="Arial" w:cs="Arial"/>
                <w:sz w:val="20"/>
                <w:szCs w:val="20"/>
              </w:rPr>
            </w:pPr>
            <w:r w:rsidRPr="0040585C">
              <w:rPr>
                <w:rFonts w:ascii="Arial" w:hAnsi="Arial" w:cs="Arial"/>
                <w:sz w:val="20"/>
                <w:szCs w:val="20"/>
                <w:rPrChange w:id="9531" w:author="Александр" w:date="2020-04-13T06:47:00Z">
                  <w:rPr>
                    <w:rFonts w:ascii="Arial" w:hAnsi="Arial" w:cs="Arial"/>
                    <w:sz w:val="20"/>
                    <w:szCs w:val="20"/>
                    <w:highlight w:val="yellow"/>
                  </w:rPr>
                </w:rPrChange>
              </w:rPr>
              <w:t>ЕИ</w:t>
            </w:r>
          </w:p>
        </w:tc>
        <w:tc>
          <w:tcPr>
            <w:tcW w:w="930" w:type="pct"/>
          </w:tcPr>
          <w:p w14:paraId="3E0CEFDF" w14:textId="5C244FB6" w:rsidR="004C7E13" w:rsidRPr="0040585C" w:rsidRDefault="004C7E13" w:rsidP="004C7E13">
            <w:pPr>
              <w:jc w:val="left"/>
              <w:rPr>
                <w:rFonts w:ascii="Arial" w:hAnsi="Arial" w:cs="Arial"/>
                <w:sz w:val="20"/>
                <w:szCs w:val="20"/>
                <w:rPrChange w:id="9532"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533" w:author="Александр" w:date="2020-04-13T06:47:00Z">
                  <w:rPr>
                    <w:rFonts w:ascii="Arial" w:hAnsi="Arial" w:cs="Arial"/>
                    <w:sz w:val="20"/>
                    <w:szCs w:val="20"/>
                    <w:highlight w:val="yellow"/>
                    <w:lang w:val="en-US"/>
                  </w:rPr>
                </w:rPrChange>
              </w:rPr>
              <w:t>CROSS</w:t>
            </w:r>
            <w:r w:rsidRPr="0040585C">
              <w:rPr>
                <w:rFonts w:ascii="Arial" w:hAnsi="Arial" w:cs="Arial"/>
                <w:sz w:val="20"/>
                <w:szCs w:val="20"/>
                <w:rPrChange w:id="9534" w:author="Александр" w:date="2020-04-13T06:47:00Z">
                  <w:rPr>
                    <w:rFonts w:ascii="Arial" w:hAnsi="Arial" w:cs="Arial"/>
                    <w:sz w:val="20"/>
                    <w:szCs w:val="20"/>
                    <w:highlight w:val="yellow"/>
                  </w:rPr>
                </w:rPrChange>
              </w:rPr>
              <w:t>_</w:t>
            </w:r>
            <w:proofErr w:type="gramStart"/>
            <w:r w:rsidRPr="0040585C">
              <w:rPr>
                <w:rFonts w:ascii="Arial" w:hAnsi="Arial" w:cs="Arial"/>
                <w:sz w:val="20"/>
                <w:szCs w:val="20"/>
                <w:rPrChange w:id="9535" w:author="Александр" w:date="2020-04-13T06:47:00Z">
                  <w:rPr>
                    <w:rFonts w:ascii="Arial" w:hAnsi="Arial" w:cs="Arial"/>
                    <w:sz w:val="20"/>
                    <w:szCs w:val="20"/>
                    <w:highlight w:val="yellow"/>
                  </w:rPr>
                </w:rPrChange>
              </w:rPr>
              <w:t>6.Единица</w:t>
            </w:r>
            <w:proofErr w:type="gramEnd"/>
            <w:r w:rsidRPr="0040585C">
              <w:rPr>
                <w:rFonts w:ascii="Arial" w:hAnsi="Arial" w:cs="Arial"/>
                <w:sz w:val="20"/>
                <w:szCs w:val="20"/>
                <w:rPrChange w:id="9536" w:author="Александр" w:date="2020-04-13T06:47:00Z">
                  <w:rPr>
                    <w:rFonts w:ascii="Arial" w:hAnsi="Arial" w:cs="Arial"/>
                    <w:sz w:val="20"/>
                    <w:szCs w:val="20"/>
                    <w:highlight w:val="yellow"/>
                  </w:rPr>
                </w:rPrChange>
              </w:rPr>
              <w:t xml:space="preserve"> измерения продолжительности выполнения операции </w:t>
            </w:r>
          </w:p>
        </w:tc>
        <w:tc>
          <w:tcPr>
            <w:tcW w:w="309" w:type="pct"/>
          </w:tcPr>
          <w:p w14:paraId="115B043A" w14:textId="3425D45D" w:rsidR="004C7E13" w:rsidRPr="0040585C" w:rsidRDefault="004C7E13" w:rsidP="004C7E13">
            <w:pPr>
              <w:jc w:val="center"/>
              <w:rPr>
                <w:rFonts w:ascii="Arial" w:hAnsi="Arial" w:cs="Arial"/>
                <w:sz w:val="20"/>
                <w:szCs w:val="20"/>
                <w:lang w:val="en-US"/>
                <w:rPrChange w:id="953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538" w:author="Александр" w:date="2020-04-13T06:47:00Z">
                  <w:rPr>
                    <w:rFonts w:ascii="Arial" w:hAnsi="Arial" w:cs="Arial"/>
                    <w:sz w:val="20"/>
                    <w:szCs w:val="20"/>
                    <w:highlight w:val="yellow"/>
                    <w:lang w:val="en-US"/>
                  </w:rPr>
                </w:rPrChange>
              </w:rPr>
              <w:t>UNIT, 3</w:t>
            </w:r>
          </w:p>
        </w:tc>
        <w:tc>
          <w:tcPr>
            <w:tcW w:w="487" w:type="pct"/>
          </w:tcPr>
          <w:p w14:paraId="6BBDD0C0" w14:textId="56CB731F"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Change w:id="9539" w:author="Александр" w:date="2020-04-13T06:47:00Z">
                  <w:rPr>
                    <w:rFonts w:ascii="Arial" w:hAnsi="Arial" w:cs="Arial"/>
                    <w:sz w:val="20"/>
                    <w:szCs w:val="20"/>
                    <w:highlight w:val="yellow"/>
                    <w:lang w:val="en-US"/>
                  </w:rPr>
                </w:rPrChange>
              </w:rPr>
              <w:t>PLPO-DAUNE</w:t>
            </w:r>
          </w:p>
        </w:tc>
        <w:tc>
          <w:tcPr>
            <w:tcW w:w="354" w:type="pct"/>
          </w:tcPr>
          <w:p w14:paraId="6BFE51FB" w14:textId="271C9E7B" w:rsidR="004C7E13" w:rsidRPr="0040585C" w:rsidRDefault="004C7E13" w:rsidP="004C7E13">
            <w:pPr>
              <w:jc w:val="center"/>
              <w:rPr>
                <w:rFonts w:ascii="Arial" w:hAnsi="Arial" w:cs="Arial"/>
                <w:sz w:val="20"/>
                <w:szCs w:val="20"/>
                <w:rPrChange w:id="9540" w:author="Александр" w:date="2020-04-13T06:47:00Z">
                  <w:rPr>
                    <w:rFonts w:ascii="Arial" w:hAnsi="Arial" w:cs="Arial"/>
                    <w:sz w:val="20"/>
                    <w:szCs w:val="20"/>
                    <w:highlight w:val="yellow"/>
                  </w:rPr>
                </w:rPrChange>
              </w:rPr>
            </w:pPr>
            <w:r w:rsidRPr="0040585C">
              <w:rPr>
                <w:rFonts w:ascii="Arial" w:hAnsi="Arial" w:cs="Arial"/>
                <w:sz w:val="20"/>
                <w:szCs w:val="20"/>
                <w:rPrChange w:id="9541" w:author="Александр" w:date="2020-04-13T06:47:00Z">
                  <w:rPr>
                    <w:rFonts w:ascii="Arial" w:hAnsi="Arial" w:cs="Arial"/>
                    <w:sz w:val="20"/>
                    <w:szCs w:val="20"/>
                    <w:highlight w:val="yellow"/>
                  </w:rPr>
                </w:rPrChange>
              </w:rPr>
              <w:t>Х</w:t>
            </w:r>
          </w:p>
        </w:tc>
        <w:tc>
          <w:tcPr>
            <w:tcW w:w="576" w:type="pct"/>
          </w:tcPr>
          <w:p w14:paraId="169BEA52" w14:textId="1507544B" w:rsidR="004C7E13" w:rsidRPr="0040585C" w:rsidRDefault="004C7E13" w:rsidP="004C7E13">
            <w:pPr>
              <w:jc w:val="center"/>
              <w:rPr>
                <w:rFonts w:ascii="Arial" w:hAnsi="Arial" w:cs="Arial"/>
                <w:sz w:val="20"/>
                <w:szCs w:val="20"/>
              </w:rPr>
            </w:pPr>
            <w:r w:rsidRPr="0040585C">
              <w:rPr>
                <w:rFonts w:ascii="Arial" w:hAnsi="Arial" w:cs="Arial"/>
                <w:sz w:val="20"/>
                <w:szCs w:val="20"/>
                <w:rPrChange w:id="9542" w:author="Александр" w:date="2020-04-13T06:47:00Z">
                  <w:rPr>
                    <w:rFonts w:ascii="Arial" w:hAnsi="Arial" w:cs="Arial"/>
                    <w:sz w:val="20"/>
                    <w:szCs w:val="20"/>
                    <w:highlight w:val="yellow"/>
                  </w:rPr>
                </w:rPrChange>
              </w:rPr>
              <w:t>Обязательность заполнения определяется значением Ключа вычислений</w:t>
            </w:r>
          </w:p>
        </w:tc>
        <w:tc>
          <w:tcPr>
            <w:tcW w:w="397" w:type="pct"/>
          </w:tcPr>
          <w:p w14:paraId="7679010F" w14:textId="50AB4F1A" w:rsidR="004C7E13" w:rsidRPr="0040585C" w:rsidRDefault="004C7E13" w:rsidP="004C7E13">
            <w:pPr>
              <w:jc w:val="center"/>
              <w:rPr>
                <w:rFonts w:ascii="Arial" w:hAnsi="Arial" w:cs="Arial"/>
                <w:sz w:val="20"/>
                <w:szCs w:val="20"/>
              </w:rPr>
            </w:pPr>
            <w:r w:rsidRPr="0040585C">
              <w:rPr>
                <w:rFonts w:ascii="Arial" w:hAnsi="Arial" w:cs="Arial"/>
                <w:sz w:val="20"/>
                <w:szCs w:val="20"/>
                <w:rPrChange w:id="9543" w:author="Александр" w:date="2020-04-13T06:47:00Z">
                  <w:rPr>
                    <w:rFonts w:ascii="Arial" w:hAnsi="Arial" w:cs="Arial"/>
                    <w:sz w:val="20"/>
                    <w:szCs w:val="20"/>
                    <w:highlight w:val="yellow"/>
                  </w:rPr>
                </w:rPrChange>
              </w:rPr>
              <w:t>-</w:t>
            </w:r>
          </w:p>
        </w:tc>
        <w:tc>
          <w:tcPr>
            <w:tcW w:w="443" w:type="pct"/>
          </w:tcPr>
          <w:p w14:paraId="1B2AA246" w14:textId="570687F0" w:rsidR="004C7E13" w:rsidRPr="0040585C" w:rsidRDefault="004C7E13" w:rsidP="004C7E13">
            <w:pPr>
              <w:jc w:val="center"/>
              <w:rPr>
                <w:rFonts w:ascii="Arial" w:hAnsi="Arial" w:cs="Arial"/>
                <w:sz w:val="20"/>
                <w:szCs w:val="20"/>
              </w:rPr>
            </w:pPr>
            <w:r w:rsidRPr="0040585C">
              <w:rPr>
                <w:rFonts w:ascii="Arial" w:hAnsi="Arial" w:cs="Arial"/>
                <w:sz w:val="20"/>
                <w:szCs w:val="20"/>
                <w:rPrChange w:id="9544" w:author="Александр" w:date="2020-04-13T06:47:00Z">
                  <w:rPr>
                    <w:rFonts w:ascii="Arial" w:hAnsi="Arial" w:cs="Arial"/>
                    <w:sz w:val="20"/>
                    <w:szCs w:val="20"/>
                    <w:highlight w:val="yellow"/>
                  </w:rPr>
                </w:rPrChange>
              </w:rPr>
              <w:t>-</w:t>
            </w:r>
          </w:p>
        </w:tc>
        <w:tc>
          <w:tcPr>
            <w:tcW w:w="354" w:type="pct"/>
          </w:tcPr>
          <w:p w14:paraId="4DA01ACA" w14:textId="3099E6D1"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Change w:id="9545" w:author="Александр" w:date="2020-04-13T06:47:00Z">
                  <w:rPr>
                    <w:rFonts w:ascii="Arial" w:hAnsi="Arial" w:cs="Arial"/>
                    <w:sz w:val="20"/>
                    <w:szCs w:val="20"/>
                    <w:highlight w:val="yellow"/>
                    <w:lang w:val="en-US"/>
                  </w:rPr>
                </w:rPrChange>
              </w:rPr>
              <w:t>SAP</w:t>
            </w:r>
          </w:p>
        </w:tc>
      </w:tr>
      <w:tr w:rsidR="004C7E13" w:rsidRPr="0086487D" w14:paraId="62A74FC7" w14:textId="77777777" w:rsidTr="00B7575F">
        <w:trPr>
          <w:cantSplit/>
        </w:trPr>
        <w:tc>
          <w:tcPr>
            <w:tcW w:w="177" w:type="pct"/>
          </w:tcPr>
          <w:p w14:paraId="69F35DF1" w14:textId="17F7F025" w:rsidR="004C7E13" w:rsidRPr="00041CFE" w:rsidRDefault="004C7E13" w:rsidP="004C7E13">
            <w:pPr>
              <w:rPr>
                <w:rFonts w:ascii="Arial" w:hAnsi="Arial" w:cs="Arial"/>
                <w:sz w:val="20"/>
                <w:szCs w:val="20"/>
              </w:rPr>
            </w:pPr>
            <w:r w:rsidRPr="0040585C">
              <w:rPr>
                <w:rFonts w:ascii="Arial" w:hAnsi="Arial" w:cs="Arial"/>
                <w:sz w:val="20"/>
                <w:szCs w:val="20"/>
              </w:rPr>
              <w:t>3</w:t>
            </w:r>
            <w:ins w:id="9546" w:author="Александр" w:date="2020-04-13T06:49:00Z">
              <w:r w:rsidR="0040585C">
                <w:rPr>
                  <w:rFonts w:ascii="Arial" w:hAnsi="Arial" w:cs="Arial"/>
                  <w:sz w:val="20"/>
                  <w:szCs w:val="20"/>
                </w:rPr>
                <w:t>3</w:t>
              </w:r>
            </w:ins>
            <w:del w:id="9547" w:author="Александр" w:date="2020-04-13T06:49:00Z">
              <w:r w:rsidRPr="0040585C" w:rsidDel="0040585C">
                <w:rPr>
                  <w:rFonts w:ascii="Arial" w:hAnsi="Arial" w:cs="Arial"/>
                  <w:sz w:val="20"/>
                  <w:szCs w:val="20"/>
                </w:rPr>
                <w:delText>4</w:delText>
              </w:r>
            </w:del>
            <w:r w:rsidRPr="0040585C">
              <w:rPr>
                <w:rFonts w:ascii="Arial" w:hAnsi="Arial" w:cs="Arial"/>
                <w:sz w:val="20"/>
                <w:szCs w:val="20"/>
              </w:rPr>
              <w:t>.</w:t>
            </w:r>
          </w:p>
        </w:tc>
        <w:tc>
          <w:tcPr>
            <w:tcW w:w="443" w:type="pct"/>
          </w:tcPr>
          <w:p w14:paraId="3867DA9E" w14:textId="2DA8106D" w:rsidR="004C7E13" w:rsidRPr="0040585C" w:rsidRDefault="004C7E13" w:rsidP="004C7E13">
            <w:pPr>
              <w:jc w:val="left"/>
              <w:rPr>
                <w:rFonts w:ascii="Arial" w:hAnsi="Arial" w:cs="Arial"/>
                <w:sz w:val="20"/>
                <w:szCs w:val="20"/>
                <w:rPrChange w:id="9548" w:author="Александр" w:date="2020-04-13T06:47:00Z">
                  <w:rPr>
                    <w:rFonts w:ascii="Arial" w:hAnsi="Arial" w:cs="Arial"/>
                    <w:sz w:val="20"/>
                    <w:szCs w:val="20"/>
                    <w:highlight w:val="yellow"/>
                  </w:rPr>
                </w:rPrChange>
              </w:rPr>
            </w:pPr>
            <w:r w:rsidRPr="0040585C">
              <w:rPr>
                <w:rFonts w:ascii="Arial" w:hAnsi="Arial" w:cs="Arial"/>
                <w:sz w:val="20"/>
                <w:szCs w:val="20"/>
                <w:rPrChange w:id="9549"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550" w:author="Александр" w:date="2020-04-13T06:47:00Z">
                  <w:rPr>
                    <w:rFonts w:ascii="Arial" w:hAnsi="Arial" w:cs="Arial"/>
                    <w:sz w:val="20"/>
                    <w:szCs w:val="20"/>
                    <w:highlight w:val="yellow"/>
                  </w:rPr>
                </w:rPrChange>
              </w:rPr>
              <w:t>техкарты</w:t>
            </w:r>
            <w:proofErr w:type="spellEnd"/>
          </w:p>
        </w:tc>
        <w:tc>
          <w:tcPr>
            <w:tcW w:w="530" w:type="pct"/>
          </w:tcPr>
          <w:p w14:paraId="033AA0BD" w14:textId="4262774F" w:rsidR="004C7E13" w:rsidRPr="0040585C" w:rsidRDefault="004C7E13" w:rsidP="004C7E13">
            <w:pPr>
              <w:jc w:val="left"/>
              <w:rPr>
                <w:rFonts w:ascii="Arial" w:hAnsi="Arial" w:cs="Arial"/>
                <w:sz w:val="20"/>
                <w:szCs w:val="20"/>
                <w:rPrChange w:id="9551" w:author="Александр" w:date="2020-04-13T06:47:00Z">
                  <w:rPr>
                    <w:rFonts w:ascii="Arial" w:hAnsi="Arial" w:cs="Arial"/>
                    <w:sz w:val="20"/>
                    <w:szCs w:val="20"/>
                    <w:highlight w:val="yellow"/>
                  </w:rPr>
                </w:rPrChange>
              </w:rPr>
            </w:pPr>
            <w:r w:rsidRPr="0040585C">
              <w:rPr>
                <w:rFonts w:ascii="Arial" w:hAnsi="Arial" w:cs="Arial"/>
                <w:sz w:val="20"/>
                <w:szCs w:val="20"/>
                <w:rPrChange w:id="9552" w:author="Александр" w:date="2020-04-13T06:47:00Z">
                  <w:rPr>
                    <w:rFonts w:ascii="Arial" w:hAnsi="Arial" w:cs="Arial"/>
                    <w:sz w:val="20"/>
                    <w:szCs w:val="20"/>
                    <w:highlight w:val="yellow"/>
                  </w:rPr>
                </w:rPrChange>
              </w:rPr>
              <w:t>Ключ вычислений</w:t>
            </w:r>
          </w:p>
        </w:tc>
        <w:tc>
          <w:tcPr>
            <w:tcW w:w="930" w:type="pct"/>
          </w:tcPr>
          <w:p w14:paraId="7B35351E" w14:textId="3A3BFC0D" w:rsidR="004C7E13" w:rsidRPr="0040585C" w:rsidRDefault="004C7E13" w:rsidP="004C7E13">
            <w:pPr>
              <w:jc w:val="left"/>
              <w:rPr>
                <w:rFonts w:ascii="Arial" w:hAnsi="Arial" w:cs="Arial"/>
                <w:sz w:val="20"/>
                <w:szCs w:val="20"/>
                <w:rPrChange w:id="9553" w:author="Александр" w:date="2020-04-13T06:47:00Z">
                  <w:rPr>
                    <w:rFonts w:ascii="Arial" w:hAnsi="Arial" w:cs="Arial"/>
                    <w:sz w:val="20"/>
                    <w:szCs w:val="20"/>
                    <w:highlight w:val="yellow"/>
                  </w:rPr>
                </w:rPrChange>
              </w:rPr>
            </w:pPr>
            <w:r w:rsidRPr="0040585C">
              <w:rPr>
                <w:rFonts w:ascii="Arial" w:hAnsi="Arial" w:cs="Arial"/>
                <w:sz w:val="20"/>
                <w:szCs w:val="20"/>
                <w:rPrChange w:id="9554" w:author="Александр" w:date="2020-04-13T06:47:00Z">
                  <w:rPr>
                    <w:rFonts w:ascii="Arial" w:hAnsi="Arial" w:cs="Arial"/>
                    <w:sz w:val="20"/>
                    <w:szCs w:val="20"/>
                    <w:highlight w:val="yellow"/>
                  </w:rPr>
                </w:rPrChange>
              </w:rPr>
              <w:t xml:space="preserve">Ключ операции, определяющий взаимосвязь между работой и продолжительностью. Выбор из списка. </w:t>
            </w:r>
          </w:p>
        </w:tc>
        <w:tc>
          <w:tcPr>
            <w:tcW w:w="309" w:type="pct"/>
          </w:tcPr>
          <w:p w14:paraId="4343C486" w14:textId="244C07E3" w:rsidR="004C7E13" w:rsidRPr="0040585C" w:rsidRDefault="004C7E13" w:rsidP="004C7E13">
            <w:pPr>
              <w:jc w:val="center"/>
              <w:rPr>
                <w:rFonts w:ascii="Arial" w:hAnsi="Arial" w:cs="Arial"/>
                <w:sz w:val="20"/>
                <w:szCs w:val="20"/>
                <w:lang w:val="en-US"/>
                <w:rPrChange w:id="955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556" w:author="Александр" w:date="2020-04-13T06:47:00Z">
                  <w:rPr>
                    <w:rFonts w:ascii="Arial" w:hAnsi="Arial" w:cs="Arial"/>
                    <w:sz w:val="20"/>
                    <w:szCs w:val="20"/>
                    <w:highlight w:val="yellow"/>
                    <w:lang w:val="en-US"/>
                  </w:rPr>
                </w:rPrChange>
              </w:rPr>
              <w:t>CHAR, 1</w:t>
            </w:r>
          </w:p>
        </w:tc>
        <w:tc>
          <w:tcPr>
            <w:tcW w:w="487" w:type="pct"/>
          </w:tcPr>
          <w:p w14:paraId="19D72691" w14:textId="60BEF8B4" w:rsidR="004C7E13" w:rsidRPr="0040585C" w:rsidRDefault="004C7E13" w:rsidP="004C7E13">
            <w:pPr>
              <w:jc w:val="center"/>
              <w:rPr>
                <w:rFonts w:ascii="Arial" w:hAnsi="Arial" w:cs="Arial"/>
                <w:sz w:val="20"/>
                <w:szCs w:val="20"/>
                <w:rPrChange w:id="9557"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558" w:author="Александр" w:date="2020-04-13T06:47:00Z">
                  <w:rPr>
                    <w:rFonts w:ascii="Arial" w:hAnsi="Arial" w:cs="Arial"/>
                    <w:sz w:val="20"/>
                    <w:szCs w:val="20"/>
                    <w:highlight w:val="yellow"/>
                    <w:lang w:val="en-US"/>
                  </w:rPr>
                </w:rPrChange>
              </w:rPr>
              <w:t>PLPO</w:t>
            </w:r>
            <w:r w:rsidRPr="0040585C">
              <w:rPr>
                <w:rFonts w:ascii="Arial" w:hAnsi="Arial" w:cs="Arial"/>
                <w:sz w:val="20"/>
                <w:szCs w:val="20"/>
                <w:rPrChange w:id="9559" w:author="Александр" w:date="2020-04-13T06:47:00Z">
                  <w:rPr>
                    <w:rFonts w:ascii="Arial" w:hAnsi="Arial" w:cs="Arial"/>
                    <w:sz w:val="20"/>
                    <w:szCs w:val="20"/>
                    <w:highlight w:val="yellow"/>
                  </w:rPr>
                </w:rPrChange>
              </w:rPr>
              <w:t>-</w:t>
            </w:r>
            <w:r w:rsidRPr="0040585C">
              <w:rPr>
                <w:rFonts w:ascii="Arial" w:hAnsi="Arial" w:cs="Arial"/>
                <w:sz w:val="20"/>
                <w:szCs w:val="20"/>
                <w:lang w:val="en-US"/>
                <w:rPrChange w:id="9560" w:author="Александр" w:date="2020-04-13T06:47:00Z">
                  <w:rPr>
                    <w:rFonts w:ascii="Arial" w:hAnsi="Arial" w:cs="Arial"/>
                    <w:sz w:val="20"/>
                    <w:szCs w:val="20"/>
                    <w:highlight w:val="yellow"/>
                    <w:lang w:val="en-US"/>
                  </w:rPr>
                </w:rPrChange>
              </w:rPr>
              <w:t>INDET</w:t>
            </w:r>
          </w:p>
        </w:tc>
        <w:tc>
          <w:tcPr>
            <w:tcW w:w="354" w:type="pct"/>
          </w:tcPr>
          <w:p w14:paraId="6DEF5301" w14:textId="06FB0C8C" w:rsidR="004C7E13" w:rsidRPr="0040585C" w:rsidRDefault="004C7E13" w:rsidP="004C7E13">
            <w:pPr>
              <w:jc w:val="center"/>
              <w:rPr>
                <w:rFonts w:ascii="Arial" w:hAnsi="Arial" w:cs="Arial"/>
                <w:sz w:val="20"/>
                <w:szCs w:val="20"/>
                <w:rPrChange w:id="9561" w:author="Александр" w:date="2020-04-13T06:47:00Z">
                  <w:rPr>
                    <w:rFonts w:ascii="Arial" w:hAnsi="Arial" w:cs="Arial"/>
                    <w:sz w:val="20"/>
                    <w:szCs w:val="20"/>
                    <w:highlight w:val="yellow"/>
                  </w:rPr>
                </w:rPrChange>
              </w:rPr>
            </w:pPr>
            <w:r w:rsidRPr="0040585C">
              <w:rPr>
                <w:rFonts w:ascii="Arial" w:hAnsi="Arial" w:cs="Arial"/>
                <w:sz w:val="20"/>
                <w:szCs w:val="20"/>
                <w:rPrChange w:id="9562" w:author="Александр" w:date="2020-04-13T06:47:00Z">
                  <w:rPr>
                    <w:rFonts w:ascii="Arial" w:hAnsi="Arial" w:cs="Arial"/>
                    <w:sz w:val="20"/>
                    <w:szCs w:val="20"/>
                    <w:highlight w:val="yellow"/>
                  </w:rPr>
                </w:rPrChange>
              </w:rPr>
              <w:t>Х</w:t>
            </w:r>
          </w:p>
        </w:tc>
        <w:tc>
          <w:tcPr>
            <w:tcW w:w="576" w:type="pct"/>
          </w:tcPr>
          <w:p w14:paraId="11502E66" w14:textId="681D107A" w:rsidR="004C7E13" w:rsidRPr="0040585C" w:rsidRDefault="004C7E13" w:rsidP="004C7E13">
            <w:pPr>
              <w:jc w:val="center"/>
              <w:rPr>
                <w:rFonts w:ascii="Arial" w:hAnsi="Arial" w:cs="Arial"/>
                <w:sz w:val="20"/>
                <w:szCs w:val="20"/>
                <w:rPrChange w:id="9563" w:author="Александр" w:date="2020-04-13T06:47:00Z">
                  <w:rPr>
                    <w:rFonts w:ascii="Arial" w:hAnsi="Arial" w:cs="Arial"/>
                    <w:sz w:val="20"/>
                    <w:szCs w:val="20"/>
                    <w:highlight w:val="yellow"/>
                  </w:rPr>
                </w:rPrChange>
              </w:rPr>
            </w:pPr>
            <w:r w:rsidRPr="0040585C">
              <w:rPr>
                <w:rFonts w:ascii="Arial" w:hAnsi="Arial" w:cs="Arial"/>
                <w:sz w:val="20"/>
                <w:szCs w:val="20"/>
                <w:rPrChange w:id="9564" w:author="Александр" w:date="2020-04-13T06:47:00Z">
                  <w:rPr>
                    <w:rFonts w:ascii="Arial" w:hAnsi="Arial" w:cs="Arial"/>
                    <w:sz w:val="20"/>
                    <w:szCs w:val="20"/>
                    <w:highlight w:val="yellow"/>
                  </w:rPr>
                </w:rPrChange>
              </w:rPr>
              <w:t>-</w:t>
            </w:r>
          </w:p>
        </w:tc>
        <w:tc>
          <w:tcPr>
            <w:tcW w:w="397" w:type="pct"/>
          </w:tcPr>
          <w:p w14:paraId="4C10BB39" w14:textId="3E0E0C4F" w:rsidR="004C7E13" w:rsidRPr="0040585C" w:rsidRDefault="004C7E13" w:rsidP="004C7E13">
            <w:pPr>
              <w:jc w:val="center"/>
              <w:rPr>
                <w:rFonts w:ascii="Arial" w:hAnsi="Arial" w:cs="Arial"/>
                <w:sz w:val="20"/>
                <w:szCs w:val="20"/>
                <w:rPrChange w:id="9565" w:author="Александр" w:date="2020-04-13T06:47:00Z">
                  <w:rPr>
                    <w:rFonts w:ascii="Arial" w:hAnsi="Arial" w:cs="Arial"/>
                    <w:sz w:val="20"/>
                    <w:szCs w:val="20"/>
                    <w:highlight w:val="yellow"/>
                  </w:rPr>
                </w:rPrChange>
              </w:rPr>
            </w:pPr>
            <w:r w:rsidRPr="0040585C">
              <w:rPr>
                <w:rFonts w:ascii="Arial" w:hAnsi="Arial" w:cs="Arial"/>
                <w:sz w:val="20"/>
                <w:szCs w:val="20"/>
                <w:rPrChange w:id="9566" w:author="Александр" w:date="2020-04-13T06:47:00Z">
                  <w:rPr>
                    <w:rFonts w:ascii="Arial" w:hAnsi="Arial" w:cs="Arial"/>
                    <w:sz w:val="20"/>
                    <w:szCs w:val="20"/>
                    <w:highlight w:val="yellow"/>
                  </w:rPr>
                </w:rPrChange>
              </w:rPr>
              <w:t>-</w:t>
            </w:r>
          </w:p>
        </w:tc>
        <w:tc>
          <w:tcPr>
            <w:tcW w:w="443" w:type="pct"/>
          </w:tcPr>
          <w:p w14:paraId="38EB4E14" w14:textId="3BFB136F" w:rsidR="004C7E13" w:rsidRPr="0040585C" w:rsidRDefault="004C7E13" w:rsidP="004C7E13">
            <w:pPr>
              <w:jc w:val="center"/>
              <w:rPr>
                <w:rFonts w:ascii="Arial" w:hAnsi="Arial" w:cs="Arial"/>
                <w:sz w:val="20"/>
                <w:szCs w:val="20"/>
                <w:rPrChange w:id="9567" w:author="Александр" w:date="2020-04-13T06:47:00Z">
                  <w:rPr>
                    <w:rFonts w:ascii="Arial" w:hAnsi="Arial" w:cs="Arial"/>
                    <w:sz w:val="20"/>
                    <w:szCs w:val="20"/>
                    <w:highlight w:val="yellow"/>
                  </w:rPr>
                </w:rPrChange>
              </w:rPr>
            </w:pPr>
            <w:r w:rsidRPr="0040585C">
              <w:rPr>
                <w:rFonts w:ascii="Arial" w:hAnsi="Arial" w:cs="Arial"/>
                <w:sz w:val="20"/>
                <w:szCs w:val="20"/>
                <w:rPrChange w:id="9568" w:author="Александр" w:date="2020-04-13T06:47:00Z">
                  <w:rPr>
                    <w:rFonts w:ascii="Arial" w:hAnsi="Arial" w:cs="Arial"/>
                    <w:sz w:val="20"/>
                    <w:szCs w:val="20"/>
                    <w:highlight w:val="yellow"/>
                  </w:rPr>
                </w:rPrChange>
              </w:rPr>
              <w:t>-</w:t>
            </w:r>
          </w:p>
        </w:tc>
        <w:tc>
          <w:tcPr>
            <w:tcW w:w="354" w:type="pct"/>
          </w:tcPr>
          <w:p w14:paraId="361F1CF9" w14:textId="2A254FE9" w:rsidR="004C7E13" w:rsidRPr="0040585C" w:rsidRDefault="004C7E13" w:rsidP="004C7E13">
            <w:pPr>
              <w:jc w:val="center"/>
              <w:rPr>
                <w:rFonts w:ascii="Arial" w:hAnsi="Arial" w:cs="Arial"/>
                <w:sz w:val="20"/>
                <w:szCs w:val="20"/>
                <w:rPrChange w:id="9569"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570" w:author="Александр" w:date="2020-04-13T06:47:00Z">
                  <w:rPr>
                    <w:rFonts w:ascii="Arial" w:hAnsi="Arial" w:cs="Arial"/>
                    <w:sz w:val="20"/>
                    <w:szCs w:val="20"/>
                    <w:highlight w:val="yellow"/>
                    <w:lang w:val="en-US"/>
                  </w:rPr>
                </w:rPrChange>
              </w:rPr>
              <w:t>SAP</w:t>
            </w:r>
          </w:p>
        </w:tc>
      </w:tr>
      <w:tr w:rsidR="004C7E13" w:rsidRPr="0086487D" w14:paraId="2C00CDE0" w14:textId="77777777" w:rsidTr="00B7575F">
        <w:trPr>
          <w:cantSplit/>
        </w:trPr>
        <w:tc>
          <w:tcPr>
            <w:tcW w:w="177" w:type="pct"/>
          </w:tcPr>
          <w:p w14:paraId="429EB0FE" w14:textId="762833B9" w:rsidR="004C7E13" w:rsidRPr="00041CFE" w:rsidRDefault="004C7E13" w:rsidP="004C7E13">
            <w:pPr>
              <w:rPr>
                <w:rFonts w:ascii="Arial" w:hAnsi="Arial" w:cs="Arial"/>
                <w:sz w:val="20"/>
                <w:szCs w:val="20"/>
              </w:rPr>
            </w:pPr>
            <w:r w:rsidRPr="0040585C">
              <w:rPr>
                <w:rFonts w:ascii="Arial" w:hAnsi="Arial" w:cs="Arial"/>
                <w:sz w:val="20"/>
                <w:szCs w:val="20"/>
              </w:rPr>
              <w:t>3</w:t>
            </w:r>
            <w:ins w:id="9571" w:author="Александр" w:date="2020-04-13T06:49:00Z">
              <w:r w:rsidR="0040585C">
                <w:rPr>
                  <w:rFonts w:ascii="Arial" w:hAnsi="Arial" w:cs="Arial"/>
                  <w:sz w:val="20"/>
                  <w:szCs w:val="20"/>
                </w:rPr>
                <w:t>4</w:t>
              </w:r>
            </w:ins>
            <w:del w:id="9572" w:author="Александр" w:date="2020-04-13T06:49:00Z">
              <w:r w:rsidRPr="0040585C" w:rsidDel="0040585C">
                <w:rPr>
                  <w:rFonts w:ascii="Arial" w:hAnsi="Arial" w:cs="Arial"/>
                  <w:sz w:val="20"/>
                  <w:szCs w:val="20"/>
                </w:rPr>
                <w:delText>5</w:delText>
              </w:r>
            </w:del>
            <w:r w:rsidRPr="00041CFE">
              <w:rPr>
                <w:rFonts w:ascii="Arial" w:hAnsi="Arial" w:cs="Arial"/>
                <w:sz w:val="20"/>
                <w:szCs w:val="20"/>
              </w:rPr>
              <w:t>.</w:t>
            </w:r>
          </w:p>
        </w:tc>
        <w:tc>
          <w:tcPr>
            <w:tcW w:w="443" w:type="pct"/>
          </w:tcPr>
          <w:p w14:paraId="5CF8E054"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52C2F179" w14:textId="77777777" w:rsidR="004C7E13" w:rsidRPr="0040585C" w:rsidRDefault="004C7E13" w:rsidP="004C7E13">
            <w:pPr>
              <w:jc w:val="left"/>
              <w:rPr>
                <w:rFonts w:ascii="Arial" w:hAnsi="Arial" w:cs="Arial"/>
                <w:sz w:val="20"/>
                <w:szCs w:val="20"/>
              </w:rPr>
            </w:pPr>
            <w:proofErr w:type="spellStart"/>
            <w:r w:rsidRPr="0040585C">
              <w:rPr>
                <w:rFonts w:ascii="Arial" w:hAnsi="Arial" w:cs="Arial"/>
                <w:sz w:val="20"/>
                <w:szCs w:val="20"/>
              </w:rPr>
              <w:t>ВидРбт</w:t>
            </w:r>
            <w:proofErr w:type="spellEnd"/>
          </w:p>
        </w:tc>
        <w:tc>
          <w:tcPr>
            <w:tcW w:w="930" w:type="pct"/>
          </w:tcPr>
          <w:p w14:paraId="1BB68B92"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CO_5</w:t>
            </w:r>
          </w:p>
          <w:p w14:paraId="451526FF"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Вид работ определяет объемы работ МВЗ</w:t>
            </w:r>
          </w:p>
        </w:tc>
        <w:tc>
          <w:tcPr>
            <w:tcW w:w="309" w:type="pct"/>
          </w:tcPr>
          <w:p w14:paraId="5785DF0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6</w:t>
            </w:r>
          </w:p>
        </w:tc>
        <w:tc>
          <w:tcPr>
            <w:tcW w:w="487" w:type="pct"/>
          </w:tcPr>
          <w:p w14:paraId="45C8DF16"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w:t>
            </w:r>
            <w:r w:rsidRPr="0040585C">
              <w:rPr>
                <w:rFonts w:ascii="Arial" w:hAnsi="Arial" w:cs="Arial"/>
                <w:sz w:val="20"/>
                <w:szCs w:val="20"/>
                <w:lang w:val="en-US"/>
              </w:rPr>
              <w:t>LARNT</w:t>
            </w:r>
          </w:p>
        </w:tc>
        <w:tc>
          <w:tcPr>
            <w:tcW w:w="354" w:type="pct"/>
          </w:tcPr>
          <w:p w14:paraId="462331E6" w14:textId="60B67C43" w:rsidR="004C7E13" w:rsidRPr="0040585C" w:rsidRDefault="004C7E13" w:rsidP="004C7E13">
            <w:pPr>
              <w:jc w:val="center"/>
              <w:rPr>
                <w:rFonts w:ascii="Arial" w:hAnsi="Arial" w:cs="Arial"/>
                <w:sz w:val="20"/>
                <w:szCs w:val="20"/>
                <w:lang w:val="en-US"/>
              </w:rPr>
            </w:pPr>
            <w:r w:rsidRPr="0040585C">
              <w:rPr>
                <w:rFonts w:ascii="Arial" w:hAnsi="Arial" w:cs="Arial"/>
                <w:sz w:val="20"/>
                <w:szCs w:val="20"/>
                <w:rPrChange w:id="9573" w:author="Александр" w:date="2020-04-13T06:47:00Z">
                  <w:rPr>
                    <w:rFonts w:ascii="Arial" w:hAnsi="Arial" w:cs="Arial"/>
                    <w:sz w:val="20"/>
                    <w:szCs w:val="20"/>
                    <w:highlight w:val="yellow"/>
                  </w:rPr>
                </w:rPrChange>
              </w:rPr>
              <w:t>Х</w:t>
            </w:r>
          </w:p>
        </w:tc>
        <w:tc>
          <w:tcPr>
            <w:tcW w:w="576" w:type="pct"/>
          </w:tcPr>
          <w:p w14:paraId="4F3E1567" w14:textId="1950A837"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1BC7E9E3" w14:textId="4651F76F"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5F64584B" w14:textId="518E32AB"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279C233E"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23722237" w14:textId="77777777" w:rsidTr="00B7575F">
        <w:trPr>
          <w:cantSplit/>
        </w:trPr>
        <w:tc>
          <w:tcPr>
            <w:tcW w:w="177" w:type="pct"/>
          </w:tcPr>
          <w:p w14:paraId="35E6E7BD" w14:textId="1E5577DA" w:rsidR="004C7E13" w:rsidRPr="00041CFE" w:rsidRDefault="004C7E13" w:rsidP="004C7E13">
            <w:pPr>
              <w:rPr>
                <w:rFonts w:ascii="Arial" w:hAnsi="Arial" w:cs="Arial"/>
                <w:sz w:val="20"/>
                <w:szCs w:val="20"/>
              </w:rPr>
            </w:pPr>
            <w:r w:rsidRPr="0040585C">
              <w:rPr>
                <w:rFonts w:ascii="Arial" w:hAnsi="Arial" w:cs="Arial"/>
                <w:sz w:val="20"/>
                <w:szCs w:val="20"/>
              </w:rPr>
              <w:t>3</w:t>
            </w:r>
            <w:ins w:id="9574" w:author="Александр" w:date="2020-04-13T06:50:00Z">
              <w:r w:rsidR="0040585C">
                <w:rPr>
                  <w:rFonts w:ascii="Arial" w:hAnsi="Arial" w:cs="Arial"/>
                  <w:sz w:val="20"/>
                  <w:szCs w:val="20"/>
                </w:rPr>
                <w:t>5</w:t>
              </w:r>
            </w:ins>
            <w:del w:id="9575" w:author="Александр" w:date="2020-04-13T06:50:00Z">
              <w:r w:rsidRPr="0040585C" w:rsidDel="0040585C">
                <w:rPr>
                  <w:rFonts w:ascii="Arial" w:hAnsi="Arial" w:cs="Arial"/>
                  <w:sz w:val="20"/>
                  <w:szCs w:val="20"/>
                </w:rPr>
                <w:delText>6</w:delText>
              </w:r>
            </w:del>
            <w:r w:rsidRPr="00041CFE">
              <w:rPr>
                <w:rFonts w:ascii="Arial" w:hAnsi="Arial" w:cs="Arial"/>
                <w:sz w:val="20"/>
                <w:szCs w:val="20"/>
              </w:rPr>
              <w:t>.</w:t>
            </w:r>
          </w:p>
        </w:tc>
        <w:tc>
          <w:tcPr>
            <w:tcW w:w="443" w:type="pct"/>
          </w:tcPr>
          <w:p w14:paraId="7654FD92"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3590C7EB" w14:textId="77777777" w:rsidR="004C7E13" w:rsidRPr="0040585C" w:rsidRDefault="004C7E13" w:rsidP="004C7E13">
            <w:pPr>
              <w:jc w:val="left"/>
              <w:rPr>
                <w:rFonts w:ascii="Arial" w:hAnsi="Arial" w:cs="Arial"/>
                <w:sz w:val="20"/>
                <w:szCs w:val="20"/>
              </w:rPr>
            </w:pPr>
            <w:proofErr w:type="spellStart"/>
            <w:r w:rsidRPr="0040585C">
              <w:rPr>
                <w:rFonts w:ascii="Arial" w:hAnsi="Arial" w:cs="Arial"/>
                <w:sz w:val="20"/>
                <w:szCs w:val="20"/>
              </w:rPr>
              <w:t>КлючОбрз</w:t>
            </w:r>
            <w:proofErr w:type="spellEnd"/>
          </w:p>
        </w:tc>
        <w:tc>
          <w:tcPr>
            <w:tcW w:w="930" w:type="pct"/>
          </w:tcPr>
          <w:p w14:paraId="0E526235"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Код, идентифицирующий текст часто повторяющихся операций</w:t>
            </w:r>
          </w:p>
        </w:tc>
        <w:tc>
          <w:tcPr>
            <w:tcW w:w="309" w:type="pct"/>
          </w:tcPr>
          <w:p w14:paraId="098E4AF2"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7</w:t>
            </w:r>
          </w:p>
        </w:tc>
        <w:tc>
          <w:tcPr>
            <w:tcW w:w="487" w:type="pct"/>
          </w:tcPr>
          <w:p w14:paraId="32DDE88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-KTSCH</w:t>
            </w:r>
          </w:p>
        </w:tc>
        <w:tc>
          <w:tcPr>
            <w:tcW w:w="354" w:type="pct"/>
          </w:tcPr>
          <w:p w14:paraId="062E48E1" w14:textId="58C6B982"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576" w:type="pct"/>
          </w:tcPr>
          <w:p w14:paraId="38AE9E4E" w14:textId="7F1C307F"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1DFBE384" w14:textId="777D8214"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6353F5E0" w14:textId="24F4228B"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270C71B0"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655A7988" w14:textId="77777777" w:rsidTr="00B7575F">
        <w:trPr>
          <w:cantSplit/>
        </w:trPr>
        <w:tc>
          <w:tcPr>
            <w:tcW w:w="177" w:type="pct"/>
          </w:tcPr>
          <w:p w14:paraId="6C975113" w14:textId="20B1FC68" w:rsidR="004C7E13" w:rsidRPr="0040585C" w:rsidRDefault="004C7E13" w:rsidP="004C7E13">
            <w:pPr>
              <w:rPr>
                <w:rFonts w:ascii="Arial" w:hAnsi="Arial" w:cs="Arial"/>
                <w:sz w:val="20"/>
                <w:szCs w:val="20"/>
              </w:rPr>
            </w:pPr>
            <w:r w:rsidRPr="0040585C">
              <w:rPr>
                <w:rFonts w:ascii="Arial" w:hAnsi="Arial" w:cs="Arial"/>
                <w:sz w:val="20"/>
                <w:szCs w:val="20"/>
                <w:lang w:val="en-US"/>
              </w:rPr>
              <w:t>3</w:t>
            </w:r>
            <w:ins w:id="9576" w:author="Александр" w:date="2020-04-13T06:50:00Z">
              <w:r w:rsidR="0040585C">
                <w:rPr>
                  <w:rFonts w:ascii="Arial" w:hAnsi="Arial" w:cs="Arial"/>
                  <w:sz w:val="20"/>
                  <w:szCs w:val="20"/>
                </w:rPr>
                <w:t>6</w:t>
              </w:r>
            </w:ins>
            <w:del w:id="9577" w:author="Александр" w:date="2020-04-13T06:50:00Z">
              <w:r w:rsidRPr="00041CFE" w:rsidDel="0040585C">
                <w:rPr>
                  <w:rFonts w:ascii="Arial" w:hAnsi="Arial" w:cs="Arial"/>
                  <w:sz w:val="20"/>
                  <w:szCs w:val="20"/>
                </w:rPr>
                <w:delText>7</w:delText>
              </w:r>
            </w:del>
            <w:r w:rsidRPr="00696F74">
              <w:rPr>
                <w:rFonts w:ascii="Arial" w:hAnsi="Arial" w:cs="Arial"/>
                <w:sz w:val="20"/>
                <w:szCs w:val="20"/>
                <w:lang w:val="en-US"/>
              </w:rPr>
              <w:t>.</w:t>
            </w:r>
          </w:p>
        </w:tc>
        <w:tc>
          <w:tcPr>
            <w:tcW w:w="443" w:type="pct"/>
          </w:tcPr>
          <w:p w14:paraId="040E2F7B"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Операции </w:t>
            </w:r>
            <w:proofErr w:type="spellStart"/>
            <w:r w:rsidRPr="0040585C">
              <w:rPr>
                <w:rFonts w:ascii="Arial" w:hAnsi="Arial" w:cs="Arial"/>
                <w:sz w:val="20"/>
                <w:szCs w:val="20"/>
              </w:rPr>
              <w:t>техкарты</w:t>
            </w:r>
            <w:proofErr w:type="spellEnd"/>
          </w:p>
        </w:tc>
        <w:tc>
          <w:tcPr>
            <w:tcW w:w="530" w:type="pct"/>
          </w:tcPr>
          <w:p w14:paraId="2F40329D" w14:textId="77777777" w:rsidR="004C7E13" w:rsidRPr="0040585C" w:rsidRDefault="004C7E13" w:rsidP="004C7E13">
            <w:pPr>
              <w:jc w:val="left"/>
              <w:rPr>
                <w:rFonts w:ascii="Arial" w:hAnsi="Arial" w:cs="Arial"/>
                <w:sz w:val="20"/>
                <w:szCs w:val="20"/>
              </w:rPr>
            </w:pPr>
            <w:proofErr w:type="spellStart"/>
            <w:r w:rsidRPr="0040585C">
              <w:rPr>
                <w:rFonts w:ascii="Arial" w:hAnsi="Arial" w:cs="Arial"/>
                <w:sz w:val="20"/>
                <w:szCs w:val="20"/>
              </w:rPr>
              <w:t>ТехнМесто</w:t>
            </w:r>
            <w:proofErr w:type="spellEnd"/>
          </w:p>
        </w:tc>
        <w:tc>
          <w:tcPr>
            <w:tcW w:w="930" w:type="pct"/>
          </w:tcPr>
          <w:p w14:paraId="4CE27BF7" w14:textId="77777777"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PM</w:t>
            </w:r>
            <w:r w:rsidRPr="0040585C">
              <w:rPr>
                <w:rFonts w:ascii="Arial" w:hAnsi="Arial" w:cs="Arial"/>
                <w:sz w:val="20"/>
                <w:szCs w:val="20"/>
              </w:rPr>
              <w:t>_52. Э</w:t>
            </w:r>
            <w:r w:rsidRPr="0040585C">
              <w:rPr>
                <w:rFonts w:ascii="Arial" w:eastAsiaTheme="minorHAnsi" w:hAnsi="Arial" w:cs="Arial"/>
                <w:sz w:val="20"/>
                <w:szCs w:val="20"/>
              </w:rPr>
              <w:t>лемент структуры, описывающей ПА</w:t>
            </w:r>
          </w:p>
        </w:tc>
        <w:tc>
          <w:tcPr>
            <w:tcW w:w="309" w:type="pct"/>
          </w:tcPr>
          <w:p w14:paraId="27BA7EC9"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30</w:t>
            </w:r>
          </w:p>
        </w:tc>
        <w:tc>
          <w:tcPr>
            <w:tcW w:w="487" w:type="pct"/>
          </w:tcPr>
          <w:p w14:paraId="389EA682"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-TPLNR</w:t>
            </w:r>
          </w:p>
        </w:tc>
        <w:tc>
          <w:tcPr>
            <w:tcW w:w="354" w:type="pct"/>
          </w:tcPr>
          <w:p w14:paraId="396699A0" w14:textId="75766679"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576" w:type="pct"/>
          </w:tcPr>
          <w:p w14:paraId="30206525" w14:textId="7630669B"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397" w:type="pct"/>
          </w:tcPr>
          <w:p w14:paraId="65D503FF" w14:textId="5B4EB89B"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38073962" w14:textId="760CF9EE"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08314616"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6B07C4C2" w14:textId="77777777" w:rsidTr="00B7575F">
        <w:trPr>
          <w:cantSplit/>
        </w:trPr>
        <w:tc>
          <w:tcPr>
            <w:tcW w:w="177" w:type="pct"/>
          </w:tcPr>
          <w:p w14:paraId="5AF53171" w14:textId="6279D944" w:rsidR="004C7E13" w:rsidRPr="00041CFE" w:rsidRDefault="004C7E13" w:rsidP="004C7E13">
            <w:pPr>
              <w:rPr>
                <w:rFonts w:ascii="Arial" w:hAnsi="Arial" w:cs="Arial"/>
                <w:sz w:val="20"/>
                <w:szCs w:val="20"/>
              </w:rPr>
            </w:pPr>
            <w:r w:rsidRPr="0040585C">
              <w:rPr>
                <w:rFonts w:ascii="Arial" w:hAnsi="Arial" w:cs="Arial"/>
                <w:sz w:val="20"/>
                <w:szCs w:val="20"/>
              </w:rPr>
              <w:t>3</w:t>
            </w:r>
            <w:ins w:id="9578" w:author="Александр" w:date="2020-04-13T06:50:00Z">
              <w:r w:rsidR="0040585C">
                <w:rPr>
                  <w:rFonts w:ascii="Arial" w:hAnsi="Arial" w:cs="Arial"/>
                  <w:sz w:val="20"/>
                  <w:szCs w:val="20"/>
                </w:rPr>
                <w:t>7</w:t>
              </w:r>
            </w:ins>
            <w:del w:id="9579" w:author="Александр" w:date="2020-04-13T06:50:00Z">
              <w:r w:rsidRPr="0040585C" w:rsidDel="0040585C">
                <w:rPr>
                  <w:rFonts w:ascii="Arial" w:hAnsi="Arial" w:cs="Arial"/>
                  <w:sz w:val="20"/>
                  <w:szCs w:val="20"/>
                </w:rPr>
                <w:delText>8</w:delText>
              </w:r>
            </w:del>
            <w:r w:rsidRPr="00041CFE">
              <w:rPr>
                <w:rFonts w:ascii="Arial" w:hAnsi="Arial" w:cs="Arial"/>
                <w:sz w:val="20"/>
                <w:szCs w:val="20"/>
              </w:rPr>
              <w:t>.</w:t>
            </w:r>
          </w:p>
        </w:tc>
        <w:tc>
          <w:tcPr>
            <w:tcW w:w="443" w:type="pct"/>
          </w:tcPr>
          <w:p w14:paraId="0B76B07E"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635D8F96"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 xml:space="preserve">Ед. </w:t>
            </w:r>
            <w:proofErr w:type="spellStart"/>
            <w:r w:rsidRPr="0040585C">
              <w:rPr>
                <w:rFonts w:ascii="Arial" w:hAnsi="Arial" w:cs="Arial"/>
                <w:sz w:val="20"/>
                <w:szCs w:val="20"/>
              </w:rPr>
              <w:t>оборудов</w:t>
            </w:r>
            <w:proofErr w:type="spellEnd"/>
            <w:r w:rsidRPr="0040585C">
              <w:rPr>
                <w:rFonts w:ascii="Arial" w:hAnsi="Arial" w:cs="Arial"/>
                <w:sz w:val="20"/>
                <w:szCs w:val="20"/>
              </w:rPr>
              <w:t>.</w:t>
            </w:r>
          </w:p>
        </w:tc>
        <w:tc>
          <w:tcPr>
            <w:tcW w:w="930" w:type="pct"/>
          </w:tcPr>
          <w:p w14:paraId="175A6814" w14:textId="77777777"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PM</w:t>
            </w:r>
            <w:r w:rsidRPr="0040585C">
              <w:rPr>
                <w:rFonts w:ascii="Arial" w:hAnsi="Arial" w:cs="Arial"/>
                <w:sz w:val="20"/>
                <w:szCs w:val="20"/>
              </w:rPr>
              <w:t>_12. Объект, описывающий конкретную часть технической системы, на которой планируются и выполняются мероприятия ТОРО</w:t>
            </w:r>
          </w:p>
        </w:tc>
        <w:tc>
          <w:tcPr>
            <w:tcW w:w="309" w:type="pct"/>
          </w:tcPr>
          <w:p w14:paraId="0257810A"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18</w:t>
            </w:r>
          </w:p>
        </w:tc>
        <w:tc>
          <w:tcPr>
            <w:tcW w:w="487" w:type="pct"/>
          </w:tcPr>
          <w:p w14:paraId="71FE11D4"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-EQUNR</w:t>
            </w:r>
          </w:p>
        </w:tc>
        <w:tc>
          <w:tcPr>
            <w:tcW w:w="354" w:type="pct"/>
          </w:tcPr>
          <w:p w14:paraId="3AFEF0DF" w14:textId="52677E91"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576" w:type="pct"/>
          </w:tcPr>
          <w:p w14:paraId="616B7958" w14:textId="4AF19D44"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w:t>
            </w:r>
          </w:p>
        </w:tc>
        <w:tc>
          <w:tcPr>
            <w:tcW w:w="397" w:type="pct"/>
          </w:tcPr>
          <w:p w14:paraId="731B191B" w14:textId="322B1365"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719F0F7A" w14:textId="3993CD6D"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7E21A018"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3F56612E" w14:textId="77777777" w:rsidTr="00B7575F">
        <w:trPr>
          <w:cantSplit/>
        </w:trPr>
        <w:tc>
          <w:tcPr>
            <w:tcW w:w="177" w:type="pct"/>
          </w:tcPr>
          <w:p w14:paraId="2414330D" w14:textId="159B2447" w:rsidR="004C7E13" w:rsidRPr="00041CFE" w:rsidRDefault="004C7E13" w:rsidP="004C7E13">
            <w:pPr>
              <w:rPr>
                <w:rFonts w:ascii="Arial" w:hAnsi="Arial" w:cs="Arial"/>
                <w:sz w:val="20"/>
                <w:szCs w:val="20"/>
              </w:rPr>
            </w:pPr>
            <w:r w:rsidRPr="0040585C">
              <w:rPr>
                <w:rFonts w:ascii="Arial" w:hAnsi="Arial" w:cs="Arial"/>
                <w:sz w:val="20"/>
                <w:szCs w:val="20"/>
              </w:rPr>
              <w:t>3</w:t>
            </w:r>
            <w:ins w:id="9580" w:author="Александр" w:date="2020-04-13T06:50:00Z">
              <w:r w:rsidR="0040585C">
                <w:rPr>
                  <w:rFonts w:ascii="Arial" w:hAnsi="Arial" w:cs="Arial"/>
                  <w:sz w:val="20"/>
                  <w:szCs w:val="20"/>
                </w:rPr>
                <w:t>8</w:t>
              </w:r>
            </w:ins>
            <w:del w:id="9581" w:author="Александр" w:date="2020-04-13T06:50:00Z">
              <w:r w:rsidRPr="0040585C" w:rsidDel="0040585C">
                <w:rPr>
                  <w:rFonts w:ascii="Arial" w:hAnsi="Arial" w:cs="Arial"/>
                  <w:sz w:val="20"/>
                  <w:szCs w:val="20"/>
                </w:rPr>
                <w:delText>9</w:delText>
              </w:r>
            </w:del>
            <w:r w:rsidRPr="00041CFE">
              <w:rPr>
                <w:rFonts w:ascii="Arial" w:hAnsi="Arial" w:cs="Arial"/>
                <w:sz w:val="20"/>
                <w:szCs w:val="20"/>
              </w:rPr>
              <w:t>.</w:t>
            </w:r>
          </w:p>
        </w:tc>
        <w:tc>
          <w:tcPr>
            <w:tcW w:w="443" w:type="pct"/>
          </w:tcPr>
          <w:p w14:paraId="35F734D8"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67B30201"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Монтажный узел</w:t>
            </w:r>
          </w:p>
        </w:tc>
        <w:tc>
          <w:tcPr>
            <w:tcW w:w="930" w:type="pct"/>
          </w:tcPr>
          <w:p w14:paraId="5960E1C3" w14:textId="3583A152" w:rsidR="004C7E13" w:rsidRPr="0040585C" w:rsidRDefault="004C7E13" w:rsidP="004C7E13">
            <w:pPr>
              <w:jc w:val="left"/>
              <w:rPr>
                <w:rFonts w:ascii="Arial" w:hAnsi="Arial" w:cs="Arial"/>
                <w:sz w:val="20"/>
                <w:szCs w:val="20"/>
              </w:rPr>
            </w:pPr>
            <w:r w:rsidRPr="0040585C">
              <w:rPr>
                <w:rFonts w:ascii="Arial" w:hAnsi="Arial" w:cs="Arial"/>
                <w:sz w:val="20"/>
                <w:szCs w:val="20"/>
                <w:lang w:val="en-US"/>
              </w:rPr>
              <w:t>CROSS</w:t>
            </w:r>
            <w:r w:rsidRPr="0040585C">
              <w:rPr>
                <w:rFonts w:ascii="Arial" w:hAnsi="Arial" w:cs="Arial"/>
                <w:sz w:val="20"/>
                <w:szCs w:val="20"/>
              </w:rPr>
              <w:t>_9. Код материала, обозначающий модель оборудования</w:t>
            </w:r>
          </w:p>
        </w:tc>
        <w:tc>
          <w:tcPr>
            <w:tcW w:w="309" w:type="pct"/>
          </w:tcPr>
          <w:p w14:paraId="74C1EA4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18</w:t>
            </w:r>
          </w:p>
        </w:tc>
        <w:tc>
          <w:tcPr>
            <w:tcW w:w="487" w:type="pct"/>
          </w:tcPr>
          <w:p w14:paraId="4E4589F9"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w:t>
            </w:r>
            <w:r w:rsidRPr="0040585C">
              <w:rPr>
                <w:rFonts w:ascii="Arial" w:hAnsi="Arial" w:cs="Arial"/>
                <w:sz w:val="20"/>
                <w:szCs w:val="20"/>
                <w:lang w:val="en-US"/>
              </w:rPr>
              <w:t>ISTRU</w:t>
            </w:r>
          </w:p>
        </w:tc>
        <w:tc>
          <w:tcPr>
            <w:tcW w:w="354" w:type="pct"/>
          </w:tcPr>
          <w:p w14:paraId="5CCAE9C0" w14:textId="09215722" w:rsidR="004C7E13" w:rsidRPr="0040585C" w:rsidRDefault="004C7E13" w:rsidP="004C7E13">
            <w:pPr>
              <w:jc w:val="center"/>
              <w:rPr>
                <w:rFonts w:ascii="Arial" w:hAnsi="Arial" w:cs="Arial"/>
                <w:sz w:val="20"/>
                <w:szCs w:val="20"/>
              </w:rPr>
            </w:pPr>
            <w:r w:rsidRPr="0040585C">
              <w:rPr>
                <w:rFonts w:ascii="Arial" w:hAnsi="Arial" w:cs="Arial"/>
                <w:sz w:val="20"/>
                <w:szCs w:val="20"/>
                <w:rPrChange w:id="9582" w:author="Александр" w:date="2020-04-13T06:47:00Z">
                  <w:rPr>
                    <w:rFonts w:ascii="Arial" w:hAnsi="Arial" w:cs="Arial"/>
                    <w:sz w:val="20"/>
                    <w:szCs w:val="20"/>
                    <w:highlight w:val="yellow"/>
                  </w:rPr>
                </w:rPrChange>
              </w:rPr>
              <w:t>Х</w:t>
            </w:r>
          </w:p>
        </w:tc>
        <w:tc>
          <w:tcPr>
            <w:tcW w:w="576" w:type="pct"/>
          </w:tcPr>
          <w:p w14:paraId="6F7651D9" w14:textId="7EFECCCD" w:rsidR="004C7E13" w:rsidRPr="00041CFE" w:rsidRDefault="004C7E13" w:rsidP="004C7E13">
            <w:pPr>
              <w:jc w:val="center"/>
              <w:rPr>
                <w:rFonts w:ascii="Arial" w:hAnsi="Arial" w:cs="Arial"/>
                <w:sz w:val="20"/>
                <w:szCs w:val="20"/>
              </w:rPr>
            </w:pPr>
            <w:r w:rsidRPr="00041CFE">
              <w:rPr>
                <w:rFonts w:ascii="Arial" w:hAnsi="Arial" w:cs="Arial"/>
                <w:sz w:val="20"/>
                <w:szCs w:val="20"/>
              </w:rPr>
              <w:t>Операция выполняется для узла ЕО</w:t>
            </w:r>
          </w:p>
        </w:tc>
        <w:tc>
          <w:tcPr>
            <w:tcW w:w="397" w:type="pct"/>
          </w:tcPr>
          <w:p w14:paraId="292EEFA3" w14:textId="3B79F371"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08AC1929" w14:textId="507D19DB"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4D4DDE4F"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SAP</w:t>
            </w:r>
          </w:p>
        </w:tc>
      </w:tr>
      <w:tr w:rsidR="004C7E13" w:rsidRPr="0086487D" w14:paraId="3A816950" w14:textId="77777777" w:rsidTr="00B7575F">
        <w:trPr>
          <w:cantSplit/>
        </w:trPr>
        <w:tc>
          <w:tcPr>
            <w:tcW w:w="177" w:type="pct"/>
          </w:tcPr>
          <w:p w14:paraId="6FDAEB70" w14:textId="7D594EEA" w:rsidR="004C7E13" w:rsidRPr="00041CFE" w:rsidRDefault="0040585C" w:rsidP="004C7E13">
            <w:pPr>
              <w:rPr>
                <w:rFonts w:ascii="Arial" w:hAnsi="Arial" w:cs="Arial"/>
                <w:sz w:val="20"/>
                <w:szCs w:val="20"/>
                <w:lang w:val="en-US"/>
              </w:rPr>
            </w:pPr>
            <w:ins w:id="9583" w:author="Александр" w:date="2020-04-13T06:50:00Z">
              <w:r>
                <w:rPr>
                  <w:rFonts w:ascii="Arial" w:hAnsi="Arial" w:cs="Arial"/>
                  <w:sz w:val="20"/>
                  <w:szCs w:val="20"/>
                </w:rPr>
                <w:lastRenderedPageBreak/>
                <w:t>39</w:t>
              </w:r>
            </w:ins>
            <w:del w:id="9584" w:author="Александр" w:date="2020-04-13T06:50:00Z">
              <w:r w:rsidR="004C7E13" w:rsidRPr="0040585C" w:rsidDel="0040585C">
                <w:rPr>
                  <w:rFonts w:ascii="Arial" w:hAnsi="Arial" w:cs="Arial"/>
                  <w:sz w:val="20"/>
                  <w:szCs w:val="20"/>
                  <w:lang w:val="en-US"/>
                </w:rPr>
                <w:delText>40</w:delText>
              </w:r>
            </w:del>
            <w:r w:rsidR="004C7E13" w:rsidRPr="00041CFE">
              <w:rPr>
                <w:rFonts w:ascii="Arial" w:hAnsi="Arial" w:cs="Arial"/>
                <w:sz w:val="20"/>
                <w:szCs w:val="20"/>
                <w:lang w:val="en-US"/>
              </w:rPr>
              <w:t>.</w:t>
            </w:r>
          </w:p>
        </w:tc>
        <w:tc>
          <w:tcPr>
            <w:tcW w:w="443" w:type="pct"/>
          </w:tcPr>
          <w:p w14:paraId="3C871DB3"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 xml:space="preserve">Операции </w:t>
            </w:r>
            <w:proofErr w:type="spellStart"/>
            <w:r w:rsidRPr="00696F74">
              <w:rPr>
                <w:rFonts w:ascii="Arial" w:hAnsi="Arial" w:cs="Arial"/>
                <w:sz w:val="20"/>
                <w:szCs w:val="20"/>
              </w:rPr>
              <w:t>техкарты</w:t>
            </w:r>
            <w:proofErr w:type="spellEnd"/>
          </w:p>
        </w:tc>
        <w:tc>
          <w:tcPr>
            <w:tcW w:w="530" w:type="pct"/>
          </w:tcPr>
          <w:p w14:paraId="268B392A" w14:textId="54C8DAF1" w:rsidR="004C7E13" w:rsidRPr="0040585C" w:rsidRDefault="004C7E13" w:rsidP="004C7E13">
            <w:pPr>
              <w:jc w:val="left"/>
              <w:rPr>
                <w:rFonts w:ascii="Arial" w:hAnsi="Arial" w:cs="Arial"/>
                <w:sz w:val="20"/>
                <w:szCs w:val="20"/>
              </w:rPr>
            </w:pPr>
            <w:r w:rsidRPr="0040585C">
              <w:rPr>
                <w:rFonts w:ascii="Arial" w:hAnsi="Arial" w:cs="Arial"/>
                <w:sz w:val="20"/>
                <w:szCs w:val="20"/>
              </w:rPr>
              <w:t>Степень квалификации</w:t>
            </w:r>
          </w:p>
        </w:tc>
        <w:tc>
          <w:tcPr>
            <w:tcW w:w="930" w:type="pct"/>
          </w:tcPr>
          <w:p w14:paraId="461CD1A1" w14:textId="77777777" w:rsidR="004C7E13" w:rsidRPr="0040585C" w:rsidRDefault="004C7E13" w:rsidP="004C7E13">
            <w:pPr>
              <w:jc w:val="left"/>
              <w:rPr>
                <w:rFonts w:ascii="Arial" w:hAnsi="Arial" w:cs="Arial"/>
                <w:sz w:val="20"/>
                <w:szCs w:val="20"/>
              </w:rPr>
            </w:pPr>
          </w:p>
          <w:p w14:paraId="5AA2F15E"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Степень квалификации. Определяет соответствие сотрудника для выполнения операции</w:t>
            </w:r>
          </w:p>
        </w:tc>
        <w:tc>
          <w:tcPr>
            <w:tcW w:w="309" w:type="pct"/>
          </w:tcPr>
          <w:p w14:paraId="381281DC"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CHAR, 2</w:t>
            </w:r>
          </w:p>
        </w:tc>
        <w:tc>
          <w:tcPr>
            <w:tcW w:w="487" w:type="pct"/>
          </w:tcPr>
          <w:p w14:paraId="390C9F2D"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PLPO</w:t>
            </w:r>
            <w:r w:rsidRPr="0040585C">
              <w:rPr>
                <w:rFonts w:ascii="Arial" w:hAnsi="Arial" w:cs="Arial"/>
                <w:sz w:val="20"/>
                <w:szCs w:val="20"/>
              </w:rPr>
              <w:t>-QUALF</w:t>
            </w:r>
          </w:p>
        </w:tc>
        <w:tc>
          <w:tcPr>
            <w:tcW w:w="354" w:type="pct"/>
          </w:tcPr>
          <w:p w14:paraId="34435B6A" w14:textId="2952E530" w:rsidR="004C7E13" w:rsidRPr="0040585C" w:rsidRDefault="004C7E13" w:rsidP="004C7E13">
            <w:pPr>
              <w:jc w:val="center"/>
              <w:rPr>
                <w:rFonts w:ascii="Arial" w:hAnsi="Arial" w:cs="Arial"/>
                <w:sz w:val="20"/>
                <w:szCs w:val="20"/>
              </w:rPr>
            </w:pPr>
            <w:r w:rsidRPr="0040585C">
              <w:rPr>
                <w:rFonts w:ascii="Arial" w:hAnsi="Arial" w:cs="Arial"/>
                <w:sz w:val="20"/>
                <w:szCs w:val="20"/>
                <w:rPrChange w:id="9585" w:author="Александр" w:date="2020-04-13T06:47:00Z">
                  <w:rPr>
                    <w:rFonts w:ascii="Arial" w:hAnsi="Arial" w:cs="Arial"/>
                    <w:sz w:val="20"/>
                    <w:szCs w:val="20"/>
                    <w:highlight w:val="yellow"/>
                  </w:rPr>
                </w:rPrChange>
              </w:rPr>
              <w:t>Х</w:t>
            </w:r>
          </w:p>
        </w:tc>
        <w:tc>
          <w:tcPr>
            <w:tcW w:w="576" w:type="pct"/>
          </w:tcPr>
          <w:p w14:paraId="1716B1B9" w14:textId="06EABD84"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97" w:type="pct"/>
          </w:tcPr>
          <w:p w14:paraId="5CACD33B" w14:textId="767513F1" w:rsidR="004C7E13" w:rsidRPr="00696F74" w:rsidRDefault="004C7E13" w:rsidP="004C7E13">
            <w:pPr>
              <w:jc w:val="center"/>
              <w:rPr>
                <w:rFonts w:ascii="Arial" w:hAnsi="Arial" w:cs="Arial"/>
                <w:sz w:val="20"/>
                <w:szCs w:val="20"/>
              </w:rPr>
            </w:pPr>
            <w:r w:rsidRPr="00696F74">
              <w:rPr>
                <w:rFonts w:ascii="Arial" w:hAnsi="Arial" w:cs="Arial"/>
                <w:sz w:val="20"/>
                <w:szCs w:val="20"/>
              </w:rPr>
              <w:t>-</w:t>
            </w:r>
          </w:p>
        </w:tc>
        <w:tc>
          <w:tcPr>
            <w:tcW w:w="443" w:type="pct"/>
          </w:tcPr>
          <w:p w14:paraId="6D307425" w14:textId="048AFE17" w:rsidR="004C7E13" w:rsidRPr="0040585C" w:rsidRDefault="004C7E13" w:rsidP="004C7E13">
            <w:pPr>
              <w:jc w:val="center"/>
              <w:rPr>
                <w:rFonts w:ascii="Arial" w:hAnsi="Arial" w:cs="Arial"/>
                <w:sz w:val="20"/>
                <w:szCs w:val="20"/>
              </w:rPr>
            </w:pPr>
            <w:r w:rsidRPr="0040585C">
              <w:rPr>
                <w:rFonts w:ascii="Arial" w:hAnsi="Arial" w:cs="Arial"/>
                <w:sz w:val="20"/>
                <w:szCs w:val="20"/>
              </w:rPr>
              <w:t>Выбор из справочника</w:t>
            </w:r>
          </w:p>
        </w:tc>
        <w:tc>
          <w:tcPr>
            <w:tcW w:w="354" w:type="pct"/>
          </w:tcPr>
          <w:p w14:paraId="76E496FD"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SAP</w:t>
            </w:r>
          </w:p>
        </w:tc>
      </w:tr>
      <w:tr w:rsidR="004C7E13" w:rsidRPr="0086487D" w14:paraId="7FCD9080" w14:textId="77777777" w:rsidTr="00B7575F">
        <w:trPr>
          <w:cantSplit/>
        </w:trPr>
        <w:tc>
          <w:tcPr>
            <w:tcW w:w="177" w:type="pct"/>
          </w:tcPr>
          <w:p w14:paraId="638E8F13" w14:textId="59DA17E9" w:rsidR="004C7E13" w:rsidRPr="00041CFE" w:rsidRDefault="004C7E13" w:rsidP="004C7E13">
            <w:pPr>
              <w:rPr>
                <w:rFonts w:ascii="Arial" w:hAnsi="Arial" w:cs="Arial"/>
                <w:sz w:val="20"/>
                <w:szCs w:val="20"/>
              </w:rPr>
            </w:pPr>
            <w:r w:rsidRPr="0040585C">
              <w:rPr>
                <w:rFonts w:ascii="Arial" w:hAnsi="Arial" w:cs="Arial"/>
                <w:sz w:val="20"/>
                <w:szCs w:val="20"/>
              </w:rPr>
              <w:t>4</w:t>
            </w:r>
            <w:ins w:id="9586" w:author="Александр" w:date="2020-04-13T06:50:00Z">
              <w:r w:rsidR="0040585C">
                <w:rPr>
                  <w:rFonts w:ascii="Arial" w:hAnsi="Arial" w:cs="Arial"/>
                  <w:sz w:val="20"/>
                  <w:szCs w:val="20"/>
                </w:rPr>
                <w:t>0</w:t>
              </w:r>
            </w:ins>
            <w:del w:id="9587" w:author="Александр" w:date="2020-04-13T06:50:00Z">
              <w:r w:rsidRPr="0040585C" w:rsidDel="0040585C">
                <w:rPr>
                  <w:rFonts w:ascii="Arial" w:hAnsi="Arial" w:cs="Arial"/>
                  <w:sz w:val="20"/>
                  <w:szCs w:val="20"/>
                </w:rPr>
                <w:delText>1</w:delText>
              </w:r>
            </w:del>
            <w:r w:rsidRPr="0040585C">
              <w:rPr>
                <w:rFonts w:ascii="Arial" w:hAnsi="Arial" w:cs="Arial"/>
                <w:sz w:val="20"/>
                <w:szCs w:val="20"/>
              </w:rPr>
              <w:t>.</w:t>
            </w:r>
          </w:p>
        </w:tc>
        <w:tc>
          <w:tcPr>
            <w:tcW w:w="443" w:type="pct"/>
          </w:tcPr>
          <w:p w14:paraId="6F13BEFD" w14:textId="4889EA73" w:rsidR="004C7E13" w:rsidRPr="0040585C" w:rsidRDefault="004C7E13" w:rsidP="004C7E13">
            <w:pPr>
              <w:jc w:val="left"/>
              <w:rPr>
                <w:rFonts w:ascii="Arial" w:hAnsi="Arial" w:cs="Arial"/>
                <w:sz w:val="20"/>
                <w:szCs w:val="20"/>
                <w:rPrChange w:id="9588" w:author="Александр" w:date="2020-04-13T06:47:00Z">
                  <w:rPr>
                    <w:rFonts w:ascii="Arial" w:hAnsi="Arial" w:cs="Arial"/>
                    <w:sz w:val="20"/>
                    <w:szCs w:val="20"/>
                    <w:highlight w:val="yellow"/>
                  </w:rPr>
                </w:rPrChange>
              </w:rPr>
            </w:pPr>
            <w:r w:rsidRPr="0040585C">
              <w:rPr>
                <w:rFonts w:ascii="Arial" w:hAnsi="Arial" w:cs="Arial"/>
                <w:sz w:val="20"/>
                <w:szCs w:val="20"/>
                <w:rPrChange w:id="9589"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590" w:author="Александр" w:date="2020-04-13T06:47:00Z">
                  <w:rPr>
                    <w:rFonts w:ascii="Arial" w:hAnsi="Arial" w:cs="Arial"/>
                    <w:sz w:val="20"/>
                    <w:szCs w:val="20"/>
                    <w:highlight w:val="yellow"/>
                  </w:rPr>
                </w:rPrChange>
              </w:rPr>
              <w:t>техкарты</w:t>
            </w:r>
            <w:proofErr w:type="spellEnd"/>
          </w:p>
        </w:tc>
        <w:tc>
          <w:tcPr>
            <w:tcW w:w="530" w:type="pct"/>
          </w:tcPr>
          <w:p w14:paraId="6392F01C" w14:textId="1EF6C1A5" w:rsidR="004C7E13" w:rsidRPr="0040585C" w:rsidRDefault="004C7E13" w:rsidP="004C7E13">
            <w:pPr>
              <w:jc w:val="left"/>
              <w:rPr>
                <w:rFonts w:ascii="Arial" w:hAnsi="Arial" w:cs="Arial"/>
                <w:sz w:val="20"/>
                <w:szCs w:val="20"/>
                <w:rPrChange w:id="9591" w:author="Александр" w:date="2020-04-13T06:47:00Z">
                  <w:rPr>
                    <w:rFonts w:ascii="Arial" w:hAnsi="Arial" w:cs="Arial"/>
                    <w:sz w:val="20"/>
                    <w:szCs w:val="20"/>
                    <w:highlight w:val="yellow"/>
                  </w:rPr>
                </w:rPrChange>
              </w:rPr>
            </w:pPr>
            <w:r w:rsidRPr="0040585C">
              <w:rPr>
                <w:rFonts w:ascii="Arial" w:hAnsi="Arial" w:cs="Arial"/>
                <w:sz w:val="20"/>
                <w:szCs w:val="20"/>
                <w:rPrChange w:id="9592" w:author="Александр" w:date="2020-04-13T06:47:00Z">
                  <w:rPr>
                    <w:rFonts w:ascii="Arial" w:hAnsi="Arial" w:cs="Arial"/>
                    <w:sz w:val="20"/>
                    <w:szCs w:val="20"/>
                    <w:highlight w:val="yellow"/>
                  </w:rPr>
                </w:rPrChange>
              </w:rPr>
              <w:t>Количество раб. нарядов</w:t>
            </w:r>
          </w:p>
        </w:tc>
        <w:tc>
          <w:tcPr>
            <w:tcW w:w="930" w:type="pct"/>
          </w:tcPr>
          <w:p w14:paraId="47A280ED" w14:textId="77777777" w:rsidR="004C7E13" w:rsidRPr="0040585C" w:rsidRDefault="004C7E13" w:rsidP="004C7E13">
            <w:pPr>
              <w:jc w:val="left"/>
              <w:rPr>
                <w:rFonts w:ascii="Arial" w:hAnsi="Arial" w:cs="Arial"/>
                <w:sz w:val="20"/>
                <w:szCs w:val="20"/>
                <w:rPrChange w:id="9593" w:author="Александр" w:date="2020-04-13T06:47:00Z">
                  <w:rPr>
                    <w:rFonts w:ascii="Arial" w:hAnsi="Arial" w:cs="Arial"/>
                    <w:sz w:val="20"/>
                    <w:szCs w:val="20"/>
                    <w:highlight w:val="yellow"/>
                  </w:rPr>
                </w:rPrChange>
              </w:rPr>
            </w:pPr>
          </w:p>
          <w:p w14:paraId="17125A49" w14:textId="452E5CCB" w:rsidR="004C7E13" w:rsidRPr="0040585C" w:rsidRDefault="004C7E13" w:rsidP="004C7E13">
            <w:pPr>
              <w:jc w:val="left"/>
              <w:rPr>
                <w:rFonts w:ascii="Arial" w:hAnsi="Arial" w:cs="Arial"/>
                <w:sz w:val="20"/>
                <w:szCs w:val="20"/>
                <w:rPrChange w:id="9594" w:author="Александр" w:date="2020-04-13T06:47:00Z">
                  <w:rPr>
                    <w:rFonts w:ascii="Arial" w:hAnsi="Arial" w:cs="Arial"/>
                    <w:sz w:val="20"/>
                    <w:szCs w:val="20"/>
                    <w:highlight w:val="yellow"/>
                  </w:rPr>
                </w:rPrChange>
              </w:rPr>
            </w:pPr>
            <w:r w:rsidRPr="0040585C">
              <w:rPr>
                <w:rFonts w:ascii="Arial" w:hAnsi="Arial" w:cs="Arial"/>
                <w:sz w:val="20"/>
                <w:szCs w:val="20"/>
                <w:rPrChange w:id="9595" w:author="Александр" w:date="2020-04-13T06:47:00Z">
                  <w:rPr>
                    <w:rFonts w:ascii="Arial" w:hAnsi="Arial" w:cs="Arial"/>
                    <w:sz w:val="20"/>
                    <w:szCs w:val="20"/>
                    <w:highlight w:val="yellow"/>
                  </w:rPr>
                </w:rPrChange>
              </w:rPr>
              <w:t>Количество рабочих нарядов</w:t>
            </w:r>
          </w:p>
        </w:tc>
        <w:tc>
          <w:tcPr>
            <w:tcW w:w="309" w:type="pct"/>
          </w:tcPr>
          <w:p w14:paraId="361E5C84" w14:textId="5B43D559" w:rsidR="004C7E13" w:rsidRPr="0040585C" w:rsidRDefault="004C7E13" w:rsidP="004C7E13">
            <w:pPr>
              <w:jc w:val="center"/>
              <w:rPr>
                <w:rFonts w:ascii="Arial" w:hAnsi="Arial" w:cs="Arial"/>
                <w:sz w:val="20"/>
                <w:szCs w:val="20"/>
                <w:lang w:val="en-US"/>
                <w:rPrChange w:id="959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597" w:author="Александр" w:date="2020-04-13T06:47:00Z">
                  <w:rPr>
                    <w:rFonts w:ascii="Arial" w:hAnsi="Arial" w:cs="Arial"/>
                    <w:sz w:val="20"/>
                    <w:szCs w:val="20"/>
                    <w:highlight w:val="yellow"/>
                    <w:lang w:val="en-US"/>
                  </w:rPr>
                </w:rPrChange>
              </w:rPr>
              <w:t>DEC</w:t>
            </w:r>
            <w:r w:rsidRPr="0040585C">
              <w:rPr>
                <w:rFonts w:ascii="Arial" w:hAnsi="Arial" w:cs="Arial"/>
                <w:sz w:val="20"/>
                <w:szCs w:val="20"/>
                <w:rPrChange w:id="9598" w:author="Александр" w:date="2020-04-13T06:47:00Z">
                  <w:rPr>
                    <w:rFonts w:ascii="Arial" w:hAnsi="Arial" w:cs="Arial"/>
                    <w:sz w:val="20"/>
                    <w:szCs w:val="20"/>
                    <w:highlight w:val="yellow"/>
                  </w:rPr>
                </w:rPrChange>
              </w:rPr>
              <w:t xml:space="preserve">, </w:t>
            </w:r>
            <w:r w:rsidRPr="0040585C">
              <w:rPr>
                <w:rFonts w:ascii="Arial" w:hAnsi="Arial" w:cs="Arial"/>
                <w:sz w:val="20"/>
                <w:szCs w:val="20"/>
                <w:lang w:val="en-US"/>
                <w:rPrChange w:id="9599" w:author="Александр" w:date="2020-04-13T06:47:00Z">
                  <w:rPr>
                    <w:rFonts w:ascii="Arial" w:hAnsi="Arial" w:cs="Arial"/>
                    <w:sz w:val="20"/>
                    <w:szCs w:val="20"/>
                    <w:highlight w:val="yellow"/>
                    <w:lang w:val="en-US"/>
                  </w:rPr>
                </w:rPrChange>
              </w:rPr>
              <w:t>3</w:t>
            </w:r>
          </w:p>
        </w:tc>
        <w:tc>
          <w:tcPr>
            <w:tcW w:w="487" w:type="pct"/>
          </w:tcPr>
          <w:p w14:paraId="45CFFE0F" w14:textId="3A058E21" w:rsidR="004C7E13" w:rsidRPr="0040585C" w:rsidRDefault="004C7E13" w:rsidP="004C7E13">
            <w:pPr>
              <w:jc w:val="center"/>
              <w:rPr>
                <w:rFonts w:ascii="Arial" w:hAnsi="Arial" w:cs="Arial"/>
                <w:sz w:val="20"/>
                <w:szCs w:val="20"/>
                <w:rPrChange w:id="9600"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601" w:author="Александр" w:date="2020-04-13T06:47:00Z">
                  <w:rPr>
                    <w:rFonts w:ascii="Arial" w:hAnsi="Arial" w:cs="Arial"/>
                    <w:sz w:val="20"/>
                    <w:szCs w:val="20"/>
                    <w:highlight w:val="yellow"/>
                    <w:lang w:val="en-US"/>
                  </w:rPr>
                </w:rPrChange>
              </w:rPr>
              <w:t>PLPO</w:t>
            </w:r>
            <w:r w:rsidRPr="0040585C">
              <w:rPr>
                <w:rFonts w:ascii="Arial" w:hAnsi="Arial" w:cs="Arial"/>
                <w:sz w:val="20"/>
                <w:szCs w:val="20"/>
                <w:rPrChange w:id="9602" w:author="Александр" w:date="2020-04-13T06:47:00Z">
                  <w:rPr>
                    <w:rFonts w:ascii="Arial" w:hAnsi="Arial" w:cs="Arial"/>
                    <w:sz w:val="20"/>
                    <w:szCs w:val="20"/>
                    <w:highlight w:val="yellow"/>
                  </w:rPr>
                </w:rPrChange>
              </w:rPr>
              <w:t>-LOANZ</w:t>
            </w:r>
          </w:p>
        </w:tc>
        <w:tc>
          <w:tcPr>
            <w:tcW w:w="354" w:type="pct"/>
          </w:tcPr>
          <w:p w14:paraId="57525193" w14:textId="2B34DF03" w:rsidR="004C7E13" w:rsidRPr="0040585C" w:rsidRDefault="004C7E13" w:rsidP="004C7E13">
            <w:pPr>
              <w:jc w:val="center"/>
              <w:rPr>
                <w:rFonts w:ascii="Arial" w:hAnsi="Arial" w:cs="Arial"/>
                <w:sz w:val="20"/>
                <w:szCs w:val="20"/>
                <w:rPrChange w:id="9603" w:author="Александр" w:date="2020-04-13T06:47:00Z">
                  <w:rPr>
                    <w:rFonts w:ascii="Arial" w:hAnsi="Arial" w:cs="Arial"/>
                    <w:sz w:val="20"/>
                    <w:szCs w:val="20"/>
                    <w:highlight w:val="yellow"/>
                  </w:rPr>
                </w:rPrChange>
              </w:rPr>
            </w:pPr>
            <w:r w:rsidRPr="0040585C">
              <w:rPr>
                <w:rFonts w:ascii="Arial" w:hAnsi="Arial" w:cs="Arial"/>
                <w:sz w:val="20"/>
                <w:szCs w:val="20"/>
                <w:rPrChange w:id="9604" w:author="Александр" w:date="2020-04-13T06:47:00Z">
                  <w:rPr>
                    <w:rFonts w:ascii="Arial" w:hAnsi="Arial" w:cs="Arial"/>
                    <w:sz w:val="20"/>
                    <w:szCs w:val="20"/>
                    <w:highlight w:val="yellow"/>
                  </w:rPr>
                </w:rPrChange>
              </w:rPr>
              <w:t>-</w:t>
            </w:r>
          </w:p>
        </w:tc>
        <w:tc>
          <w:tcPr>
            <w:tcW w:w="576" w:type="pct"/>
          </w:tcPr>
          <w:p w14:paraId="0C10633A" w14:textId="7444C5DB" w:rsidR="004C7E13" w:rsidRPr="0040585C" w:rsidRDefault="004C7E13" w:rsidP="004C7E13">
            <w:pPr>
              <w:jc w:val="center"/>
              <w:rPr>
                <w:rFonts w:ascii="Arial" w:hAnsi="Arial" w:cs="Arial"/>
                <w:sz w:val="20"/>
                <w:szCs w:val="20"/>
                <w:rPrChange w:id="9605" w:author="Александр" w:date="2020-04-13T06:47:00Z">
                  <w:rPr>
                    <w:rFonts w:ascii="Arial" w:hAnsi="Arial" w:cs="Arial"/>
                    <w:sz w:val="20"/>
                    <w:szCs w:val="20"/>
                    <w:highlight w:val="yellow"/>
                  </w:rPr>
                </w:rPrChange>
              </w:rPr>
            </w:pPr>
            <w:r w:rsidRPr="0040585C">
              <w:rPr>
                <w:rFonts w:ascii="Arial" w:hAnsi="Arial" w:cs="Arial"/>
                <w:sz w:val="20"/>
                <w:szCs w:val="20"/>
                <w:rPrChange w:id="9606" w:author="Александр" w:date="2020-04-13T06:47:00Z">
                  <w:rPr>
                    <w:rFonts w:ascii="Arial" w:hAnsi="Arial" w:cs="Arial"/>
                    <w:sz w:val="20"/>
                    <w:szCs w:val="20"/>
                    <w:highlight w:val="yellow"/>
                  </w:rPr>
                </w:rPrChange>
              </w:rPr>
              <w:t>-</w:t>
            </w:r>
          </w:p>
        </w:tc>
        <w:tc>
          <w:tcPr>
            <w:tcW w:w="397" w:type="pct"/>
          </w:tcPr>
          <w:p w14:paraId="6BBB4DFB" w14:textId="0D67555A" w:rsidR="004C7E13" w:rsidRPr="0040585C" w:rsidRDefault="004C7E13" w:rsidP="004C7E13">
            <w:pPr>
              <w:jc w:val="center"/>
              <w:rPr>
                <w:rFonts w:ascii="Arial" w:hAnsi="Arial" w:cs="Arial"/>
                <w:sz w:val="20"/>
                <w:szCs w:val="20"/>
                <w:rPrChange w:id="9607" w:author="Александр" w:date="2020-04-13T06:47:00Z">
                  <w:rPr>
                    <w:rFonts w:ascii="Arial" w:hAnsi="Arial" w:cs="Arial"/>
                    <w:sz w:val="20"/>
                    <w:szCs w:val="20"/>
                    <w:highlight w:val="yellow"/>
                  </w:rPr>
                </w:rPrChange>
              </w:rPr>
            </w:pPr>
            <w:r w:rsidRPr="0040585C">
              <w:rPr>
                <w:rFonts w:ascii="Arial" w:hAnsi="Arial" w:cs="Arial"/>
                <w:sz w:val="20"/>
                <w:szCs w:val="20"/>
                <w:rPrChange w:id="9608" w:author="Александр" w:date="2020-04-13T06:47:00Z">
                  <w:rPr>
                    <w:rFonts w:ascii="Arial" w:hAnsi="Arial" w:cs="Arial"/>
                    <w:sz w:val="20"/>
                    <w:szCs w:val="20"/>
                    <w:highlight w:val="yellow"/>
                  </w:rPr>
                </w:rPrChange>
              </w:rPr>
              <w:t>-</w:t>
            </w:r>
          </w:p>
        </w:tc>
        <w:tc>
          <w:tcPr>
            <w:tcW w:w="443" w:type="pct"/>
          </w:tcPr>
          <w:p w14:paraId="0BAB92F1" w14:textId="3E4DE7D1" w:rsidR="004C7E13" w:rsidRPr="0040585C" w:rsidRDefault="004C7E13" w:rsidP="004C7E13">
            <w:pPr>
              <w:jc w:val="center"/>
              <w:rPr>
                <w:rFonts w:ascii="Arial" w:hAnsi="Arial" w:cs="Arial"/>
                <w:sz w:val="20"/>
                <w:szCs w:val="20"/>
                <w:rPrChange w:id="9609" w:author="Александр" w:date="2020-04-13T06:47:00Z">
                  <w:rPr>
                    <w:rFonts w:ascii="Arial" w:hAnsi="Arial" w:cs="Arial"/>
                    <w:sz w:val="20"/>
                    <w:szCs w:val="20"/>
                    <w:highlight w:val="yellow"/>
                  </w:rPr>
                </w:rPrChange>
              </w:rPr>
            </w:pPr>
            <w:r w:rsidRPr="0040585C">
              <w:rPr>
                <w:rFonts w:ascii="Arial" w:hAnsi="Arial" w:cs="Arial"/>
                <w:sz w:val="20"/>
                <w:szCs w:val="20"/>
                <w:rPrChange w:id="9610" w:author="Александр" w:date="2020-04-13T06:47:00Z">
                  <w:rPr>
                    <w:rFonts w:ascii="Arial" w:hAnsi="Arial" w:cs="Arial"/>
                    <w:sz w:val="20"/>
                    <w:szCs w:val="20"/>
                    <w:highlight w:val="yellow"/>
                  </w:rPr>
                </w:rPrChange>
              </w:rPr>
              <w:t>-</w:t>
            </w:r>
          </w:p>
        </w:tc>
        <w:tc>
          <w:tcPr>
            <w:tcW w:w="354" w:type="pct"/>
          </w:tcPr>
          <w:p w14:paraId="5030EBA9" w14:textId="132C048E" w:rsidR="004C7E13" w:rsidRPr="0040585C" w:rsidRDefault="004C7E13" w:rsidP="004C7E13">
            <w:pPr>
              <w:jc w:val="center"/>
              <w:rPr>
                <w:rFonts w:ascii="Arial" w:hAnsi="Arial" w:cs="Arial"/>
                <w:sz w:val="20"/>
                <w:szCs w:val="20"/>
                <w:lang w:val="en-US"/>
                <w:rPrChange w:id="961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12" w:author="Александр" w:date="2020-04-13T06:47:00Z">
                  <w:rPr>
                    <w:rFonts w:ascii="Arial" w:hAnsi="Arial" w:cs="Arial"/>
                    <w:sz w:val="20"/>
                    <w:szCs w:val="20"/>
                    <w:highlight w:val="yellow"/>
                    <w:lang w:val="en-US"/>
                  </w:rPr>
                </w:rPrChange>
              </w:rPr>
              <w:t>SAP</w:t>
            </w:r>
          </w:p>
        </w:tc>
      </w:tr>
      <w:tr w:rsidR="004C7E13" w:rsidRPr="0086487D" w14:paraId="79AE443D" w14:textId="77777777" w:rsidTr="00B7575F">
        <w:trPr>
          <w:cantSplit/>
        </w:trPr>
        <w:tc>
          <w:tcPr>
            <w:tcW w:w="177" w:type="pct"/>
          </w:tcPr>
          <w:p w14:paraId="40C79160" w14:textId="04A9A128" w:rsidR="004C7E13" w:rsidRPr="00041CFE" w:rsidRDefault="00C7526F" w:rsidP="004C7E13">
            <w:pPr>
              <w:rPr>
                <w:rFonts w:ascii="Arial" w:hAnsi="Arial" w:cs="Arial"/>
                <w:sz w:val="20"/>
                <w:szCs w:val="20"/>
              </w:rPr>
            </w:pPr>
            <w:r w:rsidRPr="0040585C">
              <w:rPr>
                <w:rFonts w:ascii="Arial" w:hAnsi="Arial" w:cs="Arial"/>
                <w:sz w:val="20"/>
                <w:szCs w:val="20"/>
              </w:rPr>
              <w:t>4</w:t>
            </w:r>
            <w:ins w:id="9613" w:author="Александр" w:date="2020-04-13T06:50:00Z">
              <w:r w:rsidR="0040585C">
                <w:rPr>
                  <w:rFonts w:ascii="Arial" w:hAnsi="Arial" w:cs="Arial"/>
                  <w:sz w:val="20"/>
                  <w:szCs w:val="20"/>
                </w:rPr>
                <w:t>1</w:t>
              </w:r>
            </w:ins>
            <w:del w:id="9614" w:author="Александр" w:date="2020-04-13T06:50:00Z">
              <w:r w:rsidRPr="0040585C" w:rsidDel="0040585C">
                <w:rPr>
                  <w:rFonts w:ascii="Arial" w:hAnsi="Arial" w:cs="Arial"/>
                  <w:sz w:val="20"/>
                  <w:szCs w:val="20"/>
                </w:rPr>
                <w:delText>2</w:delText>
              </w:r>
            </w:del>
            <w:r w:rsidR="004C7E13" w:rsidRPr="00041CFE">
              <w:rPr>
                <w:rFonts w:ascii="Arial" w:hAnsi="Arial" w:cs="Arial"/>
                <w:sz w:val="20"/>
                <w:szCs w:val="20"/>
              </w:rPr>
              <w:t>.</w:t>
            </w:r>
          </w:p>
        </w:tc>
        <w:tc>
          <w:tcPr>
            <w:tcW w:w="443" w:type="pct"/>
          </w:tcPr>
          <w:p w14:paraId="4320ED89" w14:textId="7941F240" w:rsidR="004C7E13" w:rsidRPr="0040585C" w:rsidRDefault="004C7E13" w:rsidP="004C7E13">
            <w:pPr>
              <w:jc w:val="left"/>
              <w:rPr>
                <w:rFonts w:ascii="Arial" w:hAnsi="Arial" w:cs="Arial"/>
                <w:sz w:val="20"/>
                <w:szCs w:val="20"/>
                <w:rPrChange w:id="9615" w:author="Александр" w:date="2020-04-13T06:47:00Z">
                  <w:rPr>
                    <w:rFonts w:ascii="Arial" w:hAnsi="Arial" w:cs="Arial"/>
                    <w:sz w:val="20"/>
                    <w:szCs w:val="20"/>
                    <w:highlight w:val="yellow"/>
                  </w:rPr>
                </w:rPrChange>
              </w:rPr>
            </w:pPr>
            <w:r w:rsidRPr="0040585C">
              <w:rPr>
                <w:rFonts w:ascii="Arial" w:hAnsi="Arial" w:cs="Arial"/>
                <w:sz w:val="20"/>
                <w:szCs w:val="20"/>
                <w:rPrChange w:id="9616"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617" w:author="Александр" w:date="2020-04-13T06:47:00Z">
                  <w:rPr>
                    <w:rFonts w:ascii="Arial" w:hAnsi="Arial" w:cs="Arial"/>
                    <w:sz w:val="20"/>
                    <w:szCs w:val="20"/>
                    <w:highlight w:val="yellow"/>
                  </w:rPr>
                </w:rPrChange>
              </w:rPr>
              <w:t>техкарты</w:t>
            </w:r>
            <w:proofErr w:type="spellEnd"/>
          </w:p>
        </w:tc>
        <w:tc>
          <w:tcPr>
            <w:tcW w:w="530" w:type="pct"/>
          </w:tcPr>
          <w:p w14:paraId="61458805" w14:textId="5D3027C9" w:rsidR="004C7E13" w:rsidRPr="0040585C" w:rsidRDefault="004C7E13" w:rsidP="004C7E13">
            <w:pPr>
              <w:jc w:val="left"/>
              <w:rPr>
                <w:rFonts w:ascii="Arial" w:hAnsi="Arial" w:cs="Arial"/>
                <w:sz w:val="20"/>
                <w:szCs w:val="20"/>
                <w:rPrChange w:id="9618" w:author="Александр" w:date="2020-04-13T06:47:00Z">
                  <w:rPr>
                    <w:rFonts w:ascii="Arial" w:hAnsi="Arial" w:cs="Arial"/>
                    <w:sz w:val="20"/>
                    <w:szCs w:val="20"/>
                    <w:highlight w:val="yellow"/>
                  </w:rPr>
                </w:rPrChange>
              </w:rPr>
            </w:pPr>
            <w:r w:rsidRPr="0040585C">
              <w:rPr>
                <w:rFonts w:ascii="Arial" w:hAnsi="Arial" w:cs="Arial"/>
                <w:sz w:val="20"/>
                <w:szCs w:val="20"/>
                <w:rPrChange w:id="9619" w:author="Александр" w:date="2020-04-13T06:47:00Z">
                  <w:rPr>
                    <w:rFonts w:ascii="Arial" w:hAnsi="Arial" w:cs="Arial"/>
                    <w:sz w:val="20"/>
                    <w:szCs w:val="20"/>
                    <w:highlight w:val="yellow"/>
                  </w:rPr>
                </w:rPrChange>
              </w:rPr>
              <w:t>Тарифный разряд</w:t>
            </w:r>
          </w:p>
        </w:tc>
        <w:tc>
          <w:tcPr>
            <w:tcW w:w="930" w:type="pct"/>
          </w:tcPr>
          <w:p w14:paraId="3B5CBCDC" w14:textId="77777777" w:rsidR="004C7E13" w:rsidRPr="0040585C" w:rsidRDefault="004C7E13" w:rsidP="004C7E13">
            <w:pPr>
              <w:jc w:val="left"/>
              <w:rPr>
                <w:rFonts w:ascii="Arial" w:hAnsi="Arial" w:cs="Arial"/>
                <w:sz w:val="20"/>
                <w:szCs w:val="20"/>
                <w:rPrChange w:id="9620" w:author="Александр" w:date="2020-04-13T06:47:00Z">
                  <w:rPr>
                    <w:rFonts w:ascii="Arial" w:hAnsi="Arial" w:cs="Arial"/>
                    <w:sz w:val="20"/>
                    <w:szCs w:val="20"/>
                    <w:highlight w:val="yellow"/>
                  </w:rPr>
                </w:rPrChange>
              </w:rPr>
            </w:pPr>
          </w:p>
          <w:p w14:paraId="43800D32" w14:textId="4DCA62DB" w:rsidR="004C7E13" w:rsidRPr="0040585C" w:rsidRDefault="004C7E13" w:rsidP="004C7E13">
            <w:pPr>
              <w:jc w:val="left"/>
              <w:rPr>
                <w:rFonts w:ascii="Arial" w:hAnsi="Arial" w:cs="Arial"/>
                <w:sz w:val="20"/>
                <w:szCs w:val="20"/>
                <w:rPrChange w:id="9621" w:author="Александр" w:date="2020-04-13T06:47:00Z">
                  <w:rPr>
                    <w:rFonts w:ascii="Arial" w:hAnsi="Arial" w:cs="Arial"/>
                    <w:sz w:val="20"/>
                    <w:szCs w:val="20"/>
                    <w:highlight w:val="yellow"/>
                  </w:rPr>
                </w:rPrChange>
              </w:rPr>
            </w:pPr>
            <w:r w:rsidRPr="0040585C">
              <w:rPr>
                <w:rFonts w:ascii="Arial" w:hAnsi="Arial" w:cs="Arial"/>
                <w:sz w:val="20"/>
                <w:szCs w:val="20"/>
                <w:rPrChange w:id="9622" w:author="Александр" w:date="2020-04-13T06:47:00Z">
                  <w:rPr>
                    <w:rFonts w:ascii="Arial" w:hAnsi="Arial" w:cs="Arial"/>
                    <w:sz w:val="20"/>
                    <w:szCs w:val="20"/>
                    <w:highlight w:val="yellow"/>
                  </w:rPr>
                </w:rPrChange>
              </w:rPr>
              <w:t>Тарифный разряд</w:t>
            </w:r>
          </w:p>
        </w:tc>
        <w:tc>
          <w:tcPr>
            <w:tcW w:w="309" w:type="pct"/>
          </w:tcPr>
          <w:p w14:paraId="228707CA" w14:textId="1001BB3E" w:rsidR="004C7E13" w:rsidRPr="0040585C" w:rsidRDefault="004C7E13" w:rsidP="004C7E13">
            <w:pPr>
              <w:jc w:val="center"/>
              <w:rPr>
                <w:rFonts w:ascii="Arial" w:hAnsi="Arial" w:cs="Arial"/>
                <w:sz w:val="20"/>
                <w:szCs w:val="20"/>
                <w:lang w:val="en-US"/>
                <w:rPrChange w:id="962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24" w:author="Александр" w:date="2020-04-13T06:47:00Z">
                  <w:rPr>
                    <w:rFonts w:ascii="Arial" w:hAnsi="Arial" w:cs="Arial"/>
                    <w:sz w:val="20"/>
                    <w:szCs w:val="20"/>
                    <w:highlight w:val="yellow"/>
                    <w:lang w:val="en-US"/>
                  </w:rPr>
                </w:rPrChange>
              </w:rPr>
              <w:t>CHAR</w:t>
            </w:r>
            <w:r w:rsidRPr="0040585C">
              <w:rPr>
                <w:rFonts w:ascii="Arial" w:hAnsi="Arial" w:cs="Arial"/>
                <w:sz w:val="20"/>
                <w:szCs w:val="20"/>
                <w:rPrChange w:id="9625" w:author="Александр" w:date="2020-04-13T06:47:00Z">
                  <w:rPr>
                    <w:rFonts w:ascii="Arial" w:hAnsi="Arial" w:cs="Arial"/>
                    <w:sz w:val="20"/>
                    <w:szCs w:val="20"/>
                    <w:highlight w:val="yellow"/>
                  </w:rPr>
                </w:rPrChange>
              </w:rPr>
              <w:t xml:space="preserve">, </w:t>
            </w:r>
            <w:r w:rsidRPr="0040585C">
              <w:rPr>
                <w:rFonts w:ascii="Arial" w:hAnsi="Arial" w:cs="Arial"/>
                <w:sz w:val="20"/>
                <w:szCs w:val="20"/>
                <w:lang w:val="en-US"/>
                <w:rPrChange w:id="9626" w:author="Александр" w:date="2020-04-13T06:47:00Z">
                  <w:rPr>
                    <w:rFonts w:ascii="Arial" w:hAnsi="Arial" w:cs="Arial"/>
                    <w:sz w:val="20"/>
                    <w:szCs w:val="20"/>
                    <w:highlight w:val="yellow"/>
                    <w:lang w:val="en-US"/>
                  </w:rPr>
                </w:rPrChange>
              </w:rPr>
              <w:t>3</w:t>
            </w:r>
          </w:p>
        </w:tc>
        <w:tc>
          <w:tcPr>
            <w:tcW w:w="487" w:type="pct"/>
          </w:tcPr>
          <w:p w14:paraId="314294F2" w14:textId="5809D466" w:rsidR="004C7E13" w:rsidRPr="0040585C" w:rsidRDefault="004C7E13" w:rsidP="004C7E13">
            <w:pPr>
              <w:jc w:val="center"/>
              <w:rPr>
                <w:rFonts w:ascii="Arial" w:hAnsi="Arial" w:cs="Arial"/>
                <w:sz w:val="20"/>
                <w:szCs w:val="20"/>
                <w:lang w:val="en-US"/>
                <w:rPrChange w:id="962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28" w:author="Александр" w:date="2020-04-13T06:47:00Z">
                  <w:rPr>
                    <w:rFonts w:ascii="Arial" w:hAnsi="Arial" w:cs="Arial"/>
                    <w:sz w:val="20"/>
                    <w:szCs w:val="20"/>
                    <w:highlight w:val="yellow"/>
                    <w:lang w:val="en-US"/>
                  </w:rPr>
                </w:rPrChange>
              </w:rPr>
              <w:t>PLPO</w:t>
            </w:r>
            <w:r w:rsidRPr="0040585C">
              <w:rPr>
                <w:rFonts w:ascii="Arial" w:hAnsi="Arial" w:cs="Arial"/>
                <w:sz w:val="20"/>
                <w:szCs w:val="20"/>
                <w:rPrChange w:id="9629" w:author="Александр" w:date="2020-04-13T06:47:00Z">
                  <w:rPr>
                    <w:rFonts w:ascii="Arial" w:hAnsi="Arial" w:cs="Arial"/>
                    <w:sz w:val="20"/>
                    <w:szCs w:val="20"/>
                    <w:highlight w:val="yellow"/>
                  </w:rPr>
                </w:rPrChange>
              </w:rPr>
              <w:t>-LOGRP</w:t>
            </w:r>
          </w:p>
        </w:tc>
        <w:tc>
          <w:tcPr>
            <w:tcW w:w="354" w:type="pct"/>
          </w:tcPr>
          <w:p w14:paraId="6258C31B" w14:textId="758A0884" w:rsidR="004C7E13" w:rsidRPr="0040585C" w:rsidRDefault="004C7E13" w:rsidP="004C7E13">
            <w:pPr>
              <w:jc w:val="center"/>
              <w:rPr>
                <w:rFonts w:ascii="Arial" w:hAnsi="Arial" w:cs="Arial"/>
                <w:sz w:val="20"/>
                <w:szCs w:val="20"/>
                <w:rPrChange w:id="9630" w:author="Александр" w:date="2020-04-13T06:47:00Z">
                  <w:rPr>
                    <w:rFonts w:ascii="Arial" w:hAnsi="Arial" w:cs="Arial"/>
                    <w:sz w:val="20"/>
                    <w:szCs w:val="20"/>
                    <w:highlight w:val="yellow"/>
                  </w:rPr>
                </w:rPrChange>
              </w:rPr>
            </w:pPr>
            <w:r w:rsidRPr="0040585C">
              <w:rPr>
                <w:rFonts w:ascii="Arial" w:hAnsi="Arial" w:cs="Arial"/>
                <w:sz w:val="20"/>
                <w:szCs w:val="20"/>
                <w:rPrChange w:id="9631" w:author="Александр" w:date="2020-04-13T06:47:00Z">
                  <w:rPr>
                    <w:rFonts w:ascii="Arial" w:hAnsi="Arial" w:cs="Arial"/>
                    <w:sz w:val="20"/>
                    <w:szCs w:val="20"/>
                    <w:highlight w:val="yellow"/>
                  </w:rPr>
                </w:rPrChange>
              </w:rPr>
              <w:t>-</w:t>
            </w:r>
          </w:p>
        </w:tc>
        <w:tc>
          <w:tcPr>
            <w:tcW w:w="576" w:type="pct"/>
          </w:tcPr>
          <w:p w14:paraId="0241CFAF" w14:textId="4B75A61D" w:rsidR="004C7E13" w:rsidRPr="0040585C" w:rsidRDefault="004C7E13" w:rsidP="004C7E13">
            <w:pPr>
              <w:jc w:val="center"/>
              <w:rPr>
                <w:rFonts w:ascii="Arial" w:hAnsi="Arial" w:cs="Arial"/>
                <w:sz w:val="20"/>
                <w:szCs w:val="20"/>
                <w:rPrChange w:id="9632" w:author="Александр" w:date="2020-04-13T06:47:00Z">
                  <w:rPr>
                    <w:rFonts w:ascii="Arial" w:hAnsi="Arial" w:cs="Arial"/>
                    <w:sz w:val="20"/>
                    <w:szCs w:val="20"/>
                    <w:highlight w:val="yellow"/>
                  </w:rPr>
                </w:rPrChange>
              </w:rPr>
            </w:pPr>
            <w:r w:rsidRPr="0040585C">
              <w:rPr>
                <w:rFonts w:ascii="Arial" w:hAnsi="Arial" w:cs="Arial"/>
                <w:sz w:val="20"/>
                <w:szCs w:val="20"/>
                <w:rPrChange w:id="9633" w:author="Александр" w:date="2020-04-13T06:47:00Z">
                  <w:rPr>
                    <w:rFonts w:ascii="Arial" w:hAnsi="Arial" w:cs="Arial"/>
                    <w:sz w:val="20"/>
                    <w:szCs w:val="20"/>
                    <w:highlight w:val="yellow"/>
                  </w:rPr>
                </w:rPrChange>
              </w:rPr>
              <w:t>-</w:t>
            </w:r>
          </w:p>
        </w:tc>
        <w:tc>
          <w:tcPr>
            <w:tcW w:w="397" w:type="pct"/>
          </w:tcPr>
          <w:p w14:paraId="31C91D21" w14:textId="7B72919B" w:rsidR="004C7E13" w:rsidRPr="0040585C" w:rsidRDefault="004C7E13" w:rsidP="004C7E13">
            <w:pPr>
              <w:jc w:val="center"/>
              <w:rPr>
                <w:rFonts w:ascii="Arial" w:hAnsi="Arial" w:cs="Arial"/>
                <w:sz w:val="20"/>
                <w:szCs w:val="20"/>
                <w:rPrChange w:id="9634" w:author="Александр" w:date="2020-04-13T06:47:00Z">
                  <w:rPr>
                    <w:rFonts w:ascii="Arial" w:hAnsi="Arial" w:cs="Arial"/>
                    <w:sz w:val="20"/>
                    <w:szCs w:val="20"/>
                    <w:highlight w:val="yellow"/>
                  </w:rPr>
                </w:rPrChange>
              </w:rPr>
            </w:pPr>
            <w:r w:rsidRPr="0040585C">
              <w:rPr>
                <w:rFonts w:ascii="Arial" w:hAnsi="Arial" w:cs="Arial"/>
                <w:sz w:val="20"/>
                <w:szCs w:val="20"/>
                <w:rPrChange w:id="9635" w:author="Александр" w:date="2020-04-13T06:47:00Z">
                  <w:rPr>
                    <w:rFonts w:ascii="Arial" w:hAnsi="Arial" w:cs="Arial"/>
                    <w:sz w:val="20"/>
                    <w:szCs w:val="20"/>
                    <w:highlight w:val="yellow"/>
                  </w:rPr>
                </w:rPrChange>
              </w:rPr>
              <w:t>-</w:t>
            </w:r>
          </w:p>
        </w:tc>
        <w:tc>
          <w:tcPr>
            <w:tcW w:w="443" w:type="pct"/>
          </w:tcPr>
          <w:p w14:paraId="0B6F4972" w14:textId="0B1D8515" w:rsidR="004C7E13" w:rsidRPr="0040585C" w:rsidRDefault="004C7E13" w:rsidP="004C7E13">
            <w:pPr>
              <w:jc w:val="center"/>
              <w:rPr>
                <w:rFonts w:ascii="Arial" w:hAnsi="Arial" w:cs="Arial"/>
                <w:sz w:val="20"/>
                <w:szCs w:val="20"/>
                <w:rPrChange w:id="9636" w:author="Александр" w:date="2020-04-13T06:47:00Z">
                  <w:rPr>
                    <w:rFonts w:ascii="Arial" w:hAnsi="Arial" w:cs="Arial"/>
                    <w:sz w:val="20"/>
                    <w:szCs w:val="20"/>
                    <w:highlight w:val="yellow"/>
                  </w:rPr>
                </w:rPrChange>
              </w:rPr>
            </w:pPr>
            <w:r w:rsidRPr="0040585C">
              <w:rPr>
                <w:rFonts w:ascii="Arial" w:hAnsi="Arial" w:cs="Arial"/>
                <w:sz w:val="20"/>
                <w:szCs w:val="20"/>
                <w:rPrChange w:id="9637" w:author="Александр" w:date="2020-04-13T06:47:00Z">
                  <w:rPr>
                    <w:rFonts w:ascii="Arial" w:hAnsi="Arial" w:cs="Arial"/>
                    <w:sz w:val="20"/>
                    <w:szCs w:val="20"/>
                    <w:highlight w:val="yellow"/>
                  </w:rPr>
                </w:rPrChange>
              </w:rPr>
              <w:t>Выбор из справочника</w:t>
            </w:r>
          </w:p>
        </w:tc>
        <w:tc>
          <w:tcPr>
            <w:tcW w:w="354" w:type="pct"/>
          </w:tcPr>
          <w:p w14:paraId="47614559" w14:textId="06655B1B" w:rsidR="004C7E13" w:rsidRPr="0040585C" w:rsidRDefault="004C7E13" w:rsidP="004C7E13">
            <w:pPr>
              <w:jc w:val="center"/>
              <w:rPr>
                <w:rFonts w:ascii="Arial" w:hAnsi="Arial" w:cs="Arial"/>
                <w:sz w:val="20"/>
                <w:szCs w:val="20"/>
                <w:lang w:val="en-US"/>
                <w:rPrChange w:id="963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39" w:author="Александр" w:date="2020-04-13T06:47:00Z">
                  <w:rPr>
                    <w:rFonts w:ascii="Arial" w:hAnsi="Arial" w:cs="Arial"/>
                    <w:sz w:val="20"/>
                    <w:szCs w:val="20"/>
                    <w:highlight w:val="yellow"/>
                    <w:lang w:val="en-US"/>
                  </w:rPr>
                </w:rPrChange>
              </w:rPr>
              <w:t>SAP</w:t>
            </w:r>
          </w:p>
        </w:tc>
      </w:tr>
      <w:tr w:rsidR="004C7E13" w:rsidRPr="0086487D" w14:paraId="35994A7D" w14:textId="77777777" w:rsidTr="00B7575F">
        <w:trPr>
          <w:cantSplit/>
        </w:trPr>
        <w:tc>
          <w:tcPr>
            <w:tcW w:w="177" w:type="pct"/>
          </w:tcPr>
          <w:p w14:paraId="4BE9F7F0" w14:textId="78119AB7" w:rsidR="004C7E13" w:rsidRPr="00041CFE" w:rsidRDefault="00C7526F" w:rsidP="004C7E13">
            <w:pPr>
              <w:rPr>
                <w:rFonts w:ascii="Arial" w:hAnsi="Arial" w:cs="Arial"/>
                <w:sz w:val="20"/>
                <w:szCs w:val="20"/>
              </w:rPr>
            </w:pPr>
            <w:r w:rsidRPr="0040585C">
              <w:rPr>
                <w:rFonts w:ascii="Arial" w:hAnsi="Arial" w:cs="Arial"/>
                <w:sz w:val="20"/>
                <w:szCs w:val="20"/>
              </w:rPr>
              <w:t>4</w:t>
            </w:r>
            <w:ins w:id="9640" w:author="Александр" w:date="2020-04-13T06:50:00Z">
              <w:r w:rsidR="0040585C">
                <w:rPr>
                  <w:rFonts w:ascii="Arial" w:hAnsi="Arial" w:cs="Arial"/>
                  <w:sz w:val="20"/>
                  <w:szCs w:val="20"/>
                </w:rPr>
                <w:t>2</w:t>
              </w:r>
            </w:ins>
            <w:del w:id="9641" w:author="Александр" w:date="2020-04-13T06:50:00Z">
              <w:r w:rsidRPr="0040585C" w:rsidDel="0040585C">
                <w:rPr>
                  <w:rFonts w:ascii="Arial" w:hAnsi="Arial" w:cs="Arial"/>
                  <w:sz w:val="20"/>
                  <w:szCs w:val="20"/>
                </w:rPr>
                <w:delText>3</w:delText>
              </w:r>
            </w:del>
            <w:r w:rsidR="004C7E13" w:rsidRPr="00041CFE">
              <w:rPr>
                <w:rFonts w:ascii="Arial" w:hAnsi="Arial" w:cs="Arial"/>
                <w:sz w:val="20"/>
                <w:szCs w:val="20"/>
              </w:rPr>
              <w:t>.</w:t>
            </w:r>
          </w:p>
        </w:tc>
        <w:tc>
          <w:tcPr>
            <w:tcW w:w="443" w:type="pct"/>
          </w:tcPr>
          <w:p w14:paraId="69D9A14E" w14:textId="5745601C" w:rsidR="004C7E13" w:rsidRPr="0040585C" w:rsidRDefault="004C7E13" w:rsidP="004C7E13">
            <w:pPr>
              <w:jc w:val="left"/>
              <w:rPr>
                <w:rFonts w:ascii="Arial" w:hAnsi="Arial" w:cs="Arial"/>
                <w:sz w:val="20"/>
                <w:szCs w:val="20"/>
                <w:rPrChange w:id="9642" w:author="Александр" w:date="2020-04-13T06:47:00Z">
                  <w:rPr>
                    <w:rFonts w:ascii="Arial" w:hAnsi="Arial" w:cs="Arial"/>
                    <w:sz w:val="20"/>
                    <w:szCs w:val="20"/>
                    <w:highlight w:val="yellow"/>
                  </w:rPr>
                </w:rPrChange>
              </w:rPr>
            </w:pPr>
            <w:r w:rsidRPr="0040585C">
              <w:rPr>
                <w:rFonts w:ascii="Arial" w:hAnsi="Arial" w:cs="Arial"/>
                <w:sz w:val="20"/>
                <w:szCs w:val="20"/>
                <w:rPrChange w:id="9643"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644" w:author="Александр" w:date="2020-04-13T06:47:00Z">
                  <w:rPr>
                    <w:rFonts w:ascii="Arial" w:hAnsi="Arial" w:cs="Arial"/>
                    <w:sz w:val="20"/>
                    <w:szCs w:val="20"/>
                    <w:highlight w:val="yellow"/>
                  </w:rPr>
                </w:rPrChange>
              </w:rPr>
              <w:t>техкарты</w:t>
            </w:r>
            <w:proofErr w:type="spellEnd"/>
          </w:p>
        </w:tc>
        <w:tc>
          <w:tcPr>
            <w:tcW w:w="530" w:type="pct"/>
          </w:tcPr>
          <w:p w14:paraId="5D0E157C" w14:textId="5E69B4E1" w:rsidR="004C7E13" w:rsidRPr="0040585C" w:rsidRDefault="004C7E13" w:rsidP="004C7E13">
            <w:pPr>
              <w:jc w:val="left"/>
              <w:rPr>
                <w:rFonts w:ascii="Arial" w:hAnsi="Arial" w:cs="Arial"/>
                <w:sz w:val="20"/>
                <w:szCs w:val="20"/>
                <w:rPrChange w:id="9645" w:author="Александр" w:date="2020-04-13T06:47:00Z">
                  <w:rPr>
                    <w:rFonts w:ascii="Arial" w:hAnsi="Arial" w:cs="Arial"/>
                    <w:sz w:val="20"/>
                    <w:szCs w:val="20"/>
                    <w:highlight w:val="yellow"/>
                  </w:rPr>
                </w:rPrChange>
              </w:rPr>
            </w:pPr>
            <w:r w:rsidRPr="0040585C">
              <w:rPr>
                <w:rFonts w:ascii="Arial" w:hAnsi="Arial" w:cs="Arial"/>
                <w:sz w:val="20"/>
                <w:szCs w:val="20"/>
                <w:rPrChange w:id="9646" w:author="Александр" w:date="2020-04-13T06:47:00Z">
                  <w:rPr>
                    <w:rFonts w:ascii="Arial" w:hAnsi="Arial" w:cs="Arial"/>
                    <w:sz w:val="20"/>
                    <w:szCs w:val="20"/>
                    <w:highlight w:val="yellow"/>
                  </w:rPr>
                </w:rPrChange>
              </w:rPr>
              <w:t>Вид оплаты</w:t>
            </w:r>
          </w:p>
        </w:tc>
        <w:tc>
          <w:tcPr>
            <w:tcW w:w="930" w:type="pct"/>
          </w:tcPr>
          <w:p w14:paraId="58DFD869" w14:textId="77777777" w:rsidR="004C7E13" w:rsidRPr="0040585C" w:rsidRDefault="004C7E13" w:rsidP="004C7E13">
            <w:pPr>
              <w:jc w:val="left"/>
              <w:rPr>
                <w:rFonts w:ascii="Arial" w:hAnsi="Arial" w:cs="Arial"/>
                <w:sz w:val="20"/>
                <w:szCs w:val="20"/>
                <w:rPrChange w:id="9647" w:author="Александр" w:date="2020-04-13T06:47:00Z">
                  <w:rPr>
                    <w:rFonts w:ascii="Arial" w:hAnsi="Arial" w:cs="Arial"/>
                    <w:sz w:val="20"/>
                    <w:szCs w:val="20"/>
                    <w:highlight w:val="yellow"/>
                  </w:rPr>
                </w:rPrChange>
              </w:rPr>
            </w:pPr>
          </w:p>
          <w:p w14:paraId="005B2253" w14:textId="16022EE1" w:rsidR="004C7E13" w:rsidRPr="0040585C" w:rsidRDefault="004C7E13" w:rsidP="004C7E13">
            <w:pPr>
              <w:jc w:val="left"/>
              <w:rPr>
                <w:rFonts w:ascii="Arial" w:hAnsi="Arial" w:cs="Arial"/>
                <w:sz w:val="20"/>
                <w:szCs w:val="20"/>
                <w:rPrChange w:id="9648" w:author="Александр" w:date="2020-04-13T06:47:00Z">
                  <w:rPr>
                    <w:rFonts w:ascii="Arial" w:hAnsi="Arial" w:cs="Arial"/>
                    <w:sz w:val="20"/>
                    <w:szCs w:val="20"/>
                    <w:highlight w:val="yellow"/>
                  </w:rPr>
                </w:rPrChange>
              </w:rPr>
            </w:pPr>
            <w:r w:rsidRPr="0040585C">
              <w:rPr>
                <w:rFonts w:ascii="Arial" w:hAnsi="Arial" w:cs="Arial"/>
                <w:sz w:val="20"/>
                <w:szCs w:val="20"/>
                <w:rPrChange w:id="9649" w:author="Александр" w:date="2020-04-13T06:47:00Z">
                  <w:rPr>
                    <w:rFonts w:ascii="Arial" w:hAnsi="Arial" w:cs="Arial"/>
                    <w:sz w:val="20"/>
                    <w:szCs w:val="20"/>
                    <w:highlight w:val="yellow"/>
                  </w:rPr>
                </w:rPrChange>
              </w:rPr>
              <w:t>Вид оплаты</w:t>
            </w:r>
          </w:p>
        </w:tc>
        <w:tc>
          <w:tcPr>
            <w:tcW w:w="309" w:type="pct"/>
          </w:tcPr>
          <w:p w14:paraId="43406953" w14:textId="13609997" w:rsidR="004C7E13" w:rsidRPr="0040585C" w:rsidRDefault="004C7E13" w:rsidP="004C7E13">
            <w:pPr>
              <w:jc w:val="center"/>
              <w:rPr>
                <w:rFonts w:ascii="Arial" w:hAnsi="Arial" w:cs="Arial"/>
                <w:sz w:val="20"/>
                <w:szCs w:val="20"/>
                <w:lang w:val="en-US"/>
                <w:rPrChange w:id="9650"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51" w:author="Александр" w:date="2020-04-13T06:47:00Z">
                  <w:rPr>
                    <w:rFonts w:ascii="Arial" w:hAnsi="Arial" w:cs="Arial"/>
                    <w:sz w:val="20"/>
                    <w:szCs w:val="20"/>
                    <w:highlight w:val="yellow"/>
                    <w:lang w:val="en-US"/>
                  </w:rPr>
                </w:rPrChange>
              </w:rPr>
              <w:t>CHAR</w:t>
            </w:r>
            <w:r w:rsidRPr="0040585C">
              <w:rPr>
                <w:rFonts w:ascii="Arial" w:hAnsi="Arial" w:cs="Arial"/>
                <w:sz w:val="20"/>
                <w:szCs w:val="20"/>
                <w:rPrChange w:id="9652" w:author="Александр" w:date="2020-04-13T06:47:00Z">
                  <w:rPr>
                    <w:rFonts w:ascii="Arial" w:hAnsi="Arial" w:cs="Arial"/>
                    <w:sz w:val="20"/>
                    <w:szCs w:val="20"/>
                    <w:highlight w:val="yellow"/>
                  </w:rPr>
                </w:rPrChange>
              </w:rPr>
              <w:t>, 4</w:t>
            </w:r>
          </w:p>
        </w:tc>
        <w:tc>
          <w:tcPr>
            <w:tcW w:w="487" w:type="pct"/>
          </w:tcPr>
          <w:p w14:paraId="19155E36" w14:textId="0F8464EC" w:rsidR="004C7E13" w:rsidRPr="0040585C" w:rsidRDefault="004C7E13" w:rsidP="004C7E13">
            <w:pPr>
              <w:jc w:val="center"/>
              <w:rPr>
                <w:rFonts w:ascii="Arial" w:hAnsi="Arial" w:cs="Arial"/>
                <w:sz w:val="20"/>
                <w:szCs w:val="20"/>
                <w:lang w:val="en-US"/>
                <w:rPrChange w:id="965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54" w:author="Александр" w:date="2020-04-13T06:47:00Z">
                  <w:rPr>
                    <w:rFonts w:ascii="Arial" w:hAnsi="Arial" w:cs="Arial"/>
                    <w:sz w:val="20"/>
                    <w:szCs w:val="20"/>
                    <w:highlight w:val="yellow"/>
                    <w:lang w:val="en-US"/>
                  </w:rPr>
                </w:rPrChange>
              </w:rPr>
              <w:t>PLPO-LOART</w:t>
            </w:r>
          </w:p>
        </w:tc>
        <w:tc>
          <w:tcPr>
            <w:tcW w:w="354" w:type="pct"/>
          </w:tcPr>
          <w:p w14:paraId="63CC034C" w14:textId="4924F170" w:rsidR="004C7E13" w:rsidRPr="0040585C" w:rsidRDefault="004C7E13" w:rsidP="004C7E13">
            <w:pPr>
              <w:jc w:val="center"/>
              <w:rPr>
                <w:rFonts w:ascii="Arial" w:hAnsi="Arial" w:cs="Arial"/>
                <w:sz w:val="20"/>
                <w:szCs w:val="20"/>
                <w:rPrChange w:id="9655" w:author="Александр" w:date="2020-04-13T06:47:00Z">
                  <w:rPr>
                    <w:rFonts w:ascii="Arial" w:hAnsi="Arial" w:cs="Arial"/>
                    <w:sz w:val="20"/>
                    <w:szCs w:val="20"/>
                    <w:highlight w:val="yellow"/>
                  </w:rPr>
                </w:rPrChange>
              </w:rPr>
            </w:pPr>
            <w:r w:rsidRPr="0040585C">
              <w:rPr>
                <w:rFonts w:ascii="Arial" w:hAnsi="Arial" w:cs="Arial"/>
                <w:sz w:val="20"/>
                <w:szCs w:val="20"/>
                <w:rPrChange w:id="9656" w:author="Александр" w:date="2020-04-13T06:47:00Z">
                  <w:rPr>
                    <w:rFonts w:ascii="Arial" w:hAnsi="Arial" w:cs="Arial"/>
                    <w:sz w:val="20"/>
                    <w:szCs w:val="20"/>
                    <w:highlight w:val="yellow"/>
                  </w:rPr>
                </w:rPrChange>
              </w:rPr>
              <w:t>-</w:t>
            </w:r>
          </w:p>
        </w:tc>
        <w:tc>
          <w:tcPr>
            <w:tcW w:w="576" w:type="pct"/>
          </w:tcPr>
          <w:p w14:paraId="24A777F7" w14:textId="294F35F9" w:rsidR="004C7E13" w:rsidRPr="0040585C" w:rsidRDefault="004C7E13" w:rsidP="004C7E13">
            <w:pPr>
              <w:jc w:val="center"/>
              <w:rPr>
                <w:rFonts w:ascii="Arial" w:hAnsi="Arial" w:cs="Arial"/>
                <w:sz w:val="20"/>
                <w:szCs w:val="20"/>
                <w:rPrChange w:id="9657" w:author="Александр" w:date="2020-04-13T06:47:00Z">
                  <w:rPr>
                    <w:rFonts w:ascii="Arial" w:hAnsi="Arial" w:cs="Arial"/>
                    <w:sz w:val="20"/>
                    <w:szCs w:val="20"/>
                    <w:highlight w:val="yellow"/>
                  </w:rPr>
                </w:rPrChange>
              </w:rPr>
            </w:pPr>
            <w:r w:rsidRPr="0040585C">
              <w:rPr>
                <w:rFonts w:ascii="Arial" w:hAnsi="Arial" w:cs="Arial"/>
                <w:sz w:val="20"/>
                <w:szCs w:val="20"/>
                <w:rPrChange w:id="9658" w:author="Александр" w:date="2020-04-13T06:47:00Z">
                  <w:rPr>
                    <w:rFonts w:ascii="Arial" w:hAnsi="Arial" w:cs="Arial"/>
                    <w:sz w:val="20"/>
                    <w:szCs w:val="20"/>
                    <w:highlight w:val="yellow"/>
                  </w:rPr>
                </w:rPrChange>
              </w:rPr>
              <w:t>-</w:t>
            </w:r>
          </w:p>
        </w:tc>
        <w:tc>
          <w:tcPr>
            <w:tcW w:w="397" w:type="pct"/>
          </w:tcPr>
          <w:p w14:paraId="47B21426" w14:textId="5ED65497" w:rsidR="004C7E13" w:rsidRPr="0040585C" w:rsidRDefault="004C7E13" w:rsidP="004C7E13">
            <w:pPr>
              <w:jc w:val="center"/>
              <w:rPr>
                <w:rFonts w:ascii="Arial" w:hAnsi="Arial" w:cs="Arial"/>
                <w:sz w:val="20"/>
                <w:szCs w:val="20"/>
                <w:rPrChange w:id="9659" w:author="Александр" w:date="2020-04-13T06:47:00Z">
                  <w:rPr>
                    <w:rFonts w:ascii="Arial" w:hAnsi="Arial" w:cs="Arial"/>
                    <w:sz w:val="20"/>
                    <w:szCs w:val="20"/>
                    <w:highlight w:val="yellow"/>
                  </w:rPr>
                </w:rPrChange>
              </w:rPr>
            </w:pPr>
            <w:r w:rsidRPr="0040585C">
              <w:rPr>
                <w:rFonts w:ascii="Arial" w:hAnsi="Arial" w:cs="Arial"/>
                <w:sz w:val="20"/>
                <w:szCs w:val="20"/>
                <w:rPrChange w:id="9660" w:author="Александр" w:date="2020-04-13T06:47:00Z">
                  <w:rPr>
                    <w:rFonts w:ascii="Arial" w:hAnsi="Arial" w:cs="Arial"/>
                    <w:sz w:val="20"/>
                    <w:szCs w:val="20"/>
                    <w:highlight w:val="yellow"/>
                  </w:rPr>
                </w:rPrChange>
              </w:rPr>
              <w:t>-</w:t>
            </w:r>
          </w:p>
        </w:tc>
        <w:tc>
          <w:tcPr>
            <w:tcW w:w="443" w:type="pct"/>
          </w:tcPr>
          <w:p w14:paraId="15BBD258" w14:textId="5F781B77" w:rsidR="004C7E13" w:rsidRPr="0040585C" w:rsidRDefault="004C7E13" w:rsidP="004C7E13">
            <w:pPr>
              <w:jc w:val="center"/>
              <w:rPr>
                <w:rFonts w:ascii="Arial" w:hAnsi="Arial" w:cs="Arial"/>
                <w:sz w:val="20"/>
                <w:szCs w:val="20"/>
                <w:rPrChange w:id="9661" w:author="Александр" w:date="2020-04-13T06:47:00Z">
                  <w:rPr>
                    <w:rFonts w:ascii="Arial" w:hAnsi="Arial" w:cs="Arial"/>
                    <w:sz w:val="20"/>
                    <w:szCs w:val="20"/>
                    <w:highlight w:val="yellow"/>
                  </w:rPr>
                </w:rPrChange>
              </w:rPr>
            </w:pPr>
            <w:r w:rsidRPr="0040585C">
              <w:rPr>
                <w:rFonts w:ascii="Arial" w:hAnsi="Arial" w:cs="Arial"/>
                <w:sz w:val="20"/>
                <w:szCs w:val="20"/>
                <w:rPrChange w:id="9662" w:author="Александр" w:date="2020-04-13T06:47:00Z">
                  <w:rPr>
                    <w:rFonts w:ascii="Arial" w:hAnsi="Arial" w:cs="Arial"/>
                    <w:sz w:val="20"/>
                    <w:szCs w:val="20"/>
                    <w:highlight w:val="yellow"/>
                  </w:rPr>
                </w:rPrChange>
              </w:rPr>
              <w:t>Выбор из справочника</w:t>
            </w:r>
          </w:p>
        </w:tc>
        <w:tc>
          <w:tcPr>
            <w:tcW w:w="354" w:type="pct"/>
          </w:tcPr>
          <w:p w14:paraId="618139F5" w14:textId="1DC292AD" w:rsidR="004C7E13" w:rsidRPr="0040585C" w:rsidRDefault="004C7E13" w:rsidP="004C7E13">
            <w:pPr>
              <w:jc w:val="center"/>
              <w:rPr>
                <w:rFonts w:ascii="Arial" w:hAnsi="Arial" w:cs="Arial"/>
                <w:sz w:val="20"/>
                <w:szCs w:val="20"/>
                <w:lang w:val="en-US"/>
                <w:rPrChange w:id="966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64" w:author="Александр" w:date="2020-04-13T06:47:00Z">
                  <w:rPr>
                    <w:rFonts w:ascii="Arial" w:hAnsi="Arial" w:cs="Arial"/>
                    <w:sz w:val="20"/>
                    <w:szCs w:val="20"/>
                    <w:highlight w:val="yellow"/>
                    <w:lang w:val="en-US"/>
                  </w:rPr>
                </w:rPrChange>
              </w:rPr>
              <w:t>SAP</w:t>
            </w:r>
          </w:p>
        </w:tc>
      </w:tr>
      <w:tr w:rsidR="004C7E13" w:rsidRPr="0086487D" w14:paraId="4FE6ADCD" w14:textId="77777777" w:rsidTr="00B7575F">
        <w:trPr>
          <w:cantSplit/>
        </w:trPr>
        <w:tc>
          <w:tcPr>
            <w:tcW w:w="177" w:type="pct"/>
          </w:tcPr>
          <w:p w14:paraId="73A01317" w14:textId="261AFCF0" w:rsidR="004C7E13" w:rsidRPr="00041CFE" w:rsidRDefault="00C7526F" w:rsidP="004C7E13">
            <w:pPr>
              <w:rPr>
                <w:rFonts w:ascii="Arial" w:hAnsi="Arial" w:cs="Arial"/>
                <w:sz w:val="20"/>
                <w:szCs w:val="20"/>
              </w:rPr>
            </w:pPr>
            <w:r w:rsidRPr="0040585C">
              <w:rPr>
                <w:rFonts w:ascii="Arial" w:hAnsi="Arial" w:cs="Arial"/>
                <w:sz w:val="20"/>
                <w:szCs w:val="20"/>
              </w:rPr>
              <w:t>4</w:t>
            </w:r>
            <w:ins w:id="9665" w:author="Александр" w:date="2020-04-13T06:50:00Z">
              <w:r w:rsidR="0040585C">
                <w:rPr>
                  <w:rFonts w:ascii="Arial" w:hAnsi="Arial" w:cs="Arial"/>
                  <w:sz w:val="20"/>
                  <w:szCs w:val="20"/>
                </w:rPr>
                <w:t>3</w:t>
              </w:r>
            </w:ins>
            <w:del w:id="9666" w:author="Александр" w:date="2020-04-13T06:50:00Z">
              <w:r w:rsidRPr="0040585C" w:rsidDel="0040585C">
                <w:rPr>
                  <w:rFonts w:ascii="Arial" w:hAnsi="Arial" w:cs="Arial"/>
                  <w:sz w:val="20"/>
                  <w:szCs w:val="20"/>
                </w:rPr>
                <w:delText>4</w:delText>
              </w:r>
            </w:del>
            <w:r w:rsidR="004C7E13" w:rsidRPr="00041CFE">
              <w:rPr>
                <w:rFonts w:ascii="Arial" w:hAnsi="Arial" w:cs="Arial"/>
                <w:sz w:val="20"/>
                <w:szCs w:val="20"/>
              </w:rPr>
              <w:t>.</w:t>
            </w:r>
          </w:p>
        </w:tc>
        <w:tc>
          <w:tcPr>
            <w:tcW w:w="443" w:type="pct"/>
          </w:tcPr>
          <w:p w14:paraId="5F094F11" w14:textId="4997CCBF" w:rsidR="004C7E13" w:rsidRPr="0040585C" w:rsidRDefault="004C7E13" w:rsidP="004C7E13">
            <w:pPr>
              <w:jc w:val="left"/>
              <w:rPr>
                <w:rFonts w:ascii="Arial" w:hAnsi="Arial" w:cs="Arial"/>
                <w:sz w:val="20"/>
                <w:szCs w:val="20"/>
                <w:rPrChange w:id="9667" w:author="Александр" w:date="2020-04-13T06:47:00Z">
                  <w:rPr>
                    <w:rFonts w:ascii="Arial" w:hAnsi="Arial" w:cs="Arial"/>
                    <w:sz w:val="20"/>
                    <w:szCs w:val="20"/>
                    <w:highlight w:val="yellow"/>
                  </w:rPr>
                </w:rPrChange>
              </w:rPr>
            </w:pPr>
            <w:r w:rsidRPr="0040585C">
              <w:rPr>
                <w:rFonts w:ascii="Arial" w:hAnsi="Arial" w:cs="Arial"/>
                <w:sz w:val="20"/>
                <w:szCs w:val="20"/>
                <w:rPrChange w:id="9668"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669" w:author="Александр" w:date="2020-04-13T06:47:00Z">
                  <w:rPr>
                    <w:rFonts w:ascii="Arial" w:hAnsi="Arial" w:cs="Arial"/>
                    <w:sz w:val="20"/>
                    <w:szCs w:val="20"/>
                    <w:highlight w:val="yellow"/>
                  </w:rPr>
                </w:rPrChange>
              </w:rPr>
              <w:t>техкарты</w:t>
            </w:r>
            <w:proofErr w:type="spellEnd"/>
          </w:p>
        </w:tc>
        <w:tc>
          <w:tcPr>
            <w:tcW w:w="530" w:type="pct"/>
          </w:tcPr>
          <w:p w14:paraId="032B3531" w14:textId="61367D53" w:rsidR="004C7E13" w:rsidRPr="0040585C" w:rsidRDefault="004C7E13" w:rsidP="004C7E13">
            <w:pPr>
              <w:jc w:val="left"/>
              <w:rPr>
                <w:rFonts w:ascii="Arial" w:hAnsi="Arial" w:cs="Arial"/>
                <w:sz w:val="20"/>
                <w:szCs w:val="20"/>
                <w:lang w:val="en-US"/>
                <w:rPrChange w:id="9670" w:author="Александр" w:date="2020-04-13T06:47:00Z">
                  <w:rPr>
                    <w:rFonts w:ascii="Arial" w:hAnsi="Arial" w:cs="Arial"/>
                    <w:sz w:val="20"/>
                    <w:szCs w:val="20"/>
                    <w:highlight w:val="yellow"/>
                    <w:lang w:val="en-US"/>
                  </w:rPr>
                </w:rPrChange>
              </w:rPr>
            </w:pPr>
            <w:r w:rsidRPr="0040585C">
              <w:rPr>
                <w:rFonts w:ascii="Arial" w:hAnsi="Arial" w:cs="Arial"/>
                <w:sz w:val="20"/>
                <w:szCs w:val="20"/>
                <w:rPrChange w:id="9671" w:author="Александр" w:date="2020-04-13T06:47:00Z">
                  <w:rPr>
                    <w:rFonts w:ascii="Arial" w:hAnsi="Arial" w:cs="Arial"/>
                    <w:sz w:val="20"/>
                    <w:szCs w:val="20"/>
                    <w:highlight w:val="yellow"/>
                  </w:rPr>
                </w:rPrChange>
              </w:rPr>
              <w:t>Ключ поля</w:t>
            </w:r>
          </w:p>
        </w:tc>
        <w:tc>
          <w:tcPr>
            <w:tcW w:w="930" w:type="pct"/>
          </w:tcPr>
          <w:p w14:paraId="2D60B555" w14:textId="77777777" w:rsidR="004C7E13" w:rsidRPr="0040585C" w:rsidRDefault="004C7E13" w:rsidP="004C7E13">
            <w:pPr>
              <w:jc w:val="left"/>
              <w:rPr>
                <w:rFonts w:ascii="Arial" w:hAnsi="Arial" w:cs="Arial"/>
                <w:sz w:val="20"/>
                <w:szCs w:val="20"/>
                <w:rPrChange w:id="9672" w:author="Александр" w:date="2020-04-13T06:47:00Z">
                  <w:rPr>
                    <w:rFonts w:ascii="Arial" w:hAnsi="Arial" w:cs="Arial"/>
                    <w:sz w:val="20"/>
                    <w:szCs w:val="20"/>
                    <w:highlight w:val="yellow"/>
                  </w:rPr>
                </w:rPrChange>
              </w:rPr>
            </w:pPr>
          </w:p>
          <w:p w14:paraId="2BA44F80" w14:textId="01E888F1" w:rsidR="004C7E13" w:rsidRPr="0040585C" w:rsidRDefault="004C7E13" w:rsidP="004C7E13">
            <w:pPr>
              <w:jc w:val="left"/>
              <w:rPr>
                <w:rFonts w:ascii="Arial" w:hAnsi="Arial" w:cs="Arial"/>
                <w:sz w:val="20"/>
                <w:szCs w:val="20"/>
                <w:rPrChange w:id="9673" w:author="Александр" w:date="2020-04-13T06:47:00Z">
                  <w:rPr>
                    <w:rFonts w:ascii="Arial" w:hAnsi="Arial" w:cs="Arial"/>
                    <w:sz w:val="20"/>
                    <w:szCs w:val="20"/>
                    <w:highlight w:val="yellow"/>
                  </w:rPr>
                </w:rPrChange>
              </w:rPr>
            </w:pPr>
            <w:r w:rsidRPr="0040585C">
              <w:rPr>
                <w:rFonts w:ascii="Arial" w:hAnsi="Arial" w:cs="Arial"/>
                <w:sz w:val="20"/>
                <w:szCs w:val="20"/>
                <w:rPrChange w:id="9674" w:author="Александр" w:date="2020-04-13T06:47:00Z">
                  <w:rPr>
                    <w:rFonts w:ascii="Arial" w:hAnsi="Arial" w:cs="Arial"/>
                    <w:sz w:val="20"/>
                    <w:szCs w:val="20"/>
                    <w:highlight w:val="yellow"/>
                  </w:rPr>
                </w:rPrChange>
              </w:rPr>
              <w:t>Идентификатор ключевого слова для полей пользователей</w:t>
            </w:r>
          </w:p>
        </w:tc>
        <w:tc>
          <w:tcPr>
            <w:tcW w:w="309" w:type="pct"/>
          </w:tcPr>
          <w:p w14:paraId="598AABE8" w14:textId="5F93CA2A" w:rsidR="004C7E13" w:rsidRPr="0040585C" w:rsidRDefault="004C7E13" w:rsidP="004C7E13">
            <w:pPr>
              <w:jc w:val="center"/>
              <w:rPr>
                <w:rFonts w:ascii="Arial" w:hAnsi="Arial" w:cs="Arial"/>
                <w:sz w:val="20"/>
                <w:szCs w:val="20"/>
                <w:rPrChange w:id="9675" w:author="Александр" w:date="2020-04-13T06:47:00Z">
                  <w:rPr>
                    <w:rFonts w:ascii="Arial" w:hAnsi="Arial" w:cs="Arial"/>
                    <w:sz w:val="20"/>
                    <w:szCs w:val="20"/>
                    <w:highlight w:val="yellow"/>
                  </w:rPr>
                </w:rPrChange>
              </w:rPr>
            </w:pPr>
            <w:r w:rsidRPr="0040585C">
              <w:rPr>
                <w:rFonts w:ascii="Arial" w:hAnsi="Arial" w:cs="Arial"/>
                <w:sz w:val="20"/>
                <w:szCs w:val="20"/>
                <w:rPrChange w:id="9676" w:author="Александр" w:date="2020-04-13T06:47:00Z">
                  <w:rPr>
                    <w:rFonts w:ascii="Arial" w:hAnsi="Arial" w:cs="Arial"/>
                    <w:sz w:val="20"/>
                    <w:szCs w:val="20"/>
                    <w:highlight w:val="yellow"/>
                  </w:rPr>
                </w:rPrChange>
              </w:rPr>
              <w:t>CHAR, 7</w:t>
            </w:r>
          </w:p>
        </w:tc>
        <w:tc>
          <w:tcPr>
            <w:tcW w:w="487" w:type="pct"/>
          </w:tcPr>
          <w:p w14:paraId="37F1BBEC" w14:textId="43805E2F" w:rsidR="004C7E13" w:rsidRPr="0040585C" w:rsidRDefault="004C7E13" w:rsidP="004C7E13">
            <w:pPr>
              <w:jc w:val="center"/>
              <w:rPr>
                <w:rFonts w:ascii="Arial" w:hAnsi="Arial" w:cs="Arial"/>
                <w:sz w:val="20"/>
                <w:szCs w:val="20"/>
                <w:lang w:val="en-US"/>
                <w:rPrChange w:id="967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78" w:author="Александр" w:date="2020-04-13T06:47:00Z">
                  <w:rPr>
                    <w:rFonts w:ascii="Arial" w:hAnsi="Arial" w:cs="Arial"/>
                    <w:sz w:val="20"/>
                    <w:szCs w:val="20"/>
                    <w:highlight w:val="yellow"/>
                    <w:lang w:val="en-US"/>
                  </w:rPr>
                </w:rPrChange>
              </w:rPr>
              <w:t>PLPO</w:t>
            </w:r>
            <w:r w:rsidRPr="0040585C">
              <w:rPr>
                <w:rFonts w:ascii="Arial" w:hAnsi="Arial" w:cs="Arial"/>
                <w:sz w:val="20"/>
                <w:szCs w:val="20"/>
                <w:rPrChange w:id="9679" w:author="Александр" w:date="2020-04-13T06:47:00Z">
                  <w:rPr>
                    <w:rFonts w:ascii="Arial" w:hAnsi="Arial" w:cs="Arial"/>
                    <w:sz w:val="20"/>
                    <w:szCs w:val="20"/>
                    <w:highlight w:val="yellow"/>
                  </w:rPr>
                </w:rPrChange>
              </w:rPr>
              <w:t>-SLWID</w:t>
            </w:r>
          </w:p>
        </w:tc>
        <w:tc>
          <w:tcPr>
            <w:tcW w:w="354" w:type="pct"/>
          </w:tcPr>
          <w:p w14:paraId="4FC32201" w14:textId="4B90847C" w:rsidR="004C7E13" w:rsidRPr="0040585C" w:rsidRDefault="004C7E13" w:rsidP="004C7E13">
            <w:pPr>
              <w:jc w:val="center"/>
              <w:rPr>
                <w:rFonts w:ascii="Arial" w:hAnsi="Arial" w:cs="Arial"/>
                <w:sz w:val="20"/>
                <w:szCs w:val="20"/>
                <w:rPrChange w:id="9680" w:author="Александр" w:date="2020-04-13T06:47:00Z">
                  <w:rPr>
                    <w:rFonts w:ascii="Arial" w:hAnsi="Arial" w:cs="Arial"/>
                    <w:sz w:val="20"/>
                    <w:szCs w:val="20"/>
                    <w:highlight w:val="yellow"/>
                  </w:rPr>
                </w:rPrChange>
              </w:rPr>
            </w:pPr>
            <w:r w:rsidRPr="0040585C">
              <w:rPr>
                <w:rFonts w:ascii="Arial" w:hAnsi="Arial" w:cs="Arial"/>
                <w:sz w:val="20"/>
                <w:szCs w:val="20"/>
                <w:rPrChange w:id="9681" w:author="Александр" w:date="2020-04-13T06:47:00Z">
                  <w:rPr>
                    <w:rFonts w:ascii="Arial" w:hAnsi="Arial" w:cs="Arial"/>
                    <w:sz w:val="20"/>
                    <w:szCs w:val="20"/>
                    <w:highlight w:val="yellow"/>
                  </w:rPr>
                </w:rPrChange>
              </w:rPr>
              <w:t>Х</w:t>
            </w:r>
          </w:p>
        </w:tc>
        <w:tc>
          <w:tcPr>
            <w:tcW w:w="576" w:type="pct"/>
          </w:tcPr>
          <w:p w14:paraId="0BFC4EF7" w14:textId="36E2A60E" w:rsidR="004C7E13" w:rsidRPr="0040585C" w:rsidRDefault="004C7E13" w:rsidP="004C7E13">
            <w:pPr>
              <w:jc w:val="center"/>
              <w:rPr>
                <w:rFonts w:ascii="Arial" w:hAnsi="Arial" w:cs="Arial"/>
                <w:sz w:val="20"/>
                <w:szCs w:val="20"/>
                <w:rPrChange w:id="9682" w:author="Александр" w:date="2020-04-13T06:47:00Z">
                  <w:rPr>
                    <w:rFonts w:ascii="Arial" w:hAnsi="Arial" w:cs="Arial"/>
                    <w:sz w:val="20"/>
                    <w:szCs w:val="20"/>
                    <w:highlight w:val="yellow"/>
                  </w:rPr>
                </w:rPrChange>
              </w:rPr>
            </w:pPr>
            <w:r w:rsidRPr="0040585C">
              <w:rPr>
                <w:rFonts w:ascii="Arial" w:hAnsi="Arial" w:cs="Arial"/>
                <w:sz w:val="20"/>
                <w:szCs w:val="20"/>
                <w:rPrChange w:id="9683" w:author="Александр" w:date="2020-04-13T06:47:00Z">
                  <w:rPr>
                    <w:rFonts w:ascii="Arial" w:hAnsi="Arial" w:cs="Arial"/>
                    <w:sz w:val="20"/>
                    <w:szCs w:val="20"/>
                    <w:highlight w:val="yellow"/>
                  </w:rPr>
                </w:rPrChange>
              </w:rPr>
              <w:t>-</w:t>
            </w:r>
          </w:p>
        </w:tc>
        <w:tc>
          <w:tcPr>
            <w:tcW w:w="397" w:type="pct"/>
          </w:tcPr>
          <w:p w14:paraId="696E21F6" w14:textId="3009335D" w:rsidR="004C7E13" w:rsidRPr="0040585C" w:rsidRDefault="004C7E13" w:rsidP="004C7E13">
            <w:pPr>
              <w:jc w:val="center"/>
              <w:rPr>
                <w:rFonts w:ascii="Arial" w:hAnsi="Arial" w:cs="Arial"/>
                <w:sz w:val="20"/>
                <w:szCs w:val="20"/>
                <w:rPrChange w:id="9684" w:author="Александр" w:date="2020-04-13T06:47:00Z">
                  <w:rPr>
                    <w:rFonts w:ascii="Arial" w:hAnsi="Arial" w:cs="Arial"/>
                    <w:sz w:val="20"/>
                    <w:szCs w:val="20"/>
                    <w:highlight w:val="yellow"/>
                  </w:rPr>
                </w:rPrChange>
              </w:rPr>
            </w:pPr>
            <w:r w:rsidRPr="0040585C">
              <w:rPr>
                <w:rFonts w:ascii="Arial" w:hAnsi="Arial" w:cs="Arial"/>
                <w:sz w:val="20"/>
                <w:szCs w:val="20"/>
                <w:rPrChange w:id="9685" w:author="Александр" w:date="2020-04-13T06:47:00Z">
                  <w:rPr>
                    <w:rFonts w:ascii="Arial" w:hAnsi="Arial" w:cs="Arial"/>
                    <w:sz w:val="20"/>
                    <w:szCs w:val="20"/>
                    <w:highlight w:val="yellow"/>
                  </w:rPr>
                </w:rPrChange>
              </w:rPr>
              <w:t>-</w:t>
            </w:r>
          </w:p>
        </w:tc>
        <w:tc>
          <w:tcPr>
            <w:tcW w:w="443" w:type="pct"/>
          </w:tcPr>
          <w:p w14:paraId="4119B81A" w14:textId="2EAA1B06" w:rsidR="004C7E13" w:rsidRPr="0040585C" w:rsidRDefault="004C7E13" w:rsidP="004C7E13">
            <w:pPr>
              <w:jc w:val="center"/>
              <w:rPr>
                <w:rFonts w:ascii="Arial" w:hAnsi="Arial" w:cs="Arial"/>
                <w:sz w:val="20"/>
                <w:szCs w:val="20"/>
                <w:rPrChange w:id="9686" w:author="Александр" w:date="2020-04-13T06:47:00Z">
                  <w:rPr>
                    <w:rFonts w:ascii="Arial" w:hAnsi="Arial" w:cs="Arial"/>
                    <w:sz w:val="20"/>
                    <w:szCs w:val="20"/>
                    <w:highlight w:val="yellow"/>
                  </w:rPr>
                </w:rPrChange>
              </w:rPr>
            </w:pPr>
          </w:p>
        </w:tc>
        <w:tc>
          <w:tcPr>
            <w:tcW w:w="354" w:type="pct"/>
          </w:tcPr>
          <w:p w14:paraId="12B8A034" w14:textId="7C11A1BE" w:rsidR="004C7E13" w:rsidRPr="0040585C" w:rsidRDefault="004C7E13" w:rsidP="004C7E13">
            <w:pPr>
              <w:jc w:val="center"/>
              <w:rPr>
                <w:rFonts w:ascii="Arial" w:hAnsi="Arial" w:cs="Arial"/>
                <w:sz w:val="20"/>
                <w:szCs w:val="20"/>
                <w:lang w:val="en-US"/>
                <w:rPrChange w:id="968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688" w:author="Александр" w:date="2020-04-13T06:47:00Z">
                  <w:rPr>
                    <w:rFonts w:ascii="Arial" w:hAnsi="Arial" w:cs="Arial"/>
                    <w:sz w:val="20"/>
                    <w:szCs w:val="20"/>
                    <w:highlight w:val="yellow"/>
                    <w:lang w:val="en-US"/>
                  </w:rPr>
                </w:rPrChange>
              </w:rPr>
              <w:t>SAP</w:t>
            </w:r>
          </w:p>
        </w:tc>
      </w:tr>
      <w:tr w:rsidR="004C7E13" w:rsidRPr="0086487D" w14:paraId="4B070482" w14:textId="77777777" w:rsidTr="00B7575F">
        <w:trPr>
          <w:cantSplit/>
        </w:trPr>
        <w:tc>
          <w:tcPr>
            <w:tcW w:w="177" w:type="pct"/>
          </w:tcPr>
          <w:p w14:paraId="2379C237" w14:textId="3A64A24A" w:rsidR="004C7E13" w:rsidRPr="00041CFE" w:rsidRDefault="00C7526F" w:rsidP="004C7E13">
            <w:pPr>
              <w:rPr>
                <w:rFonts w:ascii="Arial" w:hAnsi="Arial" w:cs="Arial"/>
                <w:sz w:val="20"/>
                <w:szCs w:val="20"/>
              </w:rPr>
            </w:pPr>
            <w:r w:rsidRPr="0040585C">
              <w:rPr>
                <w:rFonts w:ascii="Arial" w:hAnsi="Arial" w:cs="Arial"/>
                <w:sz w:val="20"/>
                <w:szCs w:val="20"/>
              </w:rPr>
              <w:t>4</w:t>
            </w:r>
            <w:ins w:id="9689" w:author="Александр" w:date="2020-04-13T06:50:00Z">
              <w:r w:rsidR="0040585C">
                <w:rPr>
                  <w:rFonts w:ascii="Arial" w:hAnsi="Arial" w:cs="Arial"/>
                  <w:sz w:val="20"/>
                  <w:szCs w:val="20"/>
                </w:rPr>
                <w:t>4</w:t>
              </w:r>
            </w:ins>
            <w:del w:id="9690" w:author="Александр" w:date="2020-04-13T06:50:00Z">
              <w:r w:rsidRPr="0040585C" w:rsidDel="0040585C">
                <w:rPr>
                  <w:rFonts w:ascii="Arial" w:hAnsi="Arial" w:cs="Arial"/>
                  <w:sz w:val="20"/>
                  <w:szCs w:val="20"/>
                </w:rPr>
                <w:delText>5</w:delText>
              </w:r>
            </w:del>
            <w:r w:rsidR="004C7E13" w:rsidRPr="00041CFE">
              <w:rPr>
                <w:rFonts w:ascii="Arial" w:hAnsi="Arial" w:cs="Arial"/>
                <w:sz w:val="20"/>
                <w:szCs w:val="20"/>
              </w:rPr>
              <w:t>.</w:t>
            </w:r>
          </w:p>
        </w:tc>
        <w:tc>
          <w:tcPr>
            <w:tcW w:w="443" w:type="pct"/>
          </w:tcPr>
          <w:p w14:paraId="111C73C7" w14:textId="528B9961" w:rsidR="004C7E13" w:rsidRPr="0040585C" w:rsidRDefault="004C7E13" w:rsidP="004C7E13">
            <w:pPr>
              <w:jc w:val="left"/>
              <w:rPr>
                <w:rFonts w:ascii="Arial" w:hAnsi="Arial" w:cs="Arial"/>
                <w:sz w:val="20"/>
                <w:szCs w:val="20"/>
                <w:rPrChange w:id="9691" w:author="Александр" w:date="2020-04-13T06:47:00Z">
                  <w:rPr>
                    <w:rFonts w:ascii="Arial" w:hAnsi="Arial" w:cs="Arial"/>
                    <w:sz w:val="20"/>
                    <w:szCs w:val="20"/>
                    <w:highlight w:val="yellow"/>
                  </w:rPr>
                </w:rPrChange>
              </w:rPr>
            </w:pPr>
            <w:r w:rsidRPr="0040585C">
              <w:rPr>
                <w:rFonts w:ascii="Arial" w:hAnsi="Arial" w:cs="Arial"/>
                <w:sz w:val="20"/>
                <w:szCs w:val="20"/>
                <w:rPrChange w:id="9692" w:author="Александр" w:date="2020-04-13T06:47:00Z">
                  <w:rPr>
                    <w:rFonts w:ascii="Arial" w:hAnsi="Arial" w:cs="Arial"/>
                    <w:sz w:val="20"/>
                    <w:szCs w:val="20"/>
                    <w:highlight w:val="yellow"/>
                  </w:rPr>
                </w:rPrChange>
              </w:rPr>
              <w:t xml:space="preserve">Операции </w:t>
            </w:r>
            <w:proofErr w:type="spellStart"/>
            <w:r w:rsidRPr="0040585C">
              <w:rPr>
                <w:rFonts w:ascii="Arial" w:hAnsi="Arial" w:cs="Arial"/>
                <w:sz w:val="20"/>
                <w:szCs w:val="20"/>
                <w:rPrChange w:id="9693" w:author="Александр" w:date="2020-04-13T06:47:00Z">
                  <w:rPr>
                    <w:rFonts w:ascii="Arial" w:hAnsi="Arial" w:cs="Arial"/>
                    <w:sz w:val="20"/>
                    <w:szCs w:val="20"/>
                    <w:highlight w:val="yellow"/>
                  </w:rPr>
                </w:rPrChange>
              </w:rPr>
              <w:t>техкарты</w:t>
            </w:r>
            <w:proofErr w:type="spellEnd"/>
          </w:p>
        </w:tc>
        <w:tc>
          <w:tcPr>
            <w:tcW w:w="530" w:type="pct"/>
          </w:tcPr>
          <w:p w14:paraId="0B924AD3" w14:textId="613E5E34" w:rsidR="004C7E13" w:rsidRPr="0040585C" w:rsidRDefault="004C7E13" w:rsidP="004C7E13">
            <w:pPr>
              <w:jc w:val="left"/>
              <w:rPr>
                <w:rFonts w:ascii="Arial" w:hAnsi="Arial" w:cs="Arial"/>
                <w:sz w:val="20"/>
                <w:szCs w:val="20"/>
                <w:rPrChange w:id="9694" w:author="Александр" w:date="2020-04-13T06:47:00Z">
                  <w:rPr>
                    <w:rFonts w:ascii="Arial" w:hAnsi="Arial" w:cs="Arial"/>
                    <w:sz w:val="20"/>
                    <w:szCs w:val="20"/>
                    <w:highlight w:val="yellow"/>
                  </w:rPr>
                </w:rPrChange>
              </w:rPr>
            </w:pPr>
            <w:del w:id="9695" w:author="Владимир Лаут" w:date="2021-04-07T19:04:00Z">
              <w:r w:rsidRPr="0040585C" w:rsidDel="00B70BFD">
                <w:rPr>
                  <w:rFonts w:ascii="Arial" w:hAnsi="Arial" w:cs="Arial"/>
                  <w:sz w:val="20"/>
                  <w:szCs w:val="20"/>
                  <w:rPrChange w:id="9696" w:author="Александр" w:date="2020-04-13T06:47:00Z">
                    <w:rPr>
                      <w:rFonts w:ascii="Arial" w:hAnsi="Arial" w:cs="Arial"/>
                      <w:sz w:val="20"/>
                      <w:szCs w:val="20"/>
                      <w:highlight w:val="yellow"/>
                    </w:rPr>
                  </w:rPrChange>
                </w:rPr>
                <w:delText>Кэффициент</w:delText>
              </w:r>
            </w:del>
            <w:ins w:id="9697" w:author="Владимир Лаут" w:date="2021-04-07T19:04:00Z">
              <w:r w:rsidR="00B70BFD" w:rsidRPr="0040585C">
                <w:rPr>
                  <w:rFonts w:ascii="Arial" w:hAnsi="Arial" w:cs="Arial"/>
                  <w:sz w:val="20"/>
                  <w:szCs w:val="20"/>
                </w:rPr>
                <w:t>Коэффициент</w:t>
              </w:r>
            </w:ins>
            <w:r w:rsidRPr="0040585C">
              <w:rPr>
                <w:rFonts w:ascii="Arial" w:hAnsi="Arial" w:cs="Arial"/>
                <w:sz w:val="20"/>
                <w:szCs w:val="20"/>
                <w:rPrChange w:id="9698" w:author="Александр" w:date="2020-04-13T06:47:00Z">
                  <w:rPr>
                    <w:rFonts w:ascii="Arial" w:hAnsi="Arial" w:cs="Arial"/>
                    <w:sz w:val="20"/>
                    <w:szCs w:val="20"/>
                    <w:highlight w:val="yellow"/>
                  </w:rPr>
                </w:rPrChange>
              </w:rPr>
              <w:t xml:space="preserve"> выполнения</w:t>
            </w:r>
          </w:p>
        </w:tc>
        <w:tc>
          <w:tcPr>
            <w:tcW w:w="930" w:type="pct"/>
          </w:tcPr>
          <w:p w14:paraId="0C4D5D0B" w14:textId="77777777" w:rsidR="004C7E13" w:rsidRPr="0040585C" w:rsidRDefault="004C7E13" w:rsidP="004C7E13">
            <w:pPr>
              <w:jc w:val="left"/>
              <w:rPr>
                <w:rFonts w:ascii="Arial" w:hAnsi="Arial" w:cs="Arial"/>
                <w:sz w:val="20"/>
                <w:szCs w:val="20"/>
                <w:rPrChange w:id="9699" w:author="Александр" w:date="2020-04-13T06:47:00Z">
                  <w:rPr>
                    <w:rFonts w:ascii="Arial" w:hAnsi="Arial" w:cs="Arial"/>
                    <w:sz w:val="20"/>
                    <w:szCs w:val="20"/>
                    <w:highlight w:val="yellow"/>
                  </w:rPr>
                </w:rPrChange>
              </w:rPr>
            </w:pPr>
          </w:p>
          <w:p w14:paraId="064D369B" w14:textId="6CCCFDA1" w:rsidR="004C7E13" w:rsidRPr="0040585C" w:rsidRDefault="004C7E13" w:rsidP="004C7E13">
            <w:pPr>
              <w:jc w:val="left"/>
              <w:rPr>
                <w:rFonts w:ascii="Arial" w:hAnsi="Arial" w:cs="Arial"/>
                <w:sz w:val="20"/>
                <w:szCs w:val="20"/>
                <w:lang w:val="en-US"/>
                <w:rPrChange w:id="9700" w:author="Александр" w:date="2020-04-13T06:47:00Z">
                  <w:rPr>
                    <w:rFonts w:ascii="Arial" w:hAnsi="Arial" w:cs="Arial"/>
                    <w:sz w:val="20"/>
                    <w:szCs w:val="20"/>
                    <w:highlight w:val="yellow"/>
                    <w:lang w:val="en-US"/>
                  </w:rPr>
                </w:rPrChange>
              </w:rPr>
            </w:pPr>
            <w:r w:rsidRPr="0040585C">
              <w:rPr>
                <w:rFonts w:ascii="Arial" w:hAnsi="Arial" w:cs="Arial"/>
                <w:sz w:val="20"/>
                <w:szCs w:val="20"/>
                <w:rPrChange w:id="9701" w:author="Александр" w:date="2020-04-13T06:47:00Z">
                  <w:rPr>
                    <w:rFonts w:ascii="Arial" w:hAnsi="Arial" w:cs="Arial"/>
                    <w:sz w:val="20"/>
                    <w:szCs w:val="20"/>
                    <w:highlight w:val="yellow"/>
                  </w:rPr>
                </w:rPrChange>
              </w:rPr>
              <w:t xml:space="preserve">Коэффициент </w:t>
            </w:r>
            <w:del w:id="9702" w:author="Владимир Лаут" w:date="2021-04-07T19:04:00Z">
              <w:r w:rsidRPr="0040585C" w:rsidDel="00B70BFD">
                <w:rPr>
                  <w:rFonts w:ascii="Arial" w:hAnsi="Arial" w:cs="Arial"/>
                  <w:sz w:val="20"/>
                  <w:szCs w:val="20"/>
                  <w:rPrChange w:id="9703" w:author="Александр" w:date="2020-04-13T06:47:00Z">
                    <w:rPr>
                      <w:rFonts w:ascii="Arial" w:hAnsi="Arial" w:cs="Arial"/>
                      <w:sz w:val="20"/>
                      <w:szCs w:val="20"/>
                      <w:highlight w:val="yellow"/>
                    </w:rPr>
                  </w:rPrChange>
                </w:rPr>
                <w:delText>выполения</w:delText>
              </w:r>
            </w:del>
            <w:ins w:id="9704" w:author="Владимир Лаут" w:date="2021-04-07T19:04:00Z">
              <w:r w:rsidR="00B70BFD" w:rsidRPr="0040585C">
                <w:rPr>
                  <w:rFonts w:ascii="Arial" w:hAnsi="Arial" w:cs="Arial"/>
                  <w:sz w:val="20"/>
                  <w:szCs w:val="20"/>
                </w:rPr>
                <w:t>выполнения</w:t>
              </w:r>
            </w:ins>
            <w:r w:rsidRPr="0040585C">
              <w:rPr>
                <w:rFonts w:ascii="Arial" w:hAnsi="Arial" w:cs="Arial"/>
                <w:sz w:val="20"/>
                <w:szCs w:val="20"/>
                <w:rPrChange w:id="9705" w:author="Александр" w:date="2020-04-13T06:47:00Z">
                  <w:rPr>
                    <w:rFonts w:ascii="Arial" w:hAnsi="Arial" w:cs="Arial"/>
                    <w:sz w:val="20"/>
                    <w:szCs w:val="20"/>
                    <w:highlight w:val="yellow"/>
                  </w:rPr>
                </w:rPrChange>
              </w:rPr>
              <w:t xml:space="preserve"> операции</w:t>
            </w:r>
          </w:p>
        </w:tc>
        <w:tc>
          <w:tcPr>
            <w:tcW w:w="309" w:type="pct"/>
          </w:tcPr>
          <w:p w14:paraId="5B348364" w14:textId="23CD6FC3" w:rsidR="004C7E13" w:rsidRPr="0040585C" w:rsidRDefault="004C7E13" w:rsidP="004C7E13">
            <w:pPr>
              <w:jc w:val="center"/>
              <w:rPr>
                <w:rFonts w:ascii="Arial" w:hAnsi="Arial" w:cs="Arial"/>
                <w:sz w:val="20"/>
                <w:szCs w:val="20"/>
                <w:lang w:val="en-US"/>
                <w:rPrChange w:id="970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07" w:author="Александр" w:date="2020-04-13T06:47:00Z">
                  <w:rPr>
                    <w:rFonts w:ascii="Arial" w:hAnsi="Arial" w:cs="Arial"/>
                    <w:sz w:val="20"/>
                    <w:szCs w:val="20"/>
                    <w:highlight w:val="yellow"/>
                    <w:lang w:val="en-US"/>
                  </w:rPr>
                </w:rPrChange>
              </w:rPr>
              <w:t>DEC, 3, 0</w:t>
            </w:r>
          </w:p>
        </w:tc>
        <w:tc>
          <w:tcPr>
            <w:tcW w:w="487" w:type="pct"/>
          </w:tcPr>
          <w:p w14:paraId="08A17E2E" w14:textId="2A6B2B62" w:rsidR="004C7E13" w:rsidRPr="0040585C" w:rsidRDefault="004C7E13" w:rsidP="004C7E13">
            <w:pPr>
              <w:jc w:val="center"/>
              <w:rPr>
                <w:rFonts w:ascii="Arial" w:hAnsi="Arial" w:cs="Arial"/>
                <w:sz w:val="20"/>
                <w:szCs w:val="20"/>
                <w:lang w:val="en-US"/>
                <w:rPrChange w:id="970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09" w:author="Александр" w:date="2020-04-13T06:47:00Z">
                  <w:rPr>
                    <w:rFonts w:ascii="Arial" w:hAnsi="Arial" w:cs="Arial"/>
                    <w:sz w:val="20"/>
                    <w:szCs w:val="20"/>
                    <w:highlight w:val="yellow"/>
                    <w:lang w:val="en-US"/>
                  </w:rPr>
                </w:rPrChange>
              </w:rPr>
              <w:t>PLPO</w:t>
            </w:r>
            <w:r w:rsidRPr="0040585C">
              <w:rPr>
                <w:rFonts w:ascii="Arial" w:hAnsi="Arial" w:cs="Arial"/>
                <w:sz w:val="20"/>
                <w:szCs w:val="20"/>
                <w:rPrChange w:id="9710" w:author="Александр" w:date="2020-04-13T06:47:00Z">
                  <w:rPr>
                    <w:rFonts w:ascii="Arial" w:hAnsi="Arial" w:cs="Arial"/>
                    <w:sz w:val="20"/>
                    <w:szCs w:val="20"/>
                    <w:highlight w:val="yellow"/>
                  </w:rPr>
                </w:rPrChange>
              </w:rPr>
              <w:t>-AUFKT</w:t>
            </w:r>
          </w:p>
        </w:tc>
        <w:tc>
          <w:tcPr>
            <w:tcW w:w="354" w:type="pct"/>
          </w:tcPr>
          <w:p w14:paraId="36725EF0" w14:textId="32C8D149" w:rsidR="004C7E13" w:rsidRPr="0040585C" w:rsidRDefault="004C7E13" w:rsidP="004C7E13">
            <w:pPr>
              <w:jc w:val="center"/>
              <w:rPr>
                <w:rFonts w:ascii="Arial" w:hAnsi="Arial" w:cs="Arial"/>
                <w:sz w:val="20"/>
                <w:szCs w:val="20"/>
                <w:lang w:val="en-US"/>
                <w:rPrChange w:id="9711" w:author="Александр" w:date="2020-04-13T06:47:00Z">
                  <w:rPr>
                    <w:rFonts w:ascii="Arial" w:hAnsi="Arial" w:cs="Arial"/>
                    <w:sz w:val="20"/>
                    <w:szCs w:val="20"/>
                    <w:highlight w:val="yellow"/>
                    <w:lang w:val="en-US"/>
                  </w:rPr>
                </w:rPrChange>
              </w:rPr>
            </w:pPr>
            <w:r w:rsidRPr="0040585C">
              <w:rPr>
                <w:rFonts w:ascii="Arial" w:hAnsi="Arial" w:cs="Arial"/>
                <w:sz w:val="20"/>
                <w:szCs w:val="20"/>
                <w:rPrChange w:id="9712" w:author="Александр" w:date="2020-04-13T06:47:00Z">
                  <w:rPr>
                    <w:rFonts w:ascii="Arial" w:hAnsi="Arial" w:cs="Arial"/>
                    <w:sz w:val="20"/>
                    <w:szCs w:val="20"/>
                    <w:highlight w:val="yellow"/>
                  </w:rPr>
                </w:rPrChange>
              </w:rPr>
              <w:t>Х</w:t>
            </w:r>
          </w:p>
        </w:tc>
        <w:tc>
          <w:tcPr>
            <w:tcW w:w="576" w:type="pct"/>
          </w:tcPr>
          <w:p w14:paraId="5CB0E7D1" w14:textId="10839069" w:rsidR="004C7E13" w:rsidRPr="0040585C" w:rsidRDefault="004C7E13" w:rsidP="004C7E13">
            <w:pPr>
              <w:jc w:val="center"/>
              <w:rPr>
                <w:rFonts w:ascii="Arial" w:hAnsi="Arial" w:cs="Arial"/>
                <w:sz w:val="20"/>
                <w:szCs w:val="20"/>
                <w:rPrChange w:id="9713" w:author="Александр" w:date="2020-04-13T06:47:00Z">
                  <w:rPr>
                    <w:rFonts w:ascii="Arial" w:hAnsi="Arial" w:cs="Arial"/>
                    <w:sz w:val="20"/>
                    <w:szCs w:val="20"/>
                    <w:highlight w:val="yellow"/>
                  </w:rPr>
                </w:rPrChange>
              </w:rPr>
            </w:pPr>
            <w:r w:rsidRPr="0040585C">
              <w:rPr>
                <w:rFonts w:ascii="Arial" w:hAnsi="Arial" w:cs="Arial"/>
                <w:sz w:val="20"/>
                <w:szCs w:val="20"/>
                <w:rPrChange w:id="9714" w:author="Александр" w:date="2020-04-13T06:47:00Z">
                  <w:rPr>
                    <w:rFonts w:ascii="Arial" w:hAnsi="Arial" w:cs="Arial"/>
                    <w:sz w:val="20"/>
                    <w:szCs w:val="20"/>
                    <w:highlight w:val="yellow"/>
                  </w:rPr>
                </w:rPrChange>
              </w:rPr>
              <w:t>-</w:t>
            </w:r>
          </w:p>
        </w:tc>
        <w:tc>
          <w:tcPr>
            <w:tcW w:w="397" w:type="pct"/>
          </w:tcPr>
          <w:p w14:paraId="09BA1379" w14:textId="2247D80D" w:rsidR="004C7E13" w:rsidRPr="0040585C" w:rsidRDefault="004C7E13" w:rsidP="004C7E13">
            <w:pPr>
              <w:jc w:val="center"/>
              <w:rPr>
                <w:rFonts w:ascii="Arial" w:hAnsi="Arial" w:cs="Arial"/>
                <w:sz w:val="20"/>
                <w:szCs w:val="20"/>
                <w:rPrChange w:id="9715" w:author="Александр" w:date="2020-04-13T06:47:00Z">
                  <w:rPr>
                    <w:rFonts w:ascii="Arial" w:hAnsi="Arial" w:cs="Arial"/>
                    <w:sz w:val="20"/>
                    <w:szCs w:val="20"/>
                    <w:highlight w:val="yellow"/>
                  </w:rPr>
                </w:rPrChange>
              </w:rPr>
            </w:pPr>
            <w:r w:rsidRPr="0040585C">
              <w:rPr>
                <w:rFonts w:ascii="Arial" w:hAnsi="Arial" w:cs="Arial"/>
                <w:sz w:val="20"/>
                <w:szCs w:val="20"/>
                <w:rPrChange w:id="9716" w:author="Александр" w:date="2020-04-13T06:47:00Z">
                  <w:rPr>
                    <w:rFonts w:ascii="Arial" w:hAnsi="Arial" w:cs="Arial"/>
                    <w:sz w:val="20"/>
                    <w:szCs w:val="20"/>
                    <w:highlight w:val="yellow"/>
                  </w:rPr>
                </w:rPrChange>
              </w:rPr>
              <w:t>-</w:t>
            </w:r>
          </w:p>
        </w:tc>
        <w:tc>
          <w:tcPr>
            <w:tcW w:w="443" w:type="pct"/>
          </w:tcPr>
          <w:p w14:paraId="4289B491" w14:textId="77777777" w:rsidR="004C7E13" w:rsidRPr="0040585C" w:rsidRDefault="004C7E13" w:rsidP="004C7E13">
            <w:pPr>
              <w:jc w:val="center"/>
              <w:rPr>
                <w:rFonts w:ascii="Arial" w:hAnsi="Arial" w:cs="Arial"/>
                <w:sz w:val="20"/>
                <w:szCs w:val="20"/>
                <w:rPrChange w:id="9717" w:author="Александр" w:date="2020-04-13T06:47:00Z">
                  <w:rPr>
                    <w:rFonts w:ascii="Arial" w:hAnsi="Arial" w:cs="Arial"/>
                    <w:sz w:val="20"/>
                    <w:szCs w:val="20"/>
                    <w:highlight w:val="yellow"/>
                  </w:rPr>
                </w:rPrChange>
              </w:rPr>
            </w:pPr>
          </w:p>
        </w:tc>
        <w:tc>
          <w:tcPr>
            <w:tcW w:w="354" w:type="pct"/>
          </w:tcPr>
          <w:p w14:paraId="37E0ED93" w14:textId="39381E46" w:rsidR="004C7E13" w:rsidRPr="0040585C" w:rsidRDefault="004C7E13" w:rsidP="004C7E13">
            <w:pPr>
              <w:jc w:val="center"/>
              <w:rPr>
                <w:rFonts w:ascii="Arial" w:hAnsi="Arial" w:cs="Arial"/>
                <w:sz w:val="20"/>
                <w:szCs w:val="20"/>
                <w:lang w:val="en-US"/>
                <w:rPrChange w:id="971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19" w:author="Александр" w:date="2020-04-13T06:47:00Z">
                  <w:rPr>
                    <w:rFonts w:ascii="Arial" w:hAnsi="Arial" w:cs="Arial"/>
                    <w:sz w:val="20"/>
                    <w:szCs w:val="20"/>
                    <w:highlight w:val="yellow"/>
                    <w:lang w:val="en-US"/>
                  </w:rPr>
                </w:rPrChange>
              </w:rPr>
              <w:t>SAP</w:t>
            </w:r>
          </w:p>
        </w:tc>
      </w:tr>
      <w:tr w:rsidR="004C7E13" w:rsidRPr="0086487D" w14:paraId="4F18B17A" w14:textId="77777777" w:rsidTr="00B7575F">
        <w:trPr>
          <w:cantSplit/>
        </w:trPr>
        <w:tc>
          <w:tcPr>
            <w:tcW w:w="177" w:type="pct"/>
          </w:tcPr>
          <w:p w14:paraId="6B5128F8" w14:textId="29BFB600" w:rsidR="004C7E13" w:rsidRPr="00696F74" w:rsidRDefault="004C7E13" w:rsidP="004C7E13">
            <w:pPr>
              <w:rPr>
                <w:rFonts w:ascii="Arial" w:hAnsi="Arial" w:cs="Arial"/>
                <w:sz w:val="20"/>
                <w:szCs w:val="20"/>
              </w:rPr>
            </w:pPr>
            <w:r w:rsidRPr="0040585C">
              <w:rPr>
                <w:rFonts w:ascii="Arial" w:hAnsi="Arial" w:cs="Arial"/>
                <w:sz w:val="20"/>
                <w:szCs w:val="20"/>
              </w:rPr>
              <w:lastRenderedPageBreak/>
              <w:t>4</w:t>
            </w:r>
            <w:ins w:id="9720" w:author="Александр" w:date="2020-04-13T06:50:00Z">
              <w:r w:rsidR="0040585C">
                <w:rPr>
                  <w:rFonts w:ascii="Arial" w:hAnsi="Arial" w:cs="Arial"/>
                  <w:sz w:val="20"/>
                  <w:szCs w:val="20"/>
                </w:rPr>
                <w:t>5</w:t>
              </w:r>
            </w:ins>
            <w:del w:id="9721" w:author="Александр" w:date="2020-04-13T06:50:00Z">
              <w:r w:rsidR="00C7526F" w:rsidRPr="00041CFE" w:rsidDel="0040585C">
                <w:rPr>
                  <w:rFonts w:ascii="Arial" w:hAnsi="Arial" w:cs="Arial"/>
                  <w:sz w:val="20"/>
                  <w:szCs w:val="20"/>
                </w:rPr>
                <w:delText>6</w:delText>
              </w:r>
            </w:del>
            <w:r w:rsidRPr="00696F74">
              <w:rPr>
                <w:rFonts w:ascii="Arial" w:hAnsi="Arial" w:cs="Arial"/>
                <w:sz w:val="20"/>
                <w:szCs w:val="20"/>
              </w:rPr>
              <w:t>.</w:t>
            </w:r>
          </w:p>
        </w:tc>
        <w:tc>
          <w:tcPr>
            <w:tcW w:w="443" w:type="pct"/>
          </w:tcPr>
          <w:p w14:paraId="239DA928" w14:textId="72523581" w:rsidR="004C7E13" w:rsidRPr="0040585C" w:rsidRDefault="004C7E13" w:rsidP="004C7E13">
            <w:pPr>
              <w:jc w:val="left"/>
              <w:rPr>
                <w:rFonts w:ascii="Arial" w:hAnsi="Arial" w:cs="Arial"/>
                <w:sz w:val="20"/>
                <w:szCs w:val="20"/>
                <w:rPrChange w:id="9722" w:author="Александр" w:date="2020-04-13T06:47:00Z">
                  <w:rPr>
                    <w:rFonts w:ascii="Arial" w:hAnsi="Arial" w:cs="Arial"/>
                    <w:sz w:val="20"/>
                    <w:szCs w:val="20"/>
                    <w:highlight w:val="yellow"/>
                  </w:rPr>
                </w:rPrChange>
              </w:rPr>
            </w:pPr>
            <w:r w:rsidRPr="0040585C">
              <w:rPr>
                <w:rFonts w:ascii="Arial" w:hAnsi="Arial" w:cs="Arial"/>
                <w:sz w:val="20"/>
                <w:szCs w:val="20"/>
                <w:rPrChange w:id="9723" w:author="Александр" w:date="2020-04-13T06:47:00Z">
                  <w:rPr>
                    <w:rFonts w:ascii="Arial" w:hAnsi="Arial" w:cs="Arial"/>
                    <w:sz w:val="20"/>
                    <w:szCs w:val="20"/>
                    <w:highlight w:val="yellow"/>
                  </w:rPr>
                </w:rPrChange>
              </w:rPr>
              <w:t>ВПС</w:t>
            </w:r>
          </w:p>
        </w:tc>
        <w:tc>
          <w:tcPr>
            <w:tcW w:w="530" w:type="pct"/>
          </w:tcPr>
          <w:p w14:paraId="726F2F22" w14:textId="777B9534" w:rsidR="004C7E13" w:rsidRPr="0040585C" w:rsidRDefault="004C7E13" w:rsidP="004C7E13">
            <w:pPr>
              <w:jc w:val="left"/>
              <w:rPr>
                <w:rFonts w:ascii="Arial" w:hAnsi="Arial" w:cs="Arial"/>
                <w:sz w:val="20"/>
                <w:szCs w:val="20"/>
                <w:rPrChange w:id="9724" w:author="Александр" w:date="2020-04-13T06:47:00Z">
                  <w:rPr>
                    <w:rFonts w:ascii="Arial" w:hAnsi="Arial" w:cs="Arial"/>
                    <w:sz w:val="20"/>
                    <w:szCs w:val="20"/>
                    <w:highlight w:val="yellow"/>
                  </w:rPr>
                </w:rPrChange>
              </w:rPr>
            </w:pPr>
            <w:r w:rsidRPr="0040585C">
              <w:rPr>
                <w:rFonts w:ascii="Arial" w:hAnsi="Arial" w:cs="Arial"/>
                <w:sz w:val="20"/>
                <w:szCs w:val="20"/>
                <w:rPrChange w:id="9725" w:author="Александр" w:date="2020-04-13T06:47:00Z">
                  <w:rPr>
                    <w:rFonts w:ascii="Arial" w:hAnsi="Arial" w:cs="Arial"/>
                    <w:sz w:val="20"/>
                    <w:szCs w:val="20"/>
                    <w:highlight w:val="yellow"/>
                  </w:rPr>
                </w:rPrChange>
              </w:rPr>
              <w:t>ВПС</w:t>
            </w:r>
          </w:p>
        </w:tc>
        <w:tc>
          <w:tcPr>
            <w:tcW w:w="930" w:type="pct"/>
          </w:tcPr>
          <w:p w14:paraId="2E700FC2" w14:textId="117573B4" w:rsidR="004C7E13" w:rsidRPr="0040585C" w:rsidRDefault="004C7E13" w:rsidP="004C7E13">
            <w:pPr>
              <w:jc w:val="left"/>
              <w:rPr>
                <w:rFonts w:ascii="Arial" w:hAnsi="Arial" w:cs="Arial"/>
                <w:sz w:val="20"/>
                <w:szCs w:val="20"/>
                <w:rPrChange w:id="9726" w:author="Александр" w:date="2020-04-13T06:47:00Z">
                  <w:rPr>
                    <w:rFonts w:ascii="Arial" w:hAnsi="Arial" w:cs="Arial"/>
                    <w:sz w:val="20"/>
                    <w:szCs w:val="20"/>
                    <w:highlight w:val="yellow"/>
                  </w:rPr>
                </w:rPrChange>
              </w:rPr>
            </w:pPr>
            <w:r w:rsidRPr="0040585C">
              <w:rPr>
                <w:rFonts w:ascii="Arial" w:hAnsi="Arial" w:cs="Arial"/>
                <w:sz w:val="20"/>
                <w:szCs w:val="20"/>
                <w:rPrChange w:id="9727" w:author="Александр" w:date="2020-04-13T06:47:00Z">
                  <w:rPr>
                    <w:rFonts w:ascii="Arial" w:hAnsi="Arial" w:cs="Arial"/>
                    <w:sz w:val="20"/>
                    <w:szCs w:val="20"/>
                    <w:highlight w:val="yellow"/>
                  </w:rPr>
                </w:rPrChange>
              </w:rPr>
              <w:t xml:space="preserve">Номер вспомогательного </w:t>
            </w:r>
            <w:proofErr w:type="gramStart"/>
            <w:r w:rsidRPr="0040585C">
              <w:rPr>
                <w:rFonts w:ascii="Arial" w:hAnsi="Arial" w:cs="Arial"/>
                <w:sz w:val="20"/>
                <w:szCs w:val="20"/>
                <w:rPrChange w:id="9728" w:author="Александр" w:date="2020-04-13T06:47:00Z">
                  <w:rPr>
                    <w:rFonts w:ascii="Arial" w:hAnsi="Arial" w:cs="Arial"/>
                    <w:sz w:val="20"/>
                    <w:szCs w:val="20"/>
                    <w:highlight w:val="yellow"/>
                  </w:rPr>
                </w:rPrChange>
              </w:rPr>
              <w:t>средства(</w:t>
            </w:r>
            <w:proofErr w:type="gramEnd"/>
            <w:r w:rsidRPr="0040585C">
              <w:rPr>
                <w:rFonts w:ascii="Arial" w:hAnsi="Arial" w:cs="Arial"/>
                <w:sz w:val="20"/>
                <w:szCs w:val="20"/>
                <w:rPrChange w:id="9729" w:author="Александр" w:date="2020-04-13T06:47:00Z">
                  <w:rPr>
                    <w:rFonts w:ascii="Arial" w:hAnsi="Arial" w:cs="Arial"/>
                    <w:sz w:val="20"/>
                    <w:szCs w:val="20"/>
                    <w:highlight w:val="yellow"/>
                  </w:rPr>
                </w:rPrChange>
              </w:rPr>
              <w:t xml:space="preserve">виды ВПС: материал, единица оборудования, точка измерений). Вводится только для </w:t>
            </w:r>
            <w:proofErr w:type="gramStart"/>
            <w:r w:rsidRPr="0040585C">
              <w:rPr>
                <w:rFonts w:ascii="Arial" w:hAnsi="Arial" w:cs="Arial"/>
                <w:sz w:val="20"/>
                <w:szCs w:val="20"/>
                <w:rPrChange w:id="9730" w:author="Александр" w:date="2020-04-13T06:47:00Z">
                  <w:rPr>
                    <w:rFonts w:ascii="Arial" w:hAnsi="Arial" w:cs="Arial"/>
                    <w:sz w:val="20"/>
                    <w:szCs w:val="20"/>
                    <w:highlight w:val="yellow"/>
                  </w:rPr>
                </w:rPrChange>
              </w:rPr>
              <w:t>операций(</w:t>
            </w:r>
            <w:proofErr w:type="gramEnd"/>
            <w:r w:rsidRPr="0040585C">
              <w:rPr>
                <w:rFonts w:ascii="Arial" w:hAnsi="Arial" w:cs="Arial"/>
                <w:sz w:val="20"/>
                <w:szCs w:val="20"/>
                <w:rPrChange w:id="9731" w:author="Александр" w:date="2020-04-13T06:47:00Z">
                  <w:rPr>
                    <w:rFonts w:ascii="Arial" w:hAnsi="Arial" w:cs="Arial"/>
                    <w:sz w:val="20"/>
                    <w:szCs w:val="20"/>
                    <w:highlight w:val="yellow"/>
                  </w:rPr>
                </w:rPrChange>
              </w:rPr>
              <w:t>не подопераций)</w:t>
            </w:r>
          </w:p>
        </w:tc>
        <w:tc>
          <w:tcPr>
            <w:tcW w:w="309" w:type="pct"/>
          </w:tcPr>
          <w:p w14:paraId="1C19483D" w14:textId="6610CBC6" w:rsidR="004C7E13" w:rsidRPr="0040585C" w:rsidRDefault="004C7E13" w:rsidP="004C7E13">
            <w:pPr>
              <w:jc w:val="center"/>
              <w:rPr>
                <w:rFonts w:ascii="Arial" w:hAnsi="Arial" w:cs="Arial"/>
                <w:sz w:val="20"/>
                <w:szCs w:val="20"/>
                <w:lang w:val="en-US"/>
                <w:rPrChange w:id="973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33" w:author="Александр" w:date="2020-04-13T06:47:00Z">
                  <w:rPr>
                    <w:rFonts w:ascii="Arial" w:hAnsi="Arial" w:cs="Arial"/>
                    <w:sz w:val="20"/>
                    <w:szCs w:val="20"/>
                    <w:highlight w:val="yellow"/>
                    <w:lang w:val="en-US"/>
                  </w:rPr>
                </w:rPrChange>
              </w:rPr>
              <w:t>CHAR, 40</w:t>
            </w:r>
          </w:p>
        </w:tc>
        <w:tc>
          <w:tcPr>
            <w:tcW w:w="487" w:type="pct"/>
          </w:tcPr>
          <w:p w14:paraId="4B349F87" w14:textId="6A6E83B0" w:rsidR="004C7E13" w:rsidRPr="0040585C" w:rsidRDefault="004C7E13" w:rsidP="004C7E13">
            <w:pPr>
              <w:jc w:val="left"/>
              <w:rPr>
                <w:rFonts w:ascii="Arial" w:hAnsi="Arial" w:cs="Arial"/>
                <w:sz w:val="20"/>
                <w:szCs w:val="20"/>
                <w:rPrChange w:id="9734" w:author="Александр" w:date="2020-04-13T06:47:00Z">
                  <w:rPr>
                    <w:rFonts w:ascii="Arial" w:hAnsi="Arial" w:cs="Arial"/>
                    <w:sz w:val="20"/>
                    <w:szCs w:val="20"/>
                    <w:highlight w:val="yellow"/>
                  </w:rPr>
                </w:rPrChange>
              </w:rPr>
            </w:pPr>
            <w:r w:rsidRPr="0040585C">
              <w:rPr>
                <w:rFonts w:ascii="Arial" w:hAnsi="Arial" w:cs="Arial"/>
                <w:sz w:val="20"/>
                <w:szCs w:val="20"/>
                <w:rPrChange w:id="9735" w:author="Александр" w:date="2020-04-13T06:47:00Z">
                  <w:rPr>
                    <w:rFonts w:ascii="Arial" w:hAnsi="Arial" w:cs="Arial"/>
                    <w:sz w:val="20"/>
                    <w:szCs w:val="20"/>
                    <w:highlight w:val="yellow"/>
                  </w:rPr>
                </w:rPrChange>
              </w:rPr>
              <w:t>Если вид ВПС=M (Материал), то CRVM_A-MATNR по условию OBJTY= «FH» и OBJID=</w:t>
            </w:r>
            <w:r w:rsidRPr="0040585C">
              <w:rPr>
                <w:rFonts w:ascii="Arial" w:hAnsi="Arial" w:cs="Arial"/>
                <w:rPrChange w:id="9736" w:author="Александр" w:date="2020-04-13T06:47:00Z">
                  <w:rPr>
                    <w:rFonts w:ascii="Arial" w:hAnsi="Arial" w:cs="Arial"/>
                    <w:highlight w:val="yellow"/>
                  </w:rPr>
                </w:rPrChange>
              </w:rPr>
              <w:t xml:space="preserve"> </w:t>
            </w:r>
            <w:r w:rsidRPr="0040585C">
              <w:rPr>
                <w:rFonts w:ascii="Arial" w:hAnsi="Arial" w:cs="Arial"/>
                <w:sz w:val="20"/>
                <w:szCs w:val="20"/>
                <w:rPrChange w:id="9737" w:author="Александр" w:date="2020-04-13T06:47:00Z">
                  <w:rPr>
                    <w:rFonts w:ascii="Arial" w:hAnsi="Arial" w:cs="Arial"/>
                    <w:sz w:val="20"/>
                    <w:szCs w:val="20"/>
                    <w:highlight w:val="yellow"/>
                  </w:rPr>
                </w:rPrChange>
              </w:rPr>
              <w:t xml:space="preserve">PLFH-OBJID и WERKS=завод </w:t>
            </w:r>
          </w:p>
          <w:p w14:paraId="3CD8CB98" w14:textId="77777777" w:rsidR="004C7E13" w:rsidRPr="0040585C" w:rsidRDefault="004C7E13" w:rsidP="004C7E13">
            <w:pPr>
              <w:jc w:val="left"/>
              <w:rPr>
                <w:rFonts w:ascii="Arial" w:hAnsi="Arial" w:cs="Arial"/>
                <w:sz w:val="20"/>
                <w:szCs w:val="20"/>
                <w:rPrChange w:id="9738" w:author="Александр" w:date="2020-04-13T06:47:00Z">
                  <w:rPr>
                    <w:rFonts w:ascii="Arial" w:hAnsi="Arial" w:cs="Arial"/>
                    <w:sz w:val="20"/>
                    <w:szCs w:val="20"/>
                    <w:highlight w:val="yellow"/>
                  </w:rPr>
                </w:rPrChange>
              </w:rPr>
            </w:pPr>
          </w:p>
          <w:p w14:paraId="10F51FEF" w14:textId="4F4DD98E" w:rsidR="004C7E13" w:rsidRPr="0040585C" w:rsidRDefault="004C7E13" w:rsidP="004C7E13">
            <w:pPr>
              <w:jc w:val="left"/>
              <w:rPr>
                <w:sz w:val="20"/>
                <w:szCs w:val="20"/>
                <w:rPrChange w:id="9739" w:author="Александр" w:date="2020-04-13T06:47:00Z">
                  <w:rPr>
                    <w:sz w:val="20"/>
                    <w:szCs w:val="20"/>
                    <w:highlight w:val="yellow"/>
                  </w:rPr>
                </w:rPrChange>
              </w:rPr>
            </w:pPr>
            <w:r w:rsidRPr="0040585C">
              <w:rPr>
                <w:rFonts w:ascii="Arial" w:hAnsi="Arial" w:cs="Arial"/>
                <w:sz w:val="20"/>
                <w:szCs w:val="20"/>
                <w:rPrChange w:id="9740" w:author="Александр" w:date="2020-04-13T06:47:00Z">
                  <w:rPr>
                    <w:rFonts w:ascii="Arial" w:hAnsi="Arial" w:cs="Arial"/>
                    <w:sz w:val="20"/>
                    <w:szCs w:val="20"/>
                    <w:highlight w:val="yellow"/>
                  </w:rPr>
                </w:rPrChange>
              </w:rPr>
              <w:t>Если вид ВПС=E (Единица оборудования), то CRVE_A-EQUNR по условию OBJTY= «FH» и OBJID=</w:t>
            </w:r>
            <w:r w:rsidRPr="0040585C">
              <w:rPr>
                <w:rFonts w:ascii="Arial" w:hAnsi="Arial" w:cs="Arial"/>
                <w:rPrChange w:id="9741" w:author="Александр" w:date="2020-04-13T06:47:00Z">
                  <w:rPr>
                    <w:rFonts w:ascii="Arial" w:hAnsi="Arial" w:cs="Arial"/>
                    <w:highlight w:val="yellow"/>
                  </w:rPr>
                </w:rPrChange>
              </w:rPr>
              <w:t xml:space="preserve"> </w:t>
            </w:r>
            <w:r w:rsidRPr="0040585C">
              <w:rPr>
                <w:rFonts w:ascii="Arial" w:hAnsi="Arial" w:cs="Arial"/>
                <w:sz w:val="20"/>
                <w:szCs w:val="20"/>
                <w:rPrChange w:id="9742" w:author="Александр" w:date="2020-04-13T06:47:00Z">
                  <w:rPr>
                    <w:rFonts w:ascii="Arial" w:hAnsi="Arial" w:cs="Arial"/>
                    <w:sz w:val="20"/>
                    <w:szCs w:val="20"/>
                    <w:highlight w:val="yellow"/>
                  </w:rPr>
                </w:rPrChange>
              </w:rPr>
              <w:t>PLFH-OBJID</w:t>
            </w:r>
            <w:r w:rsidRPr="0040585C">
              <w:rPr>
                <w:sz w:val="20"/>
                <w:szCs w:val="20"/>
                <w:rPrChange w:id="9743" w:author="Александр" w:date="2020-04-13T06:47:00Z">
                  <w:rPr>
                    <w:sz w:val="20"/>
                    <w:szCs w:val="20"/>
                    <w:highlight w:val="yellow"/>
                  </w:rPr>
                </w:rPrChange>
              </w:rPr>
              <w:t xml:space="preserve"> </w:t>
            </w:r>
          </w:p>
        </w:tc>
        <w:tc>
          <w:tcPr>
            <w:tcW w:w="354" w:type="pct"/>
          </w:tcPr>
          <w:p w14:paraId="26D6CA26" w14:textId="78A002B6" w:rsidR="004C7E13" w:rsidRPr="0040585C" w:rsidRDefault="004C7E13" w:rsidP="004C7E13">
            <w:pPr>
              <w:jc w:val="center"/>
              <w:rPr>
                <w:rFonts w:ascii="Arial" w:hAnsi="Arial" w:cs="Arial"/>
                <w:sz w:val="20"/>
                <w:szCs w:val="20"/>
                <w:lang w:val="en-US"/>
                <w:rPrChange w:id="9744"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45" w:author="Александр" w:date="2020-04-13T06:47:00Z">
                  <w:rPr>
                    <w:rFonts w:ascii="Arial" w:hAnsi="Arial" w:cs="Arial"/>
                    <w:sz w:val="20"/>
                    <w:szCs w:val="20"/>
                    <w:highlight w:val="yellow"/>
                    <w:lang w:val="en-US"/>
                  </w:rPr>
                </w:rPrChange>
              </w:rPr>
              <w:t>-</w:t>
            </w:r>
          </w:p>
        </w:tc>
        <w:tc>
          <w:tcPr>
            <w:tcW w:w="576" w:type="pct"/>
          </w:tcPr>
          <w:p w14:paraId="1915E1BC" w14:textId="2D94F010" w:rsidR="004C7E13" w:rsidRPr="0040585C" w:rsidRDefault="004C7E13" w:rsidP="004C7E13">
            <w:pPr>
              <w:jc w:val="center"/>
              <w:rPr>
                <w:rFonts w:ascii="Arial" w:hAnsi="Arial" w:cs="Arial"/>
                <w:sz w:val="20"/>
                <w:szCs w:val="20"/>
                <w:lang w:val="en-US"/>
                <w:rPrChange w:id="974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47" w:author="Александр" w:date="2020-04-13T06:47:00Z">
                  <w:rPr>
                    <w:rFonts w:ascii="Arial" w:hAnsi="Arial" w:cs="Arial"/>
                    <w:sz w:val="20"/>
                    <w:szCs w:val="20"/>
                    <w:highlight w:val="yellow"/>
                    <w:lang w:val="en-US"/>
                  </w:rPr>
                </w:rPrChange>
              </w:rPr>
              <w:t>-</w:t>
            </w:r>
          </w:p>
        </w:tc>
        <w:tc>
          <w:tcPr>
            <w:tcW w:w="397" w:type="pct"/>
          </w:tcPr>
          <w:p w14:paraId="7781992C" w14:textId="45CA57AD" w:rsidR="004C7E13" w:rsidRPr="0040585C" w:rsidRDefault="004C7E13" w:rsidP="004C7E13">
            <w:pPr>
              <w:jc w:val="center"/>
              <w:rPr>
                <w:rFonts w:ascii="Arial" w:hAnsi="Arial" w:cs="Arial"/>
                <w:sz w:val="20"/>
                <w:szCs w:val="20"/>
                <w:lang w:val="en-US"/>
                <w:rPrChange w:id="974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49" w:author="Александр" w:date="2020-04-13T06:47:00Z">
                  <w:rPr>
                    <w:rFonts w:ascii="Arial" w:hAnsi="Arial" w:cs="Arial"/>
                    <w:sz w:val="20"/>
                    <w:szCs w:val="20"/>
                    <w:highlight w:val="yellow"/>
                    <w:lang w:val="en-US"/>
                  </w:rPr>
                </w:rPrChange>
              </w:rPr>
              <w:t>-</w:t>
            </w:r>
          </w:p>
        </w:tc>
        <w:tc>
          <w:tcPr>
            <w:tcW w:w="443" w:type="pct"/>
          </w:tcPr>
          <w:p w14:paraId="41DE2FCF" w14:textId="4EC924FB" w:rsidR="004C7E13" w:rsidRPr="0040585C" w:rsidRDefault="004C7E13" w:rsidP="004C7E13">
            <w:pPr>
              <w:jc w:val="center"/>
              <w:rPr>
                <w:rFonts w:ascii="Arial" w:hAnsi="Arial" w:cs="Arial"/>
                <w:sz w:val="20"/>
                <w:szCs w:val="20"/>
                <w:lang w:val="en-US"/>
                <w:rPrChange w:id="9750"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51" w:author="Александр" w:date="2020-04-13T06:47:00Z">
                  <w:rPr>
                    <w:rFonts w:ascii="Arial" w:hAnsi="Arial" w:cs="Arial"/>
                    <w:sz w:val="20"/>
                    <w:szCs w:val="20"/>
                    <w:highlight w:val="yellow"/>
                    <w:lang w:val="en-US"/>
                  </w:rPr>
                </w:rPrChange>
              </w:rPr>
              <w:t>-</w:t>
            </w:r>
          </w:p>
        </w:tc>
        <w:tc>
          <w:tcPr>
            <w:tcW w:w="354" w:type="pct"/>
          </w:tcPr>
          <w:p w14:paraId="03DCF7BD" w14:textId="7E9254B8" w:rsidR="004C7E13" w:rsidRPr="0040585C" w:rsidRDefault="004C7E13" w:rsidP="004C7E13">
            <w:pPr>
              <w:jc w:val="center"/>
              <w:rPr>
                <w:rFonts w:ascii="Arial" w:hAnsi="Arial" w:cs="Arial"/>
                <w:sz w:val="20"/>
                <w:szCs w:val="20"/>
                <w:lang w:val="en-US"/>
                <w:rPrChange w:id="975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53" w:author="Александр" w:date="2020-04-13T06:47:00Z">
                  <w:rPr>
                    <w:rFonts w:ascii="Arial" w:hAnsi="Arial" w:cs="Arial"/>
                    <w:sz w:val="20"/>
                    <w:szCs w:val="20"/>
                    <w:highlight w:val="yellow"/>
                    <w:lang w:val="en-US"/>
                  </w:rPr>
                </w:rPrChange>
              </w:rPr>
              <w:t>SAP</w:t>
            </w:r>
          </w:p>
        </w:tc>
      </w:tr>
      <w:tr w:rsidR="004C7E13" w:rsidRPr="0086487D" w14:paraId="755449FE" w14:textId="77777777" w:rsidTr="00B7575F">
        <w:trPr>
          <w:cantSplit/>
        </w:trPr>
        <w:tc>
          <w:tcPr>
            <w:tcW w:w="177" w:type="pct"/>
          </w:tcPr>
          <w:p w14:paraId="1C6BE77C" w14:textId="294A5C98" w:rsidR="004C7E13" w:rsidRPr="00696F74" w:rsidRDefault="004C7E13" w:rsidP="004C7E13">
            <w:pPr>
              <w:rPr>
                <w:rFonts w:ascii="Arial" w:hAnsi="Arial" w:cs="Arial"/>
                <w:sz w:val="20"/>
                <w:szCs w:val="20"/>
              </w:rPr>
            </w:pPr>
            <w:r w:rsidRPr="0040585C">
              <w:rPr>
                <w:rFonts w:ascii="Arial" w:hAnsi="Arial" w:cs="Arial"/>
                <w:sz w:val="20"/>
                <w:szCs w:val="20"/>
              </w:rPr>
              <w:t>4</w:t>
            </w:r>
            <w:ins w:id="9754" w:author="Александр" w:date="2020-04-13T06:50:00Z">
              <w:r w:rsidR="0040585C">
                <w:rPr>
                  <w:rFonts w:ascii="Arial" w:hAnsi="Arial" w:cs="Arial"/>
                  <w:sz w:val="20"/>
                  <w:szCs w:val="20"/>
                </w:rPr>
                <w:t>6</w:t>
              </w:r>
            </w:ins>
            <w:del w:id="9755" w:author="Александр" w:date="2020-04-13T06:50:00Z">
              <w:r w:rsidR="00C7526F" w:rsidRPr="00041CFE" w:rsidDel="0040585C">
                <w:rPr>
                  <w:rFonts w:ascii="Arial" w:hAnsi="Arial" w:cs="Arial"/>
                  <w:sz w:val="20"/>
                  <w:szCs w:val="20"/>
                </w:rPr>
                <w:delText>7</w:delText>
              </w:r>
            </w:del>
            <w:r w:rsidRPr="00696F74">
              <w:rPr>
                <w:rFonts w:ascii="Arial" w:hAnsi="Arial" w:cs="Arial"/>
                <w:sz w:val="20"/>
                <w:szCs w:val="20"/>
              </w:rPr>
              <w:t>.</w:t>
            </w:r>
          </w:p>
        </w:tc>
        <w:tc>
          <w:tcPr>
            <w:tcW w:w="443" w:type="pct"/>
          </w:tcPr>
          <w:p w14:paraId="729C45CD" w14:textId="40FEFD29" w:rsidR="004C7E13" w:rsidRPr="0040585C" w:rsidRDefault="004C7E13" w:rsidP="004C7E13">
            <w:pPr>
              <w:jc w:val="left"/>
              <w:rPr>
                <w:rFonts w:ascii="Arial" w:hAnsi="Arial" w:cs="Arial"/>
                <w:sz w:val="20"/>
                <w:szCs w:val="20"/>
                <w:rPrChange w:id="9756" w:author="Александр" w:date="2020-04-13T06:47:00Z">
                  <w:rPr>
                    <w:rFonts w:ascii="Arial" w:hAnsi="Arial" w:cs="Arial"/>
                    <w:sz w:val="20"/>
                    <w:szCs w:val="20"/>
                    <w:highlight w:val="yellow"/>
                  </w:rPr>
                </w:rPrChange>
              </w:rPr>
            </w:pPr>
            <w:r w:rsidRPr="0040585C">
              <w:rPr>
                <w:rFonts w:ascii="Arial" w:hAnsi="Arial" w:cs="Arial"/>
                <w:sz w:val="20"/>
                <w:szCs w:val="20"/>
                <w:rPrChange w:id="9757" w:author="Александр" w:date="2020-04-13T06:47:00Z">
                  <w:rPr>
                    <w:rFonts w:ascii="Arial" w:hAnsi="Arial" w:cs="Arial"/>
                    <w:sz w:val="20"/>
                    <w:szCs w:val="20"/>
                    <w:highlight w:val="yellow"/>
                  </w:rPr>
                </w:rPrChange>
              </w:rPr>
              <w:t>ВПС</w:t>
            </w:r>
          </w:p>
        </w:tc>
        <w:tc>
          <w:tcPr>
            <w:tcW w:w="530" w:type="pct"/>
          </w:tcPr>
          <w:p w14:paraId="702ECDCB" w14:textId="50FEE635" w:rsidR="004C7E13" w:rsidRPr="0040585C" w:rsidRDefault="004C7E13" w:rsidP="004C7E13">
            <w:pPr>
              <w:jc w:val="left"/>
              <w:rPr>
                <w:rFonts w:ascii="Arial" w:hAnsi="Arial" w:cs="Arial"/>
                <w:sz w:val="20"/>
                <w:szCs w:val="20"/>
                <w:rPrChange w:id="9758" w:author="Александр" w:date="2020-04-13T06:47:00Z">
                  <w:rPr>
                    <w:rFonts w:ascii="Arial" w:hAnsi="Arial" w:cs="Arial"/>
                    <w:sz w:val="20"/>
                    <w:szCs w:val="20"/>
                    <w:highlight w:val="yellow"/>
                  </w:rPr>
                </w:rPrChange>
              </w:rPr>
            </w:pPr>
            <w:r w:rsidRPr="0040585C">
              <w:rPr>
                <w:rFonts w:ascii="Arial" w:hAnsi="Arial" w:cs="Arial"/>
                <w:sz w:val="20"/>
                <w:szCs w:val="20"/>
                <w:rPrChange w:id="9759" w:author="Александр" w:date="2020-04-13T06:47:00Z">
                  <w:rPr>
                    <w:rFonts w:ascii="Arial" w:hAnsi="Arial" w:cs="Arial"/>
                    <w:sz w:val="20"/>
                    <w:szCs w:val="20"/>
                    <w:highlight w:val="yellow"/>
                  </w:rPr>
                </w:rPrChange>
              </w:rPr>
              <w:t>Номер позиции ВПС</w:t>
            </w:r>
          </w:p>
        </w:tc>
        <w:tc>
          <w:tcPr>
            <w:tcW w:w="930" w:type="pct"/>
          </w:tcPr>
          <w:p w14:paraId="4E99DC8E" w14:textId="5DD26DEC" w:rsidR="004C7E13" w:rsidRPr="0040585C" w:rsidRDefault="004C7E13" w:rsidP="004C7E13">
            <w:pPr>
              <w:jc w:val="left"/>
              <w:rPr>
                <w:rFonts w:ascii="Arial" w:hAnsi="Arial" w:cs="Arial"/>
                <w:sz w:val="20"/>
                <w:szCs w:val="20"/>
                <w:rPrChange w:id="9760" w:author="Александр" w:date="2020-04-13T06:47:00Z">
                  <w:rPr>
                    <w:rFonts w:ascii="Arial" w:hAnsi="Arial" w:cs="Arial"/>
                    <w:sz w:val="20"/>
                    <w:szCs w:val="20"/>
                    <w:highlight w:val="yellow"/>
                  </w:rPr>
                </w:rPrChange>
              </w:rPr>
            </w:pPr>
            <w:r w:rsidRPr="0040585C">
              <w:rPr>
                <w:rFonts w:ascii="Arial" w:hAnsi="Arial" w:cs="Arial"/>
                <w:sz w:val="20"/>
                <w:szCs w:val="20"/>
                <w:rPrChange w:id="9761" w:author="Александр" w:date="2020-04-13T06:47:00Z">
                  <w:rPr>
                    <w:rFonts w:ascii="Arial" w:hAnsi="Arial" w:cs="Arial"/>
                    <w:sz w:val="20"/>
                    <w:szCs w:val="20"/>
                    <w:highlight w:val="yellow"/>
                  </w:rPr>
                </w:rPrChange>
              </w:rPr>
              <w:t>Номер позиции вспомогательного средства</w:t>
            </w:r>
          </w:p>
        </w:tc>
        <w:tc>
          <w:tcPr>
            <w:tcW w:w="309" w:type="pct"/>
          </w:tcPr>
          <w:p w14:paraId="7FAF1E81" w14:textId="3A8E29E7" w:rsidR="004C7E13" w:rsidRPr="0040585C" w:rsidRDefault="004C7E13" w:rsidP="004C7E13">
            <w:pPr>
              <w:jc w:val="center"/>
              <w:rPr>
                <w:rFonts w:ascii="Arial" w:hAnsi="Arial" w:cs="Arial"/>
                <w:sz w:val="20"/>
                <w:szCs w:val="20"/>
                <w:lang w:val="en-US"/>
                <w:rPrChange w:id="976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63" w:author="Александр" w:date="2020-04-13T06:47:00Z">
                  <w:rPr>
                    <w:rFonts w:ascii="Arial" w:hAnsi="Arial" w:cs="Arial"/>
                    <w:sz w:val="20"/>
                    <w:szCs w:val="20"/>
                    <w:highlight w:val="yellow"/>
                    <w:lang w:val="en-US"/>
                  </w:rPr>
                </w:rPrChange>
              </w:rPr>
              <w:t>CHAR, 40</w:t>
            </w:r>
          </w:p>
        </w:tc>
        <w:tc>
          <w:tcPr>
            <w:tcW w:w="487" w:type="pct"/>
          </w:tcPr>
          <w:p w14:paraId="7C3242C8" w14:textId="2C91D90E" w:rsidR="004C7E13" w:rsidRPr="0040585C" w:rsidRDefault="004C7E13" w:rsidP="004C7E13">
            <w:pPr>
              <w:jc w:val="left"/>
              <w:rPr>
                <w:rFonts w:ascii="Arial" w:hAnsi="Arial" w:cs="Arial"/>
                <w:sz w:val="20"/>
                <w:szCs w:val="20"/>
                <w:rPrChange w:id="9764"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765" w:author="Александр" w:date="2020-04-13T06:47:00Z">
                  <w:rPr>
                    <w:rFonts w:ascii="Arial" w:hAnsi="Arial" w:cs="Arial"/>
                    <w:sz w:val="20"/>
                    <w:szCs w:val="20"/>
                    <w:highlight w:val="yellow"/>
                    <w:lang w:val="en-US"/>
                  </w:rPr>
                </w:rPrChange>
              </w:rPr>
              <w:t>PLFH-PSNFH</w:t>
            </w:r>
            <w:r w:rsidRPr="0040585C">
              <w:rPr>
                <w:sz w:val="20"/>
                <w:szCs w:val="20"/>
                <w:rPrChange w:id="9766" w:author="Александр" w:date="2020-04-13T06:47:00Z">
                  <w:rPr>
                    <w:sz w:val="20"/>
                    <w:szCs w:val="20"/>
                    <w:highlight w:val="yellow"/>
                  </w:rPr>
                </w:rPrChange>
              </w:rPr>
              <w:t xml:space="preserve"> </w:t>
            </w:r>
          </w:p>
        </w:tc>
        <w:tc>
          <w:tcPr>
            <w:tcW w:w="354" w:type="pct"/>
          </w:tcPr>
          <w:p w14:paraId="2F38DFAE" w14:textId="7240BA0F" w:rsidR="004C7E13" w:rsidRPr="0040585C" w:rsidRDefault="004C7E13" w:rsidP="004C7E13">
            <w:pPr>
              <w:jc w:val="center"/>
              <w:rPr>
                <w:rFonts w:ascii="Arial" w:hAnsi="Arial" w:cs="Arial"/>
                <w:sz w:val="20"/>
                <w:szCs w:val="20"/>
                <w:lang w:val="en-US"/>
                <w:rPrChange w:id="976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68" w:author="Александр" w:date="2020-04-13T06:47:00Z">
                  <w:rPr>
                    <w:rFonts w:ascii="Arial" w:hAnsi="Arial" w:cs="Arial"/>
                    <w:sz w:val="20"/>
                    <w:szCs w:val="20"/>
                    <w:highlight w:val="yellow"/>
                    <w:lang w:val="en-US"/>
                  </w:rPr>
                </w:rPrChange>
              </w:rPr>
              <w:t>-</w:t>
            </w:r>
          </w:p>
        </w:tc>
        <w:tc>
          <w:tcPr>
            <w:tcW w:w="576" w:type="pct"/>
          </w:tcPr>
          <w:p w14:paraId="33E9D4C7" w14:textId="382ED8B2" w:rsidR="004C7E13" w:rsidRPr="0040585C" w:rsidRDefault="004C7E13" w:rsidP="004C7E13">
            <w:pPr>
              <w:jc w:val="center"/>
              <w:rPr>
                <w:rFonts w:ascii="Arial" w:hAnsi="Arial" w:cs="Arial"/>
                <w:sz w:val="20"/>
                <w:szCs w:val="20"/>
                <w:lang w:val="en-US"/>
                <w:rPrChange w:id="976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70" w:author="Александр" w:date="2020-04-13T06:47:00Z">
                  <w:rPr>
                    <w:rFonts w:ascii="Arial" w:hAnsi="Arial" w:cs="Arial"/>
                    <w:sz w:val="20"/>
                    <w:szCs w:val="20"/>
                    <w:highlight w:val="yellow"/>
                    <w:lang w:val="en-US"/>
                  </w:rPr>
                </w:rPrChange>
              </w:rPr>
              <w:t>-</w:t>
            </w:r>
          </w:p>
        </w:tc>
        <w:tc>
          <w:tcPr>
            <w:tcW w:w="397" w:type="pct"/>
          </w:tcPr>
          <w:p w14:paraId="2C94A378" w14:textId="783BF941" w:rsidR="004C7E13" w:rsidRPr="0040585C" w:rsidRDefault="004C7E13" w:rsidP="004C7E13">
            <w:pPr>
              <w:jc w:val="center"/>
              <w:rPr>
                <w:rFonts w:ascii="Arial" w:hAnsi="Arial" w:cs="Arial"/>
                <w:sz w:val="20"/>
                <w:szCs w:val="20"/>
                <w:lang w:val="en-US"/>
                <w:rPrChange w:id="977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72" w:author="Александр" w:date="2020-04-13T06:47:00Z">
                  <w:rPr>
                    <w:rFonts w:ascii="Arial" w:hAnsi="Arial" w:cs="Arial"/>
                    <w:sz w:val="20"/>
                    <w:szCs w:val="20"/>
                    <w:highlight w:val="yellow"/>
                    <w:lang w:val="en-US"/>
                  </w:rPr>
                </w:rPrChange>
              </w:rPr>
              <w:t>-</w:t>
            </w:r>
          </w:p>
        </w:tc>
        <w:tc>
          <w:tcPr>
            <w:tcW w:w="443" w:type="pct"/>
          </w:tcPr>
          <w:p w14:paraId="5D500FE1" w14:textId="77777777" w:rsidR="004C7E13" w:rsidRPr="0040585C" w:rsidRDefault="004C7E13" w:rsidP="004C7E13">
            <w:pPr>
              <w:jc w:val="center"/>
              <w:rPr>
                <w:rFonts w:ascii="Arial" w:hAnsi="Arial" w:cs="Arial"/>
                <w:sz w:val="20"/>
                <w:szCs w:val="20"/>
                <w:lang w:val="en-US"/>
                <w:rPrChange w:id="9773" w:author="Александр" w:date="2020-04-13T06:47:00Z">
                  <w:rPr>
                    <w:rFonts w:ascii="Arial" w:hAnsi="Arial" w:cs="Arial"/>
                    <w:sz w:val="20"/>
                    <w:szCs w:val="20"/>
                    <w:highlight w:val="yellow"/>
                    <w:lang w:val="en-US"/>
                  </w:rPr>
                </w:rPrChange>
              </w:rPr>
            </w:pPr>
          </w:p>
        </w:tc>
        <w:tc>
          <w:tcPr>
            <w:tcW w:w="354" w:type="pct"/>
          </w:tcPr>
          <w:p w14:paraId="637E0A0C" w14:textId="2FD63597" w:rsidR="004C7E13" w:rsidRPr="0040585C" w:rsidRDefault="004C7E13" w:rsidP="004C7E13">
            <w:pPr>
              <w:jc w:val="center"/>
              <w:rPr>
                <w:rFonts w:ascii="Arial" w:hAnsi="Arial" w:cs="Arial"/>
                <w:sz w:val="20"/>
                <w:szCs w:val="20"/>
                <w:lang w:val="en-US"/>
                <w:rPrChange w:id="9774"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75" w:author="Александр" w:date="2020-04-13T06:47:00Z">
                  <w:rPr>
                    <w:rFonts w:ascii="Arial" w:hAnsi="Arial" w:cs="Arial"/>
                    <w:sz w:val="20"/>
                    <w:szCs w:val="20"/>
                    <w:highlight w:val="yellow"/>
                    <w:lang w:val="en-US"/>
                  </w:rPr>
                </w:rPrChange>
              </w:rPr>
              <w:t>SAP</w:t>
            </w:r>
          </w:p>
        </w:tc>
      </w:tr>
      <w:tr w:rsidR="004C7E13" w:rsidRPr="0086487D" w14:paraId="4E6F25A3" w14:textId="77777777" w:rsidTr="00B7575F">
        <w:trPr>
          <w:cantSplit/>
        </w:trPr>
        <w:tc>
          <w:tcPr>
            <w:tcW w:w="177" w:type="pct"/>
          </w:tcPr>
          <w:p w14:paraId="3CBCBDEF" w14:textId="6EE26489" w:rsidR="004C7E13" w:rsidRPr="00696F74" w:rsidRDefault="004C7E13" w:rsidP="004C7E13">
            <w:pPr>
              <w:rPr>
                <w:rFonts w:ascii="Arial" w:hAnsi="Arial" w:cs="Arial"/>
                <w:sz w:val="20"/>
                <w:szCs w:val="20"/>
              </w:rPr>
            </w:pPr>
            <w:r w:rsidRPr="0040585C">
              <w:rPr>
                <w:rFonts w:ascii="Arial" w:hAnsi="Arial" w:cs="Arial"/>
                <w:sz w:val="20"/>
                <w:szCs w:val="20"/>
              </w:rPr>
              <w:t>4</w:t>
            </w:r>
            <w:ins w:id="9776" w:author="Александр" w:date="2020-04-13T06:50:00Z">
              <w:r w:rsidR="0040585C">
                <w:rPr>
                  <w:rFonts w:ascii="Arial" w:hAnsi="Arial" w:cs="Arial"/>
                  <w:sz w:val="20"/>
                  <w:szCs w:val="20"/>
                </w:rPr>
                <w:t>7</w:t>
              </w:r>
            </w:ins>
            <w:del w:id="9777" w:author="Александр" w:date="2020-04-13T06:50:00Z">
              <w:r w:rsidR="00C7526F" w:rsidRPr="00041CFE" w:rsidDel="0040585C">
                <w:rPr>
                  <w:rFonts w:ascii="Arial" w:hAnsi="Arial" w:cs="Arial"/>
                  <w:sz w:val="20"/>
                  <w:szCs w:val="20"/>
                </w:rPr>
                <w:delText>8</w:delText>
              </w:r>
            </w:del>
            <w:r w:rsidRPr="00696F74">
              <w:rPr>
                <w:rFonts w:ascii="Arial" w:hAnsi="Arial" w:cs="Arial"/>
                <w:sz w:val="20"/>
                <w:szCs w:val="20"/>
              </w:rPr>
              <w:t>.</w:t>
            </w:r>
          </w:p>
        </w:tc>
        <w:tc>
          <w:tcPr>
            <w:tcW w:w="443" w:type="pct"/>
          </w:tcPr>
          <w:p w14:paraId="2FCF5490" w14:textId="509573E3" w:rsidR="004C7E13" w:rsidRPr="0040585C" w:rsidRDefault="004C7E13" w:rsidP="004C7E13">
            <w:pPr>
              <w:jc w:val="left"/>
              <w:rPr>
                <w:rFonts w:ascii="Arial" w:hAnsi="Arial" w:cs="Arial"/>
                <w:sz w:val="20"/>
                <w:szCs w:val="20"/>
                <w:rPrChange w:id="9778" w:author="Александр" w:date="2020-04-13T06:47:00Z">
                  <w:rPr>
                    <w:rFonts w:ascii="Arial" w:hAnsi="Arial" w:cs="Arial"/>
                    <w:sz w:val="20"/>
                    <w:szCs w:val="20"/>
                    <w:highlight w:val="yellow"/>
                  </w:rPr>
                </w:rPrChange>
              </w:rPr>
            </w:pPr>
            <w:r w:rsidRPr="0040585C">
              <w:rPr>
                <w:rFonts w:ascii="Arial" w:hAnsi="Arial" w:cs="Arial"/>
                <w:sz w:val="20"/>
                <w:szCs w:val="20"/>
                <w:rPrChange w:id="9779" w:author="Александр" w:date="2020-04-13T06:47:00Z">
                  <w:rPr>
                    <w:rFonts w:ascii="Arial" w:hAnsi="Arial" w:cs="Arial"/>
                    <w:sz w:val="20"/>
                    <w:szCs w:val="20"/>
                    <w:highlight w:val="yellow"/>
                  </w:rPr>
                </w:rPrChange>
              </w:rPr>
              <w:t>ВПС</w:t>
            </w:r>
          </w:p>
        </w:tc>
        <w:tc>
          <w:tcPr>
            <w:tcW w:w="530" w:type="pct"/>
          </w:tcPr>
          <w:p w14:paraId="3FEBF0E1" w14:textId="2E1A12E2" w:rsidR="004C7E13" w:rsidRPr="0040585C" w:rsidRDefault="004C7E13" w:rsidP="004C7E13">
            <w:pPr>
              <w:jc w:val="left"/>
              <w:rPr>
                <w:rFonts w:ascii="Arial" w:hAnsi="Arial" w:cs="Arial"/>
                <w:sz w:val="20"/>
                <w:szCs w:val="20"/>
                <w:rPrChange w:id="9780" w:author="Александр" w:date="2020-04-13T06:47:00Z">
                  <w:rPr>
                    <w:rFonts w:ascii="Arial" w:hAnsi="Arial" w:cs="Arial"/>
                    <w:sz w:val="20"/>
                    <w:szCs w:val="20"/>
                    <w:highlight w:val="yellow"/>
                  </w:rPr>
                </w:rPrChange>
              </w:rPr>
            </w:pPr>
            <w:r w:rsidRPr="0040585C">
              <w:rPr>
                <w:rFonts w:ascii="Arial" w:hAnsi="Arial" w:cs="Arial"/>
                <w:sz w:val="20"/>
                <w:szCs w:val="20"/>
                <w:rPrChange w:id="9781" w:author="Александр" w:date="2020-04-13T06:47:00Z">
                  <w:rPr>
                    <w:rFonts w:ascii="Arial" w:hAnsi="Arial" w:cs="Arial"/>
                    <w:sz w:val="20"/>
                    <w:szCs w:val="20"/>
                    <w:highlight w:val="yellow"/>
                  </w:rPr>
                </w:rPrChange>
              </w:rPr>
              <w:t>Вид ВПС</w:t>
            </w:r>
          </w:p>
        </w:tc>
        <w:tc>
          <w:tcPr>
            <w:tcW w:w="930" w:type="pct"/>
          </w:tcPr>
          <w:p w14:paraId="5984B60A" w14:textId="5B5A127E" w:rsidR="004C7E13" w:rsidRPr="0040585C" w:rsidRDefault="004C7E13" w:rsidP="004C7E13">
            <w:pPr>
              <w:jc w:val="left"/>
              <w:rPr>
                <w:rFonts w:ascii="Arial" w:hAnsi="Arial" w:cs="Arial"/>
                <w:sz w:val="20"/>
                <w:szCs w:val="20"/>
                <w:rPrChange w:id="9782" w:author="Александр" w:date="2020-04-13T06:47:00Z">
                  <w:rPr>
                    <w:rFonts w:ascii="Arial" w:hAnsi="Arial" w:cs="Arial"/>
                    <w:sz w:val="20"/>
                    <w:szCs w:val="20"/>
                    <w:highlight w:val="yellow"/>
                  </w:rPr>
                </w:rPrChange>
              </w:rPr>
            </w:pPr>
            <w:r w:rsidRPr="0040585C">
              <w:rPr>
                <w:rFonts w:ascii="Arial" w:hAnsi="Arial" w:cs="Arial"/>
                <w:sz w:val="20"/>
                <w:szCs w:val="20"/>
                <w:rPrChange w:id="9783" w:author="Александр" w:date="2020-04-13T06:47:00Z">
                  <w:rPr>
                    <w:rFonts w:ascii="Arial" w:hAnsi="Arial" w:cs="Arial"/>
                    <w:sz w:val="20"/>
                    <w:szCs w:val="20"/>
                    <w:highlight w:val="yellow"/>
                  </w:rPr>
                </w:rPrChange>
              </w:rPr>
              <w:t>Вид вспомогательного средства</w:t>
            </w:r>
          </w:p>
        </w:tc>
        <w:tc>
          <w:tcPr>
            <w:tcW w:w="309" w:type="pct"/>
          </w:tcPr>
          <w:p w14:paraId="5348705A" w14:textId="381BFA79" w:rsidR="004C7E13" w:rsidRPr="0040585C" w:rsidRDefault="004C7E13" w:rsidP="004C7E13">
            <w:pPr>
              <w:jc w:val="center"/>
              <w:rPr>
                <w:rFonts w:ascii="Arial" w:hAnsi="Arial" w:cs="Arial"/>
                <w:sz w:val="20"/>
                <w:szCs w:val="20"/>
                <w:lang w:val="en-US"/>
                <w:rPrChange w:id="9784"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85" w:author="Александр" w:date="2020-04-13T06:47:00Z">
                  <w:rPr>
                    <w:rFonts w:ascii="Arial" w:hAnsi="Arial" w:cs="Arial"/>
                    <w:sz w:val="20"/>
                    <w:szCs w:val="20"/>
                    <w:highlight w:val="yellow"/>
                    <w:lang w:val="en-US"/>
                  </w:rPr>
                </w:rPrChange>
              </w:rPr>
              <w:t>CHAR, 1</w:t>
            </w:r>
          </w:p>
        </w:tc>
        <w:tc>
          <w:tcPr>
            <w:tcW w:w="487" w:type="pct"/>
          </w:tcPr>
          <w:p w14:paraId="1D0B1AEB" w14:textId="02327CF9" w:rsidR="004C7E13" w:rsidRPr="0040585C" w:rsidRDefault="004C7E13" w:rsidP="004C7E13">
            <w:pPr>
              <w:jc w:val="left"/>
              <w:rPr>
                <w:rFonts w:ascii="Arial" w:hAnsi="Arial" w:cs="Arial"/>
                <w:sz w:val="20"/>
                <w:szCs w:val="20"/>
                <w:lang w:val="en-US"/>
                <w:rPrChange w:id="978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87" w:author="Александр" w:date="2020-04-13T06:47:00Z">
                  <w:rPr>
                    <w:rFonts w:ascii="Arial" w:hAnsi="Arial" w:cs="Arial"/>
                    <w:sz w:val="20"/>
                    <w:szCs w:val="20"/>
                    <w:highlight w:val="yellow"/>
                    <w:lang w:val="en-US"/>
                  </w:rPr>
                </w:rPrChange>
              </w:rPr>
              <w:t xml:space="preserve">CRFH-FHMAR </w:t>
            </w:r>
            <w:r w:rsidRPr="0040585C">
              <w:rPr>
                <w:rFonts w:ascii="Arial" w:hAnsi="Arial" w:cs="Arial"/>
                <w:sz w:val="20"/>
                <w:szCs w:val="20"/>
                <w:rPrChange w:id="9788" w:author="Александр" w:date="2020-04-13T06:47:00Z">
                  <w:rPr>
                    <w:rFonts w:ascii="Arial" w:hAnsi="Arial" w:cs="Arial"/>
                    <w:sz w:val="20"/>
                    <w:szCs w:val="20"/>
                    <w:highlight w:val="yellow"/>
                  </w:rPr>
                </w:rPrChange>
              </w:rPr>
              <w:t>по</w:t>
            </w:r>
            <w:r w:rsidRPr="0040585C">
              <w:rPr>
                <w:rFonts w:ascii="Arial" w:hAnsi="Arial" w:cs="Arial"/>
                <w:sz w:val="20"/>
                <w:szCs w:val="20"/>
                <w:lang w:val="en-US"/>
                <w:rPrChange w:id="9789" w:author="Александр" w:date="2020-04-13T06:47:00Z">
                  <w:rPr>
                    <w:rFonts w:ascii="Arial" w:hAnsi="Arial" w:cs="Arial"/>
                    <w:sz w:val="20"/>
                    <w:szCs w:val="20"/>
                    <w:highlight w:val="yellow"/>
                    <w:lang w:val="en-US"/>
                  </w:rPr>
                </w:rPrChange>
              </w:rPr>
              <w:t xml:space="preserve"> PLFH-OBJID = CRFH-OBJID</w:t>
            </w:r>
            <w:r w:rsidRPr="0040585C">
              <w:rPr>
                <w:sz w:val="20"/>
                <w:szCs w:val="20"/>
                <w:lang w:val="en-US"/>
                <w:rPrChange w:id="9790" w:author="Александр" w:date="2020-04-13T06:47:00Z">
                  <w:rPr>
                    <w:sz w:val="20"/>
                    <w:szCs w:val="20"/>
                    <w:highlight w:val="yellow"/>
                    <w:lang w:val="en-US"/>
                  </w:rPr>
                </w:rPrChange>
              </w:rPr>
              <w:t xml:space="preserve"> </w:t>
            </w:r>
          </w:p>
        </w:tc>
        <w:tc>
          <w:tcPr>
            <w:tcW w:w="354" w:type="pct"/>
          </w:tcPr>
          <w:p w14:paraId="4E146444" w14:textId="56943E7C" w:rsidR="004C7E13" w:rsidRPr="0040585C" w:rsidRDefault="004C7E13" w:rsidP="004C7E13">
            <w:pPr>
              <w:jc w:val="center"/>
              <w:rPr>
                <w:rFonts w:ascii="Arial" w:hAnsi="Arial" w:cs="Arial"/>
                <w:sz w:val="20"/>
                <w:szCs w:val="20"/>
                <w:lang w:val="en-US"/>
                <w:rPrChange w:id="979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92" w:author="Александр" w:date="2020-04-13T06:47:00Z">
                  <w:rPr>
                    <w:rFonts w:ascii="Arial" w:hAnsi="Arial" w:cs="Arial"/>
                    <w:sz w:val="20"/>
                    <w:szCs w:val="20"/>
                    <w:highlight w:val="yellow"/>
                    <w:lang w:val="en-US"/>
                  </w:rPr>
                </w:rPrChange>
              </w:rPr>
              <w:t>-</w:t>
            </w:r>
          </w:p>
        </w:tc>
        <w:tc>
          <w:tcPr>
            <w:tcW w:w="576" w:type="pct"/>
          </w:tcPr>
          <w:p w14:paraId="7F5755B2" w14:textId="102E0C91" w:rsidR="004C7E13" w:rsidRPr="0040585C" w:rsidRDefault="004C7E13" w:rsidP="004C7E13">
            <w:pPr>
              <w:jc w:val="center"/>
              <w:rPr>
                <w:rFonts w:ascii="Arial" w:hAnsi="Arial" w:cs="Arial"/>
                <w:sz w:val="20"/>
                <w:szCs w:val="20"/>
                <w:lang w:val="en-US"/>
                <w:rPrChange w:id="979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94" w:author="Александр" w:date="2020-04-13T06:47:00Z">
                  <w:rPr>
                    <w:rFonts w:ascii="Arial" w:hAnsi="Arial" w:cs="Arial"/>
                    <w:sz w:val="20"/>
                    <w:szCs w:val="20"/>
                    <w:highlight w:val="yellow"/>
                    <w:lang w:val="en-US"/>
                  </w:rPr>
                </w:rPrChange>
              </w:rPr>
              <w:t>-</w:t>
            </w:r>
          </w:p>
        </w:tc>
        <w:tc>
          <w:tcPr>
            <w:tcW w:w="397" w:type="pct"/>
          </w:tcPr>
          <w:p w14:paraId="547F9B6D" w14:textId="51A4D145" w:rsidR="004C7E13" w:rsidRPr="0040585C" w:rsidRDefault="004C7E13" w:rsidP="004C7E13">
            <w:pPr>
              <w:jc w:val="center"/>
              <w:rPr>
                <w:rFonts w:ascii="Arial" w:hAnsi="Arial" w:cs="Arial"/>
                <w:sz w:val="20"/>
                <w:szCs w:val="20"/>
                <w:lang w:val="en-US"/>
                <w:rPrChange w:id="979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96" w:author="Александр" w:date="2020-04-13T06:47:00Z">
                  <w:rPr>
                    <w:rFonts w:ascii="Arial" w:hAnsi="Arial" w:cs="Arial"/>
                    <w:sz w:val="20"/>
                    <w:szCs w:val="20"/>
                    <w:highlight w:val="yellow"/>
                    <w:lang w:val="en-US"/>
                  </w:rPr>
                </w:rPrChange>
              </w:rPr>
              <w:t>-</w:t>
            </w:r>
          </w:p>
        </w:tc>
        <w:tc>
          <w:tcPr>
            <w:tcW w:w="443" w:type="pct"/>
          </w:tcPr>
          <w:p w14:paraId="3E7A97EA" w14:textId="77777777" w:rsidR="004C7E13" w:rsidRPr="0040585C" w:rsidRDefault="004C7E13" w:rsidP="004C7E13">
            <w:pPr>
              <w:jc w:val="center"/>
              <w:rPr>
                <w:rFonts w:ascii="Arial" w:hAnsi="Arial" w:cs="Arial"/>
                <w:sz w:val="20"/>
                <w:szCs w:val="20"/>
                <w:lang w:val="en-US"/>
                <w:rPrChange w:id="9797" w:author="Александр" w:date="2020-04-13T06:47:00Z">
                  <w:rPr>
                    <w:rFonts w:ascii="Arial" w:hAnsi="Arial" w:cs="Arial"/>
                    <w:sz w:val="20"/>
                    <w:szCs w:val="20"/>
                    <w:highlight w:val="yellow"/>
                    <w:lang w:val="en-US"/>
                  </w:rPr>
                </w:rPrChange>
              </w:rPr>
            </w:pPr>
          </w:p>
        </w:tc>
        <w:tc>
          <w:tcPr>
            <w:tcW w:w="354" w:type="pct"/>
          </w:tcPr>
          <w:p w14:paraId="0022B465" w14:textId="3AFD1F8E" w:rsidR="004C7E13" w:rsidRPr="0040585C" w:rsidRDefault="004C7E13" w:rsidP="004C7E13">
            <w:pPr>
              <w:jc w:val="center"/>
              <w:rPr>
                <w:rFonts w:ascii="Arial" w:hAnsi="Arial" w:cs="Arial"/>
                <w:sz w:val="20"/>
                <w:szCs w:val="20"/>
                <w:lang w:val="en-US"/>
                <w:rPrChange w:id="979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799" w:author="Александр" w:date="2020-04-13T06:47:00Z">
                  <w:rPr>
                    <w:rFonts w:ascii="Arial" w:hAnsi="Arial" w:cs="Arial"/>
                    <w:sz w:val="20"/>
                    <w:szCs w:val="20"/>
                    <w:highlight w:val="yellow"/>
                    <w:lang w:val="en-US"/>
                  </w:rPr>
                </w:rPrChange>
              </w:rPr>
              <w:t>SAP</w:t>
            </w:r>
          </w:p>
        </w:tc>
      </w:tr>
      <w:tr w:rsidR="004C7E13" w:rsidRPr="0086487D" w14:paraId="3DA54DEF" w14:textId="77777777" w:rsidTr="00B7575F">
        <w:trPr>
          <w:cantSplit/>
        </w:trPr>
        <w:tc>
          <w:tcPr>
            <w:tcW w:w="177" w:type="pct"/>
          </w:tcPr>
          <w:p w14:paraId="67BDF071" w14:textId="4787C8B1" w:rsidR="004C7E13" w:rsidRPr="00696F74" w:rsidRDefault="004C7E13" w:rsidP="004C7E13">
            <w:pPr>
              <w:rPr>
                <w:rFonts w:ascii="Arial" w:hAnsi="Arial" w:cs="Arial"/>
                <w:sz w:val="20"/>
                <w:szCs w:val="20"/>
              </w:rPr>
            </w:pPr>
            <w:r w:rsidRPr="0040585C">
              <w:rPr>
                <w:rFonts w:ascii="Arial" w:hAnsi="Arial" w:cs="Arial"/>
                <w:sz w:val="20"/>
                <w:szCs w:val="20"/>
              </w:rPr>
              <w:t>4</w:t>
            </w:r>
            <w:ins w:id="9800" w:author="Александр" w:date="2020-04-13T06:50:00Z">
              <w:r w:rsidR="0040585C">
                <w:rPr>
                  <w:rFonts w:ascii="Arial" w:hAnsi="Arial" w:cs="Arial"/>
                  <w:sz w:val="20"/>
                  <w:szCs w:val="20"/>
                </w:rPr>
                <w:t>8</w:t>
              </w:r>
            </w:ins>
            <w:del w:id="9801" w:author="Александр" w:date="2020-04-13T06:50:00Z">
              <w:r w:rsidR="00C7526F" w:rsidRPr="00041CFE" w:rsidDel="0040585C">
                <w:rPr>
                  <w:rFonts w:ascii="Arial" w:hAnsi="Arial" w:cs="Arial"/>
                  <w:sz w:val="20"/>
                  <w:szCs w:val="20"/>
                </w:rPr>
                <w:delText>9</w:delText>
              </w:r>
            </w:del>
            <w:r w:rsidRPr="00696F74">
              <w:rPr>
                <w:rFonts w:ascii="Arial" w:hAnsi="Arial" w:cs="Arial"/>
                <w:sz w:val="20"/>
                <w:szCs w:val="20"/>
              </w:rPr>
              <w:t>.</w:t>
            </w:r>
          </w:p>
        </w:tc>
        <w:tc>
          <w:tcPr>
            <w:tcW w:w="443" w:type="pct"/>
          </w:tcPr>
          <w:p w14:paraId="7CBE0121" w14:textId="5B11B352" w:rsidR="004C7E13" w:rsidRPr="0040585C" w:rsidRDefault="004C7E13" w:rsidP="004C7E13">
            <w:pPr>
              <w:jc w:val="left"/>
              <w:rPr>
                <w:rFonts w:ascii="Arial" w:hAnsi="Arial" w:cs="Arial"/>
                <w:sz w:val="20"/>
                <w:szCs w:val="20"/>
                <w:rPrChange w:id="9802" w:author="Александр" w:date="2020-04-13T06:47:00Z">
                  <w:rPr>
                    <w:rFonts w:ascii="Arial" w:hAnsi="Arial" w:cs="Arial"/>
                    <w:sz w:val="20"/>
                    <w:szCs w:val="20"/>
                    <w:highlight w:val="yellow"/>
                  </w:rPr>
                </w:rPrChange>
              </w:rPr>
            </w:pPr>
            <w:r w:rsidRPr="0040585C">
              <w:rPr>
                <w:rFonts w:ascii="Arial" w:hAnsi="Arial" w:cs="Arial"/>
                <w:sz w:val="20"/>
                <w:szCs w:val="20"/>
                <w:rPrChange w:id="9803" w:author="Александр" w:date="2020-04-13T06:47:00Z">
                  <w:rPr>
                    <w:rFonts w:ascii="Arial" w:hAnsi="Arial" w:cs="Arial"/>
                    <w:sz w:val="20"/>
                    <w:szCs w:val="20"/>
                    <w:highlight w:val="yellow"/>
                  </w:rPr>
                </w:rPrChange>
              </w:rPr>
              <w:t>ВПС</w:t>
            </w:r>
          </w:p>
        </w:tc>
        <w:tc>
          <w:tcPr>
            <w:tcW w:w="530" w:type="pct"/>
          </w:tcPr>
          <w:p w14:paraId="203E4647" w14:textId="2AFB2C05" w:rsidR="004C7E13" w:rsidRPr="0040585C" w:rsidRDefault="004C7E13" w:rsidP="004C7E13">
            <w:pPr>
              <w:jc w:val="left"/>
              <w:rPr>
                <w:rFonts w:ascii="Arial" w:hAnsi="Arial" w:cs="Arial"/>
                <w:sz w:val="20"/>
                <w:szCs w:val="20"/>
                <w:rPrChange w:id="9804" w:author="Александр" w:date="2020-04-13T06:47:00Z">
                  <w:rPr>
                    <w:rFonts w:ascii="Arial" w:hAnsi="Arial" w:cs="Arial"/>
                    <w:sz w:val="20"/>
                    <w:szCs w:val="20"/>
                    <w:highlight w:val="yellow"/>
                  </w:rPr>
                </w:rPrChange>
              </w:rPr>
            </w:pPr>
            <w:r w:rsidRPr="0040585C">
              <w:rPr>
                <w:rFonts w:ascii="Arial" w:hAnsi="Arial" w:cs="Arial"/>
                <w:sz w:val="20"/>
                <w:szCs w:val="20"/>
                <w:rPrChange w:id="9805" w:author="Александр" w:date="2020-04-13T06:47:00Z">
                  <w:rPr>
                    <w:rFonts w:ascii="Arial" w:hAnsi="Arial" w:cs="Arial"/>
                    <w:sz w:val="20"/>
                    <w:szCs w:val="20"/>
                    <w:highlight w:val="yellow"/>
                  </w:rPr>
                </w:rPrChange>
              </w:rPr>
              <w:t>Количество</w:t>
            </w:r>
          </w:p>
        </w:tc>
        <w:tc>
          <w:tcPr>
            <w:tcW w:w="930" w:type="pct"/>
          </w:tcPr>
          <w:p w14:paraId="101ACBDE" w14:textId="14FE1253" w:rsidR="004C7E13" w:rsidRPr="0040585C" w:rsidRDefault="004C7E13" w:rsidP="004C7E13">
            <w:pPr>
              <w:jc w:val="left"/>
              <w:rPr>
                <w:rFonts w:ascii="Arial" w:hAnsi="Arial" w:cs="Arial"/>
                <w:sz w:val="20"/>
                <w:szCs w:val="20"/>
                <w:rPrChange w:id="9806" w:author="Александр" w:date="2020-04-13T06:47:00Z">
                  <w:rPr>
                    <w:rFonts w:ascii="Arial" w:hAnsi="Arial" w:cs="Arial"/>
                    <w:sz w:val="20"/>
                    <w:szCs w:val="20"/>
                    <w:highlight w:val="yellow"/>
                  </w:rPr>
                </w:rPrChange>
              </w:rPr>
            </w:pPr>
            <w:r w:rsidRPr="0040585C">
              <w:rPr>
                <w:rFonts w:ascii="Arial" w:hAnsi="Arial" w:cs="Arial"/>
                <w:sz w:val="20"/>
                <w:szCs w:val="20"/>
                <w:rPrChange w:id="9807" w:author="Александр" w:date="2020-04-13T06:47:00Z">
                  <w:rPr>
                    <w:rFonts w:ascii="Arial" w:hAnsi="Arial" w:cs="Arial"/>
                    <w:sz w:val="20"/>
                    <w:szCs w:val="20"/>
                    <w:highlight w:val="yellow"/>
                  </w:rPr>
                </w:rPrChange>
              </w:rPr>
              <w:t>Заданное значение количества ВПС</w:t>
            </w:r>
          </w:p>
        </w:tc>
        <w:tc>
          <w:tcPr>
            <w:tcW w:w="309" w:type="pct"/>
          </w:tcPr>
          <w:p w14:paraId="6F0BAE5B" w14:textId="3B63ED16" w:rsidR="004C7E13" w:rsidRPr="0040585C" w:rsidRDefault="004C7E13" w:rsidP="004C7E13">
            <w:pPr>
              <w:jc w:val="center"/>
              <w:rPr>
                <w:rFonts w:ascii="Arial" w:hAnsi="Arial" w:cs="Arial"/>
                <w:sz w:val="20"/>
                <w:szCs w:val="20"/>
                <w:lang w:val="en-US"/>
                <w:rPrChange w:id="980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09" w:author="Александр" w:date="2020-04-13T06:47:00Z">
                  <w:rPr>
                    <w:rFonts w:ascii="Arial" w:hAnsi="Arial" w:cs="Arial"/>
                    <w:sz w:val="20"/>
                    <w:szCs w:val="20"/>
                    <w:highlight w:val="yellow"/>
                    <w:lang w:val="en-US"/>
                  </w:rPr>
                </w:rPrChange>
              </w:rPr>
              <w:t>QUAN</w:t>
            </w:r>
            <w:r w:rsidRPr="0040585C">
              <w:rPr>
                <w:rFonts w:ascii="Arial" w:hAnsi="Arial" w:cs="Arial"/>
                <w:sz w:val="20"/>
                <w:szCs w:val="20"/>
                <w:rPrChange w:id="9810" w:author="Александр" w:date="2020-04-13T06:47:00Z">
                  <w:rPr>
                    <w:rFonts w:ascii="Arial" w:hAnsi="Arial" w:cs="Arial"/>
                    <w:sz w:val="20"/>
                    <w:szCs w:val="20"/>
                    <w:highlight w:val="yellow"/>
                  </w:rPr>
                </w:rPrChange>
              </w:rPr>
              <w:t xml:space="preserve">, </w:t>
            </w:r>
            <w:r w:rsidRPr="0040585C">
              <w:rPr>
                <w:rFonts w:ascii="Arial" w:hAnsi="Arial" w:cs="Arial"/>
                <w:sz w:val="20"/>
                <w:szCs w:val="20"/>
                <w:lang w:val="en-US"/>
                <w:rPrChange w:id="9811" w:author="Александр" w:date="2020-04-13T06:47:00Z">
                  <w:rPr>
                    <w:rFonts w:ascii="Arial" w:hAnsi="Arial" w:cs="Arial"/>
                    <w:sz w:val="20"/>
                    <w:szCs w:val="20"/>
                    <w:highlight w:val="yellow"/>
                    <w:lang w:val="en-US"/>
                  </w:rPr>
                </w:rPrChange>
              </w:rPr>
              <w:t>9,3</w:t>
            </w:r>
          </w:p>
        </w:tc>
        <w:tc>
          <w:tcPr>
            <w:tcW w:w="487" w:type="pct"/>
          </w:tcPr>
          <w:p w14:paraId="2E2CC76E" w14:textId="45CE0AB8" w:rsidR="004C7E13" w:rsidRPr="0040585C" w:rsidRDefault="004C7E13" w:rsidP="004C7E13">
            <w:pPr>
              <w:jc w:val="left"/>
              <w:rPr>
                <w:rFonts w:ascii="Arial" w:hAnsi="Arial" w:cs="Arial"/>
                <w:sz w:val="20"/>
                <w:szCs w:val="20"/>
                <w:lang w:val="en-US"/>
                <w:rPrChange w:id="981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13" w:author="Александр" w:date="2020-04-13T06:47:00Z">
                  <w:rPr>
                    <w:rFonts w:ascii="Arial" w:hAnsi="Arial" w:cs="Arial"/>
                    <w:sz w:val="20"/>
                    <w:szCs w:val="20"/>
                    <w:highlight w:val="yellow"/>
                    <w:lang w:val="en-US"/>
                  </w:rPr>
                </w:rPrChange>
              </w:rPr>
              <w:t>PLFH-MGVGW</w:t>
            </w:r>
          </w:p>
        </w:tc>
        <w:tc>
          <w:tcPr>
            <w:tcW w:w="354" w:type="pct"/>
          </w:tcPr>
          <w:p w14:paraId="06EB8FDF" w14:textId="58DB14BC" w:rsidR="004C7E13" w:rsidRPr="0040585C" w:rsidRDefault="004C7E13" w:rsidP="004C7E13">
            <w:pPr>
              <w:jc w:val="center"/>
              <w:rPr>
                <w:rFonts w:ascii="Arial" w:hAnsi="Arial" w:cs="Arial"/>
                <w:sz w:val="20"/>
                <w:szCs w:val="20"/>
                <w:lang w:val="en-US"/>
                <w:rPrChange w:id="9814"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15" w:author="Александр" w:date="2020-04-13T06:47:00Z">
                  <w:rPr>
                    <w:rFonts w:ascii="Arial" w:hAnsi="Arial" w:cs="Arial"/>
                    <w:sz w:val="20"/>
                    <w:szCs w:val="20"/>
                    <w:highlight w:val="yellow"/>
                    <w:lang w:val="en-US"/>
                  </w:rPr>
                </w:rPrChange>
              </w:rPr>
              <w:t>-</w:t>
            </w:r>
          </w:p>
        </w:tc>
        <w:tc>
          <w:tcPr>
            <w:tcW w:w="576" w:type="pct"/>
          </w:tcPr>
          <w:p w14:paraId="15FB0760" w14:textId="67B7663B" w:rsidR="004C7E13" w:rsidRPr="0040585C" w:rsidRDefault="004C7E13" w:rsidP="004C7E13">
            <w:pPr>
              <w:jc w:val="center"/>
              <w:rPr>
                <w:rFonts w:ascii="Arial" w:hAnsi="Arial" w:cs="Arial"/>
                <w:sz w:val="20"/>
                <w:szCs w:val="20"/>
                <w:lang w:val="en-US"/>
                <w:rPrChange w:id="981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17" w:author="Александр" w:date="2020-04-13T06:47:00Z">
                  <w:rPr>
                    <w:rFonts w:ascii="Arial" w:hAnsi="Arial" w:cs="Arial"/>
                    <w:sz w:val="20"/>
                    <w:szCs w:val="20"/>
                    <w:highlight w:val="yellow"/>
                    <w:lang w:val="en-US"/>
                  </w:rPr>
                </w:rPrChange>
              </w:rPr>
              <w:t>-</w:t>
            </w:r>
          </w:p>
        </w:tc>
        <w:tc>
          <w:tcPr>
            <w:tcW w:w="397" w:type="pct"/>
          </w:tcPr>
          <w:p w14:paraId="5A56AB8A" w14:textId="01D9E1E5" w:rsidR="004C7E13" w:rsidRPr="0040585C" w:rsidRDefault="004C7E13" w:rsidP="004C7E13">
            <w:pPr>
              <w:jc w:val="center"/>
              <w:rPr>
                <w:rFonts w:ascii="Arial" w:hAnsi="Arial" w:cs="Arial"/>
                <w:sz w:val="20"/>
                <w:szCs w:val="20"/>
                <w:lang w:val="en-US"/>
                <w:rPrChange w:id="981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19" w:author="Александр" w:date="2020-04-13T06:47:00Z">
                  <w:rPr>
                    <w:rFonts w:ascii="Arial" w:hAnsi="Arial" w:cs="Arial"/>
                    <w:sz w:val="20"/>
                    <w:szCs w:val="20"/>
                    <w:highlight w:val="yellow"/>
                    <w:lang w:val="en-US"/>
                  </w:rPr>
                </w:rPrChange>
              </w:rPr>
              <w:t>-</w:t>
            </w:r>
          </w:p>
        </w:tc>
        <w:tc>
          <w:tcPr>
            <w:tcW w:w="443" w:type="pct"/>
          </w:tcPr>
          <w:p w14:paraId="49FFB9C7" w14:textId="77777777" w:rsidR="004C7E13" w:rsidRPr="0040585C" w:rsidRDefault="004C7E13" w:rsidP="004C7E13">
            <w:pPr>
              <w:jc w:val="center"/>
              <w:rPr>
                <w:rFonts w:ascii="Arial" w:hAnsi="Arial" w:cs="Arial"/>
                <w:sz w:val="20"/>
                <w:szCs w:val="20"/>
                <w:lang w:val="en-US"/>
                <w:rPrChange w:id="9820" w:author="Александр" w:date="2020-04-13T06:47:00Z">
                  <w:rPr>
                    <w:rFonts w:ascii="Arial" w:hAnsi="Arial" w:cs="Arial"/>
                    <w:sz w:val="20"/>
                    <w:szCs w:val="20"/>
                    <w:highlight w:val="yellow"/>
                    <w:lang w:val="en-US"/>
                  </w:rPr>
                </w:rPrChange>
              </w:rPr>
            </w:pPr>
          </w:p>
        </w:tc>
        <w:tc>
          <w:tcPr>
            <w:tcW w:w="354" w:type="pct"/>
          </w:tcPr>
          <w:p w14:paraId="7286EFAA" w14:textId="1EBBB65B" w:rsidR="004C7E13" w:rsidRPr="0040585C" w:rsidRDefault="004C7E13" w:rsidP="004C7E13">
            <w:pPr>
              <w:jc w:val="center"/>
              <w:rPr>
                <w:rFonts w:ascii="Arial" w:hAnsi="Arial" w:cs="Arial"/>
                <w:sz w:val="20"/>
                <w:szCs w:val="20"/>
                <w:lang w:val="en-US"/>
                <w:rPrChange w:id="982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22" w:author="Александр" w:date="2020-04-13T06:47:00Z">
                  <w:rPr>
                    <w:rFonts w:ascii="Arial" w:hAnsi="Arial" w:cs="Arial"/>
                    <w:sz w:val="20"/>
                    <w:szCs w:val="20"/>
                    <w:highlight w:val="yellow"/>
                    <w:lang w:val="en-US"/>
                  </w:rPr>
                </w:rPrChange>
              </w:rPr>
              <w:t>SAP</w:t>
            </w:r>
          </w:p>
        </w:tc>
      </w:tr>
      <w:tr w:rsidR="004C7E13" w:rsidRPr="0086487D" w14:paraId="6E36224B" w14:textId="77777777" w:rsidTr="00B7575F">
        <w:trPr>
          <w:cantSplit/>
        </w:trPr>
        <w:tc>
          <w:tcPr>
            <w:tcW w:w="177" w:type="pct"/>
          </w:tcPr>
          <w:p w14:paraId="0A8E0234" w14:textId="1A7E535A" w:rsidR="004C7E13" w:rsidRPr="00696F74" w:rsidRDefault="0040585C" w:rsidP="004C7E13">
            <w:pPr>
              <w:rPr>
                <w:rFonts w:ascii="Arial" w:hAnsi="Arial" w:cs="Arial"/>
                <w:sz w:val="20"/>
                <w:szCs w:val="20"/>
              </w:rPr>
            </w:pPr>
            <w:ins w:id="9823" w:author="Александр" w:date="2020-04-13T06:50:00Z">
              <w:r>
                <w:rPr>
                  <w:rFonts w:ascii="Arial" w:hAnsi="Arial" w:cs="Arial"/>
                  <w:sz w:val="20"/>
                  <w:szCs w:val="20"/>
                </w:rPr>
                <w:t>49</w:t>
              </w:r>
            </w:ins>
            <w:del w:id="9824" w:author="Александр" w:date="2020-04-13T06:50:00Z">
              <w:r w:rsidR="00C7526F" w:rsidRPr="0040585C" w:rsidDel="0040585C">
                <w:rPr>
                  <w:rFonts w:ascii="Arial" w:hAnsi="Arial" w:cs="Arial"/>
                  <w:sz w:val="20"/>
                  <w:szCs w:val="20"/>
                </w:rPr>
                <w:delText>5</w:delText>
              </w:r>
              <w:r w:rsidR="00C7526F" w:rsidRPr="00041CFE" w:rsidDel="0040585C">
                <w:rPr>
                  <w:rFonts w:ascii="Arial" w:hAnsi="Arial" w:cs="Arial"/>
                  <w:sz w:val="20"/>
                  <w:szCs w:val="20"/>
                </w:rPr>
                <w:delText>0</w:delText>
              </w:r>
            </w:del>
            <w:r w:rsidR="004C7E13" w:rsidRPr="00696F74">
              <w:rPr>
                <w:rFonts w:ascii="Arial" w:hAnsi="Arial" w:cs="Arial"/>
                <w:sz w:val="20"/>
                <w:szCs w:val="20"/>
              </w:rPr>
              <w:t>.</w:t>
            </w:r>
          </w:p>
        </w:tc>
        <w:tc>
          <w:tcPr>
            <w:tcW w:w="443" w:type="pct"/>
          </w:tcPr>
          <w:p w14:paraId="04F7354C" w14:textId="09ECCC2A" w:rsidR="004C7E13" w:rsidRPr="0040585C" w:rsidRDefault="004C7E13" w:rsidP="004C7E13">
            <w:pPr>
              <w:jc w:val="left"/>
              <w:rPr>
                <w:rFonts w:ascii="Arial" w:hAnsi="Arial" w:cs="Arial"/>
                <w:sz w:val="20"/>
                <w:szCs w:val="20"/>
                <w:rPrChange w:id="9825" w:author="Александр" w:date="2020-04-13T06:47:00Z">
                  <w:rPr>
                    <w:rFonts w:ascii="Arial" w:hAnsi="Arial" w:cs="Arial"/>
                    <w:sz w:val="20"/>
                    <w:szCs w:val="20"/>
                    <w:highlight w:val="yellow"/>
                  </w:rPr>
                </w:rPrChange>
              </w:rPr>
            </w:pPr>
            <w:r w:rsidRPr="0040585C">
              <w:rPr>
                <w:rFonts w:ascii="Arial" w:hAnsi="Arial" w:cs="Arial"/>
                <w:sz w:val="20"/>
                <w:szCs w:val="20"/>
                <w:rPrChange w:id="9826" w:author="Александр" w:date="2020-04-13T06:47:00Z">
                  <w:rPr>
                    <w:rFonts w:ascii="Arial" w:hAnsi="Arial" w:cs="Arial"/>
                    <w:sz w:val="20"/>
                    <w:szCs w:val="20"/>
                    <w:highlight w:val="yellow"/>
                  </w:rPr>
                </w:rPrChange>
              </w:rPr>
              <w:t>ВПС</w:t>
            </w:r>
          </w:p>
        </w:tc>
        <w:tc>
          <w:tcPr>
            <w:tcW w:w="530" w:type="pct"/>
          </w:tcPr>
          <w:p w14:paraId="1AC46520" w14:textId="4DDC34B7" w:rsidR="004C7E13" w:rsidRPr="0040585C" w:rsidRDefault="004C7E13" w:rsidP="004C7E13">
            <w:pPr>
              <w:jc w:val="left"/>
              <w:rPr>
                <w:rFonts w:ascii="Arial" w:hAnsi="Arial" w:cs="Arial"/>
                <w:sz w:val="20"/>
                <w:szCs w:val="20"/>
                <w:rPrChange w:id="9827" w:author="Александр" w:date="2020-04-13T06:47:00Z">
                  <w:rPr>
                    <w:rFonts w:ascii="Arial" w:hAnsi="Arial" w:cs="Arial"/>
                    <w:sz w:val="20"/>
                    <w:szCs w:val="20"/>
                    <w:highlight w:val="yellow"/>
                  </w:rPr>
                </w:rPrChange>
              </w:rPr>
            </w:pPr>
            <w:r w:rsidRPr="0040585C">
              <w:rPr>
                <w:rFonts w:ascii="Arial" w:hAnsi="Arial" w:cs="Arial"/>
                <w:sz w:val="20"/>
                <w:szCs w:val="20"/>
                <w:rPrChange w:id="9828" w:author="Александр" w:date="2020-04-13T06:47:00Z">
                  <w:rPr>
                    <w:rFonts w:ascii="Arial" w:hAnsi="Arial" w:cs="Arial"/>
                    <w:sz w:val="20"/>
                    <w:szCs w:val="20"/>
                    <w:highlight w:val="yellow"/>
                  </w:rPr>
                </w:rPrChange>
              </w:rPr>
              <w:t>ЕИ</w:t>
            </w:r>
          </w:p>
        </w:tc>
        <w:tc>
          <w:tcPr>
            <w:tcW w:w="930" w:type="pct"/>
          </w:tcPr>
          <w:p w14:paraId="7B683F28" w14:textId="7AB7632C" w:rsidR="004C7E13" w:rsidRPr="0040585C" w:rsidRDefault="004C7E13" w:rsidP="004C7E13">
            <w:pPr>
              <w:jc w:val="left"/>
              <w:rPr>
                <w:rFonts w:ascii="Arial" w:hAnsi="Arial" w:cs="Arial"/>
                <w:sz w:val="20"/>
                <w:szCs w:val="20"/>
                <w:rPrChange w:id="9829" w:author="Александр" w:date="2020-04-13T06:47:00Z">
                  <w:rPr>
                    <w:rFonts w:ascii="Arial" w:hAnsi="Arial" w:cs="Arial"/>
                    <w:sz w:val="20"/>
                    <w:szCs w:val="20"/>
                    <w:highlight w:val="yellow"/>
                  </w:rPr>
                </w:rPrChange>
              </w:rPr>
            </w:pPr>
            <w:r w:rsidRPr="0040585C">
              <w:rPr>
                <w:rFonts w:ascii="Arial" w:hAnsi="Arial" w:cs="Arial"/>
                <w:sz w:val="20"/>
                <w:szCs w:val="20"/>
                <w:rPrChange w:id="9830" w:author="Александр" w:date="2020-04-13T06:47:00Z">
                  <w:rPr>
                    <w:rFonts w:ascii="Arial" w:hAnsi="Arial" w:cs="Arial"/>
                    <w:sz w:val="20"/>
                    <w:szCs w:val="20"/>
                    <w:highlight w:val="yellow"/>
                  </w:rPr>
                </w:rPrChange>
              </w:rPr>
              <w:t>Единица измерения ВПС</w:t>
            </w:r>
          </w:p>
        </w:tc>
        <w:tc>
          <w:tcPr>
            <w:tcW w:w="309" w:type="pct"/>
          </w:tcPr>
          <w:p w14:paraId="694BED1F" w14:textId="09876BA7" w:rsidR="004C7E13" w:rsidRPr="0040585C" w:rsidRDefault="004C7E13" w:rsidP="004C7E13">
            <w:pPr>
              <w:jc w:val="center"/>
              <w:rPr>
                <w:rFonts w:ascii="Arial" w:hAnsi="Arial" w:cs="Arial"/>
                <w:sz w:val="20"/>
                <w:szCs w:val="20"/>
                <w:lang w:val="en-US"/>
                <w:rPrChange w:id="983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32" w:author="Александр" w:date="2020-04-13T06:47:00Z">
                  <w:rPr>
                    <w:rFonts w:ascii="Arial" w:hAnsi="Arial" w:cs="Arial"/>
                    <w:sz w:val="20"/>
                    <w:szCs w:val="20"/>
                    <w:highlight w:val="yellow"/>
                    <w:lang w:val="en-US"/>
                  </w:rPr>
                </w:rPrChange>
              </w:rPr>
              <w:t>UNIT, 3</w:t>
            </w:r>
          </w:p>
        </w:tc>
        <w:tc>
          <w:tcPr>
            <w:tcW w:w="487" w:type="pct"/>
          </w:tcPr>
          <w:p w14:paraId="20D4A763" w14:textId="1A7F9FEF" w:rsidR="004C7E13" w:rsidRPr="0040585C" w:rsidRDefault="004C7E13" w:rsidP="004C7E13">
            <w:pPr>
              <w:jc w:val="left"/>
              <w:rPr>
                <w:rFonts w:ascii="Arial" w:hAnsi="Arial" w:cs="Arial"/>
                <w:sz w:val="20"/>
                <w:szCs w:val="20"/>
                <w:lang w:val="en-US"/>
                <w:rPrChange w:id="983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34" w:author="Александр" w:date="2020-04-13T06:47:00Z">
                  <w:rPr>
                    <w:rFonts w:ascii="Arial" w:hAnsi="Arial" w:cs="Arial"/>
                    <w:sz w:val="20"/>
                    <w:szCs w:val="20"/>
                    <w:highlight w:val="yellow"/>
                    <w:lang w:val="en-US"/>
                  </w:rPr>
                </w:rPrChange>
              </w:rPr>
              <w:t>PLFH-MGEINH</w:t>
            </w:r>
          </w:p>
        </w:tc>
        <w:tc>
          <w:tcPr>
            <w:tcW w:w="354" w:type="pct"/>
          </w:tcPr>
          <w:p w14:paraId="192654BD" w14:textId="0396B842" w:rsidR="004C7E13" w:rsidRPr="0040585C" w:rsidRDefault="004C7E13" w:rsidP="004C7E13">
            <w:pPr>
              <w:jc w:val="center"/>
              <w:rPr>
                <w:rFonts w:ascii="Arial" w:hAnsi="Arial" w:cs="Arial"/>
                <w:sz w:val="20"/>
                <w:szCs w:val="20"/>
                <w:lang w:val="en-US"/>
                <w:rPrChange w:id="983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36" w:author="Александр" w:date="2020-04-13T06:47:00Z">
                  <w:rPr>
                    <w:rFonts w:ascii="Arial" w:hAnsi="Arial" w:cs="Arial"/>
                    <w:sz w:val="20"/>
                    <w:szCs w:val="20"/>
                    <w:highlight w:val="yellow"/>
                    <w:lang w:val="en-US"/>
                  </w:rPr>
                </w:rPrChange>
              </w:rPr>
              <w:t>-</w:t>
            </w:r>
          </w:p>
        </w:tc>
        <w:tc>
          <w:tcPr>
            <w:tcW w:w="576" w:type="pct"/>
          </w:tcPr>
          <w:p w14:paraId="6E8D8CFB" w14:textId="4827755F" w:rsidR="004C7E13" w:rsidRPr="0040585C" w:rsidRDefault="004C7E13" w:rsidP="004C7E13">
            <w:pPr>
              <w:jc w:val="center"/>
              <w:rPr>
                <w:rFonts w:ascii="Arial" w:hAnsi="Arial" w:cs="Arial"/>
                <w:sz w:val="20"/>
                <w:szCs w:val="20"/>
                <w:lang w:val="en-US"/>
                <w:rPrChange w:id="983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38" w:author="Александр" w:date="2020-04-13T06:47:00Z">
                  <w:rPr>
                    <w:rFonts w:ascii="Arial" w:hAnsi="Arial" w:cs="Arial"/>
                    <w:sz w:val="20"/>
                    <w:szCs w:val="20"/>
                    <w:highlight w:val="yellow"/>
                    <w:lang w:val="en-US"/>
                  </w:rPr>
                </w:rPrChange>
              </w:rPr>
              <w:t>-</w:t>
            </w:r>
          </w:p>
        </w:tc>
        <w:tc>
          <w:tcPr>
            <w:tcW w:w="397" w:type="pct"/>
          </w:tcPr>
          <w:p w14:paraId="47666D79" w14:textId="2CCE9C99" w:rsidR="004C7E13" w:rsidRPr="0040585C" w:rsidRDefault="004C7E13" w:rsidP="004C7E13">
            <w:pPr>
              <w:jc w:val="center"/>
              <w:rPr>
                <w:rFonts w:ascii="Arial" w:hAnsi="Arial" w:cs="Arial"/>
                <w:sz w:val="20"/>
                <w:szCs w:val="20"/>
                <w:lang w:val="en-US"/>
                <w:rPrChange w:id="983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40" w:author="Александр" w:date="2020-04-13T06:47:00Z">
                  <w:rPr>
                    <w:rFonts w:ascii="Arial" w:hAnsi="Arial" w:cs="Arial"/>
                    <w:sz w:val="20"/>
                    <w:szCs w:val="20"/>
                    <w:highlight w:val="yellow"/>
                    <w:lang w:val="en-US"/>
                  </w:rPr>
                </w:rPrChange>
              </w:rPr>
              <w:t>-</w:t>
            </w:r>
          </w:p>
        </w:tc>
        <w:tc>
          <w:tcPr>
            <w:tcW w:w="443" w:type="pct"/>
          </w:tcPr>
          <w:p w14:paraId="3F829133" w14:textId="77777777" w:rsidR="004C7E13" w:rsidRPr="0040585C" w:rsidRDefault="004C7E13" w:rsidP="004C7E13">
            <w:pPr>
              <w:jc w:val="center"/>
              <w:rPr>
                <w:rFonts w:ascii="Arial" w:hAnsi="Arial" w:cs="Arial"/>
                <w:sz w:val="20"/>
                <w:szCs w:val="20"/>
                <w:lang w:val="en-US"/>
                <w:rPrChange w:id="9841" w:author="Александр" w:date="2020-04-13T06:47:00Z">
                  <w:rPr>
                    <w:rFonts w:ascii="Arial" w:hAnsi="Arial" w:cs="Arial"/>
                    <w:sz w:val="20"/>
                    <w:szCs w:val="20"/>
                    <w:highlight w:val="yellow"/>
                    <w:lang w:val="en-US"/>
                  </w:rPr>
                </w:rPrChange>
              </w:rPr>
            </w:pPr>
          </w:p>
        </w:tc>
        <w:tc>
          <w:tcPr>
            <w:tcW w:w="354" w:type="pct"/>
          </w:tcPr>
          <w:p w14:paraId="0F092DFE" w14:textId="0D5A6051" w:rsidR="004C7E13" w:rsidRPr="0040585C" w:rsidRDefault="004C7E13" w:rsidP="004C7E13">
            <w:pPr>
              <w:jc w:val="center"/>
              <w:rPr>
                <w:rFonts w:ascii="Arial" w:hAnsi="Arial" w:cs="Arial"/>
                <w:sz w:val="20"/>
                <w:szCs w:val="20"/>
                <w:lang w:val="en-US"/>
                <w:rPrChange w:id="984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43" w:author="Александр" w:date="2020-04-13T06:47:00Z">
                  <w:rPr>
                    <w:rFonts w:ascii="Arial" w:hAnsi="Arial" w:cs="Arial"/>
                    <w:sz w:val="20"/>
                    <w:szCs w:val="20"/>
                    <w:highlight w:val="yellow"/>
                    <w:lang w:val="en-US"/>
                  </w:rPr>
                </w:rPrChange>
              </w:rPr>
              <w:t>SAP</w:t>
            </w:r>
          </w:p>
        </w:tc>
      </w:tr>
      <w:tr w:rsidR="004C7E13" w:rsidRPr="0086487D" w14:paraId="7684F44A" w14:textId="77777777" w:rsidTr="00B7575F">
        <w:trPr>
          <w:cantSplit/>
        </w:trPr>
        <w:tc>
          <w:tcPr>
            <w:tcW w:w="177" w:type="pct"/>
          </w:tcPr>
          <w:p w14:paraId="28EE19AE" w14:textId="222ACABB" w:rsidR="004C7E13" w:rsidRPr="00041CFE" w:rsidRDefault="00C7526F" w:rsidP="004C7E13">
            <w:pPr>
              <w:rPr>
                <w:rFonts w:ascii="Arial" w:hAnsi="Arial" w:cs="Arial"/>
                <w:sz w:val="20"/>
                <w:szCs w:val="20"/>
              </w:rPr>
            </w:pPr>
            <w:r w:rsidRPr="0040585C">
              <w:rPr>
                <w:rFonts w:ascii="Arial" w:hAnsi="Arial" w:cs="Arial"/>
                <w:sz w:val="20"/>
                <w:szCs w:val="20"/>
              </w:rPr>
              <w:t>5</w:t>
            </w:r>
            <w:ins w:id="9844" w:author="Александр" w:date="2020-04-13T06:50:00Z">
              <w:r w:rsidR="0040585C">
                <w:rPr>
                  <w:rFonts w:ascii="Arial" w:hAnsi="Arial" w:cs="Arial"/>
                  <w:sz w:val="20"/>
                  <w:szCs w:val="20"/>
                </w:rPr>
                <w:t>0</w:t>
              </w:r>
            </w:ins>
            <w:del w:id="9845" w:author="Александр" w:date="2020-04-13T06:50:00Z">
              <w:r w:rsidRPr="0040585C" w:rsidDel="0040585C">
                <w:rPr>
                  <w:rFonts w:ascii="Arial" w:hAnsi="Arial" w:cs="Arial"/>
                  <w:sz w:val="20"/>
                  <w:szCs w:val="20"/>
                </w:rPr>
                <w:delText>1</w:delText>
              </w:r>
            </w:del>
            <w:r w:rsidR="004C7E13" w:rsidRPr="00041CFE">
              <w:rPr>
                <w:rFonts w:ascii="Arial" w:hAnsi="Arial" w:cs="Arial"/>
                <w:sz w:val="20"/>
                <w:szCs w:val="20"/>
              </w:rPr>
              <w:t>.</w:t>
            </w:r>
          </w:p>
        </w:tc>
        <w:tc>
          <w:tcPr>
            <w:tcW w:w="443" w:type="pct"/>
          </w:tcPr>
          <w:p w14:paraId="515C0186" w14:textId="1262C5F5" w:rsidR="004C7E13" w:rsidRPr="0040585C" w:rsidRDefault="004C7E13" w:rsidP="004C7E13">
            <w:pPr>
              <w:jc w:val="left"/>
              <w:rPr>
                <w:rFonts w:ascii="Arial" w:hAnsi="Arial" w:cs="Arial"/>
                <w:sz w:val="20"/>
                <w:szCs w:val="20"/>
                <w:rPrChange w:id="9846" w:author="Александр" w:date="2020-04-13T06:47:00Z">
                  <w:rPr>
                    <w:rFonts w:ascii="Arial" w:hAnsi="Arial" w:cs="Arial"/>
                    <w:sz w:val="20"/>
                    <w:szCs w:val="20"/>
                    <w:highlight w:val="yellow"/>
                  </w:rPr>
                </w:rPrChange>
              </w:rPr>
            </w:pPr>
            <w:r w:rsidRPr="0040585C">
              <w:rPr>
                <w:rFonts w:ascii="Arial" w:hAnsi="Arial" w:cs="Arial"/>
                <w:sz w:val="20"/>
                <w:szCs w:val="20"/>
                <w:rPrChange w:id="9847" w:author="Александр" w:date="2020-04-13T06:47:00Z">
                  <w:rPr>
                    <w:rFonts w:ascii="Arial" w:hAnsi="Arial" w:cs="Arial"/>
                    <w:sz w:val="20"/>
                    <w:szCs w:val="20"/>
                    <w:highlight w:val="yellow"/>
                  </w:rPr>
                </w:rPrChange>
              </w:rPr>
              <w:t>ВПС</w:t>
            </w:r>
          </w:p>
        </w:tc>
        <w:tc>
          <w:tcPr>
            <w:tcW w:w="530" w:type="pct"/>
          </w:tcPr>
          <w:p w14:paraId="51B35F4D" w14:textId="3EEAE46D" w:rsidR="004C7E13" w:rsidRPr="0040585C" w:rsidRDefault="004C7E13" w:rsidP="004C7E13">
            <w:pPr>
              <w:jc w:val="left"/>
              <w:rPr>
                <w:rFonts w:ascii="Arial" w:hAnsi="Arial" w:cs="Arial"/>
                <w:sz w:val="20"/>
                <w:szCs w:val="20"/>
                <w:rPrChange w:id="9848" w:author="Александр" w:date="2020-04-13T06:47:00Z">
                  <w:rPr>
                    <w:rFonts w:ascii="Arial" w:hAnsi="Arial" w:cs="Arial"/>
                    <w:sz w:val="20"/>
                    <w:szCs w:val="20"/>
                    <w:highlight w:val="yellow"/>
                  </w:rPr>
                </w:rPrChange>
              </w:rPr>
            </w:pPr>
            <w:proofErr w:type="spellStart"/>
            <w:r w:rsidRPr="0040585C">
              <w:rPr>
                <w:rFonts w:ascii="Arial" w:hAnsi="Arial" w:cs="Arial"/>
                <w:sz w:val="20"/>
                <w:szCs w:val="20"/>
                <w:rPrChange w:id="9849" w:author="Александр" w:date="2020-04-13T06:47:00Z">
                  <w:rPr>
                    <w:rFonts w:ascii="Arial" w:hAnsi="Arial" w:cs="Arial"/>
                    <w:sz w:val="20"/>
                    <w:szCs w:val="20"/>
                    <w:highlight w:val="yellow"/>
                  </w:rPr>
                </w:rPrChange>
              </w:rPr>
              <w:t>ПоказатИсп</w:t>
            </w:r>
            <w:proofErr w:type="spellEnd"/>
          </w:p>
        </w:tc>
        <w:tc>
          <w:tcPr>
            <w:tcW w:w="930" w:type="pct"/>
          </w:tcPr>
          <w:p w14:paraId="695BDCD8" w14:textId="41B4B43D" w:rsidR="004C7E13" w:rsidRPr="0040585C" w:rsidRDefault="004C7E13" w:rsidP="004C7E13">
            <w:pPr>
              <w:jc w:val="left"/>
              <w:rPr>
                <w:rFonts w:ascii="Arial" w:hAnsi="Arial" w:cs="Arial"/>
                <w:sz w:val="20"/>
                <w:szCs w:val="20"/>
                <w:rPrChange w:id="9850" w:author="Александр" w:date="2020-04-13T06:47:00Z">
                  <w:rPr>
                    <w:rFonts w:ascii="Arial" w:hAnsi="Arial" w:cs="Arial"/>
                    <w:sz w:val="20"/>
                    <w:szCs w:val="20"/>
                    <w:highlight w:val="yellow"/>
                  </w:rPr>
                </w:rPrChange>
              </w:rPr>
            </w:pPr>
            <w:r w:rsidRPr="0040585C">
              <w:rPr>
                <w:rFonts w:ascii="Arial" w:hAnsi="Arial" w:cs="Arial"/>
                <w:sz w:val="20"/>
                <w:szCs w:val="20"/>
                <w:rPrChange w:id="9851" w:author="Александр" w:date="2020-04-13T06:47:00Z">
                  <w:rPr>
                    <w:rFonts w:ascii="Arial" w:hAnsi="Arial" w:cs="Arial"/>
                    <w:sz w:val="20"/>
                    <w:szCs w:val="20"/>
                    <w:highlight w:val="yellow"/>
                  </w:rPr>
                </w:rPrChange>
              </w:rPr>
              <w:t>Стандартный показатель использования для ВПС</w:t>
            </w:r>
          </w:p>
        </w:tc>
        <w:tc>
          <w:tcPr>
            <w:tcW w:w="309" w:type="pct"/>
          </w:tcPr>
          <w:p w14:paraId="04343C70" w14:textId="27A16099" w:rsidR="004C7E13" w:rsidRPr="0040585C" w:rsidRDefault="004C7E13" w:rsidP="004C7E13">
            <w:pPr>
              <w:jc w:val="center"/>
              <w:rPr>
                <w:rFonts w:ascii="Arial" w:hAnsi="Arial" w:cs="Arial"/>
                <w:sz w:val="20"/>
                <w:szCs w:val="20"/>
                <w:lang w:val="en-US"/>
                <w:rPrChange w:id="985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53" w:author="Александр" w:date="2020-04-13T06:47:00Z">
                  <w:rPr>
                    <w:rFonts w:ascii="Arial" w:hAnsi="Arial" w:cs="Arial"/>
                    <w:sz w:val="20"/>
                    <w:szCs w:val="20"/>
                    <w:highlight w:val="yellow"/>
                    <w:lang w:val="en-US"/>
                  </w:rPr>
                </w:rPrChange>
              </w:rPr>
              <w:t xml:space="preserve">QUAN, </w:t>
            </w:r>
            <w:r w:rsidRPr="0040585C">
              <w:rPr>
                <w:rFonts w:ascii="Arial" w:hAnsi="Arial" w:cs="Arial"/>
                <w:sz w:val="20"/>
                <w:szCs w:val="20"/>
                <w:rPrChange w:id="9854" w:author="Александр" w:date="2020-04-13T06:47:00Z">
                  <w:rPr>
                    <w:rFonts w:ascii="Arial" w:hAnsi="Arial" w:cs="Arial"/>
                    <w:sz w:val="20"/>
                    <w:szCs w:val="20"/>
                    <w:highlight w:val="yellow"/>
                  </w:rPr>
                </w:rPrChange>
              </w:rPr>
              <w:t xml:space="preserve">9, </w:t>
            </w:r>
            <w:r w:rsidRPr="0040585C">
              <w:rPr>
                <w:rFonts w:ascii="Arial" w:hAnsi="Arial" w:cs="Arial"/>
                <w:sz w:val="20"/>
                <w:szCs w:val="20"/>
                <w:lang w:val="en-US"/>
                <w:rPrChange w:id="9855" w:author="Александр" w:date="2020-04-13T06:47:00Z">
                  <w:rPr>
                    <w:rFonts w:ascii="Arial" w:hAnsi="Arial" w:cs="Arial"/>
                    <w:sz w:val="20"/>
                    <w:szCs w:val="20"/>
                    <w:highlight w:val="yellow"/>
                    <w:lang w:val="en-US"/>
                  </w:rPr>
                </w:rPrChange>
              </w:rPr>
              <w:t>3</w:t>
            </w:r>
          </w:p>
        </w:tc>
        <w:tc>
          <w:tcPr>
            <w:tcW w:w="487" w:type="pct"/>
          </w:tcPr>
          <w:p w14:paraId="62FF52BA" w14:textId="2D784D3C" w:rsidR="004C7E13" w:rsidRPr="0040585C" w:rsidRDefault="004C7E13" w:rsidP="004C7E13">
            <w:pPr>
              <w:jc w:val="left"/>
              <w:rPr>
                <w:rFonts w:ascii="Arial" w:hAnsi="Arial" w:cs="Arial"/>
                <w:sz w:val="20"/>
                <w:szCs w:val="20"/>
                <w:lang w:val="en-US"/>
                <w:rPrChange w:id="985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57" w:author="Александр" w:date="2020-04-13T06:47:00Z">
                  <w:rPr>
                    <w:rFonts w:ascii="Arial" w:hAnsi="Arial" w:cs="Arial"/>
                    <w:sz w:val="20"/>
                    <w:szCs w:val="20"/>
                    <w:highlight w:val="yellow"/>
                    <w:lang w:val="en-US"/>
                  </w:rPr>
                </w:rPrChange>
              </w:rPr>
              <w:t>PLFH-EWVGW</w:t>
            </w:r>
          </w:p>
        </w:tc>
        <w:tc>
          <w:tcPr>
            <w:tcW w:w="354" w:type="pct"/>
          </w:tcPr>
          <w:p w14:paraId="781592B1" w14:textId="29DD8386" w:rsidR="004C7E13" w:rsidRPr="0040585C" w:rsidRDefault="004C7E13" w:rsidP="004C7E13">
            <w:pPr>
              <w:jc w:val="center"/>
              <w:rPr>
                <w:rFonts w:ascii="Arial" w:hAnsi="Arial" w:cs="Arial"/>
                <w:sz w:val="20"/>
                <w:szCs w:val="20"/>
                <w:lang w:val="en-US"/>
                <w:rPrChange w:id="985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59" w:author="Александр" w:date="2020-04-13T06:47:00Z">
                  <w:rPr>
                    <w:rFonts w:ascii="Arial" w:hAnsi="Arial" w:cs="Arial"/>
                    <w:sz w:val="20"/>
                    <w:szCs w:val="20"/>
                    <w:highlight w:val="yellow"/>
                    <w:lang w:val="en-US"/>
                  </w:rPr>
                </w:rPrChange>
              </w:rPr>
              <w:t>-</w:t>
            </w:r>
          </w:p>
        </w:tc>
        <w:tc>
          <w:tcPr>
            <w:tcW w:w="576" w:type="pct"/>
          </w:tcPr>
          <w:p w14:paraId="6EA98A6E" w14:textId="320B76D5" w:rsidR="004C7E13" w:rsidRPr="0040585C" w:rsidRDefault="004C7E13" w:rsidP="004C7E13">
            <w:pPr>
              <w:jc w:val="center"/>
              <w:rPr>
                <w:rFonts w:ascii="Arial" w:hAnsi="Arial" w:cs="Arial"/>
                <w:sz w:val="20"/>
                <w:szCs w:val="20"/>
                <w:lang w:val="en-US"/>
                <w:rPrChange w:id="9860"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61" w:author="Александр" w:date="2020-04-13T06:47:00Z">
                  <w:rPr>
                    <w:rFonts w:ascii="Arial" w:hAnsi="Arial" w:cs="Arial"/>
                    <w:sz w:val="20"/>
                    <w:szCs w:val="20"/>
                    <w:highlight w:val="yellow"/>
                    <w:lang w:val="en-US"/>
                  </w:rPr>
                </w:rPrChange>
              </w:rPr>
              <w:t>-</w:t>
            </w:r>
          </w:p>
        </w:tc>
        <w:tc>
          <w:tcPr>
            <w:tcW w:w="397" w:type="pct"/>
          </w:tcPr>
          <w:p w14:paraId="7930A128" w14:textId="7CDAAA55" w:rsidR="004C7E13" w:rsidRPr="0040585C" w:rsidRDefault="004C7E13" w:rsidP="004C7E13">
            <w:pPr>
              <w:jc w:val="center"/>
              <w:rPr>
                <w:rFonts w:ascii="Arial" w:hAnsi="Arial" w:cs="Arial"/>
                <w:sz w:val="20"/>
                <w:szCs w:val="20"/>
                <w:lang w:val="en-US"/>
                <w:rPrChange w:id="986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63" w:author="Александр" w:date="2020-04-13T06:47:00Z">
                  <w:rPr>
                    <w:rFonts w:ascii="Arial" w:hAnsi="Arial" w:cs="Arial"/>
                    <w:sz w:val="20"/>
                    <w:szCs w:val="20"/>
                    <w:highlight w:val="yellow"/>
                    <w:lang w:val="en-US"/>
                  </w:rPr>
                </w:rPrChange>
              </w:rPr>
              <w:t>-</w:t>
            </w:r>
          </w:p>
        </w:tc>
        <w:tc>
          <w:tcPr>
            <w:tcW w:w="443" w:type="pct"/>
          </w:tcPr>
          <w:p w14:paraId="59A37DD5" w14:textId="77777777" w:rsidR="004C7E13" w:rsidRPr="0040585C" w:rsidRDefault="004C7E13" w:rsidP="004C7E13">
            <w:pPr>
              <w:jc w:val="center"/>
              <w:rPr>
                <w:rFonts w:ascii="Arial" w:hAnsi="Arial" w:cs="Arial"/>
                <w:sz w:val="20"/>
                <w:szCs w:val="20"/>
                <w:lang w:val="en-US"/>
                <w:rPrChange w:id="9864" w:author="Александр" w:date="2020-04-13T06:47:00Z">
                  <w:rPr>
                    <w:rFonts w:ascii="Arial" w:hAnsi="Arial" w:cs="Arial"/>
                    <w:sz w:val="20"/>
                    <w:szCs w:val="20"/>
                    <w:highlight w:val="yellow"/>
                    <w:lang w:val="en-US"/>
                  </w:rPr>
                </w:rPrChange>
              </w:rPr>
            </w:pPr>
          </w:p>
        </w:tc>
        <w:tc>
          <w:tcPr>
            <w:tcW w:w="354" w:type="pct"/>
          </w:tcPr>
          <w:p w14:paraId="701F296B" w14:textId="6BC580BA" w:rsidR="004C7E13" w:rsidRPr="0040585C" w:rsidRDefault="004C7E13" w:rsidP="004C7E13">
            <w:pPr>
              <w:jc w:val="center"/>
              <w:rPr>
                <w:rFonts w:ascii="Arial" w:hAnsi="Arial" w:cs="Arial"/>
                <w:sz w:val="20"/>
                <w:szCs w:val="20"/>
                <w:lang w:val="en-US"/>
                <w:rPrChange w:id="986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66" w:author="Александр" w:date="2020-04-13T06:47:00Z">
                  <w:rPr>
                    <w:rFonts w:ascii="Arial" w:hAnsi="Arial" w:cs="Arial"/>
                    <w:sz w:val="20"/>
                    <w:szCs w:val="20"/>
                    <w:highlight w:val="yellow"/>
                    <w:lang w:val="en-US"/>
                  </w:rPr>
                </w:rPrChange>
              </w:rPr>
              <w:t>SAP</w:t>
            </w:r>
          </w:p>
        </w:tc>
      </w:tr>
      <w:tr w:rsidR="004C7E13" w:rsidRPr="0086487D" w14:paraId="215F2F6B" w14:textId="77777777" w:rsidTr="00B7575F">
        <w:trPr>
          <w:cantSplit/>
        </w:trPr>
        <w:tc>
          <w:tcPr>
            <w:tcW w:w="177" w:type="pct"/>
          </w:tcPr>
          <w:p w14:paraId="40C789CF" w14:textId="4C11626C" w:rsidR="004C7E13" w:rsidRPr="00041CFE" w:rsidRDefault="00C7526F" w:rsidP="004C7E13">
            <w:pPr>
              <w:rPr>
                <w:rFonts w:ascii="Arial" w:hAnsi="Arial" w:cs="Arial"/>
                <w:sz w:val="20"/>
                <w:szCs w:val="20"/>
              </w:rPr>
            </w:pPr>
            <w:r w:rsidRPr="0040585C">
              <w:rPr>
                <w:rFonts w:ascii="Arial" w:hAnsi="Arial" w:cs="Arial"/>
                <w:sz w:val="20"/>
                <w:szCs w:val="20"/>
              </w:rPr>
              <w:lastRenderedPageBreak/>
              <w:t>5</w:t>
            </w:r>
            <w:ins w:id="9867" w:author="Александр" w:date="2020-04-13T06:50:00Z">
              <w:r w:rsidR="0040585C">
                <w:rPr>
                  <w:rFonts w:ascii="Arial" w:hAnsi="Arial" w:cs="Arial"/>
                  <w:sz w:val="20"/>
                  <w:szCs w:val="20"/>
                </w:rPr>
                <w:t>1</w:t>
              </w:r>
            </w:ins>
            <w:del w:id="9868" w:author="Александр" w:date="2020-04-13T06:50:00Z">
              <w:r w:rsidRPr="0040585C" w:rsidDel="0040585C">
                <w:rPr>
                  <w:rFonts w:ascii="Arial" w:hAnsi="Arial" w:cs="Arial"/>
                  <w:sz w:val="20"/>
                  <w:szCs w:val="20"/>
                </w:rPr>
                <w:delText>2</w:delText>
              </w:r>
            </w:del>
            <w:r w:rsidR="004C7E13" w:rsidRPr="00041CFE">
              <w:rPr>
                <w:rFonts w:ascii="Arial" w:hAnsi="Arial" w:cs="Arial"/>
                <w:sz w:val="20"/>
                <w:szCs w:val="20"/>
              </w:rPr>
              <w:t>.</w:t>
            </w:r>
          </w:p>
        </w:tc>
        <w:tc>
          <w:tcPr>
            <w:tcW w:w="443" w:type="pct"/>
          </w:tcPr>
          <w:p w14:paraId="41FEA9E2" w14:textId="293C5ECE" w:rsidR="004C7E13" w:rsidRPr="0040585C" w:rsidRDefault="004C7E13" w:rsidP="004C7E13">
            <w:pPr>
              <w:jc w:val="left"/>
              <w:rPr>
                <w:rFonts w:ascii="Arial" w:hAnsi="Arial" w:cs="Arial"/>
                <w:sz w:val="20"/>
                <w:szCs w:val="20"/>
                <w:rPrChange w:id="9869" w:author="Александр" w:date="2020-04-13T06:47:00Z">
                  <w:rPr>
                    <w:rFonts w:ascii="Arial" w:hAnsi="Arial" w:cs="Arial"/>
                    <w:sz w:val="20"/>
                    <w:szCs w:val="20"/>
                    <w:highlight w:val="yellow"/>
                  </w:rPr>
                </w:rPrChange>
              </w:rPr>
            </w:pPr>
            <w:r w:rsidRPr="0040585C">
              <w:rPr>
                <w:rFonts w:ascii="Arial" w:hAnsi="Arial" w:cs="Arial"/>
                <w:sz w:val="20"/>
                <w:szCs w:val="20"/>
                <w:rPrChange w:id="9870" w:author="Александр" w:date="2020-04-13T06:47:00Z">
                  <w:rPr>
                    <w:rFonts w:ascii="Arial" w:hAnsi="Arial" w:cs="Arial"/>
                    <w:sz w:val="20"/>
                    <w:szCs w:val="20"/>
                    <w:highlight w:val="yellow"/>
                  </w:rPr>
                </w:rPrChange>
              </w:rPr>
              <w:t>ВПС</w:t>
            </w:r>
          </w:p>
        </w:tc>
        <w:tc>
          <w:tcPr>
            <w:tcW w:w="530" w:type="pct"/>
          </w:tcPr>
          <w:p w14:paraId="61C81B37" w14:textId="64428456" w:rsidR="004C7E13" w:rsidRPr="0040585C" w:rsidRDefault="004C7E13" w:rsidP="004C7E13">
            <w:pPr>
              <w:jc w:val="left"/>
              <w:rPr>
                <w:rFonts w:ascii="Arial" w:hAnsi="Arial" w:cs="Arial"/>
                <w:sz w:val="20"/>
                <w:szCs w:val="20"/>
                <w:rPrChange w:id="9871" w:author="Александр" w:date="2020-04-13T06:47:00Z">
                  <w:rPr>
                    <w:rFonts w:ascii="Arial" w:hAnsi="Arial" w:cs="Arial"/>
                    <w:sz w:val="20"/>
                    <w:szCs w:val="20"/>
                    <w:highlight w:val="yellow"/>
                  </w:rPr>
                </w:rPrChange>
              </w:rPr>
            </w:pPr>
            <w:r w:rsidRPr="0040585C">
              <w:rPr>
                <w:rFonts w:ascii="Arial" w:hAnsi="Arial" w:cs="Arial"/>
                <w:sz w:val="20"/>
                <w:szCs w:val="20"/>
                <w:rPrChange w:id="9872" w:author="Александр" w:date="2020-04-13T06:47:00Z">
                  <w:rPr>
                    <w:rFonts w:ascii="Arial" w:hAnsi="Arial" w:cs="Arial"/>
                    <w:sz w:val="20"/>
                    <w:szCs w:val="20"/>
                    <w:highlight w:val="yellow"/>
                  </w:rPr>
                </w:rPrChange>
              </w:rPr>
              <w:t>ЕПИ</w:t>
            </w:r>
          </w:p>
        </w:tc>
        <w:tc>
          <w:tcPr>
            <w:tcW w:w="930" w:type="pct"/>
          </w:tcPr>
          <w:p w14:paraId="54C8FE32" w14:textId="26E28571" w:rsidR="004C7E13" w:rsidRPr="0040585C" w:rsidRDefault="004C7E13" w:rsidP="004C7E13">
            <w:pPr>
              <w:jc w:val="left"/>
              <w:rPr>
                <w:rFonts w:ascii="Arial" w:hAnsi="Arial" w:cs="Arial"/>
                <w:sz w:val="20"/>
                <w:szCs w:val="20"/>
                <w:rPrChange w:id="9873" w:author="Александр" w:date="2020-04-13T06:47:00Z">
                  <w:rPr>
                    <w:rFonts w:ascii="Arial" w:hAnsi="Arial" w:cs="Arial"/>
                    <w:sz w:val="20"/>
                    <w:szCs w:val="20"/>
                    <w:highlight w:val="yellow"/>
                  </w:rPr>
                </w:rPrChange>
              </w:rPr>
            </w:pPr>
            <w:r w:rsidRPr="0040585C">
              <w:rPr>
                <w:rFonts w:ascii="Arial" w:hAnsi="Arial" w:cs="Arial"/>
                <w:sz w:val="20"/>
                <w:szCs w:val="20"/>
                <w:rPrChange w:id="9874" w:author="Александр" w:date="2020-04-13T06:47:00Z">
                  <w:rPr>
                    <w:rFonts w:ascii="Arial" w:hAnsi="Arial" w:cs="Arial"/>
                    <w:sz w:val="20"/>
                    <w:szCs w:val="20"/>
                    <w:highlight w:val="yellow"/>
                  </w:rPr>
                </w:rPrChange>
              </w:rPr>
              <w:t>Единица измерения показателя использования ВПС</w:t>
            </w:r>
          </w:p>
        </w:tc>
        <w:tc>
          <w:tcPr>
            <w:tcW w:w="309" w:type="pct"/>
          </w:tcPr>
          <w:p w14:paraId="3DCCAF9D" w14:textId="26A6AF84" w:rsidR="004C7E13" w:rsidRPr="0040585C" w:rsidRDefault="004C7E13" w:rsidP="004C7E13">
            <w:pPr>
              <w:jc w:val="center"/>
              <w:rPr>
                <w:rFonts w:ascii="Arial" w:hAnsi="Arial" w:cs="Arial"/>
                <w:sz w:val="20"/>
                <w:szCs w:val="20"/>
                <w:lang w:val="en-US"/>
                <w:rPrChange w:id="987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76" w:author="Александр" w:date="2020-04-13T06:47:00Z">
                  <w:rPr>
                    <w:rFonts w:ascii="Arial" w:hAnsi="Arial" w:cs="Arial"/>
                    <w:sz w:val="20"/>
                    <w:szCs w:val="20"/>
                    <w:highlight w:val="yellow"/>
                    <w:lang w:val="en-US"/>
                  </w:rPr>
                </w:rPrChange>
              </w:rPr>
              <w:t>UNIT, 3</w:t>
            </w:r>
          </w:p>
        </w:tc>
        <w:tc>
          <w:tcPr>
            <w:tcW w:w="487" w:type="pct"/>
          </w:tcPr>
          <w:p w14:paraId="7079DFA4" w14:textId="4767C6E3" w:rsidR="004C7E13" w:rsidRPr="0040585C" w:rsidRDefault="004C7E13" w:rsidP="004C7E13">
            <w:pPr>
              <w:jc w:val="left"/>
              <w:rPr>
                <w:rFonts w:ascii="Arial" w:hAnsi="Arial" w:cs="Arial"/>
                <w:sz w:val="20"/>
                <w:szCs w:val="20"/>
                <w:lang w:val="en-US"/>
                <w:rPrChange w:id="987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78" w:author="Александр" w:date="2020-04-13T06:47:00Z">
                  <w:rPr>
                    <w:rFonts w:ascii="Arial" w:hAnsi="Arial" w:cs="Arial"/>
                    <w:sz w:val="20"/>
                    <w:szCs w:val="20"/>
                    <w:highlight w:val="yellow"/>
                    <w:lang w:val="en-US"/>
                  </w:rPr>
                </w:rPrChange>
              </w:rPr>
              <w:t>PLFH-EWEINH</w:t>
            </w:r>
          </w:p>
        </w:tc>
        <w:tc>
          <w:tcPr>
            <w:tcW w:w="354" w:type="pct"/>
          </w:tcPr>
          <w:p w14:paraId="0E858CF8" w14:textId="62428C8D" w:rsidR="004C7E13" w:rsidRPr="0040585C" w:rsidRDefault="004C7E13" w:rsidP="004C7E13">
            <w:pPr>
              <w:jc w:val="center"/>
              <w:rPr>
                <w:rFonts w:ascii="Arial" w:hAnsi="Arial" w:cs="Arial"/>
                <w:sz w:val="20"/>
                <w:szCs w:val="20"/>
                <w:lang w:val="en-US"/>
                <w:rPrChange w:id="987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80" w:author="Александр" w:date="2020-04-13T06:47:00Z">
                  <w:rPr>
                    <w:rFonts w:ascii="Arial" w:hAnsi="Arial" w:cs="Arial"/>
                    <w:sz w:val="20"/>
                    <w:szCs w:val="20"/>
                    <w:highlight w:val="yellow"/>
                    <w:lang w:val="en-US"/>
                  </w:rPr>
                </w:rPrChange>
              </w:rPr>
              <w:t>-</w:t>
            </w:r>
          </w:p>
        </w:tc>
        <w:tc>
          <w:tcPr>
            <w:tcW w:w="576" w:type="pct"/>
          </w:tcPr>
          <w:p w14:paraId="347DB945" w14:textId="2E16F45C" w:rsidR="004C7E13" w:rsidRPr="0040585C" w:rsidRDefault="004C7E13" w:rsidP="004C7E13">
            <w:pPr>
              <w:jc w:val="center"/>
              <w:rPr>
                <w:rFonts w:ascii="Arial" w:hAnsi="Arial" w:cs="Arial"/>
                <w:sz w:val="20"/>
                <w:szCs w:val="20"/>
                <w:lang w:val="en-US"/>
                <w:rPrChange w:id="988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82" w:author="Александр" w:date="2020-04-13T06:47:00Z">
                  <w:rPr>
                    <w:rFonts w:ascii="Arial" w:hAnsi="Arial" w:cs="Arial"/>
                    <w:sz w:val="20"/>
                    <w:szCs w:val="20"/>
                    <w:highlight w:val="yellow"/>
                    <w:lang w:val="en-US"/>
                  </w:rPr>
                </w:rPrChange>
              </w:rPr>
              <w:t>-</w:t>
            </w:r>
          </w:p>
        </w:tc>
        <w:tc>
          <w:tcPr>
            <w:tcW w:w="397" w:type="pct"/>
          </w:tcPr>
          <w:p w14:paraId="5639683A" w14:textId="41A93FEB" w:rsidR="004C7E13" w:rsidRPr="0040585C" w:rsidRDefault="004C7E13" w:rsidP="004C7E13">
            <w:pPr>
              <w:jc w:val="center"/>
              <w:rPr>
                <w:rFonts w:ascii="Arial" w:hAnsi="Arial" w:cs="Arial"/>
                <w:sz w:val="20"/>
                <w:szCs w:val="20"/>
                <w:lang w:val="en-US"/>
                <w:rPrChange w:id="988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84" w:author="Александр" w:date="2020-04-13T06:47:00Z">
                  <w:rPr>
                    <w:rFonts w:ascii="Arial" w:hAnsi="Arial" w:cs="Arial"/>
                    <w:sz w:val="20"/>
                    <w:szCs w:val="20"/>
                    <w:highlight w:val="yellow"/>
                    <w:lang w:val="en-US"/>
                  </w:rPr>
                </w:rPrChange>
              </w:rPr>
              <w:t>-</w:t>
            </w:r>
          </w:p>
        </w:tc>
        <w:tc>
          <w:tcPr>
            <w:tcW w:w="443" w:type="pct"/>
          </w:tcPr>
          <w:p w14:paraId="736062F1" w14:textId="77777777" w:rsidR="004C7E13" w:rsidRPr="0040585C" w:rsidRDefault="004C7E13" w:rsidP="004C7E13">
            <w:pPr>
              <w:jc w:val="center"/>
              <w:rPr>
                <w:rFonts w:ascii="Arial" w:hAnsi="Arial" w:cs="Arial"/>
                <w:sz w:val="20"/>
                <w:szCs w:val="20"/>
                <w:lang w:val="en-US"/>
                <w:rPrChange w:id="9885" w:author="Александр" w:date="2020-04-13T06:47:00Z">
                  <w:rPr>
                    <w:rFonts w:ascii="Arial" w:hAnsi="Arial" w:cs="Arial"/>
                    <w:sz w:val="20"/>
                    <w:szCs w:val="20"/>
                    <w:highlight w:val="yellow"/>
                    <w:lang w:val="en-US"/>
                  </w:rPr>
                </w:rPrChange>
              </w:rPr>
            </w:pPr>
          </w:p>
        </w:tc>
        <w:tc>
          <w:tcPr>
            <w:tcW w:w="354" w:type="pct"/>
          </w:tcPr>
          <w:p w14:paraId="53C0AAA4" w14:textId="1505F3B0" w:rsidR="004C7E13" w:rsidRPr="0040585C" w:rsidRDefault="004C7E13" w:rsidP="004C7E13">
            <w:pPr>
              <w:jc w:val="center"/>
              <w:rPr>
                <w:rFonts w:ascii="Arial" w:hAnsi="Arial" w:cs="Arial"/>
                <w:sz w:val="20"/>
                <w:szCs w:val="20"/>
                <w:lang w:val="en-US"/>
                <w:rPrChange w:id="988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87" w:author="Александр" w:date="2020-04-13T06:47:00Z">
                  <w:rPr>
                    <w:rFonts w:ascii="Arial" w:hAnsi="Arial" w:cs="Arial"/>
                    <w:sz w:val="20"/>
                    <w:szCs w:val="20"/>
                    <w:highlight w:val="yellow"/>
                    <w:lang w:val="en-US"/>
                  </w:rPr>
                </w:rPrChange>
              </w:rPr>
              <w:t>SAP</w:t>
            </w:r>
          </w:p>
        </w:tc>
      </w:tr>
      <w:tr w:rsidR="004C7E13" w:rsidRPr="0086487D" w14:paraId="1ECBE6FE" w14:textId="77777777" w:rsidTr="00B7575F">
        <w:trPr>
          <w:cantSplit/>
        </w:trPr>
        <w:tc>
          <w:tcPr>
            <w:tcW w:w="177" w:type="pct"/>
          </w:tcPr>
          <w:p w14:paraId="01FC9107" w14:textId="1C553423" w:rsidR="004C7E13" w:rsidRPr="00041CFE" w:rsidRDefault="00C7526F" w:rsidP="004C7E13">
            <w:pPr>
              <w:rPr>
                <w:rFonts w:ascii="Arial" w:hAnsi="Arial" w:cs="Arial"/>
                <w:sz w:val="20"/>
                <w:szCs w:val="20"/>
              </w:rPr>
            </w:pPr>
            <w:r w:rsidRPr="0040585C">
              <w:rPr>
                <w:rFonts w:ascii="Arial" w:hAnsi="Arial" w:cs="Arial"/>
                <w:sz w:val="20"/>
                <w:szCs w:val="20"/>
              </w:rPr>
              <w:t>5</w:t>
            </w:r>
            <w:ins w:id="9888" w:author="Александр" w:date="2020-04-13T06:50:00Z">
              <w:r w:rsidR="0040585C">
                <w:rPr>
                  <w:rFonts w:ascii="Arial" w:hAnsi="Arial" w:cs="Arial"/>
                  <w:sz w:val="20"/>
                  <w:szCs w:val="20"/>
                </w:rPr>
                <w:t>2</w:t>
              </w:r>
            </w:ins>
            <w:del w:id="9889" w:author="Александр" w:date="2020-04-13T06:50:00Z">
              <w:r w:rsidRPr="0040585C" w:rsidDel="0040585C">
                <w:rPr>
                  <w:rFonts w:ascii="Arial" w:hAnsi="Arial" w:cs="Arial"/>
                  <w:sz w:val="20"/>
                  <w:szCs w:val="20"/>
                </w:rPr>
                <w:delText>3</w:delText>
              </w:r>
            </w:del>
            <w:r w:rsidR="004C7E13" w:rsidRPr="00041CFE">
              <w:rPr>
                <w:rFonts w:ascii="Arial" w:hAnsi="Arial" w:cs="Arial"/>
                <w:sz w:val="20"/>
                <w:szCs w:val="20"/>
              </w:rPr>
              <w:t>.</w:t>
            </w:r>
          </w:p>
        </w:tc>
        <w:tc>
          <w:tcPr>
            <w:tcW w:w="443" w:type="pct"/>
          </w:tcPr>
          <w:p w14:paraId="51547A21" w14:textId="06C916B4" w:rsidR="004C7E13" w:rsidRPr="0040585C" w:rsidRDefault="004C7E13" w:rsidP="004C7E13">
            <w:pPr>
              <w:jc w:val="left"/>
              <w:rPr>
                <w:rFonts w:ascii="Arial" w:hAnsi="Arial" w:cs="Arial"/>
                <w:sz w:val="20"/>
                <w:szCs w:val="20"/>
                <w:rPrChange w:id="9890" w:author="Александр" w:date="2020-04-13T06:47:00Z">
                  <w:rPr>
                    <w:rFonts w:ascii="Arial" w:hAnsi="Arial" w:cs="Arial"/>
                    <w:sz w:val="20"/>
                    <w:szCs w:val="20"/>
                    <w:highlight w:val="yellow"/>
                  </w:rPr>
                </w:rPrChange>
              </w:rPr>
            </w:pPr>
            <w:r w:rsidRPr="0040585C">
              <w:rPr>
                <w:rFonts w:ascii="Arial" w:hAnsi="Arial" w:cs="Arial"/>
                <w:sz w:val="20"/>
                <w:szCs w:val="20"/>
                <w:rPrChange w:id="9891" w:author="Александр" w:date="2020-04-13T06:47:00Z">
                  <w:rPr>
                    <w:rFonts w:ascii="Arial" w:hAnsi="Arial" w:cs="Arial"/>
                    <w:sz w:val="20"/>
                    <w:szCs w:val="20"/>
                    <w:highlight w:val="yellow"/>
                  </w:rPr>
                </w:rPrChange>
              </w:rPr>
              <w:t>ВПС</w:t>
            </w:r>
          </w:p>
        </w:tc>
        <w:tc>
          <w:tcPr>
            <w:tcW w:w="530" w:type="pct"/>
          </w:tcPr>
          <w:p w14:paraId="30DE33DC" w14:textId="7CB73E5F" w:rsidR="004C7E13" w:rsidRPr="0040585C" w:rsidRDefault="004C7E13" w:rsidP="004C7E13">
            <w:pPr>
              <w:jc w:val="left"/>
              <w:rPr>
                <w:rFonts w:ascii="Arial" w:hAnsi="Arial" w:cs="Arial"/>
                <w:sz w:val="20"/>
                <w:szCs w:val="20"/>
                <w:lang w:val="en-US"/>
                <w:rPrChange w:id="9892" w:author="Александр" w:date="2020-04-13T06:47:00Z">
                  <w:rPr>
                    <w:rFonts w:ascii="Arial" w:hAnsi="Arial" w:cs="Arial"/>
                    <w:sz w:val="20"/>
                    <w:szCs w:val="20"/>
                    <w:highlight w:val="yellow"/>
                    <w:lang w:val="en-US"/>
                  </w:rPr>
                </w:rPrChange>
              </w:rPr>
            </w:pPr>
            <w:proofErr w:type="spellStart"/>
            <w:r w:rsidRPr="0040585C">
              <w:rPr>
                <w:rFonts w:ascii="Arial" w:hAnsi="Arial" w:cs="Arial"/>
                <w:sz w:val="20"/>
                <w:szCs w:val="20"/>
                <w:rPrChange w:id="9893" w:author="Александр" w:date="2020-04-13T06:47:00Z">
                  <w:rPr>
                    <w:rFonts w:ascii="Arial" w:hAnsi="Arial" w:cs="Arial"/>
                    <w:sz w:val="20"/>
                    <w:szCs w:val="20"/>
                    <w:highlight w:val="yellow"/>
                  </w:rPr>
                </w:rPrChange>
              </w:rPr>
              <w:t>УпрК</w:t>
            </w:r>
            <w:proofErr w:type="spellEnd"/>
          </w:p>
        </w:tc>
        <w:tc>
          <w:tcPr>
            <w:tcW w:w="930" w:type="pct"/>
          </w:tcPr>
          <w:p w14:paraId="577850AB" w14:textId="436067C5" w:rsidR="004C7E13" w:rsidRPr="0040585C" w:rsidRDefault="004C7E13" w:rsidP="004C7E13">
            <w:pPr>
              <w:jc w:val="left"/>
              <w:rPr>
                <w:rFonts w:ascii="Arial" w:hAnsi="Arial" w:cs="Arial"/>
                <w:sz w:val="20"/>
                <w:szCs w:val="20"/>
                <w:rPrChange w:id="9894" w:author="Александр" w:date="2020-04-13T06:47:00Z">
                  <w:rPr>
                    <w:rFonts w:ascii="Arial" w:hAnsi="Arial" w:cs="Arial"/>
                    <w:sz w:val="20"/>
                    <w:szCs w:val="20"/>
                    <w:highlight w:val="yellow"/>
                  </w:rPr>
                </w:rPrChange>
              </w:rPr>
            </w:pPr>
            <w:r w:rsidRPr="0040585C">
              <w:rPr>
                <w:rFonts w:ascii="Arial" w:hAnsi="Arial" w:cs="Arial"/>
                <w:sz w:val="20"/>
                <w:szCs w:val="20"/>
                <w:rPrChange w:id="9895" w:author="Александр" w:date="2020-04-13T06:47:00Z">
                  <w:rPr>
                    <w:rFonts w:ascii="Arial" w:hAnsi="Arial" w:cs="Arial"/>
                    <w:sz w:val="20"/>
                    <w:szCs w:val="20"/>
                    <w:highlight w:val="yellow"/>
                  </w:rPr>
                </w:rPrChange>
              </w:rPr>
              <w:t>Управляющий профиль для управления ВПС</w:t>
            </w:r>
          </w:p>
        </w:tc>
        <w:tc>
          <w:tcPr>
            <w:tcW w:w="309" w:type="pct"/>
          </w:tcPr>
          <w:p w14:paraId="3DBB907B" w14:textId="04AABE46" w:rsidR="004C7E13" w:rsidRPr="0040585C" w:rsidRDefault="004C7E13" w:rsidP="004C7E13">
            <w:pPr>
              <w:jc w:val="center"/>
              <w:rPr>
                <w:rFonts w:ascii="Arial" w:hAnsi="Arial" w:cs="Arial"/>
                <w:sz w:val="20"/>
                <w:szCs w:val="20"/>
                <w:lang w:val="en-US"/>
                <w:rPrChange w:id="989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97" w:author="Александр" w:date="2020-04-13T06:47:00Z">
                  <w:rPr>
                    <w:rFonts w:ascii="Arial" w:hAnsi="Arial" w:cs="Arial"/>
                    <w:sz w:val="20"/>
                    <w:szCs w:val="20"/>
                    <w:highlight w:val="yellow"/>
                    <w:lang w:val="en-US"/>
                  </w:rPr>
                </w:rPrChange>
              </w:rPr>
              <w:t>CHAR, 4</w:t>
            </w:r>
          </w:p>
        </w:tc>
        <w:tc>
          <w:tcPr>
            <w:tcW w:w="487" w:type="pct"/>
          </w:tcPr>
          <w:p w14:paraId="5FA288C9" w14:textId="0C81A555" w:rsidR="004C7E13" w:rsidRPr="0040585C" w:rsidRDefault="004C7E13" w:rsidP="004C7E13">
            <w:pPr>
              <w:jc w:val="left"/>
              <w:rPr>
                <w:rFonts w:ascii="Arial" w:hAnsi="Arial" w:cs="Arial"/>
                <w:sz w:val="20"/>
                <w:szCs w:val="20"/>
                <w:lang w:val="en-US"/>
                <w:rPrChange w:id="9898"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899" w:author="Александр" w:date="2020-04-13T06:47:00Z">
                  <w:rPr>
                    <w:rFonts w:ascii="Arial" w:hAnsi="Arial" w:cs="Arial"/>
                    <w:sz w:val="20"/>
                    <w:szCs w:val="20"/>
                    <w:highlight w:val="yellow"/>
                    <w:lang w:val="en-US"/>
                  </w:rPr>
                </w:rPrChange>
              </w:rPr>
              <w:t>PLFH-STEUF</w:t>
            </w:r>
          </w:p>
        </w:tc>
        <w:tc>
          <w:tcPr>
            <w:tcW w:w="354" w:type="pct"/>
          </w:tcPr>
          <w:p w14:paraId="79667982" w14:textId="0943BBB4" w:rsidR="004C7E13" w:rsidRPr="0040585C" w:rsidRDefault="004C7E13" w:rsidP="004C7E13">
            <w:pPr>
              <w:jc w:val="center"/>
              <w:rPr>
                <w:rFonts w:ascii="Arial" w:hAnsi="Arial" w:cs="Arial"/>
                <w:sz w:val="20"/>
                <w:szCs w:val="20"/>
                <w:lang w:val="en-US"/>
                <w:rPrChange w:id="9900"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01" w:author="Александр" w:date="2020-04-13T06:47:00Z">
                  <w:rPr>
                    <w:rFonts w:ascii="Arial" w:hAnsi="Arial" w:cs="Arial"/>
                    <w:sz w:val="20"/>
                    <w:szCs w:val="20"/>
                    <w:highlight w:val="yellow"/>
                    <w:lang w:val="en-US"/>
                  </w:rPr>
                </w:rPrChange>
              </w:rPr>
              <w:t>-</w:t>
            </w:r>
          </w:p>
        </w:tc>
        <w:tc>
          <w:tcPr>
            <w:tcW w:w="576" w:type="pct"/>
          </w:tcPr>
          <w:p w14:paraId="6B505F0B" w14:textId="06849667" w:rsidR="004C7E13" w:rsidRPr="0040585C" w:rsidRDefault="004C7E13" w:rsidP="004C7E13">
            <w:pPr>
              <w:jc w:val="center"/>
              <w:rPr>
                <w:rFonts w:ascii="Arial" w:hAnsi="Arial" w:cs="Arial"/>
                <w:sz w:val="20"/>
                <w:szCs w:val="20"/>
                <w:lang w:val="en-US"/>
                <w:rPrChange w:id="990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03" w:author="Александр" w:date="2020-04-13T06:47:00Z">
                  <w:rPr>
                    <w:rFonts w:ascii="Arial" w:hAnsi="Arial" w:cs="Arial"/>
                    <w:sz w:val="20"/>
                    <w:szCs w:val="20"/>
                    <w:highlight w:val="yellow"/>
                    <w:lang w:val="en-US"/>
                  </w:rPr>
                </w:rPrChange>
              </w:rPr>
              <w:t>-</w:t>
            </w:r>
          </w:p>
        </w:tc>
        <w:tc>
          <w:tcPr>
            <w:tcW w:w="397" w:type="pct"/>
          </w:tcPr>
          <w:p w14:paraId="055B1BB7" w14:textId="278A8EC3" w:rsidR="004C7E13" w:rsidRPr="0040585C" w:rsidRDefault="004C7E13" w:rsidP="004C7E13">
            <w:pPr>
              <w:jc w:val="center"/>
              <w:rPr>
                <w:rFonts w:ascii="Arial" w:hAnsi="Arial" w:cs="Arial"/>
                <w:sz w:val="20"/>
                <w:szCs w:val="20"/>
                <w:lang w:val="en-US"/>
                <w:rPrChange w:id="9904"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05" w:author="Александр" w:date="2020-04-13T06:47:00Z">
                  <w:rPr>
                    <w:rFonts w:ascii="Arial" w:hAnsi="Arial" w:cs="Arial"/>
                    <w:sz w:val="20"/>
                    <w:szCs w:val="20"/>
                    <w:highlight w:val="yellow"/>
                    <w:lang w:val="en-US"/>
                  </w:rPr>
                </w:rPrChange>
              </w:rPr>
              <w:t>-</w:t>
            </w:r>
          </w:p>
        </w:tc>
        <w:tc>
          <w:tcPr>
            <w:tcW w:w="443" w:type="pct"/>
          </w:tcPr>
          <w:p w14:paraId="1342F28E" w14:textId="77777777" w:rsidR="004C7E13" w:rsidRPr="0040585C" w:rsidRDefault="004C7E13" w:rsidP="004C7E13">
            <w:pPr>
              <w:jc w:val="center"/>
              <w:rPr>
                <w:rFonts w:ascii="Arial" w:hAnsi="Arial" w:cs="Arial"/>
                <w:sz w:val="20"/>
                <w:szCs w:val="20"/>
                <w:lang w:val="en-US"/>
                <w:rPrChange w:id="9906" w:author="Александр" w:date="2020-04-13T06:47:00Z">
                  <w:rPr>
                    <w:rFonts w:ascii="Arial" w:hAnsi="Arial" w:cs="Arial"/>
                    <w:sz w:val="20"/>
                    <w:szCs w:val="20"/>
                    <w:highlight w:val="yellow"/>
                    <w:lang w:val="en-US"/>
                  </w:rPr>
                </w:rPrChange>
              </w:rPr>
            </w:pPr>
          </w:p>
        </w:tc>
        <w:tc>
          <w:tcPr>
            <w:tcW w:w="354" w:type="pct"/>
          </w:tcPr>
          <w:p w14:paraId="0A5FF879" w14:textId="0993A22A" w:rsidR="004C7E13" w:rsidRPr="0040585C" w:rsidRDefault="004C7E13" w:rsidP="004C7E13">
            <w:pPr>
              <w:jc w:val="center"/>
              <w:rPr>
                <w:rFonts w:ascii="Arial" w:hAnsi="Arial" w:cs="Arial"/>
                <w:sz w:val="20"/>
                <w:szCs w:val="20"/>
                <w:lang w:val="en-US"/>
                <w:rPrChange w:id="990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08" w:author="Александр" w:date="2020-04-13T06:47:00Z">
                  <w:rPr>
                    <w:rFonts w:ascii="Arial" w:hAnsi="Arial" w:cs="Arial"/>
                    <w:sz w:val="20"/>
                    <w:szCs w:val="20"/>
                    <w:highlight w:val="yellow"/>
                    <w:lang w:val="en-US"/>
                  </w:rPr>
                </w:rPrChange>
              </w:rPr>
              <w:t>SAP</w:t>
            </w:r>
          </w:p>
        </w:tc>
      </w:tr>
      <w:tr w:rsidR="004C7E13" w:rsidRPr="0086487D" w14:paraId="06968B6F" w14:textId="77777777" w:rsidTr="00B7575F">
        <w:trPr>
          <w:cantSplit/>
        </w:trPr>
        <w:tc>
          <w:tcPr>
            <w:tcW w:w="177" w:type="pct"/>
          </w:tcPr>
          <w:p w14:paraId="68FF7829" w14:textId="275861FA" w:rsidR="004C7E13" w:rsidRPr="00041CFE" w:rsidRDefault="00C7526F" w:rsidP="004C7E13">
            <w:pPr>
              <w:rPr>
                <w:rFonts w:ascii="Arial" w:hAnsi="Arial" w:cs="Arial"/>
                <w:sz w:val="20"/>
                <w:szCs w:val="20"/>
              </w:rPr>
            </w:pPr>
            <w:r w:rsidRPr="0040585C">
              <w:rPr>
                <w:rFonts w:ascii="Arial" w:hAnsi="Arial" w:cs="Arial"/>
                <w:sz w:val="20"/>
                <w:szCs w:val="20"/>
              </w:rPr>
              <w:t>5</w:t>
            </w:r>
            <w:ins w:id="9909" w:author="Александр" w:date="2020-04-13T06:50:00Z">
              <w:r w:rsidR="0040585C">
                <w:rPr>
                  <w:rFonts w:ascii="Arial" w:hAnsi="Arial" w:cs="Arial"/>
                  <w:sz w:val="20"/>
                  <w:szCs w:val="20"/>
                </w:rPr>
                <w:t>3</w:t>
              </w:r>
            </w:ins>
            <w:del w:id="9910" w:author="Александр" w:date="2020-04-13T06:50:00Z">
              <w:r w:rsidRPr="0040585C" w:rsidDel="0040585C">
                <w:rPr>
                  <w:rFonts w:ascii="Arial" w:hAnsi="Arial" w:cs="Arial"/>
                  <w:sz w:val="20"/>
                  <w:szCs w:val="20"/>
                </w:rPr>
                <w:delText>4</w:delText>
              </w:r>
            </w:del>
            <w:r w:rsidRPr="0040585C">
              <w:rPr>
                <w:rFonts w:ascii="Arial" w:hAnsi="Arial" w:cs="Arial"/>
                <w:sz w:val="20"/>
                <w:szCs w:val="20"/>
              </w:rPr>
              <w:t>.</w:t>
            </w:r>
          </w:p>
        </w:tc>
        <w:tc>
          <w:tcPr>
            <w:tcW w:w="443" w:type="pct"/>
          </w:tcPr>
          <w:p w14:paraId="2BB1BEBF" w14:textId="4DD16BB1" w:rsidR="004C7E13" w:rsidRPr="0040585C" w:rsidRDefault="004C7E13" w:rsidP="004C7E13">
            <w:pPr>
              <w:jc w:val="left"/>
              <w:rPr>
                <w:rFonts w:ascii="Arial" w:hAnsi="Arial" w:cs="Arial"/>
                <w:sz w:val="20"/>
                <w:szCs w:val="20"/>
                <w:rPrChange w:id="9911" w:author="Александр" w:date="2020-04-13T06:47:00Z">
                  <w:rPr>
                    <w:rFonts w:ascii="Arial" w:hAnsi="Arial" w:cs="Arial"/>
                    <w:sz w:val="20"/>
                    <w:szCs w:val="20"/>
                    <w:highlight w:val="yellow"/>
                  </w:rPr>
                </w:rPrChange>
              </w:rPr>
            </w:pPr>
            <w:r w:rsidRPr="0040585C">
              <w:rPr>
                <w:rFonts w:ascii="Arial" w:hAnsi="Arial" w:cs="Arial"/>
                <w:sz w:val="20"/>
                <w:szCs w:val="20"/>
                <w:rPrChange w:id="9912" w:author="Александр" w:date="2020-04-13T06:47:00Z">
                  <w:rPr>
                    <w:rFonts w:ascii="Arial" w:hAnsi="Arial" w:cs="Arial"/>
                    <w:sz w:val="20"/>
                    <w:szCs w:val="20"/>
                    <w:highlight w:val="yellow"/>
                  </w:rPr>
                </w:rPrChange>
              </w:rPr>
              <w:t>ВПС</w:t>
            </w:r>
          </w:p>
        </w:tc>
        <w:tc>
          <w:tcPr>
            <w:tcW w:w="530" w:type="pct"/>
          </w:tcPr>
          <w:p w14:paraId="5CEF76E8" w14:textId="45B21BCD" w:rsidR="004C7E13" w:rsidRPr="0040585C" w:rsidRDefault="004C7E13" w:rsidP="004C7E13">
            <w:pPr>
              <w:jc w:val="left"/>
              <w:rPr>
                <w:rFonts w:ascii="Arial" w:hAnsi="Arial" w:cs="Arial"/>
                <w:sz w:val="20"/>
                <w:szCs w:val="20"/>
                <w:rPrChange w:id="9913" w:author="Александр" w:date="2020-04-13T06:47:00Z">
                  <w:rPr>
                    <w:rFonts w:ascii="Arial" w:hAnsi="Arial" w:cs="Arial"/>
                    <w:sz w:val="20"/>
                    <w:szCs w:val="20"/>
                    <w:highlight w:val="yellow"/>
                  </w:rPr>
                </w:rPrChange>
              </w:rPr>
            </w:pPr>
            <w:r w:rsidRPr="0040585C">
              <w:rPr>
                <w:rFonts w:ascii="Arial" w:hAnsi="Arial" w:cs="Arial"/>
                <w:sz w:val="20"/>
                <w:szCs w:val="20"/>
                <w:rPrChange w:id="9914" w:author="Александр" w:date="2020-04-13T06:47:00Z">
                  <w:rPr>
                    <w:rFonts w:ascii="Arial" w:hAnsi="Arial" w:cs="Arial"/>
                    <w:sz w:val="20"/>
                    <w:szCs w:val="20"/>
                    <w:highlight w:val="yellow"/>
                  </w:rPr>
                </w:rPrChange>
              </w:rPr>
              <w:t>Все функции</w:t>
            </w:r>
          </w:p>
        </w:tc>
        <w:tc>
          <w:tcPr>
            <w:tcW w:w="930" w:type="pct"/>
          </w:tcPr>
          <w:p w14:paraId="69B19418" w14:textId="7BDA6A29" w:rsidR="004C7E13" w:rsidRPr="0040585C" w:rsidRDefault="004C7E13" w:rsidP="004C7E13">
            <w:pPr>
              <w:jc w:val="left"/>
              <w:rPr>
                <w:rFonts w:ascii="Arial" w:hAnsi="Arial" w:cs="Arial"/>
                <w:sz w:val="20"/>
                <w:szCs w:val="20"/>
                <w:lang w:val="en-US"/>
                <w:rPrChange w:id="9915" w:author="Александр" w:date="2020-04-13T06:47:00Z">
                  <w:rPr>
                    <w:rFonts w:ascii="Arial" w:hAnsi="Arial" w:cs="Arial"/>
                    <w:sz w:val="20"/>
                    <w:szCs w:val="20"/>
                    <w:highlight w:val="yellow"/>
                    <w:lang w:val="en-US"/>
                  </w:rPr>
                </w:rPrChange>
              </w:rPr>
            </w:pPr>
            <w:r w:rsidRPr="0040585C">
              <w:rPr>
                <w:rFonts w:ascii="Arial" w:hAnsi="Arial" w:cs="Arial"/>
                <w:sz w:val="20"/>
                <w:szCs w:val="20"/>
                <w:rPrChange w:id="9916" w:author="Александр" w:date="2020-04-13T06:47:00Z">
                  <w:rPr>
                    <w:rFonts w:ascii="Arial" w:hAnsi="Arial" w:cs="Arial"/>
                    <w:sz w:val="20"/>
                    <w:szCs w:val="20"/>
                    <w:highlight w:val="yellow"/>
                  </w:rPr>
                </w:rPrChange>
              </w:rPr>
              <w:t>Текст ВПС</w:t>
            </w:r>
            <w:r w:rsidRPr="0040585C">
              <w:rPr>
                <w:rFonts w:ascii="Arial" w:hAnsi="Arial" w:cs="Arial"/>
                <w:sz w:val="20"/>
                <w:szCs w:val="20"/>
                <w:lang w:val="en-US"/>
                <w:rPrChange w:id="9917" w:author="Александр" w:date="2020-04-13T06:47:00Z">
                  <w:rPr>
                    <w:rFonts w:ascii="Arial" w:hAnsi="Arial" w:cs="Arial"/>
                    <w:sz w:val="20"/>
                    <w:szCs w:val="20"/>
                    <w:highlight w:val="yellow"/>
                    <w:lang w:val="en-US"/>
                  </w:rPr>
                </w:rPrChange>
              </w:rPr>
              <w:t>:1-</w:t>
            </w:r>
            <w:r w:rsidRPr="0040585C">
              <w:rPr>
                <w:rFonts w:ascii="Arial" w:hAnsi="Arial" w:cs="Arial"/>
                <w:sz w:val="20"/>
                <w:szCs w:val="20"/>
                <w:rPrChange w:id="9918" w:author="Александр" w:date="2020-04-13T06:47:00Z">
                  <w:rPr>
                    <w:rFonts w:ascii="Arial" w:hAnsi="Arial" w:cs="Arial"/>
                    <w:sz w:val="20"/>
                    <w:szCs w:val="20"/>
                    <w:highlight w:val="yellow"/>
                  </w:rPr>
                </w:rPrChange>
              </w:rPr>
              <w:t>я строка</w:t>
            </w:r>
          </w:p>
        </w:tc>
        <w:tc>
          <w:tcPr>
            <w:tcW w:w="309" w:type="pct"/>
          </w:tcPr>
          <w:p w14:paraId="5C8B598C" w14:textId="05279E09" w:rsidR="004C7E13" w:rsidRPr="0040585C" w:rsidRDefault="004C7E13" w:rsidP="004C7E13">
            <w:pPr>
              <w:jc w:val="center"/>
              <w:rPr>
                <w:rFonts w:ascii="Arial" w:hAnsi="Arial" w:cs="Arial"/>
                <w:sz w:val="20"/>
                <w:szCs w:val="20"/>
                <w:lang w:val="en-US"/>
                <w:rPrChange w:id="991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20" w:author="Александр" w:date="2020-04-13T06:47:00Z">
                  <w:rPr>
                    <w:rFonts w:ascii="Arial" w:hAnsi="Arial" w:cs="Arial"/>
                    <w:sz w:val="20"/>
                    <w:szCs w:val="20"/>
                    <w:highlight w:val="yellow"/>
                    <w:lang w:val="en-US"/>
                  </w:rPr>
                </w:rPrChange>
              </w:rPr>
              <w:t>CHAR, 40</w:t>
            </w:r>
          </w:p>
        </w:tc>
        <w:tc>
          <w:tcPr>
            <w:tcW w:w="487" w:type="pct"/>
          </w:tcPr>
          <w:p w14:paraId="68F74139" w14:textId="1DEB271C" w:rsidR="004C7E13" w:rsidRPr="0040585C" w:rsidRDefault="004C7E13" w:rsidP="004C7E13">
            <w:pPr>
              <w:jc w:val="left"/>
              <w:rPr>
                <w:rFonts w:ascii="Arial" w:hAnsi="Arial" w:cs="Arial"/>
                <w:sz w:val="20"/>
                <w:szCs w:val="20"/>
                <w:lang w:val="en-US"/>
                <w:rPrChange w:id="992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
              <w:t>PLFH</w:t>
            </w:r>
            <w:r w:rsidRPr="00041CFE">
              <w:rPr>
                <w:rFonts w:ascii="Arial" w:hAnsi="Arial" w:cs="Arial"/>
                <w:sz w:val="20"/>
                <w:szCs w:val="20"/>
                <w:lang w:val="en-US"/>
              </w:rPr>
              <w:t>-TXTZ1</w:t>
            </w:r>
          </w:p>
        </w:tc>
        <w:tc>
          <w:tcPr>
            <w:tcW w:w="354" w:type="pct"/>
          </w:tcPr>
          <w:p w14:paraId="708E2117" w14:textId="25C4E040" w:rsidR="004C7E13" w:rsidRPr="0040585C" w:rsidRDefault="004C7E13" w:rsidP="004C7E13">
            <w:pPr>
              <w:jc w:val="center"/>
              <w:rPr>
                <w:rFonts w:ascii="Arial" w:hAnsi="Arial" w:cs="Arial"/>
                <w:sz w:val="20"/>
                <w:szCs w:val="20"/>
                <w:lang w:val="en-US"/>
                <w:rPrChange w:id="9922"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23" w:author="Александр" w:date="2020-04-13T06:47:00Z">
                  <w:rPr>
                    <w:rFonts w:ascii="Arial" w:hAnsi="Arial" w:cs="Arial"/>
                    <w:sz w:val="20"/>
                    <w:szCs w:val="20"/>
                    <w:highlight w:val="yellow"/>
                    <w:lang w:val="en-US"/>
                  </w:rPr>
                </w:rPrChange>
              </w:rPr>
              <w:t>-</w:t>
            </w:r>
          </w:p>
        </w:tc>
        <w:tc>
          <w:tcPr>
            <w:tcW w:w="576" w:type="pct"/>
          </w:tcPr>
          <w:p w14:paraId="17985316" w14:textId="0CDBCE52" w:rsidR="004C7E13" w:rsidRPr="0040585C" w:rsidRDefault="004C7E13" w:rsidP="004C7E13">
            <w:pPr>
              <w:jc w:val="center"/>
              <w:rPr>
                <w:rFonts w:ascii="Arial" w:hAnsi="Arial" w:cs="Arial"/>
                <w:sz w:val="20"/>
                <w:szCs w:val="20"/>
                <w:lang w:val="en-US"/>
                <w:rPrChange w:id="9924"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25" w:author="Александр" w:date="2020-04-13T06:47:00Z">
                  <w:rPr>
                    <w:rFonts w:ascii="Arial" w:hAnsi="Arial" w:cs="Arial"/>
                    <w:sz w:val="20"/>
                    <w:szCs w:val="20"/>
                    <w:highlight w:val="yellow"/>
                    <w:lang w:val="en-US"/>
                  </w:rPr>
                </w:rPrChange>
              </w:rPr>
              <w:t>-</w:t>
            </w:r>
          </w:p>
        </w:tc>
        <w:tc>
          <w:tcPr>
            <w:tcW w:w="397" w:type="pct"/>
          </w:tcPr>
          <w:p w14:paraId="49B843D7" w14:textId="6786D5CF" w:rsidR="004C7E13" w:rsidRPr="0040585C" w:rsidRDefault="004C7E13" w:rsidP="004C7E13">
            <w:pPr>
              <w:jc w:val="center"/>
              <w:rPr>
                <w:rFonts w:ascii="Arial" w:hAnsi="Arial" w:cs="Arial"/>
                <w:sz w:val="20"/>
                <w:szCs w:val="20"/>
                <w:lang w:val="en-US"/>
                <w:rPrChange w:id="9926"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27" w:author="Александр" w:date="2020-04-13T06:47:00Z">
                  <w:rPr>
                    <w:rFonts w:ascii="Arial" w:hAnsi="Arial" w:cs="Arial"/>
                    <w:sz w:val="20"/>
                    <w:szCs w:val="20"/>
                    <w:highlight w:val="yellow"/>
                    <w:lang w:val="en-US"/>
                  </w:rPr>
                </w:rPrChange>
              </w:rPr>
              <w:t>-</w:t>
            </w:r>
          </w:p>
        </w:tc>
        <w:tc>
          <w:tcPr>
            <w:tcW w:w="443" w:type="pct"/>
          </w:tcPr>
          <w:p w14:paraId="3D0F6892" w14:textId="77777777" w:rsidR="004C7E13" w:rsidRPr="0040585C" w:rsidRDefault="004C7E13" w:rsidP="004C7E13">
            <w:pPr>
              <w:jc w:val="center"/>
              <w:rPr>
                <w:rFonts w:ascii="Arial" w:hAnsi="Arial" w:cs="Arial"/>
                <w:sz w:val="20"/>
                <w:szCs w:val="20"/>
                <w:lang w:val="en-US"/>
                <w:rPrChange w:id="9928" w:author="Александр" w:date="2020-04-13T06:47:00Z">
                  <w:rPr>
                    <w:rFonts w:ascii="Arial" w:hAnsi="Arial" w:cs="Arial"/>
                    <w:sz w:val="20"/>
                    <w:szCs w:val="20"/>
                    <w:highlight w:val="yellow"/>
                    <w:lang w:val="en-US"/>
                  </w:rPr>
                </w:rPrChange>
              </w:rPr>
            </w:pPr>
          </w:p>
        </w:tc>
        <w:tc>
          <w:tcPr>
            <w:tcW w:w="354" w:type="pct"/>
          </w:tcPr>
          <w:p w14:paraId="132B7E3C" w14:textId="3AC564FB" w:rsidR="004C7E13" w:rsidRPr="0040585C" w:rsidRDefault="004C7E13" w:rsidP="004C7E13">
            <w:pPr>
              <w:jc w:val="center"/>
              <w:rPr>
                <w:rFonts w:ascii="Arial" w:hAnsi="Arial" w:cs="Arial"/>
                <w:sz w:val="20"/>
                <w:szCs w:val="20"/>
                <w:lang w:val="en-US"/>
                <w:rPrChange w:id="992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30" w:author="Александр" w:date="2020-04-13T06:47:00Z">
                  <w:rPr>
                    <w:rFonts w:ascii="Arial" w:hAnsi="Arial" w:cs="Arial"/>
                    <w:sz w:val="20"/>
                    <w:szCs w:val="20"/>
                    <w:highlight w:val="yellow"/>
                    <w:lang w:val="en-US"/>
                  </w:rPr>
                </w:rPrChange>
              </w:rPr>
              <w:t>SAP</w:t>
            </w:r>
          </w:p>
        </w:tc>
      </w:tr>
      <w:tr w:rsidR="004C7E13" w:rsidRPr="0086487D" w14:paraId="6CD21C98" w14:textId="77777777" w:rsidTr="00B7575F">
        <w:trPr>
          <w:cantSplit/>
        </w:trPr>
        <w:tc>
          <w:tcPr>
            <w:tcW w:w="177" w:type="pct"/>
          </w:tcPr>
          <w:p w14:paraId="11B1F037" w14:textId="31BF9ED0" w:rsidR="004C7E13" w:rsidRPr="00041CFE" w:rsidRDefault="00C7526F" w:rsidP="004C7E13">
            <w:pPr>
              <w:rPr>
                <w:rFonts w:ascii="Arial" w:hAnsi="Arial" w:cs="Arial"/>
                <w:sz w:val="20"/>
                <w:szCs w:val="20"/>
                <w:lang w:val="en-US"/>
              </w:rPr>
            </w:pPr>
            <w:r w:rsidRPr="0040585C">
              <w:rPr>
                <w:rFonts w:ascii="Arial" w:hAnsi="Arial" w:cs="Arial"/>
                <w:sz w:val="20"/>
                <w:szCs w:val="20"/>
              </w:rPr>
              <w:t>5</w:t>
            </w:r>
            <w:ins w:id="9931" w:author="Александр" w:date="2020-04-13T06:51:00Z">
              <w:r w:rsidR="0040585C">
                <w:rPr>
                  <w:rFonts w:ascii="Arial" w:hAnsi="Arial" w:cs="Arial"/>
                  <w:sz w:val="20"/>
                  <w:szCs w:val="20"/>
                </w:rPr>
                <w:t>4</w:t>
              </w:r>
            </w:ins>
            <w:del w:id="9932" w:author="Александр" w:date="2020-04-13T06:51:00Z">
              <w:r w:rsidRPr="0040585C" w:rsidDel="0040585C">
                <w:rPr>
                  <w:rFonts w:ascii="Arial" w:hAnsi="Arial" w:cs="Arial"/>
                  <w:sz w:val="20"/>
                  <w:szCs w:val="20"/>
                </w:rPr>
                <w:delText>5</w:delText>
              </w:r>
            </w:del>
            <w:r w:rsidR="004C7E13" w:rsidRPr="00041CFE">
              <w:rPr>
                <w:rFonts w:ascii="Arial" w:hAnsi="Arial" w:cs="Arial"/>
                <w:sz w:val="20"/>
                <w:szCs w:val="20"/>
                <w:lang w:val="en-US"/>
              </w:rPr>
              <w:t>.</w:t>
            </w:r>
          </w:p>
        </w:tc>
        <w:tc>
          <w:tcPr>
            <w:tcW w:w="443" w:type="pct"/>
          </w:tcPr>
          <w:p w14:paraId="725932C3"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Компоненты</w:t>
            </w:r>
          </w:p>
        </w:tc>
        <w:tc>
          <w:tcPr>
            <w:tcW w:w="530" w:type="pct"/>
          </w:tcPr>
          <w:p w14:paraId="62FD594D"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Материал</w:t>
            </w:r>
          </w:p>
        </w:tc>
        <w:tc>
          <w:tcPr>
            <w:tcW w:w="930" w:type="pct"/>
          </w:tcPr>
          <w:p w14:paraId="2C57BF8F" w14:textId="77777777" w:rsidR="004C7E13" w:rsidRPr="0040585C" w:rsidRDefault="004C7E13" w:rsidP="004C7E13">
            <w:pPr>
              <w:jc w:val="left"/>
              <w:rPr>
                <w:rFonts w:ascii="Arial" w:hAnsi="Arial" w:cs="Arial"/>
                <w:sz w:val="20"/>
                <w:szCs w:val="20"/>
              </w:rPr>
            </w:pPr>
          </w:p>
          <w:p w14:paraId="3D5C8998"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Компонент спецификации</w:t>
            </w:r>
          </w:p>
        </w:tc>
        <w:tc>
          <w:tcPr>
            <w:tcW w:w="309" w:type="pct"/>
          </w:tcPr>
          <w:p w14:paraId="22177259"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CHAR, 18</w:t>
            </w:r>
          </w:p>
        </w:tc>
        <w:tc>
          <w:tcPr>
            <w:tcW w:w="487" w:type="pct"/>
          </w:tcPr>
          <w:p w14:paraId="788A89E9"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STPO-</w:t>
            </w:r>
            <w:r w:rsidRPr="0040585C">
              <w:rPr>
                <w:rFonts w:ascii="Arial" w:hAnsi="Arial" w:cs="Arial"/>
                <w:sz w:val="20"/>
                <w:szCs w:val="20"/>
              </w:rPr>
              <w:t>IDNRK</w:t>
            </w:r>
          </w:p>
        </w:tc>
        <w:tc>
          <w:tcPr>
            <w:tcW w:w="354" w:type="pct"/>
          </w:tcPr>
          <w:p w14:paraId="75D997B8" w14:textId="386E4C01" w:rsidR="004C7E13" w:rsidRPr="0040585C" w:rsidRDefault="004C7E13" w:rsidP="004C7E13">
            <w:pPr>
              <w:jc w:val="center"/>
              <w:rPr>
                <w:rFonts w:ascii="Arial" w:hAnsi="Arial" w:cs="Arial"/>
                <w:sz w:val="20"/>
                <w:szCs w:val="20"/>
                <w:rPrChange w:id="9933" w:author="Александр" w:date="2020-04-13T06:47:00Z">
                  <w:rPr>
                    <w:rFonts w:ascii="Arial" w:hAnsi="Arial" w:cs="Arial"/>
                    <w:sz w:val="20"/>
                    <w:szCs w:val="20"/>
                    <w:highlight w:val="yellow"/>
                  </w:rPr>
                </w:rPrChange>
              </w:rPr>
            </w:pPr>
            <w:r w:rsidRPr="0040585C">
              <w:rPr>
                <w:rFonts w:ascii="Arial" w:hAnsi="Arial" w:cs="Arial"/>
                <w:sz w:val="20"/>
                <w:szCs w:val="20"/>
                <w:rPrChange w:id="9934" w:author="Александр" w:date="2020-04-13T06:47:00Z">
                  <w:rPr>
                    <w:rFonts w:ascii="Arial" w:hAnsi="Arial" w:cs="Arial"/>
                    <w:sz w:val="20"/>
                    <w:szCs w:val="20"/>
                    <w:highlight w:val="yellow"/>
                  </w:rPr>
                </w:rPrChange>
              </w:rPr>
              <w:t>Х</w:t>
            </w:r>
          </w:p>
        </w:tc>
        <w:tc>
          <w:tcPr>
            <w:tcW w:w="576" w:type="pct"/>
          </w:tcPr>
          <w:p w14:paraId="379E5339" w14:textId="32897B58" w:rsidR="004C7E13" w:rsidRPr="0040585C" w:rsidRDefault="004C7E13" w:rsidP="004C7E13">
            <w:pPr>
              <w:jc w:val="center"/>
              <w:rPr>
                <w:rFonts w:ascii="Arial" w:hAnsi="Arial" w:cs="Arial"/>
                <w:sz w:val="20"/>
                <w:szCs w:val="20"/>
                <w:rPrChange w:id="9935" w:author="Александр" w:date="2020-04-13T06:47:00Z">
                  <w:rPr>
                    <w:rFonts w:ascii="Arial" w:hAnsi="Arial" w:cs="Arial"/>
                    <w:sz w:val="20"/>
                    <w:szCs w:val="20"/>
                    <w:highlight w:val="yellow"/>
                  </w:rPr>
                </w:rPrChange>
              </w:rPr>
            </w:pPr>
            <w:r w:rsidRPr="0040585C">
              <w:rPr>
                <w:rFonts w:ascii="Arial" w:hAnsi="Arial" w:cs="Arial"/>
                <w:sz w:val="20"/>
                <w:szCs w:val="20"/>
                <w:rPrChange w:id="9936" w:author="Александр" w:date="2020-04-13T06:47:00Z">
                  <w:rPr>
                    <w:rFonts w:ascii="Arial" w:hAnsi="Arial" w:cs="Arial"/>
                    <w:sz w:val="20"/>
                    <w:szCs w:val="20"/>
                    <w:highlight w:val="yellow"/>
                  </w:rPr>
                </w:rPrChange>
              </w:rPr>
              <w:t>Только для операций</w:t>
            </w:r>
          </w:p>
        </w:tc>
        <w:tc>
          <w:tcPr>
            <w:tcW w:w="397" w:type="pct"/>
          </w:tcPr>
          <w:p w14:paraId="4FEB8267" w14:textId="1C1E0729"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18F69B50" w14:textId="47058264" w:rsidR="004C7E13" w:rsidRPr="00041CFE" w:rsidRDefault="004C7E13" w:rsidP="004C7E13">
            <w:pPr>
              <w:jc w:val="center"/>
              <w:rPr>
                <w:rFonts w:ascii="Arial" w:hAnsi="Arial" w:cs="Arial"/>
                <w:sz w:val="20"/>
                <w:szCs w:val="20"/>
              </w:rPr>
            </w:pPr>
            <w:r w:rsidRPr="00041CFE">
              <w:rPr>
                <w:rFonts w:ascii="Arial" w:hAnsi="Arial" w:cs="Arial"/>
                <w:sz w:val="20"/>
                <w:szCs w:val="20"/>
              </w:rPr>
              <w:t>Выбор из справочника</w:t>
            </w:r>
          </w:p>
        </w:tc>
        <w:tc>
          <w:tcPr>
            <w:tcW w:w="354" w:type="pct"/>
          </w:tcPr>
          <w:p w14:paraId="47B10322" w14:textId="77777777" w:rsidR="004C7E13" w:rsidRPr="0040585C" w:rsidRDefault="004C7E13" w:rsidP="004C7E13">
            <w:pPr>
              <w:jc w:val="center"/>
              <w:rPr>
                <w:rFonts w:ascii="Arial" w:hAnsi="Arial" w:cs="Arial"/>
                <w:sz w:val="20"/>
                <w:szCs w:val="20"/>
              </w:rPr>
            </w:pPr>
            <w:r w:rsidRPr="00696F74">
              <w:rPr>
                <w:rFonts w:ascii="Arial" w:hAnsi="Arial" w:cs="Arial"/>
                <w:sz w:val="20"/>
                <w:szCs w:val="20"/>
                <w:lang w:val="en-US"/>
              </w:rPr>
              <w:t>SAP</w:t>
            </w:r>
          </w:p>
        </w:tc>
      </w:tr>
      <w:tr w:rsidR="004C7E13" w:rsidRPr="0086487D" w14:paraId="29794DFE" w14:textId="77777777" w:rsidTr="00B7575F">
        <w:trPr>
          <w:cantSplit/>
        </w:trPr>
        <w:tc>
          <w:tcPr>
            <w:tcW w:w="177" w:type="pct"/>
          </w:tcPr>
          <w:p w14:paraId="539FECFA" w14:textId="3DCB2F46" w:rsidR="004C7E13" w:rsidRPr="00041CFE" w:rsidRDefault="00C7526F" w:rsidP="004C7E13">
            <w:pPr>
              <w:rPr>
                <w:rFonts w:ascii="Arial" w:hAnsi="Arial" w:cs="Arial"/>
                <w:sz w:val="20"/>
                <w:szCs w:val="20"/>
                <w:lang w:val="en-US"/>
              </w:rPr>
            </w:pPr>
            <w:r w:rsidRPr="0040585C">
              <w:rPr>
                <w:rFonts w:ascii="Arial" w:hAnsi="Arial" w:cs="Arial"/>
                <w:sz w:val="20"/>
                <w:szCs w:val="20"/>
              </w:rPr>
              <w:t>5</w:t>
            </w:r>
            <w:ins w:id="9937" w:author="Александр" w:date="2020-04-13T06:51:00Z">
              <w:r w:rsidR="0040585C">
                <w:rPr>
                  <w:rFonts w:ascii="Arial" w:hAnsi="Arial" w:cs="Arial"/>
                  <w:sz w:val="20"/>
                  <w:szCs w:val="20"/>
                </w:rPr>
                <w:t>5</w:t>
              </w:r>
            </w:ins>
            <w:del w:id="9938" w:author="Александр" w:date="2020-04-13T06:51:00Z">
              <w:r w:rsidRPr="0040585C" w:rsidDel="0040585C">
                <w:rPr>
                  <w:rFonts w:ascii="Arial" w:hAnsi="Arial" w:cs="Arial"/>
                  <w:sz w:val="20"/>
                  <w:szCs w:val="20"/>
                </w:rPr>
                <w:delText>6</w:delText>
              </w:r>
            </w:del>
            <w:r w:rsidR="004C7E13" w:rsidRPr="00041CFE">
              <w:rPr>
                <w:rFonts w:ascii="Arial" w:hAnsi="Arial" w:cs="Arial"/>
                <w:sz w:val="20"/>
                <w:szCs w:val="20"/>
                <w:lang w:val="en-US"/>
              </w:rPr>
              <w:t>.</w:t>
            </w:r>
          </w:p>
        </w:tc>
        <w:tc>
          <w:tcPr>
            <w:tcW w:w="443" w:type="pct"/>
          </w:tcPr>
          <w:p w14:paraId="3953131B" w14:textId="77777777" w:rsidR="004C7E13" w:rsidRPr="00696F74" w:rsidRDefault="004C7E13" w:rsidP="004C7E13">
            <w:pPr>
              <w:jc w:val="left"/>
              <w:rPr>
                <w:rFonts w:ascii="Arial" w:hAnsi="Arial" w:cs="Arial"/>
                <w:sz w:val="20"/>
                <w:szCs w:val="20"/>
              </w:rPr>
            </w:pPr>
            <w:r w:rsidRPr="00696F74">
              <w:rPr>
                <w:rFonts w:ascii="Arial" w:hAnsi="Arial" w:cs="Arial"/>
                <w:sz w:val="20"/>
                <w:szCs w:val="20"/>
              </w:rPr>
              <w:t>Компоненты</w:t>
            </w:r>
          </w:p>
        </w:tc>
        <w:tc>
          <w:tcPr>
            <w:tcW w:w="530" w:type="pct"/>
          </w:tcPr>
          <w:p w14:paraId="4310B5F2"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Количество</w:t>
            </w:r>
          </w:p>
        </w:tc>
        <w:tc>
          <w:tcPr>
            <w:tcW w:w="930" w:type="pct"/>
          </w:tcPr>
          <w:p w14:paraId="7320D529"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Количество компонента</w:t>
            </w:r>
          </w:p>
        </w:tc>
        <w:tc>
          <w:tcPr>
            <w:tcW w:w="309" w:type="pct"/>
          </w:tcPr>
          <w:p w14:paraId="4D9E7457" w14:textId="77777777" w:rsidR="004C7E13" w:rsidRPr="0040585C" w:rsidRDefault="004C7E13" w:rsidP="004C7E13">
            <w:pPr>
              <w:jc w:val="center"/>
              <w:rPr>
                <w:rFonts w:ascii="Arial" w:hAnsi="Arial" w:cs="Arial"/>
                <w:sz w:val="20"/>
                <w:szCs w:val="20"/>
              </w:rPr>
            </w:pPr>
            <w:r w:rsidRPr="0040585C">
              <w:rPr>
                <w:rFonts w:ascii="Arial" w:hAnsi="Arial" w:cs="Arial"/>
                <w:sz w:val="20"/>
                <w:szCs w:val="20"/>
              </w:rPr>
              <w:t>QUAN</w:t>
            </w:r>
            <w:r w:rsidRPr="0040585C">
              <w:rPr>
                <w:rFonts w:ascii="Arial" w:hAnsi="Arial" w:cs="Arial"/>
                <w:sz w:val="20"/>
                <w:szCs w:val="20"/>
                <w:lang w:val="en-US"/>
              </w:rPr>
              <w:t>, 13, 3</w:t>
            </w:r>
          </w:p>
        </w:tc>
        <w:tc>
          <w:tcPr>
            <w:tcW w:w="487" w:type="pct"/>
          </w:tcPr>
          <w:p w14:paraId="52E1FD8E"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lang w:val="en-US"/>
              </w:rPr>
              <w:t>STPO-</w:t>
            </w:r>
            <w:r w:rsidRPr="0040585C">
              <w:rPr>
                <w:rFonts w:ascii="Arial" w:hAnsi="Arial" w:cs="Arial"/>
                <w:sz w:val="20"/>
                <w:szCs w:val="20"/>
              </w:rPr>
              <w:t>MENGE</w:t>
            </w:r>
          </w:p>
        </w:tc>
        <w:tc>
          <w:tcPr>
            <w:tcW w:w="354" w:type="pct"/>
          </w:tcPr>
          <w:p w14:paraId="42C90328" w14:textId="4DDF446C" w:rsidR="004C7E13" w:rsidRPr="0040585C" w:rsidRDefault="004C7E13" w:rsidP="004C7E13">
            <w:pPr>
              <w:jc w:val="center"/>
              <w:rPr>
                <w:rFonts w:ascii="Arial" w:hAnsi="Arial" w:cs="Arial"/>
                <w:sz w:val="20"/>
                <w:szCs w:val="20"/>
                <w:rPrChange w:id="9939" w:author="Александр" w:date="2020-04-13T06:47:00Z">
                  <w:rPr>
                    <w:rFonts w:ascii="Arial" w:hAnsi="Arial" w:cs="Arial"/>
                    <w:sz w:val="20"/>
                    <w:szCs w:val="20"/>
                    <w:highlight w:val="yellow"/>
                  </w:rPr>
                </w:rPrChange>
              </w:rPr>
            </w:pPr>
            <w:r w:rsidRPr="0040585C">
              <w:rPr>
                <w:rFonts w:ascii="Arial" w:hAnsi="Arial" w:cs="Arial"/>
                <w:sz w:val="20"/>
                <w:szCs w:val="20"/>
                <w:rPrChange w:id="9940" w:author="Александр" w:date="2020-04-13T06:47:00Z">
                  <w:rPr>
                    <w:rFonts w:ascii="Arial" w:hAnsi="Arial" w:cs="Arial"/>
                    <w:sz w:val="20"/>
                    <w:szCs w:val="20"/>
                    <w:highlight w:val="yellow"/>
                  </w:rPr>
                </w:rPrChange>
              </w:rPr>
              <w:t>Х</w:t>
            </w:r>
          </w:p>
        </w:tc>
        <w:tc>
          <w:tcPr>
            <w:tcW w:w="576" w:type="pct"/>
          </w:tcPr>
          <w:p w14:paraId="348AF5D1" w14:textId="5F5256E7" w:rsidR="004C7E13" w:rsidRPr="0040585C" w:rsidRDefault="004C7E13" w:rsidP="004C7E13">
            <w:pPr>
              <w:jc w:val="center"/>
              <w:rPr>
                <w:rFonts w:ascii="Arial" w:hAnsi="Arial" w:cs="Arial"/>
                <w:sz w:val="20"/>
                <w:szCs w:val="20"/>
                <w:rPrChange w:id="9941" w:author="Александр" w:date="2020-04-13T06:47:00Z">
                  <w:rPr>
                    <w:rFonts w:ascii="Arial" w:hAnsi="Arial" w:cs="Arial"/>
                    <w:sz w:val="20"/>
                    <w:szCs w:val="20"/>
                    <w:highlight w:val="yellow"/>
                  </w:rPr>
                </w:rPrChange>
              </w:rPr>
            </w:pPr>
            <w:r w:rsidRPr="0040585C">
              <w:rPr>
                <w:rFonts w:ascii="Arial" w:hAnsi="Arial" w:cs="Arial"/>
                <w:sz w:val="20"/>
                <w:szCs w:val="20"/>
                <w:rPrChange w:id="9942" w:author="Александр" w:date="2020-04-13T06:47:00Z">
                  <w:rPr>
                    <w:rFonts w:ascii="Arial" w:hAnsi="Arial" w:cs="Arial"/>
                    <w:sz w:val="20"/>
                    <w:szCs w:val="20"/>
                    <w:highlight w:val="yellow"/>
                  </w:rPr>
                </w:rPrChange>
              </w:rPr>
              <w:t>Только для операций</w:t>
            </w:r>
          </w:p>
        </w:tc>
        <w:tc>
          <w:tcPr>
            <w:tcW w:w="397" w:type="pct"/>
          </w:tcPr>
          <w:p w14:paraId="52051610" w14:textId="66AD94B6"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282C3410" w14:textId="2C2EEDA0" w:rsidR="004C7E13" w:rsidRPr="00041CFE" w:rsidRDefault="004C7E13" w:rsidP="004C7E13">
            <w:pPr>
              <w:jc w:val="center"/>
              <w:rPr>
                <w:rFonts w:ascii="Arial" w:hAnsi="Arial" w:cs="Arial"/>
                <w:sz w:val="20"/>
                <w:szCs w:val="20"/>
              </w:rPr>
            </w:pPr>
            <w:r w:rsidRPr="00041CFE">
              <w:rPr>
                <w:rFonts w:ascii="Arial" w:hAnsi="Arial" w:cs="Arial"/>
                <w:sz w:val="20"/>
                <w:szCs w:val="20"/>
              </w:rPr>
              <w:t>-</w:t>
            </w:r>
          </w:p>
        </w:tc>
        <w:tc>
          <w:tcPr>
            <w:tcW w:w="354" w:type="pct"/>
          </w:tcPr>
          <w:p w14:paraId="42D611E5" w14:textId="77777777" w:rsidR="004C7E13" w:rsidRPr="0040585C" w:rsidRDefault="004C7E13" w:rsidP="004C7E13">
            <w:pPr>
              <w:jc w:val="center"/>
              <w:rPr>
                <w:rFonts w:ascii="Arial" w:hAnsi="Arial" w:cs="Arial"/>
                <w:sz w:val="20"/>
                <w:szCs w:val="20"/>
              </w:rPr>
            </w:pPr>
            <w:r w:rsidRPr="00696F74">
              <w:rPr>
                <w:rFonts w:ascii="Arial" w:hAnsi="Arial" w:cs="Arial"/>
                <w:sz w:val="20"/>
                <w:szCs w:val="20"/>
                <w:lang w:val="en-US"/>
              </w:rPr>
              <w:t>SAP</w:t>
            </w:r>
          </w:p>
        </w:tc>
      </w:tr>
      <w:tr w:rsidR="004C7E13" w:rsidRPr="0086487D" w14:paraId="5B6A4FD4" w14:textId="77777777" w:rsidTr="00B7575F">
        <w:trPr>
          <w:cantSplit/>
        </w:trPr>
        <w:tc>
          <w:tcPr>
            <w:tcW w:w="177" w:type="pct"/>
          </w:tcPr>
          <w:p w14:paraId="2DB1CDE9" w14:textId="60347FA7" w:rsidR="004C7E13" w:rsidRPr="00696F74" w:rsidRDefault="004C7E13" w:rsidP="004C7E13">
            <w:pPr>
              <w:rPr>
                <w:rFonts w:ascii="Arial" w:hAnsi="Arial" w:cs="Arial"/>
                <w:sz w:val="20"/>
                <w:szCs w:val="20"/>
                <w:lang w:val="en-US"/>
              </w:rPr>
            </w:pPr>
            <w:r w:rsidRPr="0040585C">
              <w:rPr>
                <w:rFonts w:ascii="Arial" w:hAnsi="Arial" w:cs="Arial"/>
                <w:sz w:val="20"/>
                <w:szCs w:val="20"/>
                <w:lang w:val="en-US"/>
              </w:rPr>
              <w:t>5</w:t>
            </w:r>
            <w:ins w:id="9943" w:author="Александр" w:date="2020-04-13T06:51:00Z">
              <w:r w:rsidR="0040585C">
                <w:rPr>
                  <w:rFonts w:ascii="Arial" w:hAnsi="Arial" w:cs="Arial"/>
                  <w:sz w:val="20"/>
                  <w:szCs w:val="20"/>
                </w:rPr>
                <w:t>6</w:t>
              </w:r>
            </w:ins>
            <w:del w:id="9944" w:author="Александр" w:date="2020-04-13T06:51:00Z">
              <w:r w:rsidR="00C7526F" w:rsidRPr="00041CFE" w:rsidDel="0040585C">
                <w:rPr>
                  <w:rFonts w:ascii="Arial" w:hAnsi="Arial" w:cs="Arial"/>
                  <w:sz w:val="20"/>
                  <w:szCs w:val="20"/>
                </w:rPr>
                <w:delText>7</w:delText>
              </w:r>
            </w:del>
            <w:r w:rsidRPr="00696F74">
              <w:rPr>
                <w:rFonts w:ascii="Arial" w:hAnsi="Arial" w:cs="Arial"/>
                <w:sz w:val="20"/>
                <w:szCs w:val="20"/>
                <w:lang w:val="en-US"/>
              </w:rPr>
              <w:t>.</w:t>
            </w:r>
          </w:p>
        </w:tc>
        <w:tc>
          <w:tcPr>
            <w:tcW w:w="443" w:type="pct"/>
          </w:tcPr>
          <w:p w14:paraId="193525CF"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Компоненты</w:t>
            </w:r>
          </w:p>
        </w:tc>
        <w:tc>
          <w:tcPr>
            <w:tcW w:w="530" w:type="pct"/>
          </w:tcPr>
          <w:p w14:paraId="26F83896"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ЕИ</w:t>
            </w:r>
          </w:p>
        </w:tc>
        <w:tc>
          <w:tcPr>
            <w:tcW w:w="930" w:type="pct"/>
          </w:tcPr>
          <w:p w14:paraId="1B9FA9C9"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CROSS_6</w:t>
            </w:r>
          </w:p>
          <w:p w14:paraId="57414EF2" w14:textId="77777777" w:rsidR="004C7E13" w:rsidRPr="0040585C" w:rsidRDefault="004C7E13" w:rsidP="004C7E13">
            <w:pPr>
              <w:jc w:val="left"/>
              <w:rPr>
                <w:rFonts w:ascii="Arial" w:hAnsi="Arial" w:cs="Arial"/>
                <w:sz w:val="20"/>
                <w:szCs w:val="20"/>
              </w:rPr>
            </w:pPr>
            <w:r w:rsidRPr="0040585C">
              <w:rPr>
                <w:rFonts w:ascii="Arial" w:hAnsi="Arial" w:cs="Arial"/>
                <w:sz w:val="20"/>
                <w:szCs w:val="20"/>
              </w:rPr>
              <w:t>Единица измерения компонента</w:t>
            </w:r>
          </w:p>
        </w:tc>
        <w:tc>
          <w:tcPr>
            <w:tcW w:w="309" w:type="pct"/>
          </w:tcPr>
          <w:p w14:paraId="7F7E8C53" w14:textId="77777777" w:rsidR="004C7E13" w:rsidRPr="0040585C" w:rsidRDefault="004C7E13" w:rsidP="004C7E13">
            <w:pPr>
              <w:jc w:val="center"/>
              <w:rPr>
                <w:rFonts w:ascii="Arial" w:hAnsi="Arial" w:cs="Arial"/>
                <w:sz w:val="20"/>
                <w:szCs w:val="20"/>
                <w:lang w:val="en-US"/>
              </w:rPr>
            </w:pPr>
            <w:r w:rsidRPr="0040585C">
              <w:rPr>
                <w:rFonts w:ascii="Arial" w:hAnsi="Arial" w:cs="Arial"/>
                <w:sz w:val="20"/>
                <w:szCs w:val="20"/>
              </w:rPr>
              <w:t>UNIT, 3</w:t>
            </w:r>
          </w:p>
        </w:tc>
        <w:tc>
          <w:tcPr>
            <w:tcW w:w="487" w:type="pct"/>
          </w:tcPr>
          <w:p w14:paraId="34DA5A5E" w14:textId="77777777" w:rsidR="004C7E13" w:rsidRPr="0040585C" w:rsidRDefault="004C7E13" w:rsidP="004C7E13">
            <w:pPr>
              <w:jc w:val="center"/>
              <w:rPr>
                <w:rFonts w:ascii="Arial" w:hAnsi="Arial" w:cs="Arial"/>
                <w:sz w:val="20"/>
                <w:szCs w:val="20"/>
              </w:rPr>
            </w:pPr>
            <w:r w:rsidRPr="0040585C">
              <w:rPr>
                <w:rFonts w:ascii="Arial" w:hAnsi="Arial" w:cs="Arial"/>
                <w:sz w:val="20"/>
                <w:szCs w:val="20"/>
                <w:lang w:val="en-US"/>
              </w:rPr>
              <w:t>STPO</w:t>
            </w:r>
            <w:r w:rsidRPr="0040585C">
              <w:rPr>
                <w:rFonts w:ascii="Arial" w:hAnsi="Arial" w:cs="Arial"/>
                <w:sz w:val="20"/>
                <w:szCs w:val="20"/>
              </w:rPr>
              <w:t>-MEINS</w:t>
            </w:r>
          </w:p>
        </w:tc>
        <w:tc>
          <w:tcPr>
            <w:tcW w:w="354" w:type="pct"/>
          </w:tcPr>
          <w:p w14:paraId="37C998B2" w14:textId="7CA2AED8" w:rsidR="004C7E13" w:rsidRPr="0040585C" w:rsidRDefault="004C7E13" w:rsidP="004C7E13">
            <w:pPr>
              <w:jc w:val="center"/>
              <w:rPr>
                <w:rFonts w:ascii="Arial" w:hAnsi="Arial" w:cs="Arial"/>
                <w:sz w:val="20"/>
                <w:szCs w:val="20"/>
                <w:rPrChange w:id="9945" w:author="Александр" w:date="2020-04-13T06:47:00Z">
                  <w:rPr>
                    <w:rFonts w:ascii="Arial" w:hAnsi="Arial" w:cs="Arial"/>
                    <w:sz w:val="20"/>
                    <w:szCs w:val="20"/>
                    <w:highlight w:val="yellow"/>
                  </w:rPr>
                </w:rPrChange>
              </w:rPr>
            </w:pPr>
            <w:r w:rsidRPr="0040585C">
              <w:rPr>
                <w:rFonts w:ascii="Arial" w:hAnsi="Arial" w:cs="Arial"/>
                <w:sz w:val="20"/>
                <w:szCs w:val="20"/>
                <w:rPrChange w:id="9946" w:author="Александр" w:date="2020-04-13T06:47:00Z">
                  <w:rPr>
                    <w:rFonts w:ascii="Arial" w:hAnsi="Arial" w:cs="Arial"/>
                    <w:sz w:val="20"/>
                    <w:szCs w:val="20"/>
                    <w:highlight w:val="yellow"/>
                  </w:rPr>
                </w:rPrChange>
              </w:rPr>
              <w:t>Х</w:t>
            </w:r>
          </w:p>
        </w:tc>
        <w:tc>
          <w:tcPr>
            <w:tcW w:w="576" w:type="pct"/>
          </w:tcPr>
          <w:p w14:paraId="4BF3C89E" w14:textId="5703EDCC" w:rsidR="004C7E13" w:rsidRPr="0040585C" w:rsidRDefault="004C7E13" w:rsidP="004C7E13">
            <w:pPr>
              <w:jc w:val="center"/>
              <w:rPr>
                <w:rFonts w:ascii="Arial" w:hAnsi="Arial" w:cs="Arial"/>
                <w:sz w:val="20"/>
                <w:szCs w:val="20"/>
                <w:rPrChange w:id="9947" w:author="Александр" w:date="2020-04-13T06:47:00Z">
                  <w:rPr>
                    <w:rFonts w:ascii="Arial" w:hAnsi="Arial" w:cs="Arial"/>
                    <w:sz w:val="20"/>
                    <w:szCs w:val="20"/>
                    <w:highlight w:val="yellow"/>
                  </w:rPr>
                </w:rPrChange>
              </w:rPr>
            </w:pPr>
            <w:r w:rsidRPr="0040585C">
              <w:rPr>
                <w:rFonts w:ascii="Arial" w:hAnsi="Arial" w:cs="Arial"/>
                <w:sz w:val="20"/>
                <w:szCs w:val="20"/>
                <w:rPrChange w:id="9948" w:author="Александр" w:date="2020-04-13T06:47:00Z">
                  <w:rPr>
                    <w:rFonts w:ascii="Arial" w:hAnsi="Arial" w:cs="Arial"/>
                    <w:sz w:val="20"/>
                    <w:szCs w:val="20"/>
                    <w:highlight w:val="yellow"/>
                  </w:rPr>
                </w:rPrChange>
              </w:rPr>
              <w:t>Только для операций</w:t>
            </w:r>
          </w:p>
        </w:tc>
        <w:tc>
          <w:tcPr>
            <w:tcW w:w="397" w:type="pct"/>
          </w:tcPr>
          <w:p w14:paraId="62643B13" w14:textId="01531148" w:rsidR="004C7E13" w:rsidRPr="0040585C" w:rsidRDefault="004C7E13" w:rsidP="004C7E13">
            <w:pPr>
              <w:jc w:val="center"/>
              <w:rPr>
                <w:rFonts w:ascii="Arial" w:hAnsi="Arial" w:cs="Arial"/>
                <w:sz w:val="20"/>
                <w:szCs w:val="20"/>
              </w:rPr>
            </w:pPr>
            <w:r w:rsidRPr="0040585C">
              <w:rPr>
                <w:rFonts w:ascii="Arial" w:hAnsi="Arial" w:cs="Arial"/>
                <w:sz w:val="20"/>
                <w:szCs w:val="20"/>
              </w:rPr>
              <w:t>-</w:t>
            </w:r>
          </w:p>
        </w:tc>
        <w:tc>
          <w:tcPr>
            <w:tcW w:w="443" w:type="pct"/>
          </w:tcPr>
          <w:p w14:paraId="3A3B3466" w14:textId="6ACAA802" w:rsidR="004C7E13" w:rsidRPr="00041CFE" w:rsidRDefault="004C7E13" w:rsidP="004C7E13">
            <w:pPr>
              <w:jc w:val="center"/>
              <w:rPr>
                <w:rFonts w:ascii="Arial" w:hAnsi="Arial" w:cs="Arial"/>
                <w:sz w:val="20"/>
                <w:szCs w:val="20"/>
              </w:rPr>
            </w:pPr>
            <w:r w:rsidRPr="00041CFE">
              <w:rPr>
                <w:rFonts w:ascii="Arial" w:hAnsi="Arial" w:cs="Arial"/>
                <w:sz w:val="20"/>
                <w:szCs w:val="20"/>
              </w:rPr>
              <w:t>Выбор из справочника</w:t>
            </w:r>
          </w:p>
        </w:tc>
        <w:tc>
          <w:tcPr>
            <w:tcW w:w="354" w:type="pct"/>
          </w:tcPr>
          <w:p w14:paraId="0C56077F" w14:textId="77777777" w:rsidR="004C7E13" w:rsidRPr="0040585C" w:rsidRDefault="004C7E13" w:rsidP="004C7E13">
            <w:pPr>
              <w:jc w:val="center"/>
              <w:rPr>
                <w:rFonts w:ascii="Arial" w:hAnsi="Arial" w:cs="Arial"/>
                <w:sz w:val="20"/>
                <w:szCs w:val="20"/>
              </w:rPr>
            </w:pPr>
            <w:r w:rsidRPr="00696F74">
              <w:rPr>
                <w:rFonts w:ascii="Arial" w:hAnsi="Arial" w:cs="Arial"/>
                <w:sz w:val="20"/>
                <w:szCs w:val="20"/>
                <w:lang w:val="en-US"/>
              </w:rPr>
              <w:t>SAP</w:t>
            </w:r>
          </w:p>
        </w:tc>
      </w:tr>
      <w:tr w:rsidR="004C7E13" w:rsidRPr="0086487D" w14:paraId="5C0F0FF2" w14:textId="77777777" w:rsidTr="00B7575F">
        <w:trPr>
          <w:cantSplit/>
        </w:trPr>
        <w:tc>
          <w:tcPr>
            <w:tcW w:w="177" w:type="pct"/>
          </w:tcPr>
          <w:p w14:paraId="7C04AED7" w14:textId="6163DF29" w:rsidR="004C7E13" w:rsidRPr="00041CFE" w:rsidRDefault="00C7526F" w:rsidP="004C7E13">
            <w:pPr>
              <w:rPr>
                <w:rFonts w:ascii="Arial" w:hAnsi="Arial" w:cs="Arial"/>
                <w:sz w:val="20"/>
                <w:szCs w:val="20"/>
              </w:rPr>
            </w:pPr>
            <w:r w:rsidRPr="0040585C">
              <w:rPr>
                <w:rFonts w:ascii="Arial" w:hAnsi="Arial" w:cs="Arial"/>
                <w:sz w:val="20"/>
                <w:szCs w:val="20"/>
              </w:rPr>
              <w:t>5</w:t>
            </w:r>
            <w:ins w:id="9949" w:author="Александр" w:date="2020-04-13T06:51:00Z">
              <w:r w:rsidR="0040585C">
                <w:rPr>
                  <w:rFonts w:ascii="Arial" w:hAnsi="Arial" w:cs="Arial"/>
                  <w:sz w:val="20"/>
                  <w:szCs w:val="20"/>
                </w:rPr>
                <w:t>7</w:t>
              </w:r>
            </w:ins>
            <w:del w:id="9950" w:author="Александр" w:date="2020-04-13T06:51:00Z">
              <w:r w:rsidRPr="0040585C" w:rsidDel="0040585C">
                <w:rPr>
                  <w:rFonts w:ascii="Arial" w:hAnsi="Arial" w:cs="Arial"/>
                  <w:sz w:val="20"/>
                  <w:szCs w:val="20"/>
                </w:rPr>
                <w:delText>8</w:delText>
              </w:r>
            </w:del>
            <w:r w:rsidR="004C7E13" w:rsidRPr="00041CFE">
              <w:rPr>
                <w:rFonts w:ascii="Arial" w:hAnsi="Arial" w:cs="Arial"/>
                <w:sz w:val="20"/>
                <w:szCs w:val="20"/>
              </w:rPr>
              <w:t>.</w:t>
            </w:r>
          </w:p>
        </w:tc>
        <w:tc>
          <w:tcPr>
            <w:tcW w:w="443" w:type="pct"/>
          </w:tcPr>
          <w:p w14:paraId="5AB46E3B" w14:textId="6D82D3DF" w:rsidR="004C7E13" w:rsidRPr="0040585C" w:rsidRDefault="004C7E13" w:rsidP="004C7E13">
            <w:pPr>
              <w:jc w:val="left"/>
              <w:rPr>
                <w:rFonts w:ascii="Arial" w:hAnsi="Arial" w:cs="Arial"/>
                <w:sz w:val="20"/>
                <w:szCs w:val="20"/>
                <w:rPrChange w:id="9951" w:author="Александр" w:date="2020-04-13T06:47:00Z">
                  <w:rPr>
                    <w:rFonts w:ascii="Arial" w:hAnsi="Arial" w:cs="Arial"/>
                    <w:sz w:val="20"/>
                    <w:szCs w:val="20"/>
                    <w:highlight w:val="yellow"/>
                  </w:rPr>
                </w:rPrChange>
              </w:rPr>
            </w:pPr>
            <w:r w:rsidRPr="0040585C">
              <w:rPr>
                <w:rFonts w:ascii="Arial" w:hAnsi="Arial" w:cs="Arial"/>
                <w:sz w:val="20"/>
                <w:szCs w:val="20"/>
                <w:rPrChange w:id="9952" w:author="Александр" w:date="2020-04-13T06:47:00Z">
                  <w:rPr>
                    <w:rFonts w:ascii="Arial" w:hAnsi="Arial" w:cs="Arial"/>
                    <w:sz w:val="20"/>
                    <w:szCs w:val="20"/>
                    <w:highlight w:val="yellow"/>
                  </w:rPr>
                </w:rPrChange>
              </w:rPr>
              <w:t>Компоненты</w:t>
            </w:r>
          </w:p>
        </w:tc>
        <w:tc>
          <w:tcPr>
            <w:tcW w:w="530" w:type="pct"/>
          </w:tcPr>
          <w:p w14:paraId="56F5BEA6" w14:textId="15BE2418" w:rsidR="004C7E13" w:rsidRPr="0040585C" w:rsidRDefault="004C7E13" w:rsidP="004C7E13">
            <w:pPr>
              <w:jc w:val="left"/>
              <w:rPr>
                <w:rFonts w:ascii="Arial" w:hAnsi="Arial" w:cs="Arial"/>
                <w:sz w:val="20"/>
                <w:szCs w:val="20"/>
                <w:rPrChange w:id="9953" w:author="Александр" w:date="2020-04-13T06:47:00Z">
                  <w:rPr>
                    <w:rFonts w:ascii="Arial" w:hAnsi="Arial" w:cs="Arial"/>
                    <w:sz w:val="20"/>
                    <w:szCs w:val="20"/>
                    <w:highlight w:val="yellow"/>
                  </w:rPr>
                </w:rPrChange>
              </w:rPr>
            </w:pPr>
            <w:r w:rsidRPr="0040585C">
              <w:rPr>
                <w:rFonts w:ascii="Arial" w:hAnsi="Arial" w:cs="Arial"/>
                <w:sz w:val="20"/>
                <w:szCs w:val="20"/>
                <w:rPrChange w:id="9954" w:author="Александр" w:date="2020-04-13T06:47:00Z">
                  <w:rPr>
                    <w:rFonts w:ascii="Arial" w:hAnsi="Arial" w:cs="Arial"/>
                    <w:sz w:val="20"/>
                    <w:szCs w:val="20"/>
                    <w:highlight w:val="yellow"/>
                  </w:rPr>
                </w:rPrChange>
              </w:rPr>
              <w:t>Отпуск материала задним числом</w:t>
            </w:r>
          </w:p>
        </w:tc>
        <w:tc>
          <w:tcPr>
            <w:tcW w:w="930" w:type="pct"/>
          </w:tcPr>
          <w:p w14:paraId="2C9FD1C1" w14:textId="5CC2D4DD" w:rsidR="004C7E13" w:rsidRPr="0040585C" w:rsidRDefault="004C7E13" w:rsidP="004C7E13">
            <w:pPr>
              <w:jc w:val="left"/>
              <w:rPr>
                <w:rFonts w:ascii="Arial" w:hAnsi="Arial" w:cs="Arial"/>
                <w:sz w:val="20"/>
                <w:szCs w:val="20"/>
                <w:rPrChange w:id="9955" w:author="Александр" w:date="2020-04-13T06:47:00Z">
                  <w:rPr>
                    <w:rFonts w:ascii="Arial" w:hAnsi="Arial" w:cs="Arial"/>
                    <w:sz w:val="20"/>
                    <w:szCs w:val="20"/>
                    <w:highlight w:val="yellow"/>
                  </w:rPr>
                </w:rPrChange>
              </w:rPr>
            </w:pPr>
            <w:r w:rsidRPr="0040585C">
              <w:rPr>
                <w:rFonts w:ascii="Arial" w:hAnsi="Arial" w:cs="Arial"/>
                <w:sz w:val="20"/>
                <w:szCs w:val="20"/>
                <w:rPrChange w:id="9956" w:author="Александр" w:date="2020-04-13T06:47:00Z">
                  <w:rPr>
                    <w:rFonts w:ascii="Arial" w:hAnsi="Arial" w:cs="Arial"/>
                    <w:sz w:val="20"/>
                    <w:szCs w:val="20"/>
                    <w:highlight w:val="yellow"/>
                  </w:rPr>
                </w:rPrChange>
              </w:rPr>
              <w:t>Признак отпуска материала задним числом</w:t>
            </w:r>
          </w:p>
        </w:tc>
        <w:tc>
          <w:tcPr>
            <w:tcW w:w="309" w:type="pct"/>
          </w:tcPr>
          <w:p w14:paraId="0A3E9EBA" w14:textId="69F3E0AD" w:rsidR="004C7E13" w:rsidRPr="0040585C" w:rsidRDefault="004C7E13" w:rsidP="004C7E13">
            <w:pPr>
              <w:jc w:val="center"/>
              <w:rPr>
                <w:rFonts w:ascii="Arial" w:hAnsi="Arial" w:cs="Arial"/>
                <w:sz w:val="20"/>
                <w:szCs w:val="20"/>
                <w:lang w:val="en-US"/>
                <w:rPrChange w:id="995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58" w:author="Александр" w:date="2020-04-13T06:47:00Z">
                  <w:rPr>
                    <w:rFonts w:ascii="Arial" w:hAnsi="Arial" w:cs="Arial"/>
                    <w:sz w:val="20"/>
                    <w:szCs w:val="20"/>
                    <w:highlight w:val="yellow"/>
                    <w:lang w:val="en-US"/>
                  </w:rPr>
                </w:rPrChange>
              </w:rPr>
              <w:t>CHAR</w:t>
            </w:r>
            <w:r w:rsidRPr="0040585C">
              <w:rPr>
                <w:rFonts w:ascii="Arial" w:hAnsi="Arial" w:cs="Arial"/>
                <w:sz w:val="20"/>
                <w:szCs w:val="20"/>
                <w:rPrChange w:id="9959" w:author="Александр" w:date="2020-04-13T06:47:00Z">
                  <w:rPr>
                    <w:rFonts w:ascii="Arial" w:hAnsi="Arial" w:cs="Arial"/>
                    <w:sz w:val="20"/>
                    <w:szCs w:val="20"/>
                    <w:highlight w:val="yellow"/>
                  </w:rPr>
                </w:rPrChange>
              </w:rPr>
              <w:t xml:space="preserve">, </w:t>
            </w:r>
            <w:r w:rsidRPr="0040585C">
              <w:rPr>
                <w:rFonts w:ascii="Arial" w:hAnsi="Arial" w:cs="Arial"/>
                <w:sz w:val="20"/>
                <w:szCs w:val="20"/>
                <w:lang w:val="en-US"/>
                <w:rPrChange w:id="9960" w:author="Александр" w:date="2020-04-13T06:47:00Z">
                  <w:rPr>
                    <w:rFonts w:ascii="Arial" w:hAnsi="Arial" w:cs="Arial"/>
                    <w:sz w:val="20"/>
                    <w:szCs w:val="20"/>
                    <w:highlight w:val="yellow"/>
                    <w:lang w:val="en-US"/>
                  </w:rPr>
                </w:rPrChange>
              </w:rPr>
              <w:t>1</w:t>
            </w:r>
          </w:p>
        </w:tc>
        <w:tc>
          <w:tcPr>
            <w:tcW w:w="487" w:type="pct"/>
          </w:tcPr>
          <w:p w14:paraId="1F5BEF3C" w14:textId="633834F0" w:rsidR="004C7E13" w:rsidRPr="0040585C" w:rsidRDefault="004C7E13" w:rsidP="004C7E13">
            <w:pPr>
              <w:jc w:val="center"/>
              <w:rPr>
                <w:rFonts w:ascii="Arial" w:hAnsi="Arial" w:cs="Arial"/>
                <w:sz w:val="20"/>
                <w:szCs w:val="20"/>
                <w:rPrChange w:id="9961"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9962" w:author="Александр" w:date="2020-04-13T06:47:00Z">
                  <w:rPr>
                    <w:rFonts w:ascii="Arial" w:hAnsi="Arial" w:cs="Arial"/>
                    <w:sz w:val="20"/>
                    <w:szCs w:val="20"/>
                    <w:highlight w:val="yellow"/>
                    <w:lang w:val="en-US"/>
                  </w:rPr>
                </w:rPrChange>
              </w:rPr>
              <w:t>PLMZ-RGEKZ</w:t>
            </w:r>
          </w:p>
        </w:tc>
        <w:tc>
          <w:tcPr>
            <w:tcW w:w="354" w:type="pct"/>
          </w:tcPr>
          <w:p w14:paraId="24F583FA" w14:textId="4BFF3872" w:rsidR="004C7E13" w:rsidRPr="0040585C" w:rsidRDefault="004C7E13" w:rsidP="004C7E13">
            <w:pPr>
              <w:jc w:val="center"/>
              <w:rPr>
                <w:rFonts w:ascii="Arial" w:hAnsi="Arial" w:cs="Arial"/>
                <w:sz w:val="20"/>
                <w:szCs w:val="20"/>
                <w:lang w:val="en-US"/>
                <w:rPrChange w:id="9963"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64" w:author="Александр" w:date="2020-04-13T06:47:00Z">
                  <w:rPr>
                    <w:rFonts w:ascii="Arial" w:hAnsi="Arial" w:cs="Arial"/>
                    <w:sz w:val="20"/>
                    <w:szCs w:val="20"/>
                    <w:highlight w:val="yellow"/>
                    <w:lang w:val="en-US"/>
                  </w:rPr>
                </w:rPrChange>
              </w:rPr>
              <w:t>-</w:t>
            </w:r>
          </w:p>
        </w:tc>
        <w:tc>
          <w:tcPr>
            <w:tcW w:w="576" w:type="pct"/>
          </w:tcPr>
          <w:p w14:paraId="79D4C39E" w14:textId="192540F6" w:rsidR="004C7E13" w:rsidRPr="0040585C" w:rsidRDefault="004C7E13" w:rsidP="004C7E13">
            <w:pPr>
              <w:jc w:val="center"/>
              <w:rPr>
                <w:rFonts w:ascii="Arial" w:hAnsi="Arial" w:cs="Arial"/>
                <w:sz w:val="20"/>
                <w:szCs w:val="20"/>
                <w:lang w:val="en-US"/>
                <w:rPrChange w:id="9965"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66" w:author="Александр" w:date="2020-04-13T06:47:00Z">
                  <w:rPr>
                    <w:rFonts w:ascii="Arial" w:hAnsi="Arial" w:cs="Arial"/>
                    <w:sz w:val="20"/>
                    <w:szCs w:val="20"/>
                    <w:highlight w:val="yellow"/>
                    <w:lang w:val="en-US"/>
                  </w:rPr>
                </w:rPrChange>
              </w:rPr>
              <w:t>-</w:t>
            </w:r>
          </w:p>
        </w:tc>
        <w:tc>
          <w:tcPr>
            <w:tcW w:w="397" w:type="pct"/>
          </w:tcPr>
          <w:p w14:paraId="72616E45" w14:textId="4539E526" w:rsidR="004C7E13" w:rsidRPr="0040585C" w:rsidRDefault="004C7E13" w:rsidP="004C7E13">
            <w:pPr>
              <w:jc w:val="center"/>
              <w:rPr>
                <w:rFonts w:ascii="Arial" w:hAnsi="Arial" w:cs="Arial"/>
                <w:sz w:val="20"/>
                <w:szCs w:val="20"/>
                <w:lang w:val="en-US"/>
                <w:rPrChange w:id="996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68" w:author="Александр" w:date="2020-04-13T06:47:00Z">
                  <w:rPr>
                    <w:rFonts w:ascii="Arial" w:hAnsi="Arial" w:cs="Arial"/>
                    <w:sz w:val="20"/>
                    <w:szCs w:val="20"/>
                    <w:highlight w:val="yellow"/>
                    <w:lang w:val="en-US"/>
                  </w:rPr>
                </w:rPrChange>
              </w:rPr>
              <w:t>-</w:t>
            </w:r>
          </w:p>
        </w:tc>
        <w:tc>
          <w:tcPr>
            <w:tcW w:w="443" w:type="pct"/>
          </w:tcPr>
          <w:p w14:paraId="1ED0403C" w14:textId="5918BD18" w:rsidR="004C7E13" w:rsidRPr="0040585C" w:rsidRDefault="004C7E13" w:rsidP="004C7E13">
            <w:pPr>
              <w:jc w:val="center"/>
              <w:rPr>
                <w:rFonts w:ascii="Arial" w:hAnsi="Arial" w:cs="Arial"/>
                <w:sz w:val="20"/>
                <w:szCs w:val="20"/>
                <w:lang w:val="en-US"/>
                <w:rPrChange w:id="996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70" w:author="Александр" w:date="2020-04-13T06:47:00Z">
                  <w:rPr>
                    <w:rFonts w:ascii="Arial" w:hAnsi="Arial" w:cs="Arial"/>
                    <w:sz w:val="20"/>
                    <w:szCs w:val="20"/>
                    <w:highlight w:val="yellow"/>
                    <w:lang w:val="en-US"/>
                  </w:rPr>
                </w:rPrChange>
              </w:rPr>
              <w:t>-</w:t>
            </w:r>
          </w:p>
        </w:tc>
        <w:tc>
          <w:tcPr>
            <w:tcW w:w="354" w:type="pct"/>
          </w:tcPr>
          <w:p w14:paraId="363CF851" w14:textId="251B16D7" w:rsidR="004C7E13" w:rsidRPr="0040585C" w:rsidRDefault="004C7E13" w:rsidP="004C7E13">
            <w:pPr>
              <w:jc w:val="center"/>
              <w:rPr>
                <w:rFonts w:ascii="Arial" w:hAnsi="Arial" w:cs="Arial"/>
                <w:sz w:val="20"/>
                <w:szCs w:val="20"/>
                <w:lang w:val="en-US"/>
                <w:rPrChange w:id="997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9972" w:author="Александр" w:date="2020-04-13T06:47:00Z">
                  <w:rPr>
                    <w:rFonts w:ascii="Arial" w:hAnsi="Arial" w:cs="Arial"/>
                    <w:sz w:val="20"/>
                    <w:szCs w:val="20"/>
                    <w:highlight w:val="yellow"/>
                    <w:lang w:val="en-US"/>
                  </w:rPr>
                </w:rPrChange>
              </w:rPr>
              <w:t>SAP</w:t>
            </w:r>
          </w:p>
        </w:tc>
      </w:tr>
      <w:tr w:rsidR="00231504" w:rsidRPr="0086487D" w14:paraId="03A63608" w14:textId="77777777" w:rsidTr="00B7575F">
        <w:trPr>
          <w:cantSplit/>
          <w:ins w:id="9973" w:author="Владимир Лаут" w:date="2021-03-25T08:31:00Z"/>
        </w:trPr>
        <w:tc>
          <w:tcPr>
            <w:tcW w:w="177" w:type="pct"/>
          </w:tcPr>
          <w:p w14:paraId="312F8E5C" w14:textId="62C790A8" w:rsidR="00231504" w:rsidRPr="0040585C" w:rsidRDefault="00231504" w:rsidP="00231504">
            <w:pPr>
              <w:rPr>
                <w:ins w:id="9974" w:author="Владимир Лаут" w:date="2021-03-25T08:31:00Z"/>
                <w:rFonts w:ascii="Arial" w:hAnsi="Arial" w:cs="Arial"/>
                <w:sz w:val="20"/>
                <w:szCs w:val="20"/>
              </w:rPr>
            </w:pPr>
            <w:ins w:id="9975" w:author="Владимир Лаут" w:date="2021-03-25T08:31:00Z">
              <w:r>
                <w:rPr>
                  <w:rFonts w:ascii="Arial" w:hAnsi="Arial" w:cs="Arial"/>
                  <w:sz w:val="20"/>
                  <w:szCs w:val="20"/>
                </w:rPr>
                <w:t>58</w:t>
              </w:r>
            </w:ins>
          </w:p>
        </w:tc>
        <w:tc>
          <w:tcPr>
            <w:tcW w:w="443" w:type="pct"/>
          </w:tcPr>
          <w:p w14:paraId="08753751" w14:textId="1681F765" w:rsidR="00231504" w:rsidRPr="00981450" w:rsidRDefault="00231504" w:rsidP="00231504">
            <w:pPr>
              <w:jc w:val="left"/>
              <w:rPr>
                <w:ins w:id="9976" w:author="Владимир Лаут" w:date="2021-03-25T08:31:00Z"/>
                <w:rFonts w:ascii="Arial" w:hAnsi="Arial" w:cs="Arial"/>
                <w:sz w:val="20"/>
                <w:szCs w:val="20"/>
              </w:rPr>
            </w:pPr>
            <w:ins w:id="9977" w:author="Владимир Лаут" w:date="2021-03-25T08:32:00Z">
              <w:r w:rsidRPr="00981450">
                <w:rPr>
                  <w:rFonts w:ascii="Arial" w:hAnsi="Arial" w:cs="Arial"/>
                  <w:sz w:val="20"/>
                  <w:szCs w:val="20"/>
                  <w:rPrChange w:id="9978" w:author="LautVA" w:date="2021-03-30T17:49:00Z">
                    <w:rPr>
                      <w:rFonts w:ascii="Arial" w:hAnsi="Arial" w:cs="Arial"/>
                      <w:sz w:val="20"/>
                      <w:szCs w:val="20"/>
                      <w:highlight w:val="green"/>
                    </w:rPr>
                  </w:rPrChange>
                </w:rPr>
                <w:t>Компоненты</w:t>
              </w:r>
            </w:ins>
          </w:p>
        </w:tc>
        <w:tc>
          <w:tcPr>
            <w:tcW w:w="530" w:type="pct"/>
          </w:tcPr>
          <w:p w14:paraId="13D7D461" w14:textId="02566263" w:rsidR="00231504" w:rsidRPr="00981450" w:rsidRDefault="00231504" w:rsidP="00231504">
            <w:pPr>
              <w:jc w:val="left"/>
              <w:rPr>
                <w:ins w:id="9979" w:author="Владимир Лаут" w:date="2021-03-25T08:31:00Z"/>
                <w:rFonts w:ascii="Arial" w:hAnsi="Arial" w:cs="Arial"/>
                <w:sz w:val="20"/>
                <w:szCs w:val="20"/>
              </w:rPr>
            </w:pPr>
            <w:ins w:id="9980" w:author="Владимир Лаут" w:date="2021-03-25T08:32:00Z">
              <w:r w:rsidRPr="00981450">
                <w:rPr>
                  <w:rFonts w:ascii="Arial" w:hAnsi="Arial" w:cs="Arial"/>
                  <w:sz w:val="20"/>
                  <w:szCs w:val="20"/>
                  <w:rPrChange w:id="9981" w:author="LautVA" w:date="2021-03-30T17:49:00Z">
                    <w:rPr>
                      <w:rFonts w:ascii="Arial" w:hAnsi="Arial" w:cs="Arial"/>
                      <w:sz w:val="20"/>
                      <w:szCs w:val="20"/>
                      <w:highlight w:val="green"/>
                    </w:rPr>
                  </w:rPrChange>
                </w:rPr>
                <w:t>Наличие сезонности</w:t>
              </w:r>
            </w:ins>
          </w:p>
        </w:tc>
        <w:tc>
          <w:tcPr>
            <w:tcW w:w="930" w:type="pct"/>
          </w:tcPr>
          <w:p w14:paraId="59FB3852" w14:textId="32D9DECD" w:rsidR="00231504" w:rsidRPr="00981450" w:rsidRDefault="00231504" w:rsidP="00231504">
            <w:pPr>
              <w:jc w:val="left"/>
              <w:rPr>
                <w:ins w:id="9982" w:author="Владимир Лаут" w:date="2021-03-25T08:31:00Z"/>
                <w:rFonts w:ascii="Arial" w:hAnsi="Arial" w:cs="Arial"/>
                <w:sz w:val="20"/>
                <w:szCs w:val="20"/>
              </w:rPr>
            </w:pPr>
            <w:ins w:id="9983" w:author="Владимир Лаут" w:date="2021-03-25T08:32:00Z">
              <w:r w:rsidRPr="00981450">
                <w:rPr>
                  <w:rFonts w:ascii="Arial" w:hAnsi="Arial" w:cs="Arial"/>
                  <w:sz w:val="20"/>
                  <w:szCs w:val="20"/>
                  <w:rPrChange w:id="9984" w:author="LautVA" w:date="2021-03-30T17:49:00Z">
                    <w:rPr>
                      <w:rFonts w:ascii="Arial" w:hAnsi="Arial" w:cs="Arial"/>
                      <w:sz w:val="20"/>
                      <w:szCs w:val="20"/>
                      <w:highlight w:val="green"/>
                    </w:rPr>
                  </w:rPrChange>
                </w:rPr>
                <w:t>Признак возможной замены на сезонный аналог</w:t>
              </w:r>
            </w:ins>
          </w:p>
        </w:tc>
        <w:tc>
          <w:tcPr>
            <w:tcW w:w="309" w:type="pct"/>
          </w:tcPr>
          <w:p w14:paraId="15AC8CA4" w14:textId="1470F19D" w:rsidR="00231504" w:rsidRPr="00981450" w:rsidRDefault="00231504" w:rsidP="00231504">
            <w:pPr>
              <w:jc w:val="center"/>
              <w:rPr>
                <w:ins w:id="9985" w:author="Владимир Лаут" w:date="2021-03-25T08:31:00Z"/>
                <w:rFonts w:ascii="Arial" w:hAnsi="Arial" w:cs="Arial"/>
                <w:sz w:val="20"/>
                <w:szCs w:val="20"/>
                <w:lang w:val="en-US"/>
              </w:rPr>
            </w:pPr>
            <w:ins w:id="9986" w:author="Владимир Лаут" w:date="2021-03-25T08:32:00Z">
              <w:r w:rsidRPr="00981450">
                <w:rPr>
                  <w:rFonts w:ascii="Arial" w:hAnsi="Arial" w:cs="Arial"/>
                  <w:sz w:val="20"/>
                  <w:szCs w:val="20"/>
                  <w:lang w:val="en-US"/>
                  <w:rPrChange w:id="9987" w:author="LautVA" w:date="2021-03-30T17:49:00Z">
                    <w:rPr>
                      <w:rFonts w:ascii="Arial" w:hAnsi="Arial" w:cs="Arial"/>
                      <w:sz w:val="20"/>
                      <w:szCs w:val="20"/>
                      <w:highlight w:val="green"/>
                      <w:lang w:val="en-US"/>
                    </w:rPr>
                  </w:rPrChange>
                </w:rPr>
                <w:t>CHAR</w:t>
              </w:r>
              <w:r w:rsidRPr="00981450">
                <w:rPr>
                  <w:rFonts w:ascii="Arial" w:hAnsi="Arial" w:cs="Arial"/>
                  <w:sz w:val="20"/>
                  <w:szCs w:val="20"/>
                  <w:rPrChange w:id="9988" w:author="LautVA" w:date="2021-03-30T17:49:00Z">
                    <w:rPr>
                      <w:rFonts w:ascii="Arial" w:hAnsi="Arial" w:cs="Arial"/>
                      <w:sz w:val="20"/>
                      <w:szCs w:val="20"/>
                      <w:highlight w:val="green"/>
                    </w:rPr>
                  </w:rPrChange>
                </w:rPr>
                <w:t xml:space="preserve">, </w:t>
              </w:r>
              <w:r w:rsidRPr="00981450">
                <w:rPr>
                  <w:rFonts w:ascii="Arial" w:hAnsi="Arial" w:cs="Arial"/>
                  <w:sz w:val="20"/>
                  <w:szCs w:val="20"/>
                  <w:lang w:val="en-US"/>
                  <w:rPrChange w:id="9989" w:author="LautVA" w:date="2021-03-30T17:49:00Z">
                    <w:rPr>
                      <w:rFonts w:ascii="Arial" w:hAnsi="Arial" w:cs="Arial"/>
                      <w:sz w:val="20"/>
                      <w:szCs w:val="20"/>
                      <w:highlight w:val="green"/>
                      <w:lang w:val="en-US"/>
                    </w:rPr>
                  </w:rPrChange>
                </w:rPr>
                <w:t>1</w:t>
              </w:r>
              <w:r w:rsidRPr="00981450">
                <w:rPr>
                  <w:rFonts w:ascii="Arial" w:hAnsi="Arial" w:cs="Arial"/>
                  <w:sz w:val="20"/>
                  <w:szCs w:val="20"/>
                  <w:rPrChange w:id="9990" w:author="LautVA" w:date="2021-03-30T17:49:00Z">
                    <w:rPr>
                      <w:rFonts w:ascii="Arial" w:hAnsi="Arial" w:cs="Arial"/>
                      <w:sz w:val="20"/>
                      <w:szCs w:val="20"/>
                      <w:highlight w:val="green"/>
                    </w:rPr>
                  </w:rPrChange>
                </w:rPr>
                <w:t>2</w:t>
              </w:r>
            </w:ins>
          </w:p>
        </w:tc>
        <w:tc>
          <w:tcPr>
            <w:tcW w:w="487" w:type="pct"/>
          </w:tcPr>
          <w:p w14:paraId="179C23CE" w14:textId="01E1DA91" w:rsidR="00231504" w:rsidRPr="00981450" w:rsidRDefault="00231504" w:rsidP="00231504">
            <w:pPr>
              <w:jc w:val="center"/>
              <w:rPr>
                <w:ins w:id="9991" w:author="Владимир Лаут" w:date="2021-03-25T08:31:00Z"/>
                <w:rFonts w:ascii="Arial" w:hAnsi="Arial" w:cs="Arial"/>
                <w:sz w:val="20"/>
                <w:szCs w:val="20"/>
                <w:lang w:val="en-US"/>
              </w:rPr>
            </w:pPr>
            <w:ins w:id="9992" w:author="Владимир Лаут" w:date="2021-03-25T08:32:00Z">
              <w:r w:rsidRPr="00981450">
                <w:rPr>
                  <w:rFonts w:ascii="Arial" w:hAnsi="Arial" w:cs="Arial"/>
                  <w:sz w:val="20"/>
                  <w:szCs w:val="20"/>
                  <w:lang w:val="en-US"/>
                  <w:rPrChange w:id="9993" w:author="LautVA" w:date="2021-03-30T17:49:00Z">
                    <w:rPr>
                      <w:rFonts w:ascii="Arial" w:hAnsi="Arial" w:cs="Arial"/>
                      <w:sz w:val="20"/>
                      <w:szCs w:val="20"/>
                      <w:highlight w:val="green"/>
                      <w:lang w:val="en-US"/>
                    </w:rPr>
                  </w:rPrChange>
                </w:rPr>
                <w:t>PLMZ</w:t>
              </w:r>
              <w:r w:rsidRPr="00981450">
                <w:rPr>
                  <w:rFonts w:ascii="Arial" w:hAnsi="Arial" w:cs="Arial"/>
                  <w:sz w:val="20"/>
                  <w:szCs w:val="20"/>
                  <w:rPrChange w:id="9994" w:author="LautVA" w:date="2021-03-30T17:49:00Z">
                    <w:rPr>
                      <w:rFonts w:ascii="Arial" w:hAnsi="Arial" w:cs="Arial"/>
                      <w:sz w:val="20"/>
                      <w:szCs w:val="20"/>
                      <w:highlight w:val="green"/>
                    </w:rPr>
                  </w:rPrChange>
                </w:rPr>
                <w:t>-WEMPF</w:t>
              </w:r>
            </w:ins>
          </w:p>
        </w:tc>
        <w:tc>
          <w:tcPr>
            <w:tcW w:w="354" w:type="pct"/>
          </w:tcPr>
          <w:p w14:paraId="5C166077" w14:textId="7281FA94" w:rsidR="00231504" w:rsidRPr="00981450" w:rsidRDefault="00231504" w:rsidP="00231504">
            <w:pPr>
              <w:jc w:val="center"/>
              <w:rPr>
                <w:ins w:id="9995" w:author="Владимир Лаут" w:date="2021-03-25T08:31:00Z"/>
                <w:rFonts w:ascii="Arial" w:hAnsi="Arial" w:cs="Arial"/>
                <w:sz w:val="20"/>
                <w:szCs w:val="20"/>
                <w:lang w:val="en-US"/>
              </w:rPr>
            </w:pPr>
            <w:ins w:id="9996" w:author="Владимир Лаут" w:date="2021-03-25T08:32:00Z">
              <w:r w:rsidRPr="00981450">
                <w:rPr>
                  <w:rFonts w:ascii="Arial" w:hAnsi="Arial" w:cs="Arial"/>
                  <w:sz w:val="20"/>
                  <w:szCs w:val="20"/>
                  <w:rPrChange w:id="9997" w:author="LautVA" w:date="2021-03-30T17:49:00Z">
                    <w:rPr>
                      <w:rFonts w:ascii="Arial" w:hAnsi="Arial" w:cs="Arial"/>
                      <w:sz w:val="20"/>
                      <w:szCs w:val="20"/>
                      <w:highlight w:val="green"/>
                    </w:rPr>
                  </w:rPrChange>
                </w:rPr>
                <w:t>Х</w:t>
              </w:r>
            </w:ins>
          </w:p>
        </w:tc>
        <w:tc>
          <w:tcPr>
            <w:tcW w:w="576" w:type="pct"/>
          </w:tcPr>
          <w:p w14:paraId="617F8BC5" w14:textId="12C544BD" w:rsidR="00231504" w:rsidRPr="00981450" w:rsidRDefault="00231504" w:rsidP="00231504">
            <w:pPr>
              <w:jc w:val="center"/>
              <w:rPr>
                <w:ins w:id="9998" w:author="Владимир Лаут" w:date="2021-03-25T08:31:00Z"/>
                <w:rFonts w:ascii="Arial" w:hAnsi="Arial" w:cs="Arial"/>
                <w:sz w:val="20"/>
                <w:szCs w:val="20"/>
                <w:lang w:val="en-US"/>
              </w:rPr>
            </w:pPr>
            <w:ins w:id="9999" w:author="Владимир Лаут" w:date="2021-03-25T08:32:00Z">
              <w:r w:rsidRPr="00981450">
                <w:rPr>
                  <w:rFonts w:ascii="Arial" w:hAnsi="Arial" w:cs="Arial"/>
                  <w:sz w:val="20"/>
                  <w:szCs w:val="20"/>
                  <w:lang w:val="en-US"/>
                  <w:rPrChange w:id="10000" w:author="LautVA" w:date="2021-03-30T17:49:00Z">
                    <w:rPr>
                      <w:rFonts w:ascii="Arial" w:hAnsi="Arial" w:cs="Arial"/>
                      <w:sz w:val="20"/>
                      <w:szCs w:val="20"/>
                      <w:highlight w:val="green"/>
                      <w:lang w:val="en-US"/>
                    </w:rPr>
                  </w:rPrChange>
                </w:rPr>
                <w:t>-</w:t>
              </w:r>
            </w:ins>
          </w:p>
        </w:tc>
        <w:tc>
          <w:tcPr>
            <w:tcW w:w="397" w:type="pct"/>
          </w:tcPr>
          <w:p w14:paraId="7521FCE6" w14:textId="34EAC154" w:rsidR="00231504" w:rsidRPr="00981450" w:rsidRDefault="00231504" w:rsidP="00231504">
            <w:pPr>
              <w:jc w:val="center"/>
              <w:rPr>
                <w:ins w:id="10001" w:author="Владимир Лаут" w:date="2021-03-25T08:31:00Z"/>
                <w:rFonts w:ascii="Arial" w:hAnsi="Arial" w:cs="Arial"/>
                <w:sz w:val="20"/>
                <w:szCs w:val="20"/>
                <w:lang w:val="en-US"/>
              </w:rPr>
            </w:pPr>
            <w:ins w:id="10002" w:author="Владимир Лаут" w:date="2021-03-25T08:32:00Z">
              <w:r w:rsidRPr="00981450">
                <w:rPr>
                  <w:rFonts w:ascii="Arial" w:hAnsi="Arial" w:cs="Arial"/>
                  <w:sz w:val="20"/>
                  <w:szCs w:val="20"/>
                  <w:rPrChange w:id="10003" w:author="LautVA" w:date="2021-03-30T17:49:00Z">
                    <w:rPr>
                      <w:rFonts w:ascii="Arial" w:hAnsi="Arial" w:cs="Arial"/>
                      <w:sz w:val="20"/>
                      <w:szCs w:val="20"/>
                      <w:highlight w:val="green"/>
                    </w:rPr>
                  </w:rPrChange>
                </w:rPr>
                <w:t>-</w:t>
              </w:r>
            </w:ins>
          </w:p>
        </w:tc>
        <w:tc>
          <w:tcPr>
            <w:tcW w:w="443" w:type="pct"/>
          </w:tcPr>
          <w:p w14:paraId="33EFF8D2" w14:textId="2D0795F9" w:rsidR="00231504" w:rsidRPr="00981450" w:rsidRDefault="00231504" w:rsidP="00231504">
            <w:pPr>
              <w:jc w:val="center"/>
              <w:rPr>
                <w:ins w:id="10004" w:author="Владимир Лаут" w:date="2021-03-25T08:31:00Z"/>
                <w:rFonts w:ascii="Arial" w:hAnsi="Arial" w:cs="Arial"/>
                <w:sz w:val="20"/>
                <w:szCs w:val="20"/>
                <w:lang w:val="en-US"/>
              </w:rPr>
            </w:pPr>
            <w:ins w:id="10005" w:author="Владимир Лаут" w:date="2021-03-25T08:32:00Z">
              <w:r w:rsidRPr="00981450">
                <w:rPr>
                  <w:rFonts w:ascii="Arial" w:hAnsi="Arial" w:cs="Arial"/>
                  <w:sz w:val="20"/>
                  <w:szCs w:val="20"/>
                  <w:rPrChange w:id="10006" w:author="LautVA" w:date="2021-03-30T17:49:00Z">
                    <w:rPr>
                      <w:rFonts w:ascii="Arial" w:hAnsi="Arial" w:cs="Arial"/>
                      <w:sz w:val="20"/>
                      <w:szCs w:val="20"/>
                      <w:highlight w:val="green"/>
                    </w:rPr>
                  </w:rPrChange>
                </w:rPr>
                <w:t>Выбор из справочника</w:t>
              </w:r>
            </w:ins>
          </w:p>
        </w:tc>
        <w:tc>
          <w:tcPr>
            <w:tcW w:w="354" w:type="pct"/>
          </w:tcPr>
          <w:p w14:paraId="18294E1C" w14:textId="17113EDC" w:rsidR="00231504" w:rsidRPr="00981450" w:rsidRDefault="00231504" w:rsidP="00231504">
            <w:pPr>
              <w:jc w:val="center"/>
              <w:rPr>
                <w:ins w:id="10007" w:author="Владимир Лаут" w:date="2021-03-25T08:31:00Z"/>
                <w:rFonts w:ascii="Arial" w:hAnsi="Arial" w:cs="Arial"/>
                <w:sz w:val="20"/>
                <w:szCs w:val="20"/>
                <w:lang w:val="en-US"/>
              </w:rPr>
            </w:pPr>
            <w:ins w:id="10008" w:author="Владимир Лаут" w:date="2021-03-25T08:32:00Z">
              <w:r w:rsidRPr="00981450">
                <w:rPr>
                  <w:rFonts w:ascii="Arial" w:hAnsi="Arial" w:cs="Arial"/>
                  <w:sz w:val="20"/>
                  <w:szCs w:val="20"/>
                  <w:lang w:val="en-US"/>
                  <w:rPrChange w:id="10009" w:author="LautVA" w:date="2021-03-30T17:49:00Z">
                    <w:rPr>
                      <w:rFonts w:ascii="Arial" w:hAnsi="Arial" w:cs="Arial"/>
                      <w:sz w:val="20"/>
                      <w:szCs w:val="20"/>
                      <w:highlight w:val="green"/>
                      <w:lang w:val="en-US"/>
                    </w:rPr>
                  </w:rPrChange>
                </w:rPr>
                <w:t>SAP</w:t>
              </w:r>
            </w:ins>
          </w:p>
        </w:tc>
      </w:tr>
      <w:tr w:rsidR="00231504" w:rsidRPr="0086487D" w14:paraId="3D9789E8" w14:textId="77777777" w:rsidTr="00B7575F">
        <w:trPr>
          <w:cantSplit/>
          <w:ins w:id="10010" w:author="Владимир Лаут" w:date="2021-03-25T08:31:00Z"/>
        </w:trPr>
        <w:tc>
          <w:tcPr>
            <w:tcW w:w="177" w:type="pct"/>
          </w:tcPr>
          <w:p w14:paraId="1A738AAE" w14:textId="6E0F43C8" w:rsidR="00231504" w:rsidRPr="0040585C" w:rsidRDefault="00231504" w:rsidP="00231504">
            <w:pPr>
              <w:rPr>
                <w:ins w:id="10011" w:author="Владимир Лаут" w:date="2021-03-25T08:31:00Z"/>
                <w:rFonts w:ascii="Arial" w:hAnsi="Arial" w:cs="Arial"/>
                <w:sz w:val="20"/>
                <w:szCs w:val="20"/>
              </w:rPr>
            </w:pPr>
            <w:ins w:id="10012" w:author="Владимир Лаут" w:date="2021-03-25T08:31:00Z">
              <w:r w:rsidRPr="0040585C">
                <w:rPr>
                  <w:rFonts w:ascii="Arial" w:hAnsi="Arial" w:cs="Arial"/>
                  <w:sz w:val="20"/>
                  <w:szCs w:val="20"/>
                </w:rPr>
                <w:t>5</w:t>
              </w:r>
              <w:r>
                <w:rPr>
                  <w:rFonts w:ascii="Arial" w:hAnsi="Arial" w:cs="Arial"/>
                  <w:sz w:val="20"/>
                  <w:szCs w:val="20"/>
                </w:rPr>
                <w:t>9</w:t>
              </w:r>
              <w:r w:rsidRPr="00696F74">
                <w:rPr>
                  <w:rFonts w:ascii="Arial" w:hAnsi="Arial" w:cs="Arial"/>
                  <w:sz w:val="20"/>
                  <w:szCs w:val="20"/>
                </w:rPr>
                <w:t>.</w:t>
              </w:r>
            </w:ins>
          </w:p>
        </w:tc>
        <w:tc>
          <w:tcPr>
            <w:tcW w:w="443" w:type="pct"/>
          </w:tcPr>
          <w:p w14:paraId="5D9BEA69" w14:textId="5F0B1DB2" w:rsidR="00231504" w:rsidRPr="00981450" w:rsidRDefault="00231504" w:rsidP="00231504">
            <w:pPr>
              <w:jc w:val="left"/>
              <w:rPr>
                <w:ins w:id="10013" w:author="Владимир Лаут" w:date="2021-03-25T08:31:00Z"/>
                <w:rFonts w:ascii="Arial" w:hAnsi="Arial" w:cs="Arial"/>
                <w:sz w:val="20"/>
                <w:szCs w:val="20"/>
              </w:rPr>
            </w:pPr>
            <w:ins w:id="10014" w:author="Владимир Лаут" w:date="2021-03-25T08:32:00Z">
              <w:r w:rsidRPr="00981450">
                <w:rPr>
                  <w:rFonts w:ascii="Arial" w:hAnsi="Arial" w:cs="Arial"/>
                  <w:sz w:val="20"/>
                  <w:szCs w:val="20"/>
                  <w:rPrChange w:id="10015" w:author="LautVA" w:date="2021-03-30T17:49:00Z">
                    <w:rPr>
                      <w:rFonts w:ascii="Arial" w:hAnsi="Arial" w:cs="Arial"/>
                      <w:sz w:val="20"/>
                      <w:szCs w:val="20"/>
                      <w:highlight w:val="green"/>
                    </w:rPr>
                  </w:rPrChange>
                </w:rPr>
                <w:t>Компоненты</w:t>
              </w:r>
            </w:ins>
          </w:p>
        </w:tc>
        <w:tc>
          <w:tcPr>
            <w:tcW w:w="530" w:type="pct"/>
          </w:tcPr>
          <w:p w14:paraId="417C96A3" w14:textId="4DF2B47E" w:rsidR="00231504" w:rsidRPr="00981450" w:rsidRDefault="00231504" w:rsidP="00231504">
            <w:pPr>
              <w:jc w:val="left"/>
              <w:rPr>
                <w:ins w:id="10016" w:author="Владимир Лаут" w:date="2021-03-25T08:31:00Z"/>
                <w:rFonts w:ascii="Arial" w:hAnsi="Arial" w:cs="Arial"/>
                <w:sz w:val="20"/>
                <w:szCs w:val="20"/>
              </w:rPr>
            </w:pPr>
            <w:ins w:id="10017" w:author="Владимир Лаут" w:date="2021-03-25T08:32:00Z">
              <w:r w:rsidRPr="00981450">
                <w:rPr>
                  <w:rFonts w:ascii="Arial" w:hAnsi="Arial" w:cs="Arial"/>
                  <w:sz w:val="20"/>
                  <w:szCs w:val="20"/>
                  <w:rPrChange w:id="10018" w:author="LautVA" w:date="2021-03-30T17:49:00Z">
                    <w:rPr>
                      <w:rFonts w:ascii="Arial" w:hAnsi="Arial" w:cs="Arial"/>
                      <w:sz w:val="20"/>
                      <w:szCs w:val="20"/>
                      <w:highlight w:val="green"/>
                    </w:rPr>
                  </w:rPrChange>
                </w:rPr>
                <w:t>РПМ</w:t>
              </w:r>
            </w:ins>
          </w:p>
        </w:tc>
        <w:tc>
          <w:tcPr>
            <w:tcW w:w="930" w:type="pct"/>
          </w:tcPr>
          <w:p w14:paraId="63ABB28B" w14:textId="58B88907" w:rsidR="00231504" w:rsidRPr="00981450" w:rsidRDefault="00231504" w:rsidP="00231504">
            <w:pPr>
              <w:jc w:val="left"/>
              <w:rPr>
                <w:ins w:id="10019" w:author="Владимир Лаут" w:date="2021-03-25T08:31:00Z"/>
                <w:rFonts w:ascii="Arial" w:hAnsi="Arial" w:cs="Arial"/>
                <w:sz w:val="20"/>
                <w:szCs w:val="20"/>
              </w:rPr>
            </w:pPr>
            <w:ins w:id="10020" w:author="Владимир Лаут" w:date="2021-03-25T08:32:00Z">
              <w:r w:rsidRPr="00981450">
                <w:rPr>
                  <w:rFonts w:ascii="Arial" w:hAnsi="Arial" w:cs="Arial"/>
                  <w:sz w:val="20"/>
                  <w:szCs w:val="20"/>
                  <w:rPrChange w:id="10021" w:author="LautVA" w:date="2021-03-30T17:49:00Z">
                    <w:rPr>
                      <w:rFonts w:ascii="Arial" w:hAnsi="Arial" w:cs="Arial"/>
                      <w:sz w:val="20"/>
                      <w:szCs w:val="20"/>
                      <w:highlight w:val="green"/>
                    </w:rPr>
                  </w:rPrChange>
                </w:rPr>
                <w:t>Информационный признак регулярно-потребляемого материала</w:t>
              </w:r>
            </w:ins>
          </w:p>
        </w:tc>
        <w:tc>
          <w:tcPr>
            <w:tcW w:w="309" w:type="pct"/>
          </w:tcPr>
          <w:p w14:paraId="4CED7BB3" w14:textId="05490BC3" w:rsidR="00231504" w:rsidRPr="00981450" w:rsidRDefault="00231504" w:rsidP="00231504">
            <w:pPr>
              <w:jc w:val="center"/>
              <w:rPr>
                <w:ins w:id="10022" w:author="Владимир Лаут" w:date="2021-03-25T08:31:00Z"/>
                <w:rFonts w:ascii="Arial" w:hAnsi="Arial" w:cs="Arial"/>
                <w:sz w:val="20"/>
                <w:szCs w:val="20"/>
                <w:lang w:val="en-US"/>
              </w:rPr>
            </w:pPr>
            <w:ins w:id="10023" w:author="Владимир Лаут" w:date="2021-03-25T08:32:00Z">
              <w:r w:rsidRPr="00981450">
                <w:rPr>
                  <w:rFonts w:ascii="Arial" w:hAnsi="Arial" w:cs="Arial"/>
                  <w:sz w:val="20"/>
                  <w:szCs w:val="20"/>
                  <w:lang w:val="en-US"/>
                  <w:rPrChange w:id="10024" w:author="LautVA" w:date="2021-03-30T17:49:00Z">
                    <w:rPr>
                      <w:rFonts w:ascii="Arial" w:hAnsi="Arial" w:cs="Arial"/>
                      <w:sz w:val="20"/>
                      <w:szCs w:val="20"/>
                      <w:highlight w:val="green"/>
                      <w:lang w:val="en-US"/>
                    </w:rPr>
                  </w:rPrChange>
                </w:rPr>
                <w:t>CHAR</w:t>
              </w:r>
              <w:r w:rsidRPr="00981450">
                <w:rPr>
                  <w:rFonts w:ascii="Arial" w:hAnsi="Arial" w:cs="Arial"/>
                  <w:sz w:val="20"/>
                  <w:szCs w:val="20"/>
                  <w:rPrChange w:id="10025" w:author="LautVA" w:date="2021-03-30T17:49:00Z">
                    <w:rPr>
                      <w:rFonts w:ascii="Arial" w:hAnsi="Arial" w:cs="Arial"/>
                      <w:sz w:val="20"/>
                      <w:szCs w:val="20"/>
                      <w:highlight w:val="green"/>
                    </w:rPr>
                  </w:rPrChange>
                </w:rPr>
                <w:t>, 30</w:t>
              </w:r>
            </w:ins>
          </w:p>
        </w:tc>
        <w:tc>
          <w:tcPr>
            <w:tcW w:w="487" w:type="pct"/>
          </w:tcPr>
          <w:p w14:paraId="4DAF6FDF" w14:textId="13F7694B" w:rsidR="00231504" w:rsidRPr="00981450" w:rsidRDefault="00231504" w:rsidP="00231504">
            <w:pPr>
              <w:jc w:val="center"/>
              <w:rPr>
                <w:ins w:id="10026" w:author="Владимир Лаут" w:date="2021-03-25T08:31:00Z"/>
                <w:rFonts w:ascii="Arial" w:hAnsi="Arial" w:cs="Arial"/>
                <w:sz w:val="20"/>
                <w:szCs w:val="20"/>
                <w:lang w:val="en-US"/>
              </w:rPr>
            </w:pPr>
            <w:ins w:id="10027" w:author="Владимир Лаут" w:date="2021-03-25T08:32:00Z">
              <w:r w:rsidRPr="00981450">
                <w:rPr>
                  <w:rFonts w:ascii="Arial" w:hAnsi="Arial" w:cs="Arial"/>
                  <w:sz w:val="20"/>
                  <w:szCs w:val="20"/>
                  <w:lang w:val="en-US"/>
                  <w:rPrChange w:id="10028" w:author="LautVA" w:date="2021-03-30T17:49:00Z">
                    <w:rPr>
                      <w:rFonts w:ascii="Arial" w:hAnsi="Arial" w:cs="Arial"/>
                      <w:sz w:val="20"/>
                      <w:szCs w:val="20"/>
                      <w:highlight w:val="green"/>
                      <w:lang w:val="en-US"/>
                    </w:rPr>
                  </w:rPrChange>
                </w:rPr>
                <w:t>PLMZ</w:t>
              </w:r>
              <w:r w:rsidRPr="00981450">
                <w:rPr>
                  <w:rFonts w:ascii="Arial" w:hAnsi="Arial" w:cs="Arial"/>
                  <w:sz w:val="20"/>
                  <w:szCs w:val="20"/>
                  <w:rPrChange w:id="10029" w:author="LautVA" w:date="2021-03-30T17:49:00Z">
                    <w:rPr>
                      <w:rFonts w:ascii="Arial" w:hAnsi="Arial" w:cs="Arial"/>
                      <w:sz w:val="20"/>
                      <w:szCs w:val="20"/>
                      <w:highlight w:val="green"/>
                    </w:rPr>
                  </w:rPrChange>
                </w:rPr>
                <w:t>-</w:t>
              </w:r>
              <w:r w:rsidRPr="00981450">
                <w:rPr>
                  <w:rFonts w:ascii="Arial" w:hAnsi="Arial" w:cs="Arial"/>
                  <w:sz w:val="20"/>
                  <w:szCs w:val="20"/>
                  <w:lang w:val="en-US"/>
                  <w:rPrChange w:id="10030" w:author="LautVA" w:date="2021-03-30T17:49:00Z">
                    <w:rPr>
                      <w:rFonts w:ascii="Arial" w:hAnsi="Arial" w:cs="Arial"/>
                      <w:sz w:val="20"/>
                      <w:szCs w:val="20"/>
                      <w:highlight w:val="green"/>
                      <w:lang w:val="en-US"/>
                    </w:rPr>
                  </w:rPrChange>
                </w:rPr>
                <w:t>ABLAD</w:t>
              </w:r>
            </w:ins>
          </w:p>
        </w:tc>
        <w:tc>
          <w:tcPr>
            <w:tcW w:w="354" w:type="pct"/>
          </w:tcPr>
          <w:p w14:paraId="5E63A2CA" w14:textId="2F66332E" w:rsidR="00231504" w:rsidRPr="00981450" w:rsidRDefault="00231504" w:rsidP="00231504">
            <w:pPr>
              <w:jc w:val="center"/>
              <w:rPr>
                <w:ins w:id="10031" w:author="Владимир Лаут" w:date="2021-03-25T08:31:00Z"/>
                <w:rFonts w:ascii="Arial" w:hAnsi="Arial" w:cs="Arial"/>
                <w:sz w:val="20"/>
                <w:szCs w:val="20"/>
                <w:lang w:val="en-US"/>
              </w:rPr>
            </w:pPr>
            <w:ins w:id="10032" w:author="Владимир Лаут" w:date="2021-03-25T08:32:00Z">
              <w:r w:rsidRPr="00981450">
                <w:rPr>
                  <w:rFonts w:ascii="Arial" w:hAnsi="Arial" w:cs="Arial"/>
                  <w:sz w:val="20"/>
                  <w:szCs w:val="20"/>
                  <w:lang w:val="en-US"/>
                  <w:rPrChange w:id="10033" w:author="LautVA" w:date="2021-03-30T17:49:00Z">
                    <w:rPr>
                      <w:rFonts w:ascii="Arial" w:hAnsi="Arial" w:cs="Arial"/>
                      <w:sz w:val="20"/>
                      <w:szCs w:val="20"/>
                      <w:highlight w:val="green"/>
                      <w:lang w:val="en-US"/>
                    </w:rPr>
                  </w:rPrChange>
                </w:rPr>
                <w:t>-</w:t>
              </w:r>
            </w:ins>
          </w:p>
        </w:tc>
        <w:tc>
          <w:tcPr>
            <w:tcW w:w="576" w:type="pct"/>
          </w:tcPr>
          <w:p w14:paraId="2F6904FD" w14:textId="145C06F2" w:rsidR="00231504" w:rsidRPr="00981450" w:rsidRDefault="00231504" w:rsidP="00231504">
            <w:pPr>
              <w:jc w:val="center"/>
              <w:rPr>
                <w:ins w:id="10034" w:author="Владимир Лаут" w:date="2021-03-25T08:31:00Z"/>
                <w:rFonts w:ascii="Arial" w:hAnsi="Arial" w:cs="Arial"/>
                <w:sz w:val="20"/>
                <w:szCs w:val="20"/>
                <w:lang w:val="en-US"/>
              </w:rPr>
            </w:pPr>
            <w:ins w:id="10035" w:author="Владимир Лаут" w:date="2021-03-25T08:32:00Z">
              <w:r w:rsidRPr="00981450">
                <w:rPr>
                  <w:rFonts w:ascii="Arial" w:hAnsi="Arial" w:cs="Arial"/>
                  <w:sz w:val="20"/>
                  <w:szCs w:val="20"/>
                  <w:lang w:val="en-US"/>
                  <w:rPrChange w:id="10036" w:author="LautVA" w:date="2021-03-30T17:49:00Z">
                    <w:rPr>
                      <w:rFonts w:ascii="Arial" w:hAnsi="Arial" w:cs="Arial"/>
                      <w:sz w:val="20"/>
                      <w:szCs w:val="20"/>
                      <w:highlight w:val="green"/>
                      <w:lang w:val="en-US"/>
                    </w:rPr>
                  </w:rPrChange>
                </w:rPr>
                <w:t>-</w:t>
              </w:r>
            </w:ins>
          </w:p>
        </w:tc>
        <w:tc>
          <w:tcPr>
            <w:tcW w:w="397" w:type="pct"/>
          </w:tcPr>
          <w:p w14:paraId="6AF11D13" w14:textId="2983294A" w:rsidR="00231504" w:rsidRPr="00981450" w:rsidRDefault="00231504" w:rsidP="00231504">
            <w:pPr>
              <w:jc w:val="center"/>
              <w:rPr>
                <w:ins w:id="10037" w:author="Владимир Лаут" w:date="2021-03-25T08:31:00Z"/>
                <w:rFonts w:ascii="Arial" w:hAnsi="Arial" w:cs="Arial"/>
                <w:sz w:val="20"/>
                <w:szCs w:val="20"/>
                <w:lang w:val="en-US"/>
              </w:rPr>
            </w:pPr>
            <w:ins w:id="10038" w:author="Владимир Лаут" w:date="2021-03-25T08:32:00Z">
              <w:r w:rsidRPr="00981450">
                <w:rPr>
                  <w:rFonts w:ascii="Arial" w:hAnsi="Arial" w:cs="Arial"/>
                  <w:sz w:val="20"/>
                  <w:szCs w:val="20"/>
                  <w:lang w:val="en-US"/>
                  <w:rPrChange w:id="10039" w:author="LautVA" w:date="2021-03-30T17:49:00Z">
                    <w:rPr>
                      <w:rFonts w:ascii="Arial" w:hAnsi="Arial" w:cs="Arial"/>
                      <w:sz w:val="20"/>
                      <w:szCs w:val="20"/>
                      <w:highlight w:val="green"/>
                      <w:lang w:val="en-US"/>
                    </w:rPr>
                  </w:rPrChange>
                </w:rPr>
                <w:t>-</w:t>
              </w:r>
            </w:ins>
          </w:p>
        </w:tc>
        <w:tc>
          <w:tcPr>
            <w:tcW w:w="443" w:type="pct"/>
          </w:tcPr>
          <w:p w14:paraId="3EF54076" w14:textId="27D3B847" w:rsidR="00231504" w:rsidRPr="00981450" w:rsidRDefault="00231504" w:rsidP="00231504">
            <w:pPr>
              <w:jc w:val="center"/>
              <w:rPr>
                <w:ins w:id="10040" w:author="Владимир Лаут" w:date="2021-03-25T08:31:00Z"/>
                <w:rFonts w:ascii="Arial" w:hAnsi="Arial" w:cs="Arial"/>
                <w:sz w:val="20"/>
                <w:szCs w:val="20"/>
                <w:lang w:val="en-US"/>
              </w:rPr>
            </w:pPr>
            <w:ins w:id="10041" w:author="Владимир Лаут" w:date="2021-03-25T08:32:00Z">
              <w:r w:rsidRPr="00981450">
                <w:rPr>
                  <w:rFonts w:ascii="Arial" w:hAnsi="Arial" w:cs="Arial"/>
                  <w:sz w:val="20"/>
                  <w:szCs w:val="20"/>
                  <w:rPrChange w:id="10042" w:author="LautVA" w:date="2021-03-30T17:49:00Z">
                    <w:rPr>
                      <w:rFonts w:ascii="Arial" w:hAnsi="Arial" w:cs="Arial"/>
                      <w:sz w:val="20"/>
                      <w:szCs w:val="20"/>
                      <w:highlight w:val="green"/>
                    </w:rPr>
                  </w:rPrChange>
                </w:rPr>
                <w:t>Выбор из справочника</w:t>
              </w:r>
            </w:ins>
          </w:p>
        </w:tc>
        <w:tc>
          <w:tcPr>
            <w:tcW w:w="354" w:type="pct"/>
          </w:tcPr>
          <w:p w14:paraId="61B6D1B2" w14:textId="00513EB5" w:rsidR="00231504" w:rsidRPr="00981450" w:rsidRDefault="00231504" w:rsidP="00231504">
            <w:pPr>
              <w:jc w:val="center"/>
              <w:rPr>
                <w:ins w:id="10043" w:author="Владимир Лаут" w:date="2021-03-25T08:31:00Z"/>
                <w:rFonts w:ascii="Arial" w:hAnsi="Arial" w:cs="Arial"/>
                <w:sz w:val="20"/>
                <w:szCs w:val="20"/>
                <w:lang w:val="en-US"/>
              </w:rPr>
            </w:pPr>
            <w:ins w:id="10044" w:author="Владимир Лаут" w:date="2021-03-25T08:32:00Z">
              <w:r w:rsidRPr="00981450">
                <w:rPr>
                  <w:rFonts w:ascii="Arial" w:hAnsi="Arial" w:cs="Arial"/>
                  <w:sz w:val="20"/>
                  <w:szCs w:val="20"/>
                  <w:lang w:val="en-US"/>
                  <w:rPrChange w:id="10045" w:author="LautVA" w:date="2021-03-30T17:49:00Z">
                    <w:rPr>
                      <w:rFonts w:ascii="Arial" w:hAnsi="Arial" w:cs="Arial"/>
                      <w:sz w:val="20"/>
                      <w:szCs w:val="20"/>
                      <w:highlight w:val="green"/>
                      <w:lang w:val="en-US"/>
                    </w:rPr>
                  </w:rPrChange>
                </w:rPr>
                <w:t>SAP</w:t>
              </w:r>
            </w:ins>
          </w:p>
        </w:tc>
      </w:tr>
      <w:tr w:rsidR="00231504" w:rsidRPr="0086487D" w14:paraId="1B58F13B" w14:textId="77777777" w:rsidTr="00B7575F">
        <w:trPr>
          <w:cantSplit/>
          <w:ins w:id="10046" w:author="Александр" w:date="2020-04-27T22:55:00Z"/>
        </w:trPr>
        <w:tc>
          <w:tcPr>
            <w:tcW w:w="177" w:type="pct"/>
          </w:tcPr>
          <w:p w14:paraId="7CAB5623" w14:textId="4A2FC700" w:rsidR="00231504" w:rsidRPr="0040585C" w:rsidRDefault="00231504" w:rsidP="00231504">
            <w:pPr>
              <w:rPr>
                <w:ins w:id="10047" w:author="Александр" w:date="2020-04-27T22:55:00Z"/>
                <w:rFonts w:ascii="Arial" w:hAnsi="Arial" w:cs="Arial"/>
                <w:sz w:val="20"/>
                <w:szCs w:val="20"/>
              </w:rPr>
            </w:pPr>
            <w:ins w:id="10048" w:author="Владимир Лаут" w:date="2021-03-25T08:31:00Z">
              <w:r>
                <w:rPr>
                  <w:rFonts w:ascii="Arial" w:hAnsi="Arial" w:cs="Arial"/>
                  <w:sz w:val="20"/>
                  <w:szCs w:val="20"/>
                </w:rPr>
                <w:t>60</w:t>
              </w:r>
              <w:r w:rsidRPr="00041CFE">
                <w:rPr>
                  <w:rFonts w:ascii="Arial" w:hAnsi="Arial" w:cs="Arial"/>
                  <w:sz w:val="20"/>
                  <w:szCs w:val="20"/>
                </w:rPr>
                <w:t>.</w:t>
              </w:r>
            </w:ins>
            <w:ins w:id="10049" w:author="Александр" w:date="2020-04-27T22:55:00Z">
              <w:del w:id="10050" w:author="Владимир Лаут" w:date="2021-03-25T08:31:00Z">
                <w:r w:rsidDel="00231504">
                  <w:rPr>
                    <w:rFonts w:ascii="Arial" w:hAnsi="Arial" w:cs="Arial"/>
                    <w:sz w:val="20"/>
                    <w:szCs w:val="20"/>
                  </w:rPr>
                  <w:delText>58</w:delText>
                </w:r>
              </w:del>
            </w:ins>
          </w:p>
        </w:tc>
        <w:tc>
          <w:tcPr>
            <w:tcW w:w="443" w:type="pct"/>
          </w:tcPr>
          <w:p w14:paraId="54147CFE" w14:textId="1A54FA2C" w:rsidR="00231504" w:rsidRPr="00864651" w:rsidRDefault="00231504" w:rsidP="00231504">
            <w:pPr>
              <w:jc w:val="left"/>
              <w:rPr>
                <w:ins w:id="10051" w:author="Александр" w:date="2020-04-27T22:55:00Z"/>
                <w:rFonts w:ascii="Arial" w:hAnsi="Arial" w:cs="Arial"/>
                <w:sz w:val="20"/>
                <w:szCs w:val="20"/>
              </w:rPr>
            </w:pPr>
            <w:ins w:id="10052" w:author="Александр" w:date="2020-04-27T22:55:00Z">
              <w:r>
                <w:rPr>
                  <w:rFonts w:ascii="Arial" w:hAnsi="Arial" w:cs="Arial"/>
                  <w:sz w:val="20"/>
                  <w:szCs w:val="20"/>
                </w:rPr>
                <w:t>Компоненты</w:t>
              </w:r>
            </w:ins>
          </w:p>
        </w:tc>
        <w:tc>
          <w:tcPr>
            <w:tcW w:w="530" w:type="pct"/>
          </w:tcPr>
          <w:p w14:paraId="310BF4EA" w14:textId="13EB8B47" w:rsidR="00231504" w:rsidRPr="00864651" w:rsidRDefault="00231504" w:rsidP="00231504">
            <w:pPr>
              <w:jc w:val="left"/>
              <w:rPr>
                <w:ins w:id="10053" w:author="Александр" w:date="2020-04-27T22:55:00Z"/>
                <w:rFonts w:ascii="Arial" w:hAnsi="Arial" w:cs="Arial"/>
                <w:sz w:val="20"/>
                <w:szCs w:val="20"/>
              </w:rPr>
            </w:pPr>
            <w:proofErr w:type="gramStart"/>
            <w:ins w:id="10054" w:author="Александр" w:date="2020-04-27T22:55:00Z">
              <w:r w:rsidRPr="009A7E74">
                <w:rPr>
                  <w:rFonts w:ascii="Arial" w:hAnsi="Arial" w:cs="Arial"/>
                  <w:sz w:val="20"/>
                  <w:szCs w:val="20"/>
                </w:rPr>
                <w:t>Резерв./</w:t>
              </w:r>
              <w:proofErr w:type="gramEnd"/>
              <w:r w:rsidRPr="009A7E74">
                <w:rPr>
                  <w:rFonts w:ascii="Arial" w:hAnsi="Arial" w:cs="Arial"/>
                  <w:sz w:val="20"/>
                  <w:szCs w:val="20"/>
                </w:rPr>
                <w:t>заявка</w:t>
              </w:r>
            </w:ins>
          </w:p>
        </w:tc>
        <w:tc>
          <w:tcPr>
            <w:tcW w:w="930" w:type="pct"/>
          </w:tcPr>
          <w:p w14:paraId="32BF8A47" w14:textId="0F2AF89C" w:rsidR="00231504" w:rsidRPr="00864651" w:rsidRDefault="00231504" w:rsidP="00231504">
            <w:pPr>
              <w:jc w:val="left"/>
              <w:rPr>
                <w:ins w:id="10055" w:author="Александр" w:date="2020-04-27T22:55:00Z"/>
                <w:rFonts w:ascii="Arial" w:hAnsi="Arial" w:cs="Arial"/>
                <w:sz w:val="20"/>
                <w:szCs w:val="20"/>
              </w:rPr>
            </w:pPr>
            <w:ins w:id="10056" w:author="Александр" w:date="2020-04-27T22:57:00Z">
              <w:r>
                <w:rPr>
                  <w:rFonts w:ascii="Arial" w:hAnsi="Arial" w:cs="Arial"/>
                  <w:sz w:val="20"/>
                  <w:szCs w:val="20"/>
                </w:rPr>
                <w:t>Индикатор р</w:t>
              </w:r>
              <w:r w:rsidRPr="009A7E74">
                <w:rPr>
                  <w:rFonts w:ascii="Arial" w:hAnsi="Arial" w:cs="Arial"/>
                  <w:sz w:val="20"/>
                  <w:szCs w:val="20"/>
                </w:rPr>
                <w:t>еле</w:t>
              </w:r>
              <w:r>
                <w:rPr>
                  <w:rFonts w:ascii="Arial" w:hAnsi="Arial" w:cs="Arial"/>
                  <w:sz w:val="20"/>
                  <w:szCs w:val="20"/>
                </w:rPr>
                <w:t>вантность для ППМ, указывает относится ли резервирование к планированию материалов</w:t>
              </w:r>
            </w:ins>
            <w:ins w:id="10057" w:author="Александр" w:date="2020-04-27T22:58:00Z">
              <w:r>
                <w:rPr>
                  <w:rFonts w:ascii="Arial" w:hAnsi="Arial" w:cs="Arial"/>
                  <w:sz w:val="20"/>
                  <w:szCs w:val="20"/>
                </w:rPr>
                <w:t>.</w:t>
              </w:r>
            </w:ins>
            <w:ins w:id="10058" w:author="Владимир Лаут" w:date="2021-04-07T19:04:00Z">
              <w:r w:rsidR="00B70BFD">
                <w:rPr>
                  <w:rFonts w:ascii="Arial" w:hAnsi="Arial" w:cs="Arial"/>
                  <w:sz w:val="20"/>
                  <w:szCs w:val="20"/>
                </w:rPr>
                <w:t xml:space="preserve"> </w:t>
              </w:r>
            </w:ins>
            <w:ins w:id="10059" w:author="Александр" w:date="2020-04-27T22:58:00Z">
              <w:r>
                <w:rPr>
                  <w:rFonts w:ascii="Arial" w:hAnsi="Arial" w:cs="Arial"/>
                  <w:sz w:val="20"/>
                  <w:szCs w:val="20"/>
                </w:rPr>
                <w:t>Если индикатор у</w:t>
              </w:r>
            </w:ins>
            <w:ins w:id="10060" w:author="Владимир Лаут" w:date="2021-03-25T08:32:00Z">
              <w:r>
                <w:rPr>
                  <w:rFonts w:ascii="Arial" w:hAnsi="Arial" w:cs="Arial"/>
                  <w:sz w:val="20"/>
                  <w:szCs w:val="20"/>
                </w:rPr>
                <w:t>с</w:t>
              </w:r>
            </w:ins>
            <w:ins w:id="10061" w:author="Александр" w:date="2020-04-27T22:58:00Z">
              <w:r>
                <w:rPr>
                  <w:rFonts w:ascii="Arial" w:hAnsi="Arial" w:cs="Arial"/>
                  <w:sz w:val="20"/>
                  <w:szCs w:val="20"/>
                </w:rPr>
                <w:t xml:space="preserve">тановлен, резервирование не </w:t>
              </w:r>
              <w:proofErr w:type="gramStart"/>
              <w:r>
                <w:rPr>
                  <w:rFonts w:ascii="Arial" w:hAnsi="Arial" w:cs="Arial"/>
                  <w:sz w:val="20"/>
                  <w:szCs w:val="20"/>
                </w:rPr>
                <w:t>относится  к</w:t>
              </w:r>
              <w:proofErr w:type="gramEnd"/>
              <w:r>
                <w:rPr>
                  <w:rFonts w:ascii="Arial" w:hAnsi="Arial" w:cs="Arial"/>
                  <w:sz w:val="20"/>
                  <w:szCs w:val="20"/>
                </w:rPr>
                <w:t xml:space="preserve"> ППМ и заявка не со</w:t>
              </w:r>
            </w:ins>
            <w:ins w:id="10062" w:author="Владимир Лаут" w:date="2021-03-25T08:32:00Z">
              <w:r>
                <w:rPr>
                  <w:rFonts w:ascii="Arial" w:hAnsi="Arial" w:cs="Arial"/>
                  <w:sz w:val="20"/>
                  <w:szCs w:val="20"/>
                </w:rPr>
                <w:t>з</w:t>
              </w:r>
            </w:ins>
            <w:ins w:id="10063" w:author="Александр" w:date="2020-04-27T22:58:00Z">
              <w:r>
                <w:rPr>
                  <w:rFonts w:ascii="Arial" w:hAnsi="Arial" w:cs="Arial"/>
                  <w:sz w:val="20"/>
                  <w:szCs w:val="20"/>
                </w:rPr>
                <w:t>дается</w:t>
              </w:r>
            </w:ins>
          </w:p>
        </w:tc>
        <w:tc>
          <w:tcPr>
            <w:tcW w:w="309" w:type="pct"/>
          </w:tcPr>
          <w:p w14:paraId="79289464" w14:textId="315024D6" w:rsidR="00231504" w:rsidRPr="009A7E74" w:rsidRDefault="00231504" w:rsidP="00231504">
            <w:pPr>
              <w:jc w:val="center"/>
              <w:rPr>
                <w:ins w:id="10064" w:author="Александр" w:date="2020-04-27T22:55:00Z"/>
                <w:rFonts w:ascii="Arial" w:hAnsi="Arial" w:cs="Arial"/>
                <w:sz w:val="20"/>
                <w:szCs w:val="20"/>
                <w:rPrChange w:id="10065" w:author="Александр" w:date="2020-04-27T22:57:00Z">
                  <w:rPr>
                    <w:ins w:id="10066" w:author="Александр" w:date="2020-04-27T22:55:00Z"/>
                    <w:rFonts w:ascii="Arial" w:hAnsi="Arial" w:cs="Arial"/>
                    <w:sz w:val="20"/>
                    <w:szCs w:val="20"/>
                    <w:lang w:val="en-US"/>
                  </w:rPr>
                </w:rPrChange>
              </w:rPr>
            </w:pPr>
            <w:ins w:id="10067" w:author="Александр" w:date="2020-04-27T22:59:00Z">
              <w:r w:rsidRPr="00BC2BC4">
                <w:rPr>
                  <w:rFonts w:ascii="Arial" w:hAnsi="Arial" w:cs="Arial"/>
                  <w:sz w:val="20"/>
                  <w:szCs w:val="20"/>
                  <w:lang w:val="en-US"/>
                </w:rPr>
                <w:t>CHAR</w:t>
              </w:r>
              <w:r w:rsidRPr="00BC2BC4">
                <w:rPr>
                  <w:rFonts w:ascii="Arial" w:hAnsi="Arial" w:cs="Arial"/>
                  <w:sz w:val="20"/>
                  <w:szCs w:val="20"/>
                </w:rPr>
                <w:t xml:space="preserve">, </w:t>
              </w:r>
              <w:r w:rsidRPr="00BC2BC4">
                <w:rPr>
                  <w:rFonts w:ascii="Arial" w:hAnsi="Arial" w:cs="Arial"/>
                  <w:sz w:val="20"/>
                  <w:szCs w:val="20"/>
                  <w:lang w:val="en-US"/>
                </w:rPr>
                <w:t>1</w:t>
              </w:r>
            </w:ins>
          </w:p>
        </w:tc>
        <w:tc>
          <w:tcPr>
            <w:tcW w:w="487" w:type="pct"/>
          </w:tcPr>
          <w:p w14:paraId="24D1AEED" w14:textId="5F605BCE" w:rsidR="00231504" w:rsidRPr="00864651" w:rsidRDefault="00231504" w:rsidP="00231504">
            <w:pPr>
              <w:jc w:val="center"/>
              <w:rPr>
                <w:ins w:id="10068" w:author="Александр" w:date="2020-04-27T22:55:00Z"/>
                <w:rFonts w:ascii="Arial" w:hAnsi="Arial" w:cs="Arial"/>
                <w:sz w:val="20"/>
                <w:szCs w:val="20"/>
                <w:lang w:val="en-US"/>
              </w:rPr>
            </w:pPr>
            <w:ins w:id="10069" w:author="Александр" w:date="2020-04-27T22:59:00Z">
              <w:r>
                <w:rPr>
                  <w:rFonts w:ascii="Arial" w:hAnsi="Arial" w:cs="Arial"/>
                  <w:sz w:val="20"/>
                  <w:szCs w:val="20"/>
                  <w:lang w:val="en-US"/>
                </w:rPr>
                <w:t xml:space="preserve">PLMZ - </w:t>
              </w:r>
              <w:proofErr w:type="spellStart"/>
              <w:r>
                <w:rPr>
                  <w:rFonts w:ascii="Arial" w:hAnsi="Arial" w:cs="Arial"/>
                  <w:sz w:val="20"/>
                  <w:szCs w:val="20"/>
                  <w:lang w:val="en-US"/>
                </w:rPr>
                <w:t>DIS</w:t>
              </w:r>
            </w:ins>
            <w:ins w:id="10070" w:author="Александр" w:date="2020-04-27T23:00:00Z">
              <w:r>
                <w:rPr>
                  <w:rFonts w:ascii="Arial" w:hAnsi="Arial" w:cs="Arial"/>
                  <w:sz w:val="20"/>
                  <w:szCs w:val="20"/>
                  <w:lang w:val="en-US"/>
                </w:rPr>
                <w:t>p</w:t>
              </w:r>
            </w:ins>
            <w:proofErr w:type="spellEnd"/>
          </w:p>
        </w:tc>
        <w:tc>
          <w:tcPr>
            <w:tcW w:w="354" w:type="pct"/>
          </w:tcPr>
          <w:p w14:paraId="1B307179" w14:textId="586F32BB" w:rsidR="00231504" w:rsidRPr="00864651" w:rsidRDefault="00231504" w:rsidP="00231504">
            <w:pPr>
              <w:jc w:val="center"/>
              <w:rPr>
                <w:ins w:id="10071" w:author="Александр" w:date="2020-04-27T22:55:00Z"/>
                <w:rFonts w:ascii="Arial" w:hAnsi="Arial" w:cs="Arial"/>
                <w:sz w:val="20"/>
                <w:szCs w:val="20"/>
                <w:lang w:val="en-US"/>
              </w:rPr>
            </w:pPr>
            <w:ins w:id="10072" w:author="Александр" w:date="2020-04-27T23:00:00Z">
              <w:r>
                <w:rPr>
                  <w:rFonts w:ascii="Arial" w:hAnsi="Arial" w:cs="Arial"/>
                  <w:sz w:val="20"/>
                  <w:szCs w:val="20"/>
                  <w:lang w:val="en-US"/>
                </w:rPr>
                <w:t>-</w:t>
              </w:r>
            </w:ins>
          </w:p>
        </w:tc>
        <w:tc>
          <w:tcPr>
            <w:tcW w:w="576" w:type="pct"/>
          </w:tcPr>
          <w:p w14:paraId="2C7DEB5A" w14:textId="4E1EAAE7" w:rsidR="00231504" w:rsidRPr="00864651" w:rsidRDefault="00231504" w:rsidP="00231504">
            <w:pPr>
              <w:jc w:val="center"/>
              <w:rPr>
                <w:ins w:id="10073" w:author="Александр" w:date="2020-04-27T22:55:00Z"/>
                <w:rFonts w:ascii="Arial" w:hAnsi="Arial" w:cs="Arial"/>
                <w:sz w:val="20"/>
                <w:szCs w:val="20"/>
                <w:lang w:val="en-US"/>
              </w:rPr>
            </w:pPr>
            <w:ins w:id="10074" w:author="Александр" w:date="2020-04-27T23:00:00Z">
              <w:r>
                <w:rPr>
                  <w:rFonts w:ascii="Arial" w:hAnsi="Arial" w:cs="Arial"/>
                  <w:sz w:val="20"/>
                  <w:szCs w:val="20"/>
                  <w:lang w:val="en-US"/>
                </w:rPr>
                <w:t>-</w:t>
              </w:r>
            </w:ins>
          </w:p>
        </w:tc>
        <w:tc>
          <w:tcPr>
            <w:tcW w:w="397" w:type="pct"/>
          </w:tcPr>
          <w:p w14:paraId="75BA9E9A" w14:textId="3BFFBEC0" w:rsidR="00231504" w:rsidRPr="00864651" w:rsidRDefault="00231504" w:rsidP="00231504">
            <w:pPr>
              <w:jc w:val="center"/>
              <w:rPr>
                <w:ins w:id="10075" w:author="Александр" w:date="2020-04-27T22:55:00Z"/>
                <w:rFonts w:ascii="Arial" w:hAnsi="Arial" w:cs="Arial"/>
                <w:sz w:val="20"/>
                <w:szCs w:val="20"/>
                <w:lang w:val="en-US"/>
              </w:rPr>
            </w:pPr>
            <w:ins w:id="10076" w:author="Александр" w:date="2020-04-27T23:00:00Z">
              <w:r>
                <w:rPr>
                  <w:rFonts w:ascii="Arial" w:hAnsi="Arial" w:cs="Arial"/>
                  <w:sz w:val="20"/>
                  <w:szCs w:val="20"/>
                  <w:lang w:val="en-US"/>
                </w:rPr>
                <w:t>-</w:t>
              </w:r>
            </w:ins>
          </w:p>
        </w:tc>
        <w:tc>
          <w:tcPr>
            <w:tcW w:w="443" w:type="pct"/>
          </w:tcPr>
          <w:p w14:paraId="13638205" w14:textId="1390C52D" w:rsidR="00231504" w:rsidRPr="009A7E74" w:rsidRDefault="00231504" w:rsidP="00231504">
            <w:pPr>
              <w:jc w:val="center"/>
              <w:rPr>
                <w:ins w:id="10077" w:author="Александр" w:date="2020-04-27T22:55:00Z"/>
                <w:rFonts w:ascii="Arial" w:hAnsi="Arial" w:cs="Arial"/>
                <w:sz w:val="20"/>
                <w:szCs w:val="20"/>
                <w:rPrChange w:id="10078" w:author="Александр" w:date="2020-04-27T22:57:00Z">
                  <w:rPr>
                    <w:ins w:id="10079" w:author="Александр" w:date="2020-04-27T22:55:00Z"/>
                    <w:rFonts w:ascii="Arial" w:hAnsi="Arial" w:cs="Arial"/>
                    <w:sz w:val="20"/>
                    <w:szCs w:val="20"/>
                    <w:lang w:val="en-US"/>
                  </w:rPr>
                </w:rPrChange>
              </w:rPr>
            </w:pPr>
            <w:ins w:id="10080" w:author="Александр" w:date="2020-04-27T23:00:00Z">
              <w:r w:rsidRPr="00041CFE">
                <w:rPr>
                  <w:rFonts w:ascii="Arial" w:hAnsi="Arial" w:cs="Arial"/>
                  <w:sz w:val="20"/>
                  <w:szCs w:val="20"/>
                </w:rPr>
                <w:t>Выбор из справочника</w:t>
              </w:r>
            </w:ins>
          </w:p>
        </w:tc>
        <w:tc>
          <w:tcPr>
            <w:tcW w:w="354" w:type="pct"/>
          </w:tcPr>
          <w:p w14:paraId="6B7FA7E5" w14:textId="683C30A1" w:rsidR="00231504" w:rsidRPr="009A7E74" w:rsidRDefault="00231504" w:rsidP="00231504">
            <w:pPr>
              <w:jc w:val="center"/>
              <w:rPr>
                <w:ins w:id="10081" w:author="Александр" w:date="2020-04-27T22:55:00Z"/>
                <w:rFonts w:ascii="Arial" w:hAnsi="Arial" w:cs="Arial"/>
                <w:sz w:val="20"/>
                <w:szCs w:val="20"/>
                <w:rPrChange w:id="10082" w:author="Александр" w:date="2020-04-27T22:57:00Z">
                  <w:rPr>
                    <w:ins w:id="10083" w:author="Александр" w:date="2020-04-27T22:55:00Z"/>
                    <w:rFonts w:ascii="Arial" w:hAnsi="Arial" w:cs="Arial"/>
                    <w:sz w:val="20"/>
                    <w:szCs w:val="20"/>
                    <w:lang w:val="en-US"/>
                  </w:rPr>
                </w:rPrChange>
              </w:rPr>
            </w:pPr>
            <w:ins w:id="10084" w:author="Александр" w:date="2020-04-27T23:00:00Z">
              <w:r w:rsidRPr="00BC2BC4">
                <w:rPr>
                  <w:rFonts w:ascii="Arial" w:hAnsi="Arial" w:cs="Arial"/>
                  <w:sz w:val="20"/>
                  <w:szCs w:val="20"/>
                  <w:lang w:val="en-US"/>
                </w:rPr>
                <w:t>SAP</w:t>
              </w:r>
            </w:ins>
          </w:p>
        </w:tc>
      </w:tr>
      <w:tr w:rsidR="00231504" w:rsidRPr="0086487D" w14:paraId="4230FB8B" w14:textId="77777777" w:rsidTr="00B7575F">
        <w:trPr>
          <w:cantSplit/>
        </w:trPr>
        <w:tc>
          <w:tcPr>
            <w:tcW w:w="177" w:type="pct"/>
          </w:tcPr>
          <w:p w14:paraId="0BA58EC6" w14:textId="54D28568" w:rsidR="00231504" w:rsidRPr="00696F74" w:rsidRDefault="00231504" w:rsidP="00231504">
            <w:pPr>
              <w:rPr>
                <w:rFonts w:ascii="Arial" w:hAnsi="Arial" w:cs="Arial"/>
                <w:sz w:val="20"/>
                <w:szCs w:val="20"/>
              </w:rPr>
            </w:pPr>
            <w:ins w:id="10085" w:author="Владимир Лаут" w:date="2021-03-25T08:31:00Z">
              <w:r>
                <w:rPr>
                  <w:rFonts w:ascii="Arial" w:hAnsi="Arial" w:cs="Arial"/>
                  <w:sz w:val="20"/>
                  <w:szCs w:val="20"/>
                </w:rPr>
                <w:lastRenderedPageBreak/>
                <w:t>61.</w:t>
              </w:r>
            </w:ins>
            <w:del w:id="10086" w:author="Владимир Лаут" w:date="2021-03-25T08:31:00Z">
              <w:r w:rsidRPr="0040585C" w:rsidDel="00231504">
                <w:rPr>
                  <w:rFonts w:ascii="Arial" w:hAnsi="Arial" w:cs="Arial"/>
                  <w:sz w:val="20"/>
                  <w:szCs w:val="20"/>
                </w:rPr>
                <w:delText>5</w:delText>
              </w:r>
            </w:del>
            <w:ins w:id="10087" w:author="Александр" w:date="2020-04-13T06:51:00Z">
              <w:del w:id="10088" w:author="Владимир Лаут" w:date="2021-03-25T08:31:00Z">
                <w:r w:rsidDel="00231504">
                  <w:rPr>
                    <w:rFonts w:ascii="Arial" w:hAnsi="Arial" w:cs="Arial"/>
                    <w:sz w:val="20"/>
                    <w:szCs w:val="20"/>
                  </w:rPr>
                  <w:delText>8</w:delText>
                </w:r>
              </w:del>
            </w:ins>
            <w:del w:id="10089" w:author="Владимир Лаут" w:date="2021-03-25T08:31:00Z">
              <w:r w:rsidRPr="00041CFE" w:rsidDel="00231504">
                <w:rPr>
                  <w:rFonts w:ascii="Arial" w:hAnsi="Arial" w:cs="Arial"/>
                  <w:sz w:val="20"/>
                  <w:szCs w:val="20"/>
                </w:rPr>
                <w:delText>9</w:delText>
              </w:r>
              <w:r w:rsidRPr="00696F74" w:rsidDel="00231504">
                <w:rPr>
                  <w:rFonts w:ascii="Arial" w:hAnsi="Arial" w:cs="Arial"/>
                  <w:sz w:val="20"/>
                  <w:szCs w:val="20"/>
                </w:rPr>
                <w:delText>.</w:delText>
              </w:r>
            </w:del>
          </w:p>
        </w:tc>
        <w:tc>
          <w:tcPr>
            <w:tcW w:w="443" w:type="pct"/>
          </w:tcPr>
          <w:p w14:paraId="6962EA64" w14:textId="6C2ECF05" w:rsidR="00231504" w:rsidRPr="0040585C" w:rsidRDefault="00231504" w:rsidP="00231504">
            <w:pPr>
              <w:jc w:val="left"/>
              <w:rPr>
                <w:rFonts w:ascii="Arial" w:hAnsi="Arial" w:cs="Arial"/>
                <w:sz w:val="20"/>
                <w:szCs w:val="20"/>
                <w:rPrChange w:id="10090" w:author="Александр" w:date="2020-04-13T06:47:00Z">
                  <w:rPr>
                    <w:rFonts w:ascii="Arial" w:hAnsi="Arial" w:cs="Arial"/>
                    <w:sz w:val="20"/>
                    <w:szCs w:val="20"/>
                    <w:highlight w:val="yellow"/>
                  </w:rPr>
                </w:rPrChange>
              </w:rPr>
            </w:pPr>
            <w:r w:rsidRPr="0040585C">
              <w:rPr>
                <w:rFonts w:ascii="Arial" w:hAnsi="Arial" w:cs="Arial"/>
                <w:sz w:val="20"/>
                <w:szCs w:val="20"/>
                <w:rPrChange w:id="10091" w:author="Александр" w:date="2020-04-13T06:47:00Z">
                  <w:rPr>
                    <w:rFonts w:ascii="Arial" w:hAnsi="Arial" w:cs="Arial"/>
                    <w:sz w:val="20"/>
                    <w:szCs w:val="20"/>
                    <w:highlight w:val="yellow"/>
                  </w:rPr>
                </w:rPrChange>
              </w:rPr>
              <w:t>Присвоение пакетов</w:t>
            </w:r>
          </w:p>
        </w:tc>
        <w:tc>
          <w:tcPr>
            <w:tcW w:w="530" w:type="pct"/>
          </w:tcPr>
          <w:p w14:paraId="27FFF1D8" w14:textId="77777777" w:rsidR="00231504" w:rsidRPr="0040585C" w:rsidRDefault="00231504" w:rsidP="00231504">
            <w:pPr>
              <w:jc w:val="left"/>
              <w:rPr>
                <w:rFonts w:ascii="Arial" w:hAnsi="Arial" w:cs="Arial"/>
                <w:sz w:val="20"/>
                <w:szCs w:val="20"/>
                <w:rPrChange w:id="10092" w:author="Александр" w:date="2020-04-13T06:47:00Z">
                  <w:rPr>
                    <w:rFonts w:ascii="Arial" w:hAnsi="Arial" w:cs="Arial"/>
                    <w:sz w:val="20"/>
                    <w:szCs w:val="20"/>
                    <w:highlight w:val="yellow"/>
                  </w:rPr>
                </w:rPrChange>
              </w:rPr>
            </w:pPr>
            <w:r w:rsidRPr="0040585C">
              <w:rPr>
                <w:rFonts w:ascii="Arial" w:hAnsi="Arial" w:cs="Arial"/>
                <w:sz w:val="20"/>
                <w:szCs w:val="20"/>
                <w:rPrChange w:id="10093" w:author="Александр" w:date="2020-04-13T06:47:00Z">
                  <w:rPr>
                    <w:rFonts w:ascii="Arial" w:hAnsi="Arial" w:cs="Arial"/>
                    <w:sz w:val="20"/>
                    <w:szCs w:val="20"/>
                    <w:highlight w:val="yellow"/>
                  </w:rPr>
                </w:rPrChange>
              </w:rPr>
              <w:t>Пакет мероприятий предупредительного ТО</w:t>
            </w:r>
          </w:p>
          <w:p w14:paraId="12C6DB78" w14:textId="27E8C5FB" w:rsidR="00231504" w:rsidRPr="0040585C" w:rsidRDefault="00231504" w:rsidP="00231504">
            <w:pPr>
              <w:jc w:val="left"/>
              <w:rPr>
                <w:rFonts w:ascii="Arial" w:hAnsi="Arial" w:cs="Arial"/>
                <w:sz w:val="20"/>
                <w:szCs w:val="20"/>
                <w:rPrChange w:id="10094" w:author="Александр" w:date="2020-04-13T06:47:00Z">
                  <w:rPr>
                    <w:rFonts w:ascii="Arial" w:hAnsi="Arial" w:cs="Arial"/>
                    <w:sz w:val="20"/>
                    <w:szCs w:val="20"/>
                    <w:highlight w:val="yellow"/>
                  </w:rPr>
                </w:rPrChange>
              </w:rPr>
            </w:pPr>
            <w:r w:rsidRPr="0040585C">
              <w:rPr>
                <w:rFonts w:ascii="Arial" w:hAnsi="Arial" w:cs="Arial"/>
                <w:sz w:val="20"/>
                <w:szCs w:val="20"/>
                <w:rPrChange w:id="10095" w:author="Александр" w:date="2020-04-13T06:47:00Z">
                  <w:rPr>
                    <w:rFonts w:ascii="Arial" w:hAnsi="Arial" w:cs="Arial"/>
                    <w:sz w:val="20"/>
                    <w:szCs w:val="20"/>
                    <w:highlight w:val="yellow"/>
                  </w:rPr>
                </w:rPrChange>
              </w:rPr>
              <w:t>РО</w:t>
            </w:r>
          </w:p>
        </w:tc>
        <w:tc>
          <w:tcPr>
            <w:tcW w:w="930" w:type="pct"/>
          </w:tcPr>
          <w:p w14:paraId="71DE359A" w14:textId="3AEA3DCF" w:rsidR="00231504" w:rsidRPr="0040585C" w:rsidRDefault="00231504" w:rsidP="00231504">
            <w:pPr>
              <w:jc w:val="left"/>
              <w:rPr>
                <w:rFonts w:ascii="Arial" w:hAnsi="Arial" w:cs="Arial"/>
                <w:sz w:val="20"/>
                <w:szCs w:val="20"/>
                <w:rPrChange w:id="10096" w:author="Александр" w:date="2020-04-13T06:47:00Z">
                  <w:rPr>
                    <w:rFonts w:ascii="Arial" w:hAnsi="Arial" w:cs="Arial"/>
                    <w:sz w:val="20"/>
                    <w:szCs w:val="20"/>
                    <w:highlight w:val="yellow"/>
                  </w:rPr>
                </w:rPrChange>
              </w:rPr>
            </w:pPr>
            <w:r w:rsidRPr="0040585C">
              <w:rPr>
                <w:rFonts w:ascii="Arial" w:hAnsi="Arial" w:cs="Arial"/>
                <w:sz w:val="20"/>
                <w:szCs w:val="20"/>
                <w:rPrChange w:id="10097" w:author="Александр" w:date="2020-04-13T06:47:00Z">
                  <w:rPr>
                    <w:rFonts w:ascii="Arial" w:hAnsi="Arial" w:cs="Arial"/>
                    <w:sz w:val="20"/>
                    <w:szCs w:val="20"/>
                    <w:highlight w:val="yellow"/>
                  </w:rPr>
                </w:rPrChange>
              </w:rPr>
              <w:t>Пакет мероприятий предупредительного ТОРО. Указывается для каждой операции, возможен множественный выбор</w:t>
            </w:r>
          </w:p>
        </w:tc>
        <w:tc>
          <w:tcPr>
            <w:tcW w:w="309" w:type="pct"/>
          </w:tcPr>
          <w:p w14:paraId="74BB38D2" w14:textId="1B6B6818" w:rsidR="00231504" w:rsidRPr="0040585C" w:rsidRDefault="00231504" w:rsidP="00231504">
            <w:pPr>
              <w:jc w:val="center"/>
              <w:rPr>
                <w:rFonts w:ascii="Arial" w:hAnsi="Arial" w:cs="Arial"/>
                <w:sz w:val="20"/>
                <w:szCs w:val="20"/>
                <w:rPrChange w:id="10098"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10099" w:author="Александр" w:date="2020-04-13T06:47:00Z">
                  <w:rPr>
                    <w:rFonts w:ascii="Arial" w:hAnsi="Arial" w:cs="Arial"/>
                    <w:sz w:val="20"/>
                    <w:szCs w:val="20"/>
                    <w:highlight w:val="yellow"/>
                    <w:lang w:val="en-US"/>
                  </w:rPr>
                </w:rPrChange>
              </w:rPr>
              <w:t>NUMC</w:t>
            </w:r>
            <w:r w:rsidRPr="0040585C">
              <w:rPr>
                <w:rFonts w:ascii="Arial" w:hAnsi="Arial" w:cs="Arial"/>
                <w:sz w:val="20"/>
                <w:szCs w:val="20"/>
                <w:rPrChange w:id="10100" w:author="Александр" w:date="2020-04-13T06:47:00Z">
                  <w:rPr>
                    <w:rFonts w:ascii="Arial" w:hAnsi="Arial" w:cs="Arial"/>
                    <w:sz w:val="20"/>
                    <w:szCs w:val="20"/>
                    <w:highlight w:val="yellow"/>
                  </w:rPr>
                </w:rPrChange>
              </w:rPr>
              <w:t>, 2</w:t>
            </w:r>
          </w:p>
        </w:tc>
        <w:tc>
          <w:tcPr>
            <w:tcW w:w="487" w:type="pct"/>
          </w:tcPr>
          <w:p w14:paraId="4D7FD570" w14:textId="4FD6B815" w:rsidR="00231504" w:rsidRPr="0040585C" w:rsidRDefault="00231504" w:rsidP="00231504">
            <w:pPr>
              <w:jc w:val="center"/>
              <w:rPr>
                <w:rFonts w:ascii="Arial" w:hAnsi="Arial" w:cs="Arial"/>
                <w:sz w:val="20"/>
                <w:szCs w:val="20"/>
                <w:rPrChange w:id="10101"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10102" w:author="Александр" w:date="2020-04-13T06:47:00Z">
                  <w:rPr>
                    <w:rFonts w:ascii="Arial" w:hAnsi="Arial" w:cs="Arial"/>
                    <w:sz w:val="20"/>
                    <w:szCs w:val="20"/>
                    <w:highlight w:val="yellow"/>
                    <w:lang w:val="en-US"/>
                  </w:rPr>
                </w:rPrChange>
              </w:rPr>
              <w:t>PLWP</w:t>
            </w:r>
            <w:r w:rsidRPr="0040585C">
              <w:rPr>
                <w:rFonts w:ascii="Arial" w:hAnsi="Arial" w:cs="Arial"/>
                <w:sz w:val="20"/>
                <w:szCs w:val="20"/>
                <w:rPrChange w:id="10103" w:author="Александр" w:date="2020-04-13T06:47:00Z">
                  <w:rPr>
                    <w:rFonts w:ascii="Arial" w:hAnsi="Arial" w:cs="Arial"/>
                    <w:sz w:val="20"/>
                    <w:szCs w:val="20"/>
                    <w:highlight w:val="yellow"/>
                  </w:rPr>
                </w:rPrChange>
              </w:rPr>
              <w:t>-</w:t>
            </w:r>
            <w:r w:rsidRPr="0040585C">
              <w:rPr>
                <w:rPrChange w:id="10104" w:author="Александр" w:date="2020-04-13T06:47:00Z">
                  <w:rPr>
                    <w:highlight w:val="yellow"/>
                  </w:rPr>
                </w:rPrChange>
              </w:rPr>
              <w:t xml:space="preserve"> </w:t>
            </w:r>
            <w:r w:rsidRPr="0040585C">
              <w:rPr>
                <w:rFonts w:ascii="Arial" w:hAnsi="Arial" w:cs="Arial"/>
                <w:sz w:val="20"/>
                <w:szCs w:val="20"/>
                <w:lang w:val="en-US"/>
                <w:rPrChange w:id="10105" w:author="Александр" w:date="2020-04-13T06:47:00Z">
                  <w:rPr>
                    <w:rFonts w:ascii="Arial" w:hAnsi="Arial" w:cs="Arial"/>
                    <w:sz w:val="20"/>
                    <w:szCs w:val="20"/>
                    <w:highlight w:val="yellow"/>
                    <w:lang w:val="en-US"/>
                  </w:rPr>
                </w:rPrChange>
              </w:rPr>
              <w:t>PAKET</w:t>
            </w:r>
          </w:p>
        </w:tc>
        <w:tc>
          <w:tcPr>
            <w:tcW w:w="354" w:type="pct"/>
          </w:tcPr>
          <w:p w14:paraId="3C2BFAFC" w14:textId="02851699" w:rsidR="00231504" w:rsidRPr="0040585C" w:rsidRDefault="00231504" w:rsidP="00231504">
            <w:pPr>
              <w:jc w:val="center"/>
              <w:rPr>
                <w:rFonts w:ascii="Arial" w:hAnsi="Arial" w:cs="Arial"/>
                <w:sz w:val="20"/>
                <w:szCs w:val="20"/>
                <w:rPrChange w:id="10106" w:author="Александр" w:date="2020-04-13T06:47:00Z">
                  <w:rPr>
                    <w:rFonts w:ascii="Arial" w:hAnsi="Arial" w:cs="Arial"/>
                    <w:sz w:val="20"/>
                    <w:szCs w:val="20"/>
                    <w:highlight w:val="yellow"/>
                  </w:rPr>
                </w:rPrChange>
              </w:rPr>
            </w:pPr>
            <w:r w:rsidRPr="0040585C">
              <w:rPr>
                <w:rFonts w:ascii="Arial" w:hAnsi="Arial" w:cs="Arial"/>
                <w:sz w:val="20"/>
                <w:szCs w:val="20"/>
                <w:rPrChange w:id="10107" w:author="Александр" w:date="2020-04-13T06:47:00Z">
                  <w:rPr>
                    <w:rFonts w:ascii="Arial" w:hAnsi="Arial" w:cs="Arial"/>
                    <w:sz w:val="20"/>
                    <w:szCs w:val="20"/>
                    <w:highlight w:val="yellow"/>
                  </w:rPr>
                </w:rPrChange>
              </w:rPr>
              <w:t>Х</w:t>
            </w:r>
          </w:p>
        </w:tc>
        <w:tc>
          <w:tcPr>
            <w:tcW w:w="576" w:type="pct"/>
          </w:tcPr>
          <w:p w14:paraId="7E487274" w14:textId="060D1588" w:rsidR="00231504" w:rsidRPr="0040585C" w:rsidRDefault="00231504" w:rsidP="00231504">
            <w:pPr>
              <w:jc w:val="center"/>
              <w:rPr>
                <w:rFonts w:ascii="Arial" w:hAnsi="Arial" w:cs="Arial"/>
                <w:sz w:val="20"/>
                <w:szCs w:val="20"/>
                <w:rPrChange w:id="10108" w:author="Александр" w:date="2020-04-13T06:47:00Z">
                  <w:rPr>
                    <w:rFonts w:ascii="Arial" w:hAnsi="Arial" w:cs="Arial"/>
                    <w:sz w:val="20"/>
                    <w:szCs w:val="20"/>
                    <w:highlight w:val="yellow"/>
                  </w:rPr>
                </w:rPrChange>
              </w:rPr>
            </w:pPr>
            <w:r w:rsidRPr="0040585C">
              <w:rPr>
                <w:rFonts w:ascii="Arial" w:hAnsi="Arial" w:cs="Arial"/>
                <w:sz w:val="20"/>
                <w:szCs w:val="20"/>
                <w:rPrChange w:id="10109" w:author="Александр" w:date="2020-04-13T06:47:00Z">
                  <w:rPr>
                    <w:rFonts w:ascii="Arial" w:hAnsi="Arial" w:cs="Arial"/>
                    <w:sz w:val="20"/>
                    <w:szCs w:val="20"/>
                    <w:highlight w:val="yellow"/>
                  </w:rPr>
                </w:rPrChange>
              </w:rPr>
              <w:t>Обязательно, если в заголовке ТК заполнена стратегия</w:t>
            </w:r>
          </w:p>
        </w:tc>
        <w:tc>
          <w:tcPr>
            <w:tcW w:w="397" w:type="pct"/>
          </w:tcPr>
          <w:p w14:paraId="3C5BD556" w14:textId="64558EA2" w:rsidR="00231504" w:rsidRPr="0040585C" w:rsidRDefault="00231504" w:rsidP="00231504">
            <w:pPr>
              <w:jc w:val="center"/>
              <w:rPr>
                <w:rFonts w:ascii="Arial" w:hAnsi="Arial" w:cs="Arial"/>
                <w:sz w:val="20"/>
                <w:szCs w:val="20"/>
                <w:rPrChange w:id="10110" w:author="Александр" w:date="2020-04-13T06:47:00Z">
                  <w:rPr>
                    <w:rFonts w:ascii="Arial" w:hAnsi="Arial" w:cs="Arial"/>
                    <w:sz w:val="20"/>
                    <w:szCs w:val="20"/>
                    <w:highlight w:val="yellow"/>
                  </w:rPr>
                </w:rPrChange>
              </w:rPr>
            </w:pPr>
            <w:r w:rsidRPr="0040585C">
              <w:rPr>
                <w:rFonts w:ascii="Arial" w:hAnsi="Arial" w:cs="Arial"/>
                <w:sz w:val="20"/>
                <w:szCs w:val="20"/>
                <w:rPrChange w:id="10111" w:author="Александр" w:date="2020-04-13T06:47:00Z">
                  <w:rPr>
                    <w:rFonts w:ascii="Arial" w:hAnsi="Arial" w:cs="Arial"/>
                    <w:sz w:val="20"/>
                    <w:szCs w:val="20"/>
                    <w:highlight w:val="yellow"/>
                  </w:rPr>
                </w:rPrChange>
              </w:rPr>
              <w:t>-</w:t>
            </w:r>
          </w:p>
        </w:tc>
        <w:tc>
          <w:tcPr>
            <w:tcW w:w="443" w:type="pct"/>
          </w:tcPr>
          <w:p w14:paraId="2A140E33" w14:textId="414DCE12" w:rsidR="00231504" w:rsidRPr="0040585C" w:rsidRDefault="00231504" w:rsidP="00231504">
            <w:pPr>
              <w:jc w:val="center"/>
              <w:rPr>
                <w:rFonts w:ascii="Arial" w:hAnsi="Arial" w:cs="Arial"/>
                <w:sz w:val="20"/>
                <w:szCs w:val="20"/>
                <w:rPrChange w:id="10112" w:author="Александр" w:date="2020-04-13T06:47:00Z">
                  <w:rPr>
                    <w:rFonts w:ascii="Arial" w:hAnsi="Arial" w:cs="Arial"/>
                    <w:sz w:val="20"/>
                    <w:szCs w:val="20"/>
                    <w:highlight w:val="yellow"/>
                  </w:rPr>
                </w:rPrChange>
              </w:rPr>
            </w:pPr>
            <w:r w:rsidRPr="0040585C">
              <w:rPr>
                <w:rFonts w:ascii="Arial" w:hAnsi="Arial" w:cs="Arial"/>
                <w:sz w:val="20"/>
                <w:szCs w:val="20"/>
                <w:rPrChange w:id="10113" w:author="Александр" w:date="2020-04-13T06:47:00Z">
                  <w:rPr>
                    <w:rFonts w:ascii="Arial" w:hAnsi="Arial" w:cs="Arial"/>
                    <w:sz w:val="20"/>
                    <w:szCs w:val="20"/>
                    <w:highlight w:val="yellow"/>
                  </w:rPr>
                </w:rPrChange>
              </w:rPr>
              <w:t>-</w:t>
            </w:r>
          </w:p>
        </w:tc>
        <w:tc>
          <w:tcPr>
            <w:tcW w:w="354" w:type="pct"/>
          </w:tcPr>
          <w:p w14:paraId="5E7178B7" w14:textId="60E74D9F" w:rsidR="00231504" w:rsidRPr="0040585C" w:rsidRDefault="00231504" w:rsidP="00231504">
            <w:pPr>
              <w:jc w:val="center"/>
              <w:rPr>
                <w:rFonts w:ascii="Arial" w:hAnsi="Arial" w:cs="Arial"/>
                <w:sz w:val="20"/>
                <w:szCs w:val="20"/>
                <w:rPrChange w:id="10114" w:author="Александр" w:date="2020-04-13T06:47:00Z">
                  <w:rPr>
                    <w:rFonts w:ascii="Arial" w:hAnsi="Arial" w:cs="Arial"/>
                    <w:sz w:val="20"/>
                    <w:szCs w:val="20"/>
                    <w:highlight w:val="yellow"/>
                  </w:rPr>
                </w:rPrChange>
              </w:rPr>
            </w:pPr>
            <w:r w:rsidRPr="0040585C">
              <w:rPr>
                <w:rFonts w:ascii="Arial" w:hAnsi="Arial" w:cs="Arial"/>
                <w:sz w:val="20"/>
                <w:szCs w:val="20"/>
                <w:lang w:val="en-US"/>
                <w:rPrChange w:id="10115" w:author="Александр" w:date="2020-04-13T06:47:00Z">
                  <w:rPr>
                    <w:rFonts w:ascii="Arial" w:hAnsi="Arial" w:cs="Arial"/>
                    <w:sz w:val="20"/>
                    <w:szCs w:val="20"/>
                    <w:highlight w:val="yellow"/>
                    <w:lang w:val="en-US"/>
                  </w:rPr>
                </w:rPrChange>
              </w:rPr>
              <w:t>SAP</w:t>
            </w:r>
          </w:p>
        </w:tc>
      </w:tr>
      <w:tr w:rsidR="00231504" w:rsidRPr="0086487D" w14:paraId="352E6C0E" w14:textId="77777777" w:rsidTr="00B7575F">
        <w:trPr>
          <w:cantSplit/>
        </w:trPr>
        <w:tc>
          <w:tcPr>
            <w:tcW w:w="177" w:type="pct"/>
          </w:tcPr>
          <w:p w14:paraId="6F9082FF" w14:textId="6755DE36" w:rsidR="00231504" w:rsidRPr="00041CFE" w:rsidRDefault="00231504" w:rsidP="00231504">
            <w:pPr>
              <w:rPr>
                <w:rFonts w:ascii="Arial" w:hAnsi="Arial" w:cs="Arial"/>
                <w:sz w:val="20"/>
                <w:szCs w:val="20"/>
              </w:rPr>
            </w:pPr>
            <w:ins w:id="10116" w:author="Владимир Лаут" w:date="2021-03-25T08:31:00Z">
              <w:r>
                <w:rPr>
                  <w:rFonts w:ascii="Arial" w:hAnsi="Arial" w:cs="Arial"/>
                  <w:sz w:val="20"/>
                  <w:szCs w:val="20"/>
                </w:rPr>
                <w:t>6</w:t>
              </w:r>
            </w:ins>
            <w:ins w:id="10117" w:author="Владимир Лаут" w:date="2021-03-25T08:32:00Z">
              <w:r>
                <w:rPr>
                  <w:rFonts w:ascii="Arial" w:hAnsi="Arial" w:cs="Arial"/>
                  <w:sz w:val="20"/>
                  <w:szCs w:val="20"/>
                </w:rPr>
                <w:t>2</w:t>
              </w:r>
            </w:ins>
            <w:ins w:id="10118" w:author="Владимир Лаут" w:date="2021-03-25T08:31:00Z">
              <w:r>
                <w:rPr>
                  <w:rFonts w:ascii="Arial" w:hAnsi="Arial" w:cs="Arial"/>
                  <w:sz w:val="20"/>
                  <w:szCs w:val="20"/>
                </w:rPr>
                <w:t>.</w:t>
              </w:r>
            </w:ins>
            <w:ins w:id="10119" w:author="Александр" w:date="2020-04-13T06:51:00Z">
              <w:del w:id="10120" w:author="Владимир Лаут" w:date="2021-03-25T08:31:00Z">
                <w:r w:rsidDel="00231504">
                  <w:rPr>
                    <w:rFonts w:ascii="Arial" w:hAnsi="Arial" w:cs="Arial"/>
                    <w:sz w:val="20"/>
                    <w:szCs w:val="20"/>
                  </w:rPr>
                  <w:delText>59</w:delText>
                </w:r>
              </w:del>
            </w:ins>
            <w:del w:id="10121" w:author="Владимир Лаут" w:date="2021-03-25T08:31:00Z">
              <w:r w:rsidRPr="0040585C" w:rsidDel="00231504">
                <w:rPr>
                  <w:rFonts w:ascii="Arial" w:hAnsi="Arial" w:cs="Arial"/>
                  <w:sz w:val="20"/>
                  <w:szCs w:val="20"/>
                </w:rPr>
                <w:delText>60</w:delText>
              </w:r>
              <w:r w:rsidRPr="00041CFE" w:rsidDel="00231504">
                <w:rPr>
                  <w:rFonts w:ascii="Arial" w:hAnsi="Arial" w:cs="Arial"/>
                  <w:sz w:val="20"/>
                  <w:szCs w:val="20"/>
                </w:rPr>
                <w:delText>.</w:delText>
              </w:r>
            </w:del>
          </w:p>
        </w:tc>
        <w:tc>
          <w:tcPr>
            <w:tcW w:w="443" w:type="pct"/>
          </w:tcPr>
          <w:p w14:paraId="15FE6B72" w14:textId="4D4846E1" w:rsidR="00231504" w:rsidRPr="0040585C" w:rsidRDefault="00231504" w:rsidP="00231504">
            <w:pPr>
              <w:jc w:val="left"/>
              <w:rPr>
                <w:rFonts w:ascii="Arial" w:hAnsi="Arial" w:cs="Arial"/>
                <w:sz w:val="20"/>
                <w:szCs w:val="20"/>
                <w:rPrChange w:id="10122" w:author="Александр" w:date="2020-04-13T06:47:00Z">
                  <w:rPr>
                    <w:rFonts w:ascii="Arial" w:hAnsi="Arial" w:cs="Arial"/>
                    <w:sz w:val="20"/>
                    <w:szCs w:val="20"/>
                    <w:highlight w:val="yellow"/>
                  </w:rPr>
                </w:rPrChange>
              </w:rPr>
            </w:pPr>
            <w:r w:rsidRPr="0040585C">
              <w:rPr>
                <w:rFonts w:ascii="Arial" w:hAnsi="Arial" w:cs="Arial"/>
                <w:sz w:val="20"/>
                <w:szCs w:val="20"/>
                <w:rPrChange w:id="10123" w:author="Александр" w:date="2020-04-13T06:47:00Z">
                  <w:rPr>
                    <w:rFonts w:ascii="Arial" w:hAnsi="Arial" w:cs="Arial"/>
                    <w:sz w:val="20"/>
                    <w:szCs w:val="20"/>
                    <w:highlight w:val="yellow"/>
                  </w:rPr>
                </w:rPrChange>
              </w:rPr>
              <w:t>Присвоение пакетов</w:t>
            </w:r>
          </w:p>
        </w:tc>
        <w:tc>
          <w:tcPr>
            <w:tcW w:w="530" w:type="pct"/>
          </w:tcPr>
          <w:p w14:paraId="5C6CC32A" w14:textId="7CFE4B91" w:rsidR="00231504" w:rsidRPr="0040585C" w:rsidRDefault="00231504" w:rsidP="00231504">
            <w:pPr>
              <w:jc w:val="left"/>
              <w:rPr>
                <w:rFonts w:ascii="Arial" w:hAnsi="Arial" w:cs="Arial"/>
                <w:sz w:val="20"/>
                <w:szCs w:val="20"/>
                <w:rPrChange w:id="10124" w:author="Александр" w:date="2020-04-13T06:47:00Z">
                  <w:rPr>
                    <w:rFonts w:ascii="Arial" w:hAnsi="Arial" w:cs="Arial"/>
                    <w:sz w:val="20"/>
                    <w:szCs w:val="20"/>
                    <w:highlight w:val="yellow"/>
                  </w:rPr>
                </w:rPrChange>
              </w:rPr>
            </w:pPr>
            <w:r w:rsidRPr="0040585C">
              <w:rPr>
                <w:rFonts w:ascii="Arial" w:hAnsi="Arial" w:cs="Arial"/>
                <w:sz w:val="20"/>
                <w:szCs w:val="20"/>
                <w:rPrChange w:id="10125" w:author="Александр" w:date="2020-04-13T06:47:00Z">
                  <w:rPr>
                    <w:rFonts w:ascii="Arial" w:hAnsi="Arial" w:cs="Arial"/>
                    <w:sz w:val="20"/>
                    <w:szCs w:val="20"/>
                    <w:highlight w:val="yellow"/>
                  </w:rPr>
                </w:rPrChange>
              </w:rPr>
              <w:t xml:space="preserve">Краткий текст цикла </w:t>
            </w:r>
            <w:proofErr w:type="spellStart"/>
            <w:r w:rsidRPr="0040585C">
              <w:rPr>
                <w:rFonts w:ascii="Arial" w:hAnsi="Arial" w:cs="Arial"/>
                <w:sz w:val="20"/>
                <w:szCs w:val="20"/>
                <w:rPrChange w:id="10126" w:author="Александр" w:date="2020-04-13T06:47:00Z">
                  <w:rPr>
                    <w:rFonts w:ascii="Arial" w:hAnsi="Arial" w:cs="Arial"/>
                    <w:sz w:val="20"/>
                    <w:szCs w:val="20"/>
                    <w:highlight w:val="yellow"/>
                  </w:rPr>
                </w:rPrChange>
              </w:rPr>
              <w:t>ПредупрТОРО</w:t>
            </w:r>
            <w:proofErr w:type="spellEnd"/>
          </w:p>
        </w:tc>
        <w:tc>
          <w:tcPr>
            <w:tcW w:w="930" w:type="pct"/>
          </w:tcPr>
          <w:p w14:paraId="5387F86D" w14:textId="1D32F550" w:rsidR="00231504" w:rsidRPr="0040585C" w:rsidRDefault="00231504" w:rsidP="00231504">
            <w:pPr>
              <w:jc w:val="left"/>
              <w:rPr>
                <w:rFonts w:ascii="Arial" w:hAnsi="Arial" w:cs="Arial"/>
                <w:sz w:val="20"/>
                <w:szCs w:val="20"/>
                <w:rPrChange w:id="10127" w:author="Александр" w:date="2020-04-13T06:47:00Z">
                  <w:rPr>
                    <w:rFonts w:ascii="Arial" w:hAnsi="Arial" w:cs="Arial"/>
                    <w:sz w:val="20"/>
                    <w:szCs w:val="20"/>
                    <w:highlight w:val="yellow"/>
                  </w:rPr>
                </w:rPrChange>
              </w:rPr>
            </w:pPr>
            <w:r w:rsidRPr="0040585C">
              <w:rPr>
                <w:rFonts w:ascii="Arial" w:hAnsi="Arial" w:cs="Arial"/>
                <w:sz w:val="20"/>
                <w:szCs w:val="20"/>
                <w:rPrChange w:id="10128" w:author="Александр" w:date="2020-04-13T06:47:00Z">
                  <w:rPr>
                    <w:rFonts w:ascii="Arial" w:hAnsi="Arial" w:cs="Arial"/>
                    <w:sz w:val="20"/>
                    <w:szCs w:val="20"/>
                    <w:highlight w:val="yellow"/>
                  </w:rPr>
                </w:rPrChange>
              </w:rPr>
              <w:t>Наименование пакета мероприятий предупредительного ТОРО. Указывается для каждой операции, возможен множественный выбор</w:t>
            </w:r>
          </w:p>
        </w:tc>
        <w:tc>
          <w:tcPr>
            <w:tcW w:w="309" w:type="pct"/>
          </w:tcPr>
          <w:p w14:paraId="22524318" w14:textId="6BC9ECFF" w:rsidR="00231504" w:rsidRPr="0040585C" w:rsidRDefault="00231504" w:rsidP="00231504">
            <w:pPr>
              <w:jc w:val="center"/>
              <w:rPr>
                <w:rFonts w:ascii="Arial" w:hAnsi="Arial" w:cs="Arial"/>
                <w:sz w:val="20"/>
                <w:szCs w:val="20"/>
                <w:lang w:val="en-US"/>
                <w:rPrChange w:id="10129"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10130" w:author="Александр" w:date="2020-04-13T06:47:00Z">
                  <w:rPr>
                    <w:rFonts w:ascii="Arial" w:hAnsi="Arial" w:cs="Arial"/>
                    <w:sz w:val="20"/>
                    <w:szCs w:val="20"/>
                    <w:highlight w:val="yellow"/>
                    <w:lang w:val="en-US"/>
                  </w:rPr>
                </w:rPrChange>
              </w:rPr>
              <w:t>CHAR, 30</w:t>
            </w:r>
          </w:p>
        </w:tc>
        <w:tc>
          <w:tcPr>
            <w:tcW w:w="487" w:type="pct"/>
          </w:tcPr>
          <w:p w14:paraId="48E4ACDC" w14:textId="3F02759D" w:rsidR="00231504" w:rsidRPr="0040585C" w:rsidRDefault="00231504" w:rsidP="00231504">
            <w:pPr>
              <w:jc w:val="center"/>
              <w:rPr>
                <w:rFonts w:ascii="Arial" w:hAnsi="Arial" w:cs="Arial"/>
                <w:sz w:val="20"/>
                <w:szCs w:val="20"/>
                <w:lang w:val="en-US"/>
                <w:rPrChange w:id="10131"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10132" w:author="Александр" w:date="2020-04-13T06:47:00Z">
                  <w:rPr>
                    <w:rFonts w:ascii="Arial" w:hAnsi="Arial" w:cs="Arial"/>
                    <w:sz w:val="20"/>
                    <w:szCs w:val="20"/>
                    <w:highlight w:val="yellow"/>
                    <w:lang w:val="en-US"/>
                  </w:rPr>
                </w:rPrChange>
              </w:rPr>
              <w:t>T351X-</w:t>
            </w:r>
            <w:r w:rsidRPr="0040585C">
              <w:rPr>
                <w:lang w:val="en-US"/>
                <w:rPrChange w:id="10133" w:author="Александр" w:date="2020-04-13T06:47:00Z">
                  <w:rPr>
                    <w:highlight w:val="yellow"/>
                    <w:lang w:val="en-US"/>
                  </w:rPr>
                </w:rPrChange>
              </w:rPr>
              <w:t xml:space="preserve"> </w:t>
            </w:r>
            <w:r w:rsidRPr="0040585C">
              <w:rPr>
                <w:rFonts w:ascii="Arial" w:hAnsi="Arial" w:cs="Arial"/>
                <w:sz w:val="20"/>
                <w:szCs w:val="20"/>
                <w:lang w:val="en-US"/>
                <w:rPrChange w:id="10134" w:author="Александр" w:date="2020-04-13T06:47:00Z">
                  <w:rPr>
                    <w:rFonts w:ascii="Arial" w:hAnsi="Arial" w:cs="Arial"/>
                    <w:sz w:val="20"/>
                    <w:szCs w:val="20"/>
                    <w:highlight w:val="yellow"/>
                    <w:lang w:val="en-US"/>
                  </w:rPr>
                </w:rPrChange>
              </w:rPr>
              <w:t xml:space="preserve">KTEX1 </w:t>
            </w:r>
            <w:r w:rsidRPr="0040585C">
              <w:rPr>
                <w:rFonts w:ascii="Arial" w:hAnsi="Arial" w:cs="Arial"/>
                <w:sz w:val="20"/>
                <w:szCs w:val="20"/>
                <w:rPrChange w:id="10135" w:author="Александр" w:date="2020-04-13T06:47:00Z">
                  <w:rPr>
                    <w:rFonts w:ascii="Arial" w:hAnsi="Arial" w:cs="Arial"/>
                    <w:sz w:val="20"/>
                    <w:szCs w:val="20"/>
                    <w:highlight w:val="yellow"/>
                  </w:rPr>
                </w:rPrChange>
              </w:rPr>
              <w:t>по</w:t>
            </w:r>
            <w:r w:rsidRPr="0040585C">
              <w:rPr>
                <w:rFonts w:ascii="Arial" w:hAnsi="Arial" w:cs="Arial"/>
                <w:sz w:val="20"/>
                <w:szCs w:val="20"/>
                <w:lang w:val="en-US"/>
                <w:rPrChange w:id="10136" w:author="Александр" w:date="2020-04-13T06:47:00Z">
                  <w:rPr>
                    <w:rFonts w:ascii="Arial" w:hAnsi="Arial" w:cs="Arial"/>
                    <w:sz w:val="20"/>
                    <w:szCs w:val="20"/>
                    <w:highlight w:val="yellow"/>
                    <w:lang w:val="en-US"/>
                  </w:rPr>
                </w:rPrChange>
              </w:rPr>
              <w:t xml:space="preserve"> PLWK-PAKET= T351X-PAKET </w:t>
            </w:r>
            <w:r w:rsidRPr="0040585C">
              <w:rPr>
                <w:rFonts w:ascii="Arial" w:hAnsi="Arial" w:cs="Arial"/>
                <w:sz w:val="20"/>
                <w:szCs w:val="20"/>
                <w:rPrChange w:id="10137" w:author="Александр" w:date="2020-04-13T06:47:00Z">
                  <w:rPr>
                    <w:rFonts w:ascii="Arial" w:hAnsi="Arial" w:cs="Arial"/>
                    <w:sz w:val="20"/>
                    <w:szCs w:val="20"/>
                    <w:highlight w:val="yellow"/>
                  </w:rPr>
                </w:rPrChange>
              </w:rPr>
              <w:t>и</w:t>
            </w:r>
            <w:r w:rsidRPr="0040585C">
              <w:rPr>
                <w:rFonts w:ascii="Arial" w:hAnsi="Arial" w:cs="Arial"/>
                <w:sz w:val="20"/>
                <w:szCs w:val="20"/>
                <w:lang w:val="en-US"/>
                <w:rPrChange w:id="10138" w:author="Александр" w:date="2020-04-13T06:47:00Z">
                  <w:rPr>
                    <w:rFonts w:ascii="Arial" w:hAnsi="Arial" w:cs="Arial"/>
                    <w:sz w:val="20"/>
                    <w:szCs w:val="20"/>
                    <w:highlight w:val="yellow"/>
                    <w:lang w:val="en-US"/>
                  </w:rPr>
                </w:rPrChange>
              </w:rPr>
              <w:t xml:space="preserve"> PLWK-STRAT = PLKO-STRAT</w:t>
            </w:r>
          </w:p>
        </w:tc>
        <w:tc>
          <w:tcPr>
            <w:tcW w:w="354" w:type="pct"/>
          </w:tcPr>
          <w:p w14:paraId="07C85628" w14:textId="4B64C453" w:rsidR="00231504" w:rsidRPr="0040585C" w:rsidRDefault="00231504" w:rsidP="00231504">
            <w:pPr>
              <w:jc w:val="center"/>
              <w:rPr>
                <w:rFonts w:ascii="Arial" w:hAnsi="Arial" w:cs="Arial"/>
                <w:sz w:val="20"/>
                <w:szCs w:val="20"/>
                <w:rPrChange w:id="10139" w:author="Александр" w:date="2020-04-13T06:47:00Z">
                  <w:rPr>
                    <w:rFonts w:ascii="Arial" w:hAnsi="Arial" w:cs="Arial"/>
                    <w:sz w:val="20"/>
                    <w:szCs w:val="20"/>
                    <w:highlight w:val="yellow"/>
                  </w:rPr>
                </w:rPrChange>
              </w:rPr>
            </w:pPr>
            <w:r w:rsidRPr="0040585C">
              <w:rPr>
                <w:rFonts w:ascii="Arial" w:hAnsi="Arial" w:cs="Arial"/>
                <w:sz w:val="20"/>
                <w:szCs w:val="20"/>
                <w:rPrChange w:id="10140" w:author="Александр" w:date="2020-04-13T06:47:00Z">
                  <w:rPr>
                    <w:rFonts w:ascii="Arial" w:hAnsi="Arial" w:cs="Arial"/>
                    <w:sz w:val="20"/>
                    <w:szCs w:val="20"/>
                    <w:highlight w:val="yellow"/>
                  </w:rPr>
                </w:rPrChange>
              </w:rPr>
              <w:t>Х</w:t>
            </w:r>
          </w:p>
        </w:tc>
        <w:tc>
          <w:tcPr>
            <w:tcW w:w="576" w:type="pct"/>
          </w:tcPr>
          <w:p w14:paraId="2B9DF507" w14:textId="0F5B3CA6" w:rsidR="00231504" w:rsidRPr="0040585C" w:rsidRDefault="00231504" w:rsidP="00231504">
            <w:pPr>
              <w:jc w:val="center"/>
              <w:rPr>
                <w:rFonts w:ascii="Arial" w:hAnsi="Arial" w:cs="Arial"/>
                <w:sz w:val="20"/>
                <w:szCs w:val="20"/>
                <w:rPrChange w:id="10141" w:author="Александр" w:date="2020-04-13T06:47:00Z">
                  <w:rPr>
                    <w:rFonts w:ascii="Arial" w:hAnsi="Arial" w:cs="Arial"/>
                    <w:sz w:val="20"/>
                    <w:szCs w:val="20"/>
                    <w:highlight w:val="yellow"/>
                  </w:rPr>
                </w:rPrChange>
              </w:rPr>
            </w:pPr>
            <w:r w:rsidRPr="0040585C">
              <w:rPr>
                <w:rFonts w:ascii="Arial" w:hAnsi="Arial" w:cs="Arial"/>
                <w:sz w:val="20"/>
                <w:szCs w:val="20"/>
                <w:rPrChange w:id="10142" w:author="Александр" w:date="2020-04-13T06:47:00Z">
                  <w:rPr>
                    <w:rFonts w:ascii="Arial" w:hAnsi="Arial" w:cs="Arial"/>
                    <w:sz w:val="20"/>
                    <w:szCs w:val="20"/>
                    <w:highlight w:val="yellow"/>
                  </w:rPr>
                </w:rPrChange>
              </w:rPr>
              <w:t>Обязательно, если в заголовке ТК заполнена стратегия</w:t>
            </w:r>
          </w:p>
        </w:tc>
        <w:tc>
          <w:tcPr>
            <w:tcW w:w="397" w:type="pct"/>
          </w:tcPr>
          <w:p w14:paraId="65CDE5BB" w14:textId="08495C98" w:rsidR="00231504" w:rsidRPr="0040585C" w:rsidRDefault="00231504" w:rsidP="00231504">
            <w:pPr>
              <w:jc w:val="center"/>
              <w:rPr>
                <w:rFonts w:ascii="Arial" w:hAnsi="Arial" w:cs="Arial"/>
                <w:sz w:val="20"/>
                <w:szCs w:val="20"/>
                <w:rPrChange w:id="10143" w:author="Александр" w:date="2020-04-13T06:47:00Z">
                  <w:rPr>
                    <w:rFonts w:ascii="Arial" w:hAnsi="Arial" w:cs="Arial"/>
                    <w:sz w:val="20"/>
                    <w:szCs w:val="20"/>
                    <w:highlight w:val="yellow"/>
                  </w:rPr>
                </w:rPrChange>
              </w:rPr>
            </w:pPr>
            <w:r w:rsidRPr="0040585C">
              <w:rPr>
                <w:rFonts w:ascii="Arial" w:hAnsi="Arial" w:cs="Arial"/>
                <w:sz w:val="20"/>
                <w:szCs w:val="20"/>
                <w:rPrChange w:id="10144" w:author="Александр" w:date="2020-04-13T06:47:00Z">
                  <w:rPr>
                    <w:rFonts w:ascii="Arial" w:hAnsi="Arial" w:cs="Arial"/>
                    <w:sz w:val="20"/>
                    <w:szCs w:val="20"/>
                    <w:highlight w:val="yellow"/>
                  </w:rPr>
                </w:rPrChange>
              </w:rPr>
              <w:t>-</w:t>
            </w:r>
          </w:p>
        </w:tc>
        <w:tc>
          <w:tcPr>
            <w:tcW w:w="443" w:type="pct"/>
          </w:tcPr>
          <w:p w14:paraId="26F32F1F" w14:textId="0171E93F" w:rsidR="00231504" w:rsidRPr="0040585C" w:rsidRDefault="00231504" w:rsidP="00231504">
            <w:pPr>
              <w:jc w:val="center"/>
              <w:rPr>
                <w:rFonts w:ascii="Arial" w:hAnsi="Arial" w:cs="Arial"/>
                <w:sz w:val="20"/>
                <w:szCs w:val="20"/>
                <w:rPrChange w:id="10145" w:author="Александр" w:date="2020-04-13T06:47:00Z">
                  <w:rPr>
                    <w:rFonts w:ascii="Arial" w:hAnsi="Arial" w:cs="Arial"/>
                    <w:sz w:val="20"/>
                    <w:szCs w:val="20"/>
                    <w:highlight w:val="yellow"/>
                  </w:rPr>
                </w:rPrChange>
              </w:rPr>
            </w:pPr>
            <w:r w:rsidRPr="0040585C">
              <w:rPr>
                <w:rFonts w:ascii="Arial" w:hAnsi="Arial" w:cs="Arial"/>
                <w:sz w:val="20"/>
                <w:szCs w:val="20"/>
                <w:rPrChange w:id="10146" w:author="Александр" w:date="2020-04-13T06:47:00Z">
                  <w:rPr>
                    <w:rFonts w:ascii="Arial" w:hAnsi="Arial" w:cs="Arial"/>
                    <w:sz w:val="20"/>
                    <w:szCs w:val="20"/>
                    <w:highlight w:val="yellow"/>
                  </w:rPr>
                </w:rPrChange>
              </w:rPr>
              <w:t>-</w:t>
            </w:r>
          </w:p>
        </w:tc>
        <w:tc>
          <w:tcPr>
            <w:tcW w:w="354" w:type="pct"/>
          </w:tcPr>
          <w:p w14:paraId="5A637939" w14:textId="0A0DC7F1" w:rsidR="00231504" w:rsidRPr="0040585C" w:rsidRDefault="00231504" w:rsidP="00231504">
            <w:pPr>
              <w:jc w:val="center"/>
              <w:rPr>
                <w:rFonts w:ascii="Arial" w:hAnsi="Arial" w:cs="Arial"/>
                <w:sz w:val="20"/>
                <w:szCs w:val="20"/>
                <w:lang w:val="en-US"/>
                <w:rPrChange w:id="10147" w:author="Александр" w:date="2020-04-13T06:47:00Z">
                  <w:rPr>
                    <w:rFonts w:ascii="Arial" w:hAnsi="Arial" w:cs="Arial"/>
                    <w:sz w:val="20"/>
                    <w:szCs w:val="20"/>
                    <w:highlight w:val="yellow"/>
                    <w:lang w:val="en-US"/>
                  </w:rPr>
                </w:rPrChange>
              </w:rPr>
            </w:pPr>
            <w:r w:rsidRPr="0040585C">
              <w:rPr>
                <w:rFonts w:ascii="Arial" w:hAnsi="Arial" w:cs="Arial"/>
                <w:sz w:val="20"/>
                <w:szCs w:val="20"/>
                <w:lang w:val="en-US"/>
                <w:rPrChange w:id="10148" w:author="Александр" w:date="2020-04-13T06:47:00Z">
                  <w:rPr>
                    <w:rFonts w:ascii="Arial" w:hAnsi="Arial" w:cs="Arial"/>
                    <w:sz w:val="20"/>
                    <w:szCs w:val="20"/>
                    <w:highlight w:val="yellow"/>
                    <w:lang w:val="en-US"/>
                  </w:rPr>
                </w:rPrChange>
              </w:rPr>
              <w:t>SAP</w:t>
            </w:r>
          </w:p>
        </w:tc>
      </w:tr>
    </w:tbl>
    <w:p w14:paraId="188556CD" w14:textId="77777777" w:rsidR="00D153F5" w:rsidRPr="007576CC" w:rsidRDefault="00D153F5" w:rsidP="00D153F5">
      <w:pPr>
        <w:spacing w:after="200" w:line="276" w:lineRule="auto"/>
        <w:jc w:val="left"/>
        <w:rPr>
          <w:rFonts w:eastAsiaTheme="majorEastAsia"/>
          <w:lang w:val="en-US"/>
        </w:rPr>
        <w:sectPr w:rsidR="00D153F5" w:rsidRPr="007576CC" w:rsidSect="00FE7760">
          <w:headerReference w:type="default" r:id="rId25"/>
          <w:pgSz w:w="16840" w:h="11907" w:orient="landscape" w:code="9"/>
          <w:pgMar w:top="1134" w:right="1134" w:bottom="567" w:left="1134" w:header="737" w:footer="283" w:gutter="0"/>
          <w:cols w:space="708"/>
          <w:docGrid w:linePitch="360"/>
        </w:sectPr>
      </w:pPr>
    </w:p>
    <w:p w14:paraId="4E5FC7B2" w14:textId="77777777" w:rsidR="00D153F5" w:rsidRPr="00977CDA" w:rsidRDefault="00D153F5" w:rsidP="00197D54">
      <w:pPr>
        <w:pStyle w:val="3"/>
      </w:pPr>
      <w:bookmarkStart w:id="10149" w:name="_Особенности_технической_реализации_1"/>
      <w:bookmarkStart w:id="10150" w:name="_Toc521083717"/>
      <w:bookmarkStart w:id="10151" w:name="_Toc521340857"/>
      <w:bookmarkStart w:id="10152" w:name="_Toc521439377"/>
      <w:bookmarkStart w:id="10153" w:name="_Toc67556908"/>
      <w:bookmarkEnd w:id="10149"/>
      <w:r w:rsidRPr="00977CDA">
        <w:lastRenderedPageBreak/>
        <w:t>Особенности технической реализации</w:t>
      </w:r>
      <w:bookmarkEnd w:id="10150"/>
      <w:bookmarkEnd w:id="10151"/>
      <w:bookmarkEnd w:id="10152"/>
      <w:bookmarkEnd w:id="10153"/>
    </w:p>
    <w:p w14:paraId="46307C82" w14:textId="617C7815" w:rsidR="00915E6F" w:rsidRPr="003F7F02" w:rsidRDefault="0037757C" w:rsidP="00D153F5">
      <w:pPr>
        <w:spacing w:after="240" w:line="276" w:lineRule="auto"/>
        <w:ind w:firstLine="567"/>
        <w:rPr>
          <w:rFonts w:ascii="Arial" w:hAnsi="Arial" w:cs="Arial"/>
        </w:rPr>
      </w:pPr>
      <w:r>
        <w:rPr>
          <w:rFonts w:ascii="Arial" w:hAnsi="Arial" w:cs="Arial"/>
        </w:rPr>
        <w:t xml:space="preserve">Справочники Группа </w:t>
      </w:r>
      <w:proofErr w:type="spellStart"/>
      <w:r>
        <w:rPr>
          <w:rFonts w:ascii="Arial" w:hAnsi="Arial" w:cs="Arial"/>
        </w:rPr>
        <w:t>Техкарт</w:t>
      </w:r>
      <w:proofErr w:type="spellEnd"/>
      <w:r>
        <w:rPr>
          <w:rFonts w:ascii="Arial" w:hAnsi="Arial" w:cs="Arial"/>
        </w:rPr>
        <w:t xml:space="preserve"> ТОРО</w:t>
      </w:r>
      <w:r w:rsidR="00D153F5">
        <w:rPr>
          <w:rFonts w:ascii="Arial" w:hAnsi="Arial" w:cs="Arial"/>
        </w:rPr>
        <w:t xml:space="preserve"> и Счетчик группы технологических карт являются </w:t>
      </w:r>
      <w:r w:rsidR="004471B3">
        <w:rPr>
          <w:rFonts w:ascii="Arial" w:hAnsi="Arial" w:cs="Arial"/>
        </w:rPr>
        <w:t>локальными</w:t>
      </w:r>
      <w:r w:rsidR="00D153F5">
        <w:rPr>
          <w:rFonts w:ascii="Arial" w:hAnsi="Arial" w:cs="Arial"/>
        </w:rPr>
        <w:t xml:space="preserve">, ведутся в системе </w:t>
      </w:r>
      <w:r w:rsidR="00BE432A">
        <w:rPr>
          <w:rFonts w:ascii="Arial" w:hAnsi="Arial" w:cs="Arial"/>
          <w:lang w:val="en-US"/>
        </w:rPr>
        <w:t>SAP</w:t>
      </w:r>
      <w:r w:rsidR="00BE432A" w:rsidRPr="00205CFE">
        <w:rPr>
          <w:rFonts w:ascii="Arial" w:hAnsi="Arial" w:cs="Arial"/>
        </w:rPr>
        <w:t xml:space="preserve"> </w:t>
      </w:r>
      <w:r w:rsidR="00BE432A">
        <w:rPr>
          <w:rFonts w:ascii="Arial" w:hAnsi="Arial" w:cs="Arial"/>
          <w:lang w:val="en-US"/>
        </w:rPr>
        <w:t>S</w:t>
      </w:r>
      <w:r w:rsidR="00BE432A" w:rsidRPr="00205CFE">
        <w:rPr>
          <w:rFonts w:ascii="Arial" w:hAnsi="Arial" w:cs="Arial"/>
        </w:rPr>
        <w:t>/4</w:t>
      </w:r>
      <w:r w:rsidR="00BE432A">
        <w:rPr>
          <w:rFonts w:ascii="Arial" w:hAnsi="Arial" w:cs="Arial"/>
          <w:lang w:val="en-US"/>
        </w:rPr>
        <w:t>HANA</w:t>
      </w:r>
      <w:r w:rsidR="00D153F5" w:rsidRPr="002B648B">
        <w:rPr>
          <w:rFonts w:ascii="Arial" w:hAnsi="Arial" w:cs="Arial"/>
        </w:rPr>
        <w:t xml:space="preserve"> </w:t>
      </w:r>
      <w:r w:rsidR="00BE432A">
        <w:rPr>
          <w:rFonts w:ascii="Arial" w:hAnsi="Arial" w:cs="Arial"/>
        </w:rPr>
        <w:t>по заявкам НСИ</w:t>
      </w:r>
      <w:r w:rsidR="004471B3">
        <w:rPr>
          <w:rFonts w:ascii="Arial" w:hAnsi="Arial" w:cs="Arial"/>
        </w:rPr>
        <w:t xml:space="preserve"> </w:t>
      </w:r>
      <w:proofErr w:type="spellStart"/>
      <w:r w:rsidR="004471B3">
        <w:rPr>
          <w:rFonts w:ascii="Arial" w:hAnsi="Arial" w:cs="Arial"/>
        </w:rPr>
        <w:t>ТОиР</w:t>
      </w:r>
      <w:proofErr w:type="spellEnd"/>
      <w:r w:rsidR="00BE432A" w:rsidRPr="00BE432A">
        <w:rPr>
          <w:rFonts w:ascii="Arial" w:hAnsi="Arial" w:cs="Arial"/>
        </w:rPr>
        <w:t>.</w:t>
      </w:r>
      <w:ins w:id="10154" w:author="Владимир Лаут" w:date="2021-04-07T11:46:00Z">
        <w:r w:rsidR="00095B2E">
          <w:rPr>
            <w:rFonts w:ascii="Arial" w:hAnsi="Arial" w:cs="Arial"/>
          </w:rPr>
          <w:t xml:space="preserve"> </w:t>
        </w:r>
      </w:ins>
    </w:p>
    <w:p w14:paraId="4B7CCD9B" w14:textId="160FAF18" w:rsidR="00D153F5" w:rsidRDefault="00915E6F" w:rsidP="00D153F5">
      <w:pPr>
        <w:spacing w:after="240" w:line="276" w:lineRule="auto"/>
        <w:ind w:firstLine="567"/>
        <w:rPr>
          <w:ins w:id="10155" w:author="Владимир Лаут" w:date="2021-04-07T11:50:00Z"/>
          <w:rFonts w:ascii="Arial" w:hAnsi="Arial" w:cs="Arial"/>
        </w:rPr>
      </w:pPr>
      <w:r>
        <w:rPr>
          <w:rFonts w:ascii="Arial" w:hAnsi="Arial" w:cs="Arial"/>
        </w:rPr>
        <w:t>При</w:t>
      </w:r>
      <w:ins w:id="10156" w:author="Александр" w:date="2020-04-13T06:54:00Z">
        <w:r w:rsidR="00BA4B5C">
          <w:rPr>
            <w:rFonts w:ascii="Arial" w:hAnsi="Arial" w:cs="Arial"/>
          </w:rPr>
          <w:t xml:space="preserve"> необходимости</w:t>
        </w:r>
      </w:ins>
      <w:del w:id="10157" w:author="Александр" w:date="2020-04-13T06:54:00Z">
        <w:r w:rsidDel="00BA4B5C">
          <w:rPr>
            <w:rFonts w:ascii="Arial" w:hAnsi="Arial" w:cs="Arial"/>
          </w:rPr>
          <w:delText xml:space="preserve"> создании заявки на</w:delText>
        </w:r>
      </w:del>
      <w:r>
        <w:rPr>
          <w:rFonts w:ascii="Arial" w:hAnsi="Arial" w:cs="Arial"/>
        </w:rPr>
        <w:t xml:space="preserve"> заведени</w:t>
      </w:r>
      <w:ins w:id="10158" w:author="Александр" w:date="2020-04-13T06:54:00Z">
        <w:r w:rsidR="00BA4B5C">
          <w:rPr>
            <w:rFonts w:ascii="Arial" w:hAnsi="Arial" w:cs="Arial"/>
          </w:rPr>
          <w:t>я</w:t>
        </w:r>
      </w:ins>
      <w:del w:id="10159" w:author="Александр" w:date="2020-04-13T06:54:00Z">
        <w:r w:rsidDel="00BA4B5C">
          <w:rPr>
            <w:rFonts w:ascii="Arial" w:hAnsi="Arial" w:cs="Arial"/>
          </w:rPr>
          <w:delText>е</w:delText>
        </w:r>
      </w:del>
      <w:r>
        <w:rPr>
          <w:rFonts w:ascii="Arial" w:hAnsi="Arial" w:cs="Arial"/>
        </w:rPr>
        <w:t xml:space="preserve"> новых объектов</w:t>
      </w:r>
      <w:r w:rsidR="00727034">
        <w:rPr>
          <w:rFonts w:ascii="Arial" w:hAnsi="Arial" w:cs="Arial"/>
        </w:rPr>
        <w:t xml:space="preserve"> инициатор заявки</w:t>
      </w:r>
      <w:ins w:id="10160" w:author="Александр" w:date="2020-04-13T06:54:00Z">
        <w:r w:rsidR="00BA4B5C">
          <w:rPr>
            <w:rFonts w:ascii="Arial" w:hAnsi="Arial" w:cs="Arial"/>
          </w:rPr>
          <w:t xml:space="preserve"> НСИ</w:t>
        </w:r>
      </w:ins>
      <w:r w:rsidR="00727034">
        <w:rPr>
          <w:rFonts w:ascii="Arial" w:hAnsi="Arial" w:cs="Arial"/>
        </w:rPr>
        <w:t xml:space="preserve"> вносит данные технологических карт в систему </w:t>
      </w:r>
      <w:r w:rsidR="00727034">
        <w:rPr>
          <w:rFonts w:ascii="Arial" w:hAnsi="Arial" w:cs="Arial"/>
          <w:lang w:val="en-US"/>
        </w:rPr>
        <w:t>SAP</w:t>
      </w:r>
      <w:r w:rsidR="00727034" w:rsidRPr="00727034">
        <w:rPr>
          <w:rFonts w:ascii="Arial" w:hAnsi="Arial" w:cs="Arial"/>
        </w:rPr>
        <w:t xml:space="preserve"> </w:t>
      </w:r>
      <w:r w:rsidR="00727034">
        <w:rPr>
          <w:rFonts w:ascii="Arial" w:hAnsi="Arial" w:cs="Arial"/>
          <w:lang w:val="en-US"/>
        </w:rPr>
        <w:t>S</w:t>
      </w:r>
      <w:r w:rsidR="00727034" w:rsidRPr="00727034">
        <w:rPr>
          <w:rFonts w:ascii="Arial" w:hAnsi="Arial" w:cs="Arial"/>
        </w:rPr>
        <w:t>/4</w:t>
      </w:r>
      <w:r w:rsidR="00727034">
        <w:rPr>
          <w:rFonts w:ascii="Arial" w:hAnsi="Arial" w:cs="Arial"/>
          <w:lang w:val="en-US"/>
        </w:rPr>
        <w:t>HANA</w:t>
      </w:r>
      <w:r w:rsidR="006D6492">
        <w:rPr>
          <w:rFonts w:ascii="Arial" w:hAnsi="Arial" w:cs="Arial"/>
        </w:rPr>
        <w:t>.</w:t>
      </w:r>
      <w:ins w:id="10161" w:author="Александр" w:date="2020-04-13T06:55:00Z">
        <w:r w:rsidR="00BA4B5C">
          <w:rPr>
            <w:rFonts w:ascii="Arial" w:hAnsi="Arial" w:cs="Arial"/>
          </w:rPr>
          <w:t xml:space="preserve"> </w:t>
        </w:r>
      </w:ins>
      <w:ins w:id="10162" w:author="Владимир Лаут" w:date="2021-03-25T09:18:00Z">
        <w:r w:rsidR="00FE185A" w:rsidRPr="00FE185A">
          <w:rPr>
            <w:rFonts w:ascii="Arial" w:hAnsi="Arial" w:cs="Arial"/>
            <w:rPrChange w:id="10163" w:author="Владимир Лаут" w:date="2021-03-25T09:18:00Z">
              <w:rPr>
                <w:rFonts w:ascii="Arial" w:hAnsi="Arial" w:cs="Arial"/>
                <w:highlight w:val="green"/>
              </w:rPr>
            </w:rPrChange>
          </w:rPr>
          <w:t xml:space="preserve">При сохранении </w:t>
        </w:r>
        <w:proofErr w:type="spellStart"/>
        <w:r w:rsidR="00FE185A" w:rsidRPr="00FE185A">
          <w:rPr>
            <w:rFonts w:ascii="Arial" w:hAnsi="Arial" w:cs="Arial"/>
            <w:rPrChange w:id="10164" w:author="Владимир Лаут" w:date="2021-03-25T09:18:00Z">
              <w:rPr>
                <w:rFonts w:ascii="Arial" w:hAnsi="Arial" w:cs="Arial"/>
                <w:highlight w:val="green"/>
              </w:rPr>
            </w:rPrChange>
          </w:rPr>
          <w:t>ТехКарты</w:t>
        </w:r>
        <w:proofErr w:type="spellEnd"/>
        <w:r w:rsidR="00FE185A" w:rsidRPr="00FE185A">
          <w:rPr>
            <w:rFonts w:ascii="Arial" w:hAnsi="Arial" w:cs="Arial"/>
            <w:rPrChange w:id="10165" w:author="Владимир Лаут" w:date="2021-03-25T09:18:00Z">
              <w:rPr>
                <w:rFonts w:ascii="Arial" w:hAnsi="Arial" w:cs="Arial"/>
                <w:highlight w:val="green"/>
              </w:rPr>
            </w:rPrChange>
          </w:rPr>
          <w:t xml:space="preserve"> в статусе 1 Создание или 5 – Деблокировано (в процессе изменения) из транзакций создания или изменения (</w:t>
        </w:r>
        <w:r w:rsidR="00FE185A" w:rsidRPr="00FE185A">
          <w:rPr>
            <w:rFonts w:ascii="Arial" w:hAnsi="Arial" w:cs="Arial"/>
            <w:lang w:val="en-US"/>
            <w:rPrChange w:id="10166" w:author="Владимир Лаут" w:date="2021-03-25T09:18:00Z">
              <w:rPr>
                <w:rFonts w:ascii="Arial" w:hAnsi="Arial" w:cs="Arial"/>
                <w:highlight w:val="green"/>
                <w:lang w:val="en-US"/>
              </w:rPr>
            </w:rPrChange>
          </w:rPr>
          <w:t>IA</w:t>
        </w:r>
        <w:r w:rsidR="00FE185A" w:rsidRPr="00FE185A">
          <w:rPr>
            <w:rFonts w:ascii="Arial" w:hAnsi="Arial" w:cs="Arial"/>
            <w:rPrChange w:id="10167" w:author="Владимир Лаут" w:date="2021-03-25T09:18:00Z">
              <w:rPr>
                <w:rFonts w:ascii="Arial" w:hAnsi="Arial" w:cs="Arial"/>
                <w:highlight w:val="green"/>
              </w:rPr>
            </w:rPrChange>
          </w:rPr>
          <w:t xml:space="preserve">01, IA02, IA05, IA06, IA11, IA12) система предлагает автоматически отправить </w:t>
        </w:r>
      </w:ins>
      <w:ins w:id="10168" w:author="Владимир Лаут" w:date="2021-04-07T19:04:00Z">
        <w:r w:rsidR="00B70BFD" w:rsidRPr="00FE185A">
          <w:rPr>
            <w:rFonts w:ascii="Arial" w:hAnsi="Arial" w:cs="Arial"/>
          </w:rPr>
          <w:t>заявку</w:t>
        </w:r>
      </w:ins>
      <w:ins w:id="10169" w:author="Владимир Лаут" w:date="2021-03-25T09:18:00Z">
        <w:r w:rsidR="00FE185A" w:rsidRPr="00FE185A">
          <w:rPr>
            <w:rFonts w:ascii="Arial" w:hAnsi="Arial" w:cs="Arial"/>
            <w:rPrChange w:id="10170" w:author="Владимир Лаут" w:date="2021-03-25T09:18:00Z">
              <w:rPr>
                <w:rFonts w:ascii="Arial" w:hAnsi="Arial" w:cs="Arial"/>
                <w:highlight w:val="green"/>
              </w:rPr>
            </w:rPrChange>
          </w:rPr>
          <w:t xml:space="preserve"> на группу </w:t>
        </w:r>
        <w:r w:rsidR="00FE185A" w:rsidRPr="00FE185A">
          <w:rPr>
            <w:rFonts w:ascii="Arial" w:hAnsi="Arial" w:cs="Arial"/>
            <w:lang w:val="en-US"/>
            <w:rPrChange w:id="10171" w:author="Владимир Лаут" w:date="2021-03-25T09:18:00Z">
              <w:rPr>
                <w:rFonts w:ascii="Arial" w:hAnsi="Arial" w:cs="Arial"/>
                <w:highlight w:val="green"/>
                <w:lang w:val="en-US"/>
              </w:rPr>
            </w:rPrChange>
          </w:rPr>
          <w:t>SAP</w:t>
        </w:r>
        <w:r w:rsidR="00FE185A" w:rsidRPr="00FE185A">
          <w:rPr>
            <w:rFonts w:ascii="Arial" w:hAnsi="Arial" w:cs="Arial"/>
            <w:rPrChange w:id="10172" w:author="Владимир Лаут" w:date="2021-03-25T09:18:00Z">
              <w:rPr>
                <w:rFonts w:ascii="Arial" w:hAnsi="Arial" w:cs="Arial"/>
                <w:highlight w:val="green"/>
              </w:rPr>
            </w:rPrChange>
          </w:rPr>
          <w:t xml:space="preserve"> НСИ </w:t>
        </w:r>
        <w:proofErr w:type="spellStart"/>
        <w:r w:rsidR="00FE185A" w:rsidRPr="00FE185A">
          <w:rPr>
            <w:rFonts w:ascii="Arial" w:hAnsi="Arial" w:cs="Arial"/>
            <w:rPrChange w:id="10173" w:author="Владимир Лаут" w:date="2021-03-25T09:18:00Z">
              <w:rPr>
                <w:rFonts w:ascii="Arial" w:hAnsi="Arial" w:cs="Arial"/>
                <w:highlight w:val="green"/>
              </w:rPr>
            </w:rPrChange>
          </w:rPr>
          <w:t>ТОиР</w:t>
        </w:r>
        <w:proofErr w:type="spellEnd"/>
        <w:r w:rsidR="00FE185A" w:rsidRPr="00FE185A">
          <w:rPr>
            <w:rFonts w:ascii="Arial" w:hAnsi="Arial" w:cs="Arial"/>
            <w:rPrChange w:id="10174" w:author="Владимир Лаут" w:date="2021-03-25T09:18:00Z">
              <w:rPr>
                <w:rFonts w:ascii="Arial" w:hAnsi="Arial" w:cs="Arial"/>
                <w:highlight w:val="green"/>
              </w:rPr>
            </w:rPrChange>
          </w:rPr>
          <w:t xml:space="preserve"> в </w:t>
        </w:r>
        <w:proofErr w:type="spellStart"/>
        <w:r w:rsidR="00FE185A" w:rsidRPr="00FE185A">
          <w:rPr>
            <w:rFonts w:ascii="Arial" w:hAnsi="Arial" w:cs="Arial"/>
            <w:rPrChange w:id="10175" w:author="Владимир Лаут" w:date="2021-03-25T09:18:00Z">
              <w:rPr>
                <w:rFonts w:ascii="Arial" w:hAnsi="Arial" w:cs="Arial"/>
                <w:highlight w:val="green"/>
              </w:rPr>
            </w:rPrChange>
          </w:rPr>
          <w:t>Полюс.Сервис</w:t>
        </w:r>
        <w:proofErr w:type="spellEnd"/>
        <w:r w:rsidR="00FE185A" w:rsidRPr="00FE185A">
          <w:rPr>
            <w:rFonts w:ascii="Arial" w:hAnsi="Arial" w:cs="Arial"/>
            <w:rPrChange w:id="10176" w:author="Владимир Лаут" w:date="2021-03-25T09:18:00Z">
              <w:rPr>
                <w:rFonts w:ascii="Arial" w:hAnsi="Arial" w:cs="Arial"/>
                <w:highlight w:val="green"/>
              </w:rPr>
            </w:rPrChange>
          </w:rPr>
          <w:t xml:space="preserve">. </w:t>
        </w:r>
      </w:ins>
      <w:bookmarkStart w:id="10177" w:name="_Hlk68693291"/>
      <w:ins w:id="10178" w:author="Владимир Лаут" w:date="2021-04-07T11:53:00Z">
        <w:r w:rsidR="00095B2E">
          <w:rPr>
            <w:rFonts w:ascii="Arial" w:hAnsi="Arial" w:cs="Arial"/>
          </w:rPr>
          <w:t xml:space="preserve">Заявка формируется с автоматическим указанием </w:t>
        </w:r>
      </w:ins>
      <w:ins w:id="10179" w:author="Владимир Лаут" w:date="2021-04-07T11:54:00Z">
        <w:r w:rsidR="00095B2E">
          <w:rPr>
            <w:rFonts w:ascii="Arial" w:hAnsi="Arial" w:cs="Arial"/>
          </w:rPr>
          <w:t>соответствующей</w:t>
        </w:r>
      </w:ins>
      <w:ins w:id="10180" w:author="Владимир Лаут" w:date="2021-03-25T09:18:00Z">
        <w:r w:rsidR="00FE185A" w:rsidRPr="00FE185A">
          <w:rPr>
            <w:rFonts w:ascii="Arial" w:hAnsi="Arial" w:cs="Arial"/>
            <w:rPrChange w:id="10181" w:author="Владимир Лаут" w:date="2021-03-25T09:18:00Z">
              <w:rPr>
                <w:rFonts w:ascii="Arial" w:hAnsi="Arial" w:cs="Arial"/>
                <w:highlight w:val="green"/>
              </w:rPr>
            </w:rPrChange>
          </w:rPr>
          <w:t xml:space="preserve"> услуг</w:t>
        </w:r>
      </w:ins>
      <w:ins w:id="10182" w:author="Владимир Лаут" w:date="2021-04-07T11:54:00Z">
        <w:r w:rsidR="00095B2E">
          <w:rPr>
            <w:rFonts w:ascii="Arial" w:hAnsi="Arial" w:cs="Arial"/>
          </w:rPr>
          <w:t>и</w:t>
        </w:r>
      </w:ins>
      <w:ins w:id="10183" w:author="Владимир Лаут" w:date="2021-03-25T09:18:00Z">
        <w:r w:rsidR="00FE185A" w:rsidRPr="00FE185A">
          <w:rPr>
            <w:rFonts w:ascii="Arial" w:hAnsi="Arial" w:cs="Arial"/>
            <w:rPrChange w:id="10184" w:author="Владимир Лаут" w:date="2021-03-25T09:18:00Z">
              <w:rPr>
                <w:rFonts w:ascii="Arial" w:hAnsi="Arial" w:cs="Arial"/>
                <w:highlight w:val="green"/>
              </w:rPr>
            </w:rPrChange>
          </w:rPr>
          <w:t xml:space="preserve">, </w:t>
        </w:r>
      </w:ins>
      <w:ins w:id="10185" w:author="Владимир Лаут" w:date="2021-04-07T11:50:00Z">
        <w:r w:rsidR="00095B2E" w:rsidRPr="003F7F02">
          <w:rPr>
            <w:rFonts w:ascii="Arial" w:hAnsi="Arial" w:cs="Arial"/>
          </w:rPr>
          <w:t>компонент</w:t>
        </w:r>
      </w:ins>
      <w:ins w:id="10186" w:author="Владимир Лаут" w:date="2021-04-07T11:54:00Z">
        <w:r w:rsidR="00095B2E">
          <w:rPr>
            <w:rFonts w:ascii="Arial" w:hAnsi="Arial" w:cs="Arial"/>
          </w:rPr>
          <w:t>а</w:t>
        </w:r>
      </w:ins>
      <w:ins w:id="10187" w:author="Владимир Лаут" w:date="2021-03-25T09:18:00Z">
        <w:r w:rsidR="00FE185A" w:rsidRPr="00FE185A">
          <w:rPr>
            <w:rFonts w:ascii="Arial" w:hAnsi="Arial" w:cs="Arial"/>
            <w:rPrChange w:id="10188" w:author="Владимир Лаут" w:date="2021-03-25T09:18:00Z">
              <w:rPr>
                <w:rFonts w:ascii="Arial" w:hAnsi="Arial" w:cs="Arial"/>
                <w:highlight w:val="green"/>
              </w:rPr>
            </w:rPrChange>
          </w:rPr>
          <w:t xml:space="preserve"> услуги и вид</w:t>
        </w:r>
      </w:ins>
      <w:ins w:id="10189" w:author="Владимир Лаут" w:date="2021-04-07T11:54:00Z">
        <w:r w:rsidR="00095B2E">
          <w:rPr>
            <w:rFonts w:ascii="Arial" w:hAnsi="Arial" w:cs="Arial"/>
          </w:rPr>
          <w:t>а</w:t>
        </w:r>
      </w:ins>
      <w:ins w:id="10190" w:author="Владимир Лаут" w:date="2021-03-25T09:18:00Z">
        <w:r w:rsidR="00FE185A" w:rsidRPr="00FE185A">
          <w:rPr>
            <w:rFonts w:ascii="Arial" w:hAnsi="Arial" w:cs="Arial"/>
            <w:rPrChange w:id="10191" w:author="Владимир Лаут" w:date="2021-03-25T09:18:00Z">
              <w:rPr>
                <w:rFonts w:ascii="Arial" w:hAnsi="Arial" w:cs="Arial"/>
                <w:highlight w:val="green"/>
              </w:rPr>
            </w:rPrChange>
          </w:rPr>
          <w:t xml:space="preserve"> запроса в </w:t>
        </w:r>
        <w:proofErr w:type="spellStart"/>
        <w:r w:rsidR="00FE185A" w:rsidRPr="00FE185A">
          <w:rPr>
            <w:rFonts w:ascii="Arial" w:hAnsi="Arial" w:cs="Arial"/>
            <w:rPrChange w:id="10192" w:author="Владимир Лаут" w:date="2021-03-25T09:18:00Z">
              <w:rPr>
                <w:rFonts w:ascii="Arial" w:hAnsi="Arial" w:cs="Arial"/>
                <w:highlight w:val="green"/>
              </w:rPr>
            </w:rPrChange>
          </w:rPr>
          <w:t>Полюс.Сервис</w:t>
        </w:r>
        <w:proofErr w:type="spellEnd"/>
        <w:r w:rsidR="00FE185A" w:rsidRPr="00FE185A">
          <w:rPr>
            <w:rFonts w:ascii="Arial" w:hAnsi="Arial" w:cs="Arial"/>
            <w:rPrChange w:id="10193" w:author="Владимир Лаут" w:date="2021-03-25T09:18:00Z">
              <w:rPr>
                <w:rFonts w:ascii="Arial" w:hAnsi="Arial" w:cs="Arial"/>
                <w:highlight w:val="green"/>
              </w:rPr>
            </w:rPrChange>
          </w:rPr>
          <w:t xml:space="preserve">, </w:t>
        </w:r>
      </w:ins>
      <w:ins w:id="10194" w:author="Владимир Лаут" w:date="2021-04-07T11:55:00Z">
        <w:r w:rsidR="00095B2E">
          <w:rPr>
            <w:rFonts w:ascii="Arial" w:hAnsi="Arial" w:cs="Arial"/>
          </w:rPr>
          <w:t xml:space="preserve">что </w:t>
        </w:r>
      </w:ins>
      <w:ins w:id="10195" w:author="Владимир Лаут" w:date="2021-03-25T09:18:00Z">
        <w:r w:rsidR="00FE185A" w:rsidRPr="00FE185A">
          <w:rPr>
            <w:rFonts w:ascii="Arial" w:hAnsi="Arial" w:cs="Arial"/>
            <w:rPrChange w:id="10196" w:author="Владимир Лаут" w:date="2021-03-25T09:18:00Z">
              <w:rPr>
                <w:rFonts w:ascii="Arial" w:hAnsi="Arial" w:cs="Arial"/>
                <w:highlight w:val="green"/>
              </w:rPr>
            </w:rPrChange>
          </w:rPr>
          <w:t xml:space="preserve">позволяет </w:t>
        </w:r>
      </w:ins>
      <w:ins w:id="10197" w:author="Владимир Лаут" w:date="2021-04-07T11:55:00Z">
        <w:r w:rsidR="00095B2E">
          <w:rPr>
            <w:rFonts w:ascii="Arial" w:hAnsi="Arial" w:cs="Arial"/>
          </w:rPr>
          <w:t>исключить обработку заявки</w:t>
        </w:r>
      </w:ins>
      <w:ins w:id="10198" w:author="Владимир Лаут" w:date="2021-03-25T09:18:00Z">
        <w:r w:rsidR="00FE185A" w:rsidRPr="00FE185A">
          <w:rPr>
            <w:rFonts w:ascii="Arial" w:hAnsi="Arial" w:cs="Arial"/>
            <w:rPrChange w:id="10199" w:author="Владимир Лаут" w:date="2021-03-25T09:18:00Z">
              <w:rPr>
                <w:rFonts w:ascii="Arial" w:hAnsi="Arial" w:cs="Arial"/>
                <w:highlight w:val="green"/>
              </w:rPr>
            </w:rPrChange>
          </w:rPr>
          <w:t xml:space="preserve"> перв</w:t>
        </w:r>
      </w:ins>
      <w:ins w:id="10200" w:author="Владимир Лаут" w:date="2021-04-07T11:55:00Z">
        <w:r w:rsidR="00095B2E">
          <w:rPr>
            <w:rFonts w:ascii="Arial" w:hAnsi="Arial" w:cs="Arial"/>
          </w:rPr>
          <w:t>ой</w:t>
        </w:r>
      </w:ins>
      <w:ins w:id="10201" w:author="Владимир Лаут" w:date="2021-03-25T09:18:00Z">
        <w:r w:rsidR="00FE185A" w:rsidRPr="00FE185A">
          <w:rPr>
            <w:rFonts w:ascii="Arial" w:hAnsi="Arial" w:cs="Arial"/>
            <w:rPrChange w:id="10202" w:author="Владимир Лаут" w:date="2021-03-25T09:18:00Z">
              <w:rPr>
                <w:rFonts w:ascii="Arial" w:hAnsi="Arial" w:cs="Arial"/>
                <w:highlight w:val="green"/>
              </w:rPr>
            </w:rPrChange>
          </w:rPr>
          <w:t xml:space="preserve"> лини</w:t>
        </w:r>
      </w:ins>
      <w:ins w:id="10203" w:author="Владимир Лаут" w:date="2021-04-07T11:55:00Z">
        <w:r w:rsidR="00095B2E">
          <w:rPr>
            <w:rFonts w:ascii="Arial" w:hAnsi="Arial" w:cs="Arial"/>
          </w:rPr>
          <w:t xml:space="preserve">ей </w:t>
        </w:r>
      </w:ins>
      <w:ins w:id="10204" w:author="Владимир Лаут" w:date="2021-03-25T09:18:00Z">
        <w:r w:rsidR="00FE185A" w:rsidRPr="00FE185A">
          <w:rPr>
            <w:rFonts w:ascii="Arial" w:hAnsi="Arial" w:cs="Arial"/>
            <w:rPrChange w:id="10205" w:author="Владимир Лаут" w:date="2021-03-25T09:18:00Z">
              <w:rPr>
                <w:rFonts w:ascii="Arial" w:hAnsi="Arial" w:cs="Arial"/>
                <w:highlight w:val="green"/>
              </w:rPr>
            </w:rPrChange>
          </w:rPr>
          <w:t>поддержки.</w:t>
        </w:r>
        <w:bookmarkEnd w:id="10177"/>
        <w:r w:rsidR="00FE185A" w:rsidRPr="00FE185A">
          <w:rPr>
            <w:rFonts w:ascii="Arial" w:hAnsi="Arial" w:cs="Arial"/>
            <w:rPrChange w:id="10206" w:author="Владимир Лаут" w:date="2021-03-25T09:18:00Z">
              <w:rPr>
                <w:rFonts w:ascii="Arial" w:hAnsi="Arial" w:cs="Arial"/>
                <w:highlight w:val="green"/>
              </w:rPr>
            </w:rPrChange>
          </w:rPr>
          <w:t xml:space="preserve"> </w:t>
        </w:r>
      </w:ins>
      <w:ins w:id="10207" w:author="Александр" w:date="2020-04-13T06:55:00Z">
        <w:r w:rsidR="00BA4B5C">
          <w:rPr>
            <w:rFonts w:ascii="Arial" w:hAnsi="Arial" w:cs="Arial"/>
          </w:rPr>
          <w:t>Подробнее описано в разделе 5.2.1 текущего КД</w:t>
        </w:r>
      </w:ins>
      <w:ins w:id="10208" w:author="Александр" w:date="2020-04-13T06:56:00Z">
        <w:r w:rsidR="00BA4B5C">
          <w:rPr>
            <w:rFonts w:ascii="Arial" w:hAnsi="Arial" w:cs="Arial"/>
          </w:rPr>
          <w:t>.</w:t>
        </w:r>
      </w:ins>
    </w:p>
    <w:p w14:paraId="4B817592" w14:textId="40883762" w:rsidR="00095B2E" w:rsidRPr="00727034" w:rsidRDefault="00095B2E" w:rsidP="00D153F5">
      <w:pPr>
        <w:spacing w:after="240" w:line="276" w:lineRule="auto"/>
        <w:ind w:firstLine="567"/>
        <w:rPr>
          <w:rFonts w:ascii="Arial" w:hAnsi="Arial" w:cs="Arial"/>
        </w:rPr>
      </w:pPr>
      <w:ins w:id="10209" w:author="Владимир Лаут" w:date="2021-04-07T11:50:00Z">
        <w:r>
          <w:rPr>
            <w:rFonts w:ascii="Arial" w:hAnsi="Arial" w:cs="Arial"/>
          </w:rPr>
          <w:t xml:space="preserve">Для ведения справочника Счетчик группы технологических карт реализована настроечная таблица </w:t>
        </w:r>
        <w:r w:rsidRPr="00095B2E">
          <w:rPr>
            <w:rFonts w:ascii="Arial" w:hAnsi="Arial" w:cs="Arial"/>
          </w:rPr>
          <w:t>Z</w:t>
        </w:r>
        <w:r>
          <w:rPr>
            <w:rFonts w:ascii="Arial" w:hAnsi="Arial" w:cs="Arial"/>
            <w:lang w:val="en-US"/>
          </w:rPr>
          <w:t>T</w:t>
        </w:r>
        <w:r w:rsidRPr="00095B2E">
          <w:rPr>
            <w:rFonts w:ascii="Arial" w:hAnsi="Arial" w:cs="Arial"/>
          </w:rPr>
          <w:t>PM_TLCOUNTER</w:t>
        </w:r>
        <w:r w:rsidRPr="004B07D7">
          <w:rPr>
            <w:rFonts w:ascii="Arial" w:hAnsi="Arial" w:cs="Arial"/>
          </w:rPr>
          <w:t xml:space="preserve"> </w:t>
        </w:r>
        <w:r>
          <w:rPr>
            <w:rFonts w:ascii="Arial" w:hAnsi="Arial" w:cs="Arial"/>
          </w:rPr>
          <w:t>«Счетчик группы технологических карт».</w:t>
        </w:r>
      </w:ins>
    </w:p>
    <w:p w14:paraId="0DE89A43" w14:textId="3E1D2F7E" w:rsidR="00D153F5" w:rsidRDefault="0037757C" w:rsidP="00D153F5">
      <w:pPr>
        <w:spacing w:after="240" w:line="276" w:lineRule="auto"/>
        <w:ind w:firstLine="567"/>
        <w:rPr>
          <w:rFonts w:ascii="Arial" w:hAnsi="Arial" w:cs="Arial"/>
        </w:rPr>
      </w:pPr>
      <w:r>
        <w:rPr>
          <w:rFonts w:ascii="Arial" w:hAnsi="Arial" w:cs="Arial"/>
        </w:rPr>
        <w:t xml:space="preserve">Справочник Тип </w:t>
      </w:r>
      <w:proofErr w:type="spellStart"/>
      <w:r>
        <w:rPr>
          <w:rFonts w:ascii="Arial" w:hAnsi="Arial" w:cs="Arial"/>
        </w:rPr>
        <w:t>Техкарты</w:t>
      </w:r>
      <w:proofErr w:type="spellEnd"/>
      <w:r>
        <w:rPr>
          <w:rFonts w:ascii="Arial" w:hAnsi="Arial" w:cs="Arial"/>
        </w:rPr>
        <w:t xml:space="preserve"> ТОРО</w:t>
      </w:r>
      <w:r w:rsidR="00D153F5">
        <w:rPr>
          <w:rFonts w:ascii="Arial" w:hAnsi="Arial" w:cs="Arial"/>
        </w:rPr>
        <w:t xml:space="preserve"> является локальным, ведётся в системе </w:t>
      </w:r>
      <w:r w:rsidR="00D153F5">
        <w:rPr>
          <w:rFonts w:ascii="Arial" w:hAnsi="Arial" w:cs="Arial"/>
          <w:lang w:val="en-US"/>
        </w:rPr>
        <w:t>SAP</w:t>
      </w:r>
      <w:r w:rsidR="00D153F5" w:rsidRPr="006765DF">
        <w:rPr>
          <w:rFonts w:ascii="Arial" w:hAnsi="Arial" w:cs="Arial"/>
        </w:rPr>
        <w:t xml:space="preserve"> </w:t>
      </w:r>
      <w:r w:rsidR="00D153F5">
        <w:rPr>
          <w:rFonts w:ascii="Arial" w:hAnsi="Arial" w:cs="Arial"/>
          <w:lang w:val="en-US"/>
        </w:rPr>
        <w:t>S</w:t>
      </w:r>
      <w:r w:rsidR="00D153F5" w:rsidRPr="006765DF">
        <w:rPr>
          <w:rFonts w:ascii="Arial" w:hAnsi="Arial" w:cs="Arial"/>
        </w:rPr>
        <w:t>/4</w:t>
      </w:r>
      <w:r w:rsidR="00D153F5">
        <w:rPr>
          <w:rFonts w:ascii="Arial" w:hAnsi="Arial" w:cs="Arial"/>
          <w:lang w:val="en-US"/>
        </w:rPr>
        <w:t>HANA</w:t>
      </w:r>
      <w:r w:rsidR="00D153F5" w:rsidRPr="006765DF">
        <w:rPr>
          <w:rFonts w:ascii="Arial" w:hAnsi="Arial" w:cs="Arial"/>
        </w:rPr>
        <w:t xml:space="preserve"> </w:t>
      </w:r>
      <w:r w:rsidR="00D153F5">
        <w:rPr>
          <w:rFonts w:ascii="Arial" w:hAnsi="Arial" w:cs="Arial"/>
        </w:rPr>
        <w:t>по запросам на изменение.</w:t>
      </w:r>
    </w:p>
    <w:p w14:paraId="49801B74" w14:textId="1A1CD777" w:rsidR="00FC207F" w:rsidRDefault="00FC207F" w:rsidP="00D153F5">
      <w:pPr>
        <w:spacing w:after="240" w:line="276" w:lineRule="auto"/>
        <w:ind w:firstLine="567"/>
        <w:rPr>
          <w:ins w:id="10210" w:author="Александр" w:date="2020-04-27T07:40:00Z"/>
          <w:rFonts w:ascii="Arial" w:hAnsi="Arial" w:cs="Arial"/>
          <w:szCs w:val="24"/>
        </w:rPr>
      </w:pPr>
      <w:r>
        <w:rPr>
          <w:rFonts w:ascii="Arial" w:hAnsi="Arial" w:cs="Arial"/>
        </w:rPr>
        <w:t xml:space="preserve">Для направления </w:t>
      </w:r>
      <w:proofErr w:type="spellStart"/>
      <w:r>
        <w:rPr>
          <w:rFonts w:ascii="Arial" w:hAnsi="Arial" w:cs="Arial"/>
        </w:rPr>
        <w:t>ТОиР</w:t>
      </w:r>
      <w:proofErr w:type="spellEnd"/>
      <w:r>
        <w:rPr>
          <w:rFonts w:ascii="Arial" w:hAnsi="Arial" w:cs="Arial"/>
        </w:rPr>
        <w:t xml:space="preserve"> настраивается справочник Типов </w:t>
      </w:r>
      <w:proofErr w:type="spellStart"/>
      <w:r>
        <w:rPr>
          <w:rFonts w:ascii="Arial" w:hAnsi="Arial" w:cs="Arial"/>
        </w:rPr>
        <w:t>Т</w:t>
      </w:r>
      <w:r w:rsidR="0037757C">
        <w:rPr>
          <w:rFonts w:ascii="Arial" w:hAnsi="Arial" w:cs="Arial"/>
        </w:rPr>
        <w:t>ехкарт</w:t>
      </w:r>
      <w:proofErr w:type="spellEnd"/>
      <w:r w:rsidR="0037757C">
        <w:rPr>
          <w:rFonts w:ascii="Arial" w:hAnsi="Arial" w:cs="Arial"/>
        </w:rPr>
        <w:t xml:space="preserve"> ТОРО</w:t>
      </w:r>
      <w:r>
        <w:rPr>
          <w:rFonts w:ascii="Arial" w:hAnsi="Arial" w:cs="Arial"/>
        </w:rPr>
        <w:t>, состоящий из трех значений</w:t>
      </w:r>
      <w:r w:rsidRPr="000E205A">
        <w:rPr>
          <w:rFonts w:ascii="Arial" w:hAnsi="Arial" w:cs="Arial"/>
          <w:szCs w:val="24"/>
        </w:rPr>
        <w:t xml:space="preserve"> </w:t>
      </w:r>
      <w:r>
        <w:rPr>
          <w:rFonts w:ascii="Arial" w:hAnsi="Arial" w:cs="Arial"/>
          <w:szCs w:val="24"/>
        </w:rPr>
        <w:t>(</w:t>
      </w:r>
      <w:r w:rsidRPr="000E205A">
        <w:rPr>
          <w:rFonts w:ascii="Arial" w:hAnsi="Arial" w:cs="Arial"/>
          <w:szCs w:val="24"/>
          <w:lang w:val="en-US"/>
        </w:rPr>
        <w:t>T</w:t>
      </w:r>
      <w:r w:rsidRPr="000E205A">
        <w:rPr>
          <w:rFonts w:ascii="Arial" w:hAnsi="Arial" w:cs="Arial"/>
          <w:szCs w:val="24"/>
        </w:rPr>
        <w:t xml:space="preserve"> - </w:t>
      </w:r>
      <w:proofErr w:type="spellStart"/>
      <w:r w:rsidRPr="000E205A">
        <w:rPr>
          <w:rFonts w:ascii="Arial" w:hAnsi="Arial" w:cs="Arial"/>
          <w:szCs w:val="24"/>
        </w:rPr>
        <w:t>Техкарта</w:t>
      </w:r>
      <w:proofErr w:type="spellEnd"/>
      <w:r w:rsidRPr="000E205A">
        <w:rPr>
          <w:rFonts w:ascii="Arial" w:hAnsi="Arial" w:cs="Arial"/>
          <w:szCs w:val="24"/>
        </w:rPr>
        <w:t xml:space="preserve"> технического места,</w:t>
      </w:r>
      <w:r>
        <w:rPr>
          <w:rFonts w:ascii="Arial" w:hAnsi="Arial" w:cs="Arial"/>
          <w:szCs w:val="24"/>
        </w:rPr>
        <w:t xml:space="preserve"> </w:t>
      </w:r>
      <w:r w:rsidRPr="000E205A">
        <w:rPr>
          <w:rFonts w:ascii="Arial" w:hAnsi="Arial" w:cs="Arial"/>
          <w:szCs w:val="24"/>
        </w:rPr>
        <w:t xml:space="preserve">- </w:t>
      </w:r>
      <w:r w:rsidRPr="000E205A">
        <w:rPr>
          <w:rFonts w:ascii="Arial" w:hAnsi="Arial" w:cs="Arial"/>
          <w:szCs w:val="24"/>
          <w:lang w:val="en-US"/>
        </w:rPr>
        <w:t>E</w:t>
      </w:r>
      <w:r w:rsidRPr="000E205A">
        <w:rPr>
          <w:rFonts w:ascii="Arial" w:hAnsi="Arial" w:cs="Arial"/>
          <w:szCs w:val="24"/>
        </w:rPr>
        <w:t xml:space="preserve"> </w:t>
      </w:r>
      <w:r>
        <w:rPr>
          <w:rFonts w:ascii="Arial" w:hAnsi="Arial" w:cs="Arial"/>
          <w:szCs w:val="24"/>
        </w:rPr>
        <w:t xml:space="preserve">- </w:t>
      </w:r>
      <w:proofErr w:type="spellStart"/>
      <w:r>
        <w:rPr>
          <w:rFonts w:ascii="Arial" w:hAnsi="Arial" w:cs="Arial"/>
          <w:szCs w:val="24"/>
        </w:rPr>
        <w:t>Техкарта</w:t>
      </w:r>
      <w:proofErr w:type="spellEnd"/>
      <w:r>
        <w:rPr>
          <w:rFonts w:ascii="Arial" w:hAnsi="Arial" w:cs="Arial"/>
          <w:szCs w:val="24"/>
        </w:rPr>
        <w:t xml:space="preserve"> единицы оборудования, </w:t>
      </w:r>
      <w:r w:rsidRPr="000E205A">
        <w:rPr>
          <w:rFonts w:ascii="Arial" w:hAnsi="Arial" w:cs="Arial"/>
          <w:szCs w:val="24"/>
          <w:lang w:val="en-US"/>
        </w:rPr>
        <w:t>A</w:t>
      </w:r>
      <w:r w:rsidRPr="000E205A">
        <w:rPr>
          <w:rFonts w:ascii="Arial" w:hAnsi="Arial" w:cs="Arial"/>
          <w:szCs w:val="24"/>
        </w:rPr>
        <w:t xml:space="preserve"> - Инструкция ТОРО</w:t>
      </w:r>
      <w:r>
        <w:rPr>
          <w:rFonts w:ascii="Arial" w:hAnsi="Arial" w:cs="Arial"/>
          <w:szCs w:val="24"/>
        </w:rPr>
        <w:t>), дальнейшее изменение справочника не требуется.</w:t>
      </w:r>
    </w:p>
    <w:p w14:paraId="75F6B6A1" w14:textId="77777777" w:rsidR="00BF7977" w:rsidRDefault="00F623AA" w:rsidP="00D153F5">
      <w:pPr>
        <w:spacing w:after="240" w:line="276" w:lineRule="auto"/>
        <w:ind w:firstLine="567"/>
        <w:rPr>
          <w:ins w:id="10211" w:author="Александр" w:date="2020-04-27T23:05:00Z"/>
          <w:rFonts w:ascii="Arial" w:hAnsi="Arial" w:cs="Arial"/>
          <w:szCs w:val="24"/>
        </w:rPr>
      </w:pPr>
      <w:ins w:id="10212" w:author="Александр" w:date="2020-04-27T07:40:00Z">
        <w:r>
          <w:rPr>
            <w:rFonts w:ascii="Arial" w:hAnsi="Arial" w:cs="Arial"/>
            <w:szCs w:val="24"/>
          </w:rPr>
          <w:t>Технологические карты делятся на локальные и централизованные</w:t>
        </w:r>
      </w:ins>
      <w:ins w:id="10213" w:author="Александр" w:date="2020-04-27T07:41:00Z">
        <w:r>
          <w:rPr>
            <w:rFonts w:ascii="Arial" w:hAnsi="Arial" w:cs="Arial"/>
            <w:szCs w:val="24"/>
          </w:rPr>
          <w:t>, к централизованным относятся Инструкции ТОРО Ведущиеся на заводе 1505.</w:t>
        </w:r>
      </w:ins>
      <w:ins w:id="10214" w:author="Александр" w:date="2020-04-27T23:00:00Z">
        <w:r w:rsidR="00B811F2" w:rsidRPr="00B811F2">
          <w:rPr>
            <w:rFonts w:ascii="Arial" w:hAnsi="Arial" w:cs="Arial"/>
            <w:szCs w:val="24"/>
            <w:rPrChange w:id="10215" w:author="Александр" w:date="2020-04-27T23:01:00Z">
              <w:rPr>
                <w:rFonts w:ascii="Arial" w:hAnsi="Arial" w:cs="Arial"/>
                <w:szCs w:val="24"/>
                <w:lang w:val="en-US"/>
              </w:rPr>
            </w:rPrChange>
          </w:rPr>
          <w:t xml:space="preserve"> </w:t>
        </w:r>
      </w:ins>
      <w:ins w:id="10216" w:author="Александр" w:date="2020-04-27T23:01:00Z">
        <w:r w:rsidR="00B811F2">
          <w:rPr>
            <w:rFonts w:ascii="Arial" w:hAnsi="Arial" w:cs="Arial"/>
            <w:szCs w:val="24"/>
          </w:rPr>
          <w:t xml:space="preserve">В текущем решении на заводе 1505 допустимо </w:t>
        </w:r>
      </w:ins>
      <w:ins w:id="10217" w:author="Александр" w:date="2020-04-27T23:02:00Z">
        <w:r w:rsidR="00B811F2">
          <w:rPr>
            <w:rFonts w:ascii="Arial" w:hAnsi="Arial" w:cs="Arial"/>
            <w:szCs w:val="24"/>
          </w:rPr>
          <w:t xml:space="preserve">только ведение централизованных </w:t>
        </w:r>
        <w:proofErr w:type="spellStart"/>
        <w:r w:rsidR="00B811F2">
          <w:rPr>
            <w:rFonts w:ascii="Arial" w:hAnsi="Arial" w:cs="Arial"/>
            <w:szCs w:val="24"/>
          </w:rPr>
          <w:t>техкарт</w:t>
        </w:r>
        <w:proofErr w:type="spellEnd"/>
        <w:r w:rsidR="00B811F2">
          <w:rPr>
            <w:rFonts w:ascii="Arial" w:hAnsi="Arial" w:cs="Arial"/>
            <w:szCs w:val="24"/>
          </w:rPr>
          <w:t>.</w:t>
        </w:r>
      </w:ins>
      <w:ins w:id="10218" w:author="Александр" w:date="2020-04-27T23:03:00Z">
        <w:r w:rsidR="00BF7977">
          <w:rPr>
            <w:rFonts w:ascii="Arial" w:hAnsi="Arial" w:cs="Arial"/>
            <w:szCs w:val="24"/>
          </w:rPr>
          <w:t xml:space="preserve"> </w:t>
        </w:r>
      </w:ins>
    </w:p>
    <w:p w14:paraId="5F82BB75" w14:textId="1326B063" w:rsidR="00F623AA" w:rsidRPr="00864651" w:rsidRDefault="00BF7977" w:rsidP="00D153F5">
      <w:pPr>
        <w:spacing w:after="240" w:line="276" w:lineRule="auto"/>
        <w:ind w:firstLine="567"/>
        <w:rPr>
          <w:rFonts w:ascii="Arial" w:hAnsi="Arial" w:cs="Arial"/>
        </w:rPr>
      </w:pPr>
      <w:ins w:id="10219" w:author="Александр" w:date="2020-04-27T23:03:00Z">
        <w:r>
          <w:rPr>
            <w:rFonts w:ascii="Arial" w:hAnsi="Arial" w:cs="Arial"/>
            <w:szCs w:val="24"/>
          </w:rPr>
          <w:t xml:space="preserve">При отзыве заказов из планов </w:t>
        </w:r>
      </w:ins>
      <w:ins w:id="10220" w:author="Александр" w:date="2020-04-27T23:05:00Z">
        <w:r>
          <w:rPr>
            <w:rFonts w:ascii="Arial" w:hAnsi="Arial" w:cs="Arial"/>
            <w:szCs w:val="24"/>
          </w:rPr>
          <w:t xml:space="preserve">ППР, рабочее место </w:t>
        </w:r>
        <w:proofErr w:type="spellStart"/>
        <w:r>
          <w:rPr>
            <w:rFonts w:ascii="Arial" w:hAnsi="Arial" w:cs="Arial"/>
            <w:szCs w:val="24"/>
          </w:rPr>
          <w:t>техкарты</w:t>
        </w:r>
        <w:proofErr w:type="spellEnd"/>
        <w:r>
          <w:rPr>
            <w:rFonts w:ascii="Arial" w:hAnsi="Arial" w:cs="Arial"/>
            <w:szCs w:val="24"/>
          </w:rPr>
          <w:t xml:space="preserve"> преобразуется в исполняющее рабочее место</w:t>
        </w:r>
      </w:ins>
      <w:ins w:id="10221" w:author="Александр" w:date="2020-04-27T23:06:00Z">
        <w:r>
          <w:rPr>
            <w:rFonts w:ascii="Arial" w:hAnsi="Arial" w:cs="Arial"/>
            <w:szCs w:val="24"/>
          </w:rPr>
          <w:t>, при услови</w:t>
        </w:r>
        <w:r w:rsidR="00A84A2C">
          <w:rPr>
            <w:rFonts w:ascii="Arial" w:hAnsi="Arial" w:cs="Arial"/>
            <w:szCs w:val="24"/>
          </w:rPr>
          <w:t>и корректной настройки в таблиц</w:t>
        </w:r>
        <w:r>
          <w:rPr>
            <w:rFonts w:ascii="Arial" w:hAnsi="Arial" w:cs="Arial"/>
            <w:szCs w:val="24"/>
          </w:rPr>
          <w:t xml:space="preserve">е </w:t>
        </w:r>
        <w:r>
          <w:rPr>
            <w:rFonts w:ascii="Arial" w:hAnsi="Arial" w:cs="Arial"/>
            <w:szCs w:val="24"/>
            <w:lang w:val="en-US"/>
          </w:rPr>
          <w:t>MEBOR</w:t>
        </w:r>
        <w:r w:rsidRPr="00BF7977">
          <w:rPr>
            <w:rFonts w:ascii="Arial" w:hAnsi="Arial" w:cs="Arial"/>
            <w:szCs w:val="24"/>
            <w:rPrChange w:id="10222" w:author="Александр" w:date="2020-04-27T23:06:00Z">
              <w:rPr>
                <w:rFonts w:ascii="Arial" w:hAnsi="Arial" w:cs="Arial"/>
                <w:szCs w:val="24"/>
                <w:lang w:val="en-US"/>
              </w:rPr>
            </w:rPrChange>
          </w:rPr>
          <w:t>.</w:t>
        </w:r>
      </w:ins>
    </w:p>
    <w:p w14:paraId="7D995053" w14:textId="675CE4BE" w:rsidR="00B05EAE" w:rsidRPr="00B05EAE" w:rsidRDefault="00B05EAE" w:rsidP="00B05EAE">
      <w:pPr>
        <w:spacing w:after="240" w:line="276" w:lineRule="auto"/>
        <w:ind w:firstLine="567"/>
        <w:rPr>
          <w:ins w:id="10223" w:author="Владимир Лаут" w:date="2021-03-25T08:33:00Z"/>
          <w:rFonts w:ascii="Arial" w:hAnsi="Arial" w:cs="Arial"/>
          <w:iCs/>
          <w:rPrChange w:id="10224" w:author="Владимир Лаут" w:date="2021-03-25T08:33:00Z">
            <w:rPr>
              <w:ins w:id="10225" w:author="Владимир Лаут" w:date="2021-03-25T08:33:00Z"/>
              <w:rFonts w:ascii="Arial" w:hAnsi="Arial" w:cs="Arial"/>
              <w:iCs/>
              <w:highlight w:val="yellow"/>
            </w:rPr>
          </w:rPrChange>
        </w:rPr>
      </w:pPr>
      <w:ins w:id="10226" w:author="Владимир Лаут" w:date="2021-03-25T08:33:00Z">
        <w:r w:rsidRPr="00B05EAE">
          <w:rPr>
            <w:rFonts w:ascii="Arial" w:hAnsi="Arial" w:cs="Arial"/>
            <w:iCs/>
            <w:rPrChange w:id="10227" w:author="Владимир Лаут" w:date="2021-03-25T08:33:00Z">
              <w:rPr>
                <w:rFonts w:ascii="Arial" w:hAnsi="Arial" w:cs="Arial"/>
                <w:iCs/>
                <w:highlight w:val="yellow"/>
              </w:rPr>
            </w:rPrChange>
          </w:rPr>
          <w:t xml:space="preserve">Реализация расширений ТК </w:t>
        </w:r>
      </w:ins>
      <w:ins w:id="10228" w:author="Владимир Лаут" w:date="2021-04-07T11:55:00Z">
        <w:r w:rsidR="00095B2E" w:rsidRPr="003F7F02">
          <w:rPr>
            <w:rFonts w:ascii="Arial" w:hAnsi="Arial" w:cs="Arial"/>
            <w:iCs/>
          </w:rPr>
          <w:t>выполнена</w:t>
        </w:r>
      </w:ins>
      <w:ins w:id="10229" w:author="Владимир Лаут" w:date="2021-03-25T08:33:00Z">
        <w:r w:rsidRPr="00B05EAE">
          <w:rPr>
            <w:rFonts w:ascii="Arial" w:hAnsi="Arial" w:cs="Arial"/>
            <w:iCs/>
            <w:rPrChange w:id="10230" w:author="Владимир Лаут" w:date="2021-03-25T08:33:00Z">
              <w:rPr>
                <w:rFonts w:ascii="Arial" w:hAnsi="Arial" w:cs="Arial"/>
                <w:iCs/>
                <w:highlight w:val="yellow"/>
              </w:rPr>
            </w:rPrChange>
          </w:rPr>
          <w:t xml:space="preserve"> в рамках разработок </w:t>
        </w:r>
      </w:ins>
      <w:ins w:id="10231" w:author="Владимир Лаут" w:date="2021-04-07T11:59:00Z">
        <w:r w:rsidR="00095B2E" w:rsidRPr="003F7F02">
          <w:rPr>
            <w:rFonts w:ascii="Arial" w:hAnsi="Arial" w:cs="Arial"/>
            <w:iCs/>
          </w:rPr>
          <w:t>согласно</w:t>
        </w:r>
        <w:r w:rsidR="00095B2E" w:rsidRPr="00B05EAE">
          <w:rPr>
            <w:rFonts w:ascii="Arial" w:hAnsi="Arial" w:cs="Arial"/>
            <w:color w:val="000000"/>
            <w:szCs w:val="24"/>
          </w:rPr>
          <w:t xml:space="preserve"> документу</w:t>
        </w:r>
      </w:ins>
      <w:ins w:id="10232" w:author="Владимир Лаут" w:date="2021-03-25T08:33:00Z">
        <w:r w:rsidRPr="00B05EAE">
          <w:rPr>
            <w:rFonts w:ascii="Arial" w:hAnsi="Arial" w:cs="Arial"/>
            <w:color w:val="000000"/>
            <w:szCs w:val="24"/>
            <w:rPrChange w:id="10233" w:author="Владимир Лаут" w:date="2021-03-25T08:33:00Z">
              <w:rPr>
                <w:rFonts w:ascii="Arial" w:hAnsi="Arial" w:cs="Arial"/>
                <w:color w:val="000000"/>
                <w:szCs w:val="24"/>
                <w:highlight w:val="yellow"/>
              </w:rPr>
            </w:rPrChange>
          </w:rPr>
          <w:t xml:space="preserve"> </w:t>
        </w:r>
        <w:r w:rsidRPr="00B05EAE">
          <w:rPr>
            <w:rFonts w:ascii="Arial" w:hAnsi="Arial" w:cs="Arial"/>
            <w:color w:val="000000"/>
            <w:szCs w:val="24"/>
            <w:lang w:val="en-US"/>
            <w:rPrChange w:id="10234" w:author="Владимир Лаут" w:date="2021-03-25T08:33:00Z">
              <w:rPr>
                <w:rFonts w:ascii="Arial" w:hAnsi="Arial" w:cs="Arial"/>
                <w:color w:val="000000"/>
                <w:szCs w:val="24"/>
                <w:highlight w:val="yellow"/>
                <w:lang w:val="en-US"/>
              </w:rPr>
            </w:rPrChange>
          </w:rPr>
          <w:t>ERP</w:t>
        </w:r>
        <w:r w:rsidRPr="00B05EAE">
          <w:rPr>
            <w:rFonts w:ascii="Arial" w:hAnsi="Arial" w:cs="Arial"/>
            <w:color w:val="000000"/>
            <w:szCs w:val="24"/>
            <w:rPrChange w:id="10235" w:author="Владимир Лаут" w:date="2021-03-25T08:33:00Z">
              <w:rPr>
                <w:rFonts w:ascii="Arial" w:hAnsi="Arial" w:cs="Arial"/>
                <w:color w:val="000000"/>
                <w:szCs w:val="24"/>
                <w:highlight w:val="yellow"/>
              </w:rPr>
            </w:rPrChange>
          </w:rPr>
          <w:t xml:space="preserve">.13.9.2.4 Реестр </w:t>
        </w:r>
        <w:proofErr w:type="spellStart"/>
        <w:r w:rsidRPr="00B05EAE">
          <w:rPr>
            <w:rFonts w:ascii="Arial" w:hAnsi="Arial" w:cs="Arial"/>
            <w:color w:val="000000"/>
            <w:szCs w:val="24"/>
            <w:rPrChange w:id="10236" w:author="Владимир Лаут" w:date="2021-03-25T08:33:00Z">
              <w:rPr>
                <w:rFonts w:ascii="Arial" w:hAnsi="Arial" w:cs="Arial"/>
                <w:color w:val="000000"/>
                <w:szCs w:val="24"/>
                <w:highlight w:val="yellow"/>
              </w:rPr>
            </w:rPrChange>
          </w:rPr>
          <w:t>разработок_Общий</w:t>
        </w:r>
        <w:proofErr w:type="spellEnd"/>
        <w:r w:rsidRPr="00B05EAE">
          <w:rPr>
            <w:rFonts w:ascii="Arial" w:hAnsi="Arial" w:cs="Arial"/>
            <w:iCs/>
            <w:rPrChange w:id="10237" w:author="Владимир Лаут" w:date="2021-03-25T08:33:00Z">
              <w:rPr>
                <w:rFonts w:ascii="Arial" w:hAnsi="Arial" w:cs="Arial"/>
                <w:iCs/>
                <w:highlight w:val="yellow"/>
              </w:rPr>
            </w:rPrChange>
          </w:rPr>
          <w:t>:</w:t>
        </w:r>
      </w:ins>
    </w:p>
    <w:p w14:paraId="7DAB7603" w14:textId="77777777" w:rsidR="00B05EAE" w:rsidRPr="00B05EAE" w:rsidRDefault="00B05EAE" w:rsidP="00B05EAE">
      <w:pPr>
        <w:spacing w:after="240" w:line="276" w:lineRule="auto"/>
        <w:ind w:firstLine="567"/>
        <w:rPr>
          <w:ins w:id="10238" w:author="Владимир Лаут" w:date="2021-03-25T08:33:00Z"/>
          <w:rFonts w:ascii="Arial" w:hAnsi="Arial" w:cs="Arial"/>
          <w:iCs/>
          <w:u w:val="single"/>
          <w:rPrChange w:id="10239" w:author="Владимир Лаут" w:date="2021-03-25T08:33:00Z">
            <w:rPr>
              <w:ins w:id="10240" w:author="Владимир Лаут" w:date="2021-03-25T08:33:00Z"/>
              <w:rFonts w:ascii="Arial" w:hAnsi="Arial" w:cs="Arial"/>
              <w:iCs/>
              <w:highlight w:val="yellow"/>
              <w:u w:val="single"/>
            </w:rPr>
          </w:rPrChange>
        </w:rPr>
      </w:pPr>
      <w:ins w:id="10241" w:author="Владимир Лаут" w:date="2021-03-25T08:33:00Z">
        <w:r w:rsidRPr="00B05EAE">
          <w:rPr>
            <w:rFonts w:ascii="Arial" w:hAnsi="Arial" w:cs="Arial"/>
            <w:iCs/>
            <w:u w:val="single"/>
            <w:rPrChange w:id="10242" w:author="Владимир Лаут" w:date="2021-03-25T08:33:00Z">
              <w:rPr>
                <w:rFonts w:ascii="Arial" w:hAnsi="Arial" w:cs="Arial"/>
                <w:iCs/>
                <w:highlight w:val="yellow"/>
                <w:u w:val="single"/>
              </w:rPr>
            </w:rPrChange>
          </w:rPr>
          <w:t>ERP.PM</w:t>
        </w:r>
        <w:proofErr w:type="gramStart"/>
        <w:r w:rsidRPr="00B05EAE">
          <w:rPr>
            <w:rFonts w:ascii="Arial" w:hAnsi="Arial" w:cs="Arial"/>
            <w:iCs/>
            <w:u w:val="single"/>
            <w:rPrChange w:id="10243" w:author="Владимир Лаут" w:date="2021-03-25T08:33:00Z">
              <w:rPr>
                <w:rFonts w:ascii="Arial" w:hAnsi="Arial" w:cs="Arial"/>
                <w:iCs/>
                <w:highlight w:val="yellow"/>
                <w:u w:val="single"/>
              </w:rPr>
            </w:rPrChange>
          </w:rPr>
          <w:t>69.Расширение</w:t>
        </w:r>
        <w:proofErr w:type="gramEnd"/>
        <w:r w:rsidRPr="00B05EAE">
          <w:rPr>
            <w:rFonts w:ascii="Arial" w:hAnsi="Arial" w:cs="Arial"/>
            <w:iCs/>
            <w:u w:val="single"/>
            <w:rPrChange w:id="10244" w:author="Владимир Лаут" w:date="2021-03-25T08:33:00Z">
              <w:rPr>
                <w:rFonts w:ascii="Arial" w:hAnsi="Arial" w:cs="Arial"/>
                <w:iCs/>
                <w:highlight w:val="yellow"/>
                <w:u w:val="single"/>
              </w:rPr>
            </w:rPrChange>
          </w:rPr>
          <w:t xml:space="preserve"> ведения ТК ТОРО</w:t>
        </w:r>
      </w:ins>
    </w:p>
    <w:p w14:paraId="35DB46A7" w14:textId="77777777" w:rsidR="00B05EAE" w:rsidRPr="00B05EAE" w:rsidRDefault="00B05EAE" w:rsidP="00B05EAE">
      <w:pPr>
        <w:pStyle w:val="afc"/>
        <w:numPr>
          <w:ilvl w:val="0"/>
          <w:numId w:val="34"/>
        </w:numPr>
        <w:spacing w:after="240" w:line="276" w:lineRule="auto"/>
        <w:rPr>
          <w:ins w:id="10245" w:author="Владимир Лаут" w:date="2021-03-25T08:33:00Z"/>
          <w:rFonts w:ascii="Arial" w:hAnsi="Arial" w:cs="Arial"/>
          <w:color w:val="000000"/>
          <w:szCs w:val="24"/>
          <w:rPrChange w:id="10246" w:author="Владимир Лаут" w:date="2021-03-25T08:33:00Z">
            <w:rPr>
              <w:ins w:id="10247" w:author="Владимир Лаут" w:date="2021-03-25T08:33:00Z"/>
              <w:rFonts w:ascii="Arial" w:hAnsi="Arial" w:cs="Arial"/>
              <w:color w:val="000000"/>
              <w:szCs w:val="24"/>
              <w:highlight w:val="yellow"/>
            </w:rPr>
          </w:rPrChange>
        </w:rPr>
      </w:pPr>
      <w:ins w:id="10248" w:author="Владимир Лаут" w:date="2021-03-25T08:33:00Z">
        <w:r w:rsidRPr="00B05EAE">
          <w:rPr>
            <w:rFonts w:ascii="Arial" w:hAnsi="Arial" w:cs="Arial"/>
            <w:iCs/>
            <w:rPrChange w:id="10249" w:author="Владимир Лаут" w:date="2021-03-25T08:33:00Z">
              <w:rPr>
                <w:rFonts w:ascii="Arial" w:hAnsi="Arial" w:cs="Arial"/>
                <w:iCs/>
                <w:highlight w:val="yellow"/>
              </w:rPr>
            </w:rPrChange>
          </w:rPr>
          <w:t xml:space="preserve">Соответствие значений счетчика группы </w:t>
        </w:r>
        <w:proofErr w:type="spellStart"/>
        <w:r w:rsidRPr="00B05EAE">
          <w:rPr>
            <w:rFonts w:ascii="Arial" w:hAnsi="Arial" w:cs="Arial"/>
            <w:iCs/>
            <w:rPrChange w:id="10250" w:author="Владимир Лаут" w:date="2021-03-25T08:33:00Z">
              <w:rPr>
                <w:rFonts w:ascii="Arial" w:hAnsi="Arial" w:cs="Arial"/>
                <w:iCs/>
                <w:highlight w:val="yellow"/>
              </w:rPr>
            </w:rPrChange>
          </w:rPr>
          <w:t>техкарт</w:t>
        </w:r>
        <w:proofErr w:type="spellEnd"/>
        <w:r w:rsidRPr="00B05EAE">
          <w:rPr>
            <w:rFonts w:ascii="Arial" w:hAnsi="Arial" w:cs="Arial"/>
            <w:iCs/>
            <w:rPrChange w:id="10251" w:author="Владимир Лаут" w:date="2021-03-25T08:33:00Z">
              <w:rPr>
                <w:rFonts w:ascii="Arial" w:hAnsi="Arial" w:cs="Arial"/>
                <w:iCs/>
                <w:highlight w:val="yellow"/>
              </w:rPr>
            </w:rPrChange>
          </w:rPr>
          <w:t xml:space="preserve"> и видов работ ТОРО</w:t>
        </w:r>
        <w:r w:rsidRPr="00B05EAE">
          <w:rPr>
            <w:rFonts w:ascii="Arial" w:hAnsi="Arial" w:cs="Arial"/>
            <w:color w:val="000000"/>
            <w:szCs w:val="24"/>
            <w:rPrChange w:id="10252" w:author="Владимир Лаут" w:date="2021-03-25T08:33:00Z">
              <w:rPr>
                <w:rFonts w:ascii="Arial" w:hAnsi="Arial" w:cs="Arial"/>
                <w:color w:val="000000"/>
                <w:szCs w:val="24"/>
                <w:highlight w:val="yellow"/>
              </w:rPr>
            </w:rPrChange>
          </w:rPr>
          <w:t xml:space="preserve">. </w:t>
        </w:r>
      </w:ins>
    </w:p>
    <w:p w14:paraId="38324E5C" w14:textId="44C37EA1" w:rsidR="00B05EAE" w:rsidRPr="00B05EAE" w:rsidRDefault="00B05EAE" w:rsidP="00B05EAE">
      <w:pPr>
        <w:spacing w:after="240" w:line="276" w:lineRule="auto"/>
        <w:ind w:firstLine="567"/>
        <w:rPr>
          <w:ins w:id="10253" w:author="Владимир Лаут" w:date="2021-03-25T08:33:00Z"/>
          <w:rFonts w:ascii="Arial" w:hAnsi="Arial" w:cs="Arial"/>
          <w:szCs w:val="24"/>
          <w:rPrChange w:id="10254" w:author="Владимир Лаут" w:date="2021-03-25T08:33:00Z">
            <w:rPr>
              <w:ins w:id="10255" w:author="Владимир Лаут" w:date="2021-03-25T08:33:00Z"/>
              <w:rFonts w:ascii="Arial" w:hAnsi="Arial" w:cs="Arial"/>
              <w:szCs w:val="24"/>
              <w:highlight w:val="yellow"/>
            </w:rPr>
          </w:rPrChange>
        </w:rPr>
      </w:pPr>
      <w:ins w:id="10256" w:author="Владимир Лаут" w:date="2021-03-25T08:33:00Z">
        <w:r w:rsidRPr="00B05EAE">
          <w:rPr>
            <w:rFonts w:ascii="Arial" w:hAnsi="Arial" w:cs="Arial"/>
            <w:color w:val="000000"/>
            <w:szCs w:val="24"/>
            <w:rPrChange w:id="10257" w:author="Владимир Лаут" w:date="2021-03-25T08:33:00Z">
              <w:rPr>
                <w:rFonts w:ascii="Arial" w:hAnsi="Arial" w:cs="Arial"/>
                <w:color w:val="000000"/>
                <w:szCs w:val="24"/>
                <w:highlight w:val="yellow"/>
              </w:rPr>
            </w:rPrChange>
          </w:rPr>
          <w:t xml:space="preserve">При заполнении счетчика группы </w:t>
        </w:r>
        <w:proofErr w:type="spellStart"/>
        <w:r w:rsidRPr="00B05EAE">
          <w:rPr>
            <w:rFonts w:ascii="Arial" w:hAnsi="Arial" w:cs="Arial"/>
            <w:color w:val="000000"/>
            <w:szCs w:val="24"/>
            <w:rPrChange w:id="10258" w:author="Владимир Лаут" w:date="2021-03-25T08:33:00Z">
              <w:rPr>
                <w:rFonts w:ascii="Arial" w:hAnsi="Arial" w:cs="Arial"/>
                <w:color w:val="000000"/>
                <w:szCs w:val="24"/>
                <w:highlight w:val="yellow"/>
              </w:rPr>
            </w:rPrChange>
          </w:rPr>
          <w:t>техкарт</w:t>
        </w:r>
        <w:proofErr w:type="spellEnd"/>
        <w:r w:rsidRPr="00B05EAE">
          <w:rPr>
            <w:rFonts w:ascii="Arial" w:hAnsi="Arial" w:cs="Arial"/>
            <w:color w:val="000000"/>
            <w:szCs w:val="24"/>
            <w:rPrChange w:id="10259" w:author="Владимир Лаут" w:date="2021-03-25T08:33:00Z">
              <w:rPr>
                <w:rFonts w:ascii="Arial" w:hAnsi="Arial" w:cs="Arial"/>
                <w:color w:val="000000"/>
                <w:szCs w:val="24"/>
                <w:highlight w:val="yellow"/>
              </w:rPr>
            </w:rPrChange>
          </w:rPr>
          <w:t xml:space="preserve"> (поле </w:t>
        </w:r>
        <w:proofErr w:type="spellStart"/>
        <w:r w:rsidRPr="00B05EAE">
          <w:rPr>
            <w:rFonts w:ascii="Arial" w:hAnsi="Arial" w:cs="Arial"/>
            <w:szCs w:val="24"/>
            <w:rPrChange w:id="10260" w:author="Владимир Лаут" w:date="2021-03-25T08:33:00Z">
              <w:rPr>
                <w:rFonts w:ascii="Arial" w:hAnsi="Arial" w:cs="Arial"/>
                <w:szCs w:val="24"/>
                <w:highlight w:val="yellow"/>
              </w:rPr>
            </w:rPrChange>
          </w:rPr>
          <w:t>СчетГруппТехкар</w:t>
        </w:r>
        <w:proofErr w:type="spellEnd"/>
        <w:r w:rsidRPr="00B05EAE">
          <w:rPr>
            <w:rFonts w:ascii="Arial" w:hAnsi="Arial" w:cs="Arial"/>
            <w:szCs w:val="24"/>
            <w:rPrChange w:id="10261" w:author="Владимир Лаут" w:date="2021-03-25T08:33:00Z">
              <w:rPr>
                <w:rFonts w:ascii="Arial" w:hAnsi="Arial" w:cs="Arial"/>
                <w:szCs w:val="24"/>
                <w:highlight w:val="yellow"/>
              </w:rPr>
            </w:rPrChange>
          </w:rPr>
          <w:t xml:space="preserve">) можно выбрать только значения, соответствующие справочнику видов работ (описан в разделе 3.22 текущего КД) и краткому тексту пакета стратегии ТОРО, что позволяет автоматически присваивать пакет стратегии </w:t>
        </w:r>
      </w:ins>
      <w:ins w:id="10262" w:author="Владимир Лаут" w:date="2021-04-07T11:56:00Z">
        <w:r w:rsidR="00095B2E" w:rsidRPr="003F7F02">
          <w:rPr>
            <w:rFonts w:ascii="Arial" w:hAnsi="Arial" w:cs="Arial"/>
            <w:szCs w:val="24"/>
          </w:rPr>
          <w:t>операциям</w:t>
        </w:r>
      </w:ins>
      <w:ins w:id="10263" w:author="Владимир Лаут" w:date="2021-03-25T08:33:00Z">
        <w:r w:rsidRPr="00B05EAE">
          <w:rPr>
            <w:rFonts w:ascii="Arial" w:hAnsi="Arial" w:cs="Arial"/>
            <w:szCs w:val="24"/>
            <w:rPrChange w:id="10264" w:author="Владимир Лаут" w:date="2021-03-25T08:33:00Z">
              <w:rPr>
                <w:rFonts w:ascii="Arial" w:hAnsi="Arial" w:cs="Arial"/>
                <w:szCs w:val="24"/>
                <w:highlight w:val="yellow"/>
              </w:rPr>
            </w:rPrChange>
          </w:rPr>
          <w:t xml:space="preserve"> </w:t>
        </w:r>
        <w:proofErr w:type="spellStart"/>
        <w:r w:rsidRPr="00B05EAE">
          <w:rPr>
            <w:rFonts w:ascii="Arial" w:hAnsi="Arial" w:cs="Arial"/>
            <w:szCs w:val="24"/>
            <w:rPrChange w:id="10265" w:author="Владимир Лаут" w:date="2021-03-25T08:33:00Z">
              <w:rPr>
                <w:rFonts w:ascii="Arial" w:hAnsi="Arial" w:cs="Arial"/>
                <w:szCs w:val="24"/>
                <w:highlight w:val="yellow"/>
              </w:rPr>
            </w:rPrChange>
          </w:rPr>
          <w:t>техкарты</w:t>
        </w:r>
        <w:proofErr w:type="spellEnd"/>
        <w:r w:rsidRPr="00B05EAE">
          <w:rPr>
            <w:rFonts w:ascii="Arial" w:hAnsi="Arial" w:cs="Arial"/>
            <w:szCs w:val="24"/>
            <w:rPrChange w:id="10266" w:author="Владимир Лаут" w:date="2021-03-25T08:33:00Z">
              <w:rPr>
                <w:rFonts w:ascii="Arial" w:hAnsi="Arial" w:cs="Arial"/>
                <w:szCs w:val="24"/>
                <w:highlight w:val="yellow"/>
              </w:rPr>
            </w:rPrChange>
          </w:rPr>
          <w:t xml:space="preserve">. </w:t>
        </w:r>
      </w:ins>
      <w:ins w:id="10267" w:author="Владимир Лаут" w:date="2021-04-07T11:56:00Z">
        <w:r w:rsidR="00095B2E">
          <w:rPr>
            <w:rFonts w:ascii="Arial" w:hAnsi="Arial" w:cs="Arial"/>
            <w:szCs w:val="24"/>
          </w:rPr>
          <w:t xml:space="preserve">Соответствие </w:t>
        </w:r>
        <w:r w:rsidR="00095B2E" w:rsidRPr="004B07D7">
          <w:rPr>
            <w:rFonts w:ascii="Arial" w:hAnsi="Arial" w:cs="Arial"/>
            <w:color w:val="000000"/>
            <w:szCs w:val="24"/>
          </w:rPr>
          <w:t xml:space="preserve">счетчика группы </w:t>
        </w:r>
        <w:proofErr w:type="spellStart"/>
        <w:r w:rsidR="00095B2E" w:rsidRPr="004B07D7">
          <w:rPr>
            <w:rFonts w:ascii="Arial" w:hAnsi="Arial" w:cs="Arial"/>
            <w:color w:val="000000"/>
            <w:szCs w:val="24"/>
          </w:rPr>
          <w:t>техкарт</w:t>
        </w:r>
        <w:proofErr w:type="spellEnd"/>
        <w:r w:rsidR="00095B2E">
          <w:rPr>
            <w:rFonts w:ascii="Arial" w:hAnsi="Arial" w:cs="Arial"/>
            <w:color w:val="000000"/>
            <w:szCs w:val="24"/>
          </w:rPr>
          <w:t xml:space="preserve"> </w:t>
        </w:r>
      </w:ins>
      <w:ins w:id="10268" w:author="Владимир Лаут" w:date="2021-04-07T12:00:00Z">
        <w:r w:rsidR="00095B2E">
          <w:rPr>
            <w:rFonts w:ascii="Arial" w:hAnsi="Arial" w:cs="Arial"/>
            <w:color w:val="000000"/>
            <w:szCs w:val="24"/>
          </w:rPr>
          <w:t xml:space="preserve">виду работ ТОРО определяется в </w:t>
        </w:r>
        <w:r w:rsidR="00095B2E">
          <w:rPr>
            <w:rFonts w:ascii="Arial" w:hAnsi="Arial" w:cs="Arial"/>
          </w:rPr>
          <w:t xml:space="preserve">настроечной таблице </w:t>
        </w:r>
        <w:r w:rsidR="00095B2E" w:rsidRPr="00095B2E">
          <w:rPr>
            <w:rFonts w:ascii="Arial" w:hAnsi="Arial" w:cs="Arial"/>
          </w:rPr>
          <w:t>Z</w:t>
        </w:r>
        <w:r w:rsidR="00095B2E">
          <w:rPr>
            <w:rFonts w:ascii="Arial" w:hAnsi="Arial" w:cs="Arial"/>
            <w:lang w:val="en-US"/>
          </w:rPr>
          <w:t>T</w:t>
        </w:r>
        <w:r w:rsidR="00095B2E" w:rsidRPr="00095B2E">
          <w:rPr>
            <w:rFonts w:ascii="Arial" w:hAnsi="Arial" w:cs="Arial"/>
          </w:rPr>
          <w:t>PM_TLCOUNTER</w:t>
        </w:r>
        <w:r w:rsidR="00095B2E" w:rsidRPr="004B07D7">
          <w:rPr>
            <w:rFonts w:ascii="Arial" w:hAnsi="Arial" w:cs="Arial"/>
          </w:rPr>
          <w:t xml:space="preserve"> </w:t>
        </w:r>
        <w:r w:rsidR="00095B2E">
          <w:rPr>
            <w:rFonts w:ascii="Arial" w:hAnsi="Arial" w:cs="Arial"/>
          </w:rPr>
          <w:t>«Счетчик группы технологических карт».</w:t>
        </w:r>
      </w:ins>
    </w:p>
    <w:p w14:paraId="7CF4E327" w14:textId="77777777" w:rsidR="00B05EAE" w:rsidRPr="00B05EAE" w:rsidRDefault="00B05EAE" w:rsidP="00B05EAE">
      <w:pPr>
        <w:pStyle w:val="afc"/>
        <w:numPr>
          <w:ilvl w:val="0"/>
          <w:numId w:val="34"/>
        </w:numPr>
        <w:spacing w:after="240" w:line="276" w:lineRule="auto"/>
        <w:rPr>
          <w:ins w:id="10269" w:author="Владимир Лаут" w:date="2021-03-25T08:33:00Z"/>
          <w:rFonts w:ascii="Arial" w:hAnsi="Arial" w:cs="Arial"/>
          <w:szCs w:val="24"/>
          <w:rPrChange w:id="10270" w:author="Владимир Лаут" w:date="2021-03-25T08:33:00Z">
            <w:rPr>
              <w:ins w:id="10271" w:author="Владимир Лаут" w:date="2021-03-25T08:33:00Z"/>
              <w:rFonts w:ascii="Arial" w:hAnsi="Arial" w:cs="Arial"/>
              <w:szCs w:val="24"/>
              <w:highlight w:val="yellow"/>
            </w:rPr>
          </w:rPrChange>
        </w:rPr>
      </w:pPr>
      <w:ins w:id="10272" w:author="Владимир Лаут" w:date="2021-03-25T08:33:00Z">
        <w:r w:rsidRPr="00B05EAE">
          <w:rPr>
            <w:rFonts w:ascii="Arial" w:hAnsi="Arial" w:cs="Arial"/>
            <w:szCs w:val="24"/>
            <w:rPrChange w:id="10273" w:author="Владимир Лаут" w:date="2021-03-25T08:33:00Z">
              <w:rPr>
                <w:rFonts w:ascii="Arial" w:hAnsi="Arial" w:cs="Arial"/>
                <w:szCs w:val="24"/>
                <w:highlight w:val="yellow"/>
              </w:rPr>
            </w:rPrChange>
          </w:rPr>
          <w:t xml:space="preserve">Ведение признака «Наличие сезонности». </w:t>
        </w:r>
      </w:ins>
    </w:p>
    <w:p w14:paraId="59BB5729" w14:textId="77777777" w:rsidR="00B05EAE" w:rsidRPr="00B05EAE" w:rsidRDefault="00B05EAE" w:rsidP="00B05EAE">
      <w:pPr>
        <w:spacing w:after="240" w:line="276" w:lineRule="auto"/>
        <w:ind w:firstLine="567"/>
        <w:rPr>
          <w:ins w:id="10274" w:author="Владимир Лаут" w:date="2021-03-25T08:33:00Z"/>
          <w:rFonts w:ascii="Arial" w:hAnsi="Arial" w:cs="Arial"/>
          <w:color w:val="000000"/>
          <w:szCs w:val="24"/>
          <w:rPrChange w:id="10275" w:author="Владимир Лаут" w:date="2021-03-25T08:33:00Z">
            <w:rPr>
              <w:ins w:id="10276" w:author="Владимир Лаут" w:date="2021-03-25T08:33:00Z"/>
              <w:rFonts w:ascii="Arial" w:hAnsi="Arial" w:cs="Arial"/>
              <w:color w:val="000000"/>
              <w:szCs w:val="24"/>
              <w:highlight w:val="yellow"/>
            </w:rPr>
          </w:rPrChange>
        </w:rPr>
      </w:pPr>
      <w:ins w:id="10277" w:author="Владимир Лаут" w:date="2021-03-25T08:33:00Z">
        <w:r w:rsidRPr="00B05EAE">
          <w:rPr>
            <w:rFonts w:ascii="Arial" w:hAnsi="Arial" w:cs="Arial"/>
            <w:color w:val="000000"/>
            <w:szCs w:val="24"/>
            <w:rPrChange w:id="10278" w:author="Владимир Лаут" w:date="2021-03-25T08:33:00Z">
              <w:rPr>
                <w:rFonts w:ascii="Arial" w:hAnsi="Arial" w:cs="Arial"/>
                <w:color w:val="000000"/>
                <w:szCs w:val="24"/>
                <w:highlight w:val="yellow"/>
              </w:rPr>
            </w:rPrChange>
          </w:rPr>
          <w:lastRenderedPageBreak/>
          <w:t>Для ведения признака «Наличие сезонности» используется стандартное поле экранной таблицы компонентов ТК RIHSTPX-WEMPF. Для поля экрана выполнено замещение элемента данных для адаптации его наименования, а также возможности использования средства поиска с выбором значения «</w:t>
        </w:r>
        <w:r w:rsidRPr="00B05EAE">
          <w:rPr>
            <w:rFonts w:ascii="Arial" w:hAnsi="Arial" w:cs="Arial"/>
            <w:rPrChange w:id="10279" w:author="Владимир Лаут" w:date="2021-03-25T08:33:00Z">
              <w:rPr>
                <w:rFonts w:ascii="Arial" w:hAnsi="Arial" w:cs="Arial"/>
                <w:highlight w:val="yellow"/>
              </w:rPr>
            </w:rPrChange>
          </w:rPr>
          <w:t>X - Использовать сезонный аналог</w:t>
        </w:r>
        <w:r w:rsidRPr="00B05EAE">
          <w:rPr>
            <w:rFonts w:ascii="Arial" w:hAnsi="Arial" w:cs="Arial"/>
            <w:color w:val="000000"/>
            <w:szCs w:val="24"/>
            <w:rPrChange w:id="10280" w:author="Владимир Лаут" w:date="2021-03-25T08:33:00Z">
              <w:rPr>
                <w:rFonts w:ascii="Arial" w:hAnsi="Arial" w:cs="Arial"/>
                <w:color w:val="000000"/>
                <w:szCs w:val="24"/>
                <w:highlight w:val="yellow"/>
              </w:rPr>
            </w:rPrChange>
          </w:rPr>
          <w:t>».</w:t>
        </w:r>
      </w:ins>
    </w:p>
    <w:p w14:paraId="030BB3D0" w14:textId="77777777" w:rsidR="00B05EAE" w:rsidRPr="00B05EAE" w:rsidRDefault="00B05EAE" w:rsidP="00B05EAE">
      <w:pPr>
        <w:pStyle w:val="afc"/>
        <w:numPr>
          <w:ilvl w:val="0"/>
          <w:numId w:val="34"/>
        </w:numPr>
        <w:spacing w:after="240" w:line="276" w:lineRule="auto"/>
        <w:rPr>
          <w:ins w:id="10281" w:author="Владимир Лаут" w:date="2021-03-25T08:33:00Z"/>
          <w:rFonts w:ascii="Arial" w:hAnsi="Arial" w:cs="Arial"/>
          <w:szCs w:val="24"/>
          <w:rPrChange w:id="10282" w:author="Владимир Лаут" w:date="2021-03-25T08:33:00Z">
            <w:rPr>
              <w:ins w:id="10283" w:author="Владимир Лаут" w:date="2021-03-25T08:33:00Z"/>
              <w:rFonts w:ascii="Arial" w:hAnsi="Arial" w:cs="Arial"/>
              <w:szCs w:val="24"/>
              <w:highlight w:val="yellow"/>
            </w:rPr>
          </w:rPrChange>
        </w:rPr>
      </w:pPr>
      <w:ins w:id="10284" w:author="Владимир Лаут" w:date="2021-03-25T08:33:00Z">
        <w:r w:rsidRPr="00B05EAE">
          <w:rPr>
            <w:rFonts w:ascii="Arial" w:hAnsi="Arial" w:cs="Arial"/>
            <w:szCs w:val="24"/>
            <w:rPrChange w:id="10285" w:author="Владимир Лаут" w:date="2021-03-25T08:33:00Z">
              <w:rPr>
                <w:rFonts w:ascii="Arial" w:hAnsi="Arial" w:cs="Arial"/>
                <w:szCs w:val="24"/>
                <w:highlight w:val="yellow"/>
              </w:rPr>
            </w:rPrChange>
          </w:rPr>
          <w:t>Ведение признака «РПМ».</w:t>
        </w:r>
      </w:ins>
    </w:p>
    <w:p w14:paraId="72FDE5F6" w14:textId="77777777" w:rsidR="00B05EAE" w:rsidRPr="00B05EAE" w:rsidRDefault="00B05EAE" w:rsidP="00B05EAE">
      <w:pPr>
        <w:spacing w:after="240" w:line="276" w:lineRule="auto"/>
        <w:ind w:firstLine="567"/>
        <w:rPr>
          <w:ins w:id="10286" w:author="Владимир Лаут" w:date="2021-03-25T08:33:00Z"/>
          <w:rFonts w:ascii="Arial" w:hAnsi="Arial" w:cs="Arial"/>
          <w:color w:val="000000"/>
          <w:szCs w:val="24"/>
          <w:rPrChange w:id="10287" w:author="Владимир Лаут" w:date="2021-03-25T08:33:00Z">
            <w:rPr>
              <w:ins w:id="10288" w:author="Владимир Лаут" w:date="2021-03-25T08:33:00Z"/>
              <w:rFonts w:ascii="Arial" w:hAnsi="Arial" w:cs="Arial"/>
              <w:color w:val="000000"/>
              <w:szCs w:val="24"/>
              <w:highlight w:val="yellow"/>
            </w:rPr>
          </w:rPrChange>
        </w:rPr>
      </w:pPr>
      <w:ins w:id="10289" w:author="Владимир Лаут" w:date="2021-03-25T08:33:00Z">
        <w:r w:rsidRPr="00B05EAE">
          <w:rPr>
            <w:rFonts w:ascii="Arial" w:hAnsi="Arial" w:cs="Arial"/>
            <w:color w:val="000000"/>
            <w:szCs w:val="24"/>
            <w:rPrChange w:id="10290" w:author="Владимир Лаут" w:date="2021-03-25T08:33:00Z">
              <w:rPr>
                <w:rFonts w:ascii="Arial" w:hAnsi="Arial" w:cs="Arial"/>
                <w:color w:val="000000"/>
                <w:szCs w:val="24"/>
                <w:highlight w:val="yellow"/>
              </w:rPr>
            </w:rPrChange>
          </w:rPr>
          <w:t>Для ведения признака «РПМ» используется стандартное поле экранной таблицы компонентов ТК RIHSTPX-</w:t>
        </w:r>
        <w:r w:rsidRPr="00B05EAE">
          <w:rPr>
            <w:rFonts w:ascii="Arial" w:hAnsi="Arial" w:cs="Arial"/>
            <w:color w:val="000000"/>
            <w:szCs w:val="24"/>
            <w:lang w:val="en-US"/>
            <w:rPrChange w:id="10291" w:author="Владимир Лаут" w:date="2021-03-25T08:33:00Z">
              <w:rPr>
                <w:rFonts w:ascii="Arial" w:hAnsi="Arial" w:cs="Arial"/>
                <w:color w:val="000000"/>
                <w:szCs w:val="24"/>
                <w:highlight w:val="yellow"/>
                <w:lang w:val="en-US"/>
              </w:rPr>
            </w:rPrChange>
          </w:rPr>
          <w:t>ABLAD</w:t>
        </w:r>
        <w:r w:rsidRPr="00B05EAE">
          <w:rPr>
            <w:rFonts w:ascii="Arial" w:hAnsi="Arial" w:cs="Arial"/>
            <w:color w:val="000000"/>
            <w:szCs w:val="24"/>
            <w:rPrChange w:id="10292" w:author="Владимир Лаут" w:date="2021-03-25T08:33:00Z">
              <w:rPr>
                <w:rFonts w:ascii="Arial" w:hAnsi="Arial" w:cs="Arial"/>
                <w:color w:val="000000"/>
                <w:szCs w:val="24"/>
                <w:highlight w:val="yellow"/>
              </w:rPr>
            </w:rPrChange>
          </w:rPr>
          <w:t>. Для поля экрана выполнено замещение элемента данных для адаптации его наименования, а также возможности использования средства поиска с выбором значения «X - Да».</w:t>
        </w:r>
      </w:ins>
    </w:p>
    <w:p w14:paraId="116BFF71" w14:textId="77777777" w:rsidR="00B05EAE" w:rsidRPr="00B05EAE" w:rsidRDefault="00B05EAE" w:rsidP="00B05EAE">
      <w:pPr>
        <w:spacing w:after="240" w:line="276" w:lineRule="auto"/>
        <w:ind w:firstLine="567"/>
        <w:rPr>
          <w:ins w:id="10293" w:author="Владимир Лаут" w:date="2021-03-25T08:33:00Z"/>
          <w:rFonts w:ascii="Arial" w:hAnsi="Arial" w:cs="Arial"/>
          <w:szCs w:val="24"/>
          <w:rPrChange w:id="10294" w:author="Владимир Лаут" w:date="2021-03-25T08:33:00Z">
            <w:rPr>
              <w:ins w:id="10295" w:author="Владимир Лаут" w:date="2021-03-25T08:33:00Z"/>
              <w:rFonts w:ascii="Arial" w:hAnsi="Arial" w:cs="Arial"/>
              <w:szCs w:val="24"/>
              <w:highlight w:val="yellow"/>
            </w:rPr>
          </w:rPrChange>
        </w:rPr>
      </w:pPr>
      <w:ins w:id="10296" w:author="Владимир Лаут" w:date="2021-03-25T08:33:00Z">
        <w:r w:rsidRPr="00B05EAE">
          <w:rPr>
            <w:rFonts w:ascii="Arial" w:hAnsi="Arial" w:cs="Arial"/>
            <w:szCs w:val="24"/>
            <w:rPrChange w:id="10297" w:author="Владимир Лаут" w:date="2021-03-25T08:33:00Z">
              <w:rPr>
                <w:rFonts w:ascii="Arial" w:hAnsi="Arial" w:cs="Arial"/>
                <w:szCs w:val="24"/>
                <w:highlight w:val="yellow"/>
              </w:rPr>
            </w:rPrChange>
          </w:rPr>
          <w:t>Более подробно разработка РМ69 описана в функциональной спецификации «ERP.PM69. Расширение ведения ТК ТОРО».</w:t>
        </w:r>
      </w:ins>
    </w:p>
    <w:p w14:paraId="773339D6" w14:textId="6FBF8C3B" w:rsidR="00B05EAE" w:rsidRPr="00B05EAE" w:rsidRDefault="00B05EAE" w:rsidP="00B05EAE">
      <w:pPr>
        <w:spacing w:after="240" w:line="276" w:lineRule="auto"/>
        <w:ind w:firstLine="567"/>
        <w:rPr>
          <w:ins w:id="10298" w:author="Владимир Лаут" w:date="2021-03-25T08:33:00Z"/>
          <w:rFonts w:ascii="Arial" w:hAnsi="Arial" w:cs="Arial"/>
          <w:iCs/>
          <w:u w:val="single"/>
          <w:rPrChange w:id="10299" w:author="Владимир Лаут" w:date="2021-03-25T08:33:00Z">
            <w:rPr>
              <w:ins w:id="10300" w:author="Владимир Лаут" w:date="2021-03-25T08:33:00Z"/>
              <w:rFonts w:ascii="Arial" w:hAnsi="Arial" w:cs="Arial"/>
              <w:iCs/>
              <w:highlight w:val="yellow"/>
              <w:u w:val="single"/>
            </w:rPr>
          </w:rPrChange>
        </w:rPr>
      </w:pPr>
      <w:ins w:id="10301" w:author="Владимир Лаут" w:date="2021-03-25T08:33:00Z">
        <w:r w:rsidRPr="00B05EAE">
          <w:rPr>
            <w:rFonts w:ascii="Arial" w:hAnsi="Arial" w:cs="Arial"/>
            <w:iCs/>
            <w:u w:val="single"/>
            <w:rPrChange w:id="10302" w:author="Владимир Лаут" w:date="2021-03-25T08:33:00Z">
              <w:rPr>
                <w:rFonts w:ascii="Arial" w:hAnsi="Arial" w:cs="Arial"/>
                <w:iCs/>
                <w:highlight w:val="yellow"/>
                <w:u w:val="single"/>
              </w:rPr>
            </w:rPrChange>
          </w:rPr>
          <w:t>ERP.PM</w:t>
        </w:r>
        <w:proofErr w:type="gramStart"/>
        <w:r w:rsidRPr="00B05EAE">
          <w:rPr>
            <w:rFonts w:ascii="Arial" w:hAnsi="Arial" w:cs="Arial"/>
            <w:iCs/>
            <w:u w:val="single"/>
            <w:rPrChange w:id="10303" w:author="Владимир Лаут" w:date="2021-03-25T08:33:00Z">
              <w:rPr>
                <w:rFonts w:ascii="Arial" w:hAnsi="Arial" w:cs="Arial"/>
                <w:iCs/>
                <w:highlight w:val="yellow"/>
                <w:u w:val="single"/>
              </w:rPr>
            </w:rPrChange>
          </w:rPr>
          <w:t>67.Интеграция</w:t>
        </w:r>
        <w:proofErr w:type="gramEnd"/>
        <w:r w:rsidRPr="00B05EAE">
          <w:rPr>
            <w:rFonts w:ascii="Arial" w:hAnsi="Arial" w:cs="Arial"/>
            <w:iCs/>
            <w:u w:val="single"/>
            <w:rPrChange w:id="10304" w:author="Владимир Лаут" w:date="2021-03-25T08:33:00Z">
              <w:rPr>
                <w:rFonts w:ascii="Arial" w:hAnsi="Arial" w:cs="Arial"/>
                <w:iCs/>
                <w:highlight w:val="yellow"/>
                <w:u w:val="single"/>
              </w:rPr>
            </w:rPrChange>
          </w:rPr>
          <w:t xml:space="preserve"> с каталогами оборудования </w:t>
        </w:r>
        <w:proofErr w:type="spellStart"/>
        <w:r w:rsidRPr="00B05EAE">
          <w:rPr>
            <w:rFonts w:ascii="Arial" w:hAnsi="Arial" w:cs="Arial"/>
            <w:iCs/>
            <w:u w:val="single"/>
            <w:rPrChange w:id="10305" w:author="Владимир Лаут" w:date="2021-03-25T08:33:00Z">
              <w:rPr>
                <w:rFonts w:ascii="Arial" w:hAnsi="Arial" w:cs="Arial"/>
                <w:iCs/>
                <w:highlight w:val="yellow"/>
                <w:u w:val="single"/>
              </w:rPr>
            </w:rPrChange>
          </w:rPr>
          <w:t>LinkOne</w:t>
        </w:r>
        <w:proofErr w:type="spellEnd"/>
        <w:r w:rsidRPr="00B05EAE">
          <w:rPr>
            <w:rFonts w:ascii="Arial" w:hAnsi="Arial" w:cs="Arial"/>
            <w:iCs/>
            <w:u w:val="single"/>
            <w:rPrChange w:id="10306" w:author="Владимир Лаут" w:date="2021-03-25T08:33:00Z">
              <w:rPr>
                <w:rFonts w:ascii="Arial" w:hAnsi="Arial" w:cs="Arial"/>
                <w:iCs/>
                <w:highlight w:val="yellow"/>
                <w:u w:val="single"/>
              </w:rPr>
            </w:rPrChange>
          </w:rPr>
          <w:t xml:space="preserve"> </w:t>
        </w:r>
      </w:ins>
      <w:ins w:id="10307" w:author="LautVA" w:date="2021-03-30T17:52:00Z">
        <w:r w:rsidR="00981450" w:rsidRPr="00981450">
          <w:rPr>
            <w:rFonts w:ascii="Arial" w:hAnsi="Arial" w:cs="Arial"/>
            <w:iCs/>
            <w:u w:val="single"/>
          </w:rPr>
          <w:t>и расширение заказа ТОРО для учета МТР подрядчика</w:t>
        </w:r>
        <w:r w:rsidR="00981450" w:rsidRPr="00981450" w:rsidDel="00981450">
          <w:rPr>
            <w:rFonts w:ascii="Arial" w:hAnsi="Arial" w:cs="Arial"/>
            <w:iCs/>
            <w:u w:val="single"/>
          </w:rPr>
          <w:t xml:space="preserve"> </w:t>
        </w:r>
      </w:ins>
      <w:ins w:id="10308" w:author="Владимир Лаут" w:date="2021-03-25T08:33:00Z">
        <w:del w:id="10309" w:author="LautVA" w:date="2021-03-30T17:52:00Z">
          <w:r w:rsidRPr="00B05EAE" w:rsidDel="00981450">
            <w:rPr>
              <w:rFonts w:ascii="Arial" w:hAnsi="Arial" w:cs="Arial"/>
              <w:iCs/>
              <w:u w:val="single"/>
              <w:rPrChange w:id="10310" w:author="Владимир Лаут" w:date="2021-03-25T08:33:00Z">
                <w:rPr>
                  <w:rFonts w:ascii="Arial" w:hAnsi="Arial" w:cs="Arial"/>
                  <w:iCs/>
                  <w:highlight w:val="yellow"/>
                  <w:u w:val="single"/>
                </w:rPr>
              </w:rPrChange>
            </w:rPr>
            <w:delText>и расш_МТР подр</w:delText>
          </w:r>
        </w:del>
      </w:ins>
    </w:p>
    <w:p w14:paraId="033EB1E5" w14:textId="0A9E02F5" w:rsidR="00B05EAE" w:rsidRPr="003F7F02" w:rsidRDefault="00B05EAE" w:rsidP="00811D55">
      <w:pPr>
        <w:spacing w:after="240" w:line="276" w:lineRule="auto"/>
        <w:ind w:firstLine="567"/>
        <w:rPr>
          <w:ins w:id="10311" w:author="Владимир Лаут" w:date="2021-03-25T08:33:00Z"/>
          <w:rFonts w:ascii="Arial" w:hAnsi="Arial" w:cs="Arial"/>
          <w:szCs w:val="24"/>
        </w:rPr>
      </w:pPr>
      <w:ins w:id="10312" w:author="Владимир Лаут" w:date="2021-03-25T08:33:00Z">
        <w:r w:rsidRPr="00B05EAE">
          <w:rPr>
            <w:rFonts w:ascii="Arial" w:hAnsi="Arial" w:cs="Arial"/>
            <w:szCs w:val="24"/>
            <w:rPrChange w:id="10313" w:author="Владимир Лаут" w:date="2021-03-25T08:33:00Z">
              <w:rPr>
                <w:rFonts w:ascii="Arial" w:hAnsi="Arial" w:cs="Arial"/>
                <w:szCs w:val="24"/>
                <w:highlight w:val="yellow"/>
              </w:rPr>
            </w:rPrChange>
          </w:rPr>
          <w:t xml:space="preserve">В рамках разработки РМ67 был добавлен инструмент по поиску </w:t>
        </w:r>
        <w:proofErr w:type="gramStart"/>
        <w:r w:rsidRPr="00B05EAE">
          <w:rPr>
            <w:rFonts w:ascii="Arial" w:hAnsi="Arial" w:cs="Arial"/>
            <w:szCs w:val="24"/>
            <w:rPrChange w:id="10314" w:author="Владимир Лаут" w:date="2021-03-25T08:33:00Z">
              <w:rPr>
                <w:rFonts w:ascii="Arial" w:hAnsi="Arial" w:cs="Arial"/>
                <w:szCs w:val="24"/>
                <w:highlight w:val="yellow"/>
              </w:rPr>
            </w:rPrChange>
          </w:rPr>
          <w:t>и  выбору</w:t>
        </w:r>
        <w:proofErr w:type="gramEnd"/>
        <w:r w:rsidRPr="00B05EAE">
          <w:rPr>
            <w:rFonts w:ascii="Arial" w:hAnsi="Arial" w:cs="Arial"/>
            <w:szCs w:val="24"/>
            <w:rPrChange w:id="10315" w:author="Владимир Лаут" w:date="2021-03-25T08:33:00Z">
              <w:rPr>
                <w:rFonts w:ascii="Arial" w:hAnsi="Arial" w:cs="Arial"/>
                <w:szCs w:val="24"/>
                <w:highlight w:val="yellow"/>
              </w:rPr>
            </w:rPrChange>
          </w:rPr>
          <w:t xml:space="preserve"> МТР из каталога </w:t>
        </w:r>
        <w:proofErr w:type="spellStart"/>
        <w:r w:rsidRPr="00B05EAE">
          <w:rPr>
            <w:rFonts w:ascii="Arial" w:hAnsi="Arial" w:cs="Arial"/>
            <w:szCs w:val="24"/>
            <w:lang w:val="en-US"/>
            <w:rPrChange w:id="10316" w:author="Владимир Лаут" w:date="2021-03-25T08:33:00Z">
              <w:rPr>
                <w:rFonts w:ascii="Arial" w:hAnsi="Arial" w:cs="Arial"/>
                <w:szCs w:val="24"/>
                <w:highlight w:val="yellow"/>
                <w:lang w:val="en-US"/>
              </w:rPr>
            </w:rPrChange>
          </w:rPr>
          <w:t>LinkOne</w:t>
        </w:r>
        <w:proofErr w:type="spellEnd"/>
        <w:r w:rsidRPr="00B05EAE">
          <w:rPr>
            <w:rFonts w:ascii="Arial" w:hAnsi="Arial" w:cs="Arial"/>
            <w:szCs w:val="24"/>
            <w:rPrChange w:id="10317" w:author="Владимир Лаут" w:date="2021-03-25T08:33:00Z">
              <w:rPr>
                <w:rFonts w:ascii="Arial" w:hAnsi="Arial" w:cs="Arial"/>
                <w:szCs w:val="24"/>
                <w:highlight w:val="yellow"/>
              </w:rPr>
            </w:rPrChange>
          </w:rPr>
          <w:t xml:space="preserve"> для добавления компонентов в технологическую карту.</w:t>
        </w:r>
      </w:ins>
      <w:ins w:id="10318" w:author="Владимир Лаут" w:date="2021-03-31T13:49:00Z">
        <w:r w:rsidR="00AB38E3">
          <w:rPr>
            <w:rFonts w:ascii="Arial" w:hAnsi="Arial" w:cs="Arial"/>
            <w:szCs w:val="24"/>
          </w:rPr>
          <w:t xml:space="preserve"> При</w:t>
        </w:r>
        <w:r w:rsidR="00AB38E3" w:rsidRPr="00AB38E3">
          <w:rPr>
            <w:rFonts w:ascii="Arial" w:hAnsi="Arial" w:cs="Arial"/>
          </w:rPr>
          <w:t xml:space="preserve"> </w:t>
        </w:r>
      </w:ins>
      <w:ins w:id="10319" w:author="Владимир Лаут" w:date="2021-04-07T12:00:00Z">
        <w:r w:rsidR="00811D55" w:rsidRPr="007C0AE2">
          <w:rPr>
            <w:rFonts w:ascii="Arial" w:hAnsi="Arial" w:cs="Arial"/>
          </w:rPr>
          <w:t>автоматическо</w:t>
        </w:r>
        <w:r w:rsidR="00811D55">
          <w:rPr>
            <w:rFonts w:ascii="Arial" w:hAnsi="Arial" w:cs="Arial"/>
          </w:rPr>
          <w:t>м</w:t>
        </w:r>
      </w:ins>
      <w:ins w:id="10320" w:author="Владимир Лаут" w:date="2021-03-31T13:49:00Z">
        <w:r w:rsidR="00AB38E3" w:rsidRPr="007C0AE2">
          <w:rPr>
            <w:rFonts w:ascii="Arial" w:hAnsi="Arial" w:cs="Arial"/>
          </w:rPr>
          <w:t xml:space="preserve"> </w:t>
        </w:r>
      </w:ins>
      <w:ins w:id="10321" w:author="Владимир Лаут" w:date="2021-04-07T12:01:00Z">
        <w:r w:rsidR="00811D55" w:rsidRPr="007C0AE2">
          <w:rPr>
            <w:rFonts w:ascii="Arial" w:hAnsi="Arial" w:cs="Arial"/>
          </w:rPr>
          <w:t>определен</w:t>
        </w:r>
        <w:r w:rsidR="00811D55">
          <w:rPr>
            <w:rFonts w:ascii="Arial" w:hAnsi="Arial" w:cs="Arial"/>
          </w:rPr>
          <w:t>ии</w:t>
        </w:r>
      </w:ins>
      <w:ins w:id="10322" w:author="Владимир Лаут" w:date="2021-03-31T13:49:00Z">
        <w:r w:rsidR="00AB38E3" w:rsidRPr="007C0AE2">
          <w:rPr>
            <w:rFonts w:ascii="Arial" w:hAnsi="Arial" w:cs="Arial"/>
          </w:rPr>
          <w:t xml:space="preserve"> каталога </w:t>
        </w:r>
      </w:ins>
      <w:ins w:id="10323" w:author="Владимир Лаут" w:date="2021-03-31T13:50:00Z">
        <w:r w:rsidR="00AB38E3">
          <w:rPr>
            <w:rFonts w:ascii="Arial" w:hAnsi="Arial" w:cs="Arial"/>
          </w:rPr>
          <w:t xml:space="preserve">анализируются признаки </w:t>
        </w:r>
      </w:ins>
      <w:ins w:id="10324" w:author="Владимир Лаут" w:date="2021-03-31T13:49:00Z">
        <w:r w:rsidR="00AB38E3" w:rsidRPr="007C0AE2">
          <w:rPr>
            <w:rFonts w:ascii="Arial" w:hAnsi="Arial" w:cs="Arial"/>
          </w:rPr>
          <w:t xml:space="preserve">класса «Код производителя для </w:t>
        </w:r>
        <w:proofErr w:type="spellStart"/>
        <w:r w:rsidR="00AB38E3" w:rsidRPr="007C0AE2">
          <w:rPr>
            <w:rFonts w:ascii="Arial" w:hAnsi="Arial" w:cs="Arial"/>
          </w:rPr>
          <w:t>LinkOne</w:t>
        </w:r>
        <w:proofErr w:type="spellEnd"/>
        <w:r w:rsidR="00AB38E3" w:rsidRPr="007C0AE2">
          <w:rPr>
            <w:rFonts w:ascii="Arial" w:hAnsi="Arial" w:cs="Arial"/>
          </w:rPr>
          <w:t>»</w:t>
        </w:r>
      </w:ins>
      <w:ins w:id="10325" w:author="Владимир Лаут" w:date="2021-04-07T12:07:00Z">
        <w:r w:rsidR="00811D55">
          <w:rPr>
            <w:rFonts w:ascii="Arial" w:hAnsi="Arial" w:cs="Arial"/>
          </w:rPr>
          <w:t xml:space="preserve"> </w:t>
        </w:r>
      </w:ins>
      <w:ins w:id="10326" w:author="Владимир Лаут" w:date="2021-03-31T13:49:00Z">
        <w:r w:rsidR="00AB38E3" w:rsidRPr="007C0AE2">
          <w:rPr>
            <w:rFonts w:ascii="Arial" w:hAnsi="Arial" w:cs="Arial"/>
          </w:rPr>
          <w:t xml:space="preserve">и «Код модели оборудования для </w:t>
        </w:r>
        <w:proofErr w:type="spellStart"/>
        <w:r w:rsidR="00AB38E3" w:rsidRPr="007C0AE2">
          <w:rPr>
            <w:rFonts w:ascii="Arial" w:hAnsi="Arial" w:cs="Arial"/>
          </w:rPr>
          <w:t>LinkOne</w:t>
        </w:r>
        <w:proofErr w:type="spellEnd"/>
        <w:r w:rsidR="00AB38E3" w:rsidRPr="007C0AE2">
          <w:rPr>
            <w:rFonts w:ascii="Arial" w:hAnsi="Arial" w:cs="Arial"/>
          </w:rPr>
          <w:t>»</w:t>
        </w:r>
      </w:ins>
      <w:ins w:id="10327" w:author="Владимир Лаут" w:date="2021-03-31T13:50:00Z">
        <w:r w:rsidR="00AB38E3">
          <w:rPr>
            <w:rFonts w:ascii="Arial" w:hAnsi="Arial" w:cs="Arial"/>
          </w:rPr>
          <w:t>. Сперва анализируются признаки для единиц</w:t>
        </w:r>
      </w:ins>
      <w:ins w:id="10328" w:author="Владимир Лаут" w:date="2021-03-31T13:51:00Z">
        <w:r w:rsidR="00AB38E3">
          <w:rPr>
            <w:rFonts w:ascii="Arial" w:hAnsi="Arial" w:cs="Arial"/>
          </w:rPr>
          <w:t>ы оборудования, если данные по единиц</w:t>
        </w:r>
      </w:ins>
      <w:ins w:id="10329" w:author="Владимир Лаут" w:date="2021-04-07T12:01:00Z">
        <w:r w:rsidR="00811D55">
          <w:rPr>
            <w:rFonts w:ascii="Arial" w:hAnsi="Arial" w:cs="Arial"/>
          </w:rPr>
          <w:t>е</w:t>
        </w:r>
      </w:ins>
      <w:ins w:id="10330" w:author="Владимир Лаут" w:date="2021-03-31T13:51:00Z">
        <w:r w:rsidR="00AB38E3">
          <w:rPr>
            <w:rFonts w:ascii="Arial" w:hAnsi="Arial" w:cs="Arial"/>
          </w:rPr>
          <w:t xml:space="preserve"> оборудования не найдены, то анализируются признаки </w:t>
        </w:r>
      </w:ins>
      <w:ins w:id="10331" w:author="Владимир Лаут" w:date="2021-03-31T13:55:00Z">
        <w:r w:rsidR="00AB38E3" w:rsidRPr="007C0AE2">
          <w:rPr>
            <w:rFonts w:ascii="Arial" w:hAnsi="Arial" w:cs="Arial"/>
          </w:rPr>
          <w:t>монтажного узла</w:t>
        </w:r>
      </w:ins>
      <w:ins w:id="10332" w:author="Владимир Лаут" w:date="2021-04-07T12:11:00Z">
        <w:r w:rsidR="004731D4">
          <w:rPr>
            <w:rFonts w:ascii="Arial" w:hAnsi="Arial" w:cs="Arial"/>
          </w:rPr>
          <w:t xml:space="preserve"> </w:t>
        </w:r>
        <w:r w:rsidR="004731D4" w:rsidRPr="007C0AE2">
          <w:rPr>
            <w:rFonts w:ascii="Arial" w:hAnsi="Arial" w:cs="Arial"/>
          </w:rPr>
          <w:t xml:space="preserve">«Код производителя для </w:t>
        </w:r>
        <w:proofErr w:type="spellStart"/>
        <w:r w:rsidR="004731D4" w:rsidRPr="007C0AE2">
          <w:rPr>
            <w:rFonts w:ascii="Arial" w:hAnsi="Arial" w:cs="Arial"/>
          </w:rPr>
          <w:t>LinkOne</w:t>
        </w:r>
        <w:proofErr w:type="spellEnd"/>
        <w:r w:rsidR="004731D4" w:rsidRPr="007C0AE2">
          <w:rPr>
            <w:rFonts w:ascii="Arial" w:hAnsi="Arial" w:cs="Arial"/>
          </w:rPr>
          <w:t>»</w:t>
        </w:r>
        <w:r w:rsidR="004731D4">
          <w:rPr>
            <w:rFonts w:ascii="Arial" w:hAnsi="Arial" w:cs="Arial"/>
          </w:rPr>
          <w:t xml:space="preserve"> </w:t>
        </w:r>
        <w:r w:rsidR="004731D4" w:rsidRPr="007C0AE2">
          <w:rPr>
            <w:rFonts w:ascii="Arial" w:hAnsi="Arial" w:cs="Arial"/>
          </w:rPr>
          <w:t xml:space="preserve">и «Код модели оборудования для </w:t>
        </w:r>
        <w:proofErr w:type="spellStart"/>
        <w:r w:rsidR="004731D4" w:rsidRPr="007C0AE2">
          <w:rPr>
            <w:rFonts w:ascii="Arial" w:hAnsi="Arial" w:cs="Arial"/>
          </w:rPr>
          <w:t>LinkOne</w:t>
        </w:r>
        <w:proofErr w:type="spellEnd"/>
        <w:r w:rsidR="004731D4" w:rsidRPr="007C0AE2">
          <w:rPr>
            <w:rFonts w:ascii="Arial" w:hAnsi="Arial" w:cs="Arial"/>
          </w:rPr>
          <w:t>»</w:t>
        </w:r>
      </w:ins>
      <w:ins w:id="10333" w:author="Владимир Лаут" w:date="2021-03-31T13:51:00Z">
        <w:r w:rsidR="00AB38E3">
          <w:rPr>
            <w:rFonts w:ascii="Arial" w:hAnsi="Arial" w:cs="Arial"/>
          </w:rPr>
          <w:t>.</w:t>
        </w:r>
      </w:ins>
      <w:ins w:id="10334" w:author="Владимир Лаут" w:date="2021-04-07T12:08:00Z">
        <w:r w:rsidR="00811D55">
          <w:rPr>
            <w:rFonts w:ascii="Arial" w:hAnsi="Arial" w:cs="Arial"/>
          </w:rPr>
          <w:t xml:space="preserve"> Коды признаков задаются </w:t>
        </w:r>
      </w:ins>
      <w:ins w:id="10335" w:author="Владимир Лаут" w:date="2021-04-07T12:09:00Z">
        <w:r w:rsidR="00811D55">
          <w:rPr>
            <w:rFonts w:ascii="Arial" w:hAnsi="Arial" w:cs="Arial"/>
          </w:rPr>
          <w:t xml:space="preserve">в настройке </w:t>
        </w:r>
        <w:r w:rsidR="00811D55">
          <w:rPr>
            <w:rFonts w:ascii="Arial" w:hAnsi="Arial" w:cs="Arial"/>
            <w:lang w:val="en-US"/>
          </w:rPr>
          <w:t>ZSPS</w:t>
        </w:r>
        <w:r w:rsidR="00811D55" w:rsidRPr="004731D4">
          <w:rPr>
            <w:rFonts w:ascii="Arial" w:hAnsi="Arial" w:cs="Arial"/>
            <w:rPrChange w:id="10336" w:author="Владимир Лаут" w:date="2021-04-07T12:11:00Z">
              <w:rPr>
                <w:rFonts w:ascii="Arial" w:hAnsi="Arial" w:cs="Arial"/>
                <w:lang w:val="en-US"/>
              </w:rPr>
            </w:rPrChange>
          </w:rPr>
          <w:t xml:space="preserve"> </w:t>
        </w:r>
        <w:r w:rsidR="00811D55">
          <w:rPr>
            <w:rFonts w:ascii="Arial" w:hAnsi="Arial" w:cs="Arial"/>
          </w:rPr>
          <w:t xml:space="preserve">к разработке </w:t>
        </w:r>
        <w:r w:rsidR="00811D55">
          <w:rPr>
            <w:rFonts w:ascii="Arial" w:hAnsi="Arial" w:cs="Arial"/>
            <w:lang w:val="en-US"/>
          </w:rPr>
          <w:t>PM</w:t>
        </w:r>
        <w:r w:rsidR="00811D55" w:rsidRPr="004731D4">
          <w:rPr>
            <w:rFonts w:ascii="Arial" w:hAnsi="Arial" w:cs="Arial"/>
            <w:rPrChange w:id="10337" w:author="Владимир Лаут" w:date="2021-04-07T12:11:00Z">
              <w:rPr>
                <w:rFonts w:ascii="Arial" w:hAnsi="Arial" w:cs="Arial"/>
                <w:lang w:val="en-US"/>
              </w:rPr>
            </w:rPrChange>
          </w:rPr>
          <w:t>67</w:t>
        </w:r>
      </w:ins>
      <w:ins w:id="10338" w:author="Владимир Лаут" w:date="2021-04-07T12:11:00Z">
        <w:r w:rsidR="004731D4">
          <w:rPr>
            <w:rFonts w:ascii="Arial" w:hAnsi="Arial" w:cs="Arial"/>
          </w:rPr>
          <w:t xml:space="preserve"> и могут быть скорректированы</w:t>
        </w:r>
      </w:ins>
      <w:ins w:id="10339" w:author="Владимир Лаут" w:date="2021-04-07T12:09:00Z">
        <w:r w:rsidR="00811D55">
          <w:rPr>
            <w:rFonts w:ascii="Arial" w:hAnsi="Arial" w:cs="Arial"/>
          </w:rPr>
          <w:t>.</w:t>
        </w:r>
      </w:ins>
    </w:p>
    <w:p w14:paraId="49CC1F7D" w14:textId="173ABCA1" w:rsidR="007325EF" w:rsidRPr="000F0A21" w:rsidRDefault="00B05EAE" w:rsidP="00B05EAE">
      <w:pPr>
        <w:spacing w:after="240" w:line="276" w:lineRule="auto"/>
        <w:ind w:firstLine="567"/>
        <w:rPr>
          <w:rFonts w:ascii="Arial" w:hAnsi="Arial" w:cs="Arial"/>
          <w:szCs w:val="24"/>
        </w:rPr>
      </w:pPr>
      <w:ins w:id="10340" w:author="Владимир Лаут" w:date="2021-03-25T08:33:00Z">
        <w:r w:rsidRPr="00B05EAE">
          <w:rPr>
            <w:rFonts w:ascii="Arial" w:hAnsi="Arial" w:cs="Arial"/>
            <w:szCs w:val="24"/>
            <w:rPrChange w:id="10341" w:author="Владимир Лаут" w:date="2021-03-25T08:33:00Z">
              <w:rPr>
                <w:rFonts w:ascii="Arial" w:hAnsi="Arial" w:cs="Arial"/>
                <w:szCs w:val="24"/>
                <w:highlight w:val="yellow"/>
              </w:rPr>
            </w:rPrChange>
          </w:rPr>
          <w:t xml:space="preserve">Более подробно разработка РМ67 описана в функциональной спецификации «ERP.PM67.Интеграция с каталогами оборудования </w:t>
        </w:r>
        <w:proofErr w:type="spellStart"/>
        <w:r w:rsidRPr="00B05EAE">
          <w:rPr>
            <w:rFonts w:ascii="Arial" w:hAnsi="Arial" w:cs="Arial"/>
            <w:szCs w:val="24"/>
            <w:rPrChange w:id="10342" w:author="Владимир Лаут" w:date="2021-03-25T08:33:00Z">
              <w:rPr>
                <w:rFonts w:ascii="Arial" w:hAnsi="Arial" w:cs="Arial"/>
                <w:szCs w:val="24"/>
                <w:highlight w:val="yellow"/>
              </w:rPr>
            </w:rPrChange>
          </w:rPr>
          <w:t>LinkOne</w:t>
        </w:r>
        <w:proofErr w:type="spellEnd"/>
        <w:r w:rsidRPr="00B05EAE">
          <w:rPr>
            <w:rFonts w:ascii="Arial" w:hAnsi="Arial" w:cs="Arial"/>
            <w:szCs w:val="24"/>
            <w:rPrChange w:id="10343" w:author="Владимир Лаут" w:date="2021-03-25T08:33:00Z">
              <w:rPr>
                <w:rFonts w:ascii="Arial" w:hAnsi="Arial" w:cs="Arial"/>
                <w:szCs w:val="24"/>
                <w:highlight w:val="yellow"/>
              </w:rPr>
            </w:rPrChange>
          </w:rPr>
          <w:t xml:space="preserve"> </w:t>
        </w:r>
      </w:ins>
      <w:ins w:id="10344" w:author="LautVA" w:date="2021-03-30T17:52:00Z">
        <w:r w:rsidR="00981450" w:rsidRPr="00981450">
          <w:rPr>
            <w:rFonts w:ascii="Arial" w:hAnsi="Arial" w:cs="Arial"/>
            <w:szCs w:val="24"/>
          </w:rPr>
          <w:t>и расширение заказа ТОРО для учета МТР подрядчика</w:t>
        </w:r>
        <w:del w:id="10345" w:author="Владимир Лаут" w:date="2021-04-07T12:04:00Z">
          <w:r w:rsidR="00981450" w:rsidRPr="00981450" w:rsidDel="00811D55">
            <w:rPr>
              <w:rFonts w:ascii="Arial" w:hAnsi="Arial" w:cs="Arial"/>
              <w:szCs w:val="24"/>
            </w:rPr>
            <w:delText xml:space="preserve"> </w:delText>
          </w:r>
        </w:del>
      </w:ins>
      <w:ins w:id="10346" w:author="Владимир Лаут" w:date="2021-03-25T08:33:00Z">
        <w:del w:id="10347" w:author="LautVA" w:date="2021-03-30T17:52:00Z">
          <w:r w:rsidRPr="00B05EAE" w:rsidDel="00981450">
            <w:rPr>
              <w:rFonts w:ascii="Arial" w:hAnsi="Arial" w:cs="Arial"/>
              <w:szCs w:val="24"/>
              <w:rPrChange w:id="10348" w:author="Владимир Лаут" w:date="2021-03-25T08:33:00Z">
                <w:rPr>
                  <w:rFonts w:ascii="Arial" w:hAnsi="Arial" w:cs="Arial"/>
                  <w:szCs w:val="24"/>
                  <w:highlight w:val="yellow"/>
                </w:rPr>
              </w:rPrChange>
            </w:rPr>
            <w:delText>и расш_МТР подр</w:delText>
          </w:r>
        </w:del>
        <w:r w:rsidRPr="00B05EAE">
          <w:rPr>
            <w:rFonts w:ascii="Arial" w:hAnsi="Arial" w:cs="Arial"/>
            <w:szCs w:val="24"/>
            <w:rPrChange w:id="10349" w:author="Владимир Лаут" w:date="2021-03-25T08:33:00Z">
              <w:rPr>
                <w:rFonts w:ascii="Arial" w:hAnsi="Arial" w:cs="Arial"/>
                <w:szCs w:val="24"/>
                <w:highlight w:val="yellow"/>
              </w:rPr>
            </w:rPrChange>
          </w:rPr>
          <w:t>».</w:t>
        </w:r>
      </w:ins>
      <w:del w:id="10350" w:author="Владимир Лаут" w:date="2021-03-25T08:33:00Z">
        <w:r w:rsidR="002024E3" w:rsidRPr="00B05EAE" w:rsidDel="00B05EAE">
          <w:rPr>
            <w:rFonts w:ascii="Arial" w:hAnsi="Arial" w:cs="Arial"/>
            <w:iCs/>
          </w:rPr>
          <w:delText>Соответствие значений счетчика группы техкарт и видов работ ТОРО обеспечивает разработка</w:delText>
        </w:r>
        <w:r w:rsidR="007325EF" w:rsidRPr="00B05EAE" w:rsidDel="00B05EAE">
          <w:rPr>
            <w:rFonts w:ascii="Arial" w:hAnsi="Arial" w:cs="Arial"/>
            <w:iCs/>
          </w:rPr>
          <w:delText>,</w:delText>
        </w:r>
        <w:r w:rsidR="007325EF" w:rsidRPr="00B05EAE" w:rsidDel="00B05EAE">
          <w:rPr>
            <w:rFonts w:ascii="Arial" w:hAnsi="Arial" w:cs="Arial"/>
            <w:color w:val="000000"/>
            <w:szCs w:val="24"/>
          </w:rPr>
          <w:delText xml:space="preserve"> код</w:delText>
        </w:r>
        <w:r w:rsidR="00B52B8E" w:rsidRPr="00B05EAE" w:rsidDel="00B05EAE">
          <w:rPr>
            <w:rFonts w:ascii="Arial" w:hAnsi="Arial" w:cs="Arial"/>
            <w:color w:val="000000"/>
            <w:szCs w:val="24"/>
          </w:rPr>
          <w:delText xml:space="preserve"> </w:delText>
        </w:r>
        <w:r w:rsidR="002024E3" w:rsidRPr="00B05EAE" w:rsidDel="00B05EAE">
          <w:rPr>
            <w:rFonts w:ascii="Arial" w:hAnsi="Arial" w:cs="Arial"/>
            <w:color w:val="000000"/>
            <w:szCs w:val="24"/>
            <w:lang w:val="en-US"/>
          </w:rPr>
          <w:delText>PM</w:delText>
        </w:r>
        <w:r w:rsidR="00B52B8E" w:rsidRPr="00B05EAE" w:rsidDel="00B05EAE">
          <w:rPr>
            <w:rFonts w:ascii="Arial" w:hAnsi="Arial" w:cs="Arial"/>
            <w:color w:val="000000"/>
            <w:szCs w:val="24"/>
          </w:rPr>
          <w:delText>69</w:delText>
        </w:r>
        <w:r w:rsidR="007325EF" w:rsidRPr="00B05EAE" w:rsidDel="00B05EAE">
          <w:rPr>
            <w:rFonts w:ascii="Arial" w:hAnsi="Arial" w:cs="Arial"/>
            <w:color w:val="000000"/>
            <w:szCs w:val="24"/>
          </w:rPr>
          <w:delText xml:space="preserve"> в документе </w:delText>
        </w:r>
      </w:del>
      <w:del w:id="10351" w:author="Владимир Лаут" w:date="2021-03-05T12:46:00Z">
        <w:r w:rsidR="007325EF" w:rsidRPr="00B05EAE" w:rsidDel="006D5936">
          <w:rPr>
            <w:rFonts w:ascii="Arial" w:hAnsi="Arial" w:cs="Arial"/>
            <w:color w:val="000000"/>
            <w:szCs w:val="24"/>
            <w:lang w:val="en-US"/>
          </w:rPr>
          <w:delText>ERP</w:delText>
        </w:r>
        <w:r w:rsidR="007325EF" w:rsidRPr="00B05EAE" w:rsidDel="006D5936">
          <w:rPr>
            <w:rFonts w:ascii="Arial" w:hAnsi="Arial" w:cs="Arial"/>
            <w:color w:val="000000"/>
            <w:szCs w:val="24"/>
          </w:rPr>
          <w:delText>.</w:delText>
        </w:r>
      </w:del>
      <w:ins w:id="10352" w:author="Александр" w:date="2020-04-13T06:52:00Z">
        <w:del w:id="10353" w:author="Владимир Лаут" w:date="2021-03-05T12:46:00Z">
          <w:r w:rsidR="00BA4B5C" w:rsidRPr="00B05EAE" w:rsidDel="006D5936">
            <w:rPr>
              <w:rFonts w:ascii="Arial" w:hAnsi="Arial" w:cs="Arial"/>
              <w:color w:val="000000"/>
              <w:szCs w:val="24"/>
            </w:rPr>
            <w:delText>9.9.2</w:delText>
          </w:r>
        </w:del>
      </w:ins>
      <w:del w:id="10354" w:author="Владимир Лаут" w:date="2021-03-25T08:33:00Z">
        <w:r w:rsidR="007325EF" w:rsidRPr="00B05EAE" w:rsidDel="00B05EAE">
          <w:rPr>
            <w:rFonts w:ascii="Arial" w:hAnsi="Arial" w:cs="Arial"/>
            <w:color w:val="000000"/>
            <w:szCs w:val="24"/>
          </w:rPr>
          <w:delText xml:space="preserve">5.1.4 Реестр разработок_Общий. При заполнении счетчика группы техкарт (поле </w:delText>
        </w:r>
        <w:r w:rsidR="007325EF" w:rsidRPr="00B05EAE" w:rsidDel="00B05EAE">
          <w:rPr>
            <w:rFonts w:ascii="Arial" w:hAnsi="Arial" w:cs="Arial"/>
            <w:szCs w:val="24"/>
          </w:rPr>
          <w:delText xml:space="preserve">СчетГруппТехкар) можно выбрать только значения, соответствующие справочнику </w:delText>
        </w:r>
        <w:r w:rsidR="00C35D26" w:rsidRPr="00B05EAE" w:rsidDel="00B05EAE">
          <w:rPr>
            <w:rFonts w:ascii="Arial" w:hAnsi="Arial" w:cs="Arial"/>
            <w:szCs w:val="24"/>
          </w:rPr>
          <w:delText>видов работ (описан в разделе 3.22 текущего КД</w:delText>
        </w:r>
      </w:del>
      <w:ins w:id="10355" w:author="Александр" w:date="2020-04-27T07:48:00Z">
        <w:del w:id="10356" w:author="Владимир Лаут" w:date="2021-03-25T08:33:00Z">
          <w:r w:rsidR="00F623AA" w:rsidRPr="00B05EAE" w:rsidDel="00B05EAE">
            <w:rPr>
              <w:rFonts w:ascii="Arial" w:hAnsi="Arial" w:cs="Arial"/>
              <w:szCs w:val="24"/>
            </w:rPr>
            <w:delText>) и краткому тексту пакета стратегии ТОРО, что позволяет автоматически присваивать пакет стратегии опреациям техкарты.</w:delText>
          </w:r>
        </w:del>
      </w:ins>
      <w:ins w:id="10357" w:author="Александр" w:date="2020-04-27T07:51:00Z">
        <w:del w:id="10358" w:author="Владимир Лаут" w:date="2021-03-25T08:33:00Z">
          <w:r w:rsidR="00F623AA" w:rsidRPr="00B05EAE" w:rsidDel="00B05EAE">
            <w:rPr>
              <w:rFonts w:ascii="Arial" w:hAnsi="Arial" w:cs="Arial"/>
              <w:szCs w:val="24"/>
            </w:rPr>
            <w:delText xml:space="preserve"> Также в рамках разработки РМ69, был добавлен иструмент по</w:delText>
          </w:r>
        </w:del>
      </w:ins>
      <w:ins w:id="10359" w:author="Александр" w:date="2020-04-27T07:52:00Z">
        <w:del w:id="10360" w:author="Владимир Лаут" w:date="2021-03-25T08:33:00Z">
          <w:r w:rsidR="00F623AA" w:rsidRPr="00B05EAE" w:rsidDel="00B05EAE">
            <w:rPr>
              <w:rFonts w:ascii="Arial" w:hAnsi="Arial" w:cs="Arial"/>
              <w:szCs w:val="24"/>
            </w:rPr>
            <w:delText xml:space="preserve">иску и </w:delText>
          </w:r>
        </w:del>
      </w:ins>
      <w:ins w:id="10361" w:author="Александр" w:date="2020-04-27T07:51:00Z">
        <w:del w:id="10362" w:author="Владимир Лаут" w:date="2021-03-25T08:33:00Z">
          <w:r w:rsidR="00F623AA" w:rsidRPr="00B05EAE" w:rsidDel="00B05EAE">
            <w:rPr>
              <w:rFonts w:ascii="Arial" w:hAnsi="Arial" w:cs="Arial"/>
              <w:szCs w:val="24"/>
            </w:rPr>
            <w:delText xml:space="preserve"> выбору МТР из каталога </w:delText>
          </w:r>
          <w:r w:rsidR="00F623AA" w:rsidRPr="00B05EAE" w:rsidDel="00B05EAE">
            <w:rPr>
              <w:rFonts w:ascii="Arial" w:hAnsi="Arial" w:cs="Arial"/>
              <w:szCs w:val="24"/>
              <w:lang w:val="en-US"/>
            </w:rPr>
            <w:delText>Link</w:delText>
          </w:r>
        </w:del>
      </w:ins>
      <w:ins w:id="10363" w:author="Александр" w:date="2020-04-27T07:52:00Z">
        <w:del w:id="10364" w:author="Владимир Лаут" w:date="2021-03-25T08:33:00Z">
          <w:r w:rsidR="00F623AA" w:rsidRPr="00B05EAE" w:rsidDel="00B05EAE">
            <w:rPr>
              <w:rFonts w:ascii="Arial" w:hAnsi="Arial" w:cs="Arial"/>
              <w:szCs w:val="24"/>
              <w:lang w:val="en-US"/>
            </w:rPr>
            <w:delText>One</w:delText>
          </w:r>
          <w:r w:rsidR="00F623AA" w:rsidRPr="00B05EAE" w:rsidDel="00B05EAE">
            <w:rPr>
              <w:rFonts w:ascii="Arial" w:hAnsi="Arial" w:cs="Arial"/>
              <w:szCs w:val="24"/>
            </w:rPr>
            <w:delText xml:space="preserve">. </w:delText>
          </w:r>
        </w:del>
      </w:ins>
      <w:ins w:id="10365" w:author="Александр" w:date="2020-04-27T07:53:00Z">
        <w:del w:id="10366" w:author="Владимир Лаут" w:date="2021-03-25T08:33:00Z">
          <w:r w:rsidR="00F623AA" w:rsidRPr="00B05EAE" w:rsidDel="00B05EAE">
            <w:rPr>
              <w:rFonts w:ascii="Arial" w:hAnsi="Arial" w:cs="Arial"/>
              <w:szCs w:val="24"/>
            </w:rPr>
            <w:delText xml:space="preserve">Более подробно разработка РМ69 описана в функциональной спецификации </w:delText>
          </w:r>
        </w:del>
      </w:ins>
      <w:ins w:id="10367" w:author="Александр" w:date="2020-04-27T07:54:00Z">
        <w:del w:id="10368" w:author="Владимир Лаут" w:date="2021-03-25T08:33:00Z">
          <w:r w:rsidR="00F623AA" w:rsidRPr="00B05EAE" w:rsidDel="00B05EAE">
            <w:rPr>
              <w:rFonts w:ascii="Arial" w:hAnsi="Arial" w:cs="Arial"/>
              <w:szCs w:val="24"/>
            </w:rPr>
            <w:delText>«ERP.PM69. Расширение ведения ТК ТОРО».</w:delText>
          </w:r>
        </w:del>
      </w:ins>
      <w:del w:id="10369" w:author="Александр" w:date="2020-04-27T07:48:00Z">
        <w:r w:rsidR="00C35D26" w:rsidRPr="00B05EAE" w:rsidDel="00F623AA">
          <w:rPr>
            <w:rFonts w:ascii="Arial" w:hAnsi="Arial" w:cs="Arial"/>
            <w:szCs w:val="24"/>
          </w:rPr>
          <w:delText>)</w:delText>
        </w:r>
      </w:del>
      <w:del w:id="10370" w:author="Александр" w:date="2020-04-27T07:47:00Z">
        <w:r w:rsidR="00C35D26" w:rsidRPr="00B05EAE" w:rsidDel="00F623AA">
          <w:rPr>
            <w:rFonts w:ascii="Arial" w:hAnsi="Arial" w:cs="Arial"/>
            <w:szCs w:val="24"/>
          </w:rPr>
          <w:delText>.</w:delText>
        </w:r>
      </w:del>
    </w:p>
    <w:p w14:paraId="774E0239" w14:textId="2BEE25EB" w:rsidR="000F0A21" w:rsidRPr="000F0A21" w:rsidRDefault="00EB4173" w:rsidP="000F0A21">
      <w:pPr>
        <w:suppressAutoHyphens/>
        <w:spacing w:after="240" w:line="276" w:lineRule="auto"/>
        <w:ind w:firstLine="567"/>
        <w:rPr>
          <w:rFonts w:ascii="Arial" w:hAnsi="Arial" w:cs="Arial"/>
          <w:szCs w:val="24"/>
          <w:lang w:eastAsia="ru-RU"/>
        </w:rPr>
      </w:pPr>
      <w:r>
        <w:rPr>
          <w:rFonts w:ascii="Arial" w:hAnsi="Arial" w:cs="Arial"/>
          <w:szCs w:val="24"/>
          <w:lang w:eastAsia="ru-RU"/>
        </w:rPr>
        <w:t xml:space="preserve">Признаки технологических карт, используемые для отчетов, приведены в документе </w:t>
      </w:r>
      <w:del w:id="10371" w:author="Владимир Лаут" w:date="2021-03-05T12:46:00Z">
        <w:r w:rsidR="000F0A21" w:rsidRPr="000F0A21" w:rsidDel="006D5936">
          <w:rPr>
            <w:rFonts w:ascii="Arial" w:hAnsi="Arial" w:cs="Arial"/>
            <w:szCs w:val="24"/>
            <w:lang w:val="en-US" w:eastAsia="ru-RU"/>
          </w:rPr>
          <w:delText>ERP</w:delText>
        </w:r>
        <w:r w:rsidR="000F0A21" w:rsidRPr="000F0A21" w:rsidDel="006D5936">
          <w:rPr>
            <w:rFonts w:ascii="Arial" w:hAnsi="Arial" w:cs="Arial"/>
            <w:szCs w:val="24"/>
            <w:lang w:eastAsia="ru-RU"/>
          </w:rPr>
          <w:delText>.</w:delText>
        </w:r>
      </w:del>
      <w:ins w:id="10372" w:author="Александр" w:date="2020-04-13T06:56:00Z">
        <w:del w:id="10373" w:author="Владимир Лаут" w:date="2021-03-05T12:46:00Z">
          <w:r w:rsidR="00BA4B5C" w:rsidDel="006D5936">
            <w:rPr>
              <w:rFonts w:ascii="Arial" w:hAnsi="Arial" w:cs="Arial"/>
              <w:szCs w:val="24"/>
              <w:lang w:eastAsia="ru-RU"/>
            </w:rPr>
            <w:delText>9.9.2</w:delText>
          </w:r>
        </w:del>
      </w:ins>
      <w:ins w:id="10374" w:author="Владимир Лаут" w:date="2021-03-05T12:46:00Z">
        <w:r w:rsidR="006D5936">
          <w:rPr>
            <w:rFonts w:ascii="Arial" w:hAnsi="Arial" w:cs="Arial"/>
            <w:szCs w:val="24"/>
            <w:lang w:val="en-US" w:eastAsia="ru-RU"/>
          </w:rPr>
          <w:t>ERP</w:t>
        </w:r>
        <w:r w:rsidR="006D5936" w:rsidRPr="006D5936">
          <w:rPr>
            <w:rFonts w:ascii="Arial" w:hAnsi="Arial" w:cs="Arial"/>
            <w:szCs w:val="24"/>
            <w:lang w:eastAsia="ru-RU"/>
            <w:rPrChange w:id="10375" w:author="Владимир Лаут" w:date="2021-03-05T12:46:00Z">
              <w:rPr>
                <w:rFonts w:ascii="Arial" w:hAnsi="Arial" w:cs="Arial"/>
                <w:szCs w:val="24"/>
                <w:lang w:val="en-US" w:eastAsia="ru-RU"/>
              </w:rPr>
            </w:rPrChange>
          </w:rPr>
          <w:t>.13.9.2</w:t>
        </w:r>
      </w:ins>
      <w:del w:id="10376" w:author="Александр" w:date="2020-04-13T06:56:00Z">
        <w:r w:rsidR="000F0A21" w:rsidRPr="000F0A21" w:rsidDel="00BA4B5C">
          <w:rPr>
            <w:rFonts w:ascii="Arial" w:hAnsi="Arial" w:cs="Arial"/>
            <w:szCs w:val="24"/>
            <w:lang w:eastAsia="ru-RU"/>
          </w:rPr>
          <w:delText>5.1</w:delText>
        </w:r>
      </w:del>
      <w:r w:rsidR="000F0A21" w:rsidRPr="000F0A21">
        <w:rPr>
          <w:rFonts w:ascii="Arial" w:hAnsi="Arial" w:cs="Arial"/>
          <w:szCs w:val="24"/>
          <w:lang w:eastAsia="ru-RU"/>
        </w:rPr>
        <w:t xml:space="preserve">.66 Альбом отчетных форм по направлению </w:t>
      </w:r>
      <w:proofErr w:type="spellStart"/>
      <w:r w:rsidR="000F0A21" w:rsidRPr="000F0A21">
        <w:rPr>
          <w:rFonts w:ascii="Arial" w:hAnsi="Arial" w:cs="Arial"/>
          <w:szCs w:val="24"/>
          <w:lang w:eastAsia="ru-RU"/>
        </w:rPr>
        <w:t>ТОиР</w:t>
      </w:r>
      <w:proofErr w:type="spellEnd"/>
      <w:r w:rsidR="000F0A21" w:rsidRPr="000F0A21">
        <w:rPr>
          <w:rFonts w:ascii="Arial" w:hAnsi="Arial" w:cs="Arial"/>
          <w:szCs w:val="24"/>
          <w:lang w:eastAsia="ru-RU"/>
        </w:rPr>
        <w:t xml:space="preserve">, матрица </w:t>
      </w:r>
      <w:r w:rsidR="000F0A21" w:rsidRPr="000F0A21">
        <w:rPr>
          <w:rFonts w:ascii="Arial" w:hAnsi="Arial" w:cs="Arial"/>
          <w:szCs w:val="24"/>
          <w:lang w:val="en-US" w:eastAsia="ru-RU"/>
        </w:rPr>
        <w:t>PM</w:t>
      </w:r>
      <w:r w:rsidR="000F0A21" w:rsidRPr="000F0A21">
        <w:rPr>
          <w:rFonts w:ascii="Arial" w:hAnsi="Arial" w:cs="Arial"/>
          <w:szCs w:val="24"/>
          <w:lang w:eastAsia="ru-RU"/>
        </w:rPr>
        <w:t>_</w:t>
      </w:r>
      <w:r w:rsidR="000F0A21" w:rsidRPr="000F0A21">
        <w:rPr>
          <w:rFonts w:ascii="Arial" w:hAnsi="Arial" w:cs="Arial"/>
          <w:szCs w:val="24"/>
          <w:lang w:val="en-US" w:eastAsia="ru-RU"/>
        </w:rPr>
        <w:t>M</w:t>
      </w:r>
      <w:r w:rsidR="000F0A21" w:rsidRPr="000F0A21">
        <w:rPr>
          <w:rFonts w:ascii="Arial" w:hAnsi="Arial" w:cs="Arial"/>
          <w:szCs w:val="24"/>
          <w:lang w:eastAsia="ru-RU"/>
        </w:rPr>
        <w:t>02 Отчет по заголовкам, операциям, материалам централизованных и локальных тех. карт.</w:t>
      </w:r>
    </w:p>
    <w:p w14:paraId="611CD093" w14:textId="77777777" w:rsidR="00D153F5" w:rsidRPr="00977CDA" w:rsidRDefault="00D153F5" w:rsidP="00197D54">
      <w:pPr>
        <w:pStyle w:val="3"/>
      </w:pPr>
      <w:bookmarkStart w:id="10377" w:name="_Toc521083718"/>
      <w:bookmarkStart w:id="10378" w:name="_Toc521340858"/>
      <w:bookmarkStart w:id="10379" w:name="_Toc521439378"/>
      <w:bookmarkStart w:id="10380" w:name="_Toc67556909"/>
      <w:r w:rsidRPr="00977CDA">
        <w:t>Миграция объекта данных</w:t>
      </w:r>
      <w:bookmarkEnd w:id="10377"/>
      <w:bookmarkEnd w:id="10378"/>
      <w:bookmarkEnd w:id="10379"/>
      <w:bookmarkEnd w:id="10380"/>
    </w:p>
    <w:p w14:paraId="5D53DCF0" w14:textId="182A1AF0" w:rsidR="001D7FBC" w:rsidRDefault="001D7FBC" w:rsidP="001D7FBC">
      <w:pPr>
        <w:spacing w:after="240" w:line="276" w:lineRule="auto"/>
        <w:ind w:firstLine="567"/>
        <w:rPr>
          <w:ins w:id="10381" w:author="Кононов Александр Валерьевич (Подрядчик. ООО БерингПойнт)" w:date="2020-04-15T09:23:00Z"/>
          <w:rFonts w:ascii="Arial" w:hAnsi="Arial" w:cs="Arial"/>
          <w:szCs w:val="24"/>
        </w:rPr>
      </w:pPr>
      <w:ins w:id="10382" w:author="Кононов Александр Валерьевич (Подрядчик. ООО БерингПойнт)" w:date="2020-04-15T09:23:00Z">
        <w:r w:rsidRPr="00AF3522">
          <w:rPr>
            <w:rFonts w:ascii="Arial" w:hAnsi="Arial" w:cs="Arial"/>
            <w:szCs w:val="24"/>
          </w:rPr>
          <w:t xml:space="preserve">Возможна миграция </w:t>
        </w:r>
        <w:r>
          <w:rPr>
            <w:rFonts w:ascii="Arial" w:hAnsi="Arial" w:cs="Arial"/>
            <w:szCs w:val="24"/>
          </w:rPr>
          <w:t xml:space="preserve">данных единиц оборудования в систему </w:t>
        </w:r>
        <w:r>
          <w:rPr>
            <w:rFonts w:ascii="Arial" w:hAnsi="Arial" w:cs="Arial"/>
            <w:szCs w:val="24"/>
            <w:lang w:val="en-US"/>
          </w:rPr>
          <w:t>SAP</w:t>
        </w:r>
        <w:r w:rsidRPr="00B56EB0">
          <w:rPr>
            <w:rFonts w:ascii="Arial" w:hAnsi="Arial" w:cs="Arial"/>
            <w:szCs w:val="24"/>
          </w:rPr>
          <w:t xml:space="preserve"> </w:t>
        </w:r>
        <w:r>
          <w:rPr>
            <w:rFonts w:ascii="Arial" w:hAnsi="Arial" w:cs="Arial"/>
            <w:szCs w:val="24"/>
            <w:lang w:val="en-US"/>
          </w:rPr>
          <w:t>S</w:t>
        </w:r>
        <w:r w:rsidRPr="00B56EB0">
          <w:rPr>
            <w:rFonts w:ascii="Arial" w:hAnsi="Arial" w:cs="Arial"/>
            <w:szCs w:val="24"/>
          </w:rPr>
          <w:t>/4</w:t>
        </w:r>
        <w:r>
          <w:rPr>
            <w:rFonts w:ascii="Arial" w:hAnsi="Arial" w:cs="Arial"/>
            <w:szCs w:val="24"/>
            <w:lang w:val="en-US"/>
          </w:rPr>
          <w:t>HANA</w:t>
        </w:r>
        <w:r>
          <w:rPr>
            <w:rFonts w:ascii="Arial" w:hAnsi="Arial" w:cs="Arial"/>
            <w:szCs w:val="24"/>
          </w:rPr>
          <w:t xml:space="preserve">, по объектам </w:t>
        </w:r>
      </w:ins>
      <w:ins w:id="10383" w:author="Кононов Александр Валерьевич (Подрядчик. ООО БерингПойнт)" w:date="2020-04-15T09:24:00Z">
        <w:r>
          <w:rPr>
            <w:rFonts w:ascii="Arial" w:hAnsi="Arial" w:cs="Arial"/>
            <w:szCs w:val="24"/>
            <w:lang w:val="en-US"/>
          </w:rPr>
          <w:t>PM</w:t>
        </w:r>
        <w:r w:rsidRPr="001D7FBC">
          <w:rPr>
            <w:rFonts w:ascii="Arial" w:hAnsi="Arial" w:cs="Arial"/>
            <w:szCs w:val="24"/>
            <w:rPrChange w:id="10384" w:author="Кононов Александр Валерьевич (Подрядчик. ООО БерингПойнт)" w:date="2020-04-15T09:24:00Z">
              <w:rPr>
                <w:rFonts w:ascii="Arial" w:hAnsi="Arial" w:cs="Arial"/>
                <w:szCs w:val="24"/>
                <w:lang w:val="en-US"/>
              </w:rPr>
            </w:rPrChange>
          </w:rPr>
          <w:t>_9</w:t>
        </w:r>
        <w:r>
          <w:rPr>
            <w:rFonts w:ascii="Arial" w:hAnsi="Arial" w:cs="Arial"/>
            <w:szCs w:val="24"/>
          </w:rPr>
          <w:t xml:space="preserve"> Группа </w:t>
        </w:r>
        <w:proofErr w:type="spellStart"/>
        <w:r>
          <w:rPr>
            <w:rFonts w:ascii="Arial" w:hAnsi="Arial" w:cs="Arial"/>
            <w:szCs w:val="24"/>
          </w:rPr>
          <w:t>техкарт</w:t>
        </w:r>
        <w:proofErr w:type="spellEnd"/>
        <w:r>
          <w:rPr>
            <w:rFonts w:ascii="Arial" w:hAnsi="Arial" w:cs="Arial"/>
            <w:szCs w:val="24"/>
          </w:rPr>
          <w:t>(локальные ТК)  и</w:t>
        </w:r>
      </w:ins>
      <w:ins w:id="10385" w:author="Кононов Александр Валерьевич (Подрядчик. ООО БерингПойнт)" w:date="2020-04-15T09:25:00Z">
        <w:r w:rsidRPr="001D7FBC">
          <w:t xml:space="preserve"> </w:t>
        </w:r>
        <w:r w:rsidRPr="001D7FBC">
          <w:rPr>
            <w:rFonts w:ascii="Arial" w:hAnsi="Arial" w:cs="Arial"/>
            <w:szCs w:val="24"/>
          </w:rPr>
          <w:t>PM_51</w:t>
        </w:r>
        <w:r>
          <w:rPr>
            <w:rFonts w:ascii="Arial" w:hAnsi="Arial" w:cs="Arial"/>
            <w:szCs w:val="24"/>
          </w:rPr>
          <w:t xml:space="preserve"> Счетчик группы технологических карт(объект РМ_55 типы </w:t>
        </w:r>
        <w:proofErr w:type="spellStart"/>
        <w:r>
          <w:rPr>
            <w:rFonts w:ascii="Arial" w:hAnsi="Arial" w:cs="Arial"/>
            <w:szCs w:val="24"/>
          </w:rPr>
          <w:t>техкарт</w:t>
        </w:r>
        <w:proofErr w:type="spellEnd"/>
        <w:r>
          <w:rPr>
            <w:rFonts w:ascii="Arial" w:hAnsi="Arial" w:cs="Arial"/>
            <w:szCs w:val="24"/>
          </w:rPr>
          <w:t xml:space="preserve"> ТОРО, в миграции не участвует),</w:t>
        </w:r>
      </w:ins>
      <w:ins w:id="10386" w:author="Кононов Александр Валерьевич (Подрядчик. ООО БерингПойнт)" w:date="2020-04-15T09:24:00Z">
        <w:r>
          <w:rPr>
            <w:rFonts w:ascii="Arial" w:hAnsi="Arial" w:cs="Arial"/>
            <w:szCs w:val="24"/>
          </w:rPr>
          <w:t xml:space="preserve"> </w:t>
        </w:r>
      </w:ins>
      <w:ins w:id="10387" w:author="Кононов Александр Валерьевич (Подрядчик. ООО БерингПойнт)" w:date="2020-04-15T09:23:00Z">
        <w:r w:rsidRPr="00AF3522">
          <w:rPr>
            <w:rFonts w:ascii="Arial" w:hAnsi="Arial" w:cs="Arial"/>
            <w:szCs w:val="24"/>
          </w:rPr>
          <w:t xml:space="preserve"> пр</w:t>
        </w:r>
        <w:r>
          <w:rPr>
            <w:rFonts w:ascii="Arial" w:hAnsi="Arial" w:cs="Arial"/>
            <w:szCs w:val="24"/>
          </w:rPr>
          <w:t xml:space="preserve">и заполнении в шаблонах вручную или по шаблонам данных, подготовленных в рамках проекта </w:t>
        </w:r>
        <w:r w:rsidRPr="006E73B8">
          <w:rPr>
            <w:rFonts w:ascii="Arial" w:hAnsi="Arial" w:cs="Arial"/>
            <w:szCs w:val="24"/>
          </w:rPr>
          <w:t xml:space="preserve">117306 «Паспортизация объектов </w:t>
        </w:r>
        <w:proofErr w:type="spellStart"/>
        <w:r w:rsidRPr="006E73B8">
          <w:rPr>
            <w:rFonts w:ascii="Arial" w:hAnsi="Arial" w:cs="Arial"/>
            <w:szCs w:val="24"/>
          </w:rPr>
          <w:t>ТОиР</w:t>
        </w:r>
        <w:proofErr w:type="spellEnd"/>
        <w:r w:rsidRPr="006E73B8">
          <w:rPr>
            <w:rFonts w:ascii="Arial" w:hAnsi="Arial" w:cs="Arial"/>
            <w:szCs w:val="24"/>
          </w:rPr>
          <w:t xml:space="preserve">, разработка системы управления НСИ </w:t>
        </w:r>
        <w:proofErr w:type="spellStart"/>
        <w:r w:rsidRPr="006E73B8">
          <w:rPr>
            <w:rFonts w:ascii="Arial" w:hAnsi="Arial" w:cs="Arial"/>
            <w:szCs w:val="24"/>
          </w:rPr>
          <w:t>ТОиР</w:t>
        </w:r>
        <w:proofErr w:type="spellEnd"/>
        <w:r w:rsidRPr="006E73B8">
          <w:rPr>
            <w:rFonts w:ascii="Arial" w:hAnsi="Arial" w:cs="Arial"/>
            <w:szCs w:val="24"/>
          </w:rPr>
          <w:t>»</w:t>
        </w:r>
        <w:r>
          <w:rPr>
            <w:rFonts w:ascii="Arial" w:hAnsi="Arial" w:cs="Arial"/>
            <w:szCs w:val="24"/>
          </w:rPr>
          <w:t>.</w:t>
        </w:r>
      </w:ins>
    </w:p>
    <w:p w14:paraId="058A02AD" w14:textId="49BB1118" w:rsidR="006E73B8" w:rsidRPr="006E73B8" w:rsidDel="001D7FBC" w:rsidRDefault="00AF3522" w:rsidP="006E73B8">
      <w:pPr>
        <w:spacing w:after="120" w:line="276" w:lineRule="auto"/>
        <w:ind w:firstLine="567"/>
        <w:rPr>
          <w:del w:id="10388" w:author="Кононов Александр Валерьевич (Подрядчик. ООО БерингПойнт)" w:date="2020-04-15T09:23:00Z"/>
          <w:rFonts w:ascii="Arial" w:hAnsi="Arial" w:cs="Arial"/>
          <w:szCs w:val="24"/>
        </w:rPr>
      </w:pPr>
      <w:del w:id="10389" w:author="Кононов Александр Валерьевич (Подрядчик. ООО БерингПойнт)" w:date="2020-04-15T09:23:00Z">
        <w:r w:rsidRPr="00AF3522" w:rsidDel="001D7FBC">
          <w:rPr>
            <w:rFonts w:ascii="Arial" w:hAnsi="Arial" w:cs="Arial"/>
            <w:szCs w:val="24"/>
          </w:rPr>
          <w:delText xml:space="preserve">Возможна миграция данных </w:delText>
        </w:r>
        <w:r w:rsidR="006E73B8" w:rsidDel="001D7FBC">
          <w:rPr>
            <w:rFonts w:ascii="Arial" w:hAnsi="Arial" w:cs="Arial"/>
            <w:szCs w:val="24"/>
          </w:rPr>
          <w:delText xml:space="preserve">в систему </w:delText>
        </w:r>
        <w:r w:rsidR="006E73B8" w:rsidDel="001D7FBC">
          <w:rPr>
            <w:rFonts w:ascii="Arial" w:hAnsi="Arial" w:cs="Arial"/>
            <w:szCs w:val="24"/>
            <w:lang w:val="en-US"/>
          </w:rPr>
          <w:delText>SAP</w:delText>
        </w:r>
        <w:r w:rsidR="006E73B8" w:rsidRPr="006E73B8" w:rsidDel="001D7FBC">
          <w:rPr>
            <w:rFonts w:ascii="Arial" w:hAnsi="Arial" w:cs="Arial"/>
            <w:szCs w:val="24"/>
          </w:rPr>
          <w:delText xml:space="preserve"> </w:delText>
        </w:r>
        <w:r w:rsidR="006E73B8" w:rsidDel="001D7FBC">
          <w:rPr>
            <w:rFonts w:ascii="Arial" w:hAnsi="Arial" w:cs="Arial"/>
            <w:szCs w:val="24"/>
            <w:lang w:val="en-US"/>
          </w:rPr>
          <w:delText>S</w:delText>
        </w:r>
        <w:r w:rsidR="006E73B8" w:rsidRPr="006E73B8" w:rsidDel="001D7FBC">
          <w:rPr>
            <w:rFonts w:ascii="Arial" w:hAnsi="Arial" w:cs="Arial"/>
            <w:szCs w:val="24"/>
          </w:rPr>
          <w:delText>/4</w:delText>
        </w:r>
        <w:r w:rsidR="006E73B8" w:rsidDel="001D7FBC">
          <w:rPr>
            <w:rFonts w:ascii="Arial" w:hAnsi="Arial" w:cs="Arial"/>
            <w:szCs w:val="24"/>
            <w:lang w:val="en-US"/>
          </w:rPr>
          <w:delText>HANA</w:delText>
        </w:r>
        <w:r w:rsidR="006E73B8" w:rsidRPr="006E73B8" w:rsidDel="001D7FBC">
          <w:rPr>
            <w:rFonts w:ascii="Arial" w:hAnsi="Arial" w:cs="Arial"/>
            <w:szCs w:val="24"/>
          </w:rPr>
          <w:delText>:</w:delText>
        </w:r>
      </w:del>
    </w:p>
    <w:p w14:paraId="3F7A2FF8" w14:textId="59C09613" w:rsidR="006E73B8" w:rsidDel="001D7FBC" w:rsidRDefault="006E73B8" w:rsidP="006E73B8">
      <w:pPr>
        <w:pStyle w:val="afc"/>
        <w:numPr>
          <w:ilvl w:val="0"/>
          <w:numId w:val="23"/>
        </w:numPr>
        <w:spacing w:after="120" w:line="276" w:lineRule="auto"/>
        <w:ind w:left="851" w:hanging="284"/>
        <w:rPr>
          <w:del w:id="10390" w:author="Кононов Александр Валерьевич (Подрядчик. ООО БерингПойнт)" w:date="2020-04-15T09:23:00Z"/>
          <w:rFonts w:ascii="Arial" w:hAnsi="Arial" w:cs="Arial"/>
          <w:szCs w:val="24"/>
        </w:rPr>
      </w:pPr>
      <w:del w:id="10391" w:author="Кононов Александр Валерьевич (Подрядчик. ООО БерингПойнт)" w:date="2020-04-15T09:23:00Z">
        <w:r w:rsidDel="001D7FBC">
          <w:rPr>
            <w:rFonts w:ascii="Arial" w:hAnsi="Arial" w:cs="Arial"/>
            <w:szCs w:val="24"/>
          </w:rPr>
          <w:delText xml:space="preserve">по шаблонам данных, подготовленных в рамках проекта </w:delText>
        </w:r>
        <w:r w:rsidRPr="006E73B8" w:rsidDel="001D7FBC">
          <w:rPr>
            <w:rFonts w:ascii="Arial" w:hAnsi="Arial" w:cs="Arial"/>
            <w:szCs w:val="24"/>
          </w:rPr>
          <w:delText>117306 «Паспортизация объектов ТОиР, разработка системы управления НСИ ТОиР»</w:delText>
        </w:r>
        <w:r w:rsidDel="001D7FBC">
          <w:rPr>
            <w:rFonts w:ascii="Arial" w:hAnsi="Arial" w:cs="Arial"/>
            <w:szCs w:val="24"/>
          </w:rPr>
          <w:delText>,</w:delText>
        </w:r>
      </w:del>
    </w:p>
    <w:p w14:paraId="3FE5661D" w14:textId="39B0BBC1" w:rsidR="006E73B8" w:rsidDel="001D7FBC" w:rsidRDefault="006E73B8" w:rsidP="006E73B8">
      <w:pPr>
        <w:pStyle w:val="afc"/>
        <w:numPr>
          <w:ilvl w:val="0"/>
          <w:numId w:val="23"/>
        </w:numPr>
        <w:spacing w:after="120" w:line="276" w:lineRule="auto"/>
        <w:ind w:left="851" w:hanging="284"/>
        <w:rPr>
          <w:del w:id="10392" w:author="Кононов Александр Валерьевич (Подрядчик. ООО БерингПойнт)" w:date="2020-04-15T09:23:00Z"/>
          <w:rFonts w:ascii="Arial" w:hAnsi="Arial" w:cs="Arial"/>
          <w:szCs w:val="24"/>
        </w:rPr>
      </w:pPr>
      <w:del w:id="10393" w:author="Кононов Александр Валерьевич (Подрядчик. ООО БерингПойнт)" w:date="2020-04-15T09:23:00Z">
        <w:r w:rsidDel="001D7FBC">
          <w:rPr>
            <w:rFonts w:ascii="Arial" w:hAnsi="Arial" w:cs="Arial"/>
            <w:szCs w:val="24"/>
          </w:rPr>
          <w:delText xml:space="preserve">по данным </w:delText>
        </w:r>
        <w:r w:rsidR="002027B6" w:rsidRPr="006E73B8" w:rsidDel="001D7FBC">
          <w:rPr>
            <w:rFonts w:ascii="Arial" w:hAnsi="Arial" w:cs="Arial"/>
            <w:szCs w:val="24"/>
          </w:rPr>
          <w:delText>системы АСУ ТОиР</w:delText>
        </w:r>
        <w:r w:rsidDel="001D7FBC">
          <w:rPr>
            <w:rFonts w:ascii="Arial" w:hAnsi="Arial" w:cs="Arial"/>
            <w:szCs w:val="24"/>
          </w:rPr>
          <w:delText>,</w:delText>
        </w:r>
      </w:del>
    </w:p>
    <w:p w14:paraId="25AC284D" w14:textId="5B72C747" w:rsidR="006E73B8" w:rsidDel="001D7FBC" w:rsidRDefault="006E73B8" w:rsidP="006E73B8">
      <w:pPr>
        <w:pStyle w:val="afc"/>
        <w:numPr>
          <w:ilvl w:val="0"/>
          <w:numId w:val="23"/>
        </w:numPr>
        <w:spacing w:after="240" w:line="276" w:lineRule="auto"/>
        <w:ind w:left="851" w:hanging="284"/>
        <w:rPr>
          <w:del w:id="10394" w:author="Кононов Александр Валерьевич (Подрядчик. ООО БерингПойнт)" w:date="2020-04-15T09:23:00Z"/>
          <w:rFonts w:ascii="Arial" w:hAnsi="Arial" w:cs="Arial"/>
          <w:szCs w:val="24"/>
        </w:rPr>
      </w:pPr>
      <w:del w:id="10395" w:author="Кононов Александр Валерьевич (Подрядчик. ООО БерингПойнт)" w:date="2020-04-15T09:23:00Z">
        <w:r w:rsidDel="001D7FBC">
          <w:rPr>
            <w:rFonts w:ascii="Arial" w:hAnsi="Arial" w:cs="Arial"/>
            <w:szCs w:val="24"/>
          </w:rPr>
          <w:delText>п</w:delText>
        </w:r>
        <w:r w:rsidR="00AF3522" w:rsidRPr="006E73B8" w:rsidDel="001D7FBC">
          <w:rPr>
            <w:rFonts w:ascii="Arial" w:hAnsi="Arial" w:cs="Arial"/>
            <w:szCs w:val="24"/>
          </w:rPr>
          <w:delText>ри заполнении в шаблонах вручную</w:delText>
        </w:r>
        <w:r w:rsidR="00D153F5" w:rsidRPr="006E73B8" w:rsidDel="001D7FBC">
          <w:rPr>
            <w:rFonts w:ascii="Arial" w:hAnsi="Arial" w:cs="Arial"/>
            <w:szCs w:val="24"/>
          </w:rPr>
          <w:delText>.</w:delText>
        </w:r>
      </w:del>
    </w:p>
    <w:p w14:paraId="5BAD0E4B" w14:textId="6A3175FF" w:rsidR="00D153F5" w:rsidRPr="006E73B8" w:rsidRDefault="00AF3522" w:rsidP="006E73B8">
      <w:pPr>
        <w:pStyle w:val="afc"/>
        <w:spacing w:after="240" w:line="276" w:lineRule="auto"/>
        <w:ind w:left="567"/>
        <w:rPr>
          <w:rFonts w:ascii="Arial" w:hAnsi="Arial" w:cs="Arial"/>
          <w:szCs w:val="24"/>
        </w:rPr>
      </w:pPr>
      <w:r w:rsidRPr="006E73B8">
        <w:rPr>
          <w:rFonts w:ascii="Arial" w:hAnsi="Arial" w:cs="Arial"/>
          <w:szCs w:val="24"/>
        </w:rPr>
        <w:t xml:space="preserve">Принципы миграции описаны КД </w:t>
      </w:r>
      <w:del w:id="10396" w:author="Владимир Лаут" w:date="2021-03-05T12:46:00Z">
        <w:r w:rsidRPr="006E73B8" w:rsidDel="006D5936">
          <w:rPr>
            <w:rFonts w:ascii="Arial" w:hAnsi="Arial" w:cs="Arial"/>
            <w:szCs w:val="24"/>
            <w:lang w:val="en-US"/>
          </w:rPr>
          <w:delText>ERP</w:delText>
        </w:r>
        <w:r w:rsidRPr="006E73B8" w:rsidDel="006D5936">
          <w:rPr>
            <w:rFonts w:ascii="Arial" w:hAnsi="Arial" w:cs="Arial"/>
            <w:szCs w:val="24"/>
          </w:rPr>
          <w:delText>.</w:delText>
        </w:r>
      </w:del>
      <w:ins w:id="10397" w:author="Александр" w:date="2020-04-13T06:56:00Z">
        <w:del w:id="10398" w:author="Владимир Лаут" w:date="2021-03-05T12:46:00Z">
          <w:r w:rsidR="00BA4B5C" w:rsidDel="006D5936">
            <w:rPr>
              <w:rFonts w:ascii="Arial" w:hAnsi="Arial" w:cs="Arial"/>
              <w:szCs w:val="24"/>
            </w:rPr>
            <w:delText>9.</w:delText>
          </w:r>
        </w:del>
      </w:ins>
      <w:ins w:id="10399" w:author="Александр" w:date="2020-04-13T06:57:00Z">
        <w:del w:id="10400" w:author="Владимир Лаут" w:date="2021-03-05T12:46:00Z">
          <w:r w:rsidR="00BA4B5C" w:rsidDel="006D5936">
            <w:rPr>
              <w:rFonts w:ascii="Arial" w:hAnsi="Arial" w:cs="Arial"/>
              <w:szCs w:val="24"/>
            </w:rPr>
            <w:delText>9.2</w:delText>
          </w:r>
        </w:del>
      </w:ins>
      <w:ins w:id="10401" w:author="Владимир Лаут" w:date="2021-03-05T12:46:00Z">
        <w:r w:rsidR="006D5936">
          <w:rPr>
            <w:rFonts w:ascii="Arial" w:hAnsi="Arial" w:cs="Arial"/>
            <w:szCs w:val="24"/>
            <w:lang w:val="en-US"/>
          </w:rPr>
          <w:t>ERP</w:t>
        </w:r>
        <w:r w:rsidR="006D5936" w:rsidRPr="006D5936">
          <w:rPr>
            <w:rFonts w:ascii="Arial" w:hAnsi="Arial" w:cs="Arial"/>
            <w:szCs w:val="24"/>
            <w:rPrChange w:id="10402" w:author="Владимир Лаут" w:date="2021-03-05T12:46:00Z">
              <w:rPr>
                <w:rFonts w:ascii="Arial" w:hAnsi="Arial" w:cs="Arial"/>
                <w:szCs w:val="24"/>
                <w:lang w:val="en-US"/>
              </w:rPr>
            </w:rPrChange>
          </w:rPr>
          <w:t>.13.9.2</w:t>
        </w:r>
      </w:ins>
      <w:del w:id="10403" w:author="Александр" w:date="2020-04-13T06:56:00Z">
        <w:r w:rsidRPr="006E73B8" w:rsidDel="00BA4B5C">
          <w:rPr>
            <w:rFonts w:ascii="Arial" w:hAnsi="Arial" w:cs="Arial"/>
            <w:szCs w:val="24"/>
          </w:rPr>
          <w:delText>5.7</w:delText>
        </w:r>
      </w:del>
      <w:r w:rsidRPr="006E73B8">
        <w:rPr>
          <w:rFonts w:ascii="Arial" w:hAnsi="Arial" w:cs="Arial"/>
          <w:szCs w:val="24"/>
        </w:rPr>
        <w:t>.1_Концепция миграции данных.</w:t>
      </w:r>
    </w:p>
    <w:p w14:paraId="3A250BFD"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0404" w:name="_Объект_основных_данных_36"/>
      <w:bookmarkStart w:id="10405" w:name="_Объект_основных_данных_7"/>
      <w:bookmarkStart w:id="10406" w:name="_Toc521083726"/>
      <w:bookmarkStart w:id="10407" w:name="_Toc521340866"/>
      <w:bookmarkStart w:id="10408" w:name="_Toc521439386"/>
      <w:bookmarkStart w:id="10409" w:name="_Toc67556910"/>
      <w:bookmarkEnd w:id="10404"/>
      <w:bookmarkEnd w:id="10405"/>
      <w:r w:rsidRPr="00FB401A">
        <w:rPr>
          <w:rFonts w:eastAsiaTheme="majorEastAsia" w:cstheme="majorBidi"/>
          <w:bCs w:val="0"/>
          <w:iCs w:val="0"/>
          <w:szCs w:val="26"/>
        </w:rPr>
        <w:lastRenderedPageBreak/>
        <w:t>Объект</w:t>
      </w:r>
      <w:r>
        <w:rPr>
          <w:rFonts w:eastAsiaTheme="majorEastAsia" w:cstheme="majorBidi"/>
          <w:bCs w:val="0"/>
          <w:iCs w:val="0"/>
          <w:szCs w:val="26"/>
        </w:rPr>
        <w:t>ы</w:t>
      </w:r>
      <w:r w:rsidRPr="00FB401A">
        <w:rPr>
          <w:rFonts w:eastAsiaTheme="majorEastAsia" w:cstheme="majorBidi"/>
          <w:bCs w:val="0"/>
          <w:iCs w:val="0"/>
          <w:szCs w:val="26"/>
        </w:rPr>
        <w:t xml:space="preserve"> основных данных </w:t>
      </w:r>
      <w:r>
        <w:rPr>
          <w:rFonts w:eastAsiaTheme="majorEastAsia" w:cstheme="majorBidi"/>
          <w:bCs w:val="0"/>
          <w:iCs w:val="0"/>
          <w:szCs w:val="26"/>
          <w:lang w:val="en-US"/>
        </w:rPr>
        <w:t>PM</w:t>
      </w:r>
      <w:r w:rsidRPr="00DC6944">
        <w:rPr>
          <w:rFonts w:eastAsiaTheme="majorEastAsia" w:cstheme="majorBidi"/>
          <w:bCs w:val="0"/>
          <w:iCs w:val="0"/>
          <w:szCs w:val="26"/>
        </w:rPr>
        <w:t>_</w:t>
      </w:r>
      <w:r>
        <w:rPr>
          <w:rFonts w:eastAsiaTheme="majorEastAsia" w:cstheme="majorBidi"/>
          <w:bCs w:val="0"/>
          <w:iCs w:val="0"/>
          <w:szCs w:val="26"/>
        </w:rPr>
        <w:t>12</w:t>
      </w:r>
      <w:r w:rsidRPr="00DC6944">
        <w:rPr>
          <w:rFonts w:eastAsiaTheme="majorEastAsia" w:cstheme="majorBidi"/>
          <w:bCs w:val="0"/>
          <w:iCs w:val="0"/>
          <w:szCs w:val="26"/>
        </w:rPr>
        <w:t xml:space="preserve"> </w:t>
      </w:r>
      <w:r>
        <w:rPr>
          <w:rFonts w:eastAsiaTheme="majorEastAsia" w:cstheme="majorBidi"/>
          <w:bCs w:val="0"/>
          <w:iCs w:val="0"/>
          <w:szCs w:val="26"/>
        </w:rPr>
        <w:t>Единицы оборудования</w:t>
      </w:r>
      <w:bookmarkEnd w:id="10406"/>
      <w:bookmarkEnd w:id="10407"/>
      <w:bookmarkEnd w:id="10408"/>
      <w:bookmarkEnd w:id="10409"/>
    </w:p>
    <w:p w14:paraId="3A49B111" w14:textId="77777777" w:rsidR="00D153F5" w:rsidRPr="00FB401A" w:rsidRDefault="00D153F5" w:rsidP="00197D54">
      <w:pPr>
        <w:pStyle w:val="3"/>
      </w:pPr>
      <w:bookmarkStart w:id="10410" w:name="_Toc521083727"/>
      <w:bookmarkStart w:id="10411" w:name="_Toc521340867"/>
      <w:bookmarkStart w:id="10412" w:name="_Toc521439387"/>
      <w:bookmarkStart w:id="10413" w:name="_Toc67556911"/>
      <w:r w:rsidRPr="00FB401A">
        <w:t>Описание объекта</w:t>
      </w:r>
      <w:bookmarkEnd w:id="10410"/>
      <w:bookmarkEnd w:id="10411"/>
      <w:bookmarkEnd w:id="10412"/>
      <w:bookmarkEnd w:id="10413"/>
    </w:p>
    <w:p w14:paraId="381AAFF2" w14:textId="41DFBC3D" w:rsidR="00D153F5" w:rsidRDefault="00D153F5" w:rsidP="00D153F5">
      <w:pPr>
        <w:spacing w:after="240" w:line="276" w:lineRule="auto"/>
        <w:ind w:firstLine="567"/>
        <w:rPr>
          <w:rFonts w:ascii="Arial" w:hAnsi="Arial" w:cs="Arial"/>
        </w:rPr>
      </w:pPr>
      <w:r>
        <w:rPr>
          <w:rFonts w:ascii="Arial" w:hAnsi="Arial" w:cs="Arial"/>
        </w:rPr>
        <w:t>Единица оборудования –</w:t>
      </w:r>
      <w:r w:rsidRPr="00F95F9D">
        <w:rPr>
          <w:rFonts w:ascii="Arial" w:hAnsi="Arial" w:cs="Arial"/>
        </w:rPr>
        <w:t xml:space="preserve"> это отдельный объект, описывающий конкретную часть технической системы, на которой </w:t>
      </w:r>
      <w:r>
        <w:rPr>
          <w:rFonts w:ascii="Arial" w:hAnsi="Arial" w:cs="Arial"/>
        </w:rPr>
        <w:t xml:space="preserve">планируются и </w:t>
      </w:r>
      <w:r w:rsidRPr="00F95F9D">
        <w:rPr>
          <w:rFonts w:ascii="Arial" w:hAnsi="Arial" w:cs="Arial"/>
        </w:rPr>
        <w:t>выполня</w:t>
      </w:r>
      <w:r>
        <w:rPr>
          <w:rFonts w:ascii="Arial" w:hAnsi="Arial" w:cs="Arial"/>
        </w:rPr>
        <w:t>ю</w:t>
      </w:r>
      <w:r w:rsidRPr="00F95F9D">
        <w:rPr>
          <w:rFonts w:ascii="Arial" w:hAnsi="Arial" w:cs="Arial"/>
        </w:rPr>
        <w:t>тся мероприятия ТОРО. Единицы оборудования</w:t>
      </w:r>
      <w:del w:id="10414" w:author="Владимир Лаут" w:date="2021-04-07T12:51:00Z">
        <w:r w:rsidRPr="00F95F9D" w:rsidDel="00AB42D2">
          <w:rPr>
            <w:rFonts w:ascii="Arial" w:hAnsi="Arial" w:cs="Arial"/>
          </w:rPr>
          <w:delText xml:space="preserve"> обычно</w:delText>
        </w:r>
      </w:del>
      <w:r w:rsidRPr="00F95F9D">
        <w:rPr>
          <w:rFonts w:ascii="Arial" w:hAnsi="Arial" w:cs="Arial"/>
        </w:rPr>
        <w:t xml:space="preserve"> иерархически подчинены техническим местам или другим вышестоящим единицам оборудования.</w:t>
      </w:r>
    </w:p>
    <w:p w14:paraId="72DC976D" w14:textId="4548AE8D" w:rsidR="00D153F5" w:rsidRPr="00D54CC0" w:rsidRDefault="00D153F5" w:rsidP="00D153F5">
      <w:pPr>
        <w:spacing w:after="240" w:line="276" w:lineRule="auto"/>
        <w:ind w:firstLine="567"/>
        <w:rPr>
          <w:rFonts w:ascii="Arial" w:hAnsi="Arial" w:cs="Arial"/>
        </w:rPr>
      </w:pPr>
      <w:r w:rsidRPr="00F95F9D">
        <w:rPr>
          <w:rFonts w:ascii="Arial" w:hAnsi="Arial" w:cs="Arial"/>
        </w:rPr>
        <w:t xml:space="preserve">Справочник единиц оборудования </w:t>
      </w:r>
      <w:r>
        <w:rPr>
          <w:rFonts w:ascii="Arial" w:hAnsi="Arial" w:cs="Arial"/>
        </w:rPr>
        <w:t>используется</w:t>
      </w:r>
      <w:r w:rsidRPr="00F95F9D">
        <w:rPr>
          <w:rFonts w:ascii="Arial" w:hAnsi="Arial" w:cs="Arial"/>
        </w:rPr>
        <w:t xml:space="preserve"> совместно со справочником технических мест и предназначается для уточнения конкретного объекта, </w:t>
      </w:r>
      <w:del w:id="10415" w:author="Владимир Лаут" w:date="2021-04-07T12:55:00Z">
        <w:r w:rsidRPr="00F95F9D" w:rsidDel="00AB42D2">
          <w:rPr>
            <w:rFonts w:ascii="Arial" w:hAnsi="Arial" w:cs="Arial"/>
          </w:rPr>
          <w:delText>п</w:delText>
        </w:r>
      </w:del>
      <w:del w:id="10416" w:author="Владимир Лаут" w:date="2021-04-07T12:54:00Z">
        <w:r w:rsidRPr="00F95F9D" w:rsidDel="00AB42D2">
          <w:rPr>
            <w:rFonts w:ascii="Arial" w:hAnsi="Arial" w:cs="Arial"/>
          </w:rPr>
          <w:delText>одлежащего ремонту</w:delText>
        </w:r>
      </w:del>
      <w:bookmarkStart w:id="10417" w:name="_Hlk68692533"/>
      <w:ins w:id="10418" w:author="Владимир Лаут" w:date="2021-04-07T12:54:00Z">
        <w:r w:rsidR="00AB42D2">
          <w:rPr>
            <w:rFonts w:ascii="Arial" w:hAnsi="Arial" w:cs="Arial"/>
          </w:rPr>
          <w:t xml:space="preserve">на который планируются мероприятия </w:t>
        </w:r>
        <w:proofErr w:type="spellStart"/>
        <w:r w:rsidR="00AB42D2">
          <w:rPr>
            <w:rFonts w:ascii="Arial" w:hAnsi="Arial" w:cs="Arial"/>
          </w:rPr>
          <w:t>ТОиР</w:t>
        </w:r>
      </w:ins>
      <w:bookmarkEnd w:id="10417"/>
      <w:proofErr w:type="spellEnd"/>
      <w:r w:rsidRPr="00F95F9D">
        <w:rPr>
          <w:rFonts w:ascii="Arial" w:hAnsi="Arial" w:cs="Arial"/>
        </w:rPr>
        <w:t>.</w:t>
      </w:r>
    </w:p>
    <w:p w14:paraId="13AA1980" w14:textId="44319F37" w:rsidR="00D153F5" w:rsidRPr="00F95F9D" w:rsidRDefault="00D153F5" w:rsidP="00D153F5">
      <w:pPr>
        <w:spacing w:after="240" w:line="276" w:lineRule="auto"/>
        <w:ind w:firstLine="567"/>
        <w:rPr>
          <w:rFonts w:ascii="Arial" w:hAnsi="Arial" w:cs="Arial"/>
        </w:rPr>
      </w:pPr>
      <w:r w:rsidRPr="00F95F9D">
        <w:rPr>
          <w:rFonts w:ascii="Arial" w:hAnsi="Arial" w:cs="Arial"/>
        </w:rPr>
        <w:t>В описании структуры рекомендуется первоначально составить структуру технических мест, а потом в местах, где установлено оборудование, к техническим местам иерархически привязать единицы оборудования.</w:t>
      </w:r>
      <w:ins w:id="10419" w:author="Владимир Лаут" w:date="2021-04-07T12:58:00Z">
        <w:r w:rsidR="00AB42D2">
          <w:rPr>
            <w:rFonts w:ascii="Arial" w:hAnsi="Arial" w:cs="Arial"/>
          </w:rPr>
          <w:t xml:space="preserve"> Кроме того, единица оборудования мож</w:t>
        </w:r>
      </w:ins>
      <w:ins w:id="10420" w:author="Владимир Лаут" w:date="2021-04-07T12:59:00Z">
        <w:r w:rsidR="00AB42D2">
          <w:rPr>
            <w:rFonts w:ascii="Arial" w:hAnsi="Arial" w:cs="Arial"/>
          </w:rPr>
          <w:t xml:space="preserve">ет быть детализирована нижестоящими единицами оборудования – узлами. </w:t>
        </w:r>
      </w:ins>
      <w:ins w:id="10421" w:author="Владимир Лаут" w:date="2021-04-07T13:01:00Z">
        <w:r w:rsidR="00AB42D2">
          <w:rPr>
            <w:rFonts w:ascii="Arial" w:hAnsi="Arial" w:cs="Arial"/>
          </w:rPr>
          <w:t xml:space="preserve">Подробнее правила формирования структуры объектов </w:t>
        </w:r>
        <w:proofErr w:type="spellStart"/>
        <w:r w:rsidR="00AB42D2">
          <w:rPr>
            <w:rFonts w:ascii="Arial" w:hAnsi="Arial" w:cs="Arial"/>
          </w:rPr>
          <w:t>ТОиР</w:t>
        </w:r>
        <w:proofErr w:type="spellEnd"/>
        <w:r w:rsidR="00AB42D2">
          <w:rPr>
            <w:rFonts w:ascii="Arial" w:hAnsi="Arial" w:cs="Arial"/>
          </w:rPr>
          <w:t xml:space="preserve"> описаны в </w:t>
        </w:r>
        <w:r w:rsidR="00337234">
          <w:rPr>
            <w:rFonts w:ascii="Arial" w:hAnsi="Arial" w:cs="Arial"/>
          </w:rPr>
          <w:t>Методике</w:t>
        </w:r>
      </w:ins>
      <w:ins w:id="10422" w:author="Владимир Лаут" w:date="2021-04-07T13:02:00Z">
        <w:r w:rsidR="00337234">
          <w:rPr>
            <w:rFonts w:ascii="Arial" w:hAnsi="Arial" w:cs="Arial"/>
          </w:rPr>
          <w:t xml:space="preserve"> ведения НСИ </w:t>
        </w:r>
        <w:proofErr w:type="spellStart"/>
        <w:r w:rsidR="00337234">
          <w:rPr>
            <w:rFonts w:ascii="Arial" w:hAnsi="Arial" w:cs="Arial"/>
          </w:rPr>
          <w:t>ТОиР</w:t>
        </w:r>
        <w:proofErr w:type="spellEnd"/>
        <w:r w:rsidR="00337234">
          <w:rPr>
            <w:rFonts w:ascii="Arial" w:hAnsi="Arial" w:cs="Arial"/>
          </w:rPr>
          <w:t>.</w:t>
        </w:r>
      </w:ins>
      <w:ins w:id="10423" w:author="Владимир Лаут" w:date="2021-04-07T13:01:00Z">
        <w:r w:rsidR="00337234">
          <w:rPr>
            <w:rFonts w:ascii="Arial" w:hAnsi="Arial" w:cs="Arial"/>
          </w:rPr>
          <w:t xml:space="preserve"> </w:t>
        </w:r>
      </w:ins>
      <w:ins w:id="10424" w:author="Владимир Лаут" w:date="2021-04-07T12:58:00Z">
        <w:r w:rsidR="00AB42D2">
          <w:rPr>
            <w:rFonts w:ascii="Arial" w:hAnsi="Arial" w:cs="Arial"/>
          </w:rPr>
          <w:t xml:space="preserve"> </w:t>
        </w:r>
      </w:ins>
    </w:p>
    <w:p w14:paraId="7FA1025C" w14:textId="77777777" w:rsidR="00D153F5" w:rsidRPr="00F95F9D" w:rsidRDefault="00D153F5" w:rsidP="00D153F5">
      <w:pPr>
        <w:spacing w:after="120" w:line="276" w:lineRule="auto"/>
        <w:ind w:firstLine="567"/>
        <w:rPr>
          <w:rFonts w:ascii="Arial" w:hAnsi="Arial" w:cs="Arial"/>
        </w:rPr>
      </w:pPr>
      <w:r w:rsidRPr="00F95F9D">
        <w:rPr>
          <w:rFonts w:ascii="Arial" w:hAnsi="Arial" w:cs="Arial"/>
        </w:rPr>
        <w:t>Для определения технического объекта как единицы оборудования используются следующие признаки:</w:t>
      </w:r>
    </w:p>
    <w:p w14:paraId="5EE492D5" w14:textId="77777777" w:rsidR="00D153F5" w:rsidRPr="00F95F9D" w:rsidRDefault="00D153F5" w:rsidP="00D153F5">
      <w:pPr>
        <w:spacing w:after="120"/>
        <w:ind w:firstLine="567"/>
        <w:rPr>
          <w:rFonts w:ascii="Arial" w:hAnsi="Arial" w:cs="Arial"/>
        </w:rPr>
      </w:pPr>
      <w:r w:rsidRPr="00F95F9D">
        <w:rPr>
          <w:rFonts w:ascii="Arial" w:hAnsi="Arial" w:cs="Arial"/>
        </w:rPr>
        <w:t>1. Объект имеет индивидуальный номер, отличающий его от точно таких же объектов,</w:t>
      </w:r>
    </w:p>
    <w:p w14:paraId="01E1E8B3" w14:textId="77777777" w:rsidR="00D153F5" w:rsidRPr="00F95F9D" w:rsidRDefault="00D153F5" w:rsidP="00D153F5">
      <w:pPr>
        <w:spacing w:after="120"/>
        <w:ind w:firstLine="567"/>
        <w:rPr>
          <w:rFonts w:ascii="Arial" w:hAnsi="Arial" w:cs="Arial"/>
        </w:rPr>
      </w:pPr>
      <w:r w:rsidRPr="00F95F9D">
        <w:rPr>
          <w:rFonts w:ascii="Arial" w:hAnsi="Arial" w:cs="Arial"/>
        </w:rPr>
        <w:t>2. В процессе эксплуатации и ремонта объект может неоднократно менять свое местоположение либо заменяться,</w:t>
      </w:r>
    </w:p>
    <w:p w14:paraId="52A8BD0B" w14:textId="77777777" w:rsidR="00D153F5" w:rsidRPr="00F95F9D" w:rsidRDefault="00D153F5" w:rsidP="00D153F5">
      <w:pPr>
        <w:spacing w:after="240" w:line="276" w:lineRule="auto"/>
        <w:ind w:firstLine="567"/>
        <w:rPr>
          <w:rFonts w:ascii="Arial" w:hAnsi="Arial" w:cs="Arial"/>
        </w:rPr>
      </w:pPr>
      <w:r w:rsidRPr="00F95F9D">
        <w:rPr>
          <w:rFonts w:ascii="Arial" w:hAnsi="Arial" w:cs="Arial"/>
        </w:rPr>
        <w:t xml:space="preserve">3. Ремонт данного объекта </w:t>
      </w:r>
      <w:r>
        <w:rPr>
          <w:rFonts w:ascii="Arial" w:hAnsi="Arial" w:cs="Arial"/>
        </w:rPr>
        <w:t>может производиться</w:t>
      </w:r>
      <w:r w:rsidRPr="00F95F9D">
        <w:rPr>
          <w:rFonts w:ascii="Arial" w:hAnsi="Arial" w:cs="Arial"/>
        </w:rPr>
        <w:t xml:space="preserve"> на другом месте. Для чего объект снимается и перевозится на место ремонта.</w:t>
      </w:r>
    </w:p>
    <w:p w14:paraId="2E693AAC" w14:textId="77777777" w:rsidR="00D153F5" w:rsidRPr="00F95F9D" w:rsidRDefault="00D153F5" w:rsidP="00D153F5">
      <w:pPr>
        <w:spacing w:after="120" w:line="276" w:lineRule="auto"/>
        <w:ind w:firstLine="567"/>
        <w:rPr>
          <w:rFonts w:ascii="Arial" w:hAnsi="Arial" w:cs="Arial"/>
        </w:rPr>
      </w:pPr>
      <w:r w:rsidRPr="00F95F9D">
        <w:rPr>
          <w:rFonts w:ascii="Arial" w:hAnsi="Arial" w:cs="Arial"/>
        </w:rPr>
        <w:t>Управление каждой единицей оборудования выполняется в системе автономно, что позволяет:</w:t>
      </w:r>
    </w:p>
    <w:p w14:paraId="15FCA3A4" w14:textId="77777777" w:rsidR="00D153F5" w:rsidRPr="00F95F9D" w:rsidRDefault="00D153F5" w:rsidP="00D153F5">
      <w:pPr>
        <w:spacing w:after="120" w:line="276" w:lineRule="auto"/>
        <w:ind w:firstLine="567"/>
        <w:rPr>
          <w:rFonts w:ascii="Arial" w:hAnsi="Arial" w:cs="Arial"/>
        </w:rPr>
      </w:pPr>
      <w:r w:rsidRPr="00F95F9D">
        <w:rPr>
          <w:rFonts w:ascii="Arial" w:hAnsi="Arial" w:cs="Arial"/>
        </w:rPr>
        <w:t>• управлять отдельными данным</w:t>
      </w:r>
      <w:r>
        <w:rPr>
          <w:rFonts w:ascii="Arial" w:hAnsi="Arial" w:cs="Arial"/>
        </w:rPr>
        <w:t>и с точки зрения ТОРО (например</w:t>
      </w:r>
      <w:r w:rsidRPr="00272B6A">
        <w:rPr>
          <w:rFonts w:ascii="Arial" w:hAnsi="Arial" w:cs="Arial"/>
        </w:rPr>
        <w:t>,</w:t>
      </w:r>
      <w:r w:rsidRPr="00F95F9D">
        <w:rPr>
          <w:rFonts w:ascii="Arial" w:hAnsi="Arial" w:cs="Arial"/>
        </w:rPr>
        <w:t xml:space="preserve"> паспортные характеристики, место расположения, сфера ответственности и др.);</w:t>
      </w:r>
    </w:p>
    <w:p w14:paraId="181E852D" w14:textId="77777777" w:rsidR="00D153F5" w:rsidRPr="00F95F9D" w:rsidRDefault="00D153F5" w:rsidP="00D153F5">
      <w:pPr>
        <w:spacing w:after="120" w:line="276" w:lineRule="auto"/>
        <w:ind w:firstLine="567"/>
        <w:rPr>
          <w:rFonts w:ascii="Arial" w:hAnsi="Arial" w:cs="Arial"/>
        </w:rPr>
      </w:pPr>
      <w:r w:rsidRPr="00F95F9D">
        <w:rPr>
          <w:rFonts w:ascii="Arial" w:hAnsi="Arial" w:cs="Arial"/>
        </w:rPr>
        <w:t>• выполнять отдел</w:t>
      </w:r>
      <w:r>
        <w:rPr>
          <w:rFonts w:ascii="Arial" w:hAnsi="Arial" w:cs="Arial"/>
        </w:rPr>
        <w:t>ьные мероприятия ТОРО (например,</w:t>
      </w:r>
      <w:r w:rsidRPr="00F95F9D">
        <w:rPr>
          <w:rFonts w:ascii="Arial" w:hAnsi="Arial" w:cs="Arial"/>
        </w:rPr>
        <w:t xml:space="preserve"> ремонт, техобслуживание и др.);</w:t>
      </w:r>
    </w:p>
    <w:p w14:paraId="65E7C478" w14:textId="77777777" w:rsidR="00D153F5" w:rsidRPr="00F95F9D" w:rsidRDefault="00D153F5" w:rsidP="00D153F5">
      <w:pPr>
        <w:spacing w:after="120" w:line="276" w:lineRule="auto"/>
        <w:ind w:firstLine="567"/>
        <w:rPr>
          <w:rFonts w:ascii="Arial" w:hAnsi="Arial" w:cs="Arial"/>
        </w:rPr>
      </w:pPr>
      <w:r w:rsidRPr="00F95F9D">
        <w:rPr>
          <w:rFonts w:ascii="Arial" w:hAnsi="Arial" w:cs="Arial"/>
        </w:rPr>
        <w:t>• вести учет выполненных для неё мероприятий ТОРО;</w:t>
      </w:r>
    </w:p>
    <w:p w14:paraId="0769277C" w14:textId="77777777" w:rsidR="00D153F5" w:rsidRPr="00F95F9D" w:rsidRDefault="00D153F5" w:rsidP="00D153F5">
      <w:pPr>
        <w:spacing w:after="240" w:line="276" w:lineRule="auto"/>
        <w:ind w:firstLine="567"/>
        <w:rPr>
          <w:rFonts w:ascii="Arial" w:hAnsi="Arial" w:cs="Arial"/>
        </w:rPr>
      </w:pPr>
      <w:r w:rsidRPr="00F95F9D">
        <w:rPr>
          <w:rFonts w:ascii="Arial" w:hAnsi="Arial" w:cs="Arial"/>
        </w:rPr>
        <w:t>• собирать и анализировать данные по мероприятиям ТОРО, истории монтажа/демонтажа за продолжительный период времени.</w:t>
      </w:r>
    </w:p>
    <w:p w14:paraId="681C6522" w14:textId="4D238904" w:rsidR="00D153F5" w:rsidRPr="00F95F9D" w:rsidRDefault="00D153F5" w:rsidP="00D153F5">
      <w:pPr>
        <w:spacing w:after="240" w:line="276" w:lineRule="auto"/>
        <w:ind w:firstLine="567"/>
        <w:rPr>
          <w:rFonts w:ascii="Arial" w:hAnsi="Arial" w:cs="Arial"/>
        </w:rPr>
      </w:pPr>
      <w:r w:rsidRPr="00F95F9D">
        <w:rPr>
          <w:rFonts w:ascii="Arial" w:hAnsi="Arial" w:cs="Arial"/>
        </w:rPr>
        <w:t>Если в процессе эксплуатации изменилось место монтажа единицы оборудования, данное изменение необходимо отразить при помощи технической структуры. Исторические данные по единицам оборудования, связанные с предыдущими ме</w:t>
      </w:r>
      <w:r>
        <w:rPr>
          <w:rFonts w:ascii="Arial" w:hAnsi="Arial" w:cs="Arial"/>
        </w:rPr>
        <w:t>с</w:t>
      </w:r>
      <w:r w:rsidRPr="00F95F9D">
        <w:rPr>
          <w:rFonts w:ascii="Arial" w:hAnsi="Arial" w:cs="Arial"/>
        </w:rPr>
        <w:t>тами ее установки, сохраняются в системе и могут быть просмотрены в любое время</w:t>
      </w:r>
      <w:ins w:id="10425" w:author="Владимир Лаут" w:date="2021-04-07T13:05:00Z">
        <w:r w:rsidR="00337234" w:rsidRPr="00337234">
          <w:rPr>
            <w:rFonts w:ascii="Arial" w:hAnsi="Arial" w:cs="Arial"/>
            <w:rPrChange w:id="10426" w:author="Владимир Лаут" w:date="2021-04-07T13:05:00Z">
              <w:rPr>
                <w:rFonts w:ascii="Arial" w:hAnsi="Arial" w:cs="Arial"/>
                <w:lang w:val="en-US"/>
              </w:rPr>
            </w:rPrChange>
          </w:rPr>
          <w:t xml:space="preserve"> </w:t>
        </w:r>
        <w:r w:rsidR="00337234">
          <w:rPr>
            <w:rFonts w:ascii="Arial" w:hAnsi="Arial" w:cs="Arial"/>
          </w:rPr>
          <w:t>в журнале операций к единице оборудования</w:t>
        </w:r>
      </w:ins>
      <w:r w:rsidRPr="00F95F9D">
        <w:rPr>
          <w:rFonts w:ascii="Arial" w:hAnsi="Arial" w:cs="Arial"/>
        </w:rPr>
        <w:t>.</w:t>
      </w:r>
    </w:p>
    <w:p w14:paraId="2460C62F" w14:textId="7B52E649" w:rsidR="00D153F5" w:rsidRDefault="00D153F5" w:rsidP="00D153F5">
      <w:pPr>
        <w:spacing w:after="240" w:line="276" w:lineRule="auto"/>
        <w:ind w:firstLine="567"/>
        <w:rPr>
          <w:rFonts w:ascii="Arial" w:hAnsi="Arial" w:cs="Arial"/>
        </w:rPr>
      </w:pPr>
      <w:r w:rsidRPr="00F95F9D">
        <w:rPr>
          <w:rFonts w:ascii="Arial" w:hAnsi="Arial" w:cs="Arial"/>
        </w:rPr>
        <w:lastRenderedPageBreak/>
        <w:t>При вводе иерархии рекомендуется не создавать ЕО ниже, чем объекты, для которых будут производиться мероприятия ТОРО.</w:t>
      </w:r>
    </w:p>
    <w:p w14:paraId="365967B8" w14:textId="77777777" w:rsidR="00CD236B" w:rsidRDefault="00CD236B" w:rsidP="00CD236B"/>
    <w:p w14:paraId="2F9FC414" w14:textId="77777777" w:rsidR="00D153F5" w:rsidRPr="00FB401A" w:rsidRDefault="00D153F5" w:rsidP="00197D54">
      <w:pPr>
        <w:pStyle w:val="3"/>
      </w:pPr>
      <w:bookmarkStart w:id="10427" w:name="_Toc521083728"/>
      <w:bookmarkStart w:id="10428" w:name="_Toc521340868"/>
      <w:bookmarkStart w:id="10429" w:name="_Toc521439388"/>
      <w:bookmarkStart w:id="10430" w:name="_Toc67556912"/>
      <w:r w:rsidRPr="00FB401A">
        <w:t>Принципы кодирования и нумерации</w:t>
      </w:r>
      <w:bookmarkEnd w:id="10427"/>
      <w:bookmarkEnd w:id="10428"/>
      <w:bookmarkEnd w:id="10429"/>
      <w:bookmarkEnd w:id="10430"/>
    </w:p>
    <w:p w14:paraId="1F32064A" w14:textId="659E3BE4" w:rsidR="00D153F5" w:rsidRPr="00275B42" w:rsidDel="00BA4B5C" w:rsidRDefault="00D153F5" w:rsidP="00197D54">
      <w:pPr>
        <w:pStyle w:val="a9"/>
        <w:keepNext/>
        <w:spacing w:before="0" w:beforeAutospacing="0" w:after="240" w:afterAutospacing="0" w:line="276" w:lineRule="auto"/>
        <w:ind w:firstLine="567"/>
        <w:jc w:val="left"/>
        <w:rPr>
          <w:del w:id="10431" w:author="Александр" w:date="2020-04-13T06:59:00Z"/>
          <w:rFonts w:ascii="Arial" w:hAnsi="Arial" w:cs="Arial"/>
        </w:rPr>
      </w:pPr>
      <w:del w:id="10432" w:author="Александр" w:date="2020-04-13T06:59:00Z">
        <w:r w:rsidDel="00BA4B5C">
          <w:rPr>
            <w:rFonts w:ascii="Arial" w:eastAsiaTheme="majorEastAsia" w:hAnsi="Arial" w:cs="Arial"/>
          </w:rPr>
          <w:delText>В текущем документе возможно уточнение принципов кодирования и нумерации Единиц оборудования по результатам разработки Методики ведения НСИ (БДО, БДН) ТОиР.</w:delText>
        </w:r>
      </w:del>
    </w:p>
    <w:p w14:paraId="5D28023F" w14:textId="6AFC3C2A" w:rsidR="00D153F5" w:rsidRDefault="00D153F5" w:rsidP="00197D54">
      <w:pPr>
        <w:pStyle w:val="a9"/>
        <w:keepNext/>
        <w:spacing w:before="0" w:beforeAutospacing="0" w:after="240" w:afterAutospacing="0" w:line="276" w:lineRule="auto"/>
        <w:ind w:firstLine="567"/>
        <w:jc w:val="left"/>
        <w:rPr>
          <w:rFonts w:ascii="Arial" w:hAnsi="Arial" w:cs="Arial"/>
        </w:rPr>
      </w:pPr>
      <w:r>
        <w:rPr>
          <w:rFonts w:ascii="Arial" w:hAnsi="Arial" w:cs="Arial"/>
        </w:rPr>
        <w:t>Перечень типов ЕО приведен в таблице ниже.</w:t>
      </w:r>
      <w:r w:rsidR="003324F3">
        <w:rPr>
          <w:rFonts w:ascii="Arial" w:hAnsi="Arial" w:cs="Arial"/>
        </w:rPr>
        <w:t xml:space="preserve"> Диапазон номеров общий для всех типов ЕО.</w:t>
      </w:r>
    </w:p>
    <w:p w14:paraId="62EB2205" w14:textId="0B57591D" w:rsidR="00D153F5" w:rsidRDefault="00D153F5" w:rsidP="00D153F5">
      <w:pPr>
        <w:pStyle w:val="a9"/>
        <w:keepNext/>
        <w:spacing w:before="0" w:beforeAutospacing="0" w:after="240" w:afterAutospacing="0" w:line="276" w:lineRule="auto"/>
        <w:ind w:left="709"/>
        <w:jc w:val="right"/>
        <w:rPr>
          <w:rFonts w:ascii="Arial" w:hAnsi="Arial" w:cs="Arial"/>
        </w:rPr>
      </w:pPr>
      <w:r w:rsidRPr="003F2961">
        <w:rPr>
          <w:rFonts w:ascii="Arial" w:hAnsi="Arial" w:cs="Arial"/>
          <w:b/>
          <w:sz w:val="22"/>
        </w:rPr>
        <w:t>Таблица</w:t>
      </w:r>
      <w:r>
        <w:rPr>
          <w:rFonts w:ascii="Arial" w:hAnsi="Arial" w:cs="Arial"/>
          <w:b/>
          <w:sz w:val="22"/>
        </w:rPr>
        <w:t xml:space="preserve"> </w:t>
      </w:r>
      <w:r w:rsidR="002870F7">
        <w:rPr>
          <w:rFonts w:ascii="Arial" w:hAnsi="Arial" w:cs="Arial"/>
          <w:b/>
          <w:sz w:val="22"/>
        </w:rPr>
        <w:t>1</w:t>
      </w:r>
      <w:r w:rsidR="00156F97">
        <w:rPr>
          <w:rFonts w:ascii="Arial" w:hAnsi="Arial" w:cs="Arial"/>
          <w:b/>
          <w:sz w:val="22"/>
        </w:rPr>
        <w:t>7</w:t>
      </w:r>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типов ЕО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892"/>
        <w:gridCol w:w="4249"/>
        <w:gridCol w:w="2688"/>
      </w:tblGrid>
      <w:tr w:rsidR="00D153F5" w:rsidRPr="002C3B2A" w14:paraId="0D041D9F" w14:textId="77777777" w:rsidTr="0049683C">
        <w:trPr>
          <w:cantSplit/>
          <w:tblHeader/>
        </w:trPr>
        <w:tc>
          <w:tcPr>
            <w:tcW w:w="670" w:type="pct"/>
            <w:tcBorders>
              <w:bottom w:val="single" w:sz="4" w:space="0" w:color="auto"/>
            </w:tcBorders>
            <w:shd w:val="clear" w:color="auto" w:fill="FFC000"/>
          </w:tcPr>
          <w:p w14:paraId="718512AC" w14:textId="77777777" w:rsidR="00D153F5" w:rsidRPr="007645CF" w:rsidRDefault="00D153F5" w:rsidP="00D153F5">
            <w:pPr>
              <w:widowControl w:val="0"/>
              <w:rPr>
                <w:rFonts w:ascii="Arial" w:hAnsi="Arial" w:cs="Arial"/>
                <w:b/>
                <w:sz w:val="20"/>
                <w:szCs w:val="20"/>
              </w:rPr>
            </w:pPr>
            <w:r w:rsidRPr="007645CF">
              <w:rPr>
                <w:rFonts w:ascii="Arial" w:hAnsi="Arial" w:cs="Arial"/>
                <w:b/>
                <w:sz w:val="20"/>
                <w:szCs w:val="20"/>
              </w:rPr>
              <w:t>Системный код объекта</w:t>
            </w:r>
          </w:p>
        </w:tc>
        <w:tc>
          <w:tcPr>
            <w:tcW w:w="928" w:type="pct"/>
            <w:shd w:val="clear" w:color="auto" w:fill="FFC000"/>
          </w:tcPr>
          <w:p w14:paraId="192A502A" w14:textId="77777777" w:rsidR="00D153F5" w:rsidRPr="007645CF" w:rsidRDefault="00D153F5" w:rsidP="00D153F5">
            <w:pPr>
              <w:widowControl w:val="0"/>
              <w:ind w:firstLine="15"/>
              <w:rPr>
                <w:rFonts w:ascii="Arial" w:hAnsi="Arial" w:cs="Arial"/>
                <w:b/>
                <w:sz w:val="20"/>
                <w:szCs w:val="20"/>
              </w:rPr>
            </w:pPr>
            <w:r w:rsidRPr="007645CF">
              <w:rPr>
                <w:rFonts w:ascii="Arial" w:hAnsi="Arial" w:cs="Arial"/>
                <w:b/>
                <w:sz w:val="20"/>
                <w:szCs w:val="20"/>
              </w:rPr>
              <w:t>Наименование</w:t>
            </w:r>
          </w:p>
        </w:tc>
        <w:tc>
          <w:tcPr>
            <w:tcW w:w="2084" w:type="pct"/>
            <w:shd w:val="clear" w:color="auto" w:fill="FFC000"/>
          </w:tcPr>
          <w:p w14:paraId="07522285" w14:textId="77777777" w:rsidR="00D153F5" w:rsidRPr="007645CF" w:rsidRDefault="00D153F5" w:rsidP="00D153F5">
            <w:pPr>
              <w:widowControl w:val="0"/>
              <w:ind w:firstLine="51"/>
              <w:rPr>
                <w:rFonts w:ascii="Arial" w:hAnsi="Arial" w:cs="Arial"/>
                <w:b/>
                <w:sz w:val="20"/>
                <w:szCs w:val="20"/>
              </w:rPr>
            </w:pPr>
            <w:r w:rsidRPr="007645CF">
              <w:rPr>
                <w:rFonts w:ascii="Arial" w:hAnsi="Arial" w:cs="Arial"/>
                <w:b/>
                <w:sz w:val="20"/>
                <w:szCs w:val="20"/>
              </w:rPr>
              <w:t>Определение/комментарий</w:t>
            </w:r>
          </w:p>
        </w:tc>
        <w:tc>
          <w:tcPr>
            <w:tcW w:w="1318" w:type="pct"/>
            <w:shd w:val="clear" w:color="auto" w:fill="FFC000"/>
          </w:tcPr>
          <w:p w14:paraId="7502F1D3" w14:textId="77777777" w:rsidR="00D153F5" w:rsidRPr="007645CF" w:rsidRDefault="00D153F5" w:rsidP="00D153F5">
            <w:pPr>
              <w:widowControl w:val="0"/>
              <w:ind w:firstLine="51"/>
              <w:rPr>
                <w:rFonts w:ascii="Arial" w:hAnsi="Arial" w:cs="Arial"/>
                <w:b/>
                <w:sz w:val="20"/>
                <w:szCs w:val="20"/>
              </w:rPr>
            </w:pPr>
            <w:r>
              <w:rPr>
                <w:rFonts w:ascii="Arial" w:hAnsi="Arial" w:cs="Arial"/>
                <w:b/>
                <w:sz w:val="20"/>
                <w:szCs w:val="20"/>
              </w:rPr>
              <w:t>Диапазон номеров</w:t>
            </w:r>
          </w:p>
        </w:tc>
      </w:tr>
      <w:tr w:rsidR="00D153F5" w:rsidRPr="007A3A1F" w14:paraId="10A3E645" w14:textId="77777777" w:rsidTr="00D153F5">
        <w:tc>
          <w:tcPr>
            <w:tcW w:w="670" w:type="pct"/>
            <w:shd w:val="clear" w:color="auto" w:fill="auto"/>
          </w:tcPr>
          <w:p w14:paraId="71F11AE0" w14:textId="77777777" w:rsidR="00D153F5" w:rsidRPr="00041CFE" w:rsidRDefault="00D153F5" w:rsidP="00D153F5">
            <w:pPr>
              <w:pStyle w:val="afff8"/>
              <w:widowControl w:val="0"/>
              <w:rPr>
                <w:sz w:val="20"/>
                <w:szCs w:val="20"/>
              </w:rPr>
            </w:pPr>
            <w:r w:rsidRPr="00041CFE">
              <w:rPr>
                <w:sz w:val="20"/>
                <w:szCs w:val="20"/>
              </w:rPr>
              <w:t>O</w:t>
            </w:r>
          </w:p>
        </w:tc>
        <w:tc>
          <w:tcPr>
            <w:tcW w:w="928" w:type="pct"/>
            <w:shd w:val="clear" w:color="auto" w:fill="auto"/>
          </w:tcPr>
          <w:p w14:paraId="49A0F378" w14:textId="77777777" w:rsidR="00D153F5" w:rsidRPr="00696F74" w:rsidRDefault="00D153F5" w:rsidP="00D153F5">
            <w:pPr>
              <w:pStyle w:val="afff8"/>
              <w:widowControl w:val="0"/>
              <w:rPr>
                <w:sz w:val="20"/>
                <w:szCs w:val="20"/>
              </w:rPr>
            </w:pPr>
            <w:r w:rsidRPr="00696F74">
              <w:rPr>
                <w:sz w:val="20"/>
                <w:szCs w:val="20"/>
              </w:rPr>
              <w:t>Основной</w:t>
            </w:r>
          </w:p>
        </w:tc>
        <w:tc>
          <w:tcPr>
            <w:tcW w:w="2084" w:type="pct"/>
            <w:shd w:val="clear" w:color="auto" w:fill="auto"/>
          </w:tcPr>
          <w:p w14:paraId="6401CAC2" w14:textId="77777777" w:rsidR="00D153F5" w:rsidRPr="00C1498B" w:rsidRDefault="00D153F5" w:rsidP="00D153F5">
            <w:pPr>
              <w:pStyle w:val="afff8"/>
              <w:widowControl w:val="0"/>
              <w:jc w:val="left"/>
              <w:rPr>
                <w:sz w:val="20"/>
                <w:szCs w:val="20"/>
              </w:rPr>
            </w:pPr>
            <w:r w:rsidRPr="00C1498B">
              <w:rPr>
                <w:sz w:val="20"/>
                <w:szCs w:val="20"/>
              </w:rPr>
              <w:t>ПА, при непосредственном участии которого осуществляются основные производственные (технологические) процессы получения готовой продукции и выход которого из строя приводит к прекращению или резко</w:t>
            </w:r>
            <w:r w:rsidR="003324F3" w:rsidRPr="00C1498B">
              <w:rPr>
                <w:sz w:val="20"/>
                <w:szCs w:val="20"/>
              </w:rPr>
              <w:t>му сокращению выпуска продукции</w:t>
            </w:r>
          </w:p>
          <w:p w14:paraId="3EA9123E" w14:textId="7C159BAA" w:rsidR="003324F3" w:rsidRPr="00C1498B" w:rsidRDefault="003324F3" w:rsidP="00D153F5">
            <w:pPr>
              <w:pStyle w:val="afff8"/>
              <w:widowControl w:val="0"/>
              <w:jc w:val="left"/>
              <w:rPr>
                <w:sz w:val="20"/>
                <w:szCs w:val="20"/>
              </w:rPr>
            </w:pPr>
          </w:p>
        </w:tc>
        <w:tc>
          <w:tcPr>
            <w:tcW w:w="1318" w:type="pct"/>
          </w:tcPr>
          <w:p w14:paraId="772DB195" w14:textId="77777777" w:rsidR="00D153F5" w:rsidRPr="00C1498B" w:rsidRDefault="00D153F5" w:rsidP="00D153F5">
            <w:pPr>
              <w:pStyle w:val="afff8"/>
              <w:widowControl w:val="0"/>
              <w:jc w:val="left"/>
              <w:rPr>
                <w:sz w:val="20"/>
                <w:szCs w:val="20"/>
              </w:rPr>
            </w:pPr>
            <w:r w:rsidRPr="00C1498B">
              <w:rPr>
                <w:sz w:val="20"/>
                <w:szCs w:val="20"/>
              </w:rPr>
              <w:t>100000000000-</w:t>
            </w:r>
          </w:p>
          <w:p w14:paraId="2F0291E6" w14:textId="2714BBB0" w:rsidR="00D153F5" w:rsidRPr="00C1498B" w:rsidRDefault="00D153F5" w:rsidP="00D153F5">
            <w:pPr>
              <w:pStyle w:val="afff8"/>
              <w:widowControl w:val="0"/>
              <w:jc w:val="left"/>
              <w:rPr>
                <w:sz w:val="20"/>
                <w:szCs w:val="20"/>
              </w:rPr>
            </w:pPr>
            <w:r w:rsidRPr="00C1498B">
              <w:rPr>
                <w:sz w:val="20"/>
                <w:szCs w:val="20"/>
              </w:rPr>
              <w:t>199999999999</w:t>
            </w:r>
          </w:p>
        </w:tc>
      </w:tr>
      <w:tr w:rsidR="00D153F5" w:rsidRPr="007A3A1F" w14:paraId="64348E93" w14:textId="77777777" w:rsidTr="00D153F5">
        <w:tc>
          <w:tcPr>
            <w:tcW w:w="670" w:type="pct"/>
            <w:tcBorders>
              <w:top w:val="single" w:sz="4" w:space="0" w:color="auto"/>
              <w:left w:val="single" w:sz="4" w:space="0" w:color="auto"/>
              <w:bottom w:val="single" w:sz="4" w:space="0" w:color="auto"/>
              <w:right w:val="single" w:sz="4" w:space="0" w:color="auto"/>
            </w:tcBorders>
            <w:shd w:val="clear" w:color="auto" w:fill="auto"/>
          </w:tcPr>
          <w:p w14:paraId="7AC5A401" w14:textId="77777777" w:rsidR="00D153F5" w:rsidRPr="00041CFE" w:rsidRDefault="00D153F5" w:rsidP="00D153F5">
            <w:pPr>
              <w:pStyle w:val="afff8"/>
              <w:widowControl w:val="0"/>
              <w:rPr>
                <w:sz w:val="20"/>
                <w:szCs w:val="20"/>
              </w:rPr>
            </w:pPr>
            <w:r w:rsidRPr="00041CFE">
              <w:rPr>
                <w:sz w:val="20"/>
                <w:szCs w:val="20"/>
              </w:rPr>
              <w:t>V</w:t>
            </w:r>
          </w:p>
        </w:tc>
        <w:tc>
          <w:tcPr>
            <w:tcW w:w="928" w:type="pct"/>
            <w:tcBorders>
              <w:top w:val="single" w:sz="4" w:space="0" w:color="auto"/>
              <w:left w:val="single" w:sz="4" w:space="0" w:color="auto"/>
              <w:bottom w:val="single" w:sz="4" w:space="0" w:color="auto"/>
              <w:right w:val="single" w:sz="4" w:space="0" w:color="auto"/>
            </w:tcBorders>
            <w:shd w:val="clear" w:color="auto" w:fill="auto"/>
          </w:tcPr>
          <w:p w14:paraId="0B31AA62" w14:textId="77777777" w:rsidR="00D153F5" w:rsidRPr="00696F74" w:rsidRDefault="00D153F5" w:rsidP="00D153F5">
            <w:pPr>
              <w:pStyle w:val="afff8"/>
              <w:widowControl w:val="0"/>
              <w:rPr>
                <w:sz w:val="20"/>
                <w:szCs w:val="20"/>
              </w:rPr>
            </w:pPr>
            <w:r w:rsidRPr="00696F74">
              <w:rPr>
                <w:sz w:val="20"/>
                <w:szCs w:val="20"/>
              </w:rPr>
              <w:t>Вспомогательный</w:t>
            </w:r>
          </w:p>
        </w:tc>
        <w:tc>
          <w:tcPr>
            <w:tcW w:w="2084" w:type="pct"/>
            <w:tcBorders>
              <w:top w:val="single" w:sz="4" w:space="0" w:color="auto"/>
              <w:left w:val="single" w:sz="4" w:space="0" w:color="auto"/>
              <w:bottom w:val="single" w:sz="4" w:space="0" w:color="auto"/>
              <w:right w:val="single" w:sz="4" w:space="0" w:color="auto"/>
            </w:tcBorders>
            <w:shd w:val="clear" w:color="auto" w:fill="auto"/>
          </w:tcPr>
          <w:p w14:paraId="0B623A5C" w14:textId="77777777" w:rsidR="00D153F5" w:rsidRPr="00C1498B" w:rsidRDefault="00D153F5" w:rsidP="00D153F5">
            <w:pPr>
              <w:pStyle w:val="afff8"/>
              <w:widowControl w:val="0"/>
              <w:jc w:val="left"/>
              <w:rPr>
                <w:sz w:val="20"/>
                <w:szCs w:val="20"/>
              </w:rPr>
            </w:pPr>
            <w:r w:rsidRPr="00C1498B">
              <w:rPr>
                <w:sz w:val="20"/>
                <w:szCs w:val="20"/>
              </w:rPr>
              <w:t>ПА, который обеспечивает полноценное протекание производственных процессов. Описание данных ПА включено в технологические инструкции.</w:t>
            </w:r>
          </w:p>
        </w:tc>
        <w:tc>
          <w:tcPr>
            <w:tcW w:w="1318" w:type="pct"/>
            <w:tcBorders>
              <w:top w:val="single" w:sz="4" w:space="0" w:color="auto"/>
              <w:left w:val="single" w:sz="4" w:space="0" w:color="auto"/>
              <w:bottom w:val="single" w:sz="4" w:space="0" w:color="auto"/>
              <w:right w:val="single" w:sz="4" w:space="0" w:color="auto"/>
            </w:tcBorders>
          </w:tcPr>
          <w:p w14:paraId="0874188B" w14:textId="77777777" w:rsidR="009C68BF" w:rsidRPr="00C1498B" w:rsidRDefault="009C68BF" w:rsidP="009C68BF">
            <w:pPr>
              <w:pStyle w:val="afff8"/>
              <w:widowControl w:val="0"/>
              <w:jc w:val="left"/>
              <w:rPr>
                <w:sz w:val="20"/>
                <w:szCs w:val="20"/>
              </w:rPr>
            </w:pPr>
            <w:r w:rsidRPr="00C1498B">
              <w:rPr>
                <w:sz w:val="20"/>
                <w:szCs w:val="20"/>
              </w:rPr>
              <w:t>100000000000-</w:t>
            </w:r>
          </w:p>
          <w:p w14:paraId="1F4CE687" w14:textId="68DE351B" w:rsidR="00D153F5" w:rsidRPr="00C1498B" w:rsidRDefault="009C68BF" w:rsidP="009C68BF">
            <w:pPr>
              <w:pStyle w:val="afff8"/>
              <w:widowControl w:val="0"/>
              <w:jc w:val="left"/>
              <w:rPr>
                <w:sz w:val="20"/>
                <w:szCs w:val="20"/>
              </w:rPr>
            </w:pPr>
            <w:r w:rsidRPr="00C1498B">
              <w:rPr>
                <w:sz w:val="20"/>
                <w:szCs w:val="20"/>
              </w:rPr>
              <w:t>199999999999</w:t>
            </w:r>
          </w:p>
        </w:tc>
      </w:tr>
      <w:tr w:rsidR="00D153F5" w:rsidRPr="007A3A1F" w14:paraId="25C12676" w14:textId="77777777" w:rsidTr="00D153F5">
        <w:tc>
          <w:tcPr>
            <w:tcW w:w="670" w:type="pct"/>
            <w:shd w:val="clear" w:color="auto" w:fill="auto"/>
          </w:tcPr>
          <w:p w14:paraId="4F4E8CD2" w14:textId="77777777" w:rsidR="00D153F5" w:rsidRPr="00041CFE" w:rsidRDefault="00D153F5" w:rsidP="00D153F5">
            <w:pPr>
              <w:pStyle w:val="afff8"/>
              <w:widowControl w:val="0"/>
              <w:rPr>
                <w:sz w:val="20"/>
                <w:szCs w:val="20"/>
              </w:rPr>
            </w:pPr>
            <w:r w:rsidRPr="00041CFE">
              <w:rPr>
                <w:sz w:val="20"/>
                <w:szCs w:val="20"/>
              </w:rPr>
              <w:t>M</w:t>
            </w:r>
          </w:p>
        </w:tc>
        <w:tc>
          <w:tcPr>
            <w:tcW w:w="928" w:type="pct"/>
            <w:shd w:val="clear" w:color="auto" w:fill="auto"/>
          </w:tcPr>
          <w:p w14:paraId="137D31F4" w14:textId="13FC7B05" w:rsidR="00D153F5" w:rsidRPr="00C1498B" w:rsidRDefault="00CD236B" w:rsidP="00D153F5">
            <w:pPr>
              <w:pStyle w:val="afff8"/>
              <w:widowControl w:val="0"/>
              <w:jc w:val="left"/>
              <w:rPr>
                <w:sz w:val="20"/>
                <w:szCs w:val="20"/>
              </w:rPr>
            </w:pPr>
            <w:r w:rsidRPr="00696F74">
              <w:rPr>
                <w:sz w:val="20"/>
                <w:szCs w:val="20"/>
              </w:rPr>
              <w:t>Оборотный</w:t>
            </w:r>
            <w:r w:rsidR="002024E3" w:rsidRPr="00C1498B">
              <w:rPr>
                <w:sz w:val="20"/>
                <w:szCs w:val="20"/>
              </w:rPr>
              <w:t xml:space="preserve"> фонд</w:t>
            </w:r>
          </w:p>
        </w:tc>
        <w:tc>
          <w:tcPr>
            <w:tcW w:w="2084" w:type="pct"/>
            <w:shd w:val="clear" w:color="auto" w:fill="auto"/>
          </w:tcPr>
          <w:p w14:paraId="44F21311" w14:textId="6DD55C69" w:rsidR="00D153F5" w:rsidRPr="00C1498B" w:rsidRDefault="00D153F5" w:rsidP="00D153F5">
            <w:pPr>
              <w:pStyle w:val="afff8"/>
              <w:widowControl w:val="0"/>
              <w:jc w:val="left"/>
              <w:rPr>
                <w:sz w:val="20"/>
                <w:szCs w:val="20"/>
              </w:rPr>
            </w:pPr>
            <w:r w:rsidRPr="00C1498B">
              <w:rPr>
                <w:sz w:val="20"/>
                <w:szCs w:val="20"/>
              </w:rPr>
              <w:t>Единица оборудования, являющаяся составной частью ПА (Узел, Агрегат, Конструктивный элемент, Вложенная/зависимая ЕО). Может использоваться для ведения о</w:t>
            </w:r>
            <w:r w:rsidR="00CD236B" w:rsidRPr="00C1498B">
              <w:rPr>
                <w:sz w:val="20"/>
                <w:szCs w:val="20"/>
              </w:rPr>
              <w:t>боротного</w:t>
            </w:r>
            <w:r w:rsidRPr="00C1498B">
              <w:rPr>
                <w:sz w:val="20"/>
                <w:szCs w:val="20"/>
              </w:rPr>
              <w:t xml:space="preserve"> фонда</w:t>
            </w:r>
          </w:p>
        </w:tc>
        <w:tc>
          <w:tcPr>
            <w:tcW w:w="1318" w:type="pct"/>
          </w:tcPr>
          <w:p w14:paraId="2C90B520" w14:textId="77777777" w:rsidR="003324F3" w:rsidRPr="00C1498B" w:rsidRDefault="003324F3" w:rsidP="003324F3">
            <w:pPr>
              <w:pStyle w:val="afff8"/>
              <w:widowControl w:val="0"/>
              <w:jc w:val="left"/>
              <w:rPr>
                <w:sz w:val="20"/>
                <w:szCs w:val="20"/>
              </w:rPr>
            </w:pPr>
            <w:r w:rsidRPr="00C1498B">
              <w:rPr>
                <w:sz w:val="20"/>
                <w:szCs w:val="20"/>
              </w:rPr>
              <w:t>100000000000-</w:t>
            </w:r>
          </w:p>
          <w:p w14:paraId="3D0FE496" w14:textId="46815CE0" w:rsidR="00D153F5" w:rsidRPr="00C1498B" w:rsidRDefault="003324F3" w:rsidP="003324F3">
            <w:pPr>
              <w:pStyle w:val="afff8"/>
              <w:widowControl w:val="0"/>
              <w:jc w:val="left"/>
              <w:rPr>
                <w:sz w:val="20"/>
                <w:szCs w:val="20"/>
              </w:rPr>
            </w:pPr>
            <w:r w:rsidRPr="00C1498B">
              <w:rPr>
                <w:sz w:val="20"/>
                <w:szCs w:val="20"/>
              </w:rPr>
              <w:t>199999999999</w:t>
            </w:r>
          </w:p>
        </w:tc>
      </w:tr>
      <w:tr w:rsidR="00D153F5" w:rsidRPr="007A3A1F" w14:paraId="779744AF" w14:textId="77777777" w:rsidTr="00D153F5">
        <w:tc>
          <w:tcPr>
            <w:tcW w:w="670" w:type="pct"/>
            <w:shd w:val="clear" w:color="auto" w:fill="auto"/>
          </w:tcPr>
          <w:p w14:paraId="7DED39C8" w14:textId="77777777" w:rsidR="00D153F5" w:rsidRPr="00041CFE" w:rsidRDefault="00D153F5" w:rsidP="00D153F5">
            <w:pPr>
              <w:pStyle w:val="afff8"/>
              <w:widowControl w:val="0"/>
              <w:rPr>
                <w:sz w:val="20"/>
                <w:szCs w:val="20"/>
              </w:rPr>
            </w:pPr>
            <w:r w:rsidRPr="00041CFE">
              <w:rPr>
                <w:sz w:val="20"/>
                <w:szCs w:val="20"/>
              </w:rPr>
              <w:t>Z</w:t>
            </w:r>
          </w:p>
        </w:tc>
        <w:tc>
          <w:tcPr>
            <w:tcW w:w="928" w:type="pct"/>
            <w:shd w:val="clear" w:color="auto" w:fill="auto"/>
          </w:tcPr>
          <w:p w14:paraId="10CEA159" w14:textId="77777777" w:rsidR="00D153F5" w:rsidRPr="00C1498B" w:rsidRDefault="00D153F5" w:rsidP="00D153F5">
            <w:pPr>
              <w:pStyle w:val="afff8"/>
              <w:widowControl w:val="0"/>
              <w:jc w:val="left"/>
              <w:rPr>
                <w:sz w:val="20"/>
                <w:szCs w:val="20"/>
              </w:rPr>
            </w:pPr>
            <w:r w:rsidRPr="00696F74">
              <w:rPr>
                <w:sz w:val="20"/>
                <w:szCs w:val="20"/>
              </w:rPr>
              <w:t>Здания и соо</w:t>
            </w:r>
            <w:r w:rsidRPr="00C1498B">
              <w:rPr>
                <w:sz w:val="20"/>
                <w:szCs w:val="20"/>
              </w:rPr>
              <w:t>ружения</w:t>
            </w:r>
          </w:p>
        </w:tc>
        <w:tc>
          <w:tcPr>
            <w:tcW w:w="2084" w:type="pct"/>
            <w:shd w:val="clear" w:color="auto" w:fill="auto"/>
          </w:tcPr>
          <w:p w14:paraId="62109830" w14:textId="77777777" w:rsidR="00D153F5" w:rsidRPr="00C1498B" w:rsidRDefault="00D153F5" w:rsidP="00D153F5">
            <w:pPr>
              <w:pStyle w:val="afff8"/>
              <w:widowControl w:val="0"/>
              <w:jc w:val="left"/>
              <w:rPr>
                <w:sz w:val="20"/>
                <w:szCs w:val="20"/>
              </w:rPr>
            </w:pPr>
            <w:r w:rsidRPr="00C1498B">
              <w:rPr>
                <w:sz w:val="20"/>
                <w:szCs w:val="20"/>
              </w:rPr>
              <w:t>Производственные здания и сооружения</w:t>
            </w:r>
          </w:p>
        </w:tc>
        <w:tc>
          <w:tcPr>
            <w:tcW w:w="1318" w:type="pct"/>
          </w:tcPr>
          <w:p w14:paraId="5CA7E94D" w14:textId="77777777" w:rsidR="003324F3" w:rsidRPr="00C1498B" w:rsidRDefault="003324F3" w:rsidP="003324F3">
            <w:pPr>
              <w:pStyle w:val="afff8"/>
              <w:widowControl w:val="0"/>
              <w:jc w:val="left"/>
              <w:rPr>
                <w:sz w:val="20"/>
                <w:szCs w:val="20"/>
              </w:rPr>
            </w:pPr>
            <w:r w:rsidRPr="00C1498B">
              <w:rPr>
                <w:sz w:val="20"/>
                <w:szCs w:val="20"/>
              </w:rPr>
              <w:t>100000000000-</w:t>
            </w:r>
          </w:p>
          <w:p w14:paraId="17962F0A" w14:textId="30AE1A0C" w:rsidR="00D153F5" w:rsidRPr="00C1498B" w:rsidRDefault="003324F3" w:rsidP="003324F3">
            <w:pPr>
              <w:pStyle w:val="afff8"/>
              <w:widowControl w:val="0"/>
              <w:jc w:val="left"/>
              <w:rPr>
                <w:sz w:val="20"/>
                <w:szCs w:val="20"/>
              </w:rPr>
            </w:pPr>
            <w:r w:rsidRPr="00C1498B">
              <w:rPr>
                <w:sz w:val="20"/>
                <w:szCs w:val="20"/>
              </w:rPr>
              <w:t>199999999999</w:t>
            </w:r>
          </w:p>
        </w:tc>
      </w:tr>
      <w:tr w:rsidR="00D153F5" w:rsidRPr="007A3A1F" w14:paraId="026AB3A3" w14:textId="77777777" w:rsidTr="00D153F5">
        <w:tc>
          <w:tcPr>
            <w:tcW w:w="670" w:type="pct"/>
            <w:shd w:val="clear" w:color="auto" w:fill="auto"/>
          </w:tcPr>
          <w:p w14:paraId="0132D44E" w14:textId="77777777" w:rsidR="00D153F5" w:rsidRPr="00041CFE" w:rsidRDefault="00D153F5" w:rsidP="00D153F5">
            <w:pPr>
              <w:pStyle w:val="afff8"/>
              <w:widowControl w:val="0"/>
              <w:rPr>
                <w:sz w:val="20"/>
                <w:szCs w:val="20"/>
                <w:lang w:val="en-US"/>
              </w:rPr>
            </w:pPr>
            <w:r w:rsidRPr="00041CFE">
              <w:rPr>
                <w:sz w:val="20"/>
                <w:szCs w:val="20"/>
                <w:lang w:val="en-US"/>
              </w:rPr>
              <w:t>P</w:t>
            </w:r>
          </w:p>
        </w:tc>
        <w:tc>
          <w:tcPr>
            <w:tcW w:w="928" w:type="pct"/>
            <w:shd w:val="clear" w:color="auto" w:fill="auto"/>
          </w:tcPr>
          <w:p w14:paraId="16076903" w14:textId="77777777" w:rsidR="00D153F5" w:rsidRPr="00696F74" w:rsidRDefault="00D153F5" w:rsidP="00D153F5">
            <w:pPr>
              <w:pStyle w:val="afff8"/>
              <w:widowControl w:val="0"/>
              <w:jc w:val="left"/>
              <w:rPr>
                <w:sz w:val="20"/>
                <w:szCs w:val="20"/>
              </w:rPr>
            </w:pPr>
            <w:r w:rsidRPr="00696F74">
              <w:rPr>
                <w:sz w:val="20"/>
                <w:szCs w:val="20"/>
              </w:rPr>
              <w:t>ВПС</w:t>
            </w:r>
          </w:p>
        </w:tc>
        <w:tc>
          <w:tcPr>
            <w:tcW w:w="2084" w:type="pct"/>
            <w:shd w:val="clear" w:color="auto" w:fill="auto"/>
          </w:tcPr>
          <w:p w14:paraId="3554662B" w14:textId="77777777" w:rsidR="00D153F5" w:rsidRPr="00C1498B" w:rsidRDefault="00D153F5" w:rsidP="00D153F5">
            <w:pPr>
              <w:pStyle w:val="afff8"/>
              <w:widowControl w:val="0"/>
              <w:jc w:val="left"/>
              <w:rPr>
                <w:sz w:val="20"/>
                <w:szCs w:val="20"/>
              </w:rPr>
            </w:pPr>
            <w:r w:rsidRPr="00C1498B">
              <w:rPr>
                <w:sz w:val="20"/>
                <w:szCs w:val="20"/>
              </w:rPr>
              <w:t>Вспомогательные производственные средства, например, инструменты, краны, измерительные приборы</w:t>
            </w:r>
          </w:p>
        </w:tc>
        <w:tc>
          <w:tcPr>
            <w:tcW w:w="1318" w:type="pct"/>
          </w:tcPr>
          <w:p w14:paraId="416E2B0A" w14:textId="77777777" w:rsidR="003324F3" w:rsidRPr="00C1498B" w:rsidRDefault="003324F3" w:rsidP="003324F3">
            <w:pPr>
              <w:pStyle w:val="afff8"/>
              <w:widowControl w:val="0"/>
              <w:jc w:val="left"/>
              <w:rPr>
                <w:sz w:val="20"/>
                <w:szCs w:val="20"/>
              </w:rPr>
            </w:pPr>
            <w:r w:rsidRPr="00C1498B">
              <w:rPr>
                <w:sz w:val="20"/>
                <w:szCs w:val="20"/>
              </w:rPr>
              <w:t>100000000000-</w:t>
            </w:r>
          </w:p>
          <w:p w14:paraId="145B020F" w14:textId="3A75F64D" w:rsidR="00D153F5" w:rsidRPr="00C1498B" w:rsidRDefault="003324F3" w:rsidP="003324F3">
            <w:pPr>
              <w:pStyle w:val="afff8"/>
              <w:widowControl w:val="0"/>
              <w:jc w:val="left"/>
              <w:rPr>
                <w:sz w:val="20"/>
                <w:szCs w:val="20"/>
              </w:rPr>
            </w:pPr>
            <w:r w:rsidRPr="00C1498B">
              <w:rPr>
                <w:sz w:val="20"/>
                <w:szCs w:val="20"/>
              </w:rPr>
              <w:t>199999999999</w:t>
            </w:r>
          </w:p>
        </w:tc>
      </w:tr>
      <w:tr w:rsidR="00C1498B" w:rsidRPr="007A3A1F" w14:paraId="780F2190" w14:textId="77777777" w:rsidTr="00D153F5">
        <w:trPr>
          <w:ins w:id="10433" w:author="Александр" w:date="2020-04-13T07:05:00Z"/>
        </w:trPr>
        <w:tc>
          <w:tcPr>
            <w:tcW w:w="670" w:type="pct"/>
            <w:shd w:val="clear" w:color="auto" w:fill="auto"/>
          </w:tcPr>
          <w:p w14:paraId="16AE92B4" w14:textId="1E360B16" w:rsidR="00C1498B" w:rsidRPr="00C1498B" w:rsidRDefault="00C1498B" w:rsidP="00D153F5">
            <w:pPr>
              <w:pStyle w:val="afff8"/>
              <w:widowControl w:val="0"/>
              <w:rPr>
                <w:ins w:id="10434" w:author="Александр" w:date="2020-04-13T07:05:00Z"/>
                <w:sz w:val="20"/>
                <w:szCs w:val="20"/>
                <w:lang w:val="en-US"/>
                <w:rPrChange w:id="10435" w:author="Александр" w:date="2020-04-13T07:07:00Z">
                  <w:rPr>
                    <w:ins w:id="10436" w:author="Александр" w:date="2020-04-13T07:05:00Z"/>
                    <w:sz w:val="20"/>
                    <w:szCs w:val="20"/>
                    <w:highlight w:val="yellow"/>
                    <w:lang w:val="en-US"/>
                  </w:rPr>
                </w:rPrChange>
              </w:rPr>
            </w:pPr>
            <w:ins w:id="10437" w:author="Александр" w:date="2020-04-13T07:05:00Z">
              <w:r w:rsidRPr="00C1498B">
                <w:rPr>
                  <w:sz w:val="20"/>
                  <w:szCs w:val="20"/>
                  <w:lang w:val="en-US"/>
                  <w:rPrChange w:id="10438" w:author="Александр" w:date="2020-04-13T07:07:00Z">
                    <w:rPr>
                      <w:sz w:val="20"/>
                      <w:szCs w:val="20"/>
                      <w:highlight w:val="yellow"/>
                      <w:lang w:val="en-US"/>
                    </w:rPr>
                  </w:rPrChange>
                </w:rPr>
                <w:t>S</w:t>
              </w:r>
            </w:ins>
          </w:p>
        </w:tc>
        <w:tc>
          <w:tcPr>
            <w:tcW w:w="928" w:type="pct"/>
            <w:shd w:val="clear" w:color="auto" w:fill="auto"/>
          </w:tcPr>
          <w:p w14:paraId="423EB24C" w14:textId="0F814056" w:rsidR="00C1498B" w:rsidRPr="00C1498B" w:rsidRDefault="00C1498B">
            <w:pPr>
              <w:jc w:val="left"/>
              <w:rPr>
                <w:ins w:id="10439" w:author="Александр" w:date="2020-04-13T07:05:00Z"/>
                <w:rFonts w:ascii="Calibri" w:hAnsi="Calibri" w:cs="Calibri"/>
                <w:color w:val="000000"/>
                <w:sz w:val="22"/>
                <w:rPrChange w:id="10440" w:author="Александр" w:date="2020-04-13T07:07:00Z">
                  <w:rPr>
                    <w:ins w:id="10441" w:author="Александр" w:date="2020-04-13T07:05:00Z"/>
                    <w:sz w:val="20"/>
                    <w:szCs w:val="20"/>
                    <w:highlight w:val="yellow"/>
                  </w:rPr>
                </w:rPrChange>
              </w:rPr>
              <w:pPrChange w:id="10442" w:author="Александр" w:date="2020-04-13T07:05:00Z">
                <w:pPr>
                  <w:widowControl w:val="0"/>
                  <w:jc w:val="left"/>
                </w:pPr>
              </w:pPrChange>
            </w:pPr>
            <w:ins w:id="10443" w:author="Александр" w:date="2020-04-13T07:05:00Z">
              <w:r w:rsidRPr="00041CFE">
                <w:rPr>
                  <w:rFonts w:ascii="Calibri" w:hAnsi="Calibri" w:cs="Calibri"/>
                  <w:color w:val="000000"/>
                  <w:sz w:val="22"/>
                </w:rPr>
                <w:t>Автошины и КГШ</w:t>
              </w:r>
            </w:ins>
          </w:p>
        </w:tc>
        <w:tc>
          <w:tcPr>
            <w:tcW w:w="2084" w:type="pct"/>
            <w:shd w:val="clear" w:color="auto" w:fill="auto"/>
          </w:tcPr>
          <w:p w14:paraId="7A4ADC35" w14:textId="6A0C069C" w:rsidR="00C1498B" w:rsidRPr="00C1498B" w:rsidRDefault="00C1498B" w:rsidP="00D153F5">
            <w:pPr>
              <w:pStyle w:val="afff8"/>
              <w:widowControl w:val="0"/>
              <w:jc w:val="left"/>
              <w:rPr>
                <w:ins w:id="10444" w:author="Александр" w:date="2020-04-13T07:05:00Z"/>
                <w:sz w:val="20"/>
                <w:szCs w:val="20"/>
                <w:rPrChange w:id="10445" w:author="Александр" w:date="2020-04-13T07:07:00Z">
                  <w:rPr>
                    <w:ins w:id="10446" w:author="Александр" w:date="2020-04-13T07:05:00Z"/>
                    <w:sz w:val="20"/>
                    <w:szCs w:val="20"/>
                    <w:highlight w:val="yellow"/>
                  </w:rPr>
                </w:rPrChange>
              </w:rPr>
            </w:pPr>
            <w:ins w:id="10447" w:author="Александр" w:date="2020-04-13T07:06:00Z">
              <w:r w:rsidRPr="00C1498B">
                <w:rPr>
                  <w:sz w:val="20"/>
                  <w:szCs w:val="20"/>
                  <w:rPrChange w:id="10448" w:author="Александр" w:date="2020-04-13T07:07:00Z">
                    <w:rPr>
                      <w:sz w:val="20"/>
                      <w:szCs w:val="20"/>
                      <w:highlight w:val="yellow"/>
                    </w:rPr>
                  </w:rPrChange>
                </w:rPr>
                <w:t>Автомобильные и крупногабаритные шины</w:t>
              </w:r>
            </w:ins>
          </w:p>
        </w:tc>
        <w:tc>
          <w:tcPr>
            <w:tcW w:w="1318" w:type="pct"/>
          </w:tcPr>
          <w:p w14:paraId="6344CB0F" w14:textId="77777777" w:rsidR="00C1498B" w:rsidRPr="00C1498B" w:rsidRDefault="00C1498B" w:rsidP="00C1498B">
            <w:pPr>
              <w:pStyle w:val="afff8"/>
              <w:widowControl w:val="0"/>
              <w:jc w:val="left"/>
              <w:rPr>
                <w:ins w:id="10449" w:author="Александр" w:date="2020-04-13T07:07:00Z"/>
                <w:sz w:val="20"/>
                <w:szCs w:val="20"/>
                <w:rPrChange w:id="10450" w:author="Александр" w:date="2020-04-13T07:07:00Z">
                  <w:rPr>
                    <w:ins w:id="10451" w:author="Александр" w:date="2020-04-13T07:07:00Z"/>
                    <w:sz w:val="20"/>
                    <w:szCs w:val="20"/>
                    <w:highlight w:val="yellow"/>
                  </w:rPr>
                </w:rPrChange>
              </w:rPr>
            </w:pPr>
            <w:ins w:id="10452" w:author="Александр" w:date="2020-04-13T07:07:00Z">
              <w:r w:rsidRPr="00C1498B">
                <w:rPr>
                  <w:sz w:val="20"/>
                  <w:szCs w:val="20"/>
                  <w:rPrChange w:id="10453" w:author="Александр" w:date="2020-04-13T07:07:00Z">
                    <w:rPr>
                      <w:sz w:val="20"/>
                      <w:szCs w:val="20"/>
                      <w:highlight w:val="yellow"/>
                    </w:rPr>
                  </w:rPrChange>
                </w:rPr>
                <w:t>100000000000-</w:t>
              </w:r>
            </w:ins>
          </w:p>
          <w:p w14:paraId="24EECBDA" w14:textId="612EE912" w:rsidR="00C1498B" w:rsidRPr="00C1498B" w:rsidRDefault="00C1498B" w:rsidP="00C1498B">
            <w:pPr>
              <w:pStyle w:val="afff8"/>
              <w:widowControl w:val="0"/>
              <w:jc w:val="left"/>
              <w:rPr>
                <w:ins w:id="10454" w:author="Александр" w:date="2020-04-13T07:05:00Z"/>
                <w:sz w:val="20"/>
                <w:szCs w:val="20"/>
                <w:rPrChange w:id="10455" w:author="Александр" w:date="2020-04-13T07:07:00Z">
                  <w:rPr>
                    <w:ins w:id="10456" w:author="Александр" w:date="2020-04-13T07:05:00Z"/>
                    <w:sz w:val="20"/>
                    <w:szCs w:val="20"/>
                    <w:highlight w:val="yellow"/>
                  </w:rPr>
                </w:rPrChange>
              </w:rPr>
            </w:pPr>
            <w:ins w:id="10457" w:author="Александр" w:date="2020-04-13T07:07:00Z">
              <w:r w:rsidRPr="00C1498B">
                <w:rPr>
                  <w:sz w:val="20"/>
                  <w:szCs w:val="20"/>
                  <w:rPrChange w:id="10458" w:author="Александр" w:date="2020-04-13T07:07:00Z">
                    <w:rPr>
                      <w:sz w:val="20"/>
                      <w:szCs w:val="20"/>
                      <w:highlight w:val="yellow"/>
                    </w:rPr>
                  </w:rPrChange>
                </w:rPr>
                <w:t>199999999999</w:t>
              </w:r>
            </w:ins>
          </w:p>
        </w:tc>
      </w:tr>
    </w:tbl>
    <w:p w14:paraId="527A2D32" w14:textId="77777777" w:rsidR="00D153F5" w:rsidRPr="00FB401A" w:rsidRDefault="00D153F5" w:rsidP="00197D54">
      <w:pPr>
        <w:pStyle w:val="3"/>
      </w:pPr>
      <w:bookmarkStart w:id="10459" w:name="_Toc521083729"/>
      <w:bookmarkStart w:id="10460" w:name="_Toc521340869"/>
      <w:bookmarkStart w:id="10461" w:name="_Toc521439389"/>
      <w:bookmarkStart w:id="10462" w:name="_Toc67556913"/>
      <w:r>
        <w:t>К</w:t>
      </w:r>
      <w:r w:rsidRPr="00FB401A">
        <w:t>лючевые параметры объекта</w:t>
      </w:r>
      <w:bookmarkEnd w:id="10459"/>
      <w:bookmarkEnd w:id="10460"/>
      <w:bookmarkEnd w:id="10461"/>
      <w:bookmarkEnd w:id="10462"/>
    </w:p>
    <w:p w14:paraId="3424C978" w14:textId="33F081A0" w:rsidR="00D153F5" w:rsidRPr="0001473F" w:rsidRDefault="00D153F5" w:rsidP="00197D54">
      <w:pPr>
        <w:spacing w:after="120" w:line="276" w:lineRule="auto"/>
        <w:ind w:firstLine="567"/>
        <w:rPr>
          <w:rFonts w:ascii="Arial" w:hAnsi="Arial" w:cs="Arial"/>
          <w:szCs w:val="24"/>
        </w:rPr>
      </w:pPr>
      <w:r w:rsidRPr="0001473F">
        <w:rPr>
          <w:rFonts w:ascii="Arial" w:hAnsi="Arial" w:cs="Arial"/>
          <w:szCs w:val="24"/>
        </w:rPr>
        <w:t>Ключевыми параметрами единиц оборудования являются:</w:t>
      </w:r>
    </w:p>
    <w:p w14:paraId="0251E1C8" w14:textId="77777777" w:rsidR="00D153F5" w:rsidRPr="0001473F" w:rsidRDefault="00D153F5" w:rsidP="00197D54">
      <w:pPr>
        <w:pStyle w:val="afc"/>
        <w:numPr>
          <w:ilvl w:val="0"/>
          <w:numId w:val="9"/>
        </w:numPr>
        <w:spacing w:after="120" w:line="276" w:lineRule="auto"/>
        <w:ind w:left="851" w:hanging="284"/>
        <w:rPr>
          <w:rFonts w:ascii="Arial" w:hAnsi="Arial" w:cs="Arial"/>
          <w:szCs w:val="24"/>
          <w:lang w:val="en-US"/>
        </w:rPr>
      </w:pPr>
      <w:r w:rsidRPr="0001473F">
        <w:rPr>
          <w:rFonts w:ascii="Arial" w:hAnsi="Arial" w:cs="Arial"/>
          <w:szCs w:val="24"/>
        </w:rPr>
        <w:t xml:space="preserve">EQUNR </w:t>
      </w:r>
      <w:r w:rsidRPr="0001473F">
        <w:rPr>
          <w:rFonts w:ascii="Arial" w:hAnsi="Arial" w:cs="Arial"/>
          <w:szCs w:val="24"/>
          <w:lang w:val="en-US"/>
        </w:rPr>
        <w:t xml:space="preserve">- </w:t>
      </w:r>
      <w:r w:rsidRPr="0001473F">
        <w:rPr>
          <w:rFonts w:ascii="Arial" w:hAnsi="Arial" w:cs="Arial"/>
          <w:szCs w:val="24"/>
        </w:rPr>
        <w:t>Единица оборудования</w:t>
      </w:r>
      <w:r w:rsidRPr="0001473F">
        <w:rPr>
          <w:rFonts w:ascii="Arial" w:hAnsi="Arial" w:cs="Arial"/>
          <w:szCs w:val="24"/>
          <w:lang w:val="en-US"/>
        </w:rPr>
        <w:t>,</w:t>
      </w:r>
    </w:p>
    <w:p w14:paraId="2B31771C" w14:textId="62A470ED" w:rsidR="000C56E5" w:rsidRPr="006E73B8" w:rsidRDefault="00D153F5" w:rsidP="00F543E4">
      <w:pPr>
        <w:pStyle w:val="afc"/>
        <w:numPr>
          <w:ilvl w:val="0"/>
          <w:numId w:val="9"/>
        </w:numPr>
        <w:spacing w:after="240" w:line="276" w:lineRule="auto"/>
        <w:ind w:left="851" w:hanging="284"/>
        <w:rPr>
          <w:rFonts w:ascii="Arial" w:hAnsi="Arial"/>
        </w:rPr>
      </w:pPr>
      <w:r w:rsidRPr="006E73B8">
        <w:rPr>
          <w:rFonts w:ascii="Arial" w:hAnsi="Arial" w:cs="Arial"/>
          <w:szCs w:val="24"/>
        </w:rPr>
        <w:t>EQTYP - Тип Единицы оборудования.</w:t>
      </w:r>
    </w:p>
    <w:p w14:paraId="2F8A11D5" w14:textId="2716073F" w:rsidR="000C56E5" w:rsidRDefault="000C56E5" w:rsidP="000C56E5">
      <w:pPr>
        <w:spacing w:after="240" w:line="276" w:lineRule="auto"/>
        <w:rPr>
          <w:rFonts w:ascii="Arial" w:hAnsi="Arial"/>
        </w:rPr>
      </w:pPr>
    </w:p>
    <w:p w14:paraId="1320B848" w14:textId="694A6511" w:rsidR="000C56E5" w:rsidRDefault="000C56E5" w:rsidP="000C56E5">
      <w:pPr>
        <w:spacing w:after="240" w:line="276" w:lineRule="auto"/>
        <w:rPr>
          <w:rFonts w:ascii="Arial" w:hAnsi="Arial"/>
        </w:rPr>
      </w:pPr>
    </w:p>
    <w:p w14:paraId="66141EE1" w14:textId="2CF1988C" w:rsidR="000C56E5" w:rsidRDefault="000C56E5" w:rsidP="000C56E5">
      <w:pPr>
        <w:spacing w:after="240" w:line="276" w:lineRule="auto"/>
        <w:rPr>
          <w:rFonts w:ascii="Arial" w:hAnsi="Arial"/>
        </w:rPr>
      </w:pPr>
    </w:p>
    <w:p w14:paraId="4B760189" w14:textId="0925B3F9" w:rsidR="000C56E5" w:rsidRDefault="000C56E5" w:rsidP="000C56E5">
      <w:pPr>
        <w:spacing w:after="240" w:line="276" w:lineRule="auto"/>
        <w:rPr>
          <w:rFonts w:ascii="Arial" w:hAnsi="Arial"/>
        </w:rPr>
      </w:pPr>
    </w:p>
    <w:p w14:paraId="06760AB6" w14:textId="77777777" w:rsidR="000C56E5" w:rsidRPr="000C56E5" w:rsidRDefault="000C56E5" w:rsidP="000C56E5">
      <w:pPr>
        <w:spacing w:after="240" w:line="276" w:lineRule="auto"/>
        <w:rPr>
          <w:rFonts w:ascii="Arial" w:hAnsi="Arial"/>
        </w:rPr>
      </w:pPr>
    </w:p>
    <w:p w14:paraId="3CD643EB" w14:textId="77777777" w:rsidR="000C56E5" w:rsidRDefault="000C56E5" w:rsidP="00197D54">
      <w:pPr>
        <w:pStyle w:val="3"/>
        <w:sectPr w:rsidR="000C56E5" w:rsidSect="00FE7760">
          <w:headerReference w:type="default" r:id="rId26"/>
          <w:headerReference w:type="first" r:id="rId27"/>
          <w:pgSz w:w="11907" w:h="16840" w:code="9"/>
          <w:pgMar w:top="1134" w:right="567" w:bottom="1134" w:left="1134" w:header="737" w:footer="283" w:gutter="0"/>
          <w:cols w:space="708"/>
          <w:docGrid w:linePitch="360"/>
        </w:sectPr>
      </w:pPr>
      <w:bookmarkStart w:id="10463" w:name="_Toc521490926"/>
      <w:bookmarkStart w:id="10464" w:name="_Toc521083730"/>
      <w:bookmarkStart w:id="10465" w:name="_Toc521340870"/>
      <w:bookmarkStart w:id="10466" w:name="_Toc521439390"/>
    </w:p>
    <w:p w14:paraId="6FBE6F58" w14:textId="153E4358" w:rsidR="0019742D" w:rsidRPr="0019742D" w:rsidRDefault="00D153F5" w:rsidP="0019742D">
      <w:pPr>
        <w:pStyle w:val="3"/>
      </w:pPr>
      <w:bookmarkStart w:id="10467" w:name="_Toc67556914"/>
      <w:r w:rsidRPr="003F2961">
        <w:lastRenderedPageBreak/>
        <w:t>Модель данных объекта</w:t>
      </w:r>
      <w:bookmarkEnd w:id="10463"/>
      <w:bookmarkEnd w:id="10464"/>
      <w:bookmarkEnd w:id="10465"/>
      <w:bookmarkEnd w:id="10466"/>
      <w:bookmarkEnd w:id="10467"/>
    </w:p>
    <w:p w14:paraId="552102A4" w14:textId="7DCA14E2" w:rsidR="00D153F5" w:rsidRPr="009767A7" w:rsidRDefault="00D153F5" w:rsidP="00E16A62">
      <w:pPr>
        <w:pStyle w:val="a9"/>
        <w:keepNext/>
        <w:spacing w:after="240" w:afterAutospacing="0" w:line="276" w:lineRule="auto"/>
        <w:ind w:right="-737"/>
        <w:jc w:val="right"/>
        <w:rPr>
          <w:rFonts w:ascii="Arial" w:hAnsi="Arial" w:cs="Arial"/>
          <w:b/>
          <w:sz w:val="22"/>
        </w:rPr>
      </w:pPr>
      <w:r w:rsidRPr="00321205">
        <w:rPr>
          <w:rFonts w:ascii="Arial" w:hAnsi="Arial" w:cs="Arial"/>
          <w:b/>
          <w:sz w:val="22"/>
        </w:rPr>
        <w:t>Таблица</w:t>
      </w:r>
      <w:r w:rsidR="00156F97">
        <w:rPr>
          <w:rFonts w:ascii="Arial" w:hAnsi="Arial" w:cs="Arial"/>
          <w:b/>
          <w:sz w:val="22"/>
        </w:rPr>
        <w:t xml:space="preserve"> 18</w:t>
      </w:r>
      <w:r w:rsidRPr="00321205">
        <w:rPr>
          <w:rFonts w:ascii="Arial" w:hAnsi="Arial" w:cs="Arial"/>
          <w:b/>
          <w:sz w:val="22"/>
        </w:rPr>
        <w:t xml:space="preserve">. Модель данных </w:t>
      </w:r>
      <w:r>
        <w:rPr>
          <w:rFonts w:ascii="Arial" w:hAnsi="Arial" w:cs="Arial"/>
          <w:b/>
          <w:sz w:val="22"/>
          <w:lang w:val="en-US"/>
        </w:rPr>
        <w:t>PM</w:t>
      </w:r>
      <w:r w:rsidRPr="009767A7">
        <w:rPr>
          <w:rFonts w:ascii="Arial" w:hAnsi="Arial" w:cs="Arial"/>
          <w:b/>
          <w:sz w:val="22"/>
        </w:rPr>
        <w:t xml:space="preserve">_12 </w:t>
      </w:r>
      <w:r>
        <w:rPr>
          <w:rFonts w:ascii="Arial" w:hAnsi="Arial" w:cs="Arial"/>
          <w:b/>
          <w:sz w:val="22"/>
        </w:rPr>
        <w:t>Единица оборудования</w:t>
      </w:r>
    </w:p>
    <w:tbl>
      <w:tblPr>
        <w:tblW w:w="5494"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5"/>
        <w:gridCol w:w="1246"/>
        <w:gridCol w:w="1703"/>
        <w:gridCol w:w="3544"/>
        <w:gridCol w:w="994"/>
        <w:gridCol w:w="1556"/>
        <w:gridCol w:w="1272"/>
        <w:gridCol w:w="1282"/>
        <w:gridCol w:w="1416"/>
        <w:gridCol w:w="1275"/>
        <w:gridCol w:w="1096"/>
      </w:tblGrid>
      <w:tr w:rsidR="000C56E5" w:rsidRPr="0086487D" w14:paraId="3CDBE38D" w14:textId="77777777" w:rsidTr="002E4C10">
        <w:trPr>
          <w:cantSplit/>
          <w:trHeight w:val="388"/>
          <w:tblHeader/>
        </w:trPr>
        <w:tc>
          <w:tcPr>
            <w:tcW w:w="186" w:type="pct"/>
            <w:vMerge w:val="restart"/>
            <w:shd w:val="clear" w:color="auto" w:fill="FFC000"/>
            <w:vAlign w:val="center"/>
          </w:tcPr>
          <w:p w14:paraId="6E6F36D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390" w:type="pct"/>
            <w:vMerge w:val="restart"/>
            <w:shd w:val="clear" w:color="auto" w:fill="FFC000"/>
          </w:tcPr>
          <w:p w14:paraId="3B982AE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33" w:type="pct"/>
            <w:vMerge w:val="restart"/>
            <w:shd w:val="clear" w:color="auto" w:fill="FFC000"/>
            <w:vAlign w:val="center"/>
          </w:tcPr>
          <w:p w14:paraId="57B2B45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1109" w:type="pct"/>
            <w:vMerge w:val="restart"/>
            <w:shd w:val="clear" w:color="auto" w:fill="FFC000"/>
            <w:vAlign w:val="center"/>
          </w:tcPr>
          <w:p w14:paraId="7DBE227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11" w:type="pct"/>
            <w:vMerge w:val="restart"/>
            <w:shd w:val="clear" w:color="auto" w:fill="FFC000"/>
            <w:vAlign w:val="center"/>
          </w:tcPr>
          <w:p w14:paraId="023CD81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87" w:type="pct"/>
            <w:vMerge w:val="restart"/>
            <w:shd w:val="clear" w:color="auto" w:fill="FFC000"/>
            <w:vAlign w:val="center"/>
          </w:tcPr>
          <w:p w14:paraId="7339DDD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799" w:type="pct"/>
            <w:gridSpan w:val="2"/>
            <w:shd w:val="clear" w:color="auto" w:fill="FFC000"/>
          </w:tcPr>
          <w:p w14:paraId="0E01516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42" w:type="pct"/>
            <w:gridSpan w:val="2"/>
            <w:shd w:val="clear" w:color="auto" w:fill="FFC000"/>
            <w:vAlign w:val="center"/>
          </w:tcPr>
          <w:p w14:paraId="639C154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43" w:type="pct"/>
            <w:vMerge w:val="restart"/>
            <w:shd w:val="clear" w:color="auto" w:fill="FFC000"/>
            <w:vAlign w:val="center"/>
          </w:tcPr>
          <w:p w14:paraId="75EA697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0C56E5" w:rsidRPr="0086487D" w14:paraId="00A3AA49" w14:textId="77777777" w:rsidTr="00404F69">
        <w:trPr>
          <w:cantSplit/>
          <w:trHeight w:val="2457"/>
        </w:trPr>
        <w:tc>
          <w:tcPr>
            <w:tcW w:w="186" w:type="pct"/>
            <w:vMerge/>
            <w:vAlign w:val="center"/>
          </w:tcPr>
          <w:p w14:paraId="5AB5676C" w14:textId="77777777" w:rsidR="00D153F5" w:rsidRPr="000E3C42" w:rsidRDefault="00D153F5" w:rsidP="00D153F5">
            <w:pPr>
              <w:jc w:val="center"/>
              <w:rPr>
                <w:rFonts w:ascii="Arial" w:hAnsi="Arial" w:cs="Arial"/>
                <w:sz w:val="20"/>
                <w:szCs w:val="20"/>
              </w:rPr>
            </w:pPr>
          </w:p>
        </w:tc>
        <w:tc>
          <w:tcPr>
            <w:tcW w:w="390" w:type="pct"/>
            <w:vMerge/>
          </w:tcPr>
          <w:p w14:paraId="7C4D73D8" w14:textId="77777777" w:rsidR="00D153F5" w:rsidRPr="000E3C42" w:rsidRDefault="00D153F5" w:rsidP="00D153F5">
            <w:pPr>
              <w:jc w:val="center"/>
              <w:rPr>
                <w:rFonts w:ascii="Arial" w:hAnsi="Arial" w:cs="Arial"/>
                <w:sz w:val="20"/>
                <w:szCs w:val="20"/>
              </w:rPr>
            </w:pPr>
          </w:p>
        </w:tc>
        <w:tc>
          <w:tcPr>
            <w:tcW w:w="533" w:type="pct"/>
            <w:vMerge/>
            <w:vAlign w:val="center"/>
          </w:tcPr>
          <w:p w14:paraId="42622EF6" w14:textId="77777777" w:rsidR="00D153F5" w:rsidRPr="000E3C42" w:rsidRDefault="00D153F5" w:rsidP="00D153F5">
            <w:pPr>
              <w:jc w:val="center"/>
              <w:rPr>
                <w:rFonts w:ascii="Arial" w:hAnsi="Arial" w:cs="Arial"/>
                <w:sz w:val="20"/>
                <w:szCs w:val="20"/>
              </w:rPr>
            </w:pPr>
          </w:p>
        </w:tc>
        <w:tc>
          <w:tcPr>
            <w:tcW w:w="1109" w:type="pct"/>
            <w:vMerge/>
            <w:vAlign w:val="center"/>
          </w:tcPr>
          <w:p w14:paraId="4BB07932" w14:textId="77777777" w:rsidR="00D153F5" w:rsidRPr="000E3C42" w:rsidRDefault="00D153F5" w:rsidP="00D153F5">
            <w:pPr>
              <w:jc w:val="center"/>
              <w:rPr>
                <w:rFonts w:ascii="Arial" w:hAnsi="Arial" w:cs="Arial"/>
                <w:sz w:val="20"/>
                <w:szCs w:val="20"/>
              </w:rPr>
            </w:pPr>
          </w:p>
        </w:tc>
        <w:tc>
          <w:tcPr>
            <w:tcW w:w="311" w:type="pct"/>
            <w:vMerge/>
            <w:vAlign w:val="center"/>
          </w:tcPr>
          <w:p w14:paraId="4C26473C" w14:textId="77777777" w:rsidR="00D153F5" w:rsidRPr="000E3C42" w:rsidRDefault="00D153F5" w:rsidP="00D153F5">
            <w:pPr>
              <w:jc w:val="center"/>
              <w:rPr>
                <w:rFonts w:ascii="Arial" w:hAnsi="Arial" w:cs="Arial"/>
                <w:sz w:val="20"/>
                <w:szCs w:val="20"/>
              </w:rPr>
            </w:pPr>
          </w:p>
        </w:tc>
        <w:tc>
          <w:tcPr>
            <w:tcW w:w="487" w:type="pct"/>
            <w:vMerge/>
            <w:vAlign w:val="center"/>
          </w:tcPr>
          <w:p w14:paraId="73879AFE" w14:textId="77777777" w:rsidR="00D153F5" w:rsidRPr="000E3C42" w:rsidRDefault="00D153F5" w:rsidP="00D153F5">
            <w:pPr>
              <w:jc w:val="center"/>
              <w:rPr>
                <w:rFonts w:ascii="Arial" w:hAnsi="Arial" w:cs="Arial"/>
                <w:sz w:val="20"/>
                <w:szCs w:val="20"/>
              </w:rPr>
            </w:pPr>
          </w:p>
        </w:tc>
        <w:tc>
          <w:tcPr>
            <w:tcW w:w="398" w:type="pct"/>
            <w:tcBorders>
              <w:top w:val="single" w:sz="6" w:space="0" w:color="auto"/>
              <w:bottom w:val="single" w:sz="6" w:space="0" w:color="auto"/>
            </w:tcBorders>
            <w:shd w:val="clear" w:color="auto" w:fill="FFC000"/>
          </w:tcPr>
          <w:p w14:paraId="3451E614" w14:textId="77777777" w:rsidR="00D153F5" w:rsidRPr="000E3C42" w:rsidRDefault="00D153F5" w:rsidP="00D153F5">
            <w:pPr>
              <w:jc w:val="center"/>
              <w:rPr>
                <w:rFonts w:ascii="Arial" w:hAnsi="Arial" w:cs="Arial"/>
                <w:b/>
                <w:sz w:val="20"/>
                <w:szCs w:val="20"/>
              </w:rPr>
            </w:pPr>
            <w:proofErr w:type="spellStart"/>
            <w:r w:rsidRPr="000E3C42">
              <w:rPr>
                <w:rFonts w:ascii="Arial" w:hAnsi="Arial" w:cs="Arial"/>
                <w:b/>
                <w:sz w:val="20"/>
                <w:szCs w:val="20"/>
              </w:rPr>
              <w:t>Обязат-ть</w:t>
            </w:r>
            <w:proofErr w:type="spellEnd"/>
          </w:p>
        </w:tc>
        <w:tc>
          <w:tcPr>
            <w:tcW w:w="401" w:type="pct"/>
            <w:tcBorders>
              <w:top w:val="single" w:sz="6" w:space="0" w:color="auto"/>
              <w:bottom w:val="single" w:sz="6" w:space="0" w:color="auto"/>
            </w:tcBorders>
            <w:shd w:val="clear" w:color="auto" w:fill="FFC000"/>
          </w:tcPr>
          <w:p w14:paraId="44F4650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 xml:space="preserve">Условие </w:t>
            </w:r>
            <w:proofErr w:type="spellStart"/>
            <w:r w:rsidRPr="000E3C42">
              <w:rPr>
                <w:rFonts w:ascii="Arial" w:hAnsi="Arial" w:cs="Arial"/>
                <w:b/>
                <w:sz w:val="20"/>
                <w:szCs w:val="20"/>
              </w:rPr>
              <w:t>обязат-ти</w:t>
            </w:r>
            <w:proofErr w:type="spellEnd"/>
          </w:p>
        </w:tc>
        <w:tc>
          <w:tcPr>
            <w:tcW w:w="443" w:type="pct"/>
            <w:tcBorders>
              <w:top w:val="single" w:sz="6" w:space="0" w:color="auto"/>
              <w:bottom w:val="single" w:sz="6" w:space="0" w:color="auto"/>
            </w:tcBorders>
            <w:shd w:val="clear" w:color="auto" w:fill="FFC000"/>
            <w:vAlign w:val="center"/>
          </w:tcPr>
          <w:p w14:paraId="6ED3CC1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9" w:type="pct"/>
            <w:shd w:val="clear" w:color="auto" w:fill="FFC000"/>
            <w:vAlign w:val="center"/>
          </w:tcPr>
          <w:p w14:paraId="4E49DB2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43" w:type="pct"/>
            <w:vMerge/>
            <w:shd w:val="clear" w:color="auto" w:fill="FFC000"/>
          </w:tcPr>
          <w:p w14:paraId="02689187" w14:textId="77777777" w:rsidR="00D153F5" w:rsidRPr="000E3C42" w:rsidRDefault="00D153F5" w:rsidP="00D153F5">
            <w:pPr>
              <w:jc w:val="center"/>
              <w:rPr>
                <w:rFonts w:ascii="Arial" w:hAnsi="Arial" w:cs="Arial"/>
                <w:b/>
                <w:sz w:val="20"/>
                <w:szCs w:val="20"/>
              </w:rPr>
            </w:pPr>
          </w:p>
        </w:tc>
      </w:tr>
      <w:tr w:rsidR="002E4C10" w:rsidRPr="0086487D" w14:paraId="6A7D5806" w14:textId="77777777" w:rsidTr="002E4C10">
        <w:trPr>
          <w:cantSplit/>
          <w:trHeight w:val="931"/>
        </w:trPr>
        <w:tc>
          <w:tcPr>
            <w:tcW w:w="186" w:type="pct"/>
          </w:tcPr>
          <w:p w14:paraId="20084DD4" w14:textId="13C5B3E4" w:rsidR="002E4C10" w:rsidRPr="00E1745A" w:rsidRDefault="00055ACE" w:rsidP="002E4C10">
            <w:pPr>
              <w:rPr>
                <w:rFonts w:ascii="Arial" w:hAnsi="Arial" w:cs="Arial"/>
                <w:sz w:val="20"/>
                <w:szCs w:val="20"/>
              </w:rPr>
            </w:pPr>
            <w:r w:rsidRPr="00E1745A">
              <w:rPr>
                <w:rFonts w:ascii="Arial" w:hAnsi="Arial" w:cs="Arial"/>
                <w:sz w:val="20"/>
                <w:szCs w:val="20"/>
              </w:rPr>
              <w:t>1</w:t>
            </w:r>
            <w:r w:rsidR="002E4C10" w:rsidRPr="00E1745A">
              <w:rPr>
                <w:rFonts w:ascii="Arial" w:hAnsi="Arial" w:cs="Arial"/>
                <w:sz w:val="20"/>
                <w:szCs w:val="20"/>
              </w:rPr>
              <w:t>.</w:t>
            </w:r>
          </w:p>
        </w:tc>
        <w:tc>
          <w:tcPr>
            <w:tcW w:w="390" w:type="pct"/>
          </w:tcPr>
          <w:p w14:paraId="799E8665" w14:textId="77777777" w:rsidR="002E4C10" w:rsidRPr="00E1745A" w:rsidRDefault="002E4C10" w:rsidP="002E4C10">
            <w:pPr>
              <w:jc w:val="left"/>
              <w:rPr>
                <w:rFonts w:ascii="Arial" w:hAnsi="Arial" w:cs="Arial"/>
                <w:sz w:val="20"/>
                <w:szCs w:val="20"/>
              </w:rPr>
            </w:pPr>
            <w:r w:rsidRPr="00E1745A">
              <w:rPr>
                <w:rFonts w:ascii="Arial" w:hAnsi="Arial" w:cs="Arial"/>
                <w:sz w:val="20"/>
                <w:szCs w:val="20"/>
              </w:rPr>
              <w:t>Общее</w:t>
            </w:r>
          </w:p>
        </w:tc>
        <w:tc>
          <w:tcPr>
            <w:tcW w:w="533" w:type="pct"/>
          </w:tcPr>
          <w:p w14:paraId="5196BC5D" w14:textId="77777777" w:rsidR="002E4C10" w:rsidRPr="00E1745A" w:rsidRDefault="002E4C10" w:rsidP="002E4C10">
            <w:pPr>
              <w:jc w:val="left"/>
              <w:rPr>
                <w:rFonts w:ascii="Arial" w:hAnsi="Arial" w:cs="Arial"/>
                <w:sz w:val="20"/>
                <w:szCs w:val="20"/>
              </w:rPr>
            </w:pPr>
            <w:r w:rsidRPr="00E1745A">
              <w:rPr>
                <w:rFonts w:ascii="Arial" w:hAnsi="Arial" w:cs="Arial"/>
                <w:sz w:val="20"/>
                <w:szCs w:val="20"/>
              </w:rPr>
              <w:t>Единица оборудования</w:t>
            </w:r>
          </w:p>
        </w:tc>
        <w:tc>
          <w:tcPr>
            <w:tcW w:w="1109" w:type="pct"/>
          </w:tcPr>
          <w:p w14:paraId="1EC51660" w14:textId="77777777" w:rsidR="002E4C10" w:rsidRPr="00E1745A" w:rsidRDefault="002E4C10" w:rsidP="002E4C10">
            <w:pPr>
              <w:jc w:val="left"/>
              <w:rPr>
                <w:rFonts w:ascii="Arial" w:hAnsi="Arial" w:cs="Arial"/>
                <w:sz w:val="20"/>
                <w:szCs w:val="20"/>
              </w:rPr>
            </w:pPr>
            <w:r w:rsidRPr="00E1745A">
              <w:rPr>
                <w:rFonts w:ascii="Arial" w:hAnsi="Arial" w:cs="Arial"/>
                <w:sz w:val="20"/>
                <w:szCs w:val="20"/>
                <w:lang w:val="en-US"/>
              </w:rPr>
              <w:t>PM</w:t>
            </w:r>
            <w:r w:rsidRPr="00E1745A">
              <w:rPr>
                <w:rFonts w:ascii="Arial" w:hAnsi="Arial" w:cs="Arial"/>
                <w:sz w:val="20"/>
                <w:szCs w:val="20"/>
              </w:rPr>
              <w:t>_12. Объект, описывающий конкретную часть технической системы, на которой планируются и выполняются мероприятия ТОРО</w:t>
            </w:r>
          </w:p>
        </w:tc>
        <w:tc>
          <w:tcPr>
            <w:tcW w:w="311" w:type="pct"/>
          </w:tcPr>
          <w:p w14:paraId="09F82B82" w14:textId="77777777" w:rsidR="002E4C10" w:rsidRPr="00E1745A" w:rsidRDefault="002E4C10" w:rsidP="002E4C1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18</w:t>
            </w:r>
          </w:p>
        </w:tc>
        <w:tc>
          <w:tcPr>
            <w:tcW w:w="487" w:type="pct"/>
          </w:tcPr>
          <w:p w14:paraId="10A9CA69" w14:textId="77777777" w:rsidR="002E4C10" w:rsidRPr="00E1745A" w:rsidRDefault="002E4C10" w:rsidP="002E4C10">
            <w:pPr>
              <w:jc w:val="center"/>
              <w:rPr>
                <w:rFonts w:ascii="Arial" w:hAnsi="Arial" w:cs="Arial"/>
                <w:sz w:val="20"/>
                <w:szCs w:val="20"/>
              </w:rPr>
            </w:pPr>
            <w:r w:rsidRPr="00E1745A">
              <w:rPr>
                <w:rFonts w:ascii="Arial" w:hAnsi="Arial" w:cs="Arial"/>
                <w:sz w:val="20"/>
                <w:szCs w:val="20"/>
              </w:rPr>
              <w:t>EQUI-EQUNR</w:t>
            </w:r>
          </w:p>
        </w:tc>
        <w:tc>
          <w:tcPr>
            <w:tcW w:w="398" w:type="pct"/>
          </w:tcPr>
          <w:p w14:paraId="5CC6C9C0" w14:textId="77777777" w:rsidR="002E4C10" w:rsidRPr="00E1745A" w:rsidRDefault="002E4C10" w:rsidP="002E4C10">
            <w:pPr>
              <w:jc w:val="center"/>
              <w:rPr>
                <w:rFonts w:ascii="Arial" w:hAnsi="Arial" w:cs="Arial"/>
                <w:sz w:val="20"/>
                <w:szCs w:val="20"/>
              </w:rPr>
            </w:pPr>
            <w:r w:rsidRPr="00E1745A">
              <w:rPr>
                <w:rFonts w:ascii="Arial" w:hAnsi="Arial" w:cs="Arial"/>
                <w:sz w:val="20"/>
                <w:szCs w:val="20"/>
                <w:lang w:val="en-US"/>
              </w:rPr>
              <w:t>X</w:t>
            </w:r>
          </w:p>
        </w:tc>
        <w:tc>
          <w:tcPr>
            <w:tcW w:w="401" w:type="pct"/>
          </w:tcPr>
          <w:p w14:paraId="5136C003" w14:textId="08800FB9" w:rsidR="002E4C10" w:rsidRPr="00E1745A" w:rsidRDefault="002E4C10" w:rsidP="002E4C10">
            <w:pPr>
              <w:jc w:val="center"/>
              <w:rPr>
                <w:rFonts w:ascii="Arial" w:hAnsi="Arial" w:cs="Arial"/>
                <w:sz w:val="20"/>
                <w:szCs w:val="20"/>
              </w:rPr>
            </w:pPr>
            <w:r w:rsidRPr="00E1745A">
              <w:rPr>
                <w:rFonts w:ascii="Arial" w:hAnsi="Arial" w:cs="Arial"/>
                <w:sz w:val="20"/>
                <w:szCs w:val="20"/>
              </w:rPr>
              <w:t>-</w:t>
            </w:r>
          </w:p>
        </w:tc>
        <w:tc>
          <w:tcPr>
            <w:tcW w:w="443" w:type="pct"/>
          </w:tcPr>
          <w:p w14:paraId="3C711732" w14:textId="5E779583" w:rsidR="002E4C10" w:rsidRPr="00E1745A" w:rsidRDefault="00AD5F95" w:rsidP="002E4C10">
            <w:pPr>
              <w:jc w:val="center"/>
              <w:rPr>
                <w:rFonts w:ascii="Arial" w:hAnsi="Arial" w:cs="Arial"/>
                <w:sz w:val="20"/>
                <w:szCs w:val="20"/>
              </w:rPr>
            </w:pPr>
            <w:r w:rsidRPr="00E1745A">
              <w:rPr>
                <w:rFonts w:ascii="Arial" w:hAnsi="Arial" w:cs="Arial"/>
                <w:sz w:val="20"/>
                <w:szCs w:val="20"/>
              </w:rPr>
              <w:t>Тип единицы оборудования</w:t>
            </w:r>
          </w:p>
        </w:tc>
        <w:tc>
          <w:tcPr>
            <w:tcW w:w="399" w:type="pct"/>
          </w:tcPr>
          <w:p w14:paraId="5993A66A" w14:textId="7F1050E4" w:rsidR="002E4C10" w:rsidRPr="00E1745A" w:rsidRDefault="00AD5F95" w:rsidP="002E4C10">
            <w:pPr>
              <w:jc w:val="center"/>
              <w:rPr>
                <w:rFonts w:ascii="Arial" w:hAnsi="Arial" w:cs="Arial"/>
                <w:sz w:val="20"/>
                <w:szCs w:val="20"/>
              </w:rPr>
            </w:pPr>
            <w:r w:rsidRPr="00E1745A">
              <w:rPr>
                <w:rFonts w:ascii="Arial" w:hAnsi="Arial" w:cs="Arial"/>
                <w:sz w:val="20"/>
                <w:szCs w:val="20"/>
              </w:rPr>
              <w:t>Номер из диапазона</w:t>
            </w:r>
          </w:p>
        </w:tc>
        <w:tc>
          <w:tcPr>
            <w:tcW w:w="343" w:type="pct"/>
          </w:tcPr>
          <w:p w14:paraId="106414C4" w14:textId="77777777" w:rsidR="002E4C10" w:rsidRPr="00E1745A" w:rsidRDefault="002E4C10" w:rsidP="002E4C10">
            <w:pPr>
              <w:jc w:val="center"/>
              <w:rPr>
                <w:rFonts w:ascii="Arial" w:hAnsi="Arial" w:cs="Arial"/>
                <w:sz w:val="20"/>
                <w:szCs w:val="20"/>
              </w:rPr>
            </w:pPr>
            <w:r w:rsidRPr="00E1745A">
              <w:rPr>
                <w:rFonts w:ascii="Arial" w:hAnsi="Arial" w:cs="Arial"/>
                <w:sz w:val="20"/>
                <w:szCs w:val="20"/>
                <w:lang w:val="en-US"/>
              </w:rPr>
              <w:t>SAP</w:t>
            </w:r>
          </w:p>
        </w:tc>
      </w:tr>
      <w:tr w:rsidR="00615AB5" w:rsidRPr="0086487D" w14:paraId="20054334" w14:textId="77777777" w:rsidTr="002E4C10">
        <w:trPr>
          <w:cantSplit/>
          <w:trHeight w:val="931"/>
        </w:trPr>
        <w:tc>
          <w:tcPr>
            <w:tcW w:w="186" w:type="pct"/>
          </w:tcPr>
          <w:p w14:paraId="58A7BD0F" w14:textId="04C1704F" w:rsidR="00615AB5" w:rsidRPr="00E1745A" w:rsidRDefault="00615AB5" w:rsidP="002E4C10">
            <w:pPr>
              <w:rPr>
                <w:rFonts w:ascii="Arial" w:hAnsi="Arial" w:cs="Arial"/>
                <w:sz w:val="20"/>
                <w:szCs w:val="20"/>
              </w:rPr>
            </w:pPr>
            <w:r w:rsidRPr="00E1745A">
              <w:rPr>
                <w:rFonts w:ascii="Arial" w:hAnsi="Arial" w:cs="Arial"/>
                <w:sz w:val="20"/>
                <w:szCs w:val="20"/>
              </w:rPr>
              <w:t xml:space="preserve">2. </w:t>
            </w:r>
          </w:p>
        </w:tc>
        <w:tc>
          <w:tcPr>
            <w:tcW w:w="390" w:type="pct"/>
          </w:tcPr>
          <w:p w14:paraId="360CDADE" w14:textId="04EFF61D" w:rsidR="00615AB5" w:rsidRPr="00E1745A" w:rsidRDefault="00615AB5" w:rsidP="002E4C10">
            <w:pPr>
              <w:jc w:val="left"/>
              <w:rPr>
                <w:rFonts w:ascii="Arial" w:hAnsi="Arial" w:cs="Arial"/>
                <w:sz w:val="20"/>
                <w:szCs w:val="20"/>
              </w:rPr>
            </w:pPr>
            <w:r w:rsidRPr="00E1745A">
              <w:rPr>
                <w:rFonts w:ascii="Arial" w:hAnsi="Arial" w:cs="Arial"/>
                <w:sz w:val="20"/>
                <w:szCs w:val="20"/>
              </w:rPr>
              <w:t>Общее</w:t>
            </w:r>
          </w:p>
        </w:tc>
        <w:tc>
          <w:tcPr>
            <w:tcW w:w="533" w:type="pct"/>
          </w:tcPr>
          <w:p w14:paraId="26353823" w14:textId="0BFE3BE7" w:rsidR="00615AB5" w:rsidRPr="00E1745A" w:rsidRDefault="00615AB5" w:rsidP="002E4C10">
            <w:pPr>
              <w:jc w:val="left"/>
              <w:rPr>
                <w:rFonts w:ascii="Arial" w:hAnsi="Arial" w:cs="Arial"/>
                <w:sz w:val="20"/>
                <w:szCs w:val="20"/>
              </w:rPr>
            </w:pPr>
            <w:r w:rsidRPr="00E1745A">
              <w:rPr>
                <w:rFonts w:ascii="Arial" w:hAnsi="Arial" w:cs="Arial"/>
                <w:sz w:val="20"/>
                <w:szCs w:val="20"/>
              </w:rPr>
              <w:t>Действительно с</w:t>
            </w:r>
          </w:p>
        </w:tc>
        <w:tc>
          <w:tcPr>
            <w:tcW w:w="1109" w:type="pct"/>
          </w:tcPr>
          <w:p w14:paraId="62B7671C" w14:textId="334CBF0C" w:rsidR="00615AB5" w:rsidRPr="00E1745A" w:rsidRDefault="00615AB5" w:rsidP="002E4C10">
            <w:pPr>
              <w:jc w:val="left"/>
              <w:rPr>
                <w:rFonts w:ascii="Arial" w:hAnsi="Arial" w:cs="Arial"/>
                <w:sz w:val="20"/>
                <w:szCs w:val="20"/>
              </w:rPr>
            </w:pPr>
            <w:r w:rsidRPr="00E1745A">
              <w:rPr>
                <w:rFonts w:ascii="Arial" w:hAnsi="Arial" w:cs="Arial"/>
                <w:sz w:val="20"/>
                <w:szCs w:val="20"/>
              </w:rPr>
              <w:t>Дата ввода в эксплуатацию</w:t>
            </w:r>
          </w:p>
        </w:tc>
        <w:tc>
          <w:tcPr>
            <w:tcW w:w="311" w:type="pct"/>
          </w:tcPr>
          <w:p w14:paraId="30FB998E" w14:textId="2249F6B1" w:rsidR="00615AB5" w:rsidRPr="00E1745A" w:rsidRDefault="00615AB5" w:rsidP="002E4C10">
            <w:pPr>
              <w:jc w:val="center"/>
              <w:rPr>
                <w:rFonts w:ascii="Arial" w:hAnsi="Arial" w:cs="Arial"/>
                <w:sz w:val="20"/>
                <w:szCs w:val="20"/>
                <w:lang w:val="en-US"/>
              </w:rPr>
            </w:pPr>
            <w:r w:rsidRPr="00E1745A">
              <w:rPr>
                <w:rFonts w:ascii="Arial" w:hAnsi="Arial" w:cs="Arial"/>
                <w:sz w:val="20"/>
                <w:szCs w:val="20"/>
                <w:lang w:val="en-US"/>
              </w:rPr>
              <w:t>DATS, 8</w:t>
            </w:r>
          </w:p>
        </w:tc>
        <w:tc>
          <w:tcPr>
            <w:tcW w:w="487" w:type="pct"/>
          </w:tcPr>
          <w:p w14:paraId="3F3EA425" w14:textId="74F9951A" w:rsidR="00615AB5" w:rsidRPr="00E1745A" w:rsidRDefault="00A32C26" w:rsidP="002E4C10">
            <w:pPr>
              <w:jc w:val="center"/>
              <w:rPr>
                <w:rFonts w:ascii="Arial" w:hAnsi="Arial" w:cs="Arial"/>
                <w:sz w:val="20"/>
                <w:szCs w:val="20"/>
              </w:rPr>
            </w:pPr>
            <w:r w:rsidRPr="00E1745A">
              <w:rPr>
                <w:rFonts w:ascii="Arial" w:hAnsi="Arial" w:cs="Arial"/>
                <w:sz w:val="20"/>
                <w:szCs w:val="20"/>
                <w:lang w:val="en-US"/>
              </w:rPr>
              <w:t>EQUZ</w:t>
            </w:r>
            <w:r w:rsidR="00615AB5" w:rsidRPr="00E1745A">
              <w:rPr>
                <w:rFonts w:ascii="Arial" w:hAnsi="Arial" w:cs="Arial"/>
                <w:sz w:val="20"/>
                <w:szCs w:val="20"/>
              </w:rPr>
              <w:t>-DATAB</w:t>
            </w:r>
          </w:p>
        </w:tc>
        <w:tc>
          <w:tcPr>
            <w:tcW w:w="398" w:type="pct"/>
          </w:tcPr>
          <w:p w14:paraId="612BE4D3" w14:textId="0A89BB25" w:rsidR="00615AB5" w:rsidRPr="00E1745A" w:rsidRDefault="00615AB5" w:rsidP="002E4C10">
            <w:pPr>
              <w:jc w:val="center"/>
              <w:rPr>
                <w:rFonts w:ascii="Arial" w:hAnsi="Arial" w:cs="Arial"/>
                <w:sz w:val="20"/>
                <w:szCs w:val="20"/>
              </w:rPr>
            </w:pPr>
            <w:r w:rsidRPr="00E1745A">
              <w:rPr>
                <w:rFonts w:ascii="Arial" w:hAnsi="Arial" w:cs="Arial"/>
                <w:sz w:val="20"/>
                <w:szCs w:val="20"/>
              </w:rPr>
              <w:t>Х</w:t>
            </w:r>
          </w:p>
        </w:tc>
        <w:tc>
          <w:tcPr>
            <w:tcW w:w="401" w:type="pct"/>
          </w:tcPr>
          <w:p w14:paraId="6BF65422" w14:textId="5D994C76" w:rsidR="00615AB5" w:rsidRPr="00E1745A" w:rsidRDefault="00EF0D30" w:rsidP="002E4C10">
            <w:pPr>
              <w:jc w:val="center"/>
              <w:rPr>
                <w:rFonts w:ascii="Arial" w:hAnsi="Arial" w:cs="Arial"/>
                <w:sz w:val="20"/>
                <w:szCs w:val="20"/>
              </w:rPr>
            </w:pPr>
            <w:r w:rsidRPr="00E1745A">
              <w:rPr>
                <w:rFonts w:ascii="Arial" w:hAnsi="Arial" w:cs="Arial"/>
                <w:sz w:val="20"/>
                <w:szCs w:val="20"/>
              </w:rPr>
              <w:t>-</w:t>
            </w:r>
          </w:p>
        </w:tc>
        <w:tc>
          <w:tcPr>
            <w:tcW w:w="443" w:type="pct"/>
          </w:tcPr>
          <w:p w14:paraId="64068241" w14:textId="77777777" w:rsidR="00615AB5" w:rsidRPr="00E1745A" w:rsidRDefault="00615AB5" w:rsidP="002E4C10">
            <w:pPr>
              <w:jc w:val="center"/>
              <w:rPr>
                <w:rFonts w:ascii="Arial" w:hAnsi="Arial" w:cs="Arial"/>
                <w:sz w:val="20"/>
                <w:szCs w:val="20"/>
              </w:rPr>
            </w:pPr>
          </w:p>
        </w:tc>
        <w:tc>
          <w:tcPr>
            <w:tcW w:w="399" w:type="pct"/>
          </w:tcPr>
          <w:p w14:paraId="68BFD2A6" w14:textId="77777777" w:rsidR="00615AB5" w:rsidRPr="00E1745A" w:rsidRDefault="00615AB5" w:rsidP="002E4C10">
            <w:pPr>
              <w:jc w:val="center"/>
              <w:rPr>
                <w:rFonts w:ascii="Arial" w:hAnsi="Arial" w:cs="Arial"/>
                <w:sz w:val="20"/>
                <w:szCs w:val="20"/>
              </w:rPr>
            </w:pPr>
          </w:p>
        </w:tc>
        <w:tc>
          <w:tcPr>
            <w:tcW w:w="343" w:type="pct"/>
          </w:tcPr>
          <w:p w14:paraId="22011EBF" w14:textId="77777777" w:rsidR="00615AB5" w:rsidRPr="00E1745A" w:rsidRDefault="00615AB5" w:rsidP="002E4C10">
            <w:pPr>
              <w:jc w:val="center"/>
              <w:rPr>
                <w:rFonts w:ascii="Arial" w:hAnsi="Arial" w:cs="Arial"/>
                <w:sz w:val="20"/>
                <w:szCs w:val="20"/>
              </w:rPr>
            </w:pPr>
          </w:p>
        </w:tc>
      </w:tr>
      <w:tr w:rsidR="00EF0D30" w:rsidRPr="0086487D" w14:paraId="7BC1FCD1" w14:textId="77777777" w:rsidTr="002E4C10">
        <w:trPr>
          <w:cantSplit/>
          <w:trHeight w:val="931"/>
        </w:trPr>
        <w:tc>
          <w:tcPr>
            <w:tcW w:w="186" w:type="pct"/>
          </w:tcPr>
          <w:p w14:paraId="1C899B78" w14:textId="5ECFC679" w:rsidR="00EF0D30" w:rsidRPr="00E1745A" w:rsidRDefault="00104664" w:rsidP="00EF0D30">
            <w:pPr>
              <w:rPr>
                <w:rFonts w:ascii="Arial" w:hAnsi="Arial" w:cs="Arial"/>
                <w:sz w:val="20"/>
                <w:szCs w:val="20"/>
              </w:rPr>
            </w:pPr>
            <w:r w:rsidRPr="00E1745A">
              <w:rPr>
                <w:rFonts w:ascii="Arial" w:hAnsi="Arial" w:cs="Arial"/>
                <w:sz w:val="20"/>
                <w:szCs w:val="20"/>
              </w:rPr>
              <w:t>3.</w:t>
            </w:r>
          </w:p>
        </w:tc>
        <w:tc>
          <w:tcPr>
            <w:tcW w:w="390" w:type="pct"/>
          </w:tcPr>
          <w:p w14:paraId="661DF932" w14:textId="4831061F"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6EDF29E" w14:textId="147C35AF" w:rsidR="00EF0D30" w:rsidRPr="00E1745A" w:rsidRDefault="00EF0D30" w:rsidP="00EF0D30">
            <w:pPr>
              <w:jc w:val="left"/>
              <w:rPr>
                <w:rFonts w:ascii="Arial" w:hAnsi="Arial" w:cs="Arial"/>
                <w:sz w:val="20"/>
                <w:szCs w:val="20"/>
              </w:rPr>
            </w:pPr>
            <w:r w:rsidRPr="00E1745A">
              <w:rPr>
                <w:rFonts w:ascii="Arial" w:hAnsi="Arial" w:cs="Arial"/>
                <w:sz w:val="20"/>
                <w:szCs w:val="20"/>
              </w:rPr>
              <w:t>Дата монтажа</w:t>
            </w:r>
          </w:p>
        </w:tc>
        <w:tc>
          <w:tcPr>
            <w:tcW w:w="1109" w:type="pct"/>
          </w:tcPr>
          <w:p w14:paraId="1181701E" w14:textId="157FDDF2" w:rsidR="00EF0D30" w:rsidRPr="00E1745A" w:rsidRDefault="00EF0D30" w:rsidP="00EF0D30">
            <w:pPr>
              <w:jc w:val="left"/>
              <w:rPr>
                <w:rFonts w:ascii="Arial" w:hAnsi="Arial" w:cs="Arial"/>
                <w:sz w:val="20"/>
                <w:szCs w:val="20"/>
              </w:rPr>
            </w:pPr>
            <w:r w:rsidRPr="00E1745A">
              <w:rPr>
                <w:rFonts w:ascii="Arial" w:hAnsi="Arial" w:cs="Arial"/>
                <w:sz w:val="20"/>
                <w:szCs w:val="20"/>
              </w:rPr>
              <w:t>Дата монтажа технического объекта</w:t>
            </w:r>
          </w:p>
        </w:tc>
        <w:tc>
          <w:tcPr>
            <w:tcW w:w="311" w:type="pct"/>
          </w:tcPr>
          <w:p w14:paraId="2DB6E4C6" w14:textId="32F6C0C4"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DATS, 8</w:t>
            </w:r>
          </w:p>
        </w:tc>
        <w:tc>
          <w:tcPr>
            <w:tcW w:w="487" w:type="pct"/>
          </w:tcPr>
          <w:p w14:paraId="5C734A68" w14:textId="3F4DFAD7"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EQUZ</w:t>
            </w:r>
            <w:r w:rsidRPr="00E1745A">
              <w:rPr>
                <w:rFonts w:ascii="Arial" w:hAnsi="Arial" w:cs="Arial"/>
                <w:sz w:val="20"/>
                <w:szCs w:val="20"/>
              </w:rPr>
              <w:t>-DATAB</w:t>
            </w:r>
          </w:p>
        </w:tc>
        <w:tc>
          <w:tcPr>
            <w:tcW w:w="398" w:type="pct"/>
          </w:tcPr>
          <w:p w14:paraId="4DFA66C0" w14:textId="2D9CE991"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1A44ADF7" w14:textId="5B761F3D"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57D2AAE1" w14:textId="77777777" w:rsidR="00EF0D30" w:rsidRPr="00E1745A" w:rsidRDefault="00EF0D30" w:rsidP="00EF0D30">
            <w:pPr>
              <w:jc w:val="center"/>
              <w:rPr>
                <w:rFonts w:ascii="Arial" w:hAnsi="Arial" w:cs="Arial"/>
                <w:sz w:val="20"/>
                <w:szCs w:val="20"/>
              </w:rPr>
            </w:pPr>
          </w:p>
        </w:tc>
        <w:tc>
          <w:tcPr>
            <w:tcW w:w="399" w:type="pct"/>
          </w:tcPr>
          <w:p w14:paraId="47F264E3" w14:textId="77777777" w:rsidR="00EF0D30" w:rsidRPr="00E1745A" w:rsidRDefault="00EF0D30" w:rsidP="00EF0D30">
            <w:pPr>
              <w:jc w:val="center"/>
              <w:rPr>
                <w:rFonts w:ascii="Arial" w:hAnsi="Arial" w:cs="Arial"/>
                <w:sz w:val="20"/>
                <w:szCs w:val="20"/>
              </w:rPr>
            </w:pPr>
          </w:p>
        </w:tc>
        <w:tc>
          <w:tcPr>
            <w:tcW w:w="343" w:type="pct"/>
          </w:tcPr>
          <w:p w14:paraId="39152890" w14:textId="77777777" w:rsidR="00EF0D30" w:rsidRPr="00E1745A" w:rsidRDefault="00EF0D30" w:rsidP="00EF0D30">
            <w:pPr>
              <w:jc w:val="center"/>
              <w:rPr>
                <w:rFonts w:ascii="Arial" w:hAnsi="Arial" w:cs="Arial"/>
                <w:sz w:val="20"/>
                <w:szCs w:val="20"/>
              </w:rPr>
            </w:pPr>
          </w:p>
        </w:tc>
      </w:tr>
      <w:tr w:rsidR="00EF0D30" w:rsidRPr="0086487D" w14:paraId="133B0D33" w14:textId="77777777" w:rsidTr="002E4C10">
        <w:trPr>
          <w:cantSplit/>
          <w:trHeight w:val="931"/>
        </w:trPr>
        <w:tc>
          <w:tcPr>
            <w:tcW w:w="186" w:type="pct"/>
          </w:tcPr>
          <w:p w14:paraId="74E785D9" w14:textId="63FE001F" w:rsidR="00EF0D30" w:rsidRPr="00E1745A" w:rsidRDefault="00104664" w:rsidP="00EF0D30">
            <w:pPr>
              <w:rPr>
                <w:rFonts w:ascii="Arial" w:hAnsi="Arial" w:cs="Arial"/>
                <w:sz w:val="20"/>
                <w:szCs w:val="20"/>
              </w:rPr>
            </w:pPr>
            <w:r w:rsidRPr="00E1745A">
              <w:rPr>
                <w:rFonts w:ascii="Arial" w:hAnsi="Arial" w:cs="Arial"/>
                <w:sz w:val="20"/>
                <w:szCs w:val="20"/>
              </w:rPr>
              <w:t>4.</w:t>
            </w:r>
          </w:p>
        </w:tc>
        <w:tc>
          <w:tcPr>
            <w:tcW w:w="390" w:type="pct"/>
          </w:tcPr>
          <w:p w14:paraId="7106C399" w14:textId="230F555E" w:rsidR="00EF0D30" w:rsidRPr="00E1745A" w:rsidRDefault="00104664"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B8AC8D5" w14:textId="1E4AACCD" w:rsidR="00EF0D30" w:rsidRPr="00E1745A" w:rsidRDefault="00104664" w:rsidP="00EF0D30">
            <w:pPr>
              <w:jc w:val="left"/>
              <w:rPr>
                <w:rFonts w:ascii="Arial" w:hAnsi="Arial" w:cs="Arial"/>
                <w:sz w:val="20"/>
                <w:szCs w:val="20"/>
              </w:rPr>
            </w:pPr>
            <w:r w:rsidRPr="00E1745A">
              <w:rPr>
                <w:rFonts w:ascii="Arial" w:hAnsi="Arial" w:cs="Arial"/>
                <w:sz w:val="20"/>
                <w:szCs w:val="20"/>
              </w:rPr>
              <w:t>Время монтажа</w:t>
            </w:r>
          </w:p>
        </w:tc>
        <w:tc>
          <w:tcPr>
            <w:tcW w:w="1109" w:type="pct"/>
          </w:tcPr>
          <w:p w14:paraId="06475DC9" w14:textId="517E234D" w:rsidR="00EF0D30" w:rsidRPr="00E1745A" w:rsidRDefault="00104664" w:rsidP="00EF0D30">
            <w:pPr>
              <w:jc w:val="left"/>
              <w:rPr>
                <w:rFonts w:ascii="Arial" w:hAnsi="Arial" w:cs="Arial"/>
                <w:sz w:val="20"/>
                <w:szCs w:val="20"/>
              </w:rPr>
            </w:pPr>
            <w:r w:rsidRPr="00E1745A">
              <w:rPr>
                <w:rFonts w:ascii="Arial" w:hAnsi="Arial" w:cs="Arial"/>
                <w:sz w:val="20"/>
                <w:szCs w:val="20"/>
              </w:rPr>
              <w:t>Время монтажа технического объекта</w:t>
            </w:r>
          </w:p>
        </w:tc>
        <w:tc>
          <w:tcPr>
            <w:tcW w:w="311" w:type="pct"/>
          </w:tcPr>
          <w:p w14:paraId="7AE5A9A7" w14:textId="478C3EB3" w:rsidR="00EF0D30" w:rsidRPr="00E1745A" w:rsidRDefault="00104664" w:rsidP="00EF0D30">
            <w:pPr>
              <w:jc w:val="center"/>
              <w:rPr>
                <w:rFonts w:ascii="Arial" w:hAnsi="Arial" w:cs="Arial"/>
                <w:sz w:val="20"/>
                <w:szCs w:val="20"/>
              </w:rPr>
            </w:pPr>
            <w:r w:rsidRPr="00E1745A">
              <w:rPr>
                <w:rFonts w:ascii="Arial" w:hAnsi="Arial" w:cs="Arial"/>
                <w:sz w:val="20"/>
                <w:szCs w:val="20"/>
                <w:lang w:val="en-US"/>
              </w:rPr>
              <w:t>TIMS</w:t>
            </w:r>
            <w:r w:rsidRPr="00E1745A">
              <w:rPr>
                <w:rFonts w:ascii="Arial" w:hAnsi="Arial" w:cs="Arial"/>
                <w:sz w:val="20"/>
                <w:szCs w:val="20"/>
              </w:rPr>
              <w:t>, 6</w:t>
            </w:r>
          </w:p>
        </w:tc>
        <w:tc>
          <w:tcPr>
            <w:tcW w:w="487" w:type="pct"/>
          </w:tcPr>
          <w:p w14:paraId="57AA705D" w14:textId="5E4B813F" w:rsidR="00EF0D30" w:rsidRPr="00E1745A" w:rsidRDefault="00104664" w:rsidP="00EF0D30">
            <w:pPr>
              <w:jc w:val="center"/>
              <w:rPr>
                <w:rFonts w:ascii="Arial" w:hAnsi="Arial" w:cs="Arial"/>
                <w:sz w:val="20"/>
                <w:szCs w:val="20"/>
                <w:lang w:val="en-US"/>
              </w:rPr>
            </w:pPr>
            <w:r w:rsidRPr="00E1745A">
              <w:rPr>
                <w:rFonts w:ascii="Arial" w:hAnsi="Arial" w:cs="Arial"/>
                <w:sz w:val="20"/>
                <w:szCs w:val="20"/>
                <w:lang w:val="en-US"/>
              </w:rPr>
              <w:t>EQUZ-</w:t>
            </w:r>
            <w:r w:rsidRPr="00E1745A">
              <w:t xml:space="preserve"> </w:t>
            </w:r>
            <w:r w:rsidRPr="00E1745A">
              <w:rPr>
                <w:rFonts w:ascii="Arial" w:hAnsi="Arial" w:cs="Arial"/>
                <w:sz w:val="20"/>
                <w:szCs w:val="20"/>
                <w:lang w:val="en-US"/>
              </w:rPr>
              <w:t>TIMBI</w:t>
            </w:r>
          </w:p>
        </w:tc>
        <w:tc>
          <w:tcPr>
            <w:tcW w:w="398" w:type="pct"/>
          </w:tcPr>
          <w:p w14:paraId="40A59400" w14:textId="07E45CFB" w:rsidR="00EF0D30" w:rsidRPr="00E1745A" w:rsidRDefault="00104664" w:rsidP="00EF0D30">
            <w:pPr>
              <w:jc w:val="center"/>
              <w:rPr>
                <w:rFonts w:ascii="Arial" w:hAnsi="Arial" w:cs="Arial"/>
                <w:sz w:val="20"/>
                <w:szCs w:val="20"/>
              </w:rPr>
            </w:pPr>
            <w:r w:rsidRPr="00E1745A">
              <w:rPr>
                <w:rFonts w:ascii="Arial" w:hAnsi="Arial" w:cs="Arial"/>
                <w:sz w:val="20"/>
                <w:szCs w:val="20"/>
              </w:rPr>
              <w:t>Х</w:t>
            </w:r>
          </w:p>
        </w:tc>
        <w:tc>
          <w:tcPr>
            <w:tcW w:w="401" w:type="pct"/>
          </w:tcPr>
          <w:p w14:paraId="2B2B9347" w14:textId="552D5E61" w:rsidR="00EF0D30" w:rsidRPr="00E1745A" w:rsidRDefault="00104664" w:rsidP="00EF0D30">
            <w:pPr>
              <w:jc w:val="center"/>
              <w:rPr>
                <w:rFonts w:ascii="Arial" w:hAnsi="Arial" w:cs="Arial"/>
                <w:sz w:val="20"/>
                <w:szCs w:val="20"/>
              </w:rPr>
            </w:pPr>
            <w:r w:rsidRPr="00E1745A">
              <w:rPr>
                <w:rFonts w:ascii="Arial" w:hAnsi="Arial" w:cs="Arial"/>
                <w:sz w:val="20"/>
                <w:szCs w:val="20"/>
              </w:rPr>
              <w:t>-</w:t>
            </w:r>
          </w:p>
        </w:tc>
        <w:tc>
          <w:tcPr>
            <w:tcW w:w="443" w:type="pct"/>
          </w:tcPr>
          <w:p w14:paraId="41BDC503" w14:textId="77777777" w:rsidR="00EF0D30" w:rsidRPr="00E1745A" w:rsidRDefault="00EF0D30" w:rsidP="00EF0D30">
            <w:pPr>
              <w:jc w:val="center"/>
              <w:rPr>
                <w:rFonts w:ascii="Arial" w:hAnsi="Arial" w:cs="Arial"/>
                <w:sz w:val="20"/>
                <w:szCs w:val="20"/>
              </w:rPr>
            </w:pPr>
          </w:p>
        </w:tc>
        <w:tc>
          <w:tcPr>
            <w:tcW w:w="399" w:type="pct"/>
          </w:tcPr>
          <w:p w14:paraId="283BE31A" w14:textId="77777777" w:rsidR="00EF0D30" w:rsidRPr="00E1745A" w:rsidRDefault="00EF0D30" w:rsidP="00EF0D30">
            <w:pPr>
              <w:jc w:val="center"/>
              <w:rPr>
                <w:rFonts w:ascii="Arial" w:hAnsi="Arial" w:cs="Arial"/>
                <w:sz w:val="20"/>
                <w:szCs w:val="20"/>
              </w:rPr>
            </w:pPr>
          </w:p>
        </w:tc>
        <w:tc>
          <w:tcPr>
            <w:tcW w:w="343" w:type="pct"/>
          </w:tcPr>
          <w:p w14:paraId="1C841C36" w14:textId="77777777" w:rsidR="00EF0D30" w:rsidRPr="00E1745A" w:rsidRDefault="00EF0D30" w:rsidP="00EF0D30">
            <w:pPr>
              <w:jc w:val="center"/>
              <w:rPr>
                <w:rFonts w:ascii="Arial" w:hAnsi="Arial" w:cs="Arial"/>
                <w:sz w:val="20"/>
                <w:szCs w:val="20"/>
              </w:rPr>
            </w:pPr>
          </w:p>
        </w:tc>
      </w:tr>
      <w:tr w:rsidR="00EF0D30" w:rsidRPr="0086487D" w14:paraId="5411514A" w14:textId="77777777" w:rsidTr="002E4C10">
        <w:trPr>
          <w:cantSplit/>
          <w:trHeight w:val="931"/>
        </w:trPr>
        <w:tc>
          <w:tcPr>
            <w:tcW w:w="186" w:type="pct"/>
          </w:tcPr>
          <w:p w14:paraId="16E82C49" w14:textId="7B6F713E" w:rsidR="00EF0D30" w:rsidRPr="00E1745A" w:rsidRDefault="005176CA" w:rsidP="00104664">
            <w:pPr>
              <w:rPr>
                <w:rFonts w:ascii="Arial" w:hAnsi="Arial" w:cs="Arial"/>
                <w:sz w:val="20"/>
                <w:szCs w:val="20"/>
              </w:rPr>
            </w:pPr>
            <w:ins w:id="10468" w:author="Александр" w:date="2020-04-13T07:14:00Z">
              <w:r>
                <w:rPr>
                  <w:rFonts w:ascii="Arial" w:hAnsi="Arial" w:cs="Arial"/>
                  <w:sz w:val="20"/>
                  <w:szCs w:val="20"/>
                </w:rPr>
                <w:t>5</w:t>
              </w:r>
            </w:ins>
            <w:del w:id="10469" w:author="Александр" w:date="2020-04-13T07:14:00Z">
              <w:r w:rsidR="00104664" w:rsidRPr="00E1745A" w:rsidDel="005176CA">
                <w:rPr>
                  <w:rFonts w:ascii="Arial" w:hAnsi="Arial" w:cs="Arial"/>
                  <w:sz w:val="20"/>
                  <w:szCs w:val="20"/>
                </w:rPr>
                <w:delText>6</w:delText>
              </w:r>
            </w:del>
            <w:r w:rsidR="00104664" w:rsidRPr="00E1745A">
              <w:rPr>
                <w:rFonts w:ascii="Arial" w:hAnsi="Arial" w:cs="Arial"/>
                <w:sz w:val="20"/>
                <w:szCs w:val="20"/>
              </w:rPr>
              <w:t>.</w:t>
            </w:r>
          </w:p>
        </w:tc>
        <w:tc>
          <w:tcPr>
            <w:tcW w:w="390" w:type="pct"/>
          </w:tcPr>
          <w:p w14:paraId="63F79E58" w14:textId="3768733A"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D828E28" w14:textId="3D194EC3" w:rsidR="00EF0D30" w:rsidRPr="00E1745A" w:rsidRDefault="00EF0D30" w:rsidP="00EF0D30">
            <w:pPr>
              <w:jc w:val="left"/>
              <w:rPr>
                <w:rFonts w:ascii="Arial" w:hAnsi="Arial" w:cs="Arial"/>
                <w:sz w:val="20"/>
                <w:szCs w:val="20"/>
              </w:rPr>
            </w:pPr>
            <w:r w:rsidRPr="00E1745A">
              <w:rPr>
                <w:rFonts w:ascii="Arial" w:hAnsi="Arial" w:cs="Arial"/>
                <w:sz w:val="20"/>
                <w:szCs w:val="20"/>
              </w:rPr>
              <w:t>Название ЕО</w:t>
            </w:r>
          </w:p>
        </w:tc>
        <w:tc>
          <w:tcPr>
            <w:tcW w:w="1109" w:type="pct"/>
          </w:tcPr>
          <w:p w14:paraId="0494557F" w14:textId="7094AE2E" w:rsidR="00EF0D30" w:rsidRPr="00E1745A" w:rsidRDefault="00EF0D30" w:rsidP="00EF0D30">
            <w:pPr>
              <w:jc w:val="left"/>
              <w:rPr>
                <w:rFonts w:ascii="Arial" w:hAnsi="Arial" w:cs="Arial"/>
                <w:sz w:val="20"/>
                <w:szCs w:val="20"/>
              </w:rPr>
            </w:pPr>
            <w:r w:rsidRPr="00E1745A">
              <w:rPr>
                <w:rFonts w:ascii="Arial" w:hAnsi="Arial" w:cs="Arial"/>
                <w:sz w:val="20"/>
                <w:szCs w:val="20"/>
              </w:rPr>
              <w:t>Краткое наименование ЕО</w:t>
            </w:r>
          </w:p>
        </w:tc>
        <w:tc>
          <w:tcPr>
            <w:tcW w:w="311" w:type="pct"/>
          </w:tcPr>
          <w:p w14:paraId="49A0AF1F" w14:textId="2531976D"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CHAR, 40</w:t>
            </w:r>
          </w:p>
        </w:tc>
        <w:tc>
          <w:tcPr>
            <w:tcW w:w="487" w:type="pct"/>
          </w:tcPr>
          <w:p w14:paraId="346B04C4" w14:textId="495A7E56"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EQKT</w:t>
            </w:r>
            <w:r w:rsidRPr="00E1745A">
              <w:rPr>
                <w:rFonts w:ascii="Arial" w:hAnsi="Arial" w:cs="Arial"/>
                <w:sz w:val="20"/>
                <w:szCs w:val="20"/>
              </w:rPr>
              <w:t>-</w:t>
            </w:r>
            <w:r w:rsidRPr="00E1745A">
              <w:t xml:space="preserve"> </w:t>
            </w:r>
            <w:r w:rsidRPr="00E1745A">
              <w:rPr>
                <w:rFonts w:ascii="Arial" w:hAnsi="Arial" w:cs="Arial"/>
                <w:sz w:val="20"/>
                <w:szCs w:val="20"/>
              </w:rPr>
              <w:t>EQKTX</w:t>
            </w:r>
          </w:p>
        </w:tc>
        <w:tc>
          <w:tcPr>
            <w:tcW w:w="398" w:type="pct"/>
          </w:tcPr>
          <w:p w14:paraId="08A29824" w14:textId="7A8AEBA3"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60B354C0" w14:textId="5F3ADF25"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5AC72204" w14:textId="77777777" w:rsidR="00EF0D30" w:rsidRPr="00E1745A" w:rsidRDefault="00EF0D30" w:rsidP="00EF0D30">
            <w:pPr>
              <w:jc w:val="center"/>
              <w:rPr>
                <w:rFonts w:ascii="Arial" w:hAnsi="Arial" w:cs="Arial"/>
                <w:sz w:val="20"/>
                <w:szCs w:val="20"/>
              </w:rPr>
            </w:pPr>
          </w:p>
        </w:tc>
        <w:tc>
          <w:tcPr>
            <w:tcW w:w="399" w:type="pct"/>
          </w:tcPr>
          <w:p w14:paraId="2470CC3F" w14:textId="77777777" w:rsidR="00EF0D30" w:rsidRPr="00E1745A" w:rsidRDefault="00EF0D30" w:rsidP="00EF0D30">
            <w:pPr>
              <w:jc w:val="center"/>
              <w:rPr>
                <w:rFonts w:ascii="Arial" w:hAnsi="Arial" w:cs="Arial"/>
                <w:sz w:val="20"/>
                <w:szCs w:val="20"/>
              </w:rPr>
            </w:pPr>
          </w:p>
        </w:tc>
        <w:tc>
          <w:tcPr>
            <w:tcW w:w="343" w:type="pct"/>
          </w:tcPr>
          <w:p w14:paraId="165849BB" w14:textId="77777777" w:rsidR="00EF0D30" w:rsidRPr="00E1745A" w:rsidRDefault="00EF0D30" w:rsidP="00EF0D30">
            <w:pPr>
              <w:jc w:val="center"/>
              <w:rPr>
                <w:rFonts w:ascii="Arial" w:hAnsi="Arial" w:cs="Arial"/>
                <w:sz w:val="20"/>
                <w:szCs w:val="20"/>
              </w:rPr>
            </w:pPr>
          </w:p>
        </w:tc>
      </w:tr>
      <w:tr w:rsidR="00EF0D30" w:rsidRPr="0086487D" w14:paraId="14354F98" w14:textId="77777777" w:rsidTr="002E4C10">
        <w:trPr>
          <w:cantSplit/>
          <w:trHeight w:val="931"/>
        </w:trPr>
        <w:tc>
          <w:tcPr>
            <w:tcW w:w="186" w:type="pct"/>
          </w:tcPr>
          <w:p w14:paraId="1AA7A964" w14:textId="6CB1CE53" w:rsidR="00EF0D30" w:rsidRPr="00E1745A" w:rsidRDefault="005176CA" w:rsidP="00EF0D30">
            <w:pPr>
              <w:rPr>
                <w:rFonts w:ascii="Arial" w:hAnsi="Arial" w:cs="Arial"/>
                <w:sz w:val="20"/>
                <w:szCs w:val="20"/>
              </w:rPr>
            </w:pPr>
            <w:ins w:id="10470" w:author="Александр" w:date="2020-04-13T07:14:00Z">
              <w:r>
                <w:rPr>
                  <w:rFonts w:ascii="Arial" w:hAnsi="Arial" w:cs="Arial"/>
                  <w:sz w:val="20"/>
                  <w:szCs w:val="20"/>
                </w:rPr>
                <w:lastRenderedPageBreak/>
                <w:t>6</w:t>
              </w:r>
            </w:ins>
            <w:del w:id="10471" w:author="Александр" w:date="2020-04-13T07:14:00Z">
              <w:r w:rsidR="00104664" w:rsidRPr="00E1745A" w:rsidDel="005176CA">
                <w:rPr>
                  <w:rFonts w:ascii="Arial" w:hAnsi="Arial" w:cs="Arial"/>
                  <w:sz w:val="20"/>
                  <w:szCs w:val="20"/>
                </w:rPr>
                <w:delText>7</w:delText>
              </w:r>
            </w:del>
            <w:r w:rsidR="00104664" w:rsidRPr="00E1745A">
              <w:rPr>
                <w:rFonts w:ascii="Arial" w:hAnsi="Arial" w:cs="Arial"/>
                <w:sz w:val="20"/>
                <w:szCs w:val="20"/>
              </w:rPr>
              <w:t>.</w:t>
            </w:r>
          </w:p>
        </w:tc>
        <w:tc>
          <w:tcPr>
            <w:tcW w:w="390" w:type="pct"/>
          </w:tcPr>
          <w:p w14:paraId="2D1A3061" w14:textId="5C3B323F"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60BEC4EA" w14:textId="6603777A" w:rsidR="00EF0D30" w:rsidRPr="00E1745A" w:rsidRDefault="00EF0D30" w:rsidP="00EF0D30">
            <w:pPr>
              <w:jc w:val="left"/>
              <w:rPr>
                <w:rFonts w:ascii="Arial" w:hAnsi="Arial" w:cs="Arial"/>
                <w:sz w:val="20"/>
                <w:szCs w:val="20"/>
              </w:rPr>
            </w:pPr>
            <w:r w:rsidRPr="00E1745A">
              <w:rPr>
                <w:rFonts w:ascii="Arial" w:hAnsi="Arial" w:cs="Arial"/>
                <w:sz w:val="20"/>
                <w:szCs w:val="20"/>
              </w:rPr>
              <w:t>Описание ЕО</w:t>
            </w:r>
          </w:p>
        </w:tc>
        <w:tc>
          <w:tcPr>
            <w:tcW w:w="1109" w:type="pct"/>
          </w:tcPr>
          <w:p w14:paraId="11953062" w14:textId="2E0B7882" w:rsidR="00EF0D30" w:rsidRPr="00E1745A" w:rsidRDefault="00EF0D30" w:rsidP="00EF0D30">
            <w:pPr>
              <w:jc w:val="left"/>
              <w:rPr>
                <w:rFonts w:ascii="Arial" w:hAnsi="Arial" w:cs="Arial"/>
                <w:sz w:val="20"/>
                <w:szCs w:val="20"/>
              </w:rPr>
            </w:pPr>
            <w:r w:rsidRPr="00E1745A">
              <w:rPr>
                <w:rFonts w:ascii="Arial" w:hAnsi="Arial" w:cs="Arial"/>
                <w:sz w:val="20"/>
                <w:szCs w:val="20"/>
              </w:rPr>
              <w:t>Полное описание ЕО</w:t>
            </w:r>
          </w:p>
        </w:tc>
        <w:tc>
          <w:tcPr>
            <w:tcW w:w="311" w:type="pct"/>
          </w:tcPr>
          <w:p w14:paraId="236DDE3E" w14:textId="77777777" w:rsidR="00EF0D30" w:rsidRPr="00E1745A" w:rsidRDefault="00EF0D30" w:rsidP="00EF0D30">
            <w:pPr>
              <w:jc w:val="center"/>
              <w:rPr>
                <w:rFonts w:ascii="Arial" w:hAnsi="Arial" w:cs="Arial"/>
                <w:sz w:val="20"/>
                <w:szCs w:val="20"/>
                <w:lang w:val="en-US"/>
              </w:rPr>
            </w:pPr>
          </w:p>
        </w:tc>
        <w:tc>
          <w:tcPr>
            <w:tcW w:w="487" w:type="pct"/>
          </w:tcPr>
          <w:p w14:paraId="48F3C4AB" w14:textId="758369A0" w:rsidR="00EF0D30" w:rsidRPr="00E1745A" w:rsidRDefault="00EF0D30" w:rsidP="00EF0D30">
            <w:pPr>
              <w:jc w:val="center"/>
              <w:rPr>
                <w:rFonts w:ascii="Arial" w:hAnsi="Arial" w:cs="Arial"/>
                <w:sz w:val="20"/>
                <w:szCs w:val="20"/>
              </w:rPr>
            </w:pPr>
          </w:p>
        </w:tc>
        <w:tc>
          <w:tcPr>
            <w:tcW w:w="398" w:type="pct"/>
          </w:tcPr>
          <w:p w14:paraId="4ACCAD49" w14:textId="4E1E8032"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2920A934" w14:textId="708F6F9F"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65080801" w14:textId="77777777" w:rsidR="00EF0D30" w:rsidRPr="00E1745A" w:rsidRDefault="00EF0D30" w:rsidP="00EF0D30">
            <w:pPr>
              <w:jc w:val="center"/>
              <w:rPr>
                <w:rFonts w:ascii="Arial" w:hAnsi="Arial" w:cs="Arial"/>
                <w:sz w:val="20"/>
                <w:szCs w:val="20"/>
              </w:rPr>
            </w:pPr>
          </w:p>
        </w:tc>
        <w:tc>
          <w:tcPr>
            <w:tcW w:w="399" w:type="pct"/>
          </w:tcPr>
          <w:p w14:paraId="0027FF96" w14:textId="77777777" w:rsidR="00EF0D30" w:rsidRPr="00E1745A" w:rsidRDefault="00EF0D30" w:rsidP="00EF0D30">
            <w:pPr>
              <w:jc w:val="center"/>
              <w:rPr>
                <w:rFonts w:ascii="Arial" w:hAnsi="Arial" w:cs="Arial"/>
                <w:sz w:val="20"/>
                <w:szCs w:val="20"/>
              </w:rPr>
            </w:pPr>
          </w:p>
        </w:tc>
        <w:tc>
          <w:tcPr>
            <w:tcW w:w="343" w:type="pct"/>
          </w:tcPr>
          <w:p w14:paraId="1984BC37" w14:textId="77777777" w:rsidR="00EF0D30" w:rsidRPr="00E1745A" w:rsidRDefault="00EF0D30" w:rsidP="00EF0D30">
            <w:pPr>
              <w:jc w:val="center"/>
              <w:rPr>
                <w:rFonts w:ascii="Arial" w:hAnsi="Arial" w:cs="Arial"/>
                <w:sz w:val="20"/>
                <w:szCs w:val="20"/>
              </w:rPr>
            </w:pPr>
          </w:p>
        </w:tc>
      </w:tr>
      <w:tr w:rsidR="00EF0D30" w:rsidRPr="0086487D" w14:paraId="567193B7" w14:textId="77777777" w:rsidTr="002E4C10">
        <w:trPr>
          <w:cantSplit/>
          <w:trHeight w:val="931"/>
        </w:trPr>
        <w:tc>
          <w:tcPr>
            <w:tcW w:w="186" w:type="pct"/>
          </w:tcPr>
          <w:p w14:paraId="65A6E08E" w14:textId="2B9A6F57" w:rsidR="00EF0D30" w:rsidRPr="00E1745A" w:rsidRDefault="00104664" w:rsidP="00EF0D30">
            <w:pPr>
              <w:rPr>
                <w:rFonts w:ascii="Arial" w:hAnsi="Arial" w:cs="Arial"/>
                <w:sz w:val="20"/>
                <w:szCs w:val="20"/>
              </w:rPr>
            </w:pPr>
            <w:r w:rsidRPr="00E1745A">
              <w:rPr>
                <w:rFonts w:ascii="Arial" w:hAnsi="Arial" w:cs="Arial"/>
                <w:sz w:val="20"/>
                <w:szCs w:val="20"/>
              </w:rPr>
              <w:t>7</w:t>
            </w:r>
            <w:r w:rsidR="00EF0D30" w:rsidRPr="00E1745A">
              <w:rPr>
                <w:rFonts w:ascii="Arial" w:hAnsi="Arial" w:cs="Arial"/>
                <w:sz w:val="20"/>
                <w:szCs w:val="20"/>
              </w:rPr>
              <w:t>.</w:t>
            </w:r>
          </w:p>
        </w:tc>
        <w:tc>
          <w:tcPr>
            <w:tcW w:w="390" w:type="pct"/>
          </w:tcPr>
          <w:p w14:paraId="4E018386"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B1F80A6"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Пользовательский статус ЕО</w:t>
            </w:r>
          </w:p>
        </w:tc>
        <w:tc>
          <w:tcPr>
            <w:tcW w:w="1109" w:type="pct"/>
          </w:tcPr>
          <w:p w14:paraId="72973964" w14:textId="77777777" w:rsidR="00EF0D30" w:rsidRPr="00E1745A" w:rsidRDefault="00EF0D30" w:rsidP="00EF0D30">
            <w:pPr>
              <w:jc w:val="left"/>
              <w:rPr>
                <w:rFonts w:ascii="Arial" w:hAnsi="Arial" w:cs="Arial"/>
                <w:sz w:val="20"/>
                <w:szCs w:val="20"/>
              </w:rPr>
            </w:pPr>
            <w:r w:rsidRPr="00E1745A">
              <w:rPr>
                <w:rFonts w:ascii="Arial" w:hAnsi="Arial" w:cs="Arial"/>
                <w:sz w:val="20"/>
                <w:szCs w:val="20"/>
                <w:lang w:val="en-US"/>
              </w:rPr>
              <w:t>PM</w:t>
            </w:r>
            <w:r w:rsidRPr="00E1745A">
              <w:rPr>
                <w:rFonts w:ascii="Arial" w:hAnsi="Arial" w:cs="Arial"/>
                <w:sz w:val="20"/>
                <w:szCs w:val="20"/>
              </w:rPr>
              <w:t>_48. Служит для ведения доп. информации и разрешения/ запрета действий над ЕО</w:t>
            </w:r>
          </w:p>
        </w:tc>
        <w:tc>
          <w:tcPr>
            <w:tcW w:w="311" w:type="pct"/>
          </w:tcPr>
          <w:p w14:paraId="2E81B068"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5</w:t>
            </w:r>
          </w:p>
        </w:tc>
        <w:tc>
          <w:tcPr>
            <w:tcW w:w="487" w:type="pct"/>
          </w:tcPr>
          <w:p w14:paraId="40596205"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TJ30-</w:t>
            </w:r>
            <w:r w:rsidRPr="00E1745A">
              <w:rPr>
                <w:rFonts w:ascii="Arial" w:hAnsi="Arial" w:cs="Arial"/>
                <w:sz w:val="20"/>
                <w:szCs w:val="20"/>
                <w:lang w:val="en-US"/>
              </w:rPr>
              <w:t>ESTAT</w:t>
            </w:r>
          </w:p>
        </w:tc>
        <w:tc>
          <w:tcPr>
            <w:tcW w:w="398" w:type="pct"/>
          </w:tcPr>
          <w:p w14:paraId="4012244C" w14:textId="49DE5A13"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13074038" w14:textId="09159F8B"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18375832" w14:textId="1D9650BE"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1E3F4451" w14:textId="2AA45A2C"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7C2C9C35" w14:textId="01D9A6B4"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00D280B2" w14:textId="77777777" w:rsidTr="002E4C10">
        <w:trPr>
          <w:cantSplit/>
          <w:trHeight w:val="895"/>
        </w:trPr>
        <w:tc>
          <w:tcPr>
            <w:tcW w:w="186" w:type="pct"/>
          </w:tcPr>
          <w:p w14:paraId="5E3CB410" w14:textId="5A9CB9E8" w:rsidR="00EF0D30" w:rsidRPr="00E1745A" w:rsidRDefault="00104664" w:rsidP="00EF0D30">
            <w:pPr>
              <w:rPr>
                <w:rFonts w:ascii="Arial" w:hAnsi="Arial" w:cs="Arial"/>
                <w:sz w:val="20"/>
                <w:szCs w:val="20"/>
              </w:rPr>
            </w:pPr>
            <w:r w:rsidRPr="00E1745A">
              <w:rPr>
                <w:rFonts w:ascii="Arial" w:hAnsi="Arial" w:cs="Arial"/>
                <w:sz w:val="20"/>
                <w:szCs w:val="20"/>
                <w:lang w:val="en-US"/>
              </w:rPr>
              <w:t>8</w:t>
            </w:r>
            <w:r w:rsidR="00EF0D30" w:rsidRPr="00E1745A">
              <w:rPr>
                <w:rFonts w:ascii="Arial" w:hAnsi="Arial" w:cs="Arial"/>
                <w:sz w:val="20"/>
                <w:szCs w:val="20"/>
                <w:lang w:val="en-US"/>
              </w:rPr>
              <w:t>.</w:t>
            </w:r>
          </w:p>
        </w:tc>
        <w:tc>
          <w:tcPr>
            <w:tcW w:w="390" w:type="pct"/>
          </w:tcPr>
          <w:p w14:paraId="59D4A8D2"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4E5D666A"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Тип единицы оборудования</w:t>
            </w:r>
          </w:p>
        </w:tc>
        <w:tc>
          <w:tcPr>
            <w:tcW w:w="1109" w:type="pct"/>
          </w:tcPr>
          <w:p w14:paraId="702EE073"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PM_57. Определяет видимые и обязательные поля в основной записи единицы оборудования</w:t>
            </w:r>
          </w:p>
        </w:tc>
        <w:tc>
          <w:tcPr>
            <w:tcW w:w="311" w:type="pct"/>
          </w:tcPr>
          <w:p w14:paraId="516583DA"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1</w:t>
            </w:r>
          </w:p>
        </w:tc>
        <w:tc>
          <w:tcPr>
            <w:tcW w:w="487" w:type="pct"/>
          </w:tcPr>
          <w:p w14:paraId="3E802793"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EQUI-EQTYP</w:t>
            </w:r>
          </w:p>
        </w:tc>
        <w:tc>
          <w:tcPr>
            <w:tcW w:w="398" w:type="pct"/>
          </w:tcPr>
          <w:p w14:paraId="557B0306" w14:textId="1109D865"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6B2FE81A" w14:textId="161CA77E"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27E80F01" w14:textId="64525933"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0C946006" w14:textId="4634DDDB"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333484AC"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337871EA" w14:textId="77777777" w:rsidTr="002E4C10">
        <w:trPr>
          <w:cantSplit/>
          <w:trHeight w:val="895"/>
        </w:trPr>
        <w:tc>
          <w:tcPr>
            <w:tcW w:w="186" w:type="pct"/>
          </w:tcPr>
          <w:p w14:paraId="04BAB995" w14:textId="6F14EB2E" w:rsidR="00EF0D30" w:rsidRPr="00E1745A" w:rsidRDefault="00104664" w:rsidP="00EF0D30">
            <w:pPr>
              <w:rPr>
                <w:rFonts w:ascii="Arial" w:hAnsi="Arial" w:cs="Arial"/>
                <w:sz w:val="20"/>
                <w:szCs w:val="20"/>
              </w:rPr>
            </w:pPr>
            <w:r w:rsidRPr="00E1745A">
              <w:rPr>
                <w:rFonts w:ascii="Arial" w:hAnsi="Arial" w:cs="Arial"/>
                <w:sz w:val="20"/>
                <w:szCs w:val="20"/>
                <w:lang w:val="en-US"/>
              </w:rPr>
              <w:t>9</w:t>
            </w:r>
            <w:r w:rsidR="00EF0D30" w:rsidRPr="00E1745A">
              <w:rPr>
                <w:rFonts w:ascii="Arial" w:hAnsi="Arial" w:cs="Arial"/>
                <w:sz w:val="20"/>
                <w:szCs w:val="20"/>
              </w:rPr>
              <w:t>.</w:t>
            </w:r>
          </w:p>
        </w:tc>
        <w:tc>
          <w:tcPr>
            <w:tcW w:w="390" w:type="pct"/>
          </w:tcPr>
          <w:p w14:paraId="0A6E2A53" w14:textId="2EB6E55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3F5A7789" w14:textId="39891173" w:rsidR="00EF0D30" w:rsidRPr="00E1745A" w:rsidRDefault="00EF0D30" w:rsidP="00EF0D30">
            <w:pPr>
              <w:jc w:val="left"/>
              <w:rPr>
                <w:rFonts w:ascii="Arial" w:hAnsi="Arial" w:cs="Arial"/>
                <w:sz w:val="20"/>
                <w:szCs w:val="20"/>
              </w:rPr>
            </w:pPr>
            <w:r w:rsidRPr="00E1745A">
              <w:rPr>
                <w:rFonts w:ascii="Arial" w:hAnsi="Arial" w:cs="Arial"/>
                <w:sz w:val="20"/>
                <w:szCs w:val="20"/>
              </w:rPr>
              <w:t>Вес объекта</w:t>
            </w:r>
          </w:p>
        </w:tc>
        <w:tc>
          <w:tcPr>
            <w:tcW w:w="1109" w:type="pct"/>
          </w:tcPr>
          <w:p w14:paraId="0CA8A441" w14:textId="5A6F3042" w:rsidR="00EF0D30" w:rsidRPr="00E1745A" w:rsidRDefault="00EF0D30" w:rsidP="00EF0D30">
            <w:pPr>
              <w:jc w:val="left"/>
              <w:rPr>
                <w:rFonts w:ascii="Arial" w:hAnsi="Arial" w:cs="Arial"/>
                <w:sz w:val="20"/>
                <w:szCs w:val="20"/>
              </w:rPr>
            </w:pPr>
            <w:r w:rsidRPr="00E1745A">
              <w:rPr>
                <w:rFonts w:ascii="Arial" w:hAnsi="Arial" w:cs="Arial"/>
                <w:sz w:val="20"/>
                <w:szCs w:val="20"/>
              </w:rPr>
              <w:t>Вес технического объекта</w:t>
            </w:r>
          </w:p>
        </w:tc>
        <w:tc>
          <w:tcPr>
            <w:tcW w:w="311" w:type="pct"/>
          </w:tcPr>
          <w:p w14:paraId="3CB21127" w14:textId="3BDD29B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QUAN 13</w:t>
            </w:r>
            <w:r w:rsidRPr="00E1745A">
              <w:rPr>
                <w:rFonts w:ascii="Arial" w:hAnsi="Arial" w:cs="Arial"/>
                <w:sz w:val="20"/>
                <w:szCs w:val="20"/>
              </w:rPr>
              <w:t>,3</w:t>
            </w:r>
          </w:p>
        </w:tc>
        <w:tc>
          <w:tcPr>
            <w:tcW w:w="487" w:type="pct"/>
          </w:tcPr>
          <w:p w14:paraId="1648E035" w14:textId="200B03D6"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EQUI-BRGEW</w:t>
            </w:r>
          </w:p>
        </w:tc>
        <w:tc>
          <w:tcPr>
            <w:tcW w:w="398" w:type="pct"/>
          </w:tcPr>
          <w:p w14:paraId="04CE1F55" w14:textId="619EE834"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w:t>
            </w:r>
          </w:p>
        </w:tc>
        <w:tc>
          <w:tcPr>
            <w:tcW w:w="401" w:type="pct"/>
          </w:tcPr>
          <w:p w14:paraId="7294BDB1" w14:textId="49BA1727"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4F3E29E2" w14:textId="77777777" w:rsidR="00EF0D30" w:rsidRPr="00E1745A" w:rsidRDefault="00EF0D30" w:rsidP="00EF0D30">
            <w:pPr>
              <w:jc w:val="center"/>
              <w:rPr>
                <w:rFonts w:ascii="Arial" w:hAnsi="Arial" w:cs="Arial"/>
                <w:sz w:val="20"/>
                <w:szCs w:val="20"/>
              </w:rPr>
            </w:pPr>
          </w:p>
        </w:tc>
        <w:tc>
          <w:tcPr>
            <w:tcW w:w="399" w:type="pct"/>
          </w:tcPr>
          <w:p w14:paraId="1ED9A33D" w14:textId="77777777" w:rsidR="00EF0D30" w:rsidRPr="00E1745A" w:rsidRDefault="00EF0D30" w:rsidP="00EF0D30">
            <w:pPr>
              <w:jc w:val="center"/>
              <w:rPr>
                <w:rFonts w:ascii="Arial" w:hAnsi="Arial" w:cs="Arial"/>
                <w:sz w:val="20"/>
                <w:szCs w:val="20"/>
              </w:rPr>
            </w:pPr>
          </w:p>
        </w:tc>
        <w:tc>
          <w:tcPr>
            <w:tcW w:w="343" w:type="pct"/>
          </w:tcPr>
          <w:p w14:paraId="1E58105D" w14:textId="77777777" w:rsidR="00EF0D30" w:rsidRPr="00E1745A" w:rsidRDefault="00EF0D30" w:rsidP="00EF0D30">
            <w:pPr>
              <w:jc w:val="center"/>
              <w:rPr>
                <w:rFonts w:ascii="Arial" w:hAnsi="Arial" w:cs="Arial"/>
                <w:sz w:val="20"/>
                <w:szCs w:val="20"/>
                <w:lang w:val="en-US"/>
              </w:rPr>
            </w:pPr>
          </w:p>
        </w:tc>
      </w:tr>
      <w:tr w:rsidR="00EF0D30" w:rsidRPr="0086487D" w14:paraId="6812CA81" w14:textId="77777777" w:rsidTr="002E4C10">
        <w:trPr>
          <w:cantSplit/>
          <w:trHeight w:val="895"/>
        </w:trPr>
        <w:tc>
          <w:tcPr>
            <w:tcW w:w="186" w:type="pct"/>
          </w:tcPr>
          <w:p w14:paraId="27808E81" w14:textId="7E8863BE" w:rsidR="00EF0D30" w:rsidRPr="005176CA" w:rsidRDefault="005176CA" w:rsidP="00EF0D30">
            <w:pPr>
              <w:rPr>
                <w:rFonts w:ascii="Arial" w:hAnsi="Arial" w:cs="Arial"/>
                <w:sz w:val="20"/>
                <w:szCs w:val="20"/>
                <w:rPrChange w:id="10472" w:author="Александр" w:date="2020-04-13T07:14:00Z">
                  <w:rPr>
                    <w:rFonts w:ascii="Arial" w:hAnsi="Arial" w:cs="Arial"/>
                    <w:sz w:val="20"/>
                    <w:szCs w:val="20"/>
                    <w:lang w:val="en-US"/>
                  </w:rPr>
                </w:rPrChange>
              </w:rPr>
            </w:pPr>
            <w:ins w:id="10473" w:author="Александр" w:date="2020-04-13T07:14:00Z">
              <w:r>
                <w:rPr>
                  <w:rFonts w:ascii="Arial" w:hAnsi="Arial" w:cs="Arial"/>
                  <w:sz w:val="20"/>
                  <w:szCs w:val="20"/>
                </w:rPr>
                <w:t>10.</w:t>
              </w:r>
            </w:ins>
          </w:p>
        </w:tc>
        <w:tc>
          <w:tcPr>
            <w:tcW w:w="390" w:type="pct"/>
          </w:tcPr>
          <w:p w14:paraId="09E7C2C2" w14:textId="53F6CDF1"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1B27426D" w14:textId="660D3FFF" w:rsidR="00EF0D30" w:rsidRPr="00E1745A" w:rsidRDefault="00EF0D30" w:rsidP="00EF0D30">
            <w:pPr>
              <w:jc w:val="left"/>
              <w:rPr>
                <w:rFonts w:ascii="Arial" w:hAnsi="Arial" w:cs="Arial"/>
                <w:sz w:val="20"/>
                <w:szCs w:val="20"/>
              </w:rPr>
            </w:pPr>
            <w:r w:rsidRPr="00E1745A">
              <w:rPr>
                <w:rFonts w:ascii="Arial" w:hAnsi="Arial" w:cs="Arial"/>
                <w:sz w:val="20"/>
                <w:szCs w:val="20"/>
              </w:rPr>
              <w:t>ЕИ веса</w:t>
            </w:r>
          </w:p>
        </w:tc>
        <w:tc>
          <w:tcPr>
            <w:tcW w:w="1109" w:type="pct"/>
          </w:tcPr>
          <w:p w14:paraId="4C2C210B" w14:textId="49D78DA2" w:rsidR="00EF0D30" w:rsidRPr="00E1745A" w:rsidRDefault="00EF0D30" w:rsidP="00EF0D30">
            <w:pPr>
              <w:jc w:val="left"/>
              <w:rPr>
                <w:rFonts w:ascii="Arial" w:hAnsi="Arial" w:cs="Arial"/>
                <w:sz w:val="20"/>
                <w:szCs w:val="20"/>
              </w:rPr>
            </w:pPr>
            <w:r w:rsidRPr="00E1745A">
              <w:rPr>
                <w:rFonts w:ascii="Arial" w:hAnsi="Arial" w:cs="Arial"/>
                <w:sz w:val="20"/>
                <w:szCs w:val="20"/>
              </w:rPr>
              <w:t>CROSS_</w:t>
            </w:r>
            <w:proofErr w:type="gramStart"/>
            <w:r w:rsidRPr="00E1745A">
              <w:rPr>
                <w:rFonts w:ascii="Arial" w:hAnsi="Arial" w:cs="Arial"/>
                <w:sz w:val="20"/>
                <w:szCs w:val="20"/>
              </w:rPr>
              <w:t>6.Единица</w:t>
            </w:r>
            <w:proofErr w:type="gramEnd"/>
            <w:r w:rsidRPr="00E1745A">
              <w:rPr>
                <w:rFonts w:ascii="Arial" w:hAnsi="Arial" w:cs="Arial"/>
                <w:sz w:val="20"/>
                <w:szCs w:val="20"/>
              </w:rPr>
              <w:t xml:space="preserve"> измерения веса технического объекта</w:t>
            </w:r>
          </w:p>
        </w:tc>
        <w:tc>
          <w:tcPr>
            <w:tcW w:w="311" w:type="pct"/>
          </w:tcPr>
          <w:p w14:paraId="53FC8DD8" w14:textId="398B7538"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UNIT</w:t>
            </w:r>
            <w:r w:rsidRPr="00E1745A">
              <w:rPr>
                <w:rFonts w:ascii="Arial" w:hAnsi="Arial" w:cs="Arial"/>
                <w:sz w:val="20"/>
                <w:szCs w:val="20"/>
              </w:rPr>
              <w:t>, 3</w:t>
            </w:r>
          </w:p>
        </w:tc>
        <w:tc>
          <w:tcPr>
            <w:tcW w:w="487" w:type="pct"/>
          </w:tcPr>
          <w:p w14:paraId="1ADA720F" w14:textId="3A5F05DE"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EQUI-GEWEI</w:t>
            </w:r>
          </w:p>
        </w:tc>
        <w:tc>
          <w:tcPr>
            <w:tcW w:w="398" w:type="pct"/>
          </w:tcPr>
          <w:p w14:paraId="49567414" w14:textId="079B10FA"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w:t>
            </w:r>
          </w:p>
        </w:tc>
        <w:tc>
          <w:tcPr>
            <w:tcW w:w="401" w:type="pct"/>
          </w:tcPr>
          <w:p w14:paraId="14AFF9D0" w14:textId="2EEFDBA5"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3E0F4C2C" w14:textId="77777777" w:rsidR="00EF0D30" w:rsidRPr="00E1745A" w:rsidRDefault="00EF0D30" w:rsidP="00EF0D30">
            <w:pPr>
              <w:jc w:val="center"/>
              <w:rPr>
                <w:rFonts w:ascii="Arial" w:hAnsi="Arial" w:cs="Arial"/>
                <w:sz w:val="20"/>
                <w:szCs w:val="20"/>
              </w:rPr>
            </w:pPr>
          </w:p>
        </w:tc>
        <w:tc>
          <w:tcPr>
            <w:tcW w:w="399" w:type="pct"/>
          </w:tcPr>
          <w:p w14:paraId="6BEA02E2" w14:textId="361CB691" w:rsidR="00EF0D30" w:rsidRPr="00E1745A" w:rsidRDefault="00EF0D30" w:rsidP="00EF0D30">
            <w:pPr>
              <w:jc w:val="center"/>
              <w:rPr>
                <w:rFonts w:ascii="Arial" w:hAnsi="Arial" w:cs="Arial"/>
                <w:sz w:val="20"/>
                <w:szCs w:val="20"/>
              </w:rPr>
            </w:pPr>
            <w:r w:rsidRPr="00E1745A">
              <w:rPr>
                <w:rFonts w:ascii="Arial" w:hAnsi="Arial" w:cs="Arial"/>
                <w:sz w:val="20"/>
                <w:szCs w:val="20"/>
              </w:rPr>
              <w:t xml:space="preserve">Выбор из справочника </w:t>
            </w:r>
          </w:p>
        </w:tc>
        <w:tc>
          <w:tcPr>
            <w:tcW w:w="343" w:type="pct"/>
          </w:tcPr>
          <w:p w14:paraId="0B7D7C36" w14:textId="6D616946" w:rsidR="00EF0D30" w:rsidRPr="00E1745A" w:rsidRDefault="00EF0D30" w:rsidP="00EF0D30">
            <w:pPr>
              <w:jc w:val="center"/>
              <w:rPr>
                <w:rFonts w:ascii="Arial" w:hAnsi="Arial" w:cs="Arial"/>
                <w:sz w:val="20"/>
                <w:szCs w:val="20"/>
              </w:rPr>
            </w:pPr>
            <w:r w:rsidRPr="00E1745A">
              <w:rPr>
                <w:rFonts w:ascii="Arial" w:hAnsi="Arial" w:cs="Arial"/>
                <w:sz w:val="20"/>
                <w:szCs w:val="20"/>
              </w:rPr>
              <w:t>КСУ НСИ</w:t>
            </w:r>
          </w:p>
        </w:tc>
      </w:tr>
      <w:tr w:rsidR="00EF0D30" w:rsidRPr="0086487D" w14:paraId="7CC5A1AC" w14:textId="77777777" w:rsidTr="002E4C10">
        <w:trPr>
          <w:cantSplit/>
          <w:trHeight w:val="958"/>
        </w:trPr>
        <w:tc>
          <w:tcPr>
            <w:tcW w:w="186" w:type="pct"/>
          </w:tcPr>
          <w:p w14:paraId="269FE7B6" w14:textId="2E5BA795" w:rsidR="00EF0D30" w:rsidRPr="00E1745A" w:rsidRDefault="00104664" w:rsidP="00EF0D30">
            <w:pPr>
              <w:rPr>
                <w:rFonts w:ascii="Arial" w:hAnsi="Arial" w:cs="Arial"/>
                <w:sz w:val="20"/>
                <w:szCs w:val="20"/>
              </w:rPr>
            </w:pPr>
            <w:r w:rsidRPr="00E1745A">
              <w:rPr>
                <w:rFonts w:ascii="Arial" w:hAnsi="Arial" w:cs="Arial"/>
                <w:sz w:val="20"/>
                <w:szCs w:val="20"/>
                <w:lang w:val="en-US"/>
              </w:rPr>
              <w:t>1</w:t>
            </w:r>
            <w:ins w:id="10474" w:author="Александр" w:date="2020-04-13T07:14:00Z">
              <w:r w:rsidR="005176CA">
                <w:rPr>
                  <w:rFonts w:ascii="Arial" w:hAnsi="Arial" w:cs="Arial"/>
                  <w:sz w:val="20"/>
                  <w:szCs w:val="20"/>
                </w:rPr>
                <w:t>1</w:t>
              </w:r>
            </w:ins>
            <w:del w:id="10475" w:author="Александр" w:date="2020-04-13T07:14:00Z">
              <w:r w:rsidRPr="00E1745A" w:rsidDel="005176CA">
                <w:rPr>
                  <w:rFonts w:ascii="Arial" w:hAnsi="Arial" w:cs="Arial"/>
                  <w:sz w:val="20"/>
                  <w:szCs w:val="20"/>
                  <w:lang w:val="en-US"/>
                </w:rPr>
                <w:delText>0</w:delText>
              </w:r>
            </w:del>
            <w:r w:rsidR="00EF0D30" w:rsidRPr="00E1745A">
              <w:rPr>
                <w:rFonts w:ascii="Arial" w:hAnsi="Arial" w:cs="Arial"/>
                <w:sz w:val="20"/>
                <w:szCs w:val="20"/>
                <w:lang w:val="en-US"/>
              </w:rPr>
              <w:t>.</w:t>
            </w:r>
          </w:p>
        </w:tc>
        <w:tc>
          <w:tcPr>
            <w:tcW w:w="390" w:type="pct"/>
          </w:tcPr>
          <w:p w14:paraId="5F88E9B0"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279EF9A"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Вид технического объекта</w:t>
            </w:r>
          </w:p>
        </w:tc>
        <w:tc>
          <w:tcPr>
            <w:tcW w:w="1109" w:type="pct"/>
          </w:tcPr>
          <w:p w14:paraId="3AE99CE5"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 xml:space="preserve">PM_1. Дополнительный атрибут объектов </w:t>
            </w:r>
            <w:proofErr w:type="spellStart"/>
            <w:r w:rsidRPr="00E1745A">
              <w:rPr>
                <w:rFonts w:ascii="Arial" w:hAnsi="Arial" w:cs="Arial"/>
                <w:sz w:val="20"/>
                <w:szCs w:val="20"/>
              </w:rPr>
              <w:t>ТОиР</w:t>
            </w:r>
            <w:proofErr w:type="spellEnd"/>
            <w:r w:rsidRPr="00E1745A">
              <w:rPr>
                <w:rFonts w:ascii="Arial" w:hAnsi="Arial" w:cs="Arial"/>
                <w:sz w:val="20"/>
                <w:szCs w:val="20"/>
              </w:rPr>
              <w:t xml:space="preserve"> (ТМ и ЕО), используется для их группировки по функциональному назначению</w:t>
            </w:r>
          </w:p>
        </w:tc>
        <w:tc>
          <w:tcPr>
            <w:tcW w:w="311" w:type="pct"/>
          </w:tcPr>
          <w:p w14:paraId="2F34CEA4"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CHAR, 10</w:t>
            </w:r>
          </w:p>
        </w:tc>
        <w:tc>
          <w:tcPr>
            <w:tcW w:w="487" w:type="pct"/>
          </w:tcPr>
          <w:p w14:paraId="17E82E11"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EQUI-EQART</w:t>
            </w:r>
          </w:p>
        </w:tc>
        <w:tc>
          <w:tcPr>
            <w:tcW w:w="398" w:type="pct"/>
          </w:tcPr>
          <w:p w14:paraId="413BF667" w14:textId="64B62751"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Х</w:t>
            </w:r>
          </w:p>
        </w:tc>
        <w:tc>
          <w:tcPr>
            <w:tcW w:w="401" w:type="pct"/>
          </w:tcPr>
          <w:p w14:paraId="3468980C" w14:textId="7D337240"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2B9DDAE7" w14:textId="39B2EEB9"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61E3A1E3" w14:textId="207CF139"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74C676BA"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61B3A77E" w14:textId="77777777" w:rsidTr="002E4C10">
        <w:trPr>
          <w:cantSplit/>
          <w:trHeight w:val="453"/>
        </w:trPr>
        <w:tc>
          <w:tcPr>
            <w:tcW w:w="186" w:type="pct"/>
          </w:tcPr>
          <w:p w14:paraId="44D83719" w14:textId="4C71300D" w:rsidR="00EF0D30" w:rsidRPr="00E1745A" w:rsidRDefault="00104664" w:rsidP="00EF0D30">
            <w:pPr>
              <w:rPr>
                <w:rFonts w:ascii="Arial" w:hAnsi="Arial" w:cs="Arial"/>
                <w:sz w:val="20"/>
                <w:szCs w:val="20"/>
              </w:rPr>
            </w:pPr>
            <w:r w:rsidRPr="00E1745A">
              <w:rPr>
                <w:rFonts w:ascii="Arial" w:hAnsi="Arial" w:cs="Arial"/>
                <w:sz w:val="20"/>
                <w:szCs w:val="20"/>
                <w:lang w:val="en-US"/>
              </w:rPr>
              <w:t>1</w:t>
            </w:r>
            <w:ins w:id="10476" w:author="Александр" w:date="2020-04-13T07:14:00Z">
              <w:r w:rsidR="005176CA">
                <w:rPr>
                  <w:rFonts w:ascii="Arial" w:hAnsi="Arial" w:cs="Arial"/>
                  <w:sz w:val="20"/>
                  <w:szCs w:val="20"/>
                </w:rPr>
                <w:t>2</w:t>
              </w:r>
            </w:ins>
            <w:del w:id="10477" w:author="Александр" w:date="2020-04-13T07:14:00Z">
              <w:r w:rsidRPr="00E1745A" w:rsidDel="005176CA">
                <w:rPr>
                  <w:rFonts w:ascii="Arial" w:hAnsi="Arial" w:cs="Arial"/>
                  <w:sz w:val="20"/>
                  <w:szCs w:val="20"/>
                  <w:lang w:val="en-US"/>
                </w:rPr>
                <w:delText>1</w:delText>
              </w:r>
            </w:del>
            <w:r w:rsidR="00EF0D30" w:rsidRPr="00E1745A">
              <w:rPr>
                <w:rFonts w:ascii="Arial" w:hAnsi="Arial" w:cs="Arial"/>
                <w:sz w:val="20"/>
                <w:szCs w:val="20"/>
                <w:lang w:val="en-US"/>
              </w:rPr>
              <w:t>.</w:t>
            </w:r>
          </w:p>
        </w:tc>
        <w:tc>
          <w:tcPr>
            <w:tcW w:w="390" w:type="pct"/>
          </w:tcPr>
          <w:p w14:paraId="35C69E69"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1FB8044E" w14:textId="77777777" w:rsidR="00EF0D30" w:rsidRPr="00E1745A" w:rsidRDefault="00EF0D30" w:rsidP="00EF0D30">
            <w:pPr>
              <w:jc w:val="left"/>
              <w:rPr>
                <w:rFonts w:ascii="Arial" w:hAnsi="Arial" w:cs="Arial"/>
                <w:sz w:val="20"/>
                <w:szCs w:val="20"/>
              </w:rPr>
            </w:pPr>
            <w:proofErr w:type="spellStart"/>
            <w:r w:rsidRPr="00E1745A">
              <w:rPr>
                <w:rFonts w:ascii="Arial" w:hAnsi="Arial" w:cs="Arial"/>
                <w:sz w:val="20"/>
                <w:szCs w:val="20"/>
              </w:rPr>
              <w:t>Инвентарн</w:t>
            </w:r>
            <w:proofErr w:type="spellEnd"/>
            <w:r w:rsidRPr="00E1745A">
              <w:rPr>
                <w:rFonts w:ascii="Arial" w:hAnsi="Arial" w:cs="Arial"/>
                <w:sz w:val="20"/>
                <w:szCs w:val="20"/>
              </w:rPr>
              <w:t>№</w:t>
            </w:r>
          </w:p>
        </w:tc>
        <w:tc>
          <w:tcPr>
            <w:tcW w:w="1109" w:type="pct"/>
          </w:tcPr>
          <w:p w14:paraId="7189D5DC"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Инвентарный номер</w:t>
            </w:r>
          </w:p>
        </w:tc>
        <w:tc>
          <w:tcPr>
            <w:tcW w:w="311" w:type="pct"/>
          </w:tcPr>
          <w:p w14:paraId="4FDE5B99"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CHAR, 25</w:t>
            </w:r>
          </w:p>
        </w:tc>
        <w:tc>
          <w:tcPr>
            <w:tcW w:w="487" w:type="pct"/>
          </w:tcPr>
          <w:p w14:paraId="206CCE08"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EQUI-INVNR</w:t>
            </w:r>
          </w:p>
        </w:tc>
        <w:tc>
          <w:tcPr>
            <w:tcW w:w="398" w:type="pct"/>
          </w:tcPr>
          <w:p w14:paraId="0928CD65" w14:textId="4FDBE6A0"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7D5C4FEA" w14:textId="52244981"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5972B500" w14:textId="5524B4C0"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2096978B" w14:textId="74E717AF"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43" w:type="pct"/>
          </w:tcPr>
          <w:p w14:paraId="4C408178"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639894D8" w14:textId="77777777" w:rsidTr="002E4C10">
        <w:trPr>
          <w:cantSplit/>
          <w:trHeight w:val="453"/>
        </w:trPr>
        <w:tc>
          <w:tcPr>
            <w:tcW w:w="186" w:type="pct"/>
          </w:tcPr>
          <w:p w14:paraId="442D70E1" w14:textId="249A52BB" w:rsidR="00EF0D30" w:rsidRPr="00E1745A" w:rsidRDefault="00104664" w:rsidP="00EF0D30">
            <w:pPr>
              <w:rPr>
                <w:rFonts w:ascii="Arial" w:hAnsi="Arial" w:cs="Arial"/>
                <w:sz w:val="20"/>
                <w:szCs w:val="20"/>
              </w:rPr>
            </w:pPr>
            <w:r w:rsidRPr="00E1745A">
              <w:rPr>
                <w:rFonts w:ascii="Arial" w:hAnsi="Arial" w:cs="Arial"/>
                <w:sz w:val="20"/>
                <w:szCs w:val="20"/>
                <w:lang w:val="en-US"/>
              </w:rPr>
              <w:lastRenderedPageBreak/>
              <w:t>1</w:t>
            </w:r>
            <w:ins w:id="10478" w:author="Александр" w:date="2020-04-13T07:14:00Z">
              <w:r w:rsidR="005176CA">
                <w:rPr>
                  <w:rFonts w:ascii="Arial" w:hAnsi="Arial" w:cs="Arial"/>
                  <w:sz w:val="20"/>
                  <w:szCs w:val="20"/>
                </w:rPr>
                <w:t>3</w:t>
              </w:r>
            </w:ins>
            <w:del w:id="10479" w:author="Александр" w:date="2020-04-13T07:14:00Z">
              <w:r w:rsidRPr="00E1745A" w:rsidDel="005176CA">
                <w:rPr>
                  <w:rFonts w:ascii="Arial" w:hAnsi="Arial" w:cs="Arial"/>
                  <w:sz w:val="20"/>
                  <w:szCs w:val="20"/>
                  <w:lang w:val="en-US"/>
                </w:rPr>
                <w:delText>2</w:delText>
              </w:r>
            </w:del>
            <w:r w:rsidR="00EF0D30" w:rsidRPr="00E1745A">
              <w:rPr>
                <w:rFonts w:ascii="Arial" w:hAnsi="Arial" w:cs="Arial"/>
                <w:sz w:val="20"/>
                <w:szCs w:val="20"/>
                <w:lang w:val="en-US"/>
              </w:rPr>
              <w:t>.</w:t>
            </w:r>
          </w:p>
        </w:tc>
        <w:tc>
          <w:tcPr>
            <w:tcW w:w="390" w:type="pct"/>
          </w:tcPr>
          <w:p w14:paraId="1E5034FE"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060DB22B"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 xml:space="preserve">В </w:t>
            </w:r>
            <w:proofErr w:type="spellStart"/>
            <w:r w:rsidRPr="00E1745A">
              <w:rPr>
                <w:rFonts w:ascii="Arial" w:hAnsi="Arial" w:cs="Arial"/>
                <w:sz w:val="20"/>
                <w:szCs w:val="20"/>
              </w:rPr>
              <w:t>эксплуатацииС</w:t>
            </w:r>
            <w:proofErr w:type="spellEnd"/>
          </w:p>
        </w:tc>
        <w:tc>
          <w:tcPr>
            <w:tcW w:w="1109" w:type="pct"/>
          </w:tcPr>
          <w:p w14:paraId="5678D072"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Дата ввода в эксплуатацию технического объекта</w:t>
            </w:r>
          </w:p>
        </w:tc>
        <w:tc>
          <w:tcPr>
            <w:tcW w:w="311" w:type="pct"/>
          </w:tcPr>
          <w:p w14:paraId="73E1816C"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DATS, 8</w:t>
            </w:r>
          </w:p>
        </w:tc>
        <w:tc>
          <w:tcPr>
            <w:tcW w:w="487" w:type="pct"/>
          </w:tcPr>
          <w:p w14:paraId="2D2F0E89"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EQUI-INBDT</w:t>
            </w:r>
          </w:p>
        </w:tc>
        <w:tc>
          <w:tcPr>
            <w:tcW w:w="398" w:type="pct"/>
          </w:tcPr>
          <w:p w14:paraId="014D72D1" w14:textId="149F3AD0"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133A75A0" w14:textId="442A1DE0"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44BF295B" w14:textId="1EC901A1"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74A2702B" w14:textId="20503C81"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43" w:type="pct"/>
          </w:tcPr>
          <w:p w14:paraId="16B61D8E"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6F35870F" w14:textId="77777777" w:rsidTr="002E4C10">
        <w:trPr>
          <w:cantSplit/>
          <w:trHeight w:val="453"/>
        </w:trPr>
        <w:tc>
          <w:tcPr>
            <w:tcW w:w="186" w:type="pct"/>
          </w:tcPr>
          <w:p w14:paraId="6F930E83" w14:textId="517F4EC0" w:rsidR="00EF0D30" w:rsidRPr="00E1745A" w:rsidRDefault="00104664" w:rsidP="00EF0D30">
            <w:pPr>
              <w:rPr>
                <w:rFonts w:ascii="Arial" w:hAnsi="Arial" w:cs="Arial"/>
                <w:sz w:val="20"/>
                <w:szCs w:val="20"/>
              </w:rPr>
            </w:pPr>
            <w:r w:rsidRPr="00E1745A">
              <w:rPr>
                <w:rFonts w:ascii="Arial" w:hAnsi="Arial" w:cs="Arial"/>
                <w:sz w:val="20"/>
                <w:szCs w:val="20"/>
                <w:lang w:val="en-US"/>
              </w:rPr>
              <w:t>1</w:t>
            </w:r>
            <w:ins w:id="10480" w:author="Александр" w:date="2020-04-13T07:14:00Z">
              <w:r w:rsidR="005176CA">
                <w:rPr>
                  <w:rFonts w:ascii="Arial" w:hAnsi="Arial" w:cs="Arial"/>
                  <w:sz w:val="20"/>
                  <w:szCs w:val="20"/>
                </w:rPr>
                <w:t>4</w:t>
              </w:r>
            </w:ins>
            <w:del w:id="10481" w:author="Александр" w:date="2020-04-13T07:14:00Z">
              <w:r w:rsidRPr="00E1745A" w:rsidDel="005176CA">
                <w:rPr>
                  <w:rFonts w:ascii="Arial" w:hAnsi="Arial" w:cs="Arial"/>
                  <w:sz w:val="20"/>
                  <w:szCs w:val="20"/>
                  <w:lang w:val="en-US"/>
                </w:rPr>
                <w:delText>3</w:delText>
              </w:r>
            </w:del>
            <w:r w:rsidR="00EF0D30" w:rsidRPr="00E1745A">
              <w:rPr>
                <w:rFonts w:ascii="Arial" w:hAnsi="Arial" w:cs="Arial"/>
                <w:sz w:val="20"/>
                <w:szCs w:val="20"/>
                <w:lang w:val="en-US"/>
              </w:rPr>
              <w:t>.</w:t>
            </w:r>
          </w:p>
        </w:tc>
        <w:tc>
          <w:tcPr>
            <w:tcW w:w="390" w:type="pct"/>
          </w:tcPr>
          <w:p w14:paraId="77A0B4F1"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6B4A7D68"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Изготовитель</w:t>
            </w:r>
          </w:p>
        </w:tc>
        <w:tc>
          <w:tcPr>
            <w:tcW w:w="1109" w:type="pct"/>
          </w:tcPr>
          <w:p w14:paraId="23B9E25D"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Наименование изготовителя оборудования</w:t>
            </w:r>
          </w:p>
        </w:tc>
        <w:tc>
          <w:tcPr>
            <w:tcW w:w="311" w:type="pct"/>
          </w:tcPr>
          <w:p w14:paraId="2D2DCCB3"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CHAR, 30</w:t>
            </w:r>
          </w:p>
        </w:tc>
        <w:tc>
          <w:tcPr>
            <w:tcW w:w="487" w:type="pct"/>
          </w:tcPr>
          <w:p w14:paraId="5112AA5F"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EQUI-HERST</w:t>
            </w:r>
          </w:p>
        </w:tc>
        <w:tc>
          <w:tcPr>
            <w:tcW w:w="398" w:type="pct"/>
          </w:tcPr>
          <w:p w14:paraId="541ED2F4" w14:textId="37F4ED44"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w:t>
            </w:r>
          </w:p>
        </w:tc>
        <w:tc>
          <w:tcPr>
            <w:tcW w:w="401" w:type="pct"/>
          </w:tcPr>
          <w:p w14:paraId="3D8FCFAE" w14:textId="4A3F1827"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511F1569" w14:textId="718E70D3"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308536C3" w14:textId="008B34A2"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43" w:type="pct"/>
          </w:tcPr>
          <w:p w14:paraId="0192939C"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37D10DE6" w14:textId="77777777" w:rsidTr="002E4C10">
        <w:trPr>
          <w:cantSplit/>
          <w:trHeight w:val="453"/>
        </w:trPr>
        <w:tc>
          <w:tcPr>
            <w:tcW w:w="186" w:type="pct"/>
          </w:tcPr>
          <w:p w14:paraId="7EDD1AC9" w14:textId="5A9D96C3" w:rsidR="00EF0D30" w:rsidRPr="00E1745A" w:rsidRDefault="00104664" w:rsidP="00EF0D30">
            <w:pPr>
              <w:rPr>
                <w:rFonts w:ascii="Arial" w:hAnsi="Arial" w:cs="Arial"/>
                <w:sz w:val="20"/>
                <w:szCs w:val="20"/>
              </w:rPr>
            </w:pPr>
            <w:r w:rsidRPr="00E1745A">
              <w:rPr>
                <w:rFonts w:ascii="Arial" w:hAnsi="Arial" w:cs="Arial"/>
                <w:sz w:val="20"/>
                <w:szCs w:val="20"/>
              </w:rPr>
              <w:t>1</w:t>
            </w:r>
            <w:ins w:id="10482" w:author="Александр" w:date="2020-04-13T07:14:00Z">
              <w:r w:rsidR="005176CA">
                <w:rPr>
                  <w:rFonts w:ascii="Arial" w:hAnsi="Arial" w:cs="Arial"/>
                  <w:sz w:val="20"/>
                  <w:szCs w:val="20"/>
                </w:rPr>
                <w:t>5</w:t>
              </w:r>
            </w:ins>
            <w:del w:id="10483" w:author="Александр" w:date="2020-04-13T07:14:00Z">
              <w:r w:rsidRPr="00E1745A" w:rsidDel="005176CA">
                <w:rPr>
                  <w:rFonts w:ascii="Arial" w:hAnsi="Arial" w:cs="Arial"/>
                  <w:sz w:val="20"/>
                  <w:szCs w:val="20"/>
                </w:rPr>
                <w:delText>4</w:delText>
              </w:r>
            </w:del>
            <w:r w:rsidR="00EF0D30" w:rsidRPr="00E1745A">
              <w:rPr>
                <w:rFonts w:ascii="Arial" w:hAnsi="Arial" w:cs="Arial"/>
                <w:sz w:val="20"/>
                <w:szCs w:val="20"/>
              </w:rPr>
              <w:t>.</w:t>
            </w:r>
          </w:p>
        </w:tc>
        <w:tc>
          <w:tcPr>
            <w:tcW w:w="390" w:type="pct"/>
          </w:tcPr>
          <w:p w14:paraId="03598CBB" w14:textId="6A0EF6E9"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1D789137" w14:textId="5B2337FD" w:rsidR="00EF0D30" w:rsidRPr="00E1745A" w:rsidRDefault="00EF0D30" w:rsidP="00EF0D30">
            <w:pPr>
              <w:jc w:val="left"/>
              <w:rPr>
                <w:rFonts w:ascii="Arial" w:hAnsi="Arial" w:cs="Arial"/>
                <w:sz w:val="20"/>
                <w:szCs w:val="20"/>
              </w:rPr>
            </w:pPr>
            <w:r w:rsidRPr="00E1745A">
              <w:rPr>
                <w:rFonts w:ascii="Arial" w:hAnsi="Arial" w:cs="Arial"/>
                <w:sz w:val="20"/>
                <w:szCs w:val="20"/>
              </w:rPr>
              <w:t>Страна-изготовитель</w:t>
            </w:r>
          </w:p>
        </w:tc>
        <w:tc>
          <w:tcPr>
            <w:tcW w:w="1109" w:type="pct"/>
          </w:tcPr>
          <w:p w14:paraId="3567B60F" w14:textId="7127BB99" w:rsidR="00EF0D30" w:rsidRPr="00E1745A" w:rsidRDefault="00EF0D30" w:rsidP="00EF0D30">
            <w:pPr>
              <w:jc w:val="left"/>
              <w:rPr>
                <w:rFonts w:ascii="Arial" w:hAnsi="Arial" w:cs="Arial"/>
                <w:sz w:val="20"/>
                <w:szCs w:val="20"/>
              </w:rPr>
            </w:pPr>
            <w:r w:rsidRPr="00E1745A">
              <w:rPr>
                <w:rFonts w:ascii="Arial" w:hAnsi="Arial" w:cs="Arial"/>
                <w:sz w:val="20"/>
                <w:szCs w:val="20"/>
              </w:rPr>
              <w:t>Вводится код страны изготовителя технического объекта</w:t>
            </w:r>
          </w:p>
        </w:tc>
        <w:tc>
          <w:tcPr>
            <w:tcW w:w="311" w:type="pct"/>
          </w:tcPr>
          <w:p w14:paraId="66C03770" w14:textId="1C54E2DB"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CHAR, 3</w:t>
            </w:r>
          </w:p>
        </w:tc>
        <w:tc>
          <w:tcPr>
            <w:tcW w:w="487" w:type="pct"/>
          </w:tcPr>
          <w:p w14:paraId="771BA34B" w14:textId="4ACA8D33" w:rsidR="00EF0D30" w:rsidRPr="00E1745A" w:rsidRDefault="00EF0D30" w:rsidP="00EF0D30">
            <w:pPr>
              <w:jc w:val="center"/>
              <w:rPr>
                <w:rFonts w:ascii="Arial" w:hAnsi="Arial" w:cs="Arial"/>
                <w:sz w:val="20"/>
                <w:szCs w:val="20"/>
              </w:rPr>
            </w:pPr>
            <w:r w:rsidRPr="00E1745A">
              <w:rPr>
                <w:rFonts w:ascii="Arial" w:hAnsi="Arial" w:cs="Arial"/>
                <w:sz w:val="20"/>
                <w:szCs w:val="20"/>
              </w:rPr>
              <w:t>EQUI -HERLD</w:t>
            </w:r>
          </w:p>
        </w:tc>
        <w:tc>
          <w:tcPr>
            <w:tcW w:w="398" w:type="pct"/>
          </w:tcPr>
          <w:p w14:paraId="7A546BC1" w14:textId="0328DAEE"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13B6C087" w14:textId="3E30211D"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443" w:type="pct"/>
          </w:tcPr>
          <w:p w14:paraId="6504C6CB" w14:textId="5773260B"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99" w:type="pct"/>
          </w:tcPr>
          <w:p w14:paraId="034B4C17" w14:textId="3520963B" w:rsidR="00EF0D30" w:rsidRPr="00E1745A" w:rsidRDefault="0047380A"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7AB2C8DF" w14:textId="63AF62AB"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4FF8677B" w14:textId="77777777" w:rsidTr="002E4C10">
        <w:trPr>
          <w:cantSplit/>
          <w:trHeight w:val="453"/>
        </w:trPr>
        <w:tc>
          <w:tcPr>
            <w:tcW w:w="186" w:type="pct"/>
          </w:tcPr>
          <w:p w14:paraId="3C415193" w14:textId="5A2B842A" w:rsidR="00EF0D30" w:rsidRPr="00E1745A" w:rsidRDefault="00104664" w:rsidP="00EF0D30">
            <w:pPr>
              <w:rPr>
                <w:rFonts w:ascii="Arial" w:hAnsi="Arial" w:cs="Arial"/>
                <w:sz w:val="20"/>
                <w:szCs w:val="20"/>
              </w:rPr>
            </w:pPr>
            <w:r w:rsidRPr="00E1745A">
              <w:rPr>
                <w:rFonts w:ascii="Arial" w:hAnsi="Arial" w:cs="Arial"/>
                <w:sz w:val="20"/>
                <w:szCs w:val="20"/>
              </w:rPr>
              <w:t>1</w:t>
            </w:r>
            <w:ins w:id="10484" w:author="Александр" w:date="2020-04-13T07:15:00Z">
              <w:r w:rsidR="005176CA">
                <w:rPr>
                  <w:rFonts w:ascii="Arial" w:hAnsi="Arial" w:cs="Arial"/>
                  <w:sz w:val="20"/>
                  <w:szCs w:val="20"/>
                </w:rPr>
                <w:t>6</w:t>
              </w:r>
            </w:ins>
            <w:del w:id="10485" w:author="Александр" w:date="2020-04-13T07:15:00Z">
              <w:r w:rsidRPr="00E1745A" w:rsidDel="005176CA">
                <w:rPr>
                  <w:rFonts w:ascii="Arial" w:hAnsi="Arial" w:cs="Arial"/>
                  <w:sz w:val="20"/>
                  <w:szCs w:val="20"/>
                </w:rPr>
                <w:delText>5</w:delText>
              </w:r>
            </w:del>
            <w:r w:rsidR="00EF0D30" w:rsidRPr="00E1745A">
              <w:rPr>
                <w:rFonts w:ascii="Arial" w:hAnsi="Arial" w:cs="Arial"/>
                <w:sz w:val="20"/>
                <w:szCs w:val="20"/>
              </w:rPr>
              <w:t>.</w:t>
            </w:r>
          </w:p>
        </w:tc>
        <w:tc>
          <w:tcPr>
            <w:tcW w:w="390" w:type="pct"/>
          </w:tcPr>
          <w:p w14:paraId="30E350DD" w14:textId="07A6C5E2"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1BA20DAC" w14:textId="24022DAB" w:rsidR="00EF0D30" w:rsidRPr="00E1745A" w:rsidRDefault="00EF0D30" w:rsidP="00EF0D30">
            <w:pPr>
              <w:jc w:val="left"/>
              <w:rPr>
                <w:rFonts w:ascii="Arial" w:hAnsi="Arial" w:cs="Arial"/>
                <w:sz w:val="20"/>
                <w:szCs w:val="20"/>
              </w:rPr>
            </w:pPr>
            <w:r w:rsidRPr="00E1745A">
              <w:rPr>
                <w:rFonts w:ascii="Arial" w:hAnsi="Arial" w:cs="Arial"/>
                <w:sz w:val="20"/>
                <w:szCs w:val="20"/>
              </w:rPr>
              <w:t>Год выпуска</w:t>
            </w:r>
          </w:p>
        </w:tc>
        <w:tc>
          <w:tcPr>
            <w:tcW w:w="1109" w:type="pct"/>
          </w:tcPr>
          <w:p w14:paraId="32F33BBA" w14:textId="103A96D0" w:rsidR="00EF0D30" w:rsidRPr="00E1745A" w:rsidRDefault="00EF0D30" w:rsidP="00EF0D30">
            <w:pPr>
              <w:jc w:val="left"/>
              <w:rPr>
                <w:rFonts w:ascii="Arial" w:hAnsi="Arial" w:cs="Arial"/>
                <w:sz w:val="20"/>
                <w:szCs w:val="20"/>
              </w:rPr>
            </w:pPr>
            <w:r w:rsidRPr="00E1745A">
              <w:rPr>
                <w:rFonts w:ascii="Arial" w:hAnsi="Arial" w:cs="Arial"/>
                <w:sz w:val="20"/>
                <w:szCs w:val="20"/>
              </w:rPr>
              <w:t>Год выпуска технического объекта. Вводится в формате “</w:t>
            </w:r>
            <w:ins w:id="10486" w:author="Александр" w:date="2020-04-13T07:12:00Z">
              <w:r w:rsidR="00C1498B">
                <w:rPr>
                  <w:rFonts w:ascii="Arial" w:hAnsi="Arial" w:cs="Arial"/>
                  <w:sz w:val="20"/>
                  <w:szCs w:val="20"/>
                </w:rPr>
                <w:t>ГГГГ</w:t>
              </w:r>
            </w:ins>
            <w:del w:id="10487" w:author="Александр" w:date="2020-04-13T07:12:00Z">
              <w:r w:rsidRPr="00E1745A" w:rsidDel="00C1498B">
                <w:rPr>
                  <w:rFonts w:ascii="Arial" w:hAnsi="Arial" w:cs="Arial"/>
                  <w:sz w:val="20"/>
                  <w:szCs w:val="20"/>
                  <w:lang w:val="en-US"/>
                </w:rPr>
                <w:delText>yyyy</w:delText>
              </w:r>
            </w:del>
            <w:r w:rsidRPr="00E1745A">
              <w:rPr>
                <w:rFonts w:ascii="Arial" w:hAnsi="Arial" w:cs="Arial"/>
                <w:sz w:val="20"/>
                <w:szCs w:val="20"/>
              </w:rPr>
              <w:t>”</w:t>
            </w:r>
          </w:p>
        </w:tc>
        <w:tc>
          <w:tcPr>
            <w:tcW w:w="311" w:type="pct"/>
          </w:tcPr>
          <w:p w14:paraId="384729E9" w14:textId="7B314AB8"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CHAR, 4</w:t>
            </w:r>
          </w:p>
        </w:tc>
        <w:tc>
          <w:tcPr>
            <w:tcW w:w="487" w:type="pct"/>
          </w:tcPr>
          <w:p w14:paraId="1D1F933B" w14:textId="2DBC999E" w:rsidR="00EF0D30" w:rsidRPr="00E1745A" w:rsidRDefault="00EF0D30" w:rsidP="00EF0D30">
            <w:pPr>
              <w:jc w:val="center"/>
              <w:rPr>
                <w:rFonts w:ascii="Arial" w:hAnsi="Arial" w:cs="Arial"/>
                <w:sz w:val="20"/>
                <w:szCs w:val="20"/>
              </w:rPr>
            </w:pPr>
            <w:r w:rsidRPr="00E1745A">
              <w:rPr>
                <w:rFonts w:ascii="Arial" w:hAnsi="Arial" w:cs="Arial"/>
                <w:sz w:val="20"/>
                <w:szCs w:val="20"/>
              </w:rPr>
              <w:t>EQUI -BAUJJ</w:t>
            </w:r>
          </w:p>
        </w:tc>
        <w:tc>
          <w:tcPr>
            <w:tcW w:w="398" w:type="pct"/>
          </w:tcPr>
          <w:p w14:paraId="5F601220" w14:textId="51638AFE"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03A451B6" w14:textId="778767AF"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443" w:type="pct"/>
          </w:tcPr>
          <w:p w14:paraId="51DF5ECD" w14:textId="20A18FCD"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99" w:type="pct"/>
          </w:tcPr>
          <w:p w14:paraId="0144B458" w14:textId="019A3997"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43" w:type="pct"/>
          </w:tcPr>
          <w:p w14:paraId="43C74D97" w14:textId="5A69354D"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0E32E007" w14:textId="77777777" w:rsidTr="002E4C10">
        <w:trPr>
          <w:cantSplit/>
          <w:trHeight w:val="453"/>
        </w:trPr>
        <w:tc>
          <w:tcPr>
            <w:tcW w:w="186" w:type="pct"/>
          </w:tcPr>
          <w:p w14:paraId="580A3067" w14:textId="60FB6F20" w:rsidR="00EF0D30" w:rsidRPr="00E1745A" w:rsidRDefault="00104664" w:rsidP="00EF0D30">
            <w:pPr>
              <w:rPr>
                <w:rFonts w:ascii="Arial" w:hAnsi="Arial" w:cs="Arial"/>
                <w:sz w:val="20"/>
                <w:szCs w:val="20"/>
              </w:rPr>
            </w:pPr>
            <w:r w:rsidRPr="00E1745A">
              <w:rPr>
                <w:rFonts w:ascii="Arial" w:hAnsi="Arial" w:cs="Arial"/>
                <w:sz w:val="20"/>
                <w:szCs w:val="20"/>
              </w:rPr>
              <w:t>1</w:t>
            </w:r>
            <w:ins w:id="10488" w:author="Александр" w:date="2020-04-13T07:15:00Z">
              <w:r w:rsidR="005176CA">
                <w:rPr>
                  <w:rFonts w:ascii="Arial" w:hAnsi="Arial" w:cs="Arial"/>
                  <w:sz w:val="20"/>
                  <w:szCs w:val="20"/>
                </w:rPr>
                <w:t>7</w:t>
              </w:r>
            </w:ins>
            <w:del w:id="10489" w:author="Александр" w:date="2020-04-13T07:15:00Z">
              <w:r w:rsidRPr="00E1745A" w:rsidDel="005176CA">
                <w:rPr>
                  <w:rFonts w:ascii="Arial" w:hAnsi="Arial" w:cs="Arial"/>
                  <w:sz w:val="20"/>
                  <w:szCs w:val="20"/>
                </w:rPr>
                <w:delText>6</w:delText>
              </w:r>
            </w:del>
            <w:r w:rsidR="00EF0D30" w:rsidRPr="00E1745A">
              <w:rPr>
                <w:rFonts w:ascii="Arial" w:hAnsi="Arial" w:cs="Arial"/>
                <w:sz w:val="20"/>
                <w:szCs w:val="20"/>
              </w:rPr>
              <w:t>.</w:t>
            </w:r>
          </w:p>
        </w:tc>
        <w:tc>
          <w:tcPr>
            <w:tcW w:w="390" w:type="pct"/>
          </w:tcPr>
          <w:p w14:paraId="19EFD31C" w14:textId="69142A7C"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0829E09" w14:textId="53F89931" w:rsidR="00EF0D30" w:rsidRPr="00E1745A" w:rsidRDefault="00EF0D30" w:rsidP="00EF0D30">
            <w:pPr>
              <w:jc w:val="left"/>
              <w:rPr>
                <w:rFonts w:ascii="Arial" w:hAnsi="Arial" w:cs="Arial"/>
                <w:sz w:val="20"/>
                <w:szCs w:val="20"/>
              </w:rPr>
            </w:pPr>
            <w:r w:rsidRPr="00E1745A">
              <w:rPr>
                <w:rFonts w:ascii="Arial" w:hAnsi="Arial" w:cs="Arial"/>
                <w:sz w:val="20"/>
                <w:szCs w:val="20"/>
              </w:rPr>
              <w:t>Месяц выпуска</w:t>
            </w:r>
          </w:p>
        </w:tc>
        <w:tc>
          <w:tcPr>
            <w:tcW w:w="1109" w:type="pct"/>
          </w:tcPr>
          <w:p w14:paraId="4DF56FF9" w14:textId="0D8D486C" w:rsidR="00EF0D30" w:rsidRPr="00E1745A" w:rsidRDefault="00EF0D30" w:rsidP="00EF0D30">
            <w:pPr>
              <w:jc w:val="left"/>
              <w:rPr>
                <w:rFonts w:ascii="Arial" w:hAnsi="Arial" w:cs="Arial"/>
                <w:sz w:val="20"/>
                <w:szCs w:val="20"/>
              </w:rPr>
            </w:pPr>
            <w:r w:rsidRPr="00E1745A">
              <w:rPr>
                <w:rFonts w:ascii="Arial" w:hAnsi="Arial" w:cs="Arial"/>
                <w:sz w:val="20"/>
                <w:szCs w:val="20"/>
              </w:rPr>
              <w:t>Месяц выпуска технического объекта. Вводится в формате “</w:t>
            </w:r>
            <w:ins w:id="10490" w:author="Александр" w:date="2020-04-13T07:12:00Z">
              <w:r w:rsidR="00C1498B">
                <w:rPr>
                  <w:rFonts w:ascii="Arial" w:hAnsi="Arial" w:cs="Arial"/>
                  <w:sz w:val="20"/>
                  <w:szCs w:val="20"/>
                </w:rPr>
                <w:t>ММ</w:t>
              </w:r>
            </w:ins>
            <w:del w:id="10491" w:author="Александр" w:date="2020-04-13T07:12:00Z">
              <w:r w:rsidRPr="00E1745A" w:rsidDel="00C1498B">
                <w:rPr>
                  <w:rFonts w:ascii="Arial" w:hAnsi="Arial" w:cs="Arial"/>
                  <w:sz w:val="20"/>
                  <w:szCs w:val="20"/>
                  <w:lang w:val="en-US"/>
                </w:rPr>
                <w:delText>mm</w:delText>
              </w:r>
            </w:del>
            <w:r w:rsidRPr="00E1745A">
              <w:rPr>
                <w:rFonts w:ascii="Arial" w:hAnsi="Arial" w:cs="Arial"/>
                <w:sz w:val="20"/>
                <w:szCs w:val="20"/>
              </w:rPr>
              <w:t>”</w:t>
            </w:r>
          </w:p>
        </w:tc>
        <w:tc>
          <w:tcPr>
            <w:tcW w:w="311" w:type="pct"/>
          </w:tcPr>
          <w:p w14:paraId="5BD57FD8" w14:textId="576A33D6"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CHAR, 2</w:t>
            </w:r>
          </w:p>
        </w:tc>
        <w:tc>
          <w:tcPr>
            <w:tcW w:w="487" w:type="pct"/>
          </w:tcPr>
          <w:p w14:paraId="289659E3" w14:textId="55011B60" w:rsidR="00EF0D30" w:rsidRPr="00E1745A" w:rsidRDefault="00EF0D30" w:rsidP="00EF0D30">
            <w:pPr>
              <w:jc w:val="center"/>
              <w:rPr>
                <w:rFonts w:ascii="Arial" w:hAnsi="Arial" w:cs="Arial"/>
                <w:sz w:val="20"/>
                <w:szCs w:val="20"/>
              </w:rPr>
            </w:pPr>
            <w:r w:rsidRPr="00E1745A">
              <w:rPr>
                <w:rFonts w:ascii="Arial" w:hAnsi="Arial" w:cs="Arial"/>
                <w:sz w:val="20"/>
                <w:szCs w:val="20"/>
              </w:rPr>
              <w:t>EQUI-BAUMM</w:t>
            </w:r>
          </w:p>
        </w:tc>
        <w:tc>
          <w:tcPr>
            <w:tcW w:w="398" w:type="pct"/>
          </w:tcPr>
          <w:p w14:paraId="2B0319D4" w14:textId="72D80465"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3102B4FB" w14:textId="71165C40"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443" w:type="pct"/>
          </w:tcPr>
          <w:p w14:paraId="4FE5C84A" w14:textId="01DDE69C"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99" w:type="pct"/>
          </w:tcPr>
          <w:p w14:paraId="3D41A72F" w14:textId="14A0000B"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43" w:type="pct"/>
          </w:tcPr>
          <w:p w14:paraId="1AB789EC" w14:textId="112EBC7E"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03D09683" w14:textId="77777777" w:rsidTr="002E4C10">
        <w:trPr>
          <w:cantSplit/>
          <w:trHeight w:val="453"/>
        </w:trPr>
        <w:tc>
          <w:tcPr>
            <w:tcW w:w="186" w:type="pct"/>
          </w:tcPr>
          <w:p w14:paraId="26748257" w14:textId="2C8633DC" w:rsidR="00EF0D30" w:rsidRPr="00E1745A" w:rsidRDefault="00104664" w:rsidP="00EF0D30">
            <w:pPr>
              <w:rPr>
                <w:rFonts w:ascii="Arial" w:hAnsi="Arial" w:cs="Arial"/>
                <w:sz w:val="20"/>
                <w:szCs w:val="20"/>
              </w:rPr>
            </w:pPr>
            <w:r w:rsidRPr="00E1745A">
              <w:rPr>
                <w:rFonts w:ascii="Arial" w:hAnsi="Arial" w:cs="Arial"/>
                <w:sz w:val="20"/>
                <w:szCs w:val="20"/>
              </w:rPr>
              <w:t>1</w:t>
            </w:r>
            <w:ins w:id="10492" w:author="Александр" w:date="2020-04-13T07:15:00Z">
              <w:r w:rsidR="005176CA">
                <w:rPr>
                  <w:rFonts w:ascii="Arial" w:hAnsi="Arial" w:cs="Arial"/>
                  <w:sz w:val="20"/>
                  <w:szCs w:val="20"/>
                </w:rPr>
                <w:t>8</w:t>
              </w:r>
            </w:ins>
            <w:del w:id="10493" w:author="Александр" w:date="2020-04-13T07:15:00Z">
              <w:r w:rsidRPr="00E1745A" w:rsidDel="005176CA">
                <w:rPr>
                  <w:rFonts w:ascii="Arial" w:hAnsi="Arial" w:cs="Arial"/>
                  <w:sz w:val="20"/>
                  <w:szCs w:val="20"/>
                </w:rPr>
                <w:delText>7</w:delText>
              </w:r>
            </w:del>
            <w:r w:rsidR="00EF0D30" w:rsidRPr="00E1745A">
              <w:rPr>
                <w:rFonts w:ascii="Arial" w:hAnsi="Arial" w:cs="Arial"/>
                <w:sz w:val="20"/>
                <w:szCs w:val="20"/>
              </w:rPr>
              <w:t>.</w:t>
            </w:r>
          </w:p>
        </w:tc>
        <w:tc>
          <w:tcPr>
            <w:tcW w:w="390" w:type="pct"/>
          </w:tcPr>
          <w:p w14:paraId="5EB9144D" w14:textId="71060AFF"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7D4CBFDC" w14:textId="1453722B" w:rsidR="00EF0D30" w:rsidRPr="00E1745A" w:rsidRDefault="00EF0D30" w:rsidP="00EF0D30">
            <w:pPr>
              <w:jc w:val="left"/>
              <w:rPr>
                <w:rFonts w:ascii="Arial" w:hAnsi="Arial" w:cs="Arial"/>
                <w:sz w:val="20"/>
                <w:szCs w:val="20"/>
              </w:rPr>
            </w:pPr>
            <w:proofErr w:type="spellStart"/>
            <w:r w:rsidRPr="00E1745A">
              <w:rPr>
                <w:rFonts w:ascii="Arial" w:hAnsi="Arial" w:cs="Arial"/>
                <w:sz w:val="20"/>
                <w:szCs w:val="20"/>
              </w:rPr>
              <w:t>СерНомерИзготов</w:t>
            </w:r>
            <w:proofErr w:type="spellEnd"/>
          </w:p>
        </w:tc>
        <w:tc>
          <w:tcPr>
            <w:tcW w:w="1109" w:type="pct"/>
          </w:tcPr>
          <w:p w14:paraId="04695EBA" w14:textId="3C11F34B" w:rsidR="00EF0D30" w:rsidRPr="00E1745A" w:rsidRDefault="00EF0D30" w:rsidP="00EF0D30">
            <w:pPr>
              <w:jc w:val="left"/>
              <w:rPr>
                <w:rFonts w:ascii="Arial" w:hAnsi="Arial" w:cs="Arial"/>
                <w:sz w:val="20"/>
                <w:szCs w:val="20"/>
              </w:rPr>
            </w:pPr>
            <w:r w:rsidRPr="00E1745A">
              <w:rPr>
                <w:rFonts w:ascii="Arial" w:hAnsi="Arial" w:cs="Arial"/>
                <w:sz w:val="20"/>
                <w:szCs w:val="20"/>
              </w:rPr>
              <w:t>Серийный номер технического объекта, присвоенный изготовителем</w:t>
            </w:r>
          </w:p>
        </w:tc>
        <w:tc>
          <w:tcPr>
            <w:tcW w:w="311" w:type="pct"/>
          </w:tcPr>
          <w:p w14:paraId="5963A62A" w14:textId="33B108BA"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 xml:space="preserve">CHAR, </w:t>
            </w:r>
            <w:r w:rsidRPr="00E1745A">
              <w:rPr>
                <w:rFonts w:ascii="Arial" w:hAnsi="Arial" w:cs="Arial"/>
                <w:sz w:val="20"/>
                <w:szCs w:val="20"/>
              </w:rPr>
              <w:t>3</w:t>
            </w:r>
          </w:p>
        </w:tc>
        <w:tc>
          <w:tcPr>
            <w:tcW w:w="487" w:type="pct"/>
          </w:tcPr>
          <w:p w14:paraId="5EEA739F" w14:textId="34EA2453" w:rsidR="00EF0D30" w:rsidRPr="00E1745A" w:rsidRDefault="00EF0D30" w:rsidP="00EF0D30">
            <w:pPr>
              <w:jc w:val="center"/>
              <w:rPr>
                <w:rFonts w:ascii="Arial" w:hAnsi="Arial" w:cs="Arial"/>
                <w:sz w:val="20"/>
                <w:szCs w:val="20"/>
              </w:rPr>
            </w:pPr>
            <w:r w:rsidRPr="00E1745A">
              <w:rPr>
                <w:rFonts w:ascii="Arial" w:hAnsi="Arial" w:cs="Arial"/>
                <w:sz w:val="20"/>
                <w:szCs w:val="20"/>
              </w:rPr>
              <w:t>EQUI -SERGE</w:t>
            </w:r>
          </w:p>
        </w:tc>
        <w:tc>
          <w:tcPr>
            <w:tcW w:w="398" w:type="pct"/>
          </w:tcPr>
          <w:p w14:paraId="636276D9" w14:textId="642D8A87"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537645BD" w14:textId="38E49CC1"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443" w:type="pct"/>
          </w:tcPr>
          <w:p w14:paraId="7B5E3481" w14:textId="355E66CB"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99" w:type="pct"/>
          </w:tcPr>
          <w:p w14:paraId="681138B0" w14:textId="592E6396" w:rsidR="00EF0D30" w:rsidRPr="00E1745A" w:rsidRDefault="0047380A" w:rsidP="00EF0D30">
            <w:pPr>
              <w:jc w:val="center"/>
              <w:rPr>
                <w:rFonts w:ascii="Arial" w:hAnsi="Arial" w:cs="Arial"/>
                <w:sz w:val="20"/>
                <w:szCs w:val="20"/>
              </w:rPr>
            </w:pPr>
            <w:r w:rsidRPr="00E1745A">
              <w:rPr>
                <w:rFonts w:ascii="Arial" w:hAnsi="Arial" w:cs="Arial"/>
                <w:sz w:val="20"/>
                <w:szCs w:val="20"/>
              </w:rPr>
              <w:t>-</w:t>
            </w:r>
          </w:p>
        </w:tc>
        <w:tc>
          <w:tcPr>
            <w:tcW w:w="343" w:type="pct"/>
          </w:tcPr>
          <w:p w14:paraId="77B8B3A4" w14:textId="4901E85E" w:rsidR="00EF0D30" w:rsidRPr="00E1745A" w:rsidRDefault="0047380A"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7B6AC2FA" w14:textId="77777777" w:rsidTr="002E4C10">
        <w:trPr>
          <w:cantSplit/>
          <w:trHeight w:val="453"/>
        </w:trPr>
        <w:tc>
          <w:tcPr>
            <w:tcW w:w="186" w:type="pct"/>
          </w:tcPr>
          <w:p w14:paraId="738B3DE9" w14:textId="4775CCF9" w:rsidR="00EF0D30" w:rsidRPr="00E1745A" w:rsidRDefault="00104664" w:rsidP="00EF0D30">
            <w:pPr>
              <w:rPr>
                <w:rFonts w:ascii="Arial" w:hAnsi="Arial" w:cs="Arial"/>
                <w:sz w:val="20"/>
                <w:szCs w:val="20"/>
              </w:rPr>
            </w:pPr>
            <w:r w:rsidRPr="00E1745A">
              <w:rPr>
                <w:rFonts w:ascii="Arial" w:hAnsi="Arial" w:cs="Arial"/>
                <w:sz w:val="20"/>
                <w:szCs w:val="20"/>
              </w:rPr>
              <w:t>1</w:t>
            </w:r>
            <w:ins w:id="10494" w:author="Александр" w:date="2020-04-13T07:15:00Z">
              <w:r w:rsidR="005176CA">
                <w:rPr>
                  <w:rFonts w:ascii="Arial" w:hAnsi="Arial" w:cs="Arial"/>
                  <w:sz w:val="20"/>
                  <w:szCs w:val="20"/>
                </w:rPr>
                <w:t>9</w:t>
              </w:r>
            </w:ins>
            <w:del w:id="10495" w:author="Александр" w:date="2020-04-13T07:15:00Z">
              <w:r w:rsidRPr="00E1745A" w:rsidDel="005176CA">
                <w:rPr>
                  <w:rFonts w:ascii="Arial" w:hAnsi="Arial" w:cs="Arial"/>
                  <w:sz w:val="20"/>
                  <w:szCs w:val="20"/>
                </w:rPr>
                <w:delText>8</w:delText>
              </w:r>
            </w:del>
            <w:r w:rsidR="00EF0D30" w:rsidRPr="00E1745A">
              <w:rPr>
                <w:rFonts w:ascii="Arial" w:hAnsi="Arial" w:cs="Arial"/>
                <w:sz w:val="20"/>
                <w:szCs w:val="20"/>
              </w:rPr>
              <w:t>.</w:t>
            </w:r>
          </w:p>
        </w:tc>
        <w:tc>
          <w:tcPr>
            <w:tcW w:w="390" w:type="pct"/>
          </w:tcPr>
          <w:p w14:paraId="3FD31BF0"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Общее</w:t>
            </w:r>
          </w:p>
        </w:tc>
        <w:tc>
          <w:tcPr>
            <w:tcW w:w="533" w:type="pct"/>
          </w:tcPr>
          <w:p w14:paraId="20E3AF9D"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Название типа</w:t>
            </w:r>
          </w:p>
        </w:tc>
        <w:tc>
          <w:tcPr>
            <w:tcW w:w="1109" w:type="pct"/>
          </w:tcPr>
          <w:p w14:paraId="59D4E350"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Название типа изготовителя</w:t>
            </w:r>
          </w:p>
        </w:tc>
        <w:tc>
          <w:tcPr>
            <w:tcW w:w="311" w:type="pct"/>
          </w:tcPr>
          <w:p w14:paraId="572166A0"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CHAR, 20</w:t>
            </w:r>
          </w:p>
        </w:tc>
        <w:tc>
          <w:tcPr>
            <w:tcW w:w="487" w:type="pct"/>
          </w:tcPr>
          <w:p w14:paraId="376AFDEA"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EQUI-TYPBZ</w:t>
            </w:r>
          </w:p>
        </w:tc>
        <w:tc>
          <w:tcPr>
            <w:tcW w:w="398" w:type="pct"/>
          </w:tcPr>
          <w:p w14:paraId="1E9BC22B" w14:textId="4146BAE6"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01" w:type="pct"/>
          </w:tcPr>
          <w:p w14:paraId="58749C06" w14:textId="517CE198"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0C92790F" w14:textId="3EE76E78"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6A3AF6FC" w14:textId="4F85BACC"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43" w:type="pct"/>
          </w:tcPr>
          <w:p w14:paraId="732206C6"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3659EA2C" w14:textId="77777777" w:rsidTr="002E4C10">
        <w:trPr>
          <w:cantSplit/>
          <w:trHeight w:val="905"/>
        </w:trPr>
        <w:tc>
          <w:tcPr>
            <w:tcW w:w="186" w:type="pct"/>
          </w:tcPr>
          <w:p w14:paraId="49C6E422" w14:textId="2507AA6B" w:rsidR="00EF0D30" w:rsidRPr="00E1745A" w:rsidRDefault="005176CA" w:rsidP="00EF0D30">
            <w:pPr>
              <w:rPr>
                <w:rFonts w:ascii="Arial" w:hAnsi="Arial" w:cs="Arial"/>
                <w:sz w:val="20"/>
                <w:szCs w:val="20"/>
              </w:rPr>
            </w:pPr>
            <w:ins w:id="10496" w:author="Александр" w:date="2020-04-13T07:15:00Z">
              <w:r>
                <w:rPr>
                  <w:rFonts w:ascii="Arial" w:hAnsi="Arial" w:cs="Arial"/>
                  <w:sz w:val="20"/>
                  <w:szCs w:val="20"/>
                </w:rPr>
                <w:t>20</w:t>
              </w:r>
            </w:ins>
            <w:del w:id="10497" w:author="Александр" w:date="2020-04-13T07:15:00Z">
              <w:r w:rsidR="00104664" w:rsidRPr="00E1745A" w:rsidDel="005176CA">
                <w:rPr>
                  <w:rFonts w:ascii="Arial" w:hAnsi="Arial" w:cs="Arial"/>
                  <w:sz w:val="20"/>
                  <w:szCs w:val="20"/>
                </w:rPr>
                <w:delText>19</w:delText>
              </w:r>
            </w:del>
            <w:r w:rsidR="00EF0D30" w:rsidRPr="00E1745A">
              <w:rPr>
                <w:rFonts w:ascii="Arial" w:hAnsi="Arial" w:cs="Arial"/>
                <w:sz w:val="20"/>
                <w:szCs w:val="20"/>
              </w:rPr>
              <w:t>.</w:t>
            </w:r>
          </w:p>
        </w:tc>
        <w:tc>
          <w:tcPr>
            <w:tcW w:w="390" w:type="pct"/>
          </w:tcPr>
          <w:p w14:paraId="6E2ADB2B" w14:textId="75DEC71E" w:rsidR="00EF0D30" w:rsidRPr="00E1745A" w:rsidRDefault="00EF0D30" w:rsidP="00EF0D30">
            <w:pPr>
              <w:jc w:val="left"/>
              <w:rPr>
                <w:rFonts w:ascii="Arial" w:hAnsi="Arial" w:cs="Arial"/>
                <w:sz w:val="20"/>
                <w:szCs w:val="20"/>
              </w:rPr>
            </w:pPr>
            <w:proofErr w:type="spellStart"/>
            <w:r w:rsidRPr="00E1745A">
              <w:rPr>
                <w:rFonts w:ascii="Arial" w:hAnsi="Arial" w:cs="Arial"/>
                <w:sz w:val="20"/>
                <w:szCs w:val="20"/>
              </w:rPr>
              <w:t>Местопол</w:t>
            </w:r>
            <w:r w:rsidR="007959BC">
              <w:rPr>
                <w:rFonts w:ascii="Arial" w:hAnsi="Arial" w:cs="Arial"/>
                <w:sz w:val="20"/>
                <w:szCs w:val="20"/>
              </w:rPr>
              <w:t>точки</w:t>
            </w:r>
            <w:r w:rsidRPr="00E1745A">
              <w:rPr>
                <w:rFonts w:ascii="Arial" w:hAnsi="Arial" w:cs="Arial"/>
                <w:sz w:val="20"/>
                <w:szCs w:val="20"/>
              </w:rPr>
              <w:t>ожение</w:t>
            </w:r>
            <w:proofErr w:type="spellEnd"/>
          </w:p>
        </w:tc>
        <w:tc>
          <w:tcPr>
            <w:tcW w:w="533" w:type="pct"/>
          </w:tcPr>
          <w:p w14:paraId="7D26F342"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Завод расположения технических объектов</w:t>
            </w:r>
          </w:p>
        </w:tc>
        <w:tc>
          <w:tcPr>
            <w:tcW w:w="1109" w:type="pct"/>
          </w:tcPr>
          <w:p w14:paraId="5A4F27E1"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 xml:space="preserve">PM_14. </w:t>
            </w:r>
            <w:r w:rsidRPr="00E1745A">
              <w:rPr>
                <w:rFonts w:ascii="Arial" w:eastAsiaTheme="minorHAnsi" w:hAnsi="Arial" w:cs="Arial"/>
                <w:sz w:val="20"/>
                <w:szCs w:val="20"/>
              </w:rPr>
              <w:t>Орг. единица, на которой установлены и физически находятся технические объекты или объекты общего назначения</w:t>
            </w:r>
          </w:p>
        </w:tc>
        <w:tc>
          <w:tcPr>
            <w:tcW w:w="311" w:type="pct"/>
          </w:tcPr>
          <w:p w14:paraId="29B9DB26"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4</w:t>
            </w:r>
          </w:p>
        </w:tc>
        <w:tc>
          <w:tcPr>
            <w:tcW w:w="487" w:type="pct"/>
          </w:tcPr>
          <w:p w14:paraId="5A1916AC"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ILOA-</w:t>
            </w:r>
            <w:r w:rsidRPr="00E1745A">
              <w:rPr>
                <w:rFonts w:ascii="Arial" w:hAnsi="Arial" w:cs="Arial"/>
                <w:sz w:val="20"/>
                <w:szCs w:val="20"/>
                <w:lang w:val="en-US"/>
              </w:rPr>
              <w:t>SWERK</w:t>
            </w:r>
          </w:p>
        </w:tc>
        <w:tc>
          <w:tcPr>
            <w:tcW w:w="398" w:type="pct"/>
          </w:tcPr>
          <w:p w14:paraId="0F87A479" w14:textId="7E003192"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61BD5D38" w14:textId="087E35FF"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38AE0E14" w14:textId="6CEA3334"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085EDBDA" w14:textId="6FBB3B3D"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3A24F1B8"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75C5BD39" w14:textId="77777777" w:rsidTr="002E4C10">
        <w:trPr>
          <w:cantSplit/>
          <w:trHeight w:val="1348"/>
        </w:trPr>
        <w:tc>
          <w:tcPr>
            <w:tcW w:w="186" w:type="pct"/>
          </w:tcPr>
          <w:p w14:paraId="32797B05" w14:textId="64C6AC6D" w:rsidR="00EF0D30" w:rsidRPr="00E1745A" w:rsidRDefault="00104664" w:rsidP="00EF0D30">
            <w:pPr>
              <w:rPr>
                <w:rFonts w:ascii="Arial" w:hAnsi="Arial" w:cs="Arial"/>
                <w:sz w:val="20"/>
                <w:szCs w:val="20"/>
              </w:rPr>
            </w:pPr>
            <w:r w:rsidRPr="00E1745A">
              <w:rPr>
                <w:rFonts w:ascii="Arial" w:hAnsi="Arial" w:cs="Arial"/>
                <w:sz w:val="20"/>
                <w:szCs w:val="20"/>
              </w:rPr>
              <w:t>21</w:t>
            </w:r>
            <w:r w:rsidR="00EF0D30" w:rsidRPr="00E1745A">
              <w:rPr>
                <w:rFonts w:ascii="Arial" w:hAnsi="Arial" w:cs="Arial"/>
                <w:sz w:val="20"/>
                <w:szCs w:val="20"/>
                <w:lang w:val="en-US"/>
              </w:rPr>
              <w:t>.</w:t>
            </w:r>
          </w:p>
        </w:tc>
        <w:tc>
          <w:tcPr>
            <w:tcW w:w="390" w:type="pct"/>
          </w:tcPr>
          <w:p w14:paraId="79712AE8"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Местоположение</w:t>
            </w:r>
          </w:p>
        </w:tc>
        <w:tc>
          <w:tcPr>
            <w:tcW w:w="533" w:type="pct"/>
          </w:tcPr>
          <w:p w14:paraId="0587FA0D"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Рабочее место</w:t>
            </w:r>
          </w:p>
        </w:tc>
        <w:tc>
          <w:tcPr>
            <w:tcW w:w="1109" w:type="pct"/>
          </w:tcPr>
          <w:p w14:paraId="4C906A43"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 xml:space="preserve"> </w:t>
            </w:r>
            <w:r w:rsidRPr="00E1745A">
              <w:rPr>
                <w:rFonts w:ascii="Arial" w:hAnsi="Arial" w:cs="Arial"/>
                <w:sz w:val="20"/>
                <w:szCs w:val="20"/>
                <w:lang w:val="en-US"/>
              </w:rPr>
              <w:t>PP</w:t>
            </w:r>
            <w:r w:rsidRPr="00E1745A">
              <w:rPr>
                <w:rFonts w:ascii="Arial" w:hAnsi="Arial" w:cs="Arial"/>
                <w:sz w:val="20"/>
                <w:szCs w:val="20"/>
              </w:rPr>
              <w:t>_15. Производственное оборудование и персонал, задействованные в производственном процессе и имеющие мощности. Код объекта в реестре НСИ</w:t>
            </w:r>
          </w:p>
        </w:tc>
        <w:tc>
          <w:tcPr>
            <w:tcW w:w="311" w:type="pct"/>
          </w:tcPr>
          <w:p w14:paraId="5B496641"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 8</w:t>
            </w:r>
          </w:p>
        </w:tc>
        <w:tc>
          <w:tcPr>
            <w:tcW w:w="487" w:type="pct"/>
          </w:tcPr>
          <w:p w14:paraId="29E4A441"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CRHD-ARBPL</w:t>
            </w:r>
          </w:p>
          <w:p w14:paraId="437E26E2" w14:textId="77777777"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по</w:t>
            </w:r>
            <w:r w:rsidRPr="00E1745A">
              <w:rPr>
                <w:rFonts w:ascii="Arial" w:hAnsi="Arial" w:cs="Arial"/>
                <w:sz w:val="20"/>
                <w:szCs w:val="20"/>
                <w:lang w:val="en-US"/>
              </w:rPr>
              <w:t xml:space="preserve"> ITOB-PPSID</w:t>
            </w:r>
          </w:p>
        </w:tc>
        <w:tc>
          <w:tcPr>
            <w:tcW w:w="398" w:type="pct"/>
          </w:tcPr>
          <w:p w14:paraId="59A67AB3" w14:textId="7F5F4796"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w:t>
            </w:r>
          </w:p>
        </w:tc>
        <w:tc>
          <w:tcPr>
            <w:tcW w:w="401" w:type="pct"/>
          </w:tcPr>
          <w:p w14:paraId="62BE139F" w14:textId="054A4ADE"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w:t>
            </w:r>
          </w:p>
        </w:tc>
        <w:tc>
          <w:tcPr>
            <w:tcW w:w="443" w:type="pct"/>
          </w:tcPr>
          <w:p w14:paraId="31039880" w14:textId="0E26E66A"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w:t>
            </w:r>
          </w:p>
        </w:tc>
        <w:tc>
          <w:tcPr>
            <w:tcW w:w="399" w:type="pct"/>
          </w:tcPr>
          <w:p w14:paraId="71FE22E4" w14:textId="05623A17" w:rsidR="00EF0D30" w:rsidRPr="00E1745A" w:rsidRDefault="00EF0D30" w:rsidP="00EF0D30">
            <w:pPr>
              <w:jc w:val="center"/>
              <w:rPr>
                <w:rFonts w:ascii="Arial" w:hAnsi="Arial" w:cs="Arial"/>
                <w:sz w:val="20"/>
                <w:szCs w:val="20"/>
                <w:lang w:val="en-US"/>
              </w:rPr>
            </w:pPr>
            <w:r w:rsidRPr="00E1745A">
              <w:rPr>
                <w:rFonts w:ascii="Arial" w:hAnsi="Arial" w:cs="Arial"/>
                <w:sz w:val="20"/>
                <w:szCs w:val="20"/>
              </w:rPr>
              <w:t>Выбор из справочника</w:t>
            </w:r>
          </w:p>
        </w:tc>
        <w:tc>
          <w:tcPr>
            <w:tcW w:w="343" w:type="pct"/>
          </w:tcPr>
          <w:p w14:paraId="3D8D6E1A"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6F964AE4" w14:textId="77777777" w:rsidTr="002E4C10">
        <w:trPr>
          <w:cantSplit/>
          <w:trHeight w:val="1128"/>
        </w:trPr>
        <w:tc>
          <w:tcPr>
            <w:tcW w:w="186" w:type="pct"/>
          </w:tcPr>
          <w:p w14:paraId="3DF9357C" w14:textId="441133B5" w:rsidR="00EF0D30" w:rsidRPr="00E1745A" w:rsidRDefault="00104664" w:rsidP="00EF0D30">
            <w:pPr>
              <w:rPr>
                <w:rFonts w:ascii="Arial" w:hAnsi="Arial" w:cs="Arial"/>
                <w:sz w:val="20"/>
                <w:szCs w:val="20"/>
              </w:rPr>
            </w:pPr>
            <w:r w:rsidRPr="00E1745A">
              <w:rPr>
                <w:rFonts w:ascii="Arial" w:hAnsi="Arial" w:cs="Arial"/>
                <w:sz w:val="20"/>
                <w:szCs w:val="20"/>
                <w:lang w:val="en-US"/>
              </w:rPr>
              <w:lastRenderedPageBreak/>
              <w:t>22</w:t>
            </w:r>
            <w:r w:rsidR="00EF0D30" w:rsidRPr="00E1745A">
              <w:rPr>
                <w:rFonts w:ascii="Arial" w:hAnsi="Arial" w:cs="Arial"/>
                <w:sz w:val="20"/>
                <w:szCs w:val="20"/>
                <w:lang w:val="en-US"/>
              </w:rPr>
              <w:t>.</w:t>
            </w:r>
          </w:p>
        </w:tc>
        <w:tc>
          <w:tcPr>
            <w:tcW w:w="390" w:type="pct"/>
          </w:tcPr>
          <w:p w14:paraId="1C85A09A"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Местоположение</w:t>
            </w:r>
          </w:p>
        </w:tc>
        <w:tc>
          <w:tcPr>
            <w:tcW w:w="533" w:type="pct"/>
          </w:tcPr>
          <w:p w14:paraId="4D6F0385"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 xml:space="preserve">Код </w:t>
            </w:r>
            <w:r w:rsidRPr="00E1745A">
              <w:rPr>
                <w:rFonts w:ascii="Arial" w:hAnsi="Arial" w:cs="Arial"/>
                <w:sz w:val="20"/>
                <w:szCs w:val="20"/>
                <w:lang w:val="en-US"/>
              </w:rPr>
              <w:t>ABC</w:t>
            </w:r>
          </w:p>
        </w:tc>
        <w:tc>
          <w:tcPr>
            <w:tcW w:w="1109" w:type="pct"/>
          </w:tcPr>
          <w:p w14:paraId="36E6DB69"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PM_28. Дополнительный атрибут технического объекта, определяющий степень критичности оборудования</w:t>
            </w:r>
          </w:p>
        </w:tc>
        <w:tc>
          <w:tcPr>
            <w:tcW w:w="311" w:type="pct"/>
          </w:tcPr>
          <w:p w14:paraId="517C19AB"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1</w:t>
            </w:r>
          </w:p>
        </w:tc>
        <w:tc>
          <w:tcPr>
            <w:tcW w:w="487" w:type="pct"/>
          </w:tcPr>
          <w:p w14:paraId="20F19CC0" w14:textId="77777777" w:rsidR="00EF0D30" w:rsidRPr="00E1745A" w:rsidRDefault="00EF0D30" w:rsidP="00EF0D30">
            <w:pPr>
              <w:jc w:val="center"/>
              <w:rPr>
                <w:rFonts w:ascii="Arial" w:hAnsi="Arial" w:cs="Arial"/>
                <w:sz w:val="20"/>
                <w:szCs w:val="20"/>
              </w:rPr>
            </w:pPr>
            <w:r w:rsidRPr="00E1745A">
              <w:rPr>
                <w:rFonts w:ascii="Arial" w:hAnsi="Arial" w:cs="Arial"/>
                <w:sz w:val="20"/>
                <w:szCs w:val="20"/>
              </w:rPr>
              <w:t>ILOA-ABCKZ</w:t>
            </w:r>
          </w:p>
        </w:tc>
        <w:tc>
          <w:tcPr>
            <w:tcW w:w="398" w:type="pct"/>
          </w:tcPr>
          <w:p w14:paraId="70172D3E" w14:textId="472A7EDF"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442F85E8" w14:textId="467AB96B"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6E30DBC9" w14:textId="6D282964"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636CAB4C" w14:textId="38C8D445"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5AF4776C"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040B65C4" w14:textId="77777777" w:rsidTr="002E4C10">
        <w:trPr>
          <w:cantSplit/>
          <w:trHeight w:val="1128"/>
        </w:trPr>
        <w:tc>
          <w:tcPr>
            <w:tcW w:w="186" w:type="pct"/>
          </w:tcPr>
          <w:p w14:paraId="42246936" w14:textId="188D9B7B" w:rsidR="00EF0D30" w:rsidRPr="00E1745A" w:rsidRDefault="00104664" w:rsidP="00EF0D30">
            <w:pPr>
              <w:rPr>
                <w:rFonts w:ascii="Arial" w:hAnsi="Arial" w:cs="Arial"/>
                <w:sz w:val="20"/>
                <w:szCs w:val="20"/>
              </w:rPr>
            </w:pPr>
            <w:r w:rsidRPr="00E1745A">
              <w:rPr>
                <w:rFonts w:ascii="Arial" w:hAnsi="Arial" w:cs="Arial"/>
                <w:sz w:val="20"/>
                <w:szCs w:val="20"/>
              </w:rPr>
              <w:t>23</w:t>
            </w:r>
            <w:r w:rsidR="00EF0D30" w:rsidRPr="00E1745A">
              <w:rPr>
                <w:rFonts w:ascii="Arial" w:hAnsi="Arial" w:cs="Arial"/>
                <w:sz w:val="20"/>
                <w:szCs w:val="20"/>
              </w:rPr>
              <w:t>.</w:t>
            </w:r>
          </w:p>
        </w:tc>
        <w:tc>
          <w:tcPr>
            <w:tcW w:w="390" w:type="pct"/>
          </w:tcPr>
          <w:p w14:paraId="09E504C7" w14:textId="444BC926" w:rsidR="00EF0D30" w:rsidRPr="00E1745A" w:rsidRDefault="00EF0D30" w:rsidP="00EF0D30">
            <w:pPr>
              <w:jc w:val="left"/>
              <w:rPr>
                <w:rFonts w:ascii="Arial" w:hAnsi="Arial" w:cs="Arial"/>
                <w:sz w:val="20"/>
                <w:szCs w:val="20"/>
              </w:rPr>
            </w:pPr>
            <w:r w:rsidRPr="00E1745A">
              <w:rPr>
                <w:rFonts w:ascii="Arial" w:hAnsi="Arial" w:cs="Arial"/>
                <w:sz w:val="20"/>
                <w:szCs w:val="20"/>
              </w:rPr>
              <w:t>Местоположение</w:t>
            </w:r>
          </w:p>
        </w:tc>
        <w:tc>
          <w:tcPr>
            <w:tcW w:w="533" w:type="pct"/>
          </w:tcPr>
          <w:p w14:paraId="31F4F6B3" w14:textId="2A709272" w:rsidR="00EF0D30" w:rsidRPr="00E1745A" w:rsidRDefault="00EF0D30" w:rsidP="00EF0D30">
            <w:pPr>
              <w:jc w:val="left"/>
              <w:rPr>
                <w:rFonts w:ascii="Arial" w:hAnsi="Arial" w:cs="Arial"/>
                <w:sz w:val="20"/>
                <w:szCs w:val="20"/>
              </w:rPr>
            </w:pPr>
            <w:r w:rsidRPr="00E1745A">
              <w:rPr>
                <w:rFonts w:ascii="Arial" w:hAnsi="Arial" w:cs="Arial"/>
                <w:sz w:val="20"/>
                <w:szCs w:val="20"/>
              </w:rPr>
              <w:t>Поле сортировки</w:t>
            </w:r>
          </w:p>
        </w:tc>
        <w:tc>
          <w:tcPr>
            <w:tcW w:w="1109" w:type="pct"/>
          </w:tcPr>
          <w:p w14:paraId="1DA8F18B" w14:textId="3DB4DCCD" w:rsidR="00EF0D30" w:rsidRPr="00E1745A" w:rsidRDefault="00EF0D30" w:rsidP="00EF0D30">
            <w:pPr>
              <w:jc w:val="left"/>
              <w:rPr>
                <w:rFonts w:ascii="Arial" w:hAnsi="Arial" w:cs="Arial"/>
                <w:sz w:val="20"/>
                <w:szCs w:val="20"/>
              </w:rPr>
            </w:pPr>
            <w:r w:rsidRPr="00E1745A">
              <w:rPr>
                <w:rFonts w:ascii="Arial" w:hAnsi="Arial" w:cs="Arial"/>
                <w:sz w:val="20"/>
                <w:szCs w:val="20"/>
              </w:rPr>
              <w:t>Номер технологической позиции, должен соответствовать номеру технологической позиции технического места, на котором смонтирована данная единица оборудования</w:t>
            </w:r>
          </w:p>
        </w:tc>
        <w:tc>
          <w:tcPr>
            <w:tcW w:w="311" w:type="pct"/>
          </w:tcPr>
          <w:p w14:paraId="75472408" w14:textId="47126E9E" w:rsidR="00EF0D30" w:rsidRPr="00E1745A" w:rsidRDefault="00EF0D30" w:rsidP="00EF0D30">
            <w:pPr>
              <w:jc w:val="center"/>
              <w:rPr>
                <w:rFonts w:ascii="Arial" w:hAnsi="Arial" w:cs="Arial"/>
                <w:sz w:val="20"/>
                <w:szCs w:val="20"/>
                <w:lang w:val="en-US"/>
              </w:rPr>
            </w:pPr>
            <w:r w:rsidRPr="00E1745A">
              <w:rPr>
                <w:rFonts w:ascii="Arial" w:hAnsi="Arial" w:cs="Arial"/>
                <w:sz w:val="20"/>
                <w:szCs w:val="20"/>
                <w:lang w:val="en-US"/>
              </w:rPr>
              <w:t>CHAR, 30</w:t>
            </w:r>
          </w:p>
        </w:tc>
        <w:tc>
          <w:tcPr>
            <w:tcW w:w="487" w:type="pct"/>
          </w:tcPr>
          <w:p w14:paraId="453E2C22" w14:textId="7A479964"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ILOA</w:t>
            </w:r>
            <w:r w:rsidRPr="00E1745A">
              <w:rPr>
                <w:rFonts w:ascii="Arial" w:hAnsi="Arial" w:cs="Arial"/>
                <w:sz w:val="20"/>
                <w:szCs w:val="20"/>
              </w:rPr>
              <w:t>-EQFNR</w:t>
            </w:r>
          </w:p>
        </w:tc>
        <w:tc>
          <w:tcPr>
            <w:tcW w:w="398" w:type="pct"/>
          </w:tcPr>
          <w:p w14:paraId="7D2FFD79" w14:textId="47CE6FE3" w:rsidR="00EF0D30" w:rsidRPr="00E1745A" w:rsidRDefault="00C1498B" w:rsidP="00EF0D30">
            <w:pPr>
              <w:jc w:val="center"/>
              <w:rPr>
                <w:rFonts w:ascii="Arial" w:hAnsi="Arial" w:cs="Arial"/>
                <w:sz w:val="20"/>
                <w:szCs w:val="20"/>
              </w:rPr>
            </w:pPr>
            <w:ins w:id="10498" w:author="Александр" w:date="2020-04-13T07:13:00Z">
              <w:r>
                <w:rPr>
                  <w:rFonts w:ascii="Arial" w:hAnsi="Arial" w:cs="Arial"/>
                  <w:sz w:val="20"/>
                  <w:szCs w:val="20"/>
                </w:rPr>
                <w:t>Х</w:t>
              </w:r>
            </w:ins>
            <w:del w:id="10499" w:author="Александр" w:date="2020-04-13T07:13:00Z">
              <w:r w:rsidR="00EF0D30" w:rsidRPr="00E1745A" w:rsidDel="00C1498B">
                <w:rPr>
                  <w:rFonts w:ascii="Arial" w:hAnsi="Arial" w:cs="Arial"/>
                  <w:sz w:val="20"/>
                  <w:szCs w:val="20"/>
                </w:rPr>
                <w:delText>-</w:delText>
              </w:r>
            </w:del>
          </w:p>
        </w:tc>
        <w:tc>
          <w:tcPr>
            <w:tcW w:w="401" w:type="pct"/>
          </w:tcPr>
          <w:p w14:paraId="351C0517" w14:textId="74D0C3F6"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w:t>
            </w:r>
          </w:p>
        </w:tc>
        <w:tc>
          <w:tcPr>
            <w:tcW w:w="443" w:type="pct"/>
          </w:tcPr>
          <w:p w14:paraId="0EFC2032" w14:textId="07FA9A59"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w:t>
            </w:r>
          </w:p>
        </w:tc>
        <w:tc>
          <w:tcPr>
            <w:tcW w:w="399" w:type="pct"/>
          </w:tcPr>
          <w:p w14:paraId="796BD3A9" w14:textId="014E5507"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w:t>
            </w:r>
          </w:p>
        </w:tc>
        <w:tc>
          <w:tcPr>
            <w:tcW w:w="343" w:type="pct"/>
          </w:tcPr>
          <w:p w14:paraId="38A3EEC2" w14:textId="736B955F" w:rsidR="00EF0D30" w:rsidRPr="00E1745A" w:rsidRDefault="0047380A" w:rsidP="00EF0D30">
            <w:pPr>
              <w:jc w:val="center"/>
              <w:rPr>
                <w:rFonts w:ascii="Arial" w:hAnsi="Arial" w:cs="Arial"/>
                <w:sz w:val="20"/>
                <w:szCs w:val="20"/>
                <w:lang w:val="en-US"/>
              </w:rPr>
            </w:pPr>
            <w:r w:rsidRPr="00E1745A">
              <w:rPr>
                <w:rFonts w:ascii="Arial" w:hAnsi="Arial" w:cs="Arial"/>
                <w:sz w:val="20"/>
                <w:szCs w:val="20"/>
                <w:lang w:val="en-US"/>
              </w:rPr>
              <w:t>SAP</w:t>
            </w:r>
          </w:p>
        </w:tc>
      </w:tr>
      <w:tr w:rsidR="00EF0D30" w:rsidRPr="0086487D" w14:paraId="56C54C27" w14:textId="77777777" w:rsidTr="002E4C10">
        <w:trPr>
          <w:cantSplit/>
          <w:trHeight w:val="1128"/>
        </w:trPr>
        <w:tc>
          <w:tcPr>
            <w:tcW w:w="186" w:type="pct"/>
          </w:tcPr>
          <w:p w14:paraId="71F9CFEC" w14:textId="0CD53A84" w:rsidR="00EF0D30" w:rsidRPr="00E1745A" w:rsidRDefault="00104664" w:rsidP="00EF0D30">
            <w:pPr>
              <w:rPr>
                <w:rFonts w:ascii="Arial" w:hAnsi="Arial" w:cs="Arial"/>
                <w:sz w:val="20"/>
                <w:szCs w:val="20"/>
              </w:rPr>
            </w:pPr>
            <w:r w:rsidRPr="00E1745A">
              <w:rPr>
                <w:rFonts w:ascii="Arial" w:hAnsi="Arial" w:cs="Arial"/>
                <w:sz w:val="20"/>
                <w:szCs w:val="20"/>
              </w:rPr>
              <w:t>24</w:t>
            </w:r>
            <w:r w:rsidR="00EF0D30" w:rsidRPr="00E1745A">
              <w:rPr>
                <w:rFonts w:ascii="Arial" w:hAnsi="Arial" w:cs="Arial"/>
                <w:sz w:val="20"/>
                <w:szCs w:val="20"/>
              </w:rPr>
              <w:t>.</w:t>
            </w:r>
          </w:p>
        </w:tc>
        <w:tc>
          <w:tcPr>
            <w:tcW w:w="390" w:type="pct"/>
          </w:tcPr>
          <w:p w14:paraId="17AA95E2" w14:textId="3D876D10" w:rsidR="00EF0D30" w:rsidRPr="00E1745A" w:rsidRDefault="00EF0D30" w:rsidP="00EF0D30">
            <w:pPr>
              <w:jc w:val="left"/>
              <w:rPr>
                <w:rFonts w:ascii="Arial" w:hAnsi="Arial" w:cs="Arial"/>
                <w:sz w:val="20"/>
                <w:szCs w:val="20"/>
              </w:rPr>
            </w:pPr>
            <w:r w:rsidRPr="00E1745A">
              <w:rPr>
                <w:rFonts w:ascii="Arial" w:hAnsi="Arial" w:cs="Arial"/>
                <w:sz w:val="20"/>
                <w:szCs w:val="20"/>
              </w:rPr>
              <w:t>Организация</w:t>
            </w:r>
          </w:p>
        </w:tc>
        <w:tc>
          <w:tcPr>
            <w:tcW w:w="533" w:type="pct"/>
          </w:tcPr>
          <w:p w14:paraId="0644D067" w14:textId="2A1AD578" w:rsidR="00EF0D30" w:rsidRPr="00E1745A" w:rsidRDefault="00EF0D30" w:rsidP="00EF0D30">
            <w:pPr>
              <w:jc w:val="left"/>
              <w:rPr>
                <w:rFonts w:ascii="Arial" w:hAnsi="Arial" w:cs="Arial"/>
                <w:sz w:val="20"/>
                <w:szCs w:val="20"/>
              </w:rPr>
            </w:pPr>
            <w:r w:rsidRPr="00E1745A">
              <w:rPr>
                <w:rFonts w:ascii="Arial" w:hAnsi="Arial" w:cs="Arial"/>
                <w:sz w:val="20"/>
                <w:szCs w:val="20"/>
              </w:rPr>
              <w:t>БЕ (балансовая единица)</w:t>
            </w:r>
          </w:p>
        </w:tc>
        <w:tc>
          <w:tcPr>
            <w:tcW w:w="1109" w:type="pct"/>
          </w:tcPr>
          <w:p w14:paraId="18FBB5F8" w14:textId="60F5312D" w:rsidR="00EF0D30" w:rsidRPr="00E1745A" w:rsidRDefault="00B30DAE" w:rsidP="00EF0D30">
            <w:pPr>
              <w:jc w:val="left"/>
              <w:rPr>
                <w:rFonts w:ascii="Arial" w:hAnsi="Arial" w:cs="Arial"/>
                <w:sz w:val="20"/>
                <w:szCs w:val="20"/>
              </w:rPr>
            </w:pPr>
            <w:r w:rsidRPr="00E1745A">
              <w:rPr>
                <w:rFonts w:ascii="Arial" w:hAnsi="Arial" w:cs="Arial"/>
                <w:sz w:val="20"/>
                <w:szCs w:val="20"/>
              </w:rPr>
              <w:t>FI_</w:t>
            </w:r>
            <w:proofErr w:type="gramStart"/>
            <w:r w:rsidRPr="00E1745A">
              <w:rPr>
                <w:rFonts w:ascii="Arial" w:hAnsi="Arial" w:cs="Arial"/>
                <w:sz w:val="20"/>
                <w:szCs w:val="20"/>
              </w:rPr>
              <w:t>2.</w:t>
            </w:r>
            <w:r w:rsidR="00EF0D30" w:rsidRPr="00E1745A">
              <w:rPr>
                <w:rFonts w:ascii="Arial" w:hAnsi="Arial" w:cs="Arial"/>
                <w:sz w:val="20"/>
                <w:szCs w:val="20"/>
              </w:rPr>
              <w:t>Балансовая</w:t>
            </w:r>
            <w:proofErr w:type="gramEnd"/>
            <w:r w:rsidR="00EF0D30" w:rsidRPr="00E1745A">
              <w:rPr>
                <w:rFonts w:ascii="Arial" w:hAnsi="Arial" w:cs="Arial"/>
                <w:sz w:val="20"/>
                <w:szCs w:val="20"/>
              </w:rPr>
              <w:t xml:space="preserve"> единица – элемент орг. структуры</w:t>
            </w:r>
          </w:p>
        </w:tc>
        <w:tc>
          <w:tcPr>
            <w:tcW w:w="311" w:type="pct"/>
          </w:tcPr>
          <w:p w14:paraId="0B80A790" w14:textId="2362A3F0"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4</w:t>
            </w:r>
          </w:p>
        </w:tc>
        <w:tc>
          <w:tcPr>
            <w:tcW w:w="487" w:type="pct"/>
          </w:tcPr>
          <w:p w14:paraId="61A90931" w14:textId="36345D5B" w:rsidR="00EF0D30" w:rsidRPr="00E1745A" w:rsidRDefault="00EF0D30" w:rsidP="00EF0D30">
            <w:pPr>
              <w:jc w:val="center"/>
              <w:rPr>
                <w:rFonts w:ascii="Arial" w:hAnsi="Arial" w:cs="Arial"/>
                <w:sz w:val="20"/>
                <w:szCs w:val="20"/>
              </w:rPr>
            </w:pPr>
            <w:r w:rsidRPr="00E1745A">
              <w:rPr>
                <w:rFonts w:ascii="Arial" w:hAnsi="Arial" w:cs="Arial"/>
                <w:sz w:val="20"/>
                <w:szCs w:val="20"/>
                <w:lang w:val="en-US" w:eastAsia="ru-RU"/>
              </w:rPr>
              <w:t>ILOA</w:t>
            </w:r>
            <w:r w:rsidRPr="00E1745A">
              <w:rPr>
                <w:rFonts w:ascii="Arial" w:hAnsi="Arial" w:cs="Arial"/>
                <w:sz w:val="20"/>
                <w:szCs w:val="20"/>
                <w:lang w:eastAsia="ru-RU"/>
              </w:rPr>
              <w:t>-</w:t>
            </w:r>
            <w:r w:rsidRPr="00E1745A">
              <w:t xml:space="preserve"> </w:t>
            </w:r>
            <w:r w:rsidRPr="00E1745A">
              <w:rPr>
                <w:rFonts w:ascii="Arial" w:hAnsi="Arial" w:cs="Arial"/>
                <w:sz w:val="20"/>
                <w:szCs w:val="20"/>
                <w:lang w:val="en-US" w:eastAsia="ru-RU"/>
              </w:rPr>
              <w:t>BUKRS</w:t>
            </w:r>
          </w:p>
        </w:tc>
        <w:tc>
          <w:tcPr>
            <w:tcW w:w="398" w:type="pct"/>
          </w:tcPr>
          <w:p w14:paraId="2CD27A63" w14:textId="740F1D5E"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21ADFCC9" w14:textId="703BE563"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2AC7762D" w14:textId="44DBF808"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410D56F1" w14:textId="45C7287E"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37CD370A" w14:textId="0E6174E3" w:rsidR="00EF0D30" w:rsidRPr="00E1745A" w:rsidRDefault="00B30DAE" w:rsidP="00EF0D30">
            <w:pPr>
              <w:jc w:val="center"/>
              <w:rPr>
                <w:rFonts w:ascii="Arial" w:hAnsi="Arial" w:cs="Arial"/>
                <w:sz w:val="20"/>
                <w:szCs w:val="20"/>
              </w:rPr>
            </w:pPr>
            <w:r w:rsidRPr="00E1745A">
              <w:rPr>
                <w:rFonts w:ascii="Arial" w:hAnsi="Arial" w:cs="Arial"/>
                <w:sz w:val="20"/>
                <w:szCs w:val="20"/>
              </w:rPr>
              <w:t>КСУ НСИ</w:t>
            </w:r>
          </w:p>
        </w:tc>
      </w:tr>
      <w:tr w:rsidR="00EF0D30" w:rsidRPr="0086487D" w14:paraId="24976D85" w14:textId="77777777" w:rsidTr="002E4C10">
        <w:trPr>
          <w:cantSplit/>
          <w:trHeight w:val="453"/>
        </w:trPr>
        <w:tc>
          <w:tcPr>
            <w:tcW w:w="186" w:type="pct"/>
          </w:tcPr>
          <w:p w14:paraId="73C3F2CD" w14:textId="6316DABD" w:rsidR="00EF0D30" w:rsidRPr="00E1745A" w:rsidRDefault="00202A87" w:rsidP="00EF0D30">
            <w:pPr>
              <w:rPr>
                <w:rFonts w:ascii="Arial" w:hAnsi="Arial" w:cs="Arial"/>
                <w:sz w:val="20"/>
                <w:szCs w:val="20"/>
              </w:rPr>
            </w:pPr>
            <w:r>
              <w:rPr>
                <w:rFonts w:ascii="Arial" w:hAnsi="Arial" w:cs="Arial"/>
                <w:sz w:val="20"/>
                <w:szCs w:val="20"/>
              </w:rPr>
              <w:t>25</w:t>
            </w:r>
            <w:r w:rsidR="00EF0D30" w:rsidRPr="00E1745A">
              <w:rPr>
                <w:rFonts w:ascii="Arial" w:hAnsi="Arial" w:cs="Arial"/>
                <w:sz w:val="20"/>
                <w:szCs w:val="20"/>
              </w:rPr>
              <w:t>.</w:t>
            </w:r>
          </w:p>
        </w:tc>
        <w:tc>
          <w:tcPr>
            <w:tcW w:w="390" w:type="pct"/>
          </w:tcPr>
          <w:p w14:paraId="3F46AAEB"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Организация</w:t>
            </w:r>
          </w:p>
        </w:tc>
        <w:tc>
          <w:tcPr>
            <w:tcW w:w="533" w:type="pct"/>
          </w:tcPr>
          <w:p w14:paraId="1517CA5F" w14:textId="77777777" w:rsidR="00EF0D30" w:rsidRPr="00E1745A" w:rsidRDefault="00EF0D30" w:rsidP="00EF0D30">
            <w:pPr>
              <w:jc w:val="left"/>
              <w:rPr>
                <w:rFonts w:ascii="Arial" w:hAnsi="Arial" w:cs="Arial"/>
                <w:sz w:val="20"/>
                <w:szCs w:val="20"/>
              </w:rPr>
            </w:pPr>
            <w:proofErr w:type="spellStart"/>
            <w:r w:rsidRPr="00E1745A">
              <w:rPr>
                <w:rFonts w:ascii="Arial" w:hAnsi="Arial" w:cs="Arial"/>
                <w:sz w:val="20"/>
                <w:szCs w:val="20"/>
              </w:rPr>
              <w:t>ОснСредство</w:t>
            </w:r>
            <w:proofErr w:type="spellEnd"/>
          </w:p>
        </w:tc>
        <w:tc>
          <w:tcPr>
            <w:tcW w:w="1109" w:type="pct"/>
          </w:tcPr>
          <w:p w14:paraId="4CBB5F8D" w14:textId="77777777" w:rsidR="00EF0D30" w:rsidRPr="00E1745A" w:rsidRDefault="00EF0D30" w:rsidP="00EF0D30">
            <w:pPr>
              <w:jc w:val="left"/>
              <w:rPr>
                <w:rFonts w:ascii="Arial" w:hAnsi="Arial" w:cs="Arial"/>
                <w:sz w:val="20"/>
                <w:szCs w:val="20"/>
              </w:rPr>
            </w:pPr>
            <w:r w:rsidRPr="00E1745A">
              <w:rPr>
                <w:rFonts w:ascii="Arial" w:hAnsi="Arial" w:cs="Arial"/>
                <w:sz w:val="20"/>
                <w:szCs w:val="20"/>
              </w:rPr>
              <w:t>Системный код основного средства</w:t>
            </w:r>
          </w:p>
        </w:tc>
        <w:tc>
          <w:tcPr>
            <w:tcW w:w="311" w:type="pct"/>
          </w:tcPr>
          <w:p w14:paraId="4B4D712C"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CHAR</w:t>
            </w:r>
            <w:r w:rsidRPr="00E1745A">
              <w:rPr>
                <w:rFonts w:ascii="Arial" w:hAnsi="Arial" w:cs="Arial"/>
                <w:sz w:val="20"/>
                <w:szCs w:val="20"/>
              </w:rPr>
              <w:t>, 12</w:t>
            </w:r>
          </w:p>
        </w:tc>
        <w:tc>
          <w:tcPr>
            <w:tcW w:w="487" w:type="pct"/>
          </w:tcPr>
          <w:p w14:paraId="74FB93BA"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ILOA</w:t>
            </w:r>
            <w:r w:rsidRPr="00E1745A">
              <w:rPr>
                <w:rFonts w:ascii="Arial" w:hAnsi="Arial" w:cs="Arial"/>
                <w:sz w:val="20"/>
                <w:szCs w:val="20"/>
              </w:rPr>
              <w:t>-</w:t>
            </w:r>
            <w:r w:rsidRPr="00E1745A">
              <w:rPr>
                <w:rFonts w:ascii="Arial" w:hAnsi="Arial" w:cs="Arial"/>
                <w:sz w:val="20"/>
                <w:szCs w:val="20"/>
                <w:lang w:val="en-US"/>
              </w:rPr>
              <w:t>ANLNR</w:t>
            </w:r>
          </w:p>
        </w:tc>
        <w:tc>
          <w:tcPr>
            <w:tcW w:w="398" w:type="pct"/>
          </w:tcPr>
          <w:p w14:paraId="725F323D" w14:textId="60FB39CA" w:rsidR="00EF0D30" w:rsidRPr="00E1745A" w:rsidRDefault="00EF0D30" w:rsidP="00EF0D30">
            <w:pPr>
              <w:jc w:val="center"/>
              <w:rPr>
                <w:rFonts w:ascii="Arial" w:hAnsi="Arial" w:cs="Arial"/>
                <w:sz w:val="20"/>
                <w:szCs w:val="20"/>
              </w:rPr>
            </w:pPr>
            <w:r w:rsidRPr="00E1745A">
              <w:rPr>
                <w:rFonts w:ascii="Arial" w:hAnsi="Arial" w:cs="Arial"/>
                <w:sz w:val="20"/>
                <w:szCs w:val="20"/>
              </w:rPr>
              <w:t>Х</w:t>
            </w:r>
          </w:p>
        </w:tc>
        <w:tc>
          <w:tcPr>
            <w:tcW w:w="401" w:type="pct"/>
          </w:tcPr>
          <w:p w14:paraId="49174F1D" w14:textId="71CB3913"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443" w:type="pct"/>
          </w:tcPr>
          <w:p w14:paraId="1E42D63E" w14:textId="1C59765B" w:rsidR="00EF0D30" w:rsidRPr="00E1745A" w:rsidRDefault="00EF0D30" w:rsidP="00EF0D30">
            <w:pPr>
              <w:jc w:val="center"/>
              <w:rPr>
                <w:rFonts w:ascii="Arial" w:hAnsi="Arial" w:cs="Arial"/>
                <w:sz w:val="20"/>
                <w:szCs w:val="20"/>
              </w:rPr>
            </w:pPr>
            <w:r w:rsidRPr="00E1745A">
              <w:rPr>
                <w:rFonts w:ascii="Arial" w:hAnsi="Arial" w:cs="Arial"/>
                <w:sz w:val="20"/>
                <w:szCs w:val="20"/>
              </w:rPr>
              <w:t>-</w:t>
            </w:r>
          </w:p>
        </w:tc>
        <w:tc>
          <w:tcPr>
            <w:tcW w:w="399" w:type="pct"/>
          </w:tcPr>
          <w:p w14:paraId="0521BFAD" w14:textId="2F1E3CA1" w:rsidR="00EF0D30" w:rsidRPr="00E1745A" w:rsidRDefault="00EF0D30" w:rsidP="00EF0D30">
            <w:pPr>
              <w:jc w:val="center"/>
              <w:rPr>
                <w:rFonts w:ascii="Arial" w:hAnsi="Arial" w:cs="Arial"/>
                <w:sz w:val="20"/>
                <w:szCs w:val="20"/>
              </w:rPr>
            </w:pPr>
            <w:r w:rsidRPr="00E1745A">
              <w:rPr>
                <w:rFonts w:ascii="Arial" w:hAnsi="Arial" w:cs="Arial"/>
                <w:sz w:val="20"/>
                <w:szCs w:val="20"/>
              </w:rPr>
              <w:t>Выбор из справочника</w:t>
            </w:r>
          </w:p>
        </w:tc>
        <w:tc>
          <w:tcPr>
            <w:tcW w:w="343" w:type="pct"/>
          </w:tcPr>
          <w:p w14:paraId="7AC2F755" w14:textId="77777777" w:rsidR="00EF0D30" w:rsidRPr="00E1745A" w:rsidRDefault="00EF0D30" w:rsidP="00EF0D30">
            <w:pPr>
              <w:jc w:val="center"/>
              <w:rPr>
                <w:rFonts w:ascii="Arial" w:hAnsi="Arial" w:cs="Arial"/>
                <w:sz w:val="20"/>
                <w:szCs w:val="20"/>
              </w:rPr>
            </w:pPr>
            <w:r w:rsidRPr="00E1745A">
              <w:rPr>
                <w:rFonts w:ascii="Arial" w:hAnsi="Arial" w:cs="Arial"/>
                <w:sz w:val="20"/>
                <w:szCs w:val="20"/>
                <w:lang w:val="en-US"/>
              </w:rPr>
              <w:t>SAP</w:t>
            </w:r>
          </w:p>
        </w:tc>
      </w:tr>
      <w:tr w:rsidR="00EF0D30" w:rsidRPr="0086487D" w14:paraId="01AEECE2" w14:textId="77777777" w:rsidTr="002E4C10">
        <w:trPr>
          <w:cantSplit/>
          <w:trHeight w:val="453"/>
        </w:trPr>
        <w:tc>
          <w:tcPr>
            <w:tcW w:w="186" w:type="pct"/>
          </w:tcPr>
          <w:p w14:paraId="605141AF" w14:textId="6D230924" w:rsidR="00EF0D30" w:rsidRPr="000E3C42" w:rsidRDefault="00202A87" w:rsidP="00EF0D30">
            <w:pPr>
              <w:rPr>
                <w:rFonts w:ascii="Arial" w:hAnsi="Arial" w:cs="Arial"/>
                <w:sz w:val="20"/>
                <w:szCs w:val="20"/>
              </w:rPr>
            </w:pPr>
            <w:r>
              <w:rPr>
                <w:rFonts w:ascii="Arial" w:hAnsi="Arial" w:cs="Arial"/>
                <w:sz w:val="20"/>
                <w:szCs w:val="20"/>
              </w:rPr>
              <w:t>26</w:t>
            </w:r>
            <w:r w:rsidR="00EF0D30">
              <w:rPr>
                <w:rFonts w:ascii="Arial" w:hAnsi="Arial" w:cs="Arial"/>
                <w:sz w:val="20"/>
                <w:szCs w:val="20"/>
              </w:rPr>
              <w:t>.</w:t>
            </w:r>
          </w:p>
        </w:tc>
        <w:tc>
          <w:tcPr>
            <w:tcW w:w="390" w:type="pct"/>
          </w:tcPr>
          <w:p w14:paraId="2851C386"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63C6A333" w14:textId="77777777" w:rsidR="00EF0D30" w:rsidRPr="000E3C42" w:rsidRDefault="00EF0D30" w:rsidP="00EF0D30">
            <w:pPr>
              <w:jc w:val="left"/>
              <w:rPr>
                <w:rFonts w:ascii="Arial" w:hAnsi="Arial" w:cs="Arial"/>
                <w:sz w:val="20"/>
                <w:szCs w:val="20"/>
              </w:rPr>
            </w:pPr>
            <w:proofErr w:type="spellStart"/>
            <w:r w:rsidRPr="000E3C42">
              <w:rPr>
                <w:rFonts w:ascii="Arial" w:hAnsi="Arial" w:cs="Arial"/>
                <w:sz w:val="20"/>
                <w:szCs w:val="20"/>
              </w:rPr>
              <w:t>Субномер</w:t>
            </w:r>
            <w:proofErr w:type="spellEnd"/>
            <w:r w:rsidRPr="000E3C42">
              <w:rPr>
                <w:rFonts w:ascii="Arial" w:hAnsi="Arial" w:cs="Arial"/>
                <w:sz w:val="20"/>
                <w:szCs w:val="20"/>
              </w:rPr>
              <w:t xml:space="preserve"> ОС</w:t>
            </w:r>
          </w:p>
        </w:tc>
        <w:tc>
          <w:tcPr>
            <w:tcW w:w="1109" w:type="pct"/>
          </w:tcPr>
          <w:p w14:paraId="566FCC38" w14:textId="77777777" w:rsidR="00EF0D30" w:rsidRPr="000E3C42" w:rsidRDefault="00EF0D30" w:rsidP="00EF0D30">
            <w:pPr>
              <w:jc w:val="left"/>
              <w:rPr>
                <w:rFonts w:ascii="Arial" w:hAnsi="Arial" w:cs="Arial"/>
                <w:sz w:val="20"/>
                <w:szCs w:val="20"/>
              </w:rPr>
            </w:pPr>
            <w:proofErr w:type="spellStart"/>
            <w:r w:rsidRPr="000E3C42">
              <w:rPr>
                <w:rFonts w:ascii="Arial" w:hAnsi="Arial" w:cs="Arial"/>
                <w:sz w:val="20"/>
                <w:szCs w:val="20"/>
              </w:rPr>
              <w:t>Субномер</w:t>
            </w:r>
            <w:proofErr w:type="spellEnd"/>
            <w:r w:rsidRPr="000E3C42">
              <w:rPr>
                <w:rFonts w:ascii="Arial" w:hAnsi="Arial" w:cs="Arial"/>
                <w:sz w:val="20"/>
                <w:szCs w:val="20"/>
              </w:rPr>
              <w:t xml:space="preserve"> системного кода основного средства</w:t>
            </w:r>
          </w:p>
        </w:tc>
        <w:tc>
          <w:tcPr>
            <w:tcW w:w="311" w:type="pct"/>
          </w:tcPr>
          <w:p w14:paraId="19FA6161"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lang w:val="en-US"/>
              </w:rPr>
              <w:t>CHAR, 4</w:t>
            </w:r>
          </w:p>
        </w:tc>
        <w:tc>
          <w:tcPr>
            <w:tcW w:w="487" w:type="pct"/>
          </w:tcPr>
          <w:p w14:paraId="35768255"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ILOA</w:t>
            </w:r>
            <w:r w:rsidRPr="000E3C42">
              <w:rPr>
                <w:rFonts w:ascii="Arial" w:hAnsi="Arial" w:cs="Arial"/>
                <w:sz w:val="20"/>
                <w:szCs w:val="20"/>
              </w:rPr>
              <w:t>-ANLUN</w:t>
            </w:r>
          </w:p>
        </w:tc>
        <w:tc>
          <w:tcPr>
            <w:tcW w:w="398" w:type="pct"/>
          </w:tcPr>
          <w:p w14:paraId="1E72C448" w14:textId="40FB98B3" w:rsidR="00EF0D30" w:rsidRPr="000E3C42"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33E0C9FC" w14:textId="34666A2D"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51B19B7E" w14:textId="6F4614B8" w:rsidR="00EF0D30" w:rsidRPr="000E3C42" w:rsidRDefault="00EF0D30" w:rsidP="00EF0D30">
            <w:pPr>
              <w:jc w:val="center"/>
              <w:rPr>
                <w:rFonts w:ascii="Arial" w:hAnsi="Arial" w:cs="Arial"/>
                <w:sz w:val="20"/>
                <w:szCs w:val="20"/>
              </w:rPr>
            </w:pPr>
            <w:proofErr w:type="spellStart"/>
            <w:r w:rsidRPr="000E3C42">
              <w:rPr>
                <w:rFonts w:ascii="Arial" w:hAnsi="Arial" w:cs="Arial"/>
                <w:sz w:val="20"/>
                <w:szCs w:val="20"/>
              </w:rPr>
              <w:t>ОснСредство</w:t>
            </w:r>
            <w:proofErr w:type="spellEnd"/>
          </w:p>
        </w:tc>
        <w:tc>
          <w:tcPr>
            <w:tcW w:w="399" w:type="pct"/>
          </w:tcPr>
          <w:p w14:paraId="25A70D89" w14:textId="317BA8F4"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14BF15AB"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lang w:val="en-US"/>
              </w:rPr>
              <w:t>SAP</w:t>
            </w:r>
          </w:p>
        </w:tc>
      </w:tr>
      <w:tr w:rsidR="00EF0D30" w:rsidRPr="0086487D" w14:paraId="480F8074" w14:textId="77777777" w:rsidTr="002E4C10">
        <w:trPr>
          <w:cantSplit/>
          <w:trHeight w:val="453"/>
        </w:trPr>
        <w:tc>
          <w:tcPr>
            <w:tcW w:w="186" w:type="pct"/>
          </w:tcPr>
          <w:p w14:paraId="2EC25093" w14:textId="56AD3C2F" w:rsidR="00EF0D30" w:rsidRPr="000E3C42" w:rsidRDefault="00202A87" w:rsidP="00EF0D30">
            <w:pPr>
              <w:rPr>
                <w:rFonts w:ascii="Arial" w:hAnsi="Arial" w:cs="Arial"/>
                <w:sz w:val="20"/>
                <w:szCs w:val="20"/>
              </w:rPr>
            </w:pPr>
            <w:r>
              <w:rPr>
                <w:rFonts w:ascii="Arial" w:hAnsi="Arial" w:cs="Arial"/>
                <w:sz w:val="20"/>
                <w:szCs w:val="20"/>
              </w:rPr>
              <w:t>27</w:t>
            </w:r>
            <w:r w:rsidR="00EF0D30">
              <w:rPr>
                <w:rFonts w:ascii="Arial" w:hAnsi="Arial" w:cs="Arial"/>
                <w:sz w:val="20"/>
                <w:szCs w:val="20"/>
              </w:rPr>
              <w:t>.</w:t>
            </w:r>
          </w:p>
        </w:tc>
        <w:tc>
          <w:tcPr>
            <w:tcW w:w="390" w:type="pct"/>
          </w:tcPr>
          <w:p w14:paraId="6F99F344"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00165CB6"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МВЗ</w:t>
            </w:r>
          </w:p>
        </w:tc>
        <w:tc>
          <w:tcPr>
            <w:tcW w:w="1109" w:type="pct"/>
          </w:tcPr>
          <w:p w14:paraId="74EF5FE5"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CO_10. Код места возникновения затрат</w:t>
            </w:r>
          </w:p>
        </w:tc>
        <w:tc>
          <w:tcPr>
            <w:tcW w:w="311" w:type="pct"/>
          </w:tcPr>
          <w:p w14:paraId="1E3ED3B9"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10</w:t>
            </w:r>
          </w:p>
        </w:tc>
        <w:tc>
          <w:tcPr>
            <w:tcW w:w="487" w:type="pct"/>
          </w:tcPr>
          <w:p w14:paraId="6B4D2750"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ILOA</w:t>
            </w:r>
            <w:r w:rsidRPr="000E3C42">
              <w:rPr>
                <w:rFonts w:ascii="Arial" w:hAnsi="Arial" w:cs="Arial"/>
                <w:sz w:val="20"/>
                <w:szCs w:val="20"/>
              </w:rPr>
              <w:t>-KOSTL</w:t>
            </w:r>
          </w:p>
        </w:tc>
        <w:tc>
          <w:tcPr>
            <w:tcW w:w="398" w:type="pct"/>
          </w:tcPr>
          <w:p w14:paraId="09EA105E" w14:textId="099F69FE" w:rsidR="00EF0D30" w:rsidRPr="000E3C42"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738293A1" w14:textId="730EFC53"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73666B24" w14:textId="20F2F756"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3B293465" w14:textId="24076966"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36CBEB52"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623334B2" w14:textId="77777777" w:rsidTr="002E4C10">
        <w:trPr>
          <w:cantSplit/>
          <w:trHeight w:val="907"/>
        </w:trPr>
        <w:tc>
          <w:tcPr>
            <w:tcW w:w="186" w:type="pct"/>
          </w:tcPr>
          <w:p w14:paraId="65578639" w14:textId="43601AE2" w:rsidR="00EF0D30" w:rsidRPr="000E3C42" w:rsidRDefault="00202A87" w:rsidP="00EF0D30">
            <w:pPr>
              <w:rPr>
                <w:rFonts w:ascii="Arial" w:hAnsi="Arial" w:cs="Arial"/>
                <w:sz w:val="20"/>
                <w:szCs w:val="20"/>
              </w:rPr>
            </w:pPr>
            <w:r>
              <w:rPr>
                <w:rFonts w:ascii="Arial" w:hAnsi="Arial" w:cs="Arial"/>
                <w:sz w:val="20"/>
                <w:szCs w:val="20"/>
              </w:rPr>
              <w:lastRenderedPageBreak/>
              <w:t>28</w:t>
            </w:r>
            <w:r w:rsidR="00EF0D30" w:rsidRPr="000E3C42">
              <w:rPr>
                <w:rFonts w:ascii="Arial" w:hAnsi="Arial" w:cs="Arial"/>
                <w:sz w:val="20"/>
                <w:szCs w:val="20"/>
              </w:rPr>
              <w:t>.</w:t>
            </w:r>
          </w:p>
        </w:tc>
        <w:tc>
          <w:tcPr>
            <w:tcW w:w="390" w:type="pct"/>
          </w:tcPr>
          <w:p w14:paraId="69C52234"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4ABE1B80"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Завод планирования ТОРО</w:t>
            </w:r>
          </w:p>
        </w:tc>
        <w:tc>
          <w:tcPr>
            <w:tcW w:w="1109" w:type="pct"/>
          </w:tcPr>
          <w:p w14:paraId="7A31EBF1"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 xml:space="preserve">PM_13. Завод, на котором планируются и подготавливаются мероприятия </w:t>
            </w:r>
            <w:proofErr w:type="spellStart"/>
            <w:r w:rsidRPr="000E3C42">
              <w:rPr>
                <w:rFonts w:ascii="Arial" w:hAnsi="Arial" w:cs="Arial"/>
                <w:sz w:val="20"/>
                <w:szCs w:val="20"/>
              </w:rPr>
              <w:t>ТОиР</w:t>
            </w:r>
            <w:proofErr w:type="spellEnd"/>
          </w:p>
        </w:tc>
        <w:tc>
          <w:tcPr>
            <w:tcW w:w="311" w:type="pct"/>
          </w:tcPr>
          <w:p w14:paraId="683572B6"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lang w:val="en-US"/>
              </w:rPr>
              <w:t>CHAR, 4</w:t>
            </w:r>
          </w:p>
        </w:tc>
        <w:tc>
          <w:tcPr>
            <w:tcW w:w="487" w:type="pct"/>
          </w:tcPr>
          <w:p w14:paraId="657E9B30" w14:textId="77777777" w:rsidR="00EF0D30" w:rsidRPr="000E3C42" w:rsidRDefault="00EF0D30" w:rsidP="00EF0D30">
            <w:pPr>
              <w:jc w:val="center"/>
              <w:rPr>
                <w:rFonts w:ascii="Arial" w:hAnsi="Arial" w:cs="Arial"/>
                <w:sz w:val="20"/>
                <w:szCs w:val="20"/>
              </w:rPr>
            </w:pPr>
            <w:r w:rsidRPr="000E3C42">
              <w:rPr>
                <w:rFonts w:ascii="Arial" w:hAnsi="Arial" w:cs="Arial"/>
                <w:sz w:val="20"/>
                <w:szCs w:val="20"/>
              </w:rPr>
              <w:t>EQUZ</w:t>
            </w:r>
            <w:r w:rsidRPr="000E3C42">
              <w:rPr>
                <w:rFonts w:ascii="Arial" w:hAnsi="Arial" w:cs="Arial"/>
                <w:sz w:val="20"/>
                <w:szCs w:val="20"/>
                <w:lang w:val="en-US"/>
              </w:rPr>
              <w:t>-IWERK</w:t>
            </w:r>
          </w:p>
        </w:tc>
        <w:tc>
          <w:tcPr>
            <w:tcW w:w="398" w:type="pct"/>
          </w:tcPr>
          <w:p w14:paraId="45146FEE" w14:textId="1B7FDC52" w:rsidR="00EF0D30" w:rsidRPr="000E3C42"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3C16E217" w14:textId="09EF006A"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54EC6405" w14:textId="30EF8CFE"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0BC60197" w14:textId="7100C5BC"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4637B54D"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lang w:val="en-US"/>
              </w:rPr>
              <w:t>SAP</w:t>
            </w:r>
          </w:p>
        </w:tc>
      </w:tr>
      <w:tr w:rsidR="00EF0D30" w:rsidRPr="0086487D" w14:paraId="3E62AE0D" w14:textId="77777777" w:rsidTr="002E4C10">
        <w:trPr>
          <w:cantSplit/>
          <w:trHeight w:val="674"/>
        </w:trPr>
        <w:tc>
          <w:tcPr>
            <w:tcW w:w="186" w:type="pct"/>
          </w:tcPr>
          <w:p w14:paraId="617975D1" w14:textId="7382967F" w:rsidR="00EF0D30" w:rsidRPr="000E3C42" w:rsidRDefault="00202A87" w:rsidP="00EF0D30">
            <w:pPr>
              <w:rPr>
                <w:rFonts w:ascii="Arial" w:hAnsi="Arial" w:cs="Arial"/>
                <w:sz w:val="20"/>
                <w:szCs w:val="20"/>
              </w:rPr>
            </w:pPr>
            <w:r>
              <w:rPr>
                <w:rFonts w:ascii="Arial" w:hAnsi="Arial" w:cs="Arial"/>
                <w:sz w:val="20"/>
                <w:szCs w:val="20"/>
              </w:rPr>
              <w:t>29</w:t>
            </w:r>
            <w:r w:rsidR="00EF0D30" w:rsidRPr="000E3C42">
              <w:rPr>
                <w:rFonts w:ascii="Arial" w:hAnsi="Arial" w:cs="Arial"/>
                <w:sz w:val="20"/>
                <w:szCs w:val="20"/>
              </w:rPr>
              <w:t>.</w:t>
            </w:r>
          </w:p>
        </w:tc>
        <w:tc>
          <w:tcPr>
            <w:tcW w:w="390" w:type="pct"/>
          </w:tcPr>
          <w:p w14:paraId="0BA9B503"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0891DEA7"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Группа плановиков</w:t>
            </w:r>
          </w:p>
        </w:tc>
        <w:tc>
          <w:tcPr>
            <w:tcW w:w="1109" w:type="pct"/>
          </w:tcPr>
          <w:p w14:paraId="5F1766BC"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 xml:space="preserve">PM_8. Служба, ответственная за планирование </w:t>
            </w:r>
            <w:proofErr w:type="spellStart"/>
            <w:r w:rsidRPr="000E3C42">
              <w:rPr>
                <w:rFonts w:ascii="Arial" w:hAnsi="Arial" w:cs="Arial"/>
                <w:sz w:val="20"/>
                <w:szCs w:val="20"/>
              </w:rPr>
              <w:t>ТОиР</w:t>
            </w:r>
            <w:proofErr w:type="spellEnd"/>
          </w:p>
        </w:tc>
        <w:tc>
          <w:tcPr>
            <w:tcW w:w="311" w:type="pct"/>
          </w:tcPr>
          <w:p w14:paraId="1FCD31BC"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3</w:t>
            </w:r>
          </w:p>
        </w:tc>
        <w:tc>
          <w:tcPr>
            <w:tcW w:w="487" w:type="pct"/>
          </w:tcPr>
          <w:p w14:paraId="1DF9C14E" w14:textId="77777777" w:rsidR="00EF0D30" w:rsidRPr="000E3C42" w:rsidRDefault="00EF0D30" w:rsidP="00EF0D30">
            <w:pPr>
              <w:jc w:val="center"/>
              <w:rPr>
                <w:rFonts w:ascii="Arial" w:hAnsi="Arial" w:cs="Arial"/>
                <w:sz w:val="20"/>
                <w:szCs w:val="20"/>
              </w:rPr>
            </w:pPr>
            <w:r w:rsidRPr="000E3C42">
              <w:rPr>
                <w:rFonts w:ascii="Arial" w:hAnsi="Arial" w:cs="Arial"/>
                <w:sz w:val="20"/>
                <w:szCs w:val="20"/>
              </w:rPr>
              <w:t>EQUZ-</w:t>
            </w:r>
            <w:r w:rsidRPr="000E3C42">
              <w:rPr>
                <w:rFonts w:ascii="Arial" w:hAnsi="Arial" w:cs="Arial"/>
                <w:sz w:val="20"/>
                <w:szCs w:val="20"/>
                <w:lang w:val="en-US"/>
              </w:rPr>
              <w:t>INGRP</w:t>
            </w:r>
          </w:p>
        </w:tc>
        <w:tc>
          <w:tcPr>
            <w:tcW w:w="398" w:type="pct"/>
          </w:tcPr>
          <w:p w14:paraId="1179962B" w14:textId="4BE44C37" w:rsidR="00EF0D30" w:rsidRPr="000E3C42"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0082B861" w14:textId="7E2807AC"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31E82307" w14:textId="60BB4313"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31948974" w14:textId="0B0917D5"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2A69F82D"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7CF8703A" w14:textId="77777777" w:rsidTr="002E4C10">
        <w:trPr>
          <w:cantSplit/>
          <w:trHeight w:val="907"/>
        </w:trPr>
        <w:tc>
          <w:tcPr>
            <w:tcW w:w="186" w:type="pct"/>
          </w:tcPr>
          <w:p w14:paraId="6ABC06CB" w14:textId="0E808A4C" w:rsidR="00EF0D30" w:rsidRPr="000E3C42" w:rsidRDefault="00202A87" w:rsidP="00EF0D30">
            <w:pPr>
              <w:rPr>
                <w:rFonts w:ascii="Arial" w:hAnsi="Arial" w:cs="Arial"/>
                <w:sz w:val="20"/>
                <w:szCs w:val="20"/>
              </w:rPr>
            </w:pPr>
            <w:r>
              <w:rPr>
                <w:rFonts w:ascii="Arial" w:hAnsi="Arial" w:cs="Arial"/>
                <w:sz w:val="20"/>
                <w:szCs w:val="20"/>
                <w:lang w:val="en-US"/>
              </w:rPr>
              <w:t>30</w:t>
            </w:r>
            <w:r w:rsidR="00EF0D30" w:rsidRPr="000E3C42">
              <w:rPr>
                <w:rFonts w:ascii="Arial" w:hAnsi="Arial" w:cs="Arial"/>
                <w:sz w:val="20"/>
                <w:szCs w:val="20"/>
              </w:rPr>
              <w:t>.</w:t>
            </w:r>
          </w:p>
        </w:tc>
        <w:tc>
          <w:tcPr>
            <w:tcW w:w="390" w:type="pct"/>
          </w:tcPr>
          <w:p w14:paraId="4A5D88A4"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014FCED4"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Отв. раб. место</w:t>
            </w:r>
          </w:p>
        </w:tc>
        <w:tc>
          <w:tcPr>
            <w:tcW w:w="1109" w:type="pct"/>
          </w:tcPr>
          <w:p w14:paraId="6DBE46EC"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Ответственное за технический объект рабочее место</w:t>
            </w:r>
          </w:p>
        </w:tc>
        <w:tc>
          <w:tcPr>
            <w:tcW w:w="311" w:type="pct"/>
          </w:tcPr>
          <w:p w14:paraId="37B3B682"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8</w:t>
            </w:r>
          </w:p>
        </w:tc>
        <w:tc>
          <w:tcPr>
            <w:tcW w:w="487" w:type="pct"/>
          </w:tcPr>
          <w:p w14:paraId="046D7877"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lang w:val="en-US"/>
              </w:rPr>
              <w:t xml:space="preserve">CRHD-ARBPL </w:t>
            </w:r>
            <w:r w:rsidRPr="000E3C42">
              <w:rPr>
                <w:rFonts w:ascii="Arial" w:hAnsi="Arial" w:cs="Arial"/>
                <w:sz w:val="20"/>
                <w:szCs w:val="20"/>
              </w:rPr>
              <w:t>по</w:t>
            </w:r>
            <w:r w:rsidRPr="000E3C42">
              <w:rPr>
                <w:rFonts w:ascii="Arial" w:hAnsi="Arial" w:cs="Arial"/>
                <w:sz w:val="20"/>
                <w:szCs w:val="20"/>
                <w:lang w:val="en-US"/>
              </w:rPr>
              <w:t xml:space="preserve"> ITOB-WKCTR</w:t>
            </w:r>
          </w:p>
        </w:tc>
        <w:tc>
          <w:tcPr>
            <w:tcW w:w="398" w:type="pct"/>
          </w:tcPr>
          <w:p w14:paraId="76B31B88" w14:textId="6C13B482" w:rsidR="00EF0D30" w:rsidRPr="005F6C08"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50343A59" w14:textId="75DEC90A"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w:t>
            </w:r>
          </w:p>
        </w:tc>
        <w:tc>
          <w:tcPr>
            <w:tcW w:w="443" w:type="pct"/>
          </w:tcPr>
          <w:p w14:paraId="7EAF519A" w14:textId="7ED370E7"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w:t>
            </w:r>
          </w:p>
        </w:tc>
        <w:tc>
          <w:tcPr>
            <w:tcW w:w="399" w:type="pct"/>
          </w:tcPr>
          <w:p w14:paraId="26DA8904" w14:textId="109F39E5"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Выбор из справочника</w:t>
            </w:r>
          </w:p>
        </w:tc>
        <w:tc>
          <w:tcPr>
            <w:tcW w:w="343" w:type="pct"/>
          </w:tcPr>
          <w:p w14:paraId="28C732E6"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7D3FD967" w14:textId="77777777" w:rsidTr="002E4C10">
        <w:trPr>
          <w:cantSplit/>
          <w:trHeight w:val="895"/>
        </w:trPr>
        <w:tc>
          <w:tcPr>
            <w:tcW w:w="186" w:type="pct"/>
          </w:tcPr>
          <w:p w14:paraId="61F656A2" w14:textId="58DB504B" w:rsidR="00EF0D30" w:rsidRPr="000E3C42" w:rsidRDefault="00104664" w:rsidP="00EF0D30">
            <w:pPr>
              <w:rPr>
                <w:rFonts w:ascii="Arial" w:hAnsi="Arial" w:cs="Arial"/>
                <w:sz w:val="20"/>
                <w:szCs w:val="20"/>
              </w:rPr>
            </w:pPr>
            <w:r>
              <w:rPr>
                <w:rFonts w:ascii="Arial" w:hAnsi="Arial" w:cs="Arial"/>
                <w:sz w:val="20"/>
                <w:szCs w:val="20"/>
              </w:rPr>
              <w:t>3</w:t>
            </w:r>
            <w:ins w:id="10500" w:author="Александр" w:date="2020-04-13T07:15:00Z">
              <w:r w:rsidR="005176CA">
                <w:rPr>
                  <w:rFonts w:ascii="Arial" w:hAnsi="Arial" w:cs="Arial"/>
                  <w:sz w:val="20"/>
                  <w:szCs w:val="20"/>
                </w:rPr>
                <w:t>1</w:t>
              </w:r>
            </w:ins>
            <w:del w:id="10501" w:author="Александр" w:date="2020-04-13T07:15:00Z">
              <w:r w:rsidDel="005176CA">
                <w:rPr>
                  <w:rFonts w:ascii="Arial" w:hAnsi="Arial" w:cs="Arial"/>
                  <w:sz w:val="20"/>
                  <w:szCs w:val="20"/>
                </w:rPr>
                <w:delText>3</w:delText>
              </w:r>
            </w:del>
            <w:r w:rsidR="00EF0D30" w:rsidRPr="000E3C42">
              <w:rPr>
                <w:rFonts w:ascii="Arial" w:hAnsi="Arial" w:cs="Arial"/>
                <w:sz w:val="20"/>
                <w:szCs w:val="20"/>
              </w:rPr>
              <w:t>.</w:t>
            </w:r>
          </w:p>
        </w:tc>
        <w:tc>
          <w:tcPr>
            <w:tcW w:w="390" w:type="pct"/>
          </w:tcPr>
          <w:p w14:paraId="42665E8A"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6C45BE3B"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Завод отв. раб. места</w:t>
            </w:r>
          </w:p>
        </w:tc>
        <w:tc>
          <w:tcPr>
            <w:tcW w:w="1109" w:type="pct"/>
          </w:tcPr>
          <w:p w14:paraId="4A9FBF11"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Завод к ответственному рабочему месту</w:t>
            </w:r>
          </w:p>
        </w:tc>
        <w:tc>
          <w:tcPr>
            <w:tcW w:w="311" w:type="pct"/>
          </w:tcPr>
          <w:p w14:paraId="6D71BCB9"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 4</w:t>
            </w:r>
          </w:p>
        </w:tc>
        <w:tc>
          <w:tcPr>
            <w:tcW w:w="487" w:type="pct"/>
          </w:tcPr>
          <w:p w14:paraId="3F620556"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lang w:val="en-US"/>
              </w:rPr>
              <w:t>CRHD-WERKS</w:t>
            </w:r>
          </w:p>
          <w:p w14:paraId="2E737F19" w14:textId="77777777"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по</w:t>
            </w:r>
            <w:r w:rsidRPr="000E3C42">
              <w:rPr>
                <w:rFonts w:ascii="Arial" w:hAnsi="Arial" w:cs="Arial"/>
                <w:sz w:val="20"/>
                <w:szCs w:val="20"/>
                <w:lang w:val="en-US"/>
              </w:rPr>
              <w:t xml:space="preserve"> ITOB-WKCTR</w:t>
            </w:r>
          </w:p>
        </w:tc>
        <w:tc>
          <w:tcPr>
            <w:tcW w:w="398" w:type="pct"/>
          </w:tcPr>
          <w:p w14:paraId="1FDFA72B" w14:textId="4F538173" w:rsidR="00EF0D30" w:rsidRPr="000E3C42" w:rsidRDefault="005176CA" w:rsidP="00EF0D30">
            <w:pPr>
              <w:jc w:val="center"/>
              <w:rPr>
                <w:rFonts w:ascii="Arial" w:hAnsi="Arial" w:cs="Arial"/>
                <w:sz w:val="20"/>
                <w:szCs w:val="20"/>
                <w:lang w:val="en-US"/>
              </w:rPr>
            </w:pPr>
            <w:ins w:id="10502" w:author="Александр" w:date="2020-04-13T07:13:00Z">
              <w:r>
                <w:rPr>
                  <w:rFonts w:ascii="Arial" w:hAnsi="Arial" w:cs="Arial"/>
                  <w:sz w:val="20"/>
                  <w:szCs w:val="20"/>
                </w:rPr>
                <w:t>Х</w:t>
              </w:r>
            </w:ins>
            <w:del w:id="10503" w:author="Александр" w:date="2020-04-13T07:13:00Z">
              <w:r w:rsidR="00EF0D30" w:rsidRPr="000E3C42" w:rsidDel="005176CA">
                <w:rPr>
                  <w:rFonts w:ascii="Arial" w:hAnsi="Arial" w:cs="Arial"/>
                  <w:sz w:val="20"/>
                  <w:szCs w:val="20"/>
                </w:rPr>
                <w:delText>-</w:delText>
              </w:r>
            </w:del>
          </w:p>
        </w:tc>
        <w:tc>
          <w:tcPr>
            <w:tcW w:w="401" w:type="pct"/>
          </w:tcPr>
          <w:p w14:paraId="621CE23A" w14:textId="7D797279"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w:t>
            </w:r>
          </w:p>
        </w:tc>
        <w:tc>
          <w:tcPr>
            <w:tcW w:w="443" w:type="pct"/>
          </w:tcPr>
          <w:p w14:paraId="091FC176" w14:textId="28C9E062"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Отв. раб. место</w:t>
            </w:r>
          </w:p>
        </w:tc>
        <w:tc>
          <w:tcPr>
            <w:tcW w:w="399" w:type="pct"/>
          </w:tcPr>
          <w:p w14:paraId="224D7F0C" w14:textId="4F015D81" w:rsidR="00EF0D30" w:rsidRPr="000E3C42" w:rsidRDefault="00EF0D30" w:rsidP="00EF0D30">
            <w:pPr>
              <w:jc w:val="center"/>
              <w:rPr>
                <w:rFonts w:ascii="Arial" w:hAnsi="Arial" w:cs="Arial"/>
                <w:sz w:val="20"/>
                <w:szCs w:val="20"/>
                <w:lang w:val="en-US"/>
              </w:rPr>
            </w:pPr>
            <w:r w:rsidRPr="000E3C42">
              <w:rPr>
                <w:rFonts w:ascii="Arial" w:hAnsi="Arial" w:cs="Arial"/>
                <w:sz w:val="20"/>
                <w:szCs w:val="20"/>
              </w:rPr>
              <w:t>Выбор из справочника</w:t>
            </w:r>
          </w:p>
        </w:tc>
        <w:tc>
          <w:tcPr>
            <w:tcW w:w="343" w:type="pct"/>
          </w:tcPr>
          <w:p w14:paraId="120FA529"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4E0C43C0" w14:textId="77777777" w:rsidTr="002E4C10">
        <w:trPr>
          <w:cantSplit/>
          <w:trHeight w:val="453"/>
        </w:trPr>
        <w:tc>
          <w:tcPr>
            <w:tcW w:w="186" w:type="pct"/>
          </w:tcPr>
          <w:p w14:paraId="15843783" w14:textId="0C209EB5" w:rsidR="00EF0D30" w:rsidRPr="000E3C42" w:rsidRDefault="00104664" w:rsidP="00EF0D30">
            <w:pPr>
              <w:rPr>
                <w:rFonts w:ascii="Arial" w:hAnsi="Arial" w:cs="Arial"/>
                <w:sz w:val="20"/>
                <w:szCs w:val="20"/>
              </w:rPr>
            </w:pPr>
            <w:r>
              <w:rPr>
                <w:rFonts w:ascii="Arial" w:hAnsi="Arial" w:cs="Arial"/>
                <w:sz w:val="20"/>
                <w:szCs w:val="20"/>
              </w:rPr>
              <w:t>3</w:t>
            </w:r>
            <w:ins w:id="10504" w:author="Александр" w:date="2020-04-13T07:15:00Z">
              <w:r w:rsidR="005176CA">
                <w:rPr>
                  <w:rFonts w:ascii="Arial" w:hAnsi="Arial" w:cs="Arial"/>
                  <w:sz w:val="20"/>
                  <w:szCs w:val="20"/>
                </w:rPr>
                <w:t>2</w:t>
              </w:r>
            </w:ins>
            <w:del w:id="10505" w:author="Александр" w:date="2020-04-13T07:15:00Z">
              <w:r w:rsidDel="005176CA">
                <w:rPr>
                  <w:rFonts w:ascii="Arial" w:hAnsi="Arial" w:cs="Arial"/>
                  <w:sz w:val="20"/>
                  <w:szCs w:val="20"/>
                </w:rPr>
                <w:delText>4</w:delText>
              </w:r>
            </w:del>
            <w:r w:rsidR="00EF0D30" w:rsidRPr="000E3C42">
              <w:rPr>
                <w:rFonts w:ascii="Arial" w:hAnsi="Arial" w:cs="Arial"/>
                <w:sz w:val="20"/>
                <w:szCs w:val="20"/>
              </w:rPr>
              <w:t>.</w:t>
            </w:r>
          </w:p>
        </w:tc>
        <w:tc>
          <w:tcPr>
            <w:tcW w:w="390" w:type="pct"/>
          </w:tcPr>
          <w:p w14:paraId="0C525012"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Организация</w:t>
            </w:r>
          </w:p>
        </w:tc>
        <w:tc>
          <w:tcPr>
            <w:tcW w:w="533" w:type="pct"/>
          </w:tcPr>
          <w:p w14:paraId="4CD66DD9"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Каталог</w:t>
            </w:r>
            <w:r w:rsidRPr="000E3C42">
              <w:rPr>
                <w:rFonts w:ascii="Arial" w:hAnsi="Arial" w:cs="Arial"/>
                <w:sz w:val="20"/>
                <w:szCs w:val="20"/>
                <w:lang w:val="en-US"/>
              </w:rPr>
              <w:t>/</w:t>
            </w:r>
            <w:r w:rsidRPr="000E3C42">
              <w:rPr>
                <w:rFonts w:ascii="Arial" w:hAnsi="Arial" w:cs="Arial"/>
                <w:sz w:val="20"/>
                <w:szCs w:val="20"/>
              </w:rPr>
              <w:t>Код ТОРО</w:t>
            </w:r>
          </w:p>
        </w:tc>
        <w:tc>
          <w:tcPr>
            <w:tcW w:w="1109" w:type="pct"/>
          </w:tcPr>
          <w:p w14:paraId="5940F738" w14:textId="77777777" w:rsidR="00EF0D30" w:rsidRPr="000E3C42" w:rsidRDefault="00EF0D30" w:rsidP="00EF0D30">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_18. Код группы каталогов ТОРО</w:t>
            </w:r>
          </w:p>
        </w:tc>
        <w:tc>
          <w:tcPr>
            <w:tcW w:w="311" w:type="pct"/>
          </w:tcPr>
          <w:p w14:paraId="2C5913EF"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9</w:t>
            </w:r>
          </w:p>
        </w:tc>
        <w:tc>
          <w:tcPr>
            <w:tcW w:w="487" w:type="pct"/>
          </w:tcPr>
          <w:p w14:paraId="705E8393" w14:textId="77777777" w:rsidR="00EF0D30" w:rsidRPr="000E3C42" w:rsidRDefault="00EF0D30" w:rsidP="00EF0D30">
            <w:pPr>
              <w:jc w:val="center"/>
              <w:rPr>
                <w:rFonts w:ascii="Arial" w:hAnsi="Arial" w:cs="Arial"/>
                <w:sz w:val="20"/>
                <w:szCs w:val="20"/>
              </w:rPr>
            </w:pPr>
            <w:r w:rsidRPr="000E3C42">
              <w:rPr>
                <w:rFonts w:ascii="Arial" w:hAnsi="Arial" w:cs="Arial"/>
                <w:sz w:val="20"/>
                <w:szCs w:val="20"/>
              </w:rPr>
              <w:t>EQUZ-RBNR</w:t>
            </w:r>
          </w:p>
        </w:tc>
        <w:tc>
          <w:tcPr>
            <w:tcW w:w="398" w:type="pct"/>
          </w:tcPr>
          <w:p w14:paraId="74EA90BD" w14:textId="5D448FFF"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01" w:type="pct"/>
          </w:tcPr>
          <w:p w14:paraId="65BFAA0E" w14:textId="2A54FEFB"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04EBBD9F" w14:textId="19C6B8C1"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62D62AC4" w14:textId="77AA8838"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4D338F46"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64E0261E" w14:textId="77777777" w:rsidTr="002E4C10">
        <w:trPr>
          <w:cantSplit/>
          <w:trHeight w:val="686"/>
        </w:trPr>
        <w:tc>
          <w:tcPr>
            <w:tcW w:w="186" w:type="pct"/>
          </w:tcPr>
          <w:p w14:paraId="478FF5FD" w14:textId="538BF027" w:rsidR="00EF0D30" w:rsidRPr="000E3C42" w:rsidRDefault="00104664" w:rsidP="00EF0D30">
            <w:pPr>
              <w:rPr>
                <w:rFonts w:ascii="Arial" w:hAnsi="Arial" w:cs="Arial"/>
                <w:sz w:val="20"/>
                <w:szCs w:val="20"/>
              </w:rPr>
            </w:pPr>
            <w:r>
              <w:rPr>
                <w:rFonts w:ascii="Arial" w:hAnsi="Arial" w:cs="Arial"/>
                <w:sz w:val="20"/>
                <w:szCs w:val="20"/>
              </w:rPr>
              <w:t>3</w:t>
            </w:r>
            <w:ins w:id="10506" w:author="Александр" w:date="2020-04-13T07:15:00Z">
              <w:r w:rsidR="005176CA">
                <w:rPr>
                  <w:rFonts w:ascii="Arial" w:hAnsi="Arial" w:cs="Arial"/>
                  <w:sz w:val="20"/>
                  <w:szCs w:val="20"/>
                </w:rPr>
                <w:t>3</w:t>
              </w:r>
            </w:ins>
            <w:del w:id="10507" w:author="Александр" w:date="2020-04-13T07:15:00Z">
              <w:r w:rsidDel="005176CA">
                <w:rPr>
                  <w:rFonts w:ascii="Arial" w:hAnsi="Arial" w:cs="Arial"/>
                  <w:sz w:val="20"/>
                  <w:szCs w:val="20"/>
                </w:rPr>
                <w:delText>5</w:delText>
              </w:r>
            </w:del>
            <w:r w:rsidR="00EF0D30">
              <w:rPr>
                <w:rFonts w:ascii="Arial" w:hAnsi="Arial" w:cs="Arial"/>
                <w:sz w:val="20"/>
                <w:szCs w:val="20"/>
              </w:rPr>
              <w:t>.</w:t>
            </w:r>
          </w:p>
        </w:tc>
        <w:tc>
          <w:tcPr>
            <w:tcW w:w="390" w:type="pct"/>
          </w:tcPr>
          <w:p w14:paraId="78DCD18F"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Структура</w:t>
            </w:r>
          </w:p>
        </w:tc>
        <w:tc>
          <w:tcPr>
            <w:tcW w:w="533" w:type="pct"/>
          </w:tcPr>
          <w:p w14:paraId="4A60554F" w14:textId="77777777" w:rsidR="00EF0D30" w:rsidRPr="000E3C42" w:rsidRDefault="00EF0D30" w:rsidP="00EF0D30">
            <w:pPr>
              <w:jc w:val="left"/>
              <w:rPr>
                <w:rFonts w:ascii="Arial" w:hAnsi="Arial" w:cs="Arial"/>
                <w:sz w:val="20"/>
                <w:szCs w:val="20"/>
              </w:rPr>
            </w:pPr>
            <w:proofErr w:type="spellStart"/>
            <w:r w:rsidRPr="000E3C42">
              <w:rPr>
                <w:rFonts w:ascii="Arial" w:hAnsi="Arial" w:cs="Arial"/>
                <w:sz w:val="20"/>
                <w:szCs w:val="20"/>
              </w:rPr>
              <w:t>ТехМесто</w:t>
            </w:r>
            <w:proofErr w:type="spellEnd"/>
          </w:p>
        </w:tc>
        <w:tc>
          <w:tcPr>
            <w:tcW w:w="1109" w:type="pct"/>
          </w:tcPr>
          <w:p w14:paraId="6CB58300"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 xml:space="preserve">PM_52 (Вышестоящее </w:t>
            </w:r>
            <w:proofErr w:type="spellStart"/>
            <w:r w:rsidRPr="000E3C42">
              <w:rPr>
                <w:rFonts w:ascii="Arial" w:hAnsi="Arial" w:cs="Arial"/>
                <w:sz w:val="20"/>
                <w:szCs w:val="20"/>
              </w:rPr>
              <w:t>техместо</w:t>
            </w:r>
            <w:proofErr w:type="spellEnd"/>
            <w:r w:rsidRPr="000E3C42">
              <w:rPr>
                <w:rFonts w:ascii="Arial" w:hAnsi="Arial" w:cs="Arial"/>
                <w:sz w:val="20"/>
                <w:szCs w:val="20"/>
              </w:rPr>
              <w:t>). Э</w:t>
            </w:r>
            <w:r w:rsidRPr="000E3C42">
              <w:rPr>
                <w:rFonts w:ascii="Arial" w:eastAsiaTheme="minorHAnsi" w:hAnsi="Arial" w:cs="Arial"/>
                <w:sz w:val="20"/>
                <w:szCs w:val="20"/>
              </w:rPr>
              <w:t>лемент структуры, описывающей ПА</w:t>
            </w:r>
          </w:p>
        </w:tc>
        <w:tc>
          <w:tcPr>
            <w:tcW w:w="311" w:type="pct"/>
          </w:tcPr>
          <w:p w14:paraId="0A6F85E6"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30</w:t>
            </w:r>
          </w:p>
        </w:tc>
        <w:tc>
          <w:tcPr>
            <w:tcW w:w="487" w:type="pct"/>
          </w:tcPr>
          <w:p w14:paraId="7370756F" w14:textId="77777777" w:rsidR="00EF0D30" w:rsidRPr="000E3C42" w:rsidRDefault="00EF0D30" w:rsidP="00EF0D30">
            <w:pPr>
              <w:jc w:val="center"/>
              <w:rPr>
                <w:rFonts w:ascii="Arial" w:hAnsi="Arial" w:cs="Arial"/>
                <w:sz w:val="20"/>
                <w:szCs w:val="20"/>
              </w:rPr>
            </w:pPr>
            <w:r w:rsidRPr="000E3C42">
              <w:rPr>
                <w:rFonts w:ascii="Arial" w:hAnsi="Arial" w:cs="Arial"/>
                <w:sz w:val="20"/>
                <w:szCs w:val="20"/>
              </w:rPr>
              <w:t>ILOA-</w:t>
            </w:r>
            <w:r w:rsidRPr="000E3C42">
              <w:rPr>
                <w:rFonts w:ascii="Arial" w:hAnsi="Arial" w:cs="Arial"/>
                <w:sz w:val="20"/>
                <w:szCs w:val="20"/>
                <w:lang w:val="en-US"/>
              </w:rPr>
              <w:t>TPLNR</w:t>
            </w:r>
          </w:p>
        </w:tc>
        <w:tc>
          <w:tcPr>
            <w:tcW w:w="398" w:type="pct"/>
          </w:tcPr>
          <w:p w14:paraId="3C561BF6" w14:textId="79508FB9" w:rsidR="00EF0D30" w:rsidRPr="000E3C42"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4E7B70ED" w14:textId="6AA1DC0F"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70A815A7" w14:textId="5E842B20"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7B539489" w14:textId="0F775840"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50764920"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5513DDBE" w14:textId="77777777" w:rsidTr="002E4C10">
        <w:trPr>
          <w:cantSplit/>
          <w:trHeight w:val="1348"/>
        </w:trPr>
        <w:tc>
          <w:tcPr>
            <w:tcW w:w="186" w:type="pct"/>
          </w:tcPr>
          <w:p w14:paraId="06233068" w14:textId="301E3606" w:rsidR="00EF0D30" w:rsidRPr="000E3C42" w:rsidRDefault="00EF0D30" w:rsidP="00104664">
            <w:pPr>
              <w:rPr>
                <w:rFonts w:ascii="Arial" w:hAnsi="Arial" w:cs="Arial"/>
                <w:sz w:val="20"/>
                <w:szCs w:val="20"/>
              </w:rPr>
            </w:pPr>
            <w:r>
              <w:rPr>
                <w:rFonts w:ascii="Arial" w:hAnsi="Arial" w:cs="Arial"/>
                <w:sz w:val="20"/>
                <w:szCs w:val="20"/>
              </w:rPr>
              <w:lastRenderedPageBreak/>
              <w:t>3</w:t>
            </w:r>
            <w:ins w:id="10508" w:author="Александр" w:date="2020-04-13T07:15:00Z">
              <w:r w:rsidR="005176CA">
                <w:rPr>
                  <w:rFonts w:ascii="Arial" w:hAnsi="Arial" w:cs="Arial"/>
                  <w:sz w:val="20"/>
                  <w:szCs w:val="20"/>
                </w:rPr>
                <w:t>4</w:t>
              </w:r>
            </w:ins>
            <w:del w:id="10509" w:author="Александр" w:date="2020-04-13T07:15:00Z">
              <w:r w:rsidR="00104664" w:rsidDel="005176CA">
                <w:rPr>
                  <w:rFonts w:ascii="Arial" w:hAnsi="Arial" w:cs="Arial"/>
                  <w:sz w:val="20"/>
                  <w:szCs w:val="20"/>
                </w:rPr>
                <w:delText>6</w:delText>
              </w:r>
            </w:del>
            <w:r w:rsidRPr="000E3C42">
              <w:rPr>
                <w:rFonts w:ascii="Arial" w:hAnsi="Arial" w:cs="Arial"/>
                <w:sz w:val="20"/>
                <w:szCs w:val="20"/>
              </w:rPr>
              <w:t>.</w:t>
            </w:r>
          </w:p>
        </w:tc>
        <w:tc>
          <w:tcPr>
            <w:tcW w:w="390" w:type="pct"/>
          </w:tcPr>
          <w:p w14:paraId="0F04C1A7"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Структура</w:t>
            </w:r>
          </w:p>
        </w:tc>
        <w:tc>
          <w:tcPr>
            <w:tcW w:w="533" w:type="pct"/>
          </w:tcPr>
          <w:p w14:paraId="4485DC2A"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Вышестоящая ЕО</w:t>
            </w:r>
          </w:p>
        </w:tc>
        <w:tc>
          <w:tcPr>
            <w:tcW w:w="1109" w:type="pct"/>
          </w:tcPr>
          <w:p w14:paraId="5E5C0F72" w14:textId="77777777" w:rsidR="00EF0D30" w:rsidRPr="000E3C42" w:rsidRDefault="00EF0D30" w:rsidP="00EF0D30">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_12. Объект, описывающий конкретную часть технической системы, на которой планируются и выполняются мероприятия ТОРО</w:t>
            </w:r>
          </w:p>
        </w:tc>
        <w:tc>
          <w:tcPr>
            <w:tcW w:w="311" w:type="pct"/>
          </w:tcPr>
          <w:p w14:paraId="0CC9809A"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1</w:t>
            </w:r>
          </w:p>
        </w:tc>
        <w:tc>
          <w:tcPr>
            <w:tcW w:w="487" w:type="pct"/>
          </w:tcPr>
          <w:p w14:paraId="295754E9" w14:textId="77777777" w:rsidR="00EF0D30" w:rsidRPr="000E3C42" w:rsidRDefault="00EF0D30" w:rsidP="00EF0D30">
            <w:pPr>
              <w:jc w:val="center"/>
              <w:rPr>
                <w:rFonts w:ascii="Arial" w:hAnsi="Arial" w:cs="Arial"/>
                <w:sz w:val="20"/>
                <w:szCs w:val="20"/>
              </w:rPr>
            </w:pPr>
            <w:r w:rsidRPr="000E3C42">
              <w:rPr>
                <w:rFonts w:ascii="Arial" w:hAnsi="Arial" w:cs="Arial"/>
                <w:sz w:val="20"/>
                <w:szCs w:val="20"/>
              </w:rPr>
              <w:t>EQUZ-</w:t>
            </w:r>
            <w:r w:rsidRPr="000E3C42">
              <w:rPr>
                <w:rFonts w:ascii="Arial" w:hAnsi="Arial" w:cs="Arial"/>
                <w:sz w:val="20"/>
                <w:szCs w:val="20"/>
                <w:lang w:val="en-US"/>
              </w:rPr>
              <w:t>HEQUI</w:t>
            </w:r>
          </w:p>
        </w:tc>
        <w:tc>
          <w:tcPr>
            <w:tcW w:w="398" w:type="pct"/>
          </w:tcPr>
          <w:p w14:paraId="166134A1" w14:textId="6ED22E3B" w:rsidR="00EF0D30" w:rsidRPr="000E3C42" w:rsidRDefault="00EF0D30" w:rsidP="00EF0D30">
            <w:pPr>
              <w:jc w:val="center"/>
              <w:rPr>
                <w:rFonts w:ascii="Arial" w:hAnsi="Arial" w:cs="Arial"/>
                <w:sz w:val="20"/>
                <w:szCs w:val="20"/>
              </w:rPr>
            </w:pPr>
            <w:r>
              <w:rPr>
                <w:rFonts w:ascii="Arial" w:hAnsi="Arial" w:cs="Arial"/>
                <w:sz w:val="20"/>
                <w:szCs w:val="20"/>
              </w:rPr>
              <w:t>-</w:t>
            </w:r>
          </w:p>
        </w:tc>
        <w:tc>
          <w:tcPr>
            <w:tcW w:w="401" w:type="pct"/>
          </w:tcPr>
          <w:p w14:paraId="2A2CD0FE" w14:textId="6C9EE0D8"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145A6536" w14:textId="2624AF3D"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6AE98049" w14:textId="686378DF"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1AEB6F27"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6A204782" w14:textId="77777777" w:rsidTr="002E4C10">
        <w:trPr>
          <w:cantSplit/>
          <w:trHeight w:val="686"/>
        </w:trPr>
        <w:tc>
          <w:tcPr>
            <w:tcW w:w="186" w:type="pct"/>
          </w:tcPr>
          <w:p w14:paraId="762EB32A" w14:textId="3D8B1CC4" w:rsidR="00EF0D30" w:rsidRPr="000E3C42" w:rsidRDefault="00104664" w:rsidP="00EF0D30">
            <w:pPr>
              <w:rPr>
                <w:rFonts w:ascii="Arial" w:hAnsi="Arial" w:cs="Arial"/>
                <w:sz w:val="20"/>
                <w:szCs w:val="20"/>
              </w:rPr>
            </w:pPr>
            <w:r>
              <w:rPr>
                <w:rFonts w:ascii="Arial" w:hAnsi="Arial" w:cs="Arial"/>
                <w:sz w:val="20"/>
                <w:szCs w:val="20"/>
              </w:rPr>
              <w:t>3</w:t>
            </w:r>
            <w:ins w:id="10510" w:author="Александр" w:date="2020-04-13T07:15:00Z">
              <w:r w:rsidR="005176CA">
                <w:rPr>
                  <w:rFonts w:ascii="Arial" w:hAnsi="Arial" w:cs="Arial"/>
                  <w:sz w:val="20"/>
                  <w:szCs w:val="20"/>
                </w:rPr>
                <w:t>5</w:t>
              </w:r>
            </w:ins>
            <w:del w:id="10511" w:author="Александр" w:date="2020-04-13T07:15:00Z">
              <w:r w:rsidDel="005176CA">
                <w:rPr>
                  <w:rFonts w:ascii="Arial" w:hAnsi="Arial" w:cs="Arial"/>
                  <w:sz w:val="20"/>
                  <w:szCs w:val="20"/>
                </w:rPr>
                <w:delText>7</w:delText>
              </w:r>
            </w:del>
            <w:r w:rsidR="00EF0D30" w:rsidRPr="000E3C42">
              <w:rPr>
                <w:rFonts w:ascii="Arial" w:hAnsi="Arial" w:cs="Arial"/>
                <w:sz w:val="20"/>
                <w:szCs w:val="20"/>
              </w:rPr>
              <w:t>.</w:t>
            </w:r>
          </w:p>
        </w:tc>
        <w:tc>
          <w:tcPr>
            <w:tcW w:w="390" w:type="pct"/>
          </w:tcPr>
          <w:p w14:paraId="789C36BC" w14:textId="77777777" w:rsidR="00EF0D30" w:rsidRPr="000E3C42" w:rsidRDefault="00EF0D30" w:rsidP="00EF0D30">
            <w:pPr>
              <w:jc w:val="left"/>
              <w:rPr>
                <w:rFonts w:ascii="Arial" w:hAnsi="Arial" w:cs="Arial"/>
                <w:sz w:val="20"/>
                <w:szCs w:val="20"/>
              </w:rPr>
            </w:pPr>
            <w:r w:rsidRPr="000E3C42">
              <w:rPr>
                <w:rFonts w:ascii="Arial" w:hAnsi="Arial" w:cs="Arial"/>
                <w:sz w:val="20"/>
                <w:szCs w:val="20"/>
              </w:rPr>
              <w:t>Структура</w:t>
            </w:r>
          </w:p>
        </w:tc>
        <w:tc>
          <w:tcPr>
            <w:tcW w:w="533" w:type="pct"/>
          </w:tcPr>
          <w:p w14:paraId="1BECBA78" w14:textId="4C09B918" w:rsidR="00EF0D30" w:rsidRPr="000E3C42" w:rsidRDefault="00EF0D30" w:rsidP="00EF0D30">
            <w:pPr>
              <w:jc w:val="left"/>
              <w:rPr>
                <w:rFonts w:ascii="Arial" w:hAnsi="Arial" w:cs="Arial"/>
                <w:sz w:val="20"/>
                <w:szCs w:val="20"/>
              </w:rPr>
            </w:pPr>
            <w:r w:rsidRPr="000E3C42">
              <w:rPr>
                <w:rFonts w:ascii="Arial" w:hAnsi="Arial" w:cs="Arial"/>
                <w:sz w:val="20"/>
                <w:szCs w:val="20"/>
              </w:rPr>
              <w:t>Тип конструкции</w:t>
            </w:r>
          </w:p>
        </w:tc>
        <w:tc>
          <w:tcPr>
            <w:tcW w:w="1109" w:type="pct"/>
          </w:tcPr>
          <w:p w14:paraId="63BA3DEC" w14:textId="08C65935" w:rsidR="00EF0D30" w:rsidRPr="000E3C42" w:rsidRDefault="00EF0D30" w:rsidP="00EF0D30">
            <w:pPr>
              <w:jc w:val="left"/>
              <w:rPr>
                <w:rFonts w:ascii="Arial" w:hAnsi="Arial" w:cs="Arial"/>
                <w:sz w:val="20"/>
                <w:szCs w:val="20"/>
              </w:rPr>
            </w:pPr>
            <w:r w:rsidRPr="000E3C42">
              <w:rPr>
                <w:rFonts w:ascii="Arial" w:hAnsi="Arial" w:cs="Arial"/>
                <w:sz w:val="20"/>
                <w:szCs w:val="20"/>
                <w:lang w:val="en-US"/>
              </w:rPr>
              <w:t>CROSS</w:t>
            </w:r>
            <w:r w:rsidRPr="000E3C42">
              <w:rPr>
                <w:rFonts w:ascii="Arial" w:hAnsi="Arial" w:cs="Arial"/>
                <w:sz w:val="20"/>
                <w:szCs w:val="20"/>
              </w:rPr>
              <w:t xml:space="preserve">_9. </w:t>
            </w:r>
            <w:r>
              <w:rPr>
                <w:rFonts w:ascii="Arial" w:hAnsi="Arial" w:cs="Arial"/>
                <w:sz w:val="20"/>
                <w:szCs w:val="20"/>
              </w:rPr>
              <w:t>Материалы (монтажный узел) - к</w:t>
            </w:r>
            <w:r w:rsidRPr="000E3C42">
              <w:rPr>
                <w:rFonts w:ascii="Arial" w:hAnsi="Arial" w:cs="Arial"/>
                <w:sz w:val="20"/>
                <w:szCs w:val="20"/>
              </w:rPr>
              <w:t>од материала, обозначающий модель оборудования</w:t>
            </w:r>
          </w:p>
        </w:tc>
        <w:tc>
          <w:tcPr>
            <w:tcW w:w="311" w:type="pct"/>
          </w:tcPr>
          <w:p w14:paraId="7AE666A4" w14:textId="77777777"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18</w:t>
            </w:r>
          </w:p>
        </w:tc>
        <w:tc>
          <w:tcPr>
            <w:tcW w:w="487" w:type="pct"/>
          </w:tcPr>
          <w:p w14:paraId="73FC8E99" w14:textId="77777777" w:rsidR="00EF0D30" w:rsidRPr="000E3C42" w:rsidRDefault="00EF0D30" w:rsidP="00EF0D30">
            <w:pPr>
              <w:jc w:val="center"/>
              <w:rPr>
                <w:rFonts w:ascii="Arial" w:hAnsi="Arial" w:cs="Arial"/>
                <w:sz w:val="20"/>
                <w:szCs w:val="20"/>
              </w:rPr>
            </w:pPr>
            <w:r w:rsidRPr="000E3C42">
              <w:rPr>
                <w:rFonts w:ascii="Arial" w:hAnsi="Arial" w:cs="Arial"/>
                <w:sz w:val="20"/>
                <w:szCs w:val="20"/>
              </w:rPr>
              <w:t>EQUZ-SUBMT</w:t>
            </w:r>
          </w:p>
        </w:tc>
        <w:tc>
          <w:tcPr>
            <w:tcW w:w="398" w:type="pct"/>
          </w:tcPr>
          <w:p w14:paraId="3AF76883" w14:textId="4E1A5A99" w:rsidR="00EF0D30" w:rsidRPr="000E3C42" w:rsidRDefault="00EF0D30" w:rsidP="00EF0D30">
            <w:pPr>
              <w:jc w:val="center"/>
              <w:rPr>
                <w:rFonts w:ascii="Arial" w:hAnsi="Arial" w:cs="Arial"/>
                <w:sz w:val="20"/>
                <w:szCs w:val="20"/>
              </w:rPr>
            </w:pPr>
            <w:r>
              <w:rPr>
                <w:rFonts w:ascii="Arial" w:hAnsi="Arial" w:cs="Arial"/>
                <w:sz w:val="20"/>
                <w:szCs w:val="20"/>
              </w:rPr>
              <w:t>Х</w:t>
            </w:r>
          </w:p>
        </w:tc>
        <w:tc>
          <w:tcPr>
            <w:tcW w:w="401" w:type="pct"/>
          </w:tcPr>
          <w:p w14:paraId="407136D7" w14:textId="48427F83"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5251BA5C" w14:textId="3A22912B"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2467369D" w14:textId="5B27EA86" w:rsidR="00EF0D30" w:rsidRPr="000E3C42" w:rsidRDefault="00EF0D30" w:rsidP="00EF0D30">
            <w:pPr>
              <w:jc w:val="center"/>
              <w:rPr>
                <w:rFonts w:ascii="Arial" w:hAnsi="Arial" w:cs="Arial"/>
                <w:sz w:val="20"/>
                <w:szCs w:val="20"/>
              </w:rPr>
            </w:pPr>
            <w:r w:rsidRPr="000E3C42">
              <w:rPr>
                <w:rFonts w:ascii="Arial" w:hAnsi="Arial" w:cs="Arial"/>
                <w:sz w:val="20"/>
                <w:szCs w:val="20"/>
              </w:rPr>
              <w:t>Выбор из справочника</w:t>
            </w:r>
          </w:p>
        </w:tc>
        <w:tc>
          <w:tcPr>
            <w:tcW w:w="343" w:type="pct"/>
          </w:tcPr>
          <w:p w14:paraId="26A6DAB0" w14:textId="3F3D1980" w:rsidR="00EF0D30" w:rsidRPr="000E3C42" w:rsidRDefault="00EF0D30" w:rsidP="00EF0D30">
            <w:pPr>
              <w:jc w:val="center"/>
              <w:rPr>
                <w:rFonts w:ascii="Arial" w:hAnsi="Arial" w:cs="Arial"/>
                <w:sz w:val="20"/>
                <w:szCs w:val="20"/>
              </w:rPr>
            </w:pPr>
            <w:r w:rsidRPr="00202A87">
              <w:rPr>
                <w:rFonts w:ascii="Arial" w:hAnsi="Arial" w:cs="Arial"/>
                <w:sz w:val="20"/>
                <w:szCs w:val="20"/>
              </w:rPr>
              <w:t>КСУ НСИ</w:t>
            </w:r>
          </w:p>
        </w:tc>
      </w:tr>
      <w:tr w:rsidR="00EF0D30" w:rsidRPr="0086487D" w14:paraId="03F3A573" w14:textId="77777777" w:rsidTr="002E4C10">
        <w:trPr>
          <w:cantSplit/>
          <w:trHeight w:val="686"/>
        </w:trPr>
        <w:tc>
          <w:tcPr>
            <w:tcW w:w="186" w:type="pct"/>
          </w:tcPr>
          <w:p w14:paraId="4388A749" w14:textId="2AD91EC4" w:rsidR="00EF0D30" w:rsidRPr="000E3C42" w:rsidRDefault="00104664" w:rsidP="00EF0D30">
            <w:pPr>
              <w:rPr>
                <w:rFonts w:ascii="Arial" w:hAnsi="Arial" w:cs="Arial"/>
                <w:sz w:val="20"/>
                <w:szCs w:val="20"/>
                <w:lang w:val="en-US"/>
              </w:rPr>
            </w:pPr>
            <w:r>
              <w:rPr>
                <w:rFonts w:ascii="Arial" w:hAnsi="Arial" w:cs="Arial"/>
                <w:sz w:val="20"/>
                <w:szCs w:val="20"/>
              </w:rPr>
              <w:t>3</w:t>
            </w:r>
            <w:ins w:id="10512" w:author="Александр" w:date="2020-04-13T07:15:00Z">
              <w:r w:rsidR="005176CA">
                <w:rPr>
                  <w:rFonts w:ascii="Arial" w:hAnsi="Arial" w:cs="Arial"/>
                  <w:sz w:val="20"/>
                  <w:szCs w:val="20"/>
                </w:rPr>
                <w:t>6</w:t>
              </w:r>
            </w:ins>
            <w:del w:id="10513" w:author="Александр" w:date="2020-04-13T07:15:00Z">
              <w:r w:rsidDel="005176CA">
                <w:rPr>
                  <w:rFonts w:ascii="Arial" w:hAnsi="Arial" w:cs="Arial"/>
                  <w:sz w:val="20"/>
                  <w:szCs w:val="20"/>
                </w:rPr>
                <w:delText>8</w:delText>
              </w:r>
            </w:del>
            <w:r w:rsidR="00EF0D30" w:rsidRPr="000E3C42">
              <w:rPr>
                <w:rFonts w:ascii="Arial" w:hAnsi="Arial" w:cs="Arial"/>
                <w:sz w:val="20"/>
                <w:szCs w:val="20"/>
                <w:lang w:val="en-US"/>
              </w:rPr>
              <w:t>.</w:t>
            </w:r>
          </w:p>
        </w:tc>
        <w:tc>
          <w:tcPr>
            <w:tcW w:w="390" w:type="pct"/>
          </w:tcPr>
          <w:p w14:paraId="6C867AD3" w14:textId="1C48B1FD" w:rsidR="00EF0D30" w:rsidRPr="000E3C42" w:rsidRDefault="00EF0D30" w:rsidP="00EF0D30">
            <w:pPr>
              <w:jc w:val="left"/>
              <w:rPr>
                <w:rFonts w:ascii="Arial" w:hAnsi="Arial" w:cs="Arial"/>
                <w:sz w:val="20"/>
                <w:szCs w:val="20"/>
              </w:rPr>
            </w:pPr>
            <w:r w:rsidRPr="000E3C42">
              <w:rPr>
                <w:rFonts w:ascii="Arial" w:hAnsi="Arial" w:cs="Arial"/>
                <w:sz w:val="20"/>
                <w:szCs w:val="20"/>
              </w:rPr>
              <w:t>Структура</w:t>
            </w:r>
          </w:p>
        </w:tc>
        <w:tc>
          <w:tcPr>
            <w:tcW w:w="533" w:type="pct"/>
          </w:tcPr>
          <w:p w14:paraId="7E22F2A6" w14:textId="3B3D1F70" w:rsidR="00EF0D30" w:rsidRPr="000E3C42" w:rsidRDefault="00EF0D30" w:rsidP="00EF0D30">
            <w:pPr>
              <w:jc w:val="left"/>
              <w:rPr>
                <w:rFonts w:ascii="Arial" w:hAnsi="Arial" w:cs="Arial"/>
                <w:sz w:val="20"/>
                <w:szCs w:val="20"/>
              </w:rPr>
            </w:pPr>
            <w:proofErr w:type="spellStart"/>
            <w:r w:rsidRPr="000E3C42">
              <w:rPr>
                <w:rFonts w:ascii="Arial" w:hAnsi="Arial" w:cs="Arial"/>
                <w:sz w:val="20"/>
                <w:szCs w:val="20"/>
              </w:rPr>
              <w:t>ТехИдентНомер</w:t>
            </w:r>
            <w:proofErr w:type="spellEnd"/>
          </w:p>
        </w:tc>
        <w:tc>
          <w:tcPr>
            <w:tcW w:w="1109" w:type="pct"/>
          </w:tcPr>
          <w:p w14:paraId="1DC3D034" w14:textId="4BEFFF68" w:rsidR="00EF0D30" w:rsidRPr="000E3C42" w:rsidRDefault="00EF0D30" w:rsidP="00EF0D30">
            <w:pPr>
              <w:jc w:val="left"/>
              <w:rPr>
                <w:rFonts w:ascii="Arial" w:hAnsi="Arial" w:cs="Arial"/>
                <w:sz w:val="20"/>
                <w:szCs w:val="20"/>
              </w:rPr>
            </w:pPr>
            <w:r w:rsidRPr="000E3C42">
              <w:rPr>
                <w:rFonts w:ascii="Arial" w:hAnsi="Arial" w:cs="Arial"/>
                <w:sz w:val="20"/>
                <w:szCs w:val="20"/>
              </w:rPr>
              <w:t xml:space="preserve">Технический идентификационный номер. Используется </w:t>
            </w:r>
            <w:proofErr w:type="gramStart"/>
            <w:r w:rsidRPr="000E3C42">
              <w:rPr>
                <w:rFonts w:ascii="Arial" w:hAnsi="Arial" w:cs="Arial"/>
                <w:sz w:val="20"/>
                <w:szCs w:val="20"/>
              </w:rPr>
              <w:t>для ведение</w:t>
            </w:r>
            <w:proofErr w:type="gramEnd"/>
            <w:r w:rsidRPr="000E3C42">
              <w:rPr>
                <w:rFonts w:ascii="Arial" w:hAnsi="Arial" w:cs="Arial"/>
                <w:sz w:val="20"/>
                <w:szCs w:val="20"/>
              </w:rPr>
              <w:t xml:space="preserve"> кодов </w:t>
            </w:r>
            <w:r w:rsidRPr="000E3C42">
              <w:rPr>
                <w:rFonts w:ascii="Arial" w:hAnsi="Arial" w:cs="Arial"/>
                <w:sz w:val="20"/>
                <w:szCs w:val="20"/>
                <w:lang w:val="en-US"/>
              </w:rPr>
              <w:t>NFC</w:t>
            </w:r>
            <w:r w:rsidRPr="000E3C42">
              <w:rPr>
                <w:rFonts w:ascii="Arial" w:hAnsi="Arial" w:cs="Arial"/>
                <w:sz w:val="20"/>
                <w:szCs w:val="20"/>
              </w:rPr>
              <w:t>-меток и интеграции с Мобильным ТОРО</w:t>
            </w:r>
          </w:p>
        </w:tc>
        <w:tc>
          <w:tcPr>
            <w:tcW w:w="311" w:type="pct"/>
          </w:tcPr>
          <w:p w14:paraId="7C172524" w14:textId="57B7111B"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25</w:t>
            </w:r>
          </w:p>
        </w:tc>
        <w:tc>
          <w:tcPr>
            <w:tcW w:w="487" w:type="pct"/>
          </w:tcPr>
          <w:p w14:paraId="1EF8D682" w14:textId="768BB33C"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EQUZ</w:t>
            </w:r>
            <w:r w:rsidRPr="000E3C42">
              <w:rPr>
                <w:rFonts w:ascii="Arial" w:hAnsi="Arial" w:cs="Arial"/>
                <w:sz w:val="20"/>
                <w:szCs w:val="20"/>
              </w:rPr>
              <w:t>-</w:t>
            </w:r>
            <w:r w:rsidRPr="000E3C42">
              <w:rPr>
                <w:rFonts w:ascii="Arial" w:hAnsi="Arial" w:cs="Arial"/>
                <w:sz w:val="20"/>
                <w:szCs w:val="20"/>
                <w:lang w:val="en-US"/>
              </w:rPr>
              <w:t>TIDNR</w:t>
            </w:r>
          </w:p>
        </w:tc>
        <w:tc>
          <w:tcPr>
            <w:tcW w:w="398" w:type="pct"/>
          </w:tcPr>
          <w:p w14:paraId="4B49F997" w14:textId="0BCB0A68"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01" w:type="pct"/>
          </w:tcPr>
          <w:p w14:paraId="6FF8F0D1" w14:textId="075AEEB5"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443" w:type="pct"/>
          </w:tcPr>
          <w:p w14:paraId="3C3B6F66" w14:textId="46844EB3"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99" w:type="pct"/>
          </w:tcPr>
          <w:p w14:paraId="4F2D5E11" w14:textId="19DBCD38" w:rsidR="00EF0D30" w:rsidRPr="000E3C42" w:rsidRDefault="00EF0D30" w:rsidP="00EF0D30">
            <w:pPr>
              <w:jc w:val="center"/>
              <w:rPr>
                <w:rFonts w:ascii="Arial" w:hAnsi="Arial" w:cs="Arial"/>
                <w:sz w:val="20"/>
                <w:szCs w:val="20"/>
              </w:rPr>
            </w:pPr>
            <w:r w:rsidRPr="000E3C42">
              <w:rPr>
                <w:rFonts w:ascii="Arial" w:hAnsi="Arial" w:cs="Arial"/>
                <w:sz w:val="20"/>
                <w:szCs w:val="20"/>
              </w:rPr>
              <w:t>-</w:t>
            </w:r>
          </w:p>
        </w:tc>
        <w:tc>
          <w:tcPr>
            <w:tcW w:w="343" w:type="pct"/>
          </w:tcPr>
          <w:p w14:paraId="1A7E8CFE" w14:textId="657D72D4" w:rsidR="00EF0D30" w:rsidRPr="000E3C42" w:rsidRDefault="00EF0D30" w:rsidP="00EF0D30">
            <w:pPr>
              <w:jc w:val="center"/>
              <w:rPr>
                <w:rFonts w:ascii="Arial" w:hAnsi="Arial" w:cs="Arial"/>
                <w:sz w:val="20"/>
                <w:szCs w:val="20"/>
              </w:rPr>
            </w:pPr>
            <w:r w:rsidRPr="000E3C42">
              <w:rPr>
                <w:rFonts w:ascii="Arial" w:hAnsi="Arial" w:cs="Arial"/>
                <w:sz w:val="20"/>
                <w:szCs w:val="20"/>
                <w:lang w:val="en-US"/>
              </w:rPr>
              <w:t>SAP</w:t>
            </w:r>
          </w:p>
        </w:tc>
      </w:tr>
      <w:tr w:rsidR="00EF0D30" w:rsidRPr="0086487D" w14:paraId="41A8EE61" w14:textId="77777777" w:rsidTr="002E4C10">
        <w:trPr>
          <w:cantSplit/>
          <w:trHeight w:val="686"/>
        </w:trPr>
        <w:tc>
          <w:tcPr>
            <w:tcW w:w="186" w:type="pct"/>
          </w:tcPr>
          <w:p w14:paraId="7364418E" w14:textId="51897372" w:rsidR="00EF0D30" w:rsidRPr="000E3C42" w:rsidRDefault="00EF0D30" w:rsidP="00104664">
            <w:pPr>
              <w:rPr>
                <w:rFonts w:ascii="Arial" w:hAnsi="Arial" w:cs="Arial"/>
                <w:sz w:val="20"/>
                <w:szCs w:val="20"/>
              </w:rPr>
            </w:pPr>
            <w:r>
              <w:rPr>
                <w:rFonts w:ascii="Arial" w:hAnsi="Arial" w:cs="Arial"/>
                <w:sz w:val="20"/>
                <w:szCs w:val="20"/>
              </w:rPr>
              <w:t>3</w:t>
            </w:r>
            <w:ins w:id="10514" w:author="Александр" w:date="2020-04-13T07:15:00Z">
              <w:r w:rsidR="005176CA">
                <w:rPr>
                  <w:rFonts w:ascii="Arial" w:hAnsi="Arial" w:cs="Arial"/>
                  <w:sz w:val="20"/>
                  <w:szCs w:val="20"/>
                </w:rPr>
                <w:t>7</w:t>
              </w:r>
            </w:ins>
            <w:del w:id="10515" w:author="Александр" w:date="2020-04-13T07:15:00Z">
              <w:r w:rsidR="00104664" w:rsidDel="005176CA">
                <w:rPr>
                  <w:rFonts w:ascii="Arial" w:hAnsi="Arial" w:cs="Arial"/>
                  <w:sz w:val="20"/>
                  <w:szCs w:val="20"/>
                </w:rPr>
                <w:delText>9</w:delText>
              </w:r>
            </w:del>
            <w:r w:rsidRPr="000E3C42">
              <w:rPr>
                <w:rFonts w:ascii="Arial" w:hAnsi="Arial" w:cs="Arial"/>
                <w:sz w:val="20"/>
                <w:szCs w:val="20"/>
              </w:rPr>
              <w:t>.</w:t>
            </w:r>
          </w:p>
        </w:tc>
        <w:tc>
          <w:tcPr>
            <w:tcW w:w="390" w:type="pct"/>
          </w:tcPr>
          <w:p w14:paraId="6833E409" w14:textId="454490D2" w:rsidR="00EF0D30" w:rsidRPr="00202A87" w:rsidRDefault="00EF0D30" w:rsidP="00EF0D30">
            <w:pPr>
              <w:jc w:val="left"/>
              <w:rPr>
                <w:rFonts w:ascii="Arial" w:hAnsi="Arial" w:cs="Arial"/>
                <w:sz w:val="20"/>
                <w:szCs w:val="20"/>
              </w:rPr>
            </w:pPr>
            <w:r w:rsidRPr="00202A87">
              <w:rPr>
                <w:rFonts w:ascii="Arial" w:hAnsi="Arial" w:cs="Arial"/>
                <w:sz w:val="20"/>
                <w:szCs w:val="20"/>
              </w:rPr>
              <w:t>Технические параметры</w:t>
            </w:r>
          </w:p>
        </w:tc>
        <w:tc>
          <w:tcPr>
            <w:tcW w:w="533" w:type="pct"/>
          </w:tcPr>
          <w:p w14:paraId="29C02C6D" w14:textId="7CB69D9A" w:rsidR="00EF0D30" w:rsidRPr="00202A87" w:rsidRDefault="00EF0D30" w:rsidP="00EF0D30">
            <w:pPr>
              <w:jc w:val="left"/>
              <w:rPr>
                <w:rFonts w:ascii="Arial" w:hAnsi="Arial" w:cs="Arial"/>
                <w:sz w:val="20"/>
                <w:szCs w:val="20"/>
              </w:rPr>
            </w:pPr>
            <w:r w:rsidRPr="00202A87">
              <w:rPr>
                <w:rFonts w:ascii="Arial" w:hAnsi="Arial" w:cs="Arial"/>
                <w:sz w:val="20"/>
                <w:szCs w:val="20"/>
              </w:rPr>
              <w:t>Код класса</w:t>
            </w:r>
          </w:p>
        </w:tc>
        <w:tc>
          <w:tcPr>
            <w:tcW w:w="1109" w:type="pct"/>
          </w:tcPr>
          <w:p w14:paraId="4C750E70" w14:textId="77777777" w:rsidR="00EF0D30" w:rsidRPr="00202A87" w:rsidRDefault="00EF0D30" w:rsidP="00EF0D30">
            <w:pPr>
              <w:jc w:val="left"/>
              <w:rPr>
                <w:rFonts w:ascii="Arial" w:hAnsi="Arial" w:cs="Arial"/>
                <w:sz w:val="20"/>
                <w:szCs w:val="20"/>
              </w:rPr>
            </w:pPr>
            <w:r w:rsidRPr="00202A87">
              <w:rPr>
                <w:rFonts w:ascii="Arial" w:hAnsi="Arial" w:cs="Arial"/>
                <w:sz w:val="20"/>
                <w:szCs w:val="20"/>
                <w:lang w:val="en-US"/>
              </w:rPr>
              <w:t>CROSS</w:t>
            </w:r>
            <w:r w:rsidRPr="00202A87">
              <w:rPr>
                <w:rFonts w:ascii="Arial" w:hAnsi="Arial" w:cs="Arial"/>
                <w:sz w:val="20"/>
                <w:szCs w:val="20"/>
              </w:rPr>
              <w:t>_7. Справочник для объединения технических объектов в группы по функциональным особенностям</w:t>
            </w:r>
          </w:p>
        </w:tc>
        <w:tc>
          <w:tcPr>
            <w:tcW w:w="311" w:type="pct"/>
          </w:tcPr>
          <w:p w14:paraId="41B7CB69" w14:textId="77777777"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CHAR</w:t>
            </w:r>
            <w:r w:rsidRPr="00202A87">
              <w:rPr>
                <w:rFonts w:ascii="Arial" w:hAnsi="Arial" w:cs="Arial"/>
                <w:sz w:val="20"/>
                <w:szCs w:val="20"/>
              </w:rPr>
              <w:t>, 18</w:t>
            </w:r>
          </w:p>
        </w:tc>
        <w:tc>
          <w:tcPr>
            <w:tcW w:w="487" w:type="pct"/>
          </w:tcPr>
          <w:p w14:paraId="43034420" w14:textId="77777777"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KLAH-CLASS</w:t>
            </w:r>
          </w:p>
          <w:p w14:paraId="6F595651" w14:textId="77777777" w:rsidR="00EF0D30" w:rsidRPr="00202A87" w:rsidRDefault="00EF0D30" w:rsidP="00EF0D30">
            <w:pPr>
              <w:jc w:val="center"/>
              <w:rPr>
                <w:rFonts w:ascii="Arial" w:hAnsi="Arial" w:cs="Arial"/>
                <w:sz w:val="20"/>
                <w:szCs w:val="20"/>
                <w:lang w:val="en-US"/>
              </w:rPr>
            </w:pPr>
            <w:r w:rsidRPr="00202A87">
              <w:rPr>
                <w:rFonts w:ascii="Arial" w:hAnsi="Arial" w:cs="Arial"/>
                <w:sz w:val="20"/>
                <w:szCs w:val="20"/>
              </w:rPr>
              <w:t>по</w:t>
            </w:r>
            <w:r w:rsidRPr="00202A87">
              <w:rPr>
                <w:rFonts w:ascii="Arial" w:hAnsi="Arial" w:cs="Arial"/>
                <w:sz w:val="20"/>
                <w:szCs w:val="20"/>
                <w:lang w:val="en-US"/>
              </w:rPr>
              <w:t xml:space="preserve"> </w:t>
            </w:r>
            <w:r w:rsidRPr="00202A87">
              <w:rPr>
                <w:rFonts w:ascii="Arial" w:hAnsi="Arial" w:cs="Arial"/>
                <w:sz w:val="20"/>
                <w:szCs w:val="20"/>
              </w:rPr>
              <w:t>связке</w:t>
            </w:r>
            <w:r w:rsidRPr="00202A87">
              <w:rPr>
                <w:rFonts w:ascii="Arial" w:hAnsi="Arial" w:cs="Arial"/>
                <w:sz w:val="20"/>
                <w:szCs w:val="20"/>
                <w:lang w:val="en-US"/>
              </w:rPr>
              <w:t xml:space="preserve"> </w:t>
            </w:r>
            <w:r w:rsidRPr="00202A87">
              <w:rPr>
                <w:rFonts w:ascii="Arial" w:hAnsi="Arial" w:cs="Arial"/>
                <w:sz w:val="20"/>
                <w:szCs w:val="20"/>
              </w:rPr>
              <w:t>таблиц</w:t>
            </w:r>
            <w:r w:rsidRPr="00202A87">
              <w:rPr>
                <w:rFonts w:ascii="Arial" w:hAnsi="Arial" w:cs="Arial"/>
                <w:sz w:val="20"/>
                <w:szCs w:val="20"/>
                <w:lang w:val="en-US"/>
              </w:rPr>
              <w:t xml:space="preserve"> INOB – KSSK-KLAH</w:t>
            </w:r>
          </w:p>
        </w:tc>
        <w:tc>
          <w:tcPr>
            <w:tcW w:w="398" w:type="pct"/>
          </w:tcPr>
          <w:p w14:paraId="51514155" w14:textId="01C3C040" w:rsidR="00EF0D30" w:rsidRPr="00202A87" w:rsidRDefault="00EF0D30" w:rsidP="00EF0D30">
            <w:pPr>
              <w:jc w:val="center"/>
              <w:rPr>
                <w:rFonts w:ascii="Arial" w:hAnsi="Arial" w:cs="Arial"/>
                <w:sz w:val="20"/>
                <w:szCs w:val="20"/>
              </w:rPr>
            </w:pPr>
            <w:r w:rsidRPr="00202A87">
              <w:rPr>
                <w:rFonts w:ascii="Arial" w:hAnsi="Arial" w:cs="Arial"/>
                <w:sz w:val="20"/>
                <w:szCs w:val="20"/>
              </w:rPr>
              <w:t>Х</w:t>
            </w:r>
          </w:p>
        </w:tc>
        <w:tc>
          <w:tcPr>
            <w:tcW w:w="401" w:type="pct"/>
          </w:tcPr>
          <w:p w14:paraId="354446E7" w14:textId="39D5F3E8" w:rsidR="00EF0D30" w:rsidRPr="00202A87" w:rsidRDefault="00EF0D30" w:rsidP="00EF0D30">
            <w:pPr>
              <w:jc w:val="center"/>
              <w:rPr>
                <w:rFonts w:ascii="Arial" w:hAnsi="Arial" w:cs="Arial"/>
                <w:sz w:val="20"/>
                <w:szCs w:val="20"/>
                <w:lang w:val="en-US"/>
              </w:rPr>
            </w:pPr>
            <w:r w:rsidRPr="00202A87">
              <w:rPr>
                <w:rFonts w:ascii="Arial" w:hAnsi="Arial" w:cs="Arial"/>
                <w:sz w:val="20"/>
                <w:szCs w:val="20"/>
              </w:rPr>
              <w:t>-</w:t>
            </w:r>
          </w:p>
        </w:tc>
        <w:tc>
          <w:tcPr>
            <w:tcW w:w="443" w:type="pct"/>
          </w:tcPr>
          <w:p w14:paraId="1760CA69" w14:textId="5FFAE8DD" w:rsidR="00EF0D30" w:rsidRPr="00202A87" w:rsidRDefault="00EF0D30" w:rsidP="00EF0D30">
            <w:pPr>
              <w:jc w:val="center"/>
              <w:rPr>
                <w:rFonts w:ascii="Arial" w:hAnsi="Arial" w:cs="Arial"/>
                <w:sz w:val="20"/>
                <w:szCs w:val="20"/>
                <w:lang w:val="en-US"/>
              </w:rPr>
            </w:pPr>
            <w:r w:rsidRPr="00202A87">
              <w:rPr>
                <w:rFonts w:ascii="Arial" w:hAnsi="Arial" w:cs="Arial"/>
                <w:sz w:val="20"/>
                <w:szCs w:val="20"/>
              </w:rPr>
              <w:t>-</w:t>
            </w:r>
          </w:p>
        </w:tc>
        <w:tc>
          <w:tcPr>
            <w:tcW w:w="399" w:type="pct"/>
          </w:tcPr>
          <w:p w14:paraId="7741E459" w14:textId="37C46178" w:rsidR="00EF0D30" w:rsidRPr="00202A87" w:rsidRDefault="00EF0D30" w:rsidP="00EF0D30">
            <w:pPr>
              <w:jc w:val="center"/>
              <w:rPr>
                <w:rFonts w:ascii="Arial" w:hAnsi="Arial" w:cs="Arial"/>
                <w:sz w:val="20"/>
                <w:szCs w:val="20"/>
                <w:lang w:val="en-US"/>
              </w:rPr>
            </w:pPr>
            <w:r w:rsidRPr="00202A87">
              <w:rPr>
                <w:rFonts w:ascii="Arial" w:hAnsi="Arial" w:cs="Arial"/>
                <w:sz w:val="20"/>
                <w:szCs w:val="20"/>
              </w:rPr>
              <w:t>Выбор из справочника</w:t>
            </w:r>
          </w:p>
        </w:tc>
        <w:tc>
          <w:tcPr>
            <w:tcW w:w="343" w:type="pct"/>
          </w:tcPr>
          <w:p w14:paraId="35E2321A" w14:textId="36923AD2" w:rsidR="00EF0D30" w:rsidRPr="00202A87" w:rsidRDefault="00EF0D30" w:rsidP="00EF0D30">
            <w:pPr>
              <w:jc w:val="center"/>
              <w:rPr>
                <w:rFonts w:ascii="Arial" w:hAnsi="Arial" w:cs="Arial"/>
                <w:sz w:val="20"/>
                <w:szCs w:val="20"/>
              </w:rPr>
            </w:pPr>
            <w:r w:rsidRPr="00202A87">
              <w:rPr>
                <w:rFonts w:ascii="Arial" w:hAnsi="Arial" w:cs="Arial"/>
                <w:sz w:val="20"/>
                <w:szCs w:val="20"/>
              </w:rPr>
              <w:t>КСУ НСИ</w:t>
            </w:r>
          </w:p>
        </w:tc>
      </w:tr>
      <w:tr w:rsidR="00EF0D30" w:rsidRPr="0086487D" w14:paraId="17EB071F" w14:textId="77777777" w:rsidTr="002E4C10">
        <w:trPr>
          <w:cantSplit/>
          <w:trHeight w:val="686"/>
        </w:trPr>
        <w:tc>
          <w:tcPr>
            <w:tcW w:w="186" w:type="pct"/>
          </w:tcPr>
          <w:p w14:paraId="4DEF6850" w14:textId="1C352F6E" w:rsidR="00EF0D30" w:rsidRDefault="005176CA" w:rsidP="00104664">
            <w:pPr>
              <w:rPr>
                <w:rFonts w:ascii="Arial" w:hAnsi="Arial" w:cs="Arial"/>
                <w:sz w:val="20"/>
                <w:szCs w:val="20"/>
              </w:rPr>
            </w:pPr>
            <w:ins w:id="10516" w:author="Александр" w:date="2020-04-13T07:15:00Z">
              <w:r>
                <w:rPr>
                  <w:rFonts w:ascii="Arial" w:hAnsi="Arial" w:cs="Arial"/>
                  <w:sz w:val="20"/>
                  <w:szCs w:val="20"/>
                </w:rPr>
                <w:t>38</w:t>
              </w:r>
            </w:ins>
            <w:del w:id="10517" w:author="Александр" w:date="2020-04-13T07:15:00Z">
              <w:r w:rsidR="00104664" w:rsidDel="005176CA">
                <w:rPr>
                  <w:rFonts w:ascii="Arial" w:hAnsi="Arial" w:cs="Arial"/>
                  <w:sz w:val="20"/>
                  <w:szCs w:val="20"/>
                </w:rPr>
                <w:delText>40</w:delText>
              </w:r>
            </w:del>
            <w:r w:rsidR="00EF0D30">
              <w:rPr>
                <w:rFonts w:ascii="Arial" w:hAnsi="Arial" w:cs="Arial"/>
                <w:sz w:val="20"/>
                <w:szCs w:val="20"/>
              </w:rPr>
              <w:t>.</w:t>
            </w:r>
          </w:p>
        </w:tc>
        <w:tc>
          <w:tcPr>
            <w:tcW w:w="390" w:type="pct"/>
          </w:tcPr>
          <w:p w14:paraId="7481B41A" w14:textId="70BBDA33" w:rsidR="00EF0D30" w:rsidRPr="00202A87" w:rsidRDefault="00EF0D30" w:rsidP="00EF0D30">
            <w:pPr>
              <w:jc w:val="left"/>
              <w:rPr>
                <w:rFonts w:ascii="Arial" w:hAnsi="Arial" w:cs="Arial"/>
                <w:sz w:val="20"/>
                <w:szCs w:val="20"/>
              </w:rPr>
            </w:pPr>
            <w:r w:rsidRPr="00202A87">
              <w:rPr>
                <w:rFonts w:ascii="Arial" w:hAnsi="Arial" w:cs="Arial"/>
                <w:sz w:val="20"/>
                <w:szCs w:val="20"/>
              </w:rPr>
              <w:t>Технические параметры</w:t>
            </w:r>
          </w:p>
        </w:tc>
        <w:tc>
          <w:tcPr>
            <w:tcW w:w="533" w:type="pct"/>
          </w:tcPr>
          <w:p w14:paraId="2EE750FE" w14:textId="1F4143D9" w:rsidR="00EF0D30" w:rsidRPr="00202A87" w:rsidRDefault="00EF0D30" w:rsidP="00EF0D30">
            <w:pPr>
              <w:jc w:val="left"/>
              <w:rPr>
                <w:rFonts w:ascii="Arial" w:hAnsi="Arial" w:cs="Arial"/>
                <w:sz w:val="20"/>
                <w:szCs w:val="20"/>
              </w:rPr>
            </w:pPr>
            <w:r w:rsidRPr="00202A87">
              <w:rPr>
                <w:rFonts w:ascii="Arial" w:hAnsi="Arial" w:cs="Arial"/>
                <w:sz w:val="20"/>
                <w:szCs w:val="20"/>
              </w:rPr>
              <w:t>Признак</w:t>
            </w:r>
          </w:p>
        </w:tc>
        <w:tc>
          <w:tcPr>
            <w:tcW w:w="1109" w:type="pct"/>
          </w:tcPr>
          <w:p w14:paraId="40103866" w14:textId="77777777" w:rsidR="00EF0D30" w:rsidRPr="00202A87" w:rsidRDefault="00EF0D30" w:rsidP="00EF0D30">
            <w:pPr>
              <w:jc w:val="left"/>
              <w:rPr>
                <w:rFonts w:ascii="Arial" w:hAnsi="Arial" w:cs="Arial"/>
                <w:sz w:val="20"/>
                <w:szCs w:val="20"/>
              </w:rPr>
            </w:pPr>
            <w:r w:rsidRPr="00202A87">
              <w:rPr>
                <w:rFonts w:ascii="Arial" w:hAnsi="Arial" w:cs="Arial"/>
                <w:sz w:val="20"/>
                <w:szCs w:val="20"/>
                <w:lang w:val="en-US"/>
              </w:rPr>
              <w:t>CROSS</w:t>
            </w:r>
            <w:r w:rsidRPr="00202A87">
              <w:rPr>
                <w:rFonts w:ascii="Arial" w:hAnsi="Arial" w:cs="Arial"/>
                <w:sz w:val="20"/>
                <w:szCs w:val="20"/>
              </w:rPr>
              <w:t>_12</w:t>
            </w:r>
          </w:p>
          <w:p w14:paraId="7B1AEA60" w14:textId="2E5F622F" w:rsidR="00EF0D30" w:rsidRPr="00202A87" w:rsidRDefault="00EF0D30" w:rsidP="00EF0D30">
            <w:pPr>
              <w:jc w:val="left"/>
              <w:rPr>
                <w:rFonts w:ascii="Arial" w:hAnsi="Arial" w:cs="Arial"/>
                <w:sz w:val="20"/>
                <w:szCs w:val="20"/>
              </w:rPr>
            </w:pPr>
            <w:proofErr w:type="gramStart"/>
            <w:r w:rsidRPr="00202A87">
              <w:rPr>
                <w:rFonts w:ascii="Arial" w:hAnsi="Arial" w:cs="Arial"/>
                <w:sz w:val="20"/>
                <w:szCs w:val="20"/>
              </w:rPr>
              <w:t>.Характеристика</w:t>
            </w:r>
            <w:proofErr w:type="gramEnd"/>
            <w:r w:rsidRPr="00202A87">
              <w:rPr>
                <w:rFonts w:ascii="Arial" w:hAnsi="Arial" w:cs="Arial"/>
                <w:sz w:val="20"/>
                <w:szCs w:val="20"/>
              </w:rPr>
              <w:t xml:space="preserve"> ЕО, которая может вестись для данного класса</w:t>
            </w:r>
          </w:p>
        </w:tc>
        <w:tc>
          <w:tcPr>
            <w:tcW w:w="311" w:type="pct"/>
          </w:tcPr>
          <w:p w14:paraId="529E575D" w14:textId="42E2327D"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CHAR, 30</w:t>
            </w:r>
          </w:p>
        </w:tc>
        <w:tc>
          <w:tcPr>
            <w:tcW w:w="487" w:type="pct"/>
          </w:tcPr>
          <w:p w14:paraId="1F8A799B" w14:textId="794C18CD"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CABNT-ATBEZ</w:t>
            </w:r>
          </w:p>
        </w:tc>
        <w:tc>
          <w:tcPr>
            <w:tcW w:w="398" w:type="pct"/>
          </w:tcPr>
          <w:p w14:paraId="1E67FB97" w14:textId="4FF6BF34"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162B7FE3" w14:textId="168AACE1"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1DD5EB81" w14:textId="21C795C0"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32B864A5" w14:textId="0828C8C7" w:rsidR="00EF0D30" w:rsidRPr="00202A87" w:rsidRDefault="00EF0D30" w:rsidP="00EF0D30">
            <w:pPr>
              <w:jc w:val="center"/>
              <w:rPr>
                <w:rFonts w:ascii="Arial" w:hAnsi="Arial" w:cs="Arial"/>
                <w:sz w:val="20"/>
                <w:szCs w:val="20"/>
              </w:rPr>
            </w:pPr>
            <w:r w:rsidRPr="00202A87">
              <w:rPr>
                <w:rFonts w:ascii="Arial" w:hAnsi="Arial" w:cs="Arial"/>
                <w:sz w:val="20"/>
                <w:szCs w:val="20"/>
              </w:rPr>
              <w:t>Выбор из справочника</w:t>
            </w:r>
          </w:p>
        </w:tc>
        <w:tc>
          <w:tcPr>
            <w:tcW w:w="343" w:type="pct"/>
          </w:tcPr>
          <w:p w14:paraId="66F9CAEE" w14:textId="260810AE" w:rsidR="00EF0D30" w:rsidRPr="00202A87" w:rsidRDefault="00EF0D30" w:rsidP="00EF0D30">
            <w:pPr>
              <w:jc w:val="center"/>
              <w:rPr>
                <w:rFonts w:ascii="Arial" w:hAnsi="Arial" w:cs="Arial"/>
                <w:sz w:val="20"/>
                <w:szCs w:val="20"/>
              </w:rPr>
            </w:pPr>
            <w:r w:rsidRPr="00202A87">
              <w:rPr>
                <w:rFonts w:ascii="Arial" w:hAnsi="Arial" w:cs="Arial"/>
                <w:sz w:val="20"/>
                <w:szCs w:val="20"/>
              </w:rPr>
              <w:t>КСУ НСИ</w:t>
            </w:r>
          </w:p>
        </w:tc>
      </w:tr>
      <w:tr w:rsidR="00EF0D30" w:rsidRPr="0086487D" w14:paraId="0C293B5F" w14:textId="77777777" w:rsidTr="002E4C10">
        <w:trPr>
          <w:cantSplit/>
          <w:trHeight w:val="686"/>
        </w:trPr>
        <w:tc>
          <w:tcPr>
            <w:tcW w:w="186" w:type="pct"/>
          </w:tcPr>
          <w:p w14:paraId="3F7926E3" w14:textId="1A38076E" w:rsidR="00EF0D30" w:rsidRDefault="005176CA" w:rsidP="00EF0D30">
            <w:pPr>
              <w:rPr>
                <w:rFonts w:ascii="Arial" w:hAnsi="Arial" w:cs="Arial"/>
                <w:sz w:val="20"/>
                <w:szCs w:val="20"/>
              </w:rPr>
            </w:pPr>
            <w:ins w:id="10518" w:author="Александр" w:date="2020-04-13T07:15:00Z">
              <w:r>
                <w:rPr>
                  <w:rFonts w:ascii="Arial" w:hAnsi="Arial" w:cs="Arial"/>
                  <w:sz w:val="20"/>
                  <w:szCs w:val="20"/>
                </w:rPr>
                <w:t>39</w:t>
              </w:r>
            </w:ins>
            <w:del w:id="10519" w:author="Александр" w:date="2020-04-13T07:15:00Z">
              <w:r w:rsidR="00104664" w:rsidDel="005176CA">
                <w:rPr>
                  <w:rFonts w:ascii="Arial" w:hAnsi="Arial" w:cs="Arial"/>
                  <w:sz w:val="20"/>
                  <w:szCs w:val="20"/>
                </w:rPr>
                <w:delText>41</w:delText>
              </w:r>
            </w:del>
            <w:r w:rsidR="00EF0D30">
              <w:rPr>
                <w:rFonts w:ascii="Arial" w:hAnsi="Arial" w:cs="Arial"/>
                <w:sz w:val="20"/>
                <w:szCs w:val="20"/>
              </w:rPr>
              <w:t>.</w:t>
            </w:r>
          </w:p>
        </w:tc>
        <w:tc>
          <w:tcPr>
            <w:tcW w:w="390" w:type="pct"/>
          </w:tcPr>
          <w:p w14:paraId="25D5A556" w14:textId="4836E128" w:rsidR="00EF0D30" w:rsidRPr="00202A87" w:rsidRDefault="00EF0D30" w:rsidP="00EF0D30">
            <w:pPr>
              <w:jc w:val="left"/>
              <w:rPr>
                <w:rFonts w:ascii="Arial" w:hAnsi="Arial" w:cs="Arial"/>
                <w:sz w:val="20"/>
                <w:szCs w:val="20"/>
              </w:rPr>
            </w:pPr>
            <w:r w:rsidRPr="00202A87">
              <w:rPr>
                <w:rFonts w:ascii="Arial" w:hAnsi="Arial" w:cs="Arial"/>
                <w:sz w:val="20"/>
                <w:szCs w:val="20"/>
              </w:rPr>
              <w:t>Технические параметры</w:t>
            </w:r>
          </w:p>
        </w:tc>
        <w:tc>
          <w:tcPr>
            <w:tcW w:w="533" w:type="pct"/>
          </w:tcPr>
          <w:p w14:paraId="1034AA0A" w14:textId="17BB5DB4" w:rsidR="00EF0D30" w:rsidRPr="00202A87" w:rsidRDefault="00EF0D30" w:rsidP="00EF0D30">
            <w:pPr>
              <w:jc w:val="left"/>
              <w:rPr>
                <w:rFonts w:ascii="Arial" w:hAnsi="Arial" w:cs="Arial"/>
                <w:sz w:val="20"/>
                <w:szCs w:val="20"/>
              </w:rPr>
            </w:pPr>
            <w:r w:rsidRPr="00202A87">
              <w:rPr>
                <w:rFonts w:ascii="Arial" w:hAnsi="Arial" w:cs="Arial"/>
                <w:sz w:val="20"/>
                <w:szCs w:val="20"/>
              </w:rPr>
              <w:t>Значение признака</w:t>
            </w:r>
          </w:p>
        </w:tc>
        <w:tc>
          <w:tcPr>
            <w:tcW w:w="1109" w:type="pct"/>
          </w:tcPr>
          <w:p w14:paraId="4F6BF449" w14:textId="379F17E5" w:rsidR="00EF0D30" w:rsidRPr="00202A87" w:rsidRDefault="00EF0D30" w:rsidP="00EF0D30">
            <w:pPr>
              <w:jc w:val="left"/>
              <w:rPr>
                <w:rFonts w:ascii="Arial" w:hAnsi="Arial" w:cs="Arial"/>
                <w:sz w:val="20"/>
                <w:szCs w:val="20"/>
              </w:rPr>
            </w:pPr>
            <w:r w:rsidRPr="00202A87">
              <w:rPr>
                <w:rFonts w:ascii="Arial" w:hAnsi="Arial" w:cs="Arial"/>
                <w:sz w:val="20"/>
                <w:szCs w:val="20"/>
              </w:rPr>
              <w:t>Значения технических параметров/характеристик единиц оборудования</w:t>
            </w:r>
          </w:p>
        </w:tc>
        <w:tc>
          <w:tcPr>
            <w:tcW w:w="311" w:type="pct"/>
          </w:tcPr>
          <w:p w14:paraId="7B876643" w14:textId="6D64819B" w:rsidR="00EF0D30" w:rsidRPr="00202A87" w:rsidRDefault="00EF0D30" w:rsidP="00EF0D30">
            <w:pPr>
              <w:jc w:val="center"/>
              <w:rPr>
                <w:rFonts w:ascii="Arial" w:hAnsi="Arial" w:cs="Arial"/>
                <w:sz w:val="20"/>
                <w:szCs w:val="20"/>
              </w:rPr>
            </w:pPr>
          </w:p>
        </w:tc>
        <w:tc>
          <w:tcPr>
            <w:tcW w:w="487" w:type="pct"/>
          </w:tcPr>
          <w:p w14:paraId="146B1F10" w14:textId="50F02296" w:rsidR="00EF0D30" w:rsidRPr="00202A87" w:rsidRDefault="00EF0D30" w:rsidP="00EF0D30">
            <w:pPr>
              <w:jc w:val="center"/>
              <w:rPr>
                <w:rFonts w:ascii="Arial" w:hAnsi="Arial" w:cs="Arial"/>
                <w:sz w:val="20"/>
                <w:szCs w:val="20"/>
              </w:rPr>
            </w:pPr>
            <w:r w:rsidRPr="00202A87">
              <w:rPr>
                <w:rFonts w:ascii="Arial" w:hAnsi="Arial" w:cs="Arial"/>
                <w:sz w:val="20"/>
                <w:szCs w:val="20"/>
              </w:rPr>
              <w:t>AUSP-ATWRT</w:t>
            </w:r>
          </w:p>
        </w:tc>
        <w:tc>
          <w:tcPr>
            <w:tcW w:w="398" w:type="pct"/>
          </w:tcPr>
          <w:p w14:paraId="6C937310" w14:textId="481206AE"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6FB22D3D" w14:textId="6116EF61"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217E63E4" w14:textId="00C8BAFA"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08CAD682" w14:textId="64D4E8E8"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w:t>
            </w:r>
          </w:p>
        </w:tc>
        <w:tc>
          <w:tcPr>
            <w:tcW w:w="343" w:type="pct"/>
          </w:tcPr>
          <w:p w14:paraId="6893E0F0" w14:textId="56F7FBC6"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SAP</w:t>
            </w:r>
          </w:p>
        </w:tc>
      </w:tr>
      <w:tr w:rsidR="00EF0D30" w:rsidRPr="0086487D" w14:paraId="6BD2DE17" w14:textId="77777777" w:rsidTr="002E4C10">
        <w:trPr>
          <w:cantSplit/>
          <w:trHeight w:val="686"/>
        </w:trPr>
        <w:tc>
          <w:tcPr>
            <w:tcW w:w="186" w:type="pct"/>
          </w:tcPr>
          <w:p w14:paraId="2B843783" w14:textId="7BD68A7A" w:rsidR="00EF0D30" w:rsidRDefault="00104664" w:rsidP="00EF0D30">
            <w:pPr>
              <w:rPr>
                <w:rFonts w:ascii="Arial" w:hAnsi="Arial" w:cs="Arial"/>
                <w:sz w:val="20"/>
                <w:szCs w:val="20"/>
              </w:rPr>
            </w:pPr>
            <w:r>
              <w:rPr>
                <w:rFonts w:ascii="Arial" w:hAnsi="Arial" w:cs="Arial"/>
                <w:sz w:val="20"/>
                <w:szCs w:val="20"/>
              </w:rPr>
              <w:lastRenderedPageBreak/>
              <w:t>4</w:t>
            </w:r>
            <w:ins w:id="10520" w:author="Александр" w:date="2020-04-13T07:16:00Z">
              <w:r w:rsidR="005176CA">
                <w:rPr>
                  <w:rFonts w:ascii="Arial" w:hAnsi="Arial" w:cs="Arial"/>
                  <w:sz w:val="20"/>
                  <w:szCs w:val="20"/>
                </w:rPr>
                <w:t>0</w:t>
              </w:r>
            </w:ins>
            <w:del w:id="10521" w:author="Александр" w:date="2020-04-13T07:16:00Z">
              <w:r w:rsidDel="005176CA">
                <w:rPr>
                  <w:rFonts w:ascii="Arial" w:hAnsi="Arial" w:cs="Arial"/>
                  <w:sz w:val="20"/>
                  <w:szCs w:val="20"/>
                </w:rPr>
                <w:delText>2</w:delText>
              </w:r>
            </w:del>
            <w:r w:rsidR="00EF0D30">
              <w:rPr>
                <w:rFonts w:ascii="Arial" w:hAnsi="Arial" w:cs="Arial"/>
                <w:sz w:val="20"/>
                <w:szCs w:val="20"/>
              </w:rPr>
              <w:t>.</w:t>
            </w:r>
          </w:p>
        </w:tc>
        <w:tc>
          <w:tcPr>
            <w:tcW w:w="390" w:type="pct"/>
          </w:tcPr>
          <w:p w14:paraId="0A525D7B" w14:textId="139EF7D1" w:rsidR="00EF0D30" w:rsidRPr="00202A87" w:rsidRDefault="00EF0D30" w:rsidP="00EF0D30">
            <w:pPr>
              <w:jc w:val="left"/>
              <w:rPr>
                <w:rFonts w:ascii="Arial" w:hAnsi="Arial" w:cs="Arial"/>
                <w:sz w:val="20"/>
                <w:szCs w:val="20"/>
              </w:rPr>
            </w:pPr>
            <w:r w:rsidRPr="00202A87">
              <w:rPr>
                <w:rFonts w:ascii="Arial" w:hAnsi="Arial" w:cs="Arial"/>
                <w:sz w:val="20"/>
                <w:szCs w:val="20"/>
              </w:rPr>
              <w:t>Гарантии поставщика</w:t>
            </w:r>
          </w:p>
        </w:tc>
        <w:tc>
          <w:tcPr>
            <w:tcW w:w="533" w:type="pct"/>
          </w:tcPr>
          <w:p w14:paraId="14D8F6B4" w14:textId="5495DBAD" w:rsidR="00EF0D30" w:rsidRPr="00202A87" w:rsidRDefault="00EF0D30" w:rsidP="00EF0D30">
            <w:pPr>
              <w:jc w:val="left"/>
              <w:rPr>
                <w:rFonts w:ascii="Arial" w:hAnsi="Arial" w:cs="Arial"/>
                <w:sz w:val="20"/>
                <w:szCs w:val="20"/>
              </w:rPr>
            </w:pPr>
            <w:r w:rsidRPr="00202A87">
              <w:rPr>
                <w:rFonts w:ascii="Arial" w:hAnsi="Arial" w:cs="Arial"/>
                <w:sz w:val="20"/>
                <w:szCs w:val="20"/>
              </w:rPr>
              <w:t>Начало гарантии</w:t>
            </w:r>
          </w:p>
        </w:tc>
        <w:tc>
          <w:tcPr>
            <w:tcW w:w="1109" w:type="pct"/>
          </w:tcPr>
          <w:p w14:paraId="627D01A6" w14:textId="5DF7A710" w:rsidR="00EF0D30" w:rsidRPr="00202A87" w:rsidRDefault="00EF0D30" w:rsidP="00EF0D30">
            <w:pPr>
              <w:jc w:val="left"/>
              <w:rPr>
                <w:rFonts w:ascii="Arial" w:hAnsi="Arial" w:cs="Arial"/>
                <w:sz w:val="20"/>
                <w:szCs w:val="20"/>
              </w:rPr>
            </w:pPr>
            <w:r w:rsidRPr="00202A87">
              <w:rPr>
                <w:rFonts w:ascii="Arial" w:hAnsi="Arial" w:cs="Arial"/>
                <w:sz w:val="20"/>
                <w:szCs w:val="20"/>
              </w:rPr>
              <w:t>Дата начала гарантии</w:t>
            </w:r>
          </w:p>
        </w:tc>
        <w:tc>
          <w:tcPr>
            <w:tcW w:w="311" w:type="pct"/>
          </w:tcPr>
          <w:p w14:paraId="70C54B1E" w14:textId="77777777"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DATS, 8</w:t>
            </w:r>
          </w:p>
          <w:p w14:paraId="70B5283A" w14:textId="77777777" w:rsidR="00EF0D30" w:rsidRPr="00202A87" w:rsidRDefault="00EF0D30" w:rsidP="00EF0D30">
            <w:pPr>
              <w:rPr>
                <w:rFonts w:ascii="Arial" w:hAnsi="Arial" w:cs="Arial"/>
                <w:sz w:val="20"/>
                <w:szCs w:val="20"/>
                <w:lang w:val="en-US"/>
              </w:rPr>
            </w:pPr>
          </w:p>
        </w:tc>
        <w:tc>
          <w:tcPr>
            <w:tcW w:w="487" w:type="pct"/>
          </w:tcPr>
          <w:p w14:paraId="70D51AA0" w14:textId="3C354404" w:rsidR="00EF0D30" w:rsidRPr="00202A87" w:rsidRDefault="00EF0D30" w:rsidP="00EF0D30">
            <w:pPr>
              <w:jc w:val="center"/>
              <w:rPr>
                <w:rFonts w:ascii="Arial" w:hAnsi="Arial" w:cs="Arial"/>
                <w:sz w:val="20"/>
                <w:szCs w:val="20"/>
              </w:rPr>
            </w:pPr>
            <w:r w:rsidRPr="00202A87">
              <w:rPr>
                <w:rFonts w:ascii="Arial" w:hAnsi="Arial" w:cs="Arial"/>
                <w:sz w:val="20"/>
                <w:szCs w:val="20"/>
                <w:lang w:val="en-US"/>
              </w:rPr>
              <w:t>EQUI-</w:t>
            </w:r>
            <w:r w:rsidRPr="00202A87">
              <w:rPr>
                <w:rFonts w:ascii="Arial" w:hAnsi="Arial" w:cs="Arial"/>
                <w:sz w:val="20"/>
                <w:szCs w:val="20"/>
              </w:rPr>
              <w:t>GWLDT</w:t>
            </w:r>
          </w:p>
        </w:tc>
        <w:tc>
          <w:tcPr>
            <w:tcW w:w="398" w:type="pct"/>
          </w:tcPr>
          <w:p w14:paraId="3A6B5925" w14:textId="7697246A"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4347C55F" w14:textId="47EA4C8E"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336B9AB0" w14:textId="2FB9B33B"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421A2F39" w14:textId="3D9DABCF"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w:t>
            </w:r>
          </w:p>
        </w:tc>
        <w:tc>
          <w:tcPr>
            <w:tcW w:w="343" w:type="pct"/>
          </w:tcPr>
          <w:p w14:paraId="01927D05" w14:textId="0282BF90"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SAP</w:t>
            </w:r>
          </w:p>
        </w:tc>
      </w:tr>
      <w:tr w:rsidR="00EF0D30" w:rsidRPr="0086487D" w14:paraId="6608254F" w14:textId="77777777" w:rsidTr="002E4C10">
        <w:trPr>
          <w:cantSplit/>
          <w:trHeight w:val="686"/>
        </w:trPr>
        <w:tc>
          <w:tcPr>
            <w:tcW w:w="186" w:type="pct"/>
          </w:tcPr>
          <w:p w14:paraId="12AF2F57" w14:textId="7028CFA3" w:rsidR="00EF0D30" w:rsidRDefault="00104664" w:rsidP="00EF0D30">
            <w:pPr>
              <w:rPr>
                <w:rFonts w:ascii="Arial" w:hAnsi="Arial" w:cs="Arial"/>
                <w:sz w:val="20"/>
                <w:szCs w:val="20"/>
              </w:rPr>
            </w:pPr>
            <w:r>
              <w:rPr>
                <w:rFonts w:ascii="Arial" w:hAnsi="Arial" w:cs="Arial"/>
                <w:sz w:val="20"/>
                <w:szCs w:val="20"/>
              </w:rPr>
              <w:t>4</w:t>
            </w:r>
            <w:ins w:id="10522" w:author="Александр" w:date="2020-04-13T07:16:00Z">
              <w:r w:rsidR="005176CA">
                <w:rPr>
                  <w:rFonts w:ascii="Arial" w:hAnsi="Arial" w:cs="Arial"/>
                  <w:sz w:val="20"/>
                  <w:szCs w:val="20"/>
                </w:rPr>
                <w:t>1</w:t>
              </w:r>
            </w:ins>
            <w:del w:id="10523" w:author="Александр" w:date="2020-04-13T07:16:00Z">
              <w:r w:rsidDel="005176CA">
                <w:rPr>
                  <w:rFonts w:ascii="Arial" w:hAnsi="Arial" w:cs="Arial"/>
                  <w:sz w:val="20"/>
                  <w:szCs w:val="20"/>
                </w:rPr>
                <w:delText>3</w:delText>
              </w:r>
            </w:del>
            <w:r w:rsidR="00EF0D30">
              <w:rPr>
                <w:rFonts w:ascii="Arial" w:hAnsi="Arial" w:cs="Arial"/>
                <w:sz w:val="20"/>
                <w:szCs w:val="20"/>
              </w:rPr>
              <w:t>.</w:t>
            </w:r>
          </w:p>
        </w:tc>
        <w:tc>
          <w:tcPr>
            <w:tcW w:w="390" w:type="pct"/>
          </w:tcPr>
          <w:p w14:paraId="65B7CB5C" w14:textId="618C36E4" w:rsidR="00EF0D30" w:rsidRPr="00202A87" w:rsidRDefault="00EF0D30" w:rsidP="00EF0D30">
            <w:pPr>
              <w:jc w:val="left"/>
              <w:rPr>
                <w:rFonts w:ascii="Arial" w:hAnsi="Arial" w:cs="Arial"/>
                <w:sz w:val="20"/>
                <w:szCs w:val="20"/>
              </w:rPr>
            </w:pPr>
            <w:r w:rsidRPr="00202A87">
              <w:rPr>
                <w:rFonts w:ascii="Arial" w:hAnsi="Arial" w:cs="Arial"/>
                <w:sz w:val="20"/>
                <w:szCs w:val="20"/>
              </w:rPr>
              <w:t>Гарантии поставщика</w:t>
            </w:r>
          </w:p>
        </w:tc>
        <w:tc>
          <w:tcPr>
            <w:tcW w:w="533" w:type="pct"/>
          </w:tcPr>
          <w:p w14:paraId="57016F72" w14:textId="5B22B7F2" w:rsidR="00EF0D30" w:rsidRPr="00202A87" w:rsidRDefault="00EF0D30" w:rsidP="00EF0D30">
            <w:pPr>
              <w:jc w:val="left"/>
              <w:rPr>
                <w:rFonts w:ascii="Arial" w:hAnsi="Arial" w:cs="Arial"/>
                <w:sz w:val="20"/>
                <w:szCs w:val="20"/>
              </w:rPr>
            </w:pPr>
            <w:r w:rsidRPr="00202A87">
              <w:rPr>
                <w:rFonts w:ascii="Arial" w:hAnsi="Arial" w:cs="Arial"/>
                <w:sz w:val="20"/>
                <w:szCs w:val="20"/>
              </w:rPr>
              <w:t>Конец гарантии</w:t>
            </w:r>
          </w:p>
        </w:tc>
        <w:tc>
          <w:tcPr>
            <w:tcW w:w="1109" w:type="pct"/>
          </w:tcPr>
          <w:p w14:paraId="6D1D5F3F" w14:textId="00D0FD17" w:rsidR="00EF0D30" w:rsidRPr="00202A87" w:rsidRDefault="00EF0D30" w:rsidP="00EF0D30">
            <w:pPr>
              <w:jc w:val="left"/>
              <w:rPr>
                <w:rFonts w:ascii="Arial" w:hAnsi="Arial" w:cs="Arial"/>
                <w:sz w:val="20"/>
                <w:szCs w:val="20"/>
              </w:rPr>
            </w:pPr>
            <w:r w:rsidRPr="00202A87">
              <w:rPr>
                <w:rFonts w:ascii="Arial" w:hAnsi="Arial" w:cs="Arial"/>
                <w:sz w:val="20"/>
                <w:szCs w:val="20"/>
              </w:rPr>
              <w:t>Дата окончания гарантии</w:t>
            </w:r>
          </w:p>
        </w:tc>
        <w:tc>
          <w:tcPr>
            <w:tcW w:w="311" w:type="pct"/>
          </w:tcPr>
          <w:p w14:paraId="1ADBF73D" w14:textId="307309DE"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DATS, 8</w:t>
            </w:r>
          </w:p>
        </w:tc>
        <w:tc>
          <w:tcPr>
            <w:tcW w:w="487" w:type="pct"/>
          </w:tcPr>
          <w:p w14:paraId="03A8A2AD" w14:textId="714128AE" w:rsidR="00EF0D30" w:rsidRPr="00202A87" w:rsidRDefault="00EF0D30" w:rsidP="00EF0D30">
            <w:pPr>
              <w:jc w:val="center"/>
              <w:rPr>
                <w:rFonts w:ascii="Arial" w:hAnsi="Arial" w:cs="Arial"/>
                <w:sz w:val="20"/>
                <w:szCs w:val="20"/>
              </w:rPr>
            </w:pPr>
            <w:r w:rsidRPr="00202A87">
              <w:rPr>
                <w:rFonts w:ascii="Arial" w:hAnsi="Arial" w:cs="Arial"/>
                <w:sz w:val="20"/>
                <w:szCs w:val="20"/>
                <w:lang w:val="en-US"/>
              </w:rPr>
              <w:t>EQUI-</w:t>
            </w:r>
            <w:r w:rsidRPr="00202A87">
              <w:rPr>
                <w:rFonts w:ascii="Arial" w:hAnsi="Arial" w:cs="Arial"/>
                <w:sz w:val="20"/>
                <w:szCs w:val="20"/>
              </w:rPr>
              <w:t>GWLEN</w:t>
            </w:r>
          </w:p>
        </w:tc>
        <w:tc>
          <w:tcPr>
            <w:tcW w:w="398" w:type="pct"/>
          </w:tcPr>
          <w:p w14:paraId="77756D35" w14:textId="1F5CE33B"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6EEB8A74" w14:textId="0287C825"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5D2B7C40" w14:textId="021DB0EF"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684A83AE" w14:textId="497C38D9"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w:t>
            </w:r>
          </w:p>
        </w:tc>
        <w:tc>
          <w:tcPr>
            <w:tcW w:w="343" w:type="pct"/>
          </w:tcPr>
          <w:p w14:paraId="0DAAA1A6" w14:textId="6CFBA89D"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SAP</w:t>
            </w:r>
          </w:p>
        </w:tc>
      </w:tr>
      <w:tr w:rsidR="00EF0D30" w:rsidRPr="0086487D" w14:paraId="2E64EC2D" w14:textId="77777777" w:rsidTr="002E4C10">
        <w:trPr>
          <w:cantSplit/>
          <w:trHeight w:val="686"/>
        </w:trPr>
        <w:tc>
          <w:tcPr>
            <w:tcW w:w="186" w:type="pct"/>
          </w:tcPr>
          <w:p w14:paraId="633D6FD8" w14:textId="7B29EA90" w:rsidR="00EF0D30" w:rsidRDefault="00104664" w:rsidP="00EF0D30">
            <w:pPr>
              <w:rPr>
                <w:rFonts w:ascii="Arial" w:hAnsi="Arial" w:cs="Arial"/>
                <w:sz w:val="20"/>
                <w:szCs w:val="20"/>
              </w:rPr>
            </w:pPr>
            <w:r>
              <w:rPr>
                <w:rFonts w:ascii="Arial" w:hAnsi="Arial" w:cs="Arial"/>
                <w:sz w:val="20"/>
                <w:szCs w:val="20"/>
              </w:rPr>
              <w:t>4</w:t>
            </w:r>
            <w:ins w:id="10524" w:author="Александр" w:date="2020-04-13T07:16:00Z">
              <w:r w:rsidR="005176CA">
                <w:rPr>
                  <w:rFonts w:ascii="Arial" w:hAnsi="Arial" w:cs="Arial"/>
                  <w:sz w:val="20"/>
                  <w:szCs w:val="20"/>
                </w:rPr>
                <w:t>2</w:t>
              </w:r>
            </w:ins>
            <w:del w:id="10525" w:author="Александр" w:date="2020-04-13T07:16:00Z">
              <w:r w:rsidDel="005176CA">
                <w:rPr>
                  <w:rFonts w:ascii="Arial" w:hAnsi="Arial" w:cs="Arial"/>
                  <w:sz w:val="20"/>
                  <w:szCs w:val="20"/>
                </w:rPr>
                <w:delText>4</w:delText>
              </w:r>
            </w:del>
            <w:r w:rsidR="00EF0D30">
              <w:rPr>
                <w:rFonts w:ascii="Arial" w:hAnsi="Arial" w:cs="Arial"/>
                <w:sz w:val="20"/>
                <w:szCs w:val="20"/>
              </w:rPr>
              <w:t>.</w:t>
            </w:r>
          </w:p>
        </w:tc>
        <w:tc>
          <w:tcPr>
            <w:tcW w:w="390" w:type="pct"/>
          </w:tcPr>
          <w:p w14:paraId="46F894E6" w14:textId="2DC1B3CA" w:rsidR="00EF0D30" w:rsidRPr="00202A87" w:rsidRDefault="00EF0D30" w:rsidP="00EF0D30">
            <w:pPr>
              <w:jc w:val="left"/>
              <w:rPr>
                <w:rFonts w:ascii="Arial" w:hAnsi="Arial" w:cs="Arial"/>
                <w:sz w:val="20"/>
                <w:szCs w:val="20"/>
              </w:rPr>
            </w:pPr>
            <w:r w:rsidRPr="00202A87">
              <w:rPr>
                <w:rFonts w:ascii="Arial" w:hAnsi="Arial" w:cs="Arial"/>
                <w:sz w:val="20"/>
                <w:szCs w:val="20"/>
              </w:rPr>
              <w:t>Гарантии поставщика</w:t>
            </w:r>
          </w:p>
        </w:tc>
        <w:tc>
          <w:tcPr>
            <w:tcW w:w="533" w:type="pct"/>
          </w:tcPr>
          <w:p w14:paraId="497516D1" w14:textId="52ED8EE2" w:rsidR="00EF0D30" w:rsidRPr="00202A87" w:rsidRDefault="00EF0D30" w:rsidP="00EF0D30">
            <w:pPr>
              <w:jc w:val="left"/>
              <w:rPr>
                <w:rFonts w:ascii="Arial" w:hAnsi="Arial" w:cs="Arial"/>
                <w:sz w:val="20"/>
                <w:szCs w:val="20"/>
              </w:rPr>
            </w:pPr>
            <w:r w:rsidRPr="00202A87">
              <w:rPr>
                <w:rFonts w:ascii="Arial" w:hAnsi="Arial" w:cs="Arial"/>
                <w:sz w:val="20"/>
                <w:szCs w:val="20"/>
              </w:rPr>
              <w:t>Образец гарантии</w:t>
            </w:r>
          </w:p>
        </w:tc>
        <w:tc>
          <w:tcPr>
            <w:tcW w:w="1109" w:type="pct"/>
          </w:tcPr>
          <w:p w14:paraId="2BF932E8" w14:textId="0994F054" w:rsidR="00EF0D30" w:rsidRPr="00202A87" w:rsidRDefault="00EF0D30" w:rsidP="00EF0D30">
            <w:pPr>
              <w:jc w:val="left"/>
              <w:rPr>
                <w:rFonts w:ascii="Arial" w:hAnsi="Arial" w:cs="Arial"/>
                <w:sz w:val="20"/>
                <w:szCs w:val="20"/>
              </w:rPr>
            </w:pPr>
            <w:r w:rsidRPr="00202A87">
              <w:rPr>
                <w:rFonts w:ascii="Arial" w:hAnsi="Arial" w:cs="Arial"/>
                <w:sz w:val="20"/>
                <w:szCs w:val="20"/>
              </w:rPr>
              <w:t>Типовая гарантия</w:t>
            </w:r>
          </w:p>
        </w:tc>
        <w:tc>
          <w:tcPr>
            <w:tcW w:w="311" w:type="pct"/>
          </w:tcPr>
          <w:p w14:paraId="1222C61A" w14:textId="401F2E06"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CHAR, 20</w:t>
            </w:r>
          </w:p>
        </w:tc>
        <w:tc>
          <w:tcPr>
            <w:tcW w:w="487" w:type="pct"/>
          </w:tcPr>
          <w:p w14:paraId="5B16826D" w14:textId="6BC27EF0" w:rsidR="00EF0D30" w:rsidRPr="00202A87" w:rsidRDefault="00EF0D30" w:rsidP="00EF0D30">
            <w:pPr>
              <w:jc w:val="center"/>
              <w:rPr>
                <w:rFonts w:ascii="Arial" w:hAnsi="Arial" w:cs="Arial"/>
                <w:sz w:val="20"/>
                <w:szCs w:val="20"/>
              </w:rPr>
            </w:pPr>
            <w:r w:rsidRPr="00202A87">
              <w:rPr>
                <w:rFonts w:ascii="Arial" w:hAnsi="Arial" w:cs="Arial"/>
                <w:sz w:val="20"/>
                <w:szCs w:val="20"/>
                <w:lang w:val="en-US"/>
              </w:rPr>
              <w:t>EQUI-</w:t>
            </w:r>
            <w:r w:rsidRPr="00202A87">
              <w:rPr>
                <w:rFonts w:ascii="Arial" w:hAnsi="Arial" w:cs="Arial"/>
                <w:sz w:val="20"/>
                <w:szCs w:val="20"/>
              </w:rPr>
              <w:t>MGANR</w:t>
            </w:r>
          </w:p>
        </w:tc>
        <w:tc>
          <w:tcPr>
            <w:tcW w:w="398" w:type="pct"/>
          </w:tcPr>
          <w:p w14:paraId="0996652B" w14:textId="4986177D"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69B3E6BB" w14:textId="2E15DDC7"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35A7720B" w14:textId="48197F47"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73CEEF3A" w14:textId="22E75C0A" w:rsidR="00EF0D30" w:rsidRPr="00202A87" w:rsidRDefault="00EF0D30" w:rsidP="00EF0D30">
            <w:pPr>
              <w:jc w:val="center"/>
              <w:rPr>
                <w:rFonts w:ascii="Arial" w:hAnsi="Arial" w:cs="Arial"/>
                <w:sz w:val="20"/>
                <w:szCs w:val="20"/>
                <w:lang w:val="en-US"/>
              </w:rPr>
            </w:pPr>
            <w:r w:rsidRPr="00202A87">
              <w:rPr>
                <w:rFonts w:ascii="Arial" w:hAnsi="Arial" w:cs="Arial"/>
                <w:sz w:val="20"/>
                <w:szCs w:val="20"/>
              </w:rPr>
              <w:t>Выбор из справочника</w:t>
            </w:r>
          </w:p>
        </w:tc>
        <w:tc>
          <w:tcPr>
            <w:tcW w:w="343" w:type="pct"/>
          </w:tcPr>
          <w:p w14:paraId="64BC7F1A" w14:textId="55CE1DBB" w:rsidR="00EF0D30" w:rsidRPr="00202A87" w:rsidRDefault="00337234" w:rsidP="00EF0D30">
            <w:pPr>
              <w:jc w:val="center"/>
              <w:rPr>
                <w:rFonts w:ascii="Arial" w:hAnsi="Arial" w:cs="Arial"/>
                <w:sz w:val="20"/>
                <w:szCs w:val="20"/>
              </w:rPr>
            </w:pPr>
            <w:ins w:id="10526" w:author="Владимир Лаут" w:date="2021-04-07T13:06:00Z">
              <w:r w:rsidRPr="00202A87">
                <w:rPr>
                  <w:rFonts w:ascii="Arial" w:hAnsi="Arial" w:cs="Arial"/>
                  <w:sz w:val="20"/>
                  <w:szCs w:val="20"/>
                  <w:lang w:val="en-US"/>
                </w:rPr>
                <w:t>SAP</w:t>
              </w:r>
            </w:ins>
            <w:del w:id="10527" w:author="Владимир Лаут" w:date="2021-04-07T13:06:00Z">
              <w:r w:rsidR="00EF0D30" w:rsidRPr="00202A87" w:rsidDel="00337234">
                <w:rPr>
                  <w:rFonts w:ascii="Arial" w:hAnsi="Arial" w:cs="Arial"/>
                  <w:sz w:val="20"/>
                  <w:szCs w:val="20"/>
                </w:rPr>
                <w:delText>???</w:delText>
              </w:r>
            </w:del>
          </w:p>
        </w:tc>
      </w:tr>
      <w:tr w:rsidR="00EF0D30" w:rsidRPr="0086487D" w14:paraId="2EF07BB5" w14:textId="77777777" w:rsidTr="002E4C10">
        <w:trPr>
          <w:cantSplit/>
          <w:trHeight w:val="686"/>
        </w:trPr>
        <w:tc>
          <w:tcPr>
            <w:tcW w:w="186" w:type="pct"/>
          </w:tcPr>
          <w:p w14:paraId="766A4388" w14:textId="28B54B35" w:rsidR="00EF0D30" w:rsidRDefault="00104664" w:rsidP="00EF0D30">
            <w:pPr>
              <w:rPr>
                <w:rFonts w:ascii="Arial" w:hAnsi="Arial" w:cs="Arial"/>
                <w:sz w:val="20"/>
                <w:szCs w:val="20"/>
              </w:rPr>
            </w:pPr>
            <w:r>
              <w:rPr>
                <w:rFonts w:ascii="Arial" w:hAnsi="Arial" w:cs="Arial"/>
                <w:sz w:val="20"/>
                <w:szCs w:val="20"/>
              </w:rPr>
              <w:t>4</w:t>
            </w:r>
            <w:ins w:id="10528" w:author="Александр" w:date="2020-04-13T07:16:00Z">
              <w:r w:rsidR="005176CA">
                <w:rPr>
                  <w:rFonts w:ascii="Arial" w:hAnsi="Arial" w:cs="Arial"/>
                  <w:sz w:val="20"/>
                  <w:szCs w:val="20"/>
                </w:rPr>
                <w:t>3</w:t>
              </w:r>
            </w:ins>
            <w:del w:id="10529" w:author="Александр" w:date="2020-04-13T07:16:00Z">
              <w:r w:rsidDel="005176CA">
                <w:rPr>
                  <w:rFonts w:ascii="Arial" w:hAnsi="Arial" w:cs="Arial"/>
                  <w:sz w:val="20"/>
                  <w:szCs w:val="20"/>
                </w:rPr>
                <w:delText>5</w:delText>
              </w:r>
            </w:del>
            <w:r w:rsidR="00EF0D30">
              <w:rPr>
                <w:rFonts w:ascii="Arial" w:hAnsi="Arial" w:cs="Arial"/>
                <w:sz w:val="20"/>
                <w:szCs w:val="20"/>
              </w:rPr>
              <w:t>.</w:t>
            </w:r>
          </w:p>
        </w:tc>
        <w:tc>
          <w:tcPr>
            <w:tcW w:w="390" w:type="pct"/>
          </w:tcPr>
          <w:p w14:paraId="65ADB72F" w14:textId="65390332" w:rsidR="00EF0D30" w:rsidRPr="00202A87" w:rsidRDefault="00EF0D30" w:rsidP="00EF0D30">
            <w:pPr>
              <w:jc w:val="left"/>
              <w:rPr>
                <w:rFonts w:ascii="Arial" w:hAnsi="Arial" w:cs="Arial"/>
                <w:sz w:val="20"/>
                <w:szCs w:val="20"/>
              </w:rPr>
            </w:pPr>
            <w:r w:rsidRPr="00202A87">
              <w:rPr>
                <w:rFonts w:ascii="Arial" w:hAnsi="Arial" w:cs="Arial"/>
                <w:sz w:val="20"/>
                <w:szCs w:val="20"/>
              </w:rPr>
              <w:t>Гарантии поставщика</w:t>
            </w:r>
          </w:p>
        </w:tc>
        <w:tc>
          <w:tcPr>
            <w:tcW w:w="533" w:type="pct"/>
          </w:tcPr>
          <w:p w14:paraId="54596CCD" w14:textId="42DEF6A3" w:rsidR="00EF0D30" w:rsidRPr="00202A87" w:rsidRDefault="00EF0D30" w:rsidP="00EF0D30">
            <w:pPr>
              <w:jc w:val="left"/>
              <w:rPr>
                <w:rFonts w:ascii="Arial" w:hAnsi="Arial" w:cs="Arial"/>
                <w:sz w:val="20"/>
                <w:szCs w:val="20"/>
              </w:rPr>
            </w:pPr>
            <w:r w:rsidRPr="00202A87">
              <w:rPr>
                <w:rFonts w:ascii="Arial" w:hAnsi="Arial" w:cs="Arial"/>
                <w:sz w:val="20"/>
                <w:szCs w:val="20"/>
              </w:rPr>
              <w:t xml:space="preserve">Наследовать гарантии </w:t>
            </w:r>
            <w:proofErr w:type="spellStart"/>
            <w:r w:rsidRPr="00202A87">
              <w:rPr>
                <w:rFonts w:ascii="Arial" w:hAnsi="Arial" w:cs="Arial"/>
                <w:sz w:val="20"/>
                <w:szCs w:val="20"/>
              </w:rPr>
              <w:t>свеху</w:t>
            </w:r>
            <w:proofErr w:type="spellEnd"/>
          </w:p>
        </w:tc>
        <w:tc>
          <w:tcPr>
            <w:tcW w:w="1109" w:type="pct"/>
          </w:tcPr>
          <w:p w14:paraId="05AFCF71" w14:textId="53181F29" w:rsidR="00EF0D30" w:rsidRPr="00202A87" w:rsidRDefault="00EF0D30" w:rsidP="00EF0D30">
            <w:pPr>
              <w:jc w:val="left"/>
              <w:rPr>
                <w:rFonts w:ascii="Arial" w:hAnsi="Arial" w:cs="Arial"/>
                <w:sz w:val="20"/>
                <w:szCs w:val="20"/>
              </w:rPr>
            </w:pPr>
            <w:r w:rsidRPr="00202A87">
              <w:rPr>
                <w:rFonts w:ascii="Arial" w:hAnsi="Arial" w:cs="Arial"/>
                <w:sz w:val="20"/>
                <w:szCs w:val="20"/>
              </w:rPr>
              <w:t>Установить</w:t>
            </w:r>
          </w:p>
        </w:tc>
        <w:tc>
          <w:tcPr>
            <w:tcW w:w="311" w:type="pct"/>
          </w:tcPr>
          <w:p w14:paraId="44B5C2CB" w14:textId="293DBFD3" w:rsidR="00EF0D30" w:rsidRPr="00202A87" w:rsidRDefault="00EF0D30" w:rsidP="00EF0D30">
            <w:pPr>
              <w:jc w:val="center"/>
              <w:rPr>
                <w:rFonts w:ascii="Arial" w:hAnsi="Arial" w:cs="Arial"/>
                <w:sz w:val="20"/>
                <w:szCs w:val="20"/>
              </w:rPr>
            </w:pPr>
            <w:r w:rsidRPr="00202A87">
              <w:rPr>
                <w:rFonts w:ascii="Arial" w:hAnsi="Arial" w:cs="Arial"/>
                <w:sz w:val="20"/>
                <w:szCs w:val="20"/>
                <w:lang w:val="en-US"/>
              </w:rPr>
              <w:t xml:space="preserve">CHAR, </w:t>
            </w:r>
            <w:r w:rsidRPr="00202A87">
              <w:rPr>
                <w:rFonts w:ascii="Arial" w:hAnsi="Arial" w:cs="Arial"/>
                <w:sz w:val="20"/>
                <w:szCs w:val="20"/>
              </w:rPr>
              <w:t>1</w:t>
            </w:r>
          </w:p>
        </w:tc>
        <w:tc>
          <w:tcPr>
            <w:tcW w:w="487" w:type="pct"/>
          </w:tcPr>
          <w:p w14:paraId="0BFECE0D" w14:textId="2E72122E" w:rsidR="00EF0D30" w:rsidRPr="00202A87" w:rsidRDefault="00EF0D30" w:rsidP="00EF0D30">
            <w:pPr>
              <w:jc w:val="center"/>
              <w:rPr>
                <w:rFonts w:ascii="Arial" w:hAnsi="Arial" w:cs="Arial"/>
                <w:sz w:val="20"/>
                <w:szCs w:val="20"/>
              </w:rPr>
            </w:pPr>
            <w:r w:rsidRPr="00202A87">
              <w:rPr>
                <w:rFonts w:ascii="Arial" w:hAnsi="Arial" w:cs="Arial"/>
                <w:sz w:val="20"/>
                <w:szCs w:val="20"/>
              </w:rPr>
              <w:t>BGMKOBJ</w:t>
            </w:r>
            <w:r w:rsidRPr="00202A87">
              <w:rPr>
                <w:rFonts w:ascii="Arial" w:hAnsi="Arial" w:cs="Arial"/>
                <w:sz w:val="20"/>
                <w:szCs w:val="20"/>
                <w:lang w:val="en-US"/>
              </w:rPr>
              <w:t>-</w:t>
            </w:r>
            <w:r w:rsidRPr="00202A87">
              <w:rPr>
                <w:rFonts w:ascii="Arial" w:hAnsi="Arial" w:cs="Arial"/>
                <w:sz w:val="20"/>
                <w:szCs w:val="20"/>
              </w:rPr>
              <w:t>GAERB</w:t>
            </w:r>
          </w:p>
        </w:tc>
        <w:tc>
          <w:tcPr>
            <w:tcW w:w="398" w:type="pct"/>
          </w:tcPr>
          <w:p w14:paraId="49337634" w14:textId="383FF412"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564A8C8B" w14:textId="17E9E6D3"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04FEA0AB" w14:textId="15349CB4"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37667060" w14:textId="4A76C54F"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w:t>
            </w:r>
          </w:p>
        </w:tc>
        <w:tc>
          <w:tcPr>
            <w:tcW w:w="343" w:type="pct"/>
          </w:tcPr>
          <w:p w14:paraId="6FF1EBD0" w14:textId="5A40199D"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SAP</w:t>
            </w:r>
          </w:p>
        </w:tc>
      </w:tr>
      <w:tr w:rsidR="00EF0D30" w:rsidRPr="0086487D" w14:paraId="03E0A01A" w14:textId="77777777" w:rsidTr="002E4C10">
        <w:trPr>
          <w:cantSplit/>
          <w:trHeight w:val="686"/>
        </w:trPr>
        <w:tc>
          <w:tcPr>
            <w:tcW w:w="186" w:type="pct"/>
          </w:tcPr>
          <w:p w14:paraId="68F082E0" w14:textId="63F32293" w:rsidR="00EF0D30" w:rsidRDefault="00104664" w:rsidP="00EF0D30">
            <w:pPr>
              <w:rPr>
                <w:rFonts w:ascii="Arial" w:hAnsi="Arial" w:cs="Arial"/>
                <w:sz w:val="20"/>
                <w:szCs w:val="20"/>
              </w:rPr>
            </w:pPr>
            <w:r>
              <w:rPr>
                <w:rFonts w:ascii="Arial" w:hAnsi="Arial" w:cs="Arial"/>
                <w:sz w:val="20"/>
                <w:szCs w:val="20"/>
              </w:rPr>
              <w:t>4</w:t>
            </w:r>
            <w:ins w:id="10530" w:author="Александр" w:date="2020-04-13T07:16:00Z">
              <w:r w:rsidR="005176CA">
                <w:rPr>
                  <w:rFonts w:ascii="Arial" w:hAnsi="Arial" w:cs="Arial"/>
                  <w:sz w:val="20"/>
                  <w:szCs w:val="20"/>
                </w:rPr>
                <w:t>4</w:t>
              </w:r>
            </w:ins>
            <w:del w:id="10531" w:author="Александр" w:date="2020-04-13T07:16:00Z">
              <w:r w:rsidDel="005176CA">
                <w:rPr>
                  <w:rFonts w:ascii="Arial" w:hAnsi="Arial" w:cs="Arial"/>
                  <w:sz w:val="20"/>
                  <w:szCs w:val="20"/>
                </w:rPr>
                <w:delText>6</w:delText>
              </w:r>
            </w:del>
            <w:r w:rsidR="00EF0D30">
              <w:rPr>
                <w:rFonts w:ascii="Arial" w:hAnsi="Arial" w:cs="Arial"/>
                <w:sz w:val="20"/>
                <w:szCs w:val="20"/>
              </w:rPr>
              <w:t>.</w:t>
            </w:r>
          </w:p>
        </w:tc>
        <w:tc>
          <w:tcPr>
            <w:tcW w:w="390" w:type="pct"/>
          </w:tcPr>
          <w:p w14:paraId="6DD9B4CC" w14:textId="75E7682C" w:rsidR="00EF0D30" w:rsidRPr="00202A87" w:rsidRDefault="00EF0D30" w:rsidP="00EF0D30">
            <w:pPr>
              <w:jc w:val="left"/>
              <w:rPr>
                <w:rFonts w:ascii="Arial" w:hAnsi="Arial" w:cs="Arial"/>
                <w:sz w:val="20"/>
                <w:szCs w:val="20"/>
              </w:rPr>
            </w:pPr>
            <w:r w:rsidRPr="00202A87">
              <w:rPr>
                <w:rFonts w:ascii="Arial" w:hAnsi="Arial" w:cs="Arial"/>
                <w:sz w:val="20"/>
                <w:szCs w:val="20"/>
              </w:rPr>
              <w:t>Гарантии поставщика</w:t>
            </w:r>
          </w:p>
        </w:tc>
        <w:tc>
          <w:tcPr>
            <w:tcW w:w="533" w:type="pct"/>
          </w:tcPr>
          <w:p w14:paraId="53F9E5C0" w14:textId="605E8190" w:rsidR="00EF0D30" w:rsidRPr="00202A87" w:rsidRDefault="00EF0D30" w:rsidP="00EF0D30">
            <w:pPr>
              <w:jc w:val="left"/>
              <w:rPr>
                <w:rFonts w:ascii="Arial" w:hAnsi="Arial" w:cs="Arial"/>
                <w:sz w:val="20"/>
                <w:szCs w:val="20"/>
              </w:rPr>
            </w:pPr>
            <w:r w:rsidRPr="00202A87">
              <w:rPr>
                <w:rFonts w:ascii="Arial" w:hAnsi="Arial" w:cs="Arial"/>
                <w:sz w:val="20"/>
                <w:szCs w:val="20"/>
              </w:rPr>
              <w:t>Наследовать гарантии вниз</w:t>
            </w:r>
          </w:p>
        </w:tc>
        <w:tc>
          <w:tcPr>
            <w:tcW w:w="1109" w:type="pct"/>
          </w:tcPr>
          <w:p w14:paraId="34EFE977" w14:textId="5D06FA13" w:rsidR="00EF0D30" w:rsidRPr="00202A87" w:rsidRDefault="00EF0D30" w:rsidP="00EF0D30">
            <w:pPr>
              <w:jc w:val="left"/>
              <w:rPr>
                <w:rFonts w:ascii="Arial" w:hAnsi="Arial" w:cs="Arial"/>
                <w:sz w:val="20"/>
                <w:szCs w:val="20"/>
              </w:rPr>
            </w:pPr>
            <w:r w:rsidRPr="00202A87">
              <w:rPr>
                <w:rFonts w:ascii="Arial" w:hAnsi="Arial" w:cs="Arial"/>
                <w:sz w:val="20"/>
                <w:szCs w:val="20"/>
              </w:rPr>
              <w:t>Установить</w:t>
            </w:r>
          </w:p>
        </w:tc>
        <w:tc>
          <w:tcPr>
            <w:tcW w:w="311" w:type="pct"/>
          </w:tcPr>
          <w:p w14:paraId="72DC5797" w14:textId="6FB4A08A"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 xml:space="preserve">CHAR, </w:t>
            </w:r>
            <w:r w:rsidRPr="00202A87">
              <w:rPr>
                <w:rFonts w:ascii="Arial" w:hAnsi="Arial" w:cs="Arial"/>
                <w:sz w:val="20"/>
                <w:szCs w:val="20"/>
              </w:rPr>
              <w:t>1</w:t>
            </w:r>
          </w:p>
        </w:tc>
        <w:tc>
          <w:tcPr>
            <w:tcW w:w="487" w:type="pct"/>
          </w:tcPr>
          <w:p w14:paraId="0A192223" w14:textId="5D9B44A8" w:rsidR="00EF0D30" w:rsidRPr="00202A87" w:rsidRDefault="00EF0D30" w:rsidP="00EF0D30">
            <w:pPr>
              <w:jc w:val="center"/>
              <w:rPr>
                <w:rFonts w:ascii="Arial" w:hAnsi="Arial" w:cs="Arial"/>
                <w:sz w:val="20"/>
                <w:szCs w:val="20"/>
                <w:lang w:val="en-US"/>
              </w:rPr>
            </w:pPr>
            <w:r w:rsidRPr="00202A87">
              <w:rPr>
                <w:rFonts w:ascii="Arial" w:hAnsi="Arial" w:cs="Arial"/>
                <w:sz w:val="20"/>
                <w:szCs w:val="20"/>
              </w:rPr>
              <w:t>BGMKOBJ</w:t>
            </w:r>
            <w:r w:rsidRPr="00202A87">
              <w:rPr>
                <w:rFonts w:ascii="Arial" w:hAnsi="Arial" w:cs="Arial"/>
                <w:sz w:val="20"/>
                <w:szCs w:val="20"/>
                <w:lang w:val="en-US"/>
              </w:rPr>
              <w:t>-WAGET</w:t>
            </w:r>
          </w:p>
        </w:tc>
        <w:tc>
          <w:tcPr>
            <w:tcW w:w="398" w:type="pct"/>
          </w:tcPr>
          <w:p w14:paraId="013F49F2" w14:textId="08833254"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01" w:type="pct"/>
          </w:tcPr>
          <w:p w14:paraId="74048959" w14:textId="0348FABB"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443" w:type="pct"/>
          </w:tcPr>
          <w:p w14:paraId="6D1623A0" w14:textId="1E6C6648"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0561A618" w14:textId="36F75B4F"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w:t>
            </w:r>
          </w:p>
        </w:tc>
        <w:tc>
          <w:tcPr>
            <w:tcW w:w="343" w:type="pct"/>
          </w:tcPr>
          <w:p w14:paraId="0E2D88AA" w14:textId="3697024D"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SAP</w:t>
            </w:r>
          </w:p>
        </w:tc>
      </w:tr>
      <w:tr w:rsidR="00EF0D30" w:rsidRPr="0086487D" w14:paraId="59E99557" w14:textId="77777777" w:rsidTr="002E4C10">
        <w:trPr>
          <w:cantSplit/>
          <w:trHeight w:val="686"/>
        </w:trPr>
        <w:tc>
          <w:tcPr>
            <w:tcW w:w="186" w:type="pct"/>
          </w:tcPr>
          <w:p w14:paraId="048298D9" w14:textId="0A9B3BEC" w:rsidR="00EF0D30" w:rsidRDefault="00104664" w:rsidP="00EF0D30">
            <w:pPr>
              <w:rPr>
                <w:rFonts w:ascii="Arial" w:hAnsi="Arial" w:cs="Arial"/>
                <w:sz w:val="20"/>
                <w:szCs w:val="20"/>
              </w:rPr>
            </w:pPr>
            <w:r>
              <w:rPr>
                <w:rFonts w:ascii="Arial" w:hAnsi="Arial" w:cs="Arial"/>
                <w:sz w:val="20"/>
                <w:szCs w:val="20"/>
              </w:rPr>
              <w:t>4</w:t>
            </w:r>
            <w:ins w:id="10532" w:author="Александр" w:date="2020-04-13T07:16:00Z">
              <w:r w:rsidR="005176CA">
                <w:rPr>
                  <w:rFonts w:ascii="Arial" w:hAnsi="Arial" w:cs="Arial"/>
                  <w:sz w:val="20"/>
                  <w:szCs w:val="20"/>
                </w:rPr>
                <w:t>5</w:t>
              </w:r>
            </w:ins>
            <w:del w:id="10533" w:author="Александр" w:date="2020-04-13T07:16:00Z">
              <w:r w:rsidDel="005176CA">
                <w:rPr>
                  <w:rFonts w:ascii="Arial" w:hAnsi="Arial" w:cs="Arial"/>
                  <w:sz w:val="20"/>
                  <w:szCs w:val="20"/>
                </w:rPr>
                <w:delText>7</w:delText>
              </w:r>
            </w:del>
            <w:r w:rsidR="00EF0D30">
              <w:rPr>
                <w:rFonts w:ascii="Arial" w:hAnsi="Arial" w:cs="Arial"/>
                <w:sz w:val="20"/>
                <w:szCs w:val="20"/>
              </w:rPr>
              <w:t>.</w:t>
            </w:r>
          </w:p>
        </w:tc>
        <w:tc>
          <w:tcPr>
            <w:tcW w:w="390" w:type="pct"/>
          </w:tcPr>
          <w:p w14:paraId="212E655F" w14:textId="71131B72" w:rsidR="00EF0D30" w:rsidRPr="00202A87" w:rsidRDefault="00EF0D30" w:rsidP="00EF0D30">
            <w:pPr>
              <w:jc w:val="left"/>
              <w:rPr>
                <w:rFonts w:ascii="Arial" w:hAnsi="Arial" w:cs="Arial"/>
                <w:sz w:val="20"/>
                <w:szCs w:val="20"/>
              </w:rPr>
            </w:pPr>
            <w:r w:rsidRPr="00202A87">
              <w:rPr>
                <w:rFonts w:ascii="Arial" w:hAnsi="Arial" w:cs="Arial"/>
                <w:sz w:val="20"/>
                <w:szCs w:val="20"/>
              </w:rPr>
              <w:t>Данные серийного номера (по необходимости)</w:t>
            </w:r>
          </w:p>
        </w:tc>
        <w:tc>
          <w:tcPr>
            <w:tcW w:w="533" w:type="pct"/>
          </w:tcPr>
          <w:p w14:paraId="0BF3AB42" w14:textId="0510D363" w:rsidR="00EF0D30" w:rsidRPr="00202A87" w:rsidRDefault="00EF0D30" w:rsidP="00EF0D30">
            <w:pPr>
              <w:jc w:val="left"/>
              <w:rPr>
                <w:rFonts w:ascii="Arial" w:hAnsi="Arial" w:cs="Arial"/>
                <w:sz w:val="20"/>
                <w:szCs w:val="20"/>
              </w:rPr>
            </w:pPr>
            <w:r w:rsidRPr="00202A87">
              <w:rPr>
                <w:rFonts w:ascii="Arial" w:hAnsi="Arial" w:cs="Arial"/>
                <w:sz w:val="20"/>
                <w:szCs w:val="20"/>
              </w:rPr>
              <w:t>Материал</w:t>
            </w:r>
          </w:p>
        </w:tc>
        <w:tc>
          <w:tcPr>
            <w:tcW w:w="1109" w:type="pct"/>
          </w:tcPr>
          <w:p w14:paraId="1DFDA9DE" w14:textId="5BE808DD" w:rsidR="00EF0D30" w:rsidRPr="00202A87" w:rsidRDefault="00EF0D30" w:rsidP="00EF0D30">
            <w:pPr>
              <w:jc w:val="left"/>
              <w:rPr>
                <w:rFonts w:ascii="Arial" w:hAnsi="Arial" w:cs="Arial"/>
                <w:sz w:val="20"/>
                <w:szCs w:val="20"/>
              </w:rPr>
            </w:pPr>
            <w:r w:rsidRPr="00202A87">
              <w:rPr>
                <w:rFonts w:ascii="Arial" w:hAnsi="Arial" w:cs="Arial"/>
                <w:sz w:val="20"/>
                <w:szCs w:val="20"/>
                <w:lang w:val="en-US"/>
              </w:rPr>
              <w:t>CROSS</w:t>
            </w:r>
            <w:r w:rsidRPr="00202A87">
              <w:rPr>
                <w:rFonts w:ascii="Arial" w:hAnsi="Arial" w:cs="Arial"/>
                <w:sz w:val="20"/>
                <w:szCs w:val="20"/>
              </w:rPr>
              <w:t>_9. Материалы - Номер материала</w:t>
            </w:r>
          </w:p>
        </w:tc>
        <w:tc>
          <w:tcPr>
            <w:tcW w:w="311" w:type="pct"/>
          </w:tcPr>
          <w:p w14:paraId="276A678B" w14:textId="5D826FF2"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CHAR, 18</w:t>
            </w:r>
          </w:p>
        </w:tc>
        <w:tc>
          <w:tcPr>
            <w:tcW w:w="487" w:type="pct"/>
          </w:tcPr>
          <w:p w14:paraId="3812F452" w14:textId="69CDB0ED" w:rsidR="00EF0D30" w:rsidRPr="00202A87" w:rsidRDefault="00EF0D30" w:rsidP="00EF0D30">
            <w:pPr>
              <w:jc w:val="center"/>
              <w:rPr>
                <w:rFonts w:ascii="Arial" w:hAnsi="Arial" w:cs="Arial"/>
                <w:sz w:val="20"/>
                <w:szCs w:val="20"/>
              </w:rPr>
            </w:pPr>
            <w:r w:rsidRPr="00202A87">
              <w:rPr>
                <w:rFonts w:ascii="Arial" w:hAnsi="Arial" w:cs="Arial"/>
                <w:sz w:val="20"/>
                <w:szCs w:val="20"/>
              </w:rPr>
              <w:t>EQUI-MATNR</w:t>
            </w:r>
          </w:p>
        </w:tc>
        <w:tc>
          <w:tcPr>
            <w:tcW w:w="398" w:type="pct"/>
          </w:tcPr>
          <w:p w14:paraId="4A33C9CD" w14:textId="14B1D7C9" w:rsidR="00EF0D30" w:rsidRPr="00C64074" w:rsidRDefault="00C64074" w:rsidP="00B839BC">
            <w:pPr>
              <w:jc w:val="center"/>
              <w:rPr>
                <w:rFonts w:ascii="Arial" w:hAnsi="Arial" w:cs="Arial"/>
                <w:sz w:val="20"/>
                <w:szCs w:val="20"/>
              </w:rPr>
            </w:pPr>
            <w:r>
              <w:rPr>
                <w:rFonts w:ascii="Arial" w:hAnsi="Arial" w:cs="Arial"/>
                <w:sz w:val="20"/>
                <w:szCs w:val="20"/>
                <w:lang w:val="en-US"/>
              </w:rPr>
              <w:t>X</w:t>
            </w:r>
            <w:r w:rsidRPr="00C64074">
              <w:rPr>
                <w:rFonts w:ascii="Arial" w:hAnsi="Arial" w:cs="Arial"/>
                <w:sz w:val="20"/>
                <w:szCs w:val="20"/>
              </w:rPr>
              <w:t xml:space="preserve"> </w:t>
            </w:r>
          </w:p>
        </w:tc>
        <w:tc>
          <w:tcPr>
            <w:tcW w:w="401" w:type="pct"/>
          </w:tcPr>
          <w:p w14:paraId="3FD19969" w14:textId="19BD9A75" w:rsidR="00EF0D30" w:rsidRPr="00202A87" w:rsidRDefault="00B839BC" w:rsidP="00EF0D30">
            <w:pPr>
              <w:jc w:val="center"/>
              <w:rPr>
                <w:rFonts w:ascii="Arial" w:hAnsi="Arial" w:cs="Arial"/>
                <w:sz w:val="20"/>
                <w:szCs w:val="20"/>
              </w:rPr>
            </w:pPr>
            <w:r w:rsidRPr="00B839BC">
              <w:rPr>
                <w:rFonts w:ascii="Arial" w:hAnsi="Arial" w:cs="Arial"/>
                <w:sz w:val="20"/>
                <w:szCs w:val="20"/>
              </w:rPr>
              <w:t>(обязательно для узлов оборотного фонда)</w:t>
            </w:r>
          </w:p>
        </w:tc>
        <w:tc>
          <w:tcPr>
            <w:tcW w:w="443" w:type="pct"/>
          </w:tcPr>
          <w:p w14:paraId="66F7261C" w14:textId="7560439B"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327DFFA0" w14:textId="6FA8F481" w:rsidR="00EF0D30" w:rsidRPr="00202A87" w:rsidRDefault="00EF0D30" w:rsidP="00EF0D30">
            <w:pPr>
              <w:jc w:val="center"/>
              <w:rPr>
                <w:rFonts w:ascii="Arial" w:hAnsi="Arial" w:cs="Arial"/>
                <w:sz w:val="20"/>
                <w:szCs w:val="20"/>
              </w:rPr>
            </w:pPr>
            <w:r w:rsidRPr="00202A87">
              <w:rPr>
                <w:rFonts w:ascii="Arial" w:hAnsi="Arial" w:cs="Arial"/>
                <w:sz w:val="20"/>
                <w:szCs w:val="20"/>
              </w:rPr>
              <w:t>Выбор из справочника</w:t>
            </w:r>
          </w:p>
        </w:tc>
        <w:tc>
          <w:tcPr>
            <w:tcW w:w="343" w:type="pct"/>
          </w:tcPr>
          <w:p w14:paraId="26C475D8" w14:textId="3FB8DA1F" w:rsidR="00EF0D30" w:rsidRPr="00202A87" w:rsidRDefault="00EF0D30" w:rsidP="00EF0D30">
            <w:pPr>
              <w:jc w:val="center"/>
              <w:rPr>
                <w:rFonts w:ascii="Arial" w:hAnsi="Arial" w:cs="Arial"/>
                <w:sz w:val="20"/>
                <w:szCs w:val="20"/>
              </w:rPr>
            </w:pPr>
            <w:r w:rsidRPr="00202A87">
              <w:rPr>
                <w:rFonts w:ascii="Arial" w:hAnsi="Arial" w:cs="Arial"/>
                <w:sz w:val="20"/>
                <w:szCs w:val="20"/>
              </w:rPr>
              <w:t>КСУ НСИ</w:t>
            </w:r>
          </w:p>
        </w:tc>
      </w:tr>
      <w:tr w:rsidR="00EF0D30" w:rsidRPr="0086487D" w14:paraId="4499D849" w14:textId="77777777" w:rsidTr="002E4C10">
        <w:trPr>
          <w:cantSplit/>
          <w:trHeight w:val="686"/>
        </w:trPr>
        <w:tc>
          <w:tcPr>
            <w:tcW w:w="186" w:type="pct"/>
          </w:tcPr>
          <w:p w14:paraId="738622D7" w14:textId="0BAF8A3E" w:rsidR="00EF0D30" w:rsidRDefault="00104664" w:rsidP="00EF0D30">
            <w:pPr>
              <w:rPr>
                <w:rFonts w:ascii="Arial" w:hAnsi="Arial" w:cs="Arial"/>
                <w:sz w:val="20"/>
                <w:szCs w:val="20"/>
              </w:rPr>
            </w:pPr>
            <w:r>
              <w:rPr>
                <w:rFonts w:ascii="Arial" w:hAnsi="Arial" w:cs="Arial"/>
                <w:sz w:val="20"/>
                <w:szCs w:val="20"/>
              </w:rPr>
              <w:lastRenderedPageBreak/>
              <w:t>4</w:t>
            </w:r>
            <w:ins w:id="10534" w:author="Александр" w:date="2020-04-13T07:16:00Z">
              <w:r w:rsidR="005176CA">
                <w:rPr>
                  <w:rFonts w:ascii="Arial" w:hAnsi="Arial" w:cs="Arial"/>
                  <w:sz w:val="20"/>
                  <w:szCs w:val="20"/>
                </w:rPr>
                <w:t>6</w:t>
              </w:r>
            </w:ins>
            <w:del w:id="10535" w:author="Александр" w:date="2020-04-13T07:16:00Z">
              <w:r w:rsidDel="005176CA">
                <w:rPr>
                  <w:rFonts w:ascii="Arial" w:hAnsi="Arial" w:cs="Arial"/>
                  <w:sz w:val="20"/>
                  <w:szCs w:val="20"/>
                </w:rPr>
                <w:delText>8</w:delText>
              </w:r>
            </w:del>
            <w:r w:rsidR="00EF0D30">
              <w:rPr>
                <w:rFonts w:ascii="Arial" w:hAnsi="Arial" w:cs="Arial"/>
                <w:sz w:val="20"/>
                <w:szCs w:val="20"/>
              </w:rPr>
              <w:t>.</w:t>
            </w:r>
          </w:p>
        </w:tc>
        <w:tc>
          <w:tcPr>
            <w:tcW w:w="390" w:type="pct"/>
          </w:tcPr>
          <w:p w14:paraId="7BF37995" w14:textId="708E80E0" w:rsidR="00EF0D30" w:rsidRPr="00202A87" w:rsidRDefault="00EF0D30" w:rsidP="00EF0D30">
            <w:pPr>
              <w:jc w:val="left"/>
              <w:rPr>
                <w:rFonts w:ascii="Arial" w:hAnsi="Arial" w:cs="Arial"/>
                <w:sz w:val="20"/>
                <w:szCs w:val="20"/>
              </w:rPr>
            </w:pPr>
            <w:r w:rsidRPr="00202A87">
              <w:rPr>
                <w:rFonts w:ascii="Arial" w:hAnsi="Arial" w:cs="Arial"/>
                <w:sz w:val="20"/>
                <w:szCs w:val="20"/>
              </w:rPr>
              <w:t>Данные серийного номера (по необходимости)</w:t>
            </w:r>
          </w:p>
        </w:tc>
        <w:tc>
          <w:tcPr>
            <w:tcW w:w="533" w:type="pct"/>
          </w:tcPr>
          <w:p w14:paraId="468C340D" w14:textId="53AF30B8" w:rsidR="00EF0D30" w:rsidRPr="00202A87" w:rsidRDefault="00EF0D30" w:rsidP="00EF0D30">
            <w:pPr>
              <w:jc w:val="left"/>
              <w:rPr>
                <w:rFonts w:ascii="Arial" w:hAnsi="Arial" w:cs="Arial"/>
                <w:sz w:val="20"/>
                <w:szCs w:val="20"/>
              </w:rPr>
            </w:pPr>
            <w:r w:rsidRPr="00202A87">
              <w:rPr>
                <w:rFonts w:ascii="Arial" w:hAnsi="Arial" w:cs="Arial"/>
                <w:sz w:val="20"/>
                <w:szCs w:val="20"/>
              </w:rPr>
              <w:t>Серийный номер</w:t>
            </w:r>
          </w:p>
        </w:tc>
        <w:tc>
          <w:tcPr>
            <w:tcW w:w="1109" w:type="pct"/>
          </w:tcPr>
          <w:p w14:paraId="0BB5B85C" w14:textId="55BDE185" w:rsidR="00EF0D30" w:rsidRPr="00202A87" w:rsidRDefault="00EF0D30" w:rsidP="00EF0D30">
            <w:pPr>
              <w:jc w:val="left"/>
              <w:rPr>
                <w:rFonts w:ascii="Arial" w:hAnsi="Arial" w:cs="Arial"/>
                <w:sz w:val="20"/>
                <w:szCs w:val="20"/>
              </w:rPr>
            </w:pPr>
            <w:r w:rsidRPr="00202A87">
              <w:rPr>
                <w:rFonts w:ascii="Arial" w:hAnsi="Arial" w:cs="Arial"/>
                <w:sz w:val="20"/>
                <w:szCs w:val="20"/>
              </w:rPr>
              <w:t>Серийный номер</w:t>
            </w:r>
          </w:p>
        </w:tc>
        <w:tc>
          <w:tcPr>
            <w:tcW w:w="311" w:type="pct"/>
          </w:tcPr>
          <w:p w14:paraId="556E4889" w14:textId="27468751" w:rsidR="00EF0D30" w:rsidRPr="00202A87" w:rsidRDefault="00EF0D30" w:rsidP="00EF0D30">
            <w:pPr>
              <w:jc w:val="center"/>
              <w:rPr>
                <w:rFonts w:ascii="Arial" w:hAnsi="Arial" w:cs="Arial"/>
                <w:sz w:val="20"/>
                <w:szCs w:val="20"/>
                <w:lang w:val="en-US"/>
              </w:rPr>
            </w:pPr>
            <w:r w:rsidRPr="00202A87">
              <w:rPr>
                <w:rFonts w:ascii="Arial" w:hAnsi="Arial" w:cs="Arial"/>
                <w:sz w:val="20"/>
                <w:szCs w:val="20"/>
                <w:lang w:val="en-US"/>
              </w:rPr>
              <w:t>CHAR, 18</w:t>
            </w:r>
          </w:p>
        </w:tc>
        <w:tc>
          <w:tcPr>
            <w:tcW w:w="487" w:type="pct"/>
          </w:tcPr>
          <w:p w14:paraId="02E18292" w14:textId="379E5CD5" w:rsidR="00EF0D30" w:rsidRPr="00202A87" w:rsidRDefault="00EF0D30" w:rsidP="00EF0D30">
            <w:pPr>
              <w:jc w:val="center"/>
              <w:rPr>
                <w:rFonts w:ascii="Arial" w:hAnsi="Arial" w:cs="Arial"/>
                <w:sz w:val="20"/>
                <w:szCs w:val="20"/>
              </w:rPr>
            </w:pPr>
            <w:r w:rsidRPr="00202A87">
              <w:rPr>
                <w:rFonts w:ascii="Arial" w:hAnsi="Arial" w:cs="Arial"/>
                <w:sz w:val="20"/>
                <w:szCs w:val="20"/>
              </w:rPr>
              <w:t>EQUI-SERNR</w:t>
            </w:r>
          </w:p>
        </w:tc>
        <w:tc>
          <w:tcPr>
            <w:tcW w:w="398" w:type="pct"/>
          </w:tcPr>
          <w:p w14:paraId="205AC381" w14:textId="74588FC8" w:rsidR="00EF0D30" w:rsidRPr="00C64074" w:rsidRDefault="00C64074" w:rsidP="00B839BC">
            <w:pPr>
              <w:jc w:val="center"/>
              <w:rPr>
                <w:rFonts w:ascii="Arial" w:hAnsi="Arial" w:cs="Arial"/>
                <w:sz w:val="20"/>
                <w:szCs w:val="20"/>
              </w:rPr>
            </w:pPr>
            <w:r>
              <w:rPr>
                <w:rFonts w:ascii="Arial" w:hAnsi="Arial" w:cs="Arial"/>
                <w:sz w:val="20"/>
                <w:szCs w:val="20"/>
                <w:lang w:val="en-US"/>
              </w:rPr>
              <w:t>X</w:t>
            </w:r>
            <w:r w:rsidRPr="00C64074">
              <w:rPr>
                <w:rFonts w:ascii="Arial" w:hAnsi="Arial" w:cs="Arial"/>
                <w:sz w:val="20"/>
                <w:szCs w:val="20"/>
              </w:rPr>
              <w:t xml:space="preserve"> </w:t>
            </w:r>
          </w:p>
        </w:tc>
        <w:tc>
          <w:tcPr>
            <w:tcW w:w="401" w:type="pct"/>
          </w:tcPr>
          <w:p w14:paraId="550AE2A3" w14:textId="6A65A75F" w:rsidR="00EF0D30" w:rsidRPr="00202A87" w:rsidRDefault="00B839BC" w:rsidP="00EF0D30">
            <w:pPr>
              <w:jc w:val="center"/>
              <w:rPr>
                <w:rFonts w:ascii="Arial" w:hAnsi="Arial" w:cs="Arial"/>
                <w:sz w:val="20"/>
                <w:szCs w:val="20"/>
              </w:rPr>
            </w:pPr>
            <w:r w:rsidRPr="00B839BC">
              <w:rPr>
                <w:rFonts w:ascii="Arial" w:hAnsi="Arial" w:cs="Arial"/>
                <w:sz w:val="20"/>
                <w:szCs w:val="20"/>
              </w:rPr>
              <w:t>(обязательно для узлов оборотного фонда)</w:t>
            </w:r>
          </w:p>
        </w:tc>
        <w:tc>
          <w:tcPr>
            <w:tcW w:w="443" w:type="pct"/>
          </w:tcPr>
          <w:p w14:paraId="1DA56F98" w14:textId="0BC0C512" w:rsidR="00EF0D30" w:rsidRPr="00202A87" w:rsidRDefault="00EF0D30" w:rsidP="00EF0D30">
            <w:pPr>
              <w:jc w:val="center"/>
              <w:rPr>
                <w:rFonts w:ascii="Arial" w:hAnsi="Arial" w:cs="Arial"/>
                <w:sz w:val="20"/>
                <w:szCs w:val="20"/>
              </w:rPr>
            </w:pPr>
            <w:r w:rsidRPr="00202A87">
              <w:rPr>
                <w:rFonts w:ascii="Arial" w:hAnsi="Arial" w:cs="Arial"/>
                <w:sz w:val="20"/>
                <w:szCs w:val="20"/>
              </w:rPr>
              <w:t>-</w:t>
            </w:r>
          </w:p>
        </w:tc>
        <w:tc>
          <w:tcPr>
            <w:tcW w:w="399" w:type="pct"/>
          </w:tcPr>
          <w:p w14:paraId="6EB6CEAB" w14:textId="27C84B98" w:rsidR="00EF0D30" w:rsidRPr="00C64074" w:rsidRDefault="00C64074" w:rsidP="00EF0D30">
            <w:pPr>
              <w:jc w:val="center"/>
              <w:rPr>
                <w:rFonts w:ascii="Arial" w:hAnsi="Arial" w:cs="Arial"/>
                <w:sz w:val="20"/>
                <w:szCs w:val="20"/>
              </w:rPr>
            </w:pPr>
            <w:r>
              <w:rPr>
                <w:rFonts w:ascii="Arial" w:hAnsi="Arial" w:cs="Arial"/>
                <w:sz w:val="20"/>
                <w:szCs w:val="20"/>
              </w:rPr>
              <w:t>Присваивается автоматически</w:t>
            </w:r>
          </w:p>
        </w:tc>
        <w:tc>
          <w:tcPr>
            <w:tcW w:w="343" w:type="pct"/>
          </w:tcPr>
          <w:p w14:paraId="762355A7" w14:textId="73379689" w:rsidR="00EF0D30" w:rsidRPr="00202A87" w:rsidRDefault="0047380A" w:rsidP="00EF0D30">
            <w:pPr>
              <w:jc w:val="center"/>
              <w:rPr>
                <w:rFonts w:ascii="Arial" w:hAnsi="Arial" w:cs="Arial"/>
                <w:sz w:val="20"/>
                <w:szCs w:val="20"/>
                <w:lang w:val="en-US"/>
              </w:rPr>
            </w:pPr>
            <w:r w:rsidRPr="00202A87">
              <w:rPr>
                <w:rFonts w:ascii="Arial" w:hAnsi="Arial" w:cs="Arial"/>
                <w:sz w:val="20"/>
                <w:szCs w:val="20"/>
                <w:lang w:val="en-US"/>
              </w:rPr>
              <w:t>SAP</w:t>
            </w:r>
          </w:p>
        </w:tc>
      </w:tr>
    </w:tbl>
    <w:p w14:paraId="6F65F366" w14:textId="64D2E56C" w:rsidR="000C56E5" w:rsidDel="005176CA" w:rsidRDefault="000C56E5" w:rsidP="00D153F5">
      <w:pPr>
        <w:spacing w:after="200" w:line="276" w:lineRule="auto"/>
        <w:jc w:val="left"/>
        <w:rPr>
          <w:del w:id="10536" w:author="Александр" w:date="2020-04-13T07:21:00Z"/>
          <w:rFonts w:eastAsiaTheme="majorEastAsia"/>
          <w:lang w:val="en-US"/>
        </w:rPr>
      </w:pPr>
    </w:p>
    <w:p w14:paraId="05DCB4C5" w14:textId="103B07A2" w:rsidR="0019742D" w:rsidDel="005176CA" w:rsidRDefault="0019742D" w:rsidP="00D153F5">
      <w:pPr>
        <w:spacing w:after="200" w:line="276" w:lineRule="auto"/>
        <w:jc w:val="left"/>
        <w:rPr>
          <w:del w:id="10537" w:author="Александр" w:date="2020-04-13T07:21:00Z"/>
          <w:rFonts w:eastAsiaTheme="majorEastAsia"/>
          <w:lang w:val="en-US"/>
        </w:rPr>
      </w:pPr>
    </w:p>
    <w:p w14:paraId="43A07E49" w14:textId="77777777" w:rsidR="0019742D" w:rsidRPr="0019742D" w:rsidRDefault="0019742D" w:rsidP="00D153F5">
      <w:pPr>
        <w:spacing w:after="200" w:line="276" w:lineRule="auto"/>
        <w:jc w:val="left"/>
        <w:rPr>
          <w:rFonts w:eastAsiaTheme="majorEastAsia"/>
        </w:rPr>
        <w:sectPr w:rsidR="0019742D" w:rsidRPr="0019742D" w:rsidSect="00FE7760">
          <w:headerReference w:type="default" r:id="rId28"/>
          <w:headerReference w:type="first" r:id="rId29"/>
          <w:pgSz w:w="16840" w:h="11907" w:orient="landscape" w:code="9"/>
          <w:pgMar w:top="1134" w:right="1134" w:bottom="567" w:left="1134" w:header="737" w:footer="283" w:gutter="0"/>
          <w:cols w:space="708"/>
          <w:docGrid w:linePitch="360"/>
        </w:sectPr>
      </w:pPr>
    </w:p>
    <w:p w14:paraId="097184A2" w14:textId="0441AECF" w:rsidR="0019742D" w:rsidDel="005176CA" w:rsidRDefault="002177F2">
      <w:pPr>
        <w:pStyle w:val="3"/>
        <w:rPr>
          <w:del w:id="10538" w:author="Александр" w:date="2020-04-13T07:22:00Z"/>
        </w:rPr>
      </w:pPr>
      <w:bookmarkStart w:id="10539" w:name="_Toc521083731"/>
      <w:bookmarkStart w:id="10540" w:name="_Toc521340871"/>
      <w:bookmarkStart w:id="10541" w:name="_Toc521439391"/>
      <w:del w:id="10542" w:author="Александр" w:date="2020-04-13T07:21:00Z">
        <w:r w:rsidDel="005176CA">
          <w:lastRenderedPageBreak/>
          <w:delText xml:space="preserve"> Схемы пользовательских статусов </w:delText>
        </w:r>
      </w:del>
      <w:bookmarkStart w:id="10543" w:name="_Toc67554525"/>
      <w:bookmarkStart w:id="10544" w:name="_Toc67555862"/>
      <w:bookmarkStart w:id="10545" w:name="_Toc67556915"/>
      <w:bookmarkEnd w:id="10543"/>
      <w:bookmarkEnd w:id="10544"/>
      <w:bookmarkEnd w:id="10545"/>
    </w:p>
    <w:p w14:paraId="181C38A7" w14:textId="40C1A947" w:rsidR="002177F2" w:rsidDel="005176CA" w:rsidRDefault="002177F2">
      <w:pPr>
        <w:rPr>
          <w:del w:id="10546" w:author="Александр" w:date="2020-04-13T07:22:00Z"/>
          <w:rFonts w:ascii="Arial" w:hAnsi="Arial" w:cs="Arial"/>
        </w:rPr>
        <w:pPrChange w:id="10547" w:author="Александр" w:date="2020-04-13T07:22:00Z">
          <w:pPr>
            <w:ind w:left="567"/>
          </w:pPr>
        </w:pPrChange>
      </w:pPr>
      <w:del w:id="10548" w:author="Александр" w:date="2020-04-13T07:22:00Z">
        <w:r w:rsidDel="005176CA">
          <w:rPr>
            <w:rFonts w:ascii="Arial" w:hAnsi="Arial" w:cs="Arial"/>
          </w:rPr>
          <w:delText xml:space="preserve">Для единиц оборудования были разработаны две схемы пользовательских статусов </w:delText>
        </w:r>
        <w:r w:rsidDel="005176CA">
          <w:rPr>
            <w:rFonts w:ascii="Arial" w:hAnsi="Arial" w:cs="Arial"/>
            <w:lang w:val="en-US"/>
          </w:rPr>
          <w:delText>PM</w:delText>
        </w:r>
        <w:r w:rsidRPr="002177F2" w:rsidDel="005176CA">
          <w:rPr>
            <w:rFonts w:ascii="Arial" w:hAnsi="Arial" w:cs="Arial"/>
          </w:rPr>
          <w:delText>_</w:delText>
        </w:r>
        <w:r w:rsidDel="005176CA">
          <w:rPr>
            <w:rFonts w:ascii="Arial" w:hAnsi="Arial" w:cs="Arial"/>
            <w:lang w:val="en-US"/>
          </w:rPr>
          <w:delText>EQ</w:delText>
        </w:r>
        <w:r w:rsidRPr="002177F2" w:rsidDel="005176CA">
          <w:rPr>
            <w:rFonts w:ascii="Arial" w:hAnsi="Arial" w:cs="Arial"/>
          </w:rPr>
          <w:delText xml:space="preserve"> </w:delText>
        </w:r>
        <w:r w:rsidDel="005176CA">
          <w:rPr>
            <w:rFonts w:ascii="Arial" w:hAnsi="Arial" w:cs="Arial"/>
          </w:rPr>
          <w:delText xml:space="preserve">и </w:delText>
        </w:r>
        <w:r w:rsidDel="005176CA">
          <w:rPr>
            <w:rFonts w:ascii="Arial" w:hAnsi="Arial" w:cs="Arial"/>
            <w:lang w:val="en-US"/>
          </w:rPr>
          <w:delText>ZPP</w:delText>
        </w:r>
        <w:r w:rsidRPr="002177F2" w:rsidDel="005176CA">
          <w:rPr>
            <w:rFonts w:ascii="Arial" w:hAnsi="Arial" w:cs="Arial"/>
          </w:rPr>
          <w:delText>_</w:delText>
        </w:r>
        <w:r w:rsidDel="005176CA">
          <w:rPr>
            <w:rFonts w:ascii="Arial" w:hAnsi="Arial" w:cs="Arial"/>
            <w:lang w:val="en-US"/>
          </w:rPr>
          <w:delText>EO</w:delText>
        </w:r>
        <w:r w:rsidRPr="002177F2" w:rsidDel="005176CA">
          <w:rPr>
            <w:rFonts w:ascii="Arial" w:hAnsi="Arial" w:cs="Arial"/>
          </w:rPr>
          <w:delText>.</w:delText>
        </w:r>
        <w:r w:rsidR="000551DA" w:rsidDel="005176CA">
          <w:rPr>
            <w:rFonts w:ascii="Arial" w:hAnsi="Arial" w:cs="Arial"/>
          </w:rPr>
          <w:delText xml:space="preserve"> </w:delText>
        </w:r>
        <w:bookmarkStart w:id="10549" w:name="_Toc67554526"/>
        <w:bookmarkStart w:id="10550" w:name="_Toc67555863"/>
        <w:bookmarkStart w:id="10551" w:name="_Toc67556916"/>
        <w:bookmarkEnd w:id="10549"/>
        <w:bookmarkEnd w:id="10550"/>
        <w:bookmarkEnd w:id="10551"/>
      </w:del>
    </w:p>
    <w:p w14:paraId="5DAF41F9" w14:textId="0FBC6B9D" w:rsidR="000551DA" w:rsidRPr="002177F2" w:rsidDel="005176CA" w:rsidRDefault="000551DA" w:rsidP="002177F2">
      <w:pPr>
        <w:ind w:left="567"/>
        <w:rPr>
          <w:del w:id="10552" w:author="Александр" w:date="2020-04-13T07:22:00Z"/>
          <w:rFonts w:ascii="Arial" w:hAnsi="Arial" w:cs="Arial"/>
        </w:rPr>
      </w:pPr>
      <w:del w:id="10553" w:author="Александр" w:date="2020-04-13T07:22:00Z">
        <w:r w:rsidDel="005176CA">
          <w:rPr>
            <w:rFonts w:ascii="Arial" w:hAnsi="Arial" w:cs="Arial"/>
          </w:rPr>
          <w:delText>Для статусной схемы</w:delText>
        </w:r>
        <w:r w:rsidRPr="000551DA" w:rsidDel="005176CA">
          <w:rPr>
            <w:rFonts w:ascii="Arial" w:hAnsi="Arial" w:cs="Arial"/>
          </w:rPr>
          <w:delText xml:space="preserve"> </w:delText>
        </w:r>
        <w:r w:rsidDel="005176CA">
          <w:rPr>
            <w:rFonts w:ascii="Arial" w:hAnsi="Arial" w:cs="Arial"/>
            <w:lang w:val="en-US"/>
          </w:rPr>
          <w:delText>ZPP</w:delText>
        </w:r>
        <w:r w:rsidRPr="002177F2" w:rsidDel="005176CA">
          <w:rPr>
            <w:rFonts w:ascii="Arial" w:hAnsi="Arial" w:cs="Arial"/>
          </w:rPr>
          <w:delText>_</w:delText>
        </w:r>
        <w:r w:rsidDel="005176CA">
          <w:rPr>
            <w:rFonts w:ascii="Arial" w:hAnsi="Arial" w:cs="Arial"/>
            <w:lang w:val="en-US"/>
          </w:rPr>
          <w:delText>EO</w:delText>
        </w:r>
        <w:r w:rsidDel="005176CA">
          <w:rPr>
            <w:rFonts w:ascii="Arial" w:hAnsi="Arial" w:cs="Arial"/>
          </w:rPr>
          <w:delText xml:space="preserve"> определен порядок установки пользовательских статусов, порядок установки статусов указан в Таблице 20.</w:delText>
        </w:r>
        <w:bookmarkStart w:id="10554" w:name="_Toc67554527"/>
        <w:bookmarkStart w:id="10555" w:name="_Toc67555864"/>
        <w:bookmarkStart w:id="10556" w:name="_Toc67556917"/>
        <w:bookmarkEnd w:id="10554"/>
        <w:bookmarkEnd w:id="10555"/>
        <w:bookmarkEnd w:id="10556"/>
      </w:del>
    </w:p>
    <w:p w14:paraId="5B66C50F" w14:textId="4A792772" w:rsidR="002177F2" w:rsidDel="005176CA" w:rsidRDefault="002177F2" w:rsidP="002177F2">
      <w:pPr>
        <w:ind w:left="567"/>
        <w:jc w:val="right"/>
        <w:rPr>
          <w:del w:id="10557" w:author="Александр" w:date="2020-04-13T07:22:00Z"/>
          <w:rFonts w:ascii="Arial" w:hAnsi="Arial" w:cs="Arial"/>
        </w:rPr>
      </w:pPr>
      <w:bookmarkStart w:id="10558" w:name="_Toc67554528"/>
      <w:bookmarkStart w:id="10559" w:name="_Toc67555865"/>
      <w:bookmarkStart w:id="10560" w:name="_Toc67556918"/>
      <w:bookmarkEnd w:id="10558"/>
      <w:bookmarkEnd w:id="10559"/>
      <w:bookmarkEnd w:id="10560"/>
    </w:p>
    <w:p w14:paraId="4ABD86E5" w14:textId="729123B2" w:rsidR="002177F2" w:rsidRPr="00F00C4D" w:rsidDel="005176CA" w:rsidRDefault="002177F2" w:rsidP="002177F2">
      <w:pPr>
        <w:ind w:left="567"/>
        <w:jc w:val="right"/>
        <w:rPr>
          <w:del w:id="10561" w:author="Александр" w:date="2020-04-13T07:22:00Z"/>
          <w:rFonts w:ascii="Arial" w:hAnsi="Arial" w:cs="Arial"/>
          <w:sz w:val="22"/>
          <w:rPrChange w:id="10562" w:author="Александр" w:date="2020-04-12T15:13:00Z">
            <w:rPr>
              <w:del w:id="10563" w:author="Александр" w:date="2020-04-13T07:22:00Z"/>
              <w:rFonts w:ascii="Arial" w:hAnsi="Arial" w:cs="Arial"/>
              <w:sz w:val="22"/>
              <w:lang w:val="en-US"/>
            </w:rPr>
          </w:rPrChange>
        </w:rPr>
      </w:pPr>
      <w:del w:id="10564" w:author="Александр" w:date="2020-04-13T07:22:00Z">
        <w:r w:rsidRPr="002177F2" w:rsidDel="005176CA">
          <w:rPr>
            <w:rFonts w:ascii="Arial" w:hAnsi="Arial" w:cs="Arial"/>
            <w:sz w:val="22"/>
          </w:rPr>
          <w:delText xml:space="preserve">Таблица 19. Схема пользовательских статусов </w:delText>
        </w:r>
        <w:r w:rsidRPr="002177F2" w:rsidDel="005176CA">
          <w:rPr>
            <w:rFonts w:ascii="Arial" w:hAnsi="Arial" w:cs="Arial"/>
            <w:sz w:val="22"/>
            <w:lang w:val="en-US"/>
          </w:rPr>
          <w:delText>PM</w:delText>
        </w:r>
        <w:r w:rsidRPr="002177F2" w:rsidDel="005176CA">
          <w:rPr>
            <w:rFonts w:ascii="Arial" w:hAnsi="Arial" w:cs="Arial"/>
            <w:sz w:val="22"/>
          </w:rPr>
          <w:delText>_</w:delText>
        </w:r>
        <w:r w:rsidRPr="002177F2" w:rsidDel="005176CA">
          <w:rPr>
            <w:rFonts w:ascii="Arial" w:hAnsi="Arial" w:cs="Arial"/>
            <w:sz w:val="22"/>
            <w:lang w:val="en-US"/>
          </w:rPr>
          <w:delText>EQ</w:delText>
        </w:r>
        <w:bookmarkStart w:id="10565" w:name="_Toc67554529"/>
        <w:bookmarkStart w:id="10566" w:name="_Toc67555866"/>
        <w:bookmarkStart w:id="10567" w:name="_Toc67556919"/>
        <w:bookmarkEnd w:id="10565"/>
        <w:bookmarkEnd w:id="10566"/>
        <w:bookmarkEnd w:id="10567"/>
      </w:del>
    </w:p>
    <w:tbl>
      <w:tblPr>
        <w:tblW w:w="5221"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144"/>
        <w:gridCol w:w="6482"/>
      </w:tblGrid>
      <w:tr w:rsidR="002177F2" w:rsidRPr="000E3C42" w:rsidDel="005176CA" w14:paraId="69B3B9DC" w14:textId="66C52967" w:rsidTr="004802EB">
        <w:trPr>
          <w:cantSplit/>
          <w:trHeight w:val="399"/>
          <w:tblHeader/>
          <w:del w:id="10568" w:author="Александр" w:date="2020-04-13T07:22:00Z"/>
        </w:trPr>
        <w:tc>
          <w:tcPr>
            <w:tcW w:w="1950" w:type="pct"/>
            <w:vMerge w:val="restart"/>
            <w:shd w:val="clear" w:color="auto" w:fill="FFC000"/>
            <w:vAlign w:val="center"/>
          </w:tcPr>
          <w:p w14:paraId="50065297" w14:textId="0F81604C" w:rsidR="002177F2" w:rsidRPr="002177F2" w:rsidDel="005176CA" w:rsidRDefault="002177F2" w:rsidP="004C5BDB">
            <w:pPr>
              <w:jc w:val="center"/>
              <w:rPr>
                <w:del w:id="10569" w:author="Александр" w:date="2020-04-13T07:22:00Z"/>
                <w:rFonts w:ascii="Arial" w:hAnsi="Arial" w:cs="Arial"/>
                <w:b/>
                <w:sz w:val="20"/>
                <w:szCs w:val="20"/>
              </w:rPr>
            </w:pPr>
            <w:del w:id="10570" w:author="Александр" w:date="2020-04-13T07:22:00Z">
              <w:r w:rsidDel="005176CA">
                <w:rPr>
                  <w:rFonts w:ascii="Arial" w:hAnsi="Arial" w:cs="Arial"/>
                  <w:b/>
                  <w:sz w:val="20"/>
                  <w:szCs w:val="20"/>
                </w:rPr>
                <w:delText>Статус</w:delText>
              </w:r>
              <w:bookmarkStart w:id="10571" w:name="_Toc67554530"/>
              <w:bookmarkStart w:id="10572" w:name="_Toc67555867"/>
              <w:bookmarkStart w:id="10573" w:name="_Toc67556920"/>
              <w:bookmarkEnd w:id="10571"/>
              <w:bookmarkEnd w:id="10572"/>
              <w:bookmarkEnd w:id="10573"/>
            </w:del>
          </w:p>
        </w:tc>
        <w:tc>
          <w:tcPr>
            <w:tcW w:w="3050" w:type="pct"/>
            <w:vMerge w:val="restart"/>
            <w:shd w:val="clear" w:color="auto" w:fill="FFC000"/>
            <w:vAlign w:val="center"/>
          </w:tcPr>
          <w:p w14:paraId="6481FC2A" w14:textId="59F35307" w:rsidR="002177F2" w:rsidRPr="000E3C42" w:rsidDel="005176CA" w:rsidRDefault="004802EB" w:rsidP="004C5BDB">
            <w:pPr>
              <w:jc w:val="center"/>
              <w:rPr>
                <w:del w:id="10574" w:author="Александр" w:date="2020-04-13T07:22:00Z"/>
                <w:rFonts w:ascii="Arial" w:hAnsi="Arial" w:cs="Arial"/>
                <w:b/>
                <w:sz w:val="20"/>
                <w:szCs w:val="20"/>
              </w:rPr>
            </w:pPr>
            <w:del w:id="10575" w:author="Александр" w:date="2020-04-13T07:22:00Z">
              <w:r w:rsidDel="005176CA">
                <w:rPr>
                  <w:rFonts w:ascii="Arial" w:hAnsi="Arial" w:cs="Arial"/>
                  <w:b/>
                  <w:sz w:val="20"/>
                  <w:szCs w:val="20"/>
                </w:rPr>
                <w:delText>Наименование статусов</w:delText>
              </w:r>
              <w:bookmarkStart w:id="10576" w:name="_Toc67554531"/>
              <w:bookmarkStart w:id="10577" w:name="_Toc67555868"/>
              <w:bookmarkStart w:id="10578" w:name="_Toc67556921"/>
              <w:bookmarkEnd w:id="10576"/>
              <w:bookmarkEnd w:id="10577"/>
              <w:bookmarkEnd w:id="10578"/>
            </w:del>
          </w:p>
        </w:tc>
        <w:bookmarkStart w:id="10579" w:name="_Toc67554532"/>
        <w:bookmarkStart w:id="10580" w:name="_Toc67555869"/>
        <w:bookmarkStart w:id="10581" w:name="_Toc67556922"/>
        <w:bookmarkEnd w:id="10579"/>
        <w:bookmarkEnd w:id="10580"/>
        <w:bookmarkEnd w:id="10581"/>
      </w:tr>
      <w:tr w:rsidR="002177F2" w:rsidRPr="000E3C42" w:rsidDel="005176CA" w14:paraId="1217A1E3" w14:textId="3BBE3A59" w:rsidTr="004802EB">
        <w:trPr>
          <w:cantSplit/>
          <w:trHeight w:val="418"/>
          <w:del w:id="10582" w:author="Александр" w:date="2020-04-13T07:22:00Z"/>
        </w:trPr>
        <w:tc>
          <w:tcPr>
            <w:tcW w:w="1950" w:type="pct"/>
            <w:vMerge/>
            <w:vAlign w:val="center"/>
          </w:tcPr>
          <w:p w14:paraId="2EEE2EA0" w14:textId="34D249E8" w:rsidR="002177F2" w:rsidRPr="000E3C42" w:rsidDel="005176CA" w:rsidRDefault="002177F2" w:rsidP="004C5BDB">
            <w:pPr>
              <w:jc w:val="center"/>
              <w:rPr>
                <w:del w:id="10583" w:author="Александр" w:date="2020-04-13T07:22:00Z"/>
                <w:rFonts w:ascii="Arial" w:hAnsi="Arial" w:cs="Arial"/>
                <w:sz w:val="20"/>
                <w:szCs w:val="20"/>
              </w:rPr>
            </w:pPr>
            <w:bookmarkStart w:id="10584" w:name="_Toc67554533"/>
            <w:bookmarkStart w:id="10585" w:name="_Toc67555870"/>
            <w:bookmarkStart w:id="10586" w:name="_Toc67556923"/>
            <w:bookmarkEnd w:id="10584"/>
            <w:bookmarkEnd w:id="10585"/>
            <w:bookmarkEnd w:id="10586"/>
          </w:p>
        </w:tc>
        <w:tc>
          <w:tcPr>
            <w:tcW w:w="3050" w:type="pct"/>
            <w:vMerge/>
            <w:shd w:val="clear" w:color="auto" w:fill="FFC000"/>
          </w:tcPr>
          <w:p w14:paraId="11D777B2" w14:textId="026A1BEE" w:rsidR="002177F2" w:rsidRPr="000E3C42" w:rsidDel="005176CA" w:rsidRDefault="002177F2" w:rsidP="004C5BDB">
            <w:pPr>
              <w:jc w:val="center"/>
              <w:rPr>
                <w:del w:id="10587" w:author="Александр" w:date="2020-04-13T07:22:00Z"/>
                <w:rFonts w:ascii="Arial" w:hAnsi="Arial" w:cs="Arial"/>
                <w:b/>
                <w:sz w:val="20"/>
                <w:szCs w:val="20"/>
              </w:rPr>
            </w:pPr>
            <w:bookmarkStart w:id="10588" w:name="_Toc67554534"/>
            <w:bookmarkStart w:id="10589" w:name="_Toc67555871"/>
            <w:bookmarkStart w:id="10590" w:name="_Toc67556924"/>
            <w:bookmarkEnd w:id="10588"/>
            <w:bookmarkEnd w:id="10589"/>
            <w:bookmarkEnd w:id="10590"/>
          </w:p>
        </w:tc>
        <w:bookmarkStart w:id="10591" w:name="_Toc67554535"/>
        <w:bookmarkStart w:id="10592" w:name="_Toc67555872"/>
        <w:bookmarkStart w:id="10593" w:name="_Toc67556925"/>
        <w:bookmarkEnd w:id="10591"/>
        <w:bookmarkEnd w:id="10592"/>
        <w:bookmarkEnd w:id="10593"/>
      </w:tr>
      <w:tr w:rsidR="002177F2" w:rsidRPr="00E1745A" w:rsidDel="005176CA" w14:paraId="0763BAFC" w14:textId="6496856F" w:rsidTr="004802EB">
        <w:trPr>
          <w:cantSplit/>
          <w:trHeight w:val="277"/>
          <w:del w:id="10594" w:author="Александр" w:date="2020-04-13T07:22:00Z"/>
        </w:trPr>
        <w:tc>
          <w:tcPr>
            <w:tcW w:w="1950" w:type="pct"/>
          </w:tcPr>
          <w:p w14:paraId="2FAA3A1D" w14:textId="779F26BD" w:rsidR="002177F2" w:rsidRPr="004802EB" w:rsidDel="005176CA" w:rsidRDefault="000551DA" w:rsidP="000551DA">
            <w:pPr>
              <w:jc w:val="left"/>
              <w:rPr>
                <w:del w:id="10595" w:author="Александр" w:date="2020-04-13T07:22:00Z"/>
                <w:rFonts w:ascii="Arial" w:hAnsi="Arial" w:cs="Arial"/>
                <w:szCs w:val="24"/>
              </w:rPr>
            </w:pPr>
            <w:del w:id="10596" w:author="Александр" w:date="2020-04-13T07:22:00Z">
              <w:r w:rsidRPr="004802EB" w:rsidDel="005176CA">
                <w:rPr>
                  <w:rFonts w:ascii="Arial" w:hAnsi="Arial" w:cs="Arial"/>
                  <w:szCs w:val="24"/>
                </w:rPr>
                <w:delText>ВЗКП</w:delText>
              </w:r>
              <w:bookmarkStart w:id="10597" w:name="_Toc67554536"/>
              <w:bookmarkStart w:id="10598" w:name="_Toc67555873"/>
              <w:bookmarkStart w:id="10599" w:name="_Toc67556926"/>
              <w:bookmarkEnd w:id="10597"/>
              <w:bookmarkEnd w:id="10598"/>
              <w:bookmarkEnd w:id="10599"/>
            </w:del>
          </w:p>
        </w:tc>
        <w:tc>
          <w:tcPr>
            <w:tcW w:w="3050" w:type="pct"/>
          </w:tcPr>
          <w:p w14:paraId="4743997A" w14:textId="61932244" w:rsidR="002177F2" w:rsidRPr="004802EB" w:rsidDel="005176CA" w:rsidRDefault="000551DA" w:rsidP="000551DA">
            <w:pPr>
              <w:jc w:val="left"/>
              <w:rPr>
                <w:del w:id="10600" w:author="Александр" w:date="2020-04-13T07:22:00Z"/>
                <w:rFonts w:ascii="Arial" w:hAnsi="Arial" w:cs="Arial"/>
                <w:szCs w:val="24"/>
              </w:rPr>
            </w:pPr>
            <w:del w:id="10601" w:author="Александр" w:date="2020-04-13T07:22:00Z">
              <w:r w:rsidRPr="004802EB" w:rsidDel="005176CA">
                <w:rPr>
                  <w:rFonts w:ascii="Arial" w:hAnsi="Arial" w:cs="Arial"/>
                  <w:szCs w:val="24"/>
                </w:rPr>
                <w:delText>В закупке</w:delText>
              </w:r>
              <w:bookmarkStart w:id="10602" w:name="_Toc67554537"/>
              <w:bookmarkStart w:id="10603" w:name="_Toc67555874"/>
              <w:bookmarkStart w:id="10604" w:name="_Toc67556927"/>
              <w:bookmarkEnd w:id="10602"/>
              <w:bookmarkEnd w:id="10603"/>
              <w:bookmarkEnd w:id="10604"/>
            </w:del>
          </w:p>
        </w:tc>
        <w:bookmarkStart w:id="10605" w:name="_Toc67554538"/>
        <w:bookmarkStart w:id="10606" w:name="_Toc67555875"/>
        <w:bookmarkStart w:id="10607" w:name="_Toc67556928"/>
        <w:bookmarkEnd w:id="10605"/>
        <w:bookmarkEnd w:id="10606"/>
        <w:bookmarkEnd w:id="10607"/>
      </w:tr>
      <w:tr w:rsidR="002177F2" w:rsidRPr="00E1745A" w:rsidDel="005176CA" w14:paraId="3DC50F78" w14:textId="3743D99E" w:rsidTr="004802EB">
        <w:trPr>
          <w:cantSplit/>
          <w:trHeight w:val="227"/>
          <w:del w:id="10608" w:author="Александр" w:date="2020-04-13T07:22:00Z"/>
        </w:trPr>
        <w:tc>
          <w:tcPr>
            <w:tcW w:w="1950" w:type="pct"/>
          </w:tcPr>
          <w:p w14:paraId="18090AF9" w14:textId="2D98B303" w:rsidR="002177F2" w:rsidRPr="004802EB" w:rsidDel="005176CA" w:rsidRDefault="000551DA" w:rsidP="000551DA">
            <w:pPr>
              <w:jc w:val="left"/>
              <w:rPr>
                <w:del w:id="10609" w:author="Александр" w:date="2020-04-13T07:22:00Z"/>
                <w:rFonts w:ascii="Arial" w:hAnsi="Arial" w:cs="Arial"/>
                <w:szCs w:val="24"/>
              </w:rPr>
            </w:pPr>
            <w:del w:id="10610" w:author="Александр" w:date="2020-04-13T07:22:00Z">
              <w:r w:rsidRPr="004802EB" w:rsidDel="005176CA">
                <w:rPr>
                  <w:rFonts w:ascii="Arial" w:hAnsi="Arial" w:cs="Arial"/>
                  <w:szCs w:val="24"/>
                </w:rPr>
                <w:delText>ВРНД</w:delText>
              </w:r>
              <w:bookmarkStart w:id="10611" w:name="_Toc67554539"/>
              <w:bookmarkStart w:id="10612" w:name="_Toc67555876"/>
              <w:bookmarkStart w:id="10613" w:name="_Toc67556929"/>
              <w:bookmarkEnd w:id="10611"/>
              <w:bookmarkEnd w:id="10612"/>
              <w:bookmarkEnd w:id="10613"/>
            </w:del>
          </w:p>
        </w:tc>
        <w:tc>
          <w:tcPr>
            <w:tcW w:w="3050" w:type="pct"/>
          </w:tcPr>
          <w:p w14:paraId="2B3F7DAD" w14:textId="7E41A42A" w:rsidR="002177F2" w:rsidRPr="004802EB" w:rsidDel="005176CA" w:rsidRDefault="000551DA" w:rsidP="000551DA">
            <w:pPr>
              <w:jc w:val="left"/>
              <w:rPr>
                <w:del w:id="10614" w:author="Александр" w:date="2020-04-13T07:22:00Z"/>
                <w:rFonts w:ascii="Arial" w:hAnsi="Arial" w:cs="Arial"/>
                <w:szCs w:val="24"/>
              </w:rPr>
            </w:pPr>
            <w:del w:id="10615" w:author="Александр" w:date="2020-04-13T07:22:00Z">
              <w:r w:rsidRPr="004802EB" w:rsidDel="005176CA">
                <w:rPr>
                  <w:rFonts w:ascii="Arial" w:hAnsi="Arial" w:cs="Arial"/>
                  <w:szCs w:val="24"/>
                </w:rPr>
                <w:delText>Взято в аренду</w:delText>
              </w:r>
              <w:bookmarkStart w:id="10616" w:name="_Toc67554540"/>
              <w:bookmarkStart w:id="10617" w:name="_Toc67555877"/>
              <w:bookmarkStart w:id="10618" w:name="_Toc67556930"/>
              <w:bookmarkEnd w:id="10616"/>
              <w:bookmarkEnd w:id="10617"/>
              <w:bookmarkEnd w:id="10618"/>
            </w:del>
          </w:p>
        </w:tc>
        <w:bookmarkStart w:id="10619" w:name="_Toc67554541"/>
        <w:bookmarkStart w:id="10620" w:name="_Toc67555878"/>
        <w:bookmarkStart w:id="10621" w:name="_Toc67556931"/>
        <w:bookmarkEnd w:id="10619"/>
        <w:bookmarkEnd w:id="10620"/>
        <w:bookmarkEnd w:id="10621"/>
      </w:tr>
      <w:tr w:rsidR="002177F2" w:rsidRPr="00E1745A" w:rsidDel="005176CA" w14:paraId="18450761" w14:textId="2EF8F1EA" w:rsidTr="004802EB">
        <w:trPr>
          <w:cantSplit/>
          <w:trHeight w:val="322"/>
          <w:del w:id="10622" w:author="Александр" w:date="2020-04-13T07:22:00Z"/>
        </w:trPr>
        <w:tc>
          <w:tcPr>
            <w:tcW w:w="1950" w:type="pct"/>
          </w:tcPr>
          <w:p w14:paraId="4BEF47B8" w14:textId="43B1BAEC" w:rsidR="002177F2" w:rsidRPr="004802EB" w:rsidDel="005176CA" w:rsidRDefault="000551DA" w:rsidP="000551DA">
            <w:pPr>
              <w:jc w:val="left"/>
              <w:rPr>
                <w:del w:id="10623" w:author="Александр" w:date="2020-04-13T07:22:00Z"/>
                <w:rFonts w:ascii="Arial" w:hAnsi="Arial" w:cs="Arial"/>
                <w:szCs w:val="24"/>
              </w:rPr>
            </w:pPr>
            <w:del w:id="10624" w:author="Александр" w:date="2020-04-13T07:22:00Z">
              <w:r w:rsidRPr="004802EB" w:rsidDel="005176CA">
                <w:rPr>
                  <w:rFonts w:ascii="Arial" w:hAnsi="Arial" w:cs="Arial"/>
                  <w:szCs w:val="24"/>
                </w:rPr>
                <w:delText>КМПН</w:delText>
              </w:r>
              <w:bookmarkStart w:id="10625" w:name="_Toc67554542"/>
              <w:bookmarkStart w:id="10626" w:name="_Toc67555879"/>
              <w:bookmarkStart w:id="10627" w:name="_Toc67556932"/>
              <w:bookmarkEnd w:id="10625"/>
              <w:bookmarkEnd w:id="10626"/>
              <w:bookmarkEnd w:id="10627"/>
            </w:del>
          </w:p>
        </w:tc>
        <w:tc>
          <w:tcPr>
            <w:tcW w:w="3050" w:type="pct"/>
          </w:tcPr>
          <w:p w14:paraId="381BA992" w14:textId="45B0E974" w:rsidR="002177F2" w:rsidRPr="004802EB" w:rsidDel="005176CA" w:rsidRDefault="000551DA" w:rsidP="000551DA">
            <w:pPr>
              <w:jc w:val="left"/>
              <w:rPr>
                <w:del w:id="10628" w:author="Александр" w:date="2020-04-13T07:22:00Z"/>
                <w:rFonts w:ascii="Arial" w:hAnsi="Arial" w:cs="Arial"/>
                <w:szCs w:val="24"/>
              </w:rPr>
            </w:pPr>
            <w:del w:id="10629" w:author="Александр" w:date="2020-04-13T07:22:00Z">
              <w:r w:rsidRPr="004802EB" w:rsidDel="005176CA">
                <w:rPr>
                  <w:rFonts w:ascii="Arial" w:hAnsi="Arial" w:cs="Arial"/>
                  <w:szCs w:val="24"/>
                </w:rPr>
                <w:delText>Компонент ОС</w:delText>
              </w:r>
              <w:bookmarkStart w:id="10630" w:name="_Toc67554543"/>
              <w:bookmarkStart w:id="10631" w:name="_Toc67555880"/>
              <w:bookmarkStart w:id="10632" w:name="_Toc67556933"/>
              <w:bookmarkEnd w:id="10630"/>
              <w:bookmarkEnd w:id="10631"/>
              <w:bookmarkEnd w:id="10632"/>
            </w:del>
          </w:p>
        </w:tc>
        <w:bookmarkStart w:id="10633" w:name="_Toc67554544"/>
        <w:bookmarkStart w:id="10634" w:name="_Toc67555881"/>
        <w:bookmarkStart w:id="10635" w:name="_Toc67556934"/>
        <w:bookmarkEnd w:id="10633"/>
        <w:bookmarkEnd w:id="10634"/>
        <w:bookmarkEnd w:id="10635"/>
      </w:tr>
      <w:tr w:rsidR="002177F2" w:rsidRPr="00E1745A" w:rsidDel="005176CA" w14:paraId="3D5E5D41" w14:textId="07A593AB" w:rsidTr="004802EB">
        <w:trPr>
          <w:cantSplit/>
          <w:trHeight w:val="268"/>
          <w:del w:id="10636" w:author="Александр" w:date="2020-04-13T07:22:00Z"/>
        </w:trPr>
        <w:tc>
          <w:tcPr>
            <w:tcW w:w="1950" w:type="pct"/>
          </w:tcPr>
          <w:p w14:paraId="2B38D6B4" w14:textId="11C4FC3E" w:rsidR="002177F2" w:rsidRPr="004802EB" w:rsidDel="005176CA" w:rsidRDefault="000551DA" w:rsidP="000551DA">
            <w:pPr>
              <w:jc w:val="left"/>
              <w:rPr>
                <w:del w:id="10637" w:author="Александр" w:date="2020-04-13T07:22:00Z"/>
                <w:rFonts w:ascii="Arial" w:hAnsi="Arial" w:cs="Arial"/>
                <w:szCs w:val="24"/>
              </w:rPr>
            </w:pPr>
            <w:del w:id="10638" w:author="Александр" w:date="2020-04-13T07:22:00Z">
              <w:r w:rsidRPr="004802EB" w:rsidDel="005176CA">
                <w:rPr>
                  <w:rFonts w:ascii="Arial" w:hAnsi="Arial" w:cs="Arial"/>
                  <w:szCs w:val="24"/>
                </w:rPr>
                <w:delText>КОНС</w:delText>
              </w:r>
              <w:bookmarkStart w:id="10639" w:name="_Toc67554545"/>
              <w:bookmarkStart w:id="10640" w:name="_Toc67555882"/>
              <w:bookmarkStart w:id="10641" w:name="_Toc67556935"/>
              <w:bookmarkEnd w:id="10639"/>
              <w:bookmarkEnd w:id="10640"/>
              <w:bookmarkEnd w:id="10641"/>
            </w:del>
          </w:p>
        </w:tc>
        <w:tc>
          <w:tcPr>
            <w:tcW w:w="3050" w:type="pct"/>
          </w:tcPr>
          <w:p w14:paraId="02457321" w14:textId="2EDDA23C" w:rsidR="002177F2" w:rsidRPr="004802EB" w:rsidDel="005176CA" w:rsidRDefault="000551DA" w:rsidP="000551DA">
            <w:pPr>
              <w:jc w:val="left"/>
              <w:rPr>
                <w:del w:id="10642" w:author="Александр" w:date="2020-04-13T07:22:00Z"/>
                <w:rFonts w:ascii="Arial" w:hAnsi="Arial" w:cs="Arial"/>
                <w:szCs w:val="24"/>
              </w:rPr>
            </w:pPr>
            <w:del w:id="10643" w:author="Александр" w:date="2020-04-13T07:22:00Z">
              <w:r w:rsidRPr="004802EB" w:rsidDel="005176CA">
                <w:rPr>
                  <w:rFonts w:ascii="Arial" w:hAnsi="Arial" w:cs="Arial"/>
                  <w:szCs w:val="24"/>
                </w:rPr>
                <w:delText>Законсервировано</w:delText>
              </w:r>
              <w:bookmarkStart w:id="10644" w:name="_Toc67554546"/>
              <w:bookmarkStart w:id="10645" w:name="_Toc67555883"/>
              <w:bookmarkStart w:id="10646" w:name="_Toc67556936"/>
              <w:bookmarkEnd w:id="10644"/>
              <w:bookmarkEnd w:id="10645"/>
              <w:bookmarkEnd w:id="10646"/>
            </w:del>
          </w:p>
        </w:tc>
        <w:bookmarkStart w:id="10647" w:name="_Toc67554547"/>
        <w:bookmarkStart w:id="10648" w:name="_Toc67555884"/>
        <w:bookmarkStart w:id="10649" w:name="_Toc67556937"/>
        <w:bookmarkEnd w:id="10647"/>
        <w:bookmarkEnd w:id="10648"/>
        <w:bookmarkEnd w:id="10649"/>
      </w:tr>
      <w:tr w:rsidR="002177F2" w:rsidRPr="00E1745A" w:rsidDel="005176CA" w14:paraId="5E4D9A7F" w14:textId="0E7CFC3A" w:rsidTr="004802EB">
        <w:trPr>
          <w:cantSplit/>
          <w:trHeight w:val="286"/>
          <w:del w:id="10650" w:author="Александр" w:date="2020-04-13T07:22:00Z"/>
        </w:trPr>
        <w:tc>
          <w:tcPr>
            <w:tcW w:w="1950" w:type="pct"/>
          </w:tcPr>
          <w:p w14:paraId="682C5D28" w14:textId="14A9E898" w:rsidR="002177F2" w:rsidRPr="004802EB" w:rsidDel="005176CA" w:rsidRDefault="000551DA" w:rsidP="000551DA">
            <w:pPr>
              <w:jc w:val="left"/>
              <w:rPr>
                <w:del w:id="10651" w:author="Александр" w:date="2020-04-13T07:22:00Z"/>
                <w:rFonts w:ascii="Arial" w:hAnsi="Arial" w:cs="Arial"/>
                <w:szCs w:val="24"/>
              </w:rPr>
            </w:pPr>
            <w:del w:id="10652" w:author="Александр" w:date="2020-04-13T07:22:00Z">
              <w:r w:rsidRPr="004802EB" w:rsidDel="005176CA">
                <w:rPr>
                  <w:rFonts w:ascii="Arial" w:hAnsi="Arial" w:cs="Arial"/>
                  <w:szCs w:val="24"/>
                </w:rPr>
                <w:delText>НОВ</w:delText>
              </w:r>
              <w:bookmarkStart w:id="10653" w:name="_Toc67554548"/>
              <w:bookmarkStart w:id="10654" w:name="_Toc67555885"/>
              <w:bookmarkStart w:id="10655" w:name="_Toc67556938"/>
              <w:bookmarkEnd w:id="10653"/>
              <w:bookmarkEnd w:id="10654"/>
              <w:bookmarkEnd w:id="10655"/>
            </w:del>
          </w:p>
        </w:tc>
        <w:tc>
          <w:tcPr>
            <w:tcW w:w="3050" w:type="pct"/>
          </w:tcPr>
          <w:p w14:paraId="23A3CF1F" w14:textId="7BA5460B" w:rsidR="002177F2" w:rsidRPr="004802EB" w:rsidDel="005176CA" w:rsidRDefault="000551DA" w:rsidP="000551DA">
            <w:pPr>
              <w:jc w:val="left"/>
              <w:rPr>
                <w:del w:id="10656" w:author="Александр" w:date="2020-04-13T07:22:00Z"/>
                <w:rFonts w:ascii="Arial" w:hAnsi="Arial" w:cs="Arial"/>
                <w:szCs w:val="24"/>
              </w:rPr>
            </w:pPr>
            <w:del w:id="10657" w:author="Александр" w:date="2020-04-13T07:22:00Z">
              <w:r w:rsidRPr="004802EB" w:rsidDel="005176CA">
                <w:rPr>
                  <w:rFonts w:ascii="Arial" w:hAnsi="Arial" w:cs="Arial"/>
                  <w:szCs w:val="24"/>
                </w:rPr>
                <w:delText>Новый</w:delText>
              </w:r>
              <w:bookmarkStart w:id="10658" w:name="_Toc67554549"/>
              <w:bookmarkStart w:id="10659" w:name="_Toc67555886"/>
              <w:bookmarkStart w:id="10660" w:name="_Toc67556939"/>
              <w:bookmarkEnd w:id="10658"/>
              <w:bookmarkEnd w:id="10659"/>
              <w:bookmarkEnd w:id="10660"/>
            </w:del>
          </w:p>
        </w:tc>
        <w:bookmarkStart w:id="10661" w:name="_Toc67554550"/>
        <w:bookmarkStart w:id="10662" w:name="_Toc67555887"/>
        <w:bookmarkStart w:id="10663" w:name="_Toc67556940"/>
        <w:bookmarkEnd w:id="10661"/>
        <w:bookmarkEnd w:id="10662"/>
        <w:bookmarkEnd w:id="10663"/>
      </w:tr>
      <w:tr w:rsidR="002177F2" w:rsidRPr="00E1745A" w:rsidDel="005176CA" w14:paraId="3EA85B20" w14:textId="3301254F" w:rsidTr="004802EB">
        <w:trPr>
          <w:cantSplit/>
          <w:trHeight w:val="381"/>
          <w:del w:id="10664" w:author="Александр" w:date="2020-04-13T07:22:00Z"/>
        </w:trPr>
        <w:tc>
          <w:tcPr>
            <w:tcW w:w="1950" w:type="pct"/>
          </w:tcPr>
          <w:p w14:paraId="622CE9DA" w14:textId="46FE92C6" w:rsidR="002177F2" w:rsidRPr="004802EB" w:rsidDel="005176CA" w:rsidRDefault="000551DA" w:rsidP="000551DA">
            <w:pPr>
              <w:jc w:val="left"/>
              <w:rPr>
                <w:del w:id="10665" w:author="Александр" w:date="2020-04-13T07:22:00Z"/>
                <w:rFonts w:ascii="Arial" w:hAnsi="Arial" w:cs="Arial"/>
                <w:szCs w:val="24"/>
              </w:rPr>
            </w:pPr>
            <w:del w:id="10666" w:author="Александр" w:date="2020-04-13T07:22:00Z">
              <w:r w:rsidRPr="004802EB" w:rsidDel="005176CA">
                <w:rPr>
                  <w:rFonts w:ascii="Arial" w:hAnsi="Arial" w:cs="Arial"/>
                  <w:szCs w:val="24"/>
                </w:rPr>
                <w:delText>НПВЭ</w:delText>
              </w:r>
              <w:bookmarkStart w:id="10667" w:name="_Toc67554551"/>
              <w:bookmarkStart w:id="10668" w:name="_Toc67555888"/>
              <w:bookmarkStart w:id="10669" w:name="_Toc67556941"/>
              <w:bookmarkEnd w:id="10667"/>
              <w:bookmarkEnd w:id="10668"/>
              <w:bookmarkEnd w:id="10669"/>
            </w:del>
          </w:p>
        </w:tc>
        <w:tc>
          <w:tcPr>
            <w:tcW w:w="3050" w:type="pct"/>
          </w:tcPr>
          <w:p w14:paraId="309426FC" w14:textId="69B72B33" w:rsidR="002177F2" w:rsidRPr="004802EB" w:rsidDel="005176CA" w:rsidRDefault="000551DA" w:rsidP="000551DA">
            <w:pPr>
              <w:jc w:val="left"/>
              <w:rPr>
                <w:del w:id="10670" w:author="Александр" w:date="2020-04-13T07:22:00Z"/>
                <w:rFonts w:ascii="Arial" w:hAnsi="Arial" w:cs="Arial"/>
                <w:szCs w:val="24"/>
              </w:rPr>
            </w:pPr>
            <w:del w:id="10671" w:author="Александр" w:date="2020-04-13T07:22:00Z">
              <w:r w:rsidRPr="004802EB" w:rsidDel="005176CA">
                <w:rPr>
                  <w:rFonts w:ascii="Arial" w:hAnsi="Arial" w:cs="Arial"/>
                  <w:szCs w:val="24"/>
                </w:rPr>
                <w:delText>Не передано в экспл.</w:delText>
              </w:r>
              <w:bookmarkStart w:id="10672" w:name="_Toc67554552"/>
              <w:bookmarkStart w:id="10673" w:name="_Toc67555889"/>
              <w:bookmarkStart w:id="10674" w:name="_Toc67556942"/>
              <w:bookmarkEnd w:id="10672"/>
              <w:bookmarkEnd w:id="10673"/>
              <w:bookmarkEnd w:id="10674"/>
            </w:del>
          </w:p>
        </w:tc>
        <w:bookmarkStart w:id="10675" w:name="_Toc67554553"/>
        <w:bookmarkStart w:id="10676" w:name="_Toc67555890"/>
        <w:bookmarkStart w:id="10677" w:name="_Toc67556943"/>
        <w:bookmarkEnd w:id="10675"/>
        <w:bookmarkEnd w:id="10676"/>
        <w:bookmarkEnd w:id="10677"/>
      </w:tr>
      <w:tr w:rsidR="002177F2" w:rsidRPr="00E1745A" w:rsidDel="005176CA" w14:paraId="2C7ABAA1" w14:textId="3530E11D" w:rsidTr="004802EB">
        <w:trPr>
          <w:cantSplit/>
          <w:trHeight w:val="330"/>
          <w:del w:id="10678" w:author="Александр" w:date="2020-04-13T07:22:00Z"/>
        </w:trPr>
        <w:tc>
          <w:tcPr>
            <w:tcW w:w="1950" w:type="pct"/>
          </w:tcPr>
          <w:p w14:paraId="5BBCC2B3" w14:textId="1CACDA17" w:rsidR="002177F2" w:rsidRPr="004802EB" w:rsidDel="005176CA" w:rsidRDefault="000551DA" w:rsidP="000551DA">
            <w:pPr>
              <w:jc w:val="left"/>
              <w:rPr>
                <w:del w:id="10679" w:author="Александр" w:date="2020-04-13T07:22:00Z"/>
                <w:rFonts w:ascii="Arial" w:hAnsi="Arial" w:cs="Arial"/>
                <w:szCs w:val="24"/>
              </w:rPr>
            </w:pPr>
            <w:del w:id="10680" w:author="Александр" w:date="2020-04-13T07:22:00Z">
              <w:r w:rsidRPr="004802EB" w:rsidDel="005176CA">
                <w:rPr>
                  <w:rFonts w:ascii="Arial" w:hAnsi="Arial" w:cs="Arial"/>
                  <w:szCs w:val="24"/>
                </w:rPr>
                <w:delText>ПРНД</w:delText>
              </w:r>
              <w:bookmarkStart w:id="10681" w:name="_Toc67554554"/>
              <w:bookmarkStart w:id="10682" w:name="_Toc67555891"/>
              <w:bookmarkStart w:id="10683" w:name="_Toc67556944"/>
              <w:bookmarkEnd w:id="10681"/>
              <w:bookmarkEnd w:id="10682"/>
              <w:bookmarkEnd w:id="10683"/>
            </w:del>
          </w:p>
        </w:tc>
        <w:tc>
          <w:tcPr>
            <w:tcW w:w="3050" w:type="pct"/>
          </w:tcPr>
          <w:p w14:paraId="323EC0E4" w14:textId="2067478E" w:rsidR="002177F2" w:rsidRPr="004802EB" w:rsidDel="005176CA" w:rsidRDefault="000551DA" w:rsidP="000551DA">
            <w:pPr>
              <w:jc w:val="left"/>
              <w:rPr>
                <w:del w:id="10684" w:author="Александр" w:date="2020-04-13T07:22:00Z"/>
                <w:rFonts w:ascii="Arial" w:hAnsi="Arial" w:cs="Arial"/>
                <w:szCs w:val="24"/>
              </w:rPr>
            </w:pPr>
            <w:del w:id="10685" w:author="Александр" w:date="2020-04-13T07:22:00Z">
              <w:r w:rsidRPr="004802EB" w:rsidDel="005176CA">
                <w:rPr>
                  <w:rFonts w:ascii="Arial" w:hAnsi="Arial" w:cs="Arial"/>
                  <w:szCs w:val="24"/>
                </w:rPr>
                <w:delText>Передано в аренду</w:delText>
              </w:r>
              <w:bookmarkStart w:id="10686" w:name="_Toc67554555"/>
              <w:bookmarkStart w:id="10687" w:name="_Toc67555892"/>
              <w:bookmarkStart w:id="10688" w:name="_Toc67556945"/>
              <w:bookmarkEnd w:id="10686"/>
              <w:bookmarkEnd w:id="10687"/>
              <w:bookmarkEnd w:id="10688"/>
            </w:del>
          </w:p>
        </w:tc>
        <w:bookmarkStart w:id="10689" w:name="_Toc67554556"/>
        <w:bookmarkStart w:id="10690" w:name="_Toc67555893"/>
        <w:bookmarkStart w:id="10691" w:name="_Toc67556946"/>
        <w:bookmarkEnd w:id="10689"/>
        <w:bookmarkEnd w:id="10690"/>
        <w:bookmarkEnd w:id="10691"/>
      </w:tr>
      <w:tr w:rsidR="002177F2" w:rsidRPr="00E1745A" w:rsidDel="005176CA" w14:paraId="136642FB" w14:textId="340B6B0B" w:rsidTr="004802EB">
        <w:trPr>
          <w:cantSplit/>
          <w:trHeight w:val="424"/>
          <w:del w:id="10692" w:author="Александр" w:date="2020-04-13T07:22:00Z"/>
        </w:trPr>
        <w:tc>
          <w:tcPr>
            <w:tcW w:w="1950" w:type="pct"/>
          </w:tcPr>
          <w:p w14:paraId="617079AE" w14:textId="329531F8" w:rsidR="002177F2" w:rsidRPr="004802EB" w:rsidDel="005176CA" w:rsidRDefault="000551DA" w:rsidP="000551DA">
            <w:pPr>
              <w:jc w:val="left"/>
              <w:rPr>
                <w:del w:id="10693" w:author="Александр" w:date="2020-04-13T07:22:00Z"/>
                <w:rFonts w:ascii="Arial" w:hAnsi="Arial" w:cs="Arial"/>
                <w:szCs w:val="24"/>
              </w:rPr>
            </w:pPr>
            <w:del w:id="10694" w:author="Александр" w:date="2020-04-13T07:22:00Z">
              <w:r w:rsidRPr="004802EB" w:rsidDel="005176CA">
                <w:rPr>
                  <w:rFonts w:ascii="Arial" w:hAnsi="Arial" w:cs="Arial"/>
                  <w:szCs w:val="24"/>
                </w:rPr>
                <w:delText>РЕЗР</w:delText>
              </w:r>
              <w:bookmarkStart w:id="10695" w:name="_Toc67554557"/>
              <w:bookmarkStart w:id="10696" w:name="_Toc67555894"/>
              <w:bookmarkStart w:id="10697" w:name="_Toc67556947"/>
              <w:bookmarkEnd w:id="10695"/>
              <w:bookmarkEnd w:id="10696"/>
              <w:bookmarkEnd w:id="10697"/>
            </w:del>
          </w:p>
        </w:tc>
        <w:tc>
          <w:tcPr>
            <w:tcW w:w="3050" w:type="pct"/>
          </w:tcPr>
          <w:p w14:paraId="32F8F1F0" w14:textId="4FA625F8" w:rsidR="002177F2" w:rsidRPr="004802EB" w:rsidDel="005176CA" w:rsidRDefault="000551DA" w:rsidP="000551DA">
            <w:pPr>
              <w:jc w:val="left"/>
              <w:rPr>
                <w:del w:id="10698" w:author="Александр" w:date="2020-04-13T07:22:00Z"/>
                <w:rFonts w:ascii="Arial" w:hAnsi="Arial" w:cs="Arial"/>
                <w:szCs w:val="24"/>
              </w:rPr>
            </w:pPr>
            <w:del w:id="10699" w:author="Александр" w:date="2020-04-13T07:22:00Z">
              <w:r w:rsidRPr="004802EB" w:rsidDel="005176CA">
                <w:rPr>
                  <w:rFonts w:ascii="Arial" w:hAnsi="Arial" w:cs="Arial"/>
                  <w:szCs w:val="24"/>
                </w:rPr>
                <w:delText>В резерве</w:delText>
              </w:r>
              <w:bookmarkStart w:id="10700" w:name="_Toc67554558"/>
              <w:bookmarkStart w:id="10701" w:name="_Toc67555895"/>
              <w:bookmarkStart w:id="10702" w:name="_Toc67556948"/>
              <w:bookmarkEnd w:id="10700"/>
              <w:bookmarkEnd w:id="10701"/>
              <w:bookmarkEnd w:id="10702"/>
            </w:del>
          </w:p>
        </w:tc>
        <w:bookmarkStart w:id="10703" w:name="_Toc67554559"/>
        <w:bookmarkStart w:id="10704" w:name="_Toc67555896"/>
        <w:bookmarkStart w:id="10705" w:name="_Toc67556949"/>
        <w:bookmarkEnd w:id="10703"/>
        <w:bookmarkEnd w:id="10704"/>
        <w:bookmarkEnd w:id="10705"/>
      </w:tr>
      <w:tr w:rsidR="002177F2" w:rsidRPr="00E1745A" w:rsidDel="005176CA" w14:paraId="2CACCBCB" w14:textId="4A8E3A9E" w:rsidTr="004802EB">
        <w:trPr>
          <w:cantSplit/>
          <w:trHeight w:val="415"/>
          <w:del w:id="10706" w:author="Александр" w:date="2020-04-13T07:22:00Z"/>
        </w:trPr>
        <w:tc>
          <w:tcPr>
            <w:tcW w:w="1950" w:type="pct"/>
          </w:tcPr>
          <w:p w14:paraId="2DE9B8B0" w14:textId="352A35F6" w:rsidR="002177F2" w:rsidRPr="004802EB" w:rsidDel="005176CA" w:rsidRDefault="000551DA" w:rsidP="000551DA">
            <w:pPr>
              <w:jc w:val="left"/>
              <w:rPr>
                <w:del w:id="10707" w:author="Александр" w:date="2020-04-13T07:22:00Z"/>
                <w:rFonts w:ascii="Arial" w:hAnsi="Arial" w:cs="Arial"/>
                <w:szCs w:val="24"/>
              </w:rPr>
            </w:pPr>
            <w:del w:id="10708" w:author="Александр" w:date="2020-04-13T07:22:00Z">
              <w:r w:rsidRPr="004802EB" w:rsidDel="005176CA">
                <w:rPr>
                  <w:rFonts w:ascii="Arial" w:hAnsi="Arial" w:cs="Arial"/>
                  <w:szCs w:val="24"/>
                </w:rPr>
                <w:delText>РКМД</w:delText>
              </w:r>
              <w:bookmarkStart w:id="10709" w:name="_Toc67554560"/>
              <w:bookmarkStart w:id="10710" w:name="_Toc67555897"/>
              <w:bookmarkStart w:id="10711" w:name="_Toc67556950"/>
              <w:bookmarkEnd w:id="10709"/>
              <w:bookmarkEnd w:id="10710"/>
              <w:bookmarkEnd w:id="10711"/>
            </w:del>
          </w:p>
        </w:tc>
        <w:tc>
          <w:tcPr>
            <w:tcW w:w="3050" w:type="pct"/>
          </w:tcPr>
          <w:p w14:paraId="7A5F14C5" w14:textId="4C2BE21C" w:rsidR="002177F2" w:rsidRPr="004802EB" w:rsidDel="005176CA" w:rsidRDefault="000551DA" w:rsidP="000551DA">
            <w:pPr>
              <w:jc w:val="left"/>
              <w:rPr>
                <w:del w:id="10712" w:author="Александр" w:date="2020-04-13T07:22:00Z"/>
                <w:rFonts w:ascii="Arial" w:hAnsi="Arial" w:cs="Arial"/>
                <w:szCs w:val="24"/>
              </w:rPr>
            </w:pPr>
            <w:del w:id="10713" w:author="Александр" w:date="2020-04-13T07:22:00Z">
              <w:r w:rsidRPr="004802EB" w:rsidDel="005176CA">
                <w:rPr>
                  <w:rFonts w:ascii="Arial" w:hAnsi="Arial" w:cs="Arial"/>
                  <w:szCs w:val="24"/>
                </w:rPr>
                <w:delText>Реконструкция/Модернизация</w:delText>
              </w:r>
              <w:bookmarkStart w:id="10714" w:name="_Toc67554561"/>
              <w:bookmarkStart w:id="10715" w:name="_Toc67555898"/>
              <w:bookmarkStart w:id="10716" w:name="_Toc67556951"/>
              <w:bookmarkEnd w:id="10714"/>
              <w:bookmarkEnd w:id="10715"/>
              <w:bookmarkEnd w:id="10716"/>
            </w:del>
          </w:p>
        </w:tc>
        <w:bookmarkStart w:id="10717" w:name="_Toc67554562"/>
        <w:bookmarkStart w:id="10718" w:name="_Toc67555899"/>
        <w:bookmarkStart w:id="10719" w:name="_Toc67556952"/>
        <w:bookmarkEnd w:id="10717"/>
        <w:bookmarkEnd w:id="10718"/>
        <w:bookmarkEnd w:id="10719"/>
      </w:tr>
    </w:tbl>
    <w:p w14:paraId="42391DF1" w14:textId="4D6B8F32" w:rsidR="002177F2" w:rsidDel="005176CA" w:rsidRDefault="002177F2" w:rsidP="002177F2">
      <w:pPr>
        <w:ind w:left="567"/>
        <w:jc w:val="center"/>
        <w:rPr>
          <w:del w:id="10720" w:author="Александр" w:date="2020-04-13T07:22:00Z"/>
          <w:rFonts w:ascii="Arial" w:hAnsi="Arial" w:cs="Arial"/>
          <w:sz w:val="22"/>
        </w:rPr>
      </w:pPr>
      <w:bookmarkStart w:id="10721" w:name="_Toc67554563"/>
      <w:bookmarkStart w:id="10722" w:name="_Toc67555900"/>
      <w:bookmarkStart w:id="10723" w:name="_Toc67556953"/>
      <w:bookmarkEnd w:id="10721"/>
      <w:bookmarkEnd w:id="10722"/>
      <w:bookmarkEnd w:id="10723"/>
    </w:p>
    <w:p w14:paraId="160FE66F" w14:textId="01590EB8" w:rsidR="000551DA" w:rsidRPr="00F00C4D" w:rsidDel="005176CA" w:rsidRDefault="000551DA" w:rsidP="000551DA">
      <w:pPr>
        <w:ind w:left="567"/>
        <w:jc w:val="right"/>
        <w:rPr>
          <w:del w:id="10724" w:author="Александр" w:date="2020-04-13T07:22:00Z"/>
          <w:rFonts w:ascii="Arial" w:hAnsi="Arial" w:cs="Arial"/>
          <w:sz w:val="22"/>
          <w:rPrChange w:id="10725" w:author="Александр" w:date="2020-04-12T15:13:00Z">
            <w:rPr>
              <w:del w:id="10726" w:author="Александр" w:date="2020-04-13T07:22:00Z"/>
              <w:rFonts w:ascii="Arial" w:hAnsi="Arial" w:cs="Arial"/>
              <w:sz w:val="22"/>
              <w:lang w:val="en-US"/>
            </w:rPr>
          </w:rPrChange>
        </w:rPr>
      </w:pPr>
      <w:del w:id="10727" w:author="Александр" w:date="2020-04-13T07:22:00Z">
        <w:r w:rsidRPr="002177F2" w:rsidDel="005176CA">
          <w:rPr>
            <w:rFonts w:ascii="Arial" w:hAnsi="Arial" w:cs="Arial"/>
            <w:sz w:val="22"/>
          </w:rPr>
          <w:delText>Т</w:delText>
        </w:r>
        <w:r w:rsidDel="005176CA">
          <w:rPr>
            <w:rFonts w:ascii="Arial" w:hAnsi="Arial" w:cs="Arial"/>
            <w:sz w:val="22"/>
          </w:rPr>
          <w:delText>аблица 20</w:delText>
        </w:r>
        <w:r w:rsidRPr="002177F2" w:rsidDel="005176CA">
          <w:rPr>
            <w:rFonts w:ascii="Arial" w:hAnsi="Arial" w:cs="Arial"/>
            <w:sz w:val="22"/>
          </w:rPr>
          <w:delText xml:space="preserve">. Схема пользовательских статусов </w:delText>
        </w:r>
        <w:r w:rsidDel="005176CA">
          <w:rPr>
            <w:rFonts w:ascii="Arial" w:hAnsi="Arial" w:cs="Arial"/>
            <w:sz w:val="22"/>
            <w:lang w:val="en-US"/>
          </w:rPr>
          <w:delText>ZPP</w:delText>
        </w:r>
        <w:r w:rsidRPr="000551DA" w:rsidDel="005176CA">
          <w:rPr>
            <w:rFonts w:ascii="Arial" w:hAnsi="Arial" w:cs="Arial"/>
            <w:sz w:val="22"/>
          </w:rPr>
          <w:delText>_</w:delText>
        </w:r>
        <w:r w:rsidDel="005176CA">
          <w:rPr>
            <w:rFonts w:ascii="Arial" w:hAnsi="Arial" w:cs="Arial"/>
            <w:sz w:val="22"/>
            <w:lang w:val="en-US"/>
          </w:rPr>
          <w:delText>EO</w:delText>
        </w:r>
        <w:bookmarkStart w:id="10728" w:name="_Toc67554564"/>
        <w:bookmarkStart w:id="10729" w:name="_Toc67555901"/>
        <w:bookmarkStart w:id="10730" w:name="_Toc67556954"/>
        <w:bookmarkEnd w:id="10728"/>
        <w:bookmarkEnd w:id="10729"/>
        <w:bookmarkEnd w:id="10730"/>
      </w:del>
    </w:p>
    <w:tbl>
      <w:tblPr>
        <w:tblpPr w:leftFromText="180" w:rightFromText="180" w:vertAnchor="text" w:horzAnchor="page" w:tblpX="577" w:tblpY="165"/>
        <w:tblW w:w="520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7"/>
        <w:gridCol w:w="3167"/>
        <w:gridCol w:w="5591"/>
      </w:tblGrid>
      <w:tr w:rsidR="004802EB" w:rsidRPr="000E3C42" w:rsidDel="005176CA" w14:paraId="3A9369BD" w14:textId="5C3250A1" w:rsidTr="004C7C06">
        <w:trPr>
          <w:cantSplit/>
          <w:trHeight w:val="623"/>
          <w:tblHeader/>
          <w:del w:id="10731" w:author="Александр" w:date="2020-04-13T07:22:00Z"/>
        </w:trPr>
        <w:tc>
          <w:tcPr>
            <w:tcW w:w="863" w:type="pct"/>
            <w:shd w:val="clear" w:color="auto" w:fill="FFC000"/>
            <w:vAlign w:val="center"/>
          </w:tcPr>
          <w:p w14:paraId="517472B1" w14:textId="2F1E5448" w:rsidR="000551DA" w:rsidRPr="002177F2" w:rsidDel="005176CA" w:rsidRDefault="000551DA" w:rsidP="000551DA">
            <w:pPr>
              <w:jc w:val="center"/>
              <w:rPr>
                <w:del w:id="10732" w:author="Александр" w:date="2020-04-13T07:22:00Z"/>
                <w:rFonts w:ascii="Arial" w:hAnsi="Arial" w:cs="Arial"/>
                <w:b/>
                <w:sz w:val="20"/>
                <w:szCs w:val="20"/>
              </w:rPr>
            </w:pPr>
            <w:del w:id="10733" w:author="Александр" w:date="2020-04-13T07:22:00Z">
              <w:r w:rsidDel="005176CA">
                <w:rPr>
                  <w:rFonts w:ascii="Arial" w:hAnsi="Arial" w:cs="Arial"/>
                  <w:b/>
                  <w:sz w:val="20"/>
                  <w:szCs w:val="20"/>
                </w:rPr>
                <w:delText>Порядковый номер</w:delText>
              </w:r>
              <w:r w:rsidR="004C7C06" w:rsidDel="005176CA">
                <w:rPr>
                  <w:rFonts w:ascii="Arial" w:hAnsi="Arial" w:cs="Arial"/>
                  <w:b/>
                  <w:sz w:val="20"/>
                  <w:szCs w:val="20"/>
                </w:rPr>
                <w:delText xml:space="preserve"> статуса</w:delText>
              </w:r>
              <w:bookmarkStart w:id="10734" w:name="_Toc67554565"/>
              <w:bookmarkStart w:id="10735" w:name="_Toc67555902"/>
              <w:bookmarkStart w:id="10736" w:name="_Toc67556955"/>
              <w:bookmarkEnd w:id="10734"/>
              <w:bookmarkEnd w:id="10735"/>
              <w:bookmarkEnd w:id="10736"/>
            </w:del>
          </w:p>
        </w:tc>
        <w:tc>
          <w:tcPr>
            <w:tcW w:w="1496" w:type="pct"/>
            <w:shd w:val="clear" w:color="auto" w:fill="FFC000"/>
            <w:vAlign w:val="center"/>
          </w:tcPr>
          <w:p w14:paraId="7B60D095" w14:textId="39940C46" w:rsidR="000551DA" w:rsidDel="005176CA" w:rsidRDefault="000551DA" w:rsidP="000551DA">
            <w:pPr>
              <w:jc w:val="center"/>
              <w:rPr>
                <w:del w:id="10737" w:author="Александр" w:date="2020-04-13T07:22:00Z"/>
                <w:rFonts w:ascii="Arial" w:hAnsi="Arial" w:cs="Arial"/>
                <w:b/>
                <w:sz w:val="20"/>
                <w:szCs w:val="20"/>
              </w:rPr>
            </w:pPr>
            <w:del w:id="10738" w:author="Александр" w:date="2020-04-13T07:22:00Z">
              <w:r w:rsidDel="005176CA">
                <w:rPr>
                  <w:rFonts w:ascii="Arial" w:hAnsi="Arial" w:cs="Arial"/>
                  <w:b/>
                  <w:sz w:val="20"/>
                  <w:szCs w:val="20"/>
                </w:rPr>
                <w:delText>Статус</w:delText>
              </w:r>
              <w:bookmarkStart w:id="10739" w:name="_Toc67554566"/>
              <w:bookmarkStart w:id="10740" w:name="_Toc67555903"/>
              <w:bookmarkStart w:id="10741" w:name="_Toc67556956"/>
              <w:bookmarkEnd w:id="10739"/>
              <w:bookmarkEnd w:id="10740"/>
              <w:bookmarkEnd w:id="10741"/>
            </w:del>
          </w:p>
        </w:tc>
        <w:tc>
          <w:tcPr>
            <w:tcW w:w="2640" w:type="pct"/>
            <w:shd w:val="clear" w:color="auto" w:fill="FFC000"/>
            <w:vAlign w:val="center"/>
          </w:tcPr>
          <w:p w14:paraId="4C2ECDA1" w14:textId="5D2B2B8B" w:rsidR="000551DA" w:rsidRPr="000E3C42" w:rsidDel="005176CA" w:rsidRDefault="004802EB" w:rsidP="000551DA">
            <w:pPr>
              <w:jc w:val="center"/>
              <w:rPr>
                <w:del w:id="10742" w:author="Александр" w:date="2020-04-13T07:22:00Z"/>
                <w:rFonts w:ascii="Arial" w:hAnsi="Arial" w:cs="Arial"/>
                <w:b/>
                <w:sz w:val="20"/>
                <w:szCs w:val="20"/>
              </w:rPr>
            </w:pPr>
            <w:del w:id="10743" w:author="Александр" w:date="2020-04-13T07:22:00Z">
              <w:r w:rsidDel="005176CA">
                <w:rPr>
                  <w:rFonts w:ascii="Arial" w:hAnsi="Arial" w:cs="Arial"/>
                  <w:b/>
                  <w:sz w:val="20"/>
                  <w:szCs w:val="20"/>
                </w:rPr>
                <w:delText>Наименование статусов</w:delText>
              </w:r>
              <w:bookmarkStart w:id="10744" w:name="_Toc67554567"/>
              <w:bookmarkStart w:id="10745" w:name="_Toc67555904"/>
              <w:bookmarkStart w:id="10746" w:name="_Toc67556957"/>
              <w:bookmarkEnd w:id="10744"/>
              <w:bookmarkEnd w:id="10745"/>
              <w:bookmarkEnd w:id="10746"/>
            </w:del>
          </w:p>
        </w:tc>
        <w:bookmarkStart w:id="10747" w:name="_Toc67554568"/>
        <w:bookmarkStart w:id="10748" w:name="_Toc67555905"/>
        <w:bookmarkStart w:id="10749" w:name="_Toc67556958"/>
        <w:bookmarkEnd w:id="10747"/>
        <w:bookmarkEnd w:id="10748"/>
        <w:bookmarkEnd w:id="10749"/>
      </w:tr>
      <w:tr w:rsidR="000551DA" w:rsidRPr="00E1745A" w:rsidDel="005176CA" w14:paraId="6A30930B" w14:textId="00C03582" w:rsidTr="004C7C06">
        <w:trPr>
          <w:cantSplit/>
          <w:trHeight w:val="289"/>
          <w:del w:id="10750" w:author="Александр" w:date="2020-04-13T07:22:00Z"/>
        </w:trPr>
        <w:tc>
          <w:tcPr>
            <w:tcW w:w="863" w:type="pct"/>
          </w:tcPr>
          <w:p w14:paraId="444C3FBE" w14:textId="114C283A" w:rsidR="000551DA" w:rsidRPr="000551DA" w:rsidDel="005176CA" w:rsidRDefault="000551DA" w:rsidP="000551DA">
            <w:pPr>
              <w:jc w:val="left"/>
              <w:rPr>
                <w:del w:id="10751" w:author="Александр" w:date="2020-04-13T07:22:00Z"/>
                <w:rFonts w:ascii="Arial" w:hAnsi="Arial" w:cs="Arial"/>
                <w:szCs w:val="24"/>
              </w:rPr>
            </w:pPr>
            <w:del w:id="10752" w:author="Александр" w:date="2020-04-13T07:22:00Z">
              <w:r w:rsidRPr="000551DA" w:rsidDel="005176CA">
                <w:rPr>
                  <w:rFonts w:ascii="Arial" w:hAnsi="Arial" w:cs="Arial"/>
                  <w:szCs w:val="24"/>
                </w:rPr>
                <w:delText>1</w:delText>
              </w:r>
              <w:bookmarkStart w:id="10753" w:name="_Toc67554569"/>
              <w:bookmarkStart w:id="10754" w:name="_Toc67555906"/>
              <w:bookmarkStart w:id="10755" w:name="_Toc67556959"/>
              <w:bookmarkEnd w:id="10753"/>
              <w:bookmarkEnd w:id="10754"/>
              <w:bookmarkEnd w:id="10755"/>
            </w:del>
          </w:p>
        </w:tc>
        <w:tc>
          <w:tcPr>
            <w:tcW w:w="1496" w:type="pct"/>
          </w:tcPr>
          <w:p w14:paraId="3C362BD3" w14:textId="31AFF696" w:rsidR="000551DA" w:rsidRPr="000551DA" w:rsidDel="005176CA" w:rsidRDefault="000551DA" w:rsidP="000551DA">
            <w:pPr>
              <w:jc w:val="left"/>
              <w:rPr>
                <w:del w:id="10756" w:author="Александр" w:date="2020-04-13T07:22:00Z"/>
                <w:rFonts w:ascii="Arial" w:hAnsi="Arial" w:cs="Arial"/>
                <w:szCs w:val="24"/>
              </w:rPr>
            </w:pPr>
            <w:del w:id="10757" w:author="Александр" w:date="2020-04-13T07:22:00Z">
              <w:r w:rsidRPr="000551DA" w:rsidDel="005176CA">
                <w:rPr>
                  <w:rFonts w:ascii="Arial" w:hAnsi="Arial" w:cs="Arial"/>
                  <w:szCs w:val="24"/>
                </w:rPr>
                <w:delText>НОВ</w:delText>
              </w:r>
              <w:bookmarkStart w:id="10758" w:name="_Toc67554570"/>
              <w:bookmarkStart w:id="10759" w:name="_Toc67555907"/>
              <w:bookmarkStart w:id="10760" w:name="_Toc67556960"/>
              <w:bookmarkEnd w:id="10758"/>
              <w:bookmarkEnd w:id="10759"/>
              <w:bookmarkEnd w:id="10760"/>
            </w:del>
          </w:p>
        </w:tc>
        <w:tc>
          <w:tcPr>
            <w:tcW w:w="2640" w:type="pct"/>
          </w:tcPr>
          <w:p w14:paraId="053C024A" w14:textId="2BE81025" w:rsidR="000551DA" w:rsidRPr="0010588B" w:rsidDel="005176CA" w:rsidRDefault="000551DA" w:rsidP="000551DA">
            <w:pPr>
              <w:jc w:val="left"/>
              <w:rPr>
                <w:del w:id="10761" w:author="Александр" w:date="2020-04-13T07:22:00Z"/>
                <w:rFonts w:ascii="Arial" w:hAnsi="Arial" w:cs="Arial"/>
                <w:szCs w:val="24"/>
                <w:lang w:val="en-US"/>
              </w:rPr>
            </w:pPr>
            <w:del w:id="10762" w:author="Александр" w:date="2020-04-13T07:22:00Z">
              <w:r w:rsidRPr="000551DA" w:rsidDel="005176CA">
                <w:rPr>
                  <w:rFonts w:ascii="Arial" w:hAnsi="Arial" w:cs="Arial"/>
                  <w:szCs w:val="24"/>
                </w:rPr>
                <w:delText>Новый</w:delText>
              </w:r>
              <w:bookmarkStart w:id="10763" w:name="_Toc67554571"/>
              <w:bookmarkStart w:id="10764" w:name="_Toc67555908"/>
              <w:bookmarkStart w:id="10765" w:name="_Toc67556961"/>
              <w:bookmarkEnd w:id="10763"/>
              <w:bookmarkEnd w:id="10764"/>
              <w:bookmarkEnd w:id="10765"/>
            </w:del>
          </w:p>
        </w:tc>
        <w:bookmarkStart w:id="10766" w:name="_Toc67554572"/>
        <w:bookmarkStart w:id="10767" w:name="_Toc67555909"/>
        <w:bookmarkStart w:id="10768" w:name="_Toc67556962"/>
        <w:bookmarkEnd w:id="10766"/>
        <w:bookmarkEnd w:id="10767"/>
        <w:bookmarkEnd w:id="10768"/>
      </w:tr>
      <w:tr w:rsidR="000551DA" w:rsidRPr="00E1745A" w:rsidDel="005176CA" w14:paraId="43D64622" w14:textId="354A18CD" w:rsidTr="004C7C06">
        <w:trPr>
          <w:cantSplit/>
          <w:trHeight w:val="237"/>
          <w:del w:id="10769" w:author="Александр" w:date="2020-04-13T07:22:00Z"/>
        </w:trPr>
        <w:tc>
          <w:tcPr>
            <w:tcW w:w="863" w:type="pct"/>
          </w:tcPr>
          <w:p w14:paraId="6485F5BE" w14:textId="68D17C70" w:rsidR="000551DA" w:rsidRPr="000551DA" w:rsidDel="005176CA" w:rsidRDefault="000551DA" w:rsidP="000551DA">
            <w:pPr>
              <w:jc w:val="left"/>
              <w:rPr>
                <w:del w:id="10770" w:author="Александр" w:date="2020-04-13T07:22:00Z"/>
                <w:rFonts w:ascii="Arial" w:hAnsi="Arial" w:cs="Arial"/>
                <w:szCs w:val="24"/>
              </w:rPr>
            </w:pPr>
            <w:del w:id="10771" w:author="Александр" w:date="2020-04-13T07:22:00Z">
              <w:r w:rsidRPr="000551DA" w:rsidDel="005176CA">
                <w:rPr>
                  <w:rFonts w:ascii="Arial" w:hAnsi="Arial" w:cs="Arial"/>
                  <w:szCs w:val="24"/>
                </w:rPr>
                <w:delText>2</w:delText>
              </w:r>
              <w:bookmarkStart w:id="10772" w:name="_Toc67554573"/>
              <w:bookmarkStart w:id="10773" w:name="_Toc67555910"/>
              <w:bookmarkStart w:id="10774" w:name="_Toc67556963"/>
              <w:bookmarkEnd w:id="10772"/>
              <w:bookmarkEnd w:id="10773"/>
              <w:bookmarkEnd w:id="10774"/>
            </w:del>
          </w:p>
        </w:tc>
        <w:tc>
          <w:tcPr>
            <w:tcW w:w="1496" w:type="pct"/>
          </w:tcPr>
          <w:p w14:paraId="023177AF" w14:textId="479FC814" w:rsidR="000551DA" w:rsidRPr="000551DA" w:rsidDel="005176CA" w:rsidRDefault="000551DA" w:rsidP="000551DA">
            <w:pPr>
              <w:jc w:val="left"/>
              <w:rPr>
                <w:del w:id="10775" w:author="Александр" w:date="2020-04-13T07:22:00Z"/>
                <w:rFonts w:ascii="Arial" w:hAnsi="Arial" w:cs="Arial"/>
                <w:szCs w:val="24"/>
              </w:rPr>
            </w:pPr>
            <w:del w:id="10776" w:author="Александр" w:date="2020-04-13T07:22:00Z">
              <w:r w:rsidRPr="000551DA" w:rsidDel="005176CA">
                <w:rPr>
                  <w:rFonts w:ascii="Arial" w:hAnsi="Arial" w:cs="Arial"/>
                  <w:szCs w:val="24"/>
                </w:rPr>
                <w:delText>СКЛД</w:delText>
              </w:r>
              <w:bookmarkStart w:id="10777" w:name="_Toc67554574"/>
              <w:bookmarkStart w:id="10778" w:name="_Toc67555911"/>
              <w:bookmarkStart w:id="10779" w:name="_Toc67556964"/>
              <w:bookmarkEnd w:id="10777"/>
              <w:bookmarkEnd w:id="10778"/>
              <w:bookmarkEnd w:id="10779"/>
            </w:del>
          </w:p>
        </w:tc>
        <w:tc>
          <w:tcPr>
            <w:tcW w:w="2640" w:type="pct"/>
          </w:tcPr>
          <w:p w14:paraId="3EC91924" w14:textId="57CB8214" w:rsidR="000551DA" w:rsidRPr="000551DA" w:rsidDel="005176CA" w:rsidRDefault="000551DA" w:rsidP="000551DA">
            <w:pPr>
              <w:jc w:val="left"/>
              <w:rPr>
                <w:del w:id="10780" w:author="Александр" w:date="2020-04-13T07:22:00Z"/>
                <w:rFonts w:ascii="Arial" w:hAnsi="Arial" w:cs="Arial"/>
                <w:szCs w:val="24"/>
              </w:rPr>
            </w:pPr>
            <w:del w:id="10781" w:author="Александр" w:date="2020-04-13T07:22:00Z">
              <w:r w:rsidRPr="000551DA" w:rsidDel="005176CA">
                <w:rPr>
                  <w:rFonts w:ascii="Arial" w:hAnsi="Arial" w:cs="Arial"/>
                  <w:szCs w:val="24"/>
                </w:rPr>
                <w:delText>На складе</w:delText>
              </w:r>
              <w:bookmarkStart w:id="10782" w:name="_Toc67554575"/>
              <w:bookmarkStart w:id="10783" w:name="_Toc67555912"/>
              <w:bookmarkStart w:id="10784" w:name="_Toc67556965"/>
              <w:bookmarkEnd w:id="10782"/>
              <w:bookmarkEnd w:id="10783"/>
              <w:bookmarkEnd w:id="10784"/>
            </w:del>
          </w:p>
        </w:tc>
        <w:bookmarkStart w:id="10785" w:name="_Toc67554576"/>
        <w:bookmarkStart w:id="10786" w:name="_Toc67555913"/>
        <w:bookmarkStart w:id="10787" w:name="_Toc67556966"/>
        <w:bookmarkEnd w:id="10785"/>
        <w:bookmarkEnd w:id="10786"/>
        <w:bookmarkEnd w:id="10787"/>
      </w:tr>
      <w:tr w:rsidR="000551DA" w:rsidRPr="00E1745A" w:rsidDel="005176CA" w14:paraId="69DBC0E8" w14:textId="602094A7" w:rsidTr="004C7C06">
        <w:trPr>
          <w:cantSplit/>
          <w:trHeight w:val="336"/>
          <w:del w:id="10788" w:author="Александр" w:date="2020-04-13T07:22:00Z"/>
        </w:trPr>
        <w:tc>
          <w:tcPr>
            <w:tcW w:w="863" w:type="pct"/>
          </w:tcPr>
          <w:p w14:paraId="0E4D5ED8" w14:textId="76A63AA6" w:rsidR="000551DA" w:rsidRPr="000551DA" w:rsidDel="005176CA" w:rsidRDefault="000551DA" w:rsidP="000551DA">
            <w:pPr>
              <w:jc w:val="left"/>
              <w:rPr>
                <w:del w:id="10789" w:author="Александр" w:date="2020-04-13T07:22:00Z"/>
                <w:rFonts w:ascii="Arial" w:hAnsi="Arial" w:cs="Arial"/>
                <w:szCs w:val="24"/>
              </w:rPr>
            </w:pPr>
            <w:del w:id="10790" w:author="Александр" w:date="2020-04-13T07:22:00Z">
              <w:r w:rsidRPr="000551DA" w:rsidDel="005176CA">
                <w:rPr>
                  <w:rFonts w:ascii="Arial" w:hAnsi="Arial" w:cs="Arial"/>
                  <w:szCs w:val="24"/>
                </w:rPr>
                <w:delText>3</w:delText>
              </w:r>
              <w:bookmarkStart w:id="10791" w:name="_Toc67554577"/>
              <w:bookmarkStart w:id="10792" w:name="_Toc67555914"/>
              <w:bookmarkStart w:id="10793" w:name="_Toc67556967"/>
              <w:bookmarkEnd w:id="10791"/>
              <w:bookmarkEnd w:id="10792"/>
              <w:bookmarkEnd w:id="10793"/>
            </w:del>
          </w:p>
        </w:tc>
        <w:tc>
          <w:tcPr>
            <w:tcW w:w="1496" w:type="pct"/>
          </w:tcPr>
          <w:p w14:paraId="493C4BCD" w14:textId="6224EBC3" w:rsidR="000551DA" w:rsidRPr="000551DA" w:rsidDel="005176CA" w:rsidRDefault="000551DA" w:rsidP="000551DA">
            <w:pPr>
              <w:jc w:val="left"/>
              <w:rPr>
                <w:del w:id="10794" w:author="Александр" w:date="2020-04-13T07:22:00Z"/>
                <w:rFonts w:ascii="Arial" w:hAnsi="Arial" w:cs="Arial"/>
                <w:szCs w:val="24"/>
              </w:rPr>
            </w:pPr>
            <w:del w:id="10795" w:author="Александр" w:date="2020-04-13T07:22:00Z">
              <w:r w:rsidRPr="000551DA" w:rsidDel="005176CA">
                <w:rPr>
                  <w:rFonts w:ascii="Arial" w:hAnsi="Arial" w:cs="Arial"/>
                  <w:szCs w:val="24"/>
                </w:rPr>
                <w:delText>СПИС</w:delText>
              </w:r>
              <w:bookmarkStart w:id="10796" w:name="_Toc67554578"/>
              <w:bookmarkStart w:id="10797" w:name="_Toc67555915"/>
              <w:bookmarkStart w:id="10798" w:name="_Toc67556968"/>
              <w:bookmarkEnd w:id="10796"/>
              <w:bookmarkEnd w:id="10797"/>
              <w:bookmarkEnd w:id="10798"/>
            </w:del>
          </w:p>
        </w:tc>
        <w:tc>
          <w:tcPr>
            <w:tcW w:w="2640" w:type="pct"/>
          </w:tcPr>
          <w:p w14:paraId="2934CE51" w14:textId="3D75829D" w:rsidR="000551DA" w:rsidRPr="000551DA" w:rsidDel="005176CA" w:rsidRDefault="000551DA" w:rsidP="000551DA">
            <w:pPr>
              <w:jc w:val="left"/>
              <w:rPr>
                <w:del w:id="10799" w:author="Александр" w:date="2020-04-13T07:22:00Z"/>
                <w:rFonts w:ascii="Arial" w:hAnsi="Arial" w:cs="Arial"/>
                <w:szCs w:val="24"/>
              </w:rPr>
            </w:pPr>
            <w:del w:id="10800" w:author="Александр" w:date="2020-04-13T07:22:00Z">
              <w:r w:rsidRPr="000551DA" w:rsidDel="005176CA">
                <w:rPr>
                  <w:rFonts w:ascii="Arial" w:hAnsi="Arial" w:cs="Arial"/>
                  <w:szCs w:val="24"/>
                </w:rPr>
                <w:delText>Списан</w:delText>
              </w:r>
              <w:bookmarkStart w:id="10801" w:name="_Toc67554579"/>
              <w:bookmarkStart w:id="10802" w:name="_Toc67555916"/>
              <w:bookmarkStart w:id="10803" w:name="_Toc67556969"/>
              <w:bookmarkEnd w:id="10801"/>
              <w:bookmarkEnd w:id="10802"/>
              <w:bookmarkEnd w:id="10803"/>
            </w:del>
          </w:p>
        </w:tc>
        <w:bookmarkStart w:id="10804" w:name="_Toc67554580"/>
        <w:bookmarkStart w:id="10805" w:name="_Toc67555917"/>
        <w:bookmarkStart w:id="10806" w:name="_Toc67556970"/>
        <w:bookmarkEnd w:id="10804"/>
        <w:bookmarkEnd w:id="10805"/>
        <w:bookmarkEnd w:id="10806"/>
      </w:tr>
      <w:tr w:rsidR="000551DA" w:rsidRPr="00E1745A" w:rsidDel="005176CA" w14:paraId="115E07D0" w14:textId="5F1D0BF2" w:rsidTr="004C7C06">
        <w:trPr>
          <w:cantSplit/>
          <w:trHeight w:val="279"/>
          <w:del w:id="10807" w:author="Александр" w:date="2020-04-13T07:22:00Z"/>
        </w:trPr>
        <w:tc>
          <w:tcPr>
            <w:tcW w:w="863" w:type="pct"/>
          </w:tcPr>
          <w:p w14:paraId="2E846910" w14:textId="5CF3BFC8" w:rsidR="000551DA" w:rsidRPr="000551DA" w:rsidDel="005176CA" w:rsidRDefault="000551DA" w:rsidP="000551DA">
            <w:pPr>
              <w:jc w:val="left"/>
              <w:rPr>
                <w:del w:id="10808" w:author="Александр" w:date="2020-04-13T07:22:00Z"/>
                <w:rFonts w:ascii="Arial" w:hAnsi="Arial" w:cs="Arial"/>
                <w:szCs w:val="24"/>
              </w:rPr>
            </w:pPr>
            <w:del w:id="10809" w:author="Александр" w:date="2020-04-13T07:22:00Z">
              <w:r w:rsidRPr="000551DA" w:rsidDel="005176CA">
                <w:rPr>
                  <w:rFonts w:ascii="Arial" w:hAnsi="Arial" w:cs="Arial"/>
                  <w:szCs w:val="24"/>
                </w:rPr>
                <w:delText>4</w:delText>
              </w:r>
              <w:bookmarkStart w:id="10810" w:name="_Toc67554581"/>
              <w:bookmarkStart w:id="10811" w:name="_Toc67555918"/>
              <w:bookmarkStart w:id="10812" w:name="_Toc67556971"/>
              <w:bookmarkEnd w:id="10810"/>
              <w:bookmarkEnd w:id="10811"/>
              <w:bookmarkEnd w:id="10812"/>
            </w:del>
          </w:p>
        </w:tc>
        <w:tc>
          <w:tcPr>
            <w:tcW w:w="1496" w:type="pct"/>
          </w:tcPr>
          <w:p w14:paraId="28BF4A0E" w14:textId="0E1131D4" w:rsidR="000551DA" w:rsidRPr="000551DA" w:rsidDel="005176CA" w:rsidRDefault="000551DA" w:rsidP="000551DA">
            <w:pPr>
              <w:jc w:val="left"/>
              <w:rPr>
                <w:del w:id="10813" w:author="Александр" w:date="2020-04-13T07:22:00Z"/>
                <w:rFonts w:ascii="Arial" w:hAnsi="Arial" w:cs="Arial"/>
                <w:szCs w:val="24"/>
              </w:rPr>
            </w:pPr>
            <w:del w:id="10814" w:author="Александр" w:date="2020-04-13T07:22:00Z">
              <w:r w:rsidRPr="000551DA" w:rsidDel="005176CA">
                <w:rPr>
                  <w:rFonts w:ascii="Arial" w:hAnsi="Arial" w:cs="Arial"/>
                  <w:szCs w:val="24"/>
                </w:rPr>
                <w:delText>ЭКСП</w:delText>
              </w:r>
              <w:bookmarkStart w:id="10815" w:name="_Toc67554582"/>
              <w:bookmarkStart w:id="10816" w:name="_Toc67555919"/>
              <w:bookmarkStart w:id="10817" w:name="_Toc67556972"/>
              <w:bookmarkEnd w:id="10815"/>
              <w:bookmarkEnd w:id="10816"/>
              <w:bookmarkEnd w:id="10817"/>
            </w:del>
          </w:p>
        </w:tc>
        <w:tc>
          <w:tcPr>
            <w:tcW w:w="2640" w:type="pct"/>
          </w:tcPr>
          <w:p w14:paraId="4D88BA40" w14:textId="44B14125" w:rsidR="000551DA" w:rsidRPr="000551DA" w:rsidDel="005176CA" w:rsidRDefault="000551DA" w:rsidP="000551DA">
            <w:pPr>
              <w:jc w:val="left"/>
              <w:rPr>
                <w:del w:id="10818" w:author="Александр" w:date="2020-04-13T07:22:00Z"/>
                <w:rFonts w:ascii="Arial" w:hAnsi="Arial" w:cs="Arial"/>
                <w:szCs w:val="24"/>
              </w:rPr>
            </w:pPr>
            <w:del w:id="10819" w:author="Александр" w:date="2020-04-13T07:22:00Z">
              <w:r w:rsidRPr="000551DA" w:rsidDel="005176CA">
                <w:rPr>
                  <w:rFonts w:ascii="Arial" w:hAnsi="Arial" w:cs="Arial"/>
                  <w:szCs w:val="24"/>
                </w:rPr>
                <w:delText>В эксплуатации</w:delText>
              </w:r>
              <w:bookmarkStart w:id="10820" w:name="_Toc67554583"/>
              <w:bookmarkStart w:id="10821" w:name="_Toc67555920"/>
              <w:bookmarkStart w:id="10822" w:name="_Toc67556973"/>
              <w:bookmarkEnd w:id="10820"/>
              <w:bookmarkEnd w:id="10821"/>
              <w:bookmarkEnd w:id="10822"/>
            </w:del>
          </w:p>
        </w:tc>
        <w:bookmarkStart w:id="10823" w:name="_Toc67554584"/>
        <w:bookmarkStart w:id="10824" w:name="_Toc67555921"/>
        <w:bookmarkStart w:id="10825" w:name="_Toc67556974"/>
        <w:bookmarkEnd w:id="10823"/>
        <w:bookmarkEnd w:id="10824"/>
        <w:bookmarkEnd w:id="10825"/>
      </w:tr>
      <w:tr w:rsidR="000551DA" w:rsidRPr="00E1745A" w:rsidDel="005176CA" w14:paraId="594815B8" w14:textId="770069D1" w:rsidTr="004C7C06">
        <w:trPr>
          <w:cantSplit/>
          <w:trHeight w:val="298"/>
          <w:del w:id="10826" w:author="Александр" w:date="2020-04-13T07:22:00Z"/>
        </w:trPr>
        <w:tc>
          <w:tcPr>
            <w:tcW w:w="863" w:type="pct"/>
          </w:tcPr>
          <w:p w14:paraId="5F5E72E1" w14:textId="78602524" w:rsidR="000551DA" w:rsidRPr="000551DA" w:rsidDel="005176CA" w:rsidRDefault="000551DA" w:rsidP="000551DA">
            <w:pPr>
              <w:jc w:val="left"/>
              <w:rPr>
                <w:del w:id="10827" w:author="Александр" w:date="2020-04-13T07:22:00Z"/>
                <w:rFonts w:ascii="Arial" w:hAnsi="Arial" w:cs="Arial"/>
                <w:szCs w:val="24"/>
              </w:rPr>
            </w:pPr>
            <w:del w:id="10828" w:author="Александр" w:date="2020-04-13T07:22:00Z">
              <w:r w:rsidRPr="000551DA" w:rsidDel="005176CA">
                <w:rPr>
                  <w:rFonts w:ascii="Arial" w:hAnsi="Arial" w:cs="Arial"/>
                  <w:szCs w:val="24"/>
                </w:rPr>
                <w:delText>5</w:delText>
              </w:r>
              <w:bookmarkStart w:id="10829" w:name="_Toc67554585"/>
              <w:bookmarkStart w:id="10830" w:name="_Toc67555922"/>
              <w:bookmarkStart w:id="10831" w:name="_Toc67556975"/>
              <w:bookmarkEnd w:id="10829"/>
              <w:bookmarkEnd w:id="10830"/>
              <w:bookmarkEnd w:id="10831"/>
            </w:del>
          </w:p>
        </w:tc>
        <w:tc>
          <w:tcPr>
            <w:tcW w:w="1496" w:type="pct"/>
          </w:tcPr>
          <w:p w14:paraId="456A040B" w14:textId="1B7DDB4E" w:rsidR="000551DA" w:rsidRPr="000551DA" w:rsidDel="005176CA" w:rsidRDefault="000551DA" w:rsidP="000551DA">
            <w:pPr>
              <w:jc w:val="left"/>
              <w:rPr>
                <w:del w:id="10832" w:author="Александр" w:date="2020-04-13T07:22:00Z"/>
                <w:rFonts w:ascii="Arial" w:hAnsi="Arial" w:cs="Arial"/>
                <w:szCs w:val="24"/>
              </w:rPr>
            </w:pPr>
            <w:del w:id="10833" w:author="Александр" w:date="2020-04-13T07:22:00Z">
              <w:r w:rsidRPr="000551DA" w:rsidDel="005176CA">
                <w:rPr>
                  <w:rFonts w:ascii="Arial" w:hAnsi="Arial" w:cs="Arial"/>
                  <w:szCs w:val="24"/>
                </w:rPr>
                <w:delText>РЕМН</w:delText>
              </w:r>
              <w:bookmarkStart w:id="10834" w:name="_Toc67554586"/>
              <w:bookmarkStart w:id="10835" w:name="_Toc67555923"/>
              <w:bookmarkStart w:id="10836" w:name="_Toc67556976"/>
              <w:bookmarkEnd w:id="10834"/>
              <w:bookmarkEnd w:id="10835"/>
              <w:bookmarkEnd w:id="10836"/>
            </w:del>
          </w:p>
        </w:tc>
        <w:tc>
          <w:tcPr>
            <w:tcW w:w="2640" w:type="pct"/>
          </w:tcPr>
          <w:p w14:paraId="0F29FFD4" w14:textId="4652F150" w:rsidR="000551DA" w:rsidRPr="000551DA" w:rsidDel="005176CA" w:rsidRDefault="000551DA" w:rsidP="000551DA">
            <w:pPr>
              <w:jc w:val="left"/>
              <w:rPr>
                <w:del w:id="10837" w:author="Александр" w:date="2020-04-13T07:22:00Z"/>
                <w:rFonts w:ascii="Arial" w:hAnsi="Arial" w:cs="Arial"/>
                <w:szCs w:val="24"/>
              </w:rPr>
            </w:pPr>
            <w:del w:id="10838" w:author="Александр" w:date="2020-04-13T07:22:00Z">
              <w:r w:rsidRPr="000551DA" w:rsidDel="005176CA">
                <w:rPr>
                  <w:rFonts w:ascii="Arial" w:hAnsi="Arial" w:cs="Arial"/>
                  <w:szCs w:val="24"/>
                </w:rPr>
                <w:delText>В ремонте</w:delText>
              </w:r>
              <w:bookmarkStart w:id="10839" w:name="_Toc67554587"/>
              <w:bookmarkStart w:id="10840" w:name="_Toc67555924"/>
              <w:bookmarkStart w:id="10841" w:name="_Toc67556977"/>
              <w:bookmarkEnd w:id="10839"/>
              <w:bookmarkEnd w:id="10840"/>
              <w:bookmarkEnd w:id="10841"/>
            </w:del>
          </w:p>
        </w:tc>
        <w:bookmarkStart w:id="10842" w:name="_Toc67554588"/>
        <w:bookmarkStart w:id="10843" w:name="_Toc67555925"/>
        <w:bookmarkStart w:id="10844" w:name="_Toc67556978"/>
        <w:bookmarkEnd w:id="10842"/>
        <w:bookmarkEnd w:id="10843"/>
        <w:bookmarkEnd w:id="10844"/>
      </w:tr>
      <w:tr w:rsidR="000551DA" w:rsidRPr="00E1745A" w:rsidDel="005176CA" w14:paraId="07A1AB3B" w14:textId="0220AF55" w:rsidTr="004C7C06">
        <w:trPr>
          <w:cantSplit/>
          <w:trHeight w:val="398"/>
          <w:del w:id="10845" w:author="Александр" w:date="2020-04-13T07:22:00Z"/>
        </w:trPr>
        <w:tc>
          <w:tcPr>
            <w:tcW w:w="863" w:type="pct"/>
          </w:tcPr>
          <w:p w14:paraId="3D762C67" w14:textId="65E87C5F" w:rsidR="000551DA" w:rsidRPr="000551DA" w:rsidDel="005176CA" w:rsidRDefault="000551DA" w:rsidP="000551DA">
            <w:pPr>
              <w:jc w:val="left"/>
              <w:rPr>
                <w:del w:id="10846" w:author="Александр" w:date="2020-04-13T07:22:00Z"/>
                <w:rFonts w:ascii="Arial" w:hAnsi="Arial" w:cs="Arial"/>
                <w:szCs w:val="24"/>
              </w:rPr>
            </w:pPr>
            <w:del w:id="10847" w:author="Александр" w:date="2020-04-13T07:22:00Z">
              <w:r w:rsidRPr="000551DA" w:rsidDel="005176CA">
                <w:rPr>
                  <w:rFonts w:ascii="Arial" w:hAnsi="Arial" w:cs="Arial"/>
                  <w:szCs w:val="24"/>
                </w:rPr>
                <w:delText>6</w:delText>
              </w:r>
              <w:bookmarkStart w:id="10848" w:name="_Toc67554589"/>
              <w:bookmarkStart w:id="10849" w:name="_Toc67555926"/>
              <w:bookmarkStart w:id="10850" w:name="_Toc67556979"/>
              <w:bookmarkEnd w:id="10848"/>
              <w:bookmarkEnd w:id="10849"/>
              <w:bookmarkEnd w:id="10850"/>
            </w:del>
          </w:p>
        </w:tc>
        <w:tc>
          <w:tcPr>
            <w:tcW w:w="1496" w:type="pct"/>
          </w:tcPr>
          <w:p w14:paraId="79924F38" w14:textId="22F835AF" w:rsidR="000551DA" w:rsidRPr="000551DA" w:rsidDel="005176CA" w:rsidRDefault="000551DA" w:rsidP="000551DA">
            <w:pPr>
              <w:jc w:val="left"/>
              <w:rPr>
                <w:del w:id="10851" w:author="Александр" w:date="2020-04-13T07:22:00Z"/>
                <w:rFonts w:ascii="Arial" w:hAnsi="Arial" w:cs="Arial"/>
                <w:szCs w:val="24"/>
              </w:rPr>
            </w:pPr>
            <w:del w:id="10852" w:author="Александр" w:date="2020-04-13T07:22:00Z">
              <w:r w:rsidRPr="000551DA" w:rsidDel="005176CA">
                <w:rPr>
                  <w:rFonts w:ascii="Arial" w:hAnsi="Arial" w:cs="Arial"/>
                  <w:szCs w:val="24"/>
                </w:rPr>
                <w:delText>ЗПСН</w:delText>
              </w:r>
              <w:bookmarkStart w:id="10853" w:name="_Toc67554590"/>
              <w:bookmarkStart w:id="10854" w:name="_Toc67555927"/>
              <w:bookmarkStart w:id="10855" w:name="_Toc67556980"/>
              <w:bookmarkEnd w:id="10853"/>
              <w:bookmarkEnd w:id="10854"/>
              <w:bookmarkEnd w:id="10855"/>
            </w:del>
          </w:p>
        </w:tc>
        <w:tc>
          <w:tcPr>
            <w:tcW w:w="2640" w:type="pct"/>
          </w:tcPr>
          <w:p w14:paraId="7CF61572" w14:textId="27304701" w:rsidR="000551DA" w:rsidRPr="000551DA" w:rsidDel="005176CA" w:rsidRDefault="000551DA" w:rsidP="000551DA">
            <w:pPr>
              <w:jc w:val="left"/>
              <w:rPr>
                <w:del w:id="10856" w:author="Александр" w:date="2020-04-13T07:22:00Z"/>
                <w:rFonts w:ascii="Arial" w:hAnsi="Arial" w:cs="Arial"/>
                <w:szCs w:val="24"/>
              </w:rPr>
            </w:pPr>
            <w:del w:id="10857" w:author="Александр" w:date="2020-04-13T07:22:00Z">
              <w:r w:rsidRPr="000551DA" w:rsidDel="005176CA">
                <w:rPr>
                  <w:rFonts w:ascii="Arial" w:hAnsi="Arial" w:cs="Arial"/>
                  <w:szCs w:val="24"/>
                </w:rPr>
                <w:delText>Запасная</w:delText>
              </w:r>
              <w:bookmarkStart w:id="10858" w:name="_Toc67554591"/>
              <w:bookmarkStart w:id="10859" w:name="_Toc67555928"/>
              <w:bookmarkStart w:id="10860" w:name="_Toc67556981"/>
              <w:bookmarkEnd w:id="10858"/>
              <w:bookmarkEnd w:id="10859"/>
              <w:bookmarkEnd w:id="10860"/>
            </w:del>
          </w:p>
        </w:tc>
        <w:bookmarkStart w:id="10861" w:name="_Toc67554592"/>
        <w:bookmarkStart w:id="10862" w:name="_Toc67555929"/>
        <w:bookmarkStart w:id="10863" w:name="_Toc67556982"/>
        <w:bookmarkEnd w:id="10861"/>
        <w:bookmarkEnd w:id="10862"/>
        <w:bookmarkEnd w:id="10863"/>
      </w:tr>
    </w:tbl>
    <w:p w14:paraId="4DC831E3" w14:textId="3AF30BAC" w:rsidR="004802EB" w:rsidDel="005176CA" w:rsidRDefault="004802EB" w:rsidP="004802EB">
      <w:pPr>
        <w:rPr>
          <w:del w:id="10864" w:author="Александр" w:date="2020-04-13T07:22:00Z"/>
          <w:rFonts w:ascii="Arial" w:hAnsi="Arial" w:cs="Arial"/>
          <w:sz w:val="22"/>
        </w:rPr>
      </w:pPr>
      <w:bookmarkStart w:id="10865" w:name="_Toc67554593"/>
      <w:bookmarkStart w:id="10866" w:name="_Toc67555930"/>
      <w:bookmarkStart w:id="10867" w:name="_Toc67556983"/>
      <w:bookmarkEnd w:id="10865"/>
      <w:bookmarkEnd w:id="10866"/>
      <w:bookmarkEnd w:id="10867"/>
    </w:p>
    <w:p w14:paraId="46A671DD" w14:textId="19139D61" w:rsidR="004802EB" w:rsidDel="005176CA" w:rsidRDefault="004802EB" w:rsidP="004802EB">
      <w:pPr>
        <w:ind w:left="567"/>
        <w:jc w:val="right"/>
        <w:rPr>
          <w:del w:id="10868" w:author="Александр" w:date="2020-04-13T07:22:00Z"/>
          <w:rFonts w:ascii="Arial" w:hAnsi="Arial" w:cs="Arial"/>
          <w:sz w:val="22"/>
        </w:rPr>
      </w:pPr>
      <w:del w:id="10869" w:author="Александр" w:date="2020-04-13T07:22:00Z">
        <w:r w:rsidDel="005176CA">
          <w:rPr>
            <w:rFonts w:ascii="Arial" w:hAnsi="Arial" w:cs="Arial"/>
            <w:sz w:val="22"/>
          </w:rPr>
          <w:delText>Таблица  21. Присвоение статусных схем типам единиц оборудования</w:delText>
        </w:r>
        <w:bookmarkStart w:id="10870" w:name="_Toc67554594"/>
        <w:bookmarkStart w:id="10871" w:name="_Toc67555931"/>
        <w:bookmarkStart w:id="10872" w:name="_Toc67556984"/>
        <w:bookmarkEnd w:id="10870"/>
        <w:bookmarkEnd w:id="10871"/>
        <w:bookmarkEnd w:id="10872"/>
      </w:del>
    </w:p>
    <w:p w14:paraId="0B747DD6" w14:textId="20895F31" w:rsidR="004802EB" w:rsidDel="005176CA" w:rsidRDefault="004802EB" w:rsidP="004802EB">
      <w:pPr>
        <w:ind w:left="567"/>
        <w:jc w:val="right"/>
        <w:rPr>
          <w:del w:id="10873" w:author="Александр" w:date="2020-04-13T07:22:00Z"/>
          <w:rFonts w:ascii="Arial" w:hAnsi="Arial" w:cs="Arial"/>
          <w:sz w:val="22"/>
        </w:rPr>
      </w:pPr>
      <w:bookmarkStart w:id="10874" w:name="_Toc67554595"/>
      <w:bookmarkStart w:id="10875" w:name="_Toc67555932"/>
      <w:bookmarkStart w:id="10876" w:name="_Toc67556985"/>
      <w:bookmarkEnd w:id="10874"/>
      <w:bookmarkEnd w:id="10875"/>
      <w:bookmarkEnd w:id="10876"/>
    </w:p>
    <w:tbl>
      <w:tblPr>
        <w:tblW w:w="5228"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1"/>
        <w:gridCol w:w="4076"/>
        <w:gridCol w:w="4073"/>
      </w:tblGrid>
      <w:tr w:rsidR="004802EB" w:rsidRPr="000E3C42" w:rsidDel="005176CA" w14:paraId="3B40E6EF" w14:textId="6581BBC8" w:rsidTr="0010588B">
        <w:trPr>
          <w:cantSplit/>
          <w:trHeight w:val="825"/>
          <w:tblHeader/>
          <w:del w:id="10877" w:author="Александр" w:date="2020-04-13T07:22:00Z"/>
        </w:trPr>
        <w:tc>
          <w:tcPr>
            <w:tcW w:w="1170" w:type="pct"/>
            <w:shd w:val="clear" w:color="auto" w:fill="FFC000"/>
            <w:vAlign w:val="center"/>
          </w:tcPr>
          <w:p w14:paraId="3CA5030A" w14:textId="46220762" w:rsidR="004802EB" w:rsidRPr="004802EB" w:rsidDel="005176CA" w:rsidRDefault="004802EB" w:rsidP="004802EB">
            <w:pPr>
              <w:jc w:val="center"/>
              <w:rPr>
                <w:del w:id="10878" w:author="Александр" w:date="2020-04-13T07:22:00Z"/>
                <w:rFonts w:ascii="Arial" w:hAnsi="Arial" w:cs="Arial"/>
                <w:b/>
                <w:sz w:val="20"/>
                <w:szCs w:val="20"/>
              </w:rPr>
            </w:pPr>
            <w:del w:id="10879" w:author="Александр" w:date="2020-04-13T07:22:00Z">
              <w:r w:rsidDel="005176CA">
                <w:rPr>
                  <w:rFonts w:ascii="Arial" w:hAnsi="Arial" w:cs="Arial"/>
                  <w:b/>
                  <w:sz w:val="20"/>
                  <w:szCs w:val="20"/>
                </w:rPr>
                <w:delText>Тип единицы оборудования</w:delText>
              </w:r>
              <w:bookmarkStart w:id="10880" w:name="_Toc67554596"/>
              <w:bookmarkStart w:id="10881" w:name="_Toc67555933"/>
              <w:bookmarkStart w:id="10882" w:name="_Toc67556986"/>
              <w:bookmarkEnd w:id="10880"/>
              <w:bookmarkEnd w:id="10881"/>
              <w:bookmarkEnd w:id="10882"/>
            </w:del>
          </w:p>
        </w:tc>
        <w:tc>
          <w:tcPr>
            <w:tcW w:w="1915" w:type="pct"/>
            <w:shd w:val="clear" w:color="auto" w:fill="FFC000"/>
            <w:vAlign w:val="center"/>
          </w:tcPr>
          <w:p w14:paraId="439FA47E" w14:textId="2282151E" w:rsidR="004802EB" w:rsidDel="005176CA" w:rsidRDefault="004802EB" w:rsidP="004802EB">
            <w:pPr>
              <w:jc w:val="center"/>
              <w:rPr>
                <w:del w:id="10883" w:author="Александр" w:date="2020-04-13T07:22:00Z"/>
                <w:rFonts w:ascii="Arial" w:hAnsi="Arial" w:cs="Arial"/>
                <w:b/>
                <w:sz w:val="20"/>
                <w:szCs w:val="20"/>
              </w:rPr>
            </w:pPr>
            <w:del w:id="10884" w:author="Александр" w:date="2020-04-13T07:22:00Z">
              <w:r w:rsidDel="005176CA">
                <w:rPr>
                  <w:rFonts w:ascii="Arial" w:hAnsi="Arial" w:cs="Arial"/>
                  <w:b/>
                  <w:sz w:val="20"/>
                  <w:szCs w:val="20"/>
                </w:rPr>
                <w:delText>Наименование типа единицы оборудования</w:delText>
              </w:r>
              <w:bookmarkStart w:id="10885" w:name="_Toc67554597"/>
              <w:bookmarkStart w:id="10886" w:name="_Toc67555934"/>
              <w:bookmarkStart w:id="10887" w:name="_Toc67556987"/>
              <w:bookmarkEnd w:id="10885"/>
              <w:bookmarkEnd w:id="10886"/>
              <w:bookmarkEnd w:id="10887"/>
            </w:del>
          </w:p>
        </w:tc>
        <w:tc>
          <w:tcPr>
            <w:tcW w:w="1914" w:type="pct"/>
            <w:shd w:val="clear" w:color="auto" w:fill="FFC000"/>
            <w:vAlign w:val="center"/>
          </w:tcPr>
          <w:p w14:paraId="21725C05" w14:textId="4CD6BF9D" w:rsidR="004802EB" w:rsidRPr="000E3C42" w:rsidDel="005176CA" w:rsidRDefault="004802EB" w:rsidP="004C5BDB">
            <w:pPr>
              <w:jc w:val="center"/>
              <w:rPr>
                <w:del w:id="10888" w:author="Александр" w:date="2020-04-13T07:22:00Z"/>
                <w:rFonts w:ascii="Arial" w:hAnsi="Arial" w:cs="Arial"/>
                <w:b/>
                <w:sz w:val="20"/>
                <w:szCs w:val="20"/>
              </w:rPr>
            </w:pPr>
            <w:del w:id="10889" w:author="Александр" w:date="2020-04-13T07:22:00Z">
              <w:r w:rsidDel="005176CA">
                <w:rPr>
                  <w:rFonts w:ascii="Arial" w:hAnsi="Arial" w:cs="Arial"/>
                  <w:b/>
                  <w:sz w:val="20"/>
                  <w:szCs w:val="20"/>
                </w:rPr>
                <w:delText>Код статусной схемы</w:delText>
              </w:r>
              <w:bookmarkStart w:id="10890" w:name="_Toc67554598"/>
              <w:bookmarkStart w:id="10891" w:name="_Toc67555935"/>
              <w:bookmarkStart w:id="10892" w:name="_Toc67556988"/>
              <w:bookmarkEnd w:id="10890"/>
              <w:bookmarkEnd w:id="10891"/>
              <w:bookmarkEnd w:id="10892"/>
            </w:del>
          </w:p>
        </w:tc>
        <w:bookmarkStart w:id="10893" w:name="_Toc67554599"/>
        <w:bookmarkStart w:id="10894" w:name="_Toc67555936"/>
        <w:bookmarkStart w:id="10895" w:name="_Toc67556989"/>
        <w:bookmarkEnd w:id="10893"/>
        <w:bookmarkEnd w:id="10894"/>
        <w:bookmarkEnd w:id="10895"/>
      </w:tr>
      <w:tr w:rsidR="004802EB" w:rsidRPr="00E1745A" w:rsidDel="005176CA" w14:paraId="7AD15652" w14:textId="5E6A6B16" w:rsidTr="0010588B">
        <w:trPr>
          <w:cantSplit/>
          <w:trHeight w:val="270"/>
          <w:del w:id="10896" w:author="Александр" w:date="2020-04-13T07:22:00Z"/>
        </w:trPr>
        <w:tc>
          <w:tcPr>
            <w:tcW w:w="1170" w:type="pct"/>
          </w:tcPr>
          <w:p w14:paraId="55179791" w14:textId="54BF0B8E" w:rsidR="004802EB" w:rsidRPr="004802EB" w:rsidDel="005176CA" w:rsidRDefault="004802EB" w:rsidP="004802EB">
            <w:pPr>
              <w:jc w:val="left"/>
              <w:rPr>
                <w:del w:id="10897" w:author="Александр" w:date="2020-04-13T07:22:00Z"/>
                <w:rFonts w:ascii="Arial" w:hAnsi="Arial" w:cs="Arial"/>
                <w:szCs w:val="24"/>
                <w:lang w:val="en-US"/>
              </w:rPr>
            </w:pPr>
            <w:del w:id="10898" w:author="Александр" w:date="2020-04-13T07:22:00Z">
              <w:r w:rsidRPr="004802EB" w:rsidDel="005176CA">
                <w:rPr>
                  <w:rFonts w:ascii="Arial" w:hAnsi="Arial" w:cs="Arial"/>
                </w:rPr>
                <w:delText>M</w:delText>
              </w:r>
              <w:bookmarkStart w:id="10899" w:name="_Toc67554600"/>
              <w:bookmarkStart w:id="10900" w:name="_Toc67555937"/>
              <w:bookmarkStart w:id="10901" w:name="_Toc67556990"/>
              <w:bookmarkEnd w:id="10899"/>
              <w:bookmarkEnd w:id="10900"/>
              <w:bookmarkEnd w:id="10901"/>
            </w:del>
          </w:p>
        </w:tc>
        <w:tc>
          <w:tcPr>
            <w:tcW w:w="1915" w:type="pct"/>
          </w:tcPr>
          <w:p w14:paraId="631CDF24" w14:textId="55397CB8" w:rsidR="004802EB" w:rsidRPr="004802EB" w:rsidDel="005176CA" w:rsidRDefault="004802EB" w:rsidP="004802EB">
            <w:pPr>
              <w:jc w:val="left"/>
              <w:rPr>
                <w:del w:id="10902" w:author="Александр" w:date="2020-04-13T07:22:00Z"/>
                <w:rFonts w:ascii="Arial" w:hAnsi="Arial" w:cs="Arial"/>
                <w:szCs w:val="24"/>
              </w:rPr>
            </w:pPr>
            <w:del w:id="10903" w:author="Александр" w:date="2020-04-13T07:22:00Z">
              <w:r w:rsidRPr="004802EB" w:rsidDel="005176CA">
                <w:rPr>
                  <w:rFonts w:ascii="Arial" w:hAnsi="Arial" w:cs="Arial"/>
                </w:rPr>
                <w:delText>Оборотный фонд</w:delText>
              </w:r>
              <w:bookmarkStart w:id="10904" w:name="_Toc67554601"/>
              <w:bookmarkStart w:id="10905" w:name="_Toc67555938"/>
              <w:bookmarkStart w:id="10906" w:name="_Toc67556991"/>
              <w:bookmarkEnd w:id="10904"/>
              <w:bookmarkEnd w:id="10905"/>
              <w:bookmarkEnd w:id="10906"/>
            </w:del>
          </w:p>
        </w:tc>
        <w:tc>
          <w:tcPr>
            <w:tcW w:w="1914" w:type="pct"/>
          </w:tcPr>
          <w:p w14:paraId="051E69E6" w14:textId="5B441870" w:rsidR="004802EB" w:rsidRPr="004802EB" w:rsidDel="005176CA" w:rsidRDefault="004802EB" w:rsidP="004802EB">
            <w:pPr>
              <w:jc w:val="left"/>
              <w:rPr>
                <w:del w:id="10907" w:author="Александр" w:date="2020-04-13T07:22:00Z"/>
                <w:rFonts w:ascii="Arial" w:hAnsi="Arial" w:cs="Arial"/>
                <w:szCs w:val="24"/>
              </w:rPr>
            </w:pPr>
            <w:del w:id="10908" w:author="Александр" w:date="2020-04-13T07:22:00Z">
              <w:r w:rsidRPr="004802EB" w:rsidDel="005176CA">
                <w:rPr>
                  <w:rFonts w:ascii="Arial" w:hAnsi="Arial" w:cs="Arial"/>
                </w:rPr>
                <w:delText>PM_EQ</w:delText>
              </w:r>
              <w:bookmarkStart w:id="10909" w:name="_Toc67554602"/>
              <w:bookmarkStart w:id="10910" w:name="_Toc67555939"/>
              <w:bookmarkStart w:id="10911" w:name="_Toc67556992"/>
              <w:bookmarkEnd w:id="10909"/>
              <w:bookmarkEnd w:id="10910"/>
              <w:bookmarkEnd w:id="10911"/>
            </w:del>
          </w:p>
        </w:tc>
        <w:bookmarkStart w:id="10912" w:name="_Toc67554603"/>
        <w:bookmarkStart w:id="10913" w:name="_Toc67555940"/>
        <w:bookmarkStart w:id="10914" w:name="_Toc67556993"/>
        <w:bookmarkEnd w:id="10912"/>
        <w:bookmarkEnd w:id="10913"/>
        <w:bookmarkEnd w:id="10914"/>
      </w:tr>
      <w:tr w:rsidR="004802EB" w:rsidRPr="00E1745A" w:rsidDel="005176CA" w14:paraId="2E721C88" w14:textId="53B76689" w:rsidTr="0010588B">
        <w:trPr>
          <w:cantSplit/>
          <w:trHeight w:val="221"/>
          <w:del w:id="10915" w:author="Александр" w:date="2020-04-13T07:22:00Z"/>
        </w:trPr>
        <w:tc>
          <w:tcPr>
            <w:tcW w:w="1170" w:type="pct"/>
          </w:tcPr>
          <w:p w14:paraId="4BE989B7" w14:textId="5CADB5B4" w:rsidR="004802EB" w:rsidRPr="004802EB" w:rsidDel="005176CA" w:rsidRDefault="004802EB" w:rsidP="004802EB">
            <w:pPr>
              <w:jc w:val="left"/>
              <w:rPr>
                <w:del w:id="10916" w:author="Александр" w:date="2020-04-13T07:22:00Z"/>
                <w:rFonts w:ascii="Arial" w:hAnsi="Arial" w:cs="Arial"/>
                <w:szCs w:val="24"/>
              </w:rPr>
            </w:pPr>
            <w:del w:id="10917" w:author="Александр" w:date="2020-04-13T07:22:00Z">
              <w:r w:rsidRPr="004802EB" w:rsidDel="005176CA">
                <w:rPr>
                  <w:rFonts w:ascii="Arial" w:hAnsi="Arial" w:cs="Arial"/>
                </w:rPr>
                <w:delText>O</w:delText>
              </w:r>
              <w:bookmarkStart w:id="10918" w:name="_Toc67554604"/>
              <w:bookmarkStart w:id="10919" w:name="_Toc67555941"/>
              <w:bookmarkStart w:id="10920" w:name="_Toc67556994"/>
              <w:bookmarkEnd w:id="10918"/>
              <w:bookmarkEnd w:id="10919"/>
              <w:bookmarkEnd w:id="10920"/>
            </w:del>
          </w:p>
        </w:tc>
        <w:tc>
          <w:tcPr>
            <w:tcW w:w="1915" w:type="pct"/>
          </w:tcPr>
          <w:p w14:paraId="2D4F1822" w14:textId="2F56AA4F" w:rsidR="004802EB" w:rsidRPr="004802EB" w:rsidDel="005176CA" w:rsidRDefault="004802EB" w:rsidP="004802EB">
            <w:pPr>
              <w:jc w:val="left"/>
              <w:rPr>
                <w:del w:id="10921" w:author="Александр" w:date="2020-04-13T07:22:00Z"/>
                <w:rFonts w:ascii="Arial" w:hAnsi="Arial" w:cs="Arial"/>
                <w:szCs w:val="24"/>
              </w:rPr>
            </w:pPr>
            <w:del w:id="10922" w:author="Александр" w:date="2020-04-13T07:22:00Z">
              <w:r w:rsidRPr="004802EB" w:rsidDel="005176CA">
                <w:rPr>
                  <w:rFonts w:ascii="Arial" w:hAnsi="Arial" w:cs="Arial"/>
                </w:rPr>
                <w:delText>Основной</w:delText>
              </w:r>
              <w:bookmarkStart w:id="10923" w:name="_Toc67554605"/>
              <w:bookmarkStart w:id="10924" w:name="_Toc67555942"/>
              <w:bookmarkStart w:id="10925" w:name="_Toc67556995"/>
              <w:bookmarkEnd w:id="10923"/>
              <w:bookmarkEnd w:id="10924"/>
              <w:bookmarkEnd w:id="10925"/>
            </w:del>
          </w:p>
        </w:tc>
        <w:tc>
          <w:tcPr>
            <w:tcW w:w="1914" w:type="pct"/>
          </w:tcPr>
          <w:p w14:paraId="59550A1F" w14:textId="19A46B5C" w:rsidR="004802EB" w:rsidRPr="004802EB" w:rsidDel="005176CA" w:rsidRDefault="004802EB" w:rsidP="004802EB">
            <w:pPr>
              <w:jc w:val="left"/>
              <w:rPr>
                <w:del w:id="10926" w:author="Александр" w:date="2020-04-13T07:22:00Z"/>
                <w:rFonts w:ascii="Arial" w:hAnsi="Arial" w:cs="Arial"/>
                <w:szCs w:val="24"/>
              </w:rPr>
            </w:pPr>
            <w:del w:id="10927" w:author="Александр" w:date="2020-04-13T07:22:00Z">
              <w:r w:rsidRPr="004802EB" w:rsidDel="005176CA">
                <w:rPr>
                  <w:rFonts w:ascii="Arial" w:hAnsi="Arial" w:cs="Arial"/>
                </w:rPr>
                <w:delText>PM_EQ</w:delText>
              </w:r>
              <w:bookmarkStart w:id="10928" w:name="_Toc67554606"/>
              <w:bookmarkStart w:id="10929" w:name="_Toc67555943"/>
              <w:bookmarkStart w:id="10930" w:name="_Toc67556996"/>
              <w:bookmarkEnd w:id="10928"/>
              <w:bookmarkEnd w:id="10929"/>
              <w:bookmarkEnd w:id="10930"/>
            </w:del>
          </w:p>
        </w:tc>
        <w:bookmarkStart w:id="10931" w:name="_Toc67554607"/>
        <w:bookmarkStart w:id="10932" w:name="_Toc67555944"/>
        <w:bookmarkStart w:id="10933" w:name="_Toc67556997"/>
        <w:bookmarkEnd w:id="10931"/>
        <w:bookmarkEnd w:id="10932"/>
        <w:bookmarkEnd w:id="10933"/>
      </w:tr>
      <w:tr w:rsidR="004802EB" w:rsidRPr="00E1745A" w:rsidDel="005176CA" w14:paraId="1F8314BE" w14:textId="39089C5B" w:rsidTr="0010588B">
        <w:trPr>
          <w:cantSplit/>
          <w:trHeight w:val="313"/>
          <w:del w:id="10934" w:author="Александр" w:date="2020-04-13T07:22:00Z"/>
        </w:trPr>
        <w:tc>
          <w:tcPr>
            <w:tcW w:w="1170" w:type="pct"/>
          </w:tcPr>
          <w:p w14:paraId="6ABD5C01" w14:textId="294D3EF0" w:rsidR="004802EB" w:rsidRPr="004802EB" w:rsidDel="005176CA" w:rsidRDefault="004802EB" w:rsidP="004802EB">
            <w:pPr>
              <w:jc w:val="left"/>
              <w:rPr>
                <w:del w:id="10935" w:author="Александр" w:date="2020-04-13T07:22:00Z"/>
                <w:rFonts w:ascii="Arial" w:hAnsi="Arial" w:cs="Arial"/>
                <w:szCs w:val="24"/>
              </w:rPr>
            </w:pPr>
            <w:del w:id="10936" w:author="Александр" w:date="2020-04-13T07:22:00Z">
              <w:r w:rsidRPr="004802EB" w:rsidDel="005176CA">
                <w:rPr>
                  <w:rFonts w:ascii="Arial" w:hAnsi="Arial" w:cs="Arial"/>
                </w:rPr>
                <w:delText>P</w:delText>
              </w:r>
              <w:bookmarkStart w:id="10937" w:name="_Toc67554608"/>
              <w:bookmarkStart w:id="10938" w:name="_Toc67555945"/>
              <w:bookmarkStart w:id="10939" w:name="_Toc67556998"/>
              <w:bookmarkEnd w:id="10937"/>
              <w:bookmarkEnd w:id="10938"/>
              <w:bookmarkEnd w:id="10939"/>
            </w:del>
          </w:p>
        </w:tc>
        <w:tc>
          <w:tcPr>
            <w:tcW w:w="1915" w:type="pct"/>
          </w:tcPr>
          <w:p w14:paraId="797F552B" w14:textId="6BF755DE" w:rsidR="004802EB" w:rsidRPr="004802EB" w:rsidDel="005176CA" w:rsidRDefault="004802EB" w:rsidP="004802EB">
            <w:pPr>
              <w:jc w:val="left"/>
              <w:rPr>
                <w:del w:id="10940" w:author="Александр" w:date="2020-04-13T07:22:00Z"/>
                <w:rFonts w:ascii="Arial" w:hAnsi="Arial" w:cs="Arial"/>
                <w:szCs w:val="24"/>
              </w:rPr>
            </w:pPr>
            <w:del w:id="10941" w:author="Александр" w:date="2020-04-13T07:22:00Z">
              <w:r w:rsidRPr="004802EB" w:rsidDel="005176CA">
                <w:rPr>
                  <w:rFonts w:ascii="Arial" w:hAnsi="Arial" w:cs="Arial"/>
                </w:rPr>
                <w:delText>ВПС</w:delText>
              </w:r>
              <w:bookmarkStart w:id="10942" w:name="_Toc67554609"/>
              <w:bookmarkStart w:id="10943" w:name="_Toc67555946"/>
              <w:bookmarkStart w:id="10944" w:name="_Toc67556999"/>
              <w:bookmarkEnd w:id="10942"/>
              <w:bookmarkEnd w:id="10943"/>
              <w:bookmarkEnd w:id="10944"/>
            </w:del>
          </w:p>
        </w:tc>
        <w:tc>
          <w:tcPr>
            <w:tcW w:w="1914" w:type="pct"/>
          </w:tcPr>
          <w:p w14:paraId="7D7F80F4" w14:textId="1F6677A4" w:rsidR="004802EB" w:rsidRPr="004802EB" w:rsidDel="005176CA" w:rsidRDefault="004802EB" w:rsidP="004802EB">
            <w:pPr>
              <w:jc w:val="left"/>
              <w:rPr>
                <w:del w:id="10945" w:author="Александр" w:date="2020-04-13T07:22:00Z"/>
                <w:rFonts w:ascii="Arial" w:hAnsi="Arial" w:cs="Arial"/>
                <w:szCs w:val="24"/>
              </w:rPr>
            </w:pPr>
            <w:del w:id="10946" w:author="Александр" w:date="2020-04-13T07:22:00Z">
              <w:r w:rsidRPr="004802EB" w:rsidDel="005176CA">
                <w:rPr>
                  <w:rFonts w:ascii="Arial" w:hAnsi="Arial" w:cs="Arial"/>
                </w:rPr>
                <w:delText>PM_EQ</w:delText>
              </w:r>
              <w:bookmarkStart w:id="10947" w:name="_Toc67554610"/>
              <w:bookmarkStart w:id="10948" w:name="_Toc67555947"/>
              <w:bookmarkStart w:id="10949" w:name="_Toc67557000"/>
              <w:bookmarkEnd w:id="10947"/>
              <w:bookmarkEnd w:id="10948"/>
              <w:bookmarkEnd w:id="10949"/>
            </w:del>
          </w:p>
        </w:tc>
        <w:bookmarkStart w:id="10950" w:name="_Toc67554611"/>
        <w:bookmarkStart w:id="10951" w:name="_Toc67555948"/>
        <w:bookmarkStart w:id="10952" w:name="_Toc67557001"/>
        <w:bookmarkEnd w:id="10950"/>
        <w:bookmarkEnd w:id="10951"/>
        <w:bookmarkEnd w:id="10952"/>
      </w:tr>
      <w:tr w:rsidR="004802EB" w:rsidRPr="00E1745A" w:rsidDel="005176CA" w14:paraId="74B40441" w14:textId="33D01659" w:rsidTr="0010588B">
        <w:trPr>
          <w:cantSplit/>
          <w:trHeight w:val="261"/>
          <w:del w:id="10953" w:author="Александр" w:date="2020-04-13T07:22:00Z"/>
        </w:trPr>
        <w:tc>
          <w:tcPr>
            <w:tcW w:w="1170" w:type="pct"/>
          </w:tcPr>
          <w:p w14:paraId="02BF797F" w14:textId="66842F7D" w:rsidR="004802EB" w:rsidRPr="004802EB" w:rsidDel="005176CA" w:rsidRDefault="004802EB" w:rsidP="004802EB">
            <w:pPr>
              <w:jc w:val="left"/>
              <w:rPr>
                <w:del w:id="10954" w:author="Александр" w:date="2020-04-13T07:22:00Z"/>
                <w:rFonts w:ascii="Arial" w:hAnsi="Arial" w:cs="Arial"/>
                <w:szCs w:val="24"/>
              </w:rPr>
            </w:pPr>
            <w:del w:id="10955" w:author="Александр" w:date="2020-04-13T07:22:00Z">
              <w:r w:rsidRPr="004802EB" w:rsidDel="005176CA">
                <w:rPr>
                  <w:rFonts w:ascii="Arial" w:hAnsi="Arial" w:cs="Arial"/>
                </w:rPr>
                <w:delText>S</w:delText>
              </w:r>
              <w:bookmarkStart w:id="10956" w:name="_Toc67554612"/>
              <w:bookmarkStart w:id="10957" w:name="_Toc67555949"/>
              <w:bookmarkStart w:id="10958" w:name="_Toc67557002"/>
              <w:bookmarkEnd w:id="10956"/>
              <w:bookmarkEnd w:id="10957"/>
              <w:bookmarkEnd w:id="10958"/>
            </w:del>
          </w:p>
        </w:tc>
        <w:tc>
          <w:tcPr>
            <w:tcW w:w="1915" w:type="pct"/>
          </w:tcPr>
          <w:p w14:paraId="25FF5780" w14:textId="4BE168A5" w:rsidR="004802EB" w:rsidRPr="004802EB" w:rsidDel="005176CA" w:rsidRDefault="004802EB" w:rsidP="004802EB">
            <w:pPr>
              <w:jc w:val="left"/>
              <w:rPr>
                <w:del w:id="10959" w:author="Александр" w:date="2020-04-13T07:22:00Z"/>
                <w:rFonts w:ascii="Arial" w:hAnsi="Arial" w:cs="Arial"/>
                <w:szCs w:val="24"/>
              </w:rPr>
            </w:pPr>
            <w:del w:id="10960" w:author="Александр" w:date="2020-04-13T07:22:00Z">
              <w:r w:rsidRPr="004802EB" w:rsidDel="005176CA">
                <w:rPr>
                  <w:rFonts w:ascii="Arial" w:hAnsi="Arial" w:cs="Arial"/>
                </w:rPr>
                <w:delText>Автошины и КГШ</w:delText>
              </w:r>
              <w:bookmarkStart w:id="10961" w:name="_Toc67554613"/>
              <w:bookmarkStart w:id="10962" w:name="_Toc67555950"/>
              <w:bookmarkStart w:id="10963" w:name="_Toc67557003"/>
              <w:bookmarkEnd w:id="10961"/>
              <w:bookmarkEnd w:id="10962"/>
              <w:bookmarkEnd w:id="10963"/>
            </w:del>
          </w:p>
        </w:tc>
        <w:tc>
          <w:tcPr>
            <w:tcW w:w="1914" w:type="pct"/>
          </w:tcPr>
          <w:p w14:paraId="06A4A0A8" w14:textId="22125192" w:rsidR="004802EB" w:rsidRPr="004802EB" w:rsidDel="005176CA" w:rsidRDefault="004802EB" w:rsidP="004802EB">
            <w:pPr>
              <w:jc w:val="left"/>
              <w:rPr>
                <w:del w:id="10964" w:author="Александр" w:date="2020-04-13T07:22:00Z"/>
                <w:rFonts w:ascii="Arial" w:hAnsi="Arial" w:cs="Arial"/>
                <w:szCs w:val="24"/>
              </w:rPr>
            </w:pPr>
            <w:del w:id="10965" w:author="Александр" w:date="2020-04-13T07:22:00Z">
              <w:r w:rsidRPr="004802EB" w:rsidDel="005176CA">
                <w:rPr>
                  <w:rFonts w:ascii="Arial" w:hAnsi="Arial" w:cs="Arial"/>
                </w:rPr>
                <w:delText>ZPP_EO</w:delText>
              </w:r>
              <w:bookmarkStart w:id="10966" w:name="_Toc67554614"/>
              <w:bookmarkStart w:id="10967" w:name="_Toc67555951"/>
              <w:bookmarkStart w:id="10968" w:name="_Toc67557004"/>
              <w:bookmarkEnd w:id="10966"/>
              <w:bookmarkEnd w:id="10967"/>
              <w:bookmarkEnd w:id="10968"/>
            </w:del>
          </w:p>
        </w:tc>
        <w:bookmarkStart w:id="10969" w:name="_Toc67554615"/>
        <w:bookmarkStart w:id="10970" w:name="_Toc67555952"/>
        <w:bookmarkStart w:id="10971" w:name="_Toc67557005"/>
        <w:bookmarkEnd w:id="10969"/>
        <w:bookmarkEnd w:id="10970"/>
        <w:bookmarkEnd w:id="10971"/>
      </w:tr>
      <w:tr w:rsidR="004802EB" w:rsidRPr="00E1745A" w:rsidDel="005176CA" w14:paraId="16CE7366" w14:textId="337DD1DC" w:rsidTr="0010588B">
        <w:trPr>
          <w:cantSplit/>
          <w:trHeight w:val="278"/>
          <w:del w:id="10972" w:author="Александр" w:date="2020-04-13T07:22:00Z"/>
        </w:trPr>
        <w:tc>
          <w:tcPr>
            <w:tcW w:w="1170" w:type="pct"/>
          </w:tcPr>
          <w:p w14:paraId="39141D6D" w14:textId="0B372F1F" w:rsidR="004802EB" w:rsidRPr="004802EB" w:rsidDel="005176CA" w:rsidRDefault="004802EB" w:rsidP="004802EB">
            <w:pPr>
              <w:jc w:val="left"/>
              <w:rPr>
                <w:del w:id="10973" w:author="Александр" w:date="2020-04-13T07:22:00Z"/>
                <w:rFonts w:ascii="Arial" w:hAnsi="Arial" w:cs="Arial"/>
                <w:szCs w:val="24"/>
              </w:rPr>
            </w:pPr>
            <w:del w:id="10974" w:author="Александр" w:date="2020-04-13T07:22:00Z">
              <w:r w:rsidRPr="004802EB" w:rsidDel="005176CA">
                <w:rPr>
                  <w:rFonts w:ascii="Arial" w:hAnsi="Arial" w:cs="Arial"/>
                </w:rPr>
                <w:delText>V</w:delText>
              </w:r>
              <w:bookmarkStart w:id="10975" w:name="_Toc67554616"/>
              <w:bookmarkStart w:id="10976" w:name="_Toc67555953"/>
              <w:bookmarkStart w:id="10977" w:name="_Toc67557006"/>
              <w:bookmarkEnd w:id="10975"/>
              <w:bookmarkEnd w:id="10976"/>
              <w:bookmarkEnd w:id="10977"/>
            </w:del>
          </w:p>
        </w:tc>
        <w:tc>
          <w:tcPr>
            <w:tcW w:w="1915" w:type="pct"/>
          </w:tcPr>
          <w:p w14:paraId="77F3BA2A" w14:textId="22EB880C" w:rsidR="004802EB" w:rsidRPr="004802EB" w:rsidDel="005176CA" w:rsidRDefault="004802EB" w:rsidP="004802EB">
            <w:pPr>
              <w:jc w:val="left"/>
              <w:rPr>
                <w:del w:id="10978" w:author="Александр" w:date="2020-04-13T07:22:00Z"/>
                <w:rFonts w:ascii="Arial" w:hAnsi="Arial" w:cs="Arial"/>
                <w:szCs w:val="24"/>
              </w:rPr>
            </w:pPr>
            <w:del w:id="10979" w:author="Александр" w:date="2020-04-13T07:22:00Z">
              <w:r w:rsidRPr="004802EB" w:rsidDel="005176CA">
                <w:rPr>
                  <w:rFonts w:ascii="Arial" w:hAnsi="Arial" w:cs="Arial"/>
                </w:rPr>
                <w:delText>Вспомогательный</w:delText>
              </w:r>
              <w:bookmarkStart w:id="10980" w:name="_Toc67554617"/>
              <w:bookmarkStart w:id="10981" w:name="_Toc67555954"/>
              <w:bookmarkStart w:id="10982" w:name="_Toc67557007"/>
              <w:bookmarkEnd w:id="10980"/>
              <w:bookmarkEnd w:id="10981"/>
              <w:bookmarkEnd w:id="10982"/>
            </w:del>
          </w:p>
        </w:tc>
        <w:tc>
          <w:tcPr>
            <w:tcW w:w="1914" w:type="pct"/>
          </w:tcPr>
          <w:p w14:paraId="53B9B7D6" w14:textId="5E7B1913" w:rsidR="004802EB" w:rsidRPr="004802EB" w:rsidDel="005176CA" w:rsidRDefault="004802EB" w:rsidP="004802EB">
            <w:pPr>
              <w:jc w:val="left"/>
              <w:rPr>
                <w:del w:id="10983" w:author="Александр" w:date="2020-04-13T07:22:00Z"/>
                <w:rFonts w:ascii="Arial" w:hAnsi="Arial" w:cs="Arial"/>
                <w:szCs w:val="24"/>
              </w:rPr>
            </w:pPr>
            <w:del w:id="10984" w:author="Александр" w:date="2020-04-13T07:22:00Z">
              <w:r w:rsidRPr="004802EB" w:rsidDel="005176CA">
                <w:rPr>
                  <w:rFonts w:ascii="Arial" w:hAnsi="Arial" w:cs="Arial"/>
                </w:rPr>
                <w:delText>PM_EQ</w:delText>
              </w:r>
              <w:bookmarkStart w:id="10985" w:name="_Toc67554618"/>
              <w:bookmarkStart w:id="10986" w:name="_Toc67555955"/>
              <w:bookmarkStart w:id="10987" w:name="_Toc67557008"/>
              <w:bookmarkEnd w:id="10985"/>
              <w:bookmarkEnd w:id="10986"/>
              <w:bookmarkEnd w:id="10987"/>
            </w:del>
          </w:p>
        </w:tc>
        <w:bookmarkStart w:id="10988" w:name="_Toc67554619"/>
        <w:bookmarkStart w:id="10989" w:name="_Toc67555956"/>
        <w:bookmarkStart w:id="10990" w:name="_Toc67557009"/>
        <w:bookmarkEnd w:id="10988"/>
        <w:bookmarkEnd w:id="10989"/>
        <w:bookmarkEnd w:id="10990"/>
      </w:tr>
      <w:tr w:rsidR="004802EB" w:rsidRPr="00E1745A" w:rsidDel="005176CA" w14:paraId="4522372F" w14:textId="462C427B" w:rsidTr="0010588B">
        <w:trPr>
          <w:cantSplit/>
          <w:trHeight w:val="371"/>
          <w:del w:id="10991" w:author="Александр" w:date="2020-04-13T07:22:00Z"/>
        </w:trPr>
        <w:tc>
          <w:tcPr>
            <w:tcW w:w="1170" w:type="pct"/>
          </w:tcPr>
          <w:p w14:paraId="092DBDB1" w14:textId="03F17E4C" w:rsidR="004802EB" w:rsidRPr="004802EB" w:rsidDel="005176CA" w:rsidRDefault="004802EB" w:rsidP="004802EB">
            <w:pPr>
              <w:jc w:val="left"/>
              <w:rPr>
                <w:del w:id="10992" w:author="Александр" w:date="2020-04-13T07:22:00Z"/>
                <w:rFonts w:ascii="Arial" w:hAnsi="Arial" w:cs="Arial"/>
                <w:szCs w:val="24"/>
              </w:rPr>
            </w:pPr>
            <w:del w:id="10993" w:author="Александр" w:date="2020-04-13T07:22:00Z">
              <w:r w:rsidRPr="004802EB" w:rsidDel="005176CA">
                <w:rPr>
                  <w:rFonts w:ascii="Arial" w:hAnsi="Arial" w:cs="Arial"/>
                </w:rPr>
                <w:delText>Z</w:delText>
              </w:r>
              <w:bookmarkStart w:id="10994" w:name="_Toc67554620"/>
              <w:bookmarkStart w:id="10995" w:name="_Toc67555957"/>
              <w:bookmarkStart w:id="10996" w:name="_Toc67557010"/>
              <w:bookmarkEnd w:id="10994"/>
              <w:bookmarkEnd w:id="10995"/>
              <w:bookmarkEnd w:id="10996"/>
            </w:del>
          </w:p>
        </w:tc>
        <w:tc>
          <w:tcPr>
            <w:tcW w:w="1915" w:type="pct"/>
          </w:tcPr>
          <w:p w14:paraId="304E47EF" w14:textId="6AF365A1" w:rsidR="004802EB" w:rsidRPr="004802EB" w:rsidDel="005176CA" w:rsidRDefault="004802EB" w:rsidP="004802EB">
            <w:pPr>
              <w:jc w:val="left"/>
              <w:rPr>
                <w:del w:id="10997" w:author="Александр" w:date="2020-04-13T07:22:00Z"/>
                <w:rFonts w:ascii="Arial" w:hAnsi="Arial" w:cs="Arial"/>
                <w:szCs w:val="24"/>
              </w:rPr>
            </w:pPr>
            <w:del w:id="10998" w:author="Александр" w:date="2020-04-13T07:22:00Z">
              <w:r w:rsidRPr="004802EB" w:rsidDel="005176CA">
                <w:rPr>
                  <w:rFonts w:ascii="Arial" w:hAnsi="Arial" w:cs="Arial"/>
                </w:rPr>
                <w:delText>Здания и сооружения</w:delText>
              </w:r>
              <w:bookmarkStart w:id="10999" w:name="_Toc67554621"/>
              <w:bookmarkStart w:id="11000" w:name="_Toc67555958"/>
              <w:bookmarkStart w:id="11001" w:name="_Toc67557011"/>
              <w:bookmarkEnd w:id="10999"/>
              <w:bookmarkEnd w:id="11000"/>
              <w:bookmarkEnd w:id="11001"/>
            </w:del>
          </w:p>
        </w:tc>
        <w:tc>
          <w:tcPr>
            <w:tcW w:w="1914" w:type="pct"/>
          </w:tcPr>
          <w:p w14:paraId="3AD2D42B" w14:textId="7B0D3EB9" w:rsidR="004802EB" w:rsidRPr="004802EB" w:rsidDel="005176CA" w:rsidRDefault="004802EB" w:rsidP="004802EB">
            <w:pPr>
              <w:jc w:val="left"/>
              <w:rPr>
                <w:del w:id="11002" w:author="Александр" w:date="2020-04-13T07:22:00Z"/>
                <w:rFonts w:ascii="Arial" w:hAnsi="Arial" w:cs="Arial"/>
                <w:szCs w:val="24"/>
              </w:rPr>
            </w:pPr>
            <w:del w:id="11003" w:author="Александр" w:date="2020-04-13T07:22:00Z">
              <w:r w:rsidRPr="004802EB" w:rsidDel="005176CA">
                <w:rPr>
                  <w:rFonts w:ascii="Arial" w:hAnsi="Arial" w:cs="Arial"/>
                </w:rPr>
                <w:delText>PM_EQ</w:delText>
              </w:r>
              <w:bookmarkStart w:id="11004" w:name="_Toc67554622"/>
              <w:bookmarkStart w:id="11005" w:name="_Toc67555959"/>
              <w:bookmarkStart w:id="11006" w:name="_Toc67557012"/>
              <w:bookmarkEnd w:id="11004"/>
              <w:bookmarkEnd w:id="11005"/>
              <w:bookmarkEnd w:id="11006"/>
            </w:del>
          </w:p>
        </w:tc>
        <w:bookmarkStart w:id="11007" w:name="_Toc67554623"/>
        <w:bookmarkStart w:id="11008" w:name="_Toc67555960"/>
        <w:bookmarkStart w:id="11009" w:name="_Toc67557013"/>
        <w:bookmarkEnd w:id="11007"/>
        <w:bookmarkEnd w:id="11008"/>
        <w:bookmarkEnd w:id="11009"/>
      </w:tr>
    </w:tbl>
    <w:p w14:paraId="666F0BF4" w14:textId="2AFF4B84" w:rsidR="004802EB" w:rsidRPr="002177F2" w:rsidDel="005176CA" w:rsidRDefault="004802EB" w:rsidP="004802EB">
      <w:pPr>
        <w:ind w:left="567"/>
        <w:jc w:val="center"/>
        <w:rPr>
          <w:del w:id="11010" w:author="Александр" w:date="2020-04-13T07:22:00Z"/>
          <w:rFonts w:ascii="Arial" w:hAnsi="Arial" w:cs="Arial"/>
          <w:sz w:val="22"/>
        </w:rPr>
      </w:pPr>
      <w:bookmarkStart w:id="11011" w:name="_Toc67554624"/>
      <w:bookmarkStart w:id="11012" w:name="_Toc67555961"/>
      <w:bookmarkStart w:id="11013" w:name="_Toc67557014"/>
      <w:bookmarkEnd w:id="11011"/>
      <w:bookmarkEnd w:id="11012"/>
      <w:bookmarkEnd w:id="11013"/>
    </w:p>
    <w:p w14:paraId="282B1FD1" w14:textId="77777777" w:rsidR="00D153F5" w:rsidRPr="00977CDA" w:rsidRDefault="00D153F5" w:rsidP="00197D54">
      <w:pPr>
        <w:pStyle w:val="3"/>
      </w:pPr>
      <w:bookmarkStart w:id="11014" w:name="_Особенности_технической_реализации"/>
      <w:bookmarkStart w:id="11015" w:name="_Toc67557015"/>
      <w:bookmarkEnd w:id="11014"/>
      <w:r w:rsidRPr="00977CDA">
        <w:t>Особенности технической реализации</w:t>
      </w:r>
      <w:bookmarkEnd w:id="10539"/>
      <w:bookmarkEnd w:id="10540"/>
      <w:bookmarkEnd w:id="10541"/>
      <w:bookmarkEnd w:id="11015"/>
    </w:p>
    <w:p w14:paraId="092D5385" w14:textId="66F8E4B5" w:rsidR="00915E6F" w:rsidRDefault="00D153F5" w:rsidP="00D153F5">
      <w:pPr>
        <w:spacing w:after="240" w:line="276" w:lineRule="auto"/>
        <w:ind w:firstLine="567"/>
        <w:rPr>
          <w:rFonts w:ascii="Arial" w:hAnsi="Arial" w:cs="Arial"/>
        </w:rPr>
      </w:pPr>
      <w:r>
        <w:rPr>
          <w:rStyle w:val="BaseChar"/>
        </w:rPr>
        <w:t xml:space="preserve"> </w:t>
      </w:r>
      <w:r>
        <w:rPr>
          <w:rFonts w:ascii="Arial" w:hAnsi="Arial" w:cs="Arial"/>
        </w:rPr>
        <w:t xml:space="preserve">Справочник единиц оборудования является локальным, ведётся в системе </w:t>
      </w:r>
      <w:r w:rsidRPr="00F95F9D">
        <w:rPr>
          <w:rFonts w:ascii="Arial" w:hAnsi="Arial" w:cs="Arial"/>
        </w:rPr>
        <w:t>SAP</w:t>
      </w:r>
      <w:r w:rsidRPr="002B648B">
        <w:rPr>
          <w:rFonts w:ascii="Arial" w:hAnsi="Arial" w:cs="Arial"/>
        </w:rPr>
        <w:t xml:space="preserve"> </w:t>
      </w:r>
      <w:r w:rsidRPr="00F95F9D">
        <w:rPr>
          <w:rFonts w:ascii="Arial" w:hAnsi="Arial" w:cs="Arial"/>
        </w:rPr>
        <w:t>S</w:t>
      </w:r>
      <w:r w:rsidRPr="002B648B">
        <w:rPr>
          <w:rFonts w:ascii="Arial" w:hAnsi="Arial" w:cs="Arial"/>
        </w:rPr>
        <w:t>/4</w:t>
      </w:r>
      <w:r w:rsidRPr="00F95F9D">
        <w:rPr>
          <w:rFonts w:ascii="Arial" w:hAnsi="Arial" w:cs="Arial"/>
        </w:rPr>
        <w:t>HANA</w:t>
      </w:r>
      <w:r w:rsidRPr="002B648B">
        <w:rPr>
          <w:rFonts w:ascii="Arial" w:hAnsi="Arial" w:cs="Arial"/>
        </w:rPr>
        <w:t xml:space="preserve"> </w:t>
      </w:r>
      <w:r>
        <w:rPr>
          <w:rFonts w:ascii="Arial" w:hAnsi="Arial" w:cs="Arial"/>
        </w:rPr>
        <w:t>п</w:t>
      </w:r>
      <w:r w:rsidR="004471B3">
        <w:rPr>
          <w:rFonts w:ascii="Arial" w:hAnsi="Arial" w:cs="Arial"/>
        </w:rPr>
        <w:t>о заявкам</w:t>
      </w:r>
      <w:r>
        <w:rPr>
          <w:rFonts w:ascii="Arial" w:hAnsi="Arial" w:cs="Arial"/>
        </w:rPr>
        <w:t xml:space="preserve"> НСИ </w:t>
      </w:r>
      <w:proofErr w:type="spellStart"/>
      <w:r w:rsidR="004471B3">
        <w:rPr>
          <w:rFonts w:ascii="Arial" w:hAnsi="Arial" w:cs="Arial"/>
        </w:rPr>
        <w:t>ТОиР</w:t>
      </w:r>
      <w:proofErr w:type="spellEnd"/>
      <w:r>
        <w:rPr>
          <w:rFonts w:ascii="Arial" w:hAnsi="Arial" w:cs="Arial"/>
        </w:rPr>
        <w:t>.</w:t>
      </w:r>
      <w:r w:rsidR="00727034">
        <w:rPr>
          <w:rFonts w:ascii="Arial" w:hAnsi="Arial" w:cs="Arial"/>
        </w:rPr>
        <w:t xml:space="preserve"> </w:t>
      </w:r>
    </w:p>
    <w:p w14:paraId="19705764" w14:textId="36FED55E" w:rsidR="00D153F5" w:rsidRPr="00F95F9D" w:rsidRDefault="00915E6F" w:rsidP="00D153F5">
      <w:pPr>
        <w:spacing w:after="240" w:line="276" w:lineRule="auto"/>
        <w:ind w:firstLine="567"/>
        <w:rPr>
          <w:rFonts w:ascii="Arial" w:hAnsi="Arial" w:cs="Arial"/>
        </w:rPr>
      </w:pPr>
      <w:r>
        <w:rPr>
          <w:rFonts w:ascii="Arial" w:hAnsi="Arial" w:cs="Arial"/>
        </w:rPr>
        <w:t xml:space="preserve">При создании заявки на заведение новых объектов </w:t>
      </w:r>
      <w:r w:rsidR="00727034">
        <w:rPr>
          <w:rFonts w:ascii="Arial" w:hAnsi="Arial" w:cs="Arial"/>
        </w:rPr>
        <w:t xml:space="preserve">инициатор заявки вносит данные единиц оборудования в систему </w:t>
      </w:r>
      <w:r w:rsidR="00727034">
        <w:rPr>
          <w:rFonts w:ascii="Arial" w:hAnsi="Arial" w:cs="Arial"/>
          <w:lang w:val="en-US"/>
        </w:rPr>
        <w:t>SAP</w:t>
      </w:r>
      <w:r w:rsidR="00727034" w:rsidRPr="00727034">
        <w:rPr>
          <w:rFonts w:ascii="Arial" w:hAnsi="Arial" w:cs="Arial"/>
        </w:rPr>
        <w:t xml:space="preserve"> </w:t>
      </w:r>
      <w:r w:rsidR="00727034">
        <w:rPr>
          <w:rFonts w:ascii="Arial" w:hAnsi="Arial" w:cs="Arial"/>
          <w:lang w:val="en-US"/>
        </w:rPr>
        <w:t>S</w:t>
      </w:r>
      <w:r w:rsidR="00727034" w:rsidRPr="00727034">
        <w:rPr>
          <w:rFonts w:ascii="Arial" w:hAnsi="Arial" w:cs="Arial"/>
        </w:rPr>
        <w:t>/4</w:t>
      </w:r>
      <w:r w:rsidR="00727034">
        <w:rPr>
          <w:rFonts w:ascii="Arial" w:hAnsi="Arial" w:cs="Arial"/>
          <w:lang w:val="en-US"/>
        </w:rPr>
        <w:t>HANA</w:t>
      </w:r>
      <w:r w:rsidR="006D6492" w:rsidRPr="00FE185A">
        <w:rPr>
          <w:rFonts w:ascii="Arial" w:hAnsi="Arial" w:cs="Arial"/>
        </w:rPr>
        <w:t>.</w:t>
      </w:r>
      <w:ins w:id="11016" w:author="Владимир Лаут" w:date="2021-03-25T09:18:00Z">
        <w:r w:rsidR="00FE185A" w:rsidRPr="00FE185A">
          <w:rPr>
            <w:rFonts w:ascii="Arial" w:hAnsi="Arial" w:cs="Arial"/>
            <w:rPrChange w:id="11017" w:author="Владимир Лаут" w:date="2021-03-25T09:18:00Z">
              <w:rPr>
                <w:rFonts w:ascii="Arial" w:hAnsi="Arial" w:cs="Arial"/>
                <w:highlight w:val="green"/>
              </w:rPr>
            </w:rPrChange>
          </w:rPr>
          <w:t xml:space="preserve"> При сохранении </w:t>
        </w:r>
      </w:ins>
      <w:ins w:id="11018" w:author="Владимир Лаут" w:date="2021-04-07T18:46:00Z">
        <w:r w:rsidR="00827224" w:rsidRPr="00FE185A">
          <w:rPr>
            <w:rFonts w:ascii="Arial" w:hAnsi="Arial" w:cs="Arial"/>
          </w:rPr>
          <w:t>карточки</w:t>
        </w:r>
      </w:ins>
      <w:ins w:id="11019" w:author="Владимир Лаут" w:date="2021-03-25T09:18:00Z">
        <w:r w:rsidR="00FE185A" w:rsidRPr="00FE185A">
          <w:rPr>
            <w:rFonts w:ascii="Arial" w:hAnsi="Arial" w:cs="Arial"/>
            <w:rPrChange w:id="11020" w:author="Владимир Лаут" w:date="2021-03-25T09:18:00Z">
              <w:rPr>
                <w:rFonts w:ascii="Arial" w:hAnsi="Arial" w:cs="Arial"/>
                <w:highlight w:val="green"/>
              </w:rPr>
            </w:rPrChange>
          </w:rPr>
          <w:t xml:space="preserve"> ЕО в статусе НОВ из транзакций создания или изменения система предлагает автоматически отправить </w:t>
        </w:r>
      </w:ins>
      <w:ins w:id="11021" w:author="Владимир Лаут" w:date="2021-04-07T18:46:00Z">
        <w:r w:rsidR="00827224" w:rsidRPr="00FE185A">
          <w:rPr>
            <w:rFonts w:ascii="Arial" w:hAnsi="Arial" w:cs="Arial"/>
          </w:rPr>
          <w:t>заявку</w:t>
        </w:r>
      </w:ins>
      <w:ins w:id="11022" w:author="Владимир Лаут" w:date="2021-03-25T09:18:00Z">
        <w:r w:rsidR="00FE185A" w:rsidRPr="00FE185A">
          <w:rPr>
            <w:rFonts w:ascii="Arial" w:hAnsi="Arial" w:cs="Arial"/>
            <w:rPrChange w:id="11023" w:author="Владимир Лаут" w:date="2021-03-25T09:18:00Z">
              <w:rPr>
                <w:rFonts w:ascii="Arial" w:hAnsi="Arial" w:cs="Arial"/>
                <w:highlight w:val="green"/>
              </w:rPr>
            </w:rPrChange>
          </w:rPr>
          <w:t xml:space="preserve"> на группу </w:t>
        </w:r>
        <w:r w:rsidR="00FE185A" w:rsidRPr="00FE185A">
          <w:rPr>
            <w:rFonts w:ascii="Arial" w:hAnsi="Arial" w:cs="Arial"/>
            <w:lang w:val="en-US"/>
            <w:rPrChange w:id="11024" w:author="Владимир Лаут" w:date="2021-03-25T09:18:00Z">
              <w:rPr>
                <w:rFonts w:ascii="Arial" w:hAnsi="Arial" w:cs="Arial"/>
                <w:highlight w:val="green"/>
                <w:lang w:val="en-US"/>
              </w:rPr>
            </w:rPrChange>
          </w:rPr>
          <w:t>SAP</w:t>
        </w:r>
        <w:r w:rsidR="00FE185A" w:rsidRPr="00FE185A">
          <w:rPr>
            <w:rFonts w:ascii="Arial" w:hAnsi="Arial" w:cs="Arial"/>
            <w:rPrChange w:id="11025" w:author="Владимир Лаут" w:date="2021-03-25T09:18:00Z">
              <w:rPr>
                <w:rFonts w:ascii="Arial" w:hAnsi="Arial" w:cs="Arial"/>
                <w:highlight w:val="green"/>
              </w:rPr>
            </w:rPrChange>
          </w:rPr>
          <w:t xml:space="preserve"> НСИ </w:t>
        </w:r>
        <w:proofErr w:type="spellStart"/>
        <w:r w:rsidR="00FE185A" w:rsidRPr="00FE185A">
          <w:rPr>
            <w:rFonts w:ascii="Arial" w:hAnsi="Arial" w:cs="Arial"/>
            <w:rPrChange w:id="11026" w:author="Владимир Лаут" w:date="2021-03-25T09:18:00Z">
              <w:rPr>
                <w:rFonts w:ascii="Arial" w:hAnsi="Arial" w:cs="Arial"/>
                <w:highlight w:val="green"/>
              </w:rPr>
            </w:rPrChange>
          </w:rPr>
          <w:t>ТОиР</w:t>
        </w:r>
        <w:proofErr w:type="spellEnd"/>
        <w:r w:rsidR="00FE185A" w:rsidRPr="00FE185A">
          <w:rPr>
            <w:rFonts w:ascii="Arial" w:hAnsi="Arial" w:cs="Arial"/>
            <w:rPrChange w:id="11027" w:author="Владимир Лаут" w:date="2021-03-25T09:18:00Z">
              <w:rPr>
                <w:rFonts w:ascii="Arial" w:hAnsi="Arial" w:cs="Arial"/>
                <w:highlight w:val="green"/>
              </w:rPr>
            </w:rPrChange>
          </w:rPr>
          <w:t xml:space="preserve"> в </w:t>
        </w:r>
        <w:proofErr w:type="spellStart"/>
        <w:r w:rsidR="00FE185A" w:rsidRPr="00FE185A">
          <w:rPr>
            <w:rFonts w:ascii="Arial" w:hAnsi="Arial" w:cs="Arial"/>
            <w:rPrChange w:id="11028" w:author="Владимир Лаут" w:date="2021-03-25T09:18:00Z">
              <w:rPr>
                <w:rFonts w:ascii="Arial" w:hAnsi="Arial" w:cs="Arial"/>
                <w:highlight w:val="green"/>
              </w:rPr>
            </w:rPrChange>
          </w:rPr>
          <w:t>Полюс.Сервис</w:t>
        </w:r>
        <w:proofErr w:type="spellEnd"/>
        <w:r w:rsidR="00FE185A" w:rsidRPr="00FE185A">
          <w:rPr>
            <w:rFonts w:ascii="Arial" w:hAnsi="Arial" w:cs="Arial"/>
            <w:rPrChange w:id="11029" w:author="Владимир Лаут" w:date="2021-03-25T09:18:00Z">
              <w:rPr>
                <w:rFonts w:ascii="Arial" w:hAnsi="Arial" w:cs="Arial"/>
                <w:highlight w:val="green"/>
              </w:rPr>
            </w:rPrChange>
          </w:rPr>
          <w:t xml:space="preserve">. </w:t>
        </w:r>
      </w:ins>
      <w:ins w:id="11030" w:author="Владимир Лаут" w:date="2021-04-07T13:08:00Z">
        <w:r w:rsidR="00337234">
          <w:rPr>
            <w:rFonts w:ascii="Arial" w:hAnsi="Arial" w:cs="Arial"/>
          </w:rPr>
          <w:t>Заявка формируется с автоматическим указанием соответствующей</w:t>
        </w:r>
        <w:r w:rsidR="00337234" w:rsidRPr="004B07D7">
          <w:rPr>
            <w:rFonts w:ascii="Arial" w:hAnsi="Arial" w:cs="Arial"/>
          </w:rPr>
          <w:t xml:space="preserve"> услуг</w:t>
        </w:r>
        <w:r w:rsidR="00337234">
          <w:rPr>
            <w:rFonts w:ascii="Arial" w:hAnsi="Arial" w:cs="Arial"/>
          </w:rPr>
          <w:t>и</w:t>
        </w:r>
        <w:r w:rsidR="00337234" w:rsidRPr="004B07D7">
          <w:rPr>
            <w:rFonts w:ascii="Arial" w:hAnsi="Arial" w:cs="Arial"/>
          </w:rPr>
          <w:t>, компонент</w:t>
        </w:r>
        <w:r w:rsidR="00337234">
          <w:rPr>
            <w:rFonts w:ascii="Arial" w:hAnsi="Arial" w:cs="Arial"/>
          </w:rPr>
          <w:t>а</w:t>
        </w:r>
        <w:r w:rsidR="00337234" w:rsidRPr="004B07D7">
          <w:rPr>
            <w:rFonts w:ascii="Arial" w:hAnsi="Arial" w:cs="Arial"/>
          </w:rPr>
          <w:t xml:space="preserve"> услуги и вид</w:t>
        </w:r>
        <w:r w:rsidR="00337234">
          <w:rPr>
            <w:rFonts w:ascii="Arial" w:hAnsi="Arial" w:cs="Arial"/>
          </w:rPr>
          <w:t>а</w:t>
        </w:r>
        <w:r w:rsidR="00337234" w:rsidRPr="004B07D7">
          <w:rPr>
            <w:rFonts w:ascii="Arial" w:hAnsi="Arial" w:cs="Arial"/>
          </w:rPr>
          <w:t xml:space="preserve"> запроса в </w:t>
        </w:r>
        <w:proofErr w:type="spellStart"/>
        <w:r w:rsidR="00337234" w:rsidRPr="004B07D7">
          <w:rPr>
            <w:rFonts w:ascii="Arial" w:hAnsi="Arial" w:cs="Arial"/>
          </w:rPr>
          <w:t>Полюс.Сервис</w:t>
        </w:r>
        <w:proofErr w:type="spellEnd"/>
        <w:r w:rsidR="00337234" w:rsidRPr="004B07D7">
          <w:rPr>
            <w:rFonts w:ascii="Arial" w:hAnsi="Arial" w:cs="Arial"/>
          </w:rPr>
          <w:t xml:space="preserve">, </w:t>
        </w:r>
        <w:r w:rsidR="00337234">
          <w:rPr>
            <w:rFonts w:ascii="Arial" w:hAnsi="Arial" w:cs="Arial"/>
          </w:rPr>
          <w:t xml:space="preserve">что </w:t>
        </w:r>
        <w:r w:rsidR="00337234" w:rsidRPr="004B07D7">
          <w:rPr>
            <w:rFonts w:ascii="Arial" w:hAnsi="Arial" w:cs="Arial"/>
          </w:rPr>
          <w:t xml:space="preserve">позволяет </w:t>
        </w:r>
        <w:r w:rsidR="00337234">
          <w:rPr>
            <w:rFonts w:ascii="Arial" w:hAnsi="Arial" w:cs="Arial"/>
          </w:rPr>
          <w:t>исключить обработку заявки</w:t>
        </w:r>
        <w:r w:rsidR="00337234" w:rsidRPr="004B07D7">
          <w:rPr>
            <w:rFonts w:ascii="Arial" w:hAnsi="Arial" w:cs="Arial"/>
          </w:rPr>
          <w:t xml:space="preserve"> перв</w:t>
        </w:r>
        <w:r w:rsidR="00337234">
          <w:rPr>
            <w:rFonts w:ascii="Arial" w:hAnsi="Arial" w:cs="Arial"/>
          </w:rPr>
          <w:t>ой</w:t>
        </w:r>
        <w:r w:rsidR="00337234" w:rsidRPr="004B07D7">
          <w:rPr>
            <w:rFonts w:ascii="Arial" w:hAnsi="Arial" w:cs="Arial"/>
          </w:rPr>
          <w:t xml:space="preserve"> лини</w:t>
        </w:r>
        <w:r w:rsidR="00337234">
          <w:rPr>
            <w:rFonts w:ascii="Arial" w:hAnsi="Arial" w:cs="Arial"/>
          </w:rPr>
          <w:t xml:space="preserve">ей </w:t>
        </w:r>
        <w:r w:rsidR="00337234" w:rsidRPr="004B07D7">
          <w:rPr>
            <w:rFonts w:ascii="Arial" w:hAnsi="Arial" w:cs="Arial"/>
          </w:rPr>
          <w:t>поддержки</w:t>
        </w:r>
      </w:ins>
      <w:ins w:id="11031" w:author="Владимир Лаут" w:date="2021-03-25T09:18:00Z">
        <w:r w:rsidR="00FE185A" w:rsidRPr="00FE185A">
          <w:rPr>
            <w:rFonts w:ascii="Arial" w:hAnsi="Arial" w:cs="Arial"/>
            <w:rPrChange w:id="11032" w:author="Владимир Лаут" w:date="2021-03-25T09:18:00Z">
              <w:rPr>
                <w:rFonts w:ascii="Arial" w:hAnsi="Arial" w:cs="Arial"/>
                <w:highlight w:val="green"/>
              </w:rPr>
            </w:rPrChange>
          </w:rPr>
          <w:t xml:space="preserve">. В статусе НОВ ЕО доступна для редактирования, дальнейшее изменение единицы оборудования производится с помощью заявок в </w:t>
        </w:r>
        <w:proofErr w:type="spellStart"/>
        <w:r w:rsidR="00FE185A" w:rsidRPr="00FE185A">
          <w:rPr>
            <w:rFonts w:ascii="Arial" w:hAnsi="Arial" w:cs="Arial"/>
            <w:rPrChange w:id="11033" w:author="Владимир Лаут" w:date="2021-03-25T09:18:00Z">
              <w:rPr>
                <w:rFonts w:ascii="Arial" w:hAnsi="Arial" w:cs="Arial"/>
                <w:highlight w:val="green"/>
              </w:rPr>
            </w:rPrChange>
          </w:rPr>
          <w:t>Полюс.Сервис</w:t>
        </w:r>
        <w:proofErr w:type="spellEnd"/>
        <w:r w:rsidR="00FE185A" w:rsidRPr="00FE185A">
          <w:rPr>
            <w:rFonts w:ascii="Arial" w:hAnsi="Arial" w:cs="Arial"/>
            <w:rPrChange w:id="11034" w:author="Владимир Лаут" w:date="2021-03-25T09:18:00Z">
              <w:rPr>
                <w:rFonts w:ascii="Arial" w:hAnsi="Arial" w:cs="Arial"/>
                <w:highlight w:val="green"/>
              </w:rPr>
            </w:rPrChange>
          </w:rPr>
          <w:t xml:space="preserve"> на группу </w:t>
        </w:r>
        <w:r w:rsidR="00FE185A" w:rsidRPr="00FE185A">
          <w:rPr>
            <w:rFonts w:ascii="Arial" w:hAnsi="Arial" w:cs="Arial"/>
            <w:lang w:val="en-US"/>
            <w:rPrChange w:id="11035" w:author="Владимир Лаут" w:date="2021-03-25T09:18:00Z">
              <w:rPr>
                <w:rFonts w:ascii="Arial" w:hAnsi="Arial" w:cs="Arial"/>
                <w:highlight w:val="green"/>
                <w:lang w:val="en-US"/>
              </w:rPr>
            </w:rPrChange>
          </w:rPr>
          <w:t>SAP</w:t>
        </w:r>
        <w:r w:rsidR="00FE185A" w:rsidRPr="00FE185A">
          <w:rPr>
            <w:rFonts w:ascii="Arial" w:hAnsi="Arial" w:cs="Arial"/>
            <w:rPrChange w:id="11036" w:author="Владимир Лаут" w:date="2021-03-25T09:18:00Z">
              <w:rPr>
                <w:rFonts w:ascii="Arial" w:hAnsi="Arial" w:cs="Arial"/>
                <w:highlight w:val="green"/>
              </w:rPr>
            </w:rPrChange>
          </w:rPr>
          <w:t xml:space="preserve"> НСИ </w:t>
        </w:r>
        <w:proofErr w:type="spellStart"/>
        <w:r w:rsidR="00FE185A" w:rsidRPr="00FE185A">
          <w:rPr>
            <w:rFonts w:ascii="Arial" w:hAnsi="Arial" w:cs="Arial"/>
            <w:rPrChange w:id="11037" w:author="Владимир Лаут" w:date="2021-03-25T09:18:00Z">
              <w:rPr>
                <w:rFonts w:ascii="Arial" w:hAnsi="Arial" w:cs="Arial"/>
                <w:highlight w:val="green"/>
              </w:rPr>
            </w:rPrChange>
          </w:rPr>
          <w:t>ТОиР</w:t>
        </w:r>
        <w:proofErr w:type="spellEnd"/>
        <w:r w:rsidR="00FE185A" w:rsidRPr="00FE185A">
          <w:rPr>
            <w:rFonts w:ascii="Arial" w:hAnsi="Arial" w:cs="Arial"/>
            <w:rPrChange w:id="11038" w:author="Владимир Лаут" w:date="2021-03-25T09:18:00Z">
              <w:rPr>
                <w:rFonts w:ascii="Arial" w:hAnsi="Arial" w:cs="Arial"/>
                <w:highlight w:val="green"/>
              </w:rPr>
            </w:rPrChange>
          </w:rPr>
          <w:t>.</w:t>
        </w:r>
      </w:ins>
    </w:p>
    <w:p w14:paraId="05D54F3A" w14:textId="6579508F" w:rsidR="00D153F5" w:rsidRPr="00FC31D5" w:rsidRDefault="00D153F5" w:rsidP="00D153F5">
      <w:pPr>
        <w:spacing w:after="240" w:line="276" w:lineRule="auto"/>
        <w:ind w:firstLine="567"/>
        <w:rPr>
          <w:rStyle w:val="BaseChar"/>
        </w:rPr>
      </w:pPr>
      <w:r w:rsidRPr="00645133">
        <w:rPr>
          <w:rStyle w:val="BaseChar"/>
        </w:rPr>
        <w:t>В системе SAP S/4</w:t>
      </w:r>
      <w:r w:rsidRPr="00F95F9D">
        <w:rPr>
          <w:rFonts w:ascii="Arial" w:hAnsi="Arial" w:cs="Arial"/>
        </w:rPr>
        <w:t>HANA</w:t>
      </w:r>
      <w:r w:rsidRPr="00645133">
        <w:rPr>
          <w:rStyle w:val="BaseChar"/>
        </w:rPr>
        <w:t xml:space="preserve"> ведение</w:t>
      </w:r>
      <w:r>
        <w:rPr>
          <w:rStyle w:val="BaseChar"/>
        </w:rPr>
        <w:t xml:space="preserve"> справочника Единиц оборудования осуществляется с помо</w:t>
      </w:r>
      <w:r w:rsidRPr="00FE185A">
        <w:rPr>
          <w:rStyle w:val="BaseChar"/>
        </w:rPr>
        <w:t xml:space="preserve">щью транзакций </w:t>
      </w:r>
      <w:r w:rsidRPr="00FE185A">
        <w:rPr>
          <w:rStyle w:val="BaseChar"/>
          <w:lang w:val="en-US"/>
        </w:rPr>
        <w:t>IE</w:t>
      </w:r>
      <w:r w:rsidRPr="00FE185A">
        <w:rPr>
          <w:rStyle w:val="BaseChar"/>
        </w:rPr>
        <w:t xml:space="preserve">01 – создание, </w:t>
      </w:r>
      <w:r w:rsidRPr="00FE185A">
        <w:rPr>
          <w:rStyle w:val="BaseChar"/>
          <w:lang w:val="en-US"/>
        </w:rPr>
        <w:t>IE</w:t>
      </w:r>
      <w:r w:rsidRPr="00FE185A">
        <w:rPr>
          <w:rStyle w:val="BaseChar"/>
        </w:rPr>
        <w:t xml:space="preserve">02 – изменение и </w:t>
      </w:r>
      <w:r w:rsidRPr="00FE185A">
        <w:rPr>
          <w:rStyle w:val="BaseChar"/>
          <w:lang w:val="en-US"/>
        </w:rPr>
        <w:t>IE</w:t>
      </w:r>
      <w:r w:rsidRPr="00FE185A">
        <w:rPr>
          <w:rStyle w:val="BaseChar"/>
        </w:rPr>
        <w:t>03 – просмотр записи справочника</w:t>
      </w:r>
      <w:ins w:id="11039" w:author="Владимир Лаут" w:date="2021-03-25T09:19:00Z">
        <w:r w:rsidR="00FE185A" w:rsidRPr="00FE185A">
          <w:rPr>
            <w:rStyle w:val="BaseChar"/>
          </w:rPr>
          <w:t xml:space="preserve">, </w:t>
        </w:r>
        <w:r w:rsidR="00FE185A" w:rsidRPr="00FE185A">
          <w:rPr>
            <w:rStyle w:val="BaseChar"/>
            <w:lang w:val="en-US"/>
            <w:rPrChange w:id="11040" w:author="Владимир Лаут" w:date="2021-03-25T09:19:00Z">
              <w:rPr>
                <w:rStyle w:val="BaseChar"/>
                <w:highlight w:val="green"/>
                <w:lang w:val="en-US"/>
              </w:rPr>
            </w:rPrChange>
          </w:rPr>
          <w:t>IH</w:t>
        </w:r>
        <w:r w:rsidR="00FE185A" w:rsidRPr="00FE185A">
          <w:rPr>
            <w:rStyle w:val="BaseChar"/>
            <w:rPrChange w:id="11041" w:author="Владимир Лаут" w:date="2021-03-25T09:19:00Z">
              <w:rPr>
                <w:rStyle w:val="BaseChar"/>
                <w:highlight w:val="green"/>
              </w:rPr>
            </w:rPrChange>
          </w:rPr>
          <w:t>08 – Просмотр ЕО списком</w:t>
        </w:r>
      </w:ins>
      <w:r w:rsidRPr="00FE185A">
        <w:rPr>
          <w:rStyle w:val="BaseChar"/>
        </w:rPr>
        <w:t>.</w:t>
      </w:r>
    </w:p>
    <w:p w14:paraId="634D2AE0" w14:textId="224EA3F1" w:rsidR="00D153F5" w:rsidRDefault="00D153F5" w:rsidP="00D153F5">
      <w:pPr>
        <w:spacing w:after="240" w:line="276" w:lineRule="auto"/>
        <w:ind w:firstLine="567"/>
        <w:rPr>
          <w:rStyle w:val="BaseChar"/>
        </w:rPr>
      </w:pPr>
      <w:r w:rsidDel="00A1288B">
        <w:rPr>
          <w:rStyle w:val="BaseChar"/>
        </w:rPr>
        <w:t xml:space="preserve">Создание ЕО для ВПС возможно через транзакцию </w:t>
      </w:r>
      <w:r w:rsidDel="00A1288B">
        <w:rPr>
          <w:rStyle w:val="BaseChar"/>
          <w:lang w:val="en-US"/>
        </w:rPr>
        <w:t>IE</w:t>
      </w:r>
      <w:r w:rsidRPr="00D56D0C" w:rsidDel="00A1288B">
        <w:rPr>
          <w:rStyle w:val="BaseChar"/>
        </w:rPr>
        <w:t>25 Создание ВПС</w:t>
      </w:r>
      <w:r w:rsidDel="00A1288B">
        <w:rPr>
          <w:rStyle w:val="BaseChar"/>
        </w:rPr>
        <w:t xml:space="preserve">. В этом случае, после запуска транзакции, на экране «Создать единицу </w:t>
      </w:r>
      <w:proofErr w:type="gramStart"/>
      <w:r w:rsidDel="00A1288B">
        <w:rPr>
          <w:rStyle w:val="BaseChar"/>
        </w:rPr>
        <w:t>оборудования :</w:t>
      </w:r>
      <w:proofErr w:type="gramEnd"/>
      <w:r w:rsidDel="00A1288B">
        <w:rPr>
          <w:rStyle w:val="BaseChar"/>
        </w:rPr>
        <w:t xml:space="preserve"> 1-й </w:t>
      </w:r>
      <w:proofErr w:type="spellStart"/>
      <w:r w:rsidDel="00A1288B">
        <w:rPr>
          <w:rStyle w:val="BaseChar"/>
        </w:rPr>
        <w:t>экр</w:t>
      </w:r>
      <w:proofErr w:type="spellEnd"/>
      <w:r w:rsidDel="00A1288B">
        <w:rPr>
          <w:rStyle w:val="BaseChar"/>
        </w:rPr>
        <w:t>.» поле «</w:t>
      </w:r>
      <w:proofErr w:type="spellStart"/>
      <w:r w:rsidDel="00A1288B">
        <w:rPr>
          <w:rStyle w:val="BaseChar"/>
        </w:rPr>
        <w:t>ТипЕдОборуд</w:t>
      </w:r>
      <w:proofErr w:type="spellEnd"/>
      <w:r w:rsidDel="00A1288B">
        <w:rPr>
          <w:rStyle w:val="BaseChar"/>
        </w:rPr>
        <w:t>» будет по умолчанию заполнено значением «</w:t>
      </w:r>
      <w:r w:rsidDel="00A1288B">
        <w:rPr>
          <w:rStyle w:val="BaseChar"/>
          <w:lang w:val="en-US"/>
        </w:rPr>
        <w:t>P</w:t>
      </w:r>
      <w:r w:rsidDel="00A1288B">
        <w:rPr>
          <w:rStyle w:val="BaseChar"/>
        </w:rPr>
        <w:t>»</w:t>
      </w:r>
      <w:r w:rsidRPr="00D56D0C" w:rsidDel="00A1288B">
        <w:rPr>
          <w:rStyle w:val="BaseChar"/>
        </w:rPr>
        <w:t xml:space="preserve"> </w:t>
      </w:r>
      <w:r w:rsidDel="00A1288B">
        <w:rPr>
          <w:rStyle w:val="BaseChar"/>
        </w:rPr>
        <w:t>–</w:t>
      </w:r>
      <w:r w:rsidRPr="00D56D0C" w:rsidDel="00A1288B">
        <w:rPr>
          <w:rStyle w:val="BaseChar"/>
        </w:rPr>
        <w:t xml:space="preserve"> </w:t>
      </w:r>
      <w:r w:rsidDel="00A1288B">
        <w:rPr>
          <w:rStyle w:val="BaseChar"/>
        </w:rPr>
        <w:t>ВПС.</w:t>
      </w:r>
    </w:p>
    <w:p w14:paraId="1B699683" w14:textId="6366EBBF" w:rsidR="000C300D" w:rsidRPr="0016148D" w:rsidDel="00A1288B" w:rsidRDefault="000C300D" w:rsidP="00D153F5">
      <w:pPr>
        <w:spacing w:after="240" w:line="276" w:lineRule="auto"/>
        <w:ind w:firstLine="567"/>
        <w:rPr>
          <w:rStyle w:val="BaseChar"/>
        </w:rPr>
      </w:pPr>
      <w:r>
        <w:rPr>
          <w:rStyle w:val="BaseChar"/>
        </w:rPr>
        <w:t xml:space="preserve">Создание ЕО для транспортного средства (вид объекта </w:t>
      </w:r>
      <w:r>
        <w:rPr>
          <w:rStyle w:val="BaseChar"/>
          <w:lang w:val="en-US"/>
        </w:rPr>
        <w:t>E</w:t>
      </w:r>
      <w:r w:rsidRPr="000C300D">
        <w:rPr>
          <w:rStyle w:val="BaseChar"/>
        </w:rPr>
        <w:t>_</w:t>
      </w:r>
      <w:r>
        <w:rPr>
          <w:rStyle w:val="BaseChar"/>
          <w:lang w:val="en-US"/>
        </w:rPr>
        <w:t>T</w:t>
      </w:r>
      <w:r w:rsidRPr="000C300D">
        <w:rPr>
          <w:rStyle w:val="BaseChar"/>
        </w:rPr>
        <w:t xml:space="preserve">) </w:t>
      </w:r>
      <w:r>
        <w:rPr>
          <w:rStyle w:val="BaseChar"/>
        </w:rPr>
        <w:t xml:space="preserve">возможно через транзакцию </w:t>
      </w:r>
      <w:r>
        <w:rPr>
          <w:rStyle w:val="BaseChar"/>
          <w:lang w:val="en-US"/>
        </w:rPr>
        <w:t>IE</w:t>
      </w:r>
      <w:ins w:id="11042" w:author="Александр" w:date="2020-04-13T07:31:00Z">
        <w:r w:rsidR="004F62F2">
          <w:rPr>
            <w:rStyle w:val="BaseChar"/>
          </w:rPr>
          <w:t>0</w:t>
        </w:r>
      </w:ins>
      <w:del w:id="11043" w:author="Александр" w:date="2020-04-13T07:31:00Z">
        <w:r w:rsidRPr="000C300D" w:rsidDel="004F62F2">
          <w:rPr>
            <w:rStyle w:val="BaseChar"/>
          </w:rPr>
          <w:delText>3</w:delText>
        </w:r>
      </w:del>
      <w:r w:rsidRPr="000C300D">
        <w:rPr>
          <w:rStyle w:val="BaseChar"/>
        </w:rPr>
        <w:t xml:space="preserve">1 </w:t>
      </w:r>
      <w:r>
        <w:rPr>
          <w:rStyle w:val="BaseChar"/>
        </w:rPr>
        <w:t>Создать</w:t>
      </w:r>
      <w:del w:id="11044" w:author="Александр" w:date="2020-04-13T07:31:00Z">
        <w:r w:rsidDel="004F62F2">
          <w:rPr>
            <w:rStyle w:val="BaseChar"/>
          </w:rPr>
          <w:delText xml:space="preserve"> </w:delText>
        </w:r>
      </w:del>
      <w:ins w:id="11045" w:author="Александр" w:date="2020-04-13T07:31:00Z">
        <w:r w:rsidR="004F62F2">
          <w:rPr>
            <w:rStyle w:val="BaseChar"/>
          </w:rPr>
          <w:t xml:space="preserve"> единицу оборудования</w:t>
        </w:r>
      </w:ins>
      <w:del w:id="11046" w:author="Александр" w:date="2020-04-13T07:31:00Z">
        <w:r w:rsidDel="004F62F2">
          <w:rPr>
            <w:rStyle w:val="BaseChar"/>
          </w:rPr>
          <w:delText>транспортное средство</w:delText>
        </w:r>
      </w:del>
      <w:ins w:id="11047" w:author="Александр" w:date="2020-04-13T07:32:00Z">
        <w:r w:rsidR="004F62F2">
          <w:rPr>
            <w:rStyle w:val="BaseChar"/>
          </w:rPr>
          <w:t>.</w:t>
        </w:r>
      </w:ins>
      <w:ins w:id="11048" w:author="Александр" w:date="2020-04-13T07:33:00Z">
        <w:r w:rsidR="004F62F2">
          <w:rPr>
            <w:rStyle w:val="BaseChar"/>
          </w:rPr>
          <w:t xml:space="preserve"> </w:t>
        </w:r>
      </w:ins>
      <w:del w:id="11049" w:author="Александр" w:date="2020-04-13T07:32:00Z">
        <w:r w:rsidDel="004F62F2">
          <w:rPr>
            <w:rStyle w:val="BaseChar"/>
          </w:rPr>
          <w:delText>.</w:delText>
        </w:r>
      </w:del>
      <w:del w:id="11050" w:author="Александр" w:date="2020-04-13T07:34:00Z">
        <w:r w:rsidDel="004F62F2">
          <w:rPr>
            <w:rStyle w:val="BaseChar"/>
          </w:rPr>
          <w:delText xml:space="preserve"> В этом случае, после запуска транзакции, на экране </w:delText>
        </w:r>
        <w:r w:rsidR="0016148D" w:rsidDel="004F62F2">
          <w:rPr>
            <w:rStyle w:val="BaseChar"/>
          </w:rPr>
          <w:delText>«Создать единицу оборудования : 1-й экр.» в поле «Вид трансп. средства» необходимо указать значение «</w:delText>
        </w:r>
        <w:r w:rsidR="0016148D" w:rsidDel="004F62F2">
          <w:rPr>
            <w:rStyle w:val="BaseChar"/>
            <w:lang w:val="en-US"/>
          </w:rPr>
          <w:delText>E</w:delText>
        </w:r>
        <w:r w:rsidR="0016148D" w:rsidRPr="0016148D" w:rsidDel="004F62F2">
          <w:rPr>
            <w:rStyle w:val="BaseChar"/>
          </w:rPr>
          <w:delText>_</w:delText>
        </w:r>
        <w:r w:rsidR="0016148D" w:rsidDel="004F62F2">
          <w:rPr>
            <w:rStyle w:val="BaseChar"/>
            <w:lang w:val="en-US"/>
          </w:rPr>
          <w:delText>T</w:delText>
        </w:r>
        <w:r w:rsidR="0016148D" w:rsidDel="004F62F2">
          <w:rPr>
            <w:rStyle w:val="BaseChar"/>
          </w:rPr>
          <w:delText>»</w:delText>
        </w:r>
        <w:r w:rsidR="0016148D" w:rsidRPr="0016148D" w:rsidDel="004F62F2">
          <w:rPr>
            <w:rStyle w:val="BaseChar"/>
          </w:rPr>
          <w:delText xml:space="preserve"> </w:delText>
        </w:r>
        <w:r w:rsidR="0016148D" w:rsidDel="004F62F2">
          <w:rPr>
            <w:rStyle w:val="BaseChar"/>
          </w:rPr>
          <w:delText>Транспорт</w:delText>
        </w:r>
        <w:r w:rsidR="0016148D" w:rsidRPr="0016148D" w:rsidDel="004F62F2">
          <w:rPr>
            <w:rStyle w:val="BaseChar"/>
          </w:rPr>
          <w:delText>.</w:delText>
        </w:r>
      </w:del>
    </w:p>
    <w:p w14:paraId="2272C62B" w14:textId="77777777" w:rsidR="00D153F5" w:rsidRDefault="00D153F5" w:rsidP="00D153F5">
      <w:pPr>
        <w:spacing w:after="240" w:line="276" w:lineRule="auto"/>
        <w:ind w:firstLine="567"/>
        <w:rPr>
          <w:rStyle w:val="BaseChar"/>
        </w:rPr>
      </w:pPr>
      <w:r>
        <w:rPr>
          <w:rStyle w:val="BaseChar"/>
        </w:rPr>
        <w:t xml:space="preserve">Просмотр списка значений – транзакция </w:t>
      </w:r>
      <w:r>
        <w:rPr>
          <w:rStyle w:val="BaseChar"/>
          <w:lang w:val="en-US"/>
        </w:rPr>
        <w:t>IH</w:t>
      </w:r>
      <w:r w:rsidRPr="005B35DC">
        <w:rPr>
          <w:rStyle w:val="BaseChar"/>
        </w:rPr>
        <w:t>08</w:t>
      </w:r>
      <w:r>
        <w:rPr>
          <w:rStyle w:val="BaseChar"/>
        </w:rPr>
        <w:t xml:space="preserve"> </w:t>
      </w:r>
      <w:r w:rsidRPr="00D56D0C">
        <w:rPr>
          <w:rStyle w:val="BaseChar"/>
        </w:rPr>
        <w:t>Просмотреть единицу оборудования</w:t>
      </w:r>
      <w:r w:rsidRPr="005B35DC">
        <w:rPr>
          <w:rStyle w:val="BaseChar"/>
        </w:rPr>
        <w:t>.</w:t>
      </w:r>
    </w:p>
    <w:p w14:paraId="28291D97" w14:textId="517D2C74" w:rsidR="00D153F5" w:rsidRDefault="00D153F5" w:rsidP="00D153F5">
      <w:pPr>
        <w:spacing w:after="240" w:line="276" w:lineRule="auto"/>
        <w:ind w:firstLine="567"/>
        <w:rPr>
          <w:rFonts w:ascii="Arial" w:hAnsi="Arial" w:cs="Arial"/>
        </w:rPr>
      </w:pPr>
      <w:r>
        <w:rPr>
          <w:rFonts w:ascii="Arial" w:hAnsi="Arial" w:cs="Arial"/>
        </w:rPr>
        <w:t xml:space="preserve">Для определения соответствия между техническими объектами ТОРО и техническими объектами направления Производство предполагается указывать код «Производственного ресурса» в стандартном поле «Рабочее место» в основной записи единицы оборудования, ракурс «Местоположение». </w:t>
      </w:r>
      <w:r w:rsidR="00413079">
        <w:rPr>
          <w:rFonts w:ascii="Arial" w:hAnsi="Arial" w:cs="Arial"/>
        </w:rPr>
        <w:t>Это позволит рассчитывать свя</w:t>
      </w:r>
      <w:r>
        <w:rPr>
          <w:rFonts w:ascii="Arial" w:hAnsi="Arial" w:cs="Arial"/>
        </w:rPr>
        <w:t>занные с ремонтами потери производства на технологической линии и КТГ по оборудованию.</w:t>
      </w:r>
    </w:p>
    <w:p w14:paraId="4C60E5A6" w14:textId="02DD2DCD" w:rsidR="00D153F5" w:rsidRDefault="00D153F5" w:rsidP="00D153F5">
      <w:pPr>
        <w:spacing w:after="240" w:line="276" w:lineRule="auto"/>
        <w:ind w:firstLine="567"/>
        <w:rPr>
          <w:ins w:id="11051" w:author="Владимир Лаут" w:date="2021-03-25T09:04:00Z"/>
          <w:rFonts w:ascii="Arial" w:hAnsi="Arial" w:cs="Arial"/>
          <w:szCs w:val="24"/>
        </w:rPr>
      </w:pPr>
      <w:proofErr w:type="gramStart"/>
      <w:r w:rsidRPr="00B12181">
        <w:rPr>
          <w:rFonts w:ascii="Arial" w:hAnsi="Arial" w:cs="Arial"/>
          <w:szCs w:val="24"/>
        </w:rPr>
        <w:t>Описание  справочника</w:t>
      </w:r>
      <w:proofErr w:type="gramEnd"/>
      <w:r w:rsidRPr="00B12181">
        <w:rPr>
          <w:rFonts w:ascii="Arial" w:hAnsi="Arial" w:cs="Arial"/>
          <w:szCs w:val="24"/>
        </w:rPr>
        <w:t xml:space="preserve"> Производственный ресурс приведено в КД </w:t>
      </w:r>
      <w:del w:id="11052" w:author="Владимир Лаут" w:date="2021-03-05T12:46:00Z">
        <w:r w:rsidRPr="00B12181" w:rsidDel="006D5936">
          <w:rPr>
            <w:rFonts w:ascii="Arial" w:hAnsi="Arial" w:cs="Arial"/>
            <w:szCs w:val="24"/>
            <w:lang w:val="en-US"/>
          </w:rPr>
          <w:delText>ERP</w:delText>
        </w:r>
        <w:r w:rsidRPr="00B12181" w:rsidDel="006D5936">
          <w:rPr>
            <w:rFonts w:ascii="Arial" w:hAnsi="Arial" w:cs="Arial"/>
            <w:szCs w:val="24"/>
          </w:rPr>
          <w:delText>.</w:delText>
        </w:r>
      </w:del>
      <w:ins w:id="11053" w:author="Александр" w:date="2020-04-13T07:34:00Z">
        <w:del w:id="11054" w:author="Владимир Лаут" w:date="2021-03-05T12:46:00Z">
          <w:r w:rsidR="004F62F2" w:rsidDel="006D5936">
            <w:rPr>
              <w:rFonts w:ascii="Arial" w:hAnsi="Arial" w:cs="Arial"/>
              <w:szCs w:val="24"/>
            </w:rPr>
            <w:delText>9.9.2</w:delText>
          </w:r>
        </w:del>
      </w:ins>
      <w:ins w:id="11055" w:author="Владимир Лаут" w:date="2021-03-05T12:46:00Z">
        <w:r w:rsidR="006D5936">
          <w:rPr>
            <w:rFonts w:ascii="Arial" w:hAnsi="Arial" w:cs="Arial"/>
            <w:szCs w:val="24"/>
            <w:lang w:val="en-US"/>
          </w:rPr>
          <w:t>ERP</w:t>
        </w:r>
        <w:r w:rsidR="006D5936" w:rsidRPr="006D5936">
          <w:rPr>
            <w:rFonts w:ascii="Arial" w:hAnsi="Arial" w:cs="Arial"/>
            <w:szCs w:val="24"/>
            <w:rPrChange w:id="11056" w:author="Владимир Лаут" w:date="2021-03-05T12:46:00Z">
              <w:rPr>
                <w:rFonts w:ascii="Arial" w:hAnsi="Arial" w:cs="Arial"/>
                <w:szCs w:val="24"/>
                <w:lang w:val="en-US"/>
              </w:rPr>
            </w:rPrChange>
          </w:rPr>
          <w:t>.13.9.2</w:t>
        </w:r>
      </w:ins>
      <w:del w:id="11057" w:author="Александр" w:date="2020-04-13T07:34:00Z">
        <w:r w:rsidRPr="00B12181" w:rsidDel="004F62F2">
          <w:rPr>
            <w:rFonts w:ascii="Arial" w:hAnsi="Arial" w:cs="Arial"/>
            <w:szCs w:val="24"/>
          </w:rPr>
          <w:delText>5.1</w:delText>
        </w:r>
      </w:del>
      <w:r w:rsidRPr="00B12181">
        <w:rPr>
          <w:rFonts w:ascii="Arial" w:hAnsi="Arial" w:cs="Arial"/>
          <w:szCs w:val="24"/>
        </w:rPr>
        <w:t>.8</w:t>
      </w:r>
      <w:r>
        <w:rPr>
          <w:rFonts w:ascii="Arial" w:hAnsi="Arial" w:cs="Arial"/>
          <w:szCs w:val="24"/>
        </w:rPr>
        <w:t xml:space="preserve"> </w:t>
      </w:r>
      <w:r w:rsidRPr="00B12181">
        <w:rPr>
          <w:rFonts w:ascii="Arial" w:hAnsi="Arial" w:cs="Arial"/>
          <w:color w:val="000000"/>
          <w:szCs w:val="24"/>
          <w:lang w:eastAsia="ru-RU"/>
        </w:rPr>
        <w:t>Ведение основных данных по направлению Производство</w:t>
      </w:r>
      <w:r>
        <w:rPr>
          <w:rFonts w:ascii="Arial" w:hAnsi="Arial" w:cs="Arial"/>
          <w:bCs/>
          <w:kern w:val="32"/>
          <w:szCs w:val="24"/>
        </w:rPr>
        <w:t xml:space="preserve">, </w:t>
      </w:r>
      <w:r w:rsidRPr="00B12181">
        <w:rPr>
          <w:rFonts w:ascii="Arial" w:hAnsi="Arial" w:cs="Arial"/>
          <w:szCs w:val="24"/>
        </w:rPr>
        <w:t>раздел 3.2.</w:t>
      </w:r>
    </w:p>
    <w:p w14:paraId="7A32CD43" w14:textId="08E8737A" w:rsidR="002A55A9" w:rsidRDefault="002A55A9" w:rsidP="00D153F5">
      <w:pPr>
        <w:spacing w:after="240" w:line="276" w:lineRule="auto"/>
        <w:ind w:firstLine="567"/>
        <w:rPr>
          <w:rFonts w:ascii="Arial" w:hAnsi="Arial" w:cs="Arial"/>
          <w:szCs w:val="24"/>
        </w:rPr>
      </w:pPr>
      <w:ins w:id="11058" w:author="Владимир Лаут" w:date="2021-03-25T09:04:00Z">
        <w:r w:rsidRPr="002A55A9">
          <w:rPr>
            <w:rFonts w:ascii="Arial" w:hAnsi="Arial" w:cs="Arial"/>
            <w:rPrChange w:id="11059" w:author="Владимир Лаут" w:date="2021-03-25T09:04:00Z">
              <w:rPr>
                <w:rFonts w:ascii="Arial" w:hAnsi="Arial" w:cs="Arial"/>
                <w:highlight w:val="green"/>
              </w:rPr>
            </w:rPrChange>
          </w:rPr>
          <w:t xml:space="preserve">Для автоматического </w:t>
        </w:r>
      </w:ins>
      <w:ins w:id="11060" w:author="Владимир Лаут" w:date="2021-04-07T13:09:00Z">
        <w:r w:rsidR="00337234" w:rsidRPr="003F7F02">
          <w:rPr>
            <w:rFonts w:ascii="Arial" w:hAnsi="Arial" w:cs="Arial"/>
          </w:rPr>
          <w:t>определения</w:t>
        </w:r>
      </w:ins>
      <w:ins w:id="11061" w:author="Владимир Лаут" w:date="2021-03-25T09:04:00Z">
        <w:r w:rsidRPr="002A55A9">
          <w:rPr>
            <w:rFonts w:ascii="Arial" w:hAnsi="Arial" w:cs="Arial"/>
            <w:rPrChange w:id="11062" w:author="Владимир Лаут" w:date="2021-03-25T09:04:00Z">
              <w:rPr>
                <w:rFonts w:ascii="Arial" w:hAnsi="Arial" w:cs="Arial"/>
                <w:highlight w:val="green"/>
              </w:rPr>
            </w:rPrChange>
          </w:rPr>
          <w:t xml:space="preserve"> каталога на </w:t>
        </w:r>
      </w:ins>
      <w:ins w:id="11063" w:author="Владимир Лаут" w:date="2021-04-07T13:09:00Z">
        <w:r w:rsidR="00337234" w:rsidRPr="003F7F02">
          <w:rPr>
            <w:rFonts w:ascii="Arial" w:hAnsi="Arial" w:cs="Arial"/>
          </w:rPr>
          <w:t>основании</w:t>
        </w:r>
      </w:ins>
      <w:ins w:id="11064" w:author="Владимир Лаут" w:date="2021-03-25T09:04:00Z">
        <w:r w:rsidRPr="002A55A9">
          <w:rPr>
            <w:rFonts w:ascii="Arial" w:hAnsi="Arial" w:cs="Arial"/>
            <w:rPrChange w:id="11065" w:author="Владимир Лаут" w:date="2021-03-25T09:04:00Z">
              <w:rPr>
                <w:rFonts w:ascii="Arial" w:hAnsi="Arial" w:cs="Arial"/>
                <w:highlight w:val="green"/>
              </w:rPr>
            </w:rPrChange>
          </w:rPr>
          <w:t xml:space="preserve"> информации единицы </w:t>
        </w:r>
      </w:ins>
      <w:ins w:id="11066" w:author="Владимир Лаут" w:date="2021-04-07T13:09:00Z">
        <w:r w:rsidR="00337234" w:rsidRPr="003F7F02">
          <w:rPr>
            <w:rFonts w:ascii="Arial" w:hAnsi="Arial" w:cs="Arial"/>
          </w:rPr>
          <w:t>оборудования</w:t>
        </w:r>
      </w:ins>
      <w:ins w:id="11067" w:author="Владимир Лаут" w:date="2021-03-25T09:04:00Z">
        <w:r w:rsidRPr="002A55A9">
          <w:rPr>
            <w:rFonts w:ascii="Arial" w:hAnsi="Arial" w:cs="Arial"/>
            <w:rPrChange w:id="11068" w:author="Владимир Лаут" w:date="2021-03-25T09:04:00Z">
              <w:rPr>
                <w:rFonts w:ascii="Arial" w:hAnsi="Arial" w:cs="Arial"/>
                <w:highlight w:val="green"/>
              </w:rPr>
            </w:rPrChange>
          </w:rPr>
          <w:t xml:space="preserve"> в </w:t>
        </w:r>
        <w:proofErr w:type="spellStart"/>
        <w:r w:rsidRPr="002A55A9">
          <w:rPr>
            <w:rFonts w:ascii="Arial" w:hAnsi="Arial" w:cs="Arial"/>
            <w:lang w:val="en-US"/>
            <w:rPrChange w:id="11069" w:author="Владимир Лаут" w:date="2021-03-25T09:04:00Z">
              <w:rPr>
                <w:rFonts w:ascii="Arial" w:hAnsi="Arial" w:cs="Arial"/>
                <w:highlight w:val="green"/>
                <w:lang w:val="en-US"/>
              </w:rPr>
            </w:rPrChange>
          </w:rPr>
          <w:t>LinkOne</w:t>
        </w:r>
        <w:proofErr w:type="spellEnd"/>
        <w:r w:rsidRPr="002A55A9">
          <w:rPr>
            <w:rFonts w:ascii="Arial" w:hAnsi="Arial" w:cs="Arial"/>
            <w:rPrChange w:id="11070" w:author="Владимир Лаут" w:date="2021-03-25T09:04:00Z">
              <w:rPr>
                <w:rFonts w:ascii="Arial" w:hAnsi="Arial" w:cs="Arial"/>
                <w:highlight w:val="green"/>
              </w:rPr>
            </w:rPrChange>
          </w:rPr>
          <w:t xml:space="preserve"> </w:t>
        </w:r>
        <w:r w:rsidRPr="002A55A9">
          <w:rPr>
            <w:rFonts w:ascii="Arial" w:hAnsi="Arial" w:cs="Arial"/>
            <w:lang w:val="en-US"/>
            <w:rPrChange w:id="11071" w:author="Владимир Лаут" w:date="2021-03-25T09:04:00Z">
              <w:rPr>
                <w:rFonts w:ascii="Arial" w:hAnsi="Arial" w:cs="Arial"/>
                <w:highlight w:val="green"/>
                <w:lang w:val="en-US"/>
              </w:rPr>
            </w:rPrChange>
          </w:rPr>
          <w:t>WebView</w:t>
        </w:r>
        <w:r w:rsidRPr="002A55A9">
          <w:rPr>
            <w:rFonts w:ascii="Arial" w:hAnsi="Arial" w:cs="Arial"/>
            <w:rPrChange w:id="11072" w:author="Владимир Лаут" w:date="2021-03-25T09:04:00Z">
              <w:rPr>
                <w:rFonts w:ascii="Arial" w:hAnsi="Arial" w:cs="Arial"/>
                <w:highlight w:val="green"/>
              </w:rPr>
            </w:rPrChange>
          </w:rPr>
          <w:t xml:space="preserve"> необходимы заполненные значения признаков класса «Код производителя для </w:t>
        </w:r>
        <w:proofErr w:type="spellStart"/>
        <w:r w:rsidRPr="002A55A9">
          <w:rPr>
            <w:rFonts w:ascii="Arial" w:hAnsi="Arial" w:cs="Arial"/>
            <w:rPrChange w:id="11073" w:author="Владимир Лаут" w:date="2021-03-25T09:04:00Z">
              <w:rPr>
                <w:rFonts w:ascii="Arial" w:hAnsi="Arial" w:cs="Arial"/>
                <w:highlight w:val="green"/>
              </w:rPr>
            </w:rPrChange>
          </w:rPr>
          <w:t>LinkOne</w:t>
        </w:r>
        <w:proofErr w:type="spellEnd"/>
        <w:r w:rsidRPr="002A55A9">
          <w:rPr>
            <w:rFonts w:ascii="Arial" w:hAnsi="Arial" w:cs="Arial"/>
            <w:rPrChange w:id="11074" w:author="Владимир Лаут" w:date="2021-03-25T09:04:00Z">
              <w:rPr>
                <w:rFonts w:ascii="Arial" w:hAnsi="Arial" w:cs="Arial"/>
                <w:highlight w:val="green"/>
              </w:rPr>
            </w:rPrChange>
          </w:rPr>
          <w:t xml:space="preserve">» и «Код модели оборудования для </w:t>
        </w:r>
        <w:proofErr w:type="spellStart"/>
        <w:r w:rsidRPr="002A55A9">
          <w:rPr>
            <w:rFonts w:ascii="Arial" w:hAnsi="Arial" w:cs="Arial"/>
            <w:rPrChange w:id="11075" w:author="Владимир Лаут" w:date="2021-03-25T09:04:00Z">
              <w:rPr>
                <w:rFonts w:ascii="Arial" w:hAnsi="Arial" w:cs="Arial"/>
                <w:highlight w:val="green"/>
              </w:rPr>
            </w:rPrChange>
          </w:rPr>
          <w:t>LinkOne</w:t>
        </w:r>
        <w:proofErr w:type="spellEnd"/>
        <w:r w:rsidRPr="002A55A9">
          <w:rPr>
            <w:rFonts w:ascii="Arial" w:hAnsi="Arial" w:cs="Arial"/>
            <w:rPrChange w:id="11076" w:author="Владимир Лаут" w:date="2021-03-25T09:04:00Z">
              <w:rPr>
                <w:rFonts w:ascii="Arial" w:hAnsi="Arial" w:cs="Arial"/>
                <w:highlight w:val="green"/>
              </w:rPr>
            </w:rPrChange>
          </w:rPr>
          <w:t>».</w:t>
        </w:r>
      </w:ins>
    </w:p>
    <w:p w14:paraId="5B929158" w14:textId="4FE4D495" w:rsidR="00C35D26" w:rsidRDefault="00337234" w:rsidP="00C35D26">
      <w:pPr>
        <w:spacing w:after="120" w:line="276" w:lineRule="auto"/>
        <w:ind w:firstLine="567"/>
        <w:rPr>
          <w:rFonts w:ascii="Arial" w:hAnsi="Arial" w:cs="Arial"/>
          <w:iCs/>
        </w:rPr>
      </w:pPr>
      <w:ins w:id="11077" w:author="Владимир Лаут" w:date="2021-04-07T13:09:00Z">
        <w:r w:rsidRPr="00645133">
          <w:rPr>
            <w:rStyle w:val="BaseChar"/>
          </w:rPr>
          <w:t>В системе SAP S/4</w:t>
        </w:r>
        <w:r w:rsidRPr="00F95F9D">
          <w:rPr>
            <w:rFonts w:ascii="Arial" w:hAnsi="Arial" w:cs="Arial"/>
          </w:rPr>
          <w:t>HANA</w:t>
        </w:r>
        <w:r>
          <w:rPr>
            <w:rFonts w:ascii="Arial" w:hAnsi="Arial" w:cs="Arial"/>
            <w:iCs/>
          </w:rPr>
          <w:t xml:space="preserve"> </w:t>
        </w:r>
      </w:ins>
      <w:del w:id="11078" w:author="Владимир Лаут" w:date="2021-04-07T13:09:00Z">
        <w:r w:rsidR="00474A28" w:rsidDel="00337234">
          <w:rPr>
            <w:rFonts w:ascii="Arial" w:hAnsi="Arial" w:cs="Arial"/>
            <w:iCs/>
          </w:rPr>
          <w:delText>В</w:delText>
        </w:r>
      </w:del>
      <w:ins w:id="11079" w:author="Владимир Лаут" w:date="2021-04-07T13:09:00Z">
        <w:r>
          <w:rPr>
            <w:rFonts w:ascii="Arial" w:hAnsi="Arial" w:cs="Arial"/>
            <w:iCs/>
          </w:rPr>
          <w:t>в</w:t>
        </w:r>
      </w:ins>
      <w:r w:rsidR="00474A28">
        <w:rPr>
          <w:rFonts w:ascii="Arial" w:hAnsi="Arial" w:cs="Arial"/>
          <w:iCs/>
        </w:rPr>
        <w:t>ыполняются автозаполнение и</w:t>
      </w:r>
      <w:r w:rsidR="00B15FF8">
        <w:rPr>
          <w:rFonts w:ascii="Arial" w:hAnsi="Arial" w:cs="Arial"/>
          <w:iCs/>
        </w:rPr>
        <w:t xml:space="preserve"> проверки при создании и изменении единиц оборудования, разработка</w:t>
      </w:r>
      <w:r w:rsidR="00C35D26">
        <w:rPr>
          <w:rFonts w:ascii="Arial" w:hAnsi="Arial" w:cs="Arial"/>
          <w:iCs/>
        </w:rPr>
        <w:t>, код</w:t>
      </w:r>
      <w:r w:rsidR="00B15FF8">
        <w:rPr>
          <w:rFonts w:ascii="Arial" w:hAnsi="Arial" w:cs="Arial"/>
          <w:iCs/>
        </w:rPr>
        <w:t xml:space="preserve"> </w:t>
      </w:r>
      <w:r w:rsidR="00B15FF8">
        <w:rPr>
          <w:rFonts w:ascii="Arial" w:hAnsi="Arial" w:cs="Arial"/>
          <w:iCs/>
          <w:lang w:val="en-US"/>
        </w:rPr>
        <w:t>PM</w:t>
      </w:r>
      <w:r w:rsidR="00C35D26" w:rsidRPr="00C35D26">
        <w:rPr>
          <w:rFonts w:ascii="Arial" w:hAnsi="Arial" w:cs="Arial"/>
          <w:iCs/>
        </w:rPr>
        <w:t>70</w:t>
      </w:r>
      <w:r w:rsidR="00B15FF8" w:rsidRPr="00B15FF8">
        <w:rPr>
          <w:rFonts w:ascii="Arial" w:hAnsi="Arial" w:cs="Arial"/>
          <w:iCs/>
        </w:rPr>
        <w:t xml:space="preserve"> </w:t>
      </w:r>
      <w:r w:rsidR="00B15FF8">
        <w:rPr>
          <w:rFonts w:ascii="Arial" w:hAnsi="Arial" w:cs="Arial"/>
          <w:iCs/>
        </w:rPr>
        <w:t xml:space="preserve">в </w:t>
      </w:r>
      <w:r w:rsidR="00C35D26">
        <w:rPr>
          <w:rFonts w:ascii="Arial" w:hAnsi="Arial" w:cs="Arial"/>
          <w:iCs/>
        </w:rPr>
        <w:t xml:space="preserve">документе </w:t>
      </w:r>
      <w:del w:id="11080" w:author="Владимир Лаут" w:date="2021-03-05T12:46:00Z">
        <w:r w:rsidR="00C35D26" w:rsidDel="006D5936">
          <w:rPr>
            <w:rFonts w:ascii="Arial" w:hAnsi="Arial" w:cs="Arial"/>
            <w:iCs/>
            <w:lang w:val="en-US"/>
          </w:rPr>
          <w:delText>ERP</w:delText>
        </w:r>
        <w:r w:rsidR="00C35D26" w:rsidDel="006D5936">
          <w:rPr>
            <w:rFonts w:ascii="Arial" w:hAnsi="Arial" w:cs="Arial"/>
            <w:iCs/>
          </w:rPr>
          <w:delText>.</w:delText>
        </w:r>
      </w:del>
      <w:ins w:id="11081" w:author="Александр" w:date="2020-04-13T07:34:00Z">
        <w:del w:id="11082" w:author="Владимир Лаут" w:date="2021-03-05T12:46:00Z">
          <w:r w:rsidR="004F62F2" w:rsidDel="006D5936">
            <w:rPr>
              <w:rFonts w:ascii="Arial" w:hAnsi="Arial" w:cs="Arial"/>
              <w:iCs/>
            </w:rPr>
            <w:delText>9.9.2</w:delText>
          </w:r>
        </w:del>
      </w:ins>
      <w:ins w:id="11083" w:author="Владимир Лаут" w:date="2021-03-05T12:46:00Z">
        <w:r w:rsidR="006D5936">
          <w:rPr>
            <w:rFonts w:ascii="Arial" w:hAnsi="Arial" w:cs="Arial"/>
            <w:iCs/>
            <w:lang w:val="en-US"/>
          </w:rPr>
          <w:t>ERP</w:t>
        </w:r>
        <w:r w:rsidR="006D5936" w:rsidRPr="006D5936">
          <w:rPr>
            <w:rFonts w:ascii="Arial" w:hAnsi="Arial" w:cs="Arial"/>
            <w:iCs/>
            <w:rPrChange w:id="11084" w:author="Владимир Лаут" w:date="2021-03-05T12:46:00Z">
              <w:rPr>
                <w:rFonts w:ascii="Arial" w:hAnsi="Arial" w:cs="Arial"/>
                <w:iCs/>
                <w:lang w:val="en-US"/>
              </w:rPr>
            </w:rPrChange>
          </w:rPr>
          <w:t>.13.9.2</w:t>
        </w:r>
      </w:ins>
      <w:del w:id="11085" w:author="Александр" w:date="2020-04-13T07:34:00Z">
        <w:r w:rsidR="00C35D26" w:rsidDel="004F62F2">
          <w:rPr>
            <w:rFonts w:ascii="Arial" w:hAnsi="Arial" w:cs="Arial"/>
            <w:iCs/>
          </w:rPr>
          <w:delText>5.1</w:delText>
        </w:r>
      </w:del>
      <w:r w:rsidR="00B15FF8">
        <w:rPr>
          <w:rFonts w:ascii="Arial" w:hAnsi="Arial" w:cs="Arial"/>
          <w:iCs/>
        </w:rPr>
        <w:t>.</w:t>
      </w:r>
      <w:r w:rsidR="00C35D26">
        <w:rPr>
          <w:rFonts w:ascii="Arial" w:hAnsi="Arial" w:cs="Arial"/>
          <w:iCs/>
        </w:rPr>
        <w:t xml:space="preserve">4_Реестр </w:t>
      </w:r>
      <w:proofErr w:type="spellStart"/>
      <w:r w:rsidR="00C35D26">
        <w:rPr>
          <w:rFonts w:ascii="Arial" w:hAnsi="Arial" w:cs="Arial"/>
          <w:iCs/>
        </w:rPr>
        <w:t>разработок_Общий</w:t>
      </w:r>
      <w:proofErr w:type="spellEnd"/>
      <w:r w:rsidR="00C35D26">
        <w:rPr>
          <w:rFonts w:ascii="Arial" w:hAnsi="Arial" w:cs="Arial"/>
          <w:iCs/>
        </w:rPr>
        <w:t xml:space="preserve">. </w:t>
      </w:r>
      <w:r w:rsidR="00474A28">
        <w:rPr>
          <w:rFonts w:ascii="Arial" w:hAnsi="Arial" w:cs="Arial"/>
          <w:iCs/>
        </w:rPr>
        <w:t>Автозаполнение</w:t>
      </w:r>
      <w:r w:rsidR="00C35D26">
        <w:rPr>
          <w:rFonts w:ascii="Arial" w:hAnsi="Arial" w:cs="Arial"/>
          <w:iCs/>
        </w:rPr>
        <w:t xml:space="preserve"> обеспечивает соответствие следующих данных основной записи единицы оборудования:</w:t>
      </w:r>
    </w:p>
    <w:p w14:paraId="0E88C611" w14:textId="333E2C0A" w:rsidR="00C35D26" w:rsidRDefault="00C35D26" w:rsidP="00C35D26">
      <w:pPr>
        <w:spacing w:after="120" w:line="276" w:lineRule="auto"/>
        <w:ind w:firstLine="567"/>
        <w:rPr>
          <w:rFonts w:ascii="Arial" w:hAnsi="Arial" w:cs="Arial"/>
          <w:iCs/>
        </w:rPr>
      </w:pPr>
      <w:r>
        <w:rPr>
          <w:rFonts w:ascii="Arial" w:hAnsi="Arial" w:cs="Arial"/>
          <w:iCs/>
        </w:rPr>
        <w:lastRenderedPageBreak/>
        <w:t xml:space="preserve">- МВЗ единицы оборудования </w:t>
      </w:r>
      <w:r w:rsidR="00474A28">
        <w:rPr>
          <w:rFonts w:ascii="Arial" w:hAnsi="Arial" w:cs="Arial"/>
          <w:iCs/>
        </w:rPr>
        <w:t>заполняется значением</w:t>
      </w:r>
      <w:r>
        <w:rPr>
          <w:rFonts w:ascii="Arial" w:hAnsi="Arial" w:cs="Arial"/>
          <w:iCs/>
        </w:rPr>
        <w:t xml:space="preserve"> МВЗ присвоенного ей основного средства,</w:t>
      </w:r>
    </w:p>
    <w:p w14:paraId="1B948B2E" w14:textId="23676C68" w:rsidR="00474A28" w:rsidRDefault="00474A28" w:rsidP="00474A28">
      <w:pPr>
        <w:spacing w:after="120" w:line="276" w:lineRule="auto"/>
        <w:ind w:firstLine="567"/>
        <w:rPr>
          <w:rFonts w:ascii="Arial" w:hAnsi="Arial" w:cs="Arial"/>
          <w:iCs/>
        </w:rPr>
      </w:pPr>
      <w:r>
        <w:rPr>
          <w:rFonts w:ascii="Arial" w:hAnsi="Arial" w:cs="Arial"/>
          <w:iCs/>
        </w:rPr>
        <w:t xml:space="preserve">- </w:t>
      </w:r>
      <w:r w:rsidR="0047265A">
        <w:rPr>
          <w:rFonts w:ascii="Arial" w:hAnsi="Arial" w:cs="Arial"/>
          <w:iCs/>
        </w:rPr>
        <w:t>Е</w:t>
      </w:r>
      <w:r>
        <w:rPr>
          <w:rFonts w:ascii="Arial" w:hAnsi="Arial" w:cs="Arial"/>
          <w:iCs/>
        </w:rPr>
        <w:t>сли МВЗ в карточке основного средства не указано, то МВЗ единицы оборудования заполняется значением МВЗ, присвоенным вышестоящему техническому месту,</w:t>
      </w:r>
    </w:p>
    <w:p w14:paraId="0AE7416C" w14:textId="784A3304" w:rsidR="00C35D26" w:rsidRDefault="00C35D26" w:rsidP="00D153F5">
      <w:pPr>
        <w:spacing w:after="240" w:line="276" w:lineRule="auto"/>
        <w:ind w:firstLine="567"/>
        <w:rPr>
          <w:rFonts w:ascii="Arial" w:hAnsi="Arial" w:cs="Arial"/>
          <w:iCs/>
        </w:rPr>
      </w:pPr>
      <w:r>
        <w:rPr>
          <w:rFonts w:ascii="Arial" w:hAnsi="Arial" w:cs="Arial"/>
          <w:iCs/>
        </w:rPr>
        <w:t xml:space="preserve">- Инвентарный номер единицы оборудования </w:t>
      </w:r>
      <w:r w:rsidR="0047265A">
        <w:rPr>
          <w:rFonts w:ascii="Arial" w:hAnsi="Arial" w:cs="Arial"/>
          <w:iCs/>
        </w:rPr>
        <w:t>заполняется значением инвентарного номера</w:t>
      </w:r>
      <w:r>
        <w:rPr>
          <w:rFonts w:ascii="Arial" w:hAnsi="Arial" w:cs="Arial"/>
          <w:iCs/>
        </w:rPr>
        <w:t xml:space="preserve"> присвоенного ей основного средства.</w:t>
      </w:r>
    </w:p>
    <w:p w14:paraId="5209BF9B" w14:textId="1A47DAFE" w:rsidR="008B4CE1" w:rsidRDefault="00C35D26" w:rsidP="00D153F5">
      <w:pPr>
        <w:spacing w:after="240" w:line="276" w:lineRule="auto"/>
        <w:ind w:firstLine="567"/>
        <w:rPr>
          <w:ins w:id="11086" w:author="Владимир Лаут" w:date="2021-03-24T17:07:00Z"/>
          <w:rFonts w:ascii="Arial" w:hAnsi="Arial" w:cs="Arial"/>
          <w:iCs/>
        </w:rPr>
      </w:pPr>
      <w:r>
        <w:rPr>
          <w:rFonts w:ascii="Arial" w:hAnsi="Arial" w:cs="Arial"/>
          <w:iCs/>
        </w:rPr>
        <w:t xml:space="preserve">Если данные не совпадают, то </w:t>
      </w:r>
      <w:r w:rsidR="0047265A">
        <w:rPr>
          <w:rFonts w:ascii="Arial" w:hAnsi="Arial" w:cs="Arial"/>
          <w:iCs/>
        </w:rPr>
        <w:t>изменения при создании</w:t>
      </w:r>
      <w:r w:rsidR="0047265A" w:rsidRPr="0047265A">
        <w:rPr>
          <w:rFonts w:ascii="Arial" w:hAnsi="Arial" w:cs="Arial"/>
          <w:iCs/>
        </w:rPr>
        <w:t>/</w:t>
      </w:r>
      <w:r w:rsidR="0047265A">
        <w:rPr>
          <w:rFonts w:ascii="Arial" w:hAnsi="Arial" w:cs="Arial"/>
          <w:iCs/>
        </w:rPr>
        <w:t>изменении</w:t>
      </w:r>
      <w:r>
        <w:rPr>
          <w:rFonts w:ascii="Arial" w:hAnsi="Arial" w:cs="Arial"/>
          <w:iCs/>
        </w:rPr>
        <w:t xml:space="preserve"> еди</w:t>
      </w:r>
      <w:r w:rsidR="0047265A">
        <w:rPr>
          <w:rFonts w:ascii="Arial" w:hAnsi="Arial" w:cs="Arial"/>
          <w:iCs/>
        </w:rPr>
        <w:t>ницы оборудования не сохраняются</w:t>
      </w:r>
      <w:r>
        <w:rPr>
          <w:rFonts w:ascii="Arial" w:hAnsi="Arial" w:cs="Arial"/>
          <w:iCs/>
        </w:rPr>
        <w:t xml:space="preserve">, выдается информационное окно с предложением изменить данные единицы оборудования. Если соответствующие поля не заполнены в основной записи вышестоящего технического места или в карточке основного средства, то </w:t>
      </w:r>
      <w:r w:rsidR="0047265A">
        <w:rPr>
          <w:rFonts w:ascii="Arial" w:hAnsi="Arial" w:cs="Arial"/>
          <w:iCs/>
        </w:rPr>
        <w:t>автозаполнение и проверка не осуществляю</w:t>
      </w:r>
      <w:r>
        <w:rPr>
          <w:rFonts w:ascii="Arial" w:hAnsi="Arial" w:cs="Arial"/>
          <w:iCs/>
        </w:rPr>
        <w:t>тся.</w:t>
      </w:r>
    </w:p>
    <w:p w14:paraId="59C05A3B" w14:textId="77777777" w:rsidR="00C41204" w:rsidRPr="000C2501" w:rsidRDefault="00C41204" w:rsidP="00C41204">
      <w:pPr>
        <w:spacing w:after="240" w:line="276" w:lineRule="auto"/>
        <w:ind w:firstLine="567"/>
        <w:rPr>
          <w:ins w:id="11087" w:author="Владимир Лаут" w:date="2021-03-24T17:07:00Z"/>
          <w:rFonts w:ascii="Arial" w:hAnsi="Arial" w:cs="Arial"/>
          <w:iCs/>
        </w:rPr>
      </w:pPr>
      <w:ins w:id="11088" w:author="Владимир Лаут" w:date="2021-03-24T17:07:00Z">
        <w:r w:rsidRPr="00C41204">
          <w:rPr>
            <w:rFonts w:ascii="Arial" w:hAnsi="Arial" w:cs="Arial"/>
            <w:iCs/>
            <w:rPrChange w:id="11089" w:author="Владимир Лаут" w:date="2021-03-24T17:07:00Z">
              <w:rPr>
                <w:rFonts w:ascii="Arial" w:hAnsi="Arial" w:cs="Arial"/>
                <w:iCs/>
                <w:highlight w:val="green"/>
              </w:rPr>
            </w:rPrChange>
          </w:rPr>
          <w:t xml:space="preserve">Выполняется проверка наличия Основного средства при создании и изменении единиц оборудования, разработка, код </w:t>
        </w:r>
        <w:r w:rsidRPr="00C41204">
          <w:rPr>
            <w:rFonts w:ascii="Arial" w:hAnsi="Arial" w:cs="Arial"/>
            <w:iCs/>
            <w:lang w:val="en-US"/>
            <w:rPrChange w:id="11090" w:author="Владимир Лаут" w:date="2021-03-24T17:07:00Z">
              <w:rPr>
                <w:rFonts w:ascii="Arial" w:hAnsi="Arial" w:cs="Arial"/>
                <w:iCs/>
                <w:highlight w:val="green"/>
                <w:lang w:val="en-US"/>
              </w:rPr>
            </w:rPrChange>
          </w:rPr>
          <w:t>PM</w:t>
        </w:r>
        <w:r w:rsidRPr="00C41204">
          <w:rPr>
            <w:rFonts w:ascii="Arial" w:hAnsi="Arial" w:cs="Arial"/>
            <w:iCs/>
            <w:rPrChange w:id="11091" w:author="Владимир Лаут" w:date="2021-03-24T17:07:00Z">
              <w:rPr>
                <w:rFonts w:ascii="Arial" w:hAnsi="Arial" w:cs="Arial"/>
                <w:iCs/>
                <w:highlight w:val="green"/>
              </w:rPr>
            </w:rPrChange>
          </w:rPr>
          <w:t xml:space="preserve">70 в документе </w:t>
        </w:r>
        <w:r w:rsidRPr="00C41204">
          <w:rPr>
            <w:rFonts w:ascii="Arial" w:hAnsi="Arial" w:cs="Arial"/>
            <w:iCs/>
            <w:lang w:val="en-US"/>
            <w:rPrChange w:id="11092" w:author="Владимир Лаут" w:date="2021-03-24T17:07:00Z">
              <w:rPr>
                <w:rFonts w:ascii="Arial" w:hAnsi="Arial" w:cs="Arial"/>
                <w:iCs/>
                <w:highlight w:val="green"/>
                <w:lang w:val="en-US"/>
              </w:rPr>
            </w:rPrChange>
          </w:rPr>
          <w:t>ERP</w:t>
        </w:r>
        <w:r w:rsidRPr="00C41204">
          <w:rPr>
            <w:rFonts w:ascii="Arial" w:hAnsi="Arial" w:cs="Arial"/>
            <w:iCs/>
            <w:rPrChange w:id="11093" w:author="Владимир Лаут" w:date="2021-03-24T17:07:00Z">
              <w:rPr>
                <w:rFonts w:ascii="Arial" w:hAnsi="Arial" w:cs="Arial"/>
                <w:iCs/>
                <w:highlight w:val="green"/>
              </w:rPr>
            </w:rPrChange>
          </w:rPr>
          <w:t xml:space="preserve">.13.9.2.4_Реестр </w:t>
        </w:r>
        <w:proofErr w:type="spellStart"/>
        <w:r w:rsidRPr="00C41204">
          <w:rPr>
            <w:rFonts w:ascii="Arial" w:hAnsi="Arial" w:cs="Arial"/>
            <w:iCs/>
            <w:rPrChange w:id="11094" w:author="Владимир Лаут" w:date="2021-03-24T17:07:00Z">
              <w:rPr>
                <w:rFonts w:ascii="Arial" w:hAnsi="Arial" w:cs="Arial"/>
                <w:iCs/>
                <w:highlight w:val="green"/>
              </w:rPr>
            </w:rPrChange>
          </w:rPr>
          <w:t>разработок_Общий</w:t>
        </w:r>
        <w:proofErr w:type="spellEnd"/>
        <w:r w:rsidRPr="00C41204">
          <w:rPr>
            <w:rFonts w:ascii="Arial" w:hAnsi="Arial" w:cs="Arial"/>
            <w:iCs/>
            <w:rPrChange w:id="11095" w:author="Владимир Лаут" w:date="2021-03-24T17:07:00Z">
              <w:rPr>
                <w:rFonts w:ascii="Arial" w:hAnsi="Arial" w:cs="Arial"/>
                <w:iCs/>
                <w:highlight w:val="green"/>
              </w:rPr>
            </w:rPrChange>
          </w:rPr>
          <w:t xml:space="preserve">. Если единице оборудования не присвоено Основное средство, то ЕО сохраняется в тех случаях, когда удовлетворяет хотя бы одному из следующих критериев, описанных в параметрах </w:t>
        </w:r>
        <w:r w:rsidRPr="00C41204">
          <w:rPr>
            <w:rFonts w:ascii="Arial" w:hAnsi="Arial" w:cs="Arial"/>
            <w:iCs/>
            <w:lang w:val="en-US"/>
            <w:rPrChange w:id="11096" w:author="Владимир Лаут" w:date="2021-03-24T17:07:00Z">
              <w:rPr>
                <w:rFonts w:ascii="Arial" w:hAnsi="Arial" w:cs="Arial"/>
                <w:iCs/>
                <w:highlight w:val="green"/>
                <w:lang w:val="en-US"/>
              </w:rPr>
            </w:rPrChange>
          </w:rPr>
          <w:t>ZSPS</w:t>
        </w:r>
        <w:r w:rsidRPr="00C41204">
          <w:rPr>
            <w:rFonts w:ascii="Arial" w:hAnsi="Arial" w:cs="Arial"/>
            <w:iCs/>
            <w:rPrChange w:id="11097" w:author="Владимир Лаут" w:date="2021-03-24T17:07:00Z">
              <w:rPr>
                <w:rFonts w:ascii="Arial" w:hAnsi="Arial" w:cs="Arial"/>
                <w:iCs/>
                <w:highlight w:val="green"/>
              </w:rPr>
            </w:rPrChange>
          </w:rPr>
          <w:t xml:space="preserve"> к данной разработке: имеет определенный класс ЕО, тип ЕО, пользовательские статусы ВЗКП, НПВЭ или системный статус МТКУ, относится к определенному типу объекта или же к оборотному фонду, но при не заполненном значении Вышестоящего ЕО. В иных случаях поле Основного средства должно быть обязательно заполнено.</w:t>
        </w:r>
      </w:ins>
    </w:p>
    <w:p w14:paraId="2A801A28" w14:textId="77777777" w:rsidR="00C41204" w:rsidRDefault="00C41204" w:rsidP="00C41204">
      <w:pPr>
        <w:spacing w:after="240" w:line="276" w:lineRule="auto"/>
        <w:ind w:firstLine="567"/>
        <w:rPr>
          <w:ins w:id="11098" w:author="Владимир Лаут" w:date="2021-03-24T17:07:00Z"/>
          <w:rFonts w:ascii="Arial" w:hAnsi="Arial" w:cs="Arial"/>
          <w:iCs/>
        </w:rPr>
      </w:pPr>
      <w:ins w:id="11099" w:author="Владимир Лаут" w:date="2021-03-24T17:07:00Z">
        <w:r w:rsidRPr="00C41204">
          <w:rPr>
            <w:rFonts w:ascii="Arial" w:hAnsi="Arial" w:cs="Arial"/>
            <w:iCs/>
            <w:rPrChange w:id="11100" w:author="Владимир Лаут" w:date="2021-03-24T17:07:00Z">
              <w:rPr>
                <w:rFonts w:ascii="Arial" w:hAnsi="Arial" w:cs="Arial"/>
                <w:iCs/>
                <w:highlight w:val="yellow"/>
              </w:rPr>
            </w:rPrChange>
          </w:rPr>
          <w:t>При заполнении поля «Тип Конструкции</w:t>
        </w:r>
        <w:proofErr w:type="gramStart"/>
        <w:r w:rsidRPr="00C41204">
          <w:rPr>
            <w:rFonts w:ascii="Arial" w:hAnsi="Arial" w:cs="Arial"/>
            <w:iCs/>
            <w:rPrChange w:id="11101" w:author="Владимир Лаут" w:date="2021-03-24T17:07:00Z">
              <w:rPr>
                <w:rFonts w:ascii="Arial" w:hAnsi="Arial" w:cs="Arial"/>
                <w:iCs/>
                <w:highlight w:val="yellow"/>
              </w:rPr>
            </w:rPrChange>
          </w:rPr>
          <w:t>» в случае если</w:t>
        </w:r>
        <w:proofErr w:type="gramEnd"/>
        <w:r w:rsidRPr="00C41204">
          <w:rPr>
            <w:rFonts w:ascii="Arial" w:hAnsi="Arial" w:cs="Arial"/>
            <w:iCs/>
            <w:rPrChange w:id="11102" w:author="Владимир Лаут" w:date="2021-03-24T17:07:00Z">
              <w:rPr>
                <w:rFonts w:ascii="Arial" w:hAnsi="Arial" w:cs="Arial"/>
                <w:iCs/>
                <w:highlight w:val="yellow"/>
              </w:rPr>
            </w:rPrChange>
          </w:rPr>
          <w:t xml:space="preserve"> в основной записи материала ведется значение Каталога Кодов ТОРО, его значение автоматически передаётся в поле «Каталог/Код ТОРО». В случае же если значение не ведется в основной записи материала, выводится информационное сообщение о </w:t>
        </w:r>
        <w:proofErr w:type="spellStart"/>
        <w:r w:rsidRPr="00C41204">
          <w:rPr>
            <w:rFonts w:ascii="Arial" w:hAnsi="Arial" w:cs="Arial"/>
            <w:iCs/>
            <w:rPrChange w:id="11103" w:author="Владимир Лаут" w:date="2021-03-24T17:07:00Z">
              <w:rPr>
                <w:rFonts w:ascii="Arial" w:hAnsi="Arial" w:cs="Arial"/>
                <w:iCs/>
                <w:highlight w:val="yellow"/>
              </w:rPr>
            </w:rPrChange>
          </w:rPr>
          <w:t>неприсвоении</w:t>
        </w:r>
        <w:proofErr w:type="spellEnd"/>
        <w:r w:rsidRPr="00C41204">
          <w:rPr>
            <w:rFonts w:ascii="Arial" w:hAnsi="Arial" w:cs="Arial"/>
            <w:iCs/>
            <w:rPrChange w:id="11104" w:author="Владимир Лаут" w:date="2021-03-24T17:07:00Z">
              <w:rPr>
                <w:rFonts w:ascii="Arial" w:hAnsi="Arial" w:cs="Arial"/>
                <w:iCs/>
                <w:highlight w:val="yellow"/>
              </w:rPr>
            </w:rPrChange>
          </w:rPr>
          <w:t xml:space="preserve"> Каталога Кодов ТОРО.</w:t>
        </w:r>
        <w:r>
          <w:rPr>
            <w:rFonts w:ascii="Arial" w:hAnsi="Arial" w:cs="Arial"/>
            <w:iCs/>
          </w:rPr>
          <w:t xml:space="preserve"> </w:t>
        </w:r>
      </w:ins>
    </w:p>
    <w:p w14:paraId="1A82E461" w14:textId="322100B9" w:rsidR="00C41204" w:rsidDel="00C41204" w:rsidRDefault="00C41204" w:rsidP="00D153F5">
      <w:pPr>
        <w:spacing w:after="240" w:line="276" w:lineRule="auto"/>
        <w:ind w:firstLine="567"/>
        <w:rPr>
          <w:ins w:id="11105" w:author="Александр" w:date="2020-04-27T23:32:00Z"/>
          <w:del w:id="11106" w:author="Владимир Лаут" w:date="2021-03-24T17:07:00Z"/>
          <w:rFonts w:ascii="Arial" w:hAnsi="Arial" w:cs="Arial"/>
          <w:iCs/>
        </w:rPr>
      </w:pPr>
    </w:p>
    <w:p w14:paraId="5DD087D2" w14:textId="7887CD39" w:rsidR="005E78DA" w:rsidRPr="005E78DA" w:rsidRDefault="005E78DA" w:rsidP="005E78DA">
      <w:pPr>
        <w:pStyle w:val="aff4"/>
        <w:rPr>
          <w:ins w:id="11107" w:author="Александр" w:date="2020-04-27T23:32:00Z"/>
          <w:rFonts w:ascii="Arial" w:hAnsi="Arial" w:cs="Arial"/>
          <w:szCs w:val="24"/>
          <w:rPrChange w:id="11108" w:author="Александр" w:date="2020-04-27T23:33:00Z">
            <w:rPr>
              <w:ins w:id="11109" w:author="Александр" w:date="2020-04-27T23:32:00Z"/>
            </w:rPr>
          </w:rPrChange>
        </w:rPr>
      </w:pPr>
      <w:ins w:id="11110" w:author="Александр" w:date="2020-04-27T23:35:00Z">
        <w:r>
          <w:rPr>
            <w:rFonts w:ascii="Arial" w:hAnsi="Arial" w:cs="Arial"/>
            <w:szCs w:val="24"/>
          </w:rPr>
          <w:t xml:space="preserve">Оборудование переданное/принятое в </w:t>
        </w:r>
        <w:del w:id="11111" w:author="Владимир Лаут" w:date="2021-04-07T13:10:00Z">
          <w:r w:rsidDel="00337234">
            <w:rPr>
              <w:rFonts w:ascii="Arial" w:hAnsi="Arial" w:cs="Arial"/>
              <w:szCs w:val="24"/>
            </w:rPr>
            <w:delText>раенду</w:delText>
          </w:r>
        </w:del>
      </w:ins>
      <w:ins w:id="11112" w:author="Владимир Лаут" w:date="2021-04-07T13:10:00Z">
        <w:r w:rsidR="00337234">
          <w:rPr>
            <w:rFonts w:ascii="Arial" w:hAnsi="Arial" w:cs="Arial"/>
            <w:szCs w:val="24"/>
          </w:rPr>
          <w:t>аренду</w:t>
        </w:r>
      </w:ins>
      <w:ins w:id="11113" w:author="Александр" w:date="2020-04-27T23:35:00Z">
        <w:r>
          <w:rPr>
            <w:rFonts w:ascii="Arial" w:hAnsi="Arial" w:cs="Arial"/>
            <w:szCs w:val="24"/>
          </w:rPr>
          <w:t xml:space="preserve"> вносится как отдельные </w:t>
        </w:r>
        <w:proofErr w:type="gramStart"/>
        <w:r>
          <w:rPr>
            <w:rFonts w:ascii="Arial" w:hAnsi="Arial" w:cs="Arial"/>
            <w:szCs w:val="24"/>
          </w:rPr>
          <w:t>объекты(</w:t>
        </w:r>
      </w:ins>
      <w:proofErr w:type="gramEnd"/>
      <w:ins w:id="11114" w:author="Александр" w:date="2020-04-27T23:36:00Z">
        <w:r>
          <w:rPr>
            <w:rFonts w:ascii="Arial" w:hAnsi="Arial" w:cs="Arial"/>
            <w:szCs w:val="24"/>
          </w:rPr>
          <w:t>Единицы оборудования) со следующими статусами</w:t>
        </w:r>
      </w:ins>
      <w:ins w:id="11115" w:author="Александр" w:date="2020-04-27T23:32:00Z">
        <w:r w:rsidRPr="005E78DA">
          <w:rPr>
            <w:rFonts w:ascii="Arial" w:hAnsi="Arial" w:cs="Arial"/>
            <w:szCs w:val="24"/>
            <w:rPrChange w:id="11116" w:author="Александр" w:date="2020-04-27T23:33:00Z">
              <w:rPr/>
            </w:rPrChange>
          </w:rPr>
          <w:t>:</w:t>
        </w:r>
      </w:ins>
    </w:p>
    <w:p w14:paraId="23F76526" w14:textId="77777777" w:rsidR="005E78DA" w:rsidRPr="005E78DA" w:rsidRDefault="005E78DA" w:rsidP="005E78DA">
      <w:pPr>
        <w:pStyle w:val="aff4"/>
        <w:numPr>
          <w:ilvl w:val="0"/>
          <w:numId w:val="28"/>
        </w:numPr>
        <w:spacing w:before="120" w:after="0" w:line="312" w:lineRule="auto"/>
        <w:textAlignment w:val="top"/>
        <w:rPr>
          <w:ins w:id="11117" w:author="Александр" w:date="2020-04-27T23:32:00Z"/>
          <w:rFonts w:ascii="Arial" w:hAnsi="Arial" w:cs="Arial"/>
          <w:szCs w:val="24"/>
          <w:rPrChange w:id="11118" w:author="Александр" w:date="2020-04-27T23:33:00Z">
            <w:rPr>
              <w:ins w:id="11119" w:author="Александр" w:date="2020-04-27T23:32:00Z"/>
            </w:rPr>
          </w:rPrChange>
        </w:rPr>
      </w:pPr>
      <w:ins w:id="11120" w:author="Александр" w:date="2020-04-27T23:32:00Z">
        <w:r w:rsidRPr="005E78DA">
          <w:rPr>
            <w:rFonts w:ascii="Arial" w:hAnsi="Arial" w:cs="Arial"/>
            <w:szCs w:val="24"/>
            <w:rPrChange w:id="11121" w:author="Александр" w:date="2020-04-27T23:33:00Z">
              <w:rPr/>
            </w:rPrChange>
          </w:rPr>
          <w:t>Статус</w:t>
        </w:r>
        <w:r w:rsidRPr="005E78DA">
          <w:rPr>
            <w:rFonts w:ascii="Arial" w:hAnsi="Arial" w:cs="Arial"/>
            <w:b/>
            <w:szCs w:val="24"/>
            <w:rPrChange w:id="11122" w:author="Александр" w:date="2020-04-27T23:33:00Z">
              <w:rPr>
                <w:b/>
              </w:rPr>
            </w:rPrChange>
          </w:rPr>
          <w:t xml:space="preserve"> «ПРНД»</w:t>
        </w:r>
        <w:r w:rsidRPr="005E78DA">
          <w:rPr>
            <w:rFonts w:ascii="Arial" w:hAnsi="Arial" w:cs="Arial"/>
            <w:szCs w:val="24"/>
            <w:rPrChange w:id="11123" w:author="Александр" w:date="2020-04-27T23:33:00Z">
              <w:rPr/>
            </w:rPrChange>
          </w:rPr>
          <w:t xml:space="preserve"> - для оборудования, переданного в аренду в структуре БДО Собственника.</w:t>
        </w:r>
      </w:ins>
    </w:p>
    <w:p w14:paraId="64F01ED2" w14:textId="77777777" w:rsidR="005E78DA" w:rsidRPr="005E78DA" w:rsidRDefault="005E78DA" w:rsidP="005E78DA">
      <w:pPr>
        <w:pStyle w:val="aff4"/>
        <w:numPr>
          <w:ilvl w:val="0"/>
          <w:numId w:val="28"/>
        </w:numPr>
        <w:spacing w:before="120" w:after="0" w:line="312" w:lineRule="auto"/>
        <w:textAlignment w:val="top"/>
        <w:rPr>
          <w:ins w:id="11124" w:author="Александр" w:date="2020-04-27T23:32:00Z"/>
          <w:rFonts w:ascii="Arial" w:hAnsi="Arial" w:cs="Arial"/>
          <w:szCs w:val="24"/>
          <w:rPrChange w:id="11125" w:author="Александр" w:date="2020-04-27T23:33:00Z">
            <w:rPr>
              <w:ins w:id="11126" w:author="Александр" w:date="2020-04-27T23:32:00Z"/>
            </w:rPr>
          </w:rPrChange>
        </w:rPr>
      </w:pPr>
      <w:ins w:id="11127" w:author="Александр" w:date="2020-04-27T23:32:00Z">
        <w:r w:rsidRPr="005E78DA">
          <w:rPr>
            <w:rFonts w:ascii="Arial" w:hAnsi="Arial" w:cs="Arial"/>
            <w:szCs w:val="24"/>
            <w:rPrChange w:id="11128" w:author="Александр" w:date="2020-04-27T23:33:00Z">
              <w:rPr/>
            </w:rPrChange>
          </w:rPr>
          <w:t xml:space="preserve">Статус </w:t>
        </w:r>
        <w:r w:rsidRPr="005E78DA">
          <w:rPr>
            <w:rFonts w:ascii="Arial" w:hAnsi="Arial" w:cs="Arial"/>
            <w:b/>
            <w:szCs w:val="24"/>
            <w:rPrChange w:id="11129" w:author="Александр" w:date="2020-04-27T23:33:00Z">
              <w:rPr>
                <w:b/>
              </w:rPr>
            </w:rPrChange>
          </w:rPr>
          <w:t>«ВРНД»</w:t>
        </w:r>
        <w:r w:rsidRPr="005E78DA">
          <w:rPr>
            <w:rFonts w:ascii="Arial" w:hAnsi="Arial" w:cs="Arial"/>
            <w:szCs w:val="24"/>
            <w:rPrChange w:id="11130" w:author="Александр" w:date="2020-04-27T23:33:00Z">
              <w:rPr/>
            </w:rPrChange>
          </w:rPr>
          <w:t xml:space="preserve"> - для оборудования, взятого в аренду в структуре БДО Арендатора.</w:t>
        </w:r>
      </w:ins>
    </w:p>
    <w:p w14:paraId="6ADB4B15" w14:textId="77777777" w:rsidR="005E78DA" w:rsidRPr="005E78DA" w:rsidRDefault="005E78DA" w:rsidP="005E78DA">
      <w:pPr>
        <w:pStyle w:val="aff4"/>
        <w:rPr>
          <w:ins w:id="11131" w:author="Александр" w:date="2020-04-27T23:32:00Z"/>
          <w:rFonts w:ascii="Arial" w:hAnsi="Arial" w:cs="Arial"/>
          <w:szCs w:val="24"/>
          <w:rPrChange w:id="11132" w:author="Александр" w:date="2020-04-27T23:33:00Z">
            <w:rPr>
              <w:ins w:id="11133" w:author="Александр" w:date="2020-04-27T23:32:00Z"/>
            </w:rPr>
          </w:rPrChange>
        </w:rPr>
      </w:pPr>
      <w:ins w:id="11134" w:author="Александр" w:date="2020-04-27T23:32:00Z">
        <w:r w:rsidRPr="005E78DA">
          <w:rPr>
            <w:rFonts w:ascii="Arial" w:hAnsi="Arial" w:cs="Arial"/>
            <w:szCs w:val="24"/>
            <w:rPrChange w:id="11135" w:author="Александр" w:date="2020-04-27T23:33:00Z">
              <w:rPr/>
            </w:rPrChange>
          </w:rPr>
          <w:t>При заключении договора аренды между БЕ, которые входят в организационный периметр проекта по внедрению SAP ERP, ЕО должны быть продублированы в структуре БДО и Собственника, и Арендатора с указанием соответствующих пользовательских статусов.</w:t>
        </w:r>
      </w:ins>
    </w:p>
    <w:p w14:paraId="79DC5AF0" w14:textId="636AE9A3" w:rsidR="005E78DA" w:rsidRPr="005E78DA" w:rsidRDefault="005E78DA" w:rsidP="005E78DA">
      <w:pPr>
        <w:pStyle w:val="aff4"/>
        <w:rPr>
          <w:ins w:id="11136" w:author="Александр" w:date="2020-04-27T23:32:00Z"/>
          <w:rFonts w:ascii="Arial" w:hAnsi="Arial" w:cs="Arial"/>
          <w:szCs w:val="24"/>
          <w:rPrChange w:id="11137" w:author="Александр" w:date="2020-04-27T23:33:00Z">
            <w:rPr>
              <w:ins w:id="11138" w:author="Александр" w:date="2020-04-27T23:32:00Z"/>
            </w:rPr>
          </w:rPrChange>
        </w:rPr>
      </w:pPr>
      <w:ins w:id="11139" w:author="Александр" w:date="2020-04-27T23:32:00Z">
        <w:r w:rsidRPr="005E78DA">
          <w:rPr>
            <w:rFonts w:ascii="Arial" w:hAnsi="Arial" w:cs="Arial"/>
            <w:szCs w:val="24"/>
            <w:rPrChange w:id="11140" w:author="Александр" w:date="2020-04-27T23:33:00Z">
              <w:rPr/>
            </w:rPrChange>
          </w:rPr>
          <w:t xml:space="preserve">Перечень ограничений/допущений по заполнению обязательных полей для арендованного оборудования представлен в </w:t>
        </w:r>
        <w:r w:rsidRPr="005E78DA">
          <w:rPr>
            <w:rFonts w:ascii="Arial" w:hAnsi="Arial" w:cs="Arial"/>
            <w:szCs w:val="24"/>
            <w:rPrChange w:id="11141" w:author="Александр" w:date="2020-04-27T23:33:00Z">
              <w:rPr/>
            </w:rPrChange>
          </w:rPr>
          <w:fldChar w:fldCharType="begin"/>
        </w:r>
        <w:r w:rsidRPr="005E78DA">
          <w:rPr>
            <w:rFonts w:ascii="Arial" w:hAnsi="Arial" w:cs="Arial"/>
            <w:szCs w:val="24"/>
            <w:rPrChange w:id="11142" w:author="Александр" w:date="2020-04-27T23:33:00Z">
              <w:rPr/>
            </w:rPrChange>
          </w:rPr>
          <w:instrText xml:space="preserve"> REF _Ref37356441 \h </w:instrText>
        </w:r>
      </w:ins>
      <w:r w:rsidRPr="005E78DA">
        <w:rPr>
          <w:rFonts w:ascii="Arial" w:hAnsi="Arial" w:cs="Arial"/>
          <w:szCs w:val="24"/>
          <w:rPrChange w:id="11143" w:author="Александр" w:date="2020-04-27T23:33:00Z">
            <w:rPr>
              <w:rFonts w:ascii="Arial" w:hAnsi="Arial" w:cs="Arial"/>
            </w:rPr>
          </w:rPrChange>
        </w:rPr>
        <w:instrText xml:space="preserve"> \* MERGEFORMAT </w:instrText>
      </w:r>
      <w:r w:rsidRPr="005E78DA">
        <w:rPr>
          <w:rFonts w:ascii="Arial" w:hAnsi="Arial" w:cs="Arial"/>
          <w:szCs w:val="24"/>
          <w:rPrChange w:id="11144" w:author="Александр" w:date="2020-04-27T23:33:00Z">
            <w:rPr>
              <w:rFonts w:ascii="Arial" w:hAnsi="Arial" w:cs="Arial"/>
              <w:szCs w:val="24"/>
            </w:rPr>
          </w:rPrChange>
        </w:rPr>
      </w:r>
      <w:ins w:id="11145" w:author="Александр" w:date="2020-04-27T23:32:00Z">
        <w:r w:rsidRPr="005E78DA">
          <w:rPr>
            <w:rFonts w:ascii="Arial" w:hAnsi="Arial" w:cs="Arial"/>
            <w:szCs w:val="24"/>
            <w:rPrChange w:id="11146" w:author="Александр" w:date="2020-04-27T23:33:00Z">
              <w:rPr/>
            </w:rPrChange>
          </w:rPr>
          <w:fldChar w:fldCharType="separate"/>
        </w:r>
        <w:r w:rsidRPr="005E78DA">
          <w:rPr>
            <w:rFonts w:ascii="Arial" w:hAnsi="Arial" w:cs="Arial"/>
            <w:szCs w:val="24"/>
            <w:rPrChange w:id="11147" w:author="Александр" w:date="2020-04-27T23:33:00Z">
              <w:rPr/>
            </w:rPrChange>
          </w:rPr>
          <w:t xml:space="preserve">Таблица </w:t>
        </w:r>
        <w:r w:rsidRPr="005E78DA">
          <w:rPr>
            <w:rFonts w:ascii="Arial" w:hAnsi="Arial" w:cs="Arial"/>
            <w:noProof/>
            <w:szCs w:val="24"/>
            <w:rPrChange w:id="11148" w:author="Александр" w:date="2020-04-27T23:33:00Z">
              <w:rPr>
                <w:noProof/>
              </w:rPr>
            </w:rPrChange>
          </w:rPr>
          <w:t>35</w:t>
        </w:r>
        <w:r w:rsidRPr="005E78DA">
          <w:rPr>
            <w:rFonts w:ascii="Arial" w:hAnsi="Arial" w:cs="Arial"/>
            <w:szCs w:val="24"/>
            <w:rPrChange w:id="11149" w:author="Александр" w:date="2020-04-27T23:33:00Z">
              <w:rPr/>
            </w:rPrChange>
          </w:rPr>
          <w:fldChar w:fldCharType="end"/>
        </w:r>
        <w:r w:rsidRPr="005E78DA">
          <w:rPr>
            <w:rFonts w:ascii="Arial" w:hAnsi="Arial" w:cs="Arial"/>
            <w:szCs w:val="24"/>
            <w:rPrChange w:id="11150" w:author="Александр" w:date="2020-04-27T23:33:00Z">
              <w:rPr/>
            </w:rPrChange>
          </w:rPr>
          <w:t>.</w:t>
        </w:r>
      </w:ins>
    </w:p>
    <w:p w14:paraId="1599A233" w14:textId="3A54DF85" w:rsidR="005E78DA" w:rsidRPr="005E78DA" w:rsidRDefault="005E78DA">
      <w:pPr>
        <w:pStyle w:val="a9"/>
        <w:jc w:val="left"/>
        <w:rPr>
          <w:ins w:id="11151" w:author="Александр" w:date="2020-04-27T23:32:00Z"/>
          <w:rFonts w:ascii="Arial" w:hAnsi="Arial" w:cs="Arial"/>
          <w:b/>
          <w:rPrChange w:id="11152" w:author="Александр" w:date="2020-04-27T23:33:00Z">
            <w:rPr>
              <w:ins w:id="11153" w:author="Александр" w:date="2020-04-27T23:32:00Z"/>
            </w:rPr>
          </w:rPrChange>
        </w:rPr>
        <w:pPrChange w:id="11154" w:author="Александр" w:date="2020-04-27T23:33:00Z">
          <w:pPr>
            <w:pStyle w:val="a9"/>
          </w:pPr>
        </w:pPrChange>
      </w:pPr>
      <w:bookmarkStart w:id="11155" w:name="_Ref37356441"/>
      <w:ins w:id="11156" w:author="Александр" w:date="2020-04-27T23:32:00Z">
        <w:r w:rsidRPr="005E78DA">
          <w:rPr>
            <w:rFonts w:ascii="Arial" w:hAnsi="Arial" w:cs="Arial"/>
            <w:b/>
            <w:rPrChange w:id="11157" w:author="Александр" w:date="2020-04-27T23:33:00Z">
              <w:rPr/>
            </w:rPrChange>
          </w:rPr>
          <w:t>Таблица</w:t>
        </w:r>
      </w:ins>
      <w:bookmarkEnd w:id="11155"/>
      <w:ins w:id="11158" w:author="Александр" w:date="2020-04-27T23:37:00Z">
        <w:r w:rsidR="0036397B">
          <w:rPr>
            <w:rFonts w:ascii="Arial" w:hAnsi="Arial" w:cs="Arial"/>
            <w:b/>
          </w:rPr>
          <w:t xml:space="preserve"> 19</w:t>
        </w:r>
      </w:ins>
      <w:ins w:id="11159" w:author="Александр" w:date="2020-04-27T23:32:00Z">
        <w:r w:rsidRPr="005E78DA">
          <w:rPr>
            <w:rFonts w:ascii="Arial" w:hAnsi="Arial" w:cs="Arial"/>
            <w:b/>
            <w:rPrChange w:id="11160" w:author="Александр" w:date="2020-04-27T23:33:00Z">
              <w:rPr/>
            </w:rPrChange>
          </w:rPr>
          <w:t>. Перечень ограничений/допущений по заполнению обязательных полей для арендованного оборудования</w:t>
        </w:r>
      </w:ins>
    </w:p>
    <w:tbl>
      <w:tblPr>
        <w:tblW w:w="0" w:type="auto"/>
        <w:jc w:val="center"/>
        <w:tblLook w:val="04A0" w:firstRow="1" w:lastRow="0" w:firstColumn="1" w:lastColumn="0" w:noHBand="0" w:noVBand="1"/>
      </w:tblPr>
      <w:tblGrid>
        <w:gridCol w:w="2756"/>
        <w:gridCol w:w="2126"/>
        <w:gridCol w:w="2693"/>
      </w:tblGrid>
      <w:tr w:rsidR="005E78DA" w:rsidRPr="005E78DA" w14:paraId="5B6A621E" w14:textId="77777777" w:rsidTr="00A306F0">
        <w:trPr>
          <w:trHeight w:val="282"/>
          <w:jc w:val="center"/>
          <w:ins w:id="11161" w:author="Александр" w:date="2020-04-27T23:32:00Z"/>
        </w:trPr>
        <w:tc>
          <w:tcPr>
            <w:tcW w:w="2756"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1F03F7E" w14:textId="77777777" w:rsidR="005E78DA" w:rsidRPr="005E78DA" w:rsidRDefault="005E78DA" w:rsidP="00A306F0">
            <w:pPr>
              <w:spacing w:line="276" w:lineRule="auto"/>
              <w:jc w:val="center"/>
              <w:rPr>
                <w:ins w:id="11162" w:author="Александр" w:date="2020-04-27T23:32:00Z"/>
                <w:rFonts w:ascii="Arial" w:hAnsi="Arial" w:cs="Arial"/>
                <w:b/>
                <w:bCs/>
                <w:color w:val="000000"/>
                <w:szCs w:val="24"/>
                <w:lang w:eastAsia="ru-RU"/>
                <w:rPrChange w:id="11163" w:author="Александр" w:date="2020-04-27T23:33:00Z">
                  <w:rPr>
                    <w:ins w:id="11164" w:author="Александр" w:date="2020-04-27T23:32:00Z"/>
                    <w:rFonts w:ascii="Calibri" w:hAnsi="Calibri" w:cs="Calibri"/>
                    <w:b/>
                    <w:bCs/>
                    <w:color w:val="000000"/>
                    <w:sz w:val="22"/>
                    <w:lang w:eastAsia="ru-RU"/>
                  </w:rPr>
                </w:rPrChange>
              </w:rPr>
            </w:pPr>
            <w:ins w:id="11165" w:author="Александр" w:date="2020-04-27T23:32:00Z">
              <w:r w:rsidRPr="005E78DA">
                <w:rPr>
                  <w:rFonts w:ascii="Arial" w:hAnsi="Arial" w:cs="Arial"/>
                  <w:b/>
                  <w:bCs/>
                  <w:color w:val="000000"/>
                  <w:szCs w:val="24"/>
                  <w:lang w:eastAsia="ru-RU"/>
                  <w:rPrChange w:id="11166" w:author="Александр" w:date="2020-04-27T23:33:00Z">
                    <w:rPr>
                      <w:rFonts w:ascii="Calibri" w:hAnsi="Calibri" w:cs="Calibri"/>
                      <w:b/>
                      <w:bCs/>
                      <w:color w:val="000000"/>
                      <w:sz w:val="22"/>
                      <w:lang w:eastAsia="ru-RU"/>
                    </w:rPr>
                  </w:rPrChange>
                </w:rPr>
                <w:lastRenderedPageBreak/>
                <w:t>Статус</w:t>
              </w:r>
            </w:ins>
          </w:p>
        </w:tc>
        <w:tc>
          <w:tcPr>
            <w:tcW w:w="2126"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38C08AC2" w14:textId="77777777" w:rsidR="005E78DA" w:rsidRPr="005E78DA" w:rsidRDefault="005E78DA" w:rsidP="00A306F0">
            <w:pPr>
              <w:spacing w:line="276" w:lineRule="auto"/>
              <w:jc w:val="left"/>
              <w:rPr>
                <w:ins w:id="11167" w:author="Александр" w:date="2020-04-27T23:32:00Z"/>
                <w:rFonts w:ascii="Arial" w:hAnsi="Arial" w:cs="Arial"/>
                <w:b/>
                <w:bCs/>
                <w:szCs w:val="24"/>
                <w:lang w:eastAsia="ru-RU"/>
                <w:rPrChange w:id="11168" w:author="Александр" w:date="2020-04-27T23:33:00Z">
                  <w:rPr>
                    <w:ins w:id="11169" w:author="Александр" w:date="2020-04-27T23:32:00Z"/>
                    <w:rFonts w:ascii="Calibri" w:hAnsi="Calibri" w:cs="Calibri"/>
                    <w:b/>
                    <w:bCs/>
                    <w:sz w:val="22"/>
                    <w:lang w:eastAsia="ru-RU"/>
                  </w:rPr>
                </w:rPrChange>
              </w:rPr>
            </w:pPr>
            <w:ins w:id="11170" w:author="Александр" w:date="2020-04-27T23:32:00Z">
              <w:r w:rsidRPr="005E78DA">
                <w:rPr>
                  <w:rFonts w:ascii="Arial" w:hAnsi="Arial" w:cs="Arial"/>
                  <w:b/>
                  <w:bCs/>
                  <w:szCs w:val="24"/>
                  <w:lang w:eastAsia="ru-RU"/>
                  <w:rPrChange w:id="11171" w:author="Александр" w:date="2020-04-27T23:33:00Z">
                    <w:rPr>
                      <w:rFonts w:ascii="Calibri" w:hAnsi="Calibri" w:cs="Calibri"/>
                      <w:b/>
                      <w:bCs/>
                      <w:sz w:val="22"/>
                      <w:lang w:eastAsia="ru-RU"/>
                    </w:rPr>
                  </w:rPrChange>
                </w:rPr>
                <w:t>ВРНД</w:t>
              </w:r>
            </w:ins>
          </w:p>
        </w:tc>
        <w:tc>
          <w:tcPr>
            <w:tcW w:w="2693"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4D9800FA" w14:textId="77777777" w:rsidR="005E78DA" w:rsidRPr="005E78DA" w:rsidRDefault="005E78DA" w:rsidP="00A306F0">
            <w:pPr>
              <w:spacing w:line="276" w:lineRule="auto"/>
              <w:jc w:val="left"/>
              <w:rPr>
                <w:ins w:id="11172" w:author="Александр" w:date="2020-04-27T23:32:00Z"/>
                <w:rFonts w:ascii="Arial" w:hAnsi="Arial" w:cs="Arial"/>
                <w:b/>
                <w:bCs/>
                <w:szCs w:val="24"/>
                <w:lang w:eastAsia="ru-RU"/>
                <w:rPrChange w:id="11173" w:author="Александр" w:date="2020-04-27T23:33:00Z">
                  <w:rPr>
                    <w:ins w:id="11174" w:author="Александр" w:date="2020-04-27T23:32:00Z"/>
                    <w:rFonts w:ascii="Calibri" w:hAnsi="Calibri" w:cs="Calibri"/>
                    <w:b/>
                    <w:bCs/>
                    <w:sz w:val="22"/>
                    <w:lang w:eastAsia="ru-RU"/>
                  </w:rPr>
                </w:rPrChange>
              </w:rPr>
            </w:pPr>
            <w:ins w:id="11175" w:author="Александр" w:date="2020-04-27T23:32:00Z">
              <w:r w:rsidRPr="005E78DA">
                <w:rPr>
                  <w:rFonts w:ascii="Arial" w:hAnsi="Arial" w:cs="Arial"/>
                  <w:b/>
                  <w:bCs/>
                  <w:szCs w:val="24"/>
                  <w:lang w:eastAsia="ru-RU"/>
                  <w:rPrChange w:id="11176" w:author="Александр" w:date="2020-04-27T23:33:00Z">
                    <w:rPr>
                      <w:rFonts w:ascii="Calibri" w:hAnsi="Calibri" w:cs="Calibri"/>
                      <w:b/>
                      <w:bCs/>
                      <w:sz w:val="22"/>
                      <w:lang w:eastAsia="ru-RU"/>
                    </w:rPr>
                  </w:rPrChange>
                </w:rPr>
                <w:t>ПРНД</w:t>
              </w:r>
            </w:ins>
          </w:p>
        </w:tc>
      </w:tr>
      <w:tr w:rsidR="005E78DA" w:rsidRPr="005E78DA" w14:paraId="52982CB8" w14:textId="77777777" w:rsidTr="00A306F0">
        <w:trPr>
          <w:trHeight w:val="271"/>
          <w:jc w:val="center"/>
          <w:ins w:id="11177"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noWrap/>
            <w:vAlign w:val="center"/>
            <w:hideMark/>
          </w:tcPr>
          <w:p w14:paraId="1B42F6F0" w14:textId="77777777" w:rsidR="005E78DA" w:rsidRPr="005E78DA" w:rsidRDefault="005E78DA" w:rsidP="00A306F0">
            <w:pPr>
              <w:spacing w:line="276" w:lineRule="auto"/>
              <w:jc w:val="center"/>
              <w:rPr>
                <w:ins w:id="11178" w:author="Александр" w:date="2020-04-27T23:32:00Z"/>
                <w:rFonts w:ascii="Arial" w:hAnsi="Arial" w:cs="Arial"/>
                <w:b/>
                <w:bCs/>
                <w:color w:val="000000"/>
                <w:szCs w:val="24"/>
                <w:lang w:eastAsia="ru-RU"/>
                <w:rPrChange w:id="11179" w:author="Александр" w:date="2020-04-27T23:33:00Z">
                  <w:rPr>
                    <w:ins w:id="11180" w:author="Александр" w:date="2020-04-27T23:32:00Z"/>
                    <w:rFonts w:ascii="Calibri" w:hAnsi="Calibri" w:cs="Calibri"/>
                    <w:b/>
                    <w:bCs/>
                    <w:color w:val="000000"/>
                    <w:sz w:val="22"/>
                    <w:lang w:eastAsia="ru-RU"/>
                  </w:rPr>
                </w:rPrChange>
              </w:rPr>
            </w:pPr>
            <w:ins w:id="11181" w:author="Александр" w:date="2020-04-27T23:32:00Z">
              <w:r w:rsidRPr="005E78DA">
                <w:rPr>
                  <w:rFonts w:ascii="Arial" w:hAnsi="Arial" w:cs="Arial"/>
                  <w:b/>
                  <w:bCs/>
                  <w:color w:val="000000"/>
                  <w:szCs w:val="24"/>
                  <w:lang w:eastAsia="ru-RU"/>
                  <w:rPrChange w:id="11182" w:author="Александр" w:date="2020-04-27T23:33:00Z">
                    <w:rPr>
                      <w:rFonts w:ascii="Calibri" w:hAnsi="Calibri" w:cs="Calibri"/>
                      <w:b/>
                      <w:bCs/>
                      <w:color w:val="000000"/>
                      <w:sz w:val="22"/>
                      <w:lang w:eastAsia="ru-RU"/>
                    </w:rPr>
                  </w:rPrChange>
                </w:rPr>
                <w:t>Наименование статуса</w:t>
              </w:r>
            </w:ins>
          </w:p>
        </w:tc>
        <w:tc>
          <w:tcPr>
            <w:tcW w:w="2126" w:type="dxa"/>
            <w:tcBorders>
              <w:top w:val="nil"/>
              <w:left w:val="nil"/>
              <w:bottom w:val="single" w:sz="4" w:space="0" w:color="auto"/>
              <w:right w:val="single" w:sz="4" w:space="0" w:color="auto"/>
            </w:tcBorders>
            <w:shd w:val="clear" w:color="auto" w:fill="D9D9D9" w:themeFill="background1" w:themeFillShade="D9"/>
            <w:noWrap/>
            <w:hideMark/>
          </w:tcPr>
          <w:p w14:paraId="73080716" w14:textId="77777777" w:rsidR="005E78DA" w:rsidRPr="005E78DA" w:rsidRDefault="005E78DA" w:rsidP="00A306F0">
            <w:pPr>
              <w:spacing w:line="276" w:lineRule="auto"/>
              <w:jc w:val="left"/>
              <w:rPr>
                <w:ins w:id="11183" w:author="Александр" w:date="2020-04-27T23:32:00Z"/>
                <w:rFonts w:ascii="Arial" w:hAnsi="Arial" w:cs="Arial"/>
                <w:b/>
                <w:bCs/>
                <w:szCs w:val="24"/>
                <w:lang w:eastAsia="ru-RU"/>
                <w:rPrChange w:id="11184" w:author="Александр" w:date="2020-04-27T23:33:00Z">
                  <w:rPr>
                    <w:ins w:id="11185" w:author="Александр" w:date="2020-04-27T23:32:00Z"/>
                    <w:rFonts w:ascii="Calibri" w:hAnsi="Calibri" w:cs="Calibri"/>
                    <w:b/>
                    <w:bCs/>
                    <w:sz w:val="22"/>
                    <w:lang w:eastAsia="ru-RU"/>
                  </w:rPr>
                </w:rPrChange>
              </w:rPr>
            </w:pPr>
            <w:ins w:id="11186" w:author="Александр" w:date="2020-04-27T23:32:00Z">
              <w:r w:rsidRPr="005E78DA">
                <w:rPr>
                  <w:rFonts w:ascii="Arial" w:hAnsi="Arial" w:cs="Arial"/>
                  <w:b/>
                  <w:bCs/>
                  <w:szCs w:val="24"/>
                  <w:lang w:eastAsia="ru-RU"/>
                  <w:rPrChange w:id="11187" w:author="Александр" w:date="2020-04-27T23:33:00Z">
                    <w:rPr>
                      <w:rFonts w:ascii="Calibri" w:hAnsi="Calibri" w:cs="Calibri"/>
                      <w:b/>
                      <w:bCs/>
                      <w:sz w:val="22"/>
                      <w:lang w:eastAsia="ru-RU"/>
                    </w:rPr>
                  </w:rPrChange>
                </w:rPr>
                <w:t>Принят в аренду</w:t>
              </w:r>
            </w:ins>
          </w:p>
        </w:tc>
        <w:tc>
          <w:tcPr>
            <w:tcW w:w="2693" w:type="dxa"/>
            <w:tcBorders>
              <w:top w:val="nil"/>
              <w:left w:val="nil"/>
              <w:bottom w:val="single" w:sz="4" w:space="0" w:color="auto"/>
              <w:right w:val="single" w:sz="4" w:space="0" w:color="auto"/>
            </w:tcBorders>
            <w:shd w:val="clear" w:color="auto" w:fill="D9D9D9" w:themeFill="background1" w:themeFillShade="D9"/>
            <w:noWrap/>
            <w:hideMark/>
          </w:tcPr>
          <w:p w14:paraId="1604D626" w14:textId="77777777" w:rsidR="005E78DA" w:rsidRPr="005E78DA" w:rsidRDefault="005E78DA" w:rsidP="00A306F0">
            <w:pPr>
              <w:spacing w:line="276" w:lineRule="auto"/>
              <w:jc w:val="left"/>
              <w:rPr>
                <w:ins w:id="11188" w:author="Александр" w:date="2020-04-27T23:32:00Z"/>
                <w:rFonts w:ascii="Arial" w:hAnsi="Arial" w:cs="Arial"/>
                <w:b/>
                <w:bCs/>
                <w:szCs w:val="24"/>
                <w:lang w:eastAsia="ru-RU"/>
                <w:rPrChange w:id="11189" w:author="Александр" w:date="2020-04-27T23:33:00Z">
                  <w:rPr>
                    <w:ins w:id="11190" w:author="Александр" w:date="2020-04-27T23:32:00Z"/>
                    <w:rFonts w:ascii="Calibri" w:hAnsi="Calibri" w:cs="Calibri"/>
                    <w:b/>
                    <w:bCs/>
                    <w:sz w:val="22"/>
                    <w:lang w:eastAsia="ru-RU"/>
                  </w:rPr>
                </w:rPrChange>
              </w:rPr>
            </w:pPr>
            <w:ins w:id="11191" w:author="Александр" w:date="2020-04-27T23:32:00Z">
              <w:r w:rsidRPr="005E78DA">
                <w:rPr>
                  <w:rFonts w:ascii="Arial" w:hAnsi="Arial" w:cs="Arial"/>
                  <w:b/>
                  <w:bCs/>
                  <w:szCs w:val="24"/>
                  <w:lang w:eastAsia="ru-RU"/>
                  <w:rPrChange w:id="11192" w:author="Александр" w:date="2020-04-27T23:33:00Z">
                    <w:rPr>
                      <w:rFonts w:ascii="Calibri" w:hAnsi="Calibri" w:cs="Calibri"/>
                      <w:b/>
                      <w:bCs/>
                      <w:sz w:val="22"/>
                      <w:lang w:eastAsia="ru-RU"/>
                    </w:rPr>
                  </w:rPrChange>
                </w:rPr>
                <w:t>Передано в аренду</w:t>
              </w:r>
            </w:ins>
          </w:p>
        </w:tc>
      </w:tr>
      <w:tr w:rsidR="005E78DA" w:rsidRPr="005E78DA" w14:paraId="54E514F9" w14:textId="77777777" w:rsidTr="00A306F0">
        <w:trPr>
          <w:trHeight w:val="276"/>
          <w:jc w:val="center"/>
          <w:ins w:id="11193"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32F88289" w14:textId="77777777" w:rsidR="005E78DA" w:rsidRPr="005E78DA" w:rsidRDefault="005E78DA" w:rsidP="00A306F0">
            <w:pPr>
              <w:spacing w:line="276" w:lineRule="auto"/>
              <w:jc w:val="center"/>
              <w:rPr>
                <w:ins w:id="11194" w:author="Александр" w:date="2020-04-27T23:32:00Z"/>
                <w:rFonts w:ascii="Arial" w:hAnsi="Arial" w:cs="Arial"/>
                <w:b/>
                <w:bCs/>
                <w:color w:val="000000"/>
                <w:szCs w:val="24"/>
                <w:lang w:eastAsia="ru-RU"/>
                <w:rPrChange w:id="11195" w:author="Александр" w:date="2020-04-27T23:33:00Z">
                  <w:rPr>
                    <w:ins w:id="11196" w:author="Александр" w:date="2020-04-27T23:32:00Z"/>
                    <w:rFonts w:ascii="Calibri" w:hAnsi="Calibri" w:cs="Calibri"/>
                    <w:b/>
                    <w:bCs/>
                    <w:color w:val="000000"/>
                    <w:sz w:val="20"/>
                    <w:szCs w:val="20"/>
                    <w:lang w:eastAsia="ru-RU"/>
                  </w:rPr>
                </w:rPrChange>
              </w:rPr>
            </w:pPr>
            <w:ins w:id="11197" w:author="Александр" w:date="2020-04-27T23:32:00Z">
              <w:r w:rsidRPr="005E78DA">
                <w:rPr>
                  <w:rFonts w:ascii="Arial" w:hAnsi="Arial" w:cs="Arial"/>
                  <w:b/>
                  <w:bCs/>
                  <w:color w:val="000000"/>
                  <w:szCs w:val="24"/>
                  <w:lang w:eastAsia="ru-RU"/>
                  <w:rPrChange w:id="11198" w:author="Александр" w:date="2020-04-27T23:33:00Z">
                    <w:rPr>
                      <w:rFonts w:ascii="Calibri" w:hAnsi="Calibri" w:cs="Calibri"/>
                      <w:b/>
                      <w:bCs/>
                      <w:color w:val="000000"/>
                      <w:sz w:val="20"/>
                      <w:szCs w:val="20"/>
                      <w:lang w:eastAsia="ru-RU"/>
                    </w:rPr>
                  </w:rPrChange>
                </w:rPr>
                <w:t>Инвентарный номер</w:t>
              </w:r>
            </w:ins>
          </w:p>
        </w:tc>
        <w:tc>
          <w:tcPr>
            <w:tcW w:w="2126" w:type="dxa"/>
            <w:tcBorders>
              <w:top w:val="nil"/>
              <w:left w:val="nil"/>
              <w:bottom w:val="single" w:sz="4" w:space="0" w:color="auto"/>
              <w:right w:val="single" w:sz="4" w:space="0" w:color="auto"/>
            </w:tcBorders>
            <w:shd w:val="clear" w:color="auto" w:fill="auto"/>
            <w:noWrap/>
            <w:vAlign w:val="center"/>
            <w:hideMark/>
          </w:tcPr>
          <w:p w14:paraId="02B486A2" w14:textId="77777777" w:rsidR="005E78DA" w:rsidRPr="005E78DA" w:rsidRDefault="005E78DA" w:rsidP="00A306F0">
            <w:pPr>
              <w:spacing w:line="276" w:lineRule="auto"/>
              <w:jc w:val="left"/>
              <w:rPr>
                <w:ins w:id="11199" w:author="Александр" w:date="2020-04-27T23:32:00Z"/>
                <w:rFonts w:ascii="Arial" w:hAnsi="Arial" w:cs="Arial"/>
                <w:color w:val="000000"/>
                <w:szCs w:val="24"/>
                <w:lang w:eastAsia="ru-RU"/>
                <w:rPrChange w:id="11200" w:author="Александр" w:date="2020-04-27T23:33:00Z">
                  <w:rPr>
                    <w:ins w:id="11201" w:author="Александр" w:date="2020-04-27T23:32:00Z"/>
                    <w:rFonts w:ascii="Calibri" w:hAnsi="Calibri" w:cs="Calibri"/>
                    <w:color w:val="000000"/>
                    <w:sz w:val="22"/>
                    <w:lang w:eastAsia="ru-RU"/>
                  </w:rPr>
                </w:rPrChange>
              </w:rPr>
            </w:pPr>
            <w:ins w:id="11202" w:author="Александр" w:date="2020-04-27T23:32:00Z">
              <w:r w:rsidRPr="005E78DA">
                <w:rPr>
                  <w:rFonts w:ascii="Arial" w:hAnsi="Arial" w:cs="Arial"/>
                  <w:color w:val="000000"/>
                  <w:szCs w:val="24"/>
                  <w:lang w:eastAsia="ru-RU"/>
                  <w:rPrChange w:id="11203"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vAlign w:val="center"/>
            <w:hideMark/>
          </w:tcPr>
          <w:p w14:paraId="629DA58E" w14:textId="77777777" w:rsidR="005E78DA" w:rsidRPr="005E78DA" w:rsidRDefault="005E78DA" w:rsidP="00A306F0">
            <w:pPr>
              <w:spacing w:line="276" w:lineRule="auto"/>
              <w:jc w:val="left"/>
              <w:rPr>
                <w:ins w:id="11204" w:author="Александр" w:date="2020-04-27T23:32:00Z"/>
                <w:rFonts w:ascii="Arial" w:hAnsi="Arial" w:cs="Arial"/>
                <w:color w:val="000000"/>
                <w:szCs w:val="24"/>
                <w:lang w:eastAsia="ru-RU"/>
                <w:rPrChange w:id="11205" w:author="Александр" w:date="2020-04-27T23:33:00Z">
                  <w:rPr>
                    <w:ins w:id="11206" w:author="Александр" w:date="2020-04-27T23:32:00Z"/>
                    <w:rFonts w:ascii="Calibri" w:hAnsi="Calibri" w:cs="Calibri"/>
                    <w:color w:val="000000"/>
                    <w:sz w:val="22"/>
                    <w:lang w:eastAsia="ru-RU"/>
                  </w:rPr>
                </w:rPrChange>
              </w:rPr>
            </w:pPr>
            <w:ins w:id="11207" w:author="Александр" w:date="2020-04-27T23:32:00Z">
              <w:r w:rsidRPr="005E78DA">
                <w:rPr>
                  <w:rFonts w:ascii="Arial" w:hAnsi="Arial" w:cs="Arial"/>
                  <w:color w:val="000000"/>
                  <w:szCs w:val="24"/>
                  <w:lang w:eastAsia="ru-RU"/>
                  <w:rPrChange w:id="11208" w:author="Александр" w:date="2020-04-27T23:33:00Z">
                    <w:rPr>
                      <w:rFonts w:ascii="Calibri" w:hAnsi="Calibri" w:cs="Calibri"/>
                      <w:color w:val="000000"/>
                      <w:sz w:val="22"/>
                      <w:lang w:eastAsia="ru-RU"/>
                    </w:rPr>
                  </w:rPrChange>
                </w:rPr>
                <w:t>Обязательно</w:t>
              </w:r>
            </w:ins>
          </w:p>
        </w:tc>
      </w:tr>
      <w:tr w:rsidR="005E78DA" w:rsidRPr="005E78DA" w14:paraId="2BC8BD39" w14:textId="77777777" w:rsidTr="00A306F0">
        <w:trPr>
          <w:trHeight w:val="279"/>
          <w:jc w:val="center"/>
          <w:ins w:id="11209"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736283DF" w14:textId="77777777" w:rsidR="005E78DA" w:rsidRPr="005E78DA" w:rsidRDefault="005E78DA" w:rsidP="00A306F0">
            <w:pPr>
              <w:spacing w:line="276" w:lineRule="auto"/>
              <w:jc w:val="center"/>
              <w:rPr>
                <w:ins w:id="11210" w:author="Александр" w:date="2020-04-27T23:32:00Z"/>
                <w:rFonts w:ascii="Arial" w:hAnsi="Arial" w:cs="Arial"/>
                <w:b/>
                <w:bCs/>
                <w:color w:val="000000"/>
                <w:szCs w:val="24"/>
                <w:lang w:eastAsia="ru-RU"/>
                <w:rPrChange w:id="11211" w:author="Александр" w:date="2020-04-27T23:33:00Z">
                  <w:rPr>
                    <w:ins w:id="11212" w:author="Александр" w:date="2020-04-27T23:32:00Z"/>
                    <w:rFonts w:ascii="Calibri" w:hAnsi="Calibri" w:cs="Calibri"/>
                    <w:b/>
                    <w:bCs/>
                    <w:color w:val="000000"/>
                    <w:sz w:val="20"/>
                    <w:szCs w:val="20"/>
                    <w:lang w:eastAsia="ru-RU"/>
                  </w:rPr>
                </w:rPrChange>
              </w:rPr>
            </w:pPr>
            <w:ins w:id="11213" w:author="Александр" w:date="2020-04-27T23:32:00Z">
              <w:r w:rsidRPr="005E78DA">
                <w:rPr>
                  <w:rFonts w:ascii="Arial" w:hAnsi="Arial" w:cs="Arial"/>
                  <w:b/>
                  <w:bCs/>
                  <w:color w:val="000000"/>
                  <w:szCs w:val="24"/>
                  <w:lang w:eastAsia="ru-RU"/>
                  <w:rPrChange w:id="11214" w:author="Александр" w:date="2020-04-27T23:33:00Z">
                    <w:rPr>
                      <w:rFonts w:ascii="Calibri" w:hAnsi="Calibri" w:cs="Calibri"/>
                      <w:b/>
                      <w:bCs/>
                      <w:color w:val="000000"/>
                      <w:sz w:val="20"/>
                      <w:szCs w:val="20"/>
                      <w:lang w:eastAsia="ru-RU"/>
                    </w:rPr>
                  </w:rPrChange>
                </w:rPr>
                <w:t>Группа плановиков</w:t>
              </w:r>
            </w:ins>
          </w:p>
        </w:tc>
        <w:tc>
          <w:tcPr>
            <w:tcW w:w="2126" w:type="dxa"/>
            <w:tcBorders>
              <w:top w:val="nil"/>
              <w:left w:val="nil"/>
              <w:bottom w:val="single" w:sz="4" w:space="0" w:color="auto"/>
              <w:right w:val="single" w:sz="4" w:space="0" w:color="auto"/>
            </w:tcBorders>
            <w:shd w:val="clear" w:color="auto" w:fill="auto"/>
            <w:noWrap/>
            <w:vAlign w:val="center"/>
            <w:hideMark/>
          </w:tcPr>
          <w:p w14:paraId="256A060A" w14:textId="77777777" w:rsidR="005E78DA" w:rsidRPr="005E78DA" w:rsidRDefault="005E78DA" w:rsidP="00A306F0">
            <w:pPr>
              <w:spacing w:line="276" w:lineRule="auto"/>
              <w:jc w:val="left"/>
              <w:rPr>
                <w:ins w:id="11215" w:author="Александр" w:date="2020-04-27T23:32:00Z"/>
                <w:rFonts w:ascii="Arial" w:hAnsi="Arial" w:cs="Arial"/>
                <w:color w:val="000000"/>
                <w:szCs w:val="24"/>
                <w:lang w:eastAsia="ru-RU"/>
                <w:rPrChange w:id="11216" w:author="Александр" w:date="2020-04-27T23:33:00Z">
                  <w:rPr>
                    <w:ins w:id="11217" w:author="Александр" w:date="2020-04-27T23:32:00Z"/>
                    <w:rFonts w:ascii="Calibri" w:hAnsi="Calibri" w:cs="Calibri"/>
                    <w:color w:val="000000"/>
                    <w:sz w:val="22"/>
                    <w:lang w:eastAsia="ru-RU"/>
                  </w:rPr>
                </w:rPrChange>
              </w:rPr>
            </w:pPr>
            <w:ins w:id="11218" w:author="Александр" w:date="2020-04-27T23:32:00Z">
              <w:r w:rsidRPr="005E78DA">
                <w:rPr>
                  <w:rFonts w:ascii="Arial" w:hAnsi="Arial" w:cs="Arial"/>
                  <w:color w:val="000000"/>
                  <w:szCs w:val="24"/>
                  <w:lang w:eastAsia="ru-RU"/>
                  <w:rPrChange w:id="11219"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vAlign w:val="center"/>
            <w:hideMark/>
          </w:tcPr>
          <w:p w14:paraId="6F766334" w14:textId="77777777" w:rsidR="005E78DA" w:rsidRPr="005E78DA" w:rsidRDefault="005E78DA" w:rsidP="00A306F0">
            <w:pPr>
              <w:spacing w:line="276" w:lineRule="auto"/>
              <w:jc w:val="left"/>
              <w:rPr>
                <w:ins w:id="11220" w:author="Александр" w:date="2020-04-27T23:32:00Z"/>
                <w:rFonts w:ascii="Arial" w:hAnsi="Arial" w:cs="Arial"/>
                <w:color w:val="000000"/>
                <w:szCs w:val="24"/>
                <w:lang w:eastAsia="ru-RU"/>
                <w:rPrChange w:id="11221" w:author="Александр" w:date="2020-04-27T23:33:00Z">
                  <w:rPr>
                    <w:ins w:id="11222" w:author="Александр" w:date="2020-04-27T23:32:00Z"/>
                    <w:rFonts w:ascii="Calibri" w:hAnsi="Calibri" w:cs="Calibri"/>
                    <w:color w:val="000000"/>
                    <w:sz w:val="22"/>
                    <w:lang w:eastAsia="ru-RU"/>
                  </w:rPr>
                </w:rPrChange>
              </w:rPr>
            </w:pPr>
            <w:ins w:id="11223" w:author="Александр" w:date="2020-04-27T23:32:00Z">
              <w:r w:rsidRPr="005E78DA">
                <w:rPr>
                  <w:rFonts w:ascii="Arial" w:hAnsi="Arial" w:cs="Arial"/>
                  <w:color w:val="000000"/>
                  <w:szCs w:val="24"/>
                  <w:lang w:eastAsia="ru-RU"/>
                  <w:rPrChange w:id="11224" w:author="Александр" w:date="2020-04-27T23:33:00Z">
                    <w:rPr>
                      <w:rFonts w:ascii="Calibri" w:hAnsi="Calibri" w:cs="Calibri"/>
                      <w:color w:val="000000"/>
                      <w:sz w:val="22"/>
                      <w:lang w:eastAsia="ru-RU"/>
                    </w:rPr>
                  </w:rPrChange>
                </w:rPr>
                <w:t>Обязательно</w:t>
              </w:r>
            </w:ins>
          </w:p>
        </w:tc>
      </w:tr>
      <w:tr w:rsidR="005E78DA" w:rsidRPr="005E78DA" w14:paraId="0C145DB7" w14:textId="77777777" w:rsidTr="00A306F0">
        <w:trPr>
          <w:trHeight w:val="695"/>
          <w:jc w:val="center"/>
          <w:ins w:id="11225"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4F100CF2" w14:textId="77777777" w:rsidR="005E78DA" w:rsidRPr="005E78DA" w:rsidRDefault="005E78DA" w:rsidP="00A306F0">
            <w:pPr>
              <w:spacing w:line="276" w:lineRule="auto"/>
              <w:jc w:val="center"/>
              <w:rPr>
                <w:ins w:id="11226" w:author="Александр" w:date="2020-04-27T23:32:00Z"/>
                <w:rFonts w:ascii="Arial" w:hAnsi="Arial" w:cs="Arial"/>
                <w:b/>
                <w:bCs/>
                <w:color w:val="000000"/>
                <w:szCs w:val="24"/>
                <w:lang w:eastAsia="ru-RU"/>
                <w:rPrChange w:id="11227" w:author="Александр" w:date="2020-04-27T23:33:00Z">
                  <w:rPr>
                    <w:ins w:id="11228" w:author="Александр" w:date="2020-04-27T23:32:00Z"/>
                    <w:rFonts w:ascii="Calibri" w:hAnsi="Calibri" w:cs="Calibri"/>
                    <w:b/>
                    <w:bCs/>
                    <w:color w:val="000000"/>
                    <w:sz w:val="20"/>
                    <w:szCs w:val="20"/>
                    <w:lang w:eastAsia="ru-RU"/>
                  </w:rPr>
                </w:rPrChange>
              </w:rPr>
            </w:pPr>
            <w:ins w:id="11229" w:author="Александр" w:date="2020-04-27T23:32:00Z">
              <w:r w:rsidRPr="005E78DA">
                <w:rPr>
                  <w:rFonts w:ascii="Arial" w:hAnsi="Arial" w:cs="Arial"/>
                  <w:b/>
                  <w:bCs/>
                  <w:color w:val="000000"/>
                  <w:szCs w:val="24"/>
                  <w:lang w:eastAsia="ru-RU"/>
                  <w:rPrChange w:id="11230" w:author="Александр" w:date="2020-04-27T23:33:00Z">
                    <w:rPr>
                      <w:rFonts w:ascii="Calibri" w:hAnsi="Calibri" w:cs="Calibri"/>
                      <w:b/>
                      <w:bCs/>
                      <w:color w:val="000000"/>
                      <w:sz w:val="20"/>
                      <w:szCs w:val="20"/>
                      <w:lang w:eastAsia="ru-RU"/>
                    </w:rPr>
                  </w:rPrChange>
                </w:rPr>
                <w:t>Начало эксплуатации</w:t>
              </w:r>
            </w:ins>
          </w:p>
        </w:tc>
        <w:tc>
          <w:tcPr>
            <w:tcW w:w="2126" w:type="dxa"/>
            <w:tcBorders>
              <w:top w:val="nil"/>
              <w:left w:val="nil"/>
              <w:bottom w:val="single" w:sz="4" w:space="0" w:color="auto"/>
              <w:right w:val="single" w:sz="4" w:space="0" w:color="auto"/>
            </w:tcBorders>
            <w:shd w:val="clear" w:color="auto" w:fill="auto"/>
            <w:vAlign w:val="center"/>
            <w:hideMark/>
          </w:tcPr>
          <w:p w14:paraId="35CD8691" w14:textId="77777777" w:rsidR="005E78DA" w:rsidRPr="005E78DA" w:rsidRDefault="005E78DA" w:rsidP="00A306F0">
            <w:pPr>
              <w:spacing w:line="276" w:lineRule="auto"/>
              <w:jc w:val="left"/>
              <w:rPr>
                <w:ins w:id="11231" w:author="Александр" w:date="2020-04-27T23:32:00Z"/>
                <w:rFonts w:ascii="Arial" w:hAnsi="Arial" w:cs="Arial"/>
                <w:color w:val="000000"/>
                <w:szCs w:val="24"/>
                <w:lang w:eastAsia="ru-RU"/>
                <w:rPrChange w:id="11232" w:author="Александр" w:date="2020-04-27T23:33:00Z">
                  <w:rPr>
                    <w:ins w:id="11233" w:author="Александр" w:date="2020-04-27T23:32:00Z"/>
                    <w:rFonts w:ascii="Calibri" w:hAnsi="Calibri" w:cs="Calibri"/>
                    <w:color w:val="000000"/>
                    <w:sz w:val="22"/>
                    <w:lang w:eastAsia="ru-RU"/>
                  </w:rPr>
                </w:rPrChange>
              </w:rPr>
            </w:pPr>
            <w:ins w:id="11234" w:author="Александр" w:date="2020-04-27T23:32:00Z">
              <w:r w:rsidRPr="005E78DA">
                <w:rPr>
                  <w:rFonts w:ascii="Arial" w:hAnsi="Arial" w:cs="Arial"/>
                  <w:color w:val="000000"/>
                  <w:szCs w:val="24"/>
                  <w:lang w:eastAsia="ru-RU"/>
                  <w:rPrChange w:id="11235" w:author="Александр" w:date="2020-04-27T23:33:00Z">
                    <w:rPr>
                      <w:rFonts w:ascii="Calibri" w:hAnsi="Calibri" w:cs="Calibri"/>
                      <w:color w:val="000000"/>
                      <w:sz w:val="22"/>
                      <w:lang w:eastAsia="ru-RU"/>
                    </w:rPr>
                  </w:rPrChange>
                </w:rPr>
                <w:t>Да по данным арендодателя, либо заглушка 00000000</w:t>
              </w:r>
            </w:ins>
          </w:p>
        </w:tc>
        <w:tc>
          <w:tcPr>
            <w:tcW w:w="2693" w:type="dxa"/>
            <w:tcBorders>
              <w:top w:val="nil"/>
              <w:left w:val="nil"/>
              <w:bottom w:val="single" w:sz="4" w:space="0" w:color="auto"/>
              <w:right w:val="single" w:sz="4" w:space="0" w:color="auto"/>
            </w:tcBorders>
            <w:shd w:val="clear" w:color="auto" w:fill="auto"/>
            <w:noWrap/>
            <w:vAlign w:val="center"/>
            <w:hideMark/>
          </w:tcPr>
          <w:p w14:paraId="28B03CAC" w14:textId="77777777" w:rsidR="005E78DA" w:rsidRPr="005E78DA" w:rsidRDefault="005E78DA" w:rsidP="00A306F0">
            <w:pPr>
              <w:spacing w:line="276" w:lineRule="auto"/>
              <w:jc w:val="left"/>
              <w:rPr>
                <w:ins w:id="11236" w:author="Александр" w:date="2020-04-27T23:32:00Z"/>
                <w:rFonts w:ascii="Arial" w:hAnsi="Arial" w:cs="Arial"/>
                <w:color w:val="000000"/>
                <w:szCs w:val="24"/>
                <w:lang w:eastAsia="ru-RU"/>
                <w:rPrChange w:id="11237" w:author="Александр" w:date="2020-04-27T23:33:00Z">
                  <w:rPr>
                    <w:ins w:id="11238" w:author="Александр" w:date="2020-04-27T23:32:00Z"/>
                    <w:rFonts w:ascii="Calibri" w:hAnsi="Calibri" w:cs="Calibri"/>
                    <w:color w:val="000000"/>
                    <w:sz w:val="22"/>
                    <w:lang w:eastAsia="ru-RU"/>
                  </w:rPr>
                </w:rPrChange>
              </w:rPr>
            </w:pPr>
            <w:ins w:id="11239" w:author="Александр" w:date="2020-04-27T23:32:00Z">
              <w:r w:rsidRPr="005E78DA">
                <w:rPr>
                  <w:rFonts w:ascii="Arial" w:hAnsi="Arial" w:cs="Arial"/>
                  <w:color w:val="000000"/>
                  <w:szCs w:val="24"/>
                  <w:lang w:eastAsia="ru-RU"/>
                  <w:rPrChange w:id="11240" w:author="Александр" w:date="2020-04-27T23:33:00Z">
                    <w:rPr>
                      <w:rFonts w:ascii="Calibri" w:hAnsi="Calibri" w:cs="Calibri"/>
                      <w:color w:val="000000"/>
                      <w:sz w:val="22"/>
                      <w:lang w:eastAsia="ru-RU"/>
                    </w:rPr>
                  </w:rPrChange>
                </w:rPr>
                <w:t>Обязательно</w:t>
              </w:r>
            </w:ins>
          </w:p>
        </w:tc>
      </w:tr>
      <w:tr w:rsidR="005E78DA" w:rsidRPr="005E78DA" w14:paraId="23F21682" w14:textId="77777777" w:rsidTr="00A306F0">
        <w:trPr>
          <w:trHeight w:val="281"/>
          <w:jc w:val="center"/>
          <w:ins w:id="11241"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045BF70C" w14:textId="77777777" w:rsidR="005E78DA" w:rsidRPr="005E78DA" w:rsidRDefault="005E78DA" w:rsidP="00A306F0">
            <w:pPr>
              <w:spacing w:line="276" w:lineRule="auto"/>
              <w:jc w:val="center"/>
              <w:rPr>
                <w:ins w:id="11242" w:author="Александр" w:date="2020-04-27T23:32:00Z"/>
                <w:rFonts w:ascii="Arial" w:hAnsi="Arial" w:cs="Arial"/>
                <w:b/>
                <w:bCs/>
                <w:color w:val="000000"/>
                <w:szCs w:val="24"/>
                <w:lang w:eastAsia="ru-RU"/>
                <w:rPrChange w:id="11243" w:author="Александр" w:date="2020-04-27T23:33:00Z">
                  <w:rPr>
                    <w:ins w:id="11244" w:author="Александр" w:date="2020-04-27T23:32:00Z"/>
                    <w:rFonts w:ascii="Calibri" w:hAnsi="Calibri" w:cs="Calibri"/>
                    <w:b/>
                    <w:bCs/>
                    <w:color w:val="000000"/>
                    <w:sz w:val="20"/>
                    <w:szCs w:val="20"/>
                    <w:lang w:eastAsia="ru-RU"/>
                  </w:rPr>
                </w:rPrChange>
              </w:rPr>
            </w:pPr>
            <w:ins w:id="11245" w:author="Александр" w:date="2020-04-27T23:32:00Z">
              <w:r w:rsidRPr="005E78DA">
                <w:rPr>
                  <w:rFonts w:ascii="Arial" w:hAnsi="Arial" w:cs="Arial"/>
                  <w:b/>
                  <w:bCs/>
                  <w:color w:val="000000"/>
                  <w:szCs w:val="24"/>
                  <w:lang w:eastAsia="ru-RU"/>
                  <w:rPrChange w:id="11246" w:author="Александр" w:date="2020-04-27T23:33:00Z">
                    <w:rPr>
                      <w:rFonts w:ascii="Calibri" w:hAnsi="Calibri" w:cs="Calibri"/>
                      <w:b/>
                      <w:bCs/>
                      <w:color w:val="000000"/>
                      <w:sz w:val="20"/>
                      <w:szCs w:val="20"/>
                      <w:lang w:eastAsia="ru-RU"/>
                    </w:rPr>
                  </w:rPrChange>
                </w:rPr>
                <w:t>Организация ремонтов</w:t>
              </w:r>
            </w:ins>
          </w:p>
        </w:tc>
        <w:tc>
          <w:tcPr>
            <w:tcW w:w="2126" w:type="dxa"/>
            <w:tcBorders>
              <w:top w:val="nil"/>
              <w:left w:val="nil"/>
              <w:bottom w:val="single" w:sz="4" w:space="0" w:color="auto"/>
              <w:right w:val="single" w:sz="4" w:space="0" w:color="auto"/>
            </w:tcBorders>
            <w:shd w:val="clear" w:color="auto" w:fill="auto"/>
            <w:noWrap/>
            <w:hideMark/>
          </w:tcPr>
          <w:p w14:paraId="5721385D" w14:textId="77777777" w:rsidR="005E78DA" w:rsidRPr="005E78DA" w:rsidRDefault="005E78DA" w:rsidP="00A306F0">
            <w:pPr>
              <w:spacing w:line="276" w:lineRule="auto"/>
              <w:rPr>
                <w:ins w:id="11247" w:author="Александр" w:date="2020-04-27T23:32:00Z"/>
                <w:rFonts w:ascii="Arial" w:hAnsi="Arial" w:cs="Arial"/>
                <w:szCs w:val="24"/>
                <w:rPrChange w:id="11248" w:author="Александр" w:date="2020-04-27T23:33:00Z">
                  <w:rPr>
                    <w:ins w:id="11249" w:author="Александр" w:date="2020-04-27T23:32:00Z"/>
                  </w:rPr>
                </w:rPrChange>
              </w:rPr>
            </w:pPr>
            <w:ins w:id="11250" w:author="Александр" w:date="2020-04-27T23:32:00Z">
              <w:r w:rsidRPr="005E78DA">
                <w:rPr>
                  <w:rFonts w:ascii="Arial" w:hAnsi="Arial" w:cs="Arial"/>
                  <w:color w:val="000000"/>
                  <w:szCs w:val="24"/>
                  <w:lang w:eastAsia="ru-RU"/>
                  <w:rPrChange w:id="11251"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hideMark/>
          </w:tcPr>
          <w:p w14:paraId="307C19AF" w14:textId="77777777" w:rsidR="005E78DA" w:rsidRPr="005E78DA" w:rsidRDefault="005E78DA" w:rsidP="00A306F0">
            <w:pPr>
              <w:spacing w:line="276" w:lineRule="auto"/>
              <w:rPr>
                <w:ins w:id="11252" w:author="Александр" w:date="2020-04-27T23:32:00Z"/>
                <w:rFonts w:ascii="Arial" w:hAnsi="Arial" w:cs="Arial"/>
                <w:szCs w:val="24"/>
                <w:rPrChange w:id="11253" w:author="Александр" w:date="2020-04-27T23:33:00Z">
                  <w:rPr>
                    <w:ins w:id="11254" w:author="Александр" w:date="2020-04-27T23:32:00Z"/>
                  </w:rPr>
                </w:rPrChange>
              </w:rPr>
            </w:pPr>
            <w:ins w:id="11255" w:author="Александр" w:date="2020-04-27T23:32:00Z">
              <w:r w:rsidRPr="005E78DA">
                <w:rPr>
                  <w:rFonts w:ascii="Arial" w:hAnsi="Arial" w:cs="Arial"/>
                  <w:color w:val="000000"/>
                  <w:szCs w:val="24"/>
                  <w:lang w:eastAsia="ru-RU"/>
                  <w:rPrChange w:id="11256" w:author="Александр" w:date="2020-04-27T23:33:00Z">
                    <w:rPr>
                      <w:rFonts w:ascii="Calibri" w:hAnsi="Calibri" w:cs="Calibri"/>
                      <w:color w:val="000000"/>
                      <w:sz w:val="22"/>
                      <w:lang w:eastAsia="ru-RU"/>
                    </w:rPr>
                  </w:rPrChange>
                </w:rPr>
                <w:t>Обязательно</w:t>
              </w:r>
            </w:ins>
          </w:p>
        </w:tc>
      </w:tr>
      <w:tr w:rsidR="005E78DA" w:rsidRPr="005E78DA" w14:paraId="6960E20B" w14:textId="77777777" w:rsidTr="00A306F0">
        <w:trPr>
          <w:trHeight w:val="288"/>
          <w:jc w:val="center"/>
          <w:ins w:id="11257"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19563B17" w14:textId="77777777" w:rsidR="005E78DA" w:rsidRPr="005E78DA" w:rsidRDefault="005E78DA" w:rsidP="00A306F0">
            <w:pPr>
              <w:spacing w:line="276" w:lineRule="auto"/>
              <w:jc w:val="center"/>
              <w:rPr>
                <w:ins w:id="11258" w:author="Александр" w:date="2020-04-27T23:32:00Z"/>
                <w:rFonts w:ascii="Arial" w:hAnsi="Arial" w:cs="Arial"/>
                <w:b/>
                <w:bCs/>
                <w:color w:val="000000"/>
                <w:szCs w:val="24"/>
                <w:lang w:eastAsia="ru-RU"/>
                <w:rPrChange w:id="11259" w:author="Александр" w:date="2020-04-27T23:33:00Z">
                  <w:rPr>
                    <w:ins w:id="11260" w:author="Александр" w:date="2020-04-27T23:32:00Z"/>
                    <w:rFonts w:ascii="Calibri" w:hAnsi="Calibri" w:cs="Calibri"/>
                    <w:b/>
                    <w:bCs/>
                    <w:color w:val="000000"/>
                    <w:sz w:val="20"/>
                    <w:szCs w:val="20"/>
                    <w:lang w:eastAsia="ru-RU"/>
                  </w:rPr>
                </w:rPrChange>
              </w:rPr>
            </w:pPr>
            <w:ins w:id="11261" w:author="Александр" w:date="2020-04-27T23:32:00Z">
              <w:r w:rsidRPr="005E78DA">
                <w:rPr>
                  <w:rFonts w:ascii="Arial" w:hAnsi="Arial" w:cs="Arial"/>
                  <w:b/>
                  <w:bCs/>
                  <w:color w:val="000000"/>
                  <w:szCs w:val="24"/>
                  <w:lang w:eastAsia="ru-RU"/>
                  <w:rPrChange w:id="11262" w:author="Александр" w:date="2020-04-27T23:33:00Z">
                    <w:rPr>
                      <w:rFonts w:ascii="Calibri" w:hAnsi="Calibri" w:cs="Calibri"/>
                      <w:b/>
                      <w:bCs/>
                      <w:color w:val="000000"/>
                      <w:sz w:val="20"/>
                      <w:szCs w:val="20"/>
                      <w:lang w:eastAsia="ru-RU"/>
                    </w:rPr>
                  </w:rPrChange>
                </w:rPr>
                <w:t>МВЗ</w:t>
              </w:r>
            </w:ins>
          </w:p>
        </w:tc>
        <w:tc>
          <w:tcPr>
            <w:tcW w:w="2126" w:type="dxa"/>
            <w:tcBorders>
              <w:top w:val="nil"/>
              <w:left w:val="nil"/>
              <w:bottom w:val="single" w:sz="4" w:space="0" w:color="auto"/>
              <w:right w:val="single" w:sz="4" w:space="0" w:color="auto"/>
            </w:tcBorders>
            <w:shd w:val="clear" w:color="auto" w:fill="auto"/>
            <w:noWrap/>
            <w:hideMark/>
          </w:tcPr>
          <w:p w14:paraId="1C25AE3C" w14:textId="77777777" w:rsidR="005E78DA" w:rsidRPr="005E78DA" w:rsidRDefault="005E78DA" w:rsidP="00A306F0">
            <w:pPr>
              <w:spacing w:line="276" w:lineRule="auto"/>
              <w:rPr>
                <w:ins w:id="11263" w:author="Александр" w:date="2020-04-27T23:32:00Z"/>
                <w:rFonts w:ascii="Arial" w:hAnsi="Arial" w:cs="Arial"/>
                <w:szCs w:val="24"/>
                <w:rPrChange w:id="11264" w:author="Александр" w:date="2020-04-27T23:33:00Z">
                  <w:rPr>
                    <w:ins w:id="11265" w:author="Александр" w:date="2020-04-27T23:32:00Z"/>
                  </w:rPr>
                </w:rPrChange>
              </w:rPr>
            </w:pPr>
            <w:ins w:id="11266" w:author="Александр" w:date="2020-04-27T23:32:00Z">
              <w:r w:rsidRPr="005E78DA">
                <w:rPr>
                  <w:rFonts w:ascii="Arial" w:hAnsi="Arial" w:cs="Arial"/>
                  <w:color w:val="000000"/>
                  <w:szCs w:val="24"/>
                  <w:lang w:eastAsia="ru-RU"/>
                  <w:rPrChange w:id="11267"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hideMark/>
          </w:tcPr>
          <w:p w14:paraId="6C99F535" w14:textId="77777777" w:rsidR="005E78DA" w:rsidRPr="005E78DA" w:rsidRDefault="005E78DA" w:rsidP="00A306F0">
            <w:pPr>
              <w:spacing w:line="276" w:lineRule="auto"/>
              <w:rPr>
                <w:ins w:id="11268" w:author="Александр" w:date="2020-04-27T23:32:00Z"/>
                <w:rFonts w:ascii="Arial" w:hAnsi="Arial" w:cs="Arial"/>
                <w:szCs w:val="24"/>
                <w:rPrChange w:id="11269" w:author="Александр" w:date="2020-04-27T23:33:00Z">
                  <w:rPr>
                    <w:ins w:id="11270" w:author="Александр" w:date="2020-04-27T23:32:00Z"/>
                  </w:rPr>
                </w:rPrChange>
              </w:rPr>
            </w:pPr>
            <w:ins w:id="11271" w:author="Александр" w:date="2020-04-27T23:32:00Z">
              <w:r w:rsidRPr="005E78DA">
                <w:rPr>
                  <w:rFonts w:ascii="Arial" w:hAnsi="Arial" w:cs="Arial"/>
                  <w:color w:val="000000"/>
                  <w:szCs w:val="24"/>
                  <w:lang w:eastAsia="ru-RU"/>
                  <w:rPrChange w:id="11272" w:author="Александр" w:date="2020-04-27T23:33:00Z">
                    <w:rPr>
                      <w:rFonts w:ascii="Calibri" w:hAnsi="Calibri" w:cs="Calibri"/>
                      <w:color w:val="000000"/>
                      <w:sz w:val="22"/>
                      <w:lang w:eastAsia="ru-RU"/>
                    </w:rPr>
                  </w:rPrChange>
                </w:rPr>
                <w:t>Обязательно</w:t>
              </w:r>
            </w:ins>
          </w:p>
        </w:tc>
      </w:tr>
      <w:tr w:rsidR="005E78DA" w:rsidRPr="005E78DA" w14:paraId="7F8F157B" w14:textId="77777777" w:rsidTr="00A306F0">
        <w:trPr>
          <w:trHeight w:val="247"/>
          <w:jc w:val="center"/>
          <w:ins w:id="11273"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44CCC080" w14:textId="77777777" w:rsidR="005E78DA" w:rsidRPr="005E78DA" w:rsidRDefault="005E78DA" w:rsidP="00A306F0">
            <w:pPr>
              <w:spacing w:line="276" w:lineRule="auto"/>
              <w:jc w:val="center"/>
              <w:rPr>
                <w:ins w:id="11274" w:author="Александр" w:date="2020-04-27T23:32:00Z"/>
                <w:rFonts w:ascii="Arial" w:hAnsi="Arial" w:cs="Arial"/>
                <w:b/>
                <w:bCs/>
                <w:color w:val="000000"/>
                <w:szCs w:val="24"/>
                <w:lang w:eastAsia="ru-RU"/>
                <w:rPrChange w:id="11275" w:author="Александр" w:date="2020-04-27T23:33:00Z">
                  <w:rPr>
                    <w:ins w:id="11276" w:author="Александр" w:date="2020-04-27T23:32:00Z"/>
                    <w:rFonts w:ascii="Calibri" w:hAnsi="Calibri" w:cs="Calibri"/>
                    <w:b/>
                    <w:bCs/>
                    <w:color w:val="000000"/>
                    <w:sz w:val="20"/>
                    <w:szCs w:val="20"/>
                    <w:lang w:eastAsia="ru-RU"/>
                  </w:rPr>
                </w:rPrChange>
              </w:rPr>
            </w:pPr>
            <w:proofErr w:type="spellStart"/>
            <w:ins w:id="11277" w:author="Александр" w:date="2020-04-27T23:32:00Z">
              <w:r w:rsidRPr="005E78DA">
                <w:rPr>
                  <w:rFonts w:ascii="Arial" w:hAnsi="Arial" w:cs="Arial"/>
                  <w:b/>
                  <w:bCs/>
                  <w:color w:val="000000"/>
                  <w:szCs w:val="24"/>
                  <w:lang w:eastAsia="ru-RU"/>
                  <w:rPrChange w:id="11278" w:author="Александр" w:date="2020-04-27T23:33:00Z">
                    <w:rPr>
                      <w:rFonts w:ascii="Calibri" w:hAnsi="Calibri" w:cs="Calibri"/>
                      <w:b/>
                      <w:bCs/>
                      <w:color w:val="000000"/>
                      <w:sz w:val="20"/>
                      <w:szCs w:val="20"/>
                      <w:lang w:eastAsia="ru-RU"/>
                    </w:rPr>
                  </w:rPrChange>
                </w:rPr>
                <w:t>Отв</w:t>
              </w:r>
              <w:proofErr w:type="spellEnd"/>
              <w:r w:rsidRPr="005E78DA">
                <w:rPr>
                  <w:rFonts w:ascii="Arial" w:hAnsi="Arial" w:cs="Arial"/>
                  <w:b/>
                  <w:bCs/>
                  <w:color w:val="000000"/>
                  <w:szCs w:val="24"/>
                  <w:lang w:eastAsia="ru-RU"/>
                  <w:rPrChange w:id="11279" w:author="Александр" w:date="2020-04-27T23:33:00Z">
                    <w:rPr>
                      <w:rFonts w:ascii="Calibri" w:hAnsi="Calibri" w:cs="Calibri"/>
                      <w:b/>
                      <w:bCs/>
                      <w:color w:val="000000"/>
                      <w:sz w:val="20"/>
                      <w:szCs w:val="20"/>
                      <w:lang w:eastAsia="ru-RU"/>
                    </w:rPr>
                  </w:rPrChange>
                </w:rPr>
                <w:t xml:space="preserve"> раб место</w:t>
              </w:r>
            </w:ins>
          </w:p>
        </w:tc>
        <w:tc>
          <w:tcPr>
            <w:tcW w:w="2126" w:type="dxa"/>
            <w:tcBorders>
              <w:top w:val="nil"/>
              <w:left w:val="nil"/>
              <w:bottom w:val="single" w:sz="4" w:space="0" w:color="auto"/>
              <w:right w:val="single" w:sz="4" w:space="0" w:color="auto"/>
            </w:tcBorders>
            <w:shd w:val="clear" w:color="auto" w:fill="auto"/>
            <w:noWrap/>
            <w:hideMark/>
          </w:tcPr>
          <w:p w14:paraId="7E01B5AE" w14:textId="77777777" w:rsidR="005E78DA" w:rsidRPr="005E78DA" w:rsidRDefault="005E78DA" w:rsidP="00A306F0">
            <w:pPr>
              <w:spacing w:line="276" w:lineRule="auto"/>
              <w:rPr>
                <w:ins w:id="11280" w:author="Александр" w:date="2020-04-27T23:32:00Z"/>
                <w:rFonts w:ascii="Arial" w:hAnsi="Arial" w:cs="Arial"/>
                <w:szCs w:val="24"/>
                <w:rPrChange w:id="11281" w:author="Александр" w:date="2020-04-27T23:33:00Z">
                  <w:rPr>
                    <w:ins w:id="11282" w:author="Александр" w:date="2020-04-27T23:32:00Z"/>
                  </w:rPr>
                </w:rPrChange>
              </w:rPr>
            </w:pPr>
            <w:ins w:id="11283" w:author="Александр" w:date="2020-04-27T23:32:00Z">
              <w:r w:rsidRPr="005E78DA">
                <w:rPr>
                  <w:rFonts w:ascii="Arial" w:hAnsi="Arial" w:cs="Arial"/>
                  <w:color w:val="000000"/>
                  <w:szCs w:val="24"/>
                  <w:lang w:eastAsia="ru-RU"/>
                  <w:rPrChange w:id="11284"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hideMark/>
          </w:tcPr>
          <w:p w14:paraId="22A3C37B" w14:textId="77777777" w:rsidR="005E78DA" w:rsidRPr="005E78DA" w:rsidRDefault="005E78DA" w:rsidP="00A306F0">
            <w:pPr>
              <w:spacing w:line="276" w:lineRule="auto"/>
              <w:rPr>
                <w:ins w:id="11285" w:author="Александр" w:date="2020-04-27T23:32:00Z"/>
                <w:rFonts w:ascii="Arial" w:hAnsi="Arial" w:cs="Arial"/>
                <w:szCs w:val="24"/>
                <w:rPrChange w:id="11286" w:author="Александр" w:date="2020-04-27T23:33:00Z">
                  <w:rPr>
                    <w:ins w:id="11287" w:author="Александр" w:date="2020-04-27T23:32:00Z"/>
                  </w:rPr>
                </w:rPrChange>
              </w:rPr>
            </w:pPr>
            <w:ins w:id="11288" w:author="Александр" w:date="2020-04-27T23:32:00Z">
              <w:r w:rsidRPr="005E78DA">
                <w:rPr>
                  <w:rFonts w:ascii="Arial" w:hAnsi="Arial" w:cs="Arial"/>
                  <w:color w:val="000000"/>
                  <w:szCs w:val="24"/>
                  <w:lang w:eastAsia="ru-RU"/>
                  <w:rPrChange w:id="11289" w:author="Александр" w:date="2020-04-27T23:33:00Z">
                    <w:rPr>
                      <w:rFonts w:ascii="Calibri" w:hAnsi="Calibri" w:cs="Calibri"/>
                      <w:color w:val="000000"/>
                      <w:sz w:val="22"/>
                      <w:lang w:eastAsia="ru-RU"/>
                    </w:rPr>
                  </w:rPrChange>
                </w:rPr>
                <w:t>Обязательно</w:t>
              </w:r>
            </w:ins>
          </w:p>
        </w:tc>
      </w:tr>
      <w:tr w:rsidR="005E78DA" w:rsidRPr="005E78DA" w14:paraId="256B39A7" w14:textId="77777777" w:rsidTr="00A306F0">
        <w:trPr>
          <w:trHeight w:val="266"/>
          <w:jc w:val="center"/>
          <w:ins w:id="11290"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2F37FAAF" w14:textId="77777777" w:rsidR="005E78DA" w:rsidRPr="005E78DA" w:rsidRDefault="005E78DA" w:rsidP="00A306F0">
            <w:pPr>
              <w:spacing w:line="276" w:lineRule="auto"/>
              <w:jc w:val="center"/>
              <w:rPr>
                <w:ins w:id="11291" w:author="Александр" w:date="2020-04-27T23:32:00Z"/>
                <w:rFonts w:ascii="Arial" w:hAnsi="Arial" w:cs="Arial"/>
                <w:b/>
                <w:bCs/>
                <w:color w:val="000000"/>
                <w:szCs w:val="24"/>
                <w:lang w:eastAsia="ru-RU"/>
                <w:rPrChange w:id="11292" w:author="Александр" w:date="2020-04-27T23:33:00Z">
                  <w:rPr>
                    <w:ins w:id="11293" w:author="Александр" w:date="2020-04-27T23:32:00Z"/>
                    <w:rFonts w:ascii="Calibri" w:hAnsi="Calibri" w:cs="Calibri"/>
                    <w:b/>
                    <w:bCs/>
                    <w:color w:val="000000"/>
                    <w:sz w:val="20"/>
                    <w:szCs w:val="20"/>
                    <w:lang w:eastAsia="ru-RU"/>
                  </w:rPr>
                </w:rPrChange>
              </w:rPr>
            </w:pPr>
            <w:ins w:id="11294" w:author="Александр" w:date="2020-04-27T23:32:00Z">
              <w:r w:rsidRPr="005E78DA">
                <w:rPr>
                  <w:rFonts w:ascii="Arial" w:hAnsi="Arial" w:cs="Arial"/>
                  <w:b/>
                  <w:bCs/>
                  <w:color w:val="000000"/>
                  <w:szCs w:val="24"/>
                  <w:lang w:eastAsia="ru-RU"/>
                  <w:rPrChange w:id="11295" w:author="Александр" w:date="2020-04-27T23:33:00Z">
                    <w:rPr>
                      <w:rFonts w:ascii="Calibri" w:hAnsi="Calibri" w:cs="Calibri"/>
                      <w:b/>
                      <w:bCs/>
                      <w:color w:val="000000"/>
                      <w:sz w:val="20"/>
                      <w:szCs w:val="20"/>
                      <w:lang w:eastAsia="ru-RU"/>
                    </w:rPr>
                  </w:rPrChange>
                </w:rPr>
                <w:t>Завод расположения</w:t>
              </w:r>
            </w:ins>
          </w:p>
        </w:tc>
        <w:tc>
          <w:tcPr>
            <w:tcW w:w="2126" w:type="dxa"/>
            <w:tcBorders>
              <w:top w:val="nil"/>
              <w:left w:val="nil"/>
              <w:bottom w:val="single" w:sz="4" w:space="0" w:color="auto"/>
              <w:right w:val="single" w:sz="4" w:space="0" w:color="auto"/>
            </w:tcBorders>
            <w:shd w:val="clear" w:color="auto" w:fill="auto"/>
            <w:noWrap/>
            <w:hideMark/>
          </w:tcPr>
          <w:p w14:paraId="1198CDBD" w14:textId="77777777" w:rsidR="005E78DA" w:rsidRPr="005E78DA" w:rsidRDefault="005E78DA" w:rsidP="00A306F0">
            <w:pPr>
              <w:spacing w:line="276" w:lineRule="auto"/>
              <w:rPr>
                <w:ins w:id="11296" w:author="Александр" w:date="2020-04-27T23:32:00Z"/>
                <w:rFonts w:ascii="Arial" w:hAnsi="Arial" w:cs="Arial"/>
                <w:szCs w:val="24"/>
                <w:rPrChange w:id="11297" w:author="Александр" w:date="2020-04-27T23:33:00Z">
                  <w:rPr>
                    <w:ins w:id="11298" w:author="Александр" w:date="2020-04-27T23:32:00Z"/>
                  </w:rPr>
                </w:rPrChange>
              </w:rPr>
            </w:pPr>
            <w:ins w:id="11299" w:author="Александр" w:date="2020-04-27T23:32:00Z">
              <w:r w:rsidRPr="005E78DA">
                <w:rPr>
                  <w:rFonts w:ascii="Arial" w:hAnsi="Arial" w:cs="Arial"/>
                  <w:color w:val="000000"/>
                  <w:szCs w:val="24"/>
                  <w:lang w:eastAsia="ru-RU"/>
                  <w:rPrChange w:id="11300"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hideMark/>
          </w:tcPr>
          <w:p w14:paraId="2E198E0C" w14:textId="77777777" w:rsidR="005E78DA" w:rsidRPr="005E78DA" w:rsidRDefault="005E78DA" w:rsidP="00A306F0">
            <w:pPr>
              <w:spacing w:line="276" w:lineRule="auto"/>
              <w:rPr>
                <w:ins w:id="11301" w:author="Александр" w:date="2020-04-27T23:32:00Z"/>
                <w:rFonts w:ascii="Arial" w:hAnsi="Arial" w:cs="Arial"/>
                <w:szCs w:val="24"/>
                <w:rPrChange w:id="11302" w:author="Александр" w:date="2020-04-27T23:33:00Z">
                  <w:rPr>
                    <w:ins w:id="11303" w:author="Александр" w:date="2020-04-27T23:32:00Z"/>
                  </w:rPr>
                </w:rPrChange>
              </w:rPr>
            </w:pPr>
            <w:ins w:id="11304" w:author="Александр" w:date="2020-04-27T23:32:00Z">
              <w:r w:rsidRPr="005E78DA">
                <w:rPr>
                  <w:rFonts w:ascii="Arial" w:hAnsi="Arial" w:cs="Arial"/>
                  <w:color w:val="000000"/>
                  <w:szCs w:val="24"/>
                  <w:lang w:eastAsia="ru-RU"/>
                  <w:rPrChange w:id="11305" w:author="Александр" w:date="2020-04-27T23:33:00Z">
                    <w:rPr>
                      <w:rFonts w:ascii="Calibri" w:hAnsi="Calibri" w:cs="Calibri"/>
                      <w:color w:val="000000"/>
                      <w:sz w:val="22"/>
                      <w:lang w:eastAsia="ru-RU"/>
                    </w:rPr>
                  </w:rPrChange>
                </w:rPr>
                <w:t>Обязательно</w:t>
              </w:r>
            </w:ins>
          </w:p>
        </w:tc>
      </w:tr>
      <w:tr w:rsidR="005E78DA" w:rsidRPr="005E78DA" w14:paraId="589C5ECA" w14:textId="77777777" w:rsidTr="00A306F0">
        <w:trPr>
          <w:trHeight w:val="270"/>
          <w:jc w:val="center"/>
          <w:ins w:id="11306"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1D8F8699" w14:textId="77777777" w:rsidR="005E78DA" w:rsidRPr="005E78DA" w:rsidRDefault="005E78DA" w:rsidP="00A306F0">
            <w:pPr>
              <w:spacing w:line="276" w:lineRule="auto"/>
              <w:jc w:val="center"/>
              <w:rPr>
                <w:ins w:id="11307" w:author="Александр" w:date="2020-04-27T23:32:00Z"/>
                <w:rFonts w:ascii="Arial" w:hAnsi="Arial" w:cs="Arial"/>
                <w:b/>
                <w:bCs/>
                <w:color w:val="000000"/>
                <w:szCs w:val="24"/>
                <w:lang w:eastAsia="ru-RU"/>
                <w:rPrChange w:id="11308" w:author="Александр" w:date="2020-04-27T23:33:00Z">
                  <w:rPr>
                    <w:ins w:id="11309" w:author="Александр" w:date="2020-04-27T23:32:00Z"/>
                    <w:rFonts w:ascii="Calibri" w:hAnsi="Calibri" w:cs="Calibri"/>
                    <w:b/>
                    <w:bCs/>
                    <w:color w:val="000000"/>
                    <w:sz w:val="20"/>
                    <w:szCs w:val="20"/>
                    <w:lang w:eastAsia="ru-RU"/>
                  </w:rPr>
                </w:rPrChange>
              </w:rPr>
            </w:pPr>
            <w:ins w:id="11310" w:author="Александр" w:date="2020-04-27T23:32:00Z">
              <w:r w:rsidRPr="005E78DA">
                <w:rPr>
                  <w:rFonts w:ascii="Arial" w:hAnsi="Arial" w:cs="Arial"/>
                  <w:b/>
                  <w:bCs/>
                  <w:color w:val="000000"/>
                  <w:szCs w:val="24"/>
                  <w:lang w:eastAsia="ru-RU"/>
                  <w:rPrChange w:id="11311" w:author="Александр" w:date="2020-04-27T23:33:00Z">
                    <w:rPr>
                      <w:rFonts w:ascii="Calibri" w:hAnsi="Calibri" w:cs="Calibri"/>
                      <w:b/>
                      <w:bCs/>
                      <w:color w:val="000000"/>
                      <w:sz w:val="20"/>
                      <w:szCs w:val="20"/>
                      <w:lang w:eastAsia="ru-RU"/>
                    </w:rPr>
                  </w:rPrChange>
                </w:rPr>
                <w:t>Балансовая единица</w:t>
              </w:r>
            </w:ins>
          </w:p>
        </w:tc>
        <w:tc>
          <w:tcPr>
            <w:tcW w:w="2126" w:type="dxa"/>
            <w:tcBorders>
              <w:top w:val="nil"/>
              <w:left w:val="nil"/>
              <w:bottom w:val="single" w:sz="4" w:space="0" w:color="auto"/>
              <w:right w:val="single" w:sz="4" w:space="0" w:color="auto"/>
            </w:tcBorders>
            <w:shd w:val="clear" w:color="auto" w:fill="auto"/>
            <w:noWrap/>
            <w:hideMark/>
          </w:tcPr>
          <w:p w14:paraId="262B67A3" w14:textId="77777777" w:rsidR="005E78DA" w:rsidRPr="005E78DA" w:rsidRDefault="005E78DA" w:rsidP="00A306F0">
            <w:pPr>
              <w:spacing w:line="276" w:lineRule="auto"/>
              <w:rPr>
                <w:ins w:id="11312" w:author="Александр" w:date="2020-04-27T23:32:00Z"/>
                <w:rFonts w:ascii="Arial" w:hAnsi="Arial" w:cs="Arial"/>
                <w:szCs w:val="24"/>
                <w:rPrChange w:id="11313" w:author="Александр" w:date="2020-04-27T23:33:00Z">
                  <w:rPr>
                    <w:ins w:id="11314" w:author="Александр" w:date="2020-04-27T23:32:00Z"/>
                  </w:rPr>
                </w:rPrChange>
              </w:rPr>
            </w:pPr>
            <w:ins w:id="11315" w:author="Александр" w:date="2020-04-27T23:32:00Z">
              <w:r w:rsidRPr="005E78DA">
                <w:rPr>
                  <w:rFonts w:ascii="Arial" w:hAnsi="Arial" w:cs="Arial"/>
                  <w:color w:val="000000"/>
                  <w:szCs w:val="24"/>
                  <w:lang w:eastAsia="ru-RU"/>
                  <w:rPrChange w:id="11316"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hideMark/>
          </w:tcPr>
          <w:p w14:paraId="6A3399B3" w14:textId="77777777" w:rsidR="005E78DA" w:rsidRPr="005E78DA" w:rsidRDefault="005E78DA" w:rsidP="00A306F0">
            <w:pPr>
              <w:spacing w:line="276" w:lineRule="auto"/>
              <w:rPr>
                <w:ins w:id="11317" w:author="Александр" w:date="2020-04-27T23:32:00Z"/>
                <w:rFonts w:ascii="Arial" w:hAnsi="Arial" w:cs="Arial"/>
                <w:szCs w:val="24"/>
                <w:rPrChange w:id="11318" w:author="Александр" w:date="2020-04-27T23:33:00Z">
                  <w:rPr>
                    <w:ins w:id="11319" w:author="Александр" w:date="2020-04-27T23:32:00Z"/>
                  </w:rPr>
                </w:rPrChange>
              </w:rPr>
            </w:pPr>
            <w:ins w:id="11320" w:author="Александр" w:date="2020-04-27T23:32:00Z">
              <w:r w:rsidRPr="005E78DA">
                <w:rPr>
                  <w:rFonts w:ascii="Arial" w:hAnsi="Arial" w:cs="Arial"/>
                  <w:color w:val="000000"/>
                  <w:szCs w:val="24"/>
                  <w:lang w:eastAsia="ru-RU"/>
                  <w:rPrChange w:id="11321" w:author="Александр" w:date="2020-04-27T23:33:00Z">
                    <w:rPr>
                      <w:rFonts w:ascii="Calibri" w:hAnsi="Calibri" w:cs="Calibri"/>
                      <w:color w:val="000000"/>
                      <w:sz w:val="22"/>
                      <w:lang w:eastAsia="ru-RU"/>
                    </w:rPr>
                  </w:rPrChange>
                </w:rPr>
                <w:t>Обязательно</w:t>
              </w:r>
            </w:ins>
          </w:p>
        </w:tc>
      </w:tr>
      <w:tr w:rsidR="005E78DA" w:rsidRPr="005E78DA" w14:paraId="4FAB3A5E" w14:textId="77777777" w:rsidTr="00A306F0">
        <w:trPr>
          <w:trHeight w:val="273"/>
          <w:jc w:val="center"/>
          <w:ins w:id="11322" w:author="Александр" w:date="2020-04-27T23:32:00Z"/>
        </w:trPr>
        <w:tc>
          <w:tcPr>
            <w:tcW w:w="2756" w:type="dxa"/>
            <w:tcBorders>
              <w:top w:val="nil"/>
              <w:left w:val="single" w:sz="4" w:space="0" w:color="auto"/>
              <w:bottom w:val="single" w:sz="4" w:space="0" w:color="auto"/>
              <w:right w:val="single" w:sz="4" w:space="0" w:color="auto"/>
            </w:tcBorders>
            <w:shd w:val="clear" w:color="auto" w:fill="FFC000"/>
            <w:vAlign w:val="center"/>
            <w:hideMark/>
          </w:tcPr>
          <w:p w14:paraId="01ED4168" w14:textId="77777777" w:rsidR="005E78DA" w:rsidRPr="005E78DA" w:rsidRDefault="005E78DA" w:rsidP="00A306F0">
            <w:pPr>
              <w:spacing w:line="276" w:lineRule="auto"/>
              <w:jc w:val="center"/>
              <w:rPr>
                <w:ins w:id="11323" w:author="Александр" w:date="2020-04-27T23:32:00Z"/>
                <w:rFonts w:ascii="Arial" w:hAnsi="Arial" w:cs="Arial"/>
                <w:b/>
                <w:bCs/>
                <w:color w:val="000000"/>
                <w:szCs w:val="24"/>
                <w:lang w:eastAsia="ru-RU"/>
                <w:rPrChange w:id="11324" w:author="Александр" w:date="2020-04-27T23:33:00Z">
                  <w:rPr>
                    <w:ins w:id="11325" w:author="Александр" w:date="2020-04-27T23:32:00Z"/>
                    <w:rFonts w:ascii="Calibri" w:hAnsi="Calibri" w:cs="Calibri"/>
                    <w:b/>
                    <w:bCs/>
                    <w:color w:val="000000"/>
                    <w:sz w:val="20"/>
                    <w:szCs w:val="20"/>
                    <w:lang w:eastAsia="ru-RU"/>
                  </w:rPr>
                </w:rPrChange>
              </w:rPr>
            </w:pPr>
            <w:ins w:id="11326" w:author="Александр" w:date="2020-04-27T23:32:00Z">
              <w:r w:rsidRPr="005E78DA">
                <w:rPr>
                  <w:rFonts w:ascii="Arial" w:hAnsi="Arial" w:cs="Arial"/>
                  <w:b/>
                  <w:bCs/>
                  <w:color w:val="000000"/>
                  <w:szCs w:val="24"/>
                  <w:lang w:eastAsia="ru-RU"/>
                  <w:rPrChange w:id="11327" w:author="Александр" w:date="2020-04-27T23:33:00Z">
                    <w:rPr>
                      <w:rFonts w:ascii="Calibri" w:hAnsi="Calibri" w:cs="Calibri"/>
                      <w:b/>
                      <w:bCs/>
                      <w:color w:val="000000"/>
                      <w:sz w:val="20"/>
                      <w:szCs w:val="20"/>
                      <w:lang w:eastAsia="ru-RU"/>
                    </w:rPr>
                  </w:rPrChange>
                </w:rPr>
                <w:t>Планирующий завод</w:t>
              </w:r>
            </w:ins>
          </w:p>
        </w:tc>
        <w:tc>
          <w:tcPr>
            <w:tcW w:w="2126" w:type="dxa"/>
            <w:tcBorders>
              <w:top w:val="nil"/>
              <w:left w:val="nil"/>
              <w:bottom w:val="single" w:sz="4" w:space="0" w:color="auto"/>
              <w:right w:val="single" w:sz="4" w:space="0" w:color="auto"/>
            </w:tcBorders>
            <w:shd w:val="clear" w:color="auto" w:fill="auto"/>
            <w:noWrap/>
            <w:hideMark/>
          </w:tcPr>
          <w:p w14:paraId="05F2D3FA" w14:textId="77777777" w:rsidR="005E78DA" w:rsidRPr="005E78DA" w:rsidRDefault="005E78DA" w:rsidP="00A306F0">
            <w:pPr>
              <w:spacing w:line="276" w:lineRule="auto"/>
              <w:rPr>
                <w:ins w:id="11328" w:author="Александр" w:date="2020-04-27T23:32:00Z"/>
                <w:rFonts w:ascii="Arial" w:hAnsi="Arial" w:cs="Arial"/>
                <w:szCs w:val="24"/>
                <w:rPrChange w:id="11329" w:author="Александр" w:date="2020-04-27T23:33:00Z">
                  <w:rPr>
                    <w:ins w:id="11330" w:author="Александр" w:date="2020-04-27T23:32:00Z"/>
                  </w:rPr>
                </w:rPrChange>
              </w:rPr>
            </w:pPr>
            <w:ins w:id="11331" w:author="Александр" w:date="2020-04-27T23:32:00Z">
              <w:r w:rsidRPr="005E78DA">
                <w:rPr>
                  <w:rFonts w:ascii="Arial" w:hAnsi="Arial" w:cs="Arial"/>
                  <w:color w:val="000000"/>
                  <w:szCs w:val="24"/>
                  <w:lang w:eastAsia="ru-RU"/>
                  <w:rPrChange w:id="11332" w:author="Александр" w:date="2020-04-27T23:33:00Z">
                    <w:rPr>
                      <w:rFonts w:ascii="Calibri" w:hAnsi="Calibri" w:cs="Calibri"/>
                      <w:color w:val="000000"/>
                      <w:sz w:val="22"/>
                      <w:lang w:eastAsia="ru-RU"/>
                    </w:rPr>
                  </w:rPrChange>
                </w:rPr>
                <w:t>Обязательно</w:t>
              </w:r>
            </w:ins>
          </w:p>
        </w:tc>
        <w:tc>
          <w:tcPr>
            <w:tcW w:w="2693" w:type="dxa"/>
            <w:tcBorders>
              <w:top w:val="nil"/>
              <w:left w:val="nil"/>
              <w:bottom w:val="single" w:sz="4" w:space="0" w:color="auto"/>
              <w:right w:val="single" w:sz="4" w:space="0" w:color="auto"/>
            </w:tcBorders>
            <w:shd w:val="clear" w:color="auto" w:fill="auto"/>
            <w:noWrap/>
            <w:hideMark/>
          </w:tcPr>
          <w:p w14:paraId="4FBAE335" w14:textId="77777777" w:rsidR="005E78DA" w:rsidRPr="005E78DA" w:rsidRDefault="005E78DA" w:rsidP="00A306F0">
            <w:pPr>
              <w:spacing w:line="276" w:lineRule="auto"/>
              <w:rPr>
                <w:ins w:id="11333" w:author="Александр" w:date="2020-04-27T23:32:00Z"/>
                <w:rFonts w:ascii="Arial" w:hAnsi="Arial" w:cs="Arial"/>
                <w:szCs w:val="24"/>
                <w:rPrChange w:id="11334" w:author="Александр" w:date="2020-04-27T23:33:00Z">
                  <w:rPr>
                    <w:ins w:id="11335" w:author="Александр" w:date="2020-04-27T23:32:00Z"/>
                  </w:rPr>
                </w:rPrChange>
              </w:rPr>
            </w:pPr>
            <w:ins w:id="11336" w:author="Александр" w:date="2020-04-27T23:32:00Z">
              <w:r w:rsidRPr="005E78DA">
                <w:rPr>
                  <w:rFonts w:ascii="Arial" w:hAnsi="Arial" w:cs="Arial"/>
                  <w:color w:val="000000"/>
                  <w:szCs w:val="24"/>
                  <w:lang w:eastAsia="ru-RU"/>
                  <w:rPrChange w:id="11337" w:author="Александр" w:date="2020-04-27T23:33:00Z">
                    <w:rPr>
                      <w:rFonts w:ascii="Calibri" w:hAnsi="Calibri" w:cs="Calibri"/>
                      <w:color w:val="000000"/>
                      <w:sz w:val="22"/>
                      <w:lang w:eastAsia="ru-RU"/>
                    </w:rPr>
                  </w:rPrChange>
                </w:rPr>
                <w:t>Обязательно</w:t>
              </w:r>
            </w:ins>
          </w:p>
        </w:tc>
      </w:tr>
    </w:tbl>
    <w:p w14:paraId="76EAF5B2" w14:textId="77777777" w:rsidR="005E78DA" w:rsidRPr="00864651" w:rsidRDefault="005E78DA" w:rsidP="005E78DA">
      <w:pPr>
        <w:pStyle w:val="aff4"/>
        <w:rPr>
          <w:ins w:id="11338" w:author="Александр" w:date="2020-04-27T23:32:00Z"/>
          <w:rStyle w:val="affff1"/>
        </w:rPr>
      </w:pPr>
    </w:p>
    <w:p w14:paraId="2EE0ADCB" w14:textId="77777777" w:rsidR="005E78DA" w:rsidRPr="00151744" w:rsidRDefault="005E78DA" w:rsidP="005E78DA">
      <w:pPr>
        <w:pStyle w:val="aff4"/>
        <w:rPr>
          <w:ins w:id="11339" w:author="Александр" w:date="2020-04-27T23:32:00Z"/>
        </w:rPr>
      </w:pPr>
      <w:ins w:id="11340" w:author="Александр" w:date="2020-04-27T23:32:00Z">
        <w:r w:rsidRPr="00BE0980">
          <w:rPr>
            <w:rStyle w:val="affff1"/>
          </w:rPr>
          <w:t xml:space="preserve">Примечание. </w:t>
        </w:r>
        <w:r w:rsidRPr="00BE0980">
          <w:t xml:space="preserve">Перечень </w:t>
        </w:r>
        <w:r>
          <w:t xml:space="preserve">ограничений/допущений </w:t>
        </w:r>
        <w:r w:rsidRPr="00BE0980">
          <w:t xml:space="preserve">может быть дополнен в процессе </w:t>
        </w:r>
        <w:r w:rsidRPr="00151744">
          <w:t>реализации проекта по согласованию с техническим департаментов Блока по производству и технической политике УК.</w:t>
        </w:r>
      </w:ins>
    </w:p>
    <w:p w14:paraId="7D4208D9" w14:textId="6FAACF6D" w:rsidR="005E78DA" w:rsidRDefault="005E78DA" w:rsidP="00D153F5">
      <w:pPr>
        <w:spacing w:after="240" w:line="276" w:lineRule="auto"/>
        <w:ind w:firstLine="567"/>
        <w:rPr>
          <w:rFonts w:ascii="Arial" w:hAnsi="Arial" w:cs="Arial"/>
          <w:iCs/>
        </w:rPr>
      </w:pPr>
    </w:p>
    <w:p w14:paraId="26A4A35C" w14:textId="0FCC745A" w:rsidR="0099481C" w:rsidRPr="0099481C" w:rsidRDefault="00883E3E" w:rsidP="0099481C">
      <w:pPr>
        <w:ind w:firstLine="567"/>
        <w:rPr>
          <w:ins w:id="11341" w:author="Александр" w:date="2020-04-28T03:07:00Z"/>
          <w:rFonts w:ascii="Arial" w:hAnsi="Arial" w:cs="Arial"/>
        </w:rPr>
      </w:pPr>
      <w:ins w:id="11342" w:author="Александр" w:date="2020-04-28T03:10:00Z">
        <w:r>
          <w:rPr>
            <w:rFonts w:ascii="Arial" w:hAnsi="Arial" w:cs="Arial"/>
            <w:szCs w:val="20"/>
            <w:lang w:eastAsia="ru-RU"/>
          </w:rPr>
          <w:t xml:space="preserve">В рамках разработки </w:t>
        </w:r>
        <w:r>
          <w:rPr>
            <w:rFonts w:ascii="Arial" w:hAnsi="Arial" w:cs="Arial"/>
            <w:szCs w:val="20"/>
            <w:lang w:val="en-US" w:eastAsia="ru-RU"/>
          </w:rPr>
          <w:t>PM</w:t>
        </w:r>
        <w:r w:rsidRPr="00883E3E">
          <w:rPr>
            <w:rFonts w:ascii="Arial" w:hAnsi="Arial" w:cs="Arial"/>
            <w:szCs w:val="20"/>
            <w:lang w:eastAsia="ru-RU"/>
            <w:rPrChange w:id="11343" w:author="Александр" w:date="2020-04-28T03:11:00Z">
              <w:rPr>
                <w:rFonts w:ascii="Arial" w:hAnsi="Arial" w:cs="Arial"/>
                <w:szCs w:val="20"/>
                <w:lang w:val="en-US" w:eastAsia="ru-RU"/>
              </w:rPr>
            </w:rPrChange>
          </w:rPr>
          <w:t>17</w:t>
        </w:r>
      </w:ins>
      <w:ins w:id="11344" w:author="Александр" w:date="2020-04-28T03:11:00Z">
        <w:r>
          <w:rPr>
            <w:rFonts w:ascii="Arial" w:hAnsi="Arial" w:cs="Arial"/>
            <w:szCs w:val="20"/>
            <w:lang w:eastAsia="ru-RU"/>
          </w:rPr>
          <w:t>, д</w:t>
        </w:r>
      </w:ins>
      <w:ins w:id="11345" w:author="Александр" w:date="2020-04-28T03:07:00Z">
        <w:r w:rsidR="0099481C" w:rsidRPr="0099481C">
          <w:rPr>
            <w:rFonts w:ascii="Arial" w:hAnsi="Arial" w:cs="Arial"/>
            <w:szCs w:val="20"/>
            <w:lang w:eastAsia="ru-RU"/>
          </w:rPr>
          <w:t xml:space="preserve">ля возможности проведения анализа необходимости изменений в НСИ в справочниках «Единицы оборудования», «Основные средства» в стандартных отчетах </w:t>
        </w:r>
        <w:r w:rsidR="0099481C" w:rsidRPr="0099481C">
          <w:rPr>
            <w:rFonts w:ascii="Arial" w:hAnsi="Arial" w:cs="Arial"/>
          </w:rPr>
          <w:t>«</w:t>
        </w:r>
        <w:r w:rsidR="0099481C" w:rsidRPr="0099481C">
          <w:rPr>
            <w:rFonts w:ascii="Arial" w:hAnsi="Arial" w:cs="Arial"/>
            <w:lang w:val="en-US"/>
          </w:rPr>
          <w:t>IH</w:t>
        </w:r>
        <w:r w:rsidR="0099481C" w:rsidRPr="0099481C">
          <w:rPr>
            <w:rFonts w:ascii="Arial" w:hAnsi="Arial" w:cs="Arial"/>
          </w:rPr>
          <w:t xml:space="preserve">08 – Просмотреть единицу оборудования: список оборудования», «IE05 – Изменить единицу оборудования: список </w:t>
        </w:r>
        <w:proofErr w:type="gramStart"/>
        <w:r w:rsidR="0099481C" w:rsidRPr="0099481C">
          <w:rPr>
            <w:rFonts w:ascii="Arial" w:hAnsi="Arial" w:cs="Arial"/>
          </w:rPr>
          <w:t>оборудования»</w:t>
        </w:r>
        <w:r w:rsidR="0099481C" w:rsidRPr="0099481C">
          <w:rPr>
            <w:rFonts w:ascii="Arial" w:hAnsi="Arial" w:cs="Arial"/>
            <w:sz w:val="20"/>
          </w:rPr>
          <w:t xml:space="preserve"> </w:t>
        </w:r>
        <w:r w:rsidR="0099481C" w:rsidRPr="0099481C">
          <w:rPr>
            <w:rFonts w:ascii="Arial" w:hAnsi="Arial" w:cs="Arial"/>
          </w:rPr>
          <w:t xml:space="preserve"> </w:t>
        </w:r>
        <w:r w:rsidR="0099481C">
          <w:rPr>
            <w:rFonts w:ascii="Arial" w:hAnsi="Arial" w:cs="Arial"/>
          </w:rPr>
          <w:t>были</w:t>
        </w:r>
        <w:proofErr w:type="gramEnd"/>
        <w:r w:rsidR="0099481C">
          <w:rPr>
            <w:rFonts w:ascii="Arial" w:hAnsi="Arial" w:cs="Arial"/>
          </w:rPr>
          <w:t xml:space="preserve"> реализованы </w:t>
        </w:r>
        <w:r w:rsidR="0099481C" w:rsidRPr="0099481C">
          <w:rPr>
            <w:rFonts w:ascii="Arial" w:hAnsi="Arial" w:cs="Arial"/>
          </w:rPr>
          <w:t>следующие изменения:</w:t>
        </w:r>
      </w:ins>
    </w:p>
    <w:p w14:paraId="151BBA02" w14:textId="74546074" w:rsidR="0099481C" w:rsidRPr="0099481C" w:rsidRDefault="0099481C" w:rsidP="0099481C">
      <w:pPr>
        <w:ind w:firstLine="567"/>
        <w:rPr>
          <w:ins w:id="11346" w:author="Александр" w:date="2020-04-28T03:07:00Z"/>
          <w:rFonts w:ascii="Arial" w:hAnsi="Arial" w:cs="Arial"/>
          <w:szCs w:val="20"/>
          <w:lang w:eastAsia="ru-RU"/>
        </w:rPr>
      </w:pPr>
      <w:ins w:id="11347" w:author="Александр" w:date="2020-04-28T03:07:00Z">
        <w:r w:rsidRPr="0099481C">
          <w:rPr>
            <w:rFonts w:ascii="Arial" w:hAnsi="Arial" w:cs="Arial"/>
            <w:szCs w:val="20"/>
            <w:lang w:eastAsia="ru-RU"/>
          </w:rPr>
          <w:t>Реализова</w:t>
        </w:r>
      </w:ins>
      <w:ins w:id="11348" w:author="Владимир Лаут" w:date="2021-03-03T15:55:00Z">
        <w:r w:rsidR="007401F1">
          <w:rPr>
            <w:rFonts w:ascii="Arial" w:hAnsi="Arial" w:cs="Arial"/>
            <w:szCs w:val="20"/>
            <w:lang w:eastAsia="ru-RU"/>
          </w:rPr>
          <w:t>на</w:t>
        </w:r>
      </w:ins>
      <w:ins w:id="11349" w:author="Александр" w:date="2020-04-28T03:07:00Z">
        <w:del w:id="11350" w:author="Владимир Лаут" w:date="2021-03-03T15:55:00Z">
          <w:r w:rsidRPr="0099481C" w:rsidDel="007401F1">
            <w:rPr>
              <w:rFonts w:ascii="Arial" w:hAnsi="Arial" w:cs="Arial"/>
              <w:szCs w:val="20"/>
              <w:lang w:eastAsia="ru-RU"/>
            </w:rPr>
            <w:delText>ть</w:delText>
          </w:r>
        </w:del>
        <w:r w:rsidRPr="0099481C">
          <w:rPr>
            <w:rFonts w:ascii="Arial" w:hAnsi="Arial" w:cs="Arial"/>
            <w:szCs w:val="20"/>
            <w:lang w:eastAsia="ru-RU"/>
          </w:rPr>
          <w:t xml:space="preserve"> возможность вывода следующих полей:</w:t>
        </w:r>
      </w:ins>
    </w:p>
    <w:p w14:paraId="7D461129" w14:textId="77777777" w:rsidR="007401F1" w:rsidRDefault="007401F1" w:rsidP="007401F1">
      <w:pPr>
        <w:pStyle w:val="afc"/>
        <w:numPr>
          <w:ilvl w:val="0"/>
          <w:numId w:val="32"/>
        </w:numPr>
        <w:rPr>
          <w:ins w:id="11351" w:author="Владимир Лаут" w:date="2021-03-03T15:55:00Z"/>
          <w:rFonts w:ascii="Arial" w:hAnsi="Arial" w:cs="Arial"/>
          <w:szCs w:val="20"/>
          <w:lang w:eastAsia="ru-RU"/>
        </w:rPr>
      </w:pPr>
      <w:ins w:id="11352" w:author="Владимир Лаут" w:date="2021-03-03T15:55:00Z">
        <w:r>
          <w:rPr>
            <w:rFonts w:ascii="Arial" w:hAnsi="Arial" w:cs="Arial"/>
            <w:szCs w:val="20"/>
            <w:lang w:eastAsia="ru-RU"/>
          </w:rPr>
          <w:t>Есть незакрытые сообщения ТОРО» в виде символа «Х»;</w:t>
        </w:r>
      </w:ins>
    </w:p>
    <w:p w14:paraId="040D4331" w14:textId="77777777" w:rsidR="007401F1" w:rsidRDefault="007401F1" w:rsidP="007401F1">
      <w:pPr>
        <w:pStyle w:val="afc"/>
        <w:numPr>
          <w:ilvl w:val="0"/>
          <w:numId w:val="32"/>
        </w:numPr>
        <w:rPr>
          <w:ins w:id="11353" w:author="Владимир Лаут" w:date="2021-03-03T15:55:00Z"/>
          <w:rFonts w:ascii="Arial" w:hAnsi="Arial" w:cs="Arial"/>
          <w:szCs w:val="20"/>
          <w:lang w:eastAsia="ru-RU"/>
        </w:rPr>
      </w:pPr>
      <w:ins w:id="11354" w:author="Владимир Лаут" w:date="2021-03-03T15:55:00Z">
        <w:r>
          <w:rPr>
            <w:rFonts w:ascii="Arial" w:hAnsi="Arial" w:cs="Arial"/>
            <w:szCs w:val="20"/>
            <w:lang w:eastAsia="ru-RU"/>
          </w:rPr>
          <w:t xml:space="preserve">Есть </w:t>
        </w:r>
        <w:proofErr w:type="gramStart"/>
        <w:r>
          <w:rPr>
            <w:rFonts w:ascii="Arial" w:hAnsi="Arial" w:cs="Arial"/>
            <w:szCs w:val="20"/>
            <w:lang w:eastAsia="ru-RU"/>
          </w:rPr>
          <w:t>незакрытые</w:t>
        </w:r>
        <w:r w:rsidDel="00417387">
          <w:rPr>
            <w:rFonts w:ascii="Arial" w:hAnsi="Arial" w:cs="Arial"/>
            <w:szCs w:val="20"/>
            <w:lang w:eastAsia="ru-RU"/>
          </w:rPr>
          <w:t xml:space="preserve"> </w:t>
        </w:r>
        <w:r>
          <w:rPr>
            <w:rFonts w:ascii="Arial" w:hAnsi="Arial" w:cs="Arial"/>
            <w:szCs w:val="20"/>
            <w:lang w:eastAsia="ru-RU"/>
          </w:rPr>
          <w:t xml:space="preserve"> заказы</w:t>
        </w:r>
        <w:proofErr w:type="gramEnd"/>
        <w:r>
          <w:rPr>
            <w:rFonts w:ascii="Arial" w:hAnsi="Arial" w:cs="Arial"/>
            <w:szCs w:val="20"/>
            <w:lang w:eastAsia="ru-RU"/>
          </w:rPr>
          <w:t xml:space="preserve"> ТОРО» в виде символа «Х»;</w:t>
        </w:r>
      </w:ins>
    </w:p>
    <w:p w14:paraId="0BD7547E" w14:textId="77777777" w:rsidR="007401F1" w:rsidRDefault="007401F1" w:rsidP="007401F1">
      <w:pPr>
        <w:pStyle w:val="afc"/>
        <w:numPr>
          <w:ilvl w:val="0"/>
          <w:numId w:val="32"/>
        </w:numPr>
        <w:rPr>
          <w:ins w:id="11355" w:author="Владимир Лаут" w:date="2021-03-03T15:55:00Z"/>
          <w:rFonts w:ascii="Arial" w:hAnsi="Arial" w:cs="Arial"/>
          <w:szCs w:val="20"/>
          <w:lang w:eastAsia="ru-RU"/>
        </w:rPr>
      </w:pPr>
      <w:ins w:id="11356" w:author="Владимир Лаут" w:date="2021-03-03T15:55:00Z">
        <w:r>
          <w:rPr>
            <w:rFonts w:ascii="Arial" w:hAnsi="Arial" w:cs="Arial"/>
            <w:szCs w:val="20"/>
            <w:lang w:eastAsia="ru-RU"/>
          </w:rPr>
          <w:t xml:space="preserve">Есть </w:t>
        </w:r>
        <w:proofErr w:type="gramStart"/>
        <w:r>
          <w:rPr>
            <w:rFonts w:ascii="Arial" w:hAnsi="Arial" w:cs="Arial"/>
            <w:szCs w:val="20"/>
            <w:lang w:eastAsia="ru-RU"/>
          </w:rPr>
          <w:t>незакрытые</w:t>
        </w:r>
        <w:r w:rsidDel="00417387">
          <w:rPr>
            <w:rFonts w:ascii="Arial" w:hAnsi="Arial" w:cs="Arial"/>
            <w:szCs w:val="20"/>
            <w:lang w:eastAsia="ru-RU"/>
          </w:rPr>
          <w:t xml:space="preserve"> </w:t>
        </w:r>
        <w:r>
          <w:rPr>
            <w:rFonts w:ascii="Arial" w:hAnsi="Arial" w:cs="Arial"/>
            <w:szCs w:val="20"/>
            <w:lang w:eastAsia="ru-RU"/>
          </w:rPr>
          <w:t xml:space="preserve"> планы</w:t>
        </w:r>
        <w:proofErr w:type="gramEnd"/>
        <w:r>
          <w:rPr>
            <w:rFonts w:ascii="Arial" w:hAnsi="Arial" w:cs="Arial"/>
            <w:szCs w:val="20"/>
            <w:lang w:eastAsia="ru-RU"/>
          </w:rPr>
          <w:t xml:space="preserve"> ТОРО» в виде символа «Х»;</w:t>
        </w:r>
      </w:ins>
    </w:p>
    <w:p w14:paraId="5ED12742" w14:textId="77777777" w:rsidR="007401F1" w:rsidRDefault="007401F1" w:rsidP="007401F1">
      <w:pPr>
        <w:pStyle w:val="afc"/>
        <w:numPr>
          <w:ilvl w:val="0"/>
          <w:numId w:val="32"/>
        </w:numPr>
        <w:rPr>
          <w:ins w:id="11357" w:author="Владимир Лаут" w:date="2021-03-03T15:55:00Z"/>
          <w:rFonts w:ascii="Arial" w:hAnsi="Arial" w:cs="Arial"/>
          <w:szCs w:val="20"/>
          <w:lang w:eastAsia="ru-RU"/>
        </w:rPr>
      </w:pPr>
      <w:ins w:id="11358" w:author="Владимир Лаут" w:date="2021-03-03T15:55:00Z">
        <w:r>
          <w:rPr>
            <w:rFonts w:ascii="Arial" w:hAnsi="Arial" w:cs="Arial"/>
            <w:szCs w:val="20"/>
            <w:lang w:eastAsia="ru-RU"/>
          </w:rPr>
          <w:t>Есть инструкция ТОРО» в виде символа «Х»;</w:t>
        </w:r>
      </w:ins>
    </w:p>
    <w:p w14:paraId="18DC05BE" w14:textId="77777777" w:rsidR="007401F1" w:rsidRDefault="007401F1" w:rsidP="007401F1">
      <w:pPr>
        <w:pStyle w:val="afc"/>
        <w:numPr>
          <w:ilvl w:val="0"/>
          <w:numId w:val="32"/>
        </w:numPr>
        <w:rPr>
          <w:ins w:id="11359" w:author="Владимир Лаут" w:date="2021-03-03T15:55:00Z"/>
          <w:rFonts w:ascii="Arial" w:hAnsi="Arial" w:cs="Arial"/>
          <w:szCs w:val="20"/>
          <w:lang w:eastAsia="ru-RU"/>
        </w:rPr>
      </w:pPr>
      <w:ins w:id="11360" w:author="Владимир Лаут" w:date="2021-03-03T15:55:00Z">
        <w:r>
          <w:rPr>
            <w:rFonts w:ascii="Arial" w:hAnsi="Arial" w:cs="Arial"/>
            <w:szCs w:val="20"/>
            <w:lang w:eastAsia="ru-RU"/>
          </w:rPr>
          <w:t>Есть тех. карта ЕО» в виде символа «Х»;</w:t>
        </w:r>
      </w:ins>
    </w:p>
    <w:p w14:paraId="4BD4F9AD" w14:textId="77777777" w:rsidR="007401F1" w:rsidRDefault="007401F1" w:rsidP="007401F1">
      <w:pPr>
        <w:pStyle w:val="afc"/>
        <w:numPr>
          <w:ilvl w:val="0"/>
          <w:numId w:val="32"/>
        </w:numPr>
        <w:rPr>
          <w:ins w:id="11361" w:author="Владимир Лаут" w:date="2021-03-03T15:55:00Z"/>
          <w:rFonts w:ascii="Arial" w:hAnsi="Arial" w:cs="Arial"/>
          <w:szCs w:val="20"/>
          <w:lang w:eastAsia="ru-RU"/>
        </w:rPr>
      </w:pPr>
      <w:ins w:id="11362" w:author="Владимир Лаут" w:date="2021-03-03T15:55:00Z">
        <w:r>
          <w:rPr>
            <w:rFonts w:ascii="Arial" w:hAnsi="Arial" w:cs="Arial"/>
            <w:szCs w:val="20"/>
            <w:lang w:eastAsia="ru-RU"/>
          </w:rPr>
          <w:t>класс ЕО;</w:t>
        </w:r>
      </w:ins>
    </w:p>
    <w:p w14:paraId="447B4FC4" w14:textId="77777777" w:rsidR="007401F1" w:rsidRDefault="007401F1" w:rsidP="007401F1">
      <w:pPr>
        <w:pStyle w:val="afc"/>
        <w:numPr>
          <w:ilvl w:val="0"/>
          <w:numId w:val="32"/>
        </w:numPr>
        <w:rPr>
          <w:ins w:id="11363" w:author="Владимир Лаут" w:date="2021-03-03T15:55:00Z"/>
          <w:rFonts w:ascii="Arial" w:hAnsi="Arial" w:cs="Arial"/>
          <w:szCs w:val="20"/>
          <w:lang w:eastAsia="ru-RU"/>
        </w:rPr>
      </w:pPr>
      <w:ins w:id="11364" w:author="Владимир Лаут" w:date="2021-03-03T15:55:00Z">
        <w:r>
          <w:rPr>
            <w:rFonts w:ascii="Arial" w:hAnsi="Arial" w:cs="Arial"/>
            <w:szCs w:val="20"/>
            <w:lang w:eastAsia="ru-RU"/>
          </w:rPr>
          <w:t>наименование класса ЕО;</w:t>
        </w:r>
      </w:ins>
    </w:p>
    <w:p w14:paraId="49AFFDF3" w14:textId="77777777" w:rsidR="007401F1" w:rsidRDefault="007401F1" w:rsidP="007401F1">
      <w:pPr>
        <w:pStyle w:val="afc"/>
        <w:numPr>
          <w:ilvl w:val="0"/>
          <w:numId w:val="32"/>
        </w:numPr>
        <w:rPr>
          <w:ins w:id="11365" w:author="Владимир Лаут" w:date="2021-03-03T15:55:00Z"/>
          <w:rFonts w:ascii="Arial" w:hAnsi="Arial" w:cs="Arial"/>
          <w:szCs w:val="20"/>
          <w:lang w:eastAsia="ru-RU"/>
        </w:rPr>
      </w:pPr>
      <w:ins w:id="11366" w:author="Владимир Лаут" w:date="2021-03-03T15:55:00Z">
        <w:r>
          <w:rPr>
            <w:rFonts w:ascii="Arial" w:hAnsi="Arial" w:cs="Arial"/>
            <w:szCs w:val="20"/>
            <w:lang w:eastAsia="ru-RU"/>
          </w:rPr>
          <w:t>стратегия обслуживания;</w:t>
        </w:r>
      </w:ins>
    </w:p>
    <w:p w14:paraId="7FAE34C1" w14:textId="77777777" w:rsidR="007401F1" w:rsidRDefault="007401F1" w:rsidP="007401F1">
      <w:pPr>
        <w:pStyle w:val="afc"/>
        <w:numPr>
          <w:ilvl w:val="0"/>
          <w:numId w:val="32"/>
        </w:numPr>
        <w:rPr>
          <w:ins w:id="11367" w:author="Владимир Лаут" w:date="2021-03-03T15:55:00Z"/>
          <w:rFonts w:ascii="Arial" w:hAnsi="Arial" w:cs="Arial"/>
          <w:szCs w:val="20"/>
          <w:lang w:eastAsia="ru-RU"/>
        </w:rPr>
      </w:pPr>
      <w:ins w:id="11368" w:author="Владимир Лаут" w:date="2021-03-03T15:55:00Z">
        <w:r>
          <w:rPr>
            <w:rFonts w:ascii="Arial" w:hAnsi="Arial" w:cs="Arial"/>
            <w:szCs w:val="20"/>
            <w:lang w:eastAsia="ru-RU"/>
          </w:rPr>
          <w:t>класс ОС;</w:t>
        </w:r>
      </w:ins>
    </w:p>
    <w:p w14:paraId="592ADC61" w14:textId="77777777" w:rsidR="007401F1" w:rsidRDefault="007401F1" w:rsidP="007401F1">
      <w:pPr>
        <w:pStyle w:val="afc"/>
        <w:numPr>
          <w:ilvl w:val="0"/>
          <w:numId w:val="32"/>
        </w:numPr>
        <w:rPr>
          <w:ins w:id="11369" w:author="Владимир Лаут" w:date="2021-03-03T15:55:00Z"/>
          <w:rFonts w:ascii="Arial" w:hAnsi="Arial" w:cs="Arial"/>
          <w:szCs w:val="20"/>
          <w:lang w:eastAsia="ru-RU"/>
        </w:rPr>
      </w:pPr>
      <w:ins w:id="11370" w:author="Владимир Лаут" w:date="2021-03-03T15:55:00Z">
        <w:r>
          <w:rPr>
            <w:rFonts w:ascii="Arial" w:hAnsi="Arial" w:cs="Arial"/>
            <w:szCs w:val="20"/>
            <w:lang w:eastAsia="ru-RU"/>
          </w:rPr>
          <w:t>наименование класса ОС;</w:t>
        </w:r>
      </w:ins>
    </w:p>
    <w:p w14:paraId="5C555046" w14:textId="77777777" w:rsidR="007401F1" w:rsidRDefault="007401F1" w:rsidP="007401F1">
      <w:pPr>
        <w:pStyle w:val="afc"/>
        <w:numPr>
          <w:ilvl w:val="0"/>
          <w:numId w:val="32"/>
        </w:numPr>
        <w:rPr>
          <w:ins w:id="11371" w:author="Владимир Лаут" w:date="2021-03-03T15:55:00Z"/>
          <w:rFonts w:ascii="Arial" w:hAnsi="Arial" w:cs="Arial"/>
          <w:szCs w:val="20"/>
          <w:lang w:eastAsia="ru-RU"/>
        </w:rPr>
      </w:pPr>
      <w:ins w:id="11372" w:author="Владимир Лаут" w:date="2021-03-03T15:55:00Z">
        <w:r>
          <w:rPr>
            <w:rFonts w:ascii="Arial" w:hAnsi="Arial" w:cs="Arial"/>
            <w:szCs w:val="20"/>
            <w:lang w:eastAsia="ru-RU"/>
          </w:rPr>
          <w:t xml:space="preserve">причина остановки </w:t>
        </w:r>
        <w:proofErr w:type="gramStart"/>
        <w:r>
          <w:rPr>
            <w:rFonts w:ascii="Arial" w:hAnsi="Arial" w:cs="Arial"/>
            <w:szCs w:val="20"/>
            <w:lang w:eastAsia="ru-RU"/>
          </w:rPr>
          <w:t>ОС(</w:t>
        </w:r>
        <w:proofErr w:type="gramEnd"/>
        <w:r>
          <w:rPr>
            <w:rFonts w:ascii="Arial" w:hAnsi="Arial" w:cs="Arial"/>
            <w:szCs w:val="20"/>
            <w:lang w:eastAsia="ru-RU"/>
          </w:rPr>
          <w:t>в запасе, в эксплуатации, сдано в аренду, на консервации);</w:t>
        </w:r>
      </w:ins>
    </w:p>
    <w:p w14:paraId="4FF581DE" w14:textId="77777777" w:rsidR="007401F1" w:rsidRDefault="007401F1" w:rsidP="007401F1">
      <w:pPr>
        <w:pStyle w:val="afc"/>
        <w:numPr>
          <w:ilvl w:val="0"/>
          <w:numId w:val="32"/>
        </w:numPr>
        <w:rPr>
          <w:ins w:id="11373" w:author="Владимир Лаут" w:date="2021-03-03T15:55:00Z"/>
          <w:rFonts w:ascii="Arial" w:hAnsi="Arial" w:cs="Arial"/>
          <w:szCs w:val="20"/>
          <w:lang w:eastAsia="ru-RU"/>
        </w:rPr>
      </w:pPr>
      <w:ins w:id="11374" w:author="Владимир Лаут" w:date="2021-03-03T15:55:00Z">
        <w:r>
          <w:rPr>
            <w:rFonts w:ascii="Arial" w:hAnsi="Arial" w:cs="Arial"/>
            <w:szCs w:val="20"/>
            <w:lang w:eastAsia="ru-RU"/>
          </w:rPr>
          <w:t>срок эксплуатации ОС;</w:t>
        </w:r>
      </w:ins>
    </w:p>
    <w:p w14:paraId="188405D5" w14:textId="77777777" w:rsidR="007401F1" w:rsidRDefault="007401F1" w:rsidP="007401F1">
      <w:pPr>
        <w:pStyle w:val="afc"/>
        <w:numPr>
          <w:ilvl w:val="0"/>
          <w:numId w:val="32"/>
        </w:numPr>
        <w:rPr>
          <w:ins w:id="11375" w:author="Владимир Лаут" w:date="2021-03-03T15:55:00Z"/>
          <w:rFonts w:ascii="Arial" w:hAnsi="Arial" w:cs="Arial"/>
          <w:szCs w:val="20"/>
          <w:lang w:eastAsia="ru-RU"/>
        </w:rPr>
      </w:pPr>
      <w:ins w:id="11376" w:author="Владимир Лаут" w:date="2021-03-03T15:55:00Z">
        <w:r>
          <w:rPr>
            <w:rFonts w:ascii="Arial" w:hAnsi="Arial" w:cs="Arial"/>
            <w:szCs w:val="20"/>
            <w:lang w:eastAsia="ru-RU"/>
          </w:rPr>
          <w:t>плановая дата выбытия ОС;</w:t>
        </w:r>
      </w:ins>
    </w:p>
    <w:p w14:paraId="1BE06A3D" w14:textId="77777777" w:rsidR="007401F1" w:rsidRDefault="007401F1" w:rsidP="007401F1">
      <w:pPr>
        <w:pStyle w:val="afc"/>
        <w:numPr>
          <w:ilvl w:val="0"/>
          <w:numId w:val="32"/>
        </w:numPr>
        <w:rPr>
          <w:ins w:id="11377" w:author="Владимир Лаут" w:date="2021-03-03T15:55:00Z"/>
          <w:rFonts w:ascii="Arial" w:hAnsi="Arial" w:cs="Arial"/>
          <w:szCs w:val="20"/>
          <w:lang w:eastAsia="ru-RU"/>
        </w:rPr>
      </w:pPr>
      <w:ins w:id="11378" w:author="Владимир Лаут" w:date="2021-03-03T15:55:00Z">
        <w:r>
          <w:rPr>
            <w:rFonts w:ascii="Arial" w:hAnsi="Arial" w:cs="Arial"/>
            <w:szCs w:val="20"/>
            <w:lang w:eastAsia="ru-RU"/>
          </w:rPr>
          <w:t>МВЗ ОС;</w:t>
        </w:r>
      </w:ins>
    </w:p>
    <w:p w14:paraId="0B585FEF" w14:textId="77777777" w:rsidR="007401F1" w:rsidRDefault="007401F1" w:rsidP="007401F1">
      <w:pPr>
        <w:pStyle w:val="afc"/>
        <w:numPr>
          <w:ilvl w:val="0"/>
          <w:numId w:val="32"/>
        </w:numPr>
        <w:rPr>
          <w:ins w:id="11379" w:author="Владимир Лаут" w:date="2021-03-03T15:55:00Z"/>
          <w:rFonts w:ascii="Arial" w:hAnsi="Arial" w:cs="Arial"/>
          <w:szCs w:val="20"/>
          <w:lang w:eastAsia="ru-RU"/>
        </w:rPr>
      </w:pPr>
      <w:ins w:id="11380" w:author="Владимир Лаут" w:date="2021-03-03T15:55:00Z">
        <w:r>
          <w:rPr>
            <w:rFonts w:ascii="Arial" w:hAnsi="Arial" w:cs="Arial"/>
            <w:szCs w:val="20"/>
            <w:lang w:eastAsia="ru-RU"/>
          </w:rPr>
          <w:t>Инвентарный номер ОС</w:t>
        </w:r>
      </w:ins>
    </w:p>
    <w:p w14:paraId="58650906" w14:textId="77777777" w:rsidR="007401F1" w:rsidRPr="002427CC" w:rsidRDefault="007401F1" w:rsidP="007401F1">
      <w:pPr>
        <w:pStyle w:val="afc"/>
        <w:numPr>
          <w:ilvl w:val="0"/>
          <w:numId w:val="32"/>
        </w:numPr>
        <w:rPr>
          <w:ins w:id="11381" w:author="Владимир Лаут" w:date="2021-03-03T15:55:00Z"/>
          <w:rFonts w:ascii="Arial" w:hAnsi="Arial" w:cs="Arial"/>
          <w:szCs w:val="20"/>
          <w:lang w:eastAsia="ru-RU"/>
        </w:rPr>
      </w:pPr>
      <w:ins w:id="11382" w:author="Владимир Лаут" w:date="2021-03-03T15:55:00Z">
        <w:r w:rsidRPr="002427CC">
          <w:rPr>
            <w:rFonts w:ascii="Arial" w:hAnsi="Arial" w:cs="Arial"/>
            <w:szCs w:val="20"/>
            <w:lang w:eastAsia="ru-RU"/>
          </w:rPr>
          <w:t xml:space="preserve">5 признаков из настройки из классификации ЕО (см. в </w:t>
        </w:r>
        <w:proofErr w:type="spellStart"/>
        <w:r w:rsidRPr="002427CC">
          <w:rPr>
            <w:rFonts w:ascii="Arial" w:hAnsi="Arial" w:cs="Arial"/>
            <w:szCs w:val="20"/>
            <w:lang w:eastAsia="ru-RU"/>
          </w:rPr>
          <w:t>техн</w:t>
        </w:r>
        <w:proofErr w:type="spellEnd"/>
        <w:r w:rsidRPr="002427CC">
          <w:rPr>
            <w:rFonts w:ascii="Arial" w:hAnsi="Arial" w:cs="Arial"/>
            <w:szCs w:val="20"/>
            <w:lang w:eastAsia="ru-RU"/>
          </w:rPr>
          <w:t>. части);</w:t>
        </w:r>
      </w:ins>
    </w:p>
    <w:p w14:paraId="371803AC" w14:textId="77777777" w:rsidR="007401F1" w:rsidRPr="002427CC" w:rsidRDefault="007401F1" w:rsidP="007401F1">
      <w:pPr>
        <w:pStyle w:val="afc"/>
        <w:numPr>
          <w:ilvl w:val="0"/>
          <w:numId w:val="32"/>
        </w:numPr>
        <w:rPr>
          <w:ins w:id="11383" w:author="Владимир Лаут" w:date="2021-03-03T15:55:00Z"/>
          <w:rFonts w:ascii="Arial" w:hAnsi="Arial" w:cs="Arial"/>
          <w:szCs w:val="20"/>
          <w:lang w:eastAsia="ru-RU"/>
        </w:rPr>
      </w:pPr>
      <w:ins w:id="11384" w:author="Владимир Лаут" w:date="2021-03-03T15:55:00Z">
        <w:r w:rsidRPr="002427CC">
          <w:rPr>
            <w:rFonts w:ascii="Arial" w:hAnsi="Arial" w:cs="Arial"/>
            <w:szCs w:val="20"/>
            <w:lang w:eastAsia="ru-RU"/>
          </w:rPr>
          <w:lastRenderedPageBreak/>
          <w:t>Номер ОС (с проваливанием в карточку ОС)</w:t>
        </w:r>
      </w:ins>
    </w:p>
    <w:p w14:paraId="2F51A4D1" w14:textId="77777777" w:rsidR="007401F1" w:rsidRPr="002427CC" w:rsidRDefault="007401F1" w:rsidP="007401F1">
      <w:pPr>
        <w:pStyle w:val="afc"/>
        <w:numPr>
          <w:ilvl w:val="0"/>
          <w:numId w:val="32"/>
        </w:numPr>
        <w:rPr>
          <w:ins w:id="11385" w:author="Владимир Лаут" w:date="2021-03-03T15:55:00Z"/>
          <w:rFonts w:ascii="Arial" w:hAnsi="Arial" w:cs="Arial"/>
          <w:szCs w:val="20"/>
          <w:lang w:eastAsia="ru-RU"/>
        </w:rPr>
      </w:pPr>
      <w:ins w:id="11386" w:author="Владимир Лаут" w:date="2021-03-03T15:55:00Z">
        <w:r w:rsidRPr="002427CC">
          <w:rPr>
            <w:rFonts w:ascii="Arial" w:hAnsi="Arial" w:cs="Arial"/>
            <w:szCs w:val="20"/>
            <w:lang w:eastAsia="ru-RU"/>
          </w:rPr>
          <w:t>Наименование ОС</w:t>
        </w:r>
      </w:ins>
    </w:p>
    <w:p w14:paraId="6A2CBCC4" w14:textId="77777777" w:rsidR="007401F1" w:rsidRPr="002427CC" w:rsidRDefault="007401F1" w:rsidP="007401F1">
      <w:pPr>
        <w:pStyle w:val="afc"/>
        <w:numPr>
          <w:ilvl w:val="0"/>
          <w:numId w:val="32"/>
        </w:numPr>
        <w:rPr>
          <w:ins w:id="11387" w:author="Владимир Лаут" w:date="2021-03-03T15:55:00Z"/>
          <w:rFonts w:ascii="Arial" w:hAnsi="Arial" w:cs="Arial"/>
          <w:szCs w:val="20"/>
          <w:lang w:eastAsia="ru-RU"/>
        </w:rPr>
      </w:pPr>
      <w:ins w:id="11388" w:author="Владимир Лаут" w:date="2021-03-03T15:55:00Z">
        <w:r w:rsidRPr="002427CC">
          <w:rPr>
            <w:rFonts w:ascii="Arial" w:hAnsi="Arial" w:cs="Arial"/>
            <w:szCs w:val="20"/>
            <w:lang w:eastAsia="ru-RU"/>
          </w:rPr>
          <w:t>Дата списания ОС</w:t>
        </w:r>
      </w:ins>
    </w:p>
    <w:p w14:paraId="5152990C" w14:textId="77777777" w:rsidR="007401F1" w:rsidRPr="0069194C" w:rsidRDefault="007401F1" w:rsidP="007401F1">
      <w:pPr>
        <w:pStyle w:val="afc"/>
        <w:numPr>
          <w:ilvl w:val="0"/>
          <w:numId w:val="32"/>
        </w:numPr>
        <w:rPr>
          <w:ins w:id="11389" w:author="Владимир Лаут" w:date="2021-03-03T15:55:00Z"/>
          <w:rFonts w:ascii="Arial" w:hAnsi="Arial" w:cs="Arial"/>
          <w:szCs w:val="20"/>
          <w:lang w:eastAsia="ru-RU"/>
        </w:rPr>
      </w:pPr>
      <w:ins w:id="11390" w:author="Владимир Лаут" w:date="2021-03-03T15:55:00Z">
        <w:r w:rsidRPr="0069194C">
          <w:rPr>
            <w:rFonts w:ascii="Arial" w:hAnsi="Arial" w:cs="Arial"/>
            <w:szCs w:val="20"/>
            <w:lang w:eastAsia="ru-RU"/>
          </w:rPr>
          <w:t>Дата оприходования ОС</w:t>
        </w:r>
      </w:ins>
    </w:p>
    <w:p w14:paraId="68C64623" w14:textId="77777777" w:rsidR="007401F1" w:rsidRPr="0069194C" w:rsidRDefault="007401F1" w:rsidP="007401F1">
      <w:pPr>
        <w:pStyle w:val="afc"/>
        <w:numPr>
          <w:ilvl w:val="0"/>
          <w:numId w:val="32"/>
        </w:numPr>
        <w:rPr>
          <w:ins w:id="11391" w:author="Владимир Лаут" w:date="2021-03-03T15:55:00Z"/>
          <w:rFonts w:ascii="Arial" w:hAnsi="Arial" w:cs="Arial"/>
          <w:szCs w:val="20"/>
          <w:lang w:eastAsia="ru-RU"/>
        </w:rPr>
      </w:pPr>
      <w:ins w:id="11392" w:author="Владимир Лаут" w:date="2021-03-03T15:55:00Z">
        <w:r w:rsidRPr="0069194C">
          <w:rPr>
            <w:rFonts w:ascii="Arial" w:hAnsi="Arial" w:cs="Arial"/>
            <w:szCs w:val="20"/>
            <w:lang w:eastAsia="ru-RU"/>
          </w:rPr>
          <w:t>Наименование МВЗ ЕО</w:t>
        </w:r>
      </w:ins>
    </w:p>
    <w:p w14:paraId="197D9252" w14:textId="77777777" w:rsidR="007401F1" w:rsidRDefault="007401F1" w:rsidP="007401F1">
      <w:pPr>
        <w:pStyle w:val="afc"/>
        <w:numPr>
          <w:ilvl w:val="0"/>
          <w:numId w:val="32"/>
        </w:numPr>
        <w:rPr>
          <w:ins w:id="11393" w:author="Владимир Лаут" w:date="2021-03-03T15:55:00Z"/>
          <w:rFonts w:ascii="Arial" w:hAnsi="Arial" w:cs="Arial"/>
          <w:szCs w:val="20"/>
          <w:lang w:eastAsia="ru-RU"/>
        </w:rPr>
      </w:pPr>
      <w:ins w:id="11394" w:author="Владимир Лаут" w:date="2021-03-03T15:55:00Z">
        <w:r w:rsidRPr="0069194C">
          <w:rPr>
            <w:rFonts w:ascii="Arial" w:hAnsi="Arial" w:cs="Arial"/>
            <w:szCs w:val="20"/>
            <w:lang w:eastAsia="ru-RU"/>
          </w:rPr>
          <w:t>Наименование МВЗ ОС</w:t>
        </w:r>
      </w:ins>
    </w:p>
    <w:p w14:paraId="016312F5" w14:textId="77777777" w:rsidR="007401F1" w:rsidRPr="0069194C" w:rsidRDefault="007401F1" w:rsidP="007401F1">
      <w:pPr>
        <w:pStyle w:val="afc"/>
        <w:numPr>
          <w:ilvl w:val="0"/>
          <w:numId w:val="32"/>
        </w:numPr>
        <w:rPr>
          <w:ins w:id="11395" w:author="Владимир Лаут" w:date="2021-03-03T15:55:00Z"/>
          <w:rFonts w:ascii="Arial" w:hAnsi="Arial" w:cs="Arial"/>
          <w:szCs w:val="20"/>
          <w:lang w:eastAsia="ru-RU"/>
        </w:rPr>
      </w:pPr>
      <w:ins w:id="11396" w:author="Владимир Лаут" w:date="2021-03-03T15:55:00Z">
        <w:r w:rsidRPr="007401F1">
          <w:rPr>
            <w:rFonts w:ascii="Arial" w:hAnsi="Arial" w:cs="Arial"/>
            <w:szCs w:val="20"/>
            <w:lang w:eastAsia="ru-RU"/>
            <w:rPrChange w:id="11397" w:author="Владимир Лаут" w:date="2021-03-03T15:55:00Z">
              <w:rPr>
                <w:rFonts w:ascii="Arial" w:hAnsi="Arial" w:cs="Arial"/>
                <w:sz w:val="20"/>
                <w:szCs w:val="20"/>
                <w:lang w:eastAsia="ru-RU"/>
              </w:rPr>
            </w:rPrChange>
          </w:rPr>
          <w:t>Заявка на ОВП</w:t>
        </w:r>
      </w:ins>
    </w:p>
    <w:p w14:paraId="50DAF933" w14:textId="77777777" w:rsidR="007401F1" w:rsidRPr="0069194C" w:rsidRDefault="007401F1" w:rsidP="007401F1">
      <w:pPr>
        <w:pStyle w:val="afc"/>
        <w:numPr>
          <w:ilvl w:val="0"/>
          <w:numId w:val="32"/>
        </w:numPr>
        <w:rPr>
          <w:ins w:id="11398" w:author="Владимир Лаут" w:date="2021-03-03T15:55:00Z"/>
          <w:rFonts w:ascii="Arial" w:hAnsi="Arial" w:cs="Arial"/>
          <w:szCs w:val="20"/>
          <w:lang w:eastAsia="ru-RU"/>
        </w:rPr>
      </w:pPr>
      <w:ins w:id="11399" w:author="Владимир Лаут" w:date="2021-03-03T15:55:00Z">
        <w:r w:rsidRPr="007401F1">
          <w:rPr>
            <w:rFonts w:ascii="Arial" w:hAnsi="Arial" w:cs="Arial"/>
            <w:szCs w:val="20"/>
            <w:lang w:eastAsia="ru-RU"/>
            <w:rPrChange w:id="11400" w:author="Владимир Лаут" w:date="2021-03-03T15:55:00Z">
              <w:rPr>
                <w:rFonts w:ascii="Arial" w:hAnsi="Arial" w:cs="Arial"/>
                <w:sz w:val="20"/>
                <w:szCs w:val="20"/>
                <w:lang w:eastAsia="ru-RU"/>
              </w:rPr>
            </w:rPrChange>
          </w:rPr>
          <w:t>Номер вводимой ЕО</w:t>
        </w:r>
      </w:ins>
    </w:p>
    <w:p w14:paraId="7B96FC35" w14:textId="77777777" w:rsidR="007401F1" w:rsidRPr="0069194C" w:rsidRDefault="007401F1" w:rsidP="007401F1">
      <w:pPr>
        <w:pStyle w:val="afc"/>
        <w:numPr>
          <w:ilvl w:val="0"/>
          <w:numId w:val="32"/>
        </w:numPr>
        <w:rPr>
          <w:ins w:id="11401" w:author="Владимир Лаут" w:date="2021-03-03T15:55:00Z"/>
          <w:rFonts w:ascii="Arial" w:hAnsi="Arial" w:cs="Arial"/>
          <w:szCs w:val="20"/>
          <w:lang w:eastAsia="ru-RU"/>
        </w:rPr>
      </w:pPr>
      <w:ins w:id="11402" w:author="Владимир Лаут" w:date="2021-03-03T15:55:00Z">
        <w:r w:rsidRPr="007401F1">
          <w:rPr>
            <w:rFonts w:ascii="Arial" w:hAnsi="Arial" w:cs="Arial"/>
            <w:szCs w:val="20"/>
            <w:lang w:eastAsia="ru-RU"/>
            <w:rPrChange w:id="11403" w:author="Владимир Лаут" w:date="2021-03-03T15:55:00Z">
              <w:rPr>
                <w:rFonts w:ascii="Arial" w:hAnsi="Arial" w:cs="Arial"/>
                <w:sz w:val="20"/>
                <w:szCs w:val="20"/>
                <w:lang w:eastAsia="ru-RU"/>
              </w:rPr>
            </w:rPrChange>
          </w:rPr>
          <w:t>Название вводимой ЕО</w:t>
        </w:r>
      </w:ins>
    </w:p>
    <w:p w14:paraId="6A566B06" w14:textId="77777777" w:rsidR="007401F1" w:rsidRPr="0069194C" w:rsidRDefault="007401F1" w:rsidP="007401F1">
      <w:pPr>
        <w:pStyle w:val="afc"/>
        <w:numPr>
          <w:ilvl w:val="0"/>
          <w:numId w:val="32"/>
        </w:numPr>
        <w:rPr>
          <w:ins w:id="11404" w:author="Владимир Лаут" w:date="2021-03-03T15:55:00Z"/>
          <w:rFonts w:ascii="Arial" w:hAnsi="Arial" w:cs="Arial"/>
          <w:szCs w:val="20"/>
          <w:lang w:eastAsia="ru-RU"/>
        </w:rPr>
      </w:pPr>
      <w:ins w:id="11405" w:author="Владимир Лаут" w:date="2021-03-03T15:55:00Z">
        <w:r w:rsidRPr="007401F1">
          <w:rPr>
            <w:rFonts w:ascii="Arial" w:hAnsi="Arial" w:cs="Arial"/>
            <w:szCs w:val="20"/>
            <w:lang w:eastAsia="ru-RU"/>
            <w:rPrChange w:id="11406" w:author="Владимир Лаут" w:date="2021-03-03T15:55:00Z">
              <w:rPr>
                <w:rFonts w:ascii="Arial" w:hAnsi="Arial" w:cs="Arial"/>
                <w:sz w:val="20"/>
                <w:szCs w:val="20"/>
                <w:lang w:eastAsia="ru-RU"/>
              </w:rPr>
            </w:rPrChange>
          </w:rPr>
          <w:t>Плановая дата ввода новой ЕО</w:t>
        </w:r>
      </w:ins>
    </w:p>
    <w:p w14:paraId="1054A311" w14:textId="77777777" w:rsidR="007401F1" w:rsidRPr="0069194C" w:rsidRDefault="007401F1" w:rsidP="007401F1">
      <w:pPr>
        <w:pStyle w:val="afc"/>
        <w:numPr>
          <w:ilvl w:val="0"/>
          <w:numId w:val="32"/>
        </w:numPr>
        <w:rPr>
          <w:ins w:id="11407" w:author="Владимир Лаут" w:date="2021-03-03T15:55:00Z"/>
          <w:rFonts w:ascii="Arial" w:hAnsi="Arial" w:cs="Arial"/>
          <w:szCs w:val="20"/>
          <w:lang w:eastAsia="ru-RU"/>
        </w:rPr>
      </w:pPr>
      <w:ins w:id="11408" w:author="Владимир Лаут" w:date="2021-03-03T15:55:00Z">
        <w:r w:rsidRPr="007401F1">
          <w:rPr>
            <w:rFonts w:ascii="Arial" w:hAnsi="Arial" w:cs="Arial"/>
            <w:szCs w:val="20"/>
            <w:lang w:eastAsia="ru-RU"/>
            <w:rPrChange w:id="11409" w:author="Владимир Лаут" w:date="2021-03-03T15:55:00Z">
              <w:rPr>
                <w:rFonts w:ascii="Arial" w:hAnsi="Arial" w:cs="Arial"/>
                <w:sz w:val="20"/>
                <w:szCs w:val="20"/>
                <w:lang w:eastAsia="ru-RU"/>
              </w:rPr>
            </w:rPrChange>
          </w:rPr>
          <w:t>Системный статус заявки на ОВП</w:t>
        </w:r>
      </w:ins>
    </w:p>
    <w:p w14:paraId="1A008D82" w14:textId="77777777" w:rsidR="007401F1" w:rsidRPr="0069194C" w:rsidRDefault="007401F1" w:rsidP="007401F1">
      <w:pPr>
        <w:pStyle w:val="afc"/>
        <w:numPr>
          <w:ilvl w:val="0"/>
          <w:numId w:val="32"/>
        </w:numPr>
        <w:rPr>
          <w:ins w:id="11410" w:author="Владимир Лаут" w:date="2021-03-03T15:55:00Z"/>
          <w:rFonts w:ascii="Arial" w:hAnsi="Arial" w:cs="Arial"/>
          <w:szCs w:val="20"/>
          <w:lang w:eastAsia="ru-RU"/>
        </w:rPr>
      </w:pPr>
      <w:ins w:id="11411" w:author="Владимир Лаут" w:date="2021-03-03T15:55:00Z">
        <w:r w:rsidRPr="007401F1">
          <w:rPr>
            <w:rFonts w:ascii="Arial" w:hAnsi="Arial" w:cs="Arial"/>
            <w:szCs w:val="20"/>
            <w:lang w:eastAsia="ru-RU"/>
            <w:rPrChange w:id="11412" w:author="Владимир Лаут" w:date="2021-03-03T15:55:00Z">
              <w:rPr>
                <w:rFonts w:ascii="Arial" w:hAnsi="Arial" w:cs="Arial"/>
                <w:sz w:val="20"/>
                <w:szCs w:val="20"/>
                <w:lang w:eastAsia="ru-RU"/>
              </w:rPr>
            </w:rPrChange>
          </w:rPr>
          <w:t>Пользовательский статус заявки на ОВП</w:t>
        </w:r>
      </w:ins>
    </w:p>
    <w:p w14:paraId="22416EE6" w14:textId="77777777" w:rsidR="007401F1" w:rsidRPr="0069194C" w:rsidRDefault="007401F1" w:rsidP="007401F1">
      <w:pPr>
        <w:pStyle w:val="afc"/>
        <w:numPr>
          <w:ilvl w:val="0"/>
          <w:numId w:val="32"/>
        </w:numPr>
        <w:rPr>
          <w:ins w:id="11413" w:author="Владимир Лаут" w:date="2021-03-03T15:55:00Z"/>
          <w:rFonts w:ascii="Arial" w:hAnsi="Arial" w:cs="Arial"/>
          <w:szCs w:val="20"/>
          <w:lang w:eastAsia="ru-RU"/>
        </w:rPr>
      </w:pPr>
      <w:ins w:id="11414" w:author="Владимир Лаут" w:date="2021-03-03T15:55:00Z">
        <w:r w:rsidRPr="007401F1">
          <w:rPr>
            <w:rFonts w:ascii="Arial" w:hAnsi="Arial" w:cs="Arial"/>
            <w:szCs w:val="20"/>
            <w:lang w:eastAsia="ru-RU"/>
            <w:rPrChange w:id="11415" w:author="Владимир Лаут" w:date="2021-03-03T15:55:00Z">
              <w:rPr>
                <w:rFonts w:ascii="Arial" w:hAnsi="Arial" w:cs="Arial"/>
                <w:sz w:val="20"/>
                <w:szCs w:val="20"/>
                <w:lang w:eastAsia="ru-RU"/>
              </w:rPr>
            </w:rPrChange>
          </w:rPr>
          <w:t>Заявка на ОВП завершена</w:t>
        </w:r>
      </w:ins>
    </w:p>
    <w:p w14:paraId="63BB95AF" w14:textId="70AF6207" w:rsidR="0099481C" w:rsidRPr="0099481C" w:rsidDel="007401F1" w:rsidRDefault="0099481C" w:rsidP="0099481C">
      <w:pPr>
        <w:numPr>
          <w:ilvl w:val="0"/>
          <w:numId w:val="32"/>
        </w:numPr>
        <w:rPr>
          <w:ins w:id="11416" w:author="Александр" w:date="2020-04-28T03:07:00Z"/>
          <w:del w:id="11417" w:author="Владимир Лаут" w:date="2021-03-03T15:55:00Z"/>
          <w:rFonts w:ascii="Arial" w:hAnsi="Arial" w:cs="Arial"/>
          <w:szCs w:val="20"/>
          <w:lang w:eastAsia="ru-RU"/>
        </w:rPr>
      </w:pPr>
      <w:ins w:id="11418" w:author="Александр" w:date="2020-04-28T03:07:00Z">
        <w:del w:id="11419" w:author="Владимир Лаут" w:date="2021-03-03T15:55:00Z">
          <w:r w:rsidRPr="0099481C" w:rsidDel="007401F1">
            <w:rPr>
              <w:rFonts w:ascii="Arial" w:hAnsi="Arial" w:cs="Arial"/>
              <w:szCs w:val="20"/>
              <w:lang w:eastAsia="ru-RU"/>
            </w:rPr>
            <w:delText>Есть незакрытые сообщения ТОРО» в виде символа «Х»;</w:delText>
          </w:r>
          <w:bookmarkStart w:id="11420" w:name="_Toc67554626"/>
          <w:bookmarkStart w:id="11421" w:name="_Toc67555963"/>
          <w:bookmarkStart w:id="11422" w:name="_Toc67557016"/>
          <w:bookmarkEnd w:id="11420"/>
          <w:bookmarkEnd w:id="11421"/>
          <w:bookmarkEnd w:id="11422"/>
        </w:del>
      </w:ins>
    </w:p>
    <w:p w14:paraId="2E6A508D" w14:textId="38E58210" w:rsidR="0099481C" w:rsidRPr="0099481C" w:rsidDel="007401F1" w:rsidRDefault="0099481C" w:rsidP="0099481C">
      <w:pPr>
        <w:numPr>
          <w:ilvl w:val="0"/>
          <w:numId w:val="32"/>
        </w:numPr>
        <w:rPr>
          <w:ins w:id="11423" w:author="Александр" w:date="2020-04-28T03:07:00Z"/>
          <w:del w:id="11424" w:author="Владимир Лаут" w:date="2021-03-03T15:55:00Z"/>
          <w:rFonts w:ascii="Arial" w:hAnsi="Arial" w:cs="Arial"/>
          <w:szCs w:val="20"/>
          <w:lang w:eastAsia="ru-RU"/>
        </w:rPr>
      </w:pPr>
      <w:ins w:id="11425" w:author="Александр" w:date="2020-04-28T03:07:00Z">
        <w:del w:id="11426" w:author="Владимир Лаут" w:date="2021-03-03T15:55:00Z">
          <w:r w:rsidRPr="0099481C" w:rsidDel="007401F1">
            <w:rPr>
              <w:rFonts w:ascii="Arial" w:hAnsi="Arial" w:cs="Arial"/>
              <w:szCs w:val="20"/>
              <w:lang w:eastAsia="ru-RU"/>
            </w:rPr>
            <w:delText>Есть незакрытые  заказы ТОРО» в виде символа «Х»;</w:delText>
          </w:r>
          <w:bookmarkStart w:id="11427" w:name="_Toc67554627"/>
          <w:bookmarkStart w:id="11428" w:name="_Toc67555964"/>
          <w:bookmarkStart w:id="11429" w:name="_Toc67557017"/>
          <w:bookmarkEnd w:id="11427"/>
          <w:bookmarkEnd w:id="11428"/>
          <w:bookmarkEnd w:id="11429"/>
        </w:del>
      </w:ins>
    </w:p>
    <w:p w14:paraId="3FA0F7A8" w14:textId="5F730126" w:rsidR="0099481C" w:rsidRPr="0099481C" w:rsidDel="007401F1" w:rsidRDefault="0099481C" w:rsidP="0099481C">
      <w:pPr>
        <w:numPr>
          <w:ilvl w:val="0"/>
          <w:numId w:val="32"/>
        </w:numPr>
        <w:rPr>
          <w:ins w:id="11430" w:author="Александр" w:date="2020-04-28T03:07:00Z"/>
          <w:del w:id="11431" w:author="Владимир Лаут" w:date="2021-03-03T15:55:00Z"/>
          <w:rFonts w:ascii="Arial" w:hAnsi="Arial" w:cs="Arial"/>
          <w:szCs w:val="20"/>
          <w:lang w:eastAsia="ru-RU"/>
        </w:rPr>
      </w:pPr>
      <w:ins w:id="11432" w:author="Александр" w:date="2020-04-28T03:07:00Z">
        <w:del w:id="11433" w:author="Владимир Лаут" w:date="2021-03-03T15:55:00Z">
          <w:r w:rsidRPr="0099481C" w:rsidDel="007401F1">
            <w:rPr>
              <w:rFonts w:ascii="Arial" w:hAnsi="Arial" w:cs="Arial"/>
              <w:szCs w:val="20"/>
              <w:lang w:eastAsia="ru-RU"/>
            </w:rPr>
            <w:delText>Есть незакрытые  планы ТОРО» в виде символа «Х»;</w:delText>
          </w:r>
          <w:bookmarkStart w:id="11434" w:name="_Toc67554628"/>
          <w:bookmarkStart w:id="11435" w:name="_Toc67555965"/>
          <w:bookmarkStart w:id="11436" w:name="_Toc67557018"/>
          <w:bookmarkEnd w:id="11434"/>
          <w:bookmarkEnd w:id="11435"/>
          <w:bookmarkEnd w:id="11436"/>
        </w:del>
      </w:ins>
    </w:p>
    <w:p w14:paraId="1D49B7FB" w14:textId="4E5B1C43" w:rsidR="0099481C" w:rsidRPr="0099481C" w:rsidDel="007401F1" w:rsidRDefault="0099481C" w:rsidP="0099481C">
      <w:pPr>
        <w:numPr>
          <w:ilvl w:val="0"/>
          <w:numId w:val="32"/>
        </w:numPr>
        <w:rPr>
          <w:ins w:id="11437" w:author="Александр" w:date="2020-04-28T03:07:00Z"/>
          <w:del w:id="11438" w:author="Владимир Лаут" w:date="2021-03-03T15:55:00Z"/>
          <w:rFonts w:ascii="Arial" w:hAnsi="Arial" w:cs="Arial"/>
          <w:szCs w:val="20"/>
          <w:lang w:eastAsia="ru-RU"/>
        </w:rPr>
      </w:pPr>
      <w:ins w:id="11439" w:author="Александр" w:date="2020-04-28T03:07:00Z">
        <w:del w:id="11440" w:author="Владимир Лаут" w:date="2021-03-03T15:55:00Z">
          <w:r w:rsidRPr="0099481C" w:rsidDel="007401F1">
            <w:rPr>
              <w:rFonts w:ascii="Arial" w:hAnsi="Arial" w:cs="Arial"/>
              <w:szCs w:val="20"/>
              <w:lang w:eastAsia="ru-RU"/>
            </w:rPr>
            <w:delText>Есть инструкция ТОРО» в виде символа «Х»;</w:delText>
          </w:r>
          <w:bookmarkStart w:id="11441" w:name="_Toc67554629"/>
          <w:bookmarkStart w:id="11442" w:name="_Toc67555966"/>
          <w:bookmarkStart w:id="11443" w:name="_Toc67557019"/>
          <w:bookmarkEnd w:id="11441"/>
          <w:bookmarkEnd w:id="11442"/>
          <w:bookmarkEnd w:id="11443"/>
        </w:del>
      </w:ins>
    </w:p>
    <w:p w14:paraId="3023EAC2" w14:textId="0582C59C" w:rsidR="0099481C" w:rsidRPr="0099481C" w:rsidDel="007401F1" w:rsidRDefault="0099481C" w:rsidP="0099481C">
      <w:pPr>
        <w:numPr>
          <w:ilvl w:val="0"/>
          <w:numId w:val="32"/>
        </w:numPr>
        <w:rPr>
          <w:ins w:id="11444" w:author="Александр" w:date="2020-04-28T03:07:00Z"/>
          <w:del w:id="11445" w:author="Владимир Лаут" w:date="2021-03-03T15:55:00Z"/>
          <w:rFonts w:ascii="Arial" w:hAnsi="Arial" w:cs="Arial"/>
          <w:szCs w:val="20"/>
          <w:lang w:eastAsia="ru-RU"/>
        </w:rPr>
      </w:pPr>
      <w:ins w:id="11446" w:author="Александр" w:date="2020-04-28T03:07:00Z">
        <w:del w:id="11447" w:author="Владимир Лаут" w:date="2021-03-03T15:55:00Z">
          <w:r w:rsidRPr="0099481C" w:rsidDel="007401F1">
            <w:rPr>
              <w:rFonts w:ascii="Arial" w:hAnsi="Arial" w:cs="Arial"/>
              <w:szCs w:val="20"/>
              <w:lang w:eastAsia="ru-RU"/>
            </w:rPr>
            <w:delText>Есть тех. карта ЕО» в виде символа «Х»;</w:delText>
          </w:r>
          <w:bookmarkStart w:id="11448" w:name="_Toc67554630"/>
          <w:bookmarkStart w:id="11449" w:name="_Toc67555967"/>
          <w:bookmarkStart w:id="11450" w:name="_Toc67557020"/>
          <w:bookmarkEnd w:id="11448"/>
          <w:bookmarkEnd w:id="11449"/>
          <w:bookmarkEnd w:id="11450"/>
        </w:del>
      </w:ins>
    </w:p>
    <w:p w14:paraId="6CF1CE65" w14:textId="2E3D5DB7" w:rsidR="0099481C" w:rsidRPr="0099481C" w:rsidDel="007401F1" w:rsidRDefault="0099481C" w:rsidP="0099481C">
      <w:pPr>
        <w:numPr>
          <w:ilvl w:val="0"/>
          <w:numId w:val="32"/>
        </w:numPr>
        <w:rPr>
          <w:ins w:id="11451" w:author="Александр" w:date="2020-04-28T03:07:00Z"/>
          <w:del w:id="11452" w:author="Владимир Лаут" w:date="2021-03-03T15:55:00Z"/>
          <w:rFonts w:ascii="Arial" w:hAnsi="Arial" w:cs="Arial"/>
          <w:szCs w:val="20"/>
          <w:lang w:eastAsia="ru-RU"/>
        </w:rPr>
      </w:pPr>
      <w:ins w:id="11453" w:author="Александр" w:date="2020-04-28T03:07:00Z">
        <w:del w:id="11454" w:author="Владимир Лаут" w:date="2021-03-03T15:55:00Z">
          <w:r w:rsidRPr="0099481C" w:rsidDel="007401F1">
            <w:rPr>
              <w:rFonts w:ascii="Arial" w:hAnsi="Arial" w:cs="Arial"/>
              <w:szCs w:val="20"/>
              <w:lang w:eastAsia="ru-RU"/>
            </w:rPr>
            <w:delText>класс ЕО;</w:delText>
          </w:r>
          <w:bookmarkStart w:id="11455" w:name="_Toc67554631"/>
          <w:bookmarkStart w:id="11456" w:name="_Toc67555968"/>
          <w:bookmarkStart w:id="11457" w:name="_Toc67557021"/>
          <w:bookmarkEnd w:id="11455"/>
          <w:bookmarkEnd w:id="11456"/>
          <w:bookmarkEnd w:id="11457"/>
        </w:del>
      </w:ins>
    </w:p>
    <w:p w14:paraId="1387E232" w14:textId="726E4907" w:rsidR="0099481C" w:rsidRPr="0099481C" w:rsidDel="007401F1" w:rsidRDefault="0099481C" w:rsidP="0099481C">
      <w:pPr>
        <w:numPr>
          <w:ilvl w:val="0"/>
          <w:numId w:val="32"/>
        </w:numPr>
        <w:rPr>
          <w:ins w:id="11458" w:author="Александр" w:date="2020-04-28T03:07:00Z"/>
          <w:del w:id="11459" w:author="Владимир Лаут" w:date="2021-03-03T15:55:00Z"/>
          <w:rFonts w:ascii="Arial" w:hAnsi="Arial" w:cs="Arial"/>
          <w:szCs w:val="20"/>
          <w:lang w:eastAsia="ru-RU"/>
        </w:rPr>
      </w:pPr>
      <w:ins w:id="11460" w:author="Александр" w:date="2020-04-28T03:07:00Z">
        <w:del w:id="11461" w:author="Владимир Лаут" w:date="2021-03-03T15:55:00Z">
          <w:r w:rsidRPr="0099481C" w:rsidDel="007401F1">
            <w:rPr>
              <w:rFonts w:ascii="Arial" w:hAnsi="Arial" w:cs="Arial"/>
              <w:szCs w:val="20"/>
              <w:lang w:eastAsia="ru-RU"/>
            </w:rPr>
            <w:delText>наименование класса ЕО;</w:delText>
          </w:r>
          <w:bookmarkStart w:id="11462" w:name="_Toc67554632"/>
          <w:bookmarkStart w:id="11463" w:name="_Toc67555969"/>
          <w:bookmarkStart w:id="11464" w:name="_Toc67557022"/>
          <w:bookmarkEnd w:id="11462"/>
          <w:bookmarkEnd w:id="11463"/>
          <w:bookmarkEnd w:id="11464"/>
        </w:del>
      </w:ins>
    </w:p>
    <w:p w14:paraId="5EFD420C" w14:textId="02CB526D" w:rsidR="0099481C" w:rsidRPr="0099481C" w:rsidDel="007401F1" w:rsidRDefault="0099481C" w:rsidP="0099481C">
      <w:pPr>
        <w:numPr>
          <w:ilvl w:val="0"/>
          <w:numId w:val="32"/>
        </w:numPr>
        <w:rPr>
          <w:ins w:id="11465" w:author="Александр" w:date="2020-04-28T03:07:00Z"/>
          <w:del w:id="11466" w:author="Владимир Лаут" w:date="2021-03-03T15:55:00Z"/>
          <w:rFonts w:ascii="Arial" w:hAnsi="Arial" w:cs="Arial"/>
          <w:szCs w:val="20"/>
          <w:lang w:eastAsia="ru-RU"/>
        </w:rPr>
      </w:pPr>
      <w:ins w:id="11467" w:author="Александр" w:date="2020-04-28T03:07:00Z">
        <w:del w:id="11468" w:author="Владимир Лаут" w:date="2021-03-03T15:55:00Z">
          <w:r w:rsidRPr="0099481C" w:rsidDel="007401F1">
            <w:rPr>
              <w:rFonts w:ascii="Arial" w:hAnsi="Arial" w:cs="Arial"/>
              <w:szCs w:val="20"/>
              <w:lang w:eastAsia="ru-RU"/>
            </w:rPr>
            <w:delText>стратегия обслуживания;</w:delText>
          </w:r>
          <w:bookmarkStart w:id="11469" w:name="_Toc67554633"/>
          <w:bookmarkStart w:id="11470" w:name="_Toc67555970"/>
          <w:bookmarkStart w:id="11471" w:name="_Toc67557023"/>
          <w:bookmarkEnd w:id="11469"/>
          <w:bookmarkEnd w:id="11470"/>
          <w:bookmarkEnd w:id="11471"/>
        </w:del>
      </w:ins>
    </w:p>
    <w:p w14:paraId="34DBB4CE" w14:textId="40756230" w:rsidR="0099481C" w:rsidRPr="0099481C" w:rsidDel="007401F1" w:rsidRDefault="0099481C" w:rsidP="0099481C">
      <w:pPr>
        <w:numPr>
          <w:ilvl w:val="0"/>
          <w:numId w:val="32"/>
        </w:numPr>
        <w:rPr>
          <w:ins w:id="11472" w:author="Александр" w:date="2020-04-28T03:07:00Z"/>
          <w:del w:id="11473" w:author="Владимир Лаут" w:date="2021-03-03T15:55:00Z"/>
          <w:rFonts w:ascii="Arial" w:hAnsi="Arial" w:cs="Arial"/>
          <w:szCs w:val="20"/>
          <w:lang w:eastAsia="ru-RU"/>
        </w:rPr>
      </w:pPr>
      <w:ins w:id="11474" w:author="Александр" w:date="2020-04-28T03:07:00Z">
        <w:del w:id="11475" w:author="Владимир Лаут" w:date="2021-03-03T15:55:00Z">
          <w:r w:rsidRPr="0099481C" w:rsidDel="007401F1">
            <w:rPr>
              <w:rFonts w:ascii="Arial" w:hAnsi="Arial" w:cs="Arial"/>
              <w:szCs w:val="20"/>
              <w:lang w:eastAsia="ru-RU"/>
            </w:rPr>
            <w:delText>класс ОС;</w:delText>
          </w:r>
          <w:bookmarkStart w:id="11476" w:name="_Toc67554634"/>
          <w:bookmarkStart w:id="11477" w:name="_Toc67555971"/>
          <w:bookmarkStart w:id="11478" w:name="_Toc67557024"/>
          <w:bookmarkEnd w:id="11476"/>
          <w:bookmarkEnd w:id="11477"/>
          <w:bookmarkEnd w:id="11478"/>
        </w:del>
      </w:ins>
    </w:p>
    <w:p w14:paraId="6BB412A2" w14:textId="4D65F366" w:rsidR="0099481C" w:rsidRPr="0099481C" w:rsidDel="007401F1" w:rsidRDefault="0099481C" w:rsidP="0099481C">
      <w:pPr>
        <w:numPr>
          <w:ilvl w:val="0"/>
          <w:numId w:val="32"/>
        </w:numPr>
        <w:rPr>
          <w:ins w:id="11479" w:author="Александр" w:date="2020-04-28T03:07:00Z"/>
          <w:del w:id="11480" w:author="Владимир Лаут" w:date="2021-03-03T15:55:00Z"/>
          <w:rFonts w:ascii="Arial" w:hAnsi="Arial" w:cs="Arial"/>
          <w:szCs w:val="20"/>
          <w:lang w:eastAsia="ru-RU"/>
        </w:rPr>
      </w:pPr>
      <w:ins w:id="11481" w:author="Александр" w:date="2020-04-28T03:07:00Z">
        <w:del w:id="11482" w:author="Владимир Лаут" w:date="2021-03-03T15:55:00Z">
          <w:r w:rsidRPr="0099481C" w:rsidDel="007401F1">
            <w:rPr>
              <w:rFonts w:ascii="Arial" w:hAnsi="Arial" w:cs="Arial"/>
              <w:szCs w:val="20"/>
              <w:lang w:eastAsia="ru-RU"/>
            </w:rPr>
            <w:delText>наименование класса ОС;</w:delText>
          </w:r>
          <w:bookmarkStart w:id="11483" w:name="_Toc67554635"/>
          <w:bookmarkStart w:id="11484" w:name="_Toc67555972"/>
          <w:bookmarkStart w:id="11485" w:name="_Toc67557025"/>
          <w:bookmarkEnd w:id="11483"/>
          <w:bookmarkEnd w:id="11484"/>
          <w:bookmarkEnd w:id="11485"/>
        </w:del>
      </w:ins>
    </w:p>
    <w:p w14:paraId="763BBBD9" w14:textId="42F7818B" w:rsidR="0099481C" w:rsidRPr="0099481C" w:rsidDel="007401F1" w:rsidRDefault="0099481C" w:rsidP="0099481C">
      <w:pPr>
        <w:numPr>
          <w:ilvl w:val="0"/>
          <w:numId w:val="32"/>
        </w:numPr>
        <w:rPr>
          <w:ins w:id="11486" w:author="Александр" w:date="2020-04-28T03:07:00Z"/>
          <w:del w:id="11487" w:author="Владимир Лаут" w:date="2021-03-03T15:55:00Z"/>
          <w:rFonts w:ascii="Arial" w:hAnsi="Arial" w:cs="Arial"/>
          <w:szCs w:val="20"/>
          <w:lang w:eastAsia="ru-RU"/>
        </w:rPr>
      </w:pPr>
      <w:ins w:id="11488" w:author="Александр" w:date="2020-04-28T03:07:00Z">
        <w:del w:id="11489" w:author="Владимир Лаут" w:date="2021-03-03T15:55:00Z">
          <w:r w:rsidRPr="0099481C" w:rsidDel="007401F1">
            <w:rPr>
              <w:rFonts w:ascii="Arial" w:hAnsi="Arial" w:cs="Arial"/>
              <w:szCs w:val="20"/>
              <w:lang w:eastAsia="ru-RU"/>
            </w:rPr>
            <w:delText>причина остановки ОС(в запасе, в эксплуатации, сдано в аренду, на консервации);</w:delText>
          </w:r>
          <w:bookmarkStart w:id="11490" w:name="_Toc67554636"/>
          <w:bookmarkStart w:id="11491" w:name="_Toc67555973"/>
          <w:bookmarkStart w:id="11492" w:name="_Toc67557026"/>
          <w:bookmarkEnd w:id="11490"/>
          <w:bookmarkEnd w:id="11491"/>
          <w:bookmarkEnd w:id="11492"/>
        </w:del>
      </w:ins>
    </w:p>
    <w:p w14:paraId="6CA25C5B" w14:textId="05DD5B59" w:rsidR="0099481C" w:rsidRPr="0099481C" w:rsidDel="007401F1" w:rsidRDefault="0099481C" w:rsidP="0099481C">
      <w:pPr>
        <w:numPr>
          <w:ilvl w:val="0"/>
          <w:numId w:val="32"/>
        </w:numPr>
        <w:rPr>
          <w:ins w:id="11493" w:author="Александр" w:date="2020-04-28T03:07:00Z"/>
          <w:del w:id="11494" w:author="Владимир Лаут" w:date="2021-03-03T15:55:00Z"/>
          <w:rFonts w:ascii="Arial" w:hAnsi="Arial" w:cs="Arial"/>
          <w:szCs w:val="20"/>
          <w:lang w:eastAsia="ru-RU"/>
        </w:rPr>
      </w:pPr>
      <w:ins w:id="11495" w:author="Александр" w:date="2020-04-28T03:07:00Z">
        <w:del w:id="11496" w:author="Владимир Лаут" w:date="2021-03-03T15:55:00Z">
          <w:r w:rsidRPr="0099481C" w:rsidDel="007401F1">
            <w:rPr>
              <w:rFonts w:ascii="Arial" w:hAnsi="Arial" w:cs="Arial"/>
              <w:szCs w:val="20"/>
              <w:lang w:eastAsia="ru-RU"/>
            </w:rPr>
            <w:delText>срок эксплуатации ОС;</w:delText>
          </w:r>
          <w:bookmarkStart w:id="11497" w:name="_Toc67554637"/>
          <w:bookmarkStart w:id="11498" w:name="_Toc67555974"/>
          <w:bookmarkStart w:id="11499" w:name="_Toc67557027"/>
          <w:bookmarkEnd w:id="11497"/>
          <w:bookmarkEnd w:id="11498"/>
          <w:bookmarkEnd w:id="11499"/>
        </w:del>
      </w:ins>
    </w:p>
    <w:p w14:paraId="2BBDF7E3" w14:textId="3A85AACE" w:rsidR="0099481C" w:rsidRPr="0099481C" w:rsidDel="007401F1" w:rsidRDefault="0099481C" w:rsidP="0099481C">
      <w:pPr>
        <w:numPr>
          <w:ilvl w:val="0"/>
          <w:numId w:val="32"/>
        </w:numPr>
        <w:rPr>
          <w:ins w:id="11500" w:author="Александр" w:date="2020-04-28T03:07:00Z"/>
          <w:del w:id="11501" w:author="Владимир Лаут" w:date="2021-03-03T15:55:00Z"/>
          <w:rFonts w:ascii="Arial" w:hAnsi="Arial" w:cs="Arial"/>
          <w:szCs w:val="20"/>
          <w:lang w:eastAsia="ru-RU"/>
        </w:rPr>
      </w:pPr>
      <w:ins w:id="11502" w:author="Александр" w:date="2020-04-28T03:07:00Z">
        <w:del w:id="11503" w:author="Владимир Лаут" w:date="2021-03-03T15:55:00Z">
          <w:r w:rsidRPr="0099481C" w:rsidDel="007401F1">
            <w:rPr>
              <w:rFonts w:ascii="Arial" w:hAnsi="Arial" w:cs="Arial"/>
              <w:szCs w:val="20"/>
              <w:lang w:eastAsia="ru-RU"/>
            </w:rPr>
            <w:delText>плановая дата выбытия ОС;</w:delText>
          </w:r>
          <w:bookmarkStart w:id="11504" w:name="_Toc67554638"/>
          <w:bookmarkStart w:id="11505" w:name="_Toc67555975"/>
          <w:bookmarkStart w:id="11506" w:name="_Toc67557028"/>
          <w:bookmarkEnd w:id="11504"/>
          <w:bookmarkEnd w:id="11505"/>
          <w:bookmarkEnd w:id="11506"/>
        </w:del>
      </w:ins>
    </w:p>
    <w:p w14:paraId="31DB7770" w14:textId="6FE6C3D8" w:rsidR="0099481C" w:rsidRPr="0099481C" w:rsidDel="007401F1" w:rsidRDefault="0099481C" w:rsidP="0099481C">
      <w:pPr>
        <w:numPr>
          <w:ilvl w:val="0"/>
          <w:numId w:val="32"/>
        </w:numPr>
        <w:rPr>
          <w:ins w:id="11507" w:author="Александр" w:date="2020-04-28T03:07:00Z"/>
          <w:del w:id="11508" w:author="Владимир Лаут" w:date="2021-03-03T15:55:00Z"/>
          <w:rFonts w:ascii="Arial" w:hAnsi="Arial" w:cs="Arial"/>
          <w:szCs w:val="20"/>
          <w:lang w:eastAsia="ru-RU"/>
        </w:rPr>
      </w:pPr>
      <w:ins w:id="11509" w:author="Александр" w:date="2020-04-28T03:07:00Z">
        <w:del w:id="11510" w:author="Владимир Лаут" w:date="2021-03-03T15:55:00Z">
          <w:r w:rsidRPr="0099481C" w:rsidDel="007401F1">
            <w:rPr>
              <w:rFonts w:ascii="Arial" w:hAnsi="Arial" w:cs="Arial"/>
              <w:szCs w:val="20"/>
              <w:lang w:eastAsia="ru-RU"/>
            </w:rPr>
            <w:delText>МВЗ ОС;</w:delText>
          </w:r>
          <w:bookmarkStart w:id="11511" w:name="_Toc67554639"/>
          <w:bookmarkStart w:id="11512" w:name="_Toc67555976"/>
          <w:bookmarkStart w:id="11513" w:name="_Toc67557029"/>
          <w:bookmarkEnd w:id="11511"/>
          <w:bookmarkEnd w:id="11512"/>
          <w:bookmarkEnd w:id="11513"/>
        </w:del>
      </w:ins>
    </w:p>
    <w:p w14:paraId="4B81D176" w14:textId="6AA27CEC" w:rsidR="0099481C" w:rsidRPr="0099481C" w:rsidDel="007401F1" w:rsidRDefault="0099481C" w:rsidP="0099481C">
      <w:pPr>
        <w:numPr>
          <w:ilvl w:val="0"/>
          <w:numId w:val="32"/>
        </w:numPr>
        <w:rPr>
          <w:ins w:id="11514" w:author="Александр" w:date="2020-04-28T03:07:00Z"/>
          <w:del w:id="11515" w:author="Владимир Лаут" w:date="2021-03-03T15:55:00Z"/>
          <w:rFonts w:ascii="Arial" w:hAnsi="Arial" w:cs="Arial"/>
          <w:szCs w:val="20"/>
          <w:lang w:eastAsia="ru-RU"/>
        </w:rPr>
      </w:pPr>
      <w:ins w:id="11516" w:author="Александр" w:date="2020-04-28T03:07:00Z">
        <w:del w:id="11517" w:author="Владимир Лаут" w:date="2021-03-03T15:55:00Z">
          <w:r w:rsidRPr="0099481C" w:rsidDel="007401F1">
            <w:rPr>
              <w:rFonts w:ascii="Arial" w:hAnsi="Arial" w:cs="Arial"/>
              <w:szCs w:val="20"/>
              <w:lang w:eastAsia="ru-RU"/>
            </w:rPr>
            <w:delText>Инвентарный номер ОС</w:delText>
          </w:r>
          <w:bookmarkStart w:id="11518" w:name="_Toc67554640"/>
          <w:bookmarkStart w:id="11519" w:name="_Toc67555977"/>
          <w:bookmarkStart w:id="11520" w:name="_Toc67557030"/>
          <w:bookmarkEnd w:id="11518"/>
          <w:bookmarkEnd w:id="11519"/>
          <w:bookmarkEnd w:id="11520"/>
        </w:del>
      </w:ins>
    </w:p>
    <w:p w14:paraId="4E4D8A89" w14:textId="5822EAC7" w:rsidR="0099481C" w:rsidRPr="0099481C" w:rsidDel="007401F1" w:rsidRDefault="0099481C" w:rsidP="0099481C">
      <w:pPr>
        <w:numPr>
          <w:ilvl w:val="0"/>
          <w:numId w:val="32"/>
        </w:numPr>
        <w:rPr>
          <w:ins w:id="11521" w:author="Александр" w:date="2020-04-28T03:07:00Z"/>
          <w:del w:id="11522" w:author="Владимир Лаут" w:date="2021-03-03T15:55:00Z"/>
          <w:rFonts w:ascii="Arial" w:hAnsi="Arial" w:cs="Arial"/>
          <w:szCs w:val="20"/>
          <w:lang w:eastAsia="ru-RU"/>
        </w:rPr>
      </w:pPr>
      <w:ins w:id="11523" w:author="Александр" w:date="2020-04-28T03:07:00Z">
        <w:del w:id="11524" w:author="Владимир Лаут" w:date="2021-03-03T15:55:00Z">
          <w:r w:rsidRPr="0099481C" w:rsidDel="007401F1">
            <w:rPr>
              <w:rFonts w:ascii="Arial" w:hAnsi="Arial" w:cs="Arial"/>
              <w:szCs w:val="20"/>
              <w:lang w:eastAsia="ru-RU"/>
            </w:rPr>
            <w:delText>5 признаков из настройки из классификации ЕО (см. в техн. части);</w:delText>
          </w:r>
          <w:bookmarkStart w:id="11525" w:name="_Toc67554641"/>
          <w:bookmarkStart w:id="11526" w:name="_Toc67555978"/>
          <w:bookmarkStart w:id="11527" w:name="_Toc67557031"/>
          <w:bookmarkEnd w:id="11525"/>
          <w:bookmarkEnd w:id="11526"/>
          <w:bookmarkEnd w:id="11527"/>
        </w:del>
      </w:ins>
    </w:p>
    <w:p w14:paraId="0FC88E7A" w14:textId="5E2F4C91" w:rsidR="0099481C" w:rsidRPr="0099481C" w:rsidDel="007401F1" w:rsidRDefault="0099481C" w:rsidP="0099481C">
      <w:pPr>
        <w:numPr>
          <w:ilvl w:val="0"/>
          <w:numId w:val="32"/>
        </w:numPr>
        <w:rPr>
          <w:ins w:id="11528" w:author="Александр" w:date="2020-04-28T03:07:00Z"/>
          <w:del w:id="11529" w:author="Владимир Лаут" w:date="2021-03-03T15:55:00Z"/>
          <w:rFonts w:ascii="Arial" w:hAnsi="Arial" w:cs="Arial"/>
          <w:szCs w:val="20"/>
          <w:lang w:eastAsia="ru-RU"/>
        </w:rPr>
      </w:pPr>
      <w:ins w:id="11530" w:author="Александр" w:date="2020-04-28T03:07:00Z">
        <w:del w:id="11531" w:author="Владимир Лаут" w:date="2021-03-03T15:55:00Z">
          <w:r w:rsidRPr="0099481C" w:rsidDel="007401F1">
            <w:rPr>
              <w:rFonts w:ascii="Arial" w:hAnsi="Arial" w:cs="Arial"/>
              <w:szCs w:val="20"/>
              <w:lang w:eastAsia="ru-RU"/>
            </w:rPr>
            <w:delText>Номер ОС (с проваливанием в карточку ОС)</w:delText>
          </w:r>
          <w:bookmarkStart w:id="11532" w:name="_Toc67554642"/>
          <w:bookmarkStart w:id="11533" w:name="_Toc67555979"/>
          <w:bookmarkStart w:id="11534" w:name="_Toc67557032"/>
          <w:bookmarkEnd w:id="11532"/>
          <w:bookmarkEnd w:id="11533"/>
          <w:bookmarkEnd w:id="11534"/>
        </w:del>
      </w:ins>
    </w:p>
    <w:p w14:paraId="1C0E9698" w14:textId="2D3FCE99" w:rsidR="0099481C" w:rsidRPr="0099481C" w:rsidDel="007401F1" w:rsidRDefault="0099481C" w:rsidP="0099481C">
      <w:pPr>
        <w:numPr>
          <w:ilvl w:val="0"/>
          <w:numId w:val="32"/>
        </w:numPr>
        <w:rPr>
          <w:ins w:id="11535" w:author="Александр" w:date="2020-04-28T03:07:00Z"/>
          <w:del w:id="11536" w:author="Владимир Лаут" w:date="2021-03-03T15:55:00Z"/>
          <w:rFonts w:ascii="Arial" w:hAnsi="Arial" w:cs="Arial"/>
          <w:szCs w:val="20"/>
          <w:lang w:eastAsia="ru-RU"/>
        </w:rPr>
      </w:pPr>
      <w:ins w:id="11537" w:author="Александр" w:date="2020-04-28T03:07:00Z">
        <w:del w:id="11538" w:author="Владимир Лаут" w:date="2021-03-03T15:55:00Z">
          <w:r w:rsidRPr="0099481C" w:rsidDel="007401F1">
            <w:rPr>
              <w:rFonts w:ascii="Arial" w:hAnsi="Arial" w:cs="Arial"/>
              <w:szCs w:val="20"/>
              <w:lang w:eastAsia="ru-RU"/>
            </w:rPr>
            <w:delText>Наименование ОС</w:delText>
          </w:r>
          <w:bookmarkStart w:id="11539" w:name="_Toc67554643"/>
          <w:bookmarkStart w:id="11540" w:name="_Toc67555980"/>
          <w:bookmarkStart w:id="11541" w:name="_Toc67557033"/>
          <w:bookmarkEnd w:id="11539"/>
          <w:bookmarkEnd w:id="11540"/>
          <w:bookmarkEnd w:id="11541"/>
        </w:del>
      </w:ins>
    </w:p>
    <w:p w14:paraId="76B40880" w14:textId="62B9DA95" w:rsidR="0099481C" w:rsidRPr="0099481C" w:rsidDel="007401F1" w:rsidRDefault="0099481C" w:rsidP="0099481C">
      <w:pPr>
        <w:numPr>
          <w:ilvl w:val="0"/>
          <w:numId w:val="32"/>
        </w:numPr>
        <w:rPr>
          <w:ins w:id="11542" w:author="Александр" w:date="2020-04-28T03:07:00Z"/>
          <w:del w:id="11543" w:author="Владимир Лаут" w:date="2021-03-03T15:55:00Z"/>
          <w:rFonts w:ascii="Arial" w:hAnsi="Arial" w:cs="Arial"/>
          <w:szCs w:val="20"/>
          <w:lang w:eastAsia="ru-RU"/>
        </w:rPr>
      </w:pPr>
      <w:ins w:id="11544" w:author="Александр" w:date="2020-04-28T03:07:00Z">
        <w:del w:id="11545" w:author="Владимир Лаут" w:date="2021-03-03T15:55:00Z">
          <w:r w:rsidRPr="0099481C" w:rsidDel="007401F1">
            <w:rPr>
              <w:rFonts w:ascii="Arial" w:hAnsi="Arial" w:cs="Arial"/>
              <w:szCs w:val="20"/>
              <w:lang w:eastAsia="ru-RU"/>
            </w:rPr>
            <w:delText>Дата списания ОС</w:delText>
          </w:r>
          <w:bookmarkStart w:id="11546" w:name="_Toc67554644"/>
          <w:bookmarkStart w:id="11547" w:name="_Toc67555981"/>
          <w:bookmarkStart w:id="11548" w:name="_Toc67557034"/>
          <w:bookmarkEnd w:id="11546"/>
          <w:bookmarkEnd w:id="11547"/>
          <w:bookmarkEnd w:id="11548"/>
        </w:del>
      </w:ins>
    </w:p>
    <w:p w14:paraId="73B71B0C" w14:textId="11B8E56C" w:rsidR="0099481C" w:rsidRPr="0099481C" w:rsidDel="007401F1" w:rsidRDefault="0099481C" w:rsidP="0099481C">
      <w:pPr>
        <w:numPr>
          <w:ilvl w:val="0"/>
          <w:numId w:val="32"/>
        </w:numPr>
        <w:rPr>
          <w:ins w:id="11549" w:author="Александр" w:date="2020-04-28T03:07:00Z"/>
          <w:del w:id="11550" w:author="Владимир Лаут" w:date="2021-03-03T15:55:00Z"/>
          <w:rFonts w:ascii="Arial" w:hAnsi="Arial" w:cs="Arial"/>
          <w:szCs w:val="20"/>
          <w:lang w:eastAsia="ru-RU"/>
        </w:rPr>
      </w:pPr>
      <w:ins w:id="11551" w:author="Александр" w:date="2020-04-28T03:07:00Z">
        <w:del w:id="11552" w:author="Владимир Лаут" w:date="2021-03-03T15:55:00Z">
          <w:r w:rsidRPr="0099481C" w:rsidDel="007401F1">
            <w:rPr>
              <w:rFonts w:ascii="Arial" w:hAnsi="Arial" w:cs="Arial"/>
              <w:szCs w:val="20"/>
              <w:lang w:eastAsia="ru-RU"/>
            </w:rPr>
            <w:delText>Дата оприходования ОС</w:delText>
          </w:r>
          <w:bookmarkStart w:id="11553" w:name="_Toc67554645"/>
          <w:bookmarkStart w:id="11554" w:name="_Toc67555982"/>
          <w:bookmarkStart w:id="11555" w:name="_Toc67557035"/>
          <w:bookmarkEnd w:id="11553"/>
          <w:bookmarkEnd w:id="11554"/>
          <w:bookmarkEnd w:id="11555"/>
        </w:del>
      </w:ins>
    </w:p>
    <w:p w14:paraId="68BFA310" w14:textId="34F4992A" w:rsidR="008B4CE1" w:rsidRPr="008B4CE1" w:rsidDel="0099481C" w:rsidRDefault="008B4CE1" w:rsidP="00D153F5">
      <w:pPr>
        <w:spacing w:after="240" w:line="276" w:lineRule="auto"/>
        <w:ind w:firstLine="567"/>
        <w:rPr>
          <w:del w:id="11556" w:author="Александр" w:date="2020-04-28T03:07:00Z"/>
          <w:rFonts w:ascii="Arial" w:hAnsi="Arial" w:cs="Arial"/>
          <w:iCs/>
          <w:lang w:val="en-US"/>
        </w:rPr>
      </w:pPr>
      <w:del w:id="11557" w:author="Александр" w:date="2020-04-28T03:07:00Z">
        <w:r w:rsidDel="0099481C">
          <w:rPr>
            <w:rFonts w:ascii="Arial" w:hAnsi="Arial" w:cs="Arial"/>
            <w:iCs/>
          </w:rPr>
          <w:delText>Разра</w:delText>
        </w:r>
      </w:del>
      <w:del w:id="11558" w:author="Александр" w:date="2020-04-27T23:36:00Z">
        <w:r w:rsidDel="005E78DA">
          <w:rPr>
            <w:rFonts w:ascii="Arial" w:hAnsi="Arial" w:cs="Arial"/>
            <w:iCs/>
          </w:rPr>
          <w:delText>батывается</w:delText>
        </w:r>
      </w:del>
      <w:del w:id="11559" w:author="Александр" w:date="2020-04-28T03:07:00Z">
        <w:r w:rsidDel="0099481C">
          <w:rPr>
            <w:rFonts w:ascii="Arial" w:hAnsi="Arial" w:cs="Arial"/>
            <w:iCs/>
          </w:rPr>
          <w:delText xml:space="preserve"> отчет по списку единиц оборудования для анализа необходимости изменения НСИ. Предполагаемые дополнительные поля: класс, наименование класса, нормативы обслуживания, планы ТОРО. Код в реестре разработок – </w:delText>
        </w:r>
        <w:r w:rsidDel="0099481C">
          <w:rPr>
            <w:rFonts w:ascii="Arial" w:hAnsi="Arial" w:cs="Arial"/>
            <w:iCs/>
            <w:lang w:val="en-US"/>
          </w:rPr>
          <w:delText>PM17.</w:delText>
        </w:r>
        <w:bookmarkStart w:id="11560" w:name="_Toc67554646"/>
        <w:bookmarkStart w:id="11561" w:name="_Toc67555983"/>
        <w:bookmarkStart w:id="11562" w:name="_Toc67557036"/>
        <w:bookmarkEnd w:id="11560"/>
        <w:bookmarkEnd w:id="11561"/>
        <w:bookmarkEnd w:id="11562"/>
      </w:del>
    </w:p>
    <w:p w14:paraId="6D3CFF79" w14:textId="77777777" w:rsidR="00D153F5" w:rsidRPr="00977CDA" w:rsidRDefault="00D153F5" w:rsidP="00197D54">
      <w:pPr>
        <w:pStyle w:val="3"/>
      </w:pPr>
      <w:bookmarkStart w:id="11563" w:name="_Toc521083732"/>
      <w:bookmarkStart w:id="11564" w:name="_Toc521340872"/>
      <w:bookmarkStart w:id="11565" w:name="_Toc521439392"/>
      <w:bookmarkStart w:id="11566" w:name="_Toc67557037"/>
      <w:r w:rsidRPr="00977CDA">
        <w:t>Миграция объекта данных</w:t>
      </w:r>
      <w:bookmarkEnd w:id="11563"/>
      <w:bookmarkEnd w:id="11564"/>
      <w:bookmarkEnd w:id="11565"/>
      <w:bookmarkEnd w:id="11566"/>
    </w:p>
    <w:p w14:paraId="6E8BCFDE" w14:textId="3B4A49B8" w:rsidR="006E73B8" w:rsidRDefault="00B56EB0" w:rsidP="00D153F5">
      <w:pPr>
        <w:spacing w:after="240" w:line="276" w:lineRule="auto"/>
        <w:ind w:firstLine="567"/>
        <w:rPr>
          <w:rFonts w:ascii="Arial" w:hAnsi="Arial" w:cs="Arial"/>
          <w:szCs w:val="24"/>
        </w:rPr>
      </w:pPr>
      <w:r w:rsidRPr="00AF3522">
        <w:rPr>
          <w:rFonts w:ascii="Arial" w:hAnsi="Arial" w:cs="Arial"/>
          <w:szCs w:val="24"/>
        </w:rPr>
        <w:t xml:space="preserve">Возможна миграция </w:t>
      </w:r>
      <w:r>
        <w:rPr>
          <w:rFonts w:ascii="Arial" w:hAnsi="Arial" w:cs="Arial"/>
          <w:szCs w:val="24"/>
        </w:rPr>
        <w:t xml:space="preserve">данных единиц оборудования в систему </w:t>
      </w:r>
      <w:r>
        <w:rPr>
          <w:rFonts w:ascii="Arial" w:hAnsi="Arial" w:cs="Arial"/>
          <w:szCs w:val="24"/>
          <w:lang w:val="en-US"/>
        </w:rPr>
        <w:t>SAP</w:t>
      </w:r>
      <w:r w:rsidRPr="00B56EB0">
        <w:rPr>
          <w:rFonts w:ascii="Arial" w:hAnsi="Arial" w:cs="Arial"/>
          <w:szCs w:val="24"/>
        </w:rPr>
        <w:t xml:space="preserve"> </w:t>
      </w:r>
      <w:r>
        <w:rPr>
          <w:rFonts w:ascii="Arial" w:hAnsi="Arial" w:cs="Arial"/>
          <w:szCs w:val="24"/>
          <w:lang w:val="en-US"/>
        </w:rPr>
        <w:t>S</w:t>
      </w:r>
      <w:r w:rsidRPr="00B56EB0">
        <w:rPr>
          <w:rFonts w:ascii="Arial" w:hAnsi="Arial" w:cs="Arial"/>
          <w:szCs w:val="24"/>
        </w:rPr>
        <w:t>/4</w:t>
      </w:r>
      <w:r>
        <w:rPr>
          <w:rFonts w:ascii="Arial" w:hAnsi="Arial" w:cs="Arial"/>
          <w:szCs w:val="24"/>
          <w:lang w:val="en-US"/>
        </w:rPr>
        <w:t>HANA</w:t>
      </w:r>
      <w:r w:rsidRPr="00AF3522">
        <w:rPr>
          <w:rFonts w:ascii="Arial" w:hAnsi="Arial" w:cs="Arial"/>
          <w:szCs w:val="24"/>
        </w:rPr>
        <w:t xml:space="preserve"> пр</w:t>
      </w:r>
      <w:r w:rsidR="006E73B8">
        <w:rPr>
          <w:rFonts w:ascii="Arial" w:hAnsi="Arial" w:cs="Arial"/>
          <w:szCs w:val="24"/>
        </w:rPr>
        <w:t xml:space="preserve">и заполнении в шаблонах вручную или по шаблонам данных, подготовленных в рамках проекта </w:t>
      </w:r>
      <w:r w:rsidR="006E73B8" w:rsidRPr="006E73B8">
        <w:rPr>
          <w:rFonts w:ascii="Arial" w:hAnsi="Arial" w:cs="Arial"/>
          <w:szCs w:val="24"/>
        </w:rPr>
        <w:t xml:space="preserve">117306 «Паспортизация объектов </w:t>
      </w:r>
      <w:proofErr w:type="spellStart"/>
      <w:r w:rsidR="006E73B8" w:rsidRPr="006E73B8">
        <w:rPr>
          <w:rFonts w:ascii="Arial" w:hAnsi="Arial" w:cs="Arial"/>
          <w:szCs w:val="24"/>
        </w:rPr>
        <w:t>ТОиР</w:t>
      </w:r>
      <w:proofErr w:type="spellEnd"/>
      <w:r w:rsidR="006E73B8" w:rsidRPr="006E73B8">
        <w:rPr>
          <w:rFonts w:ascii="Arial" w:hAnsi="Arial" w:cs="Arial"/>
          <w:szCs w:val="24"/>
        </w:rPr>
        <w:t xml:space="preserve">, разработка системы управления НСИ </w:t>
      </w:r>
      <w:proofErr w:type="spellStart"/>
      <w:r w:rsidR="006E73B8" w:rsidRPr="006E73B8">
        <w:rPr>
          <w:rFonts w:ascii="Arial" w:hAnsi="Arial" w:cs="Arial"/>
          <w:szCs w:val="24"/>
        </w:rPr>
        <w:t>ТОиР</w:t>
      </w:r>
      <w:proofErr w:type="spellEnd"/>
      <w:r w:rsidR="006E73B8" w:rsidRPr="006E73B8">
        <w:rPr>
          <w:rFonts w:ascii="Arial" w:hAnsi="Arial" w:cs="Arial"/>
          <w:szCs w:val="24"/>
        </w:rPr>
        <w:t>»</w:t>
      </w:r>
      <w:r w:rsidR="006E73B8">
        <w:rPr>
          <w:rFonts w:ascii="Arial" w:hAnsi="Arial" w:cs="Arial"/>
          <w:szCs w:val="24"/>
        </w:rPr>
        <w:t>.</w:t>
      </w:r>
    </w:p>
    <w:p w14:paraId="5821BCC4" w14:textId="5B01C913" w:rsidR="00D153F5" w:rsidRPr="000A5B4A" w:rsidRDefault="00B56EB0" w:rsidP="00D153F5">
      <w:pPr>
        <w:spacing w:after="240" w:line="276" w:lineRule="auto"/>
        <w:ind w:firstLine="567"/>
        <w:rPr>
          <w:rFonts w:ascii="Arial" w:hAnsi="Arial"/>
          <w:i/>
          <w:color w:val="7F7F7F" w:themeColor="text1" w:themeTint="80"/>
        </w:rPr>
      </w:pPr>
      <w:r>
        <w:rPr>
          <w:rFonts w:ascii="Arial" w:hAnsi="Arial" w:cs="Arial"/>
          <w:szCs w:val="24"/>
        </w:rPr>
        <w:t>Принципы миграции описаны</w:t>
      </w:r>
      <w:r w:rsidRPr="00AF3522">
        <w:rPr>
          <w:rFonts w:ascii="Arial" w:hAnsi="Arial" w:cs="Arial"/>
          <w:szCs w:val="24"/>
        </w:rPr>
        <w:t xml:space="preserve"> КД </w:t>
      </w:r>
      <w:r w:rsidRPr="00AF3522">
        <w:rPr>
          <w:rFonts w:ascii="Arial" w:hAnsi="Arial" w:cs="Arial"/>
          <w:szCs w:val="24"/>
          <w:lang w:val="en-US"/>
        </w:rPr>
        <w:t>ERP</w:t>
      </w:r>
      <w:r w:rsidRPr="00AF3522">
        <w:rPr>
          <w:rFonts w:ascii="Arial" w:hAnsi="Arial" w:cs="Arial"/>
          <w:szCs w:val="24"/>
        </w:rPr>
        <w:t>.5.7.1_Концепция миграции данных</w:t>
      </w:r>
      <w:r>
        <w:rPr>
          <w:rFonts w:ascii="Arial" w:hAnsi="Arial" w:cs="Arial"/>
          <w:szCs w:val="24"/>
        </w:rPr>
        <w:t>.</w:t>
      </w:r>
    </w:p>
    <w:p w14:paraId="21539621"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1567" w:name="_Объект_основных_данных_8"/>
      <w:bookmarkStart w:id="11568" w:name="_Toc521851487"/>
      <w:bookmarkStart w:id="11569" w:name="_Toc521851787"/>
      <w:bookmarkStart w:id="11570" w:name="_Toc521852086"/>
      <w:bookmarkStart w:id="11571" w:name="_Toc521852629"/>
      <w:bookmarkStart w:id="11572" w:name="_Toc522798885"/>
      <w:bookmarkStart w:id="11573" w:name="_Объект_основных_данных_9"/>
      <w:bookmarkStart w:id="11574" w:name="_Toc521851495"/>
      <w:bookmarkStart w:id="11575" w:name="_Toc521851795"/>
      <w:bookmarkStart w:id="11576" w:name="_Toc521852094"/>
      <w:bookmarkStart w:id="11577" w:name="_Toc521852637"/>
      <w:bookmarkStart w:id="11578" w:name="_Toc522798893"/>
      <w:bookmarkStart w:id="11579" w:name="_Объект_основных_данных_10"/>
      <w:bookmarkStart w:id="11580" w:name="_Toc521083747"/>
      <w:bookmarkStart w:id="11581" w:name="_Toc521340887"/>
      <w:bookmarkStart w:id="11582" w:name="_Toc521439407"/>
      <w:bookmarkStart w:id="11583" w:name="_Toc67557038"/>
      <w:bookmarkEnd w:id="11567"/>
      <w:bookmarkEnd w:id="11568"/>
      <w:bookmarkEnd w:id="11569"/>
      <w:bookmarkEnd w:id="11570"/>
      <w:bookmarkEnd w:id="11571"/>
      <w:bookmarkEnd w:id="11572"/>
      <w:bookmarkEnd w:id="11573"/>
      <w:bookmarkEnd w:id="11574"/>
      <w:bookmarkEnd w:id="11575"/>
      <w:bookmarkEnd w:id="11576"/>
      <w:bookmarkEnd w:id="11577"/>
      <w:bookmarkEnd w:id="11578"/>
      <w:bookmarkEnd w:id="11579"/>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6D7A4E">
        <w:rPr>
          <w:rFonts w:eastAsiaTheme="majorEastAsia" w:cstheme="majorBidi"/>
          <w:bCs w:val="0"/>
          <w:iCs w:val="0"/>
          <w:szCs w:val="26"/>
        </w:rPr>
        <w:t>_15 Индикатор структуры ТМ</w:t>
      </w:r>
      <w:r w:rsidRPr="00FB401A">
        <w:rPr>
          <w:rFonts w:eastAsiaTheme="majorEastAsia" w:cstheme="majorBidi"/>
          <w:bCs w:val="0"/>
          <w:iCs w:val="0"/>
          <w:szCs w:val="26"/>
        </w:rPr>
        <w:t>.</w:t>
      </w:r>
      <w:bookmarkEnd w:id="11580"/>
      <w:bookmarkEnd w:id="11581"/>
      <w:bookmarkEnd w:id="11582"/>
      <w:bookmarkEnd w:id="11583"/>
    </w:p>
    <w:p w14:paraId="1EB32B2F" w14:textId="77777777" w:rsidR="00D153F5" w:rsidRPr="00FB401A" w:rsidRDefault="00D153F5" w:rsidP="00197D54">
      <w:pPr>
        <w:pStyle w:val="3"/>
      </w:pPr>
      <w:bookmarkStart w:id="11584" w:name="_Toc521083748"/>
      <w:bookmarkStart w:id="11585" w:name="_Toc521340888"/>
      <w:bookmarkStart w:id="11586" w:name="_Toc521439408"/>
      <w:bookmarkStart w:id="11587" w:name="_Toc67557039"/>
      <w:r w:rsidRPr="00FB401A">
        <w:t>Описание объекта</w:t>
      </w:r>
      <w:bookmarkEnd w:id="11584"/>
      <w:bookmarkEnd w:id="11585"/>
      <w:bookmarkEnd w:id="11586"/>
      <w:bookmarkEnd w:id="11587"/>
    </w:p>
    <w:p w14:paraId="5A8C7095" w14:textId="77777777" w:rsidR="00D153F5" w:rsidRDefault="00D153F5" w:rsidP="00D153F5">
      <w:pPr>
        <w:spacing w:after="240" w:line="276" w:lineRule="auto"/>
        <w:ind w:firstLine="567"/>
        <w:rPr>
          <w:rFonts w:ascii="Arial" w:hAnsi="Arial" w:cs="Arial"/>
        </w:rPr>
      </w:pPr>
      <w:r>
        <w:rPr>
          <w:rFonts w:ascii="Arial" w:hAnsi="Arial" w:cs="Arial"/>
        </w:rPr>
        <w:t>Каждое техническое место идентифицируется кодом ТМ. Для определения кода ТМ используется индикатор структуры ТМ, который определяет следующие параметры структуры технических мест: количество уровней иерархии, длину каждого уровня, разделители уровней (дефисы).</w:t>
      </w:r>
    </w:p>
    <w:p w14:paraId="58C7DB0B" w14:textId="77777777" w:rsidR="00D153F5" w:rsidRPr="00FB401A" w:rsidRDefault="00D153F5" w:rsidP="00197D54">
      <w:pPr>
        <w:pStyle w:val="3"/>
      </w:pPr>
      <w:bookmarkStart w:id="11588" w:name="_Toc521083749"/>
      <w:bookmarkStart w:id="11589" w:name="_Toc521340889"/>
      <w:bookmarkStart w:id="11590" w:name="_Toc521439409"/>
      <w:bookmarkStart w:id="11591" w:name="_Toc67557040"/>
      <w:r w:rsidRPr="00FB401A">
        <w:t>Принципы кодирования и нумерации</w:t>
      </w:r>
      <w:bookmarkEnd w:id="11588"/>
      <w:bookmarkEnd w:id="11589"/>
      <w:bookmarkEnd w:id="11590"/>
      <w:bookmarkEnd w:id="11591"/>
    </w:p>
    <w:p w14:paraId="76DD2376" w14:textId="35A09633" w:rsidR="00301782" w:rsidDel="004F62F2" w:rsidRDefault="00301782" w:rsidP="00197D54">
      <w:pPr>
        <w:pStyle w:val="a9"/>
        <w:keepNext/>
        <w:spacing w:after="240" w:afterAutospacing="0" w:line="276" w:lineRule="auto"/>
        <w:ind w:firstLine="567"/>
        <w:rPr>
          <w:del w:id="11592" w:author="Александр" w:date="2020-04-13T07:36:00Z"/>
          <w:rFonts w:ascii="Arial" w:eastAsiaTheme="majorEastAsia" w:hAnsi="Arial" w:cs="Arial"/>
        </w:rPr>
      </w:pPr>
      <w:del w:id="11593" w:author="Александр" w:date="2020-04-13T07:36:00Z">
        <w:r w:rsidDel="004F62F2">
          <w:rPr>
            <w:rFonts w:ascii="Arial" w:eastAsiaTheme="majorEastAsia" w:hAnsi="Arial" w:cs="Arial"/>
          </w:rPr>
          <w:delText xml:space="preserve">В текущем документе возможно уточнение принципов кодирования </w:delText>
        </w:r>
        <w:r w:rsidR="00C05216" w:rsidDel="004F62F2">
          <w:rPr>
            <w:rFonts w:ascii="Arial" w:eastAsiaTheme="majorEastAsia" w:hAnsi="Arial" w:cs="Arial"/>
          </w:rPr>
          <w:delText>индикатора структуры ТМ</w:delText>
        </w:r>
        <w:r w:rsidDel="004F62F2">
          <w:rPr>
            <w:rFonts w:ascii="Arial" w:eastAsiaTheme="majorEastAsia" w:hAnsi="Arial" w:cs="Arial"/>
          </w:rPr>
          <w:delText xml:space="preserve"> по результатам разработки Методики ведения НСИ (БДО, БДН) ТОиР.</w:delText>
        </w:r>
      </w:del>
    </w:p>
    <w:p w14:paraId="7E03287D" w14:textId="7F4D2C1B" w:rsidR="00C05216" w:rsidRPr="00C05216" w:rsidRDefault="00C05216" w:rsidP="00C05216">
      <w:pPr>
        <w:spacing w:after="240" w:line="276" w:lineRule="auto"/>
        <w:ind w:firstLine="567"/>
        <w:textAlignment w:val="top"/>
        <w:rPr>
          <w:rFonts w:ascii="Arial" w:hAnsi="Arial" w:cs="Arial"/>
          <w:color w:val="000000"/>
          <w:szCs w:val="24"/>
        </w:rPr>
      </w:pPr>
      <w:r>
        <w:rPr>
          <w:rFonts w:ascii="Arial" w:hAnsi="Arial" w:cs="Arial"/>
          <w:color w:val="000000"/>
          <w:szCs w:val="24"/>
        </w:rPr>
        <w:t xml:space="preserve">Идентификатор структуры: </w:t>
      </w:r>
      <w:r w:rsidRPr="00C05216">
        <w:rPr>
          <w:rFonts w:ascii="Arial" w:hAnsi="Arial" w:cs="Arial"/>
          <w:b/>
          <w:color w:val="000000"/>
          <w:szCs w:val="24"/>
          <w:lang w:val="en-US"/>
        </w:rPr>
        <w:t>POL</w:t>
      </w:r>
      <w:r w:rsidRPr="002027B6">
        <w:rPr>
          <w:rFonts w:ascii="Arial" w:hAnsi="Arial" w:cs="Arial"/>
          <w:color w:val="000000"/>
          <w:szCs w:val="24"/>
        </w:rPr>
        <w:t xml:space="preserve"> – </w:t>
      </w:r>
      <w:r>
        <w:rPr>
          <w:rFonts w:ascii="Arial" w:hAnsi="Arial" w:cs="Arial"/>
          <w:color w:val="000000"/>
          <w:szCs w:val="24"/>
        </w:rPr>
        <w:t>Полюс.</w:t>
      </w:r>
    </w:p>
    <w:p w14:paraId="4191290A" w14:textId="6DAC1734" w:rsidR="00301782" w:rsidRPr="00EF1C4C" w:rsidRDefault="00301782" w:rsidP="00301782">
      <w:pPr>
        <w:spacing w:line="312" w:lineRule="auto"/>
        <w:ind w:firstLine="567"/>
        <w:textAlignment w:val="top"/>
        <w:rPr>
          <w:rFonts w:ascii="Arial" w:hAnsi="Arial" w:cs="Arial"/>
          <w:color w:val="000000"/>
          <w:szCs w:val="24"/>
        </w:rPr>
      </w:pPr>
      <w:r>
        <w:rPr>
          <w:rFonts w:ascii="Arial" w:hAnsi="Arial" w:cs="Arial"/>
          <w:color w:val="000000"/>
          <w:szCs w:val="24"/>
        </w:rPr>
        <w:t xml:space="preserve">Маска кодирования ТМ: </w:t>
      </w:r>
      <w:r>
        <w:rPr>
          <w:rFonts w:ascii="Arial" w:hAnsi="Arial" w:cs="Arial"/>
          <w:b/>
          <w:color w:val="000000"/>
          <w:szCs w:val="24"/>
          <w:lang w:val="en-US"/>
        </w:rPr>
        <w:t>NN</w:t>
      </w:r>
      <w:r w:rsidRPr="00FF6B61">
        <w:rPr>
          <w:rFonts w:ascii="Arial" w:hAnsi="Arial" w:cs="Arial"/>
          <w:b/>
          <w:color w:val="000000"/>
          <w:szCs w:val="24"/>
        </w:rPr>
        <w:t>-</w:t>
      </w:r>
      <w:r>
        <w:rPr>
          <w:rFonts w:ascii="Arial" w:hAnsi="Arial" w:cs="Arial"/>
          <w:b/>
          <w:color w:val="000000"/>
          <w:szCs w:val="24"/>
          <w:lang w:val="en-US"/>
        </w:rPr>
        <w:t>XXX</w:t>
      </w:r>
      <w:r w:rsidRPr="00FF6B61">
        <w:rPr>
          <w:rFonts w:ascii="Arial" w:hAnsi="Arial" w:cs="Arial"/>
          <w:b/>
          <w:color w:val="000000"/>
          <w:szCs w:val="24"/>
        </w:rPr>
        <w:t>-</w:t>
      </w:r>
      <w:r w:rsidRPr="00570A4C">
        <w:rPr>
          <w:rFonts w:ascii="Arial" w:hAnsi="Arial" w:cs="Arial"/>
          <w:b/>
          <w:color w:val="000000"/>
          <w:szCs w:val="24"/>
          <w:lang w:val="en-US"/>
        </w:rPr>
        <w:t>XXXX</w:t>
      </w:r>
      <w:r w:rsidRPr="00570A4C">
        <w:rPr>
          <w:rFonts w:ascii="Arial" w:hAnsi="Arial" w:cs="Arial"/>
          <w:b/>
          <w:color w:val="000000"/>
          <w:szCs w:val="24"/>
        </w:rPr>
        <w:t>-</w:t>
      </w:r>
      <w:r w:rsidRPr="009720EF">
        <w:rPr>
          <w:rFonts w:ascii="Arial" w:hAnsi="Arial" w:cs="Arial"/>
          <w:b/>
          <w:color w:val="000000"/>
          <w:szCs w:val="24"/>
        </w:rPr>
        <w:t>XX</w:t>
      </w:r>
      <w:r w:rsidRPr="009720EF">
        <w:rPr>
          <w:rFonts w:ascii="Arial" w:hAnsi="Arial" w:cs="Arial"/>
          <w:b/>
          <w:color w:val="000000"/>
          <w:szCs w:val="24"/>
          <w:lang w:val="en-US"/>
        </w:rPr>
        <w:t>XX</w:t>
      </w:r>
      <w:r w:rsidRPr="009720EF">
        <w:rPr>
          <w:rFonts w:ascii="Arial" w:hAnsi="Arial" w:cs="Arial"/>
          <w:b/>
          <w:color w:val="000000"/>
          <w:szCs w:val="24"/>
        </w:rPr>
        <w:t>-</w:t>
      </w:r>
      <w:r w:rsidRPr="0074490F">
        <w:rPr>
          <w:rFonts w:ascii="Arial" w:hAnsi="Arial" w:cs="Arial"/>
          <w:b/>
          <w:color w:val="000000"/>
          <w:szCs w:val="24"/>
          <w:lang w:val="en-US"/>
        </w:rPr>
        <w:t>SSSS</w:t>
      </w:r>
      <w:r w:rsidRPr="0074490F">
        <w:rPr>
          <w:rFonts w:ascii="Arial" w:hAnsi="Arial" w:cs="Arial"/>
          <w:b/>
          <w:color w:val="000000"/>
          <w:szCs w:val="24"/>
        </w:rPr>
        <w:t>-</w:t>
      </w:r>
      <w:r w:rsidRPr="0074490F">
        <w:rPr>
          <w:rFonts w:ascii="Arial" w:hAnsi="Arial" w:cs="Arial"/>
          <w:b/>
          <w:color w:val="000000"/>
          <w:szCs w:val="24"/>
          <w:lang w:val="en-US"/>
        </w:rPr>
        <w:t>SSSS</w:t>
      </w:r>
      <w:r w:rsidRPr="0074490F">
        <w:rPr>
          <w:rFonts w:ascii="Arial" w:hAnsi="Arial" w:cs="Arial"/>
          <w:b/>
          <w:color w:val="000000"/>
          <w:szCs w:val="24"/>
        </w:rPr>
        <w:t>-</w:t>
      </w:r>
      <w:r w:rsidRPr="0074490F">
        <w:rPr>
          <w:rFonts w:ascii="Arial" w:hAnsi="Arial" w:cs="Arial"/>
          <w:b/>
          <w:color w:val="000000"/>
          <w:szCs w:val="24"/>
          <w:lang w:val="en-US"/>
        </w:rPr>
        <w:t>SSSS</w:t>
      </w:r>
      <w:r w:rsidRPr="0074490F">
        <w:rPr>
          <w:rFonts w:ascii="Arial" w:hAnsi="Arial" w:cs="Arial"/>
          <w:b/>
          <w:color w:val="000000"/>
          <w:szCs w:val="24"/>
        </w:rPr>
        <w:t>-</w:t>
      </w:r>
      <w:r w:rsidRPr="0074490F">
        <w:rPr>
          <w:rFonts w:ascii="Arial" w:hAnsi="Arial" w:cs="Arial"/>
          <w:b/>
          <w:color w:val="000000"/>
          <w:szCs w:val="24"/>
          <w:lang w:val="en-US"/>
        </w:rPr>
        <w:t>SSSS</w:t>
      </w:r>
      <w:r w:rsidRPr="0074490F">
        <w:rPr>
          <w:rFonts w:ascii="Arial" w:hAnsi="Arial" w:cs="Arial"/>
          <w:b/>
          <w:color w:val="000000"/>
          <w:szCs w:val="24"/>
        </w:rPr>
        <w:t>-</w:t>
      </w:r>
      <w:r w:rsidRPr="0074490F">
        <w:rPr>
          <w:rFonts w:ascii="Arial" w:hAnsi="Arial" w:cs="Arial"/>
          <w:b/>
          <w:color w:val="000000"/>
          <w:szCs w:val="24"/>
          <w:lang w:val="en-US"/>
        </w:rPr>
        <w:t>SS</w:t>
      </w:r>
      <w:r>
        <w:rPr>
          <w:rFonts w:ascii="Arial" w:hAnsi="Arial" w:cs="Arial"/>
          <w:b/>
          <w:color w:val="000000"/>
          <w:szCs w:val="24"/>
          <w:lang w:val="en-US"/>
        </w:rPr>
        <w:t>S</w:t>
      </w:r>
    </w:p>
    <w:p w14:paraId="78E041C4" w14:textId="77777777" w:rsidR="00301782" w:rsidRPr="00B436D2" w:rsidRDefault="00301782" w:rsidP="00301782">
      <w:pPr>
        <w:spacing w:line="312" w:lineRule="auto"/>
        <w:ind w:firstLine="567"/>
        <w:textAlignment w:val="top"/>
        <w:rPr>
          <w:rFonts w:ascii="Arial" w:hAnsi="Arial" w:cs="Arial"/>
          <w:color w:val="000000"/>
          <w:szCs w:val="24"/>
        </w:rPr>
      </w:pPr>
      <w:r w:rsidRPr="00A90691">
        <w:rPr>
          <w:rFonts w:ascii="Arial" w:hAnsi="Arial" w:cs="Arial"/>
          <w:color w:val="000000"/>
          <w:szCs w:val="24"/>
        </w:rPr>
        <w:t>У</w:t>
      </w:r>
      <w:r>
        <w:rPr>
          <w:rFonts w:ascii="Arial" w:hAnsi="Arial" w:cs="Arial"/>
          <w:color w:val="000000"/>
          <w:szCs w:val="24"/>
        </w:rPr>
        <w:t xml:space="preserve">ровни структуры </w:t>
      </w:r>
      <w:proofErr w:type="gramStart"/>
      <w:r>
        <w:rPr>
          <w:rFonts w:ascii="Arial" w:hAnsi="Arial" w:cs="Arial"/>
          <w:color w:val="000000"/>
          <w:szCs w:val="24"/>
        </w:rPr>
        <w:t xml:space="preserve">ТМ:   </w:t>
      </w:r>
      <w:proofErr w:type="gramEnd"/>
      <w:r>
        <w:rPr>
          <w:rFonts w:ascii="Arial" w:hAnsi="Arial" w:cs="Arial"/>
          <w:color w:val="000000"/>
          <w:szCs w:val="24"/>
        </w:rPr>
        <w:t xml:space="preserve">   </w:t>
      </w:r>
      <w:r w:rsidRPr="00A90691">
        <w:rPr>
          <w:rFonts w:ascii="Arial" w:hAnsi="Arial" w:cs="Arial"/>
          <w:color w:val="000000"/>
          <w:szCs w:val="24"/>
        </w:rPr>
        <w:t xml:space="preserve">1     </w:t>
      </w:r>
      <w:r w:rsidRPr="00EA4B70">
        <w:rPr>
          <w:rFonts w:ascii="Arial" w:hAnsi="Arial" w:cs="Arial"/>
          <w:color w:val="000000"/>
          <w:szCs w:val="24"/>
        </w:rPr>
        <w:t>2</w:t>
      </w:r>
      <w:r>
        <w:rPr>
          <w:rFonts w:ascii="Arial" w:hAnsi="Arial" w:cs="Arial"/>
          <w:color w:val="000000"/>
          <w:szCs w:val="24"/>
        </w:rPr>
        <w:t xml:space="preserve">        3         </w:t>
      </w:r>
      <w:r w:rsidRPr="00A90691">
        <w:rPr>
          <w:rFonts w:ascii="Arial" w:hAnsi="Arial" w:cs="Arial"/>
          <w:color w:val="000000"/>
          <w:szCs w:val="24"/>
        </w:rPr>
        <w:t xml:space="preserve">4  </w:t>
      </w:r>
      <w:r>
        <w:rPr>
          <w:rFonts w:ascii="Arial" w:hAnsi="Arial" w:cs="Arial"/>
          <w:color w:val="000000"/>
          <w:szCs w:val="24"/>
        </w:rPr>
        <w:t xml:space="preserve">      </w:t>
      </w:r>
      <w:r w:rsidRPr="00A90691">
        <w:rPr>
          <w:rFonts w:ascii="Arial" w:hAnsi="Arial" w:cs="Arial"/>
          <w:color w:val="000000"/>
          <w:szCs w:val="24"/>
        </w:rPr>
        <w:t xml:space="preserve">5       </w:t>
      </w:r>
      <w:r>
        <w:rPr>
          <w:rFonts w:ascii="Arial" w:hAnsi="Arial" w:cs="Arial"/>
          <w:color w:val="000000"/>
          <w:szCs w:val="24"/>
        </w:rPr>
        <w:t xml:space="preserve">  </w:t>
      </w:r>
      <w:r w:rsidRPr="00A90691">
        <w:rPr>
          <w:rFonts w:ascii="Arial" w:hAnsi="Arial" w:cs="Arial"/>
          <w:color w:val="000000"/>
          <w:szCs w:val="24"/>
        </w:rPr>
        <w:t xml:space="preserve">6        </w:t>
      </w:r>
      <w:r w:rsidRPr="009B5F21">
        <w:rPr>
          <w:rFonts w:ascii="Arial" w:hAnsi="Arial" w:cs="Arial"/>
          <w:color w:val="000000"/>
          <w:szCs w:val="24"/>
        </w:rPr>
        <w:t xml:space="preserve"> </w:t>
      </w:r>
      <w:r w:rsidRPr="00A90691">
        <w:rPr>
          <w:rFonts w:ascii="Arial" w:hAnsi="Arial" w:cs="Arial"/>
          <w:color w:val="000000"/>
          <w:szCs w:val="24"/>
        </w:rPr>
        <w:t xml:space="preserve">7     </w:t>
      </w:r>
      <w:r>
        <w:rPr>
          <w:rFonts w:ascii="Arial" w:hAnsi="Arial" w:cs="Arial"/>
          <w:color w:val="000000"/>
          <w:szCs w:val="24"/>
        </w:rPr>
        <w:t xml:space="preserve">   8 </w:t>
      </w:r>
      <w:r w:rsidRPr="00B436D2">
        <w:rPr>
          <w:rFonts w:ascii="Arial" w:hAnsi="Arial" w:cs="Arial"/>
          <w:color w:val="000000"/>
          <w:szCs w:val="24"/>
        </w:rPr>
        <w:t xml:space="preserve">     </w:t>
      </w:r>
      <w:r>
        <w:rPr>
          <w:rFonts w:ascii="Arial" w:hAnsi="Arial" w:cs="Arial"/>
          <w:color w:val="000000"/>
          <w:szCs w:val="24"/>
        </w:rPr>
        <w:t xml:space="preserve"> </w:t>
      </w:r>
      <w:r w:rsidRPr="00EA4B70">
        <w:rPr>
          <w:rFonts w:ascii="Arial" w:hAnsi="Arial" w:cs="Arial"/>
          <w:color w:val="000000"/>
          <w:szCs w:val="24"/>
        </w:rPr>
        <w:t xml:space="preserve"> </w:t>
      </w:r>
      <w:r w:rsidRPr="00B436D2">
        <w:rPr>
          <w:rFonts w:ascii="Arial" w:hAnsi="Arial" w:cs="Arial"/>
          <w:color w:val="000000"/>
          <w:szCs w:val="24"/>
        </w:rPr>
        <w:t>9</w:t>
      </w:r>
    </w:p>
    <w:p w14:paraId="4E47F3F0" w14:textId="77777777" w:rsidR="00301782" w:rsidRPr="00A90691" w:rsidRDefault="00301782" w:rsidP="00301782">
      <w:pPr>
        <w:spacing w:line="312" w:lineRule="auto"/>
        <w:ind w:firstLine="567"/>
        <w:textAlignment w:val="top"/>
        <w:rPr>
          <w:rFonts w:ascii="Arial" w:hAnsi="Arial" w:cs="Arial"/>
          <w:color w:val="000000"/>
          <w:szCs w:val="24"/>
        </w:rPr>
      </w:pPr>
      <w:r w:rsidRPr="00A90691">
        <w:rPr>
          <w:rFonts w:ascii="Arial" w:hAnsi="Arial" w:cs="Arial"/>
          <w:color w:val="000000"/>
          <w:szCs w:val="24"/>
        </w:rPr>
        <w:t>Где,</w:t>
      </w:r>
    </w:p>
    <w:p w14:paraId="39662238" w14:textId="77777777" w:rsidR="00301782" w:rsidRPr="00A90691" w:rsidRDefault="00301782" w:rsidP="00301782">
      <w:pPr>
        <w:spacing w:line="312" w:lineRule="auto"/>
        <w:ind w:firstLine="567"/>
        <w:textAlignment w:val="top"/>
        <w:rPr>
          <w:rFonts w:ascii="Arial" w:hAnsi="Arial" w:cs="Arial"/>
          <w:color w:val="000000"/>
          <w:szCs w:val="24"/>
        </w:rPr>
      </w:pPr>
      <w:r w:rsidRPr="0074490F">
        <w:rPr>
          <w:rFonts w:ascii="Arial" w:hAnsi="Arial" w:cs="Arial"/>
          <w:b/>
          <w:color w:val="000000"/>
          <w:szCs w:val="24"/>
        </w:rPr>
        <w:t>X</w:t>
      </w:r>
      <w:r w:rsidRPr="00A90691">
        <w:rPr>
          <w:rFonts w:ascii="Arial" w:hAnsi="Arial" w:cs="Arial"/>
          <w:color w:val="000000"/>
          <w:szCs w:val="24"/>
        </w:rPr>
        <w:t xml:space="preserve"> - </w:t>
      </w:r>
      <w:r>
        <w:rPr>
          <w:rFonts w:ascii="Arial" w:hAnsi="Arial" w:cs="Arial"/>
          <w:color w:val="000000"/>
          <w:szCs w:val="24"/>
        </w:rPr>
        <w:t>с</w:t>
      </w:r>
      <w:r w:rsidRPr="00A90691">
        <w:rPr>
          <w:rFonts w:ascii="Arial" w:hAnsi="Arial" w:cs="Arial"/>
          <w:color w:val="000000"/>
          <w:szCs w:val="24"/>
        </w:rPr>
        <w:t>имволы от 0 до 9 или заглавные буквы алфавита;</w:t>
      </w:r>
    </w:p>
    <w:p w14:paraId="1E3B84A1" w14:textId="77777777" w:rsidR="00301782" w:rsidRDefault="00301782" w:rsidP="00301782">
      <w:pPr>
        <w:spacing w:line="312" w:lineRule="auto"/>
        <w:ind w:firstLine="567"/>
        <w:textAlignment w:val="top"/>
        <w:rPr>
          <w:rFonts w:ascii="Arial" w:hAnsi="Arial" w:cs="Arial"/>
          <w:color w:val="000000"/>
          <w:szCs w:val="24"/>
        </w:rPr>
      </w:pPr>
      <w:r w:rsidRPr="0074490F">
        <w:rPr>
          <w:rFonts w:ascii="Arial" w:hAnsi="Arial" w:cs="Arial"/>
          <w:b/>
          <w:color w:val="000000"/>
          <w:szCs w:val="24"/>
        </w:rPr>
        <w:t>N</w:t>
      </w:r>
      <w:r w:rsidRPr="00A90691">
        <w:rPr>
          <w:rFonts w:ascii="Arial" w:hAnsi="Arial" w:cs="Arial"/>
          <w:color w:val="000000"/>
          <w:szCs w:val="24"/>
        </w:rPr>
        <w:t xml:space="preserve"> - символы от 0 до 9;</w:t>
      </w:r>
    </w:p>
    <w:p w14:paraId="6C5BD67F" w14:textId="77777777" w:rsidR="00301782" w:rsidRPr="00E874E1" w:rsidRDefault="00301782" w:rsidP="00301782">
      <w:pPr>
        <w:spacing w:line="312" w:lineRule="auto"/>
        <w:ind w:firstLine="567"/>
        <w:textAlignment w:val="top"/>
        <w:rPr>
          <w:rFonts w:ascii="Arial" w:hAnsi="Arial" w:cs="Arial"/>
          <w:color w:val="000000"/>
          <w:szCs w:val="24"/>
        </w:rPr>
      </w:pPr>
      <w:r w:rsidRPr="0074490F">
        <w:rPr>
          <w:rFonts w:ascii="Arial" w:hAnsi="Arial" w:cs="Arial"/>
          <w:b/>
          <w:color w:val="000000"/>
          <w:szCs w:val="24"/>
        </w:rPr>
        <w:t>S</w:t>
      </w:r>
      <w:r w:rsidRPr="00E874E1">
        <w:rPr>
          <w:rFonts w:ascii="Arial" w:hAnsi="Arial" w:cs="Arial"/>
          <w:color w:val="000000"/>
          <w:szCs w:val="24"/>
        </w:rPr>
        <w:t xml:space="preserve"> </w:t>
      </w:r>
      <w:r>
        <w:rPr>
          <w:rFonts w:ascii="Arial" w:hAnsi="Arial" w:cs="Arial"/>
          <w:color w:val="000000"/>
          <w:szCs w:val="24"/>
        </w:rPr>
        <w:t>-</w:t>
      </w:r>
      <w:r w:rsidRPr="00E874E1">
        <w:rPr>
          <w:rFonts w:ascii="Arial" w:hAnsi="Arial" w:cs="Arial"/>
          <w:color w:val="000000"/>
          <w:szCs w:val="24"/>
        </w:rPr>
        <w:t xml:space="preserve"> любые символы, в т.ч. специальные;</w:t>
      </w:r>
    </w:p>
    <w:p w14:paraId="1A40C751" w14:textId="77777777" w:rsidR="00301782" w:rsidRPr="00A90691" w:rsidRDefault="00301782" w:rsidP="00301782">
      <w:pPr>
        <w:spacing w:line="312" w:lineRule="auto"/>
        <w:ind w:firstLine="567"/>
        <w:textAlignment w:val="top"/>
        <w:rPr>
          <w:rFonts w:ascii="Arial" w:hAnsi="Arial" w:cs="Arial"/>
          <w:color w:val="000000"/>
          <w:szCs w:val="24"/>
        </w:rPr>
      </w:pPr>
      <w:r w:rsidRPr="00A90691">
        <w:rPr>
          <w:rFonts w:ascii="Arial" w:hAnsi="Arial" w:cs="Arial"/>
          <w:color w:val="000000"/>
          <w:szCs w:val="24"/>
        </w:rPr>
        <w:t>«</w:t>
      </w:r>
      <w:r w:rsidRPr="0074490F">
        <w:rPr>
          <w:rFonts w:ascii="Arial" w:hAnsi="Arial" w:cs="Arial"/>
          <w:b/>
          <w:color w:val="000000"/>
          <w:szCs w:val="24"/>
        </w:rPr>
        <w:t>-</w:t>
      </w:r>
      <w:r w:rsidRPr="00A90691">
        <w:rPr>
          <w:rFonts w:ascii="Arial" w:hAnsi="Arial" w:cs="Arial"/>
          <w:color w:val="000000"/>
          <w:szCs w:val="24"/>
        </w:rPr>
        <w:t>» - служебный символ, отделяет уровни друг от друга.</w:t>
      </w:r>
    </w:p>
    <w:p w14:paraId="60487DC1" w14:textId="4A0A6994" w:rsidR="00301782" w:rsidRDefault="00301782" w:rsidP="00C05216">
      <w:pPr>
        <w:pStyle w:val="a9"/>
        <w:keepNext/>
        <w:spacing w:after="240" w:afterAutospacing="0" w:line="276" w:lineRule="auto"/>
        <w:ind w:firstLine="567"/>
        <w:rPr>
          <w:ins w:id="11594" w:author="Александр" w:date="2020-04-13T07:38:00Z"/>
          <w:rFonts w:ascii="Arial" w:hAnsi="Arial" w:cs="Arial"/>
          <w:color w:val="000000"/>
        </w:rPr>
      </w:pPr>
      <w:r w:rsidRPr="00DD3584">
        <w:rPr>
          <w:rFonts w:ascii="Arial" w:hAnsi="Arial" w:cs="Arial"/>
          <w:color w:val="000000"/>
        </w:rPr>
        <w:t>Допустимое количество символов в маске кодирования ТМ н</w:t>
      </w:r>
      <w:r>
        <w:rPr>
          <w:rFonts w:ascii="Arial" w:hAnsi="Arial" w:cs="Arial"/>
          <w:color w:val="000000"/>
        </w:rPr>
        <w:t>е должно превышать 4</w:t>
      </w:r>
      <w:r w:rsidRPr="00DD3584">
        <w:rPr>
          <w:rFonts w:ascii="Arial" w:hAnsi="Arial" w:cs="Arial"/>
          <w:color w:val="000000"/>
        </w:rPr>
        <w:t>0</w:t>
      </w:r>
      <w:r w:rsidR="00C05216">
        <w:rPr>
          <w:rFonts w:ascii="Arial" w:hAnsi="Arial" w:cs="Arial"/>
          <w:color w:val="000000"/>
        </w:rPr>
        <w:t>.</w:t>
      </w:r>
    </w:p>
    <w:p w14:paraId="0C16E8EF" w14:textId="79A36C15" w:rsidR="004F62F2" w:rsidRPr="0036397B" w:rsidRDefault="004F62F2">
      <w:pPr>
        <w:pStyle w:val="a9"/>
        <w:jc w:val="right"/>
        <w:rPr>
          <w:ins w:id="11595" w:author="Александр" w:date="2020-04-13T07:38:00Z"/>
          <w:rFonts w:ascii="Arial" w:hAnsi="Arial" w:cs="Arial"/>
          <w:b/>
          <w:rPrChange w:id="11596" w:author="Александр" w:date="2020-04-27T23:37:00Z">
            <w:rPr>
              <w:ins w:id="11597" w:author="Александр" w:date="2020-04-13T07:38:00Z"/>
            </w:rPr>
          </w:rPrChange>
        </w:rPr>
        <w:pPrChange w:id="11598" w:author="Александр" w:date="2020-04-13T07:38:00Z">
          <w:pPr>
            <w:pStyle w:val="a9"/>
          </w:pPr>
        </w:pPrChange>
      </w:pPr>
      <w:bookmarkStart w:id="11599" w:name="_Ref12535947"/>
      <w:ins w:id="11600" w:author="Александр" w:date="2020-04-13T07:38:00Z">
        <w:r w:rsidRPr="0036397B">
          <w:rPr>
            <w:rFonts w:ascii="Arial" w:hAnsi="Arial" w:cs="Arial"/>
            <w:b/>
            <w:rPrChange w:id="11601" w:author="Александр" w:date="2020-04-27T23:37:00Z">
              <w:rPr/>
            </w:rPrChange>
          </w:rPr>
          <w:t>Таблица</w:t>
        </w:r>
      </w:ins>
      <w:bookmarkEnd w:id="11599"/>
      <w:ins w:id="11602" w:author="Александр" w:date="2020-04-27T23:37:00Z">
        <w:r w:rsidR="0036397B" w:rsidRPr="0036397B">
          <w:rPr>
            <w:rFonts w:ascii="Arial" w:hAnsi="Arial" w:cs="Arial"/>
            <w:b/>
            <w:rPrChange w:id="11603" w:author="Александр" w:date="2020-04-27T23:37:00Z">
              <w:rPr>
                <w:rFonts w:ascii="Arial" w:hAnsi="Arial" w:cs="Arial"/>
              </w:rPr>
            </w:rPrChange>
          </w:rPr>
          <w:t xml:space="preserve"> </w:t>
        </w:r>
      </w:ins>
      <w:ins w:id="11604" w:author="Александр" w:date="2020-04-13T07:38:00Z">
        <w:r w:rsidR="0036397B" w:rsidRPr="0036397B">
          <w:rPr>
            <w:rFonts w:ascii="Arial" w:hAnsi="Arial" w:cs="Arial"/>
            <w:b/>
            <w:rPrChange w:id="11605" w:author="Александр" w:date="2020-04-27T23:37:00Z">
              <w:rPr>
                <w:rFonts w:ascii="Arial" w:hAnsi="Arial" w:cs="Arial"/>
              </w:rPr>
            </w:rPrChange>
          </w:rPr>
          <w:t>20</w:t>
        </w:r>
        <w:r w:rsidRPr="0036397B">
          <w:rPr>
            <w:rFonts w:ascii="Arial" w:hAnsi="Arial" w:cs="Arial"/>
            <w:b/>
            <w:rPrChange w:id="11606" w:author="Александр" w:date="2020-04-27T23:37:00Z">
              <w:rPr/>
            </w:rPrChange>
          </w:rPr>
          <w:t>. Структура макси кода ТМ</w:t>
        </w:r>
      </w:ins>
    </w:p>
    <w:tbl>
      <w:tblPr>
        <w:tblW w:w="10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6096"/>
        <w:gridCol w:w="1984"/>
        <w:gridCol w:w="993"/>
      </w:tblGrid>
      <w:tr w:rsidR="004F62F2" w:rsidRPr="00BE0980" w14:paraId="34D61C0C" w14:textId="77777777" w:rsidTr="00790D31">
        <w:trPr>
          <w:cantSplit/>
          <w:trHeight w:val="20"/>
          <w:jc w:val="center"/>
          <w:ins w:id="11607" w:author="Александр" w:date="2020-04-13T07:38:00Z"/>
        </w:trPr>
        <w:tc>
          <w:tcPr>
            <w:tcW w:w="1129" w:type="dxa"/>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vAlign w:val="center"/>
            <w:hideMark/>
          </w:tcPr>
          <w:p w14:paraId="65F2C002" w14:textId="77777777" w:rsidR="004F62F2" w:rsidRPr="00BE0980" w:rsidRDefault="004F62F2" w:rsidP="00790D31">
            <w:pPr>
              <w:pStyle w:val="afffd"/>
              <w:rPr>
                <w:ins w:id="11608" w:author="Александр" w:date="2020-04-13T07:38:00Z"/>
              </w:rPr>
            </w:pPr>
            <w:ins w:id="11609" w:author="Александр" w:date="2020-04-13T07:38:00Z">
              <w:r w:rsidRPr="00BE0980">
                <w:lastRenderedPageBreak/>
                <w:t>Уровень</w:t>
              </w:r>
            </w:ins>
          </w:p>
        </w:tc>
        <w:tc>
          <w:tcPr>
            <w:tcW w:w="6096" w:type="dxa"/>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vAlign w:val="center"/>
            <w:hideMark/>
          </w:tcPr>
          <w:p w14:paraId="2CBD0CDB" w14:textId="77777777" w:rsidR="004F62F2" w:rsidRPr="00BE0980" w:rsidRDefault="004F62F2" w:rsidP="00790D31">
            <w:pPr>
              <w:pStyle w:val="afffd"/>
              <w:rPr>
                <w:ins w:id="11610" w:author="Александр" w:date="2020-04-13T07:38:00Z"/>
              </w:rPr>
            </w:pPr>
            <w:ins w:id="11611" w:author="Александр" w:date="2020-04-13T07:38:00Z">
              <w:r w:rsidRPr="00BE0980">
                <w:t>Назначение уровня структуры</w:t>
              </w:r>
            </w:ins>
          </w:p>
        </w:tc>
        <w:tc>
          <w:tcPr>
            <w:tcW w:w="1984" w:type="dxa"/>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vAlign w:val="center"/>
            <w:hideMark/>
          </w:tcPr>
          <w:p w14:paraId="6BA2F842" w14:textId="77777777" w:rsidR="004F62F2" w:rsidRPr="00BE0980" w:rsidRDefault="004F62F2" w:rsidP="00790D31">
            <w:pPr>
              <w:pStyle w:val="afffd"/>
              <w:rPr>
                <w:ins w:id="11612" w:author="Александр" w:date="2020-04-13T07:38:00Z"/>
              </w:rPr>
            </w:pPr>
            <w:ins w:id="11613" w:author="Александр" w:date="2020-04-13T07:38:00Z">
              <w:r w:rsidRPr="00BE0980">
                <w:t>Правила заполнения</w:t>
              </w:r>
            </w:ins>
          </w:p>
        </w:tc>
        <w:tc>
          <w:tcPr>
            <w:tcW w:w="993" w:type="dxa"/>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vAlign w:val="center"/>
            <w:hideMark/>
          </w:tcPr>
          <w:p w14:paraId="661AFFD9" w14:textId="77777777" w:rsidR="004F62F2" w:rsidRPr="00BE0980" w:rsidRDefault="004F62F2" w:rsidP="00790D31">
            <w:pPr>
              <w:pStyle w:val="afffd"/>
              <w:rPr>
                <w:ins w:id="11614" w:author="Александр" w:date="2020-04-13T07:38:00Z"/>
              </w:rPr>
            </w:pPr>
            <w:ins w:id="11615" w:author="Александр" w:date="2020-04-13T07:38:00Z">
              <w:r w:rsidRPr="00BE0980">
                <w:t>Код</w:t>
              </w:r>
              <w:r w:rsidRPr="00BE0980">
                <w:rPr>
                  <w:lang w:val="en-US"/>
                </w:rPr>
                <w:t xml:space="preserve"> </w:t>
              </w:r>
              <w:r w:rsidRPr="00BE0980">
                <w:t>уровня</w:t>
              </w:r>
            </w:ins>
          </w:p>
        </w:tc>
      </w:tr>
      <w:tr w:rsidR="004F62F2" w:rsidRPr="00BE0980" w14:paraId="4C39D04E" w14:textId="77777777" w:rsidTr="00790D31">
        <w:trPr>
          <w:cantSplit/>
          <w:trHeight w:val="20"/>
          <w:jc w:val="center"/>
          <w:ins w:id="11616"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14FEC7A3" w14:textId="77777777" w:rsidR="004F62F2" w:rsidRPr="00041CFE" w:rsidRDefault="004F62F2" w:rsidP="00790D31">
            <w:pPr>
              <w:pStyle w:val="afffe"/>
              <w:rPr>
                <w:ins w:id="11617" w:author="Александр" w:date="2020-04-13T07:38:00Z"/>
                <w:snapToGrid w:val="0"/>
                <w:szCs w:val="20"/>
              </w:rPr>
            </w:pPr>
            <w:ins w:id="11618" w:author="Александр" w:date="2020-04-13T07:38:00Z">
              <w:r w:rsidRPr="00041CFE">
                <w:rPr>
                  <w:snapToGrid w:val="0"/>
                  <w:szCs w:val="20"/>
                </w:rPr>
                <w:t>1</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0D3D7270" w14:textId="77777777" w:rsidR="004F62F2" w:rsidRPr="00696F74" w:rsidRDefault="004F62F2" w:rsidP="00790D31">
            <w:pPr>
              <w:pStyle w:val="afffe"/>
              <w:rPr>
                <w:ins w:id="11619" w:author="Александр" w:date="2020-04-13T07:38:00Z"/>
                <w:bCs/>
                <w:szCs w:val="20"/>
              </w:rPr>
            </w:pPr>
            <w:ins w:id="11620" w:author="Александр" w:date="2020-04-13T07:38:00Z">
              <w:r w:rsidRPr="00696F74">
                <w:rPr>
                  <w:bCs/>
                  <w:szCs w:val="20"/>
                </w:rPr>
                <w:t>Объект верхнего уровня организационной иерархии (БЕ: ГОК, разрез, месторождение)</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095BEB56" w14:textId="77777777" w:rsidR="004F62F2" w:rsidRPr="008D3EFD" w:rsidRDefault="004F62F2" w:rsidP="00790D31">
            <w:pPr>
              <w:pStyle w:val="afffe"/>
              <w:rPr>
                <w:ins w:id="11621" w:author="Александр" w:date="2020-04-13T07:38:00Z"/>
                <w:bCs/>
                <w:szCs w:val="20"/>
              </w:rPr>
            </w:pPr>
            <w:ins w:id="11622" w:author="Александр" w:date="2020-04-13T07:38:00Z">
              <w:r w:rsidRPr="008D3EFD">
                <w:rPr>
                  <w:bCs/>
                  <w:szCs w:val="20"/>
                </w:rPr>
                <w:t>Ручной ввод</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26600202" w14:textId="77777777" w:rsidR="004F62F2" w:rsidRPr="009A7E74" w:rsidRDefault="004F62F2" w:rsidP="00790D31">
            <w:pPr>
              <w:pStyle w:val="afffe"/>
              <w:rPr>
                <w:ins w:id="11623" w:author="Александр" w:date="2020-04-13T07:38:00Z"/>
                <w:snapToGrid w:val="0"/>
                <w:szCs w:val="20"/>
                <w:lang w:val="en-US"/>
              </w:rPr>
            </w:pPr>
            <w:ins w:id="11624" w:author="Александр" w:date="2020-04-13T07:38:00Z">
              <w:r w:rsidRPr="009A7E74">
                <w:rPr>
                  <w:snapToGrid w:val="0"/>
                  <w:szCs w:val="20"/>
                  <w:lang w:val="en-US"/>
                </w:rPr>
                <w:t>NN</w:t>
              </w:r>
            </w:ins>
          </w:p>
        </w:tc>
      </w:tr>
      <w:tr w:rsidR="004F62F2" w:rsidRPr="00BE0980" w14:paraId="04BAA08D" w14:textId="77777777" w:rsidTr="00790D31">
        <w:trPr>
          <w:cantSplit/>
          <w:trHeight w:val="20"/>
          <w:jc w:val="center"/>
          <w:ins w:id="11625"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60F92869" w14:textId="77777777" w:rsidR="004F62F2" w:rsidRPr="00041CFE" w:rsidRDefault="004F62F2" w:rsidP="00790D31">
            <w:pPr>
              <w:pStyle w:val="afffe"/>
              <w:rPr>
                <w:ins w:id="11626" w:author="Александр" w:date="2020-04-13T07:38:00Z"/>
                <w:snapToGrid w:val="0"/>
                <w:szCs w:val="20"/>
              </w:rPr>
            </w:pPr>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51902972" w14:textId="77777777" w:rsidR="004F62F2" w:rsidRPr="00696F74" w:rsidRDefault="004F62F2" w:rsidP="00790D31">
            <w:pPr>
              <w:pStyle w:val="afffe"/>
              <w:rPr>
                <w:ins w:id="11627" w:author="Александр" w:date="2020-04-13T07:38:00Z"/>
                <w:bCs/>
                <w:szCs w:val="20"/>
              </w:rPr>
            </w:pPr>
            <w:ins w:id="11628" w:author="Александр" w:date="2020-04-13T07:38:00Z">
              <w:r w:rsidRPr="00696F74">
                <w:rPr>
                  <w:bCs/>
                  <w:szCs w:val="20"/>
                </w:rPr>
                <w:t>Разделитель</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2292EA6F" w14:textId="77777777" w:rsidR="004F62F2" w:rsidRPr="008D3EFD" w:rsidRDefault="004F62F2" w:rsidP="00790D31">
            <w:pPr>
              <w:pStyle w:val="afffe"/>
              <w:rPr>
                <w:ins w:id="11629" w:author="Александр" w:date="2020-04-13T07:38:00Z"/>
                <w:bCs/>
                <w:szCs w:val="20"/>
              </w:rPr>
            </w:pPr>
            <w:ins w:id="11630" w:author="Александр" w:date="2020-04-13T07:38:00Z">
              <w:r w:rsidRPr="008D3EFD">
                <w:rPr>
                  <w:bCs/>
                  <w:szCs w:val="20"/>
                </w:rPr>
                <w:t xml:space="preserve">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79386D00" w14:textId="77777777" w:rsidR="004F62F2" w:rsidRPr="009A7E74" w:rsidRDefault="004F62F2" w:rsidP="00790D31">
            <w:pPr>
              <w:pStyle w:val="afffe"/>
              <w:rPr>
                <w:ins w:id="11631" w:author="Александр" w:date="2020-04-13T07:38:00Z"/>
                <w:szCs w:val="20"/>
              </w:rPr>
            </w:pPr>
            <w:ins w:id="11632" w:author="Александр" w:date="2020-04-13T07:38:00Z">
              <w:r w:rsidRPr="009A7E74">
                <w:rPr>
                  <w:szCs w:val="20"/>
                </w:rPr>
                <w:t>-</w:t>
              </w:r>
            </w:ins>
          </w:p>
        </w:tc>
      </w:tr>
      <w:tr w:rsidR="004F62F2" w:rsidRPr="00BE0980" w14:paraId="59BC6E58" w14:textId="77777777" w:rsidTr="00790D31">
        <w:trPr>
          <w:cantSplit/>
          <w:trHeight w:val="20"/>
          <w:jc w:val="center"/>
          <w:ins w:id="11633"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06ADE4F8" w14:textId="77777777" w:rsidR="004F62F2" w:rsidRPr="00041CFE" w:rsidRDefault="004F62F2" w:rsidP="00790D31">
            <w:pPr>
              <w:pStyle w:val="afffe"/>
              <w:rPr>
                <w:ins w:id="11634" w:author="Александр" w:date="2020-04-13T07:38:00Z"/>
                <w:snapToGrid w:val="0"/>
                <w:szCs w:val="20"/>
              </w:rPr>
            </w:pPr>
            <w:ins w:id="11635" w:author="Александр" w:date="2020-04-13T07:38:00Z">
              <w:r w:rsidRPr="00041CFE">
                <w:rPr>
                  <w:snapToGrid w:val="0"/>
                  <w:szCs w:val="20"/>
                </w:rPr>
                <w:t>2</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5835A3DB" w14:textId="77777777" w:rsidR="004F62F2" w:rsidRPr="008D3EFD" w:rsidRDefault="004F62F2" w:rsidP="00790D31">
            <w:pPr>
              <w:pStyle w:val="afffe"/>
              <w:rPr>
                <w:ins w:id="11636" w:author="Александр" w:date="2020-04-13T07:38:00Z"/>
                <w:bCs/>
                <w:szCs w:val="20"/>
              </w:rPr>
            </w:pPr>
            <w:ins w:id="11637" w:author="Александр" w:date="2020-04-13T07:38:00Z">
              <w:r w:rsidRPr="00696F74">
                <w:rPr>
                  <w:szCs w:val="20"/>
                </w:rPr>
                <w:t>Уровень для учета групп оборудования, относящихся к структурному подразделению, крупному объекту или группе объектов (ЗИФ, цех, сл</w:t>
              </w:r>
              <w:r w:rsidRPr="008D3EFD">
                <w:rPr>
                  <w:szCs w:val="20"/>
                </w:rPr>
                <w:t>ужба, участок)</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1CDBF761" w14:textId="77777777" w:rsidR="004F62F2" w:rsidRPr="009A7E74" w:rsidRDefault="004F62F2" w:rsidP="00790D31">
            <w:pPr>
              <w:pStyle w:val="afffe"/>
              <w:rPr>
                <w:ins w:id="11638" w:author="Александр" w:date="2020-04-13T07:38:00Z"/>
                <w:bCs/>
                <w:szCs w:val="20"/>
              </w:rPr>
            </w:pPr>
            <w:ins w:id="11639" w:author="Александр" w:date="2020-04-13T07:38:00Z">
              <w:r w:rsidRPr="009A7E74">
                <w:rPr>
                  <w:bCs/>
                  <w:szCs w:val="20"/>
                </w:rPr>
                <w:t>Ручной ввод</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3DAE1084" w14:textId="77777777" w:rsidR="004F62F2" w:rsidRPr="00A306F0" w:rsidRDefault="004F62F2" w:rsidP="00790D31">
            <w:pPr>
              <w:pStyle w:val="afffe"/>
              <w:rPr>
                <w:ins w:id="11640" w:author="Александр" w:date="2020-04-13T07:38:00Z"/>
                <w:szCs w:val="20"/>
              </w:rPr>
            </w:pPr>
            <w:ins w:id="11641" w:author="Александр" w:date="2020-04-13T07:38:00Z">
              <w:r w:rsidRPr="00864651">
                <w:rPr>
                  <w:szCs w:val="20"/>
                  <w:lang w:val="en-US"/>
                </w:rPr>
                <w:t>XXX</w:t>
              </w:r>
            </w:ins>
          </w:p>
        </w:tc>
      </w:tr>
      <w:tr w:rsidR="004F62F2" w:rsidRPr="00BE0980" w14:paraId="35021BFC" w14:textId="77777777" w:rsidTr="00790D31">
        <w:trPr>
          <w:cantSplit/>
          <w:trHeight w:val="20"/>
          <w:jc w:val="center"/>
          <w:ins w:id="11642"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CE2105E" w14:textId="77777777" w:rsidR="004F62F2" w:rsidRPr="00041CFE" w:rsidRDefault="004F62F2" w:rsidP="00790D31">
            <w:pPr>
              <w:pStyle w:val="afffe"/>
              <w:rPr>
                <w:ins w:id="11643" w:author="Александр" w:date="2020-04-13T07:38:00Z"/>
                <w:snapToGrid w:val="0"/>
                <w:szCs w:val="20"/>
              </w:rPr>
            </w:pPr>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779ABD49" w14:textId="77777777" w:rsidR="004F62F2" w:rsidRPr="00696F74" w:rsidRDefault="004F62F2" w:rsidP="00790D31">
            <w:pPr>
              <w:pStyle w:val="afffe"/>
              <w:rPr>
                <w:ins w:id="11644" w:author="Александр" w:date="2020-04-13T07:38:00Z"/>
                <w:bCs/>
                <w:szCs w:val="20"/>
              </w:rPr>
            </w:pPr>
            <w:ins w:id="11645" w:author="Александр" w:date="2020-04-13T07:38:00Z">
              <w:r w:rsidRPr="00696F74">
                <w:rPr>
                  <w:bCs/>
                  <w:szCs w:val="20"/>
                </w:rPr>
                <w:t>Разделитель</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065CA33E" w14:textId="77777777" w:rsidR="004F62F2" w:rsidRPr="008D3EFD" w:rsidRDefault="004F62F2" w:rsidP="00790D31">
            <w:pPr>
              <w:pStyle w:val="afffe"/>
              <w:rPr>
                <w:ins w:id="11646" w:author="Александр" w:date="2020-04-13T07:38:00Z"/>
                <w:bCs/>
                <w:szCs w:val="20"/>
              </w:rPr>
            </w:pPr>
            <w:ins w:id="11647" w:author="Александр" w:date="2020-04-13T07:38:00Z">
              <w:r w:rsidRPr="008D3EFD">
                <w:rPr>
                  <w:bCs/>
                  <w:szCs w:val="20"/>
                </w:rPr>
                <w:t xml:space="preserve">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2AEF2F9B" w14:textId="77777777" w:rsidR="004F62F2" w:rsidRPr="009A7E74" w:rsidRDefault="004F62F2" w:rsidP="00790D31">
            <w:pPr>
              <w:pStyle w:val="afffe"/>
              <w:rPr>
                <w:ins w:id="11648" w:author="Александр" w:date="2020-04-13T07:38:00Z"/>
                <w:szCs w:val="20"/>
              </w:rPr>
            </w:pPr>
            <w:ins w:id="11649" w:author="Александр" w:date="2020-04-13T07:38:00Z">
              <w:r w:rsidRPr="009A7E74">
                <w:rPr>
                  <w:szCs w:val="20"/>
                </w:rPr>
                <w:t>-</w:t>
              </w:r>
            </w:ins>
          </w:p>
        </w:tc>
      </w:tr>
      <w:tr w:rsidR="004F62F2" w:rsidRPr="00BE0980" w14:paraId="23692A20" w14:textId="77777777" w:rsidTr="00790D31">
        <w:trPr>
          <w:cantSplit/>
          <w:trHeight w:val="20"/>
          <w:jc w:val="center"/>
          <w:ins w:id="11650"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CF861BF" w14:textId="77777777" w:rsidR="004F62F2" w:rsidRPr="00041CFE" w:rsidRDefault="004F62F2" w:rsidP="00790D31">
            <w:pPr>
              <w:pStyle w:val="afffe"/>
              <w:rPr>
                <w:ins w:id="11651" w:author="Александр" w:date="2020-04-13T07:38:00Z"/>
                <w:snapToGrid w:val="0"/>
                <w:szCs w:val="20"/>
              </w:rPr>
            </w:pPr>
            <w:ins w:id="11652" w:author="Александр" w:date="2020-04-13T07:38:00Z">
              <w:r w:rsidRPr="00041CFE">
                <w:rPr>
                  <w:snapToGrid w:val="0"/>
                  <w:szCs w:val="20"/>
                </w:rPr>
                <w:t>3</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4FCAB600" w14:textId="77777777" w:rsidR="004F62F2" w:rsidRPr="008D3EFD" w:rsidRDefault="004F62F2" w:rsidP="00790D31">
            <w:pPr>
              <w:pStyle w:val="afffe"/>
              <w:rPr>
                <w:ins w:id="11653" w:author="Александр" w:date="2020-04-13T07:38:00Z"/>
                <w:bCs/>
                <w:szCs w:val="20"/>
              </w:rPr>
            </w:pPr>
            <w:ins w:id="11654" w:author="Александр" w:date="2020-04-13T07:38:00Z">
              <w:r w:rsidRPr="00696F74">
                <w:rPr>
                  <w:szCs w:val="20"/>
                </w:rPr>
                <w:t>Уровень для учета групп оборудования, относящихся к структурному подразделению, крупному объекту или группе объектов (цех, участок, отделение, карьер, ТЭЦ)</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2EB50122" w14:textId="77777777" w:rsidR="004F62F2" w:rsidRPr="009A7E74" w:rsidRDefault="004F62F2" w:rsidP="00790D31">
            <w:pPr>
              <w:pStyle w:val="afffe"/>
              <w:rPr>
                <w:ins w:id="11655" w:author="Александр" w:date="2020-04-13T07:38:00Z"/>
                <w:bCs/>
                <w:szCs w:val="20"/>
              </w:rPr>
            </w:pPr>
            <w:ins w:id="11656" w:author="Александр" w:date="2020-04-13T07:38:00Z">
              <w:r w:rsidRPr="009A7E74">
                <w:rPr>
                  <w:bCs/>
                  <w:szCs w:val="20"/>
                </w:rPr>
                <w:t>Ручной ввод</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hideMark/>
          </w:tcPr>
          <w:p w14:paraId="70F934BD" w14:textId="77777777" w:rsidR="004F62F2" w:rsidRPr="00864651" w:rsidRDefault="004F62F2" w:rsidP="00790D31">
            <w:pPr>
              <w:pStyle w:val="afffe"/>
              <w:rPr>
                <w:ins w:id="11657" w:author="Александр" w:date="2020-04-13T07:38:00Z"/>
                <w:szCs w:val="20"/>
                <w:lang w:val="en-US"/>
              </w:rPr>
            </w:pPr>
            <w:ins w:id="11658" w:author="Александр" w:date="2020-04-13T07:38:00Z">
              <w:r w:rsidRPr="00864651">
                <w:rPr>
                  <w:szCs w:val="20"/>
                  <w:lang w:val="en-US"/>
                </w:rPr>
                <w:t>XXXX</w:t>
              </w:r>
            </w:ins>
          </w:p>
        </w:tc>
      </w:tr>
      <w:tr w:rsidR="004F62F2" w:rsidRPr="00BE0980" w14:paraId="43FC74E0" w14:textId="77777777" w:rsidTr="00790D31">
        <w:trPr>
          <w:cantSplit/>
          <w:trHeight w:val="20"/>
          <w:jc w:val="center"/>
          <w:ins w:id="11659"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1481E405" w14:textId="77777777" w:rsidR="004F62F2" w:rsidRPr="00041CFE" w:rsidRDefault="004F62F2" w:rsidP="00790D31">
            <w:pPr>
              <w:pStyle w:val="afffe"/>
              <w:rPr>
                <w:ins w:id="11660" w:author="Александр" w:date="2020-04-13T07:38:00Z"/>
                <w:snapToGrid w:val="0"/>
                <w:szCs w:val="20"/>
              </w:rPr>
            </w:pPr>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561557DA" w14:textId="77777777" w:rsidR="004F62F2" w:rsidRPr="00696F74" w:rsidRDefault="004F62F2" w:rsidP="00790D31">
            <w:pPr>
              <w:pStyle w:val="afffe"/>
              <w:rPr>
                <w:ins w:id="11661" w:author="Александр" w:date="2020-04-13T07:38:00Z"/>
                <w:bCs/>
                <w:szCs w:val="20"/>
              </w:rPr>
            </w:pPr>
            <w:ins w:id="11662" w:author="Александр" w:date="2020-04-13T07:38:00Z">
              <w:r w:rsidRPr="00696F74">
                <w:rPr>
                  <w:bCs/>
                  <w:szCs w:val="20"/>
                </w:rPr>
                <w:t>Разделитель</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0BD81D57" w14:textId="77777777" w:rsidR="004F62F2" w:rsidRPr="008D3EFD" w:rsidRDefault="004F62F2" w:rsidP="00790D31">
            <w:pPr>
              <w:pStyle w:val="afffe"/>
              <w:rPr>
                <w:ins w:id="11663" w:author="Александр" w:date="2020-04-13T07:38:00Z"/>
                <w:bCs/>
                <w:szCs w:val="20"/>
              </w:rPr>
            </w:pPr>
            <w:ins w:id="11664" w:author="Александр" w:date="2020-04-13T07:38:00Z">
              <w:r w:rsidRPr="008D3EFD">
                <w:rPr>
                  <w:bCs/>
                  <w:szCs w:val="20"/>
                </w:rPr>
                <w:t xml:space="preserve">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7CEA4F98" w14:textId="77777777" w:rsidR="004F62F2" w:rsidRPr="009A7E74" w:rsidRDefault="004F62F2" w:rsidP="00790D31">
            <w:pPr>
              <w:pStyle w:val="afffe"/>
              <w:rPr>
                <w:ins w:id="11665" w:author="Александр" w:date="2020-04-13T07:38:00Z"/>
                <w:szCs w:val="20"/>
              </w:rPr>
            </w:pPr>
            <w:ins w:id="11666" w:author="Александр" w:date="2020-04-13T07:38:00Z">
              <w:r w:rsidRPr="009A7E74">
                <w:rPr>
                  <w:szCs w:val="20"/>
                </w:rPr>
                <w:t>-</w:t>
              </w:r>
            </w:ins>
          </w:p>
        </w:tc>
      </w:tr>
      <w:tr w:rsidR="004F62F2" w:rsidRPr="00BE0980" w14:paraId="727A1B47" w14:textId="77777777" w:rsidTr="00790D31">
        <w:trPr>
          <w:cantSplit/>
          <w:trHeight w:val="20"/>
          <w:jc w:val="center"/>
          <w:ins w:id="11667"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471C9C8D" w14:textId="77777777" w:rsidR="004F62F2" w:rsidRPr="00696F74" w:rsidRDefault="004F62F2" w:rsidP="00790D31">
            <w:pPr>
              <w:pStyle w:val="afffe"/>
              <w:rPr>
                <w:ins w:id="11668" w:author="Александр" w:date="2020-04-13T07:38:00Z"/>
                <w:snapToGrid w:val="0"/>
                <w:szCs w:val="20"/>
                <w:lang w:val="en-US"/>
              </w:rPr>
            </w:pPr>
            <w:ins w:id="11669" w:author="Александр" w:date="2020-04-13T07:38:00Z">
              <w:r w:rsidRPr="00041CFE">
                <w:rPr>
                  <w:snapToGrid w:val="0"/>
                  <w:szCs w:val="20"/>
                </w:rPr>
                <w:t>4</w:t>
              </w:r>
              <w:r w:rsidRPr="00696F74">
                <w:rPr>
                  <w:snapToGrid w:val="0"/>
                  <w:szCs w:val="20"/>
                  <w:lang w:val="en-US"/>
                </w:rPr>
                <w:t>(5)</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FAEABA2" w14:textId="77777777" w:rsidR="004F62F2" w:rsidRPr="00864651" w:rsidRDefault="004F62F2" w:rsidP="00790D31">
            <w:pPr>
              <w:pStyle w:val="afffe"/>
              <w:rPr>
                <w:ins w:id="11670" w:author="Александр" w:date="2020-04-13T07:38:00Z"/>
                <w:bCs/>
                <w:szCs w:val="20"/>
              </w:rPr>
            </w:pPr>
            <w:ins w:id="11671" w:author="Александр" w:date="2020-04-13T07:38:00Z">
              <w:r w:rsidRPr="008D3EFD">
                <w:rPr>
                  <w:szCs w:val="20"/>
                </w:rPr>
                <w:t xml:space="preserve">Уровень для учета групп оборудования, относящихся к одному цеху или производственному участку, одной системе или процессу, подгруппам </w:t>
              </w:r>
              <w:r w:rsidRPr="009A7E74">
                <w:rPr>
                  <w:szCs w:val="20"/>
                </w:rPr>
                <w:t>объектов или подсистемам, установкам системы, линиям процесса или по его видам (участок, служба, линия, класс оборудования)</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5AFB3A98" w14:textId="77777777" w:rsidR="004F62F2" w:rsidRPr="00A306F0" w:rsidRDefault="004F62F2" w:rsidP="00790D31">
            <w:pPr>
              <w:pStyle w:val="afffe"/>
              <w:rPr>
                <w:ins w:id="11672" w:author="Александр" w:date="2020-04-13T07:38:00Z"/>
                <w:bCs/>
                <w:szCs w:val="20"/>
              </w:rPr>
            </w:pPr>
            <w:ins w:id="11673" w:author="Александр" w:date="2020-04-13T07:38:00Z">
              <w:r w:rsidRPr="00A306F0">
                <w:rPr>
                  <w:bCs/>
                  <w:szCs w:val="20"/>
                </w:rPr>
                <w:t>Ручной ввод</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7303C3C4" w14:textId="77777777" w:rsidR="004F62F2" w:rsidRPr="005A2475" w:rsidRDefault="004F62F2" w:rsidP="00790D31">
            <w:pPr>
              <w:pStyle w:val="afffe"/>
              <w:rPr>
                <w:ins w:id="11674" w:author="Александр" w:date="2020-04-13T07:38:00Z"/>
                <w:szCs w:val="20"/>
                <w:lang w:val="en-US"/>
              </w:rPr>
            </w:pPr>
            <w:ins w:id="11675" w:author="Александр" w:date="2020-04-13T07:38:00Z">
              <w:r w:rsidRPr="005A2475">
                <w:rPr>
                  <w:szCs w:val="20"/>
                  <w:lang w:val="en-US"/>
                </w:rPr>
                <w:t>XXXX</w:t>
              </w:r>
            </w:ins>
          </w:p>
        </w:tc>
      </w:tr>
      <w:tr w:rsidR="004F62F2" w:rsidRPr="00BE0980" w14:paraId="24773EBA" w14:textId="77777777" w:rsidTr="00790D31">
        <w:trPr>
          <w:cantSplit/>
          <w:trHeight w:val="20"/>
          <w:jc w:val="center"/>
          <w:ins w:id="11676"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51757458" w14:textId="77777777" w:rsidR="004F62F2" w:rsidRPr="00041CFE" w:rsidRDefault="004F62F2" w:rsidP="00790D31">
            <w:pPr>
              <w:pStyle w:val="afffe"/>
              <w:rPr>
                <w:ins w:id="11677" w:author="Александр" w:date="2020-04-13T07:38:00Z"/>
                <w:snapToGrid w:val="0"/>
                <w:szCs w:val="20"/>
              </w:rPr>
            </w:pPr>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1FD300F" w14:textId="77777777" w:rsidR="004F62F2" w:rsidRPr="00696F74" w:rsidRDefault="004F62F2" w:rsidP="00790D31">
            <w:pPr>
              <w:pStyle w:val="afffe"/>
              <w:rPr>
                <w:ins w:id="11678" w:author="Александр" w:date="2020-04-13T07:38:00Z"/>
                <w:bCs/>
                <w:szCs w:val="20"/>
              </w:rPr>
            </w:pPr>
            <w:ins w:id="11679" w:author="Александр" w:date="2020-04-13T07:38:00Z">
              <w:r w:rsidRPr="00696F74">
                <w:rPr>
                  <w:bCs/>
                  <w:szCs w:val="20"/>
                </w:rPr>
                <w:t>Разделитель</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09296BFF" w14:textId="77777777" w:rsidR="004F62F2" w:rsidRPr="008D3EFD" w:rsidRDefault="004F62F2" w:rsidP="00790D31">
            <w:pPr>
              <w:pStyle w:val="afffe"/>
              <w:rPr>
                <w:ins w:id="11680" w:author="Александр" w:date="2020-04-13T07:38:00Z"/>
                <w:bCs/>
                <w:szCs w:val="20"/>
              </w:rPr>
            </w:pPr>
            <w:ins w:id="11681" w:author="Александр" w:date="2020-04-13T07:38:00Z">
              <w:r w:rsidRPr="008D3EFD">
                <w:rPr>
                  <w:bCs/>
                  <w:szCs w:val="20"/>
                </w:rPr>
                <w:t xml:space="preserve">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1520C020" w14:textId="77777777" w:rsidR="004F62F2" w:rsidRPr="009A7E74" w:rsidRDefault="004F62F2" w:rsidP="00790D31">
            <w:pPr>
              <w:pStyle w:val="afffe"/>
              <w:rPr>
                <w:ins w:id="11682" w:author="Александр" w:date="2020-04-13T07:38:00Z"/>
                <w:szCs w:val="20"/>
              </w:rPr>
            </w:pPr>
            <w:ins w:id="11683" w:author="Александр" w:date="2020-04-13T07:38:00Z">
              <w:r w:rsidRPr="009A7E74">
                <w:rPr>
                  <w:szCs w:val="20"/>
                </w:rPr>
                <w:t>-</w:t>
              </w:r>
            </w:ins>
          </w:p>
        </w:tc>
      </w:tr>
      <w:tr w:rsidR="004F62F2" w:rsidRPr="00BE0980" w14:paraId="45C8096A" w14:textId="77777777" w:rsidTr="00790D31">
        <w:trPr>
          <w:cantSplit/>
          <w:trHeight w:val="20"/>
          <w:jc w:val="center"/>
          <w:ins w:id="11684"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0DAE3AC4" w14:textId="77777777" w:rsidR="004F62F2" w:rsidRPr="00041CFE" w:rsidRDefault="004F62F2" w:rsidP="00790D31">
            <w:pPr>
              <w:pStyle w:val="afffe"/>
              <w:rPr>
                <w:ins w:id="11685" w:author="Александр" w:date="2020-04-13T07:38:00Z"/>
                <w:snapToGrid w:val="0"/>
                <w:szCs w:val="20"/>
              </w:rPr>
            </w:pPr>
            <w:ins w:id="11686" w:author="Александр" w:date="2020-04-13T07:38:00Z">
              <w:r w:rsidRPr="00041CFE">
                <w:rPr>
                  <w:snapToGrid w:val="0"/>
                  <w:szCs w:val="20"/>
                </w:rPr>
                <w:t>5-7</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701138D5" w14:textId="77777777" w:rsidR="004F62F2" w:rsidRPr="00696F74" w:rsidRDefault="004F62F2" w:rsidP="00790D31">
            <w:pPr>
              <w:pStyle w:val="afffe"/>
              <w:rPr>
                <w:ins w:id="11687" w:author="Александр" w:date="2020-04-13T07:38:00Z"/>
                <w:bCs/>
                <w:szCs w:val="20"/>
              </w:rPr>
            </w:pPr>
            <w:ins w:id="11688" w:author="Александр" w:date="2020-04-13T07:38:00Z">
              <w:r w:rsidRPr="00696F74">
                <w:rPr>
                  <w:bCs/>
                  <w:szCs w:val="20"/>
                </w:rPr>
                <w:t>Уровни для учета оборудования (самостоятельного объекта ремонта) или подгрупп оборудования, или составной части оборудования</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5FBE3618" w14:textId="77777777" w:rsidR="004F62F2" w:rsidRPr="009A7E74" w:rsidRDefault="004F62F2" w:rsidP="00790D31">
            <w:pPr>
              <w:pStyle w:val="afffe"/>
              <w:rPr>
                <w:ins w:id="11689" w:author="Александр" w:date="2020-04-13T07:38:00Z"/>
                <w:bCs/>
                <w:szCs w:val="20"/>
              </w:rPr>
            </w:pPr>
            <w:ins w:id="11690" w:author="Александр" w:date="2020-04-13T07:38:00Z">
              <w:r w:rsidRPr="008D3EFD">
                <w:rPr>
                  <w:bCs/>
                  <w:szCs w:val="20"/>
                </w:rPr>
                <w:t xml:space="preserve">Ручной ввод (символы), с использованием кодов ГТМ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1F2E1428" w14:textId="77777777" w:rsidR="004F62F2" w:rsidRPr="00864651" w:rsidRDefault="004F62F2" w:rsidP="00790D31">
            <w:pPr>
              <w:pStyle w:val="afffe"/>
              <w:rPr>
                <w:ins w:id="11691" w:author="Александр" w:date="2020-04-13T07:38:00Z"/>
                <w:szCs w:val="20"/>
                <w:lang w:val="en-US"/>
              </w:rPr>
            </w:pPr>
            <w:ins w:id="11692" w:author="Александр" w:date="2020-04-13T07:38:00Z">
              <w:r w:rsidRPr="00864651">
                <w:rPr>
                  <w:szCs w:val="20"/>
                  <w:lang w:val="en-US"/>
                </w:rPr>
                <w:t>SSSS</w:t>
              </w:r>
            </w:ins>
          </w:p>
        </w:tc>
      </w:tr>
      <w:tr w:rsidR="004F62F2" w:rsidRPr="00BE0980" w14:paraId="46F5DDA0" w14:textId="77777777" w:rsidTr="00790D31">
        <w:trPr>
          <w:cantSplit/>
          <w:trHeight w:val="20"/>
          <w:jc w:val="center"/>
          <w:ins w:id="11693"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61DFAE8" w14:textId="77777777" w:rsidR="004F62F2" w:rsidRPr="00041CFE" w:rsidRDefault="004F62F2" w:rsidP="00790D31">
            <w:pPr>
              <w:pStyle w:val="afffe"/>
              <w:rPr>
                <w:ins w:id="11694" w:author="Александр" w:date="2020-04-13T07:38:00Z"/>
                <w:snapToGrid w:val="0"/>
                <w:szCs w:val="20"/>
              </w:rPr>
            </w:pPr>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672F5020" w14:textId="77777777" w:rsidR="004F62F2" w:rsidRPr="00696F74" w:rsidRDefault="004F62F2" w:rsidP="00790D31">
            <w:pPr>
              <w:pStyle w:val="afffe"/>
              <w:rPr>
                <w:ins w:id="11695" w:author="Александр" w:date="2020-04-13T07:38:00Z"/>
                <w:bCs/>
                <w:szCs w:val="20"/>
              </w:rPr>
            </w:pPr>
            <w:ins w:id="11696" w:author="Александр" w:date="2020-04-13T07:38:00Z">
              <w:r w:rsidRPr="00696F74">
                <w:rPr>
                  <w:bCs/>
                  <w:szCs w:val="20"/>
                </w:rPr>
                <w:t>Разделитель</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1D21BE28" w14:textId="77777777" w:rsidR="004F62F2" w:rsidRPr="008D3EFD" w:rsidRDefault="004F62F2" w:rsidP="00790D31">
            <w:pPr>
              <w:pStyle w:val="afffe"/>
              <w:rPr>
                <w:ins w:id="11697" w:author="Александр" w:date="2020-04-13T07:38:00Z"/>
                <w:bCs/>
                <w:szCs w:val="20"/>
              </w:rPr>
            </w:pPr>
            <w:ins w:id="11698" w:author="Александр" w:date="2020-04-13T07:38:00Z">
              <w:r w:rsidRPr="008D3EFD">
                <w:rPr>
                  <w:bCs/>
                  <w:szCs w:val="20"/>
                </w:rPr>
                <w:t xml:space="preserve">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3288D8E7" w14:textId="77777777" w:rsidR="004F62F2" w:rsidRPr="009A7E74" w:rsidRDefault="004F62F2" w:rsidP="00790D31">
            <w:pPr>
              <w:pStyle w:val="afffe"/>
              <w:rPr>
                <w:ins w:id="11699" w:author="Александр" w:date="2020-04-13T07:38:00Z"/>
                <w:szCs w:val="20"/>
              </w:rPr>
            </w:pPr>
            <w:ins w:id="11700" w:author="Александр" w:date="2020-04-13T07:38:00Z">
              <w:r w:rsidRPr="009A7E74">
                <w:rPr>
                  <w:szCs w:val="20"/>
                </w:rPr>
                <w:t>-</w:t>
              </w:r>
            </w:ins>
          </w:p>
        </w:tc>
      </w:tr>
      <w:tr w:rsidR="004F62F2" w:rsidRPr="00BE0980" w14:paraId="724E2452" w14:textId="77777777" w:rsidTr="00790D31">
        <w:trPr>
          <w:cantSplit/>
          <w:trHeight w:val="20"/>
          <w:jc w:val="center"/>
          <w:ins w:id="11701"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61441672" w14:textId="77777777" w:rsidR="004F62F2" w:rsidRPr="00041CFE" w:rsidRDefault="004F62F2" w:rsidP="00790D31">
            <w:pPr>
              <w:pStyle w:val="afffe"/>
              <w:rPr>
                <w:ins w:id="11702" w:author="Александр" w:date="2020-04-13T07:38:00Z"/>
                <w:snapToGrid w:val="0"/>
                <w:szCs w:val="20"/>
              </w:rPr>
            </w:pPr>
            <w:ins w:id="11703" w:author="Александр" w:date="2020-04-13T07:38:00Z">
              <w:r w:rsidRPr="00041CFE">
                <w:rPr>
                  <w:snapToGrid w:val="0"/>
                  <w:szCs w:val="20"/>
                </w:rPr>
                <w:t>7-8</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0C1DECA8" w14:textId="77777777" w:rsidR="004F62F2" w:rsidRPr="009A7E74" w:rsidRDefault="004F62F2" w:rsidP="00790D31">
            <w:pPr>
              <w:pStyle w:val="afffe"/>
              <w:rPr>
                <w:ins w:id="11704" w:author="Александр" w:date="2020-04-13T07:38:00Z"/>
                <w:bCs/>
                <w:szCs w:val="20"/>
              </w:rPr>
            </w:pPr>
            <w:ins w:id="11705" w:author="Александр" w:date="2020-04-13T07:38:00Z">
              <w:r w:rsidRPr="00696F74">
                <w:rPr>
                  <w:bCs/>
                  <w:szCs w:val="20"/>
                </w:rPr>
                <w:t>Уровн</w:t>
              </w:r>
              <w:r w:rsidRPr="008D3EFD">
                <w:rPr>
                  <w:bCs/>
                  <w:szCs w:val="20"/>
                </w:rPr>
                <w:t xml:space="preserve">и для учета конструктивного элемента оборудования, составной части оборудования, узла или изделия. Вид узла или элемента </w:t>
              </w:r>
              <w:r w:rsidRPr="009A7E74">
                <w:rPr>
                  <w:bCs/>
                  <w:szCs w:val="20"/>
                </w:rPr>
                <w:t>оборудования. Номер узла или элемента оборудования (если узел оборудования существует в единственном числе, то номер не проставляется)</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730CA951" w14:textId="77777777" w:rsidR="004F62F2" w:rsidRPr="00864651" w:rsidRDefault="004F62F2" w:rsidP="00790D31">
            <w:pPr>
              <w:pStyle w:val="afffe"/>
              <w:rPr>
                <w:ins w:id="11706" w:author="Александр" w:date="2020-04-13T07:38:00Z"/>
                <w:bCs/>
                <w:szCs w:val="20"/>
              </w:rPr>
            </w:pPr>
            <w:ins w:id="11707" w:author="Александр" w:date="2020-04-13T07:38:00Z">
              <w:r w:rsidRPr="00864651">
                <w:rPr>
                  <w:bCs/>
                  <w:szCs w:val="20"/>
                </w:rPr>
                <w:t>Ручной ввод (символы)</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47C882C9" w14:textId="77777777" w:rsidR="004F62F2" w:rsidRPr="005A2475" w:rsidRDefault="004F62F2" w:rsidP="00790D31">
            <w:pPr>
              <w:pStyle w:val="afffe"/>
              <w:rPr>
                <w:ins w:id="11708" w:author="Александр" w:date="2020-04-13T07:38:00Z"/>
                <w:szCs w:val="20"/>
              </w:rPr>
            </w:pPr>
            <w:ins w:id="11709" w:author="Александр" w:date="2020-04-13T07:38:00Z">
              <w:r w:rsidRPr="00A306F0">
                <w:rPr>
                  <w:szCs w:val="20"/>
                  <w:lang w:val="en-US"/>
                </w:rPr>
                <w:t>SSSS</w:t>
              </w:r>
            </w:ins>
          </w:p>
        </w:tc>
      </w:tr>
      <w:tr w:rsidR="004F62F2" w:rsidRPr="00BE0980" w14:paraId="2D29A692" w14:textId="77777777" w:rsidTr="00790D31">
        <w:trPr>
          <w:cantSplit/>
          <w:trHeight w:val="20"/>
          <w:jc w:val="center"/>
          <w:ins w:id="11710"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3AD44CAF" w14:textId="77777777" w:rsidR="004F62F2" w:rsidRPr="00041CFE" w:rsidRDefault="004F62F2" w:rsidP="00790D31">
            <w:pPr>
              <w:pStyle w:val="afffe"/>
              <w:rPr>
                <w:ins w:id="11711" w:author="Александр" w:date="2020-04-13T07:38:00Z"/>
                <w:snapToGrid w:val="0"/>
                <w:szCs w:val="20"/>
              </w:rPr>
            </w:pPr>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7D8EA8D1" w14:textId="77777777" w:rsidR="004F62F2" w:rsidRPr="00696F74" w:rsidRDefault="004F62F2" w:rsidP="00790D31">
            <w:pPr>
              <w:pStyle w:val="afffe"/>
              <w:rPr>
                <w:ins w:id="11712" w:author="Александр" w:date="2020-04-13T07:38:00Z"/>
                <w:bCs/>
                <w:szCs w:val="20"/>
              </w:rPr>
            </w:pPr>
            <w:ins w:id="11713" w:author="Александр" w:date="2020-04-13T07:38:00Z">
              <w:r w:rsidRPr="00696F74">
                <w:rPr>
                  <w:bCs/>
                  <w:szCs w:val="20"/>
                </w:rPr>
                <w:t>Разделитель</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64EF528F" w14:textId="77777777" w:rsidR="004F62F2" w:rsidRPr="008D3EFD" w:rsidRDefault="004F62F2" w:rsidP="00790D31">
            <w:pPr>
              <w:pStyle w:val="afffe"/>
              <w:rPr>
                <w:ins w:id="11714" w:author="Александр" w:date="2020-04-13T07:38:00Z"/>
                <w:bCs/>
                <w:szCs w:val="20"/>
              </w:rPr>
            </w:pPr>
            <w:ins w:id="11715" w:author="Александр" w:date="2020-04-13T07:38:00Z">
              <w:r w:rsidRPr="008D3EFD">
                <w:rPr>
                  <w:bCs/>
                  <w:szCs w:val="20"/>
                </w:rPr>
                <w:t xml:space="preserve"> «-»</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4C3F22DF" w14:textId="77777777" w:rsidR="004F62F2" w:rsidRPr="009A7E74" w:rsidRDefault="004F62F2" w:rsidP="00790D31">
            <w:pPr>
              <w:pStyle w:val="afffe"/>
              <w:rPr>
                <w:ins w:id="11716" w:author="Александр" w:date="2020-04-13T07:38:00Z"/>
                <w:szCs w:val="20"/>
              </w:rPr>
            </w:pPr>
            <w:ins w:id="11717" w:author="Александр" w:date="2020-04-13T07:38:00Z">
              <w:r w:rsidRPr="009A7E74">
                <w:rPr>
                  <w:szCs w:val="20"/>
                </w:rPr>
                <w:t>-</w:t>
              </w:r>
            </w:ins>
          </w:p>
        </w:tc>
      </w:tr>
      <w:tr w:rsidR="004F62F2" w:rsidRPr="00BE0980" w14:paraId="30DD0831" w14:textId="77777777" w:rsidTr="00790D31">
        <w:trPr>
          <w:cantSplit/>
          <w:trHeight w:val="20"/>
          <w:jc w:val="center"/>
          <w:ins w:id="11718" w:author="Александр" w:date="2020-04-13T07:38:00Z"/>
        </w:trPr>
        <w:tc>
          <w:tcPr>
            <w:tcW w:w="1129"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31E7F58C" w14:textId="77777777" w:rsidR="004F62F2" w:rsidRPr="00041CFE" w:rsidRDefault="004F62F2" w:rsidP="00790D31">
            <w:pPr>
              <w:pStyle w:val="afffe"/>
              <w:rPr>
                <w:ins w:id="11719" w:author="Александр" w:date="2020-04-13T07:38:00Z"/>
                <w:snapToGrid w:val="0"/>
                <w:szCs w:val="20"/>
              </w:rPr>
            </w:pPr>
            <w:ins w:id="11720" w:author="Александр" w:date="2020-04-13T07:38:00Z">
              <w:r w:rsidRPr="00041CFE">
                <w:rPr>
                  <w:snapToGrid w:val="0"/>
                  <w:szCs w:val="20"/>
                </w:rPr>
                <w:t>9</w:t>
              </w:r>
            </w:ins>
          </w:p>
        </w:tc>
        <w:tc>
          <w:tcPr>
            <w:tcW w:w="609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AC3D2C7" w14:textId="77777777" w:rsidR="004F62F2" w:rsidRPr="00696F74" w:rsidRDefault="004F62F2" w:rsidP="00790D31">
            <w:pPr>
              <w:pStyle w:val="afffe"/>
              <w:rPr>
                <w:ins w:id="11721" w:author="Александр" w:date="2020-04-13T07:38:00Z"/>
                <w:bCs/>
                <w:szCs w:val="20"/>
              </w:rPr>
            </w:pPr>
            <w:ins w:id="11722" w:author="Александр" w:date="2020-04-13T07:38:00Z">
              <w:r w:rsidRPr="00696F74">
                <w:rPr>
                  <w:bCs/>
                  <w:szCs w:val="20"/>
                </w:rPr>
                <w:t>Дополнительные символы, используются, когда не хватает 8-ми уровней. Код определяется в индивидуальном порядке для каждого случая.</w:t>
              </w:r>
            </w:ins>
          </w:p>
        </w:tc>
        <w:tc>
          <w:tcPr>
            <w:tcW w:w="1984"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3579EABE" w14:textId="77777777" w:rsidR="004F62F2" w:rsidRPr="009A7E74" w:rsidRDefault="004F62F2" w:rsidP="00790D31">
            <w:pPr>
              <w:pStyle w:val="afffe"/>
              <w:rPr>
                <w:ins w:id="11723" w:author="Александр" w:date="2020-04-13T07:38:00Z"/>
                <w:bCs/>
                <w:szCs w:val="20"/>
              </w:rPr>
            </w:pPr>
            <w:ins w:id="11724" w:author="Александр" w:date="2020-04-13T07:38:00Z">
              <w:r w:rsidRPr="008D3EFD">
                <w:rPr>
                  <w:bCs/>
                  <w:szCs w:val="20"/>
                </w:rPr>
                <w:t>Ручной ввод (символы)</w:t>
              </w:r>
            </w:ins>
          </w:p>
        </w:tc>
        <w:tc>
          <w:tcPr>
            <w:tcW w:w="99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vAlign w:val="center"/>
          </w:tcPr>
          <w:p w14:paraId="212F5BAF" w14:textId="77777777" w:rsidR="004F62F2" w:rsidRPr="00864651" w:rsidRDefault="004F62F2" w:rsidP="00790D31">
            <w:pPr>
              <w:pStyle w:val="afffe"/>
              <w:rPr>
                <w:ins w:id="11725" w:author="Александр" w:date="2020-04-13T07:38:00Z"/>
                <w:szCs w:val="20"/>
                <w:lang w:val="en-US"/>
              </w:rPr>
            </w:pPr>
            <w:ins w:id="11726" w:author="Александр" w:date="2020-04-13T07:38:00Z">
              <w:r w:rsidRPr="00864651">
                <w:rPr>
                  <w:szCs w:val="20"/>
                  <w:lang w:val="en-US"/>
                </w:rPr>
                <w:t>SSS</w:t>
              </w:r>
            </w:ins>
          </w:p>
        </w:tc>
      </w:tr>
    </w:tbl>
    <w:p w14:paraId="06D8EC2C" w14:textId="7DD6839C" w:rsidR="004F62F2" w:rsidRPr="004B2A47" w:rsidRDefault="00001C71">
      <w:pPr>
        <w:pStyle w:val="a9"/>
        <w:keepNext/>
        <w:spacing w:after="240" w:afterAutospacing="0" w:line="276" w:lineRule="auto"/>
        <w:rPr>
          <w:rFonts w:ascii="Arial" w:eastAsiaTheme="majorEastAsia" w:hAnsi="Arial" w:cs="Arial"/>
        </w:rPr>
        <w:pPrChange w:id="11727" w:author="Александр" w:date="2020-04-13T07:38:00Z">
          <w:pPr>
            <w:pStyle w:val="a9"/>
            <w:keepNext/>
            <w:spacing w:after="240" w:afterAutospacing="0" w:line="276" w:lineRule="auto"/>
            <w:ind w:firstLine="567"/>
          </w:pPr>
        </w:pPrChange>
      </w:pPr>
      <w:ins w:id="11728" w:author="Александр" w:date="2020-04-13T07:39:00Z">
        <w:r>
          <w:rPr>
            <w:rFonts w:ascii="Arial" w:eastAsiaTheme="majorEastAsia" w:hAnsi="Arial" w:cs="Arial"/>
          </w:rPr>
          <w:t xml:space="preserve">Подробнее принципы кодирования описаны в </w:t>
        </w:r>
      </w:ins>
      <w:ins w:id="11729" w:author="Александр" w:date="2020-04-13T07:41:00Z">
        <w:r w:rsidRPr="00001C71">
          <w:rPr>
            <w:rFonts w:ascii="Arial" w:hAnsi="Arial" w:cs="Arial"/>
            <w:rPrChange w:id="11730" w:author="Александр" w:date="2020-04-13T07:41:00Z">
              <w:rPr>
                <w:rFonts w:ascii="Arial" w:hAnsi="Arial" w:cs="Arial"/>
                <w:sz w:val="20"/>
                <w:szCs w:val="20"/>
              </w:rPr>
            </w:rPrChange>
          </w:rPr>
          <w:t>М</w:t>
        </w:r>
        <w:r w:rsidRPr="00041CFE">
          <w:rPr>
            <w:rFonts w:ascii="Arial" w:hAnsi="Arial" w:cs="Arial"/>
          </w:rPr>
          <w:t>етоди</w:t>
        </w:r>
        <w:r w:rsidRPr="00696F74">
          <w:rPr>
            <w:rFonts w:ascii="Arial" w:hAnsi="Arial" w:cs="Arial"/>
          </w:rPr>
          <w:t>ке</w:t>
        </w:r>
        <w:r w:rsidRPr="00001C71">
          <w:rPr>
            <w:rFonts w:ascii="Arial" w:hAnsi="Arial" w:cs="Arial"/>
            <w:rPrChange w:id="11731" w:author="Александр" w:date="2020-04-13T07:41:00Z">
              <w:rPr>
                <w:rFonts w:ascii="Arial" w:hAnsi="Arial" w:cs="Arial"/>
                <w:sz w:val="20"/>
                <w:szCs w:val="20"/>
              </w:rPr>
            </w:rPrChange>
          </w:rPr>
          <w:t xml:space="preserve"> ведения НСИ </w:t>
        </w:r>
        <w:del w:id="11732" w:author="Владимир Лаут" w:date="2021-04-07T13:10:00Z">
          <w:r w:rsidRPr="00001C71" w:rsidDel="00337234">
            <w:rPr>
              <w:rFonts w:ascii="Arial" w:hAnsi="Arial" w:cs="Arial"/>
              <w:rPrChange w:id="11733" w:author="Александр" w:date="2020-04-13T07:41:00Z">
                <w:rPr>
                  <w:rFonts w:ascii="Arial" w:hAnsi="Arial" w:cs="Arial"/>
                  <w:sz w:val="20"/>
                  <w:szCs w:val="20"/>
                </w:rPr>
              </w:rPrChange>
            </w:rPr>
            <w:delText xml:space="preserve">(БДО и БДН) </w:delText>
          </w:r>
        </w:del>
        <w:proofErr w:type="spellStart"/>
        <w:r w:rsidRPr="00001C71">
          <w:rPr>
            <w:rFonts w:ascii="Arial" w:hAnsi="Arial" w:cs="Arial"/>
            <w:rPrChange w:id="11734" w:author="Александр" w:date="2020-04-13T07:41:00Z">
              <w:rPr>
                <w:rFonts w:ascii="Arial" w:hAnsi="Arial" w:cs="Arial"/>
                <w:sz w:val="20"/>
                <w:szCs w:val="20"/>
              </w:rPr>
            </w:rPrChange>
          </w:rPr>
          <w:t>ТОиР</w:t>
        </w:r>
      </w:ins>
      <w:proofErr w:type="spellEnd"/>
      <w:ins w:id="11735" w:author="Александр" w:date="2020-04-13T07:42:00Z">
        <w:r>
          <w:rPr>
            <w:rFonts w:ascii="Arial" w:hAnsi="Arial" w:cs="Arial"/>
          </w:rPr>
          <w:t>, раздел 5.4.1</w:t>
        </w:r>
      </w:ins>
    </w:p>
    <w:p w14:paraId="40EFCADB" w14:textId="77777777" w:rsidR="00D153F5" w:rsidRPr="00FB401A" w:rsidRDefault="00D153F5" w:rsidP="00197D54">
      <w:pPr>
        <w:pStyle w:val="3"/>
      </w:pPr>
      <w:bookmarkStart w:id="11736" w:name="_Toc521083750"/>
      <w:bookmarkStart w:id="11737" w:name="_Toc521340890"/>
      <w:bookmarkStart w:id="11738" w:name="_Toc521439410"/>
      <w:bookmarkStart w:id="11739" w:name="_Toc67557041"/>
      <w:r>
        <w:t>К</w:t>
      </w:r>
      <w:r w:rsidRPr="00FB401A">
        <w:t>лючевые параметры объекта</w:t>
      </w:r>
      <w:bookmarkEnd w:id="11736"/>
      <w:bookmarkEnd w:id="11737"/>
      <w:bookmarkEnd w:id="11738"/>
      <w:bookmarkEnd w:id="11739"/>
    </w:p>
    <w:p w14:paraId="4A461989" w14:textId="77777777" w:rsidR="00D153F5" w:rsidRDefault="00D153F5" w:rsidP="00D153F5">
      <w:pPr>
        <w:spacing w:after="120" w:line="276" w:lineRule="auto"/>
        <w:ind w:firstLine="567"/>
        <w:rPr>
          <w:rFonts w:ascii="Arial" w:hAnsi="Arial" w:cs="Arial"/>
        </w:rPr>
      </w:pPr>
      <w:r w:rsidRPr="00C311F7">
        <w:rPr>
          <w:rFonts w:ascii="Arial" w:hAnsi="Arial" w:cs="Arial"/>
        </w:rPr>
        <w:t>К</w:t>
      </w:r>
      <w:r>
        <w:rPr>
          <w:rFonts w:ascii="Arial" w:hAnsi="Arial" w:cs="Arial"/>
        </w:rPr>
        <w:t>лючевыми параметрами объекта являются:</w:t>
      </w:r>
    </w:p>
    <w:p w14:paraId="7E4E7EC6" w14:textId="77777777" w:rsidR="00D153F5" w:rsidRPr="007B4831" w:rsidRDefault="00D153F5" w:rsidP="00197D54">
      <w:pPr>
        <w:pStyle w:val="afc"/>
        <w:numPr>
          <w:ilvl w:val="0"/>
          <w:numId w:val="9"/>
        </w:numPr>
        <w:spacing w:after="120" w:line="276" w:lineRule="auto"/>
        <w:ind w:left="851" w:hanging="284"/>
        <w:rPr>
          <w:rFonts w:ascii="Arial" w:hAnsi="Arial" w:cs="Arial"/>
          <w:szCs w:val="24"/>
        </w:rPr>
      </w:pPr>
      <w:r w:rsidRPr="007B4831">
        <w:rPr>
          <w:rFonts w:ascii="Arial" w:hAnsi="Arial" w:cs="Arial"/>
          <w:szCs w:val="24"/>
        </w:rPr>
        <w:t>TPLKZ - Индикатор структуры ТМ,</w:t>
      </w:r>
    </w:p>
    <w:p w14:paraId="24626240" w14:textId="77777777" w:rsidR="00D153F5" w:rsidRPr="007B4831" w:rsidRDefault="00D153F5" w:rsidP="00197D54">
      <w:pPr>
        <w:pStyle w:val="afc"/>
        <w:numPr>
          <w:ilvl w:val="0"/>
          <w:numId w:val="9"/>
        </w:numPr>
        <w:spacing w:after="240" w:line="276" w:lineRule="auto"/>
        <w:ind w:left="851" w:hanging="284"/>
        <w:rPr>
          <w:rFonts w:ascii="Arial" w:hAnsi="Arial" w:cs="Arial"/>
          <w:szCs w:val="24"/>
        </w:rPr>
        <w:sectPr w:rsidR="00D153F5" w:rsidRPr="007B4831" w:rsidSect="00FE7760">
          <w:headerReference w:type="default" r:id="rId30"/>
          <w:headerReference w:type="first" r:id="rId31"/>
          <w:pgSz w:w="11907" w:h="16840" w:code="9"/>
          <w:pgMar w:top="1134" w:right="567" w:bottom="1134" w:left="1134" w:header="737" w:footer="283" w:gutter="0"/>
          <w:cols w:space="708"/>
          <w:docGrid w:linePitch="360"/>
        </w:sectPr>
      </w:pPr>
      <w:r w:rsidRPr="007B4831">
        <w:rPr>
          <w:rFonts w:ascii="Arial" w:hAnsi="Arial" w:cs="Arial"/>
          <w:szCs w:val="24"/>
        </w:rPr>
        <w:t>EDITM - Маска редактирования ТМ.</w:t>
      </w:r>
    </w:p>
    <w:p w14:paraId="6D5FEF83" w14:textId="77777777" w:rsidR="00D153F5" w:rsidRPr="003F2961" w:rsidRDefault="00D153F5" w:rsidP="00197D54">
      <w:pPr>
        <w:pStyle w:val="3"/>
      </w:pPr>
      <w:bookmarkStart w:id="11740" w:name="_Toc521083751"/>
      <w:bookmarkStart w:id="11741" w:name="_Toc521340891"/>
      <w:bookmarkStart w:id="11742" w:name="_Toc521439411"/>
      <w:bookmarkStart w:id="11743" w:name="_Toc67557042"/>
      <w:r w:rsidRPr="003F2961">
        <w:lastRenderedPageBreak/>
        <w:t>Модель данных объекта</w:t>
      </w:r>
      <w:bookmarkEnd w:id="11740"/>
      <w:bookmarkEnd w:id="11741"/>
      <w:bookmarkEnd w:id="11742"/>
      <w:bookmarkEnd w:id="11743"/>
    </w:p>
    <w:p w14:paraId="1474729F" w14:textId="597A3F31" w:rsidR="00D153F5" w:rsidRPr="00E43403" w:rsidRDefault="00D153F5" w:rsidP="00E16A62">
      <w:pPr>
        <w:pStyle w:val="a9"/>
        <w:keepNext/>
        <w:spacing w:after="240" w:afterAutospacing="0" w:line="276" w:lineRule="auto"/>
        <w:ind w:right="-312"/>
        <w:jc w:val="right"/>
        <w:rPr>
          <w:rFonts w:ascii="Arial" w:hAnsi="Arial" w:cs="Arial"/>
          <w:b/>
          <w:sz w:val="22"/>
        </w:rPr>
      </w:pPr>
      <w:r w:rsidRPr="00321205">
        <w:rPr>
          <w:rFonts w:ascii="Arial" w:hAnsi="Arial" w:cs="Arial"/>
          <w:b/>
          <w:sz w:val="22"/>
        </w:rPr>
        <w:t>Таблица</w:t>
      </w:r>
      <w:r w:rsidR="0010588B">
        <w:rPr>
          <w:rFonts w:ascii="Arial" w:hAnsi="Arial" w:cs="Arial"/>
          <w:b/>
          <w:sz w:val="22"/>
        </w:rPr>
        <w:t xml:space="preserve"> </w:t>
      </w:r>
      <w:ins w:id="11744" w:author="Александр" w:date="2020-04-13T13:12:00Z">
        <w:r w:rsidR="0036397B">
          <w:rPr>
            <w:rFonts w:ascii="Arial" w:hAnsi="Arial" w:cs="Arial"/>
            <w:b/>
            <w:sz w:val="22"/>
          </w:rPr>
          <w:t>21</w:t>
        </w:r>
      </w:ins>
      <w:del w:id="11745" w:author="Александр" w:date="2020-04-13T13:12:00Z">
        <w:r w:rsidR="0010588B" w:rsidDel="00870994">
          <w:rPr>
            <w:rFonts w:ascii="Arial" w:hAnsi="Arial" w:cs="Arial"/>
            <w:b/>
            <w:sz w:val="22"/>
          </w:rPr>
          <w:delText>22</w:delText>
        </w:r>
      </w:del>
      <w:r w:rsidRPr="00321205">
        <w:rPr>
          <w:rFonts w:ascii="Arial" w:hAnsi="Arial" w:cs="Arial"/>
          <w:b/>
          <w:sz w:val="22"/>
        </w:rPr>
        <w:t xml:space="preserve">. Модель данных </w:t>
      </w:r>
      <w:r>
        <w:rPr>
          <w:rFonts w:ascii="Arial" w:hAnsi="Arial" w:cs="Arial"/>
          <w:b/>
          <w:sz w:val="22"/>
          <w:lang w:val="en-US"/>
        </w:rPr>
        <w:t>PM</w:t>
      </w:r>
      <w:r w:rsidRPr="00E43403">
        <w:rPr>
          <w:rFonts w:ascii="Arial" w:hAnsi="Arial" w:cs="Arial"/>
          <w:b/>
          <w:sz w:val="22"/>
        </w:rPr>
        <w:t xml:space="preserve">_15 </w:t>
      </w:r>
      <w:r>
        <w:rPr>
          <w:rFonts w:ascii="Arial" w:hAnsi="Arial" w:cs="Arial"/>
          <w:b/>
          <w:sz w:val="22"/>
        </w:rPr>
        <w:t>Индикатор структуры ТМ</w:t>
      </w:r>
    </w:p>
    <w:tbl>
      <w:tblPr>
        <w:tblW w:w="5264"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5"/>
        <w:gridCol w:w="995"/>
        <w:gridCol w:w="2125"/>
        <w:gridCol w:w="2551"/>
        <w:gridCol w:w="992"/>
        <w:gridCol w:w="1559"/>
        <w:gridCol w:w="1136"/>
        <w:gridCol w:w="1843"/>
        <w:gridCol w:w="1274"/>
        <w:gridCol w:w="1280"/>
        <w:gridCol w:w="1130"/>
      </w:tblGrid>
      <w:tr w:rsidR="00D153F5" w:rsidRPr="000E3C42" w14:paraId="40AC017C" w14:textId="77777777" w:rsidTr="00D153F5">
        <w:trPr>
          <w:cantSplit/>
          <w:trHeight w:val="397"/>
        </w:trPr>
        <w:tc>
          <w:tcPr>
            <w:tcW w:w="139" w:type="pct"/>
            <w:vMerge w:val="restart"/>
            <w:shd w:val="clear" w:color="auto" w:fill="FFC000"/>
            <w:vAlign w:val="center"/>
          </w:tcPr>
          <w:p w14:paraId="525E055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325" w:type="pct"/>
            <w:vMerge w:val="restart"/>
            <w:shd w:val="clear" w:color="auto" w:fill="FFC000"/>
          </w:tcPr>
          <w:p w14:paraId="7BFEE02B" w14:textId="77777777" w:rsidR="00D153F5" w:rsidRPr="000E3C42" w:rsidRDefault="00D153F5" w:rsidP="00D153F5">
            <w:pPr>
              <w:jc w:val="center"/>
              <w:rPr>
                <w:rFonts w:ascii="Arial" w:hAnsi="Arial" w:cs="Arial"/>
                <w:b/>
                <w:sz w:val="20"/>
                <w:szCs w:val="20"/>
              </w:rPr>
            </w:pPr>
          </w:p>
          <w:p w14:paraId="7BEAD97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694" w:type="pct"/>
            <w:vMerge w:val="restart"/>
            <w:shd w:val="clear" w:color="auto" w:fill="FFC000"/>
            <w:vAlign w:val="center"/>
          </w:tcPr>
          <w:p w14:paraId="7BA5903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833" w:type="pct"/>
            <w:vMerge w:val="restart"/>
            <w:shd w:val="clear" w:color="auto" w:fill="FFC000"/>
            <w:vAlign w:val="center"/>
          </w:tcPr>
          <w:p w14:paraId="199A235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24" w:type="pct"/>
            <w:vMerge w:val="restart"/>
            <w:shd w:val="clear" w:color="auto" w:fill="FFC000"/>
            <w:vAlign w:val="center"/>
          </w:tcPr>
          <w:p w14:paraId="494A6B3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509" w:type="pct"/>
            <w:vMerge w:val="restart"/>
            <w:shd w:val="clear" w:color="auto" w:fill="FFC000"/>
            <w:vAlign w:val="center"/>
          </w:tcPr>
          <w:p w14:paraId="4700EA9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973" w:type="pct"/>
            <w:gridSpan w:val="2"/>
            <w:shd w:val="clear" w:color="auto" w:fill="FFC000"/>
          </w:tcPr>
          <w:p w14:paraId="0933634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34" w:type="pct"/>
            <w:gridSpan w:val="2"/>
            <w:shd w:val="clear" w:color="auto" w:fill="FFC000"/>
            <w:vAlign w:val="center"/>
          </w:tcPr>
          <w:p w14:paraId="1373F01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69" w:type="pct"/>
            <w:vMerge w:val="restart"/>
            <w:shd w:val="clear" w:color="auto" w:fill="FFC000"/>
            <w:vAlign w:val="center"/>
          </w:tcPr>
          <w:p w14:paraId="61CE414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18F802C2" w14:textId="77777777" w:rsidTr="00D153F5">
        <w:trPr>
          <w:cantSplit/>
        </w:trPr>
        <w:tc>
          <w:tcPr>
            <w:tcW w:w="139" w:type="pct"/>
            <w:vMerge/>
            <w:vAlign w:val="center"/>
          </w:tcPr>
          <w:p w14:paraId="21C1DC13" w14:textId="77777777" w:rsidR="00D153F5" w:rsidRPr="000E3C42" w:rsidRDefault="00D153F5" w:rsidP="00D153F5">
            <w:pPr>
              <w:jc w:val="center"/>
              <w:rPr>
                <w:rFonts w:ascii="Arial" w:hAnsi="Arial" w:cs="Arial"/>
                <w:sz w:val="20"/>
                <w:szCs w:val="20"/>
              </w:rPr>
            </w:pPr>
          </w:p>
        </w:tc>
        <w:tc>
          <w:tcPr>
            <w:tcW w:w="325" w:type="pct"/>
            <w:vMerge/>
          </w:tcPr>
          <w:p w14:paraId="25247934" w14:textId="77777777" w:rsidR="00D153F5" w:rsidRPr="000E3C42" w:rsidRDefault="00D153F5" w:rsidP="00D153F5">
            <w:pPr>
              <w:jc w:val="center"/>
              <w:rPr>
                <w:rFonts w:ascii="Arial" w:hAnsi="Arial" w:cs="Arial"/>
                <w:sz w:val="20"/>
                <w:szCs w:val="20"/>
              </w:rPr>
            </w:pPr>
          </w:p>
        </w:tc>
        <w:tc>
          <w:tcPr>
            <w:tcW w:w="694" w:type="pct"/>
            <w:vMerge/>
            <w:vAlign w:val="center"/>
          </w:tcPr>
          <w:p w14:paraId="034A917E" w14:textId="77777777" w:rsidR="00D153F5" w:rsidRPr="000E3C42" w:rsidRDefault="00D153F5" w:rsidP="00D153F5">
            <w:pPr>
              <w:jc w:val="center"/>
              <w:rPr>
                <w:rFonts w:ascii="Arial" w:hAnsi="Arial" w:cs="Arial"/>
                <w:sz w:val="20"/>
                <w:szCs w:val="20"/>
              </w:rPr>
            </w:pPr>
          </w:p>
        </w:tc>
        <w:tc>
          <w:tcPr>
            <w:tcW w:w="833" w:type="pct"/>
            <w:vMerge/>
            <w:vAlign w:val="center"/>
          </w:tcPr>
          <w:p w14:paraId="5EBC3AD4" w14:textId="77777777" w:rsidR="00D153F5" w:rsidRPr="000E3C42" w:rsidRDefault="00D153F5" w:rsidP="00D153F5">
            <w:pPr>
              <w:jc w:val="center"/>
              <w:rPr>
                <w:rFonts w:ascii="Arial" w:hAnsi="Arial" w:cs="Arial"/>
                <w:sz w:val="20"/>
                <w:szCs w:val="20"/>
              </w:rPr>
            </w:pPr>
          </w:p>
        </w:tc>
        <w:tc>
          <w:tcPr>
            <w:tcW w:w="324" w:type="pct"/>
            <w:vMerge/>
            <w:vAlign w:val="center"/>
          </w:tcPr>
          <w:p w14:paraId="7629CFB9" w14:textId="77777777" w:rsidR="00D153F5" w:rsidRPr="000E3C42" w:rsidRDefault="00D153F5" w:rsidP="00D153F5">
            <w:pPr>
              <w:jc w:val="center"/>
              <w:rPr>
                <w:rFonts w:ascii="Arial" w:hAnsi="Arial" w:cs="Arial"/>
                <w:sz w:val="20"/>
                <w:szCs w:val="20"/>
              </w:rPr>
            </w:pPr>
          </w:p>
        </w:tc>
        <w:tc>
          <w:tcPr>
            <w:tcW w:w="509" w:type="pct"/>
            <w:vMerge/>
            <w:vAlign w:val="center"/>
          </w:tcPr>
          <w:p w14:paraId="3D12F4F4" w14:textId="77777777" w:rsidR="00D153F5" w:rsidRPr="000E3C42" w:rsidRDefault="00D153F5" w:rsidP="00D153F5">
            <w:pPr>
              <w:jc w:val="center"/>
              <w:rPr>
                <w:rFonts w:ascii="Arial" w:hAnsi="Arial" w:cs="Arial"/>
                <w:sz w:val="20"/>
                <w:szCs w:val="20"/>
              </w:rPr>
            </w:pPr>
          </w:p>
        </w:tc>
        <w:tc>
          <w:tcPr>
            <w:tcW w:w="371" w:type="pct"/>
            <w:tcBorders>
              <w:top w:val="single" w:sz="6" w:space="0" w:color="auto"/>
              <w:bottom w:val="single" w:sz="6" w:space="0" w:color="auto"/>
            </w:tcBorders>
            <w:shd w:val="clear" w:color="auto" w:fill="FFC000"/>
          </w:tcPr>
          <w:p w14:paraId="1B4BFB2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2" w:type="pct"/>
            <w:tcBorders>
              <w:top w:val="single" w:sz="6" w:space="0" w:color="auto"/>
              <w:bottom w:val="single" w:sz="6" w:space="0" w:color="auto"/>
            </w:tcBorders>
            <w:shd w:val="clear" w:color="auto" w:fill="FFC000"/>
          </w:tcPr>
          <w:p w14:paraId="4CEEB7B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416" w:type="pct"/>
            <w:tcBorders>
              <w:top w:val="single" w:sz="6" w:space="0" w:color="auto"/>
              <w:bottom w:val="single" w:sz="6" w:space="0" w:color="auto"/>
            </w:tcBorders>
            <w:shd w:val="clear" w:color="auto" w:fill="FFC000"/>
            <w:vAlign w:val="center"/>
          </w:tcPr>
          <w:p w14:paraId="7D0B02A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18" w:type="pct"/>
            <w:shd w:val="clear" w:color="auto" w:fill="FFC000"/>
            <w:vAlign w:val="center"/>
          </w:tcPr>
          <w:p w14:paraId="2A71C7B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69" w:type="pct"/>
            <w:vMerge/>
            <w:shd w:val="clear" w:color="auto" w:fill="FFC000"/>
          </w:tcPr>
          <w:p w14:paraId="6A069110" w14:textId="77777777" w:rsidR="00D153F5" w:rsidRPr="000E3C42" w:rsidRDefault="00D153F5" w:rsidP="00D153F5">
            <w:pPr>
              <w:jc w:val="center"/>
              <w:rPr>
                <w:rFonts w:ascii="Arial" w:hAnsi="Arial" w:cs="Arial"/>
                <w:b/>
                <w:sz w:val="20"/>
                <w:szCs w:val="20"/>
              </w:rPr>
            </w:pPr>
          </w:p>
        </w:tc>
      </w:tr>
      <w:tr w:rsidR="00D153F5" w:rsidRPr="000E3C42" w14:paraId="6B0E1841" w14:textId="77777777" w:rsidTr="00D153F5">
        <w:trPr>
          <w:cantSplit/>
        </w:trPr>
        <w:tc>
          <w:tcPr>
            <w:tcW w:w="139" w:type="pct"/>
          </w:tcPr>
          <w:p w14:paraId="7D8E8E2F" w14:textId="77777777" w:rsidR="00D153F5" w:rsidRPr="000E3C42" w:rsidRDefault="00D153F5" w:rsidP="00D153F5">
            <w:pPr>
              <w:rPr>
                <w:rFonts w:ascii="Arial" w:hAnsi="Arial" w:cs="Arial"/>
                <w:sz w:val="20"/>
                <w:szCs w:val="20"/>
              </w:rPr>
            </w:pPr>
            <w:r w:rsidRPr="000E3C42">
              <w:rPr>
                <w:rFonts w:ascii="Arial" w:hAnsi="Arial" w:cs="Arial"/>
                <w:sz w:val="20"/>
                <w:szCs w:val="20"/>
              </w:rPr>
              <w:t>1.</w:t>
            </w:r>
          </w:p>
        </w:tc>
        <w:tc>
          <w:tcPr>
            <w:tcW w:w="325" w:type="pct"/>
          </w:tcPr>
          <w:p w14:paraId="60F1ACBD" w14:textId="03DC03C0"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694" w:type="pct"/>
          </w:tcPr>
          <w:p w14:paraId="327CBEA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Индикатор структуры ТМ</w:t>
            </w:r>
          </w:p>
        </w:tc>
        <w:tc>
          <w:tcPr>
            <w:tcW w:w="833" w:type="pct"/>
          </w:tcPr>
          <w:p w14:paraId="76ABE1E3"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Индикатор структуры технического места</w:t>
            </w:r>
          </w:p>
        </w:tc>
        <w:tc>
          <w:tcPr>
            <w:tcW w:w="324" w:type="pct"/>
          </w:tcPr>
          <w:p w14:paraId="3B05C903"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CHAR, 5</w:t>
            </w:r>
          </w:p>
        </w:tc>
        <w:tc>
          <w:tcPr>
            <w:tcW w:w="509" w:type="pct"/>
          </w:tcPr>
          <w:p w14:paraId="67FD4231"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T370S- TPLKZ</w:t>
            </w:r>
          </w:p>
        </w:tc>
        <w:tc>
          <w:tcPr>
            <w:tcW w:w="371" w:type="pct"/>
          </w:tcPr>
          <w:p w14:paraId="79E1444A"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602" w:type="pct"/>
          </w:tcPr>
          <w:p w14:paraId="5205B9B3" w14:textId="73455731" w:rsidR="00D153F5" w:rsidRPr="000E3C42" w:rsidRDefault="002E4C10" w:rsidP="00D153F5">
            <w:pPr>
              <w:jc w:val="center"/>
              <w:rPr>
                <w:rFonts w:ascii="Arial" w:hAnsi="Arial" w:cs="Arial"/>
                <w:sz w:val="20"/>
                <w:szCs w:val="20"/>
              </w:rPr>
            </w:pPr>
            <w:r w:rsidRPr="000E3C42">
              <w:rPr>
                <w:rFonts w:ascii="Arial" w:hAnsi="Arial" w:cs="Arial"/>
                <w:sz w:val="20"/>
                <w:szCs w:val="20"/>
              </w:rPr>
              <w:t>Для всех индик</w:t>
            </w:r>
            <w:r w:rsidR="00AD5F95">
              <w:rPr>
                <w:rFonts w:ascii="Arial" w:hAnsi="Arial" w:cs="Arial"/>
                <w:sz w:val="20"/>
                <w:szCs w:val="20"/>
              </w:rPr>
              <w:t>а</w:t>
            </w:r>
            <w:r w:rsidRPr="000E3C42">
              <w:rPr>
                <w:rFonts w:ascii="Arial" w:hAnsi="Arial" w:cs="Arial"/>
                <w:sz w:val="20"/>
                <w:szCs w:val="20"/>
              </w:rPr>
              <w:t>торов</w:t>
            </w:r>
          </w:p>
        </w:tc>
        <w:tc>
          <w:tcPr>
            <w:tcW w:w="416" w:type="pct"/>
          </w:tcPr>
          <w:p w14:paraId="40B1FABE" w14:textId="53182388"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18" w:type="pct"/>
          </w:tcPr>
          <w:p w14:paraId="06ED2863" w14:textId="6017EDE6"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69" w:type="pct"/>
          </w:tcPr>
          <w:p w14:paraId="53331DE1"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4A481C3E" w14:textId="77777777" w:rsidTr="00D153F5">
        <w:trPr>
          <w:cantSplit/>
        </w:trPr>
        <w:tc>
          <w:tcPr>
            <w:tcW w:w="139" w:type="pct"/>
          </w:tcPr>
          <w:p w14:paraId="16C55573" w14:textId="77777777" w:rsidR="00D153F5" w:rsidRPr="000E3C42" w:rsidRDefault="00D153F5" w:rsidP="00D153F5">
            <w:pPr>
              <w:rPr>
                <w:rFonts w:ascii="Arial" w:hAnsi="Arial" w:cs="Arial"/>
                <w:sz w:val="20"/>
                <w:szCs w:val="20"/>
              </w:rPr>
            </w:pPr>
            <w:r w:rsidRPr="000E3C42">
              <w:rPr>
                <w:rFonts w:ascii="Arial" w:hAnsi="Arial" w:cs="Arial"/>
                <w:sz w:val="20"/>
                <w:szCs w:val="20"/>
              </w:rPr>
              <w:t>2.</w:t>
            </w:r>
          </w:p>
        </w:tc>
        <w:tc>
          <w:tcPr>
            <w:tcW w:w="325" w:type="pct"/>
          </w:tcPr>
          <w:p w14:paraId="2B6BDC8B" w14:textId="2A889758"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694" w:type="pct"/>
          </w:tcPr>
          <w:p w14:paraId="63F88A13"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 индикатора структуры для ТМ</w:t>
            </w:r>
          </w:p>
        </w:tc>
        <w:tc>
          <w:tcPr>
            <w:tcW w:w="833" w:type="pct"/>
          </w:tcPr>
          <w:p w14:paraId="50D5E2F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 индикатора структуры для технических мест</w:t>
            </w:r>
          </w:p>
        </w:tc>
        <w:tc>
          <w:tcPr>
            <w:tcW w:w="324" w:type="pct"/>
          </w:tcPr>
          <w:p w14:paraId="3871762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 40</w:t>
            </w:r>
          </w:p>
        </w:tc>
        <w:tc>
          <w:tcPr>
            <w:tcW w:w="509" w:type="pct"/>
          </w:tcPr>
          <w:p w14:paraId="73CD734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T370S_T- TPLXT</w:t>
            </w:r>
          </w:p>
        </w:tc>
        <w:tc>
          <w:tcPr>
            <w:tcW w:w="371" w:type="pct"/>
          </w:tcPr>
          <w:p w14:paraId="2BCC59D7" w14:textId="36EFE807"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602" w:type="pct"/>
          </w:tcPr>
          <w:p w14:paraId="599F4813" w14:textId="55C9501A"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16" w:type="pct"/>
          </w:tcPr>
          <w:p w14:paraId="4E9CD8DE" w14:textId="110E7410"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18" w:type="pct"/>
          </w:tcPr>
          <w:p w14:paraId="72389FED" w14:textId="728745AD"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69" w:type="pct"/>
          </w:tcPr>
          <w:p w14:paraId="015C3AC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2E9C9083" w14:textId="77777777" w:rsidTr="00D153F5">
        <w:trPr>
          <w:cantSplit/>
        </w:trPr>
        <w:tc>
          <w:tcPr>
            <w:tcW w:w="139" w:type="pct"/>
          </w:tcPr>
          <w:p w14:paraId="4B704D97" w14:textId="77777777" w:rsidR="00D153F5" w:rsidRPr="000E3C42" w:rsidRDefault="00D153F5" w:rsidP="00D153F5">
            <w:pPr>
              <w:rPr>
                <w:rFonts w:ascii="Arial" w:hAnsi="Arial" w:cs="Arial"/>
                <w:sz w:val="20"/>
                <w:szCs w:val="20"/>
              </w:rPr>
            </w:pPr>
            <w:r w:rsidRPr="000E3C42">
              <w:rPr>
                <w:rFonts w:ascii="Arial" w:hAnsi="Arial" w:cs="Arial"/>
                <w:sz w:val="20"/>
                <w:szCs w:val="20"/>
              </w:rPr>
              <w:t>3.</w:t>
            </w:r>
          </w:p>
        </w:tc>
        <w:tc>
          <w:tcPr>
            <w:tcW w:w="325" w:type="pct"/>
          </w:tcPr>
          <w:p w14:paraId="2E5D81B5" w14:textId="5522E675"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694" w:type="pct"/>
          </w:tcPr>
          <w:p w14:paraId="5445CD27"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Маска редактирования ТМ</w:t>
            </w:r>
          </w:p>
        </w:tc>
        <w:tc>
          <w:tcPr>
            <w:tcW w:w="833" w:type="pct"/>
          </w:tcPr>
          <w:p w14:paraId="14DC2730"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Маска редактирования технического места</w:t>
            </w:r>
          </w:p>
        </w:tc>
        <w:tc>
          <w:tcPr>
            <w:tcW w:w="324" w:type="pct"/>
          </w:tcPr>
          <w:p w14:paraId="5CD823F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 40</w:t>
            </w:r>
          </w:p>
        </w:tc>
        <w:tc>
          <w:tcPr>
            <w:tcW w:w="509" w:type="pct"/>
          </w:tcPr>
          <w:p w14:paraId="6AE9B305" w14:textId="7AED0E2A" w:rsidR="00D153F5" w:rsidRPr="000E3C42" w:rsidRDefault="00D153F5" w:rsidP="00D153F5">
            <w:pPr>
              <w:jc w:val="center"/>
              <w:rPr>
                <w:rFonts w:ascii="Arial" w:hAnsi="Arial" w:cs="Arial"/>
                <w:sz w:val="20"/>
                <w:szCs w:val="20"/>
              </w:rPr>
            </w:pPr>
            <w:r w:rsidRPr="000E3C42">
              <w:rPr>
                <w:rFonts w:ascii="Arial" w:hAnsi="Arial" w:cs="Arial"/>
                <w:sz w:val="20"/>
                <w:szCs w:val="20"/>
              </w:rPr>
              <w:t>T370</w:t>
            </w:r>
            <w:r w:rsidR="00AD5F95">
              <w:rPr>
                <w:rFonts w:ascii="Arial" w:hAnsi="Arial" w:cs="Arial"/>
                <w:sz w:val="20"/>
                <w:szCs w:val="20"/>
              </w:rPr>
              <w:t>S-</w:t>
            </w:r>
            <w:r w:rsidRPr="000E3C42">
              <w:rPr>
                <w:rFonts w:ascii="Arial" w:hAnsi="Arial" w:cs="Arial"/>
                <w:sz w:val="20"/>
                <w:szCs w:val="20"/>
              </w:rPr>
              <w:t>EDITM</w:t>
            </w:r>
          </w:p>
        </w:tc>
        <w:tc>
          <w:tcPr>
            <w:tcW w:w="371" w:type="pct"/>
          </w:tcPr>
          <w:p w14:paraId="2285A84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2" w:type="pct"/>
          </w:tcPr>
          <w:p w14:paraId="7C965195" w14:textId="462EEF68" w:rsidR="00D153F5" w:rsidRPr="000E3C42" w:rsidRDefault="002E4C10" w:rsidP="00D153F5">
            <w:pPr>
              <w:jc w:val="center"/>
              <w:rPr>
                <w:rFonts w:ascii="Arial" w:hAnsi="Arial" w:cs="Arial"/>
                <w:sz w:val="20"/>
                <w:szCs w:val="20"/>
              </w:rPr>
            </w:pPr>
            <w:r w:rsidRPr="000E3C42">
              <w:rPr>
                <w:rFonts w:ascii="Arial" w:hAnsi="Arial" w:cs="Arial"/>
                <w:sz w:val="20"/>
                <w:szCs w:val="20"/>
              </w:rPr>
              <w:t>Для всех индик</w:t>
            </w:r>
            <w:r w:rsidR="00AD5F95">
              <w:rPr>
                <w:rFonts w:ascii="Arial" w:hAnsi="Arial" w:cs="Arial"/>
                <w:sz w:val="20"/>
                <w:szCs w:val="20"/>
              </w:rPr>
              <w:t>а</w:t>
            </w:r>
            <w:r w:rsidRPr="000E3C42">
              <w:rPr>
                <w:rFonts w:ascii="Arial" w:hAnsi="Arial" w:cs="Arial"/>
                <w:sz w:val="20"/>
                <w:szCs w:val="20"/>
              </w:rPr>
              <w:t>торов</w:t>
            </w:r>
          </w:p>
        </w:tc>
        <w:tc>
          <w:tcPr>
            <w:tcW w:w="416" w:type="pct"/>
          </w:tcPr>
          <w:p w14:paraId="2DC4C980" w14:textId="0547A1E2"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18" w:type="pct"/>
          </w:tcPr>
          <w:p w14:paraId="7172FD74" w14:textId="4A890312"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69" w:type="pct"/>
          </w:tcPr>
          <w:p w14:paraId="63722FB1"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bl>
    <w:p w14:paraId="4760CB0E" w14:textId="77777777" w:rsidR="00D153F5" w:rsidRDefault="00D153F5" w:rsidP="00175EC7">
      <w:pPr>
        <w:rPr>
          <w:rFonts w:eastAsiaTheme="majorEastAsia"/>
        </w:rPr>
      </w:pPr>
    </w:p>
    <w:p w14:paraId="675AAD47" w14:textId="77777777" w:rsidR="00D153F5" w:rsidRDefault="00D153F5" w:rsidP="00D153F5">
      <w:pPr>
        <w:spacing w:after="200" w:line="276" w:lineRule="auto"/>
        <w:jc w:val="left"/>
        <w:rPr>
          <w:rFonts w:eastAsiaTheme="majorEastAsia"/>
        </w:rPr>
        <w:sectPr w:rsidR="00D153F5" w:rsidSect="00FE7760">
          <w:headerReference w:type="default" r:id="rId32"/>
          <w:pgSz w:w="16840" w:h="11907" w:orient="landscape" w:code="9"/>
          <w:pgMar w:top="1134" w:right="1134" w:bottom="567" w:left="1134" w:header="737" w:footer="283" w:gutter="0"/>
          <w:cols w:space="708"/>
          <w:docGrid w:linePitch="360"/>
        </w:sectPr>
      </w:pPr>
    </w:p>
    <w:p w14:paraId="1CB66ACA" w14:textId="77777777" w:rsidR="00D153F5" w:rsidRPr="00977CDA" w:rsidRDefault="00D153F5" w:rsidP="00197D54">
      <w:pPr>
        <w:pStyle w:val="3"/>
      </w:pPr>
      <w:bookmarkStart w:id="11746" w:name="_Toc521083752"/>
      <w:bookmarkStart w:id="11747" w:name="_Toc521340892"/>
      <w:bookmarkStart w:id="11748" w:name="_Toc521439412"/>
      <w:bookmarkStart w:id="11749" w:name="_Toc67557043"/>
      <w:r w:rsidRPr="00977CDA">
        <w:lastRenderedPageBreak/>
        <w:t>Особенности технической реализации</w:t>
      </w:r>
      <w:bookmarkEnd w:id="11746"/>
      <w:bookmarkEnd w:id="11747"/>
      <w:bookmarkEnd w:id="11748"/>
      <w:bookmarkEnd w:id="11749"/>
    </w:p>
    <w:p w14:paraId="1D2B93BD" w14:textId="4FCE4815"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E13D27">
        <w:rPr>
          <w:rFonts w:ascii="Arial" w:hAnsi="Arial" w:cs="Arial"/>
          <w:color w:val="000000" w:themeColor="text1"/>
          <w:szCs w:val="24"/>
        </w:rPr>
        <w:t>V_T370S</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2BCF70A9"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E13D27">
        <w:rPr>
          <w:rFonts w:ascii="Arial" w:hAnsi="Arial" w:cs="Arial"/>
          <w:color w:val="000000" w:themeColor="text1"/>
          <w:szCs w:val="24"/>
        </w:rPr>
        <w:t>Техобслуживание и ремонт оборудования &amp; Сервис клиентов</w:t>
      </w:r>
      <w:r>
        <w:rPr>
          <w:rFonts w:ascii="Arial" w:hAnsi="Arial" w:cs="Arial"/>
          <w:color w:val="000000" w:themeColor="text1"/>
          <w:szCs w:val="24"/>
        </w:rPr>
        <w:t xml:space="preserve"> -&gt; </w:t>
      </w:r>
      <w:r w:rsidRPr="00E13D27">
        <w:rPr>
          <w:rFonts w:ascii="Arial" w:hAnsi="Arial" w:cs="Arial"/>
          <w:color w:val="000000" w:themeColor="text1"/>
          <w:szCs w:val="24"/>
        </w:rPr>
        <w:t>Основные данные в ТОРО и Сервисе клиентом</w:t>
      </w:r>
      <w:r>
        <w:rPr>
          <w:rFonts w:ascii="Arial" w:hAnsi="Arial" w:cs="Arial"/>
          <w:color w:val="000000" w:themeColor="text1"/>
          <w:szCs w:val="24"/>
        </w:rPr>
        <w:t xml:space="preserve"> -&gt; </w:t>
      </w:r>
      <w:r w:rsidRPr="00E13D27">
        <w:rPr>
          <w:rFonts w:ascii="Arial" w:hAnsi="Arial" w:cs="Arial"/>
          <w:color w:val="000000" w:themeColor="text1"/>
          <w:szCs w:val="24"/>
        </w:rPr>
        <w:t>Технические объекты</w:t>
      </w:r>
      <w:r>
        <w:rPr>
          <w:rFonts w:ascii="Arial" w:hAnsi="Arial" w:cs="Arial"/>
          <w:color w:val="000000" w:themeColor="text1"/>
          <w:szCs w:val="24"/>
        </w:rPr>
        <w:t xml:space="preserve"> -&gt; </w:t>
      </w:r>
      <w:r w:rsidRPr="00E13D27">
        <w:rPr>
          <w:rFonts w:ascii="Arial" w:hAnsi="Arial" w:cs="Arial"/>
          <w:color w:val="000000" w:themeColor="text1"/>
          <w:szCs w:val="24"/>
        </w:rPr>
        <w:t>Технические места</w:t>
      </w:r>
      <w:r>
        <w:rPr>
          <w:rFonts w:ascii="Arial" w:hAnsi="Arial" w:cs="Arial"/>
          <w:color w:val="000000" w:themeColor="text1"/>
          <w:szCs w:val="24"/>
        </w:rPr>
        <w:t xml:space="preserve"> -&gt; </w:t>
      </w:r>
      <w:r w:rsidRPr="00E13D27">
        <w:rPr>
          <w:rFonts w:ascii="Arial" w:hAnsi="Arial" w:cs="Arial"/>
          <w:color w:val="000000" w:themeColor="text1"/>
          <w:szCs w:val="24"/>
        </w:rPr>
        <w:t>Создание инд. структуры для ссылочных технических мест/технических мест</w:t>
      </w:r>
      <w:r>
        <w:rPr>
          <w:rFonts w:ascii="Arial" w:hAnsi="Arial" w:cs="Arial"/>
          <w:color w:val="000000" w:themeColor="text1"/>
          <w:szCs w:val="24"/>
        </w:rPr>
        <w:t>.</w:t>
      </w:r>
    </w:p>
    <w:p w14:paraId="5021C34F"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3A4E8537" w14:textId="77777777" w:rsidR="00D153F5" w:rsidRPr="00977CDA" w:rsidRDefault="00D153F5" w:rsidP="00197D54">
      <w:pPr>
        <w:pStyle w:val="3"/>
      </w:pPr>
      <w:bookmarkStart w:id="11750" w:name="_Toc521083753"/>
      <w:bookmarkStart w:id="11751" w:name="_Toc521340893"/>
      <w:bookmarkStart w:id="11752" w:name="_Toc521439413"/>
      <w:bookmarkStart w:id="11753" w:name="_Toc67557044"/>
      <w:r w:rsidRPr="00977CDA">
        <w:t>Миграция объекта данных</w:t>
      </w:r>
      <w:bookmarkEnd w:id="11750"/>
      <w:bookmarkEnd w:id="11751"/>
      <w:bookmarkEnd w:id="11752"/>
      <w:bookmarkEnd w:id="11753"/>
    </w:p>
    <w:p w14:paraId="71596ED0" w14:textId="77777777" w:rsidR="00D153F5" w:rsidRPr="00D049C9" w:rsidRDefault="00D153F5" w:rsidP="00D153F5">
      <w:pPr>
        <w:spacing w:after="240" w:line="276" w:lineRule="auto"/>
        <w:ind w:firstLine="567"/>
        <w:rPr>
          <w:rFonts w:ascii="Arial" w:hAnsi="Arial" w:cs="Arial"/>
          <w:i/>
          <w:color w:val="7F7F7F" w:themeColor="text1" w:themeTint="80"/>
        </w:rPr>
      </w:pPr>
      <w:r>
        <w:rPr>
          <w:rFonts w:ascii="Arial" w:hAnsi="Arial" w:cs="Arial"/>
        </w:rPr>
        <w:t>Индикаторы структуры ТМ</w:t>
      </w:r>
      <w:r w:rsidRPr="00D049C9">
        <w:rPr>
          <w:rFonts w:ascii="Arial" w:hAnsi="Arial" w:cs="Arial"/>
        </w:rPr>
        <w:t xml:space="preserve"> должны быть настроены и перенесены в продуктивную систему до начала миграции данных</w:t>
      </w:r>
      <w:r>
        <w:rPr>
          <w:rFonts w:ascii="Arial" w:eastAsiaTheme="majorEastAsia" w:hAnsi="Arial" w:cs="Arial"/>
          <w:bCs/>
          <w:iCs/>
          <w:szCs w:val="26"/>
        </w:rPr>
        <w:t>.</w:t>
      </w:r>
    </w:p>
    <w:p w14:paraId="0EFD079E"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1754" w:name="_Объект_основных_данных_11"/>
      <w:bookmarkStart w:id="11755" w:name="_Toc521083754"/>
      <w:bookmarkStart w:id="11756" w:name="_Toc521340894"/>
      <w:bookmarkStart w:id="11757" w:name="_Toc521439414"/>
      <w:bookmarkStart w:id="11758" w:name="_Toc67557045"/>
      <w:bookmarkEnd w:id="11754"/>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Pr>
          <w:rFonts w:eastAsiaTheme="majorEastAsia" w:cstheme="majorBidi"/>
          <w:bCs w:val="0"/>
          <w:iCs w:val="0"/>
          <w:szCs w:val="26"/>
        </w:rPr>
        <w:t xml:space="preserve">_18 </w:t>
      </w:r>
      <w:r w:rsidRPr="00F43AA6">
        <w:rPr>
          <w:rFonts w:eastAsiaTheme="majorEastAsia" w:cstheme="majorBidi"/>
          <w:bCs w:val="0"/>
          <w:iCs w:val="0"/>
          <w:szCs w:val="26"/>
        </w:rPr>
        <w:t>Каталог кодов ТОРО</w:t>
      </w:r>
      <w:r w:rsidRPr="00FB401A">
        <w:rPr>
          <w:rFonts w:eastAsiaTheme="majorEastAsia" w:cstheme="majorBidi"/>
          <w:bCs w:val="0"/>
          <w:iCs w:val="0"/>
          <w:szCs w:val="26"/>
        </w:rPr>
        <w:t>.</w:t>
      </w:r>
      <w:bookmarkEnd w:id="11755"/>
      <w:bookmarkEnd w:id="11756"/>
      <w:bookmarkEnd w:id="11757"/>
      <w:bookmarkEnd w:id="11758"/>
    </w:p>
    <w:p w14:paraId="1C19FB29" w14:textId="77777777" w:rsidR="00D153F5" w:rsidRPr="00FB401A" w:rsidRDefault="00D153F5" w:rsidP="00197D54">
      <w:pPr>
        <w:pStyle w:val="3"/>
      </w:pPr>
      <w:bookmarkStart w:id="11759" w:name="_Toc521083755"/>
      <w:bookmarkStart w:id="11760" w:name="_Toc521340895"/>
      <w:bookmarkStart w:id="11761" w:name="_Toc521439415"/>
      <w:bookmarkStart w:id="11762" w:name="_Toc67557046"/>
      <w:r>
        <w:t>Описание объектов</w:t>
      </w:r>
      <w:bookmarkEnd w:id="11759"/>
      <w:bookmarkEnd w:id="11760"/>
      <w:bookmarkEnd w:id="11761"/>
      <w:bookmarkEnd w:id="11762"/>
    </w:p>
    <w:p w14:paraId="2BC527AA" w14:textId="2DC7F2D9" w:rsidR="00D153F5" w:rsidRPr="001D3E93" w:rsidRDefault="00D153F5" w:rsidP="00E16A62">
      <w:pPr>
        <w:autoSpaceDE w:val="0"/>
        <w:autoSpaceDN w:val="0"/>
        <w:adjustRightInd w:val="0"/>
        <w:spacing w:after="240" w:line="276" w:lineRule="auto"/>
        <w:ind w:firstLine="567"/>
        <w:rPr>
          <w:rFonts w:ascii="Arial" w:eastAsiaTheme="minorHAnsi" w:hAnsi="Arial"/>
          <w:color w:val="000000" w:themeColor="text1"/>
        </w:rPr>
      </w:pPr>
      <w:r w:rsidRPr="001D3E93">
        <w:rPr>
          <w:rFonts w:ascii="Arial" w:hAnsi="Arial"/>
          <w:color w:val="000000" w:themeColor="text1"/>
        </w:rPr>
        <w:t xml:space="preserve">Объект Каталог кодов ТОРО </w:t>
      </w:r>
      <w:r w:rsidR="008F6FFD">
        <w:rPr>
          <w:rFonts w:ascii="Arial" w:hAnsi="Arial"/>
          <w:color w:val="000000" w:themeColor="text1"/>
        </w:rPr>
        <w:t>объединяет</w:t>
      </w:r>
      <w:r w:rsidRPr="001D3E93">
        <w:rPr>
          <w:rFonts w:ascii="Arial" w:hAnsi="Arial"/>
          <w:color w:val="000000" w:themeColor="text1"/>
        </w:rPr>
        <w:t xml:space="preserve"> группы каталогов, содержащих, например</w:t>
      </w:r>
      <w:r>
        <w:rPr>
          <w:rFonts w:ascii="Arial" w:hAnsi="Arial" w:cs="Arial"/>
          <w:szCs w:val="24"/>
        </w:rPr>
        <w:t>,</w:t>
      </w:r>
      <w:r w:rsidRPr="001D3E93">
        <w:rPr>
          <w:rFonts w:ascii="Arial" w:hAnsi="Arial"/>
          <w:color w:val="000000" w:themeColor="text1"/>
        </w:rPr>
        <w:t xml:space="preserve"> типовые отказы, типовые дефекты </w:t>
      </w:r>
      <w:r w:rsidR="00814A01">
        <w:rPr>
          <w:rFonts w:ascii="Arial" w:hAnsi="Arial"/>
          <w:color w:val="000000" w:themeColor="text1"/>
        </w:rPr>
        <w:t>для определенного вида (класса) оборудования</w:t>
      </w:r>
      <w:r>
        <w:rPr>
          <w:rFonts w:ascii="Arial" w:hAnsi="Arial"/>
          <w:color w:val="000000" w:themeColor="text1"/>
        </w:rPr>
        <w:t>.</w:t>
      </w:r>
      <w:ins w:id="11763" w:author="Владимир Лаут" w:date="2021-04-08T11:42:00Z">
        <w:r w:rsidR="004F4208">
          <w:rPr>
            <w:rFonts w:ascii="Arial" w:hAnsi="Arial"/>
            <w:color w:val="000000" w:themeColor="text1"/>
          </w:rPr>
          <w:t xml:space="preserve"> Реализовано ведение каталогов в ТОРО идентично классификации единиц оборудования.</w:t>
        </w:r>
      </w:ins>
    </w:p>
    <w:p w14:paraId="458F8172" w14:textId="77777777" w:rsidR="00D153F5" w:rsidRPr="003A627F" w:rsidRDefault="00D153F5" w:rsidP="00E16A62">
      <w:pPr>
        <w:autoSpaceDE w:val="0"/>
        <w:autoSpaceDN w:val="0"/>
        <w:adjustRightInd w:val="0"/>
        <w:spacing w:after="240" w:line="276" w:lineRule="auto"/>
        <w:ind w:firstLine="567"/>
        <w:rPr>
          <w:rFonts w:ascii="Arial" w:eastAsiaTheme="minorHAnsi" w:hAnsi="Arial"/>
          <w:color w:val="000000" w:themeColor="text1"/>
        </w:rPr>
      </w:pPr>
      <w:r w:rsidRPr="003A627F">
        <w:rPr>
          <w:rFonts w:ascii="Arial" w:eastAsiaTheme="minorHAnsi" w:hAnsi="Arial"/>
          <w:color w:val="000000" w:themeColor="text1"/>
        </w:rPr>
        <w:t>Каталоги ТОРО используются для ведения, единообразного определения и стандартизации информации</w:t>
      </w:r>
      <w:r>
        <w:rPr>
          <w:rFonts w:ascii="Arial" w:hAnsi="Arial" w:cs="Arial"/>
          <w:color w:val="000000" w:themeColor="text1"/>
          <w:szCs w:val="24"/>
        </w:rPr>
        <w:t>. Примеры каталогов ТОРО приведены в разделе 3.14 текущего КД.</w:t>
      </w:r>
    </w:p>
    <w:p w14:paraId="2D65C057" w14:textId="77777777" w:rsidR="00D153F5" w:rsidRPr="001D3E93" w:rsidRDefault="00D153F5" w:rsidP="00E16A62">
      <w:pPr>
        <w:autoSpaceDE w:val="0"/>
        <w:autoSpaceDN w:val="0"/>
        <w:adjustRightInd w:val="0"/>
        <w:spacing w:after="240" w:line="276" w:lineRule="auto"/>
        <w:ind w:firstLine="567"/>
        <w:rPr>
          <w:rFonts w:ascii="Arial" w:eastAsiaTheme="minorHAnsi" w:hAnsi="Arial"/>
          <w:color w:val="000000" w:themeColor="text1"/>
        </w:rPr>
      </w:pPr>
      <w:r w:rsidRPr="001D3E93">
        <w:rPr>
          <w:rFonts w:ascii="Arial" w:eastAsiaTheme="minorHAnsi" w:hAnsi="Arial"/>
          <w:color w:val="000000" w:themeColor="text1"/>
        </w:rPr>
        <w:t>Коды, которые используются для анализа, группируются согласно конкретным признакам в группы кодов. Таким признаком является, например, вид технического объекта (единицы оборудования или технического места).</w:t>
      </w:r>
    </w:p>
    <w:p w14:paraId="33909FD9" w14:textId="77777777" w:rsidR="00D153F5" w:rsidRPr="00F76F84" w:rsidRDefault="00D153F5" w:rsidP="00E16A62">
      <w:pPr>
        <w:autoSpaceDE w:val="0"/>
        <w:autoSpaceDN w:val="0"/>
        <w:adjustRightInd w:val="0"/>
        <w:spacing w:after="240" w:line="276" w:lineRule="auto"/>
        <w:ind w:firstLine="567"/>
        <w:rPr>
          <w:rFonts w:ascii="Arial" w:eastAsiaTheme="minorHAnsi" w:hAnsi="Arial"/>
          <w:color w:val="000000" w:themeColor="text1"/>
        </w:rPr>
      </w:pPr>
      <w:r w:rsidRPr="001D3E93">
        <w:rPr>
          <w:rFonts w:ascii="Arial" w:eastAsiaTheme="minorHAnsi" w:hAnsi="Arial"/>
          <w:color w:val="000000" w:themeColor="text1"/>
        </w:rPr>
        <w:t xml:space="preserve">Группы кодов объединяются в каталоги исходя из их содержимого. Эти каталоги идентифицируются по виду каталога (номеру или букве). В состав каталогов кодов ТОРО включаются различные комбинации видов каталогов с указанием </w:t>
      </w:r>
      <w:r w:rsidRPr="00F76F84">
        <w:rPr>
          <w:rFonts w:ascii="Arial" w:eastAsiaTheme="minorHAnsi" w:hAnsi="Arial"/>
          <w:color w:val="000000" w:themeColor="text1"/>
        </w:rPr>
        <w:t>используемых групп кодов.</w:t>
      </w:r>
    </w:p>
    <w:p w14:paraId="4E51244B" w14:textId="31C8CDCA" w:rsidR="00D153F5" w:rsidRPr="001D3E93" w:rsidRDefault="00D153F5" w:rsidP="00E16A62">
      <w:pPr>
        <w:autoSpaceDE w:val="0"/>
        <w:autoSpaceDN w:val="0"/>
        <w:adjustRightInd w:val="0"/>
        <w:spacing w:after="240" w:line="276" w:lineRule="auto"/>
        <w:ind w:firstLine="567"/>
        <w:rPr>
          <w:rFonts w:ascii="Arial" w:eastAsiaTheme="minorHAnsi" w:hAnsi="Arial"/>
          <w:color w:val="000000" w:themeColor="text1"/>
        </w:rPr>
      </w:pPr>
      <w:r w:rsidRPr="00F76F84">
        <w:rPr>
          <w:rFonts w:ascii="Arial" w:eastAsiaTheme="minorHAnsi" w:hAnsi="Arial"/>
          <w:color w:val="000000" w:themeColor="text1"/>
        </w:rPr>
        <w:t>Каталоги кодов ТОРО присваиваются техническим объектам (техническим местам и единицам оборудования</w:t>
      </w:r>
      <w:r w:rsidRPr="00F76F84">
        <w:rPr>
          <w:rFonts w:ascii="Arial" w:hAnsi="Arial"/>
          <w:color w:val="000000" w:themeColor="text1"/>
        </w:rPr>
        <w:t>)</w:t>
      </w:r>
      <w:r>
        <w:rPr>
          <w:rFonts w:ascii="Arial" w:hAnsi="Arial" w:cs="Arial"/>
          <w:color w:val="000000" w:themeColor="text1"/>
          <w:szCs w:val="24"/>
        </w:rPr>
        <w:t xml:space="preserve"> и документам измерений для классификации простоев</w:t>
      </w:r>
      <w:r w:rsidR="009E20F5">
        <w:rPr>
          <w:rFonts w:ascii="Arial" w:hAnsi="Arial" w:cs="Arial"/>
          <w:color w:val="000000" w:themeColor="text1"/>
          <w:szCs w:val="24"/>
        </w:rPr>
        <w:t xml:space="preserve">, видов дефектов и </w:t>
      </w:r>
      <w:r w:rsidR="009636EE">
        <w:rPr>
          <w:rFonts w:ascii="Arial" w:hAnsi="Arial" w:cs="Arial"/>
          <w:color w:val="000000" w:themeColor="text1"/>
          <w:szCs w:val="24"/>
        </w:rPr>
        <w:t>других данных</w:t>
      </w:r>
      <w:r w:rsidRPr="001D3E93">
        <w:rPr>
          <w:rFonts w:ascii="Arial" w:hAnsi="Arial"/>
          <w:color w:val="000000" w:themeColor="text1"/>
        </w:rPr>
        <w:t xml:space="preserve">. </w:t>
      </w:r>
      <w:r>
        <w:rPr>
          <w:rFonts w:ascii="Arial" w:hAnsi="Arial" w:cs="Arial"/>
          <w:color w:val="000000" w:themeColor="text1"/>
          <w:szCs w:val="24"/>
        </w:rPr>
        <w:t>Это</w:t>
      </w:r>
      <w:r w:rsidRPr="001D3E93">
        <w:rPr>
          <w:rFonts w:ascii="Arial" w:eastAsiaTheme="minorHAnsi" w:hAnsi="Arial"/>
          <w:color w:val="000000" w:themeColor="text1"/>
        </w:rPr>
        <w:t xml:space="preserve"> позволяет использовать только присущие данному объекту коды, например, при описании дефекта в сообщениях ТОРО.</w:t>
      </w:r>
    </w:p>
    <w:p w14:paraId="19EA30A2" w14:textId="77777777" w:rsidR="00D153F5" w:rsidRPr="001D3E93" w:rsidRDefault="00D153F5" w:rsidP="00197D54">
      <w:pPr>
        <w:autoSpaceDE w:val="0"/>
        <w:autoSpaceDN w:val="0"/>
        <w:adjustRightInd w:val="0"/>
        <w:spacing w:after="240" w:line="276" w:lineRule="auto"/>
        <w:ind w:firstLine="567"/>
        <w:rPr>
          <w:rFonts w:ascii="Arial" w:hAnsi="Arial"/>
          <w:color w:val="000000" w:themeColor="text1"/>
        </w:rPr>
      </w:pPr>
      <w:r>
        <w:rPr>
          <w:rFonts w:ascii="Arial" w:eastAsiaTheme="minorHAnsi" w:hAnsi="Arial"/>
          <w:color w:val="000000" w:themeColor="text1"/>
        </w:rPr>
        <w:t xml:space="preserve">Возможна разработка индивидуальных каталогов ТОРО для конкретных видов технических мест и единиц оборудования. </w:t>
      </w:r>
      <w:r w:rsidRPr="001D3E93">
        <w:rPr>
          <w:rFonts w:ascii="Arial" w:eastAsiaTheme="minorHAnsi" w:hAnsi="Arial"/>
          <w:color w:val="000000" w:themeColor="text1"/>
        </w:rPr>
        <w:t xml:space="preserve">Такое решение позволит накапливать в системе формализованную информацию по состоянию, видам и частоте отказов, причинам отказов </w:t>
      </w:r>
      <w:r w:rsidRPr="001D3E93">
        <w:rPr>
          <w:rFonts w:ascii="Arial" w:eastAsiaTheme="minorHAnsi" w:hAnsi="Arial"/>
          <w:color w:val="000000" w:themeColor="text1"/>
        </w:rPr>
        <w:lastRenderedPageBreak/>
        <w:t>для конкретного объекта. Анализ такой информации позволит разрабатывать мероприятия по повышению надежности объекта и отслеживать их эффективность.</w:t>
      </w:r>
    </w:p>
    <w:p w14:paraId="48587318" w14:textId="77777777" w:rsidR="00D153F5" w:rsidRPr="00FB401A" w:rsidRDefault="00D153F5" w:rsidP="00197D54">
      <w:pPr>
        <w:pStyle w:val="3"/>
      </w:pPr>
      <w:bookmarkStart w:id="11764" w:name="_Toc521083756"/>
      <w:bookmarkStart w:id="11765" w:name="_Toc521340896"/>
      <w:bookmarkStart w:id="11766" w:name="_Toc521439416"/>
      <w:bookmarkStart w:id="11767" w:name="_Toc67557047"/>
      <w:r w:rsidRPr="00FB401A">
        <w:t>Принципы кодирования и нумерации</w:t>
      </w:r>
      <w:bookmarkEnd w:id="11764"/>
      <w:bookmarkEnd w:id="11765"/>
      <w:bookmarkEnd w:id="11766"/>
      <w:bookmarkEnd w:id="11767"/>
    </w:p>
    <w:p w14:paraId="1C2B338C" w14:textId="7080D290" w:rsidR="00C05216" w:rsidRDefault="00150D7A" w:rsidP="00D153F5">
      <w:pPr>
        <w:spacing w:after="240" w:line="276" w:lineRule="auto"/>
        <w:ind w:firstLine="567"/>
        <w:rPr>
          <w:rFonts w:ascii="Arial" w:eastAsiaTheme="majorEastAsia" w:hAnsi="Arial" w:cs="Arial"/>
        </w:rPr>
      </w:pPr>
      <w:r>
        <w:rPr>
          <w:rFonts w:ascii="Arial" w:eastAsiaTheme="majorEastAsia" w:hAnsi="Arial" w:cs="Arial"/>
        </w:rPr>
        <w:t>Принципы</w:t>
      </w:r>
      <w:r w:rsidR="00C05216">
        <w:rPr>
          <w:rFonts w:ascii="Arial" w:eastAsiaTheme="majorEastAsia" w:hAnsi="Arial" w:cs="Arial"/>
        </w:rPr>
        <w:t xml:space="preserve"> кодирования и нумерации Каталогов ТОРО </w:t>
      </w:r>
      <w:r>
        <w:rPr>
          <w:rFonts w:ascii="Arial" w:eastAsiaTheme="majorEastAsia" w:hAnsi="Arial" w:cs="Arial"/>
        </w:rPr>
        <w:t xml:space="preserve">будут сформированы </w:t>
      </w:r>
      <w:r w:rsidR="00C05216">
        <w:rPr>
          <w:rFonts w:ascii="Arial" w:eastAsiaTheme="majorEastAsia" w:hAnsi="Arial" w:cs="Arial"/>
        </w:rPr>
        <w:t>по результатам разработки Методики ведения НСИ</w:t>
      </w:r>
      <w:del w:id="11768" w:author="Владимир Лаут" w:date="2021-04-07T15:50:00Z">
        <w:r w:rsidR="00C05216" w:rsidDel="003F7F02">
          <w:rPr>
            <w:rFonts w:ascii="Arial" w:eastAsiaTheme="majorEastAsia" w:hAnsi="Arial" w:cs="Arial"/>
          </w:rPr>
          <w:delText xml:space="preserve"> (БДО, БДН)</w:delText>
        </w:r>
      </w:del>
      <w:r w:rsidR="00C05216">
        <w:rPr>
          <w:rFonts w:ascii="Arial" w:eastAsiaTheme="majorEastAsia" w:hAnsi="Arial" w:cs="Arial"/>
        </w:rPr>
        <w:t xml:space="preserve"> </w:t>
      </w:r>
      <w:proofErr w:type="spellStart"/>
      <w:r w:rsidR="00C05216">
        <w:rPr>
          <w:rFonts w:ascii="Arial" w:eastAsiaTheme="majorEastAsia" w:hAnsi="Arial" w:cs="Arial"/>
        </w:rPr>
        <w:t>ТОиР</w:t>
      </w:r>
      <w:proofErr w:type="spellEnd"/>
      <w:r w:rsidR="00C05216">
        <w:rPr>
          <w:rFonts w:ascii="Arial" w:eastAsiaTheme="majorEastAsia" w:hAnsi="Arial" w:cs="Arial"/>
        </w:rPr>
        <w:t>.</w:t>
      </w:r>
    </w:p>
    <w:p w14:paraId="489A7209" w14:textId="77777777" w:rsidR="00D153F5" w:rsidRPr="00FB401A" w:rsidRDefault="00D153F5" w:rsidP="00197D54">
      <w:pPr>
        <w:pStyle w:val="3"/>
      </w:pPr>
      <w:bookmarkStart w:id="11769" w:name="_Toc521083757"/>
      <w:bookmarkStart w:id="11770" w:name="_Toc521340897"/>
      <w:bookmarkStart w:id="11771" w:name="_Toc521439417"/>
      <w:bookmarkStart w:id="11772" w:name="_Toc67557048"/>
      <w:r>
        <w:t>К</w:t>
      </w:r>
      <w:r w:rsidRPr="00FB401A">
        <w:t>лючевые параметры объекта</w:t>
      </w:r>
      <w:bookmarkEnd w:id="11769"/>
      <w:bookmarkEnd w:id="11770"/>
      <w:bookmarkEnd w:id="11771"/>
      <w:bookmarkEnd w:id="11772"/>
    </w:p>
    <w:p w14:paraId="7520A8D2" w14:textId="0956E663" w:rsidR="00D153F5" w:rsidRPr="00681167" w:rsidRDefault="00D153F5" w:rsidP="00055ACE">
      <w:pPr>
        <w:spacing w:after="120" w:line="276" w:lineRule="auto"/>
        <w:ind w:firstLine="567"/>
        <w:rPr>
          <w:rFonts w:ascii="Arial" w:hAnsi="Arial" w:cs="Arial"/>
          <w:szCs w:val="24"/>
        </w:rPr>
        <w:sectPr w:rsidR="00D153F5" w:rsidRPr="00681167" w:rsidSect="00FE7760">
          <w:headerReference w:type="default" r:id="rId33"/>
          <w:headerReference w:type="first" r:id="rId34"/>
          <w:pgSz w:w="11907" w:h="16840" w:code="9"/>
          <w:pgMar w:top="1134" w:right="567" w:bottom="1134" w:left="1134" w:header="737" w:footer="283" w:gutter="0"/>
          <w:cols w:space="708"/>
          <w:docGrid w:linePitch="360"/>
        </w:sectPr>
      </w:pPr>
      <w:r w:rsidRPr="00681167">
        <w:rPr>
          <w:rFonts w:ascii="Arial" w:hAnsi="Arial" w:cs="Arial"/>
          <w:szCs w:val="24"/>
        </w:rPr>
        <w:t>Ключевы</w:t>
      </w:r>
      <w:r w:rsidR="00055ACE">
        <w:rPr>
          <w:rFonts w:ascii="Arial" w:hAnsi="Arial" w:cs="Arial"/>
          <w:szCs w:val="24"/>
        </w:rPr>
        <w:t xml:space="preserve">м параметром объекта является </w:t>
      </w:r>
      <w:r w:rsidRPr="00681167">
        <w:rPr>
          <w:rFonts w:ascii="Arial" w:hAnsi="Arial" w:cs="Arial"/>
          <w:szCs w:val="24"/>
          <w:lang w:val="en-US"/>
        </w:rPr>
        <w:t>RBNR</w:t>
      </w:r>
      <w:r w:rsidRPr="00681167">
        <w:rPr>
          <w:rFonts w:ascii="Arial" w:hAnsi="Arial" w:cs="Arial"/>
          <w:szCs w:val="24"/>
        </w:rPr>
        <w:t xml:space="preserve"> - Каталог кодов ТОРО.</w:t>
      </w:r>
    </w:p>
    <w:p w14:paraId="00F97C86" w14:textId="77777777" w:rsidR="00D153F5" w:rsidRPr="002C2888" w:rsidRDefault="00D153F5" w:rsidP="00197D54">
      <w:pPr>
        <w:pStyle w:val="3"/>
        <w:rPr>
          <w:rPrChange w:id="11773" w:author="Александр" w:date="2020-04-13T07:44:00Z">
            <w:rPr>
              <w:highlight w:val="yellow"/>
            </w:rPr>
          </w:rPrChange>
        </w:rPr>
      </w:pPr>
      <w:bookmarkStart w:id="11774" w:name="_Toc521083758"/>
      <w:bookmarkStart w:id="11775" w:name="_Toc521340898"/>
      <w:bookmarkStart w:id="11776" w:name="_Toc521439418"/>
      <w:bookmarkStart w:id="11777" w:name="_Toc67557049"/>
      <w:r w:rsidRPr="002C2888">
        <w:rPr>
          <w:rPrChange w:id="11778" w:author="Александр" w:date="2020-04-13T07:44:00Z">
            <w:rPr>
              <w:highlight w:val="yellow"/>
            </w:rPr>
          </w:rPrChange>
        </w:rPr>
        <w:lastRenderedPageBreak/>
        <w:t>Модель данных объекта</w:t>
      </w:r>
      <w:bookmarkEnd w:id="11774"/>
      <w:bookmarkEnd w:id="11775"/>
      <w:bookmarkEnd w:id="11776"/>
      <w:bookmarkEnd w:id="11777"/>
    </w:p>
    <w:p w14:paraId="7E2ADA72" w14:textId="68A62C1D" w:rsidR="00D153F5" w:rsidRPr="00F43AA6"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2</w:t>
      </w:r>
      <w:ins w:id="11779" w:author="Александр" w:date="2020-04-13T13:12:00Z">
        <w:r w:rsidR="0036397B">
          <w:rPr>
            <w:rFonts w:ascii="Arial" w:hAnsi="Arial" w:cs="Arial"/>
            <w:b/>
            <w:sz w:val="22"/>
          </w:rPr>
          <w:t>2</w:t>
        </w:r>
      </w:ins>
      <w:del w:id="11780" w:author="Александр" w:date="2020-04-13T13:12:00Z">
        <w:r w:rsidR="0010588B" w:rsidDel="00870994">
          <w:rPr>
            <w:rFonts w:ascii="Arial" w:hAnsi="Arial" w:cs="Arial"/>
            <w:b/>
            <w:sz w:val="22"/>
          </w:rPr>
          <w:delText>3</w:delText>
        </w:r>
      </w:del>
      <w:r w:rsidRPr="00321205">
        <w:rPr>
          <w:rFonts w:ascii="Arial" w:hAnsi="Arial" w:cs="Arial"/>
          <w:b/>
          <w:sz w:val="22"/>
        </w:rPr>
        <w:t xml:space="preserve">. Модель данных </w:t>
      </w:r>
      <w:r>
        <w:rPr>
          <w:rFonts w:ascii="Arial" w:hAnsi="Arial" w:cs="Arial"/>
          <w:b/>
          <w:sz w:val="22"/>
          <w:lang w:val="en-US"/>
        </w:rPr>
        <w:t>PM</w:t>
      </w:r>
      <w:r w:rsidRPr="00F43AA6">
        <w:rPr>
          <w:rFonts w:ascii="Arial" w:hAnsi="Arial" w:cs="Arial"/>
          <w:b/>
          <w:sz w:val="22"/>
        </w:rPr>
        <w:t xml:space="preserve">_18 </w:t>
      </w:r>
      <w:r>
        <w:rPr>
          <w:rFonts w:ascii="Arial" w:hAnsi="Arial" w:cs="Arial"/>
          <w:b/>
          <w:sz w:val="22"/>
        </w:rPr>
        <w:t>Каталог кодов ТОРО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795"/>
        <w:gridCol w:w="1682"/>
        <w:gridCol w:w="1682"/>
        <w:gridCol w:w="950"/>
        <w:gridCol w:w="1477"/>
        <w:gridCol w:w="1857"/>
        <w:gridCol w:w="1824"/>
        <w:gridCol w:w="1174"/>
        <w:gridCol w:w="1390"/>
        <w:gridCol w:w="1063"/>
      </w:tblGrid>
      <w:tr w:rsidR="00D153F5" w:rsidRPr="000E3C42" w14:paraId="3AE4A4FF" w14:textId="77777777" w:rsidTr="00D153F5">
        <w:trPr>
          <w:cantSplit/>
          <w:trHeight w:val="401"/>
        </w:trPr>
        <w:tc>
          <w:tcPr>
            <w:tcW w:w="146" w:type="pct"/>
            <w:vMerge w:val="restart"/>
            <w:shd w:val="clear" w:color="auto" w:fill="FFC000"/>
            <w:vAlign w:val="center"/>
          </w:tcPr>
          <w:p w14:paraId="4D0B495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539" w:type="pct"/>
            <w:vMerge w:val="restart"/>
            <w:shd w:val="clear" w:color="auto" w:fill="FFC000"/>
          </w:tcPr>
          <w:p w14:paraId="450972A2" w14:textId="77777777" w:rsidR="00D153F5" w:rsidRPr="000E3C42" w:rsidRDefault="00D153F5" w:rsidP="00D153F5">
            <w:pPr>
              <w:jc w:val="center"/>
              <w:rPr>
                <w:rFonts w:ascii="Arial" w:hAnsi="Arial" w:cs="Arial"/>
                <w:b/>
                <w:sz w:val="20"/>
                <w:szCs w:val="20"/>
              </w:rPr>
            </w:pPr>
          </w:p>
          <w:p w14:paraId="167F9D8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81" w:type="pct"/>
            <w:vMerge w:val="restart"/>
            <w:shd w:val="clear" w:color="auto" w:fill="FFC000"/>
            <w:vAlign w:val="center"/>
          </w:tcPr>
          <w:p w14:paraId="38C9F98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588" w:type="pct"/>
            <w:vMerge w:val="restart"/>
            <w:shd w:val="clear" w:color="auto" w:fill="FFC000"/>
            <w:vAlign w:val="center"/>
          </w:tcPr>
          <w:p w14:paraId="3775F16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80" w:type="pct"/>
            <w:vMerge w:val="restart"/>
            <w:shd w:val="clear" w:color="auto" w:fill="FFC000"/>
            <w:vAlign w:val="center"/>
          </w:tcPr>
          <w:p w14:paraId="42BADBF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1594E9D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9" w:type="pct"/>
            <w:gridSpan w:val="2"/>
            <w:shd w:val="clear" w:color="auto" w:fill="FFC000"/>
          </w:tcPr>
          <w:p w14:paraId="0CDAF06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90" w:type="pct"/>
            <w:gridSpan w:val="2"/>
            <w:shd w:val="clear" w:color="auto" w:fill="FFC000"/>
            <w:vAlign w:val="center"/>
          </w:tcPr>
          <w:p w14:paraId="4644CA4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5811B8A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065FC5F6" w14:textId="77777777" w:rsidTr="00D153F5">
        <w:trPr>
          <w:cantSplit/>
          <w:trHeight w:val="481"/>
        </w:trPr>
        <w:tc>
          <w:tcPr>
            <w:tcW w:w="146" w:type="pct"/>
            <w:vMerge/>
            <w:vAlign w:val="center"/>
          </w:tcPr>
          <w:p w14:paraId="709AA06D" w14:textId="77777777" w:rsidR="00D153F5" w:rsidRPr="000E3C42" w:rsidRDefault="00D153F5" w:rsidP="00D153F5">
            <w:pPr>
              <w:jc w:val="center"/>
              <w:rPr>
                <w:rFonts w:ascii="Arial" w:hAnsi="Arial" w:cs="Arial"/>
                <w:sz w:val="20"/>
                <w:szCs w:val="20"/>
              </w:rPr>
            </w:pPr>
          </w:p>
        </w:tc>
        <w:tc>
          <w:tcPr>
            <w:tcW w:w="539" w:type="pct"/>
            <w:vMerge/>
          </w:tcPr>
          <w:p w14:paraId="770974F9" w14:textId="77777777" w:rsidR="00D153F5" w:rsidRPr="000E3C42" w:rsidRDefault="00D153F5" w:rsidP="00D153F5">
            <w:pPr>
              <w:jc w:val="center"/>
              <w:rPr>
                <w:rFonts w:ascii="Arial" w:hAnsi="Arial" w:cs="Arial"/>
                <w:sz w:val="20"/>
                <w:szCs w:val="20"/>
              </w:rPr>
            </w:pPr>
          </w:p>
        </w:tc>
        <w:tc>
          <w:tcPr>
            <w:tcW w:w="581" w:type="pct"/>
            <w:vMerge/>
            <w:vAlign w:val="center"/>
          </w:tcPr>
          <w:p w14:paraId="40D96C91" w14:textId="77777777" w:rsidR="00D153F5" w:rsidRPr="000E3C42" w:rsidRDefault="00D153F5" w:rsidP="00D153F5">
            <w:pPr>
              <w:jc w:val="center"/>
              <w:rPr>
                <w:rFonts w:ascii="Arial" w:hAnsi="Arial" w:cs="Arial"/>
                <w:sz w:val="20"/>
                <w:szCs w:val="20"/>
              </w:rPr>
            </w:pPr>
          </w:p>
        </w:tc>
        <w:tc>
          <w:tcPr>
            <w:tcW w:w="588" w:type="pct"/>
            <w:vMerge/>
            <w:vAlign w:val="center"/>
          </w:tcPr>
          <w:p w14:paraId="7026D71B" w14:textId="77777777" w:rsidR="00D153F5" w:rsidRPr="000E3C42" w:rsidRDefault="00D153F5" w:rsidP="00D153F5">
            <w:pPr>
              <w:jc w:val="center"/>
              <w:rPr>
                <w:rFonts w:ascii="Arial" w:hAnsi="Arial" w:cs="Arial"/>
                <w:sz w:val="20"/>
                <w:szCs w:val="20"/>
              </w:rPr>
            </w:pPr>
          </w:p>
        </w:tc>
        <w:tc>
          <w:tcPr>
            <w:tcW w:w="280" w:type="pct"/>
            <w:vMerge/>
            <w:vAlign w:val="center"/>
          </w:tcPr>
          <w:p w14:paraId="1D171E3F" w14:textId="77777777" w:rsidR="00D153F5" w:rsidRPr="000E3C42" w:rsidRDefault="00D153F5" w:rsidP="00D153F5">
            <w:pPr>
              <w:jc w:val="center"/>
              <w:rPr>
                <w:rFonts w:ascii="Arial" w:hAnsi="Arial" w:cs="Arial"/>
                <w:sz w:val="20"/>
                <w:szCs w:val="20"/>
              </w:rPr>
            </w:pPr>
          </w:p>
        </w:tc>
        <w:tc>
          <w:tcPr>
            <w:tcW w:w="493" w:type="pct"/>
            <w:vMerge/>
            <w:vAlign w:val="center"/>
          </w:tcPr>
          <w:p w14:paraId="1AF01F0C"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08E3BFC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244082B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59E38F6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8" w:type="pct"/>
            <w:shd w:val="clear" w:color="auto" w:fill="FFC000"/>
            <w:vAlign w:val="center"/>
          </w:tcPr>
          <w:p w14:paraId="0A00617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4BA7FB48" w14:textId="77777777" w:rsidR="00D153F5" w:rsidRPr="000E3C42" w:rsidRDefault="00D153F5" w:rsidP="00D153F5">
            <w:pPr>
              <w:jc w:val="center"/>
              <w:rPr>
                <w:rFonts w:ascii="Arial" w:hAnsi="Arial" w:cs="Arial"/>
                <w:b/>
                <w:sz w:val="20"/>
                <w:szCs w:val="20"/>
              </w:rPr>
            </w:pPr>
          </w:p>
        </w:tc>
      </w:tr>
      <w:tr w:rsidR="00D153F5" w:rsidRPr="000E3C42" w14:paraId="295C02CB" w14:textId="77777777" w:rsidTr="00D153F5">
        <w:trPr>
          <w:cantSplit/>
          <w:trHeight w:val="229"/>
        </w:trPr>
        <w:tc>
          <w:tcPr>
            <w:tcW w:w="146" w:type="pct"/>
          </w:tcPr>
          <w:p w14:paraId="72800018" w14:textId="21CAB83C"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539" w:type="pct"/>
          </w:tcPr>
          <w:p w14:paraId="33908EF5" w14:textId="0AB5A615" w:rsidR="00D153F5" w:rsidRPr="000E3C42" w:rsidRDefault="00BC14A6" w:rsidP="00D153F5">
            <w:pPr>
              <w:jc w:val="left"/>
              <w:rPr>
                <w:rFonts w:ascii="Arial" w:hAnsi="Arial" w:cs="Arial"/>
                <w:sz w:val="20"/>
                <w:szCs w:val="20"/>
              </w:rPr>
            </w:pPr>
            <w:r>
              <w:rPr>
                <w:rFonts w:ascii="Arial" w:hAnsi="Arial" w:cs="Arial"/>
                <w:sz w:val="20"/>
                <w:szCs w:val="20"/>
              </w:rPr>
              <w:t>Схемы отчетов</w:t>
            </w:r>
          </w:p>
        </w:tc>
        <w:tc>
          <w:tcPr>
            <w:tcW w:w="581" w:type="pct"/>
          </w:tcPr>
          <w:p w14:paraId="4BC918C2"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Каталог кодов ТОРО</w:t>
            </w:r>
          </w:p>
        </w:tc>
        <w:tc>
          <w:tcPr>
            <w:tcW w:w="588" w:type="pct"/>
          </w:tcPr>
          <w:p w14:paraId="7CC79673"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_18. Код группы каталогов ТОРО</w:t>
            </w:r>
          </w:p>
        </w:tc>
        <w:tc>
          <w:tcPr>
            <w:tcW w:w="280" w:type="pct"/>
          </w:tcPr>
          <w:p w14:paraId="0FE3C10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9</w:t>
            </w:r>
          </w:p>
        </w:tc>
        <w:tc>
          <w:tcPr>
            <w:tcW w:w="493" w:type="pct"/>
          </w:tcPr>
          <w:p w14:paraId="2F70D7C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T352B- </w:t>
            </w:r>
            <w:r w:rsidRPr="000E3C42">
              <w:rPr>
                <w:rFonts w:ascii="Arial" w:hAnsi="Arial" w:cs="Arial"/>
                <w:sz w:val="20"/>
                <w:szCs w:val="20"/>
                <w:lang w:val="en-US"/>
              </w:rPr>
              <w:t>RBNR</w:t>
            </w:r>
          </w:p>
        </w:tc>
        <w:tc>
          <w:tcPr>
            <w:tcW w:w="620" w:type="pct"/>
          </w:tcPr>
          <w:p w14:paraId="1712A38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4118D274" w14:textId="77777777" w:rsidR="00D153F5" w:rsidRPr="000E3C42" w:rsidRDefault="00D153F5" w:rsidP="00491256">
            <w:pPr>
              <w:jc w:val="center"/>
              <w:rPr>
                <w:rFonts w:ascii="Arial" w:hAnsi="Arial" w:cs="Arial"/>
                <w:sz w:val="20"/>
                <w:szCs w:val="20"/>
              </w:rPr>
            </w:pPr>
            <w:r w:rsidRPr="000E3C42">
              <w:rPr>
                <w:rFonts w:ascii="Arial" w:hAnsi="Arial" w:cs="Arial"/>
                <w:sz w:val="20"/>
                <w:szCs w:val="20"/>
              </w:rPr>
              <w:t>Для всех каталогов</w:t>
            </w:r>
          </w:p>
        </w:tc>
        <w:tc>
          <w:tcPr>
            <w:tcW w:w="392" w:type="pct"/>
          </w:tcPr>
          <w:p w14:paraId="704E8680" w14:textId="2B7819AE"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98" w:type="pct"/>
          </w:tcPr>
          <w:p w14:paraId="0F8ADEF4" w14:textId="4087C0A4"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5" w:type="pct"/>
          </w:tcPr>
          <w:p w14:paraId="5D97F342" w14:textId="37E88C58" w:rsidR="00D153F5" w:rsidRPr="000E3C42" w:rsidRDefault="001F6717"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0EE14692" w14:textId="77777777" w:rsidTr="00D153F5">
        <w:trPr>
          <w:cantSplit/>
          <w:trHeight w:val="229"/>
        </w:trPr>
        <w:tc>
          <w:tcPr>
            <w:tcW w:w="146" w:type="pct"/>
          </w:tcPr>
          <w:p w14:paraId="49E3FB17" w14:textId="520D9FFD" w:rsidR="00D153F5" w:rsidRPr="00696F74" w:rsidRDefault="00055ACE" w:rsidP="00D153F5">
            <w:pPr>
              <w:rPr>
                <w:rFonts w:ascii="Arial" w:hAnsi="Arial" w:cs="Arial"/>
                <w:sz w:val="20"/>
                <w:szCs w:val="20"/>
              </w:rPr>
            </w:pPr>
            <w:r w:rsidRPr="00041CFE">
              <w:rPr>
                <w:rFonts w:ascii="Arial" w:hAnsi="Arial" w:cs="Arial"/>
                <w:sz w:val="20"/>
                <w:szCs w:val="20"/>
              </w:rPr>
              <w:t>2</w:t>
            </w:r>
            <w:r w:rsidR="00D153F5" w:rsidRPr="00696F74">
              <w:rPr>
                <w:rFonts w:ascii="Arial" w:hAnsi="Arial" w:cs="Arial"/>
                <w:sz w:val="20"/>
                <w:szCs w:val="20"/>
              </w:rPr>
              <w:t>.</w:t>
            </w:r>
          </w:p>
        </w:tc>
        <w:tc>
          <w:tcPr>
            <w:tcW w:w="539" w:type="pct"/>
          </w:tcPr>
          <w:p w14:paraId="4A2476EC" w14:textId="5D7C783A" w:rsidR="00D153F5" w:rsidRPr="002C2888" w:rsidRDefault="00BC14A6" w:rsidP="00D153F5">
            <w:pPr>
              <w:jc w:val="left"/>
              <w:rPr>
                <w:rFonts w:ascii="Arial" w:hAnsi="Arial" w:cs="Arial"/>
                <w:sz w:val="20"/>
                <w:szCs w:val="20"/>
              </w:rPr>
            </w:pPr>
            <w:r w:rsidRPr="002C2888">
              <w:rPr>
                <w:rFonts w:ascii="Arial" w:hAnsi="Arial" w:cs="Arial"/>
                <w:sz w:val="20"/>
                <w:szCs w:val="20"/>
              </w:rPr>
              <w:t>Схемы отчетов</w:t>
            </w:r>
          </w:p>
        </w:tc>
        <w:tc>
          <w:tcPr>
            <w:tcW w:w="581" w:type="pct"/>
          </w:tcPr>
          <w:p w14:paraId="73F32634" w14:textId="77777777" w:rsidR="00D153F5" w:rsidRPr="002C2888" w:rsidRDefault="00D153F5" w:rsidP="00D153F5">
            <w:pPr>
              <w:jc w:val="left"/>
              <w:rPr>
                <w:rFonts w:ascii="Arial" w:hAnsi="Arial" w:cs="Arial"/>
                <w:sz w:val="20"/>
                <w:szCs w:val="20"/>
              </w:rPr>
            </w:pPr>
            <w:r w:rsidRPr="002C2888">
              <w:rPr>
                <w:rFonts w:ascii="Arial" w:hAnsi="Arial" w:cs="Arial"/>
                <w:sz w:val="20"/>
                <w:szCs w:val="20"/>
              </w:rPr>
              <w:t>Текст для каталога кодов ТОРО</w:t>
            </w:r>
          </w:p>
        </w:tc>
        <w:tc>
          <w:tcPr>
            <w:tcW w:w="588" w:type="pct"/>
          </w:tcPr>
          <w:p w14:paraId="520D9D5D" w14:textId="77777777" w:rsidR="00D153F5" w:rsidRPr="002C2888" w:rsidRDefault="00D153F5" w:rsidP="00D153F5">
            <w:pPr>
              <w:jc w:val="left"/>
              <w:rPr>
                <w:rFonts w:ascii="Arial" w:hAnsi="Arial" w:cs="Arial"/>
                <w:sz w:val="20"/>
                <w:szCs w:val="20"/>
              </w:rPr>
            </w:pPr>
            <w:r w:rsidRPr="002C2888">
              <w:rPr>
                <w:rFonts w:ascii="Arial" w:hAnsi="Arial" w:cs="Arial"/>
                <w:sz w:val="20"/>
                <w:szCs w:val="20"/>
              </w:rPr>
              <w:t>Наименование каталога кодов</w:t>
            </w:r>
          </w:p>
        </w:tc>
        <w:tc>
          <w:tcPr>
            <w:tcW w:w="280" w:type="pct"/>
          </w:tcPr>
          <w:p w14:paraId="6F5AD804" w14:textId="77777777" w:rsidR="00D153F5" w:rsidRPr="002C2888" w:rsidRDefault="00D153F5" w:rsidP="00D153F5">
            <w:pPr>
              <w:jc w:val="center"/>
              <w:rPr>
                <w:rFonts w:ascii="Arial" w:hAnsi="Arial" w:cs="Arial"/>
                <w:sz w:val="20"/>
                <w:szCs w:val="20"/>
              </w:rPr>
            </w:pPr>
            <w:r w:rsidRPr="002C2888">
              <w:rPr>
                <w:rFonts w:ascii="Arial" w:hAnsi="Arial" w:cs="Arial"/>
                <w:sz w:val="20"/>
                <w:szCs w:val="20"/>
                <w:lang w:val="en-US"/>
              </w:rPr>
              <w:t>CHAR</w:t>
            </w:r>
            <w:r w:rsidRPr="002C2888">
              <w:rPr>
                <w:rFonts w:ascii="Arial" w:hAnsi="Arial" w:cs="Arial"/>
                <w:sz w:val="20"/>
                <w:szCs w:val="20"/>
              </w:rPr>
              <w:t>, 30</w:t>
            </w:r>
          </w:p>
        </w:tc>
        <w:tc>
          <w:tcPr>
            <w:tcW w:w="493" w:type="pct"/>
          </w:tcPr>
          <w:p w14:paraId="0B1E0C7D" w14:textId="77777777" w:rsidR="00D153F5" w:rsidRPr="002C2888" w:rsidRDefault="00D153F5" w:rsidP="00D153F5">
            <w:pPr>
              <w:jc w:val="center"/>
              <w:rPr>
                <w:rFonts w:ascii="Arial" w:hAnsi="Arial" w:cs="Arial"/>
                <w:sz w:val="20"/>
                <w:szCs w:val="20"/>
              </w:rPr>
            </w:pPr>
            <w:r w:rsidRPr="002C2888">
              <w:rPr>
                <w:rFonts w:ascii="Arial" w:hAnsi="Arial" w:cs="Arial"/>
                <w:sz w:val="20"/>
                <w:szCs w:val="20"/>
              </w:rPr>
              <w:t>T352B</w:t>
            </w:r>
            <w:r w:rsidRPr="002C2888">
              <w:rPr>
                <w:rFonts w:ascii="Arial" w:hAnsi="Arial" w:cs="Arial"/>
                <w:sz w:val="20"/>
                <w:szCs w:val="20"/>
                <w:lang w:val="en-US"/>
              </w:rPr>
              <w:t>-</w:t>
            </w:r>
            <w:r w:rsidRPr="002C2888">
              <w:rPr>
                <w:rFonts w:ascii="Arial" w:hAnsi="Arial" w:cs="Arial"/>
                <w:sz w:val="20"/>
                <w:szCs w:val="20"/>
              </w:rPr>
              <w:t>RBNRX</w:t>
            </w:r>
          </w:p>
        </w:tc>
        <w:tc>
          <w:tcPr>
            <w:tcW w:w="620" w:type="pct"/>
          </w:tcPr>
          <w:p w14:paraId="1AD1D4C7" w14:textId="6A51F324" w:rsidR="00D153F5" w:rsidRPr="00041CFE" w:rsidRDefault="00491256" w:rsidP="00D153F5">
            <w:pPr>
              <w:jc w:val="center"/>
              <w:rPr>
                <w:rFonts w:ascii="Arial" w:hAnsi="Arial" w:cs="Arial"/>
                <w:sz w:val="20"/>
                <w:szCs w:val="20"/>
              </w:rPr>
            </w:pPr>
            <w:r w:rsidRPr="002C2888">
              <w:rPr>
                <w:rFonts w:ascii="Arial" w:hAnsi="Arial" w:cs="Arial"/>
                <w:sz w:val="20"/>
                <w:szCs w:val="20"/>
                <w:rPrChange w:id="11781" w:author="Александр" w:date="2020-04-13T07:44:00Z">
                  <w:rPr>
                    <w:rFonts w:ascii="Arial" w:hAnsi="Arial" w:cs="Arial"/>
                    <w:sz w:val="20"/>
                    <w:szCs w:val="20"/>
                    <w:highlight w:val="yellow"/>
                  </w:rPr>
                </w:rPrChange>
              </w:rPr>
              <w:t>Х</w:t>
            </w:r>
          </w:p>
        </w:tc>
        <w:tc>
          <w:tcPr>
            <w:tcW w:w="609" w:type="pct"/>
          </w:tcPr>
          <w:p w14:paraId="7EDCA710" w14:textId="2AF4B9CB" w:rsidR="00D153F5" w:rsidRPr="002C2888" w:rsidRDefault="00491256" w:rsidP="00D153F5">
            <w:pPr>
              <w:jc w:val="center"/>
              <w:rPr>
                <w:rFonts w:ascii="Arial" w:hAnsi="Arial" w:cs="Arial"/>
                <w:sz w:val="20"/>
                <w:szCs w:val="20"/>
              </w:rPr>
            </w:pPr>
            <w:r w:rsidRPr="00696F74">
              <w:rPr>
                <w:rFonts w:ascii="Arial" w:hAnsi="Arial" w:cs="Arial"/>
                <w:sz w:val="20"/>
                <w:szCs w:val="20"/>
              </w:rPr>
              <w:t>Для всех каталогов</w:t>
            </w:r>
          </w:p>
        </w:tc>
        <w:tc>
          <w:tcPr>
            <w:tcW w:w="392" w:type="pct"/>
          </w:tcPr>
          <w:p w14:paraId="720209AB" w14:textId="397DEF05" w:rsidR="00D153F5" w:rsidRPr="002C2888" w:rsidRDefault="002E4C10" w:rsidP="00D153F5">
            <w:pPr>
              <w:jc w:val="center"/>
              <w:rPr>
                <w:rFonts w:ascii="Arial" w:hAnsi="Arial" w:cs="Arial"/>
                <w:sz w:val="20"/>
                <w:szCs w:val="20"/>
              </w:rPr>
            </w:pPr>
            <w:r w:rsidRPr="002C2888">
              <w:rPr>
                <w:rFonts w:ascii="Arial" w:hAnsi="Arial" w:cs="Arial"/>
                <w:sz w:val="20"/>
                <w:szCs w:val="20"/>
              </w:rPr>
              <w:t>-</w:t>
            </w:r>
          </w:p>
        </w:tc>
        <w:tc>
          <w:tcPr>
            <w:tcW w:w="398" w:type="pct"/>
          </w:tcPr>
          <w:p w14:paraId="5339E4DF" w14:textId="32F63C67" w:rsidR="00D153F5" w:rsidRPr="002C2888" w:rsidRDefault="002E4C10" w:rsidP="00D153F5">
            <w:pPr>
              <w:jc w:val="center"/>
              <w:rPr>
                <w:rFonts w:ascii="Arial" w:hAnsi="Arial" w:cs="Arial"/>
                <w:sz w:val="20"/>
                <w:szCs w:val="20"/>
              </w:rPr>
            </w:pPr>
            <w:r w:rsidRPr="002C2888">
              <w:rPr>
                <w:rFonts w:ascii="Arial" w:hAnsi="Arial" w:cs="Arial"/>
                <w:sz w:val="20"/>
                <w:szCs w:val="20"/>
              </w:rPr>
              <w:t>-</w:t>
            </w:r>
          </w:p>
        </w:tc>
        <w:tc>
          <w:tcPr>
            <w:tcW w:w="355" w:type="pct"/>
          </w:tcPr>
          <w:p w14:paraId="6F0E33AC" w14:textId="6F5CCD4E" w:rsidR="00D153F5" w:rsidRPr="002C2888" w:rsidRDefault="001F6717" w:rsidP="00D153F5">
            <w:pPr>
              <w:jc w:val="center"/>
              <w:rPr>
                <w:rFonts w:ascii="Arial" w:hAnsi="Arial" w:cs="Arial"/>
                <w:sz w:val="20"/>
                <w:szCs w:val="20"/>
              </w:rPr>
            </w:pPr>
            <w:r w:rsidRPr="002C2888">
              <w:rPr>
                <w:rFonts w:ascii="Arial" w:hAnsi="Arial" w:cs="Arial"/>
                <w:sz w:val="20"/>
                <w:szCs w:val="20"/>
                <w:lang w:val="en-US"/>
              </w:rPr>
              <w:t>SAP</w:t>
            </w:r>
          </w:p>
        </w:tc>
      </w:tr>
      <w:tr w:rsidR="005278E6" w:rsidRPr="000E3C42" w14:paraId="262536BB" w14:textId="77777777" w:rsidTr="00D153F5">
        <w:trPr>
          <w:cantSplit/>
          <w:trHeight w:val="229"/>
        </w:trPr>
        <w:tc>
          <w:tcPr>
            <w:tcW w:w="146" w:type="pct"/>
          </w:tcPr>
          <w:p w14:paraId="737BAAA9" w14:textId="132212EB" w:rsidR="005278E6" w:rsidRPr="00041CFE" w:rsidRDefault="005278E6" w:rsidP="00D153F5">
            <w:pPr>
              <w:rPr>
                <w:rFonts w:ascii="Arial" w:hAnsi="Arial" w:cs="Arial"/>
                <w:sz w:val="20"/>
                <w:szCs w:val="20"/>
              </w:rPr>
            </w:pPr>
            <w:r w:rsidRPr="00041CFE">
              <w:rPr>
                <w:rFonts w:ascii="Arial" w:hAnsi="Arial" w:cs="Arial"/>
                <w:sz w:val="20"/>
                <w:szCs w:val="20"/>
              </w:rPr>
              <w:t>3.</w:t>
            </w:r>
          </w:p>
        </w:tc>
        <w:tc>
          <w:tcPr>
            <w:tcW w:w="539" w:type="pct"/>
          </w:tcPr>
          <w:p w14:paraId="6A4F045C" w14:textId="79B120B7" w:rsidR="005278E6" w:rsidRPr="002C2888" w:rsidRDefault="00BC14A6" w:rsidP="00D153F5">
            <w:pPr>
              <w:jc w:val="left"/>
              <w:rPr>
                <w:rFonts w:ascii="Arial" w:hAnsi="Arial" w:cs="Arial"/>
                <w:sz w:val="20"/>
                <w:szCs w:val="20"/>
                <w:lang w:val="en-US"/>
                <w:rPrChange w:id="11782" w:author="Александр" w:date="2020-04-13T07:44:00Z">
                  <w:rPr>
                    <w:rFonts w:ascii="Arial" w:hAnsi="Arial" w:cs="Arial"/>
                    <w:sz w:val="20"/>
                    <w:szCs w:val="20"/>
                    <w:highlight w:val="yellow"/>
                    <w:lang w:val="en-US"/>
                  </w:rPr>
                </w:rPrChange>
              </w:rPr>
            </w:pPr>
            <w:r w:rsidRPr="00696F74">
              <w:rPr>
                <w:rFonts w:ascii="Arial" w:hAnsi="Arial" w:cs="Arial"/>
                <w:sz w:val="20"/>
                <w:szCs w:val="20"/>
              </w:rPr>
              <w:t>Схемы отчетов</w:t>
            </w:r>
          </w:p>
        </w:tc>
        <w:tc>
          <w:tcPr>
            <w:tcW w:w="581" w:type="pct"/>
          </w:tcPr>
          <w:p w14:paraId="74673E12" w14:textId="5FD410AB" w:rsidR="005278E6" w:rsidRPr="002C2888" w:rsidRDefault="005278E6" w:rsidP="005278E6">
            <w:pPr>
              <w:jc w:val="left"/>
              <w:rPr>
                <w:rFonts w:ascii="Arial" w:hAnsi="Arial" w:cs="Arial"/>
                <w:sz w:val="20"/>
                <w:szCs w:val="20"/>
                <w:lang w:val="en-US"/>
                <w:rPrChange w:id="11783" w:author="Александр" w:date="2020-04-13T07:44:00Z">
                  <w:rPr>
                    <w:rFonts w:ascii="Arial" w:hAnsi="Arial" w:cs="Arial"/>
                    <w:sz w:val="20"/>
                    <w:szCs w:val="20"/>
                    <w:highlight w:val="yellow"/>
                    <w:lang w:val="en-US"/>
                  </w:rPr>
                </w:rPrChange>
              </w:rPr>
            </w:pPr>
            <w:r w:rsidRPr="002C2888">
              <w:rPr>
                <w:rFonts w:ascii="Arial" w:hAnsi="Arial" w:cs="Arial"/>
                <w:sz w:val="20"/>
                <w:szCs w:val="20"/>
                <w:rPrChange w:id="11784" w:author="Александр" w:date="2020-04-13T07:44:00Z">
                  <w:rPr>
                    <w:rFonts w:ascii="Arial" w:hAnsi="Arial" w:cs="Arial"/>
                    <w:sz w:val="20"/>
                    <w:szCs w:val="20"/>
                    <w:highlight w:val="yellow"/>
                  </w:rPr>
                </w:rPrChange>
              </w:rPr>
              <w:t>Тип сообщения при контроле</w:t>
            </w:r>
          </w:p>
        </w:tc>
        <w:tc>
          <w:tcPr>
            <w:tcW w:w="588" w:type="pct"/>
          </w:tcPr>
          <w:p w14:paraId="37C53406" w14:textId="1066E38D" w:rsidR="005278E6" w:rsidRPr="002C2888" w:rsidRDefault="005278E6" w:rsidP="00D153F5">
            <w:pPr>
              <w:jc w:val="left"/>
              <w:rPr>
                <w:rFonts w:ascii="Arial" w:hAnsi="Arial" w:cs="Arial"/>
                <w:sz w:val="20"/>
                <w:szCs w:val="20"/>
                <w:rPrChange w:id="11785" w:author="Александр" w:date="2020-04-13T07:44:00Z">
                  <w:rPr>
                    <w:rFonts w:ascii="Arial" w:hAnsi="Arial" w:cs="Arial"/>
                    <w:sz w:val="20"/>
                    <w:szCs w:val="20"/>
                    <w:highlight w:val="yellow"/>
                  </w:rPr>
                </w:rPrChange>
              </w:rPr>
            </w:pPr>
            <w:r w:rsidRPr="002C2888">
              <w:rPr>
                <w:rFonts w:ascii="Arial" w:hAnsi="Arial" w:cs="Arial"/>
                <w:sz w:val="20"/>
                <w:szCs w:val="20"/>
                <w:rPrChange w:id="11786" w:author="Александр" w:date="2020-04-13T07:44:00Z">
                  <w:rPr>
                    <w:rFonts w:ascii="Arial" w:hAnsi="Arial" w:cs="Arial"/>
                    <w:sz w:val="20"/>
                    <w:szCs w:val="20"/>
                    <w:highlight w:val="yellow"/>
                  </w:rPr>
                </w:rPrChange>
              </w:rPr>
              <w:t>Тип сообщения</w:t>
            </w:r>
          </w:p>
        </w:tc>
        <w:tc>
          <w:tcPr>
            <w:tcW w:w="280" w:type="pct"/>
          </w:tcPr>
          <w:p w14:paraId="23698AD8" w14:textId="7E88E0F9" w:rsidR="005278E6" w:rsidRPr="002C2888" w:rsidRDefault="005278E6" w:rsidP="00D153F5">
            <w:pPr>
              <w:jc w:val="center"/>
              <w:rPr>
                <w:rFonts w:ascii="Arial" w:hAnsi="Arial" w:cs="Arial"/>
                <w:sz w:val="20"/>
                <w:szCs w:val="20"/>
                <w:lang w:val="en-US"/>
                <w:rPrChange w:id="11787"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788" w:author="Александр" w:date="2020-04-13T07:44:00Z">
                  <w:rPr>
                    <w:rFonts w:ascii="Arial" w:hAnsi="Arial" w:cs="Arial"/>
                    <w:sz w:val="20"/>
                    <w:szCs w:val="20"/>
                    <w:highlight w:val="yellow"/>
                    <w:lang w:val="en-US"/>
                  </w:rPr>
                </w:rPrChange>
              </w:rPr>
              <w:t>CHAR, 1</w:t>
            </w:r>
          </w:p>
        </w:tc>
        <w:tc>
          <w:tcPr>
            <w:tcW w:w="493" w:type="pct"/>
          </w:tcPr>
          <w:p w14:paraId="230050F2" w14:textId="2A0D0977" w:rsidR="005278E6" w:rsidRPr="002C2888" w:rsidRDefault="005278E6" w:rsidP="00D153F5">
            <w:pPr>
              <w:jc w:val="center"/>
              <w:rPr>
                <w:rFonts w:ascii="Arial" w:hAnsi="Arial" w:cs="Arial"/>
                <w:sz w:val="20"/>
                <w:szCs w:val="20"/>
                <w:rPrChange w:id="11789" w:author="Александр" w:date="2020-04-13T07:44:00Z">
                  <w:rPr>
                    <w:rFonts w:ascii="Arial" w:hAnsi="Arial" w:cs="Arial"/>
                    <w:sz w:val="20"/>
                    <w:szCs w:val="20"/>
                    <w:highlight w:val="yellow"/>
                  </w:rPr>
                </w:rPrChange>
              </w:rPr>
            </w:pPr>
            <w:r w:rsidRPr="002C2888">
              <w:rPr>
                <w:rFonts w:ascii="Arial" w:hAnsi="Arial" w:cs="Arial"/>
                <w:sz w:val="20"/>
                <w:szCs w:val="20"/>
                <w:rPrChange w:id="11790" w:author="Александр" w:date="2020-04-13T07:44:00Z">
                  <w:rPr>
                    <w:rFonts w:ascii="Arial" w:hAnsi="Arial" w:cs="Arial"/>
                    <w:sz w:val="20"/>
                    <w:szCs w:val="20"/>
                    <w:highlight w:val="yellow"/>
                  </w:rPr>
                </w:rPrChange>
              </w:rPr>
              <w:t>T352B</w:t>
            </w:r>
            <w:r w:rsidRPr="002C2888">
              <w:rPr>
                <w:rFonts w:ascii="Arial" w:hAnsi="Arial" w:cs="Arial"/>
                <w:sz w:val="20"/>
                <w:szCs w:val="20"/>
                <w:lang w:val="en-US"/>
                <w:rPrChange w:id="11791" w:author="Александр" w:date="2020-04-13T07:44:00Z">
                  <w:rPr>
                    <w:rFonts w:ascii="Arial" w:hAnsi="Arial" w:cs="Arial"/>
                    <w:sz w:val="20"/>
                    <w:szCs w:val="20"/>
                    <w:highlight w:val="yellow"/>
                    <w:lang w:val="en-US"/>
                  </w:rPr>
                </w:rPrChange>
              </w:rPr>
              <w:t>-</w:t>
            </w:r>
            <w:r w:rsidRPr="002C2888">
              <w:rPr>
                <w:rFonts w:ascii="Arial" w:hAnsi="Arial" w:cs="Arial"/>
                <w:sz w:val="20"/>
                <w:szCs w:val="20"/>
                <w:rPrChange w:id="11792" w:author="Александр" w:date="2020-04-13T07:44:00Z">
                  <w:rPr>
                    <w:rFonts w:ascii="Arial" w:hAnsi="Arial" w:cs="Arial"/>
                    <w:sz w:val="20"/>
                    <w:szCs w:val="20"/>
                    <w:highlight w:val="yellow"/>
                  </w:rPr>
                </w:rPrChange>
              </w:rPr>
              <w:t>MSGTP</w:t>
            </w:r>
          </w:p>
        </w:tc>
        <w:tc>
          <w:tcPr>
            <w:tcW w:w="620" w:type="pct"/>
          </w:tcPr>
          <w:p w14:paraId="5E2E0A89" w14:textId="5130D68C" w:rsidR="005278E6" w:rsidRPr="002C2888" w:rsidRDefault="005278E6" w:rsidP="00D153F5">
            <w:pPr>
              <w:jc w:val="center"/>
              <w:rPr>
                <w:rFonts w:ascii="Arial" w:hAnsi="Arial" w:cs="Arial"/>
                <w:sz w:val="20"/>
                <w:szCs w:val="20"/>
                <w:rPrChange w:id="11793" w:author="Александр" w:date="2020-04-13T07:44:00Z">
                  <w:rPr>
                    <w:rFonts w:ascii="Arial" w:hAnsi="Arial" w:cs="Arial"/>
                    <w:sz w:val="20"/>
                    <w:szCs w:val="20"/>
                    <w:highlight w:val="yellow"/>
                  </w:rPr>
                </w:rPrChange>
              </w:rPr>
            </w:pPr>
            <w:r w:rsidRPr="002C2888">
              <w:rPr>
                <w:rFonts w:ascii="Arial" w:hAnsi="Arial" w:cs="Arial"/>
                <w:sz w:val="20"/>
                <w:szCs w:val="20"/>
                <w:rPrChange w:id="11794" w:author="Александр" w:date="2020-04-13T07:44:00Z">
                  <w:rPr>
                    <w:rFonts w:ascii="Arial" w:hAnsi="Arial" w:cs="Arial"/>
                    <w:sz w:val="20"/>
                    <w:szCs w:val="20"/>
                    <w:highlight w:val="yellow"/>
                  </w:rPr>
                </w:rPrChange>
              </w:rPr>
              <w:t>-</w:t>
            </w:r>
          </w:p>
        </w:tc>
        <w:tc>
          <w:tcPr>
            <w:tcW w:w="609" w:type="pct"/>
          </w:tcPr>
          <w:p w14:paraId="27571392" w14:textId="59A39B2A" w:rsidR="005278E6" w:rsidRPr="002C2888" w:rsidRDefault="005278E6" w:rsidP="00D153F5">
            <w:pPr>
              <w:jc w:val="center"/>
              <w:rPr>
                <w:rFonts w:ascii="Arial" w:hAnsi="Arial" w:cs="Arial"/>
                <w:sz w:val="20"/>
                <w:szCs w:val="20"/>
                <w:rPrChange w:id="11795" w:author="Александр" w:date="2020-04-13T07:44:00Z">
                  <w:rPr>
                    <w:rFonts w:ascii="Arial" w:hAnsi="Arial" w:cs="Arial"/>
                    <w:sz w:val="20"/>
                    <w:szCs w:val="20"/>
                    <w:highlight w:val="yellow"/>
                  </w:rPr>
                </w:rPrChange>
              </w:rPr>
            </w:pPr>
            <w:r w:rsidRPr="002C2888">
              <w:rPr>
                <w:rFonts w:ascii="Arial" w:hAnsi="Arial" w:cs="Arial"/>
                <w:sz w:val="20"/>
                <w:szCs w:val="20"/>
                <w:rPrChange w:id="11796" w:author="Александр" w:date="2020-04-13T07:44:00Z">
                  <w:rPr>
                    <w:rFonts w:ascii="Arial" w:hAnsi="Arial" w:cs="Arial"/>
                    <w:sz w:val="20"/>
                    <w:szCs w:val="20"/>
                    <w:highlight w:val="yellow"/>
                  </w:rPr>
                </w:rPrChange>
              </w:rPr>
              <w:t>-</w:t>
            </w:r>
          </w:p>
        </w:tc>
        <w:tc>
          <w:tcPr>
            <w:tcW w:w="392" w:type="pct"/>
          </w:tcPr>
          <w:p w14:paraId="52968DCC" w14:textId="74848015" w:rsidR="005278E6" w:rsidRPr="002C2888" w:rsidRDefault="005278E6" w:rsidP="00D153F5">
            <w:pPr>
              <w:jc w:val="center"/>
              <w:rPr>
                <w:rFonts w:ascii="Arial" w:hAnsi="Arial" w:cs="Arial"/>
                <w:sz w:val="20"/>
                <w:szCs w:val="20"/>
                <w:rPrChange w:id="11797" w:author="Александр" w:date="2020-04-13T07:44:00Z">
                  <w:rPr>
                    <w:rFonts w:ascii="Arial" w:hAnsi="Arial" w:cs="Arial"/>
                    <w:sz w:val="20"/>
                    <w:szCs w:val="20"/>
                    <w:highlight w:val="yellow"/>
                  </w:rPr>
                </w:rPrChange>
              </w:rPr>
            </w:pPr>
            <w:r w:rsidRPr="002C2888">
              <w:rPr>
                <w:rFonts w:ascii="Arial" w:hAnsi="Arial" w:cs="Arial"/>
                <w:sz w:val="20"/>
                <w:szCs w:val="20"/>
                <w:rPrChange w:id="11798" w:author="Александр" w:date="2020-04-13T07:44:00Z">
                  <w:rPr>
                    <w:rFonts w:ascii="Arial" w:hAnsi="Arial" w:cs="Arial"/>
                    <w:sz w:val="20"/>
                    <w:szCs w:val="20"/>
                    <w:highlight w:val="yellow"/>
                  </w:rPr>
                </w:rPrChange>
              </w:rPr>
              <w:t>-</w:t>
            </w:r>
          </w:p>
        </w:tc>
        <w:tc>
          <w:tcPr>
            <w:tcW w:w="398" w:type="pct"/>
          </w:tcPr>
          <w:p w14:paraId="74CAA911" w14:textId="6C9A46B7" w:rsidR="005278E6" w:rsidRPr="002C2888" w:rsidRDefault="005278E6" w:rsidP="00D153F5">
            <w:pPr>
              <w:jc w:val="center"/>
              <w:rPr>
                <w:rFonts w:ascii="Arial" w:hAnsi="Arial" w:cs="Arial"/>
                <w:sz w:val="20"/>
                <w:szCs w:val="20"/>
                <w:rPrChange w:id="11799" w:author="Александр" w:date="2020-04-13T07:44:00Z">
                  <w:rPr>
                    <w:rFonts w:ascii="Arial" w:hAnsi="Arial" w:cs="Arial"/>
                    <w:sz w:val="20"/>
                    <w:szCs w:val="20"/>
                    <w:highlight w:val="yellow"/>
                  </w:rPr>
                </w:rPrChange>
              </w:rPr>
            </w:pPr>
            <w:r w:rsidRPr="002C2888">
              <w:rPr>
                <w:rFonts w:ascii="Arial" w:hAnsi="Arial" w:cs="Arial"/>
                <w:sz w:val="20"/>
                <w:szCs w:val="20"/>
                <w:rPrChange w:id="11800" w:author="Александр" w:date="2020-04-13T07:44:00Z">
                  <w:rPr>
                    <w:rFonts w:ascii="Arial" w:hAnsi="Arial" w:cs="Arial"/>
                    <w:sz w:val="20"/>
                    <w:szCs w:val="20"/>
                    <w:highlight w:val="yellow"/>
                  </w:rPr>
                </w:rPrChange>
              </w:rPr>
              <w:t>Выбор из справочника</w:t>
            </w:r>
          </w:p>
        </w:tc>
        <w:tc>
          <w:tcPr>
            <w:tcW w:w="355" w:type="pct"/>
          </w:tcPr>
          <w:p w14:paraId="1DC4E8D7" w14:textId="23335829" w:rsidR="005278E6" w:rsidRPr="00041CFE" w:rsidRDefault="005278E6" w:rsidP="00D153F5">
            <w:pPr>
              <w:jc w:val="center"/>
              <w:rPr>
                <w:rFonts w:ascii="Arial" w:hAnsi="Arial" w:cs="Arial"/>
                <w:sz w:val="20"/>
                <w:szCs w:val="20"/>
                <w:lang w:val="en-US"/>
              </w:rPr>
            </w:pPr>
            <w:r w:rsidRPr="00041CFE">
              <w:rPr>
                <w:rFonts w:ascii="Arial" w:hAnsi="Arial" w:cs="Arial"/>
                <w:sz w:val="20"/>
                <w:szCs w:val="20"/>
                <w:lang w:val="en-US"/>
              </w:rPr>
              <w:t>SAP</w:t>
            </w:r>
          </w:p>
        </w:tc>
      </w:tr>
      <w:tr w:rsidR="005278E6" w:rsidRPr="000E3C42" w14:paraId="5B6A2C8E" w14:textId="77777777" w:rsidTr="00D153F5">
        <w:trPr>
          <w:cantSplit/>
          <w:trHeight w:val="229"/>
        </w:trPr>
        <w:tc>
          <w:tcPr>
            <w:tcW w:w="146" w:type="pct"/>
          </w:tcPr>
          <w:p w14:paraId="4B7F6827" w14:textId="1D3C8542" w:rsidR="005278E6" w:rsidRPr="00041CFE" w:rsidRDefault="005278E6" w:rsidP="00D153F5">
            <w:pPr>
              <w:rPr>
                <w:rFonts w:ascii="Arial" w:hAnsi="Arial" w:cs="Arial"/>
                <w:sz w:val="20"/>
                <w:szCs w:val="20"/>
              </w:rPr>
            </w:pPr>
            <w:r w:rsidRPr="00041CFE">
              <w:rPr>
                <w:rFonts w:ascii="Arial" w:hAnsi="Arial" w:cs="Arial"/>
                <w:sz w:val="20"/>
                <w:szCs w:val="20"/>
              </w:rPr>
              <w:t>4.</w:t>
            </w:r>
          </w:p>
        </w:tc>
        <w:tc>
          <w:tcPr>
            <w:tcW w:w="539" w:type="pct"/>
          </w:tcPr>
          <w:p w14:paraId="71CB6E2A" w14:textId="29D84404" w:rsidR="005278E6" w:rsidRPr="002C2888" w:rsidRDefault="00BC14A6" w:rsidP="00D153F5">
            <w:pPr>
              <w:jc w:val="left"/>
              <w:rPr>
                <w:rFonts w:ascii="Arial" w:hAnsi="Arial" w:cs="Arial"/>
                <w:sz w:val="20"/>
                <w:szCs w:val="20"/>
                <w:lang w:val="en-US"/>
                <w:rPrChange w:id="11801" w:author="Александр" w:date="2020-04-13T07:44:00Z">
                  <w:rPr>
                    <w:rFonts w:ascii="Arial" w:hAnsi="Arial" w:cs="Arial"/>
                    <w:sz w:val="20"/>
                    <w:szCs w:val="20"/>
                    <w:highlight w:val="yellow"/>
                    <w:lang w:val="en-US"/>
                  </w:rPr>
                </w:rPrChange>
              </w:rPr>
            </w:pPr>
            <w:r w:rsidRPr="00696F74">
              <w:rPr>
                <w:rFonts w:ascii="Arial" w:hAnsi="Arial" w:cs="Arial"/>
                <w:sz w:val="20"/>
                <w:szCs w:val="20"/>
              </w:rPr>
              <w:t>Схемы отчетов</w:t>
            </w:r>
          </w:p>
        </w:tc>
        <w:tc>
          <w:tcPr>
            <w:tcW w:w="581" w:type="pct"/>
          </w:tcPr>
          <w:p w14:paraId="244E44D5" w14:textId="7A0B61D0" w:rsidR="005278E6" w:rsidRPr="002C2888" w:rsidRDefault="005278E6" w:rsidP="005278E6">
            <w:pPr>
              <w:jc w:val="left"/>
              <w:rPr>
                <w:rFonts w:ascii="Arial" w:hAnsi="Arial" w:cs="Arial"/>
                <w:sz w:val="20"/>
                <w:szCs w:val="20"/>
                <w:rPrChange w:id="11802" w:author="Александр" w:date="2020-04-13T07:44:00Z">
                  <w:rPr>
                    <w:rFonts w:ascii="Arial" w:hAnsi="Arial" w:cs="Arial"/>
                    <w:sz w:val="20"/>
                    <w:szCs w:val="20"/>
                    <w:highlight w:val="yellow"/>
                  </w:rPr>
                </w:rPrChange>
              </w:rPr>
            </w:pPr>
            <w:r w:rsidRPr="002C2888">
              <w:rPr>
                <w:rFonts w:ascii="Arial" w:hAnsi="Arial" w:cs="Arial"/>
                <w:sz w:val="20"/>
                <w:szCs w:val="20"/>
                <w:rPrChange w:id="11803" w:author="Александр" w:date="2020-04-13T07:44:00Z">
                  <w:rPr>
                    <w:rFonts w:ascii="Arial" w:hAnsi="Arial" w:cs="Arial"/>
                    <w:sz w:val="20"/>
                    <w:szCs w:val="20"/>
                    <w:highlight w:val="yellow"/>
                  </w:rPr>
                </w:rPrChange>
              </w:rPr>
              <w:t>Классификация</w:t>
            </w:r>
          </w:p>
        </w:tc>
        <w:tc>
          <w:tcPr>
            <w:tcW w:w="588" w:type="pct"/>
          </w:tcPr>
          <w:p w14:paraId="69B377B8" w14:textId="21B45D27" w:rsidR="005278E6" w:rsidRPr="002C2888" w:rsidRDefault="005278E6" w:rsidP="00D153F5">
            <w:pPr>
              <w:jc w:val="left"/>
              <w:rPr>
                <w:rFonts w:ascii="Arial" w:hAnsi="Arial" w:cs="Arial"/>
                <w:sz w:val="20"/>
                <w:szCs w:val="20"/>
                <w:rPrChange w:id="11804" w:author="Александр" w:date="2020-04-13T07:44:00Z">
                  <w:rPr>
                    <w:rFonts w:ascii="Arial" w:hAnsi="Arial" w:cs="Arial"/>
                    <w:sz w:val="20"/>
                    <w:szCs w:val="20"/>
                    <w:highlight w:val="yellow"/>
                  </w:rPr>
                </w:rPrChange>
              </w:rPr>
            </w:pPr>
            <w:r w:rsidRPr="002C2888">
              <w:rPr>
                <w:rFonts w:ascii="Arial" w:hAnsi="Arial" w:cs="Arial"/>
                <w:sz w:val="20"/>
                <w:szCs w:val="20"/>
                <w:rPrChange w:id="11805" w:author="Александр" w:date="2020-04-13T07:44:00Z">
                  <w:rPr>
                    <w:rFonts w:ascii="Arial" w:hAnsi="Arial" w:cs="Arial"/>
                    <w:sz w:val="20"/>
                    <w:szCs w:val="20"/>
                    <w:highlight w:val="yellow"/>
                  </w:rPr>
                </w:rPrChange>
              </w:rPr>
              <w:t>Классификация</w:t>
            </w:r>
          </w:p>
        </w:tc>
        <w:tc>
          <w:tcPr>
            <w:tcW w:w="280" w:type="pct"/>
          </w:tcPr>
          <w:p w14:paraId="2504AD9B" w14:textId="642BA951" w:rsidR="005278E6" w:rsidRPr="002C2888" w:rsidRDefault="005278E6" w:rsidP="00D153F5">
            <w:pPr>
              <w:jc w:val="center"/>
              <w:rPr>
                <w:rFonts w:ascii="Arial" w:hAnsi="Arial" w:cs="Arial"/>
                <w:sz w:val="20"/>
                <w:szCs w:val="20"/>
                <w:lang w:val="en-US"/>
                <w:rPrChange w:id="11806"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07" w:author="Александр" w:date="2020-04-13T07:44:00Z">
                  <w:rPr>
                    <w:rFonts w:ascii="Arial" w:hAnsi="Arial" w:cs="Arial"/>
                    <w:sz w:val="20"/>
                    <w:szCs w:val="20"/>
                    <w:highlight w:val="yellow"/>
                    <w:lang w:val="en-US"/>
                  </w:rPr>
                </w:rPrChange>
              </w:rPr>
              <w:t>CHAR, 18</w:t>
            </w:r>
          </w:p>
        </w:tc>
        <w:tc>
          <w:tcPr>
            <w:tcW w:w="493" w:type="pct"/>
          </w:tcPr>
          <w:p w14:paraId="3F84CC08" w14:textId="696C65C3" w:rsidR="005278E6" w:rsidRPr="002C2888" w:rsidRDefault="005278E6" w:rsidP="00D153F5">
            <w:pPr>
              <w:jc w:val="center"/>
              <w:rPr>
                <w:rFonts w:ascii="Arial" w:hAnsi="Arial" w:cs="Arial"/>
                <w:sz w:val="20"/>
                <w:szCs w:val="20"/>
                <w:rPrChange w:id="11808" w:author="Александр" w:date="2020-04-13T07:44:00Z">
                  <w:rPr>
                    <w:rFonts w:ascii="Arial" w:hAnsi="Arial" w:cs="Arial"/>
                    <w:sz w:val="20"/>
                    <w:szCs w:val="20"/>
                    <w:highlight w:val="yellow"/>
                  </w:rPr>
                </w:rPrChange>
              </w:rPr>
            </w:pPr>
            <w:r w:rsidRPr="002C2888">
              <w:rPr>
                <w:rFonts w:ascii="Arial" w:hAnsi="Arial" w:cs="Arial"/>
                <w:sz w:val="20"/>
                <w:szCs w:val="20"/>
                <w:rPrChange w:id="11809" w:author="Александр" w:date="2020-04-13T07:44:00Z">
                  <w:rPr>
                    <w:rFonts w:ascii="Arial" w:hAnsi="Arial" w:cs="Arial"/>
                    <w:sz w:val="20"/>
                    <w:szCs w:val="20"/>
                    <w:highlight w:val="yellow"/>
                  </w:rPr>
                </w:rPrChange>
              </w:rPr>
              <w:t>T352B</w:t>
            </w:r>
            <w:r w:rsidRPr="002C2888">
              <w:rPr>
                <w:rFonts w:ascii="Arial" w:hAnsi="Arial" w:cs="Arial"/>
                <w:sz w:val="20"/>
                <w:szCs w:val="20"/>
                <w:lang w:val="en-US"/>
                <w:rPrChange w:id="11810" w:author="Александр" w:date="2020-04-13T07:44:00Z">
                  <w:rPr>
                    <w:rFonts w:ascii="Arial" w:hAnsi="Arial" w:cs="Arial"/>
                    <w:sz w:val="20"/>
                    <w:szCs w:val="20"/>
                    <w:highlight w:val="yellow"/>
                    <w:lang w:val="en-US"/>
                  </w:rPr>
                </w:rPrChange>
              </w:rPr>
              <w:t>-</w:t>
            </w:r>
            <w:r w:rsidRPr="002C2888">
              <w:rPr>
                <w:rFonts w:ascii="Arial" w:hAnsi="Arial" w:cs="Arial"/>
                <w:sz w:val="20"/>
                <w:szCs w:val="20"/>
                <w:rPrChange w:id="11811" w:author="Александр" w:date="2020-04-13T07:44:00Z">
                  <w:rPr>
                    <w:rFonts w:ascii="Arial" w:hAnsi="Arial" w:cs="Arial"/>
                    <w:sz w:val="20"/>
                    <w:szCs w:val="20"/>
                    <w:highlight w:val="yellow"/>
                  </w:rPr>
                </w:rPrChange>
              </w:rPr>
              <w:t>FRKLS</w:t>
            </w:r>
          </w:p>
        </w:tc>
        <w:tc>
          <w:tcPr>
            <w:tcW w:w="620" w:type="pct"/>
          </w:tcPr>
          <w:p w14:paraId="649415A3" w14:textId="319E5FF6" w:rsidR="005278E6" w:rsidRPr="002C2888" w:rsidRDefault="005278E6" w:rsidP="00D153F5">
            <w:pPr>
              <w:jc w:val="center"/>
              <w:rPr>
                <w:rFonts w:ascii="Arial" w:hAnsi="Arial" w:cs="Arial"/>
                <w:sz w:val="20"/>
                <w:szCs w:val="20"/>
                <w:lang w:val="en-US"/>
                <w:rPrChange w:id="11812"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13" w:author="Александр" w:date="2020-04-13T07:44:00Z">
                  <w:rPr>
                    <w:rFonts w:ascii="Arial" w:hAnsi="Arial" w:cs="Arial"/>
                    <w:sz w:val="20"/>
                    <w:szCs w:val="20"/>
                    <w:highlight w:val="yellow"/>
                    <w:lang w:val="en-US"/>
                  </w:rPr>
                </w:rPrChange>
              </w:rPr>
              <w:t>-</w:t>
            </w:r>
          </w:p>
        </w:tc>
        <w:tc>
          <w:tcPr>
            <w:tcW w:w="609" w:type="pct"/>
          </w:tcPr>
          <w:p w14:paraId="200EFA0A" w14:textId="23D42B73" w:rsidR="005278E6" w:rsidRPr="002C2888" w:rsidRDefault="005278E6" w:rsidP="00D153F5">
            <w:pPr>
              <w:jc w:val="center"/>
              <w:rPr>
                <w:rFonts w:ascii="Arial" w:hAnsi="Arial" w:cs="Arial"/>
                <w:sz w:val="20"/>
                <w:szCs w:val="20"/>
                <w:lang w:val="en-US"/>
                <w:rPrChange w:id="11814"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15" w:author="Александр" w:date="2020-04-13T07:44:00Z">
                  <w:rPr>
                    <w:rFonts w:ascii="Arial" w:hAnsi="Arial" w:cs="Arial"/>
                    <w:sz w:val="20"/>
                    <w:szCs w:val="20"/>
                    <w:highlight w:val="yellow"/>
                    <w:lang w:val="en-US"/>
                  </w:rPr>
                </w:rPrChange>
              </w:rPr>
              <w:t>-</w:t>
            </w:r>
          </w:p>
        </w:tc>
        <w:tc>
          <w:tcPr>
            <w:tcW w:w="392" w:type="pct"/>
          </w:tcPr>
          <w:p w14:paraId="799B13B7" w14:textId="1D938E68" w:rsidR="005278E6" w:rsidRPr="002C2888" w:rsidRDefault="005278E6" w:rsidP="00D153F5">
            <w:pPr>
              <w:jc w:val="center"/>
              <w:rPr>
                <w:rFonts w:ascii="Arial" w:hAnsi="Arial" w:cs="Arial"/>
                <w:sz w:val="20"/>
                <w:szCs w:val="20"/>
                <w:lang w:val="en-US"/>
                <w:rPrChange w:id="11816"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17" w:author="Александр" w:date="2020-04-13T07:44:00Z">
                  <w:rPr>
                    <w:rFonts w:ascii="Arial" w:hAnsi="Arial" w:cs="Arial"/>
                    <w:sz w:val="20"/>
                    <w:szCs w:val="20"/>
                    <w:highlight w:val="yellow"/>
                    <w:lang w:val="en-US"/>
                  </w:rPr>
                </w:rPrChange>
              </w:rPr>
              <w:t>-</w:t>
            </w:r>
          </w:p>
        </w:tc>
        <w:tc>
          <w:tcPr>
            <w:tcW w:w="398" w:type="pct"/>
          </w:tcPr>
          <w:p w14:paraId="4D505BA0" w14:textId="7AE3D7FF" w:rsidR="005278E6" w:rsidRPr="002C2888" w:rsidRDefault="005278E6" w:rsidP="00D153F5">
            <w:pPr>
              <w:jc w:val="center"/>
              <w:rPr>
                <w:rFonts w:ascii="Arial" w:hAnsi="Arial" w:cs="Arial"/>
                <w:sz w:val="20"/>
                <w:szCs w:val="20"/>
                <w:rPrChange w:id="11818" w:author="Александр" w:date="2020-04-13T07:44:00Z">
                  <w:rPr>
                    <w:rFonts w:ascii="Arial" w:hAnsi="Arial" w:cs="Arial"/>
                    <w:sz w:val="20"/>
                    <w:szCs w:val="20"/>
                    <w:highlight w:val="yellow"/>
                  </w:rPr>
                </w:rPrChange>
              </w:rPr>
            </w:pPr>
            <w:r w:rsidRPr="002C2888">
              <w:rPr>
                <w:rFonts w:ascii="Arial" w:hAnsi="Arial" w:cs="Arial"/>
                <w:sz w:val="20"/>
                <w:szCs w:val="20"/>
                <w:rPrChange w:id="11819" w:author="Александр" w:date="2020-04-13T07:44:00Z">
                  <w:rPr>
                    <w:rFonts w:ascii="Arial" w:hAnsi="Arial" w:cs="Arial"/>
                    <w:sz w:val="20"/>
                    <w:szCs w:val="20"/>
                    <w:highlight w:val="yellow"/>
                  </w:rPr>
                </w:rPrChange>
              </w:rPr>
              <w:t>Выбор из справочника</w:t>
            </w:r>
          </w:p>
        </w:tc>
        <w:tc>
          <w:tcPr>
            <w:tcW w:w="355" w:type="pct"/>
          </w:tcPr>
          <w:p w14:paraId="1ED7E49D" w14:textId="11E24C86" w:rsidR="005278E6" w:rsidRPr="00041CFE" w:rsidRDefault="005278E6" w:rsidP="00D153F5">
            <w:pPr>
              <w:jc w:val="center"/>
              <w:rPr>
                <w:rFonts w:ascii="Arial" w:hAnsi="Arial" w:cs="Arial"/>
                <w:sz w:val="20"/>
                <w:szCs w:val="20"/>
                <w:lang w:val="en-US"/>
              </w:rPr>
            </w:pPr>
            <w:r w:rsidRPr="00041CFE">
              <w:rPr>
                <w:rFonts w:ascii="Arial" w:hAnsi="Arial" w:cs="Arial"/>
                <w:sz w:val="20"/>
                <w:szCs w:val="20"/>
                <w:lang w:val="en-US"/>
              </w:rPr>
              <w:t>SAP</w:t>
            </w:r>
          </w:p>
        </w:tc>
      </w:tr>
      <w:tr w:rsidR="005278E6" w:rsidRPr="000E3C42" w14:paraId="7690A912" w14:textId="77777777" w:rsidTr="00D153F5">
        <w:trPr>
          <w:cantSplit/>
          <w:trHeight w:val="229"/>
        </w:trPr>
        <w:tc>
          <w:tcPr>
            <w:tcW w:w="146" w:type="pct"/>
          </w:tcPr>
          <w:p w14:paraId="40540633" w14:textId="35D0FE2F" w:rsidR="005278E6" w:rsidRPr="00041CFE" w:rsidRDefault="005278E6" w:rsidP="00D153F5">
            <w:pPr>
              <w:rPr>
                <w:rFonts w:ascii="Arial" w:hAnsi="Arial" w:cs="Arial"/>
                <w:sz w:val="20"/>
                <w:szCs w:val="20"/>
              </w:rPr>
            </w:pPr>
            <w:r w:rsidRPr="00041CFE">
              <w:rPr>
                <w:rFonts w:ascii="Arial" w:hAnsi="Arial" w:cs="Arial"/>
                <w:sz w:val="20"/>
                <w:szCs w:val="20"/>
              </w:rPr>
              <w:t>5.</w:t>
            </w:r>
          </w:p>
        </w:tc>
        <w:tc>
          <w:tcPr>
            <w:tcW w:w="539" w:type="pct"/>
          </w:tcPr>
          <w:p w14:paraId="727E9D3A" w14:textId="68B60C8A" w:rsidR="005278E6" w:rsidRPr="002C2888" w:rsidRDefault="00BC14A6" w:rsidP="00D153F5">
            <w:pPr>
              <w:jc w:val="left"/>
              <w:rPr>
                <w:rFonts w:ascii="Arial" w:hAnsi="Arial" w:cs="Arial"/>
                <w:sz w:val="20"/>
                <w:szCs w:val="20"/>
                <w:lang w:val="en-US"/>
                <w:rPrChange w:id="11820" w:author="Александр" w:date="2020-04-13T07:44:00Z">
                  <w:rPr>
                    <w:rFonts w:ascii="Arial" w:hAnsi="Arial" w:cs="Arial"/>
                    <w:sz w:val="20"/>
                    <w:szCs w:val="20"/>
                    <w:highlight w:val="yellow"/>
                    <w:lang w:val="en-US"/>
                  </w:rPr>
                </w:rPrChange>
              </w:rPr>
            </w:pPr>
            <w:r w:rsidRPr="00696F74">
              <w:rPr>
                <w:rFonts w:ascii="Arial" w:hAnsi="Arial" w:cs="Arial"/>
                <w:sz w:val="20"/>
                <w:szCs w:val="20"/>
              </w:rPr>
              <w:t>Схемы отчетов</w:t>
            </w:r>
          </w:p>
        </w:tc>
        <w:tc>
          <w:tcPr>
            <w:tcW w:w="581" w:type="pct"/>
          </w:tcPr>
          <w:p w14:paraId="7E62BDF1" w14:textId="4B33F234" w:rsidR="005278E6" w:rsidRPr="002C2888" w:rsidRDefault="005278E6" w:rsidP="005278E6">
            <w:pPr>
              <w:jc w:val="left"/>
              <w:rPr>
                <w:rFonts w:ascii="Arial" w:hAnsi="Arial" w:cs="Arial"/>
                <w:sz w:val="20"/>
                <w:szCs w:val="20"/>
                <w:rPrChange w:id="11821" w:author="Александр" w:date="2020-04-13T07:44:00Z">
                  <w:rPr>
                    <w:rFonts w:ascii="Arial" w:hAnsi="Arial" w:cs="Arial"/>
                    <w:sz w:val="20"/>
                    <w:szCs w:val="20"/>
                    <w:highlight w:val="yellow"/>
                  </w:rPr>
                </w:rPrChange>
              </w:rPr>
            </w:pPr>
            <w:r w:rsidRPr="002C2888">
              <w:rPr>
                <w:rFonts w:ascii="Arial" w:hAnsi="Arial" w:cs="Arial"/>
                <w:sz w:val="20"/>
                <w:szCs w:val="20"/>
                <w:rPrChange w:id="11822" w:author="Александр" w:date="2020-04-13T07:44:00Z">
                  <w:rPr>
                    <w:rFonts w:ascii="Arial" w:hAnsi="Arial" w:cs="Arial"/>
                    <w:sz w:val="20"/>
                    <w:szCs w:val="20"/>
                    <w:highlight w:val="yellow"/>
                  </w:rPr>
                </w:rPrChange>
              </w:rPr>
              <w:t>Экран классификации</w:t>
            </w:r>
          </w:p>
        </w:tc>
        <w:tc>
          <w:tcPr>
            <w:tcW w:w="588" w:type="pct"/>
          </w:tcPr>
          <w:p w14:paraId="2D1DBAC4" w14:textId="633389A2" w:rsidR="005278E6" w:rsidRPr="002C2888" w:rsidRDefault="005278E6" w:rsidP="00D153F5">
            <w:pPr>
              <w:jc w:val="left"/>
              <w:rPr>
                <w:rFonts w:ascii="Arial" w:hAnsi="Arial" w:cs="Arial"/>
                <w:sz w:val="20"/>
                <w:szCs w:val="20"/>
                <w:rPrChange w:id="11823" w:author="Александр" w:date="2020-04-13T07:44:00Z">
                  <w:rPr>
                    <w:rFonts w:ascii="Arial" w:hAnsi="Arial" w:cs="Arial"/>
                    <w:sz w:val="20"/>
                    <w:szCs w:val="20"/>
                    <w:highlight w:val="yellow"/>
                  </w:rPr>
                </w:rPrChange>
              </w:rPr>
            </w:pPr>
            <w:r w:rsidRPr="002C2888">
              <w:rPr>
                <w:rFonts w:ascii="Arial" w:hAnsi="Arial" w:cs="Arial"/>
                <w:sz w:val="20"/>
                <w:szCs w:val="20"/>
                <w:rPrChange w:id="11824" w:author="Александр" w:date="2020-04-13T07:44:00Z">
                  <w:rPr>
                    <w:rFonts w:ascii="Arial" w:hAnsi="Arial" w:cs="Arial"/>
                    <w:sz w:val="20"/>
                    <w:szCs w:val="20"/>
                    <w:highlight w:val="yellow"/>
                  </w:rPr>
                </w:rPrChange>
              </w:rPr>
              <w:t>Включение экрана классификации</w:t>
            </w:r>
          </w:p>
        </w:tc>
        <w:tc>
          <w:tcPr>
            <w:tcW w:w="280" w:type="pct"/>
          </w:tcPr>
          <w:p w14:paraId="6892C08D" w14:textId="130A365D" w:rsidR="005278E6" w:rsidRPr="002C2888" w:rsidRDefault="005278E6" w:rsidP="00D153F5">
            <w:pPr>
              <w:jc w:val="center"/>
              <w:rPr>
                <w:rFonts w:ascii="Arial" w:hAnsi="Arial" w:cs="Arial"/>
                <w:sz w:val="20"/>
                <w:szCs w:val="20"/>
                <w:lang w:val="en-US"/>
                <w:rPrChange w:id="11825"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26" w:author="Александр" w:date="2020-04-13T07:44:00Z">
                  <w:rPr>
                    <w:rFonts w:ascii="Arial" w:hAnsi="Arial" w:cs="Arial"/>
                    <w:sz w:val="20"/>
                    <w:szCs w:val="20"/>
                    <w:highlight w:val="yellow"/>
                    <w:lang w:val="en-US"/>
                  </w:rPr>
                </w:rPrChange>
              </w:rPr>
              <w:t xml:space="preserve">CHAR,1 </w:t>
            </w:r>
          </w:p>
        </w:tc>
        <w:tc>
          <w:tcPr>
            <w:tcW w:w="493" w:type="pct"/>
          </w:tcPr>
          <w:p w14:paraId="60F1C8C6" w14:textId="2CD06B49" w:rsidR="005278E6" w:rsidRPr="002C2888" w:rsidRDefault="00B36FCD" w:rsidP="00D153F5">
            <w:pPr>
              <w:jc w:val="center"/>
              <w:rPr>
                <w:rFonts w:ascii="Arial" w:hAnsi="Arial" w:cs="Arial"/>
                <w:sz w:val="20"/>
                <w:szCs w:val="20"/>
                <w:rPrChange w:id="11827" w:author="Александр" w:date="2020-04-13T07:44:00Z">
                  <w:rPr>
                    <w:rFonts w:ascii="Arial" w:hAnsi="Arial" w:cs="Arial"/>
                    <w:sz w:val="20"/>
                    <w:szCs w:val="20"/>
                    <w:highlight w:val="yellow"/>
                  </w:rPr>
                </w:rPrChange>
              </w:rPr>
            </w:pPr>
            <w:r w:rsidRPr="002C2888">
              <w:rPr>
                <w:rFonts w:ascii="Arial" w:hAnsi="Arial" w:cs="Arial"/>
                <w:sz w:val="20"/>
                <w:szCs w:val="20"/>
                <w:rPrChange w:id="11828" w:author="Александр" w:date="2020-04-13T07:44:00Z">
                  <w:rPr>
                    <w:rFonts w:ascii="Arial" w:hAnsi="Arial" w:cs="Arial"/>
                    <w:sz w:val="20"/>
                    <w:szCs w:val="20"/>
                    <w:highlight w:val="yellow"/>
                  </w:rPr>
                </w:rPrChange>
              </w:rPr>
              <w:t>T352B</w:t>
            </w:r>
            <w:r w:rsidRPr="00041CFE">
              <w:rPr>
                <w:rFonts w:ascii="Arial" w:hAnsi="Arial" w:cs="Arial"/>
                <w:sz w:val="20"/>
                <w:szCs w:val="20"/>
              </w:rPr>
              <w:t xml:space="preserve"> -</w:t>
            </w:r>
            <w:r w:rsidR="005278E6" w:rsidRPr="002C2888">
              <w:rPr>
                <w:rFonts w:ascii="Arial" w:hAnsi="Arial" w:cs="Arial"/>
                <w:sz w:val="20"/>
                <w:szCs w:val="20"/>
                <w:rPrChange w:id="11829" w:author="Александр" w:date="2020-04-13T07:44:00Z">
                  <w:rPr>
                    <w:rFonts w:ascii="Arial" w:hAnsi="Arial" w:cs="Arial"/>
                    <w:sz w:val="20"/>
                    <w:szCs w:val="20"/>
                    <w:highlight w:val="yellow"/>
                  </w:rPr>
                </w:rPrChange>
              </w:rPr>
              <w:t>FRKLSKZ</w:t>
            </w:r>
          </w:p>
        </w:tc>
        <w:tc>
          <w:tcPr>
            <w:tcW w:w="620" w:type="pct"/>
          </w:tcPr>
          <w:p w14:paraId="36B02ED2" w14:textId="6B5360B5" w:rsidR="005278E6" w:rsidRPr="002C2888" w:rsidRDefault="00B36FCD" w:rsidP="00D153F5">
            <w:pPr>
              <w:jc w:val="center"/>
              <w:rPr>
                <w:rFonts w:ascii="Arial" w:hAnsi="Arial" w:cs="Arial"/>
                <w:sz w:val="20"/>
                <w:szCs w:val="20"/>
                <w:lang w:val="en-US"/>
                <w:rPrChange w:id="11830"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31" w:author="Александр" w:date="2020-04-13T07:44:00Z">
                  <w:rPr>
                    <w:rFonts w:ascii="Arial" w:hAnsi="Arial" w:cs="Arial"/>
                    <w:sz w:val="20"/>
                    <w:szCs w:val="20"/>
                    <w:highlight w:val="yellow"/>
                    <w:lang w:val="en-US"/>
                  </w:rPr>
                </w:rPrChange>
              </w:rPr>
              <w:t>-</w:t>
            </w:r>
          </w:p>
        </w:tc>
        <w:tc>
          <w:tcPr>
            <w:tcW w:w="609" w:type="pct"/>
          </w:tcPr>
          <w:p w14:paraId="2000EE6E" w14:textId="78B1ECC5" w:rsidR="005278E6" w:rsidRPr="002C2888" w:rsidRDefault="00B36FCD" w:rsidP="00D153F5">
            <w:pPr>
              <w:jc w:val="center"/>
              <w:rPr>
                <w:rFonts w:ascii="Arial" w:hAnsi="Arial" w:cs="Arial"/>
                <w:sz w:val="20"/>
                <w:szCs w:val="20"/>
                <w:lang w:val="en-US"/>
                <w:rPrChange w:id="11832"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33" w:author="Александр" w:date="2020-04-13T07:44:00Z">
                  <w:rPr>
                    <w:rFonts w:ascii="Arial" w:hAnsi="Arial" w:cs="Arial"/>
                    <w:sz w:val="20"/>
                    <w:szCs w:val="20"/>
                    <w:highlight w:val="yellow"/>
                    <w:lang w:val="en-US"/>
                  </w:rPr>
                </w:rPrChange>
              </w:rPr>
              <w:t>-</w:t>
            </w:r>
          </w:p>
        </w:tc>
        <w:tc>
          <w:tcPr>
            <w:tcW w:w="392" w:type="pct"/>
          </w:tcPr>
          <w:p w14:paraId="5EC7B804" w14:textId="5CD54CDB" w:rsidR="005278E6" w:rsidRPr="002C2888" w:rsidRDefault="00B36FCD" w:rsidP="00D153F5">
            <w:pPr>
              <w:jc w:val="center"/>
              <w:rPr>
                <w:rFonts w:ascii="Arial" w:hAnsi="Arial" w:cs="Arial"/>
                <w:sz w:val="20"/>
                <w:szCs w:val="20"/>
                <w:lang w:val="en-US"/>
                <w:rPrChange w:id="11834"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35" w:author="Александр" w:date="2020-04-13T07:44:00Z">
                  <w:rPr>
                    <w:rFonts w:ascii="Arial" w:hAnsi="Arial" w:cs="Arial"/>
                    <w:sz w:val="20"/>
                    <w:szCs w:val="20"/>
                    <w:highlight w:val="yellow"/>
                    <w:lang w:val="en-US"/>
                  </w:rPr>
                </w:rPrChange>
              </w:rPr>
              <w:t>-</w:t>
            </w:r>
          </w:p>
        </w:tc>
        <w:tc>
          <w:tcPr>
            <w:tcW w:w="398" w:type="pct"/>
          </w:tcPr>
          <w:p w14:paraId="2EEB6B4A" w14:textId="7DF2612B" w:rsidR="005278E6" w:rsidRPr="002C2888" w:rsidRDefault="00B36FCD" w:rsidP="00D153F5">
            <w:pPr>
              <w:jc w:val="center"/>
              <w:rPr>
                <w:rFonts w:ascii="Arial" w:hAnsi="Arial" w:cs="Arial"/>
                <w:sz w:val="20"/>
                <w:szCs w:val="20"/>
                <w:lang w:val="en-US"/>
                <w:rPrChange w:id="11836"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37" w:author="Александр" w:date="2020-04-13T07:44:00Z">
                  <w:rPr>
                    <w:rFonts w:ascii="Arial" w:hAnsi="Arial" w:cs="Arial"/>
                    <w:sz w:val="20"/>
                    <w:szCs w:val="20"/>
                    <w:highlight w:val="yellow"/>
                    <w:lang w:val="en-US"/>
                  </w:rPr>
                </w:rPrChange>
              </w:rPr>
              <w:t>-</w:t>
            </w:r>
          </w:p>
        </w:tc>
        <w:tc>
          <w:tcPr>
            <w:tcW w:w="355" w:type="pct"/>
          </w:tcPr>
          <w:p w14:paraId="187FB6B3" w14:textId="5686B93D" w:rsidR="005278E6" w:rsidRPr="00696F74" w:rsidRDefault="00B36FCD" w:rsidP="00D153F5">
            <w:pPr>
              <w:jc w:val="center"/>
              <w:rPr>
                <w:rFonts w:ascii="Arial" w:hAnsi="Arial" w:cs="Arial"/>
                <w:sz w:val="20"/>
                <w:szCs w:val="20"/>
                <w:lang w:val="en-US"/>
              </w:rPr>
            </w:pPr>
            <w:r w:rsidRPr="00041CFE">
              <w:rPr>
                <w:rFonts w:ascii="Arial" w:hAnsi="Arial" w:cs="Arial"/>
                <w:sz w:val="20"/>
                <w:szCs w:val="20"/>
                <w:lang w:val="en-US"/>
              </w:rPr>
              <w:t>SAP</w:t>
            </w:r>
          </w:p>
        </w:tc>
      </w:tr>
      <w:tr w:rsidR="00491256" w:rsidRPr="000E3C42" w14:paraId="68B01E47" w14:textId="77777777" w:rsidTr="00D153F5">
        <w:trPr>
          <w:cantSplit/>
          <w:trHeight w:val="229"/>
        </w:trPr>
        <w:tc>
          <w:tcPr>
            <w:tcW w:w="146" w:type="pct"/>
          </w:tcPr>
          <w:p w14:paraId="194E1C94" w14:textId="5C6FD4F4" w:rsidR="00491256" w:rsidRPr="002C2888" w:rsidRDefault="00D02AB4" w:rsidP="00D153F5">
            <w:pPr>
              <w:rPr>
                <w:rFonts w:ascii="Arial" w:hAnsi="Arial" w:cs="Arial"/>
                <w:sz w:val="20"/>
                <w:szCs w:val="20"/>
              </w:rPr>
            </w:pPr>
            <w:r w:rsidRPr="00041CFE">
              <w:rPr>
                <w:rFonts w:ascii="Arial" w:hAnsi="Arial" w:cs="Arial"/>
                <w:sz w:val="20"/>
                <w:szCs w:val="20"/>
                <w:lang w:val="en-US"/>
              </w:rPr>
              <w:t>6</w:t>
            </w:r>
            <w:r w:rsidRPr="00696F74">
              <w:rPr>
                <w:rFonts w:ascii="Arial" w:hAnsi="Arial" w:cs="Arial"/>
                <w:sz w:val="20"/>
                <w:szCs w:val="20"/>
              </w:rPr>
              <w:t>.</w:t>
            </w:r>
          </w:p>
        </w:tc>
        <w:tc>
          <w:tcPr>
            <w:tcW w:w="539" w:type="pct"/>
          </w:tcPr>
          <w:p w14:paraId="64AB1050" w14:textId="56DC734B" w:rsidR="00491256" w:rsidRPr="002C2888" w:rsidRDefault="00491256" w:rsidP="00D153F5">
            <w:pPr>
              <w:jc w:val="left"/>
              <w:rPr>
                <w:rFonts w:ascii="Arial" w:hAnsi="Arial" w:cs="Arial"/>
                <w:sz w:val="20"/>
                <w:szCs w:val="20"/>
                <w:rPrChange w:id="11838" w:author="Александр" w:date="2020-04-13T07:44:00Z">
                  <w:rPr>
                    <w:rFonts w:ascii="Arial" w:hAnsi="Arial" w:cs="Arial"/>
                    <w:sz w:val="20"/>
                    <w:szCs w:val="20"/>
                    <w:highlight w:val="yellow"/>
                  </w:rPr>
                </w:rPrChange>
              </w:rPr>
            </w:pPr>
            <w:r w:rsidRPr="002C2888">
              <w:rPr>
                <w:rFonts w:ascii="Arial" w:hAnsi="Arial" w:cs="Arial"/>
                <w:sz w:val="20"/>
                <w:szCs w:val="20"/>
                <w:rPrChange w:id="11839" w:author="Александр" w:date="2020-04-13T07:44:00Z">
                  <w:rPr>
                    <w:rFonts w:ascii="Arial" w:hAnsi="Arial" w:cs="Arial"/>
                    <w:sz w:val="20"/>
                    <w:szCs w:val="20"/>
                    <w:highlight w:val="yellow"/>
                  </w:rPr>
                </w:rPrChange>
              </w:rPr>
              <w:t>Каталоги/Группы кодов</w:t>
            </w:r>
          </w:p>
        </w:tc>
        <w:tc>
          <w:tcPr>
            <w:tcW w:w="581" w:type="pct"/>
          </w:tcPr>
          <w:p w14:paraId="119DAFE5" w14:textId="4786776A" w:rsidR="00491256" w:rsidRPr="002C2888" w:rsidRDefault="00491256" w:rsidP="005278E6">
            <w:pPr>
              <w:jc w:val="left"/>
              <w:rPr>
                <w:rFonts w:ascii="Arial" w:hAnsi="Arial" w:cs="Arial"/>
                <w:sz w:val="20"/>
                <w:szCs w:val="20"/>
                <w:rPrChange w:id="11840" w:author="Александр" w:date="2020-04-13T07:44:00Z">
                  <w:rPr>
                    <w:rFonts w:ascii="Arial" w:hAnsi="Arial" w:cs="Arial"/>
                    <w:sz w:val="20"/>
                    <w:szCs w:val="20"/>
                    <w:highlight w:val="yellow"/>
                  </w:rPr>
                </w:rPrChange>
              </w:rPr>
            </w:pPr>
            <w:r w:rsidRPr="002C2888">
              <w:rPr>
                <w:rFonts w:ascii="Arial" w:hAnsi="Arial" w:cs="Arial"/>
                <w:sz w:val="20"/>
                <w:szCs w:val="20"/>
                <w:rPrChange w:id="11841" w:author="Александр" w:date="2020-04-13T07:44:00Z">
                  <w:rPr>
                    <w:rFonts w:ascii="Arial" w:hAnsi="Arial" w:cs="Arial"/>
                    <w:sz w:val="20"/>
                    <w:szCs w:val="20"/>
                    <w:highlight w:val="yellow"/>
                  </w:rPr>
                </w:rPrChange>
              </w:rPr>
              <w:t>Каталог</w:t>
            </w:r>
          </w:p>
        </w:tc>
        <w:tc>
          <w:tcPr>
            <w:tcW w:w="588" w:type="pct"/>
          </w:tcPr>
          <w:p w14:paraId="6971AE12" w14:textId="6E629434" w:rsidR="00491256" w:rsidRPr="002C2888" w:rsidRDefault="00491256" w:rsidP="00D153F5">
            <w:pPr>
              <w:jc w:val="left"/>
              <w:rPr>
                <w:rFonts w:ascii="Arial" w:hAnsi="Arial" w:cs="Arial"/>
                <w:sz w:val="20"/>
                <w:szCs w:val="20"/>
                <w:rPrChange w:id="11842" w:author="Александр" w:date="2020-04-13T07:44:00Z">
                  <w:rPr>
                    <w:rFonts w:ascii="Arial" w:hAnsi="Arial" w:cs="Arial"/>
                    <w:sz w:val="20"/>
                    <w:szCs w:val="20"/>
                    <w:highlight w:val="yellow"/>
                  </w:rPr>
                </w:rPrChange>
              </w:rPr>
            </w:pPr>
            <w:r w:rsidRPr="002C2888">
              <w:rPr>
                <w:rFonts w:ascii="Arial" w:hAnsi="Arial" w:cs="Arial"/>
                <w:sz w:val="20"/>
                <w:szCs w:val="20"/>
                <w:lang w:val="en-US"/>
                <w:rPrChange w:id="11843" w:author="Александр" w:date="2020-04-13T07:44:00Z">
                  <w:rPr>
                    <w:rFonts w:ascii="Arial" w:hAnsi="Arial" w:cs="Arial"/>
                    <w:sz w:val="20"/>
                    <w:szCs w:val="20"/>
                    <w:highlight w:val="yellow"/>
                    <w:lang w:val="en-US"/>
                  </w:rPr>
                </w:rPrChange>
              </w:rPr>
              <w:t>PM</w:t>
            </w:r>
            <w:r w:rsidRPr="002C2888">
              <w:rPr>
                <w:rFonts w:ascii="Arial" w:hAnsi="Arial" w:cs="Arial"/>
                <w:sz w:val="20"/>
                <w:szCs w:val="20"/>
                <w:rPrChange w:id="11844" w:author="Александр" w:date="2020-04-13T07:44:00Z">
                  <w:rPr>
                    <w:rFonts w:ascii="Arial" w:hAnsi="Arial" w:cs="Arial"/>
                    <w:sz w:val="20"/>
                    <w:szCs w:val="20"/>
                    <w:highlight w:val="yellow"/>
                  </w:rPr>
                </w:rPrChange>
              </w:rPr>
              <w:t>_18. Код группы каталогов ТОРО</w:t>
            </w:r>
          </w:p>
        </w:tc>
        <w:tc>
          <w:tcPr>
            <w:tcW w:w="280" w:type="pct"/>
          </w:tcPr>
          <w:p w14:paraId="492FC620" w14:textId="5BDFAB65" w:rsidR="00491256" w:rsidRPr="002C2888" w:rsidRDefault="00491256" w:rsidP="00491256">
            <w:pPr>
              <w:jc w:val="center"/>
              <w:rPr>
                <w:rFonts w:ascii="Arial" w:hAnsi="Arial" w:cs="Arial"/>
                <w:sz w:val="20"/>
                <w:szCs w:val="20"/>
                <w:lang w:val="en-US"/>
                <w:rPrChange w:id="11845"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46" w:author="Александр" w:date="2020-04-13T07:44:00Z">
                  <w:rPr>
                    <w:rFonts w:ascii="Arial" w:hAnsi="Arial" w:cs="Arial"/>
                    <w:sz w:val="20"/>
                    <w:szCs w:val="20"/>
                    <w:highlight w:val="yellow"/>
                    <w:lang w:val="en-US"/>
                  </w:rPr>
                </w:rPrChange>
              </w:rPr>
              <w:t>CHAR</w:t>
            </w:r>
            <w:r w:rsidRPr="002C2888">
              <w:rPr>
                <w:rFonts w:ascii="Arial" w:hAnsi="Arial" w:cs="Arial"/>
                <w:sz w:val="20"/>
                <w:szCs w:val="20"/>
                <w:rPrChange w:id="11847" w:author="Александр" w:date="2020-04-13T07:44:00Z">
                  <w:rPr>
                    <w:rFonts w:ascii="Arial" w:hAnsi="Arial" w:cs="Arial"/>
                    <w:sz w:val="20"/>
                    <w:szCs w:val="20"/>
                    <w:highlight w:val="yellow"/>
                  </w:rPr>
                </w:rPrChange>
              </w:rPr>
              <w:t>,</w:t>
            </w:r>
            <w:r w:rsidRPr="002C2888">
              <w:rPr>
                <w:rFonts w:ascii="Arial" w:hAnsi="Arial" w:cs="Arial"/>
                <w:sz w:val="20"/>
                <w:szCs w:val="20"/>
                <w:lang w:val="en-US"/>
                <w:rPrChange w:id="11848" w:author="Александр" w:date="2020-04-13T07:44:00Z">
                  <w:rPr>
                    <w:rFonts w:ascii="Arial" w:hAnsi="Arial" w:cs="Arial"/>
                    <w:sz w:val="20"/>
                    <w:szCs w:val="20"/>
                    <w:highlight w:val="yellow"/>
                    <w:lang w:val="en-US"/>
                  </w:rPr>
                </w:rPrChange>
              </w:rPr>
              <w:t>1</w:t>
            </w:r>
          </w:p>
        </w:tc>
        <w:tc>
          <w:tcPr>
            <w:tcW w:w="493" w:type="pct"/>
          </w:tcPr>
          <w:p w14:paraId="48D08E72" w14:textId="0033FB9A" w:rsidR="00491256" w:rsidRPr="002C2888" w:rsidRDefault="00491256" w:rsidP="00D153F5">
            <w:pPr>
              <w:jc w:val="center"/>
              <w:rPr>
                <w:rFonts w:ascii="Arial" w:hAnsi="Arial" w:cs="Arial"/>
                <w:sz w:val="20"/>
                <w:szCs w:val="20"/>
                <w:lang w:val="en-US"/>
                <w:rPrChange w:id="11849"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50" w:author="Александр" w:date="2020-04-13T07:44:00Z">
                  <w:rPr>
                    <w:rFonts w:ascii="Arial" w:hAnsi="Arial" w:cs="Arial"/>
                    <w:sz w:val="20"/>
                    <w:szCs w:val="20"/>
                    <w:highlight w:val="yellow"/>
                    <w:lang w:val="en-US"/>
                  </w:rPr>
                </w:rPrChange>
              </w:rPr>
              <w:t>T352C-</w:t>
            </w:r>
            <w:r w:rsidRPr="00041CFE">
              <w:t xml:space="preserve"> </w:t>
            </w:r>
            <w:r w:rsidRPr="002C2888">
              <w:rPr>
                <w:rFonts w:ascii="Arial" w:hAnsi="Arial" w:cs="Arial"/>
                <w:sz w:val="20"/>
                <w:szCs w:val="20"/>
                <w:lang w:val="en-US"/>
                <w:rPrChange w:id="11851" w:author="Александр" w:date="2020-04-13T07:44:00Z">
                  <w:rPr>
                    <w:rFonts w:ascii="Arial" w:hAnsi="Arial" w:cs="Arial"/>
                    <w:sz w:val="20"/>
                    <w:szCs w:val="20"/>
                    <w:highlight w:val="yellow"/>
                    <w:lang w:val="en-US"/>
                  </w:rPr>
                </w:rPrChange>
              </w:rPr>
              <w:t>QKATART</w:t>
            </w:r>
          </w:p>
        </w:tc>
        <w:tc>
          <w:tcPr>
            <w:tcW w:w="620" w:type="pct"/>
          </w:tcPr>
          <w:p w14:paraId="03F57692" w14:textId="09886C94" w:rsidR="00491256" w:rsidRPr="002C2888" w:rsidRDefault="00491256" w:rsidP="00D153F5">
            <w:pPr>
              <w:jc w:val="center"/>
              <w:rPr>
                <w:rFonts w:ascii="Arial" w:hAnsi="Arial" w:cs="Arial"/>
                <w:sz w:val="20"/>
                <w:szCs w:val="20"/>
                <w:rPrChange w:id="11852" w:author="Александр" w:date="2020-04-13T07:44:00Z">
                  <w:rPr>
                    <w:rFonts w:ascii="Arial" w:hAnsi="Arial" w:cs="Arial"/>
                    <w:sz w:val="20"/>
                    <w:szCs w:val="20"/>
                    <w:highlight w:val="yellow"/>
                  </w:rPr>
                </w:rPrChange>
              </w:rPr>
            </w:pPr>
            <w:r w:rsidRPr="002C2888">
              <w:rPr>
                <w:rFonts w:ascii="Arial" w:hAnsi="Arial" w:cs="Arial"/>
                <w:sz w:val="20"/>
                <w:szCs w:val="20"/>
                <w:rPrChange w:id="11853" w:author="Александр" w:date="2020-04-13T07:44:00Z">
                  <w:rPr>
                    <w:rFonts w:ascii="Arial" w:hAnsi="Arial" w:cs="Arial"/>
                    <w:sz w:val="20"/>
                    <w:szCs w:val="20"/>
                    <w:highlight w:val="yellow"/>
                  </w:rPr>
                </w:rPrChange>
              </w:rPr>
              <w:t>Х</w:t>
            </w:r>
          </w:p>
        </w:tc>
        <w:tc>
          <w:tcPr>
            <w:tcW w:w="609" w:type="pct"/>
          </w:tcPr>
          <w:p w14:paraId="7AD279A1" w14:textId="4E803A9D" w:rsidR="00491256" w:rsidRPr="002C2888" w:rsidRDefault="00491256" w:rsidP="00D153F5">
            <w:pPr>
              <w:jc w:val="center"/>
              <w:rPr>
                <w:rFonts w:ascii="Arial" w:hAnsi="Arial" w:cs="Arial"/>
                <w:sz w:val="20"/>
                <w:szCs w:val="20"/>
                <w:rPrChange w:id="11854" w:author="Александр" w:date="2020-04-13T07:44:00Z">
                  <w:rPr>
                    <w:rFonts w:ascii="Arial" w:hAnsi="Arial" w:cs="Arial"/>
                    <w:sz w:val="20"/>
                    <w:szCs w:val="20"/>
                    <w:highlight w:val="yellow"/>
                  </w:rPr>
                </w:rPrChange>
              </w:rPr>
            </w:pPr>
            <w:r w:rsidRPr="002C2888">
              <w:rPr>
                <w:rFonts w:ascii="Arial" w:hAnsi="Arial" w:cs="Arial"/>
                <w:sz w:val="20"/>
                <w:szCs w:val="20"/>
                <w:rPrChange w:id="11855" w:author="Александр" w:date="2020-04-13T07:44:00Z">
                  <w:rPr>
                    <w:rFonts w:ascii="Arial" w:hAnsi="Arial" w:cs="Arial"/>
                    <w:sz w:val="20"/>
                    <w:szCs w:val="20"/>
                    <w:highlight w:val="yellow"/>
                  </w:rPr>
                </w:rPrChange>
              </w:rPr>
              <w:t>Для всех каталогов</w:t>
            </w:r>
          </w:p>
        </w:tc>
        <w:tc>
          <w:tcPr>
            <w:tcW w:w="392" w:type="pct"/>
          </w:tcPr>
          <w:p w14:paraId="77911756" w14:textId="28556B3C" w:rsidR="00491256" w:rsidRPr="002C2888" w:rsidRDefault="00491256" w:rsidP="00D153F5">
            <w:pPr>
              <w:jc w:val="center"/>
              <w:rPr>
                <w:rFonts w:ascii="Arial" w:hAnsi="Arial" w:cs="Arial"/>
                <w:sz w:val="20"/>
                <w:szCs w:val="20"/>
                <w:rPrChange w:id="11856" w:author="Александр" w:date="2020-04-13T07:44:00Z">
                  <w:rPr>
                    <w:rFonts w:ascii="Arial" w:hAnsi="Arial" w:cs="Arial"/>
                    <w:sz w:val="20"/>
                    <w:szCs w:val="20"/>
                    <w:highlight w:val="yellow"/>
                  </w:rPr>
                </w:rPrChange>
              </w:rPr>
            </w:pPr>
            <w:r w:rsidRPr="002C2888">
              <w:rPr>
                <w:rFonts w:ascii="Arial" w:hAnsi="Arial" w:cs="Arial"/>
                <w:sz w:val="20"/>
                <w:szCs w:val="20"/>
                <w:rPrChange w:id="11857" w:author="Александр" w:date="2020-04-13T07:44:00Z">
                  <w:rPr>
                    <w:rFonts w:ascii="Arial" w:hAnsi="Arial" w:cs="Arial"/>
                    <w:sz w:val="20"/>
                    <w:szCs w:val="20"/>
                    <w:highlight w:val="yellow"/>
                  </w:rPr>
                </w:rPrChange>
              </w:rPr>
              <w:t>-</w:t>
            </w:r>
          </w:p>
        </w:tc>
        <w:tc>
          <w:tcPr>
            <w:tcW w:w="398" w:type="pct"/>
          </w:tcPr>
          <w:p w14:paraId="14393635" w14:textId="6FFF9A3C" w:rsidR="00491256" w:rsidRPr="002C2888" w:rsidRDefault="00491256" w:rsidP="00D153F5">
            <w:pPr>
              <w:jc w:val="center"/>
              <w:rPr>
                <w:rFonts w:ascii="Arial" w:hAnsi="Arial" w:cs="Arial"/>
                <w:sz w:val="20"/>
                <w:szCs w:val="20"/>
                <w:rPrChange w:id="11858" w:author="Александр" w:date="2020-04-13T07:44:00Z">
                  <w:rPr>
                    <w:rFonts w:ascii="Arial" w:hAnsi="Arial" w:cs="Arial"/>
                    <w:sz w:val="20"/>
                    <w:szCs w:val="20"/>
                    <w:highlight w:val="yellow"/>
                  </w:rPr>
                </w:rPrChange>
              </w:rPr>
            </w:pPr>
            <w:r w:rsidRPr="002C2888">
              <w:rPr>
                <w:rFonts w:ascii="Arial" w:hAnsi="Arial" w:cs="Arial"/>
                <w:sz w:val="20"/>
                <w:szCs w:val="20"/>
                <w:rPrChange w:id="11859" w:author="Александр" w:date="2020-04-13T07:44:00Z">
                  <w:rPr>
                    <w:rFonts w:ascii="Arial" w:hAnsi="Arial" w:cs="Arial"/>
                    <w:sz w:val="20"/>
                    <w:szCs w:val="20"/>
                    <w:highlight w:val="yellow"/>
                  </w:rPr>
                </w:rPrChange>
              </w:rPr>
              <w:t xml:space="preserve">Выбор из справочника </w:t>
            </w:r>
          </w:p>
        </w:tc>
        <w:tc>
          <w:tcPr>
            <w:tcW w:w="355" w:type="pct"/>
          </w:tcPr>
          <w:p w14:paraId="71E13B62" w14:textId="3BCCEDE7" w:rsidR="00491256" w:rsidRPr="00041CFE" w:rsidRDefault="00491256" w:rsidP="00D153F5">
            <w:pPr>
              <w:jc w:val="center"/>
              <w:rPr>
                <w:rFonts w:ascii="Arial" w:hAnsi="Arial" w:cs="Arial"/>
                <w:sz w:val="20"/>
                <w:szCs w:val="20"/>
                <w:lang w:val="en-US"/>
              </w:rPr>
            </w:pPr>
            <w:r w:rsidRPr="00041CFE">
              <w:rPr>
                <w:rFonts w:ascii="Arial" w:hAnsi="Arial" w:cs="Arial"/>
                <w:sz w:val="20"/>
                <w:szCs w:val="20"/>
                <w:lang w:val="en-US"/>
              </w:rPr>
              <w:t>SAP</w:t>
            </w:r>
          </w:p>
        </w:tc>
      </w:tr>
      <w:tr w:rsidR="00491256" w:rsidRPr="000E3C42" w14:paraId="53AF995B" w14:textId="77777777" w:rsidTr="00D153F5">
        <w:trPr>
          <w:cantSplit/>
          <w:trHeight w:val="229"/>
        </w:trPr>
        <w:tc>
          <w:tcPr>
            <w:tcW w:w="146" w:type="pct"/>
          </w:tcPr>
          <w:p w14:paraId="074F42FB" w14:textId="49497320" w:rsidR="00491256" w:rsidRPr="00696F74" w:rsidRDefault="00D02AB4" w:rsidP="00D153F5">
            <w:pPr>
              <w:rPr>
                <w:rFonts w:ascii="Arial" w:hAnsi="Arial" w:cs="Arial"/>
                <w:sz w:val="20"/>
                <w:szCs w:val="20"/>
              </w:rPr>
            </w:pPr>
            <w:r w:rsidRPr="00041CFE">
              <w:rPr>
                <w:rFonts w:ascii="Arial" w:hAnsi="Arial" w:cs="Arial"/>
                <w:sz w:val="20"/>
                <w:szCs w:val="20"/>
              </w:rPr>
              <w:t>7.</w:t>
            </w:r>
          </w:p>
        </w:tc>
        <w:tc>
          <w:tcPr>
            <w:tcW w:w="539" w:type="pct"/>
          </w:tcPr>
          <w:p w14:paraId="06C95740" w14:textId="40162ABC" w:rsidR="00491256" w:rsidRPr="002C2888" w:rsidRDefault="00491256" w:rsidP="00D153F5">
            <w:pPr>
              <w:jc w:val="left"/>
              <w:rPr>
                <w:rFonts w:ascii="Arial" w:hAnsi="Arial" w:cs="Arial"/>
                <w:sz w:val="20"/>
                <w:szCs w:val="20"/>
                <w:rPrChange w:id="11860" w:author="Александр" w:date="2020-04-13T07:44:00Z">
                  <w:rPr>
                    <w:rFonts w:ascii="Arial" w:hAnsi="Arial" w:cs="Arial"/>
                    <w:sz w:val="20"/>
                    <w:szCs w:val="20"/>
                    <w:highlight w:val="yellow"/>
                  </w:rPr>
                </w:rPrChange>
              </w:rPr>
            </w:pPr>
            <w:r w:rsidRPr="002C2888">
              <w:rPr>
                <w:rFonts w:ascii="Arial" w:hAnsi="Arial" w:cs="Arial"/>
                <w:sz w:val="20"/>
                <w:szCs w:val="20"/>
                <w:rPrChange w:id="11861" w:author="Александр" w:date="2020-04-13T07:44:00Z">
                  <w:rPr>
                    <w:rFonts w:ascii="Arial" w:hAnsi="Arial" w:cs="Arial"/>
                    <w:sz w:val="20"/>
                    <w:szCs w:val="20"/>
                    <w:highlight w:val="yellow"/>
                  </w:rPr>
                </w:rPrChange>
              </w:rPr>
              <w:t>Каталоги/Группы кодов</w:t>
            </w:r>
          </w:p>
        </w:tc>
        <w:tc>
          <w:tcPr>
            <w:tcW w:w="581" w:type="pct"/>
          </w:tcPr>
          <w:p w14:paraId="7524F156" w14:textId="2D724118" w:rsidR="00491256" w:rsidRPr="002C2888" w:rsidRDefault="00491256" w:rsidP="005278E6">
            <w:pPr>
              <w:jc w:val="left"/>
              <w:rPr>
                <w:rFonts w:ascii="Arial" w:hAnsi="Arial" w:cs="Arial"/>
                <w:sz w:val="20"/>
                <w:szCs w:val="20"/>
                <w:rPrChange w:id="11862" w:author="Александр" w:date="2020-04-13T07:44:00Z">
                  <w:rPr>
                    <w:rFonts w:ascii="Arial" w:hAnsi="Arial" w:cs="Arial"/>
                    <w:sz w:val="20"/>
                    <w:szCs w:val="20"/>
                    <w:highlight w:val="yellow"/>
                  </w:rPr>
                </w:rPrChange>
              </w:rPr>
            </w:pPr>
            <w:r w:rsidRPr="002C2888">
              <w:rPr>
                <w:rFonts w:ascii="Arial" w:hAnsi="Arial" w:cs="Arial"/>
                <w:sz w:val="20"/>
                <w:szCs w:val="20"/>
                <w:rPrChange w:id="11863" w:author="Александр" w:date="2020-04-13T07:44:00Z">
                  <w:rPr>
                    <w:rFonts w:ascii="Arial" w:hAnsi="Arial" w:cs="Arial"/>
                    <w:sz w:val="20"/>
                    <w:szCs w:val="20"/>
                    <w:highlight w:val="yellow"/>
                  </w:rPr>
                </w:rPrChange>
              </w:rPr>
              <w:t xml:space="preserve">Шаблон </w:t>
            </w:r>
            <w:proofErr w:type="spellStart"/>
            <w:r w:rsidRPr="002C2888">
              <w:rPr>
                <w:rFonts w:ascii="Arial" w:hAnsi="Arial" w:cs="Arial"/>
                <w:sz w:val="20"/>
                <w:szCs w:val="20"/>
                <w:rPrChange w:id="11864" w:author="Александр" w:date="2020-04-13T07:44:00Z">
                  <w:rPr>
                    <w:rFonts w:ascii="Arial" w:hAnsi="Arial" w:cs="Arial"/>
                    <w:sz w:val="20"/>
                    <w:szCs w:val="20"/>
                    <w:highlight w:val="yellow"/>
                  </w:rPr>
                </w:rPrChange>
              </w:rPr>
              <w:t>ГрК</w:t>
            </w:r>
            <w:proofErr w:type="spellEnd"/>
          </w:p>
        </w:tc>
        <w:tc>
          <w:tcPr>
            <w:tcW w:w="588" w:type="pct"/>
          </w:tcPr>
          <w:p w14:paraId="254B6E33" w14:textId="024A6FFC" w:rsidR="00491256" w:rsidRPr="002C2888" w:rsidRDefault="00491256" w:rsidP="00D153F5">
            <w:pPr>
              <w:jc w:val="left"/>
              <w:rPr>
                <w:rFonts w:ascii="Arial" w:hAnsi="Arial" w:cs="Arial"/>
                <w:sz w:val="20"/>
                <w:szCs w:val="20"/>
                <w:rPrChange w:id="11865" w:author="Александр" w:date="2020-04-13T07:44:00Z">
                  <w:rPr>
                    <w:rFonts w:ascii="Arial" w:hAnsi="Arial" w:cs="Arial"/>
                    <w:sz w:val="20"/>
                    <w:szCs w:val="20"/>
                    <w:highlight w:val="yellow"/>
                  </w:rPr>
                </w:rPrChange>
              </w:rPr>
            </w:pPr>
            <w:r w:rsidRPr="002C2888">
              <w:rPr>
                <w:rFonts w:ascii="Arial" w:hAnsi="Arial" w:cs="Arial"/>
                <w:sz w:val="20"/>
                <w:szCs w:val="20"/>
                <w:rPrChange w:id="11866" w:author="Александр" w:date="2020-04-13T07:44:00Z">
                  <w:rPr>
                    <w:rFonts w:ascii="Arial" w:hAnsi="Arial" w:cs="Arial"/>
                    <w:sz w:val="20"/>
                    <w:szCs w:val="20"/>
                    <w:highlight w:val="yellow"/>
                  </w:rPr>
                </w:rPrChange>
              </w:rPr>
              <w:t>Шаблон поиска для группы кодов/выборки</w:t>
            </w:r>
          </w:p>
        </w:tc>
        <w:tc>
          <w:tcPr>
            <w:tcW w:w="280" w:type="pct"/>
          </w:tcPr>
          <w:p w14:paraId="59CF5B0A" w14:textId="1FF65F13" w:rsidR="00491256" w:rsidRPr="002C2888" w:rsidRDefault="00D02AB4" w:rsidP="00491256">
            <w:pPr>
              <w:jc w:val="center"/>
              <w:rPr>
                <w:rFonts w:ascii="Arial" w:hAnsi="Arial" w:cs="Arial"/>
                <w:sz w:val="20"/>
                <w:szCs w:val="20"/>
                <w:lang w:val="en-US"/>
                <w:rPrChange w:id="11867"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68" w:author="Александр" w:date="2020-04-13T07:44:00Z">
                  <w:rPr>
                    <w:rFonts w:ascii="Arial" w:hAnsi="Arial" w:cs="Arial"/>
                    <w:sz w:val="20"/>
                    <w:szCs w:val="20"/>
                    <w:highlight w:val="yellow"/>
                    <w:lang w:val="en-US"/>
                  </w:rPr>
                </w:rPrChange>
              </w:rPr>
              <w:t>CHAR, 8</w:t>
            </w:r>
          </w:p>
        </w:tc>
        <w:tc>
          <w:tcPr>
            <w:tcW w:w="493" w:type="pct"/>
          </w:tcPr>
          <w:p w14:paraId="02E47789" w14:textId="5543AAA5" w:rsidR="00491256" w:rsidRPr="002C2888" w:rsidRDefault="00D02AB4" w:rsidP="00D153F5">
            <w:pPr>
              <w:jc w:val="center"/>
              <w:rPr>
                <w:rFonts w:ascii="Arial" w:hAnsi="Arial" w:cs="Arial"/>
                <w:sz w:val="20"/>
                <w:szCs w:val="20"/>
                <w:lang w:val="en-US"/>
                <w:rPrChange w:id="11869"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70" w:author="Александр" w:date="2020-04-13T07:44:00Z">
                  <w:rPr>
                    <w:rFonts w:ascii="Arial" w:hAnsi="Arial" w:cs="Arial"/>
                    <w:sz w:val="20"/>
                    <w:szCs w:val="20"/>
                    <w:highlight w:val="yellow"/>
                    <w:lang w:val="en-US"/>
                  </w:rPr>
                </w:rPrChange>
              </w:rPr>
              <w:t>T352C-QCODEGRP</w:t>
            </w:r>
          </w:p>
        </w:tc>
        <w:tc>
          <w:tcPr>
            <w:tcW w:w="620" w:type="pct"/>
          </w:tcPr>
          <w:p w14:paraId="11CA81A3" w14:textId="15D001A7" w:rsidR="00491256" w:rsidRPr="002C2888" w:rsidRDefault="00D02AB4" w:rsidP="00D153F5">
            <w:pPr>
              <w:jc w:val="center"/>
              <w:rPr>
                <w:rFonts w:ascii="Arial" w:hAnsi="Arial" w:cs="Arial"/>
                <w:sz w:val="20"/>
                <w:szCs w:val="20"/>
                <w:lang w:val="en-US"/>
                <w:rPrChange w:id="11871"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72" w:author="Александр" w:date="2020-04-13T07:44:00Z">
                  <w:rPr>
                    <w:rFonts w:ascii="Arial" w:hAnsi="Arial" w:cs="Arial"/>
                    <w:sz w:val="20"/>
                    <w:szCs w:val="20"/>
                    <w:highlight w:val="yellow"/>
                    <w:lang w:val="en-US"/>
                  </w:rPr>
                </w:rPrChange>
              </w:rPr>
              <w:t>-</w:t>
            </w:r>
          </w:p>
        </w:tc>
        <w:tc>
          <w:tcPr>
            <w:tcW w:w="609" w:type="pct"/>
          </w:tcPr>
          <w:p w14:paraId="20DC0CE8" w14:textId="67DC20BC" w:rsidR="00491256" w:rsidRPr="002C2888" w:rsidRDefault="00D02AB4" w:rsidP="00D153F5">
            <w:pPr>
              <w:jc w:val="center"/>
              <w:rPr>
                <w:rFonts w:ascii="Arial" w:hAnsi="Arial" w:cs="Arial"/>
                <w:sz w:val="20"/>
                <w:szCs w:val="20"/>
                <w:lang w:val="en-US"/>
                <w:rPrChange w:id="11873"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74" w:author="Александр" w:date="2020-04-13T07:44:00Z">
                  <w:rPr>
                    <w:rFonts w:ascii="Arial" w:hAnsi="Arial" w:cs="Arial"/>
                    <w:sz w:val="20"/>
                    <w:szCs w:val="20"/>
                    <w:highlight w:val="yellow"/>
                    <w:lang w:val="en-US"/>
                  </w:rPr>
                </w:rPrChange>
              </w:rPr>
              <w:t>-</w:t>
            </w:r>
          </w:p>
        </w:tc>
        <w:tc>
          <w:tcPr>
            <w:tcW w:w="392" w:type="pct"/>
          </w:tcPr>
          <w:p w14:paraId="34E7DDB9" w14:textId="02E0A790" w:rsidR="00491256" w:rsidRPr="002C2888" w:rsidRDefault="00D02AB4" w:rsidP="00D153F5">
            <w:pPr>
              <w:jc w:val="center"/>
              <w:rPr>
                <w:rFonts w:ascii="Arial" w:hAnsi="Arial" w:cs="Arial"/>
                <w:sz w:val="20"/>
                <w:szCs w:val="20"/>
                <w:lang w:val="en-US"/>
                <w:rPrChange w:id="11875" w:author="Александр" w:date="2020-04-13T07:44:00Z">
                  <w:rPr>
                    <w:rFonts w:ascii="Arial" w:hAnsi="Arial" w:cs="Arial"/>
                    <w:sz w:val="20"/>
                    <w:szCs w:val="20"/>
                    <w:highlight w:val="yellow"/>
                    <w:lang w:val="en-US"/>
                  </w:rPr>
                </w:rPrChange>
              </w:rPr>
            </w:pPr>
            <w:r w:rsidRPr="002C2888">
              <w:rPr>
                <w:rFonts w:ascii="Arial" w:hAnsi="Arial" w:cs="Arial"/>
                <w:sz w:val="20"/>
                <w:szCs w:val="20"/>
                <w:lang w:val="en-US"/>
                <w:rPrChange w:id="11876" w:author="Александр" w:date="2020-04-13T07:44:00Z">
                  <w:rPr>
                    <w:rFonts w:ascii="Arial" w:hAnsi="Arial" w:cs="Arial"/>
                    <w:sz w:val="20"/>
                    <w:szCs w:val="20"/>
                    <w:highlight w:val="yellow"/>
                    <w:lang w:val="en-US"/>
                  </w:rPr>
                </w:rPrChange>
              </w:rPr>
              <w:t>-</w:t>
            </w:r>
          </w:p>
        </w:tc>
        <w:tc>
          <w:tcPr>
            <w:tcW w:w="398" w:type="pct"/>
          </w:tcPr>
          <w:p w14:paraId="3E31D9F3" w14:textId="4535B147" w:rsidR="00491256" w:rsidRPr="002C2888" w:rsidRDefault="00D02AB4" w:rsidP="00D153F5">
            <w:pPr>
              <w:jc w:val="center"/>
              <w:rPr>
                <w:rFonts w:ascii="Arial" w:hAnsi="Arial" w:cs="Arial"/>
                <w:sz w:val="20"/>
                <w:szCs w:val="20"/>
                <w:rPrChange w:id="11877" w:author="Александр" w:date="2020-04-13T07:44:00Z">
                  <w:rPr>
                    <w:rFonts w:ascii="Arial" w:hAnsi="Arial" w:cs="Arial"/>
                    <w:sz w:val="20"/>
                    <w:szCs w:val="20"/>
                    <w:highlight w:val="yellow"/>
                  </w:rPr>
                </w:rPrChange>
              </w:rPr>
            </w:pPr>
            <w:r w:rsidRPr="002C2888">
              <w:rPr>
                <w:rFonts w:ascii="Arial" w:hAnsi="Arial" w:cs="Arial"/>
                <w:sz w:val="20"/>
                <w:szCs w:val="20"/>
                <w:rPrChange w:id="11878" w:author="Александр" w:date="2020-04-13T07:44:00Z">
                  <w:rPr>
                    <w:rFonts w:ascii="Arial" w:hAnsi="Arial" w:cs="Arial"/>
                    <w:sz w:val="20"/>
                    <w:szCs w:val="20"/>
                    <w:highlight w:val="yellow"/>
                  </w:rPr>
                </w:rPrChange>
              </w:rPr>
              <w:t>Выбор из справочника</w:t>
            </w:r>
          </w:p>
        </w:tc>
        <w:tc>
          <w:tcPr>
            <w:tcW w:w="355" w:type="pct"/>
          </w:tcPr>
          <w:p w14:paraId="19830DA8" w14:textId="37DEDD37" w:rsidR="00491256" w:rsidRPr="00696F74" w:rsidRDefault="00D02AB4" w:rsidP="00D153F5">
            <w:pPr>
              <w:jc w:val="center"/>
              <w:rPr>
                <w:rFonts w:ascii="Arial" w:hAnsi="Arial" w:cs="Arial"/>
                <w:sz w:val="20"/>
                <w:szCs w:val="20"/>
                <w:lang w:val="en-US"/>
              </w:rPr>
            </w:pPr>
            <w:r w:rsidRPr="00041CFE">
              <w:rPr>
                <w:rFonts w:ascii="Arial" w:hAnsi="Arial" w:cs="Arial"/>
                <w:sz w:val="20"/>
                <w:szCs w:val="20"/>
                <w:lang w:val="en-US"/>
              </w:rPr>
              <w:t>SAP</w:t>
            </w:r>
          </w:p>
        </w:tc>
      </w:tr>
    </w:tbl>
    <w:p w14:paraId="735D16E4" w14:textId="09BE3D97" w:rsidR="00D153F5" w:rsidRDefault="00D153F5" w:rsidP="00175EC7">
      <w:pPr>
        <w:rPr>
          <w:rFonts w:eastAsiaTheme="majorEastAsia"/>
        </w:rPr>
      </w:pPr>
    </w:p>
    <w:p w14:paraId="55443073" w14:textId="77777777" w:rsidR="00D153F5" w:rsidRDefault="00D153F5" w:rsidP="00D153F5">
      <w:pPr>
        <w:spacing w:after="200" w:line="276" w:lineRule="auto"/>
        <w:jc w:val="left"/>
        <w:rPr>
          <w:rFonts w:eastAsiaTheme="majorEastAsia"/>
        </w:rPr>
        <w:sectPr w:rsidR="00D153F5" w:rsidSect="00FE7760">
          <w:headerReference w:type="default" r:id="rId35"/>
          <w:pgSz w:w="16840" w:h="11907" w:orient="landscape" w:code="9"/>
          <w:pgMar w:top="1134" w:right="1134" w:bottom="567" w:left="1134" w:header="737" w:footer="283" w:gutter="0"/>
          <w:cols w:space="708"/>
          <w:docGrid w:linePitch="360"/>
        </w:sectPr>
      </w:pPr>
    </w:p>
    <w:p w14:paraId="34037CED" w14:textId="77777777" w:rsidR="00D153F5" w:rsidRPr="00977CDA" w:rsidRDefault="00D153F5" w:rsidP="00197D54">
      <w:pPr>
        <w:pStyle w:val="3"/>
      </w:pPr>
      <w:bookmarkStart w:id="11879" w:name="_Toc521083759"/>
      <w:bookmarkStart w:id="11880" w:name="_Toc521340899"/>
      <w:bookmarkStart w:id="11881" w:name="_Toc521439419"/>
      <w:bookmarkStart w:id="11882" w:name="_Toc67557050"/>
      <w:r w:rsidRPr="00977CDA">
        <w:lastRenderedPageBreak/>
        <w:t>Особенности технической реализации</w:t>
      </w:r>
      <w:bookmarkEnd w:id="11879"/>
      <w:bookmarkEnd w:id="11880"/>
      <w:bookmarkEnd w:id="11881"/>
      <w:bookmarkEnd w:id="11882"/>
    </w:p>
    <w:p w14:paraId="581BAFD1" w14:textId="01B8E284" w:rsidR="0077685B" w:rsidRDefault="0077685B" w:rsidP="0077685B">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0F1F15">
        <w:rPr>
          <w:rFonts w:ascii="Arial" w:hAnsi="Arial" w:cs="Arial"/>
        </w:rPr>
        <w:t xml:space="preserve"> </w:t>
      </w:r>
      <w:r>
        <w:rPr>
          <w:rFonts w:ascii="Arial" w:hAnsi="Arial" w:cs="Arial"/>
          <w:lang w:val="en-US"/>
        </w:rPr>
        <w:t>S</w:t>
      </w:r>
      <w:r w:rsidRPr="000F1F15">
        <w:rPr>
          <w:rFonts w:ascii="Arial" w:hAnsi="Arial" w:cs="Arial"/>
        </w:rPr>
        <w:t>/4</w:t>
      </w:r>
      <w:r>
        <w:rPr>
          <w:rFonts w:ascii="Arial" w:hAnsi="Arial" w:cs="Arial"/>
          <w:lang w:val="en-US"/>
        </w:rPr>
        <w:t>HANA</w:t>
      </w:r>
      <w:r>
        <w:rPr>
          <w:rFonts w:ascii="Arial" w:hAnsi="Arial" w:cs="Arial"/>
        </w:rPr>
        <w:t xml:space="preserve"> по заявкам НСИ </w:t>
      </w:r>
      <w:proofErr w:type="spellStart"/>
      <w:r>
        <w:rPr>
          <w:rFonts w:ascii="Arial" w:hAnsi="Arial" w:cs="Arial"/>
        </w:rPr>
        <w:t>ТОиР</w:t>
      </w:r>
      <w:proofErr w:type="spellEnd"/>
      <w:r>
        <w:rPr>
          <w:rFonts w:ascii="Arial" w:hAnsi="Arial" w:cs="Arial"/>
        </w:rPr>
        <w:t xml:space="preserve">, транзакция </w:t>
      </w:r>
      <w:r>
        <w:rPr>
          <w:rFonts w:ascii="Arial" w:hAnsi="Arial" w:cs="Arial"/>
          <w:color w:val="000000" w:themeColor="text1"/>
          <w:szCs w:val="24"/>
          <w:lang w:val="en-US"/>
        </w:rPr>
        <w:t>OQN</w:t>
      </w:r>
      <w:r w:rsidRPr="0077685B">
        <w:rPr>
          <w:rFonts w:ascii="Arial" w:hAnsi="Arial" w:cs="Arial"/>
          <w:color w:val="000000" w:themeColor="text1"/>
          <w:szCs w:val="24"/>
        </w:rPr>
        <w:t>6</w:t>
      </w:r>
      <w:r w:rsidRPr="00967284">
        <w:rPr>
          <w:rFonts w:ascii="Arial" w:hAnsi="Arial" w:cs="Arial"/>
          <w:color w:val="000000" w:themeColor="text1"/>
          <w:szCs w:val="24"/>
        </w:rPr>
        <w:t xml:space="preserve"> </w:t>
      </w:r>
      <w:r w:rsidR="00BC2842" w:rsidRPr="00BC2842">
        <w:rPr>
          <w:rFonts w:ascii="Arial" w:hAnsi="Arial" w:cs="Arial"/>
          <w:color w:val="000000" w:themeColor="text1"/>
          <w:szCs w:val="24"/>
        </w:rPr>
        <w:t xml:space="preserve">- </w:t>
      </w:r>
      <w:r w:rsidRPr="00967284">
        <w:rPr>
          <w:rFonts w:ascii="Arial" w:hAnsi="Arial" w:cs="Arial"/>
          <w:color w:val="000000" w:themeColor="text1"/>
          <w:szCs w:val="24"/>
        </w:rPr>
        <w:t xml:space="preserve">Ведение </w:t>
      </w:r>
      <w:proofErr w:type="spellStart"/>
      <w:r>
        <w:rPr>
          <w:rFonts w:ascii="Arial" w:hAnsi="Arial" w:cs="Arial"/>
          <w:color w:val="000000" w:themeColor="text1"/>
          <w:szCs w:val="24"/>
        </w:rPr>
        <w:t>СхемОтчет</w:t>
      </w:r>
      <w:proofErr w:type="spellEnd"/>
      <w:r w:rsidRPr="0077685B">
        <w:rPr>
          <w:rFonts w:ascii="Arial" w:hAnsi="Arial" w:cs="Arial"/>
          <w:color w:val="000000" w:themeColor="text1"/>
          <w:szCs w:val="24"/>
        </w:rPr>
        <w:t>/</w:t>
      </w:r>
      <w:r>
        <w:rPr>
          <w:rFonts w:ascii="Arial" w:hAnsi="Arial" w:cs="Arial"/>
          <w:color w:val="000000" w:themeColor="text1"/>
          <w:szCs w:val="24"/>
        </w:rPr>
        <w:t xml:space="preserve">виды </w:t>
      </w:r>
      <w:r>
        <w:rPr>
          <w:rFonts w:ascii="Arial" w:hAnsi="Arial" w:cs="Arial"/>
          <w:color w:val="000000" w:themeColor="text1"/>
          <w:szCs w:val="24"/>
          <w:lang w:val="en-US"/>
        </w:rPr>
        <w:t>QM</w:t>
      </w:r>
      <w:r w:rsidRPr="0077685B">
        <w:rPr>
          <w:rFonts w:ascii="Arial" w:hAnsi="Arial" w:cs="Arial"/>
          <w:color w:val="000000" w:themeColor="text1"/>
          <w:szCs w:val="24"/>
        </w:rPr>
        <w:t>-</w:t>
      </w:r>
      <w:r>
        <w:rPr>
          <w:rFonts w:ascii="Arial" w:hAnsi="Arial" w:cs="Arial"/>
          <w:color w:val="000000" w:themeColor="text1"/>
          <w:szCs w:val="24"/>
        </w:rPr>
        <w:t>сообщений.</w:t>
      </w:r>
    </w:p>
    <w:p w14:paraId="53D55FE3" w14:textId="04F82E00" w:rsidR="00D153F5" w:rsidRPr="00B10F88" w:rsidRDefault="0077685B" w:rsidP="00D153F5">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3BCC5F22" w14:textId="77777777" w:rsidR="00D153F5" w:rsidRPr="00977CDA" w:rsidRDefault="00D153F5" w:rsidP="00197D54">
      <w:pPr>
        <w:pStyle w:val="3"/>
      </w:pPr>
      <w:bookmarkStart w:id="11883" w:name="_Toc521083760"/>
      <w:bookmarkStart w:id="11884" w:name="_Toc521340900"/>
      <w:bookmarkStart w:id="11885" w:name="_Toc521439420"/>
      <w:bookmarkStart w:id="11886" w:name="_Toc67557051"/>
      <w:r w:rsidRPr="00977CDA">
        <w:t>Миграция объекта данных</w:t>
      </w:r>
      <w:bookmarkEnd w:id="11883"/>
      <w:bookmarkEnd w:id="11884"/>
      <w:bookmarkEnd w:id="11885"/>
      <w:bookmarkEnd w:id="11886"/>
    </w:p>
    <w:p w14:paraId="347E0347" w14:textId="74873A2A" w:rsidR="00E50F7B" w:rsidRDefault="00E50F7B" w:rsidP="00E50F7B">
      <w:pPr>
        <w:pStyle w:val="Base"/>
        <w:rPr>
          <w:ins w:id="11887" w:author="Кононов Александр Валерьевич (Подрядчик. ООО БерингПойнт)" w:date="2020-04-15T09:31:00Z"/>
        </w:rPr>
      </w:pPr>
      <w:ins w:id="11888" w:author="Кононов Александр Валерьевич (Подрядчик. ООО БерингПойнт)" w:date="2020-04-15T09:31:00Z">
        <w:r>
          <w:t xml:space="preserve">Возможна миграция данных в систему </w:t>
        </w:r>
        <w:r>
          <w:rPr>
            <w:lang w:val="en-US"/>
          </w:rPr>
          <w:t>SAP</w:t>
        </w:r>
        <w:r w:rsidRPr="00804216">
          <w:t xml:space="preserve"> </w:t>
        </w:r>
        <w:r>
          <w:rPr>
            <w:lang w:val="en-US"/>
          </w:rPr>
          <w:t>S</w:t>
        </w:r>
        <w:r w:rsidRPr="00804216">
          <w:t>/4</w:t>
        </w:r>
        <w:r>
          <w:rPr>
            <w:lang w:val="en-US"/>
          </w:rPr>
          <w:t>HANA</w:t>
        </w:r>
        <w:r>
          <w:t xml:space="preserve">, </w:t>
        </w:r>
        <w:r>
          <w:rPr>
            <w:szCs w:val="24"/>
          </w:rPr>
          <w:t xml:space="preserve">по шаблонам данных, подготовленных в рамках проекта </w:t>
        </w:r>
        <w:r w:rsidRPr="006E73B8">
          <w:rPr>
            <w:szCs w:val="24"/>
          </w:rPr>
          <w:t xml:space="preserve">117306 «Паспортизация объектов </w:t>
        </w:r>
        <w:proofErr w:type="spellStart"/>
        <w:r w:rsidRPr="006E73B8">
          <w:rPr>
            <w:szCs w:val="24"/>
          </w:rPr>
          <w:t>ТОиР</w:t>
        </w:r>
        <w:proofErr w:type="spellEnd"/>
        <w:r w:rsidRPr="006E73B8">
          <w:rPr>
            <w:szCs w:val="24"/>
          </w:rPr>
          <w:t xml:space="preserve">, разработка системы управления НСИ </w:t>
        </w:r>
        <w:proofErr w:type="spellStart"/>
        <w:r w:rsidRPr="006E73B8">
          <w:rPr>
            <w:szCs w:val="24"/>
          </w:rPr>
          <w:t>ТОиР</w:t>
        </w:r>
        <w:proofErr w:type="spellEnd"/>
        <w:r w:rsidRPr="006E73B8">
          <w:rPr>
            <w:szCs w:val="24"/>
          </w:rPr>
          <w:t>»</w:t>
        </w:r>
        <w:r>
          <w:t>.</w:t>
        </w:r>
      </w:ins>
    </w:p>
    <w:p w14:paraId="2A6A62C3" w14:textId="16DCED08" w:rsidR="00D153F5" w:rsidRPr="00B86E46" w:rsidDel="00E50F7B" w:rsidRDefault="00620F06" w:rsidP="00D153F5">
      <w:pPr>
        <w:pStyle w:val="Base"/>
        <w:rPr>
          <w:del w:id="11889" w:author="Кононов Александр Валерьевич (Подрядчик. ООО БерингПойнт)" w:date="2020-04-15T09:31:00Z"/>
        </w:rPr>
      </w:pPr>
      <w:del w:id="11890" w:author="Кононов Александр Валерьевич (Подрядчик. ООО БерингПойнт)" w:date="2020-04-15T09:31:00Z">
        <w:r w:rsidDel="00E50F7B">
          <w:delText xml:space="preserve">Справочник каталогов кодов ТОРО должен быть настроен в системе </w:delText>
        </w:r>
        <w:r w:rsidDel="00E50F7B">
          <w:rPr>
            <w:lang w:val="en-US"/>
          </w:rPr>
          <w:delText>SAP</w:delText>
        </w:r>
        <w:r w:rsidRPr="00620F06" w:rsidDel="00E50F7B">
          <w:delText xml:space="preserve"> </w:delText>
        </w:r>
        <w:r w:rsidDel="00E50F7B">
          <w:rPr>
            <w:lang w:val="en-US"/>
          </w:rPr>
          <w:delText>S</w:delText>
        </w:r>
        <w:r w:rsidRPr="00620F06" w:rsidDel="00E50F7B">
          <w:delText>/4</w:delText>
        </w:r>
        <w:r w:rsidDel="00E50F7B">
          <w:rPr>
            <w:lang w:val="en-US"/>
          </w:rPr>
          <w:delText>HANA</w:delText>
        </w:r>
        <w:r w:rsidRPr="00620F06" w:rsidDel="00E50F7B">
          <w:delText xml:space="preserve"> </w:delText>
        </w:r>
        <w:r w:rsidDel="00E50F7B">
          <w:delText>до начала миграции данных.</w:delText>
        </w:r>
        <w:bookmarkStart w:id="11891" w:name="_Toc67554662"/>
        <w:bookmarkStart w:id="11892" w:name="_Toc67555999"/>
        <w:bookmarkStart w:id="11893" w:name="_Toc67557052"/>
        <w:bookmarkEnd w:id="11891"/>
        <w:bookmarkEnd w:id="11892"/>
        <w:bookmarkEnd w:id="11893"/>
      </w:del>
    </w:p>
    <w:p w14:paraId="4E5B8A49" w14:textId="77777777" w:rsidR="00D153F5" w:rsidRPr="00E31A3F" w:rsidRDefault="00D153F5" w:rsidP="00D153F5">
      <w:pPr>
        <w:pStyle w:val="21"/>
        <w:keepNext/>
        <w:keepLines/>
        <w:numPr>
          <w:ilvl w:val="1"/>
          <w:numId w:val="8"/>
        </w:numPr>
        <w:spacing w:before="160" w:after="120" w:line="276" w:lineRule="auto"/>
        <w:rPr>
          <w:rFonts w:eastAsiaTheme="majorEastAsia" w:cs="Arial"/>
          <w:bCs w:val="0"/>
          <w:iCs w:val="0"/>
          <w:szCs w:val="24"/>
        </w:rPr>
      </w:pPr>
      <w:bookmarkStart w:id="11894" w:name="_Объект_основных_данных_12"/>
      <w:bookmarkStart w:id="11895" w:name="_Toc521083761"/>
      <w:bookmarkStart w:id="11896" w:name="_Toc521340901"/>
      <w:bookmarkStart w:id="11897" w:name="_Toc521439421"/>
      <w:bookmarkStart w:id="11898" w:name="_Toc67557053"/>
      <w:bookmarkEnd w:id="11894"/>
      <w:r w:rsidRPr="00E31A3F">
        <w:rPr>
          <w:rFonts w:eastAsiaTheme="majorEastAsia" w:cs="Arial"/>
          <w:bCs w:val="0"/>
          <w:iCs w:val="0"/>
          <w:szCs w:val="24"/>
        </w:rPr>
        <w:t xml:space="preserve">Объект основных данных </w:t>
      </w:r>
      <w:r>
        <w:rPr>
          <w:rFonts w:eastAsiaTheme="majorEastAsia" w:cs="Arial"/>
          <w:bCs w:val="0"/>
          <w:iCs w:val="0"/>
          <w:szCs w:val="24"/>
          <w:lang w:val="en-US"/>
        </w:rPr>
        <w:t>PM</w:t>
      </w:r>
      <w:r w:rsidRPr="00CD40CA">
        <w:rPr>
          <w:rFonts w:eastAsiaTheme="majorEastAsia" w:cs="Arial"/>
          <w:bCs w:val="0"/>
          <w:iCs w:val="0"/>
          <w:szCs w:val="24"/>
        </w:rPr>
        <w:t xml:space="preserve">_17, </w:t>
      </w:r>
      <w:r w:rsidRPr="00E31A3F">
        <w:rPr>
          <w:rFonts w:eastAsiaTheme="majorEastAsia" w:cs="Arial"/>
          <w:bCs w:val="0"/>
          <w:iCs w:val="0"/>
          <w:szCs w:val="24"/>
          <w:lang w:val="en-US"/>
        </w:rPr>
        <w:t>PM</w:t>
      </w:r>
      <w:r w:rsidRPr="00E31A3F">
        <w:rPr>
          <w:rFonts w:eastAsiaTheme="majorEastAsia" w:cs="Arial"/>
          <w:bCs w:val="0"/>
          <w:iCs w:val="0"/>
          <w:szCs w:val="24"/>
        </w:rPr>
        <w:t>_19-</w:t>
      </w:r>
      <w:r w:rsidRPr="00E31A3F">
        <w:rPr>
          <w:rFonts w:eastAsiaTheme="majorEastAsia" w:cs="Arial"/>
          <w:bCs w:val="0"/>
          <w:iCs w:val="0"/>
          <w:szCs w:val="24"/>
          <w:lang w:val="en-US"/>
        </w:rPr>
        <w:t>PM</w:t>
      </w:r>
      <w:r w:rsidRPr="00E31A3F">
        <w:rPr>
          <w:rFonts w:eastAsiaTheme="majorEastAsia" w:cs="Arial"/>
          <w:bCs w:val="0"/>
          <w:iCs w:val="0"/>
          <w:szCs w:val="24"/>
        </w:rPr>
        <w:t>_25 Каталоги ТОРО.</w:t>
      </w:r>
      <w:bookmarkEnd w:id="11895"/>
      <w:bookmarkEnd w:id="11896"/>
      <w:bookmarkEnd w:id="11897"/>
      <w:bookmarkEnd w:id="11898"/>
    </w:p>
    <w:p w14:paraId="28D4FC3F" w14:textId="77777777" w:rsidR="00D153F5" w:rsidRPr="00E31A3F" w:rsidRDefault="00D153F5" w:rsidP="00197D54">
      <w:pPr>
        <w:pStyle w:val="3"/>
      </w:pPr>
      <w:bookmarkStart w:id="11899" w:name="_Toc521083762"/>
      <w:bookmarkStart w:id="11900" w:name="_Toc521340902"/>
      <w:bookmarkStart w:id="11901" w:name="_Toc521439422"/>
      <w:bookmarkStart w:id="11902" w:name="_Toc67557054"/>
      <w:r w:rsidRPr="00E31A3F">
        <w:t>Описание объекта</w:t>
      </w:r>
      <w:bookmarkEnd w:id="11899"/>
      <w:bookmarkEnd w:id="11900"/>
      <w:bookmarkEnd w:id="11901"/>
      <w:bookmarkEnd w:id="11902"/>
    </w:p>
    <w:p w14:paraId="0DDDBBAE" w14:textId="77777777" w:rsidR="00D153F5" w:rsidRDefault="00D153F5" w:rsidP="00E16A62">
      <w:pPr>
        <w:spacing w:after="120" w:line="276" w:lineRule="auto"/>
        <w:ind w:firstLine="567"/>
        <w:rPr>
          <w:rFonts w:ascii="Arial" w:hAnsi="Arial" w:cs="Arial"/>
          <w:szCs w:val="24"/>
        </w:rPr>
      </w:pPr>
      <w:r w:rsidRPr="00E31A3F">
        <w:rPr>
          <w:rFonts w:ascii="Arial" w:eastAsiaTheme="minorHAnsi" w:hAnsi="Arial" w:cs="Arial"/>
          <w:szCs w:val="24"/>
        </w:rPr>
        <w:t xml:space="preserve">Каталоги ТОРО используются для ведения, единообразного определения и стандартизации информации. </w:t>
      </w:r>
      <w:r w:rsidRPr="00E31A3F">
        <w:rPr>
          <w:rFonts w:ascii="Arial" w:hAnsi="Arial" w:cs="Arial"/>
          <w:szCs w:val="24"/>
        </w:rPr>
        <w:t>Справочник включает в себя следующие каталоги:</w:t>
      </w:r>
    </w:p>
    <w:p w14:paraId="0E75BDEF" w14:textId="65420E5E" w:rsidR="00D153F5" w:rsidRPr="00E31A3F" w:rsidDel="00D60D25" w:rsidRDefault="00D153F5" w:rsidP="00E16A62">
      <w:pPr>
        <w:spacing w:after="120" w:line="276" w:lineRule="auto"/>
        <w:ind w:firstLine="567"/>
        <w:rPr>
          <w:del w:id="11903" w:author="Владимир Лаут" w:date="2021-03-04T00:00:00Z"/>
          <w:rFonts w:ascii="Arial" w:hAnsi="Arial" w:cs="Arial"/>
          <w:szCs w:val="24"/>
          <w:lang w:eastAsia="ru-RU"/>
        </w:rPr>
      </w:pPr>
      <w:del w:id="11904" w:author="Владимир Лаут" w:date="2021-03-04T00:00:00Z">
        <w:r w:rsidRPr="00E31A3F" w:rsidDel="00D60D25">
          <w:rPr>
            <w:rFonts w:ascii="Arial" w:hAnsi="Arial" w:cs="Arial"/>
            <w:szCs w:val="24"/>
          </w:rPr>
          <w:delText xml:space="preserve">- </w:delText>
        </w:r>
        <w:r w:rsidRPr="00E31A3F" w:rsidDel="00D60D25">
          <w:rPr>
            <w:rFonts w:ascii="Arial" w:hAnsi="Arial" w:cs="Arial"/>
            <w:b/>
            <w:szCs w:val="24"/>
            <w:lang w:eastAsia="ru-RU"/>
          </w:rPr>
          <w:delText xml:space="preserve">Каталог </w:delText>
        </w:r>
        <w:r w:rsidDel="00D60D25">
          <w:rPr>
            <w:rFonts w:ascii="Arial" w:hAnsi="Arial" w:cs="Arial"/>
            <w:b/>
            <w:szCs w:val="24"/>
            <w:lang w:eastAsia="ru-RU"/>
          </w:rPr>
          <w:delText>дефектов</w:delText>
        </w:r>
        <w:r w:rsidRPr="00E31A3F" w:rsidDel="00D60D25">
          <w:rPr>
            <w:rFonts w:ascii="Arial" w:hAnsi="Arial" w:cs="Arial"/>
            <w:szCs w:val="24"/>
            <w:lang w:eastAsia="ru-RU"/>
          </w:rPr>
          <w:delText xml:space="preserve"> (Каталог </w:delText>
        </w:r>
      </w:del>
      <w:ins w:id="11905" w:author="Александр" w:date="2020-04-13T07:57:00Z">
        <w:del w:id="11906" w:author="Владимир Лаут" w:date="2021-03-04T00:00:00Z">
          <w:r w:rsidR="00854DD5" w:rsidDel="00D60D25">
            <w:rPr>
              <w:rFonts w:ascii="Arial" w:hAnsi="Arial" w:cs="Arial"/>
              <w:szCs w:val="24"/>
              <w:lang w:val="en-US" w:eastAsia="ru-RU"/>
            </w:rPr>
            <w:delText>R</w:delText>
          </w:r>
        </w:del>
      </w:ins>
      <w:del w:id="11907" w:author="Владимир Лаут" w:date="2021-03-04T00:00:00Z">
        <w:r w:rsidDel="00D60D25">
          <w:rPr>
            <w:rFonts w:ascii="Arial" w:hAnsi="Arial" w:cs="Arial"/>
            <w:szCs w:val="24"/>
            <w:lang w:val="en-US" w:eastAsia="ru-RU"/>
          </w:rPr>
          <w:delText>M</w:delText>
        </w:r>
        <w:r w:rsidRPr="00E31A3F" w:rsidDel="00D60D25">
          <w:rPr>
            <w:rFonts w:ascii="Arial" w:hAnsi="Arial" w:cs="Arial"/>
            <w:szCs w:val="24"/>
            <w:lang w:eastAsia="ru-RU"/>
          </w:rPr>
          <w:delText xml:space="preserve">) </w:delText>
        </w:r>
        <w:r w:rsidRPr="00967284" w:rsidDel="00D60D25">
          <w:rPr>
            <w:rFonts w:ascii="Arial" w:hAnsi="Arial" w:cs="Arial"/>
            <w:szCs w:val="24"/>
          </w:rPr>
          <w:delText>подразделяется на группы в соответствии с вышестоящими классами единиц оборудования</w:delText>
        </w:r>
        <w:r w:rsidRPr="00E31A3F" w:rsidDel="00D60D25">
          <w:rPr>
            <w:rFonts w:ascii="Arial" w:hAnsi="Arial" w:cs="Arial"/>
            <w:szCs w:val="24"/>
          </w:rPr>
          <w:delText>,</w:delText>
        </w:r>
      </w:del>
    </w:p>
    <w:p w14:paraId="56042462" w14:textId="74817AC7" w:rsidR="00D153F5" w:rsidRPr="00E31A3F" w:rsidRDefault="00D153F5" w:rsidP="00E16A62">
      <w:pPr>
        <w:spacing w:after="120" w:line="276" w:lineRule="auto"/>
        <w:ind w:firstLine="567"/>
        <w:rPr>
          <w:rFonts w:ascii="Arial" w:hAnsi="Arial" w:cs="Arial"/>
          <w:szCs w:val="24"/>
          <w:lang w:eastAsia="ru-RU"/>
        </w:rPr>
      </w:pPr>
      <w:r w:rsidRPr="00E31A3F">
        <w:rPr>
          <w:rFonts w:ascii="Arial" w:hAnsi="Arial" w:cs="Arial"/>
          <w:szCs w:val="24"/>
        </w:rPr>
        <w:t xml:space="preserve">- </w:t>
      </w:r>
      <w:r w:rsidRPr="00E31A3F">
        <w:rPr>
          <w:rFonts w:ascii="Arial" w:hAnsi="Arial" w:cs="Arial"/>
          <w:b/>
          <w:szCs w:val="24"/>
          <w:lang w:eastAsia="ru-RU"/>
        </w:rPr>
        <w:t xml:space="preserve">Каталог </w:t>
      </w:r>
      <w:ins w:id="11908" w:author="Александр" w:date="2020-04-13T08:03:00Z">
        <w:r w:rsidR="00614090">
          <w:rPr>
            <w:rFonts w:ascii="Arial" w:hAnsi="Arial" w:cs="Arial"/>
            <w:b/>
            <w:szCs w:val="24"/>
            <w:lang w:eastAsia="ru-RU"/>
          </w:rPr>
          <w:t>Обзор повреждений</w:t>
        </w:r>
      </w:ins>
      <w:del w:id="11909" w:author="Александр" w:date="2020-04-13T08:03:00Z">
        <w:r w:rsidRPr="00E31A3F" w:rsidDel="00614090">
          <w:rPr>
            <w:rFonts w:ascii="Arial" w:hAnsi="Arial" w:cs="Arial"/>
            <w:b/>
            <w:szCs w:val="24"/>
            <w:lang w:eastAsia="ru-RU"/>
          </w:rPr>
          <w:delText>проблем</w:delText>
        </w:r>
      </w:del>
      <w:r w:rsidRPr="00E31A3F">
        <w:rPr>
          <w:rFonts w:ascii="Arial" w:hAnsi="Arial" w:cs="Arial"/>
          <w:szCs w:val="24"/>
          <w:lang w:eastAsia="ru-RU"/>
        </w:rPr>
        <w:t xml:space="preserve"> (Каталог </w:t>
      </w:r>
      <w:r w:rsidRPr="00E31A3F">
        <w:rPr>
          <w:rFonts w:ascii="Arial" w:hAnsi="Arial" w:cs="Arial"/>
          <w:szCs w:val="24"/>
          <w:lang w:val="en-US" w:eastAsia="ru-RU"/>
        </w:rPr>
        <w:t>C</w:t>
      </w:r>
      <w:r w:rsidRPr="00E31A3F">
        <w:rPr>
          <w:rFonts w:ascii="Arial" w:hAnsi="Arial" w:cs="Arial"/>
          <w:szCs w:val="24"/>
          <w:lang w:eastAsia="ru-RU"/>
        </w:rPr>
        <w:t xml:space="preserve">) </w:t>
      </w:r>
      <w:r w:rsidRPr="00E31A3F">
        <w:rPr>
          <w:rFonts w:ascii="Arial" w:hAnsi="Arial" w:cs="Arial"/>
          <w:szCs w:val="24"/>
        </w:rPr>
        <w:t>подразделяется на группы по принципу обнаружения проблемы (останов, нарушение герметичности, отклонение параметров),</w:t>
      </w:r>
    </w:p>
    <w:p w14:paraId="77F4A408" w14:textId="5489E067" w:rsidR="00D153F5" w:rsidRPr="00E31A3F" w:rsidRDefault="00D153F5" w:rsidP="00E16A62">
      <w:pPr>
        <w:spacing w:after="120" w:line="276" w:lineRule="auto"/>
        <w:ind w:firstLine="567"/>
        <w:rPr>
          <w:rFonts w:ascii="Arial" w:hAnsi="Arial" w:cs="Arial"/>
          <w:szCs w:val="24"/>
          <w:lang w:eastAsia="ru-RU"/>
        </w:rPr>
      </w:pPr>
      <w:r w:rsidRPr="00E31A3F">
        <w:rPr>
          <w:rFonts w:ascii="Arial" w:hAnsi="Arial" w:cs="Arial"/>
          <w:szCs w:val="24"/>
          <w:lang w:eastAsia="ru-RU"/>
        </w:rPr>
        <w:t xml:space="preserve">- </w:t>
      </w:r>
      <w:ins w:id="11910" w:author="Александр" w:date="2020-04-13T08:05:00Z">
        <w:r w:rsidR="00614090" w:rsidRPr="00614090">
          <w:rPr>
            <w:rFonts w:ascii="Arial" w:hAnsi="Arial" w:cs="Arial"/>
            <w:b/>
            <w:szCs w:val="24"/>
            <w:lang w:eastAsia="ru-RU"/>
            <w:rPrChange w:id="11911" w:author="Александр" w:date="2020-04-13T08:05:00Z">
              <w:rPr>
                <w:rFonts w:ascii="Arial" w:hAnsi="Arial" w:cs="Arial"/>
                <w:szCs w:val="24"/>
                <w:lang w:eastAsia="ru-RU"/>
              </w:rPr>
            </w:rPrChange>
          </w:rPr>
          <w:t>Решения об использовании</w:t>
        </w:r>
        <w:r w:rsidR="00614090" w:rsidRPr="00614090" w:rsidDel="00614090">
          <w:rPr>
            <w:rFonts w:ascii="Arial" w:hAnsi="Arial" w:cs="Arial"/>
            <w:szCs w:val="24"/>
            <w:lang w:eastAsia="ru-RU"/>
          </w:rPr>
          <w:t xml:space="preserve"> </w:t>
        </w:r>
      </w:ins>
      <w:del w:id="11912" w:author="Александр" w:date="2020-04-13T08:05:00Z">
        <w:r w:rsidRPr="00E31A3F" w:rsidDel="00614090">
          <w:rPr>
            <w:rFonts w:ascii="Arial" w:hAnsi="Arial" w:cs="Arial"/>
            <w:b/>
            <w:szCs w:val="24"/>
            <w:lang w:eastAsia="ru-RU"/>
          </w:rPr>
          <w:delText>Каталог решений</w:delText>
        </w:r>
        <w:r w:rsidRPr="00E31A3F" w:rsidDel="00614090">
          <w:rPr>
            <w:rFonts w:ascii="Arial" w:hAnsi="Arial" w:cs="Arial"/>
            <w:szCs w:val="24"/>
            <w:lang w:eastAsia="ru-RU"/>
          </w:rPr>
          <w:delText xml:space="preserve"> </w:delText>
        </w:r>
      </w:del>
      <w:r w:rsidRPr="00E31A3F">
        <w:rPr>
          <w:rFonts w:ascii="Arial" w:hAnsi="Arial" w:cs="Arial"/>
          <w:szCs w:val="24"/>
          <w:lang w:eastAsia="ru-RU"/>
        </w:rPr>
        <w:t>(Каталог 3) содержит з</w:t>
      </w:r>
      <w:r w:rsidRPr="00E31A3F">
        <w:rPr>
          <w:rFonts w:ascii="Arial" w:hAnsi="Arial" w:cs="Arial"/>
          <w:szCs w:val="24"/>
        </w:rPr>
        <w:t>аключения по результатам диагностики</w:t>
      </w:r>
      <w:r w:rsidRPr="00E31A3F">
        <w:rPr>
          <w:rFonts w:ascii="Arial" w:hAnsi="Arial" w:cs="Arial"/>
          <w:szCs w:val="24"/>
          <w:lang w:eastAsia="ru-RU"/>
        </w:rPr>
        <w:t xml:space="preserve">, </w:t>
      </w:r>
    </w:p>
    <w:p w14:paraId="7F45BE57" w14:textId="77777777" w:rsidR="00D153F5" w:rsidRPr="00E31A3F" w:rsidRDefault="00D153F5" w:rsidP="00E16A62">
      <w:pPr>
        <w:spacing w:after="120" w:line="276" w:lineRule="auto"/>
        <w:ind w:firstLine="567"/>
        <w:rPr>
          <w:rFonts w:ascii="Arial" w:hAnsi="Arial" w:cs="Arial"/>
          <w:szCs w:val="24"/>
        </w:rPr>
      </w:pPr>
      <w:r w:rsidRPr="00E31A3F">
        <w:rPr>
          <w:rFonts w:ascii="Arial" w:hAnsi="Arial" w:cs="Arial"/>
          <w:szCs w:val="24"/>
          <w:lang w:eastAsia="ru-RU"/>
        </w:rPr>
        <w:t xml:space="preserve">- </w:t>
      </w:r>
      <w:r w:rsidRPr="00E31A3F">
        <w:rPr>
          <w:rFonts w:ascii="Arial" w:hAnsi="Arial" w:cs="Arial"/>
          <w:b/>
          <w:szCs w:val="24"/>
          <w:lang w:eastAsia="ru-RU"/>
        </w:rPr>
        <w:t>Каталог состояний</w:t>
      </w:r>
      <w:r w:rsidRPr="00E31A3F">
        <w:rPr>
          <w:rFonts w:ascii="Arial" w:hAnsi="Arial" w:cs="Arial"/>
          <w:szCs w:val="24"/>
          <w:lang w:eastAsia="ru-RU"/>
        </w:rPr>
        <w:t xml:space="preserve"> (Каталог </w:t>
      </w:r>
      <w:r w:rsidRPr="00E31A3F">
        <w:rPr>
          <w:rFonts w:ascii="Arial" w:hAnsi="Arial" w:cs="Arial"/>
          <w:szCs w:val="24"/>
          <w:lang w:val="en-US" w:eastAsia="ru-RU"/>
        </w:rPr>
        <w:t>S</w:t>
      </w:r>
      <w:r w:rsidRPr="00E31A3F">
        <w:rPr>
          <w:rFonts w:ascii="Arial" w:hAnsi="Arial" w:cs="Arial"/>
          <w:szCs w:val="24"/>
          <w:lang w:eastAsia="ru-RU"/>
        </w:rPr>
        <w:t>) используется при вводе информации в точке измерения по состоянию</w:t>
      </w:r>
      <w:r w:rsidRPr="00E31A3F">
        <w:rPr>
          <w:rFonts w:ascii="Arial" w:hAnsi="Arial" w:cs="Arial"/>
          <w:szCs w:val="24"/>
        </w:rPr>
        <w:t>. Значения каталога определяют работоспособность оборудования в процессе выполнения воздействий на ПА,</w:t>
      </w:r>
    </w:p>
    <w:p w14:paraId="31A3FE20" w14:textId="653E164C" w:rsidR="00D153F5" w:rsidRPr="00E31A3F" w:rsidRDefault="00D153F5" w:rsidP="00E16A62">
      <w:pPr>
        <w:spacing w:after="120" w:line="276" w:lineRule="auto"/>
        <w:ind w:firstLine="567"/>
        <w:rPr>
          <w:rFonts w:ascii="Arial" w:hAnsi="Arial" w:cs="Arial"/>
          <w:szCs w:val="24"/>
        </w:rPr>
      </w:pPr>
      <w:r w:rsidRPr="00E31A3F">
        <w:rPr>
          <w:rFonts w:ascii="Arial" w:hAnsi="Arial" w:cs="Arial"/>
          <w:szCs w:val="24"/>
        </w:rPr>
        <w:t xml:space="preserve">- </w:t>
      </w:r>
      <w:r w:rsidRPr="00E31A3F">
        <w:rPr>
          <w:rFonts w:ascii="Arial" w:hAnsi="Arial" w:cs="Arial"/>
          <w:b/>
          <w:szCs w:val="24"/>
        </w:rPr>
        <w:t xml:space="preserve">Каталог </w:t>
      </w:r>
      <w:r w:rsidRPr="00E31A3F">
        <w:rPr>
          <w:rFonts w:ascii="Arial" w:hAnsi="Arial" w:cs="Arial"/>
          <w:b/>
          <w:szCs w:val="24"/>
          <w:lang w:eastAsia="ru-RU"/>
        </w:rPr>
        <w:t xml:space="preserve">Виды </w:t>
      </w:r>
      <w:ins w:id="11913" w:author="Александр" w:date="2020-04-13T07:59:00Z">
        <w:r w:rsidR="00854DD5" w:rsidRPr="00854DD5">
          <w:rPr>
            <w:rFonts w:ascii="Arial" w:hAnsi="Arial" w:cs="Arial"/>
            <w:b/>
            <w:szCs w:val="24"/>
            <w:lang w:eastAsia="ru-RU"/>
            <w:rPrChange w:id="11914" w:author="Александр" w:date="2020-04-13T07:59:00Z">
              <w:rPr>
                <w:rFonts w:ascii="Arial" w:hAnsi="Arial" w:cs="Arial"/>
                <w:b/>
                <w:szCs w:val="24"/>
                <w:lang w:val="en-US" w:eastAsia="ru-RU"/>
              </w:rPr>
            </w:rPrChange>
          </w:rPr>
          <w:t>дефектов</w:t>
        </w:r>
      </w:ins>
      <w:del w:id="11915" w:author="Александр" w:date="2020-04-13T07:59:00Z">
        <w:r w:rsidRPr="00E31A3F" w:rsidDel="00854DD5">
          <w:rPr>
            <w:rFonts w:ascii="Arial" w:hAnsi="Arial" w:cs="Arial"/>
            <w:b/>
            <w:szCs w:val="24"/>
            <w:lang w:eastAsia="ru-RU"/>
          </w:rPr>
          <w:delText>отказов</w:delText>
        </w:r>
      </w:del>
      <w:r w:rsidRPr="00E31A3F">
        <w:rPr>
          <w:rFonts w:ascii="Arial" w:hAnsi="Arial" w:cs="Arial"/>
          <w:szCs w:val="24"/>
          <w:lang w:eastAsia="ru-RU"/>
        </w:rPr>
        <w:t xml:space="preserve"> (Каталог 9) содержит п</w:t>
      </w:r>
      <w:r w:rsidRPr="00E31A3F">
        <w:rPr>
          <w:rFonts w:ascii="Arial" w:hAnsi="Arial" w:cs="Arial"/>
          <w:szCs w:val="24"/>
        </w:rPr>
        <w:t>еречень видов дефектов с привязкой к группе однотипного оборудования/узла,</w:t>
      </w:r>
    </w:p>
    <w:p w14:paraId="7B58E877" w14:textId="77777777" w:rsidR="00D153F5" w:rsidRPr="00E31A3F" w:rsidRDefault="00D153F5" w:rsidP="00E16A62">
      <w:pPr>
        <w:spacing w:after="120" w:line="276" w:lineRule="auto"/>
        <w:ind w:firstLine="567"/>
        <w:rPr>
          <w:rFonts w:ascii="Arial" w:hAnsi="Arial" w:cs="Arial"/>
          <w:szCs w:val="24"/>
          <w:lang w:eastAsia="ru-RU"/>
        </w:rPr>
      </w:pPr>
      <w:r w:rsidRPr="00E31A3F">
        <w:rPr>
          <w:rFonts w:ascii="Arial" w:hAnsi="Arial" w:cs="Arial"/>
          <w:szCs w:val="24"/>
        </w:rPr>
        <w:t xml:space="preserve">- </w:t>
      </w:r>
      <w:r w:rsidRPr="00E31A3F">
        <w:rPr>
          <w:rFonts w:ascii="Arial" w:hAnsi="Arial" w:cs="Arial"/>
          <w:b/>
          <w:szCs w:val="24"/>
          <w:lang w:eastAsia="ru-RU"/>
        </w:rPr>
        <w:t>Каталог Мероприятия</w:t>
      </w:r>
      <w:r w:rsidRPr="00E31A3F">
        <w:rPr>
          <w:rFonts w:ascii="Arial" w:hAnsi="Arial" w:cs="Arial"/>
          <w:szCs w:val="24"/>
          <w:lang w:eastAsia="ru-RU"/>
        </w:rPr>
        <w:t xml:space="preserve"> (Каталог 2) по устранению отказов содержит перечень мероприятий, рекомендуемых для устранения дефекта производственного актива,</w:t>
      </w:r>
    </w:p>
    <w:p w14:paraId="1CDB0B14" w14:textId="5397E350" w:rsidR="00D153F5" w:rsidRPr="00E31A3F" w:rsidRDefault="00D153F5" w:rsidP="00E16A62">
      <w:pPr>
        <w:spacing w:after="120" w:line="276" w:lineRule="auto"/>
        <w:ind w:firstLine="567"/>
        <w:rPr>
          <w:rFonts w:ascii="Arial" w:hAnsi="Arial" w:cs="Arial"/>
          <w:szCs w:val="24"/>
          <w:lang w:eastAsia="ru-RU"/>
        </w:rPr>
      </w:pPr>
      <w:r w:rsidRPr="00E31A3F">
        <w:rPr>
          <w:rFonts w:ascii="Arial" w:hAnsi="Arial" w:cs="Arial"/>
          <w:szCs w:val="24"/>
          <w:lang w:eastAsia="ru-RU"/>
        </w:rPr>
        <w:t xml:space="preserve">- </w:t>
      </w:r>
      <w:r w:rsidRPr="00E31A3F">
        <w:rPr>
          <w:rFonts w:ascii="Arial" w:hAnsi="Arial" w:cs="Arial"/>
          <w:b/>
          <w:szCs w:val="24"/>
          <w:lang w:eastAsia="ru-RU"/>
        </w:rPr>
        <w:t xml:space="preserve">Каталог </w:t>
      </w:r>
      <w:ins w:id="11916" w:author="Александр" w:date="2020-04-13T08:00:00Z">
        <w:r w:rsidR="00614090">
          <w:rPr>
            <w:rFonts w:ascii="Arial" w:hAnsi="Arial" w:cs="Arial"/>
            <w:b/>
            <w:szCs w:val="24"/>
            <w:lang w:eastAsia="ru-RU"/>
          </w:rPr>
          <w:t>Результаты дефектов</w:t>
        </w:r>
      </w:ins>
      <w:del w:id="11917" w:author="Александр" w:date="2020-04-13T08:00:00Z">
        <w:r w:rsidRPr="00E31A3F" w:rsidDel="00614090">
          <w:rPr>
            <w:rFonts w:ascii="Arial" w:hAnsi="Arial" w:cs="Arial"/>
            <w:b/>
            <w:szCs w:val="24"/>
            <w:lang w:eastAsia="ru-RU"/>
          </w:rPr>
          <w:delText>Последствия отказов</w:delText>
        </w:r>
      </w:del>
      <w:r w:rsidRPr="00E31A3F">
        <w:rPr>
          <w:rFonts w:ascii="Arial" w:hAnsi="Arial" w:cs="Arial"/>
          <w:szCs w:val="24"/>
          <w:lang w:eastAsia="ru-RU"/>
        </w:rPr>
        <w:t xml:space="preserve"> (Каталог 6) содержит перечень </w:t>
      </w:r>
      <w:r w:rsidRPr="00E31A3F">
        <w:rPr>
          <w:rFonts w:ascii="Arial" w:hAnsi="Arial" w:cs="Arial"/>
          <w:szCs w:val="24"/>
        </w:rPr>
        <w:t>последствий отказов, которые могут иметь различный характер (технический, экономический, экологический)</w:t>
      </w:r>
    </w:p>
    <w:p w14:paraId="1A44BCD5" w14:textId="77777777" w:rsidR="00D153F5" w:rsidRDefault="00D153F5" w:rsidP="00E16A62">
      <w:pPr>
        <w:spacing w:after="120" w:line="276" w:lineRule="auto"/>
        <w:ind w:firstLine="567"/>
        <w:rPr>
          <w:rFonts w:ascii="Arial" w:hAnsi="Arial" w:cs="Arial"/>
          <w:szCs w:val="24"/>
        </w:rPr>
      </w:pPr>
      <w:r w:rsidRPr="00E31A3F">
        <w:rPr>
          <w:rFonts w:ascii="Arial" w:hAnsi="Arial" w:cs="Arial"/>
          <w:szCs w:val="24"/>
          <w:lang w:eastAsia="ru-RU"/>
        </w:rPr>
        <w:t xml:space="preserve">- </w:t>
      </w:r>
      <w:r w:rsidRPr="00E31A3F">
        <w:rPr>
          <w:rFonts w:ascii="Arial" w:hAnsi="Arial" w:cs="Arial"/>
          <w:b/>
          <w:szCs w:val="24"/>
          <w:lang w:eastAsia="ru-RU"/>
        </w:rPr>
        <w:t>Каталог Причины отказов</w:t>
      </w:r>
      <w:r w:rsidRPr="00E31A3F">
        <w:rPr>
          <w:rFonts w:ascii="Arial" w:hAnsi="Arial" w:cs="Arial"/>
          <w:szCs w:val="24"/>
        </w:rPr>
        <w:t xml:space="preserve"> (Каталог 5) используется для указания причин возникновения дефекта</w:t>
      </w:r>
      <w:r>
        <w:rPr>
          <w:rFonts w:ascii="Arial" w:hAnsi="Arial" w:cs="Arial"/>
          <w:szCs w:val="24"/>
        </w:rPr>
        <w:t>,</w:t>
      </w:r>
    </w:p>
    <w:p w14:paraId="5A0D048E" w14:textId="5B6D31A0" w:rsidR="00D153F5" w:rsidRDefault="00D153F5" w:rsidP="00E16A62">
      <w:pPr>
        <w:spacing w:after="240" w:line="276" w:lineRule="auto"/>
        <w:ind w:firstLine="567"/>
        <w:rPr>
          <w:ins w:id="11918" w:author="Владимир Лаут" w:date="2021-03-03T23:54:00Z"/>
          <w:rFonts w:ascii="Arial" w:hAnsi="Arial" w:cs="Arial"/>
          <w:szCs w:val="24"/>
          <w:lang w:eastAsia="ru-RU"/>
        </w:rPr>
      </w:pPr>
      <w:r w:rsidRPr="00E31A3F">
        <w:rPr>
          <w:rFonts w:ascii="Arial" w:hAnsi="Arial" w:cs="Arial"/>
          <w:szCs w:val="24"/>
          <w:lang w:eastAsia="ru-RU"/>
        </w:rPr>
        <w:t xml:space="preserve">- </w:t>
      </w:r>
      <w:r w:rsidRPr="00E31A3F">
        <w:rPr>
          <w:rFonts w:ascii="Arial" w:hAnsi="Arial" w:cs="Arial"/>
          <w:b/>
          <w:szCs w:val="24"/>
          <w:lang w:eastAsia="ru-RU"/>
        </w:rPr>
        <w:t xml:space="preserve">Каталог </w:t>
      </w:r>
      <w:r w:rsidRPr="00B4701E">
        <w:rPr>
          <w:rFonts w:ascii="Arial" w:hAnsi="Arial" w:cs="Arial"/>
          <w:b/>
        </w:rPr>
        <w:t>Причины ОТМ</w:t>
      </w:r>
      <w:r w:rsidRPr="00E31A3F">
        <w:rPr>
          <w:rFonts w:ascii="Arial" w:hAnsi="Arial" w:cs="Arial"/>
          <w:b/>
          <w:szCs w:val="24"/>
          <w:lang w:eastAsia="ru-RU"/>
        </w:rPr>
        <w:t xml:space="preserve"> </w:t>
      </w:r>
      <w:r w:rsidRPr="00E31A3F">
        <w:rPr>
          <w:rFonts w:ascii="Arial" w:hAnsi="Arial" w:cs="Arial"/>
          <w:szCs w:val="24"/>
        </w:rPr>
        <w:t>(Каталог</w:t>
      </w:r>
      <w:r>
        <w:rPr>
          <w:rFonts w:ascii="Arial" w:hAnsi="Arial" w:cs="Arial"/>
          <w:szCs w:val="24"/>
        </w:rPr>
        <w:t xml:space="preserve"> </w:t>
      </w:r>
      <w:r>
        <w:rPr>
          <w:rFonts w:ascii="Arial" w:hAnsi="Arial" w:cs="Arial"/>
          <w:szCs w:val="24"/>
          <w:lang w:val="en-US"/>
        </w:rPr>
        <w:t>P</w:t>
      </w:r>
      <w:r w:rsidRPr="00E31A3F">
        <w:rPr>
          <w:rFonts w:ascii="Arial" w:hAnsi="Arial" w:cs="Arial"/>
          <w:szCs w:val="24"/>
        </w:rPr>
        <w:t xml:space="preserve">) </w:t>
      </w:r>
      <w:r w:rsidR="002444A6">
        <w:rPr>
          <w:rFonts w:ascii="Arial" w:hAnsi="Arial" w:cs="Arial"/>
          <w:szCs w:val="24"/>
        </w:rPr>
        <w:t>содержит с</w:t>
      </w:r>
      <w:r w:rsidR="002444A6" w:rsidRPr="002444A6">
        <w:rPr>
          <w:rFonts w:ascii="Arial" w:hAnsi="Arial" w:cs="Arial"/>
          <w:szCs w:val="24"/>
          <w:lang w:eastAsia="ru-RU"/>
        </w:rPr>
        <w:t>писок мероприятий, реализация которых может быть причин</w:t>
      </w:r>
      <w:r w:rsidR="002444A6">
        <w:rPr>
          <w:rFonts w:ascii="Arial" w:hAnsi="Arial" w:cs="Arial"/>
          <w:szCs w:val="24"/>
          <w:lang w:eastAsia="ru-RU"/>
        </w:rPr>
        <w:t>ой временной остановки техники.</w:t>
      </w:r>
    </w:p>
    <w:p w14:paraId="6703106A" w14:textId="0D8CBE3A" w:rsidR="00B37655" w:rsidRDefault="00B37655" w:rsidP="00B37655">
      <w:pPr>
        <w:spacing w:after="240" w:line="276" w:lineRule="auto"/>
        <w:ind w:firstLine="567"/>
        <w:rPr>
          <w:ins w:id="11919" w:author="Владимир Лаут" w:date="2021-03-03T23:54:00Z"/>
          <w:rFonts w:ascii="Arial" w:hAnsi="Arial" w:cs="Arial"/>
          <w:szCs w:val="24"/>
          <w:lang w:eastAsia="ru-RU"/>
        </w:rPr>
      </w:pPr>
      <w:ins w:id="11920" w:author="Владимир Лаут" w:date="2021-03-03T23:54:00Z">
        <w:r w:rsidRPr="00E31A3F">
          <w:rPr>
            <w:rFonts w:ascii="Arial" w:hAnsi="Arial" w:cs="Arial"/>
            <w:szCs w:val="24"/>
            <w:lang w:eastAsia="ru-RU"/>
          </w:rPr>
          <w:t xml:space="preserve">- </w:t>
        </w:r>
        <w:r w:rsidRPr="00E31A3F">
          <w:rPr>
            <w:rFonts w:ascii="Arial" w:hAnsi="Arial" w:cs="Arial"/>
            <w:b/>
            <w:szCs w:val="24"/>
            <w:lang w:eastAsia="ru-RU"/>
          </w:rPr>
          <w:t xml:space="preserve">Каталог </w:t>
        </w:r>
      </w:ins>
      <w:ins w:id="11921" w:author="Владимир Лаут" w:date="2021-03-03T23:55:00Z">
        <w:r>
          <w:rPr>
            <w:rFonts w:ascii="Arial" w:hAnsi="Arial" w:cs="Arial"/>
            <w:b/>
          </w:rPr>
          <w:t>Части объекта</w:t>
        </w:r>
      </w:ins>
      <w:ins w:id="11922" w:author="Владимир Лаут" w:date="2021-03-03T23:54:00Z">
        <w:r w:rsidRPr="00E31A3F">
          <w:rPr>
            <w:rFonts w:ascii="Arial" w:hAnsi="Arial" w:cs="Arial"/>
            <w:b/>
            <w:szCs w:val="24"/>
            <w:lang w:eastAsia="ru-RU"/>
          </w:rPr>
          <w:t xml:space="preserve"> </w:t>
        </w:r>
        <w:r w:rsidRPr="00E31A3F">
          <w:rPr>
            <w:rFonts w:ascii="Arial" w:hAnsi="Arial" w:cs="Arial"/>
            <w:szCs w:val="24"/>
          </w:rPr>
          <w:t>(Каталог</w:t>
        </w:r>
        <w:r>
          <w:rPr>
            <w:rFonts w:ascii="Arial" w:hAnsi="Arial" w:cs="Arial"/>
            <w:szCs w:val="24"/>
          </w:rPr>
          <w:t xml:space="preserve"> </w:t>
        </w:r>
      </w:ins>
      <w:ins w:id="11923" w:author="Владимир Лаут" w:date="2021-03-03T23:55:00Z">
        <w:r>
          <w:rPr>
            <w:rFonts w:ascii="Arial" w:hAnsi="Arial" w:cs="Arial"/>
            <w:szCs w:val="24"/>
            <w:lang w:val="en-US"/>
          </w:rPr>
          <w:t>B</w:t>
        </w:r>
      </w:ins>
      <w:ins w:id="11924" w:author="Владимир Лаут" w:date="2021-03-03T23:54:00Z">
        <w:r w:rsidRPr="00E31A3F">
          <w:rPr>
            <w:rFonts w:ascii="Arial" w:hAnsi="Arial" w:cs="Arial"/>
            <w:szCs w:val="24"/>
          </w:rPr>
          <w:t xml:space="preserve">) </w:t>
        </w:r>
      </w:ins>
      <w:ins w:id="11925" w:author="Владимир Лаут" w:date="2021-03-03T23:56:00Z">
        <w:r w:rsidRPr="00B37655">
          <w:rPr>
            <w:rFonts w:ascii="Arial" w:hAnsi="Arial" w:cs="Arial"/>
            <w:szCs w:val="24"/>
          </w:rPr>
          <w:t>предназначен для указания составных элементов оборудования, в которых могут быть выявлены дефекты</w:t>
        </w:r>
      </w:ins>
      <w:ins w:id="11926" w:author="Владимир Лаут" w:date="2021-03-03T23:54:00Z">
        <w:r>
          <w:rPr>
            <w:rFonts w:ascii="Arial" w:hAnsi="Arial" w:cs="Arial"/>
            <w:szCs w:val="24"/>
            <w:lang w:eastAsia="ru-RU"/>
          </w:rPr>
          <w:t>.</w:t>
        </w:r>
      </w:ins>
    </w:p>
    <w:p w14:paraId="0715B666" w14:textId="77777777" w:rsidR="00B37655" w:rsidRPr="000D0420" w:rsidRDefault="00B37655" w:rsidP="00E16A62">
      <w:pPr>
        <w:spacing w:after="240" w:line="276" w:lineRule="auto"/>
        <w:ind w:firstLine="567"/>
        <w:rPr>
          <w:rFonts w:ascii="Arial" w:hAnsi="Arial" w:cs="Arial"/>
          <w:szCs w:val="24"/>
        </w:rPr>
      </w:pPr>
    </w:p>
    <w:p w14:paraId="407498DF" w14:textId="77777777" w:rsidR="00D153F5" w:rsidRPr="00FB401A" w:rsidRDefault="00D153F5" w:rsidP="00197D54">
      <w:pPr>
        <w:pStyle w:val="3"/>
      </w:pPr>
      <w:bookmarkStart w:id="11927" w:name="_Toc521083763"/>
      <w:bookmarkStart w:id="11928" w:name="_Toc521340903"/>
      <w:bookmarkStart w:id="11929" w:name="_Toc521439423"/>
      <w:bookmarkStart w:id="11930" w:name="_Toc67557055"/>
      <w:r w:rsidRPr="00FB401A">
        <w:lastRenderedPageBreak/>
        <w:t>Принципы кодирования и нумерации</w:t>
      </w:r>
      <w:bookmarkEnd w:id="11927"/>
      <w:bookmarkEnd w:id="11928"/>
      <w:bookmarkEnd w:id="11929"/>
      <w:bookmarkEnd w:id="11930"/>
    </w:p>
    <w:p w14:paraId="54198252" w14:textId="56935D80" w:rsidR="00D153F5" w:rsidRPr="00275B42" w:rsidRDefault="00D153F5" w:rsidP="00D153F5">
      <w:pPr>
        <w:spacing w:after="240" w:line="276" w:lineRule="auto"/>
        <w:ind w:firstLine="567"/>
        <w:rPr>
          <w:rFonts w:ascii="Arial" w:eastAsiaTheme="majorEastAsia" w:hAnsi="Arial" w:cs="Arial"/>
        </w:rPr>
      </w:pPr>
      <w:r>
        <w:rPr>
          <w:rFonts w:ascii="Arial" w:eastAsiaTheme="majorEastAsia" w:hAnsi="Arial" w:cs="Arial"/>
        </w:rPr>
        <w:t xml:space="preserve">В текущем документе возможно уточнение принципов кодирования и нумерации Каталогов ТОРО по результатам разработки Методики ведения НСИ </w:t>
      </w:r>
      <w:del w:id="11931" w:author="Владимир Лаут" w:date="2021-04-07T15:50:00Z">
        <w:r w:rsidDel="003F7F02">
          <w:rPr>
            <w:rFonts w:ascii="Arial" w:eastAsiaTheme="majorEastAsia" w:hAnsi="Arial" w:cs="Arial"/>
          </w:rPr>
          <w:delText xml:space="preserve">(БДО, БДН) </w:delText>
        </w:r>
      </w:del>
      <w:proofErr w:type="spellStart"/>
      <w:r>
        <w:rPr>
          <w:rFonts w:ascii="Arial" w:eastAsiaTheme="majorEastAsia" w:hAnsi="Arial" w:cs="Arial"/>
        </w:rPr>
        <w:t>ТОиР</w:t>
      </w:r>
      <w:proofErr w:type="spellEnd"/>
      <w:r>
        <w:rPr>
          <w:rFonts w:ascii="Arial" w:eastAsiaTheme="majorEastAsia" w:hAnsi="Arial" w:cs="Arial"/>
        </w:rPr>
        <w:t>.</w:t>
      </w:r>
    </w:p>
    <w:p w14:paraId="71A95F6C" w14:textId="4846D456" w:rsidR="00D153F5"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w:t>
      </w:r>
      <w:r w:rsidR="0010588B">
        <w:rPr>
          <w:rFonts w:ascii="Arial" w:hAnsi="Arial" w:cs="Arial"/>
          <w:b/>
          <w:sz w:val="22"/>
        </w:rPr>
        <w:t>2</w:t>
      </w:r>
      <w:ins w:id="11932" w:author="Александр" w:date="2020-04-13T13:12:00Z">
        <w:r w:rsidR="0036397B">
          <w:rPr>
            <w:rFonts w:ascii="Arial" w:hAnsi="Arial" w:cs="Arial"/>
            <w:b/>
            <w:sz w:val="22"/>
          </w:rPr>
          <w:t>3</w:t>
        </w:r>
      </w:ins>
      <w:del w:id="11933" w:author="Александр" w:date="2020-04-13T13:12:00Z">
        <w:r w:rsidR="0010588B" w:rsidDel="00870994">
          <w:rPr>
            <w:rFonts w:ascii="Arial" w:hAnsi="Arial" w:cs="Arial"/>
            <w:b/>
            <w:sz w:val="22"/>
          </w:rPr>
          <w:delText>4</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Каталогов ТОРО</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71"/>
        <w:gridCol w:w="4718"/>
        <w:gridCol w:w="3387"/>
      </w:tblGrid>
      <w:tr w:rsidR="00D153F5" w:rsidRPr="0086487D" w14:paraId="28868AEE" w14:textId="77777777" w:rsidTr="00D153F5">
        <w:trPr>
          <w:cantSplit/>
          <w:trHeight w:val="397"/>
        </w:trPr>
        <w:tc>
          <w:tcPr>
            <w:tcW w:w="1018" w:type="pct"/>
            <w:shd w:val="clear" w:color="auto" w:fill="FFC000"/>
            <w:vAlign w:val="center"/>
          </w:tcPr>
          <w:p w14:paraId="09BEB80F" w14:textId="77777777" w:rsidR="00D153F5" w:rsidRPr="0086487D" w:rsidRDefault="00D153F5" w:rsidP="00D153F5">
            <w:pPr>
              <w:jc w:val="center"/>
              <w:rPr>
                <w:rFonts w:ascii="Arial" w:hAnsi="Arial" w:cs="Arial"/>
                <w:b/>
                <w:sz w:val="20"/>
              </w:rPr>
            </w:pPr>
            <w:r>
              <w:rPr>
                <w:rFonts w:ascii="Arial" w:hAnsi="Arial" w:cs="Arial"/>
                <w:b/>
                <w:sz w:val="20"/>
              </w:rPr>
              <w:t>Системный код объекта</w:t>
            </w:r>
          </w:p>
        </w:tc>
        <w:tc>
          <w:tcPr>
            <w:tcW w:w="2318" w:type="pct"/>
            <w:shd w:val="clear" w:color="auto" w:fill="FFC000"/>
            <w:vAlign w:val="center"/>
          </w:tcPr>
          <w:p w14:paraId="74A7DACF" w14:textId="77777777" w:rsidR="00D153F5" w:rsidRPr="0086487D" w:rsidRDefault="00D153F5" w:rsidP="00D153F5">
            <w:pPr>
              <w:jc w:val="center"/>
              <w:rPr>
                <w:rFonts w:ascii="Arial" w:hAnsi="Arial" w:cs="Arial"/>
                <w:b/>
                <w:sz w:val="20"/>
              </w:rPr>
            </w:pPr>
            <w:r>
              <w:rPr>
                <w:rFonts w:ascii="Arial" w:hAnsi="Arial" w:cs="Arial"/>
                <w:b/>
                <w:sz w:val="20"/>
              </w:rPr>
              <w:t>Наименование</w:t>
            </w:r>
          </w:p>
        </w:tc>
        <w:tc>
          <w:tcPr>
            <w:tcW w:w="1664" w:type="pct"/>
            <w:shd w:val="clear" w:color="auto" w:fill="FFC000"/>
          </w:tcPr>
          <w:p w14:paraId="66821C5A" w14:textId="77777777" w:rsidR="00D153F5" w:rsidRDefault="00D153F5" w:rsidP="00D153F5">
            <w:pPr>
              <w:jc w:val="center"/>
              <w:rPr>
                <w:rFonts w:ascii="Arial" w:hAnsi="Arial" w:cs="Arial"/>
                <w:b/>
                <w:sz w:val="20"/>
              </w:rPr>
            </w:pPr>
            <w:r>
              <w:rPr>
                <w:rFonts w:ascii="Arial" w:hAnsi="Arial" w:cs="Arial"/>
                <w:b/>
                <w:sz w:val="20"/>
              </w:rPr>
              <w:t>Код каталога в реестре НСИ</w:t>
            </w:r>
          </w:p>
        </w:tc>
      </w:tr>
      <w:tr w:rsidR="00D153F5" w:rsidRPr="0086487D" w14:paraId="28A838E0" w14:textId="77777777" w:rsidTr="00D153F5">
        <w:trPr>
          <w:cantSplit/>
        </w:trPr>
        <w:tc>
          <w:tcPr>
            <w:tcW w:w="1018" w:type="pct"/>
          </w:tcPr>
          <w:p w14:paraId="4C8C84F5" w14:textId="322E077D" w:rsidR="00D153F5" w:rsidRPr="008E7E1B" w:rsidRDefault="00D60D25" w:rsidP="00D153F5">
            <w:pPr>
              <w:rPr>
                <w:rFonts w:ascii="Arial" w:hAnsi="Arial" w:cs="Arial"/>
                <w:sz w:val="20"/>
                <w:lang w:val="en-US"/>
              </w:rPr>
            </w:pPr>
            <w:ins w:id="11934" w:author="Владимир Лаут" w:date="2021-03-04T00:00:00Z">
              <w:r w:rsidRPr="00D60D25">
                <w:rPr>
                  <w:rFonts w:ascii="Arial" w:hAnsi="Arial" w:cs="Arial"/>
                  <w:sz w:val="20"/>
                  <w:lang w:val="en-US"/>
                  <w:rPrChange w:id="11935" w:author="Владимир Лаут" w:date="2021-03-04T00:00:00Z">
                    <w:rPr>
                      <w:rFonts w:ascii="Arial" w:hAnsi="Arial" w:cs="Arial"/>
                      <w:sz w:val="20"/>
                      <w:highlight w:val="red"/>
                      <w:lang w:val="en-US"/>
                    </w:rPr>
                  </w:rPrChange>
                </w:rPr>
                <w:t>B</w:t>
              </w:r>
            </w:ins>
            <w:del w:id="11936" w:author="Владимир Лаут" w:date="2021-03-04T00:00:00Z">
              <w:r w:rsidR="008E7E1B" w:rsidRPr="00B37655" w:rsidDel="00D60D25">
                <w:rPr>
                  <w:rFonts w:ascii="Arial" w:hAnsi="Arial" w:cs="Arial"/>
                  <w:sz w:val="20"/>
                  <w:highlight w:val="red"/>
                  <w:lang w:val="en-US"/>
                  <w:rPrChange w:id="11937" w:author="Владимир Лаут" w:date="2021-03-03T23:58:00Z">
                    <w:rPr>
                      <w:rFonts w:ascii="Arial" w:hAnsi="Arial" w:cs="Arial"/>
                      <w:sz w:val="20"/>
                      <w:lang w:val="en-US"/>
                    </w:rPr>
                  </w:rPrChange>
                </w:rPr>
                <w:delText>R</w:delText>
              </w:r>
            </w:del>
          </w:p>
        </w:tc>
        <w:tc>
          <w:tcPr>
            <w:tcW w:w="2318" w:type="pct"/>
          </w:tcPr>
          <w:p w14:paraId="45D58332" w14:textId="34265E33" w:rsidR="00D153F5" w:rsidRDefault="00D60D25" w:rsidP="00D153F5">
            <w:pPr>
              <w:jc w:val="left"/>
              <w:rPr>
                <w:rFonts w:ascii="Arial" w:hAnsi="Arial" w:cs="Arial"/>
                <w:sz w:val="20"/>
              </w:rPr>
            </w:pPr>
            <w:ins w:id="11938" w:author="Владимир Лаут" w:date="2021-03-04T00:00:00Z">
              <w:r w:rsidRPr="00D60D25">
                <w:rPr>
                  <w:rFonts w:ascii="Arial" w:hAnsi="Arial" w:cs="Arial"/>
                  <w:sz w:val="20"/>
                </w:rPr>
                <w:t>Части объекта</w:t>
              </w:r>
            </w:ins>
            <w:del w:id="11939" w:author="Владимир Лаут" w:date="2021-03-04T00:00:00Z">
              <w:r w:rsidR="00D153F5" w:rsidDel="00D60D25">
                <w:rPr>
                  <w:rFonts w:ascii="Arial" w:hAnsi="Arial" w:cs="Arial"/>
                  <w:sz w:val="20"/>
                </w:rPr>
                <w:delText>Дефекты</w:delText>
              </w:r>
            </w:del>
          </w:p>
        </w:tc>
        <w:tc>
          <w:tcPr>
            <w:tcW w:w="1664" w:type="pct"/>
          </w:tcPr>
          <w:p w14:paraId="2B16E6FD" w14:textId="77777777" w:rsidR="00D153F5" w:rsidRPr="00B4701E" w:rsidRDefault="00D153F5" w:rsidP="00D153F5">
            <w:pPr>
              <w:jc w:val="left"/>
              <w:rPr>
                <w:rFonts w:ascii="Arial" w:hAnsi="Arial" w:cs="Arial"/>
                <w:sz w:val="20"/>
                <w:lang w:val="en-US"/>
              </w:rPr>
            </w:pPr>
            <w:r>
              <w:rPr>
                <w:rFonts w:ascii="Arial" w:hAnsi="Arial" w:cs="Arial"/>
                <w:sz w:val="20"/>
                <w:lang w:val="en-US"/>
              </w:rPr>
              <w:t>PM_17</w:t>
            </w:r>
          </w:p>
        </w:tc>
      </w:tr>
      <w:tr w:rsidR="00D153F5" w:rsidRPr="0086487D" w14:paraId="0A0BFDF2" w14:textId="77777777" w:rsidTr="00D153F5">
        <w:trPr>
          <w:cantSplit/>
        </w:trPr>
        <w:tc>
          <w:tcPr>
            <w:tcW w:w="1018" w:type="pct"/>
          </w:tcPr>
          <w:p w14:paraId="589AAF5B" w14:textId="77777777" w:rsidR="00D153F5" w:rsidRDefault="00D153F5" w:rsidP="00D153F5">
            <w:pPr>
              <w:rPr>
                <w:rFonts w:ascii="Arial" w:hAnsi="Arial" w:cs="Arial"/>
                <w:sz w:val="20"/>
                <w:lang w:val="en-US"/>
              </w:rPr>
            </w:pPr>
            <w:r>
              <w:rPr>
                <w:rFonts w:ascii="Arial" w:hAnsi="Arial" w:cs="Arial"/>
                <w:sz w:val="20"/>
                <w:lang w:val="en-US"/>
              </w:rPr>
              <w:t>C</w:t>
            </w:r>
          </w:p>
        </w:tc>
        <w:tc>
          <w:tcPr>
            <w:tcW w:w="2318" w:type="pct"/>
          </w:tcPr>
          <w:p w14:paraId="414628ED" w14:textId="6BE03413" w:rsidR="00D153F5" w:rsidRDefault="00614090" w:rsidP="00D153F5">
            <w:pPr>
              <w:jc w:val="left"/>
              <w:rPr>
                <w:rFonts w:ascii="Arial" w:hAnsi="Arial" w:cs="Arial"/>
                <w:sz w:val="20"/>
              </w:rPr>
            </w:pPr>
            <w:ins w:id="11940" w:author="Александр" w:date="2020-04-13T08:04:00Z">
              <w:r w:rsidRPr="00614090">
                <w:rPr>
                  <w:rFonts w:ascii="Arial" w:hAnsi="Arial" w:cs="Arial"/>
                  <w:sz w:val="20"/>
                </w:rPr>
                <w:t>Обзор повреждений</w:t>
              </w:r>
            </w:ins>
            <w:del w:id="11941" w:author="Александр" w:date="2020-04-13T08:04:00Z">
              <w:r w:rsidR="00D153F5" w:rsidDel="00614090">
                <w:rPr>
                  <w:rFonts w:ascii="Arial" w:hAnsi="Arial" w:cs="Arial"/>
                  <w:sz w:val="20"/>
                </w:rPr>
                <w:delText>Каталог проблем (экраны повреждений)</w:delText>
              </w:r>
            </w:del>
          </w:p>
        </w:tc>
        <w:tc>
          <w:tcPr>
            <w:tcW w:w="1664" w:type="pct"/>
          </w:tcPr>
          <w:p w14:paraId="3B9CD108" w14:textId="18344ABE" w:rsidR="00D153F5" w:rsidRDefault="00D153F5" w:rsidP="00D153F5">
            <w:pPr>
              <w:jc w:val="left"/>
            </w:pPr>
            <w:r w:rsidRPr="00C41F73">
              <w:rPr>
                <w:rFonts w:ascii="Arial" w:hAnsi="Arial" w:cs="Arial"/>
                <w:sz w:val="20"/>
                <w:lang w:val="en-US"/>
              </w:rPr>
              <w:t>PM_19</w:t>
            </w:r>
          </w:p>
        </w:tc>
      </w:tr>
      <w:tr w:rsidR="00D153F5" w:rsidRPr="0086487D" w14:paraId="1826294C" w14:textId="77777777" w:rsidTr="00D153F5">
        <w:trPr>
          <w:cantSplit/>
        </w:trPr>
        <w:tc>
          <w:tcPr>
            <w:tcW w:w="1018" w:type="pct"/>
          </w:tcPr>
          <w:p w14:paraId="0919DED2" w14:textId="77777777" w:rsidR="00D153F5" w:rsidRPr="00041CFE" w:rsidRDefault="00D153F5" w:rsidP="00D153F5">
            <w:pPr>
              <w:rPr>
                <w:rFonts w:ascii="Arial" w:hAnsi="Arial" w:cs="Arial"/>
                <w:sz w:val="20"/>
              </w:rPr>
            </w:pPr>
            <w:r w:rsidRPr="00854DD5">
              <w:rPr>
                <w:rFonts w:ascii="Arial" w:hAnsi="Arial" w:cs="Arial"/>
                <w:sz w:val="20"/>
                <w:rPrChange w:id="11942" w:author="Александр" w:date="2020-04-13T07:54:00Z">
                  <w:rPr>
                    <w:rFonts w:ascii="Arial" w:hAnsi="Arial" w:cs="Arial"/>
                    <w:sz w:val="20"/>
                    <w:highlight w:val="yellow"/>
                  </w:rPr>
                </w:rPrChange>
              </w:rPr>
              <w:t>3</w:t>
            </w:r>
          </w:p>
        </w:tc>
        <w:tc>
          <w:tcPr>
            <w:tcW w:w="2318" w:type="pct"/>
          </w:tcPr>
          <w:p w14:paraId="4085D0B7" w14:textId="11FB7BBF" w:rsidR="00D153F5" w:rsidRPr="0086487D" w:rsidRDefault="00D153F5" w:rsidP="00D153F5">
            <w:pPr>
              <w:rPr>
                <w:rFonts w:ascii="Arial" w:hAnsi="Arial" w:cs="Arial"/>
                <w:sz w:val="20"/>
              </w:rPr>
            </w:pPr>
            <w:del w:id="11943" w:author="Александр" w:date="2020-04-13T08:04:00Z">
              <w:r w:rsidDel="00614090">
                <w:rPr>
                  <w:rFonts w:ascii="Arial" w:hAnsi="Arial" w:cs="Arial"/>
                  <w:sz w:val="20"/>
                </w:rPr>
                <w:delText>Каталог решений (</w:delText>
              </w:r>
            </w:del>
            <w:ins w:id="11944" w:author="Александр" w:date="2020-04-13T08:04:00Z">
              <w:r w:rsidR="00614090">
                <w:rPr>
                  <w:rFonts w:ascii="Arial" w:hAnsi="Arial" w:cs="Arial"/>
                  <w:sz w:val="20"/>
                </w:rPr>
                <w:t>Р</w:t>
              </w:r>
            </w:ins>
            <w:del w:id="11945" w:author="Александр" w:date="2020-04-13T08:04:00Z">
              <w:r w:rsidDel="00614090">
                <w:rPr>
                  <w:rFonts w:ascii="Arial" w:hAnsi="Arial" w:cs="Arial"/>
                  <w:sz w:val="20"/>
                </w:rPr>
                <w:delText>р</w:delText>
              </w:r>
            </w:del>
            <w:r>
              <w:rPr>
                <w:rFonts w:ascii="Arial" w:hAnsi="Arial" w:cs="Arial"/>
                <w:sz w:val="20"/>
              </w:rPr>
              <w:t>ешени</w:t>
            </w:r>
            <w:ins w:id="11946" w:author="Александр" w:date="2020-04-13T08:04:00Z">
              <w:r w:rsidR="00614090">
                <w:rPr>
                  <w:rFonts w:ascii="Arial" w:hAnsi="Arial" w:cs="Arial"/>
                  <w:sz w:val="20"/>
                </w:rPr>
                <w:t>я</w:t>
              </w:r>
            </w:ins>
            <w:del w:id="11947" w:author="Александр" w:date="2020-04-13T08:04:00Z">
              <w:r w:rsidDel="00614090">
                <w:rPr>
                  <w:rFonts w:ascii="Arial" w:hAnsi="Arial" w:cs="Arial"/>
                  <w:sz w:val="20"/>
                </w:rPr>
                <w:delText>е</w:delText>
              </w:r>
            </w:del>
            <w:r>
              <w:rPr>
                <w:rFonts w:ascii="Arial" w:hAnsi="Arial" w:cs="Arial"/>
                <w:sz w:val="20"/>
              </w:rPr>
              <w:t xml:space="preserve"> об использовании</w:t>
            </w:r>
            <w:del w:id="11948" w:author="Александр" w:date="2020-04-13T08:04:00Z">
              <w:r w:rsidDel="00614090">
                <w:rPr>
                  <w:rFonts w:ascii="Arial" w:hAnsi="Arial" w:cs="Arial"/>
                  <w:sz w:val="20"/>
                </w:rPr>
                <w:delText>)</w:delText>
              </w:r>
            </w:del>
          </w:p>
        </w:tc>
        <w:tc>
          <w:tcPr>
            <w:tcW w:w="1664" w:type="pct"/>
          </w:tcPr>
          <w:p w14:paraId="68A4DFAF" w14:textId="6AF06C45" w:rsidR="00D153F5" w:rsidRDefault="00D153F5" w:rsidP="00D153F5">
            <w:pPr>
              <w:rPr>
                <w:rFonts w:ascii="Arial" w:hAnsi="Arial" w:cs="Arial"/>
                <w:sz w:val="20"/>
              </w:rPr>
            </w:pPr>
            <w:r w:rsidRPr="00C41F73">
              <w:rPr>
                <w:rFonts w:ascii="Arial" w:hAnsi="Arial" w:cs="Arial"/>
                <w:sz w:val="20"/>
                <w:lang w:val="en-US"/>
              </w:rPr>
              <w:t>PM_20</w:t>
            </w:r>
          </w:p>
        </w:tc>
      </w:tr>
      <w:tr w:rsidR="00D153F5" w:rsidRPr="0086487D" w14:paraId="2305423A" w14:textId="77777777" w:rsidTr="00D153F5">
        <w:trPr>
          <w:cantSplit/>
        </w:trPr>
        <w:tc>
          <w:tcPr>
            <w:tcW w:w="1018" w:type="pct"/>
          </w:tcPr>
          <w:p w14:paraId="0B0B1198" w14:textId="77777777" w:rsidR="00D153F5" w:rsidRPr="00696F74" w:rsidRDefault="00D153F5" w:rsidP="00D153F5">
            <w:pPr>
              <w:rPr>
                <w:rFonts w:ascii="Arial" w:hAnsi="Arial" w:cs="Arial"/>
                <w:sz w:val="20"/>
                <w:lang w:val="en-US"/>
              </w:rPr>
            </w:pPr>
            <w:r w:rsidRPr="00041CFE">
              <w:rPr>
                <w:rFonts w:ascii="Arial" w:hAnsi="Arial" w:cs="Arial"/>
                <w:sz w:val="20"/>
              </w:rPr>
              <w:t>S</w:t>
            </w:r>
          </w:p>
        </w:tc>
        <w:tc>
          <w:tcPr>
            <w:tcW w:w="2318" w:type="pct"/>
          </w:tcPr>
          <w:p w14:paraId="42AEA48C" w14:textId="77777777" w:rsidR="00D153F5" w:rsidRDefault="00D153F5" w:rsidP="00D153F5">
            <w:pPr>
              <w:rPr>
                <w:rFonts w:ascii="Arial" w:hAnsi="Arial" w:cs="Arial"/>
                <w:sz w:val="20"/>
              </w:rPr>
            </w:pPr>
            <w:r>
              <w:rPr>
                <w:rFonts w:ascii="Arial" w:hAnsi="Arial" w:cs="Arial"/>
                <w:sz w:val="20"/>
              </w:rPr>
              <w:t>Каталог состояний</w:t>
            </w:r>
          </w:p>
        </w:tc>
        <w:tc>
          <w:tcPr>
            <w:tcW w:w="1664" w:type="pct"/>
          </w:tcPr>
          <w:p w14:paraId="40EB6EC5" w14:textId="6F4B05DE" w:rsidR="00D153F5" w:rsidRDefault="00D153F5" w:rsidP="00D153F5">
            <w:pPr>
              <w:rPr>
                <w:rFonts w:ascii="Arial" w:hAnsi="Arial" w:cs="Arial"/>
                <w:sz w:val="20"/>
              </w:rPr>
            </w:pPr>
            <w:r w:rsidRPr="00C41F73">
              <w:rPr>
                <w:rFonts w:ascii="Arial" w:hAnsi="Arial" w:cs="Arial"/>
                <w:sz w:val="20"/>
                <w:lang w:val="en-US"/>
              </w:rPr>
              <w:t>PM_21</w:t>
            </w:r>
          </w:p>
        </w:tc>
      </w:tr>
      <w:tr w:rsidR="00D153F5" w:rsidRPr="0086487D" w14:paraId="5D348224" w14:textId="77777777" w:rsidTr="00D153F5">
        <w:trPr>
          <w:cantSplit/>
        </w:trPr>
        <w:tc>
          <w:tcPr>
            <w:tcW w:w="1018" w:type="pct"/>
          </w:tcPr>
          <w:p w14:paraId="1BCA6990" w14:textId="77777777" w:rsidR="00D153F5" w:rsidRPr="00854DD5" w:rsidRDefault="00D153F5" w:rsidP="00D153F5">
            <w:pPr>
              <w:rPr>
                <w:rFonts w:ascii="Arial" w:hAnsi="Arial" w:cs="Arial"/>
                <w:sz w:val="20"/>
                <w:rPrChange w:id="11949" w:author="Александр" w:date="2020-04-13T07:54:00Z">
                  <w:rPr>
                    <w:rFonts w:ascii="Arial" w:hAnsi="Arial" w:cs="Arial"/>
                    <w:sz w:val="20"/>
                    <w:highlight w:val="yellow"/>
                  </w:rPr>
                </w:rPrChange>
              </w:rPr>
            </w:pPr>
            <w:r w:rsidRPr="00854DD5">
              <w:rPr>
                <w:rFonts w:ascii="Arial" w:hAnsi="Arial" w:cs="Arial"/>
                <w:sz w:val="20"/>
                <w:rPrChange w:id="11950" w:author="Александр" w:date="2020-04-13T07:54:00Z">
                  <w:rPr>
                    <w:rFonts w:ascii="Arial" w:hAnsi="Arial" w:cs="Arial"/>
                    <w:sz w:val="20"/>
                    <w:highlight w:val="yellow"/>
                  </w:rPr>
                </w:rPrChange>
              </w:rPr>
              <w:t>9</w:t>
            </w:r>
          </w:p>
        </w:tc>
        <w:tc>
          <w:tcPr>
            <w:tcW w:w="2318" w:type="pct"/>
          </w:tcPr>
          <w:p w14:paraId="3F407F85" w14:textId="5EE9805C" w:rsidR="00D153F5" w:rsidRDefault="00D153F5" w:rsidP="00D153F5">
            <w:pPr>
              <w:rPr>
                <w:rFonts w:ascii="Arial" w:hAnsi="Arial" w:cs="Arial"/>
                <w:sz w:val="20"/>
              </w:rPr>
            </w:pPr>
            <w:del w:id="11951" w:author="Александр" w:date="2020-04-13T08:05:00Z">
              <w:r w:rsidDel="00614090">
                <w:rPr>
                  <w:rFonts w:ascii="Arial" w:hAnsi="Arial" w:cs="Arial"/>
                  <w:sz w:val="20"/>
                </w:rPr>
                <w:delText>Виды отказов (</w:delText>
              </w:r>
            </w:del>
            <w:ins w:id="11952" w:author="Александр" w:date="2020-04-13T08:05:00Z">
              <w:r w:rsidR="00614090">
                <w:rPr>
                  <w:rFonts w:ascii="Arial" w:hAnsi="Arial" w:cs="Arial"/>
                  <w:sz w:val="20"/>
                </w:rPr>
                <w:t>В</w:t>
              </w:r>
            </w:ins>
            <w:del w:id="11953" w:author="Александр" w:date="2020-04-13T08:05:00Z">
              <w:r w:rsidDel="00614090">
                <w:rPr>
                  <w:rFonts w:ascii="Arial" w:hAnsi="Arial" w:cs="Arial"/>
                  <w:sz w:val="20"/>
                </w:rPr>
                <w:delText>в</w:delText>
              </w:r>
            </w:del>
            <w:r>
              <w:rPr>
                <w:rFonts w:ascii="Arial" w:hAnsi="Arial" w:cs="Arial"/>
                <w:sz w:val="20"/>
              </w:rPr>
              <w:t>иды дефектов</w:t>
            </w:r>
            <w:del w:id="11954" w:author="Александр" w:date="2020-04-13T08:05:00Z">
              <w:r w:rsidDel="00614090">
                <w:rPr>
                  <w:rFonts w:ascii="Arial" w:hAnsi="Arial" w:cs="Arial"/>
                  <w:sz w:val="20"/>
                </w:rPr>
                <w:delText>)</w:delText>
              </w:r>
            </w:del>
          </w:p>
        </w:tc>
        <w:tc>
          <w:tcPr>
            <w:tcW w:w="1664" w:type="pct"/>
          </w:tcPr>
          <w:p w14:paraId="2868F2BA" w14:textId="59167915" w:rsidR="00D153F5" w:rsidRDefault="00D153F5" w:rsidP="00D153F5">
            <w:pPr>
              <w:rPr>
                <w:rFonts w:ascii="Arial" w:hAnsi="Arial" w:cs="Arial"/>
                <w:sz w:val="20"/>
              </w:rPr>
            </w:pPr>
            <w:r w:rsidRPr="00C41F73">
              <w:rPr>
                <w:rFonts w:ascii="Arial" w:hAnsi="Arial" w:cs="Arial"/>
                <w:sz w:val="20"/>
                <w:lang w:val="en-US"/>
              </w:rPr>
              <w:t>PM_22</w:t>
            </w:r>
          </w:p>
        </w:tc>
      </w:tr>
      <w:tr w:rsidR="00D153F5" w:rsidRPr="0086487D" w14:paraId="60B76E96" w14:textId="77777777" w:rsidTr="00D153F5">
        <w:trPr>
          <w:cantSplit/>
        </w:trPr>
        <w:tc>
          <w:tcPr>
            <w:tcW w:w="1018" w:type="pct"/>
          </w:tcPr>
          <w:p w14:paraId="42717E3D" w14:textId="77777777" w:rsidR="00D153F5" w:rsidRPr="00041CFE" w:rsidRDefault="00D153F5" w:rsidP="00D153F5">
            <w:pPr>
              <w:rPr>
                <w:rFonts w:ascii="Arial" w:hAnsi="Arial" w:cs="Arial"/>
                <w:sz w:val="20"/>
              </w:rPr>
            </w:pPr>
            <w:r w:rsidRPr="00854DD5">
              <w:rPr>
                <w:rFonts w:ascii="Arial" w:hAnsi="Arial" w:cs="Arial"/>
                <w:sz w:val="20"/>
                <w:rPrChange w:id="11955" w:author="Александр" w:date="2020-04-13T07:54:00Z">
                  <w:rPr>
                    <w:rFonts w:ascii="Arial" w:hAnsi="Arial" w:cs="Arial"/>
                    <w:sz w:val="20"/>
                    <w:highlight w:val="yellow"/>
                  </w:rPr>
                </w:rPrChange>
              </w:rPr>
              <w:t>2</w:t>
            </w:r>
          </w:p>
        </w:tc>
        <w:tc>
          <w:tcPr>
            <w:tcW w:w="2318" w:type="pct"/>
          </w:tcPr>
          <w:p w14:paraId="1704B7DD" w14:textId="77777777" w:rsidR="00D153F5" w:rsidRDefault="00D153F5" w:rsidP="00D153F5">
            <w:pPr>
              <w:rPr>
                <w:rFonts w:ascii="Arial" w:hAnsi="Arial" w:cs="Arial"/>
                <w:sz w:val="20"/>
              </w:rPr>
            </w:pPr>
            <w:r>
              <w:rPr>
                <w:rFonts w:ascii="Arial" w:hAnsi="Arial" w:cs="Arial"/>
                <w:sz w:val="20"/>
              </w:rPr>
              <w:t>Мероприятия</w:t>
            </w:r>
          </w:p>
        </w:tc>
        <w:tc>
          <w:tcPr>
            <w:tcW w:w="1664" w:type="pct"/>
          </w:tcPr>
          <w:p w14:paraId="2B0E5AA0" w14:textId="20D6905D" w:rsidR="00D153F5" w:rsidRDefault="00D153F5" w:rsidP="00D153F5">
            <w:pPr>
              <w:rPr>
                <w:rFonts w:ascii="Arial" w:hAnsi="Arial" w:cs="Arial"/>
                <w:sz w:val="20"/>
              </w:rPr>
            </w:pPr>
            <w:r w:rsidRPr="00C41F73">
              <w:rPr>
                <w:rFonts w:ascii="Arial" w:hAnsi="Arial" w:cs="Arial"/>
                <w:sz w:val="20"/>
                <w:lang w:val="en-US"/>
              </w:rPr>
              <w:t>PM_23</w:t>
            </w:r>
          </w:p>
        </w:tc>
      </w:tr>
      <w:tr w:rsidR="00D153F5" w:rsidRPr="0086487D" w14:paraId="3B6B7318" w14:textId="77777777" w:rsidTr="00D153F5">
        <w:trPr>
          <w:cantSplit/>
        </w:trPr>
        <w:tc>
          <w:tcPr>
            <w:tcW w:w="1018" w:type="pct"/>
          </w:tcPr>
          <w:p w14:paraId="781A4EC0" w14:textId="77777777" w:rsidR="00D153F5" w:rsidRPr="00041CFE" w:rsidRDefault="00D153F5" w:rsidP="00D153F5">
            <w:pPr>
              <w:rPr>
                <w:rFonts w:ascii="Arial" w:hAnsi="Arial" w:cs="Arial"/>
                <w:sz w:val="20"/>
                <w:szCs w:val="20"/>
              </w:rPr>
            </w:pPr>
            <w:r w:rsidRPr="00854DD5">
              <w:rPr>
                <w:rFonts w:ascii="Arial" w:hAnsi="Arial" w:cs="Arial"/>
                <w:sz w:val="20"/>
                <w:szCs w:val="20"/>
                <w:rPrChange w:id="11956" w:author="Александр" w:date="2020-04-13T07:54:00Z">
                  <w:rPr>
                    <w:rFonts w:ascii="Arial" w:hAnsi="Arial" w:cs="Arial"/>
                    <w:sz w:val="20"/>
                    <w:szCs w:val="20"/>
                    <w:highlight w:val="yellow"/>
                  </w:rPr>
                </w:rPrChange>
              </w:rPr>
              <w:t>6</w:t>
            </w:r>
          </w:p>
        </w:tc>
        <w:tc>
          <w:tcPr>
            <w:tcW w:w="2318" w:type="pct"/>
          </w:tcPr>
          <w:p w14:paraId="244C08EC" w14:textId="6A3105BF" w:rsidR="00D153F5" w:rsidRPr="00C05216" w:rsidRDefault="00D153F5" w:rsidP="00D153F5">
            <w:pPr>
              <w:rPr>
                <w:rFonts w:ascii="Arial" w:hAnsi="Arial" w:cs="Arial"/>
                <w:sz w:val="20"/>
                <w:szCs w:val="20"/>
              </w:rPr>
            </w:pPr>
            <w:del w:id="11957" w:author="Александр" w:date="2020-04-13T08:06:00Z">
              <w:r w:rsidRPr="00C05216" w:rsidDel="00614090">
                <w:rPr>
                  <w:rFonts w:ascii="Arial" w:hAnsi="Arial" w:cs="Arial"/>
                  <w:sz w:val="20"/>
                  <w:szCs w:val="20"/>
                </w:rPr>
                <w:delText>Последствия отказов (следствия дефектов)</w:delText>
              </w:r>
            </w:del>
            <w:ins w:id="11958" w:author="Александр" w:date="2020-04-13T08:06:00Z">
              <w:r w:rsidR="00614090">
                <w:rPr>
                  <w:rFonts w:ascii="Arial" w:hAnsi="Arial" w:cs="Arial"/>
                  <w:sz w:val="20"/>
                  <w:szCs w:val="20"/>
                </w:rPr>
                <w:t>Результаты дефектов</w:t>
              </w:r>
            </w:ins>
          </w:p>
        </w:tc>
        <w:tc>
          <w:tcPr>
            <w:tcW w:w="1664" w:type="pct"/>
          </w:tcPr>
          <w:p w14:paraId="13FF123D" w14:textId="0A18F35E" w:rsidR="00D153F5" w:rsidRPr="00C05216" w:rsidRDefault="00D153F5" w:rsidP="00D153F5">
            <w:pPr>
              <w:rPr>
                <w:rFonts w:ascii="Arial" w:hAnsi="Arial" w:cs="Arial"/>
                <w:sz w:val="20"/>
                <w:szCs w:val="20"/>
              </w:rPr>
            </w:pPr>
            <w:r w:rsidRPr="00C41F73">
              <w:rPr>
                <w:rFonts w:ascii="Arial" w:hAnsi="Arial" w:cs="Arial"/>
                <w:sz w:val="20"/>
                <w:szCs w:val="20"/>
                <w:lang w:val="en-US"/>
              </w:rPr>
              <w:t>PM_24</w:t>
            </w:r>
          </w:p>
        </w:tc>
      </w:tr>
      <w:tr w:rsidR="00D153F5" w:rsidRPr="0086487D" w14:paraId="2D8B9EC0" w14:textId="77777777" w:rsidTr="00D153F5">
        <w:trPr>
          <w:cantSplit/>
        </w:trPr>
        <w:tc>
          <w:tcPr>
            <w:tcW w:w="1018" w:type="pct"/>
          </w:tcPr>
          <w:p w14:paraId="242B3DC1" w14:textId="77777777" w:rsidR="00D153F5" w:rsidRPr="00041CFE" w:rsidRDefault="00D153F5" w:rsidP="00D153F5">
            <w:pPr>
              <w:rPr>
                <w:rFonts w:ascii="Arial" w:hAnsi="Arial" w:cs="Arial"/>
                <w:sz w:val="20"/>
                <w:szCs w:val="20"/>
              </w:rPr>
            </w:pPr>
            <w:r w:rsidRPr="00854DD5">
              <w:rPr>
                <w:rFonts w:ascii="Arial" w:hAnsi="Arial" w:cs="Arial"/>
                <w:sz w:val="20"/>
                <w:szCs w:val="20"/>
                <w:rPrChange w:id="11959" w:author="Александр" w:date="2020-04-13T07:54:00Z">
                  <w:rPr>
                    <w:rFonts w:ascii="Arial" w:hAnsi="Arial" w:cs="Arial"/>
                    <w:sz w:val="20"/>
                    <w:szCs w:val="20"/>
                    <w:highlight w:val="yellow"/>
                  </w:rPr>
                </w:rPrChange>
              </w:rPr>
              <w:t>5</w:t>
            </w:r>
          </w:p>
        </w:tc>
        <w:tc>
          <w:tcPr>
            <w:tcW w:w="2318" w:type="pct"/>
          </w:tcPr>
          <w:p w14:paraId="29ECED61" w14:textId="77777777" w:rsidR="00D153F5" w:rsidRPr="00C05216" w:rsidRDefault="00D153F5" w:rsidP="00D153F5">
            <w:pPr>
              <w:rPr>
                <w:rFonts w:ascii="Arial" w:hAnsi="Arial" w:cs="Arial"/>
                <w:sz w:val="20"/>
                <w:szCs w:val="20"/>
              </w:rPr>
            </w:pPr>
            <w:r w:rsidRPr="00C05216">
              <w:rPr>
                <w:rFonts w:ascii="Arial" w:hAnsi="Arial" w:cs="Arial"/>
                <w:sz w:val="20"/>
                <w:szCs w:val="20"/>
              </w:rPr>
              <w:t>Причины отказов</w:t>
            </w:r>
          </w:p>
        </w:tc>
        <w:tc>
          <w:tcPr>
            <w:tcW w:w="1664" w:type="pct"/>
          </w:tcPr>
          <w:p w14:paraId="015B7B08" w14:textId="13A53C72" w:rsidR="00D153F5" w:rsidRPr="00C05216" w:rsidRDefault="00D153F5" w:rsidP="00D153F5">
            <w:pPr>
              <w:rPr>
                <w:rFonts w:ascii="Arial" w:hAnsi="Arial" w:cs="Arial"/>
                <w:sz w:val="20"/>
                <w:szCs w:val="20"/>
              </w:rPr>
            </w:pPr>
            <w:r w:rsidRPr="00C41F73">
              <w:rPr>
                <w:rFonts w:ascii="Arial" w:hAnsi="Arial" w:cs="Arial"/>
                <w:sz w:val="20"/>
                <w:szCs w:val="20"/>
                <w:lang w:val="en-US"/>
              </w:rPr>
              <w:t>PM_25</w:t>
            </w:r>
          </w:p>
        </w:tc>
      </w:tr>
      <w:tr w:rsidR="00D153F5" w:rsidRPr="0086487D" w14:paraId="6163E91C" w14:textId="77777777" w:rsidTr="00D153F5">
        <w:trPr>
          <w:cantSplit/>
        </w:trPr>
        <w:tc>
          <w:tcPr>
            <w:tcW w:w="1018" w:type="pct"/>
          </w:tcPr>
          <w:p w14:paraId="6055F21B" w14:textId="77777777" w:rsidR="00D153F5" w:rsidRPr="00C05216" w:rsidRDefault="00D153F5" w:rsidP="00D153F5">
            <w:pPr>
              <w:rPr>
                <w:rFonts w:ascii="Arial" w:hAnsi="Arial" w:cs="Arial"/>
                <w:sz w:val="20"/>
                <w:szCs w:val="20"/>
                <w:lang w:val="en-US"/>
              </w:rPr>
            </w:pPr>
            <w:r w:rsidRPr="00C05216">
              <w:rPr>
                <w:rFonts w:ascii="Arial" w:hAnsi="Arial" w:cs="Arial"/>
                <w:sz w:val="20"/>
                <w:szCs w:val="20"/>
                <w:lang w:val="en-US"/>
              </w:rPr>
              <w:t>P</w:t>
            </w:r>
          </w:p>
        </w:tc>
        <w:tc>
          <w:tcPr>
            <w:tcW w:w="2318" w:type="pct"/>
          </w:tcPr>
          <w:p w14:paraId="5C35F0A7" w14:textId="77777777" w:rsidR="00D153F5" w:rsidRPr="00C05216" w:rsidRDefault="00D153F5" w:rsidP="00D153F5">
            <w:pPr>
              <w:rPr>
                <w:rFonts w:ascii="Arial" w:hAnsi="Arial" w:cs="Arial"/>
                <w:sz w:val="20"/>
                <w:szCs w:val="20"/>
              </w:rPr>
            </w:pPr>
            <w:r w:rsidRPr="00C05216">
              <w:rPr>
                <w:rFonts w:ascii="Arial" w:hAnsi="Arial" w:cs="Arial"/>
                <w:sz w:val="20"/>
                <w:szCs w:val="20"/>
              </w:rPr>
              <w:t>Причины ОТМ</w:t>
            </w:r>
          </w:p>
        </w:tc>
        <w:tc>
          <w:tcPr>
            <w:tcW w:w="1664" w:type="pct"/>
          </w:tcPr>
          <w:p w14:paraId="1C5E1BF9" w14:textId="4D7AD5F6" w:rsidR="00D153F5" w:rsidRPr="00C05216" w:rsidRDefault="00C05216" w:rsidP="00D153F5">
            <w:pPr>
              <w:rPr>
                <w:rFonts w:ascii="Arial" w:hAnsi="Arial" w:cs="Arial"/>
                <w:sz w:val="20"/>
                <w:szCs w:val="20"/>
                <w:lang w:val="en-US"/>
              </w:rPr>
            </w:pPr>
            <w:r w:rsidRPr="00C05216">
              <w:rPr>
                <w:rFonts w:ascii="Arial" w:hAnsi="Arial" w:cs="Arial"/>
                <w:sz w:val="20"/>
                <w:szCs w:val="20"/>
                <w:lang w:val="en-US"/>
              </w:rPr>
              <w:t>PM_26</w:t>
            </w:r>
          </w:p>
        </w:tc>
      </w:tr>
    </w:tbl>
    <w:p w14:paraId="50F2C637" w14:textId="77777777" w:rsidR="00D153F5" w:rsidRPr="00FB401A" w:rsidRDefault="00D153F5" w:rsidP="00197D54">
      <w:pPr>
        <w:pStyle w:val="3"/>
      </w:pPr>
      <w:bookmarkStart w:id="11960" w:name="_Toc521083764"/>
      <w:bookmarkStart w:id="11961" w:name="_Toc521340904"/>
      <w:bookmarkStart w:id="11962" w:name="_Toc521439424"/>
      <w:bookmarkStart w:id="11963" w:name="_Toc67557056"/>
      <w:r>
        <w:t>К</w:t>
      </w:r>
      <w:r w:rsidRPr="00FB401A">
        <w:t>лючевые параметры объекта</w:t>
      </w:r>
      <w:bookmarkEnd w:id="11960"/>
      <w:bookmarkEnd w:id="11961"/>
      <w:bookmarkEnd w:id="11962"/>
      <w:bookmarkEnd w:id="11963"/>
    </w:p>
    <w:p w14:paraId="0CAB0D2A" w14:textId="77777777" w:rsidR="00D153F5" w:rsidRPr="00681167" w:rsidRDefault="00D153F5" w:rsidP="00D153F5">
      <w:pPr>
        <w:spacing w:after="120" w:line="276" w:lineRule="auto"/>
        <w:ind w:firstLine="567"/>
        <w:rPr>
          <w:rFonts w:ascii="Arial" w:hAnsi="Arial" w:cs="Arial"/>
          <w:szCs w:val="24"/>
        </w:rPr>
      </w:pPr>
      <w:r w:rsidRPr="00681167">
        <w:rPr>
          <w:rFonts w:ascii="Arial" w:hAnsi="Arial" w:cs="Arial"/>
          <w:szCs w:val="24"/>
        </w:rPr>
        <w:t>Ключевыми параметрами объекта являются:</w:t>
      </w:r>
    </w:p>
    <w:p w14:paraId="340AB20B" w14:textId="77777777" w:rsidR="00D153F5" w:rsidRPr="00681167" w:rsidRDefault="00D153F5" w:rsidP="00197D54">
      <w:pPr>
        <w:pStyle w:val="afc"/>
        <w:numPr>
          <w:ilvl w:val="0"/>
          <w:numId w:val="9"/>
        </w:numPr>
        <w:spacing w:after="120" w:line="276" w:lineRule="auto"/>
        <w:ind w:left="851" w:hanging="284"/>
        <w:rPr>
          <w:rFonts w:ascii="Arial" w:hAnsi="Arial" w:cs="Arial"/>
          <w:szCs w:val="24"/>
        </w:rPr>
      </w:pPr>
      <w:r w:rsidRPr="00681167">
        <w:rPr>
          <w:rFonts w:ascii="Arial" w:hAnsi="Arial" w:cs="Arial"/>
          <w:szCs w:val="24"/>
          <w:lang w:val="en-US"/>
        </w:rPr>
        <w:t>KATALOGART</w:t>
      </w:r>
      <w:r w:rsidRPr="00681167">
        <w:rPr>
          <w:rFonts w:ascii="Arial" w:hAnsi="Arial" w:cs="Arial"/>
          <w:szCs w:val="24"/>
        </w:rPr>
        <w:t xml:space="preserve"> - Группа кодов,</w:t>
      </w:r>
    </w:p>
    <w:p w14:paraId="195D1C93" w14:textId="77777777" w:rsidR="00D153F5" w:rsidRPr="00681167" w:rsidRDefault="00D153F5" w:rsidP="00197D54">
      <w:pPr>
        <w:pStyle w:val="afc"/>
        <w:numPr>
          <w:ilvl w:val="0"/>
          <w:numId w:val="9"/>
        </w:numPr>
        <w:spacing w:after="240" w:line="276" w:lineRule="auto"/>
        <w:ind w:left="851" w:hanging="284"/>
        <w:rPr>
          <w:rFonts w:ascii="Arial" w:hAnsi="Arial" w:cs="Arial"/>
          <w:szCs w:val="24"/>
        </w:rPr>
      </w:pPr>
      <w:r w:rsidRPr="00681167">
        <w:rPr>
          <w:rFonts w:ascii="Arial" w:hAnsi="Arial" w:cs="Arial"/>
          <w:szCs w:val="24"/>
        </w:rPr>
        <w:t>CODE - Код.</w:t>
      </w:r>
    </w:p>
    <w:p w14:paraId="241DFF4F" w14:textId="77777777" w:rsidR="00D153F5" w:rsidRDefault="00D153F5" w:rsidP="00D153F5">
      <w:pPr>
        <w:spacing w:after="240" w:line="276" w:lineRule="auto"/>
        <w:rPr>
          <w:rFonts w:ascii="Arial" w:hAnsi="Arial" w:cs="Arial"/>
        </w:rPr>
      </w:pPr>
    </w:p>
    <w:p w14:paraId="2DD82D40" w14:textId="77777777" w:rsidR="00D153F5" w:rsidRPr="007C4E14" w:rsidRDefault="00D153F5" w:rsidP="00D153F5">
      <w:pPr>
        <w:pStyle w:val="afc"/>
        <w:numPr>
          <w:ilvl w:val="0"/>
          <w:numId w:val="9"/>
        </w:numPr>
        <w:spacing w:after="240" w:line="276" w:lineRule="auto"/>
        <w:rPr>
          <w:rFonts w:ascii="Arial" w:hAnsi="Arial" w:cs="Arial"/>
        </w:rPr>
        <w:sectPr w:rsidR="00D153F5" w:rsidRPr="007C4E14" w:rsidSect="00FE7760">
          <w:headerReference w:type="default" r:id="rId36"/>
          <w:headerReference w:type="first" r:id="rId37"/>
          <w:pgSz w:w="11907" w:h="16840" w:code="9"/>
          <w:pgMar w:top="1134" w:right="567" w:bottom="1134" w:left="1134" w:header="737" w:footer="283" w:gutter="0"/>
          <w:cols w:space="708"/>
          <w:docGrid w:linePitch="360"/>
        </w:sectPr>
      </w:pPr>
    </w:p>
    <w:p w14:paraId="594CC8E4" w14:textId="77777777" w:rsidR="00D153F5" w:rsidRPr="003F2961" w:rsidRDefault="00D153F5" w:rsidP="00197D54">
      <w:pPr>
        <w:pStyle w:val="3"/>
      </w:pPr>
      <w:bookmarkStart w:id="11964" w:name="_Toc521083765"/>
      <w:bookmarkStart w:id="11965" w:name="_Toc521340905"/>
      <w:bookmarkStart w:id="11966" w:name="_Toc521439425"/>
      <w:bookmarkStart w:id="11967" w:name="_Toc67557057"/>
      <w:r w:rsidRPr="003F2961">
        <w:lastRenderedPageBreak/>
        <w:t>Модель данных объекта</w:t>
      </w:r>
      <w:bookmarkEnd w:id="11964"/>
      <w:bookmarkEnd w:id="11965"/>
      <w:bookmarkEnd w:id="11966"/>
      <w:bookmarkEnd w:id="11967"/>
    </w:p>
    <w:p w14:paraId="71C3A818" w14:textId="6EAC7BF8" w:rsidR="00D153F5" w:rsidRPr="009D402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r w:rsidR="0010588B">
        <w:rPr>
          <w:rFonts w:ascii="Arial" w:hAnsi="Arial" w:cs="Arial"/>
          <w:b/>
          <w:sz w:val="22"/>
        </w:rPr>
        <w:t>2</w:t>
      </w:r>
      <w:ins w:id="11968" w:author="Александр" w:date="2020-04-13T13:12:00Z">
        <w:r w:rsidR="0036397B">
          <w:rPr>
            <w:rFonts w:ascii="Arial" w:hAnsi="Arial" w:cs="Arial"/>
            <w:b/>
            <w:sz w:val="22"/>
          </w:rPr>
          <w:t>4</w:t>
        </w:r>
      </w:ins>
      <w:del w:id="11969" w:author="Александр" w:date="2020-04-13T13:12:00Z">
        <w:r w:rsidR="0010588B" w:rsidDel="00870994">
          <w:rPr>
            <w:rFonts w:ascii="Arial" w:hAnsi="Arial" w:cs="Arial"/>
            <w:b/>
            <w:sz w:val="22"/>
          </w:rPr>
          <w:delText>5</w:delText>
        </w:r>
      </w:del>
      <w:r w:rsidRPr="00321205">
        <w:rPr>
          <w:rFonts w:ascii="Arial" w:hAnsi="Arial" w:cs="Arial"/>
          <w:b/>
          <w:sz w:val="22"/>
        </w:rPr>
        <w:t xml:space="preserve">. Модель данных </w:t>
      </w:r>
      <w:r>
        <w:rPr>
          <w:rFonts w:ascii="Arial" w:hAnsi="Arial" w:cs="Arial"/>
          <w:b/>
          <w:sz w:val="22"/>
        </w:rPr>
        <w:t>Каталоги ТОРО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9"/>
        <w:gridCol w:w="821"/>
        <w:gridCol w:w="1163"/>
        <w:gridCol w:w="2943"/>
        <w:gridCol w:w="1088"/>
        <w:gridCol w:w="1597"/>
        <w:gridCol w:w="1600"/>
        <w:gridCol w:w="1735"/>
        <w:gridCol w:w="1199"/>
        <w:gridCol w:w="1202"/>
        <w:gridCol w:w="1067"/>
      </w:tblGrid>
      <w:tr w:rsidR="00D153F5" w:rsidRPr="000E3C42" w14:paraId="205F5AC3" w14:textId="77777777" w:rsidTr="00444E8E">
        <w:trPr>
          <w:cantSplit/>
          <w:trHeight w:val="397"/>
        </w:trPr>
        <w:tc>
          <w:tcPr>
            <w:tcW w:w="190" w:type="pct"/>
            <w:vMerge w:val="restart"/>
            <w:shd w:val="clear" w:color="auto" w:fill="FFC000"/>
            <w:vAlign w:val="center"/>
          </w:tcPr>
          <w:p w14:paraId="7A1495A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274" w:type="pct"/>
            <w:vMerge w:val="restart"/>
            <w:shd w:val="clear" w:color="auto" w:fill="FFC000"/>
          </w:tcPr>
          <w:p w14:paraId="02BF22E2" w14:textId="77777777" w:rsidR="00D153F5" w:rsidRPr="000E3C42" w:rsidRDefault="00D153F5" w:rsidP="00D153F5">
            <w:pPr>
              <w:jc w:val="center"/>
              <w:rPr>
                <w:rFonts w:ascii="Arial" w:hAnsi="Arial" w:cs="Arial"/>
                <w:b/>
                <w:sz w:val="20"/>
                <w:szCs w:val="20"/>
              </w:rPr>
            </w:pPr>
          </w:p>
          <w:p w14:paraId="79A9F68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388" w:type="pct"/>
            <w:vMerge w:val="restart"/>
            <w:shd w:val="clear" w:color="auto" w:fill="FFC000"/>
            <w:vAlign w:val="center"/>
          </w:tcPr>
          <w:p w14:paraId="08630B9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982" w:type="pct"/>
            <w:vMerge w:val="restart"/>
            <w:shd w:val="clear" w:color="auto" w:fill="FFC000"/>
            <w:vAlign w:val="center"/>
          </w:tcPr>
          <w:p w14:paraId="5ABF433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63" w:type="pct"/>
            <w:vMerge w:val="restart"/>
            <w:shd w:val="clear" w:color="auto" w:fill="FFC000"/>
            <w:vAlign w:val="center"/>
          </w:tcPr>
          <w:p w14:paraId="76818B4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533" w:type="pct"/>
            <w:vMerge w:val="restart"/>
            <w:shd w:val="clear" w:color="auto" w:fill="FFC000"/>
            <w:vAlign w:val="center"/>
          </w:tcPr>
          <w:p w14:paraId="62C868B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113" w:type="pct"/>
            <w:gridSpan w:val="2"/>
            <w:shd w:val="clear" w:color="auto" w:fill="FFC000"/>
          </w:tcPr>
          <w:p w14:paraId="3D6663E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01" w:type="pct"/>
            <w:gridSpan w:val="2"/>
            <w:shd w:val="clear" w:color="auto" w:fill="FFC000"/>
            <w:vAlign w:val="center"/>
          </w:tcPr>
          <w:p w14:paraId="1C12DDC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6" w:type="pct"/>
            <w:vMerge w:val="restart"/>
            <w:shd w:val="clear" w:color="auto" w:fill="FFC000"/>
            <w:vAlign w:val="center"/>
          </w:tcPr>
          <w:p w14:paraId="1AD2B46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54EC2806" w14:textId="77777777" w:rsidTr="00444E8E">
        <w:trPr>
          <w:cantSplit/>
        </w:trPr>
        <w:tc>
          <w:tcPr>
            <w:tcW w:w="190" w:type="pct"/>
            <w:vMerge/>
            <w:vAlign w:val="center"/>
          </w:tcPr>
          <w:p w14:paraId="0529BD0A" w14:textId="77777777" w:rsidR="00D153F5" w:rsidRPr="000E3C42" w:rsidRDefault="00D153F5" w:rsidP="00D153F5">
            <w:pPr>
              <w:jc w:val="center"/>
              <w:rPr>
                <w:rFonts w:ascii="Arial" w:hAnsi="Arial" w:cs="Arial"/>
                <w:sz w:val="20"/>
                <w:szCs w:val="20"/>
              </w:rPr>
            </w:pPr>
          </w:p>
        </w:tc>
        <w:tc>
          <w:tcPr>
            <w:tcW w:w="274" w:type="pct"/>
            <w:vMerge/>
          </w:tcPr>
          <w:p w14:paraId="2D45E613" w14:textId="77777777" w:rsidR="00D153F5" w:rsidRPr="000E3C42" w:rsidRDefault="00D153F5" w:rsidP="00D153F5">
            <w:pPr>
              <w:jc w:val="center"/>
              <w:rPr>
                <w:rFonts w:ascii="Arial" w:hAnsi="Arial" w:cs="Arial"/>
                <w:sz w:val="20"/>
                <w:szCs w:val="20"/>
              </w:rPr>
            </w:pPr>
          </w:p>
        </w:tc>
        <w:tc>
          <w:tcPr>
            <w:tcW w:w="388" w:type="pct"/>
            <w:vMerge/>
            <w:vAlign w:val="center"/>
          </w:tcPr>
          <w:p w14:paraId="6D983EA4" w14:textId="77777777" w:rsidR="00D153F5" w:rsidRPr="000E3C42" w:rsidRDefault="00D153F5" w:rsidP="00D153F5">
            <w:pPr>
              <w:jc w:val="center"/>
              <w:rPr>
                <w:rFonts w:ascii="Arial" w:hAnsi="Arial" w:cs="Arial"/>
                <w:sz w:val="20"/>
                <w:szCs w:val="20"/>
              </w:rPr>
            </w:pPr>
          </w:p>
        </w:tc>
        <w:tc>
          <w:tcPr>
            <w:tcW w:w="982" w:type="pct"/>
            <w:vMerge/>
            <w:vAlign w:val="center"/>
          </w:tcPr>
          <w:p w14:paraId="04A80E52" w14:textId="77777777" w:rsidR="00D153F5" w:rsidRPr="000E3C42" w:rsidRDefault="00D153F5" w:rsidP="00D153F5">
            <w:pPr>
              <w:jc w:val="center"/>
              <w:rPr>
                <w:rFonts w:ascii="Arial" w:hAnsi="Arial" w:cs="Arial"/>
                <w:sz w:val="20"/>
                <w:szCs w:val="20"/>
              </w:rPr>
            </w:pPr>
          </w:p>
        </w:tc>
        <w:tc>
          <w:tcPr>
            <w:tcW w:w="363" w:type="pct"/>
            <w:vMerge/>
            <w:vAlign w:val="center"/>
          </w:tcPr>
          <w:p w14:paraId="3E3A1344" w14:textId="77777777" w:rsidR="00D153F5" w:rsidRPr="000E3C42" w:rsidRDefault="00D153F5" w:rsidP="00D153F5">
            <w:pPr>
              <w:jc w:val="center"/>
              <w:rPr>
                <w:rFonts w:ascii="Arial" w:hAnsi="Arial" w:cs="Arial"/>
                <w:sz w:val="20"/>
                <w:szCs w:val="20"/>
              </w:rPr>
            </w:pPr>
          </w:p>
        </w:tc>
        <w:tc>
          <w:tcPr>
            <w:tcW w:w="533" w:type="pct"/>
            <w:vMerge/>
            <w:vAlign w:val="center"/>
          </w:tcPr>
          <w:p w14:paraId="5501E960" w14:textId="77777777" w:rsidR="00D153F5" w:rsidRPr="000E3C42" w:rsidRDefault="00D153F5" w:rsidP="00D153F5">
            <w:pPr>
              <w:jc w:val="center"/>
              <w:rPr>
                <w:rFonts w:ascii="Arial" w:hAnsi="Arial" w:cs="Arial"/>
                <w:sz w:val="20"/>
                <w:szCs w:val="20"/>
              </w:rPr>
            </w:pPr>
          </w:p>
        </w:tc>
        <w:tc>
          <w:tcPr>
            <w:tcW w:w="534" w:type="pct"/>
            <w:tcBorders>
              <w:top w:val="single" w:sz="6" w:space="0" w:color="auto"/>
              <w:bottom w:val="single" w:sz="6" w:space="0" w:color="auto"/>
            </w:tcBorders>
            <w:shd w:val="clear" w:color="auto" w:fill="FFC000"/>
          </w:tcPr>
          <w:p w14:paraId="4562E144" w14:textId="77777777" w:rsidR="00D153F5" w:rsidRPr="000E3C42" w:rsidRDefault="00D153F5" w:rsidP="00D153F5">
            <w:pPr>
              <w:jc w:val="center"/>
              <w:rPr>
                <w:rFonts w:ascii="Arial" w:hAnsi="Arial" w:cs="Arial"/>
                <w:b/>
                <w:sz w:val="20"/>
                <w:szCs w:val="20"/>
              </w:rPr>
            </w:pPr>
            <w:proofErr w:type="spellStart"/>
            <w:r w:rsidRPr="000E3C42">
              <w:rPr>
                <w:rFonts w:ascii="Arial" w:hAnsi="Arial" w:cs="Arial"/>
                <w:b/>
                <w:sz w:val="20"/>
                <w:szCs w:val="20"/>
              </w:rPr>
              <w:t>Обязат-ть</w:t>
            </w:r>
            <w:proofErr w:type="spellEnd"/>
          </w:p>
        </w:tc>
        <w:tc>
          <w:tcPr>
            <w:tcW w:w="579" w:type="pct"/>
            <w:tcBorders>
              <w:top w:val="single" w:sz="6" w:space="0" w:color="auto"/>
              <w:bottom w:val="single" w:sz="6" w:space="0" w:color="auto"/>
            </w:tcBorders>
            <w:shd w:val="clear" w:color="auto" w:fill="FFC000"/>
          </w:tcPr>
          <w:p w14:paraId="7D68BBE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400" w:type="pct"/>
            <w:tcBorders>
              <w:top w:val="single" w:sz="6" w:space="0" w:color="auto"/>
              <w:bottom w:val="single" w:sz="6" w:space="0" w:color="auto"/>
            </w:tcBorders>
            <w:shd w:val="clear" w:color="auto" w:fill="FFC000"/>
            <w:vAlign w:val="center"/>
          </w:tcPr>
          <w:p w14:paraId="35FE653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01" w:type="pct"/>
            <w:shd w:val="clear" w:color="auto" w:fill="FFC000"/>
            <w:vAlign w:val="center"/>
          </w:tcPr>
          <w:p w14:paraId="7B7DBB0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6" w:type="pct"/>
            <w:vMerge/>
            <w:shd w:val="clear" w:color="auto" w:fill="FFC000"/>
          </w:tcPr>
          <w:p w14:paraId="217D09C2" w14:textId="77777777" w:rsidR="00D153F5" w:rsidRPr="000E3C42" w:rsidRDefault="00D153F5" w:rsidP="00D153F5">
            <w:pPr>
              <w:jc w:val="center"/>
              <w:rPr>
                <w:rFonts w:ascii="Arial" w:hAnsi="Arial" w:cs="Arial"/>
                <w:b/>
                <w:sz w:val="20"/>
                <w:szCs w:val="20"/>
              </w:rPr>
            </w:pPr>
          </w:p>
        </w:tc>
      </w:tr>
      <w:tr w:rsidR="00D153F5" w:rsidRPr="000E3C42" w14:paraId="1847B4CB" w14:textId="77777777" w:rsidTr="00444E8E">
        <w:trPr>
          <w:cantSplit/>
        </w:trPr>
        <w:tc>
          <w:tcPr>
            <w:tcW w:w="190" w:type="pct"/>
          </w:tcPr>
          <w:p w14:paraId="2870022F" w14:textId="2375D058"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274" w:type="pct"/>
          </w:tcPr>
          <w:p w14:paraId="6C10885C" w14:textId="406035B0" w:rsidR="00D153F5" w:rsidRPr="000E3C42" w:rsidRDefault="00D02AB4" w:rsidP="00D153F5">
            <w:pPr>
              <w:jc w:val="left"/>
              <w:rPr>
                <w:rFonts w:ascii="Arial" w:hAnsi="Arial" w:cs="Arial"/>
                <w:sz w:val="20"/>
                <w:szCs w:val="20"/>
              </w:rPr>
            </w:pPr>
            <w:r>
              <w:rPr>
                <w:rFonts w:ascii="Arial" w:hAnsi="Arial" w:cs="Arial"/>
                <w:sz w:val="20"/>
                <w:szCs w:val="20"/>
              </w:rPr>
              <w:t>Группы кодов</w:t>
            </w:r>
          </w:p>
        </w:tc>
        <w:tc>
          <w:tcPr>
            <w:tcW w:w="388" w:type="pct"/>
          </w:tcPr>
          <w:p w14:paraId="514C0F9B"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Каталог</w:t>
            </w:r>
          </w:p>
        </w:tc>
        <w:tc>
          <w:tcPr>
            <w:tcW w:w="982" w:type="pct"/>
          </w:tcPr>
          <w:p w14:paraId="6DFF9395" w14:textId="77777777" w:rsidR="00D153F5" w:rsidRPr="000E3C42" w:rsidRDefault="00D153F5" w:rsidP="00D153F5">
            <w:pPr>
              <w:jc w:val="left"/>
              <w:rPr>
                <w:rFonts w:ascii="Arial" w:hAnsi="Arial" w:cs="Arial"/>
                <w:color w:val="222222"/>
                <w:sz w:val="20"/>
                <w:szCs w:val="20"/>
              </w:rPr>
            </w:pPr>
            <w:r w:rsidRPr="000E3C42">
              <w:rPr>
                <w:rFonts w:ascii="Arial" w:hAnsi="Arial" w:cs="Arial"/>
                <w:color w:val="222222"/>
                <w:sz w:val="20"/>
                <w:szCs w:val="20"/>
              </w:rPr>
              <w:t xml:space="preserve">Основная категория, по которой группы кодов и коды классифицируются в соответствии с их содержимым (например, виды дефектов). Соответствует справочникам </w:t>
            </w:r>
            <w:r w:rsidRPr="000E3C42">
              <w:rPr>
                <w:rFonts w:ascii="Arial" w:hAnsi="Arial" w:cs="Arial"/>
                <w:color w:val="222222"/>
                <w:sz w:val="20"/>
                <w:szCs w:val="20"/>
                <w:lang w:val="en-US"/>
              </w:rPr>
              <w:t>PM_19-PM-25</w:t>
            </w:r>
          </w:p>
        </w:tc>
        <w:tc>
          <w:tcPr>
            <w:tcW w:w="363" w:type="pct"/>
          </w:tcPr>
          <w:p w14:paraId="00CDB903"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CHAR, 1</w:t>
            </w:r>
          </w:p>
        </w:tc>
        <w:tc>
          <w:tcPr>
            <w:tcW w:w="533" w:type="pct"/>
          </w:tcPr>
          <w:p w14:paraId="6F3F618F" w14:textId="7A82BE30" w:rsidR="00D153F5" w:rsidRPr="000E3C42" w:rsidRDefault="00D153F5" w:rsidP="00444E8E">
            <w:pPr>
              <w:jc w:val="center"/>
              <w:rPr>
                <w:rFonts w:ascii="Arial" w:hAnsi="Arial" w:cs="Arial"/>
                <w:sz w:val="20"/>
                <w:szCs w:val="20"/>
              </w:rPr>
            </w:pPr>
            <w:r w:rsidRPr="000E3C42">
              <w:rPr>
                <w:rFonts w:ascii="Arial" w:hAnsi="Arial" w:cs="Arial"/>
                <w:sz w:val="20"/>
                <w:szCs w:val="20"/>
              </w:rPr>
              <w:t>QP</w:t>
            </w:r>
            <w:r w:rsidR="00444E8E">
              <w:rPr>
                <w:rFonts w:ascii="Arial" w:hAnsi="Arial" w:cs="Arial"/>
                <w:sz w:val="20"/>
                <w:szCs w:val="20"/>
                <w:lang w:val="en-US"/>
              </w:rPr>
              <w:t>GR</w:t>
            </w:r>
            <w:r w:rsidRPr="000E3C42">
              <w:rPr>
                <w:rFonts w:ascii="Arial" w:hAnsi="Arial" w:cs="Arial"/>
                <w:sz w:val="20"/>
                <w:szCs w:val="20"/>
                <w:lang w:val="en-US"/>
              </w:rPr>
              <w:t>-KATALOGART</w:t>
            </w:r>
          </w:p>
        </w:tc>
        <w:tc>
          <w:tcPr>
            <w:tcW w:w="534" w:type="pct"/>
          </w:tcPr>
          <w:p w14:paraId="6D8E9100"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579" w:type="pct"/>
          </w:tcPr>
          <w:p w14:paraId="115DA184" w14:textId="2B2E5717" w:rsidR="00D153F5" w:rsidRPr="000E3C42" w:rsidRDefault="00D153F5" w:rsidP="00D02AB4">
            <w:pPr>
              <w:jc w:val="left"/>
              <w:rPr>
                <w:rFonts w:ascii="Arial" w:hAnsi="Arial" w:cs="Arial"/>
                <w:sz w:val="20"/>
                <w:szCs w:val="20"/>
                <w:lang w:val="en-US"/>
              </w:rPr>
            </w:pPr>
            <w:r w:rsidRPr="000E3C42">
              <w:rPr>
                <w:rFonts w:ascii="Arial" w:hAnsi="Arial" w:cs="Arial"/>
                <w:sz w:val="20"/>
                <w:szCs w:val="20"/>
              </w:rPr>
              <w:t xml:space="preserve">Для всех </w:t>
            </w:r>
            <w:r w:rsidR="00D02AB4">
              <w:rPr>
                <w:rFonts w:ascii="Arial" w:hAnsi="Arial" w:cs="Arial"/>
                <w:sz w:val="20"/>
                <w:szCs w:val="20"/>
              </w:rPr>
              <w:t>групп кодов</w:t>
            </w:r>
          </w:p>
        </w:tc>
        <w:tc>
          <w:tcPr>
            <w:tcW w:w="400" w:type="pct"/>
          </w:tcPr>
          <w:p w14:paraId="500A09D0" w14:textId="3E4C2800"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01" w:type="pct"/>
          </w:tcPr>
          <w:p w14:paraId="2C2747A1" w14:textId="61B6D667"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6" w:type="pct"/>
          </w:tcPr>
          <w:p w14:paraId="79F3C7DF" w14:textId="7DACDE35" w:rsidR="00D153F5" w:rsidRPr="000E3C42" w:rsidRDefault="002870F7"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4EEE9DF9" w14:textId="77777777" w:rsidTr="00444E8E">
        <w:trPr>
          <w:cantSplit/>
        </w:trPr>
        <w:tc>
          <w:tcPr>
            <w:tcW w:w="190" w:type="pct"/>
          </w:tcPr>
          <w:p w14:paraId="11EF901D" w14:textId="49981C7C"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274" w:type="pct"/>
          </w:tcPr>
          <w:p w14:paraId="2E785D23" w14:textId="712A86DA" w:rsidR="00D153F5" w:rsidRPr="000E3C42" w:rsidRDefault="00D02AB4" w:rsidP="00D153F5">
            <w:pPr>
              <w:jc w:val="left"/>
              <w:rPr>
                <w:rFonts w:ascii="Arial" w:hAnsi="Arial" w:cs="Arial"/>
                <w:sz w:val="20"/>
                <w:szCs w:val="20"/>
              </w:rPr>
            </w:pPr>
            <w:r>
              <w:rPr>
                <w:rFonts w:ascii="Arial" w:hAnsi="Arial" w:cs="Arial"/>
                <w:sz w:val="20"/>
                <w:szCs w:val="20"/>
              </w:rPr>
              <w:t>Группы кодов</w:t>
            </w:r>
          </w:p>
        </w:tc>
        <w:tc>
          <w:tcPr>
            <w:tcW w:w="388" w:type="pct"/>
          </w:tcPr>
          <w:p w14:paraId="5A99CED2"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Группа кодов</w:t>
            </w:r>
          </w:p>
        </w:tc>
        <w:tc>
          <w:tcPr>
            <w:tcW w:w="982" w:type="pct"/>
          </w:tcPr>
          <w:p w14:paraId="59A03697" w14:textId="77777777" w:rsidR="00D153F5" w:rsidRPr="000E3C42" w:rsidRDefault="00D153F5" w:rsidP="00D153F5">
            <w:pPr>
              <w:rPr>
                <w:rFonts w:ascii="Arial" w:hAnsi="Arial" w:cs="Arial"/>
                <w:sz w:val="20"/>
                <w:szCs w:val="20"/>
              </w:rPr>
            </w:pPr>
            <w:r w:rsidRPr="000E3C42">
              <w:rPr>
                <w:rFonts w:ascii="Arial" w:hAnsi="Arial" w:cs="Arial"/>
                <w:sz w:val="20"/>
                <w:szCs w:val="20"/>
              </w:rPr>
              <w:t>Идентификатор группы кодов</w:t>
            </w:r>
          </w:p>
        </w:tc>
        <w:tc>
          <w:tcPr>
            <w:tcW w:w="363" w:type="pct"/>
          </w:tcPr>
          <w:p w14:paraId="725B12B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 8</w:t>
            </w:r>
          </w:p>
        </w:tc>
        <w:tc>
          <w:tcPr>
            <w:tcW w:w="533" w:type="pct"/>
          </w:tcPr>
          <w:p w14:paraId="2AE940AF" w14:textId="3CB8576B" w:rsidR="00D153F5" w:rsidRPr="000E3C42" w:rsidRDefault="00D153F5" w:rsidP="00444E8E">
            <w:pPr>
              <w:jc w:val="center"/>
              <w:rPr>
                <w:rFonts w:ascii="Arial" w:hAnsi="Arial" w:cs="Arial"/>
                <w:sz w:val="20"/>
                <w:szCs w:val="20"/>
              </w:rPr>
            </w:pPr>
            <w:r w:rsidRPr="000E3C42">
              <w:rPr>
                <w:rFonts w:ascii="Arial" w:hAnsi="Arial" w:cs="Arial"/>
                <w:sz w:val="20"/>
                <w:szCs w:val="20"/>
              </w:rPr>
              <w:t>QP</w:t>
            </w:r>
            <w:r w:rsidR="00444E8E">
              <w:rPr>
                <w:rFonts w:ascii="Arial" w:hAnsi="Arial" w:cs="Arial"/>
                <w:sz w:val="20"/>
                <w:szCs w:val="20"/>
                <w:lang w:val="en-US"/>
              </w:rPr>
              <w:t>GR</w:t>
            </w:r>
            <w:r w:rsidRPr="000E3C42">
              <w:rPr>
                <w:rFonts w:ascii="Arial" w:hAnsi="Arial" w:cs="Arial"/>
                <w:sz w:val="20"/>
                <w:szCs w:val="20"/>
                <w:lang w:val="en-US"/>
              </w:rPr>
              <w:t>-</w:t>
            </w:r>
            <w:r w:rsidRPr="000E3C42">
              <w:rPr>
                <w:rFonts w:ascii="Arial" w:hAnsi="Arial" w:cs="Arial"/>
                <w:sz w:val="20"/>
                <w:szCs w:val="20"/>
              </w:rPr>
              <w:t>CODEGRUPPE</w:t>
            </w:r>
          </w:p>
        </w:tc>
        <w:tc>
          <w:tcPr>
            <w:tcW w:w="534" w:type="pct"/>
          </w:tcPr>
          <w:p w14:paraId="51634387"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579" w:type="pct"/>
          </w:tcPr>
          <w:p w14:paraId="68227698" w14:textId="4870271E" w:rsidR="00D153F5" w:rsidRPr="000E3C42" w:rsidRDefault="00D153F5" w:rsidP="00D02AB4">
            <w:pPr>
              <w:jc w:val="left"/>
              <w:rPr>
                <w:rFonts w:ascii="Arial" w:hAnsi="Arial" w:cs="Arial"/>
                <w:sz w:val="20"/>
                <w:szCs w:val="20"/>
              </w:rPr>
            </w:pPr>
            <w:r w:rsidRPr="000E3C42">
              <w:rPr>
                <w:rFonts w:ascii="Arial" w:hAnsi="Arial" w:cs="Arial"/>
                <w:sz w:val="20"/>
                <w:szCs w:val="20"/>
              </w:rPr>
              <w:t xml:space="preserve">Для всех </w:t>
            </w:r>
            <w:r w:rsidR="00D02AB4">
              <w:rPr>
                <w:rFonts w:ascii="Arial" w:hAnsi="Arial" w:cs="Arial"/>
                <w:sz w:val="20"/>
                <w:szCs w:val="20"/>
              </w:rPr>
              <w:t>групп кодов</w:t>
            </w:r>
          </w:p>
        </w:tc>
        <w:tc>
          <w:tcPr>
            <w:tcW w:w="400" w:type="pct"/>
          </w:tcPr>
          <w:p w14:paraId="0D2C9C49" w14:textId="5352BBEA"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01" w:type="pct"/>
          </w:tcPr>
          <w:p w14:paraId="037441B0" w14:textId="0AA76823"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6" w:type="pct"/>
          </w:tcPr>
          <w:p w14:paraId="1E08B403" w14:textId="6BD58612" w:rsidR="00D153F5" w:rsidRPr="000E3C42" w:rsidRDefault="002870F7" w:rsidP="00D153F5">
            <w:pPr>
              <w:jc w:val="center"/>
              <w:rPr>
                <w:rFonts w:ascii="Arial" w:hAnsi="Arial" w:cs="Arial"/>
                <w:sz w:val="20"/>
                <w:szCs w:val="20"/>
              </w:rPr>
            </w:pPr>
            <w:r w:rsidRPr="000E3C42">
              <w:rPr>
                <w:rFonts w:ascii="Arial" w:hAnsi="Arial" w:cs="Arial"/>
                <w:sz w:val="20"/>
                <w:szCs w:val="20"/>
                <w:lang w:val="en-US"/>
              </w:rPr>
              <w:t>SAP</w:t>
            </w:r>
          </w:p>
        </w:tc>
      </w:tr>
      <w:tr w:rsidR="00D02AB4" w:rsidRPr="000E3C42" w14:paraId="195765A2" w14:textId="77777777" w:rsidTr="00444E8E">
        <w:trPr>
          <w:cantSplit/>
        </w:trPr>
        <w:tc>
          <w:tcPr>
            <w:tcW w:w="190" w:type="pct"/>
          </w:tcPr>
          <w:p w14:paraId="7ED13D30" w14:textId="589E6453" w:rsidR="00D02AB4" w:rsidRDefault="00444E8E" w:rsidP="00D02AB4">
            <w:pPr>
              <w:rPr>
                <w:rFonts w:ascii="Arial" w:hAnsi="Arial" w:cs="Arial"/>
                <w:sz w:val="20"/>
                <w:szCs w:val="20"/>
              </w:rPr>
            </w:pPr>
            <w:r>
              <w:rPr>
                <w:rFonts w:ascii="Arial" w:hAnsi="Arial" w:cs="Arial"/>
                <w:sz w:val="20"/>
                <w:szCs w:val="20"/>
              </w:rPr>
              <w:t>3.</w:t>
            </w:r>
          </w:p>
        </w:tc>
        <w:tc>
          <w:tcPr>
            <w:tcW w:w="274" w:type="pct"/>
          </w:tcPr>
          <w:p w14:paraId="3C254F1A" w14:textId="68428F61" w:rsidR="00D02AB4" w:rsidRPr="00614090" w:rsidRDefault="00D02AB4" w:rsidP="00D02AB4">
            <w:pPr>
              <w:jc w:val="left"/>
              <w:rPr>
                <w:rFonts w:ascii="Arial" w:hAnsi="Arial" w:cs="Arial"/>
                <w:sz w:val="20"/>
                <w:szCs w:val="20"/>
                <w:rPrChange w:id="11970" w:author="Александр" w:date="2020-04-13T08:07:00Z">
                  <w:rPr>
                    <w:rFonts w:ascii="Arial" w:hAnsi="Arial" w:cs="Arial"/>
                    <w:sz w:val="20"/>
                    <w:szCs w:val="20"/>
                    <w:highlight w:val="yellow"/>
                  </w:rPr>
                </w:rPrChange>
              </w:rPr>
            </w:pPr>
            <w:r w:rsidRPr="00614090">
              <w:rPr>
                <w:rFonts w:ascii="Arial" w:hAnsi="Arial" w:cs="Arial"/>
                <w:sz w:val="20"/>
                <w:szCs w:val="20"/>
                <w:rPrChange w:id="11971" w:author="Александр" w:date="2020-04-13T08:07:00Z">
                  <w:rPr>
                    <w:rFonts w:ascii="Arial" w:hAnsi="Arial" w:cs="Arial"/>
                    <w:sz w:val="20"/>
                    <w:szCs w:val="20"/>
                    <w:highlight w:val="yellow"/>
                  </w:rPr>
                </w:rPrChange>
              </w:rPr>
              <w:t>Группы кодов</w:t>
            </w:r>
          </w:p>
        </w:tc>
        <w:tc>
          <w:tcPr>
            <w:tcW w:w="388" w:type="pct"/>
          </w:tcPr>
          <w:p w14:paraId="7E586B3D" w14:textId="1FCE268A" w:rsidR="00D02AB4" w:rsidRPr="00614090" w:rsidRDefault="00D02AB4" w:rsidP="00D02AB4">
            <w:pPr>
              <w:jc w:val="left"/>
              <w:rPr>
                <w:rFonts w:ascii="Arial" w:hAnsi="Arial" w:cs="Arial"/>
                <w:sz w:val="20"/>
                <w:szCs w:val="20"/>
                <w:rPrChange w:id="11972" w:author="Александр" w:date="2020-04-13T08:07:00Z">
                  <w:rPr>
                    <w:rFonts w:ascii="Arial" w:hAnsi="Arial" w:cs="Arial"/>
                    <w:sz w:val="20"/>
                    <w:szCs w:val="20"/>
                    <w:highlight w:val="yellow"/>
                  </w:rPr>
                </w:rPrChange>
              </w:rPr>
            </w:pPr>
            <w:r w:rsidRPr="00614090">
              <w:rPr>
                <w:rFonts w:ascii="Arial" w:hAnsi="Arial" w:cs="Arial"/>
                <w:sz w:val="20"/>
                <w:szCs w:val="20"/>
                <w:rPrChange w:id="11973" w:author="Александр" w:date="2020-04-13T08:07:00Z">
                  <w:rPr>
                    <w:rFonts w:ascii="Arial" w:hAnsi="Arial" w:cs="Arial"/>
                    <w:sz w:val="20"/>
                    <w:szCs w:val="20"/>
                    <w:highlight w:val="yellow"/>
                  </w:rPr>
                </w:rPrChange>
              </w:rPr>
              <w:t>Статус группы кодов</w:t>
            </w:r>
          </w:p>
        </w:tc>
        <w:tc>
          <w:tcPr>
            <w:tcW w:w="982" w:type="pct"/>
          </w:tcPr>
          <w:p w14:paraId="2116F85A" w14:textId="675A89C2" w:rsidR="00D02AB4" w:rsidRPr="00614090" w:rsidRDefault="00D02AB4" w:rsidP="00D02AB4">
            <w:pPr>
              <w:rPr>
                <w:rFonts w:ascii="Arial" w:hAnsi="Arial" w:cs="Arial"/>
                <w:sz w:val="20"/>
                <w:szCs w:val="20"/>
                <w:lang w:val="en-US"/>
                <w:rPrChange w:id="11974" w:author="Александр" w:date="2020-04-13T08:07:00Z">
                  <w:rPr>
                    <w:rFonts w:ascii="Arial" w:hAnsi="Arial" w:cs="Arial"/>
                    <w:sz w:val="20"/>
                    <w:szCs w:val="20"/>
                    <w:highlight w:val="yellow"/>
                    <w:lang w:val="en-US"/>
                  </w:rPr>
                </w:rPrChange>
              </w:rPr>
            </w:pPr>
            <w:r w:rsidRPr="00614090">
              <w:rPr>
                <w:rFonts w:ascii="Arial" w:hAnsi="Arial" w:cs="Arial"/>
                <w:sz w:val="20"/>
                <w:szCs w:val="20"/>
                <w:rPrChange w:id="11975" w:author="Александр" w:date="2020-04-13T08:07:00Z">
                  <w:rPr>
                    <w:rFonts w:ascii="Arial" w:hAnsi="Arial" w:cs="Arial"/>
                    <w:sz w:val="20"/>
                    <w:szCs w:val="20"/>
                    <w:highlight w:val="yellow"/>
                  </w:rPr>
                </w:rPrChange>
              </w:rPr>
              <w:t>Статус группы кодов</w:t>
            </w:r>
          </w:p>
        </w:tc>
        <w:tc>
          <w:tcPr>
            <w:tcW w:w="363" w:type="pct"/>
          </w:tcPr>
          <w:p w14:paraId="09424B79" w14:textId="2898D2AB" w:rsidR="00D02AB4" w:rsidRPr="00614090" w:rsidRDefault="00D02AB4" w:rsidP="00444E8E">
            <w:pPr>
              <w:jc w:val="center"/>
              <w:rPr>
                <w:rFonts w:ascii="Arial" w:hAnsi="Arial" w:cs="Arial"/>
                <w:sz w:val="20"/>
                <w:szCs w:val="20"/>
                <w:rPrChange w:id="11976" w:author="Александр" w:date="2020-04-13T08:07:00Z">
                  <w:rPr>
                    <w:rFonts w:ascii="Arial" w:hAnsi="Arial" w:cs="Arial"/>
                    <w:sz w:val="20"/>
                    <w:szCs w:val="20"/>
                    <w:highlight w:val="yellow"/>
                  </w:rPr>
                </w:rPrChange>
              </w:rPr>
            </w:pPr>
            <w:r w:rsidRPr="00614090">
              <w:rPr>
                <w:rFonts w:ascii="Arial" w:hAnsi="Arial" w:cs="Arial"/>
                <w:sz w:val="20"/>
                <w:szCs w:val="20"/>
                <w:lang w:val="en-US"/>
                <w:rPrChange w:id="11977" w:author="Александр" w:date="2020-04-13T08:07:00Z">
                  <w:rPr>
                    <w:rFonts w:ascii="Arial" w:hAnsi="Arial" w:cs="Arial"/>
                    <w:sz w:val="20"/>
                    <w:szCs w:val="20"/>
                    <w:highlight w:val="yellow"/>
                    <w:lang w:val="en-US"/>
                  </w:rPr>
                </w:rPrChange>
              </w:rPr>
              <w:t xml:space="preserve">CHAR, </w:t>
            </w:r>
            <w:r w:rsidR="00444E8E" w:rsidRPr="00614090">
              <w:rPr>
                <w:rFonts w:ascii="Arial" w:hAnsi="Arial" w:cs="Arial"/>
                <w:sz w:val="20"/>
                <w:szCs w:val="20"/>
                <w:rPrChange w:id="11978" w:author="Александр" w:date="2020-04-13T08:07:00Z">
                  <w:rPr>
                    <w:rFonts w:ascii="Arial" w:hAnsi="Arial" w:cs="Arial"/>
                    <w:sz w:val="20"/>
                    <w:szCs w:val="20"/>
                    <w:highlight w:val="yellow"/>
                  </w:rPr>
                </w:rPrChange>
              </w:rPr>
              <w:t>1</w:t>
            </w:r>
          </w:p>
        </w:tc>
        <w:tc>
          <w:tcPr>
            <w:tcW w:w="533" w:type="pct"/>
          </w:tcPr>
          <w:p w14:paraId="4F560BF7" w14:textId="51A8EAA8" w:rsidR="00D02AB4" w:rsidRPr="00614090" w:rsidRDefault="00444E8E" w:rsidP="00444E8E">
            <w:pPr>
              <w:jc w:val="center"/>
              <w:rPr>
                <w:rFonts w:ascii="Arial" w:hAnsi="Arial" w:cs="Arial"/>
                <w:sz w:val="20"/>
                <w:szCs w:val="20"/>
                <w:lang w:val="en-US"/>
                <w:rPrChange w:id="11979" w:author="Александр" w:date="2020-04-13T08:07:00Z">
                  <w:rPr>
                    <w:rFonts w:ascii="Arial" w:hAnsi="Arial" w:cs="Arial"/>
                    <w:sz w:val="20"/>
                    <w:szCs w:val="20"/>
                    <w:highlight w:val="yellow"/>
                    <w:lang w:val="en-US"/>
                  </w:rPr>
                </w:rPrChange>
              </w:rPr>
            </w:pPr>
            <w:r w:rsidRPr="00614090">
              <w:rPr>
                <w:rFonts w:ascii="Arial" w:hAnsi="Arial" w:cs="Arial"/>
                <w:sz w:val="20"/>
                <w:szCs w:val="20"/>
                <w:rPrChange w:id="11980" w:author="Александр" w:date="2020-04-13T08:07:00Z">
                  <w:rPr>
                    <w:rFonts w:ascii="Arial" w:hAnsi="Arial" w:cs="Arial"/>
                    <w:sz w:val="20"/>
                    <w:szCs w:val="20"/>
                    <w:highlight w:val="yellow"/>
                  </w:rPr>
                </w:rPrChange>
              </w:rPr>
              <w:t xml:space="preserve">QPGR </w:t>
            </w:r>
            <w:r w:rsidR="00D02AB4" w:rsidRPr="00614090">
              <w:rPr>
                <w:rFonts w:ascii="Arial" w:hAnsi="Arial" w:cs="Arial"/>
                <w:sz w:val="20"/>
                <w:szCs w:val="20"/>
                <w:lang w:val="en-US"/>
                <w:rPrChange w:id="11981" w:author="Александр" w:date="2020-04-13T08:07:00Z">
                  <w:rPr>
                    <w:rFonts w:ascii="Arial" w:hAnsi="Arial" w:cs="Arial"/>
                    <w:sz w:val="20"/>
                    <w:szCs w:val="20"/>
                    <w:highlight w:val="yellow"/>
                    <w:lang w:val="en-US"/>
                  </w:rPr>
                </w:rPrChange>
              </w:rPr>
              <w:t>-</w:t>
            </w:r>
            <w:r w:rsidRPr="00614090">
              <w:rPr>
                <w:rFonts w:ascii="Arial" w:hAnsi="Arial" w:cs="Arial"/>
                <w:sz w:val="20"/>
                <w:szCs w:val="20"/>
                <w:lang w:val="en-US"/>
                <w:rPrChange w:id="11982" w:author="Александр" w:date="2020-04-13T08:07:00Z">
                  <w:rPr>
                    <w:rFonts w:ascii="Arial" w:hAnsi="Arial" w:cs="Arial"/>
                    <w:sz w:val="20"/>
                    <w:szCs w:val="20"/>
                    <w:highlight w:val="yellow"/>
                    <w:lang w:val="en-US"/>
                  </w:rPr>
                </w:rPrChange>
              </w:rPr>
              <w:t>STATUS</w:t>
            </w:r>
          </w:p>
        </w:tc>
        <w:tc>
          <w:tcPr>
            <w:tcW w:w="534" w:type="pct"/>
          </w:tcPr>
          <w:p w14:paraId="3315E69C" w14:textId="7CC0E07C" w:rsidR="00D02AB4" w:rsidRPr="00614090" w:rsidRDefault="00D02AB4" w:rsidP="00D02AB4">
            <w:pPr>
              <w:jc w:val="center"/>
              <w:rPr>
                <w:rFonts w:ascii="Arial" w:hAnsi="Arial" w:cs="Arial"/>
                <w:sz w:val="20"/>
                <w:szCs w:val="20"/>
                <w:lang w:val="en-US"/>
                <w:rPrChange w:id="11983"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1984" w:author="Александр" w:date="2020-04-13T08:07:00Z">
                  <w:rPr>
                    <w:rFonts w:ascii="Arial" w:hAnsi="Arial" w:cs="Arial"/>
                    <w:sz w:val="20"/>
                    <w:szCs w:val="20"/>
                    <w:highlight w:val="yellow"/>
                    <w:lang w:val="en-US"/>
                  </w:rPr>
                </w:rPrChange>
              </w:rPr>
              <w:t>X</w:t>
            </w:r>
          </w:p>
        </w:tc>
        <w:tc>
          <w:tcPr>
            <w:tcW w:w="579" w:type="pct"/>
          </w:tcPr>
          <w:p w14:paraId="6A3CCD61" w14:textId="57355A38" w:rsidR="00D02AB4" w:rsidRPr="00614090" w:rsidRDefault="00D02AB4" w:rsidP="00D02AB4">
            <w:pPr>
              <w:jc w:val="left"/>
              <w:rPr>
                <w:rFonts w:ascii="Arial" w:hAnsi="Arial" w:cs="Arial"/>
                <w:sz w:val="20"/>
                <w:szCs w:val="20"/>
                <w:rPrChange w:id="11985" w:author="Александр" w:date="2020-04-13T08:07:00Z">
                  <w:rPr>
                    <w:rFonts w:ascii="Arial" w:hAnsi="Arial" w:cs="Arial"/>
                    <w:sz w:val="20"/>
                    <w:szCs w:val="20"/>
                    <w:highlight w:val="yellow"/>
                  </w:rPr>
                </w:rPrChange>
              </w:rPr>
            </w:pPr>
            <w:r w:rsidRPr="00614090">
              <w:rPr>
                <w:rFonts w:ascii="Arial" w:hAnsi="Arial" w:cs="Arial"/>
                <w:sz w:val="20"/>
                <w:szCs w:val="20"/>
                <w:rPrChange w:id="11986" w:author="Александр" w:date="2020-04-13T08:07:00Z">
                  <w:rPr>
                    <w:rFonts w:ascii="Arial" w:hAnsi="Arial" w:cs="Arial"/>
                    <w:sz w:val="20"/>
                    <w:szCs w:val="20"/>
                    <w:highlight w:val="yellow"/>
                  </w:rPr>
                </w:rPrChange>
              </w:rPr>
              <w:t>Для всех групп кодов</w:t>
            </w:r>
          </w:p>
        </w:tc>
        <w:tc>
          <w:tcPr>
            <w:tcW w:w="400" w:type="pct"/>
          </w:tcPr>
          <w:p w14:paraId="399FF2DB" w14:textId="1C5E2284" w:rsidR="00D02AB4" w:rsidRPr="00614090" w:rsidRDefault="00D02AB4" w:rsidP="00D02AB4">
            <w:pPr>
              <w:jc w:val="center"/>
              <w:rPr>
                <w:rFonts w:ascii="Arial" w:hAnsi="Arial" w:cs="Arial"/>
                <w:sz w:val="20"/>
                <w:szCs w:val="20"/>
                <w:rPrChange w:id="11987" w:author="Александр" w:date="2020-04-13T08:07:00Z">
                  <w:rPr>
                    <w:rFonts w:ascii="Arial" w:hAnsi="Arial" w:cs="Arial"/>
                    <w:sz w:val="20"/>
                    <w:szCs w:val="20"/>
                    <w:highlight w:val="yellow"/>
                  </w:rPr>
                </w:rPrChange>
              </w:rPr>
            </w:pPr>
            <w:r w:rsidRPr="00614090">
              <w:rPr>
                <w:rFonts w:ascii="Arial" w:hAnsi="Arial" w:cs="Arial"/>
                <w:sz w:val="20"/>
                <w:szCs w:val="20"/>
                <w:rPrChange w:id="11988" w:author="Александр" w:date="2020-04-13T08:07:00Z">
                  <w:rPr>
                    <w:rFonts w:ascii="Arial" w:hAnsi="Arial" w:cs="Arial"/>
                    <w:sz w:val="20"/>
                    <w:szCs w:val="20"/>
                    <w:highlight w:val="yellow"/>
                  </w:rPr>
                </w:rPrChange>
              </w:rPr>
              <w:t>-</w:t>
            </w:r>
          </w:p>
        </w:tc>
        <w:tc>
          <w:tcPr>
            <w:tcW w:w="401" w:type="pct"/>
          </w:tcPr>
          <w:p w14:paraId="4834959F" w14:textId="625EEE87" w:rsidR="00D02AB4" w:rsidRPr="00614090" w:rsidRDefault="00D02AB4" w:rsidP="00D02AB4">
            <w:pPr>
              <w:jc w:val="center"/>
              <w:rPr>
                <w:rFonts w:ascii="Arial" w:hAnsi="Arial" w:cs="Arial"/>
                <w:sz w:val="20"/>
                <w:szCs w:val="20"/>
                <w:rPrChange w:id="11989" w:author="Александр" w:date="2020-04-13T08:07:00Z">
                  <w:rPr>
                    <w:rFonts w:ascii="Arial" w:hAnsi="Arial" w:cs="Arial"/>
                    <w:sz w:val="20"/>
                    <w:szCs w:val="20"/>
                    <w:highlight w:val="yellow"/>
                  </w:rPr>
                </w:rPrChange>
              </w:rPr>
            </w:pPr>
            <w:r w:rsidRPr="00614090">
              <w:rPr>
                <w:rFonts w:ascii="Arial" w:hAnsi="Arial" w:cs="Arial"/>
                <w:sz w:val="20"/>
                <w:szCs w:val="20"/>
                <w:rPrChange w:id="11990" w:author="Александр" w:date="2020-04-13T08:07:00Z">
                  <w:rPr>
                    <w:rFonts w:ascii="Arial" w:hAnsi="Arial" w:cs="Arial"/>
                    <w:sz w:val="20"/>
                    <w:szCs w:val="20"/>
                    <w:highlight w:val="yellow"/>
                  </w:rPr>
                </w:rPrChange>
              </w:rPr>
              <w:t>-</w:t>
            </w:r>
          </w:p>
        </w:tc>
        <w:tc>
          <w:tcPr>
            <w:tcW w:w="356" w:type="pct"/>
          </w:tcPr>
          <w:p w14:paraId="245CDB57" w14:textId="6EF1A34E" w:rsidR="00D02AB4" w:rsidRPr="00614090" w:rsidRDefault="00D02AB4" w:rsidP="00D02AB4">
            <w:pPr>
              <w:jc w:val="center"/>
              <w:rPr>
                <w:rFonts w:ascii="Arial" w:hAnsi="Arial" w:cs="Arial"/>
                <w:sz w:val="20"/>
                <w:szCs w:val="20"/>
                <w:lang w:val="en-US"/>
                <w:rPrChange w:id="11991"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1992" w:author="Александр" w:date="2020-04-13T08:07:00Z">
                  <w:rPr>
                    <w:rFonts w:ascii="Arial" w:hAnsi="Arial" w:cs="Arial"/>
                    <w:sz w:val="20"/>
                    <w:szCs w:val="20"/>
                    <w:highlight w:val="yellow"/>
                    <w:lang w:val="en-US"/>
                  </w:rPr>
                </w:rPrChange>
              </w:rPr>
              <w:t>SAP</w:t>
            </w:r>
          </w:p>
        </w:tc>
      </w:tr>
      <w:tr w:rsidR="00444E8E" w:rsidRPr="000E3C42" w14:paraId="276C6B5E" w14:textId="77777777" w:rsidTr="00444E8E">
        <w:trPr>
          <w:cantSplit/>
        </w:trPr>
        <w:tc>
          <w:tcPr>
            <w:tcW w:w="190" w:type="pct"/>
          </w:tcPr>
          <w:p w14:paraId="143F6037" w14:textId="4F7BA0B0" w:rsidR="00444E8E" w:rsidRDefault="00444E8E" w:rsidP="00444E8E">
            <w:pPr>
              <w:rPr>
                <w:rFonts w:ascii="Arial" w:hAnsi="Arial" w:cs="Arial"/>
                <w:sz w:val="20"/>
                <w:szCs w:val="20"/>
              </w:rPr>
            </w:pPr>
            <w:r>
              <w:rPr>
                <w:rFonts w:ascii="Arial" w:hAnsi="Arial" w:cs="Arial"/>
                <w:sz w:val="20"/>
                <w:szCs w:val="20"/>
              </w:rPr>
              <w:t>4.</w:t>
            </w:r>
          </w:p>
        </w:tc>
        <w:tc>
          <w:tcPr>
            <w:tcW w:w="274" w:type="pct"/>
          </w:tcPr>
          <w:p w14:paraId="5E5ACB89" w14:textId="54DD22B4" w:rsidR="00444E8E" w:rsidRPr="00614090" w:rsidRDefault="00444E8E" w:rsidP="00444E8E">
            <w:pPr>
              <w:jc w:val="left"/>
              <w:rPr>
                <w:rFonts w:ascii="Arial" w:hAnsi="Arial" w:cs="Arial"/>
                <w:sz w:val="20"/>
                <w:szCs w:val="20"/>
                <w:rPrChange w:id="11993" w:author="Александр" w:date="2020-04-13T08:07:00Z">
                  <w:rPr>
                    <w:rFonts w:ascii="Arial" w:hAnsi="Arial" w:cs="Arial"/>
                    <w:sz w:val="20"/>
                    <w:szCs w:val="20"/>
                    <w:highlight w:val="yellow"/>
                  </w:rPr>
                </w:rPrChange>
              </w:rPr>
            </w:pPr>
            <w:r w:rsidRPr="00614090">
              <w:rPr>
                <w:rFonts w:ascii="Arial" w:hAnsi="Arial" w:cs="Arial"/>
                <w:sz w:val="20"/>
                <w:szCs w:val="20"/>
                <w:rPrChange w:id="11994" w:author="Александр" w:date="2020-04-13T08:07:00Z">
                  <w:rPr>
                    <w:rFonts w:ascii="Arial" w:hAnsi="Arial" w:cs="Arial"/>
                    <w:sz w:val="20"/>
                    <w:szCs w:val="20"/>
                    <w:highlight w:val="yellow"/>
                  </w:rPr>
                </w:rPrChange>
              </w:rPr>
              <w:t>Группы кодов</w:t>
            </w:r>
          </w:p>
        </w:tc>
        <w:tc>
          <w:tcPr>
            <w:tcW w:w="388" w:type="pct"/>
          </w:tcPr>
          <w:p w14:paraId="5C3F3164" w14:textId="57967BB9" w:rsidR="00444E8E" w:rsidRPr="00614090" w:rsidRDefault="00444E8E" w:rsidP="00444E8E">
            <w:pPr>
              <w:jc w:val="left"/>
              <w:rPr>
                <w:rFonts w:ascii="Arial" w:hAnsi="Arial" w:cs="Arial"/>
                <w:sz w:val="20"/>
                <w:szCs w:val="20"/>
                <w:rPrChange w:id="11995" w:author="Александр" w:date="2020-04-13T08:07:00Z">
                  <w:rPr>
                    <w:rFonts w:ascii="Arial" w:hAnsi="Arial" w:cs="Arial"/>
                    <w:sz w:val="20"/>
                    <w:szCs w:val="20"/>
                    <w:highlight w:val="yellow"/>
                  </w:rPr>
                </w:rPrChange>
              </w:rPr>
            </w:pPr>
            <w:r w:rsidRPr="00614090">
              <w:rPr>
                <w:rFonts w:ascii="Arial" w:hAnsi="Arial" w:cs="Arial"/>
                <w:sz w:val="20"/>
                <w:szCs w:val="20"/>
                <w:rPrChange w:id="11996" w:author="Александр" w:date="2020-04-13T08:07:00Z">
                  <w:rPr>
                    <w:rFonts w:ascii="Arial" w:hAnsi="Arial" w:cs="Arial"/>
                    <w:sz w:val="20"/>
                    <w:szCs w:val="20"/>
                    <w:highlight w:val="yellow"/>
                  </w:rPr>
                </w:rPrChange>
              </w:rPr>
              <w:t>Подробный текст</w:t>
            </w:r>
          </w:p>
        </w:tc>
        <w:tc>
          <w:tcPr>
            <w:tcW w:w="982" w:type="pct"/>
          </w:tcPr>
          <w:p w14:paraId="7F56B55F" w14:textId="088BF51F" w:rsidR="00444E8E" w:rsidRPr="00614090" w:rsidRDefault="00444E8E" w:rsidP="00444E8E">
            <w:pPr>
              <w:rPr>
                <w:rFonts w:ascii="Arial" w:hAnsi="Arial" w:cs="Arial"/>
                <w:sz w:val="20"/>
                <w:szCs w:val="20"/>
                <w:rPrChange w:id="11997" w:author="Александр" w:date="2020-04-13T08:07:00Z">
                  <w:rPr>
                    <w:rFonts w:ascii="Arial" w:hAnsi="Arial" w:cs="Arial"/>
                    <w:sz w:val="20"/>
                    <w:szCs w:val="20"/>
                    <w:highlight w:val="yellow"/>
                  </w:rPr>
                </w:rPrChange>
              </w:rPr>
            </w:pPr>
            <w:r w:rsidRPr="00614090">
              <w:rPr>
                <w:rFonts w:ascii="Arial" w:hAnsi="Arial" w:cs="Arial"/>
                <w:sz w:val="20"/>
                <w:szCs w:val="20"/>
                <w:rPrChange w:id="11998" w:author="Александр" w:date="2020-04-13T08:07:00Z">
                  <w:rPr>
                    <w:rFonts w:ascii="Arial" w:hAnsi="Arial" w:cs="Arial"/>
                    <w:sz w:val="20"/>
                    <w:szCs w:val="20"/>
                    <w:highlight w:val="yellow"/>
                  </w:rPr>
                </w:rPrChange>
              </w:rPr>
              <w:t>Подробный текст</w:t>
            </w:r>
          </w:p>
        </w:tc>
        <w:tc>
          <w:tcPr>
            <w:tcW w:w="363" w:type="pct"/>
          </w:tcPr>
          <w:p w14:paraId="3C78FADE" w14:textId="288FCB0F" w:rsidR="00444E8E" w:rsidRPr="00614090" w:rsidRDefault="00444E8E" w:rsidP="00444E8E">
            <w:pPr>
              <w:jc w:val="center"/>
              <w:rPr>
                <w:rFonts w:ascii="Arial" w:hAnsi="Arial" w:cs="Arial"/>
                <w:sz w:val="20"/>
                <w:szCs w:val="20"/>
                <w:rPrChange w:id="11999" w:author="Александр" w:date="2020-04-13T08:07:00Z">
                  <w:rPr>
                    <w:rFonts w:ascii="Arial" w:hAnsi="Arial" w:cs="Arial"/>
                    <w:sz w:val="20"/>
                    <w:szCs w:val="20"/>
                    <w:highlight w:val="yellow"/>
                  </w:rPr>
                </w:rPrChange>
              </w:rPr>
            </w:pPr>
            <w:r w:rsidRPr="00614090">
              <w:rPr>
                <w:rFonts w:ascii="Arial" w:hAnsi="Arial" w:cs="Arial"/>
                <w:sz w:val="20"/>
                <w:szCs w:val="20"/>
                <w:rPrChange w:id="12000" w:author="Александр" w:date="2020-04-13T08:07:00Z">
                  <w:rPr>
                    <w:rFonts w:ascii="Arial" w:hAnsi="Arial" w:cs="Arial"/>
                    <w:sz w:val="20"/>
                    <w:szCs w:val="20"/>
                    <w:highlight w:val="yellow"/>
                  </w:rPr>
                </w:rPrChange>
              </w:rPr>
              <w:t>-</w:t>
            </w:r>
          </w:p>
        </w:tc>
        <w:tc>
          <w:tcPr>
            <w:tcW w:w="533" w:type="pct"/>
          </w:tcPr>
          <w:p w14:paraId="083CEC25" w14:textId="2F6DB4A0" w:rsidR="00444E8E" w:rsidRPr="00614090" w:rsidRDefault="00444E8E" w:rsidP="00444E8E">
            <w:pPr>
              <w:jc w:val="center"/>
              <w:rPr>
                <w:rFonts w:ascii="Arial" w:hAnsi="Arial" w:cs="Arial"/>
                <w:sz w:val="20"/>
                <w:szCs w:val="20"/>
                <w:rPrChange w:id="12001" w:author="Александр" w:date="2020-04-13T08:07:00Z">
                  <w:rPr>
                    <w:rFonts w:ascii="Arial" w:hAnsi="Arial" w:cs="Arial"/>
                    <w:sz w:val="20"/>
                    <w:szCs w:val="20"/>
                    <w:highlight w:val="yellow"/>
                  </w:rPr>
                </w:rPrChange>
              </w:rPr>
            </w:pPr>
            <w:r w:rsidRPr="00614090">
              <w:rPr>
                <w:rFonts w:ascii="Arial" w:hAnsi="Arial" w:cs="Arial"/>
                <w:sz w:val="20"/>
                <w:szCs w:val="20"/>
                <w:rPrChange w:id="12002" w:author="Александр" w:date="2020-04-13T08:07:00Z">
                  <w:rPr>
                    <w:rFonts w:ascii="Arial" w:hAnsi="Arial" w:cs="Arial"/>
                    <w:sz w:val="20"/>
                    <w:szCs w:val="20"/>
                    <w:highlight w:val="yellow"/>
                  </w:rPr>
                </w:rPrChange>
              </w:rPr>
              <w:t>-</w:t>
            </w:r>
          </w:p>
        </w:tc>
        <w:tc>
          <w:tcPr>
            <w:tcW w:w="534" w:type="pct"/>
          </w:tcPr>
          <w:p w14:paraId="243C0496" w14:textId="7962525A" w:rsidR="00444E8E" w:rsidRPr="00614090" w:rsidRDefault="00444E8E" w:rsidP="00444E8E">
            <w:pPr>
              <w:jc w:val="center"/>
              <w:rPr>
                <w:rFonts w:ascii="Arial" w:hAnsi="Arial" w:cs="Arial"/>
                <w:sz w:val="20"/>
                <w:szCs w:val="20"/>
                <w:rPrChange w:id="12003" w:author="Александр" w:date="2020-04-13T08:07:00Z">
                  <w:rPr>
                    <w:rFonts w:ascii="Arial" w:hAnsi="Arial" w:cs="Arial"/>
                    <w:sz w:val="20"/>
                    <w:szCs w:val="20"/>
                    <w:highlight w:val="yellow"/>
                  </w:rPr>
                </w:rPrChange>
              </w:rPr>
            </w:pPr>
            <w:r w:rsidRPr="00614090">
              <w:rPr>
                <w:rFonts w:ascii="Arial" w:hAnsi="Arial" w:cs="Arial"/>
                <w:sz w:val="20"/>
                <w:szCs w:val="20"/>
                <w:rPrChange w:id="12004" w:author="Александр" w:date="2020-04-13T08:07:00Z">
                  <w:rPr>
                    <w:rFonts w:ascii="Arial" w:hAnsi="Arial" w:cs="Arial"/>
                    <w:sz w:val="20"/>
                    <w:szCs w:val="20"/>
                    <w:highlight w:val="yellow"/>
                  </w:rPr>
                </w:rPrChange>
              </w:rPr>
              <w:t>-</w:t>
            </w:r>
          </w:p>
        </w:tc>
        <w:tc>
          <w:tcPr>
            <w:tcW w:w="579" w:type="pct"/>
          </w:tcPr>
          <w:p w14:paraId="2D88AA5D" w14:textId="1EB71E1E" w:rsidR="00444E8E" w:rsidRPr="00614090" w:rsidRDefault="00444E8E" w:rsidP="00444E8E">
            <w:pPr>
              <w:jc w:val="left"/>
              <w:rPr>
                <w:rFonts w:ascii="Arial" w:hAnsi="Arial" w:cs="Arial"/>
                <w:sz w:val="20"/>
                <w:szCs w:val="20"/>
                <w:rPrChange w:id="12005" w:author="Александр" w:date="2020-04-13T08:07:00Z">
                  <w:rPr>
                    <w:rFonts w:ascii="Arial" w:hAnsi="Arial" w:cs="Arial"/>
                    <w:sz w:val="20"/>
                    <w:szCs w:val="20"/>
                    <w:highlight w:val="yellow"/>
                  </w:rPr>
                </w:rPrChange>
              </w:rPr>
            </w:pPr>
            <w:r w:rsidRPr="00614090">
              <w:rPr>
                <w:rFonts w:ascii="Arial" w:hAnsi="Arial" w:cs="Arial"/>
                <w:sz w:val="20"/>
                <w:szCs w:val="20"/>
                <w:rPrChange w:id="12006" w:author="Александр" w:date="2020-04-13T08:07:00Z">
                  <w:rPr>
                    <w:rFonts w:ascii="Arial" w:hAnsi="Arial" w:cs="Arial"/>
                    <w:sz w:val="20"/>
                    <w:szCs w:val="20"/>
                    <w:highlight w:val="yellow"/>
                  </w:rPr>
                </w:rPrChange>
              </w:rPr>
              <w:t>-</w:t>
            </w:r>
          </w:p>
        </w:tc>
        <w:tc>
          <w:tcPr>
            <w:tcW w:w="400" w:type="pct"/>
          </w:tcPr>
          <w:p w14:paraId="6EFC6A47" w14:textId="09CBAE74" w:rsidR="00444E8E" w:rsidRPr="00614090" w:rsidRDefault="00444E8E" w:rsidP="00444E8E">
            <w:pPr>
              <w:jc w:val="center"/>
              <w:rPr>
                <w:rFonts w:ascii="Arial" w:hAnsi="Arial" w:cs="Arial"/>
                <w:sz w:val="20"/>
                <w:szCs w:val="20"/>
                <w:rPrChange w:id="12007" w:author="Александр" w:date="2020-04-13T08:07:00Z">
                  <w:rPr>
                    <w:rFonts w:ascii="Arial" w:hAnsi="Arial" w:cs="Arial"/>
                    <w:sz w:val="20"/>
                    <w:szCs w:val="20"/>
                    <w:highlight w:val="yellow"/>
                  </w:rPr>
                </w:rPrChange>
              </w:rPr>
            </w:pPr>
            <w:r w:rsidRPr="00614090">
              <w:rPr>
                <w:rFonts w:ascii="Arial" w:hAnsi="Arial" w:cs="Arial"/>
                <w:sz w:val="20"/>
                <w:szCs w:val="20"/>
                <w:rPrChange w:id="12008" w:author="Александр" w:date="2020-04-13T08:07:00Z">
                  <w:rPr>
                    <w:rFonts w:ascii="Arial" w:hAnsi="Arial" w:cs="Arial"/>
                    <w:sz w:val="20"/>
                    <w:szCs w:val="20"/>
                    <w:highlight w:val="yellow"/>
                  </w:rPr>
                </w:rPrChange>
              </w:rPr>
              <w:t>-</w:t>
            </w:r>
          </w:p>
        </w:tc>
        <w:tc>
          <w:tcPr>
            <w:tcW w:w="401" w:type="pct"/>
          </w:tcPr>
          <w:p w14:paraId="64862458" w14:textId="65F03ECD" w:rsidR="00444E8E" w:rsidRPr="00614090" w:rsidRDefault="00444E8E" w:rsidP="00444E8E">
            <w:pPr>
              <w:jc w:val="center"/>
              <w:rPr>
                <w:rFonts w:ascii="Arial" w:hAnsi="Arial" w:cs="Arial"/>
                <w:sz w:val="20"/>
                <w:szCs w:val="20"/>
                <w:rPrChange w:id="12009" w:author="Александр" w:date="2020-04-13T08:07:00Z">
                  <w:rPr>
                    <w:rFonts w:ascii="Arial" w:hAnsi="Arial" w:cs="Arial"/>
                    <w:sz w:val="20"/>
                    <w:szCs w:val="20"/>
                    <w:highlight w:val="yellow"/>
                  </w:rPr>
                </w:rPrChange>
              </w:rPr>
            </w:pPr>
            <w:r w:rsidRPr="00614090">
              <w:rPr>
                <w:rFonts w:ascii="Arial" w:hAnsi="Arial" w:cs="Arial"/>
                <w:sz w:val="20"/>
                <w:szCs w:val="20"/>
                <w:rPrChange w:id="12010" w:author="Александр" w:date="2020-04-13T08:07:00Z">
                  <w:rPr>
                    <w:rFonts w:ascii="Arial" w:hAnsi="Arial" w:cs="Arial"/>
                    <w:sz w:val="20"/>
                    <w:szCs w:val="20"/>
                    <w:highlight w:val="yellow"/>
                  </w:rPr>
                </w:rPrChange>
              </w:rPr>
              <w:t>-</w:t>
            </w:r>
          </w:p>
        </w:tc>
        <w:tc>
          <w:tcPr>
            <w:tcW w:w="356" w:type="pct"/>
          </w:tcPr>
          <w:p w14:paraId="092D3C3B" w14:textId="4CA6342F" w:rsidR="00444E8E" w:rsidRPr="00614090" w:rsidRDefault="00444E8E" w:rsidP="00444E8E">
            <w:pPr>
              <w:jc w:val="center"/>
              <w:rPr>
                <w:rFonts w:ascii="Arial" w:hAnsi="Arial" w:cs="Arial"/>
                <w:sz w:val="20"/>
                <w:szCs w:val="20"/>
                <w:lang w:val="en-US"/>
                <w:rPrChange w:id="12011"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12" w:author="Александр" w:date="2020-04-13T08:07:00Z">
                  <w:rPr>
                    <w:rFonts w:ascii="Arial" w:hAnsi="Arial" w:cs="Arial"/>
                    <w:sz w:val="20"/>
                    <w:szCs w:val="20"/>
                    <w:highlight w:val="yellow"/>
                    <w:lang w:val="en-US"/>
                  </w:rPr>
                </w:rPrChange>
              </w:rPr>
              <w:t>SAP</w:t>
            </w:r>
          </w:p>
        </w:tc>
      </w:tr>
      <w:tr w:rsidR="00444E8E" w:rsidRPr="000E3C42" w14:paraId="28F8A804" w14:textId="77777777" w:rsidTr="00444E8E">
        <w:trPr>
          <w:cantSplit/>
        </w:trPr>
        <w:tc>
          <w:tcPr>
            <w:tcW w:w="190" w:type="pct"/>
          </w:tcPr>
          <w:p w14:paraId="5BB78C2D" w14:textId="54D0664A" w:rsidR="00444E8E" w:rsidRDefault="00444E8E" w:rsidP="00444E8E">
            <w:pPr>
              <w:rPr>
                <w:rFonts w:ascii="Arial" w:hAnsi="Arial" w:cs="Arial"/>
                <w:sz w:val="20"/>
                <w:szCs w:val="20"/>
              </w:rPr>
            </w:pPr>
            <w:r>
              <w:rPr>
                <w:rFonts w:ascii="Arial" w:hAnsi="Arial" w:cs="Arial"/>
                <w:sz w:val="20"/>
                <w:szCs w:val="20"/>
              </w:rPr>
              <w:t>5.</w:t>
            </w:r>
          </w:p>
        </w:tc>
        <w:tc>
          <w:tcPr>
            <w:tcW w:w="274" w:type="pct"/>
          </w:tcPr>
          <w:p w14:paraId="2B896EA5" w14:textId="41DBE693" w:rsidR="00444E8E" w:rsidRPr="00041CFE" w:rsidRDefault="00444E8E" w:rsidP="00444E8E">
            <w:pPr>
              <w:jc w:val="left"/>
              <w:rPr>
                <w:rFonts w:ascii="Arial" w:hAnsi="Arial" w:cs="Arial"/>
                <w:sz w:val="20"/>
                <w:szCs w:val="20"/>
              </w:rPr>
            </w:pPr>
            <w:r w:rsidRPr="00614090">
              <w:rPr>
                <w:rFonts w:ascii="Arial" w:hAnsi="Arial" w:cs="Arial"/>
                <w:sz w:val="20"/>
                <w:szCs w:val="20"/>
                <w:rPrChange w:id="12013" w:author="Александр" w:date="2020-04-13T08:07:00Z">
                  <w:rPr>
                    <w:rFonts w:ascii="Arial" w:hAnsi="Arial" w:cs="Arial"/>
                    <w:sz w:val="20"/>
                    <w:szCs w:val="20"/>
                    <w:highlight w:val="yellow"/>
                  </w:rPr>
                </w:rPrChange>
              </w:rPr>
              <w:t>Группы кодов</w:t>
            </w:r>
          </w:p>
        </w:tc>
        <w:tc>
          <w:tcPr>
            <w:tcW w:w="388" w:type="pct"/>
          </w:tcPr>
          <w:p w14:paraId="526670AE" w14:textId="12F99304" w:rsidR="00444E8E" w:rsidRPr="00041CFE" w:rsidRDefault="00444E8E" w:rsidP="00444E8E">
            <w:pPr>
              <w:jc w:val="left"/>
              <w:rPr>
                <w:rFonts w:ascii="Arial" w:hAnsi="Arial" w:cs="Arial"/>
                <w:sz w:val="20"/>
                <w:szCs w:val="20"/>
              </w:rPr>
            </w:pPr>
            <w:r w:rsidRPr="00614090">
              <w:rPr>
                <w:rFonts w:ascii="Arial" w:hAnsi="Arial" w:cs="Arial"/>
                <w:sz w:val="20"/>
                <w:szCs w:val="20"/>
                <w:rPrChange w:id="12014" w:author="Александр" w:date="2020-04-13T08:07:00Z">
                  <w:rPr>
                    <w:rFonts w:ascii="Arial" w:hAnsi="Arial" w:cs="Arial"/>
                    <w:sz w:val="20"/>
                    <w:szCs w:val="20"/>
                    <w:highlight w:val="yellow"/>
                  </w:rPr>
                </w:rPrChange>
              </w:rPr>
              <w:t>Индикатор использования</w:t>
            </w:r>
          </w:p>
        </w:tc>
        <w:tc>
          <w:tcPr>
            <w:tcW w:w="982" w:type="pct"/>
          </w:tcPr>
          <w:p w14:paraId="3EFD9AA7" w14:textId="40CAB4F7" w:rsidR="00444E8E" w:rsidRPr="00041CFE" w:rsidRDefault="00444E8E" w:rsidP="00444E8E">
            <w:pPr>
              <w:rPr>
                <w:rFonts w:ascii="Arial" w:hAnsi="Arial" w:cs="Arial"/>
                <w:sz w:val="20"/>
                <w:szCs w:val="20"/>
              </w:rPr>
            </w:pPr>
            <w:r w:rsidRPr="00614090">
              <w:rPr>
                <w:rFonts w:ascii="Arial" w:hAnsi="Arial" w:cs="Arial"/>
                <w:sz w:val="20"/>
                <w:szCs w:val="20"/>
                <w:rPrChange w:id="12015" w:author="Александр" w:date="2020-04-13T08:07:00Z">
                  <w:rPr>
                    <w:rFonts w:ascii="Arial" w:hAnsi="Arial" w:cs="Arial"/>
                    <w:sz w:val="20"/>
                    <w:szCs w:val="20"/>
                    <w:highlight w:val="yellow"/>
                  </w:rPr>
                </w:rPrChange>
              </w:rPr>
              <w:t>Индикатор использования</w:t>
            </w:r>
          </w:p>
        </w:tc>
        <w:tc>
          <w:tcPr>
            <w:tcW w:w="363" w:type="pct"/>
          </w:tcPr>
          <w:p w14:paraId="2222D189" w14:textId="5C599DF0" w:rsidR="00444E8E" w:rsidRPr="00041CFE" w:rsidRDefault="00444E8E" w:rsidP="00444E8E">
            <w:pPr>
              <w:jc w:val="center"/>
              <w:rPr>
                <w:rFonts w:ascii="Arial" w:hAnsi="Arial" w:cs="Arial"/>
                <w:sz w:val="20"/>
                <w:szCs w:val="20"/>
                <w:lang w:val="en-US"/>
              </w:rPr>
            </w:pPr>
            <w:r w:rsidRPr="00614090">
              <w:rPr>
                <w:rFonts w:ascii="Arial" w:hAnsi="Arial" w:cs="Arial"/>
                <w:sz w:val="20"/>
                <w:szCs w:val="20"/>
                <w:lang w:val="en-US"/>
                <w:rPrChange w:id="12016" w:author="Александр" w:date="2020-04-13T08:07:00Z">
                  <w:rPr>
                    <w:rFonts w:ascii="Arial" w:hAnsi="Arial" w:cs="Arial"/>
                    <w:sz w:val="20"/>
                    <w:szCs w:val="20"/>
                    <w:highlight w:val="yellow"/>
                    <w:lang w:val="en-US"/>
                  </w:rPr>
                </w:rPrChange>
              </w:rPr>
              <w:t>CHAR</w:t>
            </w:r>
            <w:r w:rsidRPr="00614090">
              <w:rPr>
                <w:rFonts w:ascii="Arial" w:hAnsi="Arial" w:cs="Arial"/>
                <w:sz w:val="20"/>
                <w:szCs w:val="20"/>
                <w:rPrChange w:id="12017" w:author="Александр" w:date="2020-04-13T08:07:00Z">
                  <w:rPr>
                    <w:rFonts w:ascii="Arial" w:hAnsi="Arial" w:cs="Arial"/>
                    <w:sz w:val="20"/>
                    <w:szCs w:val="20"/>
                    <w:highlight w:val="yellow"/>
                  </w:rPr>
                </w:rPrChange>
              </w:rPr>
              <w:t>,1</w:t>
            </w:r>
          </w:p>
        </w:tc>
        <w:tc>
          <w:tcPr>
            <w:tcW w:w="533" w:type="pct"/>
          </w:tcPr>
          <w:p w14:paraId="2CCD3895" w14:textId="5FBBE279" w:rsidR="00444E8E" w:rsidRPr="00041CFE" w:rsidRDefault="00444E8E" w:rsidP="00444E8E">
            <w:pPr>
              <w:jc w:val="center"/>
              <w:rPr>
                <w:rFonts w:ascii="Arial" w:hAnsi="Arial" w:cs="Arial"/>
                <w:sz w:val="20"/>
                <w:szCs w:val="20"/>
              </w:rPr>
            </w:pPr>
            <w:r w:rsidRPr="00614090">
              <w:rPr>
                <w:rFonts w:ascii="Arial" w:hAnsi="Arial" w:cs="Arial"/>
                <w:sz w:val="20"/>
                <w:szCs w:val="20"/>
                <w:rPrChange w:id="12018" w:author="Александр" w:date="2020-04-13T08:07:00Z">
                  <w:rPr>
                    <w:rFonts w:ascii="Arial" w:hAnsi="Arial" w:cs="Arial"/>
                    <w:sz w:val="20"/>
                    <w:szCs w:val="20"/>
                    <w:highlight w:val="yellow"/>
                  </w:rPr>
                </w:rPrChange>
              </w:rPr>
              <w:t>QP</w:t>
            </w:r>
            <w:r w:rsidRPr="00614090">
              <w:rPr>
                <w:rFonts w:ascii="Arial" w:hAnsi="Arial" w:cs="Arial"/>
                <w:sz w:val="20"/>
                <w:szCs w:val="20"/>
                <w:lang w:val="en-US"/>
                <w:rPrChange w:id="12019" w:author="Александр" w:date="2020-04-13T08:07:00Z">
                  <w:rPr>
                    <w:rFonts w:ascii="Arial" w:hAnsi="Arial" w:cs="Arial"/>
                    <w:sz w:val="20"/>
                    <w:szCs w:val="20"/>
                    <w:highlight w:val="yellow"/>
                    <w:lang w:val="en-US"/>
                  </w:rPr>
                </w:rPrChange>
              </w:rPr>
              <w:t>GR</w:t>
            </w:r>
            <w:r w:rsidRPr="00614090">
              <w:rPr>
                <w:rFonts w:ascii="Arial" w:hAnsi="Arial" w:cs="Arial"/>
                <w:sz w:val="20"/>
                <w:szCs w:val="20"/>
                <w:rPrChange w:id="12020" w:author="Александр" w:date="2020-04-13T08:07:00Z">
                  <w:rPr>
                    <w:rFonts w:ascii="Arial" w:hAnsi="Arial" w:cs="Arial"/>
                    <w:sz w:val="20"/>
                    <w:szCs w:val="20"/>
                    <w:highlight w:val="yellow"/>
                  </w:rPr>
                </w:rPrChange>
              </w:rPr>
              <w:t xml:space="preserve"> -VERWENDUNG</w:t>
            </w:r>
          </w:p>
        </w:tc>
        <w:tc>
          <w:tcPr>
            <w:tcW w:w="534" w:type="pct"/>
          </w:tcPr>
          <w:p w14:paraId="58006E5D" w14:textId="1836B8D5" w:rsidR="00444E8E" w:rsidRPr="00041CFE" w:rsidRDefault="00444E8E" w:rsidP="00444E8E">
            <w:pPr>
              <w:jc w:val="center"/>
              <w:rPr>
                <w:rFonts w:ascii="Arial" w:hAnsi="Arial" w:cs="Arial"/>
                <w:sz w:val="20"/>
                <w:szCs w:val="20"/>
                <w:lang w:val="en-US"/>
              </w:rPr>
            </w:pPr>
            <w:r w:rsidRPr="00614090">
              <w:rPr>
                <w:rFonts w:ascii="Arial" w:hAnsi="Arial" w:cs="Arial"/>
                <w:sz w:val="20"/>
                <w:szCs w:val="20"/>
                <w:rPrChange w:id="12021" w:author="Александр" w:date="2020-04-13T08:07:00Z">
                  <w:rPr>
                    <w:rFonts w:ascii="Arial" w:hAnsi="Arial" w:cs="Arial"/>
                    <w:sz w:val="20"/>
                    <w:szCs w:val="20"/>
                    <w:highlight w:val="yellow"/>
                  </w:rPr>
                </w:rPrChange>
              </w:rPr>
              <w:t>-</w:t>
            </w:r>
          </w:p>
        </w:tc>
        <w:tc>
          <w:tcPr>
            <w:tcW w:w="579" w:type="pct"/>
          </w:tcPr>
          <w:p w14:paraId="2396D581" w14:textId="065D768F" w:rsidR="00444E8E" w:rsidRPr="00041CFE" w:rsidRDefault="00444E8E" w:rsidP="00444E8E">
            <w:pPr>
              <w:jc w:val="left"/>
              <w:rPr>
                <w:rFonts w:ascii="Arial" w:hAnsi="Arial" w:cs="Arial"/>
                <w:sz w:val="20"/>
                <w:szCs w:val="20"/>
              </w:rPr>
            </w:pPr>
            <w:r w:rsidRPr="00614090">
              <w:rPr>
                <w:rFonts w:ascii="Arial" w:hAnsi="Arial" w:cs="Arial"/>
                <w:sz w:val="20"/>
                <w:szCs w:val="20"/>
                <w:rPrChange w:id="12022" w:author="Александр" w:date="2020-04-13T08:07:00Z">
                  <w:rPr>
                    <w:rFonts w:ascii="Arial" w:hAnsi="Arial" w:cs="Arial"/>
                    <w:sz w:val="20"/>
                    <w:szCs w:val="20"/>
                    <w:highlight w:val="yellow"/>
                  </w:rPr>
                </w:rPrChange>
              </w:rPr>
              <w:t>-</w:t>
            </w:r>
          </w:p>
        </w:tc>
        <w:tc>
          <w:tcPr>
            <w:tcW w:w="400" w:type="pct"/>
          </w:tcPr>
          <w:p w14:paraId="6C898908" w14:textId="4A9A01BF" w:rsidR="00444E8E" w:rsidRPr="00041CFE" w:rsidRDefault="00444E8E" w:rsidP="00444E8E">
            <w:pPr>
              <w:jc w:val="center"/>
              <w:rPr>
                <w:rFonts w:ascii="Arial" w:hAnsi="Arial" w:cs="Arial"/>
                <w:sz w:val="20"/>
                <w:szCs w:val="20"/>
              </w:rPr>
            </w:pPr>
            <w:r w:rsidRPr="00614090">
              <w:rPr>
                <w:rFonts w:ascii="Arial" w:hAnsi="Arial" w:cs="Arial"/>
                <w:sz w:val="20"/>
                <w:szCs w:val="20"/>
                <w:rPrChange w:id="12023" w:author="Александр" w:date="2020-04-13T08:07:00Z">
                  <w:rPr>
                    <w:rFonts w:ascii="Arial" w:hAnsi="Arial" w:cs="Arial"/>
                    <w:sz w:val="20"/>
                    <w:szCs w:val="20"/>
                    <w:highlight w:val="yellow"/>
                  </w:rPr>
                </w:rPrChange>
              </w:rPr>
              <w:t>-</w:t>
            </w:r>
          </w:p>
        </w:tc>
        <w:tc>
          <w:tcPr>
            <w:tcW w:w="401" w:type="pct"/>
          </w:tcPr>
          <w:p w14:paraId="735AE992" w14:textId="1141E643" w:rsidR="00444E8E" w:rsidRPr="00041CFE" w:rsidRDefault="00444E8E" w:rsidP="00444E8E">
            <w:pPr>
              <w:jc w:val="center"/>
              <w:rPr>
                <w:rFonts w:ascii="Arial" w:hAnsi="Arial" w:cs="Arial"/>
                <w:sz w:val="20"/>
                <w:szCs w:val="20"/>
              </w:rPr>
            </w:pPr>
            <w:r w:rsidRPr="00614090">
              <w:rPr>
                <w:rFonts w:ascii="Arial" w:hAnsi="Arial" w:cs="Arial"/>
                <w:sz w:val="20"/>
                <w:szCs w:val="20"/>
                <w:rPrChange w:id="12024" w:author="Александр" w:date="2020-04-13T08:07:00Z">
                  <w:rPr>
                    <w:rFonts w:ascii="Arial" w:hAnsi="Arial" w:cs="Arial"/>
                    <w:sz w:val="20"/>
                    <w:szCs w:val="20"/>
                    <w:highlight w:val="yellow"/>
                  </w:rPr>
                </w:rPrChange>
              </w:rPr>
              <w:t>-</w:t>
            </w:r>
          </w:p>
        </w:tc>
        <w:tc>
          <w:tcPr>
            <w:tcW w:w="356" w:type="pct"/>
          </w:tcPr>
          <w:p w14:paraId="01BF7503" w14:textId="282B6511" w:rsidR="00444E8E" w:rsidRPr="00041CFE" w:rsidRDefault="00444E8E" w:rsidP="00444E8E">
            <w:pPr>
              <w:jc w:val="center"/>
              <w:rPr>
                <w:rFonts w:ascii="Arial" w:hAnsi="Arial" w:cs="Arial"/>
                <w:sz w:val="20"/>
                <w:szCs w:val="20"/>
                <w:lang w:val="en-US"/>
              </w:rPr>
            </w:pPr>
            <w:r w:rsidRPr="00614090">
              <w:rPr>
                <w:rFonts w:ascii="Arial" w:hAnsi="Arial" w:cs="Arial"/>
                <w:sz w:val="20"/>
                <w:szCs w:val="20"/>
                <w:lang w:val="en-US"/>
                <w:rPrChange w:id="12025" w:author="Александр" w:date="2020-04-13T08:07:00Z">
                  <w:rPr>
                    <w:rFonts w:ascii="Arial" w:hAnsi="Arial" w:cs="Arial"/>
                    <w:sz w:val="20"/>
                    <w:szCs w:val="20"/>
                    <w:highlight w:val="yellow"/>
                    <w:lang w:val="en-US"/>
                  </w:rPr>
                </w:rPrChange>
              </w:rPr>
              <w:t>SAP</w:t>
            </w:r>
          </w:p>
        </w:tc>
      </w:tr>
      <w:tr w:rsidR="00444E8E" w:rsidRPr="000E3C42" w14:paraId="2E651035" w14:textId="77777777" w:rsidTr="00444E8E">
        <w:trPr>
          <w:cantSplit/>
        </w:trPr>
        <w:tc>
          <w:tcPr>
            <w:tcW w:w="190" w:type="pct"/>
          </w:tcPr>
          <w:p w14:paraId="332F2CDA" w14:textId="0E1B08DD" w:rsidR="00444E8E" w:rsidRPr="00614090" w:rsidRDefault="00444E8E" w:rsidP="00444E8E">
            <w:pPr>
              <w:rPr>
                <w:rFonts w:ascii="Arial" w:hAnsi="Arial" w:cs="Arial"/>
                <w:sz w:val="20"/>
                <w:szCs w:val="20"/>
                <w:rPrChange w:id="12026" w:author="Александр" w:date="2020-04-13T08:07:00Z">
                  <w:rPr>
                    <w:rFonts w:ascii="Arial" w:hAnsi="Arial" w:cs="Arial"/>
                    <w:sz w:val="20"/>
                    <w:szCs w:val="20"/>
                    <w:highlight w:val="yellow"/>
                  </w:rPr>
                </w:rPrChange>
              </w:rPr>
            </w:pPr>
            <w:r w:rsidRPr="00614090">
              <w:rPr>
                <w:rFonts w:ascii="Arial" w:hAnsi="Arial" w:cs="Arial"/>
                <w:sz w:val="20"/>
                <w:szCs w:val="20"/>
                <w:rPrChange w:id="12027" w:author="Александр" w:date="2020-04-13T08:07:00Z">
                  <w:rPr>
                    <w:rFonts w:ascii="Arial" w:hAnsi="Arial" w:cs="Arial"/>
                    <w:sz w:val="20"/>
                    <w:szCs w:val="20"/>
                    <w:highlight w:val="yellow"/>
                  </w:rPr>
                </w:rPrChange>
              </w:rPr>
              <w:lastRenderedPageBreak/>
              <w:t>6.</w:t>
            </w:r>
          </w:p>
        </w:tc>
        <w:tc>
          <w:tcPr>
            <w:tcW w:w="274" w:type="pct"/>
          </w:tcPr>
          <w:p w14:paraId="33D88768" w14:textId="375F4406" w:rsidR="00444E8E" w:rsidRPr="00696F74" w:rsidRDefault="00BC14A6" w:rsidP="00444E8E">
            <w:pPr>
              <w:jc w:val="left"/>
              <w:rPr>
                <w:rFonts w:ascii="Arial" w:hAnsi="Arial" w:cs="Arial"/>
                <w:sz w:val="20"/>
                <w:szCs w:val="20"/>
              </w:rPr>
            </w:pPr>
            <w:r w:rsidRPr="00041CFE">
              <w:rPr>
                <w:rFonts w:ascii="Arial" w:hAnsi="Arial" w:cs="Arial"/>
                <w:sz w:val="20"/>
                <w:szCs w:val="20"/>
              </w:rPr>
              <w:t>Коды</w:t>
            </w:r>
          </w:p>
        </w:tc>
        <w:tc>
          <w:tcPr>
            <w:tcW w:w="388" w:type="pct"/>
          </w:tcPr>
          <w:p w14:paraId="14CF5CF4" w14:textId="77777777" w:rsidR="00444E8E" w:rsidRPr="00614090" w:rsidRDefault="00444E8E" w:rsidP="00444E8E">
            <w:pPr>
              <w:jc w:val="left"/>
              <w:rPr>
                <w:rFonts w:ascii="Arial" w:hAnsi="Arial" w:cs="Arial"/>
                <w:sz w:val="20"/>
                <w:szCs w:val="20"/>
              </w:rPr>
            </w:pPr>
            <w:r w:rsidRPr="00614090">
              <w:rPr>
                <w:rFonts w:ascii="Arial" w:hAnsi="Arial" w:cs="Arial"/>
                <w:sz w:val="20"/>
                <w:szCs w:val="20"/>
              </w:rPr>
              <w:t>Код</w:t>
            </w:r>
          </w:p>
        </w:tc>
        <w:tc>
          <w:tcPr>
            <w:tcW w:w="982" w:type="pct"/>
          </w:tcPr>
          <w:p w14:paraId="722DAAA5" w14:textId="77777777" w:rsidR="00444E8E" w:rsidRPr="00614090" w:rsidRDefault="00444E8E" w:rsidP="00444E8E">
            <w:pPr>
              <w:jc w:val="left"/>
              <w:rPr>
                <w:rFonts w:ascii="Arial" w:hAnsi="Arial" w:cs="Arial"/>
                <w:sz w:val="20"/>
                <w:szCs w:val="20"/>
              </w:rPr>
            </w:pPr>
            <w:r w:rsidRPr="00614090">
              <w:rPr>
                <w:rFonts w:ascii="Arial" w:hAnsi="Arial" w:cs="Arial"/>
                <w:sz w:val="20"/>
                <w:szCs w:val="20"/>
              </w:rPr>
              <w:t>Представляет низший уровень иерархии каталогов ТОРО и относится к фактической кодировке атрибута. Код может быть однозначно идентифицирован только в привязке к каталогу и группе кодов</w:t>
            </w:r>
          </w:p>
        </w:tc>
        <w:tc>
          <w:tcPr>
            <w:tcW w:w="363" w:type="pct"/>
          </w:tcPr>
          <w:p w14:paraId="5CF86A02" w14:textId="77777777" w:rsidR="00444E8E" w:rsidRPr="00614090" w:rsidRDefault="00444E8E" w:rsidP="00444E8E">
            <w:pPr>
              <w:jc w:val="center"/>
              <w:rPr>
                <w:rFonts w:ascii="Arial" w:hAnsi="Arial" w:cs="Arial"/>
                <w:sz w:val="20"/>
                <w:szCs w:val="20"/>
              </w:rPr>
            </w:pPr>
            <w:r w:rsidRPr="00614090">
              <w:rPr>
                <w:rFonts w:ascii="Arial" w:hAnsi="Arial" w:cs="Arial"/>
                <w:sz w:val="20"/>
                <w:szCs w:val="20"/>
                <w:lang w:val="en-US"/>
              </w:rPr>
              <w:t>CHAR</w:t>
            </w:r>
            <w:r w:rsidRPr="00614090">
              <w:rPr>
                <w:rFonts w:ascii="Arial" w:hAnsi="Arial" w:cs="Arial"/>
                <w:sz w:val="20"/>
                <w:szCs w:val="20"/>
              </w:rPr>
              <w:t>, 4</w:t>
            </w:r>
          </w:p>
        </w:tc>
        <w:tc>
          <w:tcPr>
            <w:tcW w:w="533" w:type="pct"/>
          </w:tcPr>
          <w:p w14:paraId="4107C87C" w14:textId="77777777" w:rsidR="00444E8E" w:rsidRPr="00614090" w:rsidRDefault="00444E8E" w:rsidP="00444E8E">
            <w:pPr>
              <w:jc w:val="center"/>
              <w:rPr>
                <w:rFonts w:ascii="Arial" w:hAnsi="Arial" w:cs="Arial"/>
                <w:sz w:val="20"/>
                <w:szCs w:val="20"/>
              </w:rPr>
            </w:pPr>
            <w:r w:rsidRPr="00614090">
              <w:rPr>
                <w:rFonts w:ascii="Arial" w:hAnsi="Arial" w:cs="Arial"/>
                <w:sz w:val="20"/>
                <w:szCs w:val="20"/>
              </w:rPr>
              <w:t>QPCD-CODE</w:t>
            </w:r>
          </w:p>
        </w:tc>
        <w:tc>
          <w:tcPr>
            <w:tcW w:w="534" w:type="pct"/>
          </w:tcPr>
          <w:p w14:paraId="62A31D41" w14:textId="77777777" w:rsidR="00444E8E" w:rsidRPr="00614090" w:rsidRDefault="00444E8E" w:rsidP="00444E8E">
            <w:pPr>
              <w:jc w:val="center"/>
              <w:rPr>
                <w:rFonts w:ascii="Arial" w:hAnsi="Arial" w:cs="Arial"/>
                <w:sz w:val="20"/>
                <w:szCs w:val="20"/>
              </w:rPr>
            </w:pPr>
            <w:r w:rsidRPr="00614090">
              <w:rPr>
                <w:rFonts w:ascii="Arial" w:hAnsi="Arial" w:cs="Arial"/>
                <w:sz w:val="20"/>
                <w:szCs w:val="20"/>
                <w:lang w:val="en-US"/>
              </w:rPr>
              <w:t>X</w:t>
            </w:r>
          </w:p>
        </w:tc>
        <w:tc>
          <w:tcPr>
            <w:tcW w:w="579" w:type="pct"/>
          </w:tcPr>
          <w:p w14:paraId="26A62925" w14:textId="77777777" w:rsidR="00444E8E" w:rsidRPr="00614090" w:rsidRDefault="00444E8E" w:rsidP="00444E8E">
            <w:pPr>
              <w:jc w:val="left"/>
              <w:rPr>
                <w:rFonts w:ascii="Arial" w:hAnsi="Arial" w:cs="Arial"/>
                <w:sz w:val="20"/>
                <w:szCs w:val="20"/>
              </w:rPr>
            </w:pPr>
            <w:r w:rsidRPr="00614090">
              <w:rPr>
                <w:rFonts w:ascii="Arial" w:hAnsi="Arial" w:cs="Arial"/>
                <w:sz w:val="20"/>
                <w:szCs w:val="20"/>
              </w:rPr>
              <w:t>Для всех каталогов ТОРО</w:t>
            </w:r>
          </w:p>
        </w:tc>
        <w:tc>
          <w:tcPr>
            <w:tcW w:w="400" w:type="pct"/>
          </w:tcPr>
          <w:p w14:paraId="4F8544CF" w14:textId="0E320802" w:rsidR="00444E8E" w:rsidRPr="00614090" w:rsidRDefault="00444E8E" w:rsidP="00444E8E">
            <w:pPr>
              <w:jc w:val="center"/>
              <w:rPr>
                <w:rFonts w:ascii="Arial" w:hAnsi="Arial" w:cs="Arial"/>
                <w:sz w:val="20"/>
                <w:szCs w:val="20"/>
              </w:rPr>
            </w:pPr>
            <w:r w:rsidRPr="00614090">
              <w:rPr>
                <w:rFonts w:ascii="Arial" w:hAnsi="Arial" w:cs="Arial"/>
                <w:sz w:val="20"/>
                <w:szCs w:val="20"/>
              </w:rPr>
              <w:t>Группа кодов</w:t>
            </w:r>
          </w:p>
        </w:tc>
        <w:tc>
          <w:tcPr>
            <w:tcW w:w="401" w:type="pct"/>
          </w:tcPr>
          <w:p w14:paraId="46ADA745" w14:textId="27FFD880" w:rsidR="00444E8E" w:rsidRPr="00614090" w:rsidRDefault="00444E8E" w:rsidP="00444E8E">
            <w:pPr>
              <w:jc w:val="center"/>
              <w:rPr>
                <w:rFonts w:ascii="Arial" w:hAnsi="Arial" w:cs="Arial"/>
                <w:sz w:val="20"/>
                <w:szCs w:val="20"/>
              </w:rPr>
            </w:pPr>
            <w:r w:rsidRPr="00614090">
              <w:rPr>
                <w:rFonts w:ascii="Arial" w:hAnsi="Arial" w:cs="Arial"/>
                <w:sz w:val="20"/>
                <w:szCs w:val="20"/>
              </w:rPr>
              <w:t>-</w:t>
            </w:r>
          </w:p>
        </w:tc>
        <w:tc>
          <w:tcPr>
            <w:tcW w:w="356" w:type="pct"/>
          </w:tcPr>
          <w:p w14:paraId="0EF6D564" w14:textId="79855340" w:rsidR="00444E8E" w:rsidRPr="00614090" w:rsidRDefault="00444E8E" w:rsidP="00444E8E">
            <w:pPr>
              <w:jc w:val="center"/>
              <w:rPr>
                <w:rFonts w:ascii="Arial" w:hAnsi="Arial" w:cs="Arial"/>
                <w:sz w:val="20"/>
                <w:szCs w:val="20"/>
              </w:rPr>
            </w:pPr>
            <w:r w:rsidRPr="00614090">
              <w:rPr>
                <w:rFonts w:ascii="Arial" w:hAnsi="Arial" w:cs="Arial"/>
                <w:sz w:val="20"/>
                <w:szCs w:val="20"/>
                <w:lang w:val="en-US"/>
              </w:rPr>
              <w:t>SAP</w:t>
            </w:r>
          </w:p>
        </w:tc>
      </w:tr>
      <w:tr w:rsidR="00444E8E" w:rsidRPr="000E3C42" w14:paraId="555E8A37" w14:textId="77777777" w:rsidTr="00444E8E">
        <w:trPr>
          <w:cantSplit/>
        </w:trPr>
        <w:tc>
          <w:tcPr>
            <w:tcW w:w="190" w:type="pct"/>
          </w:tcPr>
          <w:p w14:paraId="762B818A" w14:textId="49D929C9" w:rsidR="00444E8E" w:rsidRPr="00041CFE" w:rsidRDefault="00444E8E" w:rsidP="00444E8E">
            <w:pPr>
              <w:rPr>
                <w:rFonts w:ascii="Arial" w:hAnsi="Arial" w:cs="Arial"/>
                <w:sz w:val="20"/>
                <w:szCs w:val="20"/>
                <w:lang w:val="en-US"/>
              </w:rPr>
            </w:pPr>
            <w:r w:rsidRPr="00041CFE">
              <w:rPr>
                <w:rFonts w:ascii="Arial" w:hAnsi="Arial" w:cs="Arial"/>
                <w:sz w:val="20"/>
                <w:szCs w:val="20"/>
                <w:lang w:val="en-US"/>
              </w:rPr>
              <w:t>7.</w:t>
            </w:r>
          </w:p>
        </w:tc>
        <w:tc>
          <w:tcPr>
            <w:tcW w:w="274" w:type="pct"/>
          </w:tcPr>
          <w:p w14:paraId="7E15857D" w14:textId="050B2FCD" w:rsidR="00444E8E" w:rsidRPr="00614090" w:rsidRDefault="00BC14A6" w:rsidP="00444E8E">
            <w:pPr>
              <w:jc w:val="left"/>
              <w:rPr>
                <w:rFonts w:ascii="Arial" w:hAnsi="Arial" w:cs="Arial"/>
                <w:sz w:val="20"/>
                <w:szCs w:val="20"/>
              </w:rPr>
            </w:pPr>
            <w:r w:rsidRPr="00696F74">
              <w:rPr>
                <w:rFonts w:ascii="Arial" w:hAnsi="Arial" w:cs="Arial"/>
                <w:sz w:val="20"/>
                <w:szCs w:val="20"/>
              </w:rPr>
              <w:t>Коды</w:t>
            </w:r>
          </w:p>
        </w:tc>
        <w:tc>
          <w:tcPr>
            <w:tcW w:w="388" w:type="pct"/>
          </w:tcPr>
          <w:p w14:paraId="1AAEFE14" w14:textId="77777777" w:rsidR="00444E8E" w:rsidRPr="00614090" w:rsidRDefault="00444E8E" w:rsidP="00444E8E">
            <w:pPr>
              <w:jc w:val="left"/>
              <w:rPr>
                <w:rFonts w:ascii="Arial" w:hAnsi="Arial" w:cs="Arial"/>
                <w:sz w:val="20"/>
                <w:szCs w:val="20"/>
              </w:rPr>
            </w:pPr>
            <w:r w:rsidRPr="00614090">
              <w:rPr>
                <w:rFonts w:ascii="Arial" w:hAnsi="Arial" w:cs="Arial"/>
                <w:sz w:val="20"/>
                <w:szCs w:val="20"/>
              </w:rPr>
              <w:t>Краткий текст</w:t>
            </w:r>
          </w:p>
        </w:tc>
        <w:tc>
          <w:tcPr>
            <w:tcW w:w="982" w:type="pct"/>
          </w:tcPr>
          <w:p w14:paraId="46560DDF" w14:textId="77777777" w:rsidR="00444E8E" w:rsidRPr="00614090" w:rsidRDefault="00444E8E" w:rsidP="00444E8E">
            <w:pPr>
              <w:jc w:val="left"/>
              <w:rPr>
                <w:rFonts w:ascii="Arial" w:hAnsi="Arial" w:cs="Arial"/>
                <w:sz w:val="20"/>
                <w:szCs w:val="20"/>
              </w:rPr>
            </w:pPr>
            <w:r w:rsidRPr="00614090">
              <w:rPr>
                <w:rFonts w:ascii="Arial" w:hAnsi="Arial" w:cs="Arial"/>
                <w:sz w:val="20"/>
                <w:szCs w:val="20"/>
              </w:rPr>
              <w:t>Наименование кода</w:t>
            </w:r>
          </w:p>
        </w:tc>
        <w:tc>
          <w:tcPr>
            <w:tcW w:w="363" w:type="pct"/>
          </w:tcPr>
          <w:p w14:paraId="6E5EFE39" w14:textId="77777777" w:rsidR="00444E8E" w:rsidRPr="00614090" w:rsidRDefault="00444E8E" w:rsidP="00444E8E">
            <w:pPr>
              <w:jc w:val="center"/>
              <w:rPr>
                <w:rFonts w:ascii="Arial" w:hAnsi="Arial" w:cs="Arial"/>
                <w:sz w:val="20"/>
                <w:szCs w:val="20"/>
              </w:rPr>
            </w:pPr>
            <w:r w:rsidRPr="00614090">
              <w:rPr>
                <w:rFonts w:ascii="Arial" w:hAnsi="Arial" w:cs="Arial"/>
                <w:sz w:val="20"/>
                <w:szCs w:val="20"/>
                <w:lang w:val="en-US"/>
              </w:rPr>
              <w:t>CHAR</w:t>
            </w:r>
            <w:r w:rsidRPr="00614090">
              <w:rPr>
                <w:rFonts w:ascii="Arial" w:hAnsi="Arial" w:cs="Arial"/>
                <w:sz w:val="20"/>
                <w:szCs w:val="20"/>
              </w:rPr>
              <w:t>, 40</w:t>
            </w:r>
          </w:p>
        </w:tc>
        <w:tc>
          <w:tcPr>
            <w:tcW w:w="533" w:type="pct"/>
          </w:tcPr>
          <w:p w14:paraId="4D4BC538" w14:textId="77777777" w:rsidR="00444E8E" w:rsidRPr="00614090" w:rsidRDefault="00444E8E" w:rsidP="00444E8E">
            <w:pPr>
              <w:jc w:val="center"/>
              <w:rPr>
                <w:rFonts w:ascii="Arial" w:hAnsi="Arial" w:cs="Arial"/>
                <w:sz w:val="20"/>
                <w:szCs w:val="20"/>
              </w:rPr>
            </w:pPr>
            <w:r w:rsidRPr="00614090">
              <w:rPr>
                <w:rFonts w:ascii="Arial" w:hAnsi="Arial" w:cs="Arial"/>
                <w:sz w:val="20"/>
                <w:szCs w:val="20"/>
              </w:rPr>
              <w:t>QPCT-KURZTEXT</w:t>
            </w:r>
          </w:p>
        </w:tc>
        <w:tc>
          <w:tcPr>
            <w:tcW w:w="534" w:type="pct"/>
          </w:tcPr>
          <w:p w14:paraId="6ED9E090" w14:textId="042132E6" w:rsidR="00444E8E" w:rsidRPr="00614090" w:rsidRDefault="00444E8E" w:rsidP="00444E8E">
            <w:pPr>
              <w:jc w:val="center"/>
              <w:rPr>
                <w:rFonts w:ascii="Arial" w:hAnsi="Arial" w:cs="Arial"/>
                <w:sz w:val="20"/>
                <w:szCs w:val="20"/>
              </w:rPr>
            </w:pPr>
            <w:r w:rsidRPr="00614090">
              <w:rPr>
                <w:rFonts w:ascii="Arial" w:hAnsi="Arial" w:cs="Arial"/>
                <w:sz w:val="20"/>
                <w:szCs w:val="20"/>
              </w:rPr>
              <w:t>-</w:t>
            </w:r>
          </w:p>
        </w:tc>
        <w:tc>
          <w:tcPr>
            <w:tcW w:w="579" w:type="pct"/>
          </w:tcPr>
          <w:p w14:paraId="3788F1BE" w14:textId="267F5B39" w:rsidR="00444E8E" w:rsidRPr="00614090" w:rsidRDefault="00444E8E" w:rsidP="00444E8E">
            <w:pPr>
              <w:jc w:val="center"/>
              <w:rPr>
                <w:rFonts w:ascii="Arial" w:hAnsi="Arial" w:cs="Arial"/>
                <w:sz w:val="20"/>
                <w:szCs w:val="20"/>
              </w:rPr>
            </w:pPr>
            <w:r w:rsidRPr="00614090">
              <w:rPr>
                <w:rFonts w:ascii="Arial" w:hAnsi="Arial" w:cs="Arial"/>
                <w:sz w:val="20"/>
                <w:szCs w:val="20"/>
              </w:rPr>
              <w:t>-</w:t>
            </w:r>
          </w:p>
        </w:tc>
        <w:tc>
          <w:tcPr>
            <w:tcW w:w="400" w:type="pct"/>
          </w:tcPr>
          <w:p w14:paraId="1BAEE290" w14:textId="412C5337" w:rsidR="00444E8E" w:rsidRPr="00614090" w:rsidRDefault="00444E8E" w:rsidP="00444E8E">
            <w:pPr>
              <w:jc w:val="center"/>
              <w:rPr>
                <w:rFonts w:ascii="Arial" w:hAnsi="Arial" w:cs="Arial"/>
                <w:sz w:val="20"/>
                <w:szCs w:val="20"/>
              </w:rPr>
            </w:pPr>
            <w:r w:rsidRPr="00614090">
              <w:rPr>
                <w:rFonts w:ascii="Arial" w:hAnsi="Arial" w:cs="Arial"/>
                <w:sz w:val="20"/>
                <w:szCs w:val="20"/>
              </w:rPr>
              <w:t>-</w:t>
            </w:r>
          </w:p>
        </w:tc>
        <w:tc>
          <w:tcPr>
            <w:tcW w:w="401" w:type="pct"/>
          </w:tcPr>
          <w:p w14:paraId="1F366E4E" w14:textId="7EDB612F" w:rsidR="00444E8E" w:rsidRPr="00614090" w:rsidRDefault="00444E8E" w:rsidP="00444E8E">
            <w:pPr>
              <w:jc w:val="center"/>
              <w:rPr>
                <w:rFonts w:ascii="Arial" w:hAnsi="Arial" w:cs="Arial"/>
                <w:sz w:val="20"/>
                <w:szCs w:val="20"/>
              </w:rPr>
            </w:pPr>
            <w:r w:rsidRPr="00614090">
              <w:rPr>
                <w:rFonts w:ascii="Arial" w:hAnsi="Arial" w:cs="Arial"/>
                <w:sz w:val="20"/>
                <w:szCs w:val="20"/>
              </w:rPr>
              <w:t>-</w:t>
            </w:r>
          </w:p>
        </w:tc>
        <w:tc>
          <w:tcPr>
            <w:tcW w:w="356" w:type="pct"/>
          </w:tcPr>
          <w:p w14:paraId="06325E76" w14:textId="0AD7C20D" w:rsidR="00444E8E" w:rsidRPr="00614090" w:rsidRDefault="00444E8E" w:rsidP="00444E8E">
            <w:pPr>
              <w:jc w:val="center"/>
              <w:rPr>
                <w:rFonts w:ascii="Arial" w:hAnsi="Arial" w:cs="Arial"/>
                <w:sz w:val="20"/>
                <w:szCs w:val="20"/>
              </w:rPr>
            </w:pPr>
            <w:r w:rsidRPr="00614090">
              <w:rPr>
                <w:rFonts w:ascii="Arial" w:hAnsi="Arial" w:cs="Arial"/>
                <w:sz w:val="20"/>
                <w:szCs w:val="20"/>
                <w:lang w:val="en-US"/>
              </w:rPr>
              <w:t>SAP</w:t>
            </w:r>
          </w:p>
        </w:tc>
      </w:tr>
      <w:tr w:rsidR="00444E8E" w:rsidRPr="000E3C42" w14:paraId="214D29BC" w14:textId="77777777" w:rsidTr="00444E8E">
        <w:trPr>
          <w:cantSplit/>
        </w:trPr>
        <w:tc>
          <w:tcPr>
            <w:tcW w:w="190" w:type="pct"/>
          </w:tcPr>
          <w:p w14:paraId="7CD7DE78" w14:textId="4009D679" w:rsidR="00444E8E" w:rsidRPr="00041CFE" w:rsidRDefault="00444E8E" w:rsidP="00444E8E">
            <w:pPr>
              <w:rPr>
                <w:rFonts w:ascii="Arial" w:hAnsi="Arial" w:cs="Arial"/>
                <w:sz w:val="20"/>
                <w:szCs w:val="20"/>
              </w:rPr>
            </w:pPr>
            <w:r w:rsidRPr="00041CFE">
              <w:rPr>
                <w:rFonts w:ascii="Arial" w:hAnsi="Arial" w:cs="Arial"/>
                <w:sz w:val="20"/>
                <w:szCs w:val="20"/>
              </w:rPr>
              <w:t>8.</w:t>
            </w:r>
          </w:p>
        </w:tc>
        <w:tc>
          <w:tcPr>
            <w:tcW w:w="274" w:type="pct"/>
          </w:tcPr>
          <w:p w14:paraId="007E986F" w14:textId="193588FE" w:rsidR="00444E8E" w:rsidRPr="00614090" w:rsidRDefault="00BC14A6" w:rsidP="00444E8E">
            <w:pPr>
              <w:jc w:val="left"/>
              <w:rPr>
                <w:rFonts w:ascii="Arial" w:hAnsi="Arial" w:cs="Arial"/>
                <w:sz w:val="20"/>
                <w:szCs w:val="20"/>
                <w:rPrChange w:id="12028" w:author="Александр" w:date="2020-04-13T08:07:00Z">
                  <w:rPr>
                    <w:rFonts w:ascii="Arial" w:hAnsi="Arial" w:cs="Arial"/>
                    <w:sz w:val="20"/>
                    <w:szCs w:val="20"/>
                    <w:highlight w:val="yellow"/>
                  </w:rPr>
                </w:rPrChange>
              </w:rPr>
            </w:pPr>
            <w:r w:rsidRPr="00614090">
              <w:rPr>
                <w:rFonts w:ascii="Arial" w:hAnsi="Arial" w:cs="Arial"/>
                <w:sz w:val="20"/>
                <w:szCs w:val="20"/>
                <w:rPrChange w:id="12029" w:author="Александр" w:date="2020-04-13T08:07:00Z">
                  <w:rPr>
                    <w:rFonts w:ascii="Arial" w:hAnsi="Arial" w:cs="Arial"/>
                    <w:sz w:val="20"/>
                    <w:szCs w:val="20"/>
                    <w:highlight w:val="yellow"/>
                  </w:rPr>
                </w:rPrChange>
              </w:rPr>
              <w:t>Коды</w:t>
            </w:r>
          </w:p>
        </w:tc>
        <w:tc>
          <w:tcPr>
            <w:tcW w:w="388" w:type="pct"/>
          </w:tcPr>
          <w:p w14:paraId="13AA911A" w14:textId="731F0369" w:rsidR="00444E8E" w:rsidRPr="00614090" w:rsidRDefault="00444E8E" w:rsidP="00444E8E">
            <w:pPr>
              <w:jc w:val="left"/>
              <w:rPr>
                <w:rFonts w:ascii="Arial" w:hAnsi="Arial" w:cs="Arial"/>
                <w:sz w:val="20"/>
                <w:szCs w:val="20"/>
                <w:rPrChange w:id="12030" w:author="Александр" w:date="2020-04-13T08:07:00Z">
                  <w:rPr>
                    <w:rFonts w:ascii="Arial" w:hAnsi="Arial" w:cs="Arial"/>
                    <w:sz w:val="20"/>
                    <w:szCs w:val="20"/>
                    <w:highlight w:val="yellow"/>
                  </w:rPr>
                </w:rPrChange>
              </w:rPr>
            </w:pPr>
            <w:r w:rsidRPr="00614090">
              <w:rPr>
                <w:rFonts w:ascii="Arial" w:hAnsi="Arial" w:cs="Arial"/>
                <w:sz w:val="20"/>
                <w:szCs w:val="20"/>
                <w:rPrChange w:id="12031" w:author="Александр" w:date="2020-04-13T08:07:00Z">
                  <w:rPr>
                    <w:rFonts w:ascii="Arial" w:hAnsi="Arial" w:cs="Arial"/>
                    <w:sz w:val="20"/>
                    <w:szCs w:val="20"/>
                    <w:highlight w:val="yellow"/>
                  </w:rPr>
                </w:rPrChange>
              </w:rPr>
              <w:t>Класс дефектов</w:t>
            </w:r>
          </w:p>
        </w:tc>
        <w:tc>
          <w:tcPr>
            <w:tcW w:w="982" w:type="pct"/>
          </w:tcPr>
          <w:p w14:paraId="118D3D75" w14:textId="478D08A2" w:rsidR="00444E8E" w:rsidRPr="00614090" w:rsidRDefault="00444E8E" w:rsidP="00444E8E">
            <w:pPr>
              <w:jc w:val="left"/>
              <w:rPr>
                <w:rFonts w:ascii="Arial" w:hAnsi="Arial" w:cs="Arial"/>
                <w:sz w:val="20"/>
                <w:szCs w:val="20"/>
                <w:rPrChange w:id="12032" w:author="Александр" w:date="2020-04-13T08:07:00Z">
                  <w:rPr>
                    <w:rFonts w:ascii="Arial" w:hAnsi="Arial" w:cs="Arial"/>
                    <w:sz w:val="20"/>
                    <w:szCs w:val="20"/>
                    <w:highlight w:val="yellow"/>
                  </w:rPr>
                </w:rPrChange>
              </w:rPr>
            </w:pPr>
            <w:r w:rsidRPr="00614090">
              <w:rPr>
                <w:rFonts w:ascii="Arial" w:hAnsi="Arial" w:cs="Arial"/>
                <w:sz w:val="20"/>
                <w:szCs w:val="20"/>
                <w:rPrChange w:id="12033" w:author="Александр" w:date="2020-04-13T08:07:00Z">
                  <w:rPr>
                    <w:rFonts w:ascii="Arial" w:hAnsi="Arial" w:cs="Arial"/>
                    <w:sz w:val="20"/>
                    <w:szCs w:val="20"/>
                    <w:highlight w:val="yellow"/>
                  </w:rPr>
                </w:rPrChange>
              </w:rPr>
              <w:t>Класс дефектов</w:t>
            </w:r>
          </w:p>
        </w:tc>
        <w:tc>
          <w:tcPr>
            <w:tcW w:w="363" w:type="pct"/>
          </w:tcPr>
          <w:p w14:paraId="727B7A85" w14:textId="3E18AAB5" w:rsidR="00444E8E" w:rsidRPr="00614090" w:rsidRDefault="00444E8E" w:rsidP="00444E8E">
            <w:pPr>
              <w:jc w:val="center"/>
              <w:rPr>
                <w:rFonts w:ascii="Arial" w:hAnsi="Arial" w:cs="Arial"/>
                <w:sz w:val="20"/>
                <w:szCs w:val="20"/>
                <w:lang w:val="en-US"/>
                <w:rPrChange w:id="12034"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35" w:author="Александр" w:date="2020-04-13T08:07:00Z">
                  <w:rPr>
                    <w:rFonts w:ascii="Arial" w:hAnsi="Arial" w:cs="Arial"/>
                    <w:sz w:val="20"/>
                    <w:szCs w:val="20"/>
                    <w:highlight w:val="yellow"/>
                    <w:lang w:val="en-US"/>
                  </w:rPr>
                </w:rPrChange>
              </w:rPr>
              <w:t>CHAR</w:t>
            </w:r>
            <w:r w:rsidRPr="00614090">
              <w:rPr>
                <w:rFonts w:ascii="Arial" w:hAnsi="Arial" w:cs="Arial"/>
                <w:sz w:val="20"/>
                <w:szCs w:val="20"/>
                <w:rPrChange w:id="12036" w:author="Александр" w:date="2020-04-13T08:07:00Z">
                  <w:rPr>
                    <w:rFonts w:ascii="Arial" w:hAnsi="Arial" w:cs="Arial"/>
                    <w:sz w:val="20"/>
                    <w:szCs w:val="20"/>
                    <w:highlight w:val="yellow"/>
                  </w:rPr>
                </w:rPrChange>
              </w:rPr>
              <w:t>, 2</w:t>
            </w:r>
          </w:p>
        </w:tc>
        <w:tc>
          <w:tcPr>
            <w:tcW w:w="533" w:type="pct"/>
          </w:tcPr>
          <w:p w14:paraId="06182DAE" w14:textId="27306B25" w:rsidR="00444E8E" w:rsidRPr="00614090" w:rsidRDefault="00444E8E" w:rsidP="00444E8E">
            <w:pPr>
              <w:jc w:val="center"/>
              <w:rPr>
                <w:rFonts w:ascii="Arial" w:hAnsi="Arial" w:cs="Arial"/>
                <w:sz w:val="20"/>
                <w:szCs w:val="20"/>
                <w:rPrChange w:id="12037" w:author="Александр" w:date="2020-04-13T08:07:00Z">
                  <w:rPr>
                    <w:rFonts w:ascii="Arial" w:hAnsi="Arial" w:cs="Arial"/>
                    <w:sz w:val="20"/>
                    <w:szCs w:val="20"/>
                    <w:highlight w:val="yellow"/>
                  </w:rPr>
                </w:rPrChange>
              </w:rPr>
            </w:pPr>
            <w:r w:rsidRPr="00614090">
              <w:rPr>
                <w:rFonts w:ascii="Arial" w:hAnsi="Arial" w:cs="Arial"/>
                <w:sz w:val="20"/>
                <w:szCs w:val="20"/>
                <w:rPrChange w:id="12038" w:author="Александр" w:date="2020-04-13T08:07:00Z">
                  <w:rPr>
                    <w:rFonts w:ascii="Arial" w:hAnsi="Arial" w:cs="Arial"/>
                    <w:sz w:val="20"/>
                    <w:szCs w:val="20"/>
                    <w:highlight w:val="yellow"/>
                  </w:rPr>
                </w:rPrChange>
              </w:rPr>
              <w:t>QPCD -FEHLKLASSE</w:t>
            </w:r>
          </w:p>
        </w:tc>
        <w:tc>
          <w:tcPr>
            <w:tcW w:w="534" w:type="pct"/>
          </w:tcPr>
          <w:p w14:paraId="689D108D" w14:textId="1159F341" w:rsidR="00444E8E" w:rsidRPr="00614090" w:rsidRDefault="00444E8E" w:rsidP="00444E8E">
            <w:pPr>
              <w:jc w:val="center"/>
              <w:rPr>
                <w:rFonts w:ascii="Arial" w:hAnsi="Arial" w:cs="Arial"/>
                <w:sz w:val="20"/>
                <w:szCs w:val="20"/>
                <w:rPrChange w:id="12039" w:author="Александр" w:date="2020-04-13T08:07:00Z">
                  <w:rPr>
                    <w:rFonts w:ascii="Arial" w:hAnsi="Arial" w:cs="Arial"/>
                    <w:sz w:val="20"/>
                    <w:szCs w:val="20"/>
                    <w:highlight w:val="yellow"/>
                  </w:rPr>
                </w:rPrChange>
              </w:rPr>
            </w:pPr>
            <w:r w:rsidRPr="00614090">
              <w:rPr>
                <w:rFonts w:ascii="Arial" w:hAnsi="Arial" w:cs="Arial"/>
                <w:sz w:val="20"/>
                <w:szCs w:val="20"/>
                <w:rPrChange w:id="12040" w:author="Александр" w:date="2020-04-13T08:07:00Z">
                  <w:rPr>
                    <w:rFonts w:ascii="Arial" w:hAnsi="Arial" w:cs="Arial"/>
                    <w:sz w:val="20"/>
                    <w:szCs w:val="20"/>
                    <w:highlight w:val="yellow"/>
                  </w:rPr>
                </w:rPrChange>
              </w:rPr>
              <w:t>Х</w:t>
            </w:r>
          </w:p>
        </w:tc>
        <w:tc>
          <w:tcPr>
            <w:tcW w:w="579" w:type="pct"/>
          </w:tcPr>
          <w:p w14:paraId="6C90CEBB" w14:textId="66940C07" w:rsidR="00444E8E" w:rsidRPr="00614090" w:rsidRDefault="00444E8E" w:rsidP="00444E8E">
            <w:pPr>
              <w:jc w:val="center"/>
              <w:rPr>
                <w:rFonts w:ascii="Arial" w:hAnsi="Arial" w:cs="Arial"/>
                <w:sz w:val="20"/>
                <w:szCs w:val="20"/>
                <w:rPrChange w:id="12041" w:author="Александр" w:date="2020-04-13T08:07:00Z">
                  <w:rPr>
                    <w:rFonts w:ascii="Arial" w:hAnsi="Arial" w:cs="Arial"/>
                    <w:sz w:val="20"/>
                    <w:szCs w:val="20"/>
                    <w:highlight w:val="yellow"/>
                  </w:rPr>
                </w:rPrChange>
              </w:rPr>
            </w:pPr>
            <w:r w:rsidRPr="00614090">
              <w:rPr>
                <w:rFonts w:ascii="Arial" w:hAnsi="Arial" w:cs="Arial"/>
                <w:sz w:val="20"/>
                <w:szCs w:val="20"/>
                <w:rPrChange w:id="12042" w:author="Александр" w:date="2020-04-13T08:07:00Z">
                  <w:rPr>
                    <w:rFonts w:ascii="Arial" w:hAnsi="Arial" w:cs="Arial"/>
                    <w:sz w:val="20"/>
                    <w:szCs w:val="20"/>
                    <w:highlight w:val="yellow"/>
                  </w:rPr>
                </w:rPrChange>
              </w:rPr>
              <w:t xml:space="preserve">Обязательно для каталога </w:t>
            </w:r>
            <w:proofErr w:type="gramStart"/>
            <w:r w:rsidRPr="00614090">
              <w:rPr>
                <w:rFonts w:ascii="Arial" w:hAnsi="Arial" w:cs="Arial"/>
                <w:sz w:val="20"/>
                <w:szCs w:val="20"/>
                <w:rPrChange w:id="12043" w:author="Александр" w:date="2020-04-13T08:07:00Z">
                  <w:rPr>
                    <w:rFonts w:ascii="Arial" w:hAnsi="Arial" w:cs="Arial"/>
                    <w:sz w:val="20"/>
                    <w:szCs w:val="20"/>
                    <w:highlight w:val="yellow"/>
                  </w:rPr>
                </w:rPrChange>
              </w:rPr>
              <w:t>дефектов(</w:t>
            </w:r>
            <w:proofErr w:type="gramEnd"/>
            <w:r w:rsidRPr="00614090">
              <w:rPr>
                <w:rFonts w:ascii="Arial" w:hAnsi="Arial" w:cs="Arial"/>
                <w:sz w:val="20"/>
                <w:szCs w:val="20"/>
                <w:rPrChange w:id="12044" w:author="Александр" w:date="2020-04-13T08:07:00Z">
                  <w:rPr>
                    <w:rFonts w:ascii="Arial" w:hAnsi="Arial" w:cs="Arial"/>
                    <w:sz w:val="20"/>
                    <w:szCs w:val="20"/>
                    <w:highlight w:val="yellow"/>
                  </w:rPr>
                </w:rPrChange>
              </w:rPr>
              <w:t>каталог 9)</w:t>
            </w:r>
          </w:p>
        </w:tc>
        <w:tc>
          <w:tcPr>
            <w:tcW w:w="400" w:type="pct"/>
          </w:tcPr>
          <w:p w14:paraId="0A57D027" w14:textId="1CE5AE12" w:rsidR="00444E8E" w:rsidRPr="00614090" w:rsidRDefault="00444E8E" w:rsidP="00444E8E">
            <w:pPr>
              <w:jc w:val="center"/>
              <w:rPr>
                <w:rFonts w:ascii="Arial" w:hAnsi="Arial" w:cs="Arial"/>
                <w:sz w:val="20"/>
                <w:szCs w:val="20"/>
                <w:rPrChange w:id="12045" w:author="Александр" w:date="2020-04-13T08:07:00Z">
                  <w:rPr>
                    <w:rFonts w:ascii="Arial" w:hAnsi="Arial" w:cs="Arial"/>
                    <w:sz w:val="20"/>
                    <w:szCs w:val="20"/>
                    <w:highlight w:val="yellow"/>
                  </w:rPr>
                </w:rPrChange>
              </w:rPr>
            </w:pPr>
            <w:r w:rsidRPr="00614090">
              <w:rPr>
                <w:rFonts w:ascii="Arial" w:hAnsi="Arial" w:cs="Arial"/>
                <w:sz w:val="20"/>
                <w:szCs w:val="20"/>
                <w:rPrChange w:id="12046" w:author="Александр" w:date="2020-04-13T08:07:00Z">
                  <w:rPr>
                    <w:rFonts w:ascii="Arial" w:hAnsi="Arial" w:cs="Arial"/>
                    <w:sz w:val="20"/>
                    <w:szCs w:val="20"/>
                    <w:highlight w:val="yellow"/>
                  </w:rPr>
                </w:rPrChange>
              </w:rPr>
              <w:t>-</w:t>
            </w:r>
          </w:p>
        </w:tc>
        <w:tc>
          <w:tcPr>
            <w:tcW w:w="401" w:type="pct"/>
          </w:tcPr>
          <w:p w14:paraId="65D91127" w14:textId="0400F8C1" w:rsidR="00444E8E" w:rsidRPr="00614090" w:rsidRDefault="00444E8E" w:rsidP="00444E8E">
            <w:pPr>
              <w:jc w:val="center"/>
              <w:rPr>
                <w:rFonts w:ascii="Arial" w:hAnsi="Arial" w:cs="Arial"/>
                <w:sz w:val="20"/>
                <w:szCs w:val="20"/>
                <w:rPrChange w:id="12047" w:author="Александр" w:date="2020-04-13T08:07:00Z">
                  <w:rPr>
                    <w:rFonts w:ascii="Arial" w:hAnsi="Arial" w:cs="Arial"/>
                    <w:sz w:val="20"/>
                    <w:szCs w:val="20"/>
                    <w:highlight w:val="yellow"/>
                  </w:rPr>
                </w:rPrChange>
              </w:rPr>
            </w:pPr>
            <w:r w:rsidRPr="00614090">
              <w:rPr>
                <w:rFonts w:ascii="Arial" w:hAnsi="Arial" w:cs="Arial"/>
                <w:sz w:val="20"/>
                <w:szCs w:val="20"/>
                <w:rPrChange w:id="12048" w:author="Александр" w:date="2020-04-13T08:07:00Z">
                  <w:rPr>
                    <w:rFonts w:ascii="Arial" w:hAnsi="Arial" w:cs="Arial"/>
                    <w:sz w:val="20"/>
                    <w:szCs w:val="20"/>
                    <w:highlight w:val="yellow"/>
                  </w:rPr>
                </w:rPrChange>
              </w:rPr>
              <w:t>Выбор из справочника</w:t>
            </w:r>
          </w:p>
        </w:tc>
        <w:tc>
          <w:tcPr>
            <w:tcW w:w="356" w:type="pct"/>
          </w:tcPr>
          <w:p w14:paraId="5373ECB8" w14:textId="4EC2BE09" w:rsidR="00444E8E" w:rsidRPr="00614090" w:rsidRDefault="00444E8E" w:rsidP="00444E8E">
            <w:pPr>
              <w:jc w:val="center"/>
              <w:rPr>
                <w:rFonts w:ascii="Arial" w:hAnsi="Arial" w:cs="Arial"/>
                <w:sz w:val="20"/>
                <w:szCs w:val="20"/>
                <w:lang w:val="en-US"/>
                <w:rPrChange w:id="12049"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50" w:author="Александр" w:date="2020-04-13T08:07:00Z">
                  <w:rPr>
                    <w:rFonts w:ascii="Arial" w:hAnsi="Arial" w:cs="Arial"/>
                    <w:sz w:val="20"/>
                    <w:szCs w:val="20"/>
                    <w:highlight w:val="yellow"/>
                    <w:lang w:val="en-US"/>
                  </w:rPr>
                </w:rPrChange>
              </w:rPr>
              <w:t>SAP</w:t>
            </w:r>
          </w:p>
        </w:tc>
      </w:tr>
      <w:tr w:rsidR="00444E8E" w:rsidRPr="000E3C42" w14:paraId="1A0A82F7" w14:textId="77777777" w:rsidTr="00444E8E">
        <w:trPr>
          <w:cantSplit/>
        </w:trPr>
        <w:tc>
          <w:tcPr>
            <w:tcW w:w="190" w:type="pct"/>
          </w:tcPr>
          <w:p w14:paraId="44CCE0B0" w14:textId="449C0AD0" w:rsidR="00444E8E" w:rsidRPr="00041CFE" w:rsidRDefault="00444E8E" w:rsidP="00444E8E">
            <w:pPr>
              <w:rPr>
                <w:rFonts w:ascii="Arial" w:hAnsi="Arial" w:cs="Arial"/>
                <w:sz w:val="20"/>
                <w:szCs w:val="20"/>
              </w:rPr>
            </w:pPr>
            <w:r w:rsidRPr="00041CFE">
              <w:rPr>
                <w:rFonts w:ascii="Arial" w:hAnsi="Arial" w:cs="Arial"/>
                <w:sz w:val="20"/>
                <w:szCs w:val="20"/>
              </w:rPr>
              <w:t>9.</w:t>
            </w:r>
          </w:p>
        </w:tc>
        <w:tc>
          <w:tcPr>
            <w:tcW w:w="274" w:type="pct"/>
          </w:tcPr>
          <w:p w14:paraId="02D4A3AC" w14:textId="35D5309F" w:rsidR="00444E8E" w:rsidRPr="00614090" w:rsidRDefault="00BC14A6" w:rsidP="00444E8E">
            <w:pPr>
              <w:jc w:val="left"/>
              <w:rPr>
                <w:rFonts w:ascii="Arial" w:hAnsi="Arial" w:cs="Arial"/>
                <w:sz w:val="20"/>
                <w:szCs w:val="20"/>
                <w:rPrChange w:id="12051" w:author="Александр" w:date="2020-04-13T08:07:00Z">
                  <w:rPr>
                    <w:rFonts w:ascii="Arial" w:hAnsi="Arial" w:cs="Arial"/>
                    <w:sz w:val="20"/>
                    <w:szCs w:val="20"/>
                    <w:highlight w:val="yellow"/>
                  </w:rPr>
                </w:rPrChange>
              </w:rPr>
            </w:pPr>
            <w:r w:rsidRPr="00614090">
              <w:rPr>
                <w:rFonts w:ascii="Arial" w:hAnsi="Arial" w:cs="Arial"/>
                <w:sz w:val="20"/>
                <w:szCs w:val="20"/>
                <w:rPrChange w:id="12052" w:author="Александр" w:date="2020-04-13T08:07:00Z">
                  <w:rPr>
                    <w:rFonts w:ascii="Arial" w:hAnsi="Arial" w:cs="Arial"/>
                    <w:sz w:val="20"/>
                    <w:szCs w:val="20"/>
                    <w:highlight w:val="yellow"/>
                  </w:rPr>
                </w:rPrChange>
              </w:rPr>
              <w:t>Коды</w:t>
            </w:r>
          </w:p>
        </w:tc>
        <w:tc>
          <w:tcPr>
            <w:tcW w:w="388" w:type="pct"/>
          </w:tcPr>
          <w:p w14:paraId="3297A7E5" w14:textId="204F0F1B" w:rsidR="00444E8E" w:rsidRPr="00614090" w:rsidRDefault="00444E8E" w:rsidP="00444E8E">
            <w:pPr>
              <w:jc w:val="left"/>
              <w:rPr>
                <w:rFonts w:ascii="Arial" w:hAnsi="Arial" w:cs="Arial"/>
                <w:sz w:val="20"/>
                <w:szCs w:val="20"/>
                <w:rPrChange w:id="12053" w:author="Александр" w:date="2020-04-13T08:07:00Z">
                  <w:rPr>
                    <w:rFonts w:ascii="Arial" w:hAnsi="Arial" w:cs="Arial"/>
                    <w:sz w:val="20"/>
                    <w:szCs w:val="20"/>
                    <w:highlight w:val="yellow"/>
                  </w:rPr>
                </w:rPrChange>
              </w:rPr>
            </w:pPr>
            <w:r w:rsidRPr="00614090">
              <w:rPr>
                <w:rFonts w:ascii="Arial" w:hAnsi="Arial" w:cs="Arial"/>
                <w:sz w:val="20"/>
                <w:szCs w:val="20"/>
                <w:rPrChange w:id="12054" w:author="Александр" w:date="2020-04-13T08:07:00Z">
                  <w:rPr>
                    <w:rFonts w:ascii="Arial" w:hAnsi="Arial" w:cs="Arial"/>
                    <w:sz w:val="20"/>
                    <w:szCs w:val="20"/>
                    <w:highlight w:val="yellow"/>
                  </w:rPr>
                </w:rPrChange>
              </w:rPr>
              <w:t>Подробный текст</w:t>
            </w:r>
          </w:p>
        </w:tc>
        <w:tc>
          <w:tcPr>
            <w:tcW w:w="982" w:type="pct"/>
          </w:tcPr>
          <w:p w14:paraId="7F10CEB0" w14:textId="14033C54" w:rsidR="00444E8E" w:rsidRPr="00614090" w:rsidRDefault="00444E8E" w:rsidP="00444E8E">
            <w:pPr>
              <w:jc w:val="left"/>
              <w:rPr>
                <w:rFonts w:ascii="Arial" w:hAnsi="Arial" w:cs="Arial"/>
                <w:sz w:val="20"/>
                <w:szCs w:val="20"/>
                <w:rPrChange w:id="12055" w:author="Александр" w:date="2020-04-13T08:07:00Z">
                  <w:rPr>
                    <w:rFonts w:ascii="Arial" w:hAnsi="Arial" w:cs="Arial"/>
                    <w:sz w:val="20"/>
                    <w:szCs w:val="20"/>
                    <w:highlight w:val="yellow"/>
                  </w:rPr>
                </w:rPrChange>
              </w:rPr>
            </w:pPr>
            <w:r w:rsidRPr="00614090">
              <w:rPr>
                <w:rFonts w:ascii="Arial" w:hAnsi="Arial" w:cs="Arial"/>
                <w:sz w:val="20"/>
                <w:szCs w:val="20"/>
                <w:rPrChange w:id="12056" w:author="Александр" w:date="2020-04-13T08:07:00Z">
                  <w:rPr>
                    <w:rFonts w:ascii="Arial" w:hAnsi="Arial" w:cs="Arial"/>
                    <w:sz w:val="20"/>
                    <w:szCs w:val="20"/>
                    <w:highlight w:val="yellow"/>
                  </w:rPr>
                </w:rPrChange>
              </w:rPr>
              <w:t>Подробный текст кода</w:t>
            </w:r>
          </w:p>
        </w:tc>
        <w:tc>
          <w:tcPr>
            <w:tcW w:w="363" w:type="pct"/>
          </w:tcPr>
          <w:p w14:paraId="42D62641" w14:textId="5B2E1ADC" w:rsidR="00444E8E" w:rsidRPr="00614090" w:rsidRDefault="00444E8E" w:rsidP="00444E8E">
            <w:pPr>
              <w:jc w:val="center"/>
              <w:rPr>
                <w:rFonts w:ascii="Arial" w:hAnsi="Arial" w:cs="Arial"/>
                <w:sz w:val="20"/>
                <w:szCs w:val="20"/>
                <w:rPrChange w:id="12057" w:author="Александр" w:date="2020-04-13T08:07:00Z">
                  <w:rPr>
                    <w:rFonts w:ascii="Arial" w:hAnsi="Arial" w:cs="Arial"/>
                    <w:sz w:val="20"/>
                    <w:szCs w:val="20"/>
                    <w:highlight w:val="yellow"/>
                  </w:rPr>
                </w:rPrChange>
              </w:rPr>
            </w:pPr>
            <w:r w:rsidRPr="00614090">
              <w:rPr>
                <w:rFonts w:ascii="Arial" w:hAnsi="Arial" w:cs="Arial"/>
                <w:sz w:val="20"/>
                <w:szCs w:val="20"/>
                <w:rPrChange w:id="12058" w:author="Александр" w:date="2020-04-13T08:07:00Z">
                  <w:rPr>
                    <w:rFonts w:ascii="Arial" w:hAnsi="Arial" w:cs="Arial"/>
                    <w:sz w:val="20"/>
                    <w:szCs w:val="20"/>
                    <w:highlight w:val="yellow"/>
                  </w:rPr>
                </w:rPrChange>
              </w:rPr>
              <w:t>-</w:t>
            </w:r>
          </w:p>
        </w:tc>
        <w:tc>
          <w:tcPr>
            <w:tcW w:w="533" w:type="pct"/>
          </w:tcPr>
          <w:p w14:paraId="2C86703E" w14:textId="12C95A8B" w:rsidR="00444E8E" w:rsidRPr="00614090" w:rsidRDefault="00444E8E" w:rsidP="00444E8E">
            <w:pPr>
              <w:jc w:val="center"/>
              <w:rPr>
                <w:rFonts w:ascii="Arial" w:hAnsi="Arial" w:cs="Arial"/>
                <w:sz w:val="20"/>
                <w:szCs w:val="20"/>
                <w:rPrChange w:id="12059" w:author="Александр" w:date="2020-04-13T08:07:00Z">
                  <w:rPr>
                    <w:rFonts w:ascii="Arial" w:hAnsi="Arial" w:cs="Arial"/>
                    <w:sz w:val="20"/>
                    <w:szCs w:val="20"/>
                    <w:highlight w:val="yellow"/>
                  </w:rPr>
                </w:rPrChange>
              </w:rPr>
            </w:pPr>
            <w:r w:rsidRPr="00614090">
              <w:rPr>
                <w:rFonts w:ascii="Arial" w:hAnsi="Arial" w:cs="Arial"/>
                <w:sz w:val="20"/>
                <w:szCs w:val="20"/>
                <w:rPrChange w:id="12060" w:author="Александр" w:date="2020-04-13T08:07:00Z">
                  <w:rPr>
                    <w:rFonts w:ascii="Arial" w:hAnsi="Arial" w:cs="Arial"/>
                    <w:sz w:val="20"/>
                    <w:szCs w:val="20"/>
                    <w:highlight w:val="yellow"/>
                  </w:rPr>
                </w:rPrChange>
              </w:rPr>
              <w:t>-</w:t>
            </w:r>
          </w:p>
        </w:tc>
        <w:tc>
          <w:tcPr>
            <w:tcW w:w="534" w:type="pct"/>
          </w:tcPr>
          <w:p w14:paraId="3C8CD231" w14:textId="51A33A32" w:rsidR="00444E8E" w:rsidRPr="00614090" w:rsidRDefault="00444E8E" w:rsidP="00444E8E">
            <w:pPr>
              <w:jc w:val="center"/>
              <w:rPr>
                <w:rFonts w:ascii="Arial" w:hAnsi="Arial" w:cs="Arial"/>
                <w:sz w:val="20"/>
                <w:szCs w:val="20"/>
                <w:rPrChange w:id="12061" w:author="Александр" w:date="2020-04-13T08:07:00Z">
                  <w:rPr>
                    <w:rFonts w:ascii="Arial" w:hAnsi="Arial" w:cs="Arial"/>
                    <w:sz w:val="20"/>
                    <w:szCs w:val="20"/>
                    <w:highlight w:val="yellow"/>
                  </w:rPr>
                </w:rPrChange>
              </w:rPr>
            </w:pPr>
            <w:r w:rsidRPr="00614090">
              <w:rPr>
                <w:rFonts w:ascii="Arial" w:hAnsi="Arial" w:cs="Arial"/>
                <w:sz w:val="20"/>
                <w:szCs w:val="20"/>
                <w:rPrChange w:id="12062" w:author="Александр" w:date="2020-04-13T08:07:00Z">
                  <w:rPr>
                    <w:rFonts w:ascii="Arial" w:hAnsi="Arial" w:cs="Arial"/>
                    <w:sz w:val="20"/>
                    <w:szCs w:val="20"/>
                    <w:highlight w:val="yellow"/>
                  </w:rPr>
                </w:rPrChange>
              </w:rPr>
              <w:t>-</w:t>
            </w:r>
          </w:p>
        </w:tc>
        <w:tc>
          <w:tcPr>
            <w:tcW w:w="579" w:type="pct"/>
          </w:tcPr>
          <w:p w14:paraId="01686936" w14:textId="7DFC76BD" w:rsidR="00444E8E" w:rsidRPr="00614090" w:rsidRDefault="00444E8E" w:rsidP="00444E8E">
            <w:pPr>
              <w:jc w:val="center"/>
              <w:rPr>
                <w:rFonts w:ascii="Arial" w:hAnsi="Arial" w:cs="Arial"/>
                <w:sz w:val="20"/>
                <w:szCs w:val="20"/>
                <w:rPrChange w:id="12063" w:author="Александр" w:date="2020-04-13T08:07:00Z">
                  <w:rPr>
                    <w:rFonts w:ascii="Arial" w:hAnsi="Arial" w:cs="Arial"/>
                    <w:sz w:val="20"/>
                    <w:szCs w:val="20"/>
                    <w:highlight w:val="yellow"/>
                  </w:rPr>
                </w:rPrChange>
              </w:rPr>
            </w:pPr>
            <w:r w:rsidRPr="00614090">
              <w:rPr>
                <w:rFonts w:ascii="Arial" w:hAnsi="Arial" w:cs="Arial"/>
                <w:sz w:val="20"/>
                <w:szCs w:val="20"/>
                <w:rPrChange w:id="12064" w:author="Александр" w:date="2020-04-13T08:07:00Z">
                  <w:rPr>
                    <w:rFonts w:ascii="Arial" w:hAnsi="Arial" w:cs="Arial"/>
                    <w:sz w:val="20"/>
                    <w:szCs w:val="20"/>
                    <w:highlight w:val="yellow"/>
                  </w:rPr>
                </w:rPrChange>
              </w:rPr>
              <w:t>-</w:t>
            </w:r>
          </w:p>
        </w:tc>
        <w:tc>
          <w:tcPr>
            <w:tcW w:w="400" w:type="pct"/>
          </w:tcPr>
          <w:p w14:paraId="1D98F411" w14:textId="5964240C" w:rsidR="00444E8E" w:rsidRPr="00614090" w:rsidRDefault="00444E8E" w:rsidP="00444E8E">
            <w:pPr>
              <w:jc w:val="center"/>
              <w:rPr>
                <w:rFonts w:ascii="Arial" w:hAnsi="Arial" w:cs="Arial"/>
                <w:sz w:val="20"/>
                <w:szCs w:val="20"/>
                <w:rPrChange w:id="12065" w:author="Александр" w:date="2020-04-13T08:07:00Z">
                  <w:rPr>
                    <w:rFonts w:ascii="Arial" w:hAnsi="Arial" w:cs="Arial"/>
                    <w:sz w:val="20"/>
                    <w:szCs w:val="20"/>
                    <w:highlight w:val="yellow"/>
                  </w:rPr>
                </w:rPrChange>
              </w:rPr>
            </w:pPr>
            <w:r w:rsidRPr="00614090">
              <w:rPr>
                <w:rFonts w:ascii="Arial" w:hAnsi="Arial" w:cs="Arial"/>
                <w:sz w:val="20"/>
                <w:szCs w:val="20"/>
                <w:rPrChange w:id="12066" w:author="Александр" w:date="2020-04-13T08:07:00Z">
                  <w:rPr>
                    <w:rFonts w:ascii="Arial" w:hAnsi="Arial" w:cs="Arial"/>
                    <w:sz w:val="20"/>
                    <w:szCs w:val="20"/>
                    <w:highlight w:val="yellow"/>
                  </w:rPr>
                </w:rPrChange>
              </w:rPr>
              <w:t>-</w:t>
            </w:r>
          </w:p>
        </w:tc>
        <w:tc>
          <w:tcPr>
            <w:tcW w:w="401" w:type="pct"/>
          </w:tcPr>
          <w:p w14:paraId="0FD7F38A" w14:textId="71C7D612" w:rsidR="00444E8E" w:rsidRPr="00614090" w:rsidRDefault="00444E8E" w:rsidP="00444E8E">
            <w:pPr>
              <w:jc w:val="center"/>
              <w:rPr>
                <w:rFonts w:ascii="Arial" w:hAnsi="Arial" w:cs="Arial"/>
                <w:sz w:val="20"/>
                <w:szCs w:val="20"/>
                <w:rPrChange w:id="12067" w:author="Александр" w:date="2020-04-13T08:07:00Z">
                  <w:rPr>
                    <w:rFonts w:ascii="Arial" w:hAnsi="Arial" w:cs="Arial"/>
                    <w:sz w:val="20"/>
                    <w:szCs w:val="20"/>
                    <w:highlight w:val="yellow"/>
                  </w:rPr>
                </w:rPrChange>
              </w:rPr>
            </w:pPr>
            <w:r w:rsidRPr="00614090">
              <w:rPr>
                <w:rFonts w:ascii="Arial" w:hAnsi="Arial" w:cs="Arial"/>
                <w:sz w:val="20"/>
                <w:szCs w:val="20"/>
                <w:rPrChange w:id="12068" w:author="Александр" w:date="2020-04-13T08:07:00Z">
                  <w:rPr>
                    <w:rFonts w:ascii="Arial" w:hAnsi="Arial" w:cs="Arial"/>
                    <w:sz w:val="20"/>
                    <w:szCs w:val="20"/>
                    <w:highlight w:val="yellow"/>
                  </w:rPr>
                </w:rPrChange>
              </w:rPr>
              <w:t>-</w:t>
            </w:r>
          </w:p>
        </w:tc>
        <w:tc>
          <w:tcPr>
            <w:tcW w:w="356" w:type="pct"/>
          </w:tcPr>
          <w:p w14:paraId="6AA6BF6C" w14:textId="1B13235C" w:rsidR="00444E8E" w:rsidRPr="00614090" w:rsidRDefault="00444E8E" w:rsidP="00444E8E">
            <w:pPr>
              <w:jc w:val="center"/>
              <w:rPr>
                <w:rFonts w:ascii="Arial" w:hAnsi="Arial" w:cs="Arial"/>
                <w:sz w:val="20"/>
                <w:szCs w:val="20"/>
                <w:lang w:val="en-US"/>
                <w:rPrChange w:id="12069"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70" w:author="Александр" w:date="2020-04-13T08:07:00Z">
                  <w:rPr>
                    <w:rFonts w:ascii="Arial" w:hAnsi="Arial" w:cs="Arial"/>
                    <w:sz w:val="20"/>
                    <w:szCs w:val="20"/>
                    <w:highlight w:val="yellow"/>
                    <w:lang w:val="en-US"/>
                  </w:rPr>
                </w:rPrChange>
              </w:rPr>
              <w:t>SAP</w:t>
            </w:r>
          </w:p>
        </w:tc>
      </w:tr>
      <w:tr w:rsidR="00444E8E" w:rsidRPr="000E3C42" w14:paraId="155BE01E" w14:textId="77777777" w:rsidTr="00444E8E">
        <w:trPr>
          <w:cantSplit/>
        </w:trPr>
        <w:tc>
          <w:tcPr>
            <w:tcW w:w="190" w:type="pct"/>
          </w:tcPr>
          <w:p w14:paraId="37DA59A8" w14:textId="0CF7127D" w:rsidR="00444E8E" w:rsidRPr="00041CFE" w:rsidRDefault="00444E8E" w:rsidP="00444E8E">
            <w:pPr>
              <w:rPr>
                <w:rFonts w:ascii="Arial" w:hAnsi="Arial" w:cs="Arial"/>
                <w:sz w:val="20"/>
                <w:szCs w:val="20"/>
              </w:rPr>
            </w:pPr>
            <w:r w:rsidRPr="00041CFE">
              <w:rPr>
                <w:rFonts w:ascii="Arial" w:hAnsi="Arial" w:cs="Arial"/>
                <w:sz w:val="20"/>
                <w:szCs w:val="20"/>
              </w:rPr>
              <w:t>10.</w:t>
            </w:r>
          </w:p>
        </w:tc>
        <w:tc>
          <w:tcPr>
            <w:tcW w:w="274" w:type="pct"/>
          </w:tcPr>
          <w:p w14:paraId="4EAE4132" w14:textId="4EB70E04" w:rsidR="00444E8E" w:rsidRPr="00614090" w:rsidRDefault="00BC14A6" w:rsidP="00444E8E">
            <w:pPr>
              <w:jc w:val="left"/>
              <w:rPr>
                <w:rFonts w:ascii="Arial" w:hAnsi="Arial" w:cs="Arial"/>
                <w:sz w:val="20"/>
                <w:szCs w:val="20"/>
                <w:rPrChange w:id="12071" w:author="Александр" w:date="2020-04-13T08:07:00Z">
                  <w:rPr>
                    <w:rFonts w:ascii="Arial" w:hAnsi="Arial" w:cs="Arial"/>
                    <w:sz w:val="20"/>
                    <w:szCs w:val="20"/>
                    <w:highlight w:val="yellow"/>
                  </w:rPr>
                </w:rPrChange>
              </w:rPr>
            </w:pPr>
            <w:r w:rsidRPr="00614090">
              <w:rPr>
                <w:rFonts w:ascii="Arial" w:hAnsi="Arial" w:cs="Arial"/>
                <w:sz w:val="20"/>
                <w:szCs w:val="20"/>
                <w:rPrChange w:id="12072" w:author="Александр" w:date="2020-04-13T08:07:00Z">
                  <w:rPr>
                    <w:rFonts w:ascii="Arial" w:hAnsi="Arial" w:cs="Arial"/>
                    <w:sz w:val="20"/>
                    <w:szCs w:val="20"/>
                    <w:highlight w:val="yellow"/>
                  </w:rPr>
                </w:rPrChange>
              </w:rPr>
              <w:t>Коды</w:t>
            </w:r>
          </w:p>
        </w:tc>
        <w:tc>
          <w:tcPr>
            <w:tcW w:w="388" w:type="pct"/>
          </w:tcPr>
          <w:p w14:paraId="0E07F9BA" w14:textId="5A92F858" w:rsidR="00444E8E" w:rsidRPr="00614090" w:rsidRDefault="00444E8E" w:rsidP="00444E8E">
            <w:pPr>
              <w:jc w:val="left"/>
              <w:rPr>
                <w:rFonts w:ascii="Arial" w:hAnsi="Arial" w:cs="Arial"/>
                <w:sz w:val="20"/>
                <w:szCs w:val="20"/>
                <w:rPrChange w:id="12073" w:author="Александр" w:date="2020-04-13T08:07:00Z">
                  <w:rPr>
                    <w:rFonts w:ascii="Arial" w:hAnsi="Arial" w:cs="Arial"/>
                    <w:sz w:val="20"/>
                    <w:szCs w:val="20"/>
                    <w:highlight w:val="yellow"/>
                  </w:rPr>
                </w:rPrChange>
              </w:rPr>
            </w:pPr>
            <w:r w:rsidRPr="00614090">
              <w:rPr>
                <w:rFonts w:ascii="Arial" w:hAnsi="Arial" w:cs="Arial"/>
                <w:sz w:val="20"/>
                <w:szCs w:val="20"/>
                <w:rPrChange w:id="12074" w:author="Александр" w:date="2020-04-13T08:07:00Z">
                  <w:rPr>
                    <w:rFonts w:ascii="Arial" w:hAnsi="Arial" w:cs="Arial"/>
                    <w:sz w:val="20"/>
                    <w:szCs w:val="20"/>
                    <w:highlight w:val="yellow"/>
                  </w:rPr>
                </w:rPrChange>
              </w:rPr>
              <w:t>Индикатор использования</w:t>
            </w:r>
          </w:p>
        </w:tc>
        <w:tc>
          <w:tcPr>
            <w:tcW w:w="982" w:type="pct"/>
          </w:tcPr>
          <w:p w14:paraId="630410E3" w14:textId="70DCB8E2" w:rsidR="00444E8E" w:rsidRPr="00614090" w:rsidRDefault="00444E8E" w:rsidP="00444E8E">
            <w:pPr>
              <w:jc w:val="left"/>
              <w:rPr>
                <w:rFonts w:ascii="Arial" w:hAnsi="Arial" w:cs="Arial"/>
                <w:sz w:val="20"/>
                <w:szCs w:val="20"/>
                <w:rPrChange w:id="12075" w:author="Александр" w:date="2020-04-13T08:07:00Z">
                  <w:rPr>
                    <w:rFonts w:ascii="Arial" w:hAnsi="Arial" w:cs="Arial"/>
                    <w:sz w:val="20"/>
                    <w:szCs w:val="20"/>
                    <w:highlight w:val="yellow"/>
                  </w:rPr>
                </w:rPrChange>
              </w:rPr>
            </w:pPr>
            <w:r w:rsidRPr="00614090">
              <w:rPr>
                <w:rFonts w:ascii="Arial" w:hAnsi="Arial" w:cs="Arial"/>
                <w:sz w:val="20"/>
                <w:szCs w:val="20"/>
                <w:rPrChange w:id="12076" w:author="Александр" w:date="2020-04-13T08:07:00Z">
                  <w:rPr>
                    <w:rFonts w:ascii="Arial" w:hAnsi="Arial" w:cs="Arial"/>
                    <w:sz w:val="20"/>
                    <w:szCs w:val="20"/>
                    <w:highlight w:val="yellow"/>
                  </w:rPr>
                </w:rPrChange>
              </w:rPr>
              <w:t>Индикатор использования</w:t>
            </w:r>
          </w:p>
        </w:tc>
        <w:tc>
          <w:tcPr>
            <w:tcW w:w="363" w:type="pct"/>
          </w:tcPr>
          <w:p w14:paraId="2E08B6C6" w14:textId="2075999E" w:rsidR="00444E8E" w:rsidRPr="00614090" w:rsidRDefault="00444E8E" w:rsidP="00444E8E">
            <w:pPr>
              <w:jc w:val="center"/>
              <w:rPr>
                <w:rFonts w:ascii="Arial" w:hAnsi="Arial" w:cs="Arial"/>
                <w:sz w:val="20"/>
                <w:szCs w:val="20"/>
                <w:rPrChange w:id="12077" w:author="Александр" w:date="2020-04-13T08:07:00Z">
                  <w:rPr>
                    <w:rFonts w:ascii="Arial" w:hAnsi="Arial" w:cs="Arial"/>
                    <w:sz w:val="20"/>
                    <w:szCs w:val="20"/>
                    <w:highlight w:val="yellow"/>
                  </w:rPr>
                </w:rPrChange>
              </w:rPr>
            </w:pPr>
            <w:r w:rsidRPr="00614090">
              <w:rPr>
                <w:rFonts w:ascii="Arial" w:hAnsi="Arial" w:cs="Arial"/>
                <w:sz w:val="20"/>
                <w:szCs w:val="20"/>
                <w:lang w:val="en-US"/>
                <w:rPrChange w:id="12078" w:author="Александр" w:date="2020-04-13T08:07:00Z">
                  <w:rPr>
                    <w:rFonts w:ascii="Arial" w:hAnsi="Arial" w:cs="Arial"/>
                    <w:sz w:val="20"/>
                    <w:szCs w:val="20"/>
                    <w:highlight w:val="yellow"/>
                    <w:lang w:val="en-US"/>
                  </w:rPr>
                </w:rPrChange>
              </w:rPr>
              <w:t>CHAR</w:t>
            </w:r>
            <w:r w:rsidRPr="00614090">
              <w:rPr>
                <w:rFonts w:ascii="Arial" w:hAnsi="Arial" w:cs="Arial"/>
                <w:sz w:val="20"/>
                <w:szCs w:val="20"/>
                <w:rPrChange w:id="12079" w:author="Александр" w:date="2020-04-13T08:07:00Z">
                  <w:rPr>
                    <w:rFonts w:ascii="Arial" w:hAnsi="Arial" w:cs="Arial"/>
                    <w:sz w:val="20"/>
                    <w:szCs w:val="20"/>
                    <w:highlight w:val="yellow"/>
                  </w:rPr>
                </w:rPrChange>
              </w:rPr>
              <w:t xml:space="preserve">,1 </w:t>
            </w:r>
          </w:p>
        </w:tc>
        <w:tc>
          <w:tcPr>
            <w:tcW w:w="533" w:type="pct"/>
          </w:tcPr>
          <w:p w14:paraId="1F588965" w14:textId="3F3FCA5C" w:rsidR="00444E8E" w:rsidRPr="00614090" w:rsidRDefault="00444E8E" w:rsidP="00444E8E">
            <w:pPr>
              <w:jc w:val="center"/>
              <w:rPr>
                <w:rFonts w:ascii="Arial" w:hAnsi="Arial" w:cs="Arial"/>
                <w:sz w:val="20"/>
                <w:szCs w:val="20"/>
                <w:rPrChange w:id="12080" w:author="Александр" w:date="2020-04-13T08:07:00Z">
                  <w:rPr>
                    <w:rFonts w:ascii="Arial" w:hAnsi="Arial" w:cs="Arial"/>
                    <w:sz w:val="20"/>
                    <w:szCs w:val="20"/>
                    <w:highlight w:val="yellow"/>
                  </w:rPr>
                </w:rPrChange>
              </w:rPr>
            </w:pPr>
            <w:r w:rsidRPr="00614090">
              <w:rPr>
                <w:rFonts w:ascii="Arial" w:hAnsi="Arial" w:cs="Arial"/>
                <w:sz w:val="20"/>
                <w:szCs w:val="20"/>
                <w:rPrChange w:id="12081" w:author="Александр" w:date="2020-04-13T08:07:00Z">
                  <w:rPr>
                    <w:rFonts w:ascii="Arial" w:hAnsi="Arial" w:cs="Arial"/>
                    <w:sz w:val="20"/>
                    <w:szCs w:val="20"/>
                    <w:highlight w:val="yellow"/>
                  </w:rPr>
                </w:rPrChange>
              </w:rPr>
              <w:t>QPCD -VERWENDUNG</w:t>
            </w:r>
          </w:p>
        </w:tc>
        <w:tc>
          <w:tcPr>
            <w:tcW w:w="534" w:type="pct"/>
          </w:tcPr>
          <w:p w14:paraId="229BBBC3" w14:textId="48402F67" w:rsidR="00444E8E" w:rsidRPr="00614090" w:rsidRDefault="00444E8E" w:rsidP="00444E8E">
            <w:pPr>
              <w:jc w:val="center"/>
              <w:rPr>
                <w:rFonts w:ascii="Arial" w:hAnsi="Arial" w:cs="Arial"/>
                <w:sz w:val="20"/>
                <w:szCs w:val="20"/>
                <w:lang w:val="en-US"/>
                <w:rPrChange w:id="12082"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83" w:author="Александр" w:date="2020-04-13T08:07:00Z">
                  <w:rPr>
                    <w:rFonts w:ascii="Arial" w:hAnsi="Arial" w:cs="Arial"/>
                    <w:sz w:val="20"/>
                    <w:szCs w:val="20"/>
                    <w:highlight w:val="yellow"/>
                    <w:lang w:val="en-US"/>
                  </w:rPr>
                </w:rPrChange>
              </w:rPr>
              <w:t>-</w:t>
            </w:r>
          </w:p>
        </w:tc>
        <w:tc>
          <w:tcPr>
            <w:tcW w:w="579" w:type="pct"/>
          </w:tcPr>
          <w:p w14:paraId="4B7EFA09" w14:textId="616757FC" w:rsidR="00444E8E" w:rsidRPr="00614090" w:rsidRDefault="00444E8E" w:rsidP="00444E8E">
            <w:pPr>
              <w:jc w:val="center"/>
              <w:rPr>
                <w:rFonts w:ascii="Arial" w:hAnsi="Arial" w:cs="Arial"/>
                <w:sz w:val="20"/>
                <w:szCs w:val="20"/>
                <w:lang w:val="en-US"/>
                <w:rPrChange w:id="12084"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85" w:author="Александр" w:date="2020-04-13T08:07:00Z">
                  <w:rPr>
                    <w:rFonts w:ascii="Arial" w:hAnsi="Arial" w:cs="Arial"/>
                    <w:sz w:val="20"/>
                    <w:szCs w:val="20"/>
                    <w:highlight w:val="yellow"/>
                    <w:lang w:val="en-US"/>
                  </w:rPr>
                </w:rPrChange>
              </w:rPr>
              <w:t>-</w:t>
            </w:r>
          </w:p>
        </w:tc>
        <w:tc>
          <w:tcPr>
            <w:tcW w:w="400" w:type="pct"/>
          </w:tcPr>
          <w:p w14:paraId="614B0F13" w14:textId="54A74905" w:rsidR="00444E8E" w:rsidRPr="00614090" w:rsidRDefault="00444E8E" w:rsidP="00444E8E">
            <w:pPr>
              <w:jc w:val="center"/>
              <w:rPr>
                <w:rFonts w:ascii="Arial" w:hAnsi="Arial" w:cs="Arial"/>
                <w:sz w:val="20"/>
                <w:szCs w:val="20"/>
                <w:lang w:val="en-US"/>
                <w:rPrChange w:id="12086"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87" w:author="Александр" w:date="2020-04-13T08:07:00Z">
                  <w:rPr>
                    <w:rFonts w:ascii="Arial" w:hAnsi="Arial" w:cs="Arial"/>
                    <w:sz w:val="20"/>
                    <w:szCs w:val="20"/>
                    <w:highlight w:val="yellow"/>
                    <w:lang w:val="en-US"/>
                  </w:rPr>
                </w:rPrChange>
              </w:rPr>
              <w:t>-</w:t>
            </w:r>
          </w:p>
        </w:tc>
        <w:tc>
          <w:tcPr>
            <w:tcW w:w="401" w:type="pct"/>
          </w:tcPr>
          <w:p w14:paraId="178E23A5" w14:textId="30A922ED" w:rsidR="00444E8E" w:rsidRPr="00614090" w:rsidRDefault="00444E8E" w:rsidP="00444E8E">
            <w:pPr>
              <w:jc w:val="center"/>
              <w:rPr>
                <w:rFonts w:ascii="Arial" w:hAnsi="Arial" w:cs="Arial"/>
                <w:sz w:val="20"/>
                <w:szCs w:val="20"/>
                <w:lang w:val="en-US"/>
                <w:rPrChange w:id="12088"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89" w:author="Александр" w:date="2020-04-13T08:07:00Z">
                  <w:rPr>
                    <w:rFonts w:ascii="Arial" w:hAnsi="Arial" w:cs="Arial"/>
                    <w:sz w:val="20"/>
                    <w:szCs w:val="20"/>
                    <w:highlight w:val="yellow"/>
                    <w:lang w:val="en-US"/>
                  </w:rPr>
                </w:rPrChange>
              </w:rPr>
              <w:t>-</w:t>
            </w:r>
          </w:p>
        </w:tc>
        <w:tc>
          <w:tcPr>
            <w:tcW w:w="356" w:type="pct"/>
          </w:tcPr>
          <w:p w14:paraId="42FA3F51" w14:textId="63ADBD54" w:rsidR="00444E8E" w:rsidRPr="00614090" w:rsidRDefault="00444E8E" w:rsidP="00444E8E">
            <w:pPr>
              <w:jc w:val="center"/>
              <w:rPr>
                <w:rFonts w:ascii="Arial" w:hAnsi="Arial" w:cs="Arial"/>
                <w:sz w:val="20"/>
                <w:szCs w:val="20"/>
                <w:lang w:val="en-US"/>
                <w:rPrChange w:id="12090" w:author="Александр" w:date="2020-04-13T08:07:00Z">
                  <w:rPr>
                    <w:rFonts w:ascii="Arial" w:hAnsi="Arial" w:cs="Arial"/>
                    <w:sz w:val="20"/>
                    <w:szCs w:val="20"/>
                    <w:highlight w:val="yellow"/>
                    <w:lang w:val="en-US"/>
                  </w:rPr>
                </w:rPrChange>
              </w:rPr>
            </w:pPr>
            <w:r w:rsidRPr="00614090">
              <w:rPr>
                <w:rFonts w:ascii="Arial" w:hAnsi="Arial" w:cs="Arial"/>
                <w:sz w:val="20"/>
                <w:szCs w:val="20"/>
                <w:lang w:val="en-US"/>
                <w:rPrChange w:id="12091" w:author="Александр" w:date="2020-04-13T08:07:00Z">
                  <w:rPr>
                    <w:rFonts w:ascii="Arial" w:hAnsi="Arial" w:cs="Arial"/>
                    <w:sz w:val="20"/>
                    <w:szCs w:val="20"/>
                    <w:highlight w:val="yellow"/>
                    <w:lang w:val="en-US"/>
                  </w:rPr>
                </w:rPrChange>
              </w:rPr>
              <w:t>SAP</w:t>
            </w:r>
          </w:p>
        </w:tc>
      </w:tr>
    </w:tbl>
    <w:p w14:paraId="26E94669" w14:textId="77777777" w:rsidR="00D153F5" w:rsidRDefault="00D153F5" w:rsidP="00175EC7">
      <w:pPr>
        <w:rPr>
          <w:rFonts w:eastAsiaTheme="majorEastAsia"/>
        </w:rPr>
      </w:pPr>
    </w:p>
    <w:p w14:paraId="5E3EE93C" w14:textId="77777777" w:rsidR="00D153F5" w:rsidRDefault="00D153F5" w:rsidP="00D153F5">
      <w:pPr>
        <w:spacing w:after="200" w:line="276" w:lineRule="auto"/>
        <w:jc w:val="left"/>
        <w:rPr>
          <w:rFonts w:eastAsiaTheme="majorEastAsia"/>
        </w:rPr>
        <w:sectPr w:rsidR="00D153F5" w:rsidSect="00FE7760">
          <w:headerReference w:type="default" r:id="rId38"/>
          <w:headerReference w:type="first" r:id="rId39"/>
          <w:pgSz w:w="16840" w:h="11907" w:orient="landscape" w:code="9"/>
          <w:pgMar w:top="1134" w:right="1134" w:bottom="567" w:left="1134" w:header="737" w:footer="283" w:gutter="0"/>
          <w:cols w:space="708"/>
          <w:docGrid w:linePitch="360"/>
        </w:sectPr>
      </w:pPr>
    </w:p>
    <w:p w14:paraId="2E867A64" w14:textId="77777777" w:rsidR="00D153F5" w:rsidRPr="00977CDA" w:rsidRDefault="00D153F5" w:rsidP="00197D54">
      <w:pPr>
        <w:pStyle w:val="3"/>
      </w:pPr>
      <w:bookmarkStart w:id="12092" w:name="_Toc521083766"/>
      <w:bookmarkStart w:id="12093" w:name="_Toc521340906"/>
      <w:bookmarkStart w:id="12094" w:name="_Toc521439426"/>
      <w:bookmarkStart w:id="12095" w:name="_Toc67557058"/>
      <w:r w:rsidRPr="00977CDA">
        <w:lastRenderedPageBreak/>
        <w:t>Особенности технической реализации</w:t>
      </w:r>
      <w:bookmarkEnd w:id="12092"/>
      <w:bookmarkEnd w:id="12093"/>
      <w:bookmarkEnd w:id="12094"/>
      <w:bookmarkEnd w:id="12095"/>
    </w:p>
    <w:p w14:paraId="24C0EEFE" w14:textId="491241AE" w:rsidR="008C6339" w:rsidRDefault="00D153F5" w:rsidP="00D153F5">
      <w:pPr>
        <w:spacing w:after="240" w:line="276" w:lineRule="auto"/>
        <w:ind w:firstLine="567"/>
        <w:rPr>
          <w:rFonts w:ascii="Arial" w:hAnsi="Arial" w:cs="Arial"/>
        </w:rPr>
      </w:pPr>
      <w:r>
        <w:rPr>
          <w:rFonts w:ascii="Arial" w:hAnsi="Arial" w:cs="Arial"/>
        </w:rPr>
        <w:t xml:space="preserve">Справочник является </w:t>
      </w:r>
      <w:r w:rsidR="00C257A0">
        <w:rPr>
          <w:rFonts w:ascii="Arial" w:hAnsi="Arial" w:cs="Arial"/>
        </w:rPr>
        <w:t>локальным</w:t>
      </w:r>
      <w:r>
        <w:rPr>
          <w:rFonts w:ascii="Arial" w:hAnsi="Arial" w:cs="Arial"/>
        </w:rPr>
        <w:t xml:space="preserve">, ведётся в системе </w:t>
      </w:r>
      <w:r w:rsidR="008C6339">
        <w:rPr>
          <w:rFonts w:ascii="Arial" w:hAnsi="Arial" w:cs="Arial"/>
          <w:lang w:val="en-US"/>
        </w:rPr>
        <w:t>SAP</w:t>
      </w:r>
      <w:r w:rsidR="008C6339" w:rsidRPr="000F1F15">
        <w:rPr>
          <w:rFonts w:ascii="Arial" w:hAnsi="Arial" w:cs="Arial"/>
        </w:rPr>
        <w:t xml:space="preserve"> </w:t>
      </w:r>
      <w:r w:rsidR="008C6339">
        <w:rPr>
          <w:rFonts w:ascii="Arial" w:hAnsi="Arial" w:cs="Arial"/>
          <w:lang w:val="en-US"/>
        </w:rPr>
        <w:t>S</w:t>
      </w:r>
      <w:r w:rsidR="008C6339" w:rsidRPr="000F1F15">
        <w:rPr>
          <w:rFonts w:ascii="Arial" w:hAnsi="Arial" w:cs="Arial"/>
        </w:rPr>
        <w:t>/4</w:t>
      </w:r>
      <w:r w:rsidR="008C6339">
        <w:rPr>
          <w:rFonts w:ascii="Arial" w:hAnsi="Arial" w:cs="Arial"/>
          <w:lang w:val="en-US"/>
        </w:rPr>
        <w:t>HANA</w:t>
      </w:r>
      <w:r>
        <w:rPr>
          <w:rFonts w:ascii="Arial" w:hAnsi="Arial" w:cs="Arial"/>
        </w:rPr>
        <w:t xml:space="preserve"> по заявкам НСИ</w:t>
      </w:r>
      <w:r w:rsidR="00C257A0">
        <w:rPr>
          <w:rFonts w:ascii="Arial" w:hAnsi="Arial" w:cs="Arial"/>
        </w:rPr>
        <w:t xml:space="preserve"> </w:t>
      </w:r>
      <w:proofErr w:type="spellStart"/>
      <w:r w:rsidR="00C257A0">
        <w:rPr>
          <w:rFonts w:ascii="Arial" w:hAnsi="Arial" w:cs="Arial"/>
        </w:rPr>
        <w:t>ТОиР</w:t>
      </w:r>
      <w:proofErr w:type="spellEnd"/>
      <w:r w:rsidR="00C257A0">
        <w:rPr>
          <w:rFonts w:ascii="Arial" w:hAnsi="Arial" w:cs="Arial"/>
        </w:rPr>
        <w:t xml:space="preserve">, транзакция </w:t>
      </w:r>
      <w:r w:rsidR="008C6339">
        <w:rPr>
          <w:rFonts w:ascii="Arial" w:hAnsi="Arial" w:cs="Arial"/>
          <w:color w:val="000000" w:themeColor="text1"/>
          <w:szCs w:val="24"/>
          <w:lang w:val="en-US"/>
        </w:rPr>
        <w:t>QS</w:t>
      </w:r>
      <w:r w:rsidR="008C6339" w:rsidRPr="00967284">
        <w:rPr>
          <w:rFonts w:ascii="Arial" w:hAnsi="Arial" w:cs="Arial"/>
          <w:color w:val="000000" w:themeColor="text1"/>
          <w:szCs w:val="24"/>
        </w:rPr>
        <w:t xml:space="preserve">41 </w:t>
      </w:r>
      <w:r w:rsidR="000D44A6" w:rsidRPr="000D44A6">
        <w:rPr>
          <w:rFonts w:ascii="Arial" w:hAnsi="Arial" w:cs="Arial"/>
          <w:color w:val="000000" w:themeColor="text1"/>
          <w:szCs w:val="24"/>
        </w:rPr>
        <w:t xml:space="preserve">- </w:t>
      </w:r>
      <w:r w:rsidR="008C6339" w:rsidRPr="00967284">
        <w:rPr>
          <w:rFonts w:ascii="Arial" w:hAnsi="Arial" w:cs="Arial"/>
          <w:color w:val="000000" w:themeColor="text1"/>
          <w:szCs w:val="24"/>
        </w:rPr>
        <w:t>Ведение каталога</w:t>
      </w:r>
      <w:r w:rsidR="008C6339">
        <w:rPr>
          <w:rFonts w:ascii="Arial" w:hAnsi="Arial" w:cs="Arial"/>
          <w:color w:val="000000" w:themeColor="text1"/>
          <w:szCs w:val="24"/>
        </w:rPr>
        <w:t>.</w:t>
      </w:r>
    </w:p>
    <w:p w14:paraId="1F4F4793" w14:textId="77777777" w:rsidR="00D153F5" w:rsidRPr="00B10F88" w:rsidRDefault="00D153F5" w:rsidP="00D153F5">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3F799E9B" w14:textId="77777777" w:rsidR="00D153F5" w:rsidRPr="00977CDA" w:rsidRDefault="00D153F5" w:rsidP="00197D54">
      <w:pPr>
        <w:pStyle w:val="3"/>
      </w:pPr>
      <w:bookmarkStart w:id="12096" w:name="_Toc521083767"/>
      <w:bookmarkStart w:id="12097" w:name="_Toc521340907"/>
      <w:bookmarkStart w:id="12098" w:name="_Toc521439427"/>
      <w:bookmarkStart w:id="12099" w:name="_Toc67557059"/>
      <w:r w:rsidRPr="00977CDA">
        <w:t>Миграция объекта данных</w:t>
      </w:r>
      <w:bookmarkEnd w:id="12096"/>
      <w:bookmarkEnd w:id="12097"/>
      <w:bookmarkEnd w:id="12098"/>
      <w:bookmarkEnd w:id="12099"/>
    </w:p>
    <w:p w14:paraId="55E86D7D" w14:textId="57C9E59A" w:rsidR="00B56EB0" w:rsidRPr="00AF3522" w:rsidRDefault="00B56EB0" w:rsidP="00B56EB0">
      <w:pPr>
        <w:spacing w:after="240" w:line="276" w:lineRule="auto"/>
        <w:ind w:firstLine="567"/>
        <w:rPr>
          <w:rFonts w:ascii="Arial" w:hAnsi="Arial" w:cs="Arial"/>
          <w:color w:val="7F7F7F" w:themeColor="text1" w:themeTint="80"/>
          <w:szCs w:val="24"/>
        </w:rPr>
      </w:pPr>
      <w:bookmarkStart w:id="12100" w:name="_Объект_основных_данных_13"/>
      <w:bookmarkStart w:id="12101" w:name="_Toc521083768"/>
      <w:bookmarkStart w:id="12102" w:name="_Toc521340908"/>
      <w:bookmarkStart w:id="12103" w:name="_Toc521439428"/>
      <w:bookmarkStart w:id="12104" w:name="_Hlk517167803"/>
      <w:bookmarkEnd w:id="12100"/>
      <w:r w:rsidRPr="00AF3522">
        <w:rPr>
          <w:rFonts w:ascii="Arial" w:hAnsi="Arial" w:cs="Arial"/>
          <w:szCs w:val="24"/>
        </w:rPr>
        <w:t xml:space="preserve">Возможна миграция </w:t>
      </w:r>
      <w:r>
        <w:rPr>
          <w:rFonts w:ascii="Arial" w:hAnsi="Arial" w:cs="Arial"/>
          <w:szCs w:val="24"/>
        </w:rPr>
        <w:t xml:space="preserve">каталогов ТОРО в систему </w:t>
      </w:r>
      <w:r>
        <w:rPr>
          <w:rFonts w:ascii="Arial" w:hAnsi="Arial" w:cs="Arial"/>
          <w:szCs w:val="24"/>
          <w:lang w:val="en-US"/>
        </w:rPr>
        <w:t>SAP</w:t>
      </w:r>
      <w:r w:rsidRPr="00B56EB0">
        <w:rPr>
          <w:rFonts w:ascii="Arial" w:hAnsi="Arial" w:cs="Arial"/>
          <w:szCs w:val="24"/>
        </w:rPr>
        <w:t xml:space="preserve"> </w:t>
      </w:r>
      <w:r>
        <w:rPr>
          <w:rFonts w:ascii="Arial" w:hAnsi="Arial" w:cs="Arial"/>
          <w:szCs w:val="24"/>
          <w:lang w:val="en-US"/>
        </w:rPr>
        <w:t>S</w:t>
      </w:r>
      <w:r w:rsidRPr="00B56EB0">
        <w:rPr>
          <w:rFonts w:ascii="Arial" w:hAnsi="Arial" w:cs="Arial"/>
          <w:szCs w:val="24"/>
        </w:rPr>
        <w:t>/4</w:t>
      </w:r>
      <w:r>
        <w:rPr>
          <w:rFonts w:ascii="Arial" w:hAnsi="Arial" w:cs="Arial"/>
          <w:szCs w:val="24"/>
          <w:lang w:val="en-US"/>
        </w:rPr>
        <w:t>HANA</w:t>
      </w:r>
      <w:r w:rsidRPr="00AF3522">
        <w:rPr>
          <w:rFonts w:ascii="Arial" w:hAnsi="Arial" w:cs="Arial"/>
          <w:szCs w:val="24"/>
        </w:rPr>
        <w:t xml:space="preserve"> при заполнении в шаблонах вручную.</w:t>
      </w:r>
      <w:r>
        <w:rPr>
          <w:rFonts w:ascii="Arial" w:hAnsi="Arial" w:cs="Arial"/>
          <w:szCs w:val="24"/>
        </w:rPr>
        <w:t xml:space="preserve"> Принципы миграции описаны</w:t>
      </w:r>
      <w:r w:rsidRPr="00AF3522">
        <w:rPr>
          <w:rFonts w:ascii="Arial" w:hAnsi="Arial" w:cs="Arial"/>
          <w:szCs w:val="24"/>
        </w:rPr>
        <w:t xml:space="preserve"> КД </w:t>
      </w:r>
      <w:del w:id="12105" w:author="Владимир Лаут" w:date="2021-03-05T12:46:00Z">
        <w:r w:rsidRPr="00AF3522" w:rsidDel="006D5936">
          <w:rPr>
            <w:rFonts w:ascii="Arial" w:hAnsi="Arial" w:cs="Arial"/>
            <w:szCs w:val="24"/>
            <w:lang w:val="en-US"/>
          </w:rPr>
          <w:delText>ERP</w:delText>
        </w:r>
      </w:del>
      <w:ins w:id="12106" w:author="Александр" w:date="2020-04-13T08:07:00Z">
        <w:del w:id="12107" w:author="Владимир Лаут" w:date="2021-03-05T12:46:00Z">
          <w:r w:rsidR="00614090" w:rsidDel="006D5936">
            <w:rPr>
              <w:rFonts w:ascii="Arial" w:hAnsi="Arial" w:cs="Arial"/>
              <w:szCs w:val="24"/>
            </w:rPr>
            <w:delText>.9.9.2</w:delText>
          </w:r>
        </w:del>
      </w:ins>
      <w:ins w:id="12108" w:author="Владимир Лаут" w:date="2021-03-05T12:46:00Z">
        <w:r w:rsidR="006D5936">
          <w:rPr>
            <w:rFonts w:ascii="Arial" w:hAnsi="Arial" w:cs="Arial"/>
            <w:szCs w:val="24"/>
            <w:lang w:val="en-US"/>
          </w:rPr>
          <w:t>ERP</w:t>
        </w:r>
        <w:r w:rsidR="006D5936" w:rsidRPr="00C41204">
          <w:rPr>
            <w:rFonts w:ascii="Arial" w:hAnsi="Arial" w:cs="Arial"/>
            <w:szCs w:val="24"/>
            <w:rPrChange w:id="12109" w:author="Владимир Лаут" w:date="2021-03-24T17:05:00Z">
              <w:rPr>
                <w:rFonts w:ascii="Arial" w:hAnsi="Arial" w:cs="Arial"/>
                <w:szCs w:val="24"/>
                <w:lang w:val="en-US"/>
              </w:rPr>
            </w:rPrChange>
          </w:rPr>
          <w:t>.13.9.2</w:t>
        </w:r>
      </w:ins>
      <w:del w:id="12110" w:author="Александр" w:date="2020-04-13T08:07:00Z">
        <w:r w:rsidRPr="00AF3522" w:rsidDel="00614090">
          <w:rPr>
            <w:rFonts w:ascii="Arial" w:hAnsi="Arial" w:cs="Arial"/>
            <w:szCs w:val="24"/>
          </w:rPr>
          <w:delText>.5.7</w:delText>
        </w:r>
      </w:del>
      <w:r w:rsidRPr="00AF3522">
        <w:rPr>
          <w:rFonts w:ascii="Arial" w:hAnsi="Arial" w:cs="Arial"/>
          <w:szCs w:val="24"/>
        </w:rPr>
        <w:t>.1_Концепция миграции данных</w:t>
      </w:r>
      <w:r>
        <w:rPr>
          <w:rFonts w:ascii="Arial" w:hAnsi="Arial" w:cs="Arial"/>
          <w:szCs w:val="24"/>
        </w:rPr>
        <w:t>.</w:t>
      </w:r>
      <w:ins w:id="12111" w:author="Кононов Александр Валерьевич (Подрядчик. ООО БерингПойнт)" w:date="2020-04-15T09:29:00Z">
        <w:r w:rsidR="00E55E53">
          <w:rPr>
            <w:rFonts w:ascii="Arial" w:hAnsi="Arial" w:cs="Arial"/>
            <w:szCs w:val="24"/>
          </w:rPr>
          <w:t xml:space="preserve"> Объекты </w:t>
        </w:r>
        <w:r w:rsidR="00E55E53" w:rsidRPr="00E55E53">
          <w:rPr>
            <w:rFonts w:ascii="Arial" w:hAnsi="Arial" w:cs="Arial"/>
            <w:szCs w:val="24"/>
          </w:rPr>
          <w:t>PM_22 Каталог ТОРО Виды отказов</w:t>
        </w:r>
        <w:r w:rsidR="00E55E53">
          <w:rPr>
            <w:rFonts w:ascii="Arial" w:hAnsi="Arial" w:cs="Arial"/>
            <w:szCs w:val="24"/>
          </w:rPr>
          <w:t xml:space="preserve"> и </w:t>
        </w:r>
        <w:r w:rsidR="00E55E53" w:rsidRPr="00E55E53">
          <w:rPr>
            <w:rFonts w:ascii="Arial" w:hAnsi="Arial" w:cs="Arial"/>
            <w:szCs w:val="24"/>
          </w:rPr>
          <w:t>PM_23 Каталог ТОРО Мероприятия по устранению отказов</w:t>
        </w:r>
        <w:r w:rsidR="00E55E53">
          <w:rPr>
            <w:rFonts w:ascii="Arial" w:hAnsi="Arial" w:cs="Arial"/>
            <w:szCs w:val="24"/>
          </w:rPr>
          <w:t>, в миграции не участвуют.</w:t>
        </w:r>
      </w:ins>
    </w:p>
    <w:p w14:paraId="52B94774" w14:textId="33CD43C2"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2112" w:name="_Toc67557060"/>
      <w:r w:rsidRPr="00FB401A">
        <w:rPr>
          <w:rFonts w:eastAsiaTheme="majorEastAsia" w:cstheme="majorBidi"/>
          <w:bCs w:val="0"/>
          <w:iCs w:val="0"/>
          <w:szCs w:val="26"/>
        </w:rPr>
        <w:t xml:space="preserve">Объект основных данных </w:t>
      </w:r>
      <w:r w:rsidRPr="00D2070A">
        <w:rPr>
          <w:rFonts w:eastAsiaTheme="majorEastAsia" w:cstheme="majorBidi"/>
          <w:bCs w:val="0"/>
          <w:iCs w:val="0"/>
          <w:szCs w:val="26"/>
          <w:lang w:val="en-US"/>
        </w:rPr>
        <w:t>CROSS</w:t>
      </w:r>
      <w:r w:rsidRPr="00267A7D">
        <w:rPr>
          <w:rFonts w:eastAsiaTheme="majorEastAsia" w:cstheme="majorBidi"/>
          <w:bCs w:val="0"/>
          <w:iCs w:val="0"/>
          <w:szCs w:val="26"/>
        </w:rPr>
        <w:t>_7</w:t>
      </w:r>
      <w:r w:rsidRPr="00267A7D" w:rsidDel="00D2070A">
        <w:rPr>
          <w:rFonts w:eastAsiaTheme="majorEastAsia" w:cstheme="majorBidi"/>
          <w:bCs w:val="0"/>
          <w:iCs w:val="0"/>
          <w:szCs w:val="26"/>
        </w:rPr>
        <w:t xml:space="preserve"> </w:t>
      </w:r>
      <w:r>
        <w:rPr>
          <w:rFonts w:eastAsiaTheme="majorEastAsia" w:cstheme="majorBidi"/>
          <w:bCs w:val="0"/>
          <w:iCs w:val="0"/>
          <w:szCs w:val="26"/>
        </w:rPr>
        <w:t>Класс</w:t>
      </w:r>
      <w:r w:rsidRPr="00FB401A">
        <w:rPr>
          <w:rFonts w:eastAsiaTheme="majorEastAsia" w:cstheme="majorBidi"/>
          <w:bCs w:val="0"/>
          <w:iCs w:val="0"/>
          <w:szCs w:val="26"/>
        </w:rPr>
        <w:t>.</w:t>
      </w:r>
      <w:bookmarkEnd w:id="12101"/>
      <w:bookmarkEnd w:id="12102"/>
      <w:bookmarkEnd w:id="12103"/>
      <w:bookmarkEnd w:id="12112"/>
    </w:p>
    <w:p w14:paraId="28F703E9" w14:textId="77777777" w:rsidR="00D153F5" w:rsidRPr="00FB401A" w:rsidRDefault="00D153F5" w:rsidP="00197D54">
      <w:pPr>
        <w:pStyle w:val="3"/>
      </w:pPr>
      <w:bookmarkStart w:id="12113" w:name="_Toc521083769"/>
      <w:bookmarkStart w:id="12114" w:name="_Toc521340909"/>
      <w:bookmarkStart w:id="12115" w:name="_Toc521439429"/>
      <w:bookmarkStart w:id="12116" w:name="_Toc67557061"/>
      <w:r w:rsidRPr="00FB401A">
        <w:t>Описание объекта</w:t>
      </w:r>
      <w:bookmarkEnd w:id="12113"/>
      <w:bookmarkEnd w:id="12114"/>
      <w:bookmarkEnd w:id="12115"/>
      <w:bookmarkEnd w:id="12116"/>
    </w:p>
    <w:p w14:paraId="275DC229" w14:textId="77777777" w:rsidR="00D153F5" w:rsidRDefault="00D153F5" w:rsidP="00D153F5">
      <w:pPr>
        <w:spacing w:after="240" w:line="276" w:lineRule="auto"/>
        <w:ind w:firstLine="567"/>
        <w:rPr>
          <w:rFonts w:ascii="Arial" w:hAnsi="Arial" w:cs="Arial"/>
        </w:rPr>
      </w:pPr>
      <w:r w:rsidRPr="003E0BDF">
        <w:rPr>
          <w:rFonts w:ascii="Arial" w:hAnsi="Arial" w:cs="Arial"/>
        </w:rPr>
        <w:t>Справочник классов используется для технических объектов с целью объеди</w:t>
      </w:r>
      <w:r>
        <w:rPr>
          <w:rFonts w:ascii="Arial" w:hAnsi="Arial" w:cs="Arial"/>
        </w:rPr>
        <w:t>нения в группы по функциональным особенностям, а также для описания и анализа</w:t>
      </w:r>
      <w:r w:rsidRPr="003E0BDF">
        <w:rPr>
          <w:rFonts w:ascii="Arial" w:hAnsi="Arial" w:cs="Arial"/>
        </w:rPr>
        <w:t xml:space="preserve"> </w:t>
      </w:r>
      <w:r>
        <w:rPr>
          <w:rFonts w:ascii="Arial" w:hAnsi="Arial" w:cs="Arial"/>
        </w:rPr>
        <w:t xml:space="preserve">признаков </w:t>
      </w:r>
      <w:r w:rsidRPr="003E0BDF">
        <w:rPr>
          <w:rFonts w:ascii="Arial" w:hAnsi="Arial" w:cs="Arial"/>
        </w:rPr>
        <w:t>(дополнительных атрибутов) технических объектов</w:t>
      </w:r>
      <w:r>
        <w:rPr>
          <w:rFonts w:ascii="Arial" w:hAnsi="Arial" w:cs="Arial"/>
        </w:rPr>
        <w:t xml:space="preserve"> системы </w:t>
      </w:r>
      <w:r>
        <w:rPr>
          <w:rFonts w:ascii="Arial" w:hAnsi="Arial" w:cs="Arial"/>
          <w:lang w:val="en-US"/>
        </w:rPr>
        <w:t>SAP</w:t>
      </w:r>
      <w:r w:rsidRPr="001538E5">
        <w:rPr>
          <w:rFonts w:ascii="Arial" w:hAnsi="Arial" w:cs="Arial"/>
        </w:rPr>
        <w:t xml:space="preserve"> </w:t>
      </w:r>
      <w:r>
        <w:rPr>
          <w:rFonts w:ascii="Arial" w:hAnsi="Arial" w:cs="Arial"/>
          <w:lang w:val="en-US"/>
        </w:rPr>
        <w:t>S</w:t>
      </w:r>
      <w:r w:rsidRPr="001538E5">
        <w:rPr>
          <w:rFonts w:ascii="Arial" w:hAnsi="Arial" w:cs="Arial"/>
        </w:rPr>
        <w:t>/4</w:t>
      </w:r>
      <w:r>
        <w:rPr>
          <w:rFonts w:ascii="Arial" w:hAnsi="Arial" w:cs="Arial"/>
          <w:lang w:val="en-US"/>
        </w:rPr>
        <w:t>HANA</w:t>
      </w:r>
      <w:r w:rsidRPr="003E0BDF">
        <w:rPr>
          <w:rFonts w:ascii="Arial" w:hAnsi="Arial" w:cs="Arial"/>
        </w:rPr>
        <w:t>.</w:t>
      </w:r>
    </w:p>
    <w:p w14:paraId="52EE616E" w14:textId="21307D94" w:rsidR="00D153F5" w:rsidRDefault="00814A01" w:rsidP="00D153F5">
      <w:pPr>
        <w:spacing w:after="120" w:line="276" w:lineRule="auto"/>
        <w:ind w:firstLine="567"/>
        <w:rPr>
          <w:rFonts w:ascii="Arial" w:hAnsi="Arial" w:cs="Arial"/>
        </w:rPr>
      </w:pPr>
      <w:r>
        <w:rPr>
          <w:rFonts w:ascii="Arial" w:hAnsi="Arial" w:cs="Arial"/>
        </w:rPr>
        <w:t>Для справочников ТОРО могут использоваться с</w:t>
      </w:r>
      <w:r w:rsidR="00D153F5">
        <w:rPr>
          <w:rFonts w:ascii="Arial" w:hAnsi="Arial" w:cs="Arial"/>
        </w:rPr>
        <w:t>ледующие виды классов:</w:t>
      </w:r>
    </w:p>
    <w:p w14:paraId="1E1C9E31" w14:textId="79816705" w:rsidR="00D153F5" w:rsidRDefault="00D153F5" w:rsidP="00D153F5">
      <w:pPr>
        <w:spacing w:after="120" w:line="276" w:lineRule="auto"/>
        <w:ind w:firstLine="567"/>
        <w:rPr>
          <w:rFonts w:ascii="Arial" w:hAnsi="Arial" w:cs="Arial"/>
        </w:rPr>
      </w:pPr>
      <w:r>
        <w:rPr>
          <w:rFonts w:ascii="Arial" w:hAnsi="Arial" w:cs="Arial"/>
        </w:rPr>
        <w:t>- 003 Техническое место,</w:t>
      </w:r>
    </w:p>
    <w:p w14:paraId="4AED807D" w14:textId="0021FB3C" w:rsidR="00D153F5" w:rsidRDefault="00D153F5" w:rsidP="00D153F5">
      <w:pPr>
        <w:spacing w:after="120" w:line="276" w:lineRule="auto"/>
        <w:ind w:firstLine="567"/>
        <w:rPr>
          <w:rFonts w:ascii="Arial" w:hAnsi="Arial" w:cs="Arial"/>
        </w:rPr>
      </w:pPr>
      <w:r>
        <w:rPr>
          <w:rFonts w:ascii="Arial" w:hAnsi="Arial" w:cs="Arial"/>
        </w:rPr>
        <w:t xml:space="preserve">- 002 </w:t>
      </w:r>
      <w:r w:rsidRPr="002B60F8">
        <w:rPr>
          <w:rFonts w:ascii="Arial" w:hAnsi="Arial" w:cs="Arial"/>
        </w:rPr>
        <w:t>Класс единицы оборудования</w:t>
      </w:r>
      <w:r>
        <w:rPr>
          <w:rFonts w:ascii="Arial" w:hAnsi="Arial" w:cs="Arial"/>
        </w:rPr>
        <w:t>,</w:t>
      </w:r>
    </w:p>
    <w:p w14:paraId="14670837" w14:textId="2007642A" w:rsidR="00D153F5" w:rsidRDefault="00D153F5" w:rsidP="00814A01">
      <w:pPr>
        <w:spacing w:after="120" w:line="276" w:lineRule="auto"/>
        <w:ind w:firstLine="567"/>
        <w:rPr>
          <w:rFonts w:ascii="Arial" w:hAnsi="Arial" w:cs="Arial"/>
        </w:rPr>
      </w:pPr>
      <w:r>
        <w:rPr>
          <w:rFonts w:ascii="Arial" w:hAnsi="Arial" w:cs="Arial"/>
        </w:rPr>
        <w:t xml:space="preserve">- </w:t>
      </w:r>
      <w:r w:rsidR="00814A01">
        <w:rPr>
          <w:rFonts w:ascii="Arial" w:hAnsi="Arial" w:cs="Arial"/>
        </w:rPr>
        <w:t>001 Класс материала,</w:t>
      </w:r>
    </w:p>
    <w:p w14:paraId="4534DF28" w14:textId="5EFC8398" w:rsidR="00814A01" w:rsidRDefault="00814A01" w:rsidP="00814A01">
      <w:pPr>
        <w:spacing w:after="120" w:line="276" w:lineRule="auto"/>
        <w:ind w:firstLine="567"/>
        <w:rPr>
          <w:rFonts w:ascii="Arial" w:hAnsi="Arial" w:cs="Arial"/>
        </w:rPr>
      </w:pPr>
      <w:r>
        <w:rPr>
          <w:rFonts w:ascii="Arial" w:hAnsi="Arial" w:cs="Arial"/>
        </w:rPr>
        <w:t>- 018 Класс технологических карт,</w:t>
      </w:r>
    </w:p>
    <w:p w14:paraId="1DCE7156" w14:textId="580C8E58" w:rsidR="00814A01" w:rsidRDefault="00814A01" w:rsidP="00D153F5">
      <w:pPr>
        <w:spacing w:after="240" w:line="276" w:lineRule="auto"/>
        <w:ind w:firstLine="567"/>
        <w:rPr>
          <w:rFonts w:ascii="Arial" w:hAnsi="Arial" w:cs="Arial"/>
        </w:rPr>
      </w:pPr>
      <w:r>
        <w:rPr>
          <w:rFonts w:ascii="Arial" w:hAnsi="Arial" w:cs="Arial"/>
        </w:rPr>
        <w:t>- 019 Класс рабочего места.</w:t>
      </w:r>
    </w:p>
    <w:p w14:paraId="4FB2E06D" w14:textId="777A35A2" w:rsidR="00D153F5" w:rsidRPr="00D2070A" w:rsidRDefault="00D153F5" w:rsidP="00D153F5">
      <w:pPr>
        <w:spacing w:after="240" w:line="276" w:lineRule="auto"/>
        <w:ind w:firstLine="567"/>
        <w:rPr>
          <w:rFonts w:ascii="Arial" w:hAnsi="Arial" w:cs="Arial"/>
        </w:rPr>
      </w:pPr>
      <w:r>
        <w:rPr>
          <w:rFonts w:ascii="Arial" w:hAnsi="Arial" w:cs="Arial"/>
        </w:rPr>
        <w:t>Более подробное описание объ</w:t>
      </w:r>
      <w:r w:rsidR="00413079">
        <w:rPr>
          <w:rFonts w:ascii="Arial" w:hAnsi="Arial" w:cs="Arial"/>
        </w:rPr>
        <w:t>е</w:t>
      </w:r>
      <w:r>
        <w:rPr>
          <w:rFonts w:ascii="Arial" w:hAnsi="Arial" w:cs="Arial"/>
        </w:rPr>
        <w:t xml:space="preserve">кта «Класс» представлен в КД </w:t>
      </w:r>
      <w:del w:id="12117" w:author="Владимир Лаут" w:date="2021-03-05T12:46:00Z">
        <w:r w:rsidRPr="00CB284A" w:rsidDel="006D5936">
          <w:rPr>
            <w:rFonts w:ascii="Arial" w:hAnsi="Arial" w:cs="Arial"/>
            <w:szCs w:val="24"/>
          </w:rPr>
          <w:delText>ERP.</w:delText>
        </w:r>
      </w:del>
      <w:ins w:id="12118" w:author="Александр" w:date="2020-04-13T08:07:00Z">
        <w:del w:id="12119" w:author="Владимир Лаут" w:date="2021-03-05T12:46:00Z">
          <w:r w:rsidR="00614090" w:rsidDel="006D5936">
            <w:rPr>
              <w:rFonts w:ascii="Arial" w:hAnsi="Arial" w:cs="Arial"/>
              <w:szCs w:val="24"/>
            </w:rPr>
            <w:delText>9.9.2</w:delText>
          </w:r>
        </w:del>
      </w:ins>
      <w:ins w:id="12120" w:author="Владимир Лаут" w:date="2021-03-05T12:46:00Z">
        <w:r w:rsidR="006D5936">
          <w:rPr>
            <w:rFonts w:ascii="Arial" w:hAnsi="Arial" w:cs="Arial"/>
            <w:szCs w:val="24"/>
          </w:rPr>
          <w:t>ERP.13.9.2</w:t>
        </w:r>
      </w:ins>
      <w:del w:id="12121" w:author="Александр" w:date="2020-04-13T08:07:00Z">
        <w:r w:rsidRPr="00CB284A" w:rsidDel="00614090">
          <w:rPr>
            <w:rFonts w:ascii="Arial" w:hAnsi="Arial" w:cs="Arial"/>
            <w:szCs w:val="24"/>
          </w:rPr>
          <w:delText>5.1</w:delText>
        </w:r>
      </w:del>
      <w:r w:rsidRPr="00CB284A">
        <w:rPr>
          <w:rFonts w:ascii="Arial" w:hAnsi="Arial" w:cs="Arial"/>
          <w:szCs w:val="24"/>
        </w:rPr>
        <w:t>.47_Концепция по нормативно-справочной информации</w:t>
      </w:r>
      <w:r w:rsidRPr="00D2070A">
        <w:rPr>
          <w:rFonts w:ascii="Arial" w:hAnsi="Arial" w:cs="Arial"/>
          <w:szCs w:val="24"/>
        </w:rPr>
        <w:t>,</w:t>
      </w:r>
      <w:r w:rsidRPr="00D2070A">
        <w:rPr>
          <w:rFonts w:ascii="Arial" w:hAnsi="Arial" w:cs="Arial"/>
        </w:rPr>
        <w:t xml:space="preserve"> </w:t>
      </w:r>
      <w:r>
        <w:rPr>
          <w:rFonts w:ascii="Arial" w:hAnsi="Arial" w:cs="Arial"/>
        </w:rPr>
        <w:t xml:space="preserve">справочник </w:t>
      </w:r>
      <w:r>
        <w:rPr>
          <w:rFonts w:ascii="Arial" w:hAnsi="Arial" w:cs="Arial"/>
          <w:lang w:val="en-US"/>
        </w:rPr>
        <w:t>CROSS</w:t>
      </w:r>
      <w:r w:rsidRPr="00D2070A">
        <w:rPr>
          <w:rFonts w:ascii="Arial" w:hAnsi="Arial" w:cs="Arial"/>
        </w:rPr>
        <w:t>_7.</w:t>
      </w:r>
    </w:p>
    <w:p w14:paraId="1C588327" w14:textId="77777777" w:rsidR="00D153F5" w:rsidRPr="00FB401A" w:rsidRDefault="00D153F5" w:rsidP="00197D54">
      <w:pPr>
        <w:pStyle w:val="3"/>
      </w:pPr>
      <w:bookmarkStart w:id="12122" w:name="_Toc521083770"/>
      <w:bookmarkStart w:id="12123" w:name="_Toc521340910"/>
      <w:bookmarkStart w:id="12124" w:name="_Toc521439430"/>
      <w:bookmarkStart w:id="12125" w:name="_Toc67557062"/>
      <w:r w:rsidRPr="00FB401A">
        <w:t>Принципы кодирования и нумерации</w:t>
      </w:r>
      <w:bookmarkEnd w:id="12122"/>
      <w:bookmarkEnd w:id="12123"/>
      <w:bookmarkEnd w:id="12124"/>
      <w:bookmarkEnd w:id="12125"/>
    </w:p>
    <w:p w14:paraId="0AAC2293" w14:textId="78F84983" w:rsidR="00D153F5" w:rsidDel="00614090" w:rsidRDefault="00D153F5" w:rsidP="00E16A62">
      <w:pPr>
        <w:pStyle w:val="a9"/>
        <w:keepNext/>
        <w:spacing w:after="240" w:afterAutospacing="0" w:line="276" w:lineRule="auto"/>
        <w:ind w:firstLine="567"/>
        <w:rPr>
          <w:del w:id="12126" w:author="Александр" w:date="2020-04-13T08:08:00Z"/>
          <w:rFonts w:ascii="Arial" w:hAnsi="Arial" w:cs="Arial"/>
          <w:color w:val="000000"/>
        </w:rPr>
      </w:pPr>
      <w:del w:id="12127" w:author="Александр" w:date="2020-04-13T08:08:00Z">
        <w:r w:rsidDel="00614090">
          <w:rPr>
            <w:rFonts w:ascii="Arial" w:eastAsiaTheme="majorEastAsia" w:hAnsi="Arial" w:cs="Arial"/>
          </w:rPr>
          <w:delText>В текущем документе возможно уточнение принципов кодирования и нумерации Классов по результатам разработки Методики ведения НСИ (БДО, БДН) ТОиР.</w:delText>
        </w:r>
      </w:del>
    </w:p>
    <w:p w14:paraId="08B705BF" w14:textId="77777777" w:rsidR="00D153F5" w:rsidRDefault="00D153F5" w:rsidP="00E16A62">
      <w:pPr>
        <w:pStyle w:val="a9"/>
        <w:keepNext/>
        <w:spacing w:after="240" w:afterAutospacing="0" w:line="276" w:lineRule="auto"/>
        <w:ind w:firstLine="567"/>
        <w:rPr>
          <w:rFonts w:ascii="Arial" w:hAnsi="Arial" w:cs="Arial"/>
        </w:rPr>
      </w:pPr>
      <w:r w:rsidRPr="00F15EE9">
        <w:rPr>
          <w:rFonts w:ascii="Arial" w:hAnsi="Arial" w:cs="Arial"/>
          <w:color w:val="000000"/>
        </w:rPr>
        <w:t>К</w:t>
      </w:r>
      <w:r>
        <w:rPr>
          <w:rFonts w:ascii="Arial" w:hAnsi="Arial" w:cs="Arial"/>
          <w:color w:val="000000"/>
        </w:rPr>
        <w:t xml:space="preserve">одировка справочника классов ТМ имеет вид </w:t>
      </w:r>
      <w:r w:rsidRPr="00F15EE9">
        <w:rPr>
          <w:rFonts w:ascii="Arial" w:hAnsi="Arial" w:cs="Arial"/>
          <w:b/>
          <w:color w:val="000000"/>
        </w:rPr>
        <w:t>TNN</w:t>
      </w:r>
      <w:r w:rsidRPr="00F15EE9">
        <w:rPr>
          <w:rFonts w:ascii="Arial" w:hAnsi="Arial" w:cs="Arial"/>
          <w:color w:val="000000"/>
        </w:rPr>
        <w:t>, где</w:t>
      </w:r>
      <w:r>
        <w:rPr>
          <w:rFonts w:ascii="Arial" w:hAnsi="Arial" w:cs="Arial"/>
          <w:color w:val="000000"/>
        </w:rPr>
        <w:t xml:space="preserve">: </w:t>
      </w:r>
      <w:r w:rsidRPr="00F15EE9">
        <w:rPr>
          <w:rFonts w:ascii="Arial" w:hAnsi="Arial" w:cs="Arial"/>
          <w:color w:val="000000"/>
        </w:rPr>
        <w:t>T – префикс для классов ТМ (латинская буква);</w:t>
      </w:r>
      <w:r>
        <w:rPr>
          <w:rFonts w:ascii="Arial" w:hAnsi="Arial" w:cs="Arial"/>
          <w:color w:val="000000"/>
        </w:rPr>
        <w:t xml:space="preserve"> </w:t>
      </w:r>
      <w:r w:rsidRPr="00F15EE9">
        <w:rPr>
          <w:rFonts w:ascii="Arial" w:hAnsi="Arial" w:cs="Arial"/>
          <w:color w:val="000000"/>
        </w:rPr>
        <w:t>2-3 символ – цифровой код класса ТМ</w:t>
      </w:r>
      <w:r>
        <w:rPr>
          <w:rFonts w:ascii="Arial" w:hAnsi="Arial" w:cs="Arial"/>
        </w:rPr>
        <w:t>.</w:t>
      </w:r>
    </w:p>
    <w:p w14:paraId="70642788" w14:textId="77777777" w:rsidR="00D153F5" w:rsidRPr="00EE7227" w:rsidRDefault="00D153F5" w:rsidP="00197D54">
      <w:pPr>
        <w:spacing w:line="312" w:lineRule="auto"/>
        <w:ind w:firstLine="567"/>
        <w:textAlignment w:val="top"/>
        <w:rPr>
          <w:rFonts w:ascii="Arial" w:hAnsi="Arial" w:cs="Arial"/>
          <w:color w:val="000000"/>
          <w:szCs w:val="24"/>
        </w:rPr>
      </w:pPr>
      <w:r w:rsidRPr="00EE7227">
        <w:rPr>
          <w:rFonts w:ascii="Arial" w:hAnsi="Arial" w:cs="Arial"/>
          <w:color w:val="000000"/>
          <w:szCs w:val="24"/>
        </w:rPr>
        <w:t>Кодировка справочника классов ЕО:</w:t>
      </w:r>
    </w:p>
    <w:p w14:paraId="4D4D809F" w14:textId="77777777" w:rsidR="00D153F5" w:rsidRPr="00EE7227" w:rsidRDefault="00D153F5" w:rsidP="00197D54">
      <w:pPr>
        <w:spacing w:line="312" w:lineRule="auto"/>
        <w:ind w:firstLine="567"/>
        <w:textAlignment w:val="top"/>
        <w:rPr>
          <w:rFonts w:ascii="Arial" w:hAnsi="Arial" w:cs="Arial"/>
          <w:color w:val="000000"/>
          <w:szCs w:val="24"/>
        </w:rPr>
      </w:pPr>
      <w:r w:rsidRPr="00EE7227">
        <w:rPr>
          <w:rFonts w:ascii="Arial" w:hAnsi="Arial" w:cs="Arial"/>
          <w:color w:val="000000"/>
          <w:szCs w:val="24"/>
          <w:u w:val="single"/>
        </w:rPr>
        <w:t>Класс</w:t>
      </w:r>
      <w:r>
        <w:rPr>
          <w:rFonts w:ascii="Arial" w:hAnsi="Arial" w:cs="Arial"/>
          <w:color w:val="000000"/>
          <w:szCs w:val="24"/>
        </w:rPr>
        <w:t xml:space="preserve"> -</w:t>
      </w:r>
      <w:r w:rsidRPr="00EE7227">
        <w:rPr>
          <w:rFonts w:ascii="Arial" w:hAnsi="Arial" w:cs="Arial"/>
          <w:color w:val="000000"/>
          <w:szCs w:val="24"/>
        </w:rPr>
        <w:t xml:space="preserve"> </w:t>
      </w:r>
      <w:r w:rsidRPr="00EE7227">
        <w:rPr>
          <w:rFonts w:ascii="Arial" w:hAnsi="Arial" w:cs="Arial"/>
          <w:b/>
          <w:color w:val="000000"/>
          <w:szCs w:val="24"/>
        </w:rPr>
        <w:t>ENN</w:t>
      </w:r>
      <w:r w:rsidRPr="00EE7227">
        <w:rPr>
          <w:rFonts w:ascii="Arial" w:hAnsi="Arial" w:cs="Arial"/>
          <w:color w:val="000000"/>
          <w:szCs w:val="24"/>
        </w:rPr>
        <w:t>, где</w:t>
      </w:r>
      <w:r>
        <w:rPr>
          <w:rFonts w:ascii="Arial" w:hAnsi="Arial" w:cs="Arial"/>
          <w:color w:val="000000"/>
          <w:szCs w:val="24"/>
        </w:rPr>
        <w:t xml:space="preserve">: </w:t>
      </w:r>
      <w:r w:rsidRPr="00EE7227">
        <w:rPr>
          <w:rFonts w:ascii="Arial" w:hAnsi="Arial" w:cs="Arial"/>
          <w:color w:val="000000"/>
          <w:szCs w:val="24"/>
        </w:rPr>
        <w:t>E – префикс для классов ЕО (латинская буква);</w:t>
      </w:r>
      <w:r>
        <w:rPr>
          <w:rFonts w:ascii="Arial" w:hAnsi="Arial" w:cs="Arial"/>
          <w:color w:val="000000"/>
          <w:szCs w:val="24"/>
        </w:rPr>
        <w:t xml:space="preserve"> </w:t>
      </w:r>
      <w:r w:rsidRPr="00EE7227">
        <w:rPr>
          <w:rFonts w:ascii="Arial" w:hAnsi="Arial" w:cs="Arial"/>
          <w:color w:val="000000"/>
          <w:szCs w:val="24"/>
        </w:rPr>
        <w:t>2-3 символ – цифровой код класса ЕО</w:t>
      </w:r>
      <w:r>
        <w:rPr>
          <w:rFonts w:ascii="Arial" w:hAnsi="Arial" w:cs="Arial"/>
          <w:color w:val="000000"/>
          <w:szCs w:val="24"/>
        </w:rPr>
        <w:t>;</w:t>
      </w:r>
    </w:p>
    <w:p w14:paraId="314C231D" w14:textId="77777777" w:rsidR="00D153F5" w:rsidRDefault="00D153F5" w:rsidP="00D153F5">
      <w:pPr>
        <w:pStyle w:val="a9"/>
        <w:keepNext/>
        <w:spacing w:after="240" w:afterAutospacing="0" w:line="276" w:lineRule="auto"/>
        <w:ind w:firstLine="567"/>
        <w:rPr>
          <w:rFonts w:ascii="Arial" w:hAnsi="Arial" w:cs="Arial"/>
          <w:color w:val="000000"/>
        </w:rPr>
      </w:pPr>
      <w:r w:rsidRPr="00EE7227">
        <w:rPr>
          <w:rFonts w:ascii="Arial" w:hAnsi="Arial" w:cs="Arial"/>
          <w:color w:val="000000"/>
          <w:u w:val="single"/>
        </w:rPr>
        <w:lastRenderedPageBreak/>
        <w:t>Подкласс</w:t>
      </w:r>
      <w:r>
        <w:rPr>
          <w:rFonts w:ascii="Arial" w:hAnsi="Arial" w:cs="Arial"/>
          <w:color w:val="000000"/>
        </w:rPr>
        <w:t xml:space="preserve"> -</w:t>
      </w:r>
      <w:r w:rsidRPr="00EE7227">
        <w:rPr>
          <w:rFonts w:ascii="Arial" w:hAnsi="Arial" w:cs="Arial"/>
          <w:color w:val="000000"/>
        </w:rPr>
        <w:t xml:space="preserve"> </w:t>
      </w:r>
      <w:r w:rsidRPr="00EE7227">
        <w:rPr>
          <w:rFonts w:ascii="Arial" w:hAnsi="Arial" w:cs="Arial"/>
          <w:b/>
          <w:color w:val="000000"/>
        </w:rPr>
        <w:t>ENN_NN</w:t>
      </w:r>
      <w:r w:rsidRPr="00EE7227">
        <w:rPr>
          <w:rFonts w:ascii="Arial" w:hAnsi="Arial" w:cs="Arial"/>
          <w:color w:val="000000"/>
        </w:rPr>
        <w:t>, где</w:t>
      </w:r>
      <w:r>
        <w:rPr>
          <w:rFonts w:ascii="Arial" w:hAnsi="Arial" w:cs="Arial"/>
          <w:color w:val="000000"/>
        </w:rPr>
        <w:t xml:space="preserve">: </w:t>
      </w:r>
      <w:r w:rsidRPr="00EE7227">
        <w:rPr>
          <w:rFonts w:ascii="Arial" w:hAnsi="Arial" w:cs="Arial"/>
          <w:color w:val="000000"/>
        </w:rPr>
        <w:t>E – префикс для классов ЕО (латинская буква);</w:t>
      </w:r>
      <w:r>
        <w:rPr>
          <w:rFonts w:ascii="Arial" w:hAnsi="Arial" w:cs="Arial"/>
          <w:color w:val="000000"/>
        </w:rPr>
        <w:t xml:space="preserve"> </w:t>
      </w:r>
      <w:r w:rsidRPr="00EE7227">
        <w:rPr>
          <w:rFonts w:ascii="Arial" w:hAnsi="Arial" w:cs="Arial"/>
          <w:color w:val="000000"/>
        </w:rPr>
        <w:t>2-3 символы – цифровой код класса;</w:t>
      </w:r>
      <w:r>
        <w:rPr>
          <w:rFonts w:ascii="Arial" w:hAnsi="Arial" w:cs="Arial"/>
          <w:color w:val="000000"/>
        </w:rPr>
        <w:t xml:space="preserve"> </w:t>
      </w:r>
      <w:r w:rsidRPr="00EE7227">
        <w:rPr>
          <w:rFonts w:ascii="Arial" w:hAnsi="Arial" w:cs="Arial"/>
          <w:color w:val="000000"/>
        </w:rPr>
        <w:t>«_» – разделитель;</w:t>
      </w:r>
      <w:r>
        <w:rPr>
          <w:rFonts w:ascii="Arial" w:hAnsi="Arial" w:cs="Arial"/>
          <w:color w:val="000000"/>
        </w:rPr>
        <w:t xml:space="preserve"> </w:t>
      </w:r>
      <w:r w:rsidRPr="00EE7227">
        <w:rPr>
          <w:rFonts w:ascii="Arial" w:hAnsi="Arial" w:cs="Arial"/>
          <w:color w:val="000000"/>
        </w:rPr>
        <w:t>4-5 символы – цифровой код подкласса.</w:t>
      </w:r>
    </w:p>
    <w:p w14:paraId="50EBD0B9" w14:textId="1BB9A890"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w:t>
      </w:r>
      <w:r w:rsidR="002870F7">
        <w:rPr>
          <w:rFonts w:ascii="Arial" w:hAnsi="Arial" w:cs="Arial"/>
          <w:b/>
          <w:sz w:val="22"/>
        </w:rPr>
        <w:t>2</w:t>
      </w:r>
      <w:ins w:id="12128" w:author="Александр" w:date="2020-04-13T13:12:00Z">
        <w:r w:rsidR="0036397B">
          <w:rPr>
            <w:rFonts w:ascii="Arial" w:hAnsi="Arial" w:cs="Arial"/>
            <w:b/>
            <w:sz w:val="22"/>
          </w:rPr>
          <w:t>5</w:t>
        </w:r>
      </w:ins>
      <w:del w:id="12129" w:author="Александр" w:date="2020-04-13T13:12:00Z">
        <w:r w:rsidR="0010588B" w:rsidDel="00870994">
          <w:rPr>
            <w:rFonts w:ascii="Arial" w:hAnsi="Arial" w:cs="Arial"/>
            <w:b/>
            <w:sz w:val="22"/>
          </w:rPr>
          <w:delText>6</w:delText>
        </w:r>
      </w:del>
      <w:r w:rsidRPr="003F2961">
        <w:rPr>
          <w:rFonts w:ascii="Arial" w:hAnsi="Arial" w:cs="Arial"/>
          <w:b/>
          <w:sz w:val="22"/>
        </w:rPr>
        <w:t>.</w:t>
      </w:r>
      <w:r>
        <w:rPr>
          <w:rFonts w:ascii="Arial" w:hAnsi="Arial" w:cs="Arial"/>
          <w:b/>
          <w:sz w:val="22"/>
        </w:rPr>
        <w:t xml:space="preserve"> Примеры классов ЕО</w:t>
      </w:r>
      <w:r w:rsidRPr="003F2961">
        <w:rPr>
          <w:rFonts w:ascii="Arial" w:hAnsi="Arial" w:cs="Arial"/>
          <w:b/>
          <w:sz w:val="22"/>
        </w:rPr>
        <w:t xml:space="preserve"> </w:t>
      </w:r>
    </w:p>
    <w:tbl>
      <w:tblPr>
        <w:tblW w:w="493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74"/>
        <w:gridCol w:w="2415"/>
        <w:gridCol w:w="2199"/>
        <w:gridCol w:w="3962"/>
      </w:tblGrid>
      <w:tr w:rsidR="00D153F5" w:rsidRPr="000E3C42" w14:paraId="7E6BFEF4" w14:textId="77777777" w:rsidTr="00D153F5">
        <w:trPr>
          <w:cantSplit/>
          <w:trHeight w:val="397"/>
        </w:trPr>
        <w:tc>
          <w:tcPr>
            <w:tcW w:w="733" w:type="pct"/>
            <w:shd w:val="clear" w:color="auto" w:fill="FFC000"/>
            <w:vAlign w:val="center"/>
          </w:tcPr>
          <w:p w14:paraId="01B32419" w14:textId="04CC223C" w:rsidR="00D153F5" w:rsidRPr="009E0F85" w:rsidRDefault="009E0F85" w:rsidP="00D153F5">
            <w:pPr>
              <w:jc w:val="center"/>
              <w:rPr>
                <w:rFonts w:ascii="Arial" w:hAnsi="Arial" w:cs="Arial"/>
                <w:b/>
                <w:sz w:val="20"/>
                <w:szCs w:val="20"/>
              </w:rPr>
            </w:pPr>
            <w:r>
              <w:rPr>
                <w:rFonts w:ascii="Arial" w:hAnsi="Arial" w:cs="Arial"/>
                <w:b/>
                <w:sz w:val="20"/>
                <w:szCs w:val="20"/>
              </w:rPr>
              <w:t>Код класса</w:t>
            </w:r>
          </w:p>
        </w:tc>
        <w:tc>
          <w:tcPr>
            <w:tcW w:w="1201" w:type="pct"/>
            <w:shd w:val="clear" w:color="auto" w:fill="FFC000"/>
            <w:vAlign w:val="center"/>
          </w:tcPr>
          <w:p w14:paraId="507C933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Наименование</w:t>
            </w:r>
          </w:p>
        </w:tc>
        <w:tc>
          <w:tcPr>
            <w:tcW w:w="1094" w:type="pct"/>
            <w:shd w:val="clear" w:color="auto" w:fill="FFC000"/>
            <w:vAlign w:val="center"/>
          </w:tcPr>
          <w:p w14:paraId="5628B7C4" w14:textId="6AF63311" w:rsidR="00D153F5" w:rsidRPr="000E3C42" w:rsidRDefault="009E0F85" w:rsidP="00D153F5">
            <w:pPr>
              <w:jc w:val="center"/>
              <w:rPr>
                <w:rFonts w:ascii="Arial" w:hAnsi="Arial" w:cs="Arial"/>
                <w:b/>
                <w:sz w:val="20"/>
                <w:szCs w:val="20"/>
              </w:rPr>
            </w:pPr>
            <w:r>
              <w:rPr>
                <w:rFonts w:ascii="Arial" w:hAnsi="Arial" w:cs="Arial"/>
                <w:b/>
                <w:sz w:val="20"/>
                <w:szCs w:val="20"/>
              </w:rPr>
              <w:t>Код подкласса</w:t>
            </w:r>
          </w:p>
        </w:tc>
        <w:tc>
          <w:tcPr>
            <w:tcW w:w="1971" w:type="pct"/>
            <w:shd w:val="clear" w:color="auto" w:fill="FFC000"/>
            <w:vAlign w:val="center"/>
          </w:tcPr>
          <w:p w14:paraId="731EC4A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Наименование</w:t>
            </w:r>
          </w:p>
        </w:tc>
      </w:tr>
      <w:tr w:rsidR="00D153F5" w:rsidRPr="000E3C42" w14:paraId="691D7FCF" w14:textId="77777777" w:rsidTr="00D153F5">
        <w:trPr>
          <w:cantSplit/>
        </w:trPr>
        <w:tc>
          <w:tcPr>
            <w:tcW w:w="733" w:type="pct"/>
            <w:vMerge w:val="restart"/>
          </w:tcPr>
          <w:p w14:paraId="1020DC3E" w14:textId="77777777" w:rsidR="00D153F5" w:rsidRPr="000E3C42" w:rsidRDefault="00D153F5" w:rsidP="00D153F5">
            <w:pPr>
              <w:rPr>
                <w:rFonts w:ascii="Arial" w:hAnsi="Arial" w:cs="Arial"/>
                <w:sz w:val="20"/>
                <w:szCs w:val="20"/>
              </w:rPr>
            </w:pPr>
            <w:r w:rsidRPr="000E3C42">
              <w:rPr>
                <w:rFonts w:ascii="Arial" w:hAnsi="Arial" w:cs="Arial"/>
                <w:sz w:val="20"/>
                <w:szCs w:val="20"/>
                <w:lang w:val="en-US"/>
              </w:rPr>
              <w:t>E01</w:t>
            </w:r>
          </w:p>
        </w:tc>
        <w:tc>
          <w:tcPr>
            <w:tcW w:w="1201" w:type="pct"/>
          </w:tcPr>
          <w:p w14:paraId="57ADE4E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Горнотранспортное оборудование</w:t>
            </w:r>
          </w:p>
        </w:tc>
        <w:tc>
          <w:tcPr>
            <w:tcW w:w="1094" w:type="pct"/>
          </w:tcPr>
          <w:p w14:paraId="45335C7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E01_01</w:t>
            </w:r>
          </w:p>
        </w:tc>
        <w:tc>
          <w:tcPr>
            <w:tcW w:w="1971" w:type="pct"/>
          </w:tcPr>
          <w:p w14:paraId="5E6F264F"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Самосвалы карьерные</w:t>
            </w:r>
          </w:p>
        </w:tc>
      </w:tr>
      <w:tr w:rsidR="00D153F5" w:rsidRPr="000E3C42" w14:paraId="312DE42C" w14:textId="77777777" w:rsidTr="00D153F5">
        <w:trPr>
          <w:cantSplit/>
        </w:trPr>
        <w:tc>
          <w:tcPr>
            <w:tcW w:w="733" w:type="pct"/>
            <w:vMerge/>
          </w:tcPr>
          <w:p w14:paraId="2BBD239C" w14:textId="77777777" w:rsidR="00D153F5" w:rsidRPr="000E3C42" w:rsidRDefault="00D153F5" w:rsidP="00D153F5">
            <w:pPr>
              <w:rPr>
                <w:rFonts w:ascii="Arial" w:hAnsi="Arial" w:cs="Arial"/>
                <w:sz w:val="20"/>
                <w:szCs w:val="20"/>
              </w:rPr>
            </w:pPr>
          </w:p>
        </w:tc>
        <w:tc>
          <w:tcPr>
            <w:tcW w:w="1201" w:type="pct"/>
          </w:tcPr>
          <w:p w14:paraId="120BD15F" w14:textId="77777777" w:rsidR="00D153F5" w:rsidRPr="000E3C42" w:rsidRDefault="00D153F5" w:rsidP="00D153F5">
            <w:pPr>
              <w:jc w:val="center"/>
              <w:rPr>
                <w:rFonts w:ascii="Arial" w:hAnsi="Arial" w:cs="Arial"/>
                <w:sz w:val="20"/>
                <w:szCs w:val="20"/>
              </w:rPr>
            </w:pPr>
          </w:p>
        </w:tc>
        <w:tc>
          <w:tcPr>
            <w:tcW w:w="1094" w:type="pct"/>
          </w:tcPr>
          <w:p w14:paraId="6A6BD7B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E01_0</w:t>
            </w:r>
            <w:r w:rsidRPr="000E3C42">
              <w:rPr>
                <w:rFonts w:ascii="Arial" w:hAnsi="Arial" w:cs="Arial"/>
                <w:sz w:val="20"/>
                <w:szCs w:val="20"/>
              </w:rPr>
              <w:t>2</w:t>
            </w:r>
          </w:p>
        </w:tc>
        <w:tc>
          <w:tcPr>
            <w:tcW w:w="1971" w:type="pct"/>
          </w:tcPr>
          <w:p w14:paraId="464070A2"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Самосвалы с шарнирно-сочленённой рамой</w:t>
            </w:r>
          </w:p>
        </w:tc>
      </w:tr>
      <w:tr w:rsidR="00D153F5" w:rsidRPr="000E3C42" w14:paraId="5B32188B" w14:textId="77777777" w:rsidTr="00D153F5">
        <w:trPr>
          <w:cantSplit/>
        </w:trPr>
        <w:tc>
          <w:tcPr>
            <w:tcW w:w="733" w:type="pct"/>
            <w:vMerge/>
          </w:tcPr>
          <w:p w14:paraId="48974659" w14:textId="77777777" w:rsidR="00D153F5" w:rsidRPr="000E3C42" w:rsidRDefault="00D153F5" w:rsidP="00D153F5">
            <w:pPr>
              <w:rPr>
                <w:rFonts w:ascii="Arial" w:hAnsi="Arial" w:cs="Arial"/>
                <w:sz w:val="20"/>
                <w:szCs w:val="20"/>
              </w:rPr>
            </w:pPr>
          </w:p>
        </w:tc>
        <w:tc>
          <w:tcPr>
            <w:tcW w:w="1201" w:type="pct"/>
          </w:tcPr>
          <w:p w14:paraId="6E72A06B" w14:textId="77777777" w:rsidR="00D153F5" w:rsidRPr="000E3C42" w:rsidRDefault="00D153F5" w:rsidP="00D153F5">
            <w:pPr>
              <w:jc w:val="center"/>
              <w:rPr>
                <w:rFonts w:ascii="Arial" w:hAnsi="Arial" w:cs="Arial"/>
                <w:sz w:val="20"/>
                <w:szCs w:val="20"/>
              </w:rPr>
            </w:pPr>
          </w:p>
        </w:tc>
        <w:tc>
          <w:tcPr>
            <w:tcW w:w="1094" w:type="pct"/>
          </w:tcPr>
          <w:p w14:paraId="3E810BC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E01_0</w:t>
            </w:r>
            <w:r w:rsidRPr="000E3C42">
              <w:rPr>
                <w:rFonts w:ascii="Arial" w:hAnsi="Arial" w:cs="Arial"/>
                <w:sz w:val="20"/>
                <w:szCs w:val="20"/>
              </w:rPr>
              <w:t>3</w:t>
            </w:r>
          </w:p>
        </w:tc>
        <w:tc>
          <w:tcPr>
            <w:tcW w:w="1971" w:type="pct"/>
          </w:tcPr>
          <w:p w14:paraId="77ADA223" w14:textId="77777777" w:rsidR="00D153F5" w:rsidRPr="000E3C42" w:rsidRDefault="00D153F5" w:rsidP="000E3C42">
            <w:pPr>
              <w:jc w:val="left"/>
              <w:rPr>
                <w:rFonts w:ascii="Arial" w:hAnsi="Arial" w:cs="Arial"/>
                <w:sz w:val="20"/>
                <w:szCs w:val="20"/>
              </w:rPr>
            </w:pPr>
            <w:proofErr w:type="spellStart"/>
            <w:r w:rsidRPr="000E3C42">
              <w:rPr>
                <w:rFonts w:ascii="Arial" w:hAnsi="Arial" w:cs="Arial"/>
                <w:sz w:val="20"/>
                <w:szCs w:val="20"/>
              </w:rPr>
              <w:t>Щебнеразбрасыватели</w:t>
            </w:r>
            <w:proofErr w:type="spellEnd"/>
          </w:p>
        </w:tc>
      </w:tr>
      <w:tr w:rsidR="00D153F5" w:rsidRPr="000E3C42" w14:paraId="5308DAA4" w14:textId="77777777" w:rsidTr="00D153F5">
        <w:trPr>
          <w:cantSplit/>
        </w:trPr>
        <w:tc>
          <w:tcPr>
            <w:tcW w:w="733" w:type="pct"/>
            <w:vMerge/>
          </w:tcPr>
          <w:p w14:paraId="2BE461D7" w14:textId="77777777" w:rsidR="00D153F5" w:rsidRPr="000E3C42" w:rsidRDefault="00D153F5" w:rsidP="00D153F5">
            <w:pPr>
              <w:rPr>
                <w:rFonts w:ascii="Arial" w:hAnsi="Arial" w:cs="Arial"/>
                <w:sz w:val="20"/>
                <w:szCs w:val="20"/>
              </w:rPr>
            </w:pPr>
          </w:p>
        </w:tc>
        <w:tc>
          <w:tcPr>
            <w:tcW w:w="1201" w:type="pct"/>
          </w:tcPr>
          <w:p w14:paraId="738A4AAC" w14:textId="77777777" w:rsidR="00D153F5" w:rsidRPr="000E3C42" w:rsidRDefault="00D153F5" w:rsidP="00D153F5">
            <w:pPr>
              <w:jc w:val="center"/>
              <w:rPr>
                <w:rFonts w:ascii="Arial" w:hAnsi="Arial" w:cs="Arial"/>
                <w:sz w:val="20"/>
                <w:szCs w:val="20"/>
              </w:rPr>
            </w:pPr>
          </w:p>
        </w:tc>
        <w:tc>
          <w:tcPr>
            <w:tcW w:w="1094" w:type="pct"/>
          </w:tcPr>
          <w:p w14:paraId="1B5F92F6"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E01_0</w:t>
            </w:r>
            <w:r w:rsidRPr="000E3C42">
              <w:rPr>
                <w:rFonts w:ascii="Arial" w:hAnsi="Arial" w:cs="Arial"/>
                <w:sz w:val="20"/>
                <w:szCs w:val="20"/>
              </w:rPr>
              <w:t>4</w:t>
            </w:r>
          </w:p>
        </w:tc>
        <w:tc>
          <w:tcPr>
            <w:tcW w:w="1971" w:type="pct"/>
          </w:tcPr>
          <w:p w14:paraId="3C959F30"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Тягачи-буксировщики</w:t>
            </w:r>
          </w:p>
        </w:tc>
      </w:tr>
      <w:tr w:rsidR="00D153F5" w:rsidRPr="000E3C42" w14:paraId="192A304D" w14:textId="77777777" w:rsidTr="00D153F5">
        <w:trPr>
          <w:cantSplit/>
        </w:trPr>
        <w:tc>
          <w:tcPr>
            <w:tcW w:w="733" w:type="pct"/>
            <w:vMerge w:val="restart"/>
          </w:tcPr>
          <w:p w14:paraId="15B89621" w14:textId="77777777" w:rsidR="00D153F5" w:rsidRPr="000E3C42" w:rsidRDefault="00D153F5" w:rsidP="00D153F5">
            <w:pPr>
              <w:rPr>
                <w:rFonts w:ascii="Arial" w:hAnsi="Arial" w:cs="Arial"/>
                <w:sz w:val="20"/>
                <w:szCs w:val="20"/>
              </w:rPr>
            </w:pPr>
            <w:r w:rsidRPr="000E3C42">
              <w:rPr>
                <w:rFonts w:ascii="Arial" w:hAnsi="Arial" w:cs="Arial"/>
                <w:sz w:val="20"/>
                <w:szCs w:val="20"/>
                <w:lang w:val="en-US"/>
              </w:rPr>
              <w:t>E</w:t>
            </w:r>
            <w:r w:rsidRPr="000E3C42">
              <w:rPr>
                <w:rFonts w:ascii="Arial" w:hAnsi="Arial" w:cs="Arial"/>
                <w:sz w:val="20"/>
                <w:szCs w:val="20"/>
              </w:rPr>
              <w:t>17</w:t>
            </w:r>
          </w:p>
        </w:tc>
        <w:tc>
          <w:tcPr>
            <w:tcW w:w="1201" w:type="pct"/>
          </w:tcPr>
          <w:p w14:paraId="65642D9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Оборудование насосное</w:t>
            </w:r>
          </w:p>
        </w:tc>
        <w:tc>
          <w:tcPr>
            <w:tcW w:w="1094" w:type="pct"/>
          </w:tcPr>
          <w:p w14:paraId="4F356C71"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17</w:t>
            </w:r>
            <w:r w:rsidRPr="000E3C42">
              <w:rPr>
                <w:rFonts w:ascii="Arial" w:hAnsi="Arial" w:cs="Arial"/>
                <w:sz w:val="20"/>
                <w:szCs w:val="20"/>
                <w:lang w:val="en-US"/>
              </w:rPr>
              <w:t>_01</w:t>
            </w:r>
          </w:p>
        </w:tc>
        <w:tc>
          <w:tcPr>
            <w:tcW w:w="1971" w:type="pct"/>
          </w:tcPr>
          <w:p w14:paraId="4F8E178C"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Насосы водяные</w:t>
            </w:r>
          </w:p>
        </w:tc>
      </w:tr>
      <w:tr w:rsidR="00D153F5" w:rsidRPr="000E3C42" w14:paraId="49C02145" w14:textId="77777777" w:rsidTr="00D153F5">
        <w:trPr>
          <w:cantSplit/>
        </w:trPr>
        <w:tc>
          <w:tcPr>
            <w:tcW w:w="733" w:type="pct"/>
            <w:vMerge/>
          </w:tcPr>
          <w:p w14:paraId="028BB6AB" w14:textId="77777777" w:rsidR="00D153F5" w:rsidRPr="000E3C42" w:rsidRDefault="00D153F5" w:rsidP="00D153F5">
            <w:pPr>
              <w:rPr>
                <w:rFonts w:ascii="Arial" w:hAnsi="Arial" w:cs="Arial"/>
                <w:sz w:val="20"/>
                <w:szCs w:val="20"/>
                <w:lang w:val="en-US"/>
              </w:rPr>
            </w:pPr>
          </w:p>
        </w:tc>
        <w:tc>
          <w:tcPr>
            <w:tcW w:w="1201" w:type="pct"/>
          </w:tcPr>
          <w:p w14:paraId="44EB768B" w14:textId="77777777" w:rsidR="00D153F5" w:rsidRPr="000E3C42" w:rsidRDefault="00D153F5" w:rsidP="00D153F5">
            <w:pPr>
              <w:jc w:val="center"/>
              <w:rPr>
                <w:rFonts w:ascii="Arial" w:hAnsi="Arial" w:cs="Arial"/>
                <w:sz w:val="20"/>
                <w:szCs w:val="20"/>
              </w:rPr>
            </w:pPr>
          </w:p>
        </w:tc>
        <w:tc>
          <w:tcPr>
            <w:tcW w:w="1094" w:type="pct"/>
          </w:tcPr>
          <w:p w14:paraId="182F83B9"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17</w:t>
            </w:r>
            <w:r w:rsidRPr="000E3C42">
              <w:rPr>
                <w:rFonts w:ascii="Arial" w:hAnsi="Arial" w:cs="Arial"/>
                <w:sz w:val="20"/>
                <w:szCs w:val="20"/>
                <w:lang w:val="en-US"/>
              </w:rPr>
              <w:t>_0</w:t>
            </w:r>
            <w:r w:rsidRPr="000E3C42">
              <w:rPr>
                <w:rFonts w:ascii="Arial" w:hAnsi="Arial" w:cs="Arial"/>
                <w:sz w:val="20"/>
                <w:szCs w:val="20"/>
              </w:rPr>
              <w:t>2</w:t>
            </w:r>
          </w:p>
        </w:tc>
        <w:tc>
          <w:tcPr>
            <w:tcW w:w="1971" w:type="pct"/>
          </w:tcPr>
          <w:p w14:paraId="71DD16C9"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Насосы погружные</w:t>
            </w:r>
          </w:p>
        </w:tc>
      </w:tr>
      <w:tr w:rsidR="00D153F5" w:rsidRPr="000E3C42" w14:paraId="5B9DD317" w14:textId="77777777" w:rsidTr="00D153F5">
        <w:trPr>
          <w:cantSplit/>
        </w:trPr>
        <w:tc>
          <w:tcPr>
            <w:tcW w:w="733" w:type="pct"/>
            <w:vMerge/>
          </w:tcPr>
          <w:p w14:paraId="6AC91E78" w14:textId="77777777" w:rsidR="00D153F5" w:rsidRPr="000E3C42" w:rsidRDefault="00D153F5" w:rsidP="00D153F5">
            <w:pPr>
              <w:rPr>
                <w:rFonts w:ascii="Arial" w:hAnsi="Arial" w:cs="Arial"/>
                <w:sz w:val="20"/>
                <w:szCs w:val="20"/>
                <w:lang w:val="en-US"/>
              </w:rPr>
            </w:pPr>
          </w:p>
        </w:tc>
        <w:tc>
          <w:tcPr>
            <w:tcW w:w="1201" w:type="pct"/>
          </w:tcPr>
          <w:p w14:paraId="40A2C998" w14:textId="77777777" w:rsidR="00D153F5" w:rsidRPr="000E3C42" w:rsidRDefault="00D153F5" w:rsidP="00D153F5">
            <w:pPr>
              <w:jc w:val="center"/>
              <w:rPr>
                <w:rFonts w:ascii="Arial" w:hAnsi="Arial" w:cs="Arial"/>
                <w:sz w:val="20"/>
                <w:szCs w:val="20"/>
              </w:rPr>
            </w:pPr>
          </w:p>
        </w:tc>
        <w:tc>
          <w:tcPr>
            <w:tcW w:w="1094" w:type="pct"/>
          </w:tcPr>
          <w:p w14:paraId="401CAA8E"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17</w:t>
            </w:r>
            <w:r w:rsidRPr="000E3C42">
              <w:rPr>
                <w:rFonts w:ascii="Arial" w:hAnsi="Arial" w:cs="Arial"/>
                <w:sz w:val="20"/>
                <w:szCs w:val="20"/>
                <w:lang w:val="en-US"/>
              </w:rPr>
              <w:t>_0</w:t>
            </w:r>
            <w:r w:rsidRPr="000E3C42">
              <w:rPr>
                <w:rFonts w:ascii="Arial" w:hAnsi="Arial" w:cs="Arial"/>
                <w:sz w:val="20"/>
                <w:szCs w:val="20"/>
              </w:rPr>
              <w:t>3</w:t>
            </w:r>
          </w:p>
        </w:tc>
        <w:tc>
          <w:tcPr>
            <w:tcW w:w="1971" w:type="pct"/>
          </w:tcPr>
          <w:p w14:paraId="26C7D75D"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Насосы химические</w:t>
            </w:r>
          </w:p>
        </w:tc>
      </w:tr>
      <w:tr w:rsidR="00D153F5" w:rsidRPr="000E3C42" w14:paraId="79B4F505" w14:textId="77777777" w:rsidTr="00D153F5">
        <w:trPr>
          <w:cantSplit/>
        </w:trPr>
        <w:tc>
          <w:tcPr>
            <w:tcW w:w="733" w:type="pct"/>
            <w:vMerge/>
          </w:tcPr>
          <w:p w14:paraId="50B7FE0F" w14:textId="77777777" w:rsidR="00D153F5" w:rsidRPr="000E3C42" w:rsidRDefault="00D153F5" w:rsidP="00D153F5">
            <w:pPr>
              <w:rPr>
                <w:rFonts w:ascii="Arial" w:hAnsi="Arial" w:cs="Arial"/>
                <w:sz w:val="20"/>
                <w:szCs w:val="20"/>
                <w:lang w:val="en-US"/>
              </w:rPr>
            </w:pPr>
          </w:p>
        </w:tc>
        <w:tc>
          <w:tcPr>
            <w:tcW w:w="1201" w:type="pct"/>
          </w:tcPr>
          <w:p w14:paraId="3D9A6416" w14:textId="77777777" w:rsidR="00D153F5" w:rsidRPr="000E3C42" w:rsidRDefault="00D153F5" w:rsidP="00D153F5">
            <w:pPr>
              <w:jc w:val="center"/>
              <w:rPr>
                <w:rFonts w:ascii="Arial" w:hAnsi="Arial" w:cs="Arial"/>
                <w:sz w:val="20"/>
                <w:szCs w:val="20"/>
              </w:rPr>
            </w:pPr>
          </w:p>
        </w:tc>
        <w:tc>
          <w:tcPr>
            <w:tcW w:w="1094" w:type="pct"/>
          </w:tcPr>
          <w:p w14:paraId="66FE6347"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17</w:t>
            </w:r>
            <w:r w:rsidRPr="000E3C42">
              <w:rPr>
                <w:rFonts w:ascii="Arial" w:hAnsi="Arial" w:cs="Arial"/>
                <w:sz w:val="20"/>
                <w:szCs w:val="20"/>
                <w:lang w:val="en-US"/>
              </w:rPr>
              <w:t>_0</w:t>
            </w:r>
            <w:r w:rsidRPr="000E3C42">
              <w:rPr>
                <w:rFonts w:ascii="Arial" w:hAnsi="Arial" w:cs="Arial"/>
                <w:sz w:val="20"/>
                <w:szCs w:val="20"/>
              </w:rPr>
              <w:t>4</w:t>
            </w:r>
          </w:p>
        </w:tc>
        <w:tc>
          <w:tcPr>
            <w:tcW w:w="1971" w:type="pct"/>
          </w:tcPr>
          <w:p w14:paraId="483378FA"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Насосы шламовые</w:t>
            </w:r>
          </w:p>
        </w:tc>
      </w:tr>
      <w:tr w:rsidR="00D153F5" w:rsidRPr="000E3C42" w14:paraId="1DCCA4F9" w14:textId="77777777" w:rsidTr="00D153F5">
        <w:trPr>
          <w:cantSplit/>
        </w:trPr>
        <w:tc>
          <w:tcPr>
            <w:tcW w:w="733" w:type="pct"/>
            <w:vMerge w:val="restart"/>
          </w:tcPr>
          <w:p w14:paraId="2E28B7BB" w14:textId="77777777" w:rsidR="00D153F5" w:rsidRPr="000E3C42" w:rsidRDefault="00D153F5" w:rsidP="00D153F5">
            <w:pP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42</w:t>
            </w:r>
          </w:p>
        </w:tc>
        <w:tc>
          <w:tcPr>
            <w:tcW w:w="1201" w:type="pct"/>
          </w:tcPr>
          <w:p w14:paraId="6B1D3E9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Здания и сооружения</w:t>
            </w:r>
          </w:p>
        </w:tc>
        <w:tc>
          <w:tcPr>
            <w:tcW w:w="1094" w:type="pct"/>
          </w:tcPr>
          <w:p w14:paraId="5BF7603A"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42</w:t>
            </w:r>
            <w:r w:rsidRPr="000E3C42">
              <w:rPr>
                <w:rFonts w:ascii="Arial" w:hAnsi="Arial" w:cs="Arial"/>
                <w:sz w:val="20"/>
                <w:szCs w:val="20"/>
                <w:lang w:val="en-US"/>
              </w:rPr>
              <w:t>_01</w:t>
            </w:r>
          </w:p>
        </w:tc>
        <w:tc>
          <w:tcPr>
            <w:tcW w:w="1971" w:type="pct"/>
          </w:tcPr>
          <w:p w14:paraId="3C337999"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Здания административно-бытовые</w:t>
            </w:r>
          </w:p>
        </w:tc>
      </w:tr>
      <w:tr w:rsidR="00D153F5" w:rsidRPr="000E3C42" w14:paraId="46A5E746" w14:textId="77777777" w:rsidTr="00D153F5">
        <w:trPr>
          <w:cantSplit/>
        </w:trPr>
        <w:tc>
          <w:tcPr>
            <w:tcW w:w="733" w:type="pct"/>
            <w:vMerge/>
          </w:tcPr>
          <w:p w14:paraId="4EE19562" w14:textId="77777777" w:rsidR="00D153F5" w:rsidRPr="000E3C42" w:rsidRDefault="00D153F5" w:rsidP="00D153F5">
            <w:pPr>
              <w:rPr>
                <w:rFonts w:ascii="Arial" w:hAnsi="Arial" w:cs="Arial"/>
                <w:sz w:val="20"/>
                <w:szCs w:val="20"/>
                <w:lang w:val="en-US"/>
              </w:rPr>
            </w:pPr>
          </w:p>
        </w:tc>
        <w:tc>
          <w:tcPr>
            <w:tcW w:w="1201" w:type="pct"/>
          </w:tcPr>
          <w:p w14:paraId="3F2CC1E5" w14:textId="77777777" w:rsidR="00D153F5" w:rsidRPr="000E3C42" w:rsidRDefault="00D153F5" w:rsidP="00D153F5">
            <w:pPr>
              <w:jc w:val="center"/>
              <w:rPr>
                <w:rFonts w:ascii="Arial" w:hAnsi="Arial" w:cs="Arial"/>
                <w:sz w:val="20"/>
                <w:szCs w:val="20"/>
              </w:rPr>
            </w:pPr>
          </w:p>
        </w:tc>
        <w:tc>
          <w:tcPr>
            <w:tcW w:w="1094" w:type="pct"/>
          </w:tcPr>
          <w:p w14:paraId="33173A3F"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42</w:t>
            </w:r>
            <w:r w:rsidRPr="000E3C42">
              <w:rPr>
                <w:rFonts w:ascii="Arial" w:hAnsi="Arial" w:cs="Arial"/>
                <w:sz w:val="20"/>
                <w:szCs w:val="20"/>
                <w:lang w:val="en-US"/>
              </w:rPr>
              <w:t>_0</w:t>
            </w:r>
            <w:r w:rsidRPr="000E3C42">
              <w:rPr>
                <w:rFonts w:ascii="Arial" w:hAnsi="Arial" w:cs="Arial"/>
                <w:sz w:val="20"/>
                <w:szCs w:val="20"/>
              </w:rPr>
              <w:t>2</w:t>
            </w:r>
          </w:p>
        </w:tc>
        <w:tc>
          <w:tcPr>
            <w:tcW w:w="1971" w:type="pct"/>
          </w:tcPr>
          <w:p w14:paraId="1D224460"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Здания производственные</w:t>
            </w:r>
          </w:p>
        </w:tc>
      </w:tr>
      <w:tr w:rsidR="00D153F5" w:rsidRPr="000E3C42" w14:paraId="12CF4437" w14:textId="77777777" w:rsidTr="00D153F5">
        <w:trPr>
          <w:cantSplit/>
        </w:trPr>
        <w:tc>
          <w:tcPr>
            <w:tcW w:w="733" w:type="pct"/>
            <w:vMerge/>
          </w:tcPr>
          <w:p w14:paraId="65A63E72" w14:textId="77777777" w:rsidR="00D153F5" w:rsidRPr="000E3C42" w:rsidRDefault="00D153F5" w:rsidP="00D153F5">
            <w:pPr>
              <w:rPr>
                <w:rFonts w:ascii="Arial" w:hAnsi="Arial" w:cs="Arial"/>
                <w:sz w:val="20"/>
                <w:szCs w:val="20"/>
                <w:lang w:val="en-US"/>
              </w:rPr>
            </w:pPr>
          </w:p>
        </w:tc>
        <w:tc>
          <w:tcPr>
            <w:tcW w:w="1201" w:type="pct"/>
          </w:tcPr>
          <w:p w14:paraId="35B68956" w14:textId="77777777" w:rsidR="00D153F5" w:rsidRPr="000E3C42" w:rsidRDefault="00D153F5" w:rsidP="00D153F5">
            <w:pPr>
              <w:jc w:val="center"/>
              <w:rPr>
                <w:rFonts w:ascii="Arial" w:hAnsi="Arial" w:cs="Arial"/>
                <w:sz w:val="20"/>
                <w:szCs w:val="20"/>
              </w:rPr>
            </w:pPr>
          </w:p>
        </w:tc>
        <w:tc>
          <w:tcPr>
            <w:tcW w:w="1094" w:type="pct"/>
          </w:tcPr>
          <w:p w14:paraId="36BF6DA0"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42</w:t>
            </w:r>
            <w:r w:rsidRPr="000E3C42">
              <w:rPr>
                <w:rFonts w:ascii="Arial" w:hAnsi="Arial" w:cs="Arial"/>
                <w:sz w:val="20"/>
                <w:szCs w:val="20"/>
                <w:lang w:val="en-US"/>
              </w:rPr>
              <w:t>_0</w:t>
            </w:r>
            <w:r w:rsidRPr="000E3C42">
              <w:rPr>
                <w:rFonts w:ascii="Arial" w:hAnsi="Arial" w:cs="Arial"/>
                <w:sz w:val="20"/>
                <w:szCs w:val="20"/>
              </w:rPr>
              <w:t>3</w:t>
            </w:r>
          </w:p>
        </w:tc>
        <w:tc>
          <w:tcPr>
            <w:tcW w:w="1971" w:type="pct"/>
          </w:tcPr>
          <w:p w14:paraId="68DD749B"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Здания жилые</w:t>
            </w:r>
          </w:p>
        </w:tc>
      </w:tr>
      <w:tr w:rsidR="00D153F5" w:rsidRPr="000E3C42" w14:paraId="4C92EC1F" w14:textId="77777777" w:rsidTr="00D153F5">
        <w:trPr>
          <w:cantSplit/>
        </w:trPr>
        <w:tc>
          <w:tcPr>
            <w:tcW w:w="733" w:type="pct"/>
            <w:vMerge/>
          </w:tcPr>
          <w:p w14:paraId="3478A6A8" w14:textId="77777777" w:rsidR="00D153F5" w:rsidRPr="000E3C42" w:rsidRDefault="00D153F5" w:rsidP="00D153F5">
            <w:pPr>
              <w:rPr>
                <w:rFonts w:ascii="Arial" w:hAnsi="Arial" w:cs="Arial"/>
                <w:sz w:val="20"/>
                <w:szCs w:val="20"/>
                <w:lang w:val="en-US"/>
              </w:rPr>
            </w:pPr>
          </w:p>
        </w:tc>
        <w:tc>
          <w:tcPr>
            <w:tcW w:w="1201" w:type="pct"/>
          </w:tcPr>
          <w:p w14:paraId="139E491C" w14:textId="77777777" w:rsidR="00D153F5" w:rsidRPr="000E3C42" w:rsidRDefault="00D153F5" w:rsidP="00D153F5">
            <w:pPr>
              <w:jc w:val="center"/>
              <w:rPr>
                <w:rFonts w:ascii="Arial" w:hAnsi="Arial" w:cs="Arial"/>
                <w:sz w:val="20"/>
                <w:szCs w:val="20"/>
              </w:rPr>
            </w:pPr>
          </w:p>
        </w:tc>
        <w:tc>
          <w:tcPr>
            <w:tcW w:w="1094" w:type="pct"/>
          </w:tcPr>
          <w:p w14:paraId="3A6774FD"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E</w:t>
            </w:r>
            <w:r w:rsidRPr="000E3C42">
              <w:rPr>
                <w:rFonts w:ascii="Arial" w:hAnsi="Arial" w:cs="Arial"/>
                <w:sz w:val="20"/>
                <w:szCs w:val="20"/>
              </w:rPr>
              <w:t>42</w:t>
            </w:r>
            <w:r w:rsidRPr="000E3C42">
              <w:rPr>
                <w:rFonts w:ascii="Arial" w:hAnsi="Arial" w:cs="Arial"/>
                <w:sz w:val="20"/>
                <w:szCs w:val="20"/>
                <w:lang w:val="en-US"/>
              </w:rPr>
              <w:t>_</w:t>
            </w:r>
            <w:r w:rsidRPr="000E3C42">
              <w:rPr>
                <w:rFonts w:ascii="Arial" w:hAnsi="Arial" w:cs="Arial"/>
                <w:sz w:val="20"/>
                <w:szCs w:val="20"/>
              </w:rPr>
              <w:t>14</w:t>
            </w:r>
          </w:p>
        </w:tc>
        <w:tc>
          <w:tcPr>
            <w:tcW w:w="1971" w:type="pct"/>
          </w:tcPr>
          <w:p w14:paraId="2DFFE222" w14:textId="77777777" w:rsidR="00D153F5" w:rsidRPr="000E3C42" w:rsidRDefault="00D153F5" w:rsidP="000E3C42">
            <w:pPr>
              <w:jc w:val="left"/>
              <w:rPr>
                <w:rFonts w:ascii="Arial" w:hAnsi="Arial" w:cs="Arial"/>
                <w:sz w:val="20"/>
                <w:szCs w:val="20"/>
              </w:rPr>
            </w:pPr>
            <w:r w:rsidRPr="000E3C42">
              <w:rPr>
                <w:rFonts w:ascii="Arial" w:hAnsi="Arial" w:cs="Arial"/>
                <w:sz w:val="20"/>
                <w:szCs w:val="20"/>
              </w:rPr>
              <w:t>Градирни</w:t>
            </w:r>
          </w:p>
        </w:tc>
      </w:tr>
    </w:tbl>
    <w:p w14:paraId="3B793CD3" w14:textId="77777777" w:rsidR="00D153F5" w:rsidRPr="00FB401A" w:rsidRDefault="00D153F5" w:rsidP="00197D54">
      <w:pPr>
        <w:pStyle w:val="3"/>
      </w:pPr>
      <w:bookmarkStart w:id="12130" w:name="_Toc521083771"/>
      <w:bookmarkStart w:id="12131" w:name="_Toc521340911"/>
      <w:bookmarkStart w:id="12132" w:name="_Toc521439431"/>
      <w:bookmarkStart w:id="12133" w:name="_Toc67557063"/>
      <w:r>
        <w:t>К</w:t>
      </w:r>
      <w:r w:rsidRPr="00FB401A">
        <w:t>лючевые параметры объекта</w:t>
      </w:r>
      <w:bookmarkEnd w:id="12130"/>
      <w:bookmarkEnd w:id="12131"/>
      <w:bookmarkEnd w:id="12132"/>
      <w:bookmarkEnd w:id="12133"/>
    </w:p>
    <w:p w14:paraId="351F4325" w14:textId="77777777" w:rsidR="00D153F5" w:rsidRDefault="00D153F5" w:rsidP="00D153F5">
      <w:pPr>
        <w:spacing w:after="120" w:line="276" w:lineRule="auto"/>
        <w:ind w:firstLine="567"/>
        <w:rPr>
          <w:rFonts w:ascii="Arial" w:hAnsi="Arial" w:cs="Arial"/>
        </w:rPr>
      </w:pPr>
      <w:r>
        <w:rPr>
          <w:rFonts w:ascii="Arial" w:hAnsi="Arial" w:cs="Arial"/>
        </w:rPr>
        <w:t>Ключевыми параметрами каталогов ТОРО являются:</w:t>
      </w:r>
    </w:p>
    <w:p w14:paraId="7000E7C5" w14:textId="77777777" w:rsidR="00D153F5" w:rsidRPr="00681167" w:rsidRDefault="00D153F5" w:rsidP="00197D54">
      <w:pPr>
        <w:pStyle w:val="afc"/>
        <w:numPr>
          <w:ilvl w:val="0"/>
          <w:numId w:val="9"/>
        </w:numPr>
        <w:spacing w:after="120" w:line="276" w:lineRule="auto"/>
        <w:ind w:left="851" w:hanging="284"/>
        <w:rPr>
          <w:rFonts w:ascii="Arial" w:hAnsi="Arial" w:cs="Arial"/>
          <w:szCs w:val="24"/>
        </w:rPr>
      </w:pPr>
      <w:r w:rsidRPr="00681167">
        <w:rPr>
          <w:rFonts w:ascii="Arial" w:hAnsi="Arial" w:cs="Arial"/>
          <w:szCs w:val="24"/>
        </w:rPr>
        <w:t>KLART - Вид класса,</w:t>
      </w:r>
    </w:p>
    <w:p w14:paraId="6DC85E69" w14:textId="77777777" w:rsidR="00D153F5" w:rsidRPr="00681167" w:rsidRDefault="00D153F5" w:rsidP="00197D54">
      <w:pPr>
        <w:pStyle w:val="afc"/>
        <w:numPr>
          <w:ilvl w:val="0"/>
          <w:numId w:val="9"/>
        </w:numPr>
        <w:spacing w:after="240" w:line="276" w:lineRule="auto"/>
        <w:ind w:left="851" w:hanging="284"/>
        <w:rPr>
          <w:rFonts w:ascii="Arial" w:hAnsi="Arial" w:cs="Arial"/>
          <w:szCs w:val="24"/>
        </w:rPr>
      </w:pPr>
      <w:r w:rsidRPr="00681167">
        <w:rPr>
          <w:rFonts w:ascii="Arial" w:hAnsi="Arial" w:cs="Arial"/>
          <w:szCs w:val="24"/>
          <w:lang w:val="en-US"/>
        </w:rPr>
        <w:t>CLASS</w:t>
      </w:r>
      <w:r w:rsidRPr="00681167">
        <w:rPr>
          <w:rFonts w:ascii="Arial" w:hAnsi="Arial" w:cs="Arial"/>
          <w:szCs w:val="24"/>
        </w:rPr>
        <w:t xml:space="preserve"> - Номер класса.</w:t>
      </w:r>
    </w:p>
    <w:p w14:paraId="3ADAC713" w14:textId="77777777" w:rsidR="00D153F5" w:rsidRDefault="00D153F5" w:rsidP="00D153F5">
      <w:pPr>
        <w:spacing w:after="240" w:line="276" w:lineRule="auto"/>
        <w:rPr>
          <w:rFonts w:ascii="Arial" w:hAnsi="Arial" w:cs="Arial"/>
        </w:rPr>
      </w:pPr>
    </w:p>
    <w:p w14:paraId="7613F127" w14:textId="77777777" w:rsidR="00D153F5" w:rsidRPr="001D44C8" w:rsidRDefault="00D153F5" w:rsidP="00D153F5">
      <w:pPr>
        <w:spacing w:after="240" w:line="276" w:lineRule="auto"/>
        <w:rPr>
          <w:rFonts w:ascii="Arial" w:hAnsi="Arial" w:cs="Arial"/>
        </w:rPr>
        <w:sectPr w:rsidR="00D153F5" w:rsidRPr="001D44C8" w:rsidSect="00FE7760">
          <w:headerReference w:type="default" r:id="rId40"/>
          <w:headerReference w:type="first" r:id="rId41"/>
          <w:pgSz w:w="11907" w:h="16840" w:code="9"/>
          <w:pgMar w:top="1134" w:right="567" w:bottom="1134" w:left="1134" w:header="737" w:footer="283" w:gutter="0"/>
          <w:cols w:space="708"/>
          <w:docGrid w:linePitch="360"/>
        </w:sectPr>
      </w:pPr>
    </w:p>
    <w:p w14:paraId="7617496B" w14:textId="77777777" w:rsidR="00D153F5" w:rsidRPr="003F2961" w:rsidRDefault="00D153F5" w:rsidP="00197D54">
      <w:pPr>
        <w:pStyle w:val="3"/>
      </w:pPr>
      <w:bookmarkStart w:id="12134" w:name="_Toc521083772"/>
      <w:bookmarkStart w:id="12135" w:name="_Toc521340912"/>
      <w:bookmarkStart w:id="12136" w:name="_Toc521439432"/>
      <w:bookmarkStart w:id="12137" w:name="_Toc67557064"/>
      <w:r w:rsidRPr="003F2961">
        <w:lastRenderedPageBreak/>
        <w:t>Модель данных объекта</w:t>
      </w:r>
      <w:bookmarkEnd w:id="12134"/>
      <w:bookmarkEnd w:id="12135"/>
      <w:bookmarkEnd w:id="12136"/>
      <w:bookmarkEnd w:id="12137"/>
    </w:p>
    <w:p w14:paraId="76688F92" w14:textId="278BE2A6" w:rsidR="00D153F5" w:rsidRPr="00B60E35"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10588B">
        <w:rPr>
          <w:rFonts w:ascii="Arial" w:hAnsi="Arial" w:cs="Arial"/>
          <w:b/>
          <w:sz w:val="22"/>
        </w:rPr>
        <w:t>2</w:t>
      </w:r>
      <w:ins w:id="12138" w:author="Александр" w:date="2020-04-13T13:12:00Z">
        <w:r w:rsidR="0036397B">
          <w:rPr>
            <w:rFonts w:ascii="Arial" w:hAnsi="Arial" w:cs="Arial"/>
            <w:b/>
            <w:sz w:val="22"/>
          </w:rPr>
          <w:t>6</w:t>
        </w:r>
      </w:ins>
      <w:del w:id="12139" w:author="Александр" w:date="2020-04-13T13:12:00Z">
        <w:r w:rsidR="0010588B" w:rsidDel="00870994">
          <w:rPr>
            <w:rFonts w:ascii="Arial" w:hAnsi="Arial" w:cs="Arial"/>
            <w:b/>
            <w:sz w:val="22"/>
          </w:rPr>
          <w:delText>7</w:delText>
        </w:r>
      </w:del>
      <w:r w:rsidRPr="00321205">
        <w:rPr>
          <w:rFonts w:ascii="Arial" w:hAnsi="Arial" w:cs="Arial"/>
          <w:b/>
          <w:sz w:val="22"/>
        </w:rPr>
        <w:t>. Модель данных</w:t>
      </w:r>
      <w:r w:rsidRPr="00552069">
        <w:rPr>
          <w:rFonts w:ascii="Arial" w:hAnsi="Arial" w:cs="Arial"/>
          <w:b/>
          <w:sz w:val="22"/>
        </w:rPr>
        <w:t xml:space="preserve"> </w:t>
      </w:r>
      <w:r>
        <w:rPr>
          <w:rFonts w:ascii="Arial" w:hAnsi="Arial" w:cs="Arial"/>
          <w:b/>
          <w:sz w:val="22"/>
          <w:lang w:val="en-US"/>
        </w:rPr>
        <w:t>CROSS</w:t>
      </w:r>
      <w:r w:rsidRPr="00B4701E">
        <w:rPr>
          <w:rFonts w:ascii="Arial" w:hAnsi="Arial" w:cs="Arial"/>
          <w:b/>
          <w:sz w:val="22"/>
        </w:rPr>
        <w:t xml:space="preserve">_7 </w:t>
      </w:r>
      <w:r>
        <w:rPr>
          <w:rFonts w:ascii="Arial" w:hAnsi="Arial" w:cs="Arial"/>
          <w:b/>
          <w:sz w:val="22"/>
        </w:rPr>
        <w:t>Класс</w:t>
      </w:r>
    </w:p>
    <w:tbl>
      <w:tblPr>
        <w:tblW w:w="5205"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961"/>
        <w:gridCol w:w="1605"/>
        <w:gridCol w:w="2133"/>
        <w:gridCol w:w="872"/>
        <w:gridCol w:w="1477"/>
        <w:gridCol w:w="1857"/>
        <w:gridCol w:w="1824"/>
        <w:gridCol w:w="1174"/>
        <w:gridCol w:w="1733"/>
        <w:gridCol w:w="1063"/>
      </w:tblGrid>
      <w:tr w:rsidR="00D153F5" w:rsidRPr="000E3C42" w14:paraId="29E3FB40" w14:textId="77777777" w:rsidTr="000C6B1C">
        <w:trPr>
          <w:cantSplit/>
          <w:trHeight w:val="397"/>
        </w:trPr>
        <w:tc>
          <w:tcPr>
            <w:tcW w:w="145" w:type="pct"/>
            <w:vMerge w:val="restart"/>
            <w:shd w:val="clear" w:color="auto" w:fill="FFC000"/>
            <w:vAlign w:val="center"/>
          </w:tcPr>
          <w:p w14:paraId="2458BE1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317" w:type="pct"/>
            <w:vMerge w:val="restart"/>
            <w:shd w:val="clear" w:color="auto" w:fill="FFC000"/>
          </w:tcPr>
          <w:p w14:paraId="7B80468C" w14:textId="77777777" w:rsidR="00D153F5" w:rsidRPr="000E3C42" w:rsidRDefault="00D153F5" w:rsidP="00D153F5">
            <w:pPr>
              <w:jc w:val="center"/>
              <w:rPr>
                <w:rFonts w:ascii="Arial" w:hAnsi="Arial" w:cs="Arial"/>
                <w:b/>
                <w:sz w:val="20"/>
                <w:szCs w:val="20"/>
              </w:rPr>
            </w:pPr>
          </w:p>
          <w:p w14:paraId="031F67C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30" w:type="pct"/>
            <w:vMerge w:val="restart"/>
            <w:shd w:val="clear" w:color="auto" w:fill="FFC000"/>
            <w:vAlign w:val="center"/>
          </w:tcPr>
          <w:p w14:paraId="66DD7ED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705" w:type="pct"/>
            <w:vMerge w:val="restart"/>
            <w:shd w:val="clear" w:color="auto" w:fill="FFC000"/>
            <w:vAlign w:val="center"/>
          </w:tcPr>
          <w:p w14:paraId="5A57920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88" w:type="pct"/>
            <w:vMerge w:val="restart"/>
            <w:shd w:val="clear" w:color="auto" w:fill="FFC000"/>
            <w:vAlign w:val="center"/>
          </w:tcPr>
          <w:p w14:paraId="6C8A603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88" w:type="pct"/>
            <w:vMerge w:val="restart"/>
            <w:shd w:val="clear" w:color="auto" w:fill="FFC000"/>
            <w:vAlign w:val="center"/>
          </w:tcPr>
          <w:p w14:paraId="139B503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16" w:type="pct"/>
            <w:gridSpan w:val="2"/>
            <w:shd w:val="clear" w:color="auto" w:fill="FFC000"/>
          </w:tcPr>
          <w:p w14:paraId="486032A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960" w:type="pct"/>
            <w:gridSpan w:val="2"/>
            <w:shd w:val="clear" w:color="auto" w:fill="FFC000"/>
            <w:vAlign w:val="center"/>
          </w:tcPr>
          <w:p w14:paraId="2D841C1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1" w:type="pct"/>
            <w:vMerge w:val="restart"/>
            <w:shd w:val="clear" w:color="auto" w:fill="FFC000"/>
            <w:vAlign w:val="center"/>
          </w:tcPr>
          <w:p w14:paraId="4037708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0AB65087" w14:textId="77777777" w:rsidTr="000C6B1C">
        <w:trPr>
          <w:cantSplit/>
        </w:trPr>
        <w:tc>
          <w:tcPr>
            <w:tcW w:w="145" w:type="pct"/>
            <w:vMerge/>
            <w:vAlign w:val="center"/>
          </w:tcPr>
          <w:p w14:paraId="2A2A9FCA" w14:textId="77777777" w:rsidR="00D153F5" w:rsidRPr="000E3C42" w:rsidRDefault="00D153F5" w:rsidP="00D153F5">
            <w:pPr>
              <w:jc w:val="center"/>
              <w:rPr>
                <w:rFonts w:ascii="Arial" w:hAnsi="Arial" w:cs="Arial"/>
                <w:sz w:val="20"/>
                <w:szCs w:val="20"/>
              </w:rPr>
            </w:pPr>
          </w:p>
        </w:tc>
        <w:tc>
          <w:tcPr>
            <w:tcW w:w="317" w:type="pct"/>
            <w:vMerge/>
          </w:tcPr>
          <w:p w14:paraId="4040E48B" w14:textId="77777777" w:rsidR="00D153F5" w:rsidRPr="000E3C42" w:rsidRDefault="00D153F5" w:rsidP="00D153F5">
            <w:pPr>
              <w:jc w:val="center"/>
              <w:rPr>
                <w:rFonts w:ascii="Arial" w:hAnsi="Arial" w:cs="Arial"/>
                <w:sz w:val="20"/>
                <w:szCs w:val="20"/>
              </w:rPr>
            </w:pPr>
          </w:p>
        </w:tc>
        <w:tc>
          <w:tcPr>
            <w:tcW w:w="530" w:type="pct"/>
            <w:vMerge/>
            <w:vAlign w:val="center"/>
          </w:tcPr>
          <w:p w14:paraId="148C925F" w14:textId="77777777" w:rsidR="00D153F5" w:rsidRPr="000E3C42" w:rsidRDefault="00D153F5" w:rsidP="00D153F5">
            <w:pPr>
              <w:jc w:val="center"/>
              <w:rPr>
                <w:rFonts w:ascii="Arial" w:hAnsi="Arial" w:cs="Arial"/>
                <w:sz w:val="20"/>
                <w:szCs w:val="20"/>
              </w:rPr>
            </w:pPr>
          </w:p>
        </w:tc>
        <w:tc>
          <w:tcPr>
            <w:tcW w:w="705" w:type="pct"/>
            <w:vMerge/>
            <w:vAlign w:val="center"/>
          </w:tcPr>
          <w:p w14:paraId="6FD8133C" w14:textId="77777777" w:rsidR="00D153F5" w:rsidRPr="000E3C42" w:rsidRDefault="00D153F5" w:rsidP="00D153F5">
            <w:pPr>
              <w:jc w:val="center"/>
              <w:rPr>
                <w:rFonts w:ascii="Arial" w:hAnsi="Arial" w:cs="Arial"/>
                <w:sz w:val="20"/>
                <w:szCs w:val="20"/>
              </w:rPr>
            </w:pPr>
          </w:p>
        </w:tc>
        <w:tc>
          <w:tcPr>
            <w:tcW w:w="288" w:type="pct"/>
            <w:vMerge/>
            <w:vAlign w:val="center"/>
          </w:tcPr>
          <w:p w14:paraId="4F66E500" w14:textId="77777777" w:rsidR="00D153F5" w:rsidRPr="000E3C42" w:rsidRDefault="00D153F5" w:rsidP="00D153F5">
            <w:pPr>
              <w:jc w:val="center"/>
              <w:rPr>
                <w:rFonts w:ascii="Arial" w:hAnsi="Arial" w:cs="Arial"/>
                <w:sz w:val="20"/>
                <w:szCs w:val="20"/>
              </w:rPr>
            </w:pPr>
          </w:p>
        </w:tc>
        <w:tc>
          <w:tcPr>
            <w:tcW w:w="488" w:type="pct"/>
            <w:vMerge/>
            <w:vAlign w:val="center"/>
          </w:tcPr>
          <w:p w14:paraId="396C02BF" w14:textId="77777777" w:rsidR="00D153F5" w:rsidRPr="000E3C42" w:rsidRDefault="00D153F5" w:rsidP="00D153F5">
            <w:pPr>
              <w:jc w:val="center"/>
              <w:rPr>
                <w:rFonts w:ascii="Arial" w:hAnsi="Arial" w:cs="Arial"/>
                <w:sz w:val="20"/>
                <w:szCs w:val="20"/>
              </w:rPr>
            </w:pPr>
          </w:p>
        </w:tc>
        <w:tc>
          <w:tcPr>
            <w:tcW w:w="613" w:type="pct"/>
            <w:tcBorders>
              <w:top w:val="single" w:sz="6" w:space="0" w:color="auto"/>
              <w:bottom w:val="single" w:sz="6" w:space="0" w:color="auto"/>
            </w:tcBorders>
            <w:shd w:val="clear" w:color="auto" w:fill="FFC000"/>
          </w:tcPr>
          <w:p w14:paraId="7FB239B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2" w:type="pct"/>
            <w:tcBorders>
              <w:top w:val="single" w:sz="6" w:space="0" w:color="auto"/>
              <w:bottom w:val="single" w:sz="6" w:space="0" w:color="auto"/>
            </w:tcBorders>
            <w:shd w:val="clear" w:color="auto" w:fill="FFC000"/>
          </w:tcPr>
          <w:p w14:paraId="735E1E7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88" w:type="pct"/>
            <w:tcBorders>
              <w:top w:val="single" w:sz="6" w:space="0" w:color="auto"/>
              <w:bottom w:val="single" w:sz="6" w:space="0" w:color="auto"/>
            </w:tcBorders>
            <w:shd w:val="clear" w:color="auto" w:fill="FFC000"/>
            <w:vAlign w:val="center"/>
          </w:tcPr>
          <w:p w14:paraId="7CC493F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572" w:type="pct"/>
            <w:shd w:val="clear" w:color="auto" w:fill="FFC000"/>
            <w:vAlign w:val="center"/>
          </w:tcPr>
          <w:p w14:paraId="1C6DAD5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1" w:type="pct"/>
            <w:vMerge/>
            <w:shd w:val="clear" w:color="auto" w:fill="FFC000"/>
          </w:tcPr>
          <w:p w14:paraId="369EF1FD" w14:textId="77777777" w:rsidR="00D153F5" w:rsidRPr="000E3C42" w:rsidRDefault="00D153F5" w:rsidP="00D153F5">
            <w:pPr>
              <w:jc w:val="center"/>
              <w:rPr>
                <w:rFonts w:ascii="Arial" w:hAnsi="Arial" w:cs="Arial"/>
                <w:b/>
                <w:sz w:val="20"/>
                <w:szCs w:val="20"/>
              </w:rPr>
            </w:pPr>
          </w:p>
        </w:tc>
      </w:tr>
      <w:tr w:rsidR="00D153F5" w:rsidRPr="000E3C42" w14:paraId="25F78FB7" w14:textId="77777777" w:rsidTr="000C6B1C">
        <w:trPr>
          <w:cantSplit/>
        </w:trPr>
        <w:tc>
          <w:tcPr>
            <w:tcW w:w="145" w:type="pct"/>
          </w:tcPr>
          <w:p w14:paraId="4917068D" w14:textId="2C0BA503"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317" w:type="pct"/>
          </w:tcPr>
          <w:p w14:paraId="1363270B" w14:textId="6719FB86"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30" w:type="pct"/>
          </w:tcPr>
          <w:p w14:paraId="5DDD7FF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Внутренний № класса</w:t>
            </w:r>
          </w:p>
        </w:tc>
        <w:tc>
          <w:tcPr>
            <w:tcW w:w="705" w:type="pct"/>
          </w:tcPr>
          <w:p w14:paraId="15836F64"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Числовой код для однозначного определения класса</w:t>
            </w:r>
          </w:p>
        </w:tc>
        <w:tc>
          <w:tcPr>
            <w:tcW w:w="288" w:type="pct"/>
          </w:tcPr>
          <w:p w14:paraId="6E55136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NUMC</w:t>
            </w:r>
            <w:r w:rsidRPr="000E3C42">
              <w:rPr>
                <w:rFonts w:ascii="Arial" w:hAnsi="Arial" w:cs="Arial"/>
                <w:sz w:val="20"/>
                <w:szCs w:val="20"/>
              </w:rPr>
              <w:t>, 10</w:t>
            </w:r>
          </w:p>
        </w:tc>
        <w:tc>
          <w:tcPr>
            <w:tcW w:w="488" w:type="pct"/>
          </w:tcPr>
          <w:p w14:paraId="50D78DCC"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KLAH</w:t>
            </w:r>
            <w:r w:rsidRPr="000E3C42">
              <w:rPr>
                <w:rFonts w:ascii="Arial" w:hAnsi="Arial" w:cs="Arial"/>
                <w:sz w:val="20"/>
                <w:szCs w:val="20"/>
              </w:rPr>
              <w:t>-</w:t>
            </w:r>
            <w:r w:rsidRPr="000E3C42">
              <w:rPr>
                <w:rFonts w:ascii="Arial" w:hAnsi="Arial" w:cs="Arial"/>
                <w:sz w:val="20"/>
                <w:szCs w:val="20"/>
                <w:lang w:val="en-US"/>
              </w:rPr>
              <w:t>KLART</w:t>
            </w:r>
          </w:p>
        </w:tc>
        <w:tc>
          <w:tcPr>
            <w:tcW w:w="613" w:type="pct"/>
          </w:tcPr>
          <w:p w14:paraId="7867AA57" w14:textId="5B816A24"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602" w:type="pct"/>
          </w:tcPr>
          <w:p w14:paraId="3BFEC6A3" w14:textId="7D3E3C2C"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88" w:type="pct"/>
          </w:tcPr>
          <w:p w14:paraId="38173EF2" w14:textId="5C4FA6CB"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72" w:type="pct"/>
          </w:tcPr>
          <w:p w14:paraId="6ED69AAF" w14:textId="073634AF" w:rsidR="00D153F5" w:rsidRPr="000E3C42" w:rsidRDefault="00AD5F95" w:rsidP="00D153F5">
            <w:pPr>
              <w:jc w:val="center"/>
              <w:rPr>
                <w:rFonts w:ascii="Arial" w:hAnsi="Arial" w:cs="Arial"/>
                <w:sz w:val="20"/>
                <w:szCs w:val="20"/>
              </w:rPr>
            </w:pPr>
            <w:r>
              <w:rPr>
                <w:rFonts w:ascii="Arial" w:hAnsi="Arial" w:cs="Arial"/>
                <w:sz w:val="20"/>
                <w:szCs w:val="20"/>
              </w:rPr>
              <w:t>Автоматическая нумерация</w:t>
            </w:r>
          </w:p>
        </w:tc>
        <w:tc>
          <w:tcPr>
            <w:tcW w:w="351" w:type="pct"/>
          </w:tcPr>
          <w:p w14:paraId="39F9246F"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r w:rsidR="00D153F5" w:rsidRPr="000E3C42" w14:paraId="1D5D050D" w14:textId="77777777" w:rsidTr="000C6B1C">
        <w:trPr>
          <w:cantSplit/>
        </w:trPr>
        <w:tc>
          <w:tcPr>
            <w:tcW w:w="145" w:type="pct"/>
          </w:tcPr>
          <w:p w14:paraId="25512DB5" w14:textId="3978EC0E"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317" w:type="pct"/>
          </w:tcPr>
          <w:p w14:paraId="36534482" w14:textId="1F046061"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30" w:type="pct"/>
          </w:tcPr>
          <w:p w14:paraId="3377FB34"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Номер класса</w:t>
            </w:r>
          </w:p>
        </w:tc>
        <w:tc>
          <w:tcPr>
            <w:tcW w:w="705" w:type="pct"/>
          </w:tcPr>
          <w:p w14:paraId="1CECDAC6"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CROSS</w:t>
            </w:r>
            <w:r w:rsidRPr="000E3C42">
              <w:rPr>
                <w:rFonts w:ascii="Arial" w:hAnsi="Arial" w:cs="Arial"/>
                <w:sz w:val="20"/>
                <w:szCs w:val="20"/>
              </w:rPr>
              <w:t>_7. Справочник для объединения технических объектов в группы по функциональным особенностям</w:t>
            </w:r>
          </w:p>
        </w:tc>
        <w:tc>
          <w:tcPr>
            <w:tcW w:w="288" w:type="pct"/>
          </w:tcPr>
          <w:p w14:paraId="4591B27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18</w:t>
            </w:r>
          </w:p>
        </w:tc>
        <w:tc>
          <w:tcPr>
            <w:tcW w:w="488" w:type="pct"/>
          </w:tcPr>
          <w:p w14:paraId="0177BB6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KLAH-</w:t>
            </w:r>
            <w:r w:rsidRPr="000E3C42">
              <w:rPr>
                <w:rFonts w:ascii="Arial" w:hAnsi="Arial" w:cs="Arial"/>
                <w:sz w:val="20"/>
                <w:szCs w:val="20"/>
                <w:lang w:val="en-US"/>
              </w:rPr>
              <w:t>CLASS</w:t>
            </w:r>
          </w:p>
        </w:tc>
        <w:tc>
          <w:tcPr>
            <w:tcW w:w="613" w:type="pct"/>
          </w:tcPr>
          <w:p w14:paraId="695DE94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2" w:type="pct"/>
          </w:tcPr>
          <w:p w14:paraId="52CC7C0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Для всех классов</w:t>
            </w:r>
          </w:p>
        </w:tc>
        <w:tc>
          <w:tcPr>
            <w:tcW w:w="388" w:type="pct"/>
          </w:tcPr>
          <w:p w14:paraId="09BFE9CC" w14:textId="76BEA7E3"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72" w:type="pct"/>
          </w:tcPr>
          <w:p w14:paraId="2279003E" w14:textId="22DF9346"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1" w:type="pct"/>
          </w:tcPr>
          <w:p w14:paraId="170B08C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D153F5" w:rsidRPr="000E3C42" w14:paraId="7173A51D" w14:textId="77777777" w:rsidTr="000C6B1C">
        <w:trPr>
          <w:cantSplit/>
        </w:trPr>
        <w:tc>
          <w:tcPr>
            <w:tcW w:w="145" w:type="pct"/>
          </w:tcPr>
          <w:p w14:paraId="14978B22" w14:textId="7C56EF89" w:rsidR="00D153F5" w:rsidRPr="000E3C42" w:rsidRDefault="00055ACE" w:rsidP="00D153F5">
            <w:pPr>
              <w:rPr>
                <w:rFonts w:ascii="Arial" w:hAnsi="Arial" w:cs="Arial"/>
                <w:sz w:val="20"/>
                <w:szCs w:val="20"/>
              </w:rPr>
            </w:pPr>
            <w:r>
              <w:rPr>
                <w:rFonts w:ascii="Arial" w:hAnsi="Arial" w:cs="Arial"/>
                <w:sz w:val="20"/>
                <w:szCs w:val="20"/>
              </w:rPr>
              <w:t>3</w:t>
            </w:r>
            <w:r w:rsidR="00D153F5" w:rsidRPr="000E3C42">
              <w:rPr>
                <w:rFonts w:ascii="Arial" w:hAnsi="Arial" w:cs="Arial"/>
                <w:sz w:val="20"/>
                <w:szCs w:val="20"/>
              </w:rPr>
              <w:t>.</w:t>
            </w:r>
          </w:p>
        </w:tc>
        <w:tc>
          <w:tcPr>
            <w:tcW w:w="317" w:type="pct"/>
          </w:tcPr>
          <w:p w14:paraId="14C14ECD" w14:textId="05F236F1"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30" w:type="pct"/>
          </w:tcPr>
          <w:p w14:paraId="56F8D1D5"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класса</w:t>
            </w:r>
          </w:p>
        </w:tc>
        <w:tc>
          <w:tcPr>
            <w:tcW w:w="705" w:type="pct"/>
          </w:tcPr>
          <w:p w14:paraId="6BEAD746" w14:textId="2C5A7627" w:rsidR="00D153F5" w:rsidRDefault="00D153F5" w:rsidP="00D153F5">
            <w:pPr>
              <w:jc w:val="left"/>
              <w:rPr>
                <w:ins w:id="12140" w:author="Владимир Лаут" w:date="2021-04-07T15:09:00Z"/>
                <w:rFonts w:ascii="Arial" w:hAnsi="Arial" w:cs="Arial"/>
                <w:sz w:val="20"/>
                <w:szCs w:val="20"/>
              </w:rPr>
            </w:pPr>
            <w:r w:rsidRPr="000E3C42">
              <w:rPr>
                <w:rFonts w:ascii="Arial" w:hAnsi="Arial" w:cs="Arial"/>
                <w:sz w:val="20"/>
                <w:szCs w:val="20"/>
              </w:rPr>
              <w:t xml:space="preserve">Вид класса: </w:t>
            </w:r>
            <w:del w:id="12141" w:author="Владимир Лаут" w:date="2021-04-07T15:09:00Z">
              <w:r w:rsidRPr="000E3C42" w:rsidDel="002B158C">
                <w:rPr>
                  <w:rFonts w:ascii="Arial" w:hAnsi="Arial" w:cs="Arial"/>
                  <w:sz w:val="20"/>
                  <w:szCs w:val="20"/>
                </w:rPr>
                <w:delText>002 – класс ЕО, 003 – класс ТМ</w:delText>
              </w:r>
            </w:del>
          </w:p>
          <w:p w14:paraId="2ACA2BC3" w14:textId="77777777" w:rsidR="002B158C" w:rsidRPr="002B158C" w:rsidRDefault="002B158C" w:rsidP="002B158C">
            <w:pPr>
              <w:jc w:val="left"/>
              <w:rPr>
                <w:ins w:id="12142" w:author="Владимир Лаут" w:date="2021-04-07T15:09:00Z"/>
                <w:rFonts w:ascii="Arial" w:hAnsi="Arial" w:cs="Arial"/>
                <w:sz w:val="20"/>
                <w:szCs w:val="20"/>
              </w:rPr>
            </w:pPr>
            <w:ins w:id="12143" w:author="Владимир Лаут" w:date="2021-04-07T15:09:00Z">
              <w:r w:rsidRPr="002B158C">
                <w:rPr>
                  <w:rFonts w:ascii="Arial" w:hAnsi="Arial" w:cs="Arial"/>
                  <w:sz w:val="20"/>
                  <w:szCs w:val="20"/>
                </w:rPr>
                <w:t>- 003 Техническое место,</w:t>
              </w:r>
            </w:ins>
          </w:p>
          <w:p w14:paraId="28FD98CE" w14:textId="77777777" w:rsidR="002B158C" w:rsidRPr="002B158C" w:rsidRDefault="002B158C" w:rsidP="002B158C">
            <w:pPr>
              <w:jc w:val="left"/>
              <w:rPr>
                <w:ins w:id="12144" w:author="Владимир Лаут" w:date="2021-04-07T15:09:00Z"/>
                <w:rFonts w:ascii="Arial" w:hAnsi="Arial" w:cs="Arial"/>
                <w:sz w:val="20"/>
                <w:szCs w:val="20"/>
              </w:rPr>
            </w:pPr>
            <w:ins w:id="12145" w:author="Владимир Лаут" w:date="2021-04-07T15:09:00Z">
              <w:r w:rsidRPr="002B158C">
                <w:rPr>
                  <w:rFonts w:ascii="Arial" w:hAnsi="Arial" w:cs="Arial"/>
                  <w:sz w:val="20"/>
                  <w:szCs w:val="20"/>
                </w:rPr>
                <w:t>- 002 Класс единицы оборудования,</w:t>
              </w:r>
            </w:ins>
          </w:p>
          <w:p w14:paraId="23DBDCD2" w14:textId="77777777" w:rsidR="002B158C" w:rsidRPr="002B158C" w:rsidRDefault="002B158C" w:rsidP="002B158C">
            <w:pPr>
              <w:jc w:val="left"/>
              <w:rPr>
                <w:ins w:id="12146" w:author="Владимир Лаут" w:date="2021-04-07T15:09:00Z"/>
                <w:rFonts w:ascii="Arial" w:hAnsi="Arial" w:cs="Arial"/>
                <w:sz w:val="20"/>
                <w:szCs w:val="20"/>
              </w:rPr>
            </w:pPr>
            <w:ins w:id="12147" w:author="Владимир Лаут" w:date="2021-04-07T15:09:00Z">
              <w:r w:rsidRPr="002B158C">
                <w:rPr>
                  <w:rFonts w:ascii="Arial" w:hAnsi="Arial" w:cs="Arial"/>
                  <w:sz w:val="20"/>
                  <w:szCs w:val="20"/>
                </w:rPr>
                <w:t>- 001 Класс материала,</w:t>
              </w:r>
            </w:ins>
          </w:p>
          <w:p w14:paraId="44B330CA" w14:textId="77777777" w:rsidR="002B158C" w:rsidRPr="002B158C" w:rsidRDefault="002B158C" w:rsidP="002B158C">
            <w:pPr>
              <w:jc w:val="left"/>
              <w:rPr>
                <w:ins w:id="12148" w:author="Владимир Лаут" w:date="2021-04-07T15:09:00Z"/>
                <w:rFonts w:ascii="Arial" w:hAnsi="Arial" w:cs="Arial"/>
                <w:sz w:val="20"/>
                <w:szCs w:val="20"/>
              </w:rPr>
            </w:pPr>
            <w:ins w:id="12149" w:author="Владимир Лаут" w:date="2021-04-07T15:09:00Z">
              <w:r w:rsidRPr="002B158C">
                <w:rPr>
                  <w:rFonts w:ascii="Arial" w:hAnsi="Arial" w:cs="Arial"/>
                  <w:sz w:val="20"/>
                  <w:szCs w:val="20"/>
                </w:rPr>
                <w:t>- 018 Класс технологических карт,</w:t>
              </w:r>
            </w:ins>
          </w:p>
          <w:p w14:paraId="2296BD89" w14:textId="2963A0AF" w:rsidR="002B158C" w:rsidRPr="000E3C42" w:rsidRDefault="002B158C" w:rsidP="002B158C">
            <w:pPr>
              <w:jc w:val="left"/>
              <w:rPr>
                <w:rFonts w:ascii="Arial" w:hAnsi="Arial" w:cs="Arial"/>
                <w:sz w:val="20"/>
                <w:szCs w:val="20"/>
              </w:rPr>
            </w:pPr>
            <w:ins w:id="12150" w:author="Владимир Лаут" w:date="2021-04-07T15:09:00Z">
              <w:r w:rsidRPr="002B158C">
                <w:rPr>
                  <w:rFonts w:ascii="Arial" w:hAnsi="Arial" w:cs="Arial"/>
                  <w:sz w:val="20"/>
                  <w:szCs w:val="20"/>
                </w:rPr>
                <w:t>- 019 Класс рабочего места</w:t>
              </w:r>
            </w:ins>
          </w:p>
        </w:tc>
        <w:tc>
          <w:tcPr>
            <w:tcW w:w="288" w:type="pct"/>
          </w:tcPr>
          <w:p w14:paraId="0BF1EC7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3</w:t>
            </w:r>
          </w:p>
        </w:tc>
        <w:tc>
          <w:tcPr>
            <w:tcW w:w="488" w:type="pct"/>
          </w:tcPr>
          <w:p w14:paraId="5B0A4855"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KLAH-KLART</w:t>
            </w:r>
          </w:p>
        </w:tc>
        <w:tc>
          <w:tcPr>
            <w:tcW w:w="613" w:type="pct"/>
          </w:tcPr>
          <w:p w14:paraId="3485C55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2" w:type="pct"/>
          </w:tcPr>
          <w:p w14:paraId="0AEF5F2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Для всех классов</w:t>
            </w:r>
          </w:p>
        </w:tc>
        <w:tc>
          <w:tcPr>
            <w:tcW w:w="388" w:type="pct"/>
          </w:tcPr>
          <w:p w14:paraId="1C2189B9" w14:textId="0B3BB01F"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72" w:type="pct"/>
          </w:tcPr>
          <w:p w14:paraId="4DAD4709" w14:textId="3D99CE65" w:rsidR="00D153F5" w:rsidRPr="000E3C42" w:rsidRDefault="002E4C10" w:rsidP="00D153F5">
            <w:pPr>
              <w:jc w:val="center"/>
              <w:rPr>
                <w:rFonts w:ascii="Arial" w:hAnsi="Arial" w:cs="Arial"/>
                <w:sz w:val="20"/>
                <w:szCs w:val="20"/>
              </w:rPr>
            </w:pPr>
            <w:r w:rsidRPr="000E3C42">
              <w:rPr>
                <w:rFonts w:ascii="Arial" w:hAnsi="Arial" w:cs="Arial"/>
                <w:sz w:val="20"/>
                <w:szCs w:val="20"/>
              </w:rPr>
              <w:t>Выбор из справочника</w:t>
            </w:r>
          </w:p>
        </w:tc>
        <w:tc>
          <w:tcPr>
            <w:tcW w:w="351" w:type="pct"/>
          </w:tcPr>
          <w:p w14:paraId="0B8B136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D153F5" w:rsidRPr="000E3C42" w14:paraId="17BCD9C2" w14:textId="77777777" w:rsidTr="000C6B1C">
        <w:trPr>
          <w:cantSplit/>
        </w:trPr>
        <w:tc>
          <w:tcPr>
            <w:tcW w:w="145" w:type="pct"/>
          </w:tcPr>
          <w:p w14:paraId="7C9235CE" w14:textId="5CADD179" w:rsidR="00D153F5" w:rsidRPr="000E3C42" w:rsidRDefault="00055ACE" w:rsidP="00D153F5">
            <w:pPr>
              <w:rPr>
                <w:rFonts w:ascii="Arial" w:hAnsi="Arial" w:cs="Arial"/>
                <w:sz w:val="20"/>
                <w:szCs w:val="20"/>
              </w:rPr>
            </w:pPr>
            <w:r>
              <w:rPr>
                <w:rFonts w:ascii="Arial" w:hAnsi="Arial" w:cs="Arial"/>
                <w:sz w:val="20"/>
                <w:szCs w:val="20"/>
              </w:rPr>
              <w:t>4</w:t>
            </w:r>
            <w:r w:rsidR="00D153F5" w:rsidRPr="000E3C42">
              <w:rPr>
                <w:rFonts w:ascii="Arial" w:hAnsi="Arial" w:cs="Arial"/>
                <w:sz w:val="20"/>
                <w:szCs w:val="20"/>
              </w:rPr>
              <w:t>.</w:t>
            </w:r>
          </w:p>
        </w:tc>
        <w:tc>
          <w:tcPr>
            <w:tcW w:w="317" w:type="pct"/>
          </w:tcPr>
          <w:p w14:paraId="10270BD0" w14:textId="38327CE4"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30" w:type="pct"/>
          </w:tcPr>
          <w:p w14:paraId="44FCD44C"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w:t>
            </w:r>
          </w:p>
        </w:tc>
        <w:tc>
          <w:tcPr>
            <w:tcW w:w="705" w:type="pct"/>
          </w:tcPr>
          <w:p w14:paraId="3269481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Текстовое наименование класса</w:t>
            </w:r>
          </w:p>
        </w:tc>
        <w:tc>
          <w:tcPr>
            <w:tcW w:w="288" w:type="pct"/>
          </w:tcPr>
          <w:p w14:paraId="0C007EF1"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40</w:t>
            </w:r>
          </w:p>
        </w:tc>
        <w:tc>
          <w:tcPr>
            <w:tcW w:w="488" w:type="pct"/>
          </w:tcPr>
          <w:p w14:paraId="0A12A77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KLAT</w:t>
            </w:r>
            <w:r w:rsidRPr="000E3C42">
              <w:rPr>
                <w:rFonts w:ascii="Arial" w:hAnsi="Arial" w:cs="Arial"/>
                <w:sz w:val="20"/>
                <w:szCs w:val="20"/>
              </w:rPr>
              <w:t>-</w:t>
            </w:r>
            <w:r w:rsidRPr="000E3C42">
              <w:rPr>
                <w:rFonts w:ascii="Arial" w:hAnsi="Arial" w:cs="Arial"/>
                <w:sz w:val="20"/>
                <w:szCs w:val="20"/>
                <w:lang w:val="en-US"/>
              </w:rPr>
              <w:t>TXTBZ</w:t>
            </w:r>
          </w:p>
        </w:tc>
        <w:tc>
          <w:tcPr>
            <w:tcW w:w="613" w:type="pct"/>
          </w:tcPr>
          <w:p w14:paraId="08AE3CE5" w14:textId="0ED1D441"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602" w:type="pct"/>
          </w:tcPr>
          <w:p w14:paraId="1F62E26D" w14:textId="57976C81"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88" w:type="pct"/>
          </w:tcPr>
          <w:p w14:paraId="2F954325" w14:textId="0BE04418"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72" w:type="pct"/>
          </w:tcPr>
          <w:p w14:paraId="0C3DAA3A" w14:textId="7F968D0B"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1" w:type="pct"/>
          </w:tcPr>
          <w:p w14:paraId="34B826F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0C6B1C" w:rsidRPr="000E3C42" w14:paraId="7739AFBA" w14:textId="77777777" w:rsidTr="000C6B1C">
        <w:trPr>
          <w:cantSplit/>
        </w:trPr>
        <w:tc>
          <w:tcPr>
            <w:tcW w:w="145" w:type="pct"/>
          </w:tcPr>
          <w:p w14:paraId="338864E0" w14:textId="343C9DD6" w:rsidR="000C6B1C" w:rsidRPr="000C6B1C" w:rsidRDefault="000C6B1C" w:rsidP="000C6B1C">
            <w:pPr>
              <w:rPr>
                <w:rFonts w:ascii="Arial" w:hAnsi="Arial" w:cs="Arial"/>
                <w:sz w:val="20"/>
                <w:szCs w:val="20"/>
                <w:lang w:val="en-US"/>
              </w:rPr>
            </w:pPr>
            <w:r>
              <w:rPr>
                <w:rFonts w:ascii="Arial" w:hAnsi="Arial" w:cs="Arial"/>
                <w:sz w:val="20"/>
                <w:szCs w:val="20"/>
                <w:lang w:val="en-US"/>
              </w:rPr>
              <w:t>5.</w:t>
            </w:r>
          </w:p>
        </w:tc>
        <w:tc>
          <w:tcPr>
            <w:tcW w:w="317" w:type="pct"/>
          </w:tcPr>
          <w:p w14:paraId="1292A66A" w14:textId="49DCBAB6" w:rsidR="000C6B1C" w:rsidRPr="000C6B1C" w:rsidRDefault="000C6B1C" w:rsidP="000C6B1C">
            <w:pPr>
              <w:jc w:val="left"/>
              <w:rPr>
                <w:rFonts w:ascii="Arial" w:hAnsi="Arial" w:cs="Arial"/>
                <w:sz w:val="20"/>
                <w:szCs w:val="20"/>
                <w:lang w:val="en-US"/>
              </w:rPr>
            </w:pPr>
            <w:r>
              <w:rPr>
                <w:rFonts w:ascii="Arial" w:hAnsi="Arial" w:cs="Arial"/>
                <w:sz w:val="20"/>
                <w:szCs w:val="20"/>
                <w:lang w:val="en-US"/>
              </w:rPr>
              <w:t>-</w:t>
            </w:r>
          </w:p>
        </w:tc>
        <w:tc>
          <w:tcPr>
            <w:tcW w:w="530" w:type="pct"/>
          </w:tcPr>
          <w:p w14:paraId="1F06FD76" w14:textId="6EC8C18A" w:rsidR="000C6B1C" w:rsidRPr="000C6B1C" w:rsidRDefault="000C6B1C" w:rsidP="000C6B1C">
            <w:pPr>
              <w:jc w:val="left"/>
              <w:rPr>
                <w:rFonts w:ascii="Arial" w:hAnsi="Arial" w:cs="Arial"/>
                <w:sz w:val="20"/>
                <w:szCs w:val="20"/>
              </w:rPr>
            </w:pPr>
            <w:r>
              <w:rPr>
                <w:rFonts w:ascii="Arial" w:hAnsi="Arial" w:cs="Arial"/>
                <w:sz w:val="20"/>
                <w:szCs w:val="20"/>
              </w:rPr>
              <w:t>Группа класса</w:t>
            </w:r>
          </w:p>
        </w:tc>
        <w:tc>
          <w:tcPr>
            <w:tcW w:w="705" w:type="pct"/>
          </w:tcPr>
          <w:p w14:paraId="6A36603F" w14:textId="67DE83EF" w:rsidR="000C6B1C" w:rsidRPr="000E3C42" w:rsidRDefault="000C6B1C" w:rsidP="000C6B1C">
            <w:pPr>
              <w:jc w:val="left"/>
              <w:rPr>
                <w:rFonts w:ascii="Arial" w:hAnsi="Arial" w:cs="Arial"/>
                <w:sz w:val="20"/>
                <w:szCs w:val="20"/>
              </w:rPr>
            </w:pPr>
            <w:r>
              <w:rPr>
                <w:rFonts w:ascii="Arial" w:hAnsi="Arial" w:cs="Arial"/>
                <w:sz w:val="20"/>
                <w:szCs w:val="20"/>
              </w:rPr>
              <w:t>Признак для группировки связанных классов</w:t>
            </w:r>
          </w:p>
        </w:tc>
        <w:tc>
          <w:tcPr>
            <w:tcW w:w="288" w:type="pct"/>
          </w:tcPr>
          <w:p w14:paraId="43173C8F" w14:textId="76B1C46C" w:rsidR="000C6B1C" w:rsidRPr="000C6B1C" w:rsidRDefault="000C6B1C" w:rsidP="000C6B1C">
            <w:pPr>
              <w:jc w:val="center"/>
              <w:rPr>
                <w:rFonts w:ascii="Arial" w:hAnsi="Arial" w:cs="Arial"/>
                <w:sz w:val="20"/>
                <w:szCs w:val="20"/>
              </w:rPr>
            </w:pPr>
            <w:r w:rsidRPr="000C6B1C">
              <w:rPr>
                <w:rFonts w:ascii="Arial" w:hAnsi="Arial" w:cs="Arial"/>
                <w:sz w:val="20"/>
                <w:szCs w:val="20"/>
                <w:lang w:val="en-US"/>
              </w:rPr>
              <w:t>CHAR</w:t>
            </w:r>
            <w:r>
              <w:rPr>
                <w:rFonts w:ascii="Arial" w:hAnsi="Arial" w:cs="Arial"/>
                <w:sz w:val="20"/>
                <w:szCs w:val="20"/>
              </w:rPr>
              <w:t>, 10</w:t>
            </w:r>
          </w:p>
        </w:tc>
        <w:tc>
          <w:tcPr>
            <w:tcW w:w="488" w:type="pct"/>
          </w:tcPr>
          <w:p w14:paraId="6D7B1476" w14:textId="2BA33DAA" w:rsidR="000C6B1C" w:rsidRPr="000E3C42" w:rsidRDefault="000C6B1C" w:rsidP="000C6B1C">
            <w:pPr>
              <w:jc w:val="center"/>
              <w:rPr>
                <w:rFonts w:ascii="Arial" w:hAnsi="Arial" w:cs="Arial"/>
                <w:sz w:val="20"/>
                <w:szCs w:val="20"/>
                <w:lang w:val="en-US"/>
              </w:rPr>
            </w:pPr>
            <w:r w:rsidRPr="000E3C42">
              <w:rPr>
                <w:rFonts w:ascii="Arial" w:hAnsi="Arial" w:cs="Arial"/>
                <w:sz w:val="20"/>
                <w:szCs w:val="20"/>
              </w:rPr>
              <w:t>KLAH</w:t>
            </w:r>
            <w:r>
              <w:rPr>
                <w:rFonts w:ascii="Arial" w:hAnsi="Arial" w:cs="Arial"/>
                <w:sz w:val="20"/>
                <w:szCs w:val="20"/>
                <w:lang w:val="en-US"/>
              </w:rPr>
              <w:t>-</w:t>
            </w:r>
            <w:r w:rsidRPr="000C6B1C">
              <w:rPr>
                <w:rFonts w:ascii="Arial" w:hAnsi="Arial" w:cs="Arial"/>
                <w:sz w:val="20"/>
                <w:szCs w:val="20"/>
                <w:lang w:val="en-US"/>
              </w:rPr>
              <w:t>KLAGR</w:t>
            </w:r>
          </w:p>
        </w:tc>
        <w:tc>
          <w:tcPr>
            <w:tcW w:w="613" w:type="pct"/>
          </w:tcPr>
          <w:p w14:paraId="25CCDCE5" w14:textId="30816705" w:rsidR="000C6B1C" w:rsidRPr="000E3C42" w:rsidRDefault="000C6B1C" w:rsidP="000C6B1C">
            <w:pPr>
              <w:jc w:val="center"/>
              <w:rPr>
                <w:rFonts w:ascii="Arial" w:hAnsi="Arial" w:cs="Arial"/>
                <w:sz w:val="20"/>
                <w:szCs w:val="20"/>
              </w:rPr>
            </w:pPr>
            <w:r>
              <w:rPr>
                <w:rFonts w:ascii="Arial" w:hAnsi="Arial" w:cs="Arial"/>
                <w:sz w:val="20"/>
                <w:szCs w:val="20"/>
              </w:rPr>
              <w:t>-</w:t>
            </w:r>
          </w:p>
        </w:tc>
        <w:tc>
          <w:tcPr>
            <w:tcW w:w="602" w:type="pct"/>
          </w:tcPr>
          <w:p w14:paraId="3F42F191" w14:textId="3E230AE4" w:rsidR="000C6B1C" w:rsidRPr="000E3C42" w:rsidRDefault="000C6B1C" w:rsidP="000C6B1C">
            <w:pPr>
              <w:jc w:val="center"/>
              <w:rPr>
                <w:rFonts w:ascii="Arial" w:hAnsi="Arial" w:cs="Arial"/>
                <w:sz w:val="20"/>
                <w:szCs w:val="20"/>
              </w:rPr>
            </w:pPr>
            <w:r w:rsidRPr="000E3C42">
              <w:rPr>
                <w:rFonts w:ascii="Arial" w:hAnsi="Arial" w:cs="Arial"/>
                <w:sz w:val="20"/>
                <w:szCs w:val="20"/>
              </w:rPr>
              <w:t>-</w:t>
            </w:r>
          </w:p>
        </w:tc>
        <w:tc>
          <w:tcPr>
            <w:tcW w:w="388" w:type="pct"/>
          </w:tcPr>
          <w:p w14:paraId="063A203F" w14:textId="616591C3" w:rsidR="000C6B1C" w:rsidRPr="000E3C42" w:rsidRDefault="000C6B1C" w:rsidP="000C6B1C">
            <w:pPr>
              <w:jc w:val="center"/>
              <w:rPr>
                <w:rFonts w:ascii="Arial" w:hAnsi="Arial" w:cs="Arial"/>
                <w:sz w:val="20"/>
                <w:szCs w:val="20"/>
              </w:rPr>
            </w:pPr>
            <w:r w:rsidRPr="000E3C42">
              <w:rPr>
                <w:rFonts w:ascii="Arial" w:hAnsi="Arial" w:cs="Arial"/>
                <w:sz w:val="20"/>
                <w:szCs w:val="20"/>
              </w:rPr>
              <w:t>-</w:t>
            </w:r>
          </w:p>
        </w:tc>
        <w:tc>
          <w:tcPr>
            <w:tcW w:w="572" w:type="pct"/>
          </w:tcPr>
          <w:p w14:paraId="7EF3B8D2" w14:textId="7AA3EA6A" w:rsidR="000C6B1C" w:rsidRPr="000E3C42" w:rsidRDefault="000C6B1C" w:rsidP="000C6B1C">
            <w:pPr>
              <w:jc w:val="center"/>
              <w:rPr>
                <w:rFonts w:ascii="Arial" w:hAnsi="Arial" w:cs="Arial"/>
                <w:sz w:val="20"/>
                <w:szCs w:val="20"/>
              </w:rPr>
            </w:pPr>
            <w:r w:rsidRPr="000E3C42">
              <w:rPr>
                <w:rFonts w:ascii="Arial" w:hAnsi="Arial" w:cs="Arial"/>
                <w:sz w:val="20"/>
                <w:szCs w:val="20"/>
              </w:rPr>
              <w:t>Выбор из справочника</w:t>
            </w:r>
          </w:p>
        </w:tc>
        <w:tc>
          <w:tcPr>
            <w:tcW w:w="351" w:type="pct"/>
          </w:tcPr>
          <w:p w14:paraId="6706495F" w14:textId="0CD32C31" w:rsidR="000C6B1C" w:rsidRPr="000E3C42" w:rsidRDefault="000C6B1C" w:rsidP="000C6B1C">
            <w:pPr>
              <w:jc w:val="center"/>
              <w:rPr>
                <w:rFonts w:ascii="Arial" w:hAnsi="Arial" w:cs="Arial"/>
                <w:sz w:val="20"/>
                <w:szCs w:val="20"/>
              </w:rPr>
            </w:pPr>
            <w:r w:rsidRPr="000E3C42">
              <w:rPr>
                <w:rFonts w:ascii="Arial" w:hAnsi="Arial" w:cs="Arial"/>
                <w:sz w:val="20"/>
                <w:szCs w:val="20"/>
              </w:rPr>
              <w:t>КСУ НСИ</w:t>
            </w:r>
          </w:p>
        </w:tc>
      </w:tr>
      <w:tr w:rsidR="000C6B1C" w:rsidRPr="000E3C42" w14:paraId="7220D3F9" w14:textId="77777777" w:rsidTr="000C6B1C">
        <w:trPr>
          <w:cantSplit/>
        </w:trPr>
        <w:tc>
          <w:tcPr>
            <w:tcW w:w="145" w:type="pct"/>
          </w:tcPr>
          <w:p w14:paraId="42FAA824" w14:textId="384F00C1" w:rsidR="000C6B1C" w:rsidRPr="000E3C42" w:rsidRDefault="000C6B1C" w:rsidP="000C6B1C">
            <w:pPr>
              <w:rPr>
                <w:rFonts w:ascii="Arial" w:hAnsi="Arial" w:cs="Arial"/>
                <w:sz w:val="20"/>
                <w:szCs w:val="20"/>
              </w:rPr>
            </w:pPr>
            <w:r>
              <w:rPr>
                <w:rFonts w:ascii="Arial" w:hAnsi="Arial" w:cs="Arial"/>
                <w:sz w:val="20"/>
                <w:szCs w:val="20"/>
              </w:rPr>
              <w:lastRenderedPageBreak/>
              <w:t>6</w:t>
            </w:r>
            <w:r w:rsidRPr="000E3C42">
              <w:rPr>
                <w:rFonts w:ascii="Arial" w:hAnsi="Arial" w:cs="Arial"/>
                <w:sz w:val="20"/>
                <w:szCs w:val="20"/>
              </w:rPr>
              <w:t>.</w:t>
            </w:r>
          </w:p>
        </w:tc>
        <w:tc>
          <w:tcPr>
            <w:tcW w:w="317" w:type="pct"/>
          </w:tcPr>
          <w:p w14:paraId="25113D8E" w14:textId="03EDF94B" w:rsidR="000C6B1C" w:rsidRPr="000E3C42" w:rsidRDefault="000C6B1C" w:rsidP="000C6B1C">
            <w:pPr>
              <w:jc w:val="left"/>
              <w:rPr>
                <w:rFonts w:ascii="Arial" w:hAnsi="Arial" w:cs="Arial"/>
                <w:sz w:val="20"/>
                <w:szCs w:val="20"/>
              </w:rPr>
            </w:pPr>
            <w:r w:rsidRPr="000E3C42">
              <w:rPr>
                <w:rFonts w:ascii="Arial" w:hAnsi="Arial" w:cs="Arial"/>
                <w:sz w:val="20"/>
                <w:szCs w:val="20"/>
              </w:rPr>
              <w:t>-</w:t>
            </w:r>
          </w:p>
        </w:tc>
        <w:tc>
          <w:tcPr>
            <w:tcW w:w="530" w:type="pct"/>
          </w:tcPr>
          <w:p w14:paraId="21732736" w14:textId="77777777" w:rsidR="000C6B1C" w:rsidRPr="000E3C42" w:rsidRDefault="000C6B1C" w:rsidP="000C6B1C">
            <w:pPr>
              <w:jc w:val="left"/>
              <w:rPr>
                <w:rFonts w:ascii="Arial" w:hAnsi="Arial" w:cs="Arial"/>
                <w:sz w:val="20"/>
                <w:szCs w:val="20"/>
              </w:rPr>
            </w:pPr>
            <w:r w:rsidRPr="000E3C42">
              <w:rPr>
                <w:rFonts w:ascii="Arial" w:hAnsi="Arial" w:cs="Arial"/>
                <w:sz w:val="20"/>
                <w:szCs w:val="20"/>
              </w:rPr>
              <w:t>Вышестоящий объект</w:t>
            </w:r>
          </w:p>
        </w:tc>
        <w:tc>
          <w:tcPr>
            <w:tcW w:w="705" w:type="pct"/>
          </w:tcPr>
          <w:p w14:paraId="59B4060D" w14:textId="77777777" w:rsidR="000C6B1C" w:rsidRPr="000E3C42" w:rsidRDefault="000C6B1C" w:rsidP="000C6B1C">
            <w:pPr>
              <w:jc w:val="left"/>
              <w:rPr>
                <w:rFonts w:ascii="Arial" w:hAnsi="Arial" w:cs="Arial"/>
                <w:sz w:val="20"/>
                <w:szCs w:val="20"/>
              </w:rPr>
            </w:pPr>
            <w:r w:rsidRPr="000E3C42">
              <w:rPr>
                <w:rFonts w:ascii="Arial" w:hAnsi="Arial" w:cs="Arial"/>
                <w:sz w:val="20"/>
                <w:szCs w:val="20"/>
              </w:rPr>
              <w:t>Ссылка на вышестоящий элемент в классификации: для подкласса указывает на класс, для класса - на отдельный классификационный элемент ЕО</w:t>
            </w:r>
          </w:p>
        </w:tc>
        <w:tc>
          <w:tcPr>
            <w:tcW w:w="288" w:type="pct"/>
          </w:tcPr>
          <w:p w14:paraId="6A590CD8" w14:textId="77777777" w:rsidR="000C6B1C" w:rsidRPr="000E3C42" w:rsidRDefault="000C6B1C" w:rsidP="000C6B1C">
            <w:pPr>
              <w:jc w:val="center"/>
              <w:rPr>
                <w:rFonts w:ascii="Arial" w:hAnsi="Arial" w:cs="Arial"/>
                <w:sz w:val="20"/>
                <w:szCs w:val="20"/>
              </w:rPr>
            </w:pPr>
            <w:r w:rsidRPr="000E3C42">
              <w:rPr>
                <w:rFonts w:ascii="Arial" w:hAnsi="Arial" w:cs="Arial"/>
                <w:sz w:val="20"/>
                <w:szCs w:val="20"/>
              </w:rPr>
              <w:t xml:space="preserve">CHAR, </w:t>
            </w:r>
            <w:r w:rsidRPr="000E3C42">
              <w:rPr>
                <w:rFonts w:ascii="Arial" w:hAnsi="Arial" w:cs="Arial"/>
                <w:sz w:val="20"/>
                <w:szCs w:val="20"/>
                <w:lang w:val="en-US"/>
              </w:rPr>
              <w:t>5</w:t>
            </w:r>
            <w:r w:rsidRPr="000E3C42">
              <w:rPr>
                <w:rFonts w:ascii="Arial" w:hAnsi="Arial" w:cs="Arial"/>
                <w:sz w:val="20"/>
                <w:szCs w:val="20"/>
              </w:rPr>
              <w:t>0</w:t>
            </w:r>
          </w:p>
        </w:tc>
        <w:tc>
          <w:tcPr>
            <w:tcW w:w="488" w:type="pct"/>
          </w:tcPr>
          <w:p w14:paraId="754E986D" w14:textId="77777777" w:rsidR="000C6B1C" w:rsidRPr="000E3C42" w:rsidRDefault="000C6B1C" w:rsidP="000C6B1C">
            <w:pPr>
              <w:jc w:val="center"/>
              <w:rPr>
                <w:rFonts w:ascii="Arial" w:hAnsi="Arial" w:cs="Arial"/>
                <w:sz w:val="20"/>
                <w:szCs w:val="20"/>
                <w:lang w:val="en-US"/>
              </w:rPr>
            </w:pPr>
            <w:r w:rsidRPr="000E3C42">
              <w:rPr>
                <w:rFonts w:ascii="Arial" w:hAnsi="Arial" w:cs="Arial"/>
                <w:sz w:val="20"/>
                <w:szCs w:val="20"/>
              </w:rPr>
              <w:t>KSSK</w:t>
            </w:r>
            <w:r w:rsidRPr="000E3C42">
              <w:rPr>
                <w:rFonts w:ascii="Arial" w:hAnsi="Arial" w:cs="Arial"/>
                <w:sz w:val="20"/>
                <w:szCs w:val="20"/>
                <w:lang w:val="en-US"/>
              </w:rPr>
              <w:t>-OBJEK</w:t>
            </w:r>
          </w:p>
        </w:tc>
        <w:tc>
          <w:tcPr>
            <w:tcW w:w="613" w:type="pct"/>
          </w:tcPr>
          <w:p w14:paraId="633A8542" w14:textId="22C867AE" w:rsidR="000C6B1C" w:rsidRPr="000E3C42" w:rsidRDefault="000C6B1C" w:rsidP="000C6B1C">
            <w:pPr>
              <w:jc w:val="center"/>
              <w:rPr>
                <w:rFonts w:ascii="Arial" w:hAnsi="Arial" w:cs="Arial"/>
                <w:sz w:val="20"/>
                <w:szCs w:val="20"/>
              </w:rPr>
            </w:pPr>
            <w:r w:rsidRPr="000E3C42">
              <w:rPr>
                <w:rFonts w:ascii="Arial" w:hAnsi="Arial" w:cs="Arial"/>
                <w:sz w:val="20"/>
                <w:szCs w:val="20"/>
              </w:rPr>
              <w:t>-</w:t>
            </w:r>
          </w:p>
        </w:tc>
        <w:tc>
          <w:tcPr>
            <w:tcW w:w="602" w:type="pct"/>
          </w:tcPr>
          <w:p w14:paraId="571711F6" w14:textId="709B4AD3" w:rsidR="000C6B1C" w:rsidRPr="000E3C42" w:rsidRDefault="000C6B1C" w:rsidP="000C6B1C">
            <w:pPr>
              <w:jc w:val="center"/>
              <w:rPr>
                <w:rFonts w:ascii="Arial" w:hAnsi="Arial" w:cs="Arial"/>
                <w:sz w:val="20"/>
                <w:szCs w:val="20"/>
              </w:rPr>
            </w:pPr>
            <w:r w:rsidRPr="000E3C42">
              <w:rPr>
                <w:rFonts w:ascii="Arial" w:hAnsi="Arial" w:cs="Arial"/>
                <w:sz w:val="20"/>
                <w:szCs w:val="20"/>
              </w:rPr>
              <w:t>-</w:t>
            </w:r>
          </w:p>
        </w:tc>
        <w:tc>
          <w:tcPr>
            <w:tcW w:w="388" w:type="pct"/>
          </w:tcPr>
          <w:p w14:paraId="2B18F42B" w14:textId="35A1145A" w:rsidR="000C6B1C" w:rsidRPr="000E3C42" w:rsidRDefault="000C6B1C" w:rsidP="000C6B1C">
            <w:pPr>
              <w:jc w:val="center"/>
              <w:rPr>
                <w:rFonts w:ascii="Arial" w:hAnsi="Arial" w:cs="Arial"/>
                <w:sz w:val="20"/>
                <w:szCs w:val="20"/>
              </w:rPr>
            </w:pPr>
            <w:r w:rsidRPr="000E3C42">
              <w:rPr>
                <w:rFonts w:ascii="Arial" w:hAnsi="Arial" w:cs="Arial"/>
                <w:sz w:val="20"/>
                <w:szCs w:val="20"/>
              </w:rPr>
              <w:t>-</w:t>
            </w:r>
          </w:p>
        </w:tc>
        <w:tc>
          <w:tcPr>
            <w:tcW w:w="572" w:type="pct"/>
          </w:tcPr>
          <w:p w14:paraId="775BDB60" w14:textId="4DADE2B8" w:rsidR="000C6B1C" w:rsidRPr="000E3C42" w:rsidRDefault="000C6B1C" w:rsidP="000C6B1C">
            <w:pPr>
              <w:jc w:val="center"/>
              <w:rPr>
                <w:rFonts w:ascii="Arial" w:hAnsi="Arial" w:cs="Arial"/>
                <w:sz w:val="20"/>
                <w:szCs w:val="20"/>
              </w:rPr>
            </w:pPr>
            <w:r w:rsidRPr="000E3C42">
              <w:rPr>
                <w:rFonts w:ascii="Arial" w:hAnsi="Arial" w:cs="Arial"/>
                <w:sz w:val="20"/>
                <w:szCs w:val="20"/>
              </w:rPr>
              <w:t>-</w:t>
            </w:r>
          </w:p>
        </w:tc>
        <w:tc>
          <w:tcPr>
            <w:tcW w:w="351" w:type="pct"/>
          </w:tcPr>
          <w:p w14:paraId="19FBF633" w14:textId="77777777" w:rsidR="000C6B1C" w:rsidRPr="000E3C42" w:rsidRDefault="000C6B1C" w:rsidP="000C6B1C">
            <w:pPr>
              <w:jc w:val="center"/>
              <w:rPr>
                <w:rFonts w:ascii="Arial" w:hAnsi="Arial" w:cs="Arial"/>
                <w:sz w:val="20"/>
                <w:szCs w:val="20"/>
                <w:lang w:val="en-US"/>
              </w:rPr>
            </w:pPr>
            <w:r w:rsidRPr="000E3C42">
              <w:rPr>
                <w:rFonts w:ascii="Arial" w:hAnsi="Arial" w:cs="Arial"/>
                <w:sz w:val="20"/>
                <w:szCs w:val="20"/>
              </w:rPr>
              <w:t>КСУ НСИ</w:t>
            </w:r>
          </w:p>
        </w:tc>
      </w:tr>
    </w:tbl>
    <w:p w14:paraId="7070E24D" w14:textId="77777777" w:rsidR="00D153F5" w:rsidRDefault="00D153F5" w:rsidP="00D153F5">
      <w:pPr>
        <w:spacing w:after="200" w:line="276" w:lineRule="auto"/>
        <w:jc w:val="left"/>
        <w:rPr>
          <w:rFonts w:eastAsiaTheme="majorEastAsia"/>
        </w:rPr>
        <w:sectPr w:rsidR="00D153F5" w:rsidSect="00FE7760">
          <w:headerReference w:type="default" r:id="rId42"/>
          <w:headerReference w:type="first" r:id="rId43"/>
          <w:pgSz w:w="16840" w:h="11907" w:orient="landscape" w:code="9"/>
          <w:pgMar w:top="1134" w:right="1134" w:bottom="567" w:left="1134" w:header="737" w:footer="283" w:gutter="0"/>
          <w:cols w:space="708"/>
          <w:docGrid w:linePitch="360"/>
        </w:sectPr>
      </w:pPr>
    </w:p>
    <w:p w14:paraId="1A6F9637" w14:textId="26688F40" w:rsidR="00374B81" w:rsidRPr="00374B81" w:rsidRDefault="00133CA0" w:rsidP="00197D54">
      <w:pPr>
        <w:ind w:firstLine="567"/>
        <w:rPr>
          <w:rFonts w:ascii="Arial" w:hAnsi="Arial" w:cs="Arial"/>
        </w:rPr>
      </w:pPr>
      <w:bookmarkStart w:id="12151" w:name="_Toc521083773"/>
      <w:bookmarkStart w:id="12152" w:name="_Toc521340913"/>
      <w:bookmarkStart w:id="12153" w:name="_Toc521439433"/>
      <w:r w:rsidRPr="002522FF">
        <w:rPr>
          <w:rFonts w:ascii="Arial" w:eastAsiaTheme="majorEastAsia" w:hAnsi="Arial" w:cs="Arial"/>
        </w:rPr>
        <w:lastRenderedPageBreak/>
        <w:t xml:space="preserve">Подробное описание модели данных </w:t>
      </w:r>
      <w:r>
        <w:rPr>
          <w:rFonts w:ascii="Arial" w:eastAsiaTheme="majorEastAsia" w:hAnsi="Arial" w:cs="Arial"/>
        </w:rPr>
        <w:t xml:space="preserve">и описание бизнес-процесса управления данными НСИ </w:t>
      </w:r>
      <w:r>
        <w:rPr>
          <w:rFonts w:ascii="Arial" w:eastAsiaTheme="majorEastAsia" w:hAnsi="Arial" w:cs="Arial"/>
          <w:szCs w:val="24"/>
        </w:rPr>
        <w:t>приведены</w:t>
      </w:r>
      <w:r w:rsidRPr="00CB284A">
        <w:rPr>
          <w:rFonts w:ascii="Arial" w:eastAsiaTheme="majorEastAsia" w:hAnsi="Arial" w:cs="Arial"/>
          <w:szCs w:val="24"/>
        </w:rPr>
        <w:t xml:space="preserve"> в </w:t>
      </w:r>
      <w:r w:rsidRPr="00CB284A">
        <w:rPr>
          <w:rFonts w:ascii="Arial" w:hAnsi="Arial" w:cs="Arial"/>
          <w:szCs w:val="24"/>
        </w:rPr>
        <w:t xml:space="preserve">КД </w:t>
      </w:r>
      <w:del w:id="12154" w:author="Владимир Лаут" w:date="2021-03-05T12:46:00Z">
        <w:r w:rsidRPr="00CB284A" w:rsidDel="006D5936">
          <w:rPr>
            <w:rFonts w:ascii="Arial" w:hAnsi="Arial" w:cs="Arial"/>
            <w:szCs w:val="24"/>
          </w:rPr>
          <w:delText>ERP.</w:delText>
        </w:r>
      </w:del>
      <w:ins w:id="12155" w:author="Александр" w:date="2020-04-13T08:09:00Z">
        <w:del w:id="12156" w:author="Владимир Лаут" w:date="2021-03-05T12:46:00Z">
          <w:r w:rsidR="00614090" w:rsidDel="006D5936">
            <w:rPr>
              <w:rFonts w:ascii="Arial" w:hAnsi="Arial" w:cs="Arial"/>
              <w:szCs w:val="24"/>
            </w:rPr>
            <w:delText>9.9.2</w:delText>
          </w:r>
        </w:del>
      </w:ins>
      <w:ins w:id="12157" w:author="Владимир Лаут" w:date="2021-03-05T12:46:00Z">
        <w:r w:rsidR="006D5936">
          <w:rPr>
            <w:rFonts w:ascii="Arial" w:hAnsi="Arial" w:cs="Arial"/>
            <w:szCs w:val="24"/>
          </w:rPr>
          <w:t>ERP.13.9.2</w:t>
        </w:r>
      </w:ins>
      <w:del w:id="12158" w:author="Александр" w:date="2020-04-13T08:09:00Z">
        <w:r w:rsidRPr="00CB284A" w:rsidDel="00614090">
          <w:rPr>
            <w:rFonts w:ascii="Arial" w:hAnsi="Arial" w:cs="Arial"/>
            <w:szCs w:val="24"/>
          </w:rPr>
          <w:delText>5.1</w:delText>
        </w:r>
      </w:del>
      <w:r w:rsidRPr="00CB284A">
        <w:rPr>
          <w:rFonts w:ascii="Arial" w:hAnsi="Arial" w:cs="Arial"/>
          <w:szCs w:val="24"/>
        </w:rPr>
        <w:t>.47_Концепция по нормативно-справочной информации</w:t>
      </w:r>
      <w:r w:rsidR="00374B81">
        <w:rPr>
          <w:rFonts w:ascii="Arial" w:hAnsi="Arial" w:cs="Arial"/>
        </w:rPr>
        <w:t>, раздел CROSS_7</w:t>
      </w:r>
      <w:r w:rsidR="00374B81" w:rsidRPr="00374B81">
        <w:rPr>
          <w:rFonts w:ascii="Arial" w:hAnsi="Arial" w:cs="Arial"/>
        </w:rPr>
        <w:t xml:space="preserve"> </w:t>
      </w:r>
      <w:r w:rsidR="00374B81">
        <w:rPr>
          <w:rFonts w:ascii="Arial" w:hAnsi="Arial" w:cs="Arial"/>
        </w:rPr>
        <w:t>Класс</w:t>
      </w:r>
      <w:r w:rsidR="00374B81" w:rsidRPr="00374B81">
        <w:rPr>
          <w:rFonts w:ascii="Arial" w:hAnsi="Arial" w:cs="Arial"/>
        </w:rPr>
        <w:t>.</w:t>
      </w:r>
    </w:p>
    <w:p w14:paraId="35A6A513" w14:textId="03818247" w:rsidR="00D153F5" w:rsidRPr="00977CDA" w:rsidRDefault="00D153F5" w:rsidP="00197D54">
      <w:pPr>
        <w:pStyle w:val="3"/>
      </w:pPr>
      <w:bookmarkStart w:id="12159" w:name="_Toc67557065"/>
      <w:r w:rsidRPr="00977CDA">
        <w:t>Особенности технической реализации</w:t>
      </w:r>
      <w:bookmarkEnd w:id="12151"/>
      <w:bookmarkEnd w:id="12152"/>
      <w:bookmarkEnd w:id="12153"/>
      <w:bookmarkEnd w:id="12159"/>
    </w:p>
    <w:p w14:paraId="5517A28B" w14:textId="77777777" w:rsidR="00D153F5" w:rsidRPr="00977CDA" w:rsidRDefault="00D153F5" w:rsidP="00D153F5">
      <w:pPr>
        <w:spacing w:after="240" w:line="276" w:lineRule="auto"/>
        <w:ind w:firstLine="567"/>
        <w:rPr>
          <w:rFonts w:ascii="Arial" w:hAnsi="Arial" w:cs="Arial"/>
          <w:i/>
          <w:color w:val="7F7F7F" w:themeColor="text1" w:themeTint="80"/>
        </w:rPr>
      </w:pPr>
      <w:r>
        <w:rPr>
          <w:rFonts w:ascii="Arial" w:hAnsi="Arial" w:cs="Arial"/>
        </w:rPr>
        <w:t xml:space="preserve">Справочник является централизованным, ведётся в системе КСУ НСИ по заявкам в НСИ с дальнейшей миграцией данных в систему </w:t>
      </w:r>
      <w:r>
        <w:rPr>
          <w:rFonts w:ascii="Arial" w:hAnsi="Arial" w:cs="Arial"/>
          <w:lang w:val="en-US"/>
        </w:rPr>
        <w:t>SAP</w:t>
      </w:r>
      <w:r w:rsidRPr="000F1F15">
        <w:rPr>
          <w:rFonts w:ascii="Arial" w:hAnsi="Arial" w:cs="Arial"/>
        </w:rPr>
        <w:t xml:space="preserve"> </w:t>
      </w:r>
      <w:r>
        <w:rPr>
          <w:rFonts w:ascii="Arial" w:hAnsi="Arial" w:cs="Arial"/>
          <w:lang w:val="en-US"/>
        </w:rPr>
        <w:t>S</w:t>
      </w:r>
      <w:r w:rsidRPr="000F1F15">
        <w:rPr>
          <w:rFonts w:ascii="Arial" w:hAnsi="Arial" w:cs="Arial"/>
        </w:rPr>
        <w:t>/4</w:t>
      </w:r>
      <w:r>
        <w:rPr>
          <w:rFonts w:ascii="Arial" w:hAnsi="Arial" w:cs="Arial"/>
          <w:lang w:val="en-US"/>
        </w:rPr>
        <w:t>HANA</w:t>
      </w:r>
      <w:r>
        <w:rPr>
          <w:rFonts w:ascii="Arial" w:hAnsi="Arial" w:cs="Arial"/>
        </w:rPr>
        <w:t>.</w:t>
      </w:r>
    </w:p>
    <w:p w14:paraId="06C383C5" w14:textId="77777777" w:rsidR="00D153F5" w:rsidRPr="00B10F88" w:rsidRDefault="00D153F5" w:rsidP="00D153F5">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15A2C4CE" w14:textId="77777777" w:rsidR="00D153F5" w:rsidRPr="00977CDA" w:rsidRDefault="00D153F5" w:rsidP="00197D54">
      <w:pPr>
        <w:pStyle w:val="3"/>
      </w:pPr>
      <w:bookmarkStart w:id="12160" w:name="_Toc521083774"/>
      <w:bookmarkStart w:id="12161" w:name="_Toc521340914"/>
      <w:bookmarkStart w:id="12162" w:name="_Toc521439434"/>
      <w:bookmarkStart w:id="12163" w:name="_Toc67557066"/>
      <w:r w:rsidRPr="00977CDA">
        <w:t>Миграция объекта данных</w:t>
      </w:r>
      <w:bookmarkEnd w:id="12160"/>
      <w:bookmarkEnd w:id="12161"/>
      <w:bookmarkEnd w:id="12162"/>
      <w:bookmarkEnd w:id="12163"/>
    </w:p>
    <w:p w14:paraId="150A4CB8" w14:textId="77777777" w:rsidR="006E73B8" w:rsidRDefault="00804216" w:rsidP="00D153F5">
      <w:pPr>
        <w:pStyle w:val="Base"/>
      </w:pPr>
      <w:r>
        <w:t xml:space="preserve">Возможна миграция данных </w:t>
      </w:r>
      <w:r w:rsidR="006E73B8">
        <w:t xml:space="preserve">в систему </w:t>
      </w:r>
      <w:r w:rsidR="006E73B8">
        <w:rPr>
          <w:lang w:val="en-US"/>
        </w:rPr>
        <w:t>SAP</w:t>
      </w:r>
      <w:r w:rsidR="006E73B8" w:rsidRPr="00804216">
        <w:t xml:space="preserve"> </w:t>
      </w:r>
      <w:r w:rsidR="006E73B8">
        <w:rPr>
          <w:lang w:val="en-US"/>
        </w:rPr>
        <w:t>S</w:t>
      </w:r>
      <w:r w:rsidR="006E73B8" w:rsidRPr="00804216">
        <w:t>/4</w:t>
      </w:r>
      <w:r w:rsidR="006E73B8">
        <w:rPr>
          <w:lang w:val="en-US"/>
        </w:rPr>
        <w:t>HANA</w:t>
      </w:r>
      <w:r w:rsidR="006E73B8">
        <w:t xml:space="preserve"> </w:t>
      </w:r>
      <w:r>
        <w:t xml:space="preserve">из системы КСУ НСИ </w:t>
      </w:r>
      <w:r w:rsidR="006E73B8">
        <w:t xml:space="preserve">или </w:t>
      </w:r>
      <w:r w:rsidR="006E73B8">
        <w:rPr>
          <w:szCs w:val="24"/>
        </w:rPr>
        <w:t xml:space="preserve">по шаблонам данных, подготовленных в рамках проекта </w:t>
      </w:r>
      <w:r w:rsidR="006E73B8" w:rsidRPr="006E73B8">
        <w:rPr>
          <w:szCs w:val="24"/>
        </w:rPr>
        <w:t xml:space="preserve">117306 «Паспортизация объектов </w:t>
      </w:r>
      <w:proofErr w:type="spellStart"/>
      <w:r w:rsidR="006E73B8" w:rsidRPr="006E73B8">
        <w:rPr>
          <w:szCs w:val="24"/>
        </w:rPr>
        <w:t>ТОиР</w:t>
      </w:r>
      <w:proofErr w:type="spellEnd"/>
      <w:r w:rsidR="006E73B8" w:rsidRPr="006E73B8">
        <w:rPr>
          <w:szCs w:val="24"/>
        </w:rPr>
        <w:t xml:space="preserve">, разработка системы управления НСИ </w:t>
      </w:r>
      <w:proofErr w:type="spellStart"/>
      <w:r w:rsidR="006E73B8" w:rsidRPr="006E73B8">
        <w:rPr>
          <w:szCs w:val="24"/>
        </w:rPr>
        <w:t>ТОиР</w:t>
      </w:r>
      <w:proofErr w:type="spellEnd"/>
      <w:r w:rsidR="006E73B8" w:rsidRPr="006E73B8">
        <w:rPr>
          <w:szCs w:val="24"/>
        </w:rPr>
        <w:t>»</w:t>
      </w:r>
      <w:r w:rsidR="006E73B8">
        <w:t>.</w:t>
      </w:r>
    </w:p>
    <w:p w14:paraId="2064DB12" w14:textId="144C466C" w:rsidR="00D153F5" w:rsidRPr="00105021" w:rsidRDefault="00D153F5" w:rsidP="00D153F5">
      <w:pPr>
        <w:pStyle w:val="Base"/>
      </w:pPr>
      <w:r>
        <w:t xml:space="preserve">Описание подхода к миграции и подготовке данных приведено в </w:t>
      </w:r>
      <w:r w:rsidR="00804216">
        <w:t xml:space="preserve">КД </w:t>
      </w:r>
      <w:del w:id="12164" w:author="Владимир Лаут" w:date="2021-03-05T12:46:00Z">
        <w:r w:rsidR="00804216" w:rsidDel="006D5936">
          <w:rPr>
            <w:lang w:val="en-US"/>
          </w:rPr>
          <w:delText>ERP</w:delText>
        </w:r>
        <w:r w:rsidR="00804216" w:rsidRPr="00804216" w:rsidDel="006D5936">
          <w:delText>.</w:delText>
        </w:r>
      </w:del>
      <w:ins w:id="12165" w:author="Александр" w:date="2020-04-13T08:09:00Z">
        <w:del w:id="12166" w:author="Владимир Лаут" w:date="2021-03-05T12:46:00Z">
          <w:r w:rsidR="00614090" w:rsidDel="006D5936">
            <w:delText>9.9.2</w:delText>
          </w:r>
        </w:del>
      </w:ins>
      <w:ins w:id="12167" w:author="Владимир Лаут" w:date="2021-03-05T12:46:00Z">
        <w:r w:rsidR="006D5936">
          <w:rPr>
            <w:lang w:val="en-US"/>
          </w:rPr>
          <w:t>ERP</w:t>
        </w:r>
        <w:r w:rsidR="006D5936" w:rsidRPr="006D5936">
          <w:rPr>
            <w:rPrChange w:id="12168" w:author="Владимир Лаут" w:date="2021-03-05T12:46:00Z">
              <w:rPr>
                <w:lang w:val="en-US"/>
              </w:rPr>
            </w:rPrChange>
          </w:rPr>
          <w:t>.13.9.2</w:t>
        </w:r>
      </w:ins>
      <w:del w:id="12169" w:author="Александр" w:date="2020-04-13T08:09:00Z">
        <w:r w:rsidR="00804216" w:rsidRPr="00804216" w:rsidDel="00614090">
          <w:delText>5.7</w:delText>
        </w:r>
      </w:del>
      <w:r w:rsidR="00804216" w:rsidRPr="00804216">
        <w:t>.1_</w:t>
      </w:r>
      <w:r w:rsidR="00804216">
        <w:t>Концепция миграции данных</w:t>
      </w:r>
      <w:r>
        <w:t>.</w:t>
      </w:r>
      <w:bookmarkEnd w:id="12104"/>
    </w:p>
    <w:p w14:paraId="5834F8E9"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2170" w:name="_Объект_основных_данных_14"/>
      <w:bookmarkStart w:id="12171" w:name="_Toc521083775"/>
      <w:bookmarkStart w:id="12172" w:name="_Toc521340915"/>
      <w:bookmarkStart w:id="12173" w:name="_Toc521439435"/>
      <w:bookmarkStart w:id="12174" w:name="_Toc67557067"/>
      <w:bookmarkStart w:id="12175" w:name="_Hlk517171904"/>
      <w:bookmarkEnd w:id="12170"/>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B60E35">
        <w:rPr>
          <w:rFonts w:eastAsiaTheme="majorEastAsia" w:cstheme="majorBidi"/>
          <w:bCs w:val="0"/>
          <w:iCs w:val="0"/>
          <w:szCs w:val="26"/>
        </w:rPr>
        <w:t xml:space="preserve">_28 Код </w:t>
      </w:r>
      <w:r w:rsidRPr="00B60E35">
        <w:rPr>
          <w:rFonts w:eastAsiaTheme="majorEastAsia" w:cstheme="majorBidi"/>
          <w:bCs w:val="0"/>
          <w:iCs w:val="0"/>
          <w:szCs w:val="26"/>
          <w:lang w:val="en-US"/>
        </w:rPr>
        <w:t>ABC</w:t>
      </w:r>
      <w:r w:rsidRPr="00FB401A">
        <w:rPr>
          <w:rFonts w:eastAsiaTheme="majorEastAsia" w:cstheme="majorBidi"/>
          <w:bCs w:val="0"/>
          <w:iCs w:val="0"/>
          <w:szCs w:val="26"/>
        </w:rPr>
        <w:t>.</w:t>
      </w:r>
      <w:bookmarkEnd w:id="12171"/>
      <w:bookmarkEnd w:id="12172"/>
      <w:bookmarkEnd w:id="12173"/>
      <w:bookmarkEnd w:id="12174"/>
    </w:p>
    <w:p w14:paraId="033DE567" w14:textId="77777777" w:rsidR="00D153F5" w:rsidRPr="00FB401A" w:rsidRDefault="00D153F5" w:rsidP="00197D54">
      <w:pPr>
        <w:pStyle w:val="3"/>
      </w:pPr>
      <w:bookmarkStart w:id="12176" w:name="_Toc521083776"/>
      <w:bookmarkStart w:id="12177" w:name="_Toc521340916"/>
      <w:bookmarkStart w:id="12178" w:name="_Toc521439436"/>
      <w:bookmarkStart w:id="12179" w:name="_Toc67557068"/>
      <w:r w:rsidRPr="00FB401A">
        <w:t>Описание объекта</w:t>
      </w:r>
      <w:bookmarkEnd w:id="12176"/>
      <w:bookmarkEnd w:id="12177"/>
      <w:bookmarkEnd w:id="12178"/>
      <w:bookmarkEnd w:id="12179"/>
    </w:p>
    <w:p w14:paraId="78966353" w14:textId="77777777" w:rsidR="00D153F5" w:rsidRPr="005C4B6F" w:rsidRDefault="00D153F5" w:rsidP="00D153F5">
      <w:pPr>
        <w:spacing w:after="240" w:line="276" w:lineRule="auto"/>
        <w:ind w:firstLine="567"/>
        <w:rPr>
          <w:rFonts w:ascii="Arial" w:hAnsi="Arial" w:cs="Arial"/>
        </w:rPr>
      </w:pPr>
      <w:r>
        <w:rPr>
          <w:rFonts w:ascii="Arial" w:hAnsi="Arial" w:cs="Arial"/>
        </w:rPr>
        <w:t xml:space="preserve">Справочник Код </w:t>
      </w:r>
      <w:r>
        <w:rPr>
          <w:rFonts w:ascii="Arial" w:hAnsi="Arial" w:cs="Arial"/>
          <w:lang w:val="en-US"/>
        </w:rPr>
        <w:t>ABC</w:t>
      </w:r>
      <w:r w:rsidRPr="005C4B6F">
        <w:rPr>
          <w:rFonts w:ascii="Arial" w:hAnsi="Arial" w:cs="Arial"/>
        </w:rPr>
        <w:t xml:space="preserve"> </w:t>
      </w:r>
      <w:r>
        <w:rPr>
          <w:rFonts w:ascii="Arial" w:hAnsi="Arial" w:cs="Arial"/>
        </w:rPr>
        <w:t>используется как дополнительный атрибут технического объекта (технического места или единицы оборудования), о</w:t>
      </w:r>
      <w:r w:rsidRPr="00B60E35">
        <w:rPr>
          <w:rFonts w:ascii="Arial" w:hAnsi="Arial" w:cs="Arial"/>
        </w:rPr>
        <w:t xml:space="preserve">пределяет </w:t>
      </w:r>
      <w:r>
        <w:rPr>
          <w:rFonts w:ascii="Arial" w:hAnsi="Arial" w:cs="Arial"/>
        </w:rPr>
        <w:t>степень</w:t>
      </w:r>
      <w:r w:rsidRPr="00B60E35">
        <w:rPr>
          <w:rFonts w:ascii="Arial" w:hAnsi="Arial" w:cs="Arial"/>
        </w:rPr>
        <w:t xml:space="preserve"> </w:t>
      </w:r>
      <w:r>
        <w:rPr>
          <w:rFonts w:ascii="Arial" w:hAnsi="Arial" w:cs="Arial"/>
        </w:rPr>
        <w:t>критичности</w:t>
      </w:r>
      <w:r w:rsidRPr="00B60E35">
        <w:rPr>
          <w:rFonts w:ascii="Arial" w:hAnsi="Arial" w:cs="Arial"/>
        </w:rPr>
        <w:t xml:space="preserve"> оборудования</w:t>
      </w:r>
      <w:r w:rsidRPr="005C4B6F">
        <w:rPr>
          <w:rFonts w:ascii="Arial" w:hAnsi="Arial" w:cs="Arial"/>
        </w:rPr>
        <w:t>.</w:t>
      </w:r>
    </w:p>
    <w:p w14:paraId="3C6D6F3A" w14:textId="77777777" w:rsidR="00D153F5" w:rsidRPr="00FB401A" w:rsidRDefault="00D153F5" w:rsidP="00197D54">
      <w:pPr>
        <w:pStyle w:val="3"/>
      </w:pPr>
      <w:bookmarkStart w:id="12180" w:name="_Toc521083777"/>
      <w:bookmarkStart w:id="12181" w:name="_Toc521340917"/>
      <w:bookmarkStart w:id="12182" w:name="_Toc521439437"/>
      <w:bookmarkStart w:id="12183" w:name="_Toc67557069"/>
      <w:r w:rsidRPr="00FB401A">
        <w:t>Принципы кодирования и нумерации</w:t>
      </w:r>
      <w:bookmarkEnd w:id="12180"/>
      <w:bookmarkEnd w:id="12181"/>
      <w:bookmarkEnd w:id="12182"/>
      <w:bookmarkEnd w:id="12183"/>
    </w:p>
    <w:p w14:paraId="2F44A903" w14:textId="67161AD0" w:rsidR="00D153F5" w:rsidRPr="000B5701" w:rsidRDefault="00D153F5" w:rsidP="00D153F5">
      <w:pPr>
        <w:spacing w:after="120" w:line="276" w:lineRule="auto"/>
        <w:ind w:firstLine="567"/>
        <w:textAlignment w:val="top"/>
        <w:rPr>
          <w:rFonts w:ascii="Arial" w:hAnsi="Arial" w:cs="Arial"/>
          <w:color w:val="000000"/>
          <w:szCs w:val="24"/>
        </w:rPr>
      </w:pPr>
      <w:r w:rsidRPr="000B5701">
        <w:rPr>
          <w:rFonts w:ascii="Arial" w:hAnsi="Arial" w:cs="Arial"/>
          <w:color w:val="000000"/>
          <w:szCs w:val="24"/>
        </w:rPr>
        <w:t xml:space="preserve">VIS – аббревиатура, обозначающая подход к классификации оборудования. </w:t>
      </w:r>
      <w:proofErr w:type="gramStart"/>
      <w:r w:rsidRPr="000B5701">
        <w:rPr>
          <w:rFonts w:ascii="Arial" w:hAnsi="Arial" w:cs="Arial"/>
          <w:color w:val="000000"/>
          <w:szCs w:val="24"/>
        </w:rPr>
        <w:t>Согласно этому подходу</w:t>
      </w:r>
      <w:proofErr w:type="gramEnd"/>
      <w:r w:rsidRPr="000B5701">
        <w:rPr>
          <w:rFonts w:ascii="Arial" w:hAnsi="Arial" w:cs="Arial"/>
          <w:color w:val="000000"/>
          <w:szCs w:val="24"/>
        </w:rPr>
        <w:t xml:space="preserve"> все оборудован</w:t>
      </w:r>
      <w:r>
        <w:rPr>
          <w:rFonts w:ascii="Arial" w:hAnsi="Arial" w:cs="Arial"/>
          <w:color w:val="000000"/>
          <w:szCs w:val="24"/>
        </w:rPr>
        <w:t xml:space="preserve">ие делится на 3 класса: </w:t>
      </w:r>
      <w:proofErr w:type="spellStart"/>
      <w:r>
        <w:rPr>
          <w:rFonts w:ascii="Arial" w:hAnsi="Arial" w:cs="Arial"/>
          <w:color w:val="000000"/>
          <w:szCs w:val="24"/>
        </w:rPr>
        <w:t>Vital</w:t>
      </w:r>
      <w:proofErr w:type="spellEnd"/>
      <w:r>
        <w:rPr>
          <w:rFonts w:ascii="Arial" w:hAnsi="Arial" w:cs="Arial"/>
          <w:color w:val="000000"/>
          <w:szCs w:val="24"/>
        </w:rPr>
        <w:t xml:space="preserve"> (Жизненно важное), </w:t>
      </w:r>
      <w:proofErr w:type="spellStart"/>
      <w:r>
        <w:rPr>
          <w:rFonts w:ascii="Arial" w:hAnsi="Arial" w:cs="Arial"/>
          <w:color w:val="000000"/>
          <w:szCs w:val="24"/>
        </w:rPr>
        <w:t>Important</w:t>
      </w:r>
      <w:proofErr w:type="spellEnd"/>
      <w:r>
        <w:rPr>
          <w:rFonts w:ascii="Arial" w:hAnsi="Arial" w:cs="Arial"/>
          <w:color w:val="000000"/>
          <w:szCs w:val="24"/>
        </w:rPr>
        <w:t xml:space="preserve"> (Важное) и </w:t>
      </w:r>
      <w:proofErr w:type="spellStart"/>
      <w:r>
        <w:rPr>
          <w:rFonts w:ascii="Arial" w:hAnsi="Arial" w:cs="Arial"/>
          <w:color w:val="000000"/>
          <w:szCs w:val="24"/>
        </w:rPr>
        <w:t>Secondary</w:t>
      </w:r>
      <w:proofErr w:type="spellEnd"/>
      <w:r>
        <w:rPr>
          <w:rFonts w:ascii="Arial" w:hAnsi="Arial" w:cs="Arial"/>
          <w:color w:val="000000"/>
          <w:szCs w:val="24"/>
        </w:rPr>
        <w:t xml:space="preserve"> (В</w:t>
      </w:r>
      <w:r w:rsidRPr="000B5701">
        <w:rPr>
          <w:rFonts w:ascii="Arial" w:hAnsi="Arial" w:cs="Arial"/>
          <w:color w:val="000000"/>
          <w:szCs w:val="24"/>
        </w:rPr>
        <w:t>торостепенное). В основе подхода лежит оценка влияния отказа оборудования на выпуск продукции, безопасность труда и экологию. Класс, к которому принадлежат технический объект, определяется наличием одного из следующих признаков:</w:t>
      </w:r>
    </w:p>
    <w:p w14:paraId="7814A3FD" w14:textId="77777777" w:rsidR="00D153F5" w:rsidRPr="005E71F5" w:rsidRDefault="00D153F5" w:rsidP="00E16A62">
      <w:pPr>
        <w:pStyle w:val="afc"/>
        <w:numPr>
          <w:ilvl w:val="0"/>
          <w:numId w:val="16"/>
        </w:numPr>
        <w:tabs>
          <w:tab w:val="left" w:pos="1134"/>
        </w:tabs>
        <w:spacing w:after="120" w:line="276" w:lineRule="auto"/>
        <w:ind w:left="851" w:hanging="284"/>
        <w:textAlignment w:val="top"/>
        <w:rPr>
          <w:rFonts w:ascii="Arial" w:hAnsi="Arial" w:cs="Arial"/>
          <w:color w:val="000000"/>
        </w:rPr>
      </w:pPr>
      <w:proofErr w:type="spellStart"/>
      <w:r w:rsidRPr="005E71F5">
        <w:rPr>
          <w:rFonts w:ascii="Arial" w:hAnsi="Arial" w:cs="Arial"/>
          <w:color w:val="000000"/>
          <w:u w:val="single"/>
        </w:rPr>
        <w:t>Vital</w:t>
      </w:r>
      <w:proofErr w:type="spellEnd"/>
      <w:r w:rsidRPr="005E71F5">
        <w:rPr>
          <w:rFonts w:ascii="Arial" w:hAnsi="Arial" w:cs="Arial"/>
          <w:color w:val="000000"/>
          <w:u w:val="single"/>
        </w:rPr>
        <w:t xml:space="preserve"> (Жизненно важное) </w:t>
      </w:r>
      <w:r w:rsidRPr="005E71F5">
        <w:rPr>
          <w:rFonts w:ascii="Arial" w:hAnsi="Arial" w:cs="Arial"/>
          <w:color w:val="000000"/>
        </w:rPr>
        <w:t>- оборудование, отказ которого вызывает риск возникновения чрезвычайной ситуации</w:t>
      </w:r>
      <w:r w:rsidRPr="00E55F1F">
        <w:rPr>
          <w:vertAlign w:val="superscript"/>
        </w:rPr>
        <w:footnoteReference w:id="2"/>
      </w:r>
      <w:r w:rsidRPr="005E71F5">
        <w:rPr>
          <w:rFonts w:ascii="Arial" w:hAnsi="Arial" w:cs="Arial"/>
          <w:color w:val="000000"/>
        </w:rPr>
        <w:t>; - здания и сооружения, предельное состояние</w:t>
      </w:r>
      <w:r w:rsidRPr="00E55F1F">
        <w:rPr>
          <w:vertAlign w:val="superscript"/>
        </w:rPr>
        <w:footnoteReference w:id="3"/>
      </w:r>
      <w:r w:rsidRPr="005E71F5">
        <w:rPr>
          <w:rFonts w:ascii="Arial" w:hAnsi="Arial" w:cs="Arial"/>
          <w:color w:val="000000"/>
        </w:rPr>
        <w:t xml:space="preserve"> которых вызывает риск возникновения чрезвычайной ситуации; - оборудование, отказ которого вызывает остановку производства;</w:t>
      </w:r>
    </w:p>
    <w:p w14:paraId="4AE42130" w14:textId="77777777" w:rsidR="00D153F5" w:rsidRPr="005E71F5" w:rsidRDefault="00D153F5" w:rsidP="00E16A62">
      <w:pPr>
        <w:pStyle w:val="afc"/>
        <w:numPr>
          <w:ilvl w:val="0"/>
          <w:numId w:val="16"/>
        </w:numPr>
        <w:tabs>
          <w:tab w:val="left" w:pos="1134"/>
        </w:tabs>
        <w:spacing w:after="120" w:line="276" w:lineRule="auto"/>
        <w:ind w:left="851" w:hanging="284"/>
        <w:textAlignment w:val="top"/>
        <w:rPr>
          <w:rFonts w:ascii="Arial" w:hAnsi="Arial" w:cs="Arial"/>
          <w:color w:val="000000"/>
        </w:rPr>
      </w:pPr>
      <w:proofErr w:type="spellStart"/>
      <w:r w:rsidRPr="005E71F5">
        <w:rPr>
          <w:rFonts w:ascii="Arial" w:hAnsi="Arial" w:cs="Arial"/>
          <w:color w:val="000000"/>
          <w:u w:val="single"/>
        </w:rPr>
        <w:lastRenderedPageBreak/>
        <w:t>Important</w:t>
      </w:r>
      <w:proofErr w:type="spellEnd"/>
      <w:r w:rsidRPr="005E71F5">
        <w:rPr>
          <w:rFonts w:ascii="Arial" w:hAnsi="Arial" w:cs="Arial"/>
          <w:color w:val="000000"/>
          <w:u w:val="single"/>
        </w:rPr>
        <w:t xml:space="preserve"> (Важное)</w:t>
      </w:r>
      <w:r w:rsidRPr="005E71F5">
        <w:rPr>
          <w:rFonts w:ascii="Arial" w:hAnsi="Arial" w:cs="Arial"/>
          <w:color w:val="000000"/>
        </w:rPr>
        <w:t xml:space="preserve"> - оборудование, отказ которого повышает уровень опасных</w:t>
      </w:r>
      <w:r w:rsidRPr="00E55F1F">
        <w:rPr>
          <w:vertAlign w:val="superscript"/>
        </w:rPr>
        <w:footnoteReference w:id="4"/>
      </w:r>
      <w:r w:rsidRPr="005E71F5">
        <w:rPr>
          <w:rFonts w:ascii="Arial" w:hAnsi="Arial" w:cs="Arial"/>
          <w:color w:val="000000"/>
        </w:rPr>
        <w:t xml:space="preserve"> и вредных</w:t>
      </w:r>
      <w:r w:rsidRPr="00E55F1F">
        <w:rPr>
          <w:vertAlign w:val="superscript"/>
        </w:rPr>
        <w:footnoteReference w:id="5"/>
      </w:r>
      <w:r w:rsidRPr="005E71F5">
        <w:rPr>
          <w:rFonts w:ascii="Arial" w:hAnsi="Arial" w:cs="Arial"/>
          <w:color w:val="000000"/>
        </w:rPr>
        <w:t xml:space="preserve"> производственных факторов; - оборудование, отказ которого вызывает снижение выпуска и/или качества продукции;</w:t>
      </w:r>
    </w:p>
    <w:p w14:paraId="2CDA0714" w14:textId="77777777" w:rsidR="00D153F5" w:rsidRPr="005E71F5" w:rsidRDefault="00D153F5" w:rsidP="00E16A62">
      <w:pPr>
        <w:pStyle w:val="afc"/>
        <w:numPr>
          <w:ilvl w:val="0"/>
          <w:numId w:val="16"/>
        </w:numPr>
        <w:tabs>
          <w:tab w:val="left" w:pos="1134"/>
        </w:tabs>
        <w:spacing w:after="240" w:line="276" w:lineRule="auto"/>
        <w:ind w:left="851" w:hanging="284"/>
        <w:textAlignment w:val="top"/>
        <w:rPr>
          <w:rFonts w:ascii="Arial" w:hAnsi="Arial" w:cs="Arial"/>
          <w:color w:val="000000"/>
        </w:rPr>
      </w:pPr>
      <w:proofErr w:type="spellStart"/>
      <w:r w:rsidRPr="005E71F5">
        <w:rPr>
          <w:rFonts w:ascii="Arial" w:hAnsi="Arial" w:cs="Arial"/>
          <w:color w:val="000000"/>
          <w:u w:val="single"/>
        </w:rPr>
        <w:t>Secondary</w:t>
      </w:r>
      <w:proofErr w:type="spellEnd"/>
      <w:r w:rsidRPr="005E71F5">
        <w:rPr>
          <w:rFonts w:ascii="Arial" w:hAnsi="Arial" w:cs="Arial"/>
          <w:color w:val="000000"/>
          <w:u w:val="single"/>
        </w:rPr>
        <w:t xml:space="preserve"> (Второстепенное)</w:t>
      </w:r>
      <w:r w:rsidRPr="005E71F5">
        <w:rPr>
          <w:rFonts w:ascii="Arial" w:hAnsi="Arial" w:cs="Arial"/>
          <w:color w:val="000000"/>
        </w:rPr>
        <w:t xml:space="preserve"> - оборудование, здания и сооружения, не вошедшие в перечень </w:t>
      </w:r>
      <w:proofErr w:type="spellStart"/>
      <w:r w:rsidRPr="005E71F5">
        <w:rPr>
          <w:rFonts w:ascii="Arial" w:hAnsi="Arial" w:cs="Arial"/>
          <w:color w:val="000000"/>
        </w:rPr>
        <w:t>Vital</w:t>
      </w:r>
      <w:proofErr w:type="spellEnd"/>
      <w:r w:rsidRPr="005E71F5">
        <w:rPr>
          <w:rFonts w:ascii="Arial" w:hAnsi="Arial" w:cs="Arial"/>
          <w:color w:val="000000"/>
        </w:rPr>
        <w:t xml:space="preserve"> (Жизненно важное) и </w:t>
      </w:r>
      <w:proofErr w:type="spellStart"/>
      <w:r w:rsidRPr="005E71F5">
        <w:rPr>
          <w:rFonts w:ascii="Arial" w:hAnsi="Arial" w:cs="Arial"/>
          <w:color w:val="000000"/>
        </w:rPr>
        <w:t>Important</w:t>
      </w:r>
      <w:proofErr w:type="spellEnd"/>
      <w:r w:rsidRPr="005E71F5">
        <w:rPr>
          <w:rFonts w:ascii="Arial" w:hAnsi="Arial" w:cs="Arial"/>
          <w:color w:val="000000"/>
        </w:rPr>
        <w:t xml:space="preserve"> (Важное).</w:t>
      </w:r>
    </w:p>
    <w:p w14:paraId="434E5F89" w14:textId="6BC57357" w:rsidR="00D153F5" w:rsidRPr="00E03D04" w:rsidRDefault="00D153F5" w:rsidP="00197D54">
      <w:pPr>
        <w:pStyle w:val="a9"/>
        <w:keepNext/>
        <w:spacing w:before="0" w:beforeAutospacing="0" w:after="240" w:afterAutospacing="0" w:line="276" w:lineRule="auto"/>
        <w:ind w:left="851" w:hanging="284"/>
        <w:jc w:val="left"/>
        <w:rPr>
          <w:rFonts w:ascii="Arial" w:hAnsi="Arial" w:cs="Arial"/>
          <w:sz w:val="22"/>
        </w:rPr>
      </w:pPr>
      <w:r>
        <w:rPr>
          <w:rFonts w:ascii="Arial" w:hAnsi="Arial" w:cs="Arial"/>
          <w:color w:val="000000"/>
        </w:rPr>
        <w:t xml:space="preserve">Перечень Кодов </w:t>
      </w:r>
      <w:r>
        <w:rPr>
          <w:rFonts w:ascii="Arial" w:hAnsi="Arial" w:cs="Arial"/>
          <w:color w:val="000000"/>
          <w:lang w:val="en-US"/>
        </w:rPr>
        <w:t>ABC</w:t>
      </w:r>
      <w:r w:rsidRPr="00E03D04">
        <w:rPr>
          <w:rFonts w:ascii="Arial" w:hAnsi="Arial" w:cs="Arial"/>
          <w:color w:val="000000"/>
        </w:rPr>
        <w:t xml:space="preserve"> </w:t>
      </w:r>
      <w:r>
        <w:rPr>
          <w:rFonts w:ascii="Arial" w:hAnsi="Arial" w:cs="Arial"/>
          <w:color w:val="000000"/>
        </w:rPr>
        <w:t xml:space="preserve">приведен в таблице </w:t>
      </w:r>
      <w:r w:rsidR="0071056D">
        <w:rPr>
          <w:rFonts w:ascii="Arial" w:hAnsi="Arial" w:cs="Arial"/>
          <w:color w:val="000000"/>
        </w:rPr>
        <w:t>ниже.</w:t>
      </w:r>
    </w:p>
    <w:p w14:paraId="30B3D95F" w14:textId="36B44851"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w:t>
      </w:r>
      <w:r w:rsidR="002870F7">
        <w:rPr>
          <w:rFonts w:ascii="Arial" w:hAnsi="Arial" w:cs="Arial"/>
          <w:b/>
          <w:sz w:val="22"/>
        </w:rPr>
        <w:t>2</w:t>
      </w:r>
      <w:ins w:id="12184" w:author="Александр" w:date="2020-04-13T13:13:00Z">
        <w:r w:rsidR="0036397B">
          <w:rPr>
            <w:rFonts w:ascii="Arial" w:hAnsi="Arial" w:cs="Arial"/>
            <w:b/>
            <w:sz w:val="22"/>
          </w:rPr>
          <w:t>7</w:t>
        </w:r>
      </w:ins>
      <w:del w:id="12185" w:author="Александр" w:date="2020-04-13T13:13:00Z">
        <w:r w:rsidR="0010588B" w:rsidDel="00870994">
          <w:rPr>
            <w:rFonts w:ascii="Arial" w:hAnsi="Arial" w:cs="Arial"/>
            <w:b/>
            <w:sz w:val="22"/>
          </w:rPr>
          <w:delText>8</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 xml:space="preserve">кодов </w:t>
      </w:r>
      <w:r>
        <w:rPr>
          <w:rFonts w:ascii="Arial" w:hAnsi="Arial" w:cs="Arial"/>
          <w:b/>
          <w:sz w:val="22"/>
          <w:lang w:val="en-US"/>
        </w:rPr>
        <w:t>ABC</w:t>
      </w:r>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
      <w:tr w:rsidR="00D153F5" w:rsidRPr="0086487D" w14:paraId="2227944F" w14:textId="77777777" w:rsidTr="00D153F5">
        <w:trPr>
          <w:cantSplit/>
          <w:trHeight w:val="397"/>
        </w:trPr>
        <w:tc>
          <w:tcPr>
            <w:tcW w:w="1541" w:type="pct"/>
            <w:shd w:val="clear" w:color="auto" w:fill="FFC000"/>
            <w:vAlign w:val="center"/>
          </w:tcPr>
          <w:p w14:paraId="7EA6D9BD" w14:textId="77777777" w:rsidR="00D153F5" w:rsidRPr="0086487D" w:rsidRDefault="00D153F5" w:rsidP="00D153F5">
            <w:pPr>
              <w:jc w:val="center"/>
              <w:rPr>
                <w:rFonts w:ascii="Arial" w:hAnsi="Arial" w:cs="Arial"/>
                <w:b/>
                <w:sz w:val="20"/>
              </w:rPr>
            </w:pPr>
            <w:r>
              <w:rPr>
                <w:rFonts w:ascii="Arial" w:hAnsi="Arial" w:cs="Arial"/>
                <w:b/>
                <w:sz w:val="20"/>
              </w:rPr>
              <w:t>Системный код объекта</w:t>
            </w:r>
          </w:p>
        </w:tc>
        <w:tc>
          <w:tcPr>
            <w:tcW w:w="3459" w:type="pct"/>
            <w:shd w:val="clear" w:color="auto" w:fill="FFC000"/>
            <w:vAlign w:val="center"/>
          </w:tcPr>
          <w:p w14:paraId="61FC2BC2" w14:textId="77777777" w:rsidR="00D153F5" w:rsidRPr="0086487D" w:rsidRDefault="00D153F5" w:rsidP="00D153F5">
            <w:pPr>
              <w:jc w:val="center"/>
              <w:rPr>
                <w:rFonts w:ascii="Arial" w:hAnsi="Arial" w:cs="Arial"/>
                <w:b/>
                <w:sz w:val="20"/>
              </w:rPr>
            </w:pPr>
            <w:r>
              <w:rPr>
                <w:rFonts w:ascii="Arial" w:hAnsi="Arial" w:cs="Arial"/>
                <w:b/>
                <w:sz w:val="20"/>
              </w:rPr>
              <w:t>Наименование</w:t>
            </w:r>
          </w:p>
        </w:tc>
      </w:tr>
      <w:tr w:rsidR="00D153F5" w:rsidRPr="0086487D" w14:paraId="1152D484" w14:textId="77777777" w:rsidTr="00D153F5">
        <w:trPr>
          <w:cantSplit/>
        </w:trPr>
        <w:tc>
          <w:tcPr>
            <w:tcW w:w="1541" w:type="pct"/>
          </w:tcPr>
          <w:p w14:paraId="63716494" w14:textId="77777777" w:rsidR="00D153F5" w:rsidRPr="009D7F34" w:rsidRDefault="00D153F5" w:rsidP="00D153F5">
            <w:pPr>
              <w:rPr>
                <w:rFonts w:ascii="Arial" w:hAnsi="Arial" w:cs="Arial"/>
                <w:sz w:val="20"/>
                <w:lang w:val="en-US"/>
              </w:rPr>
            </w:pPr>
            <w:r>
              <w:rPr>
                <w:rFonts w:ascii="Arial" w:hAnsi="Arial" w:cs="Arial"/>
                <w:sz w:val="20"/>
                <w:lang w:val="en-US"/>
              </w:rPr>
              <w:t>A</w:t>
            </w:r>
          </w:p>
        </w:tc>
        <w:tc>
          <w:tcPr>
            <w:tcW w:w="3459" w:type="pct"/>
          </w:tcPr>
          <w:p w14:paraId="102C5F5B" w14:textId="77777777" w:rsidR="00D153F5" w:rsidRPr="009D7F34" w:rsidRDefault="00D153F5" w:rsidP="00D153F5">
            <w:pPr>
              <w:jc w:val="left"/>
              <w:rPr>
                <w:rFonts w:ascii="Arial" w:hAnsi="Arial" w:cs="Arial"/>
                <w:sz w:val="20"/>
              </w:rPr>
            </w:pPr>
            <w:r>
              <w:rPr>
                <w:rFonts w:ascii="Arial" w:hAnsi="Arial" w:cs="Arial"/>
                <w:sz w:val="20"/>
              </w:rPr>
              <w:t>Жизненно важное</w:t>
            </w:r>
          </w:p>
        </w:tc>
      </w:tr>
      <w:tr w:rsidR="00D153F5" w:rsidRPr="0086487D" w14:paraId="41B085B1" w14:textId="77777777" w:rsidTr="00D153F5">
        <w:trPr>
          <w:cantSplit/>
        </w:trPr>
        <w:tc>
          <w:tcPr>
            <w:tcW w:w="1541" w:type="pct"/>
          </w:tcPr>
          <w:p w14:paraId="31AF971B" w14:textId="77777777" w:rsidR="00D153F5" w:rsidRPr="009D7F34" w:rsidRDefault="00D153F5" w:rsidP="00D153F5">
            <w:pPr>
              <w:rPr>
                <w:rFonts w:ascii="Arial" w:hAnsi="Arial" w:cs="Arial"/>
                <w:sz w:val="20"/>
                <w:lang w:val="en-US"/>
              </w:rPr>
            </w:pPr>
            <w:r>
              <w:rPr>
                <w:rFonts w:ascii="Arial" w:hAnsi="Arial" w:cs="Arial"/>
                <w:sz w:val="20"/>
                <w:lang w:val="en-US"/>
              </w:rPr>
              <w:t>B</w:t>
            </w:r>
          </w:p>
        </w:tc>
        <w:tc>
          <w:tcPr>
            <w:tcW w:w="3459" w:type="pct"/>
          </w:tcPr>
          <w:p w14:paraId="3844C7C4" w14:textId="77777777" w:rsidR="00D153F5" w:rsidRPr="0086487D" w:rsidRDefault="00D153F5" w:rsidP="00D153F5">
            <w:pPr>
              <w:jc w:val="left"/>
              <w:rPr>
                <w:rFonts w:ascii="Arial" w:hAnsi="Arial" w:cs="Arial"/>
                <w:sz w:val="20"/>
              </w:rPr>
            </w:pPr>
            <w:r>
              <w:rPr>
                <w:rFonts w:ascii="Arial" w:hAnsi="Arial" w:cs="Arial"/>
                <w:sz w:val="20"/>
              </w:rPr>
              <w:t>Важное</w:t>
            </w:r>
          </w:p>
        </w:tc>
      </w:tr>
      <w:tr w:rsidR="00D153F5" w:rsidRPr="0086487D" w14:paraId="27684C47" w14:textId="77777777" w:rsidTr="00D153F5">
        <w:trPr>
          <w:cantSplit/>
        </w:trPr>
        <w:tc>
          <w:tcPr>
            <w:tcW w:w="1541" w:type="pct"/>
          </w:tcPr>
          <w:p w14:paraId="2C05A8D3" w14:textId="77777777" w:rsidR="00D153F5" w:rsidRPr="009D7F34" w:rsidRDefault="00D153F5" w:rsidP="00D153F5">
            <w:pPr>
              <w:rPr>
                <w:rFonts w:ascii="Arial" w:hAnsi="Arial" w:cs="Arial"/>
                <w:sz w:val="20"/>
                <w:lang w:val="en-US"/>
              </w:rPr>
            </w:pPr>
            <w:r>
              <w:rPr>
                <w:rFonts w:ascii="Arial" w:hAnsi="Arial" w:cs="Arial"/>
                <w:sz w:val="20"/>
                <w:lang w:val="en-US"/>
              </w:rPr>
              <w:t>C</w:t>
            </w:r>
          </w:p>
        </w:tc>
        <w:tc>
          <w:tcPr>
            <w:tcW w:w="3459" w:type="pct"/>
          </w:tcPr>
          <w:p w14:paraId="702A721A" w14:textId="77777777" w:rsidR="00D153F5" w:rsidRPr="0086487D" w:rsidRDefault="00D153F5" w:rsidP="00D153F5">
            <w:pPr>
              <w:jc w:val="left"/>
              <w:rPr>
                <w:rFonts w:ascii="Arial" w:hAnsi="Arial" w:cs="Arial"/>
                <w:sz w:val="20"/>
              </w:rPr>
            </w:pPr>
            <w:r>
              <w:rPr>
                <w:rFonts w:ascii="Arial" w:hAnsi="Arial" w:cs="Arial"/>
                <w:sz w:val="20"/>
              </w:rPr>
              <w:t>Второстепенное</w:t>
            </w:r>
          </w:p>
        </w:tc>
      </w:tr>
    </w:tbl>
    <w:p w14:paraId="67430AF2" w14:textId="77777777" w:rsidR="00D153F5" w:rsidRPr="00FB401A" w:rsidRDefault="00D153F5" w:rsidP="00197D54">
      <w:pPr>
        <w:pStyle w:val="3"/>
      </w:pPr>
      <w:bookmarkStart w:id="12186" w:name="_Toc521083778"/>
      <w:bookmarkStart w:id="12187" w:name="_Toc521340918"/>
      <w:bookmarkStart w:id="12188" w:name="_Toc521439438"/>
      <w:bookmarkStart w:id="12189" w:name="_Toc67557070"/>
      <w:r>
        <w:t>К</w:t>
      </w:r>
      <w:r w:rsidRPr="00FB401A">
        <w:t>лючевые параметры объекта</w:t>
      </w:r>
      <w:bookmarkEnd w:id="12186"/>
      <w:bookmarkEnd w:id="12187"/>
      <w:bookmarkEnd w:id="12188"/>
      <w:bookmarkEnd w:id="12189"/>
    </w:p>
    <w:p w14:paraId="789BE405" w14:textId="3303591C" w:rsidR="00D153F5" w:rsidRPr="003A4B50" w:rsidRDefault="00D153F5" w:rsidP="00055ACE">
      <w:pPr>
        <w:spacing w:after="120" w:line="276" w:lineRule="auto"/>
        <w:ind w:firstLine="567"/>
        <w:rPr>
          <w:rFonts w:ascii="Arial" w:hAnsi="Arial" w:cs="Arial"/>
          <w:i/>
          <w:color w:val="7F7F7F" w:themeColor="text1" w:themeTint="80"/>
          <w:szCs w:val="24"/>
        </w:rPr>
        <w:sectPr w:rsidR="00D153F5" w:rsidRPr="003A4B50" w:rsidSect="00FE7760">
          <w:headerReference w:type="default" r:id="rId44"/>
          <w:headerReference w:type="first" r:id="rId45"/>
          <w:pgSz w:w="11907" w:h="16840" w:code="9"/>
          <w:pgMar w:top="1134" w:right="567" w:bottom="1134" w:left="1134" w:header="737" w:footer="283" w:gutter="0"/>
          <w:cols w:space="708"/>
          <w:docGrid w:linePitch="360"/>
        </w:sectPr>
      </w:pPr>
      <w:r w:rsidRPr="003A4B50">
        <w:rPr>
          <w:rFonts w:ascii="Arial" w:hAnsi="Arial" w:cs="Arial"/>
          <w:szCs w:val="24"/>
        </w:rPr>
        <w:t>Ключевы</w:t>
      </w:r>
      <w:r w:rsidR="00055ACE">
        <w:rPr>
          <w:rFonts w:ascii="Arial" w:hAnsi="Arial" w:cs="Arial"/>
          <w:szCs w:val="24"/>
        </w:rPr>
        <w:t xml:space="preserve">м параметром объекта является </w:t>
      </w:r>
      <w:r w:rsidRPr="003A4B50">
        <w:rPr>
          <w:rFonts w:ascii="Arial" w:hAnsi="Arial" w:cs="Arial"/>
          <w:szCs w:val="24"/>
        </w:rPr>
        <w:t xml:space="preserve">ABCKZ - Код </w:t>
      </w:r>
      <w:r w:rsidRPr="003A4B50">
        <w:rPr>
          <w:rFonts w:ascii="Arial" w:hAnsi="Arial" w:cs="Arial"/>
          <w:szCs w:val="24"/>
          <w:lang w:val="en-US"/>
        </w:rPr>
        <w:t>ABC</w:t>
      </w:r>
      <w:r w:rsidRPr="003A4B50">
        <w:rPr>
          <w:rFonts w:ascii="Arial" w:hAnsi="Arial" w:cs="Arial"/>
          <w:szCs w:val="24"/>
        </w:rPr>
        <w:t>.</w:t>
      </w:r>
    </w:p>
    <w:p w14:paraId="0F8785A3" w14:textId="77777777" w:rsidR="00D153F5" w:rsidRPr="003F2961" w:rsidRDefault="00D153F5" w:rsidP="00197D54">
      <w:pPr>
        <w:pStyle w:val="3"/>
      </w:pPr>
      <w:bookmarkStart w:id="12190" w:name="_Toc521083779"/>
      <w:bookmarkStart w:id="12191" w:name="_Toc521340919"/>
      <w:bookmarkStart w:id="12192" w:name="_Toc521439439"/>
      <w:bookmarkStart w:id="12193" w:name="_Toc67557071"/>
      <w:r w:rsidRPr="003F2961">
        <w:lastRenderedPageBreak/>
        <w:t>Модель данных объекта</w:t>
      </w:r>
      <w:bookmarkEnd w:id="12190"/>
      <w:bookmarkEnd w:id="12191"/>
      <w:bookmarkEnd w:id="12192"/>
      <w:bookmarkEnd w:id="12193"/>
    </w:p>
    <w:p w14:paraId="5D1E6E64" w14:textId="2665261D" w:rsidR="00D153F5" w:rsidRPr="00C8535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2870F7">
        <w:rPr>
          <w:rFonts w:ascii="Arial" w:hAnsi="Arial" w:cs="Arial"/>
          <w:b/>
          <w:sz w:val="22"/>
        </w:rPr>
        <w:t>2</w:t>
      </w:r>
      <w:ins w:id="12194" w:author="Александр" w:date="2020-04-13T13:13:00Z">
        <w:r w:rsidR="0036397B">
          <w:rPr>
            <w:rFonts w:ascii="Arial" w:hAnsi="Arial" w:cs="Arial"/>
            <w:b/>
            <w:sz w:val="22"/>
          </w:rPr>
          <w:t>8</w:t>
        </w:r>
      </w:ins>
      <w:del w:id="12195" w:author="Александр" w:date="2020-04-13T13:13:00Z">
        <w:r w:rsidR="0010588B" w:rsidDel="00870994">
          <w:rPr>
            <w:rFonts w:ascii="Arial" w:hAnsi="Arial" w:cs="Arial"/>
            <w:b/>
            <w:sz w:val="22"/>
          </w:rPr>
          <w:delText>9</w:delText>
        </w:r>
      </w:del>
      <w:r w:rsidRPr="00321205">
        <w:rPr>
          <w:rFonts w:ascii="Arial" w:hAnsi="Arial" w:cs="Arial"/>
          <w:b/>
          <w:sz w:val="22"/>
        </w:rPr>
        <w:t xml:space="preserve">. Модель данных </w:t>
      </w:r>
      <w:r>
        <w:rPr>
          <w:rFonts w:ascii="Arial" w:hAnsi="Arial" w:cs="Arial"/>
          <w:b/>
          <w:sz w:val="22"/>
          <w:lang w:val="en-US"/>
        </w:rPr>
        <w:t>PM</w:t>
      </w:r>
      <w:r w:rsidRPr="00C8535E">
        <w:rPr>
          <w:rFonts w:ascii="Arial" w:hAnsi="Arial" w:cs="Arial"/>
          <w:b/>
          <w:sz w:val="22"/>
        </w:rPr>
        <w:t xml:space="preserve">_28 </w:t>
      </w:r>
      <w:r>
        <w:rPr>
          <w:rFonts w:ascii="Arial" w:hAnsi="Arial" w:cs="Arial"/>
          <w:b/>
          <w:sz w:val="22"/>
        </w:rPr>
        <w:t xml:space="preserve">Код </w:t>
      </w:r>
      <w:r>
        <w:rPr>
          <w:rFonts w:ascii="Arial" w:hAnsi="Arial" w:cs="Arial"/>
          <w:b/>
          <w:sz w:val="22"/>
          <w:lang w:val="en-US"/>
        </w:rPr>
        <w:t>ABC</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80"/>
        <w:gridCol w:w="1390"/>
        <w:gridCol w:w="1605"/>
        <w:gridCol w:w="1811"/>
        <w:gridCol w:w="1009"/>
        <w:gridCol w:w="1477"/>
        <w:gridCol w:w="1857"/>
        <w:gridCol w:w="1824"/>
        <w:gridCol w:w="1175"/>
        <w:gridCol w:w="1193"/>
        <w:gridCol w:w="1063"/>
      </w:tblGrid>
      <w:tr w:rsidR="00D153F5" w:rsidRPr="000E3C42" w14:paraId="08DC90FA" w14:textId="77777777" w:rsidTr="00D153F5">
        <w:trPr>
          <w:cantSplit/>
          <w:trHeight w:val="397"/>
        </w:trPr>
        <w:tc>
          <w:tcPr>
            <w:tcW w:w="194" w:type="pct"/>
            <w:vMerge w:val="restart"/>
            <w:shd w:val="clear" w:color="auto" w:fill="FFC000"/>
            <w:vAlign w:val="center"/>
          </w:tcPr>
          <w:p w14:paraId="737DEAA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64" w:type="pct"/>
            <w:vMerge w:val="restart"/>
            <w:shd w:val="clear" w:color="auto" w:fill="FFC000"/>
          </w:tcPr>
          <w:p w14:paraId="40A04AA8" w14:textId="77777777" w:rsidR="00D153F5" w:rsidRPr="000E3C42" w:rsidRDefault="00D153F5" w:rsidP="00D153F5">
            <w:pPr>
              <w:jc w:val="center"/>
              <w:rPr>
                <w:rFonts w:ascii="Arial" w:hAnsi="Arial" w:cs="Arial"/>
                <w:b/>
                <w:sz w:val="20"/>
                <w:szCs w:val="20"/>
              </w:rPr>
            </w:pPr>
          </w:p>
          <w:p w14:paraId="605CF33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36" w:type="pct"/>
            <w:vMerge w:val="restart"/>
            <w:shd w:val="clear" w:color="auto" w:fill="FFC000"/>
            <w:vAlign w:val="center"/>
          </w:tcPr>
          <w:p w14:paraId="68EB32D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604" w:type="pct"/>
            <w:vMerge w:val="restart"/>
            <w:shd w:val="clear" w:color="auto" w:fill="FFC000"/>
            <w:vAlign w:val="center"/>
          </w:tcPr>
          <w:p w14:paraId="220A1BE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37" w:type="pct"/>
            <w:vMerge w:val="restart"/>
            <w:shd w:val="clear" w:color="auto" w:fill="FFC000"/>
            <w:vAlign w:val="center"/>
          </w:tcPr>
          <w:p w14:paraId="78DC3BE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33F43EA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8" w:type="pct"/>
            <w:gridSpan w:val="2"/>
            <w:shd w:val="clear" w:color="auto" w:fill="FFC000"/>
          </w:tcPr>
          <w:p w14:paraId="3C15609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90" w:type="pct"/>
            <w:gridSpan w:val="2"/>
            <w:shd w:val="clear" w:color="auto" w:fill="FFC000"/>
            <w:vAlign w:val="center"/>
          </w:tcPr>
          <w:p w14:paraId="1B286B3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78A5B9F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791DCF3C" w14:textId="77777777" w:rsidTr="00D153F5">
        <w:trPr>
          <w:cantSplit/>
        </w:trPr>
        <w:tc>
          <w:tcPr>
            <w:tcW w:w="194" w:type="pct"/>
            <w:vMerge/>
            <w:vAlign w:val="center"/>
          </w:tcPr>
          <w:p w14:paraId="10B282B1" w14:textId="77777777" w:rsidR="00D153F5" w:rsidRPr="000E3C42" w:rsidRDefault="00D153F5" w:rsidP="00D153F5">
            <w:pPr>
              <w:jc w:val="center"/>
              <w:rPr>
                <w:rFonts w:ascii="Arial" w:hAnsi="Arial" w:cs="Arial"/>
                <w:sz w:val="20"/>
                <w:szCs w:val="20"/>
              </w:rPr>
            </w:pPr>
          </w:p>
        </w:tc>
        <w:tc>
          <w:tcPr>
            <w:tcW w:w="464" w:type="pct"/>
            <w:vMerge/>
          </w:tcPr>
          <w:p w14:paraId="2B4C78CC" w14:textId="77777777" w:rsidR="00D153F5" w:rsidRPr="000E3C42" w:rsidRDefault="00D153F5" w:rsidP="00D153F5">
            <w:pPr>
              <w:jc w:val="center"/>
              <w:rPr>
                <w:rFonts w:ascii="Arial" w:hAnsi="Arial" w:cs="Arial"/>
                <w:sz w:val="20"/>
                <w:szCs w:val="20"/>
              </w:rPr>
            </w:pPr>
          </w:p>
        </w:tc>
        <w:tc>
          <w:tcPr>
            <w:tcW w:w="536" w:type="pct"/>
            <w:vMerge/>
            <w:vAlign w:val="center"/>
          </w:tcPr>
          <w:p w14:paraId="2FC3024D" w14:textId="77777777" w:rsidR="00D153F5" w:rsidRPr="000E3C42" w:rsidRDefault="00D153F5" w:rsidP="00D153F5">
            <w:pPr>
              <w:jc w:val="center"/>
              <w:rPr>
                <w:rFonts w:ascii="Arial" w:hAnsi="Arial" w:cs="Arial"/>
                <w:sz w:val="20"/>
                <w:szCs w:val="20"/>
              </w:rPr>
            </w:pPr>
          </w:p>
        </w:tc>
        <w:tc>
          <w:tcPr>
            <w:tcW w:w="604" w:type="pct"/>
            <w:vMerge/>
            <w:vAlign w:val="center"/>
          </w:tcPr>
          <w:p w14:paraId="673C15CB" w14:textId="77777777" w:rsidR="00D153F5" w:rsidRPr="000E3C42" w:rsidRDefault="00D153F5" w:rsidP="00D153F5">
            <w:pPr>
              <w:jc w:val="center"/>
              <w:rPr>
                <w:rFonts w:ascii="Arial" w:hAnsi="Arial" w:cs="Arial"/>
                <w:sz w:val="20"/>
                <w:szCs w:val="20"/>
              </w:rPr>
            </w:pPr>
          </w:p>
        </w:tc>
        <w:tc>
          <w:tcPr>
            <w:tcW w:w="337" w:type="pct"/>
            <w:vMerge/>
            <w:vAlign w:val="center"/>
          </w:tcPr>
          <w:p w14:paraId="071CF413" w14:textId="77777777" w:rsidR="00D153F5" w:rsidRPr="000E3C42" w:rsidRDefault="00D153F5" w:rsidP="00D153F5">
            <w:pPr>
              <w:jc w:val="center"/>
              <w:rPr>
                <w:rFonts w:ascii="Arial" w:hAnsi="Arial" w:cs="Arial"/>
                <w:sz w:val="20"/>
                <w:szCs w:val="20"/>
              </w:rPr>
            </w:pPr>
          </w:p>
        </w:tc>
        <w:tc>
          <w:tcPr>
            <w:tcW w:w="493" w:type="pct"/>
            <w:vMerge/>
            <w:vAlign w:val="center"/>
          </w:tcPr>
          <w:p w14:paraId="7CCC42E2"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432ECAF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752D511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668D377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8" w:type="pct"/>
            <w:shd w:val="clear" w:color="auto" w:fill="FFC000"/>
            <w:vAlign w:val="center"/>
          </w:tcPr>
          <w:p w14:paraId="52950AE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3AD0D8E6" w14:textId="77777777" w:rsidR="00D153F5" w:rsidRPr="000E3C42" w:rsidRDefault="00D153F5" w:rsidP="00D153F5">
            <w:pPr>
              <w:jc w:val="center"/>
              <w:rPr>
                <w:rFonts w:ascii="Arial" w:hAnsi="Arial" w:cs="Arial"/>
                <w:b/>
                <w:sz w:val="20"/>
                <w:szCs w:val="20"/>
              </w:rPr>
            </w:pPr>
          </w:p>
        </w:tc>
      </w:tr>
      <w:tr w:rsidR="00D153F5" w:rsidRPr="000E3C42" w14:paraId="64FCA066" w14:textId="77777777" w:rsidTr="00D153F5">
        <w:trPr>
          <w:cantSplit/>
        </w:trPr>
        <w:tc>
          <w:tcPr>
            <w:tcW w:w="194" w:type="pct"/>
          </w:tcPr>
          <w:p w14:paraId="082ED99E" w14:textId="65AA1E45"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464" w:type="pct"/>
          </w:tcPr>
          <w:p w14:paraId="085F4A7C" w14:textId="360E59CA"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36" w:type="pct"/>
          </w:tcPr>
          <w:p w14:paraId="4AB9207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Код ABC</w:t>
            </w:r>
          </w:p>
        </w:tc>
        <w:tc>
          <w:tcPr>
            <w:tcW w:w="604" w:type="pct"/>
          </w:tcPr>
          <w:p w14:paraId="3B1FF9AF"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_28. Дополнительный атрибут технического объекта, определяющий степень критичности оборудования</w:t>
            </w:r>
          </w:p>
        </w:tc>
        <w:tc>
          <w:tcPr>
            <w:tcW w:w="337" w:type="pct"/>
          </w:tcPr>
          <w:p w14:paraId="54BA70BC"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1</w:t>
            </w:r>
          </w:p>
        </w:tc>
        <w:tc>
          <w:tcPr>
            <w:tcW w:w="493" w:type="pct"/>
          </w:tcPr>
          <w:p w14:paraId="0F83C50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T370C-ABCKZ</w:t>
            </w:r>
          </w:p>
        </w:tc>
        <w:tc>
          <w:tcPr>
            <w:tcW w:w="620" w:type="pct"/>
          </w:tcPr>
          <w:p w14:paraId="4D2B34A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0D8FB59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5D367AA2" w14:textId="4C1C75A2"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98" w:type="pct"/>
          </w:tcPr>
          <w:p w14:paraId="0E0B80B5" w14:textId="7AD9A4D6"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5" w:type="pct"/>
          </w:tcPr>
          <w:p w14:paraId="6A5549C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28E54E7A" w14:textId="77777777" w:rsidTr="00D153F5">
        <w:trPr>
          <w:cantSplit/>
        </w:trPr>
        <w:tc>
          <w:tcPr>
            <w:tcW w:w="194" w:type="pct"/>
          </w:tcPr>
          <w:p w14:paraId="4AA256F9" w14:textId="3F606E1C"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464" w:type="pct"/>
          </w:tcPr>
          <w:p w14:paraId="50EF7A34" w14:textId="5F976DED"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36" w:type="pct"/>
          </w:tcPr>
          <w:p w14:paraId="0E2FFE6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Наименование</w:t>
            </w:r>
          </w:p>
        </w:tc>
        <w:tc>
          <w:tcPr>
            <w:tcW w:w="604" w:type="pct"/>
          </w:tcPr>
          <w:p w14:paraId="623E686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 для индикатора ABC к техническим объектам</w:t>
            </w:r>
          </w:p>
        </w:tc>
        <w:tc>
          <w:tcPr>
            <w:tcW w:w="337" w:type="pct"/>
          </w:tcPr>
          <w:p w14:paraId="0F38858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20</w:t>
            </w:r>
          </w:p>
        </w:tc>
        <w:tc>
          <w:tcPr>
            <w:tcW w:w="493" w:type="pct"/>
          </w:tcPr>
          <w:p w14:paraId="066819F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T370C_T- ABCTX</w:t>
            </w:r>
          </w:p>
        </w:tc>
        <w:tc>
          <w:tcPr>
            <w:tcW w:w="620" w:type="pct"/>
          </w:tcPr>
          <w:p w14:paraId="62B7CA00" w14:textId="4F610B3E"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609" w:type="pct"/>
          </w:tcPr>
          <w:p w14:paraId="3FCD5C95" w14:textId="58F923D0"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92" w:type="pct"/>
          </w:tcPr>
          <w:p w14:paraId="4465A043" w14:textId="68DFB7AE"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98" w:type="pct"/>
          </w:tcPr>
          <w:p w14:paraId="09C205E8" w14:textId="6996753C"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5" w:type="pct"/>
          </w:tcPr>
          <w:p w14:paraId="73694768"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bl>
    <w:p w14:paraId="0000752B" w14:textId="77777777" w:rsidR="00D153F5" w:rsidRDefault="00D153F5" w:rsidP="00175EC7">
      <w:pPr>
        <w:rPr>
          <w:rFonts w:eastAsiaTheme="majorEastAsia"/>
        </w:rPr>
      </w:pPr>
    </w:p>
    <w:p w14:paraId="2C9B93BE" w14:textId="77777777" w:rsidR="00D153F5" w:rsidRDefault="00D153F5" w:rsidP="00D153F5">
      <w:pPr>
        <w:spacing w:after="200" w:line="276" w:lineRule="auto"/>
        <w:jc w:val="left"/>
        <w:rPr>
          <w:rFonts w:eastAsiaTheme="majorEastAsia"/>
        </w:rPr>
        <w:sectPr w:rsidR="00D153F5" w:rsidSect="0089336D">
          <w:headerReference w:type="default" r:id="rId46"/>
          <w:footerReference w:type="first" r:id="rId47"/>
          <w:pgSz w:w="16840" w:h="11907" w:orient="landscape" w:code="9"/>
          <w:pgMar w:top="1134" w:right="1134" w:bottom="567" w:left="1134" w:header="737" w:footer="283" w:gutter="0"/>
          <w:cols w:space="708"/>
          <w:docGrid w:linePitch="360"/>
        </w:sectPr>
      </w:pPr>
    </w:p>
    <w:p w14:paraId="677F9E70" w14:textId="77777777" w:rsidR="00D153F5" w:rsidRPr="00977CDA" w:rsidRDefault="00D153F5" w:rsidP="00197D54">
      <w:pPr>
        <w:pStyle w:val="3"/>
      </w:pPr>
      <w:bookmarkStart w:id="12196" w:name="_Toc521083780"/>
      <w:bookmarkStart w:id="12197" w:name="_Toc521340920"/>
      <w:bookmarkStart w:id="12198" w:name="_Toc521439440"/>
      <w:bookmarkStart w:id="12199" w:name="_Toc67557072"/>
      <w:r w:rsidRPr="00977CDA">
        <w:lastRenderedPageBreak/>
        <w:t>Особенности технической реализации</w:t>
      </w:r>
      <w:bookmarkEnd w:id="12196"/>
      <w:bookmarkEnd w:id="12197"/>
      <w:bookmarkEnd w:id="12198"/>
      <w:bookmarkEnd w:id="12199"/>
    </w:p>
    <w:p w14:paraId="25EE2214" w14:textId="5474F773"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681167">
        <w:rPr>
          <w:rFonts w:ascii="Arial" w:hAnsi="Arial" w:cs="Arial"/>
          <w:color w:val="000000" w:themeColor="text1"/>
          <w:szCs w:val="24"/>
        </w:rPr>
        <w:t>V_T370C</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3B9E289E"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C17970">
        <w:rPr>
          <w:rFonts w:ascii="Arial" w:hAnsi="Arial" w:cs="Arial"/>
          <w:color w:val="000000" w:themeColor="text1"/>
          <w:szCs w:val="24"/>
        </w:rPr>
        <w:t>Техобслуживание и ремонт оборудования &amp; Сервис клиентов</w:t>
      </w:r>
      <w:r>
        <w:rPr>
          <w:rFonts w:ascii="Arial" w:hAnsi="Arial" w:cs="Arial"/>
          <w:color w:val="000000" w:themeColor="text1"/>
          <w:szCs w:val="24"/>
        </w:rPr>
        <w:t xml:space="preserve"> -&gt; </w:t>
      </w:r>
      <w:r w:rsidRPr="00C17970">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C17970">
        <w:rPr>
          <w:rFonts w:ascii="Arial" w:hAnsi="Arial" w:cs="Arial"/>
          <w:color w:val="000000" w:themeColor="text1"/>
          <w:szCs w:val="24"/>
        </w:rPr>
        <w:t>Основные параметры настройки</w:t>
      </w:r>
      <w:r>
        <w:rPr>
          <w:rFonts w:ascii="Arial" w:hAnsi="Arial" w:cs="Arial"/>
          <w:color w:val="000000" w:themeColor="text1"/>
          <w:szCs w:val="24"/>
        </w:rPr>
        <w:t xml:space="preserve"> -&gt; </w:t>
      </w:r>
      <w:r w:rsidRPr="00C17970">
        <w:rPr>
          <w:rFonts w:ascii="Arial" w:hAnsi="Arial" w:cs="Arial"/>
          <w:color w:val="000000" w:themeColor="text1"/>
          <w:szCs w:val="24"/>
        </w:rPr>
        <w:t>Общие данные</w:t>
      </w:r>
      <w:r>
        <w:rPr>
          <w:rFonts w:ascii="Arial" w:hAnsi="Arial" w:cs="Arial"/>
          <w:color w:val="000000" w:themeColor="text1"/>
          <w:szCs w:val="24"/>
        </w:rPr>
        <w:t xml:space="preserve"> -&gt; </w:t>
      </w:r>
      <w:r w:rsidRPr="00681167">
        <w:rPr>
          <w:rFonts w:ascii="Arial" w:hAnsi="Arial" w:cs="Arial"/>
          <w:color w:val="000000" w:themeColor="text1"/>
          <w:szCs w:val="24"/>
        </w:rPr>
        <w:t>Определение ABC-кодов</w:t>
      </w:r>
      <w:r>
        <w:rPr>
          <w:rFonts w:ascii="Arial" w:hAnsi="Arial" w:cs="Arial"/>
          <w:color w:val="000000" w:themeColor="text1"/>
          <w:szCs w:val="24"/>
        </w:rPr>
        <w:t>.</w:t>
      </w:r>
    </w:p>
    <w:p w14:paraId="3D88F696" w14:textId="77777777" w:rsidR="00D153F5" w:rsidRPr="00681167" w:rsidRDefault="00D153F5" w:rsidP="00D153F5">
      <w:pPr>
        <w:spacing w:before="240"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4A68B361" w14:textId="77777777" w:rsidR="00D153F5" w:rsidRPr="00977CDA" w:rsidRDefault="00D153F5" w:rsidP="00197D54">
      <w:pPr>
        <w:pStyle w:val="3"/>
      </w:pPr>
      <w:bookmarkStart w:id="12200" w:name="_Toc521083781"/>
      <w:bookmarkStart w:id="12201" w:name="_Toc521340921"/>
      <w:bookmarkStart w:id="12202" w:name="_Toc521439441"/>
      <w:bookmarkStart w:id="12203" w:name="_Toc67557073"/>
      <w:r w:rsidRPr="00977CDA">
        <w:t>Миграция объекта данных</w:t>
      </w:r>
      <w:bookmarkEnd w:id="12200"/>
      <w:bookmarkEnd w:id="12201"/>
      <w:bookmarkEnd w:id="12202"/>
      <w:bookmarkEnd w:id="12203"/>
    </w:p>
    <w:p w14:paraId="2DB676BE" w14:textId="77777777" w:rsidR="00D153F5" w:rsidRPr="00105021" w:rsidRDefault="00D153F5" w:rsidP="00D153F5">
      <w:pPr>
        <w:spacing w:after="240" w:line="276" w:lineRule="auto"/>
        <w:ind w:firstLine="567"/>
        <w:rPr>
          <w:rFonts w:ascii="Arial" w:hAnsi="Arial" w:cs="Arial"/>
          <w:i/>
          <w:color w:val="7F7F7F" w:themeColor="text1" w:themeTint="80"/>
        </w:rPr>
      </w:pPr>
      <w:r>
        <w:rPr>
          <w:rFonts w:ascii="Arial" w:hAnsi="Arial" w:cs="Arial"/>
        </w:rPr>
        <w:t xml:space="preserve">Коды </w:t>
      </w:r>
      <w:r>
        <w:rPr>
          <w:rFonts w:ascii="Arial" w:hAnsi="Arial" w:cs="Arial"/>
          <w:lang w:val="en-US"/>
        </w:rPr>
        <w:t>ABC</w:t>
      </w:r>
      <w:r w:rsidRPr="00105021">
        <w:rPr>
          <w:rFonts w:ascii="Arial" w:hAnsi="Arial" w:cs="Arial"/>
        </w:rPr>
        <w:t xml:space="preserve"> должны быть настроены и перенесены в продуктивную систему до начала миграции данных</w:t>
      </w:r>
      <w:r>
        <w:rPr>
          <w:rFonts w:ascii="Arial" w:hAnsi="Arial" w:cs="Arial"/>
        </w:rPr>
        <w:t>.</w:t>
      </w:r>
    </w:p>
    <w:p w14:paraId="4BF61D15" w14:textId="68E02C74"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2204" w:name="_Объект_основных_данных_15"/>
      <w:bookmarkStart w:id="12205" w:name="_Toc521083782"/>
      <w:bookmarkStart w:id="12206" w:name="_Toc521340922"/>
      <w:bookmarkStart w:id="12207" w:name="_Toc521439442"/>
      <w:bookmarkStart w:id="12208" w:name="_Toc67557074"/>
      <w:bookmarkEnd w:id="12175"/>
      <w:bookmarkEnd w:id="12204"/>
      <w:r w:rsidRPr="00FB401A">
        <w:rPr>
          <w:rFonts w:eastAsiaTheme="majorEastAsia" w:cstheme="majorBidi"/>
          <w:bCs w:val="0"/>
          <w:iCs w:val="0"/>
          <w:szCs w:val="26"/>
        </w:rPr>
        <w:t xml:space="preserve">Объект основных данных </w:t>
      </w:r>
      <w:r w:rsidR="0014461B">
        <w:rPr>
          <w:rFonts w:cs="Arial"/>
          <w:lang w:val="en-US"/>
        </w:rPr>
        <w:t>CROSS</w:t>
      </w:r>
      <w:r w:rsidR="0014461B" w:rsidRPr="00B16063">
        <w:rPr>
          <w:rFonts w:cs="Arial"/>
        </w:rPr>
        <w:t>_9</w:t>
      </w:r>
      <w:r w:rsidR="0014461B">
        <w:rPr>
          <w:rFonts w:cs="Arial"/>
        </w:rPr>
        <w:t xml:space="preserve"> Материалы</w:t>
      </w:r>
      <w:r w:rsidR="0014461B">
        <w:rPr>
          <w:rFonts w:eastAsiaTheme="majorEastAsia" w:cstheme="majorBidi"/>
          <w:bCs w:val="0"/>
          <w:iCs w:val="0"/>
          <w:szCs w:val="26"/>
        </w:rPr>
        <w:t xml:space="preserve"> </w:t>
      </w:r>
      <w:r w:rsidR="00F7331B">
        <w:rPr>
          <w:rFonts w:eastAsiaTheme="majorEastAsia" w:cstheme="majorBidi"/>
          <w:bCs w:val="0"/>
          <w:iCs w:val="0"/>
          <w:szCs w:val="26"/>
        </w:rPr>
        <w:t>(</w:t>
      </w:r>
      <w:r w:rsidR="0014461B">
        <w:rPr>
          <w:rFonts w:eastAsiaTheme="majorEastAsia" w:cstheme="majorBidi"/>
          <w:bCs w:val="0"/>
          <w:iCs w:val="0"/>
          <w:szCs w:val="26"/>
        </w:rPr>
        <w:t>Монтажный узел ТОРО</w:t>
      </w:r>
      <w:r w:rsidR="00F7331B">
        <w:rPr>
          <w:rFonts w:cs="Arial"/>
        </w:rPr>
        <w:t>)</w:t>
      </w:r>
      <w:r w:rsidRPr="00326070">
        <w:rPr>
          <w:rFonts w:eastAsiaTheme="majorEastAsia" w:cstheme="majorBidi"/>
          <w:bCs w:val="0"/>
          <w:iCs w:val="0"/>
          <w:szCs w:val="26"/>
        </w:rPr>
        <w:t>.</w:t>
      </w:r>
      <w:bookmarkEnd w:id="12205"/>
      <w:bookmarkEnd w:id="12206"/>
      <w:bookmarkEnd w:id="12207"/>
      <w:bookmarkEnd w:id="12208"/>
    </w:p>
    <w:p w14:paraId="3BC68219" w14:textId="77777777" w:rsidR="00D153F5" w:rsidRPr="00FB401A" w:rsidRDefault="00D153F5" w:rsidP="00197D54">
      <w:pPr>
        <w:pStyle w:val="3"/>
      </w:pPr>
      <w:bookmarkStart w:id="12209" w:name="_Toc521083783"/>
      <w:bookmarkStart w:id="12210" w:name="_Toc521340923"/>
      <w:bookmarkStart w:id="12211" w:name="_Toc521439443"/>
      <w:bookmarkStart w:id="12212" w:name="_Toc67557075"/>
      <w:r w:rsidRPr="00FB401A">
        <w:t>Описание объекта</w:t>
      </w:r>
      <w:bookmarkEnd w:id="12209"/>
      <w:bookmarkEnd w:id="12210"/>
      <w:bookmarkEnd w:id="12211"/>
      <w:bookmarkEnd w:id="12212"/>
    </w:p>
    <w:p w14:paraId="4979E042" w14:textId="337B814D" w:rsidR="00D153F5" w:rsidRDefault="00B94AFD" w:rsidP="00D153F5">
      <w:pPr>
        <w:spacing w:after="240" w:line="276" w:lineRule="auto"/>
        <w:ind w:firstLine="567"/>
        <w:rPr>
          <w:rFonts w:ascii="Arial" w:hAnsi="Arial" w:cs="Arial"/>
        </w:rPr>
      </w:pPr>
      <w:r>
        <w:rPr>
          <w:rFonts w:ascii="Arial" w:hAnsi="Arial" w:cs="Arial"/>
        </w:rPr>
        <w:t xml:space="preserve">Материал вида </w:t>
      </w:r>
      <w:r>
        <w:rPr>
          <w:rFonts w:ascii="Arial" w:hAnsi="Arial" w:cs="Arial"/>
          <w:lang w:val="en-US"/>
        </w:rPr>
        <w:t>IBAU</w:t>
      </w:r>
      <w:r w:rsidRPr="00B94AFD">
        <w:rPr>
          <w:rFonts w:ascii="Arial" w:hAnsi="Arial" w:cs="Arial"/>
        </w:rPr>
        <w:t xml:space="preserve"> - </w:t>
      </w:r>
      <w:r w:rsidR="00D153F5" w:rsidRPr="00326070">
        <w:rPr>
          <w:rFonts w:ascii="Arial" w:hAnsi="Arial" w:cs="Arial"/>
        </w:rPr>
        <w:t>«Монтажный узел ТОРО» обознача</w:t>
      </w:r>
      <w:r w:rsidR="00D153F5">
        <w:rPr>
          <w:rFonts w:ascii="Arial" w:hAnsi="Arial" w:cs="Arial"/>
        </w:rPr>
        <w:t>ет</w:t>
      </w:r>
      <w:r w:rsidR="00D153F5" w:rsidRPr="00326070">
        <w:rPr>
          <w:rFonts w:ascii="Arial" w:hAnsi="Arial" w:cs="Arial"/>
        </w:rPr>
        <w:t xml:space="preserve"> модел</w:t>
      </w:r>
      <w:r w:rsidR="00D153F5">
        <w:rPr>
          <w:rFonts w:ascii="Arial" w:hAnsi="Arial" w:cs="Arial"/>
        </w:rPr>
        <w:t>ь оборудования и соответствует</w:t>
      </w:r>
      <w:r w:rsidR="00047D7C">
        <w:rPr>
          <w:rFonts w:ascii="Arial" w:hAnsi="Arial" w:cs="Arial"/>
        </w:rPr>
        <w:t xml:space="preserve"> полю «Т</w:t>
      </w:r>
      <w:r w:rsidR="00D153F5" w:rsidRPr="00326070">
        <w:rPr>
          <w:rFonts w:ascii="Arial" w:hAnsi="Arial" w:cs="Arial"/>
        </w:rPr>
        <w:t>ип конструкции» в ЕО.</w:t>
      </w:r>
    </w:p>
    <w:p w14:paraId="639D2262" w14:textId="6C0052F8" w:rsidR="00D153F5" w:rsidRDefault="00D153F5" w:rsidP="00D153F5">
      <w:pPr>
        <w:spacing w:after="240" w:line="276" w:lineRule="auto"/>
        <w:ind w:firstLine="567"/>
        <w:rPr>
          <w:rFonts w:ascii="Arial" w:hAnsi="Arial" w:cs="Arial"/>
        </w:rPr>
      </w:pPr>
      <w:r>
        <w:rPr>
          <w:rFonts w:ascii="Arial" w:hAnsi="Arial" w:cs="Arial"/>
        </w:rPr>
        <w:t xml:space="preserve">Поле </w:t>
      </w:r>
      <w:r w:rsidR="00C73374">
        <w:rPr>
          <w:rFonts w:ascii="Arial" w:hAnsi="Arial" w:cs="Arial"/>
        </w:rPr>
        <w:t>«М</w:t>
      </w:r>
      <w:r>
        <w:rPr>
          <w:rFonts w:ascii="Arial" w:hAnsi="Arial" w:cs="Arial"/>
        </w:rPr>
        <w:t>онтажный узел</w:t>
      </w:r>
      <w:r w:rsidR="00C73374">
        <w:rPr>
          <w:rFonts w:ascii="Arial" w:hAnsi="Arial" w:cs="Arial"/>
        </w:rPr>
        <w:t>»</w:t>
      </w:r>
      <w:r>
        <w:rPr>
          <w:rFonts w:ascii="Arial" w:hAnsi="Arial" w:cs="Arial"/>
        </w:rPr>
        <w:t xml:space="preserve"> используется для определения модели оборудования в инструкциях ТОРО, что позволяет вести общие нормативы обслуживания для оборудования одной модели.</w:t>
      </w:r>
    </w:p>
    <w:p w14:paraId="1E3D04B6" w14:textId="77777777" w:rsidR="00D153F5" w:rsidRDefault="00D153F5" w:rsidP="00D153F5">
      <w:pPr>
        <w:spacing w:after="240" w:line="276" w:lineRule="auto"/>
        <w:ind w:firstLine="567"/>
        <w:rPr>
          <w:rFonts w:ascii="Arial" w:hAnsi="Arial" w:cs="Arial"/>
        </w:rPr>
      </w:pPr>
      <w:r>
        <w:rPr>
          <w:rFonts w:ascii="Arial" w:hAnsi="Arial" w:cs="Arial"/>
        </w:rPr>
        <w:t>Для описания модели оборудования используется объект системы Основная запись материала (ОЗМ).</w:t>
      </w:r>
    </w:p>
    <w:p w14:paraId="25EA7E4E" w14:textId="44E04B89" w:rsidR="00D153F5" w:rsidRDefault="00D153F5" w:rsidP="00D153F5">
      <w:pPr>
        <w:spacing w:after="240" w:line="276" w:lineRule="auto"/>
        <w:ind w:firstLine="567"/>
        <w:rPr>
          <w:rFonts w:ascii="Arial" w:hAnsi="Arial" w:cs="Arial"/>
        </w:rPr>
      </w:pPr>
      <w:r>
        <w:rPr>
          <w:rFonts w:ascii="Arial" w:hAnsi="Arial" w:cs="Arial"/>
        </w:rPr>
        <w:t>Подробное описание справочника материалов приведено</w:t>
      </w:r>
      <w:r w:rsidRPr="00C95CAA">
        <w:rPr>
          <w:rFonts w:ascii="Arial" w:hAnsi="Arial" w:cs="Arial"/>
          <w:szCs w:val="24"/>
        </w:rPr>
        <w:t xml:space="preserve"> в КД </w:t>
      </w:r>
      <w:del w:id="12213" w:author="Владимир Лаут" w:date="2021-03-05T12:46:00Z">
        <w:r w:rsidRPr="00C95CAA" w:rsidDel="006D5936">
          <w:rPr>
            <w:rFonts w:ascii="Arial" w:hAnsi="Arial" w:cs="Arial"/>
            <w:szCs w:val="24"/>
          </w:rPr>
          <w:delText>ERP.</w:delText>
        </w:r>
      </w:del>
      <w:ins w:id="12214" w:author="Александр" w:date="2020-04-13T08:11:00Z">
        <w:del w:id="12215" w:author="Владимир Лаут" w:date="2021-03-05T12:46:00Z">
          <w:r w:rsidR="00790D31" w:rsidDel="006D5936">
            <w:rPr>
              <w:rFonts w:ascii="Arial" w:hAnsi="Arial" w:cs="Arial"/>
              <w:szCs w:val="24"/>
            </w:rPr>
            <w:delText>9.9.2</w:delText>
          </w:r>
        </w:del>
      </w:ins>
      <w:ins w:id="12216" w:author="Владимир Лаут" w:date="2021-03-05T12:46:00Z">
        <w:r w:rsidR="006D5936">
          <w:rPr>
            <w:rFonts w:ascii="Arial" w:hAnsi="Arial" w:cs="Arial"/>
            <w:szCs w:val="24"/>
          </w:rPr>
          <w:t>ERP.13.9.2</w:t>
        </w:r>
      </w:ins>
      <w:del w:id="12217" w:author="Александр" w:date="2020-04-13T08:11:00Z">
        <w:r w:rsidRPr="00C95CAA" w:rsidDel="00790D31">
          <w:rPr>
            <w:rFonts w:ascii="Arial" w:hAnsi="Arial" w:cs="Arial"/>
            <w:szCs w:val="24"/>
          </w:rPr>
          <w:delText>5.1</w:delText>
        </w:r>
      </w:del>
      <w:r w:rsidRPr="00C95CAA">
        <w:rPr>
          <w:rFonts w:ascii="Arial" w:hAnsi="Arial" w:cs="Arial"/>
          <w:szCs w:val="24"/>
        </w:rPr>
        <w:t xml:space="preserve">.47_Концепция по нормативно-справочной информации, </w:t>
      </w:r>
      <w:r>
        <w:rPr>
          <w:rFonts w:ascii="Arial" w:hAnsi="Arial" w:cs="Arial"/>
        </w:rPr>
        <w:t xml:space="preserve">раздел </w:t>
      </w:r>
      <w:r>
        <w:rPr>
          <w:rFonts w:ascii="Arial" w:hAnsi="Arial" w:cs="Arial"/>
          <w:lang w:val="en-US"/>
        </w:rPr>
        <w:t>CROSS</w:t>
      </w:r>
      <w:r w:rsidRPr="00B16063">
        <w:rPr>
          <w:rFonts w:ascii="Arial" w:hAnsi="Arial" w:cs="Arial"/>
        </w:rPr>
        <w:t xml:space="preserve">_9 </w:t>
      </w:r>
      <w:r>
        <w:rPr>
          <w:rFonts w:ascii="Arial" w:hAnsi="Arial" w:cs="Arial"/>
        </w:rPr>
        <w:t>Материалы.</w:t>
      </w:r>
    </w:p>
    <w:p w14:paraId="2FFC350D" w14:textId="77777777" w:rsidR="00D153F5" w:rsidRPr="00FB401A" w:rsidRDefault="00D153F5" w:rsidP="00197D54">
      <w:pPr>
        <w:pStyle w:val="3"/>
      </w:pPr>
      <w:bookmarkStart w:id="12218" w:name="_Toc521083784"/>
      <w:bookmarkStart w:id="12219" w:name="_Toc521340924"/>
      <w:bookmarkStart w:id="12220" w:name="_Toc521439444"/>
      <w:bookmarkStart w:id="12221" w:name="_Toc67557076"/>
      <w:r w:rsidRPr="00FB401A">
        <w:t>Принципы кодирования и нумерации</w:t>
      </w:r>
      <w:bookmarkEnd w:id="12218"/>
      <w:bookmarkEnd w:id="12219"/>
      <w:bookmarkEnd w:id="12220"/>
      <w:bookmarkEnd w:id="12221"/>
    </w:p>
    <w:p w14:paraId="0D21FCCA" w14:textId="25A45C34" w:rsidR="00D153F5" w:rsidRDefault="00D153F5" w:rsidP="00197D54">
      <w:pPr>
        <w:pStyle w:val="a9"/>
        <w:keepNext/>
        <w:spacing w:after="240" w:afterAutospacing="0" w:line="276" w:lineRule="auto"/>
        <w:ind w:firstLine="567"/>
        <w:rPr>
          <w:rFonts w:ascii="Arial" w:hAnsi="Arial" w:cs="Arial"/>
          <w:color w:val="000000"/>
        </w:rPr>
      </w:pPr>
      <w:r>
        <w:rPr>
          <w:rFonts w:ascii="Arial" w:hAnsi="Arial" w:cs="Arial"/>
        </w:rPr>
        <w:t xml:space="preserve">Для кодирования монтажных узлов ТОРО (моделей оборудования) используется маска </w:t>
      </w:r>
      <w:r w:rsidRPr="008F6A59">
        <w:rPr>
          <w:rFonts w:ascii="Arial" w:hAnsi="Arial" w:cs="Arial"/>
          <w:b/>
          <w:color w:val="000000"/>
        </w:rPr>
        <w:t>AANNNNNNN</w:t>
      </w:r>
      <w:r w:rsidRPr="008F6A59">
        <w:rPr>
          <w:rFonts w:ascii="Arial" w:hAnsi="Arial" w:cs="Arial"/>
          <w:color w:val="000000"/>
        </w:rPr>
        <w:t>, где</w:t>
      </w:r>
      <w:r>
        <w:rPr>
          <w:rFonts w:ascii="Arial" w:hAnsi="Arial" w:cs="Arial"/>
          <w:color w:val="000000"/>
        </w:rPr>
        <w:t xml:space="preserve">: </w:t>
      </w:r>
      <w:r w:rsidRPr="008F6A59">
        <w:rPr>
          <w:rFonts w:ascii="Arial" w:hAnsi="Arial" w:cs="Arial"/>
          <w:color w:val="000000"/>
        </w:rPr>
        <w:t xml:space="preserve">1-2 символы – префикс </w:t>
      </w:r>
      <w:r w:rsidRPr="00E518B8">
        <w:rPr>
          <w:rFonts w:ascii="Arial" w:hAnsi="Arial" w:cs="Arial"/>
          <w:color w:val="000000"/>
        </w:rPr>
        <w:t>«96»</w:t>
      </w:r>
      <w:r w:rsidRPr="008F6A59">
        <w:rPr>
          <w:rFonts w:ascii="Arial" w:hAnsi="Arial" w:cs="Arial"/>
          <w:color w:val="000000"/>
        </w:rPr>
        <w:t>;</w:t>
      </w:r>
      <w:r>
        <w:rPr>
          <w:rFonts w:ascii="Arial" w:hAnsi="Arial" w:cs="Arial"/>
          <w:color w:val="000000"/>
        </w:rPr>
        <w:t xml:space="preserve"> </w:t>
      </w:r>
      <w:r w:rsidRPr="008F6A59">
        <w:rPr>
          <w:rFonts w:ascii="Arial" w:hAnsi="Arial" w:cs="Arial"/>
          <w:color w:val="000000"/>
        </w:rPr>
        <w:t>3-9 символы – порядковый номер Модели оборудования (сквозная нумерация с 0000001 по 9999999)</w:t>
      </w:r>
      <w:r>
        <w:rPr>
          <w:rFonts w:ascii="Arial" w:hAnsi="Arial" w:cs="Arial"/>
          <w:color w:val="000000"/>
        </w:rPr>
        <w:t>.</w:t>
      </w:r>
    </w:p>
    <w:p w14:paraId="6BEB8B26" w14:textId="77777777" w:rsidR="00D153F5" w:rsidRPr="00FB401A" w:rsidRDefault="00D153F5" w:rsidP="00197D54">
      <w:pPr>
        <w:pStyle w:val="3"/>
      </w:pPr>
      <w:bookmarkStart w:id="12222" w:name="_Toc521083785"/>
      <w:bookmarkStart w:id="12223" w:name="_Toc521340925"/>
      <w:bookmarkStart w:id="12224" w:name="_Toc521439445"/>
      <w:bookmarkStart w:id="12225" w:name="_Toc67557077"/>
      <w:r>
        <w:t>К</w:t>
      </w:r>
      <w:r w:rsidRPr="00FB401A">
        <w:t>лючевые параметры объекта</w:t>
      </w:r>
      <w:bookmarkEnd w:id="12222"/>
      <w:bookmarkEnd w:id="12223"/>
      <w:bookmarkEnd w:id="12224"/>
      <w:bookmarkEnd w:id="12225"/>
    </w:p>
    <w:p w14:paraId="464632BB" w14:textId="77777777" w:rsidR="00D153F5" w:rsidRDefault="00D153F5" w:rsidP="00D153F5">
      <w:pPr>
        <w:spacing w:after="120" w:line="276" w:lineRule="auto"/>
        <w:ind w:firstLine="567"/>
        <w:rPr>
          <w:rFonts w:ascii="Arial" w:hAnsi="Arial" w:cs="Arial"/>
        </w:rPr>
      </w:pPr>
      <w:r w:rsidRPr="00FA471B">
        <w:rPr>
          <w:rFonts w:ascii="Arial" w:hAnsi="Arial" w:cs="Arial"/>
        </w:rPr>
        <w:t>Клю</w:t>
      </w:r>
      <w:r>
        <w:rPr>
          <w:rFonts w:ascii="Arial" w:hAnsi="Arial" w:cs="Arial"/>
        </w:rPr>
        <w:t>чевыми параметрами объекта являются:</w:t>
      </w:r>
    </w:p>
    <w:p w14:paraId="57F6C4AB" w14:textId="77777777" w:rsidR="00D153F5" w:rsidRPr="003A4B50" w:rsidRDefault="00D153F5" w:rsidP="00197D54">
      <w:pPr>
        <w:pStyle w:val="afc"/>
        <w:numPr>
          <w:ilvl w:val="0"/>
          <w:numId w:val="16"/>
        </w:numPr>
        <w:spacing w:after="120" w:line="276" w:lineRule="auto"/>
        <w:ind w:left="851" w:hanging="284"/>
        <w:rPr>
          <w:rFonts w:ascii="Arial" w:hAnsi="Arial" w:cs="Arial"/>
          <w:szCs w:val="24"/>
        </w:rPr>
      </w:pPr>
      <w:r w:rsidRPr="003A4B50">
        <w:rPr>
          <w:rFonts w:ascii="Arial" w:hAnsi="Arial" w:cs="Arial"/>
          <w:szCs w:val="24"/>
        </w:rPr>
        <w:t>MTART – Вид материала,</w:t>
      </w:r>
    </w:p>
    <w:p w14:paraId="2DA61939" w14:textId="6E98273E" w:rsidR="00D153F5" w:rsidRPr="00FA529F" w:rsidRDefault="00D153F5" w:rsidP="007A44ED">
      <w:pPr>
        <w:pStyle w:val="afc"/>
        <w:numPr>
          <w:ilvl w:val="0"/>
          <w:numId w:val="16"/>
        </w:numPr>
        <w:spacing w:after="240" w:line="276" w:lineRule="auto"/>
        <w:ind w:left="851" w:hanging="284"/>
        <w:rPr>
          <w:rFonts w:ascii="Arial" w:hAnsi="Arial" w:cs="Arial"/>
        </w:rPr>
      </w:pPr>
      <w:r w:rsidRPr="00FA529F">
        <w:rPr>
          <w:rFonts w:ascii="Arial" w:hAnsi="Arial" w:cs="Arial"/>
          <w:szCs w:val="24"/>
          <w:lang w:val="en-US"/>
        </w:rPr>
        <w:lastRenderedPageBreak/>
        <w:t>MATNR</w:t>
      </w:r>
      <w:r w:rsidRPr="00FA529F">
        <w:rPr>
          <w:rFonts w:ascii="Arial" w:hAnsi="Arial" w:cs="Arial"/>
          <w:szCs w:val="24"/>
        </w:rPr>
        <w:t xml:space="preserve"> - Номер материала.</w:t>
      </w:r>
    </w:p>
    <w:p w14:paraId="58227D71" w14:textId="77777777" w:rsidR="00D153F5" w:rsidRPr="00FA471B" w:rsidRDefault="00D153F5" w:rsidP="00DE2833">
      <w:pPr>
        <w:pStyle w:val="afc"/>
        <w:numPr>
          <w:ilvl w:val="0"/>
          <w:numId w:val="16"/>
        </w:numPr>
        <w:spacing w:after="240" w:line="276" w:lineRule="auto"/>
        <w:rPr>
          <w:rFonts w:ascii="Arial" w:hAnsi="Arial" w:cs="Arial"/>
        </w:rPr>
        <w:sectPr w:rsidR="00D153F5" w:rsidRPr="00FA471B" w:rsidSect="0089336D">
          <w:headerReference w:type="default" r:id="rId48"/>
          <w:headerReference w:type="first" r:id="rId49"/>
          <w:pgSz w:w="11907" w:h="16840" w:code="9"/>
          <w:pgMar w:top="1134" w:right="567" w:bottom="1134" w:left="1134" w:header="737" w:footer="283" w:gutter="0"/>
          <w:cols w:space="708"/>
          <w:docGrid w:linePitch="360"/>
        </w:sectPr>
      </w:pPr>
    </w:p>
    <w:p w14:paraId="3E333ACF" w14:textId="77777777" w:rsidR="00D153F5" w:rsidRPr="003F2961" w:rsidRDefault="00D153F5" w:rsidP="00197D54">
      <w:pPr>
        <w:pStyle w:val="3"/>
      </w:pPr>
      <w:bookmarkStart w:id="12226" w:name="_Toc521083786"/>
      <w:bookmarkStart w:id="12227" w:name="_Toc521340926"/>
      <w:bookmarkStart w:id="12228" w:name="_Toc521439446"/>
      <w:bookmarkStart w:id="12229" w:name="_Toc67557078"/>
      <w:r w:rsidRPr="003F2961">
        <w:lastRenderedPageBreak/>
        <w:t>Модель данных объекта</w:t>
      </w:r>
      <w:bookmarkEnd w:id="12226"/>
      <w:bookmarkEnd w:id="12227"/>
      <w:bookmarkEnd w:id="12228"/>
      <w:bookmarkEnd w:id="12229"/>
    </w:p>
    <w:p w14:paraId="4E63DA1C" w14:textId="7A5E4B07" w:rsidR="00D153F5" w:rsidRPr="00326070" w:rsidRDefault="00D153F5" w:rsidP="00D153F5">
      <w:pPr>
        <w:pStyle w:val="a9"/>
        <w:keepNext/>
        <w:spacing w:after="240" w:afterAutospacing="0" w:line="276" w:lineRule="auto"/>
        <w:jc w:val="right"/>
        <w:rPr>
          <w:rFonts w:ascii="Arial" w:hAnsi="Arial" w:cs="Arial"/>
          <w:b/>
          <w:sz w:val="22"/>
        </w:rPr>
      </w:pPr>
      <w:r>
        <w:rPr>
          <w:rFonts w:ascii="Arial" w:hAnsi="Arial" w:cs="Arial"/>
          <w:b/>
          <w:sz w:val="22"/>
        </w:rPr>
        <w:t xml:space="preserve">Таблица </w:t>
      </w:r>
      <w:ins w:id="12230" w:author="Александр" w:date="2020-04-13T13:13:00Z">
        <w:r w:rsidR="0036397B">
          <w:rPr>
            <w:rFonts w:ascii="Arial" w:hAnsi="Arial" w:cs="Arial"/>
            <w:b/>
            <w:sz w:val="22"/>
          </w:rPr>
          <w:t>29</w:t>
        </w:r>
      </w:ins>
      <w:del w:id="12231" w:author="Александр" w:date="2020-04-13T13:13:00Z">
        <w:r w:rsidR="0010588B" w:rsidDel="00870994">
          <w:rPr>
            <w:rFonts w:ascii="Arial" w:hAnsi="Arial" w:cs="Arial"/>
            <w:b/>
            <w:sz w:val="22"/>
          </w:rPr>
          <w:delText>30</w:delText>
        </w:r>
      </w:del>
      <w:r w:rsidRPr="00321205">
        <w:rPr>
          <w:rFonts w:ascii="Arial" w:hAnsi="Arial" w:cs="Arial"/>
          <w:b/>
          <w:sz w:val="22"/>
        </w:rPr>
        <w:t xml:space="preserve">. Модель данных </w:t>
      </w:r>
      <w:r w:rsidR="0014461B">
        <w:rPr>
          <w:rFonts w:ascii="Arial" w:hAnsi="Arial" w:cs="Arial"/>
          <w:b/>
          <w:sz w:val="22"/>
          <w:lang w:val="en-US"/>
        </w:rPr>
        <w:t>CROSS</w:t>
      </w:r>
      <w:r w:rsidR="0014461B" w:rsidRPr="0014461B">
        <w:rPr>
          <w:rFonts w:ascii="Arial" w:hAnsi="Arial" w:cs="Arial"/>
          <w:b/>
          <w:sz w:val="22"/>
        </w:rPr>
        <w:t xml:space="preserve">_9 </w:t>
      </w:r>
      <w:r w:rsidR="0014461B">
        <w:rPr>
          <w:rFonts w:ascii="Arial" w:hAnsi="Arial" w:cs="Arial"/>
          <w:b/>
          <w:sz w:val="22"/>
        </w:rPr>
        <w:t>Материалы</w:t>
      </w:r>
      <w:r w:rsidRPr="00326070">
        <w:rPr>
          <w:rFonts w:ascii="Arial" w:hAnsi="Arial" w:cs="Arial"/>
          <w:b/>
          <w:sz w:val="22"/>
        </w:rPr>
        <w:t xml:space="preserve"> </w:t>
      </w:r>
      <w:r w:rsidR="0014461B">
        <w:rPr>
          <w:rFonts w:ascii="Arial" w:hAnsi="Arial" w:cs="Arial"/>
          <w:b/>
          <w:sz w:val="22"/>
        </w:rPr>
        <w:t>(</w:t>
      </w:r>
      <w:r w:rsidRPr="00326070">
        <w:rPr>
          <w:rFonts w:ascii="Arial" w:hAnsi="Arial" w:cs="Arial"/>
          <w:b/>
          <w:sz w:val="22"/>
        </w:rPr>
        <w:t>Монтажный узел ТОРО</w:t>
      </w:r>
      <w:r w:rsidR="0014461B">
        <w:rPr>
          <w:rFonts w:ascii="Arial" w:hAnsi="Arial" w:cs="Arial"/>
          <w:b/>
          <w:sz w:val="22"/>
        </w:rPr>
        <w:t>)</w:t>
      </w:r>
    </w:p>
    <w:tbl>
      <w:tblPr>
        <w:tblW w:w="5403"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682"/>
        <w:gridCol w:w="1605"/>
        <w:gridCol w:w="2151"/>
        <w:gridCol w:w="839"/>
        <w:gridCol w:w="1477"/>
        <w:gridCol w:w="1857"/>
        <w:gridCol w:w="1824"/>
        <w:gridCol w:w="29"/>
        <w:gridCol w:w="1145"/>
        <w:gridCol w:w="1604"/>
        <w:gridCol w:w="1063"/>
      </w:tblGrid>
      <w:tr w:rsidR="00D153F5" w:rsidRPr="000E3C42" w14:paraId="13DC14B7" w14:textId="77777777" w:rsidTr="00790D31">
        <w:trPr>
          <w:cantSplit/>
          <w:trHeight w:val="397"/>
        </w:trPr>
        <w:tc>
          <w:tcPr>
            <w:tcW w:w="140" w:type="pct"/>
            <w:vMerge w:val="restart"/>
            <w:shd w:val="clear" w:color="auto" w:fill="FFC000"/>
            <w:vAlign w:val="center"/>
          </w:tcPr>
          <w:p w14:paraId="67B345E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535" w:type="pct"/>
            <w:vMerge w:val="restart"/>
            <w:shd w:val="clear" w:color="auto" w:fill="FFC000"/>
          </w:tcPr>
          <w:p w14:paraId="638C9D2E" w14:textId="77777777" w:rsidR="00D153F5" w:rsidRPr="000E3C42" w:rsidRDefault="00D153F5" w:rsidP="00D153F5">
            <w:pPr>
              <w:jc w:val="center"/>
              <w:rPr>
                <w:rFonts w:ascii="Arial" w:hAnsi="Arial" w:cs="Arial"/>
                <w:b/>
                <w:sz w:val="20"/>
                <w:szCs w:val="20"/>
              </w:rPr>
            </w:pPr>
          </w:p>
          <w:p w14:paraId="2476E2C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11" w:type="pct"/>
            <w:vMerge w:val="restart"/>
            <w:shd w:val="clear" w:color="auto" w:fill="FFC000"/>
            <w:vAlign w:val="center"/>
          </w:tcPr>
          <w:p w14:paraId="7FE5AEF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684" w:type="pct"/>
            <w:vMerge w:val="restart"/>
            <w:shd w:val="clear" w:color="auto" w:fill="FFC000"/>
            <w:vAlign w:val="center"/>
          </w:tcPr>
          <w:p w14:paraId="297579E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67" w:type="pct"/>
            <w:vMerge w:val="restart"/>
            <w:shd w:val="clear" w:color="auto" w:fill="FFC000"/>
            <w:vAlign w:val="center"/>
          </w:tcPr>
          <w:p w14:paraId="1AD202F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70" w:type="pct"/>
            <w:vMerge w:val="restart"/>
            <w:shd w:val="clear" w:color="auto" w:fill="FFC000"/>
            <w:vAlign w:val="center"/>
          </w:tcPr>
          <w:p w14:paraId="05C856C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180" w:type="pct"/>
            <w:gridSpan w:val="3"/>
            <w:shd w:val="clear" w:color="auto" w:fill="FFC000"/>
          </w:tcPr>
          <w:p w14:paraId="71B51D9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75" w:type="pct"/>
            <w:gridSpan w:val="2"/>
            <w:shd w:val="clear" w:color="auto" w:fill="FFC000"/>
            <w:vAlign w:val="center"/>
          </w:tcPr>
          <w:p w14:paraId="4C3C8D1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38" w:type="pct"/>
            <w:vMerge w:val="restart"/>
            <w:shd w:val="clear" w:color="auto" w:fill="FFC000"/>
            <w:vAlign w:val="center"/>
          </w:tcPr>
          <w:p w14:paraId="49FD420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490E9B78" w14:textId="77777777" w:rsidTr="00790D31">
        <w:trPr>
          <w:cantSplit/>
        </w:trPr>
        <w:tc>
          <w:tcPr>
            <w:tcW w:w="140" w:type="pct"/>
            <w:vMerge/>
            <w:vAlign w:val="center"/>
          </w:tcPr>
          <w:p w14:paraId="7D136D18" w14:textId="77777777" w:rsidR="00D153F5" w:rsidRPr="000E3C42" w:rsidRDefault="00D153F5" w:rsidP="00D153F5">
            <w:pPr>
              <w:jc w:val="center"/>
              <w:rPr>
                <w:rFonts w:ascii="Arial" w:hAnsi="Arial" w:cs="Arial"/>
                <w:sz w:val="20"/>
                <w:szCs w:val="20"/>
              </w:rPr>
            </w:pPr>
          </w:p>
        </w:tc>
        <w:tc>
          <w:tcPr>
            <w:tcW w:w="535" w:type="pct"/>
            <w:vMerge/>
          </w:tcPr>
          <w:p w14:paraId="6D4D2FE5" w14:textId="77777777" w:rsidR="00D153F5" w:rsidRPr="000E3C42" w:rsidRDefault="00D153F5" w:rsidP="00D153F5">
            <w:pPr>
              <w:jc w:val="center"/>
              <w:rPr>
                <w:rFonts w:ascii="Arial" w:hAnsi="Arial" w:cs="Arial"/>
                <w:sz w:val="20"/>
                <w:szCs w:val="20"/>
              </w:rPr>
            </w:pPr>
          </w:p>
        </w:tc>
        <w:tc>
          <w:tcPr>
            <w:tcW w:w="511" w:type="pct"/>
            <w:vMerge/>
            <w:vAlign w:val="center"/>
          </w:tcPr>
          <w:p w14:paraId="45335FE6" w14:textId="77777777" w:rsidR="00D153F5" w:rsidRPr="000E3C42" w:rsidRDefault="00D153F5" w:rsidP="00D153F5">
            <w:pPr>
              <w:jc w:val="center"/>
              <w:rPr>
                <w:rFonts w:ascii="Arial" w:hAnsi="Arial" w:cs="Arial"/>
                <w:sz w:val="20"/>
                <w:szCs w:val="20"/>
              </w:rPr>
            </w:pPr>
          </w:p>
        </w:tc>
        <w:tc>
          <w:tcPr>
            <w:tcW w:w="684" w:type="pct"/>
            <w:vMerge/>
            <w:vAlign w:val="center"/>
          </w:tcPr>
          <w:p w14:paraId="5EF2D032" w14:textId="77777777" w:rsidR="00D153F5" w:rsidRPr="000E3C42" w:rsidRDefault="00D153F5" w:rsidP="00D153F5">
            <w:pPr>
              <w:jc w:val="center"/>
              <w:rPr>
                <w:rFonts w:ascii="Arial" w:hAnsi="Arial" w:cs="Arial"/>
                <w:sz w:val="20"/>
                <w:szCs w:val="20"/>
              </w:rPr>
            </w:pPr>
          </w:p>
        </w:tc>
        <w:tc>
          <w:tcPr>
            <w:tcW w:w="267" w:type="pct"/>
            <w:vMerge/>
            <w:vAlign w:val="center"/>
          </w:tcPr>
          <w:p w14:paraId="2429FF9C" w14:textId="77777777" w:rsidR="00D153F5" w:rsidRPr="000E3C42" w:rsidRDefault="00D153F5" w:rsidP="00D153F5">
            <w:pPr>
              <w:jc w:val="center"/>
              <w:rPr>
                <w:rFonts w:ascii="Arial" w:hAnsi="Arial" w:cs="Arial"/>
                <w:sz w:val="20"/>
                <w:szCs w:val="20"/>
              </w:rPr>
            </w:pPr>
          </w:p>
        </w:tc>
        <w:tc>
          <w:tcPr>
            <w:tcW w:w="470" w:type="pct"/>
            <w:vMerge/>
            <w:vAlign w:val="center"/>
          </w:tcPr>
          <w:p w14:paraId="7A3FB74B" w14:textId="77777777" w:rsidR="00D153F5" w:rsidRPr="000E3C42" w:rsidRDefault="00D153F5" w:rsidP="00D153F5">
            <w:pPr>
              <w:jc w:val="center"/>
              <w:rPr>
                <w:rFonts w:ascii="Arial" w:hAnsi="Arial" w:cs="Arial"/>
                <w:sz w:val="20"/>
                <w:szCs w:val="20"/>
              </w:rPr>
            </w:pPr>
          </w:p>
        </w:tc>
        <w:tc>
          <w:tcPr>
            <w:tcW w:w="591" w:type="pct"/>
            <w:tcBorders>
              <w:top w:val="single" w:sz="6" w:space="0" w:color="auto"/>
              <w:bottom w:val="single" w:sz="6" w:space="0" w:color="auto"/>
            </w:tcBorders>
            <w:shd w:val="clear" w:color="auto" w:fill="FFC000"/>
          </w:tcPr>
          <w:p w14:paraId="7967BE3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580" w:type="pct"/>
            <w:tcBorders>
              <w:top w:val="single" w:sz="6" w:space="0" w:color="auto"/>
              <w:bottom w:val="single" w:sz="6" w:space="0" w:color="auto"/>
            </w:tcBorders>
            <w:shd w:val="clear" w:color="auto" w:fill="FFC000"/>
          </w:tcPr>
          <w:p w14:paraId="1BF93B7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74" w:type="pct"/>
            <w:gridSpan w:val="2"/>
            <w:tcBorders>
              <w:top w:val="single" w:sz="6" w:space="0" w:color="auto"/>
              <w:bottom w:val="single" w:sz="6" w:space="0" w:color="auto"/>
            </w:tcBorders>
            <w:shd w:val="clear" w:color="auto" w:fill="FFC000"/>
            <w:vAlign w:val="center"/>
          </w:tcPr>
          <w:p w14:paraId="436C1FD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510" w:type="pct"/>
            <w:shd w:val="clear" w:color="auto" w:fill="FFC000"/>
            <w:vAlign w:val="center"/>
          </w:tcPr>
          <w:p w14:paraId="260DAD5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38" w:type="pct"/>
            <w:vMerge/>
            <w:shd w:val="clear" w:color="auto" w:fill="FFC000"/>
          </w:tcPr>
          <w:p w14:paraId="75BF5AE3" w14:textId="77777777" w:rsidR="00D153F5" w:rsidRPr="000E3C42" w:rsidRDefault="00D153F5" w:rsidP="00D153F5">
            <w:pPr>
              <w:jc w:val="center"/>
              <w:rPr>
                <w:rFonts w:ascii="Arial" w:hAnsi="Arial" w:cs="Arial"/>
                <w:b/>
                <w:sz w:val="20"/>
                <w:szCs w:val="20"/>
              </w:rPr>
            </w:pPr>
          </w:p>
        </w:tc>
      </w:tr>
      <w:tr w:rsidR="00D153F5" w:rsidRPr="000E3C42" w14:paraId="06F5CB62" w14:textId="77777777" w:rsidTr="00790D31">
        <w:trPr>
          <w:cantSplit/>
        </w:trPr>
        <w:tc>
          <w:tcPr>
            <w:tcW w:w="140" w:type="pct"/>
          </w:tcPr>
          <w:p w14:paraId="2E4750BC" w14:textId="7EBC35B5" w:rsidR="00D153F5" w:rsidRPr="000E3C42" w:rsidRDefault="00055ACE" w:rsidP="00D153F5">
            <w:pPr>
              <w:rPr>
                <w:rFonts w:ascii="Arial" w:hAnsi="Arial" w:cs="Arial"/>
                <w:sz w:val="20"/>
                <w:szCs w:val="20"/>
                <w:lang w:val="en-US"/>
              </w:rPr>
            </w:pPr>
            <w:r>
              <w:rPr>
                <w:rFonts w:ascii="Arial" w:hAnsi="Arial" w:cs="Arial"/>
                <w:sz w:val="20"/>
                <w:szCs w:val="20"/>
              </w:rPr>
              <w:t>1</w:t>
            </w:r>
            <w:r w:rsidR="00D153F5" w:rsidRPr="000E3C42">
              <w:rPr>
                <w:rFonts w:ascii="Arial" w:hAnsi="Arial" w:cs="Arial"/>
                <w:sz w:val="20"/>
                <w:szCs w:val="20"/>
                <w:lang w:val="en-US"/>
              </w:rPr>
              <w:t>.</w:t>
            </w:r>
          </w:p>
        </w:tc>
        <w:tc>
          <w:tcPr>
            <w:tcW w:w="535" w:type="pct"/>
          </w:tcPr>
          <w:p w14:paraId="00F118C3" w14:textId="3912DCB3"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11" w:type="pct"/>
          </w:tcPr>
          <w:p w14:paraId="3C4FA9DC"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Номер материала</w:t>
            </w:r>
          </w:p>
        </w:tc>
        <w:tc>
          <w:tcPr>
            <w:tcW w:w="684" w:type="pct"/>
          </w:tcPr>
          <w:p w14:paraId="57343F87" w14:textId="4CA08C08" w:rsidR="00D153F5" w:rsidRPr="000E3C42" w:rsidRDefault="0014461B" w:rsidP="00D153F5">
            <w:pPr>
              <w:jc w:val="left"/>
              <w:rPr>
                <w:rFonts w:ascii="Arial" w:hAnsi="Arial" w:cs="Arial"/>
                <w:sz w:val="20"/>
                <w:szCs w:val="20"/>
              </w:rPr>
            </w:pPr>
            <w:r w:rsidRPr="000E3C42">
              <w:rPr>
                <w:rFonts w:ascii="Arial" w:hAnsi="Arial" w:cs="Arial"/>
                <w:sz w:val="20"/>
                <w:szCs w:val="20"/>
                <w:lang w:val="en-US"/>
              </w:rPr>
              <w:t>CROSS</w:t>
            </w:r>
            <w:r w:rsidRPr="000E3C42">
              <w:rPr>
                <w:rFonts w:ascii="Arial" w:hAnsi="Arial" w:cs="Arial"/>
                <w:sz w:val="20"/>
                <w:szCs w:val="20"/>
              </w:rPr>
              <w:t>_9</w:t>
            </w:r>
            <w:r w:rsidR="00D153F5" w:rsidRPr="000E3C42">
              <w:rPr>
                <w:rFonts w:ascii="Arial" w:hAnsi="Arial" w:cs="Arial"/>
                <w:sz w:val="20"/>
                <w:szCs w:val="20"/>
              </w:rPr>
              <w:t>. Код материала, обозначающий модель оборудования</w:t>
            </w:r>
          </w:p>
        </w:tc>
        <w:tc>
          <w:tcPr>
            <w:tcW w:w="267" w:type="pct"/>
          </w:tcPr>
          <w:p w14:paraId="0A7604D9" w14:textId="4FB707E1"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 xml:space="preserve">CHAR, </w:t>
            </w:r>
            <w:r w:rsidR="004C1D2A">
              <w:rPr>
                <w:rFonts w:ascii="Arial" w:hAnsi="Arial" w:cs="Arial"/>
                <w:sz w:val="20"/>
                <w:szCs w:val="20"/>
                <w:lang w:val="en-US"/>
              </w:rPr>
              <w:t>18</w:t>
            </w:r>
          </w:p>
        </w:tc>
        <w:tc>
          <w:tcPr>
            <w:tcW w:w="470" w:type="pct"/>
          </w:tcPr>
          <w:p w14:paraId="6CA4B466"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MARA-</w:t>
            </w:r>
            <w:r w:rsidRPr="000E3C42">
              <w:rPr>
                <w:rFonts w:ascii="Arial" w:hAnsi="Arial" w:cs="Arial"/>
                <w:sz w:val="20"/>
                <w:szCs w:val="20"/>
              </w:rPr>
              <w:t xml:space="preserve"> </w:t>
            </w:r>
            <w:r w:rsidRPr="000E3C42">
              <w:rPr>
                <w:rFonts w:ascii="Arial" w:hAnsi="Arial" w:cs="Arial"/>
                <w:sz w:val="20"/>
                <w:szCs w:val="20"/>
                <w:lang w:val="en-US"/>
              </w:rPr>
              <w:t>MATNR</w:t>
            </w:r>
          </w:p>
        </w:tc>
        <w:tc>
          <w:tcPr>
            <w:tcW w:w="591" w:type="pct"/>
          </w:tcPr>
          <w:p w14:paraId="05A99668"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580" w:type="pct"/>
          </w:tcPr>
          <w:p w14:paraId="55FBD63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Все виды материалов</w:t>
            </w:r>
          </w:p>
        </w:tc>
        <w:tc>
          <w:tcPr>
            <w:tcW w:w="374" w:type="pct"/>
            <w:gridSpan w:val="2"/>
          </w:tcPr>
          <w:p w14:paraId="3956E6C9" w14:textId="64CDEC11"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10" w:type="pct"/>
          </w:tcPr>
          <w:p w14:paraId="55E073D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Формируется автоматически</w:t>
            </w:r>
          </w:p>
        </w:tc>
        <w:tc>
          <w:tcPr>
            <w:tcW w:w="338" w:type="pct"/>
          </w:tcPr>
          <w:p w14:paraId="1EC8587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D153F5" w:rsidRPr="000E3C42" w14:paraId="3A97AB62" w14:textId="77777777" w:rsidTr="00790D31">
        <w:trPr>
          <w:cantSplit/>
        </w:trPr>
        <w:tc>
          <w:tcPr>
            <w:tcW w:w="140" w:type="pct"/>
          </w:tcPr>
          <w:p w14:paraId="1E882A66" w14:textId="6FFFEBD8"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535" w:type="pct"/>
          </w:tcPr>
          <w:p w14:paraId="68CF3C95" w14:textId="23A99BF1"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11" w:type="pct"/>
          </w:tcPr>
          <w:p w14:paraId="7153FC70"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Отрасль</w:t>
            </w:r>
          </w:p>
        </w:tc>
        <w:tc>
          <w:tcPr>
            <w:tcW w:w="684" w:type="pct"/>
          </w:tcPr>
          <w:p w14:paraId="3E084C80" w14:textId="77777777" w:rsidR="00D153F5" w:rsidRPr="000E3C42" w:rsidRDefault="000448F1" w:rsidP="00D153F5">
            <w:pPr>
              <w:jc w:val="left"/>
              <w:rPr>
                <w:rFonts w:ascii="Arial" w:hAnsi="Arial" w:cs="Arial"/>
                <w:sz w:val="20"/>
                <w:szCs w:val="20"/>
              </w:rPr>
            </w:pPr>
            <w:hyperlink r:id="rId50" w:history="1">
              <w:r w:rsidR="00D153F5" w:rsidRPr="000E3C42">
                <w:rPr>
                  <w:rFonts w:ascii="Arial" w:hAnsi="Arial" w:cs="Arial"/>
                  <w:sz w:val="20"/>
                  <w:szCs w:val="20"/>
                </w:rPr>
                <w:t>Определяет последовательность экранов и выбор полей в ОЗМ. Отрасль изменить нельзя.</w:t>
              </w:r>
            </w:hyperlink>
          </w:p>
        </w:tc>
        <w:tc>
          <w:tcPr>
            <w:tcW w:w="267" w:type="pct"/>
            <w:vAlign w:val="center"/>
          </w:tcPr>
          <w:p w14:paraId="5F6B8F0F"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rPr>
              <w:t>CHAR, 1</w:t>
            </w:r>
          </w:p>
        </w:tc>
        <w:tc>
          <w:tcPr>
            <w:tcW w:w="470" w:type="pct"/>
            <w:vAlign w:val="center"/>
          </w:tcPr>
          <w:p w14:paraId="3C5C1402"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rPr>
              <w:t>MARA-MBRSH</w:t>
            </w:r>
          </w:p>
        </w:tc>
        <w:tc>
          <w:tcPr>
            <w:tcW w:w="591" w:type="pct"/>
          </w:tcPr>
          <w:p w14:paraId="3378573C"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580" w:type="pct"/>
          </w:tcPr>
          <w:p w14:paraId="2AB76FB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Все виды материалов</w:t>
            </w:r>
          </w:p>
        </w:tc>
        <w:tc>
          <w:tcPr>
            <w:tcW w:w="374" w:type="pct"/>
            <w:gridSpan w:val="2"/>
          </w:tcPr>
          <w:p w14:paraId="5A458DEE" w14:textId="4AE639B1"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10" w:type="pct"/>
          </w:tcPr>
          <w:p w14:paraId="3962C41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Заполняется константой - I</w:t>
            </w:r>
          </w:p>
        </w:tc>
        <w:tc>
          <w:tcPr>
            <w:tcW w:w="338" w:type="pct"/>
          </w:tcPr>
          <w:p w14:paraId="1D0A98E1"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D153F5" w:rsidRPr="000E3C42" w14:paraId="7464E793" w14:textId="77777777" w:rsidTr="00790D31">
        <w:trPr>
          <w:cantSplit/>
        </w:trPr>
        <w:tc>
          <w:tcPr>
            <w:tcW w:w="140" w:type="pct"/>
          </w:tcPr>
          <w:p w14:paraId="6796988E" w14:textId="54ED4482" w:rsidR="00D153F5" w:rsidRPr="000E3C42" w:rsidRDefault="00055ACE" w:rsidP="00D153F5">
            <w:pPr>
              <w:rPr>
                <w:rFonts w:ascii="Arial" w:hAnsi="Arial" w:cs="Arial"/>
                <w:sz w:val="20"/>
                <w:szCs w:val="20"/>
              </w:rPr>
            </w:pPr>
            <w:r>
              <w:rPr>
                <w:rFonts w:ascii="Arial" w:hAnsi="Arial" w:cs="Arial"/>
                <w:sz w:val="20"/>
                <w:szCs w:val="20"/>
              </w:rPr>
              <w:t>3</w:t>
            </w:r>
            <w:r w:rsidR="00D153F5" w:rsidRPr="000E3C42">
              <w:rPr>
                <w:rFonts w:ascii="Arial" w:hAnsi="Arial" w:cs="Arial"/>
                <w:sz w:val="20"/>
                <w:szCs w:val="20"/>
              </w:rPr>
              <w:t>.</w:t>
            </w:r>
          </w:p>
        </w:tc>
        <w:tc>
          <w:tcPr>
            <w:tcW w:w="535" w:type="pct"/>
          </w:tcPr>
          <w:p w14:paraId="17676424" w14:textId="3CD02905"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11" w:type="pct"/>
          </w:tcPr>
          <w:p w14:paraId="747989C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материала</w:t>
            </w:r>
          </w:p>
        </w:tc>
        <w:tc>
          <w:tcPr>
            <w:tcW w:w="684" w:type="pct"/>
            <w:vAlign w:val="center"/>
          </w:tcPr>
          <w:p w14:paraId="75A762D1"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CROSS_22. Объединяет материалы со сходными характеристиками</w:t>
            </w:r>
          </w:p>
        </w:tc>
        <w:tc>
          <w:tcPr>
            <w:tcW w:w="267" w:type="pct"/>
            <w:vAlign w:val="center"/>
          </w:tcPr>
          <w:p w14:paraId="3186EFB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4</w:t>
            </w:r>
          </w:p>
        </w:tc>
        <w:tc>
          <w:tcPr>
            <w:tcW w:w="470" w:type="pct"/>
            <w:vAlign w:val="center"/>
          </w:tcPr>
          <w:p w14:paraId="20A7798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MARA-MTART</w:t>
            </w:r>
          </w:p>
        </w:tc>
        <w:tc>
          <w:tcPr>
            <w:tcW w:w="591" w:type="pct"/>
            <w:vAlign w:val="center"/>
          </w:tcPr>
          <w:p w14:paraId="53EE0A6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X</w:t>
            </w:r>
          </w:p>
        </w:tc>
        <w:tc>
          <w:tcPr>
            <w:tcW w:w="580" w:type="pct"/>
            <w:vAlign w:val="center"/>
          </w:tcPr>
          <w:p w14:paraId="6E1213D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Все виды материалов</w:t>
            </w:r>
          </w:p>
        </w:tc>
        <w:tc>
          <w:tcPr>
            <w:tcW w:w="374" w:type="pct"/>
            <w:gridSpan w:val="2"/>
            <w:vAlign w:val="center"/>
          </w:tcPr>
          <w:p w14:paraId="46910E8E" w14:textId="7D401C41"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10" w:type="pct"/>
            <w:vAlign w:val="center"/>
          </w:tcPr>
          <w:p w14:paraId="45E82E6F" w14:textId="2D9257D5" w:rsidR="00D153F5" w:rsidRPr="000E3C42" w:rsidRDefault="002E4C10" w:rsidP="00D153F5">
            <w:pPr>
              <w:jc w:val="center"/>
              <w:rPr>
                <w:rFonts w:ascii="Arial" w:hAnsi="Arial" w:cs="Arial"/>
                <w:sz w:val="20"/>
                <w:szCs w:val="20"/>
              </w:rPr>
            </w:pPr>
            <w:r w:rsidRPr="000E3C42">
              <w:rPr>
                <w:rFonts w:ascii="Arial" w:hAnsi="Arial" w:cs="Arial"/>
                <w:sz w:val="20"/>
                <w:szCs w:val="20"/>
              </w:rPr>
              <w:t>Выбор из справочника</w:t>
            </w:r>
          </w:p>
        </w:tc>
        <w:tc>
          <w:tcPr>
            <w:tcW w:w="338" w:type="pct"/>
            <w:vAlign w:val="center"/>
          </w:tcPr>
          <w:p w14:paraId="774A31C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D153F5" w:rsidRPr="000E3C42" w14:paraId="71EF5BFA" w14:textId="77777777" w:rsidTr="00790D31">
        <w:trPr>
          <w:cantSplit/>
        </w:trPr>
        <w:tc>
          <w:tcPr>
            <w:tcW w:w="140" w:type="pct"/>
          </w:tcPr>
          <w:p w14:paraId="5E14E078" w14:textId="3BC4D1CA" w:rsidR="00D153F5" w:rsidRPr="000E3C42" w:rsidRDefault="00055ACE" w:rsidP="00D153F5">
            <w:pPr>
              <w:rPr>
                <w:rFonts w:ascii="Arial" w:hAnsi="Arial" w:cs="Arial"/>
                <w:sz w:val="20"/>
                <w:szCs w:val="20"/>
              </w:rPr>
            </w:pPr>
            <w:r>
              <w:rPr>
                <w:rFonts w:ascii="Arial" w:hAnsi="Arial" w:cs="Arial"/>
                <w:sz w:val="20"/>
                <w:szCs w:val="20"/>
              </w:rPr>
              <w:t>4</w:t>
            </w:r>
            <w:r w:rsidR="00D153F5" w:rsidRPr="000E3C42">
              <w:rPr>
                <w:rFonts w:ascii="Arial" w:hAnsi="Arial" w:cs="Arial"/>
                <w:sz w:val="20"/>
                <w:szCs w:val="20"/>
              </w:rPr>
              <w:t>.</w:t>
            </w:r>
          </w:p>
        </w:tc>
        <w:tc>
          <w:tcPr>
            <w:tcW w:w="535" w:type="pct"/>
          </w:tcPr>
          <w:p w14:paraId="61F4555A" w14:textId="18C26EB3"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11" w:type="pct"/>
          </w:tcPr>
          <w:p w14:paraId="757B3DE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w:t>
            </w:r>
          </w:p>
        </w:tc>
        <w:tc>
          <w:tcPr>
            <w:tcW w:w="684" w:type="pct"/>
          </w:tcPr>
          <w:p w14:paraId="1402A974"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Краткий текст материала</w:t>
            </w:r>
          </w:p>
        </w:tc>
        <w:tc>
          <w:tcPr>
            <w:tcW w:w="267" w:type="pct"/>
          </w:tcPr>
          <w:p w14:paraId="452B753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40</w:t>
            </w:r>
          </w:p>
        </w:tc>
        <w:tc>
          <w:tcPr>
            <w:tcW w:w="470" w:type="pct"/>
          </w:tcPr>
          <w:p w14:paraId="2F3CDA6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MAKT- </w:t>
            </w:r>
            <w:r w:rsidRPr="000E3C42">
              <w:rPr>
                <w:rFonts w:ascii="Arial" w:hAnsi="Arial" w:cs="Arial"/>
                <w:sz w:val="20"/>
                <w:szCs w:val="20"/>
                <w:lang w:val="en-US"/>
              </w:rPr>
              <w:t>MAKTX</w:t>
            </w:r>
          </w:p>
        </w:tc>
        <w:tc>
          <w:tcPr>
            <w:tcW w:w="591" w:type="pct"/>
          </w:tcPr>
          <w:p w14:paraId="4C92B0CD" w14:textId="2EF26870"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80" w:type="pct"/>
          </w:tcPr>
          <w:p w14:paraId="32958217" w14:textId="62BE05D3"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74" w:type="pct"/>
            <w:gridSpan w:val="2"/>
          </w:tcPr>
          <w:p w14:paraId="2CAC6920" w14:textId="1F88EB77"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510" w:type="pct"/>
          </w:tcPr>
          <w:p w14:paraId="6D49B003" w14:textId="249D6309"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38" w:type="pct"/>
          </w:tcPr>
          <w:p w14:paraId="3EF2568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КСУ НСИ</w:t>
            </w:r>
          </w:p>
        </w:tc>
      </w:tr>
      <w:tr w:rsidR="00790D31" w:rsidRPr="000E3C42" w14:paraId="3F5FB3F7" w14:textId="77777777" w:rsidTr="00790D31">
        <w:trPr>
          <w:cantSplit/>
          <w:ins w:id="12232" w:author="Александр" w:date="2020-04-13T08:13:00Z"/>
        </w:trPr>
        <w:tc>
          <w:tcPr>
            <w:tcW w:w="140" w:type="pct"/>
          </w:tcPr>
          <w:p w14:paraId="0D853728" w14:textId="7E93629E" w:rsidR="00790D31" w:rsidRDefault="00790D31" w:rsidP="00D153F5">
            <w:pPr>
              <w:rPr>
                <w:ins w:id="12233" w:author="Александр" w:date="2020-04-13T08:13:00Z"/>
                <w:rFonts w:ascii="Arial" w:hAnsi="Arial" w:cs="Arial"/>
                <w:sz w:val="20"/>
                <w:szCs w:val="20"/>
              </w:rPr>
            </w:pPr>
            <w:ins w:id="12234" w:author="Александр" w:date="2020-04-13T08:13:00Z">
              <w:r>
                <w:rPr>
                  <w:rFonts w:ascii="Arial" w:hAnsi="Arial" w:cs="Arial"/>
                  <w:sz w:val="20"/>
                  <w:szCs w:val="20"/>
                </w:rPr>
                <w:t>5</w:t>
              </w:r>
            </w:ins>
          </w:p>
        </w:tc>
        <w:tc>
          <w:tcPr>
            <w:tcW w:w="535" w:type="pct"/>
          </w:tcPr>
          <w:p w14:paraId="4AA1A211" w14:textId="6D074C1A" w:rsidR="00790D31" w:rsidRPr="000E3C42" w:rsidRDefault="00790D31" w:rsidP="00D153F5">
            <w:pPr>
              <w:jc w:val="left"/>
              <w:rPr>
                <w:ins w:id="12235" w:author="Александр" w:date="2020-04-13T08:13:00Z"/>
                <w:rFonts w:ascii="Arial" w:hAnsi="Arial" w:cs="Arial"/>
                <w:sz w:val="20"/>
                <w:szCs w:val="20"/>
              </w:rPr>
            </w:pPr>
            <w:ins w:id="12236" w:author="Александр" w:date="2020-04-13T08:13:00Z">
              <w:r>
                <w:rPr>
                  <w:rFonts w:ascii="Arial" w:hAnsi="Arial" w:cs="Arial"/>
                  <w:sz w:val="20"/>
                  <w:szCs w:val="20"/>
                </w:rPr>
                <w:t>Классификация</w:t>
              </w:r>
            </w:ins>
          </w:p>
        </w:tc>
        <w:tc>
          <w:tcPr>
            <w:tcW w:w="511" w:type="pct"/>
          </w:tcPr>
          <w:p w14:paraId="35D34A48" w14:textId="61D1F75D" w:rsidR="00790D31" w:rsidRPr="000E3C42" w:rsidRDefault="00790D31" w:rsidP="00D153F5">
            <w:pPr>
              <w:jc w:val="left"/>
              <w:rPr>
                <w:ins w:id="12237" w:author="Александр" w:date="2020-04-13T08:13:00Z"/>
                <w:rFonts w:ascii="Arial" w:hAnsi="Arial" w:cs="Arial"/>
                <w:sz w:val="20"/>
                <w:szCs w:val="20"/>
              </w:rPr>
            </w:pPr>
            <w:ins w:id="12238" w:author="Александр" w:date="2020-04-13T08:13:00Z">
              <w:r>
                <w:rPr>
                  <w:rFonts w:ascii="Arial" w:hAnsi="Arial" w:cs="Arial"/>
                  <w:sz w:val="20"/>
                  <w:szCs w:val="20"/>
                </w:rPr>
                <w:t>Код класса</w:t>
              </w:r>
            </w:ins>
          </w:p>
        </w:tc>
        <w:tc>
          <w:tcPr>
            <w:tcW w:w="684" w:type="pct"/>
          </w:tcPr>
          <w:p w14:paraId="05D57969" w14:textId="047EC732" w:rsidR="00790D31" w:rsidRPr="000E3C42" w:rsidRDefault="00790D31" w:rsidP="00D153F5">
            <w:pPr>
              <w:jc w:val="left"/>
              <w:rPr>
                <w:ins w:id="12239" w:author="Александр" w:date="2020-04-13T08:13:00Z"/>
                <w:rFonts w:ascii="Arial" w:hAnsi="Arial" w:cs="Arial"/>
                <w:sz w:val="20"/>
                <w:szCs w:val="20"/>
              </w:rPr>
            </w:pPr>
            <w:proofErr w:type="gramStart"/>
            <w:ins w:id="12240" w:author="Александр" w:date="2020-04-13T08:13:00Z">
              <w:r>
                <w:rPr>
                  <w:rFonts w:ascii="Arial" w:hAnsi="Arial" w:cs="Arial"/>
                  <w:sz w:val="20"/>
                  <w:szCs w:val="20"/>
                </w:rPr>
                <w:t>Параметр</w:t>
              </w:r>
              <w:proofErr w:type="gramEnd"/>
              <w:r>
                <w:rPr>
                  <w:rFonts w:ascii="Arial" w:hAnsi="Arial" w:cs="Arial"/>
                  <w:sz w:val="20"/>
                  <w:szCs w:val="20"/>
                </w:rPr>
                <w:t xml:space="preserve"> группирующий материалы</w:t>
              </w:r>
            </w:ins>
          </w:p>
        </w:tc>
        <w:tc>
          <w:tcPr>
            <w:tcW w:w="267" w:type="pct"/>
          </w:tcPr>
          <w:p w14:paraId="24EE8457" w14:textId="77777777" w:rsidR="00790D31" w:rsidRDefault="00790D31" w:rsidP="00D153F5">
            <w:pPr>
              <w:jc w:val="center"/>
              <w:rPr>
                <w:ins w:id="12241" w:author="Александр" w:date="2020-04-13T08:15:00Z"/>
                <w:rFonts w:ascii="Arial" w:hAnsi="Arial" w:cs="Arial"/>
                <w:sz w:val="20"/>
                <w:szCs w:val="20"/>
                <w:lang w:val="en-US"/>
              </w:rPr>
            </w:pPr>
            <w:ins w:id="12242" w:author="Александр" w:date="2020-04-13T08:15:00Z">
              <w:r w:rsidRPr="00790D31">
                <w:rPr>
                  <w:rFonts w:ascii="Arial" w:hAnsi="Arial" w:cs="Arial"/>
                  <w:sz w:val="20"/>
                  <w:szCs w:val="20"/>
                  <w:lang w:val="en-US"/>
                </w:rPr>
                <w:t>CHAR</w:t>
              </w:r>
            </w:ins>
          </w:p>
          <w:p w14:paraId="699F6F08" w14:textId="6330AF48" w:rsidR="00790D31" w:rsidRPr="000E3C42" w:rsidRDefault="00790D31" w:rsidP="00D153F5">
            <w:pPr>
              <w:jc w:val="center"/>
              <w:rPr>
                <w:ins w:id="12243" w:author="Александр" w:date="2020-04-13T08:13:00Z"/>
                <w:rFonts w:ascii="Arial" w:hAnsi="Arial" w:cs="Arial"/>
                <w:sz w:val="20"/>
                <w:szCs w:val="20"/>
                <w:lang w:val="en-US"/>
              </w:rPr>
            </w:pPr>
            <w:ins w:id="12244" w:author="Александр" w:date="2020-04-13T08:15:00Z">
              <w:r>
                <w:rPr>
                  <w:rFonts w:ascii="Arial" w:hAnsi="Arial" w:cs="Arial"/>
                  <w:sz w:val="20"/>
                  <w:szCs w:val="20"/>
                  <w:lang w:val="en-US"/>
                </w:rPr>
                <w:t>18</w:t>
              </w:r>
            </w:ins>
          </w:p>
        </w:tc>
        <w:tc>
          <w:tcPr>
            <w:tcW w:w="470" w:type="pct"/>
          </w:tcPr>
          <w:p w14:paraId="24738776" w14:textId="0BB9E6C1" w:rsidR="00790D31" w:rsidRPr="00790D31" w:rsidRDefault="00790D31" w:rsidP="00D153F5">
            <w:pPr>
              <w:jc w:val="center"/>
              <w:rPr>
                <w:ins w:id="12245" w:author="Александр" w:date="2020-04-13T08:13:00Z"/>
                <w:rFonts w:ascii="Arial" w:hAnsi="Arial" w:cs="Arial"/>
                <w:sz w:val="20"/>
                <w:szCs w:val="20"/>
                <w:lang w:val="en-US"/>
                <w:rPrChange w:id="12246" w:author="Александр" w:date="2020-04-13T08:14:00Z">
                  <w:rPr>
                    <w:ins w:id="12247" w:author="Александр" w:date="2020-04-13T08:13:00Z"/>
                    <w:rFonts w:ascii="Arial" w:hAnsi="Arial" w:cs="Arial"/>
                    <w:sz w:val="20"/>
                    <w:szCs w:val="20"/>
                  </w:rPr>
                </w:rPrChange>
              </w:rPr>
            </w:pPr>
            <w:ins w:id="12248" w:author="Александр" w:date="2020-04-13T08:14:00Z">
              <w:r>
                <w:rPr>
                  <w:rFonts w:ascii="Arial" w:hAnsi="Arial" w:cs="Arial"/>
                  <w:sz w:val="20"/>
                  <w:szCs w:val="20"/>
                  <w:lang w:val="en-US"/>
                </w:rPr>
                <w:t>KLAH-CLASS</w:t>
              </w:r>
            </w:ins>
          </w:p>
        </w:tc>
        <w:tc>
          <w:tcPr>
            <w:tcW w:w="591" w:type="pct"/>
          </w:tcPr>
          <w:p w14:paraId="7F206F83" w14:textId="471B3C00" w:rsidR="00790D31" w:rsidRPr="00790D31" w:rsidRDefault="00790D31" w:rsidP="00D153F5">
            <w:pPr>
              <w:jc w:val="center"/>
              <w:rPr>
                <w:ins w:id="12249" w:author="Александр" w:date="2020-04-13T08:13:00Z"/>
                <w:rFonts w:ascii="Arial" w:hAnsi="Arial" w:cs="Arial"/>
                <w:sz w:val="20"/>
                <w:szCs w:val="20"/>
                <w:lang w:val="en-US"/>
                <w:rPrChange w:id="12250" w:author="Александр" w:date="2020-04-13T08:15:00Z">
                  <w:rPr>
                    <w:ins w:id="12251" w:author="Александр" w:date="2020-04-13T08:13:00Z"/>
                    <w:rFonts w:ascii="Arial" w:hAnsi="Arial" w:cs="Arial"/>
                    <w:sz w:val="20"/>
                    <w:szCs w:val="20"/>
                  </w:rPr>
                </w:rPrChange>
              </w:rPr>
            </w:pPr>
            <w:ins w:id="12252" w:author="Александр" w:date="2020-04-13T08:15:00Z">
              <w:r>
                <w:rPr>
                  <w:rFonts w:ascii="Arial" w:hAnsi="Arial" w:cs="Arial"/>
                  <w:sz w:val="20"/>
                  <w:szCs w:val="20"/>
                  <w:lang w:val="en-US"/>
                </w:rPr>
                <w:t>X</w:t>
              </w:r>
            </w:ins>
          </w:p>
        </w:tc>
        <w:tc>
          <w:tcPr>
            <w:tcW w:w="580" w:type="pct"/>
          </w:tcPr>
          <w:p w14:paraId="1A62F6E5" w14:textId="0A144DD5" w:rsidR="00790D31" w:rsidRPr="00041CFE" w:rsidRDefault="00790D31" w:rsidP="00D153F5">
            <w:pPr>
              <w:jc w:val="center"/>
              <w:rPr>
                <w:ins w:id="12253" w:author="Александр" w:date="2020-04-13T08:13:00Z"/>
                <w:rFonts w:ascii="Arial" w:hAnsi="Arial" w:cs="Arial"/>
                <w:sz w:val="20"/>
                <w:szCs w:val="20"/>
              </w:rPr>
            </w:pPr>
            <w:ins w:id="12254" w:author="Александр" w:date="2020-04-13T08:19:00Z">
              <w:r>
                <w:rPr>
                  <w:rFonts w:ascii="Arial" w:hAnsi="Arial" w:cs="Arial"/>
                  <w:sz w:val="20"/>
                  <w:szCs w:val="20"/>
                </w:rPr>
                <w:t>-</w:t>
              </w:r>
            </w:ins>
          </w:p>
        </w:tc>
        <w:tc>
          <w:tcPr>
            <w:tcW w:w="374" w:type="pct"/>
            <w:gridSpan w:val="2"/>
          </w:tcPr>
          <w:p w14:paraId="61A65DDF" w14:textId="3817C8C2" w:rsidR="00790D31" w:rsidRPr="000E3C42" w:rsidRDefault="00790D31" w:rsidP="00D153F5">
            <w:pPr>
              <w:jc w:val="center"/>
              <w:rPr>
                <w:ins w:id="12255" w:author="Александр" w:date="2020-04-13T08:13:00Z"/>
                <w:rFonts w:ascii="Arial" w:hAnsi="Arial" w:cs="Arial"/>
                <w:sz w:val="20"/>
                <w:szCs w:val="20"/>
              </w:rPr>
            </w:pPr>
            <w:ins w:id="12256" w:author="Александр" w:date="2020-04-13T08:15:00Z">
              <w:r>
                <w:rPr>
                  <w:rFonts w:ascii="Arial" w:hAnsi="Arial" w:cs="Arial"/>
                  <w:sz w:val="20"/>
                  <w:szCs w:val="20"/>
                </w:rPr>
                <w:t>-</w:t>
              </w:r>
            </w:ins>
          </w:p>
        </w:tc>
        <w:tc>
          <w:tcPr>
            <w:tcW w:w="510" w:type="pct"/>
          </w:tcPr>
          <w:p w14:paraId="466C1412" w14:textId="0D133521" w:rsidR="00790D31" w:rsidRPr="000E3C42" w:rsidRDefault="00790D31" w:rsidP="00D153F5">
            <w:pPr>
              <w:jc w:val="center"/>
              <w:rPr>
                <w:ins w:id="12257" w:author="Александр" w:date="2020-04-13T08:13:00Z"/>
                <w:rFonts w:ascii="Arial" w:hAnsi="Arial" w:cs="Arial"/>
                <w:sz w:val="20"/>
                <w:szCs w:val="20"/>
              </w:rPr>
            </w:pPr>
            <w:ins w:id="12258" w:author="Александр" w:date="2020-04-13T08:15:00Z">
              <w:r w:rsidRPr="000E3C42">
                <w:rPr>
                  <w:rFonts w:ascii="Arial" w:hAnsi="Arial" w:cs="Arial"/>
                  <w:sz w:val="20"/>
                  <w:szCs w:val="20"/>
                </w:rPr>
                <w:t>Выбор из справочника</w:t>
              </w:r>
            </w:ins>
          </w:p>
        </w:tc>
        <w:tc>
          <w:tcPr>
            <w:tcW w:w="338" w:type="pct"/>
          </w:tcPr>
          <w:p w14:paraId="3B4ACB22" w14:textId="185F8384" w:rsidR="00790D31" w:rsidRPr="000E3C42" w:rsidRDefault="00790D31" w:rsidP="00D153F5">
            <w:pPr>
              <w:jc w:val="center"/>
              <w:rPr>
                <w:ins w:id="12259" w:author="Александр" w:date="2020-04-13T08:13:00Z"/>
                <w:rFonts w:ascii="Arial" w:hAnsi="Arial" w:cs="Arial"/>
                <w:sz w:val="20"/>
                <w:szCs w:val="20"/>
              </w:rPr>
            </w:pPr>
            <w:ins w:id="12260" w:author="Александр" w:date="2020-04-13T08:15:00Z">
              <w:r w:rsidRPr="000E3C42">
                <w:rPr>
                  <w:rFonts w:ascii="Arial" w:hAnsi="Arial" w:cs="Arial"/>
                  <w:sz w:val="20"/>
                  <w:szCs w:val="20"/>
                </w:rPr>
                <w:t>КСУ НСИ</w:t>
              </w:r>
            </w:ins>
          </w:p>
        </w:tc>
      </w:tr>
      <w:tr w:rsidR="00790D31" w:rsidRPr="000E3C42" w14:paraId="710E0162" w14:textId="77777777" w:rsidTr="00790D31">
        <w:trPr>
          <w:cantSplit/>
          <w:ins w:id="12261" w:author="Александр" w:date="2020-04-13T08:15:00Z"/>
        </w:trPr>
        <w:tc>
          <w:tcPr>
            <w:tcW w:w="140" w:type="pct"/>
          </w:tcPr>
          <w:p w14:paraId="64B08AEE" w14:textId="6A643453" w:rsidR="00790D31" w:rsidRDefault="00790D31" w:rsidP="00790D31">
            <w:pPr>
              <w:rPr>
                <w:ins w:id="12262" w:author="Александр" w:date="2020-04-13T08:15:00Z"/>
                <w:rFonts w:ascii="Arial" w:hAnsi="Arial" w:cs="Arial"/>
                <w:sz w:val="20"/>
                <w:szCs w:val="20"/>
              </w:rPr>
            </w:pPr>
            <w:ins w:id="12263" w:author="Александр" w:date="2020-04-13T08:15:00Z">
              <w:r>
                <w:rPr>
                  <w:rFonts w:ascii="Arial" w:hAnsi="Arial" w:cs="Arial"/>
                  <w:sz w:val="20"/>
                  <w:szCs w:val="20"/>
                </w:rPr>
                <w:t>6</w:t>
              </w:r>
            </w:ins>
          </w:p>
        </w:tc>
        <w:tc>
          <w:tcPr>
            <w:tcW w:w="535" w:type="pct"/>
          </w:tcPr>
          <w:p w14:paraId="63CEB12A" w14:textId="17D36176" w:rsidR="00790D31" w:rsidRDefault="00790D31" w:rsidP="00790D31">
            <w:pPr>
              <w:jc w:val="left"/>
              <w:rPr>
                <w:ins w:id="12264" w:author="Александр" w:date="2020-04-13T08:15:00Z"/>
                <w:rFonts w:ascii="Arial" w:hAnsi="Arial" w:cs="Arial"/>
                <w:sz w:val="20"/>
                <w:szCs w:val="20"/>
              </w:rPr>
            </w:pPr>
            <w:ins w:id="12265" w:author="Александр" w:date="2020-04-13T08:16:00Z">
              <w:r>
                <w:rPr>
                  <w:rFonts w:ascii="Arial" w:hAnsi="Arial" w:cs="Arial"/>
                  <w:sz w:val="20"/>
                  <w:szCs w:val="20"/>
                </w:rPr>
                <w:t>Классификация</w:t>
              </w:r>
            </w:ins>
          </w:p>
        </w:tc>
        <w:tc>
          <w:tcPr>
            <w:tcW w:w="511" w:type="pct"/>
          </w:tcPr>
          <w:p w14:paraId="0B6F76E5" w14:textId="53F66ACC" w:rsidR="00790D31" w:rsidRDefault="00790D31" w:rsidP="00790D31">
            <w:pPr>
              <w:jc w:val="left"/>
              <w:rPr>
                <w:ins w:id="12266" w:author="Александр" w:date="2020-04-13T08:15:00Z"/>
                <w:rFonts w:ascii="Arial" w:hAnsi="Arial" w:cs="Arial"/>
                <w:sz w:val="20"/>
                <w:szCs w:val="20"/>
              </w:rPr>
            </w:pPr>
            <w:ins w:id="12267" w:author="Александр" w:date="2020-04-13T08:16:00Z">
              <w:r>
                <w:rPr>
                  <w:rFonts w:ascii="Arial" w:hAnsi="Arial" w:cs="Arial"/>
                  <w:sz w:val="20"/>
                  <w:szCs w:val="20"/>
                </w:rPr>
                <w:t>П</w:t>
              </w:r>
            </w:ins>
            <w:ins w:id="12268" w:author="Александр" w:date="2020-04-13T08:17:00Z">
              <w:r>
                <w:rPr>
                  <w:rFonts w:ascii="Arial" w:hAnsi="Arial" w:cs="Arial"/>
                  <w:sz w:val="20"/>
                  <w:szCs w:val="20"/>
                </w:rPr>
                <w:t>ризнак</w:t>
              </w:r>
            </w:ins>
          </w:p>
        </w:tc>
        <w:tc>
          <w:tcPr>
            <w:tcW w:w="684" w:type="pct"/>
          </w:tcPr>
          <w:p w14:paraId="4E30F27A" w14:textId="3B76FD96" w:rsidR="00790D31" w:rsidRDefault="00790D31" w:rsidP="00790D31">
            <w:pPr>
              <w:jc w:val="left"/>
              <w:rPr>
                <w:ins w:id="12269" w:author="Александр" w:date="2020-04-13T08:15:00Z"/>
                <w:rFonts w:ascii="Arial" w:hAnsi="Arial" w:cs="Arial"/>
                <w:sz w:val="20"/>
                <w:szCs w:val="20"/>
              </w:rPr>
            </w:pPr>
            <w:ins w:id="12270" w:author="Александр" w:date="2020-04-13T08:18:00Z">
              <w:r>
                <w:rPr>
                  <w:rFonts w:ascii="Arial" w:hAnsi="Arial" w:cs="Arial"/>
                  <w:sz w:val="20"/>
                  <w:szCs w:val="20"/>
                </w:rPr>
                <w:t>Характеристика материала</w:t>
              </w:r>
              <w:r w:rsidRPr="00202A87">
                <w:rPr>
                  <w:rFonts w:ascii="Arial" w:hAnsi="Arial" w:cs="Arial"/>
                  <w:sz w:val="20"/>
                  <w:szCs w:val="20"/>
                </w:rPr>
                <w:t>, которая может вестись для данного класса</w:t>
              </w:r>
            </w:ins>
          </w:p>
        </w:tc>
        <w:tc>
          <w:tcPr>
            <w:tcW w:w="267" w:type="pct"/>
          </w:tcPr>
          <w:p w14:paraId="46D31081" w14:textId="6B4B7AD3" w:rsidR="00790D31" w:rsidRPr="00790D31" w:rsidRDefault="00790D31" w:rsidP="00790D31">
            <w:pPr>
              <w:jc w:val="center"/>
              <w:rPr>
                <w:ins w:id="12271" w:author="Александр" w:date="2020-04-13T08:15:00Z"/>
                <w:rFonts w:ascii="Arial" w:hAnsi="Arial" w:cs="Arial"/>
                <w:sz w:val="20"/>
                <w:szCs w:val="20"/>
                <w:lang w:val="en-US"/>
              </w:rPr>
            </w:pPr>
            <w:ins w:id="12272" w:author="Александр" w:date="2020-04-13T08:18:00Z">
              <w:r w:rsidRPr="00202A87">
                <w:rPr>
                  <w:rFonts w:ascii="Arial" w:hAnsi="Arial" w:cs="Arial"/>
                  <w:sz w:val="20"/>
                  <w:szCs w:val="20"/>
                  <w:lang w:val="en-US"/>
                </w:rPr>
                <w:t>CHAR, 30</w:t>
              </w:r>
            </w:ins>
          </w:p>
        </w:tc>
        <w:tc>
          <w:tcPr>
            <w:tcW w:w="470" w:type="pct"/>
          </w:tcPr>
          <w:p w14:paraId="2A2D0B11" w14:textId="49B3D74E" w:rsidR="00790D31" w:rsidRDefault="00790D31" w:rsidP="00790D31">
            <w:pPr>
              <w:jc w:val="center"/>
              <w:rPr>
                <w:ins w:id="12273" w:author="Александр" w:date="2020-04-13T08:15:00Z"/>
                <w:rFonts w:ascii="Arial" w:hAnsi="Arial" w:cs="Arial"/>
                <w:sz w:val="20"/>
                <w:szCs w:val="20"/>
                <w:lang w:val="en-US"/>
              </w:rPr>
            </w:pPr>
            <w:ins w:id="12274" w:author="Александр" w:date="2020-04-13T08:18:00Z">
              <w:r w:rsidRPr="00202A87">
                <w:rPr>
                  <w:rFonts w:ascii="Arial" w:hAnsi="Arial" w:cs="Arial"/>
                  <w:sz w:val="20"/>
                  <w:szCs w:val="20"/>
                  <w:lang w:val="en-US"/>
                </w:rPr>
                <w:t>CABNT-ATBEZ</w:t>
              </w:r>
            </w:ins>
          </w:p>
        </w:tc>
        <w:tc>
          <w:tcPr>
            <w:tcW w:w="591" w:type="pct"/>
          </w:tcPr>
          <w:p w14:paraId="1D0E5BBA" w14:textId="1E1217C5" w:rsidR="00790D31" w:rsidRDefault="00790D31" w:rsidP="00790D31">
            <w:pPr>
              <w:jc w:val="center"/>
              <w:rPr>
                <w:ins w:id="12275" w:author="Александр" w:date="2020-04-13T08:15:00Z"/>
                <w:rFonts w:ascii="Arial" w:hAnsi="Arial" w:cs="Arial"/>
                <w:sz w:val="20"/>
                <w:szCs w:val="20"/>
                <w:lang w:val="en-US"/>
              </w:rPr>
            </w:pPr>
            <w:ins w:id="12276" w:author="Александр" w:date="2020-04-13T08:19:00Z">
              <w:r>
                <w:rPr>
                  <w:rFonts w:ascii="Arial" w:hAnsi="Arial" w:cs="Arial"/>
                  <w:sz w:val="20"/>
                  <w:szCs w:val="20"/>
                  <w:lang w:val="en-US"/>
                </w:rPr>
                <w:t>X</w:t>
              </w:r>
            </w:ins>
          </w:p>
        </w:tc>
        <w:tc>
          <w:tcPr>
            <w:tcW w:w="580" w:type="pct"/>
          </w:tcPr>
          <w:p w14:paraId="4AE1AC29" w14:textId="238E0ADA" w:rsidR="00790D31" w:rsidRPr="000E3C42" w:rsidRDefault="00790D31" w:rsidP="00790D31">
            <w:pPr>
              <w:jc w:val="center"/>
              <w:rPr>
                <w:ins w:id="12277" w:author="Александр" w:date="2020-04-13T08:15:00Z"/>
                <w:rFonts w:ascii="Arial" w:hAnsi="Arial" w:cs="Arial"/>
                <w:sz w:val="20"/>
                <w:szCs w:val="20"/>
              </w:rPr>
            </w:pPr>
            <w:ins w:id="12278" w:author="Александр" w:date="2020-04-13T08:18:00Z">
              <w:r w:rsidRPr="00202A87">
                <w:rPr>
                  <w:rFonts w:ascii="Arial" w:hAnsi="Arial" w:cs="Arial"/>
                  <w:sz w:val="20"/>
                  <w:szCs w:val="20"/>
                </w:rPr>
                <w:t>-</w:t>
              </w:r>
            </w:ins>
          </w:p>
        </w:tc>
        <w:tc>
          <w:tcPr>
            <w:tcW w:w="374" w:type="pct"/>
            <w:gridSpan w:val="2"/>
          </w:tcPr>
          <w:p w14:paraId="4E968692" w14:textId="1B430685" w:rsidR="00790D31" w:rsidRDefault="00790D31" w:rsidP="00790D31">
            <w:pPr>
              <w:jc w:val="center"/>
              <w:rPr>
                <w:ins w:id="12279" w:author="Александр" w:date="2020-04-13T08:15:00Z"/>
                <w:rFonts w:ascii="Arial" w:hAnsi="Arial" w:cs="Arial"/>
                <w:sz w:val="20"/>
                <w:szCs w:val="20"/>
              </w:rPr>
            </w:pPr>
            <w:ins w:id="12280" w:author="Александр" w:date="2020-04-13T08:18:00Z">
              <w:r w:rsidRPr="00202A87">
                <w:rPr>
                  <w:rFonts w:ascii="Arial" w:hAnsi="Arial" w:cs="Arial"/>
                  <w:sz w:val="20"/>
                  <w:szCs w:val="20"/>
                </w:rPr>
                <w:t>-</w:t>
              </w:r>
            </w:ins>
          </w:p>
        </w:tc>
        <w:tc>
          <w:tcPr>
            <w:tcW w:w="510" w:type="pct"/>
          </w:tcPr>
          <w:p w14:paraId="7FB57B88" w14:textId="755DCE11" w:rsidR="00790D31" w:rsidRPr="000E3C42" w:rsidRDefault="00790D31" w:rsidP="00790D31">
            <w:pPr>
              <w:jc w:val="center"/>
              <w:rPr>
                <w:ins w:id="12281" w:author="Александр" w:date="2020-04-13T08:15:00Z"/>
                <w:rFonts w:ascii="Arial" w:hAnsi="Arial" w:cs="Arial"/>
                <w:sz w:val="20"/>
                <w:szCs w:val="20"/>
              </w:rPr>
            </w:pPr>
            <w:ins w:id="12282" w:author="Александр" w:date="2020-04-13T08:18:00Z">
              <w:r w:rsidRPr="00202A87">
                <w:rPr>
                  <w:rFonts w:ascii="Arial" w:hAnsi="Arial" w:cs="Arial"/>
                  <w:sz w:val="20"/>
                  <w:szCs w:val="20"/>
                </w:rPr>
                <w:t>Выбор из справочника</w:t>
              </w:r>
            </w:ins>
          </w:p>
        </w:tc>
        <w:tc>
          <w:tcPr>
            <w:tcW w:w="338" w:type="pct"/>
          </w:tcPr>
          <w:p w14:paraId="70511135" w14:textId="2AB75365" w:rsidR="00790D31" w:rsidRPr="000E3C42" w:rsidRDefault="00790D31" w:rsidP="00790D31">
            <w:pPr>
              <w:jc w:val="center"/>
              <w:rPr>
                <w:ins w:id="12283" w:author="Александр" w:date="2020-04-13T08:15:00Z"/>
                <w:rFonts w:ascii="Arial" w:hAnsi="Arial" w:cs="Arial"/>
                <w:sz w:val="20"/>
                <w:szCs w:val="20"/>
              </w:rPr>
            </w:pPr>
            <w:ins w:id="12284" w:author="Александр" w:date="2020-04-13T08:18:00Z">
              <w:r w:rsidRPr="00202A87">
                <w:rPr>
                  <w:rFonts w:ascii="Arial" w:hAnsi="Arial" w:cs="Arial"/>
                  <w:sz w:val="20"/>
                  <w:szCs w:val="20"/>
                </w:rPr>
                <w:t>КСУ НСИ</w:t>
              </w:r>
            </w:ins>
          </w:p>
        </w:tc>
      </w:tr>
    </w:tbl>
    <w:p w14:paraId="06A87039" w14:textId="6BBE913F" w:rsidR="00D153F5" w:rsidRPr="00FA471B" w:rsidRDefault="00D153F5" w:rsidP="00197D54">
      <w:pPr>
        <w:spacing w:before="240" w:after="240" w:line="276" w:lineRule="auto"/>
        <w:ind w:firstLine="567"/>
        <w:jc w:val="left"/>
        <w:rPr>
          <w:rFonts w:ascii="Arial" w:eastAsiaTheme="majorEastAsia" w:hAnsi="Arial" w:cs="Arial"/>
          <w:szCs w:val="26"/>
        </w:rPr>
        <w:sectPr w:rsidR="00D153F5" w:rsidRPr="00FA471B" w:rsidSect="0089336D">
          <w:headerReference w:type="default" r:id="rId51"/>
          <w:headerReference w:type="first" r:id="rId52"/>
          <w:footerReference w:type="first" r:id="rId53"/>
          <w:pgSz w:w="16840" w:h="11907" w:orient="landscape" w:code="9"/>
          <w:pgMar w:top="1134" w:right="1134" w:bottom="567" w:left="1134" w:header="737" w:footer="283" w:gutter="0"/>
          <w:cols w:space="708"/>
          <w:docGrid w:linePitch="360"/>
        </w:sectPr>
      </w:pPr>
      <w:r w:rsidRPr="002522FF">
        <w:rPr>
          <w:rFonts w:ascii="Arial" w:eastAsiaTheme="majorEastAsia" w:hAnsi="Arial" w:cs="Arial"/>
        </w:rPr>
        <w:t xml:space="preserve">Подробное описание модели данных </w:t>
      </w:r>
      <w:r w:rsidR="007C2CF3">
        <w:rPr>
          <w:rFonts w:ascii="Arial" w:eastAsiaTheme="majorEastAsia" w:hAnsi="Arial" w:cs="Arial"/>
        </w:rPr>
        <w:t xml:space="preserve">и </w:t>
      </w:r>
      <w:r w:rsidR="00133CA0">
        <w:rPr>
          <w:rFonts w:ascii="Arial" w:eastAsiaTheme="majorEastAsia" w:hAnsi="Arial" w:cs="Arial"/>
        </w:rPr>
        <w:t xml:space="preserve">описание </w:t>
      </w:r>
      <w:r w:rsidR="007C2CF3">
        <w:rPr>
          <w:rFonts w:ascii="Arial" w:eastAsiaTheme="majorEastAsia" w:hAnsi="Arial" w:cs="Arial"/>
        </w:rPr>
        <w:t>бизнес-процесс</w:t>
      </w:r>
      <w:r w:rsidR="00133CA0">
        <w:rPr>
          <w:rFonts w:ascii="Arial" w:eastAsiaTheme="majorEastAsia" w:hAnsi="Arial" w:cs="Arial"/>
        </w:rPr>
        <w:t>а</w:t>
      </w:r>
      <w:r w:rsidR="007C2CF3">
        <w:rPr>
          <w:rFonts w:ascii="Arial" w:eastAsiaTheme="majorEastAsia" w:hAnsi="Arial" w:cs="Arial"/>
        </w:rPr>
        <w:t xml:space="preserve"> </w:t>
      </w:r>
      <w:r w:rsidR="00133CA0">
        <w:rPr>
          <w:rFonts w:ascii="Arial" w:eastAsiaTheme="majorEastAsia" w:hAnsi="Arial" w:cs="Arial"/>
        </w:rPr>
        <w:t>управления данными НСИ</w:t>
      </w:r>
      <w:r w:rsidR="007C2CF3">
        <w:rPr>
          <w:rFonts w:ascii="Arial" w:eastAsiaTheme="majorEastAsia" w:hAnsi="Arial" w:cs="Arial"/>
        </w:rPr>
        <w:t xml:space="preserve"> </w:t>
      </w:r>
      <w:r w:rsidR="00133CA0">
        <w:rPr>
          <w:rFonts w:ascii="Arial" w:eastAsiaTheme="majorEastAsia" w:hAnsi="Arial" w:cs="Arial"/>
          <w:szCs w:val="24"/>
        </w:rPr>
        <w:t>приведены</w:t>
      </w:r>
      <w:r w:rsidRPr="00CB284A">
        <w:rPr>
          <w:rFonts w:ascii="Arial" w:eastAsiaTheme="majorEastAsia" w:hAnsi="Arial" w:cs="Arial"/>
          <w:szCs w:val="24"/>
        </w:rPr>
        <w:t xml:space="preserve"> в </w:t>
      </w:r>
      <w:r w:rsidRPr="00CB284A">
        <w:rPr>
          <w:rFonts w:ascii="Arial" w:hAnsi="Arial" w:cs="Arial"/>
          <w:szCs w:val="24"/>
        </w:rPr>
        <w:t xml:space="preserve">КД </w:t>
      </w:r>
      <w:del w:id="12285" w:author="Владимир Лаут" w:date="2021-03-05T12:46:00Z">
        <w:r w:rsidRPr="00CB284A" w:rsidDel="006D5936">
          <w:rPr>
            <w:rFonts w:ascii="Arial" w:hAnsi="Arial" w:cs="Arial"/>
            <w:szCs w:val="24"/>
          </w:rPr>
          <w:delText>ERP.</w:delText>
        </w:r>
      </w:del>
      <w:ins w:id="12286" w:author="Александр" w:date="2020-04-13T08:19:00Z">
        <w:del w:id="12287" w:author="Владимир Лаут" w:date="2021-03-05T12:46:00Z">
          <w:r w:rsidR="00790D31" w:rsidDel="006D5936">
            <w:rPr>
              <w:rFonts w:ascii="Arial" w:hAnsi="Arial" w:cs="Arial"/>
              <w:szCs w:val="24"/>
            </w:rPr>
            <w:delText>9.9.2</w:delText>
          </w:r>
        </w:del>
      </w:ins>
      <w:ins w:id="12288" w:author="Владимир Лаут" w:date="2021-03-05T12:46:00Z">
        <w:r w:rsidR="006D5936">
          <w:rPr>
            <w:rFonts w:ascii="Arial" w:hAnsi="Arial" w:cs="Arial"/>
            <w:szCs w:val="24"/>
          </w:rPr>
          <w:t>ERP.13.9.2</w:t>
        </w:r>
      </w:ins>
      <w:del w:id="12289" w:author="Александр" w:date="2020-04-13T08:19:00Z">
        <w:r w:rsidRPr="00CB284A" w:rsidDel="00790D31">
          <w:rPr>
            <w:rFonts w:ascii="Arial" w:hAnsi="Arial" w:cs="Arial"/>
            <w:szCs w:val="24"/>
          </w:rPr>
          <w:delText>5.1</w:delText>
        </w:r>
      </w:del>
      <w:r w:rsidRPr="00CB284A">
        <w:rPr>
          <w:rFonts w:ascii="Arial" w:hAnsi="Arial" w:cs="Arial"/>
          <w:szCs w:val="24"/>
        </w:rPr>
        <w:t>.47_Концепция по нормативно-справочной информации</w:t>
      </w:r>
      <w:r w:rsidRPr="00CB284A">
        <w:rPr>
          <w:rFonts w:ascii="Arial" w:eastAsiaTheme="majorEastAsia" w:hAnsi="Arial" w:cs="Arial"/>
          <w:szCs w:val="24"/>
        </w:rPr>
        <w:t>,</w:t>
      </w:r>
      <w:r>
        <w:rPr>
          <w:rFonts w:ascii="Arial" w:eastAsiaTheme="majorEastAsia" w:hAnsi="Arial" w:cs="Arial"/>
        </w:rPr>
        <w:t xml:space="preserve"> раздел </w:t>
      </w:r>
      <w:r w:rsidRPr="002522FF">
        <w:rPr>
          <w:rFonts w:ascii="Arial" w:hAnsi="Arial" w:cs="Arial"/>
        </w:rPr>
        <w:t>CROSS_9</w:t>
      </w:r>
      <w:r w:rsidRPr="002522FF">
        <w:rPr>
          <w:rFonts w:ascii="Arial" w:eastAsiaTheme="majorEastAsia" w:hAnsi="Arial" w:cs="Arial"/>
          <w:szCs w:val="26"/>
        </w:rPr>
        <w:t xml:space="preserve"> Материалы</w:t>
      </w:r>
      <w:r>
        <w:rPr>
          <w:rFonts w:ascii="Arial" w:eastAsiaTheme="majorEastAsia" w:hAnsi="Arial" w:cs="Arial"/>
          <w:szCs w:val="26"/>
        </w:rPr>
        <w:t>.</w:t>
      </w:r>
    </w:p>
    <w:p w14:paraId="06E5EB7D" w14:textId="77777777" w:rsidR="00D153F5" w:rsidRPr="00977CDA" w:rsidRDefault="00D153F5" w:rsidP="00197D54">
      <w:pPr>
        <w:pStyle w:val="3"/>
      </w:pPr>
      <w:bookmarkStart w:id="12290" w:name="_Toc521083787"/>
      <w:bookmarkStart w:id="12291" w:name="_Toc521340927"/>
      <w:bookmarkStart w:id="12292" w:name="_Toc521439447"/>
      <w:bookmarkStart w:id="12293" w:name="_Toc67557079"/>
      <w:r w:rsidRPr="00977CDA">
        <w:lastRenderedPageBreak/>
        <w:t>Особенности технической реализации</w:t>
      </w:r>
      <w:bookmarkEnd w:id="12290"/>
      <w:bookmarkEnd w:id="12291"/>
      <w:bookmarkEnd w:id="12292"/>
      <w:bookmarkEnd w:id="12293"/>
    </w:p>
    <w:p w14:paraId="3D87D767" w14:textId="77777777" w:rsidR="00D153F5" w:rsidRDefault="00D153F5" w:rsidP="00D153F5">
      <w:pPr>
        <w:spacing w:after="240" w:line="276" w:lineRule="auto"/>
        <w:ind w:firstLine="567"/>
        <w:rPr>
          <w:rFonts w:ascii="Arial" w:hAnsi="Arial" w:cs="Arial"/>
          <w:color w:val="7F7F7F" w:themeColor="text1" w:themeTint="80"/>
        </w:rPr>
      </w:pPr>
      <w:r>
        <w:rPr>
          <w:rFonts w:ascii="Arial" w:hAnsi="Arial" w:cs="Arial"/>
        </w:rPr>
        <w:t>Справочник является централизованным, ведётся в системе КСУ НСИ</w:t>
      </w:r>
      <w:r w:rsidRPr="00326070">
        <w:rPr>
          <w:rFonts w:ascii="Arial" w:hAnsi="Arial" w:cs="Arial"/>
        </w:rPr>
        <w:t xml:space="preserve"> </w:t>
      </w:r>
      <w:r>
        <w:rPr>
          <w:rFonts w:ascii="Arial" w:hAnsi="Arial" w:cs="Arial"/>
        </w:rPr>
        <w:t xml:space="preserve">по заявкам в НСИ с дальнейшей миграцией данных в систему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Pr>
          <w:rFonts w:ascii="Arial" w:hAnsi="Arial" w:cs="Arial"/>
        </w:rPr>
        <w:t>.</w:t>
      </w:r>
    </w:p>
    <w:p w14:paraId="1F5F5EB7" w14:textId="77777777" w:rsidR="00D153F5" w:rsidRDefault="00D153F5" w:rsidP="00D153F5">
      <w:pPr>
        <w:spacing w:after="240" w:line="276" w:lineRule="auto"/>
        <w:ind w:firstLine="567"/>
        <w:rPr>
          <w:rStyle w:val="BaseChar"/>
        </w:rPr>
      </w:pPr>
      <w:r>
        <w:rPr>
          <w:rStyle w:val="BaseChar"/>
        </w:rPr>
        <w:t>В</w:t>
      </w:r>
      <w:r w:rsidRPr="00645133">
        <w:rPr>
          <w:rStyle w:val="BaseChar"/>
        </w:rPr>
        <w:t xml:space="preserve"> системе SAP S/4 ведение</w:t>
      </w:r>
      <w:r>
        <w:rPr>
          <w:rStyle w:val="BaseChar"/>
        </w:rPr>
        <w:t xml:space="preserve"> справочника материалов осуществляется с помощью транзакций MM01 – создание (включая расширение на новые орг. уровни и создание новых ракурсов), MM02 – изменение (включая блокировку) и MM03 – просмотр записи справочника.</w:t>
      </w:r>
    </w:p>
    <w:p w14:paraId="28C15338" w14:textId="0FFB3865" w:rsidR="00D153F5" w:rsidRDefault="00D153F5" w:rsidP="00D153F5">
      <w:pPr>
        <w:spacing w:after="240" w:line="276" w:lineRule="auto"/>
        <w:ind w:firstLine="567"/>
        <w:rPr>
          <w:ins w:id="12294" w:author="Владимир Лаут" w:date="2021-03-25T09:10:00Z"/>
          <w:rStyle w:val="BaseChar"/>
        </w:rPr>
      </w:pPr>
      <w:r>
        <w:rPr>
          <w:rStyle w:val="BaseChar"/>
        </w:rPr>
        <w:t>Поскольку в Компании ведение справочника Материалы осуществляется централизовано в системе КСУ НСИ, доступ к транзакциям MM01 и MM02 в системе SAP должен быть заблокирован пользователям при помощи соответствующей настройки ролей.</w:t>
      </w:r>
    </w:p>
    <w:p w14:paraId="792D6350" w14:textId="063638B7" w:rsidR="00BD49CD" w:rsidRDefault="00BD49CD" w:rsidP="00BD49CD">
      <w:pPr>
        <w:spacing w:after="240" w:line="276" w:lineRule="auto"/>
        <w:ind w:firstLine="567"/>
        <w:rPr>
          <w:ins w:id="12295" w:author="Владимир Лаут" w:date="2021-03-25T09:10:00Z"/>
          <w:rFonts w:ascii="Arial" w:hAnsi="Arial" w:cs="Arial"/>
        </w:rPr>
      </w:pPr>
      <w:ins w:id="12296" w:author="Владимир Лаут" w:date="2021-03-25T09:10:00Z">
        <w:r w:rsidRPr="00BD49CD">
          <w:rPr>
            <w:rFonts w:ascii="Arial" w:hAnsi="Arial" w:cs="Arial"/>
            <w:rPrChange w:id="12297" w:author="Владимир Лаут" w:date="2021-03-25T09:10:00Z">
              <w:rPr>
                <w:rFonts w:ascii="Arial" w:hAnsi="Arial" w:cs="Arial"/>
                <w:highlight w:val="green"/>
              </w:rPr>
            </w:rPrChange>
          </w:rPr>
          <w:t xml:space="preserve">Для автоматического </w:t>
        </w:r>
      </w:ins>
      <w:ins w:id="12298" w:author="Владимир Лаут" w:date="2021-04-07T19:06:00Z">
        <w:r w:rsidR="00B70BFD" w:rsidRPr="00BD49CD">
          <w:rPr>
            <w:rFonts w:ascii="Arial" w:hAnsi="Arial" w:cs="Arial"/>
          </w:rPr>
          <w:t>определения</w:t>
        </w:r>
      </w:ins>
      <w:ins w:id="12299" w:author="Владимир Лаут" w:date="2021-03-25T09:10:00Z">
        <w:r w:rsidRPr="00BD49CD">
          <w:rPr>
            <w:rFonts w:ascii="Arial" w:hAnsi="Arial" w:cs="Arial"/>
            <w:rPrChange w:id="12300" w:author="Владимир Лаут" w:date="2021-03-25T09:10:00Z">
              <w:rPr>
                <w:rFonts w:ascii="Arial" w:hAnsi="Arial" w:cs="Arial"/>
                <w:highlight w:val="green"/>
              </w:rPr>
            </w:rPrChange>
          </w:rPr>
          <w:t xml:space="preserve"> каталога на </w:t>
        </w:r>
      </w:ins>
      <w:ins w:id="12301" w:author="Владимир Лаут" w:date="2021-04-07T19:06:00Z">
        <w:r w:rsidR="00B70BFD" w:rsidRPr="00BD49CD">
          <w:rPr>
            <w:rFonts w:ascii="Arial" w:hAnsi="Arial" w:cs="Arial"/>
          </w:rPr>
          <w:t>основании</w:t>
        </w:r>
      </w:ins>
      <w:ins w:id="12302" w:author="Владимир Лаут" w:date="2021-03-25T09:10:00Z">
        <w:r w:rsidRPr="00BD49CD">
          <w:rPr>
            <w:rFonts w:ascii="Arial" w:hAnsi="Arial" w:cs="Arial"/>
            <w:rPrChange w:id="12303" w:author="Владимир Лаут" w:date="2021-03-25T09:10:00Z">
              <w:rPr>
                <w:rFonts w:ascii="Arial" w:hAnsi="Arial" w:cs="Arial"/>
                <w:highlight w:val="green"/>
              </w:rPr>
            </w:rPrChange>
          </w:rPr>
          <w:t xml:space="preserve"> информации монтажного узла в </w:t>
        </w:r>
        <w:proofErr w:type="spellStart"/>
        <w:r w:rsidRPr="00BD49CD">
          <w:rPr>
            <w:rFonts w:ascii="Arial" w:hAnsi="Arial" w:cs="Arial"/>
            <w:lang w:val="en-US"/>
            <w:rPrChange w:id="12304" w:author="Владимир Лаут" w:date="2021-03-25T09:10:00Z">
              <w:rPr>
                <w:rFonts w:ascii="Arial" w:hAnsi="Arial" w:cs="Arial"/>
                <w:highlight w:val="green"/>
                <w:lang w:val="en-US"/>
              </w:rPr>
            </w:rPrChange>
          </w:rPr>
          <w:t>LinkOne</w:t>
        </w:r>
        <w:proofErr w:type="spellEnd"/>
        <w:r w:rsidRPr="00BD49CD">
          <w:rPr>
            <w:rFonts w:ascii="Arial" w:hAnsi="Arial" w:cs="Arial"/>
            <w:rPrChange w:id="12305" w:author="Владимир Лаут" w:date="2021-03-25T09:10:00Z">
              <w:rPr>
                <w:rFonts w:ascii="Arial" w:hAnsi="Arial" w:cs="Arial"/>
                <w:highlight w:val="green"/>
                <w:lang w:val="en-US"/>
              </w:rPr>
            </w:rPrChange>
          </w:rPr>
          <w:t xml:space="preserve"> </w:t>
        </w:r>
        <w:r w:rsidRPr="00BD49CD">
          <w:rPr>
            <w:rFonts w:ascii="Arial" w:hAnsi="Arial" w:cs="Arial"/>
            <w:lang w:val="en-US"/>
            <w:rPrChange w:id="12306" w:author="Владимир Лаут" w:date="2021-03-25T09:10:00Z">
              <w:rPr>
                <w:rFonts w:ascii="Arial" w:hAnsi="Arial" w:cs="Arial"/>
                <w:highlight w:val="green"/>
                <w:lang w:val="en-US"/>
              </w:rPr>
            </w:rPrChange>
          </w:rPr>
          <w:t>WebView</w:t>
        </w:r>
        <w:r w:rsidRPr="00BD49CD">
          <w:rPr>
            <w:rFonts w:ascii="Arial" w:hAnsi="Arial" w:cs="Arial"/>
            <w:rPrChange w:id="12307" w:author="Владимир Лаут" w:date="2021-03-25T09:10:00Z">
              <w:rPr>
                <w:rFonts w:ascii="Arial" w:hAnsi="Arial" w:cs="Arial"/>
                <w:highlight w:val="green"/>
                <w:lang w:val="en-US"/>
              </w:rPr>
            </w:rPrChange>
          </w:rPr>
          <w:t xml:space="preserve"> </w:t>
        </w:r>
        <w:r w:rsidRPr="00BD49CD">
          <w:rPr>
            <w:rFonts w:ascii="Arial" w:hAnsi="Arial" w:cs="Arial"/>
            <w:rPrChange w:id="12308" w:author="Владимир Лаут" w:date="2021-03-25T09:10:00Z">
              <w:rPr>
                <w:rFonts w:ascii="Arial" w:hAnsi="Arial" w:cs="Arial"/>
                <w:highlight w:val="green"/>
              </w:rPr>
            </w:rPrChange>
          </w:rPr>
          <w:t xml:space="preserve">необходимы заполненные значения признаков класса «Код производителя для </w:t>
        </w:r>
        <w:proofErr w:type="spellStart"/>
        <w:r w:rsidRPr="00BD49CD">
          <w:rPr>
            <w:rFonts w:ascii="Arial" w:hAnsi="Arial" w:cs="Arial"/>
            <w:rPrChange w:id="12309" w:author="Владимир Лаут" w:date="2021-03-25T09:10:00Z">
              <w:rPr>
                <w:rFonts w:ascii="Arial" w:hAnsi="Arial" w:cs="Arial"/>
                <w:highlight w:val="green"/>
              </w:rPr>
            </w:rPrChange>
          </w:rPr>
          <w:t>LinkOne</w:t>
        </w:r>
        <w:proofErr w:type="spellEnd"/>
        <w:r w:rsidRPr="00BD49CD">
          <w:rPr>
            <w:rFonts w:ascii="Arial" w:hAnsi="Arial" w:cs="Arial"/>
            <w:rPrChange w:id="12310" w:author="Владимир Лаут" w:date="2021-03-25T09:10:00Z">
              <w:rPr>
                <w:rFonts w:ascii="Arial" w:hAnsi="Arial" w:cs="Arial"/>
                <w:highlight w:val="green"/>
              </w:rPr>
            </w:rPrChange>
          </w:rPr>
          <w:t xml:space="preserve">» и «Код модели оборудования для </w:t>
        </w:r>
        <w:proofErr w:type="spellStart"/>
        <w:r w:rsidRPr="00BD49CD">
          <w:rPr>
            <w:rFonts w:ascii="Arial" w:hAnsi="Arial" w:cs="Arial"/>
            <w:rPrChange w:id="12311" w:author="Владимир Лаут" w:date="2021-03-25T09:10:00Z">
              <w:rPr>
                <w:rFonts w:ascii="Arial" w:hAnsi="Arial" w:cs="Arial"/>
                <w:highlight w:val="green"/>
              </w:rPr>
            </w:rPrChange>
          </w:rPr>
          <w:t>LinkOne</w:t>
        </w:r>
        <w:proofErr w:type="spellEnd"/>
        <w:r w:rsidRPr="00BD49CD">
          <w:rPr>
            <w:rFonts w:ascii="Arial" w:hAnsi="Arial" w:cs="Arial"/>
            <w:rPrChange w:id="12312" w:author="Владимир Лаут" w:date="2021-03-25T09:10:00Z">
              <w:rPr>
                <w:rFonts w:ascii="Arial" w:hAnsi="Arial" w:cs="Arial"/>
                <w:highlight w:val="green"/>
              </w:rPr>
            </w:rPrChange>
          </w:rPr>
          <w:t>».</w:t>
        </w:r>
      </w:ins>
    </w:p>
    <w:p w14:paraId="33AF26FA" w14:textId="0A0D6710" w:rsidR="00BD49CD" w:rsidRPr="00977CDA" w:rsidDel="00BD49CD" w:rsidRDefault="00BD49CD" w:rsidP="00D153F5">
      <w:pPr>
        <w:spacing w:after="240" w:line="276" w:lineRule="auto"/>
        <w:ind w:firstLine="567"/>
        <w:rPr>
          <w:del w:id="12313" w:author="Владимир Лаут" w:date="2021-03-25T09:10:00Z"/>
          <w:rFonts w:ascii="Arial" w:hAnsi="Arial" w:cs="Arial"/>
          <w:i/>
          <w:color w:val="7F7F7F" w:themeColor="text1" w:themeTint="80"/>
        </w:rPr>
      </w:pPr>
    </w:p>
    <w:p w14:paraId="1BA262CA" w14:textId="77777777" w:rsidR="00D153F5" w:rsidRPr="00B10F88" w:rsidRDefault="00D153F5" w:rsidP="00D153F5">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3FB491E3" w14:textId="77777777" w:rsidR="00D153F5" w:rsidRPr="00977CDA" w:rsidRDefault="00D153F5" w:rsidP="00197D54">
      <w:pPr>
        <w:pStyle w:val="3"/>
      </w:pPr>
      <w:bookmarkStart w:id="12314" w:name="_Toc521083788"/>
      <w:bookmarkStart w:id="12315" w:name="_Toc521340928"/>
      <w:bookmarkStart w:id="12316" w:name="_Toc521439448"/>
      <w:bookmarkStart w:id="12317" w:name="_Toc67557080"/>
      <w:r w:rsidRPr="00977CDA">
        <w:t>Миграция объекта данных</w:t>
      </w:r>
      <w:bookmarkEnd w:id="12314"/>
      <w:bookmarkEnd w:id="12315"/>
      <w:bookmarkEnd w:id="12316"/>
      <w:bookmarkEnd w:id="12317"/>
    </w:p>
    <w:p w14:paraId="45A0C7E8" w14:textId="58A68E20" w:rsidR="00D22078" w:rsidRDefault="00D22078" w:rsidP="00804216">
      <w:pPr>
        <w:pStyle w:val="Base"/>
        <w:rPr>
          <w:szCs w:val="24"/>
        </w:rPr>
      </w:pPr>
      <w:r>
        <w:t xml:space="preserve">Возможна миграция данных в систему </w:t>
      </w:r>
      <w:r>
        <w:rPr>
          <w:lang w:val="en-US"/>
        </w:rPr>
        <w:t>SAP</w:t>
      </w:r>
      <w:r w:rsidRPr="00804216">
        <w:t xml:space="preserve"> </w:t>
      </w:r>
      <w:r>
        <w:rPr>
          <w:lang w:val="en-US"/>
        </w:rPr>
        <w:t>S</w:t>
      </w:r>
      <w:r w:rsidRPr="00804216">
        <w:t>/4</w:t>
      </w:r>
      <w:r>
        <w:rPr>
          <w:lang w:val="en-US"/>
        </w:rPr>
        <w:t>HANA</w:t>
      </w:r>
      <w:r>
        <w:t xml:space="preserve"> из системы КСУ НСИ или </w:t>
      </w:r>
      <w:r>
        <w:rPr>
          <w:szCs w:val="24"/>
        </w:rPr>
        <w:t xml:space="preserve">по шаблонам данных, подготовленных в рамках проекта </w:t>
      </w:r>
      <w:r w:rsidRPr="006E73B8">
        <w:rPr>
          <w:szCs w:val="24"/>
        </w:rPr>
        <w:t xml:space="preserve">117306 «Паспортизация объектов </w:t>
      </w:r>
      <w:proofErr w:type="spellStart"/>
      <w:r w:rsidRPr="006E73B8">
        <w:rPr>
          <w:szCs w:val="24"/>
        </w:rPr>
        <w:t>ТОиР</w:t>
      </w:r>
      <w:proofErr w:type="spellEnd"/>
      <w:r w:rsidRPr="006E73B8">
        <w:rPr>
          <w:szCs w:val="24"/>
        </w:rPr>
        <w:t xml:space="preserve">, разработка системы управления НСИ </w:t>
      </w:r>
      <w:proofErr w:type="spellStart"/>
      <w:r w:rsidRPr="006E73B8">
        <w:rPr>
          <w:szCs w:val="24"/>
        </w:rPr>
        <w:t>ТОиР</w:t>
      </w:r>
      <w:proofErr w:type="spellEnd"/>
      <w:r w:rsidRPr="006E73B8">
        <w:rPr>
          <w:szCs w:val="24"/>
        </w:rPr>
        <w:t>»</w:t>
      </w:r>
      <w:r>
        <w:rPr>
          <w:szCs w:val="24"/>
        </w:rPr>
        <w:t>.</w:t>
      </w:r>
    </w:p>
    <w:p w14:paraId="08A73D31" w14:textId="08D70CDC" w:rsidR="00D22078" w:rsidRPr="00804216" w:rsidRDefault="00D22078" w:rsidP="00804216">
      <w:pPr>
        <w:pStyle w:val="Base"/>
      </w:pPr>
      <w:r>
        <w:t xml:space="preserve">Описание подхода к миграции и подготовке данных приведено в КД </w:t>
      </w:r>
      <w:del w:id="12318" w:author="Владимир Лаут" w:date="2021-03-05T12:46:00Z">
        <w:r w:rsidDel="006D5936">
          <w:rPr>
            <w:lang w:val="en-US"/>
          </w:rPr>
          <w:delText>ERP</w:delText>
        </w:r>
        <w:r w:rsidRPr="00804216" w:rsidDel="006D5936">
          <w:delText>.</w:delText>
        </w:r>
      </w:del>
      <w:ins w:id="12319" w:author="Александр" w:date="2020-04-13T08:19:00Z">
        <w:del w:id="12320" w:author="Владимир Лаут" w:date="2021-03-05T12:46:00Z">
          <w:r w:rsidR="00790D31" w:rsidDel="006D5936">
            <w:delText>9.9.2</w:delText>
          </w:r>
        </w:del>
      </w:ins>
      <w:ins w:id="12321" w:author="Владимир Лаут" w:date="2021-03-05T12:46:00Z">
        <w:r w:rsidR="006D5936">
          <w:rPr>
            <w:lang w:val="en-US"/>
          </w:rPr>
          <w:t>ERP</w:t>
        </w:r>
        <w:r w:rsidR="006D5936" w:rsidRPr="006D5936">
          <w:rPr>
            <w:rPrChange w:id="12322" w:author="Владимир Лаут" w:date="2021-03-05T12:46:00Z">
              <w:rPr>
                <w:lang w:val="en-US"/>
              </w:rPr>
            </w:rPrChange>
          </w:rPr>
          <w:t>.13.9.2</w:t>
        </w:r>
      </w:ins>
      <w:del w:id="12323" w:author="Александр" w:date="2020-04-13T08:19:00Z">
        <w:r w:rsidRPr="00804216" w:rsidDel="00790D31">
          <w:delText>5.7</w:delText>
        </w:r>
      </w:del>
      <w:r w:rsidRPr="00804216">
        <w:t>.1_</w:t>
      </w:r>
      <w:r>
        <w:t>Концепция миграции данных.</w:t>
      </w:r>
    </w:p>
    <w:p w14:paraId="6F98E707"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2324" w:name="_Объект_основных_данных_16"/>
      <w:bookmarkStart w:id="12325" w:name="_Toc521083789"/>
      <w:bookmarkStart w:id="12326" w:name="_Toc521340929"/>
      <w:bookmarkStart w:id="12327" w:name="_Toc521439449"/>
      <w:bookmarkStart w:id="12328" w:name="_Toc67557081"/>
      <w:bookmarkEnd w:id="12324"/>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F70845">
        <w:rPr>
          <w:rFonts w:eastAsiaTheme="majorEastAsia" w:cstheme="majorBidi"/>
          <w:bCs w:val="0"/>
          <w:iCs w:val="0"/>
          <w:szCs w:val="26"/>
        </w:rPr>
        <w:t>_30 Ответственный за рабочее место</w:t>
      </w:r>
      <w:r w:rsidRPr="00FB401A">
        <w:rPr>
          <w:rFonts w:eastAsiaTheme="majorEastAsia" w:cstheme="majorBidi"/>
          <w:bCs w:val="0"/>
          <w:iCs w:val="0"/>
          <w:szCs w:val="26"/>
        </w:rPr>
        <w:t>.</w:t>
      </w:r>
      <w:bookmarkEnd w:id="12325"/>
      <w:bookmarkEnd w:id="12326"/>
      <w:bookmarkEnd w:id="12327"/>
      <w:bookmarkEnd w:id="12328"/>
    </w:p>
    <w:p w14:paraId="57E3E743" w14:textId="77777777" w:rsidR="00D153F5" w:rsidRPr="00FB401A" w:rsidRDefault="00D153F5" w:rsidP="00197D54">
      <w:pPr>
        <w:pStyle w:val="3"/>
      </w:pPr>
      <w:bookmarkStart w:id="12329" w:name="_Toc521083790"/>
      <w:bookmarkStart w:id="12330" w:name="_Toc521340930"/>
      <w:bookmarkStart w:id="12331" w:name="_Toc521439450"/>
      <w:bookmarkStart w:id="12332" w:name="_Toc67557082"/>
      <w:r w:rsidRPr="00FB401A">
        <w:t>Описание объекта</w:t>
      </w:r>
      <w:bookmarkEnd w:id="12329"/>
      <w:bookmarkEnd w:id="12330"/>
      <w:bookmarkEnd w:id="12331"/>
      <w:bookmarkEnd w:id="12332"/>
    </w:p>
    <w:p w14:paraId="5D2BC895" w14:textId="77777777" w:rsidR="00D153F5" w:rsidRDefault="00D153F5" w:rsidP="00D153F5">
      <w:pPr>
        <w:spacing w:after="240" w:line="276" w:lineRule="auto"/>
        <w:ind w:firstLine="567"/>
        <w:rPr>
          <w:rFonts w:ascii="Arial" w:hAnsi="Arial" w:cs="Arial"/>
        </w:rPr>
      </w:pPr>
      <w:r w:rsidRPr="00F70845">
        <w:rPr>
          <w:rFonts w:ascii="Arial" w:hAnsi="Arial" w:cs="Arial"/>
        </w:rPr>
        <w:t xml:space="preserve">Ответственный за рабочее место </w:t>
      </w:r>
      <w:r>
        <w:rPr>
          <w:rFonts w:ascii="Arial" w:hAnsi="Arial" w:cs="Arial"/>
        </w:rPr>
        <w:t>–</w:t>
      </w:r>
      <w:r w:rsidRPr="00F70845">
        <w:rPr>
          <w:rFonts w:ascii="Arial" w:hAnsi="Arial" w:cs="Arial"/>
        </w:rPr>
        <w:t xml:space="preserve"> </w:t>
      </w:r>
      <w:r>
        <w:rPr>
          <w:rFonts w:ascii="Arial" w:hAnsi="Arial" w:cs="Arial"/>
        </w:rPr>
        <w:t>справочник, содержащий Ф.И.О. или наименование группы лиц, ответственных за рабочие места.</w:t>
      </w:r>
    </w:p>
    <w:p w14:paraId="73BAF4C3" w14:textId="77777777" w:rsidR="00D153F5" w:rsidRPr="00FB401A" w:rsidRDefault="00D153F5" w:rsidP="00197D54">
      <w:pPr>
        <w:pStyle w:val="3"/>
      </w:pPr>
      <w:bookmarkStart w:id="12333" w:name="_Toc521083791"/>
      <w:bookmarkStart w:id="12334" w:name="_Toc521340931"/>
      <w:bookmarkStart w:id="12335" w:name="_Toc521439451"/>
      <w:bookmarkStart w:id="12336" w:name="_Toc67557083"/>
      <w:r w:rsidRPr="00FB401A">
        <w:t>Принципы кодирования и нумерации</w:t>
      </w:r>
      <w:bookmarkEnd w:id="12333"/>
      <w:bookmarkEnd w:id="12334"/>
      <w:bookmarkEnd w:id="12335"/>
      <w:bookmarkEnd w:id="12336"/>
    </w:p>
    <w:p w14:paraId="664CC79C" w14:textId="0CEFE7DF" w:rsidR="00D153F5" w:rsidRPr="00B97F3A" w:rsidRDefault="00D153F5" w:rsidP="00197D54">
      <w:pPr>
        <w:pStyle w:val="a9"/>
        <w:keepNext/>
        <w:spacing w:after="240" w:afterAutospacing="0" w:line="276" w:lineRule="auto"/>
        <w:ind w:firstLine="567"/>
        <w:rPr>
          <w:rFonts w:ascii="Arial" w:hAnsi="Arial" w:cs="Arial"/>
        </w:rPr>
      </w:pPr>
      <w:r w:rsidRPr="00B97F3A">
        <w:rPr>
          <w:rFonts w:ascii="Arial" w:hAnsi="Arial" w:cs="Arial"/>
        </w:rPr>
        <w:t>Кодиро</w:t>
      </w:r>
      <w:r>
        <w:rPr>
          <w:rFonts w:ascii="Arial" w:hAnsi="Arial" w:cs="Arial"/>
        </w:rPr>
        <w:t>вка ответственных за рабочее место числовая, значения кодов содержат 3 разряда</w:t>
      </w:r>
      <w:ins w:id="12337" w:author="Александр" w:date="2020-04-13T08:21:00Z">
        <w:r w:rsidR="00025C02">
          <w:rPr>
            <w:rFonts w:ascii="Arial" w:hAnsi="Arial" w:cs="Arial"/>
          </w:rPr>
          <w:t xml:space="preserve">. </w:t>
        </w:r>
      </w:ins>
      <w:del w:id="12338" w:author="Александр" w:date="2020-04-13T08:20:00Z">
        <w:r w:rsidDel="00025C02">
          <w:rPr>
            <w:rFonts w:ascii="Arial" w:hAnsi="Arial" w:cs="Arial"/>
          </w:rPr>
          <w:delText>, начиная со значения 001.</w:delText>
        </w:r>
      </w:del>
    </w:p>
    <w:p w14:paraId="2A92A5BB" w14:textId="77777777" w:rsidR="00D153F5" w:rsidRPr="00FB401A" w:rsidRDefault="00D153F5" w:rsidP="00197D54">
      <w:pPr>
        <w:pStyle w:val="3"/>
      </w:pPr>
      <w:bookmarkStart w:id="12339" w:name="_Toc521083792"/>
      <w:bookmarkStart w:id="12340" w:name="_Toc521340932"/>
      <w:bookmarkStart w:id="12341" w:name="_Toc521439452"/>
      <w:bookmarkStart w:id="12342" w:name="_Toc67557084"/>
      <w:r>
        <w:t>К</w:t>
      </w:r>
      <w:r w:rsidRPr="00FB401A">
        <w:t>лючевые параметры объекта</w:t>
      </w:r>
      <w:bookmarkEnd w:id="12339"/>
      <w:bookmarkEnd w:id="12340"/>
      <w:bookmarkEnd w:id="12341"/>
      <w:bookmarkEnd w:id="12342"/>
    </w:p>
    <w:p w14:paraId="56ECCCA7" w14:textId="77777777" w:rsidR="00D153F5" w:rsidRDefault="00D153F5" w:rsidP="00D153F5">
      <w:pPr>
        <w:spacing w:after="120" w:line="276" w:lineRule="auto"/>
        <w:ind w:firstLine="567"/>
        <w:rPr>
          <w:rFonts w:ascii="Arial" w:hAnsi="Arial" w:cs="Arial"/>
        </w:rPr>
      </w:pPr>
      <w:r w:rsidRPr="00F9294D">
        <w:rPr>
          <w:rFonts w:ascii="Arial" w:hAnsi="Arial" w:cs="Arial"/>
        </w:rPr>
        <w:t>К</w:t>
      </w:r>
      <w:r>
        <w:rPr>
          <w:rFonts w:ascii="Arial" w:hAnsi="Arial" w:cs="Arial"/>
        </w:rPr>
        <w:t>лючевыми параметрами объекта являются:</w:t>
      </w:r>
    </w:p>
    <w:p w14:paraId="5C7FE659" w14:textId="77777777" w:rsidR="00D153F5" w:rsidRPr="003A4B50" w:rsidRDefault="00D153F5" w:rsidP="00197D54">
      <w:pPr>
        <w:pStyle w:val="afc"/>
        <w:numPr>
          <w:ilvl w:val="0"/>
          <w:numId w:val="16"/>
        </w:numPr>
        <w:spacing w:after="120" w:line="276" w:lineRule="auto"/>
        <w:ind w:left="851" w:hanging="284"/>
        <w:rPr>
          <w:rFonts w:ascii="Arial" w:hAnsi="Arial" w:cs="Arial"/>
          <w:szCs w:val="24"/>
        </w:rPr>
      </w:pPr>
      <w:r w:rsidRPr="003A4B50">
        <w:rPr>
          <w:rFonts w:ascii="Arial" w:hAnsi="Arial" w:cs="Arial"/>
          <w:szCs w:val="24"/>
        </w:rPr>
        <w:t>WERKS – Завод,</w:t>
      </w:r>
    </w:p>
    <w:p w14:paraId="31B4C451" w14:textId="77777777" w:rsidR="00D153F5" w:rsidRPr="003A4B50" w:rsidRDefault="00D153F5" w:rsidP="00197D54">
      <w:pPr>
        <w:pStyle w:val="afc"/>
        <w:numPr>
          <w:ilvl w:val="0"/>
          <w:numId w:val="16"/>
        </w:numPr>
        <w:spacing w:after="240" w:line="276" w:lineRule="auto"/>
        <w:ind w:left="851" w:hanging="284"/>
        <w:rPr>
          <w:rFonts w:ascii="Arial" w:hAnsi="Arial" w:cs="Arial"/>
          <w:szCs w:val="24"/>
        </w:rPr>
        <w:sectPr w:rsidR="00D153F5" w:rsidRPr="003A4B50" w:rsidSect="0089336D">
          <w:headerReference w:type="default" r:id="rId54"/>
          <w:headerReference w:type="first" r:id="rId55"/>
          <w:pgSz w:w="11907" w:h="16840" w:code="9"/>
          <w:pgMar w:top="1134" w:right="567" w:bottom="1134" w:left="1134" w:header="737" w:footer="283" w:gutter="0"/>
          <w:cols w:space="708"/>
          <w:docGrid w:linePitch="360"/>
        </w:sectPr>
      </w:pPr>
      <w:r w:rsidRPr="003A4B50">
        <w:rPr>
          <w:rFonts w:ascii="Arial" w:hAnsi="Arial" w:cs="Arial"/>
          <w:szCs w:val="24"/>
        </w:rPr>
        <w:t>VERAN - Ответственный за рабочее место.</w:t>
      </w:r>
    </w:p>
    <w:p w14:paraId="7EDC250C" w14:textId="77777777" w:rsidR="00D153F5" w:rsidRPr="003F2961" w:rsidRDefault="00D153F5" w:rsidP="00197D54">
      <w:pPr>
        <w:pStyle w:val="3"/>
      </w:pPr>
      <w:bookmarkStart w:id="12343" w:name="_Toc521083793"/>
      <w:bookmarkStart w:id="12344" w:name="_Toc521340933"/>
      <w:bookmarkStart w:id="12345" w:name="_Toc521439453"/>
      <w:bookmarkStart w:id="12346" w:name="_Toc67557085"/>
      <w:r w:rsidRPr="003F2961">
        <w:lastRenderedPageBreak/>
        <w:t>Модель данных объекта</w:t>
      </w:r>
      <w:bookmarkEnd w:id="12343"/>
      <w:bookmarkEnd w:id="12344"/>
      <w:bookmarkEnd w:id="12345"/>
      <w:bookmarkEnd w:id="12346"/>
    </w:p>
    <w:p w14:paraId="5E864474" w14:textId="32FB6197" w:rsidR="00D153F5" w:rsidRPr="00F70845"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sidR="0010588B">
        <w:rPr>
          <w:rFonts w:ascii="Arial" w:hAnsi="Arial" w:cs="Arial"/>
          <w:b/>
          <w:sz w:val="22"/>
        </w:rPr>
        <w:t xml:space="preserve"> </w:t>
      </w:r>
      <w:ins w:id="12347" w:author="Александр" w:date="2020-04-13T13:13:00Z">
        <w:r w:rsidR="0036397B">
          <w:rPr>
            <w:rFonts w:ascii="Arial" w:hAnsi="Arial" w:cs="Arial"/>
            <w:b/>
            <w:sz w:val="22"/>
          </w:rPr>
          <w:t>30</w:t>
        </w:r>
      </w:ins>
      <w:del w:id="12348" w:author="Александр" w:date="2020-04-13T13:13:00Z">
        <w:r w:rsidR="0010588B" w:rsidDel="00870994">
          <w:rPr>
            <w:rFonts w:ascii="Arial" w:hAnsi="Arial" w:cs="Arial"/>
            <w:b/>
            <w:sz w:val="22"/>
          </w:rPr>
          <w:delText>31</w:delText>
        </w:r>
      </w:del>
      <w:r w:rsidRPr="00321205">
        <w:rPr>
          <w:rFonts w:ascii="Arial" w:hAnsi="Arial" w:cs="Arial"/>
          <w:b/>
          <w:sz w:val="22"/>
        </w:rPr>
        <w:t xml:space="preserve">. Модель данных </w:t>
      </w:r>
      <w:r>
        <w:rPr>
          <w:rFonts w:ascii="Arial" w:hAnsi="Arial" w:cs="Arial"/>
          <w:b/>
          <w:sz w:val="22"/>
          <w:lang w:val="en-US"/>
        </w:rPr>
        <w:t>PM</w:t>
      </w:r>
      <w:r w:rsidRPr="00F70845">
        <w:rPr>
          <w:rFonts w:ascii="Arial" w:hAnsi="Arial" w:cs="Arial"/>
          <w:b/>
          <w:sz w:val="22"/>
        </w:rPr>
        <w:t>_30</w:t>
      </w:r>
      <w:r>
        <w:rPr>
          <w:rFonts w:ascii="Arial" w:hAnsi="Arial" w:cs="Arial"/>
          <w:b/>
          <w:sz w:val="22"/>
        </w:rPr>
        <w:t xml:space="preserve"> Ответственный за рабочее место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467"/>
        <w:gridCol w:w="1658"/>
        <w:gridCol w:w="1794"/>
        <w:gridCol w:w="839"/>
        <w:gridCol w:w="1477"/>
        <w:gridCol w:w="1857"/>
        <w:gridCol w:w="1824"/>
        <w:gridCol w:w="1175"/>
        <w:gridCol w:w="1391"/>
        <w:gridCol w:w="1063"/>
      </w:tblGrid>
      <w:tr w:rsidR="00D153F5" w:rsidRPr="000E3C42" w14:paraId="708DFB5B" w14:textId="77777777" w:rsidTr="00055ACE">
        <w:trPr>
          <w:cantSplit/>
          <w:trHeight w:val="397"/>
        </w:trPr>
        <w:tc>
          <w:tcPr>
            <w:tcW w:w="146" w:type="pct"/>
            <w:vMerge w:val="restart"/>
            <w:shd w:val="clear" w:color="auto" w:fill="FFC000"/>
            <w:vAlign w:val="center"/>
          </w:tcPr>
          <w:p w14:paraId="5FFD032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90" w:type="pct"/>
            <w:vMerge w:val="restart"/>
            <w:shd w:val="clear" w:color="auto" w:fill="FFC000"/>
          </w:tcPr>
          <w:p w14:paraId="086F20C0" w14:textId="77777777" w:rsidR="00D153F5" w:rsidRPr="000E3C42" w:rsidRDefault="00D153F5" w:rsidP="00D153F5">
            <w:pPr>
              <w:jc w:val="center"/>
              <w:rPr>
                <w:rFonts w:ascii="Arial" w:hAnsi="Arial" w:cs="Arial"/>
                <w:b/>
                <w:sz w:val="20"/>
                <w:szCs w:val="20"/>
              </w:rPr>
            </w:pPr>
          </w:p>
          <w:p w14:paraId="2A482BF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53" w:type="pct"/>
            <w:vMerge w:val="restart"/>
            <w:shd w:val="clear" w:color="auto" w:fill="FFC000"/>
            <w:vAlign w:val="center"/>
          </w:tcPr>
          <w:p w14:paraId="2DCB376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599" w:type="pct"/>
            <w:vMerge w:val="restart"/>
            <w:shd w:val="clear" w:color="auto" w:fill="FFC000"/>
            <w:vAlign w:val="center"/>
          </w:tcPr>
          <w:p w14:paraId="6819961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80" w:type="pct"/>
            <w:vMerge w:val="restart"/>
            <w:shd w:val="clear" w:color="auto" w:fill="FFC000"/>
            <w:vAlign w:val="center"/>
          </w:tcPr>
          <w:p w14:paraId="389F5C6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54A98F4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8" w:type="pct"/>
            <w:gridSpan w:val="2"/>
            <w:shd w:val="clear" w:color="auto" w:fill="FFC000"/>
          </w:tcPr>
          <w:p w14:paraId="07EB3E5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56" w:type="pct"/>
            <w:gridSpan w:val="2"/>
            <w:shd w:val="clear" w:color="auto" w:fill="FFC000"/>
            <w:vAlign w:val="center"/>
          </w:tcPr>
          <w:p w14:paraId="66C2458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45F203F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5F69643E" w14:textId="77777777" w:rsidTr="00055ACE">
        <w:trPr>
          <w:cantSplit/>
        </w:trPr>
        <w:tc>
          <w:tcPr>
            <w:tcW w:w="146" w:type="pct"/>
            <w:vMerge/>
            <w:vAlign w:val="center"/>
          </w:tcPr>
          <w:p w14:paraId="11F0C4DA" w14:textId="77777777" w:rsidR="00D153F5" w:rsidRPr="000E3C42" w:rsidRDefault="00D153F5" w:rsidP="00D153F5">
            <w:pPr>
              <w:jc w:val="center"/>
              <w:rPr>
                <w:rFonts w:ascii="Arial" w:hAnsi="Arial" w:cs="Arial"/>
                <w:sz w:val="20"/>
                <w:szCs w:val="20"/>
              </w:rPr>
            </w:pPr>
          </w:p>
        </w:tc>
        <w:tc>
          <w:tcPr>
            <w:tcW w:w="490" w:type="pct"/>
            <w:vMerge/>
          </w:tcPr>
          <w:p w14:paraId="5CBC9D29" w14:textId="77777777" w:rsidR="00D153F5" w:rsidRPr="000E3C42" w:rsidRDefault="00D153F5" w:rsidP="00D153F5">
            <w:pPr>
              <w:jc w:val="center"/>
              <w:rPr>
                <w:rFonts w:ascii="Arial" w:hAnsi="Arial" w:cs="Arial"/>
                <w:sz w:val="20"/>
                <w:szCs w:val="20"/>
              </w:rPr>
            </w:pPr>
          </w:p>
        </w:tc>
        <w:tc>
          <w:tcPr>
            <w:tcW w:w="553" w:type="pct"/>
            <w:vMerge/>
            <w:vAlign w:val="center"/>
          </w:tcPr>
          <w:p w14:paraId="4AE6100D" w14:textId="77777777" w:rsidR="00D153F5" w:rsidRPr="000E3C42" w:rsidRDefault="00D153F5" w:rsidP="00D153F5">
            <w:pPr>
              <w:jc w:val="center"/>
              <w:rPr>
                <w:rFonts w:ascii="Arial" w:hAnsi="Arial" w:cs="Arial"/>
                <w:sz w:val="20"/>
                <w:szCs w:val="20"/>
              </w:rPr>
            </w:pPr>
          </w:p>
        </w:tc>
        <w:tc>
          <w:tcPr>
            <w:tcW w:w="599" w:type="pct"/>
            <w:vMerge/>
            <w:vAlign w:val="center"/>
          </w:tcPr>
          <w:p w14:paraId="77029A9C" w14:textId="77777777" w:rsidR="00D153F5" w:rsidRPr="000E3C42" w:rsidRDefault="00D153F5" w:rsidP="00D153F5">
            <w:pPr>
              <w:jc w:val="center"/>
              <w:rPr>
                <w:rFonts w:ascii="Arial" w:hAnsi="Arial" w:cs="Arial"/>
                <w:sz w:val="20"/>
                <w:szCs w:val="20"/>
              </w:rPr>
            </w:pPr>
          </w:p>
        </w:tc>
        <w:tc>
          <w:tcPr>
            <w:tcW w:w="280" w:type="pct"/>
            <w:vMerge/>
            <w:vAlign w:val="center"/>
          </w:tcPr>
          <w:p w14:paraId="39F25559" w14:textId="77777777" w:rsidR="00D153F5" w:rsidRPr="000E3C42" w:rsidRDefault="00D153F5" w:rsidP="00D153F5">
            <w:pPr>
              <w:jc w:val="center"/>
              <w:rPr>
                <w:rFonts w:ascii="Arial" w:hAnsi="Arial" w:cs="Arial"/>
                <w:sz w:val="20"/>
                <w:szCs w:val="20"/>
              </w:rPr>
            </w:pPr>
          </w:p>
        </w:tc>
        <w:tc>
          <w:tcPr>
            <w:tcW w:w="493" w:type="pct"/>
            <w:vMerge/>
            <w:vAlign w:val="center"/>
          </w:tcPr>
          <w:p w14:paraId="20C108C8"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287AA52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041E30A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153DDAC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64" w:type="pct"/>
            <w:shd w:val="clear" w:color="auto" w:fill="FFC000"/>
            <w:vAlign w:val="center"/>
          </w:tcPr>
          <w:p w14:paraId="00FDCE4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23DFE538" w14:textId="77777777" w:rsidR="00D153F5" w:rsidRPr="000E3C42" w:rsidRDefault="00D153F5" w:rsidP="00D153F5">
            <w:pPr>
              <w:jc w:val="center"/>
              <w:rPr>
                <w:rFonts w:ascii="Arial" w:hAnsi="Arial" w:cs="Arial"/>
                <w:b/>
                <w:sz w:val="20"/>
                <w:szCs w:val="20"/>
              </w:rPr>
            </w:pPr>
          </w:p>
        </w:tc>
      </w:tr>
      <w:tr w:rsidR="00D153F5" w:rsidRPr="000E3C42" w14:paraId="76544E36" w14:textId="77777777" w:rsidTr="00055ACE">
        <w:trPr>
          <w:cantSplit/>
        </w:trPr>
        <w:tc>
          <w:tcPr>
            <w:tcW w:w="146" w:type="pct"/>
          </w:tcPr>
          <w:p w14:paraId="1098C690" w14:textId="0B1A994A" w:rsidR="00D153F5" w:rsidRPr="000E3C42" w:rsidRDefault="00055ACE" w:rsidP="00D153F5">
            <w:pPr>
              <w:rPr>
                <w:rFonts w:ascii="Arial" w:hAnsi="Arial" w:cs="Arial"/>
                <w:sz w:val="20"/>
                <w:szCs w:val="20"/>
              </w:rPr>
            </w:pPr>
            <w:r>
              <w:rPr>
                <w:rFonts w:ascii="Arial" w:hAnsi="Arial" w:cs="Arial"/>
                <w:sz w:val="20"/>
                <w:szCs w:val="20"/>
              </w:rPr>
              <w:t>1</w:t>
            </w:r>
            <w:r w:rsidR="00D153F5" w:rsidRPr="000E3C42">
              <w:rPr>
                <w:rFonts w:ascii="Arial" w:hAnsi="Arial" w:cs="Arial"/>
                <w:sz w:val="20"/>
                <w:szCs w:val="20"/>
              </w:rPr>
              <w:t>.</w:t>
            </w:r>
          </w:p>
        </w:tc>
        <w:tc>
          <w:tcPr>
            <w:tcW w:w="490" w:type="pct"/>
          </w:tcPr>
          <w:p w14:paraId="50062B86" w14:textId="5A33DBF7"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53" w:type="pct"/>
          </w:tcPr>
          <w:p w14:paraId="17C089C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Ответственный за рабочее место</w:t>
            </w:r>
          </w:p>
        </w:tc>
        <w:tc>
          <w:tcPr>
            <w:tcW w:w="599" w:type="pct"/>
          </w:tcPr>
          <w:p w14:paraId="50723F74"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_30. Справочник, содержащий Ф.И.О. или наименование группы лиц, ответственных за рабочие места</w:t>
            </w:r>
          </w:p>
        </w:tc>
        <w:tc>
          <w:tcPr>
            <w:tcW w:w="280" w:type="pct"/>
          </w:tcPr>
          <w:p w14:paraId="49F92CC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3</w:t>
            </w:r>
          </w:p>
        </w:tc>
        <w:tc>
          <w:tcPr>
            <w:tcW w:w="493" w:type="pct"/>
          </w:tcPr>
          <w:p w14:paraId="77373D0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TC24-VERAN</w:t>
            </w:r>
          </w:p>
        </w:tc>
        <w:tc>
          <w:tcPr>
            <w:tcW w:w="620" w:type="pct"/>
          </w:tcPr>
          <w:p w14:paraId="1D2E4AD5"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13F993E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Все объекты</w:t>
            </w:r>
          </w:p>
        </w:tc>
        <w:tc>
          <w:tcPr>
            <w:tcW w:w="392" w:type="pct"/>
          </w:tcPr>
          <w:p w14:paraId="68AB4261" w14:textId="354E2327"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64" w:type="pct"/>
          </w:tcPr>
          <w:p w14:paraId="0D1E780E" w14:textId="3397D227"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5" w:type="pct"/>
          </w:tcPr>
          <w:p w14:paraId="64F06B61"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569A411B" w14:textId="77777777" w:rsidTr="00055ACE">
        <w:trPr>
          <w:cantSplit/>
        </w:trPr>
        <w:tc>
          <w:tcPr>
            <w:tcW w:w="146" w:type="pct"/>
          </w:tcPr>
          <w:p w14:paraId="1B4975FD" w14:textId="420454A6" w:rsidR="00D153F5" w:rsidRPr="000E3C42" w:rsidRDefault="00055ACE" w:rsidP="00D153F5">
            <w:pPr>
              <w:rPr>
                <w:rFonts w:ascii="Arial" w:hAnsi="Arial" w:cs="Arial"/>
                <w:sz w:val="20"/>
                <w:szCs w:val="20"/>
              </w:rPr>
            </w:pPr>
            <w:r>
              <w:rPr>
                <w:rFonts w:ascii="Arial" w:hAnsi="Arial" w:cs="Arial"/>
                <w:sz w:val="20"/>
                <w:szCs w:val="20"/>
              </w:rPr>
              <w:t>2</w:t>
            </w:r>
            <w:r w:rsidR="00D153F5" w:rsidRPr="000E3C42">
              <w:rPr>
                <w:rFonts w:ascii="Arial" w:hAnsi="Arial" w:cs="Arial"/>
                <w:sz w:val="20"/>
                <w:szCs w:val="20"/>
              </w:rPr>
              <w:t>.</w:t>
            </w:r>
          </w:p>
        </w:tc>
        <w:tc>
          <w:tcPr>
            <w:tcW w:w="490" w:type="pct"/>
          </w:tcPr>
          <w:p w14:paraId="6C4034DD" w14:textId="128A69E0"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53" w:type="pct"/>
          </w:tcPr>
          <w:p w14:paraId="7638E6D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Завод</w:t>
            </w:r>
          </w:p>
        </w:tc>
        <w:tc>
          <w:tcPr>
            <w:tcW w:w="599" w:type="pct"/>
          </w:tcPr>
          <w:p w14:paraId="7FFC96F3"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Завод, определяющий принадлежность ответственного</w:t>
            </w:r>
          </w:p>
        </w:tc>
        <w:tc>
          <w:tcPr>
            <w:tcW w:w="280" w:type="pct"/>
          </w:tcPr>
          <w:p w14:paraId="1837E82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4</w:t>
            </w:r>
          </w:p>
        </w:tc>
        <w:tc>
          <w:tcPr>
            <w:tcW w:w="493" w:type="pct"/>
          </w:tcPr>
          <w:p w14:paraId="33D308F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TC24-WERKS</w:t>
            </w:r>
          </w:p>
        </w:tc>
        <w:tc>
          <w:tcPr>
            <w:tcW w:w="620" w:type="pct"/>
          </w:tcPr>
          <w:p w14:paraId="420B1CC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3F5B0715"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Все объекты</w:t>
            </w:r>
          </w:p>
        </w:tc>
        <w:tc>
          <w:tcPr>
            <w:tcW w:w="392" w:type="pct"/>
          </w:tcPr>
          <w:p w14:paraId="222B8AD8" w14:textId="11A7669D"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64" w:type="pct"/>
          </w:tcPr>
          <w:p w14:paraId="7B7A4E9E" w14:textId="54CF4697" w:rsidR="00D153F5" w:rsidRPr="000E3C42" w:rsidRDefault="002E4C10" w:rsidP="00D153F5">
            <w:pPr>
              <w:jc w:val="center"/>
              <w:rPr>
                <w:rFonts w:ascii="Arial" w:hAnsi="Arial" w:cs="Arial"/>
                <w:sz w:val="20"/>
                <w:szCs w:val="20"/>
              </w:rPr>
            </w:pPr>
            <w:r w:rsidRPr="000E3C42">
              <w:rPr>
                <w:rFonts w:ascii="Arial" w:hAnsi="Arial" w:cs="Arial"/>
                <w:sz w:val="20"/>
                <w:szCs w:val="20"/>
              </w:rPr>
              <w:t>Выбор из справочника</w:t>
            </w:r>
          </w:p>
        </w:tc>
        <w:tc>
          <w:tcPr>
            <w:tcW w:w="355" w:type="pct"/>
          </w:tcPr>
          <w:p w14:paraId="1E26EE8C"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4C208E11" w14:textId="77777777" w:rsidTr="00055ACE">
        <w:trPr>
          <w:cantSplit/>
        </w:trPr>
        <w:tc>
          <w:tcPr>
            <w:tcW w:w="146" w:type="pct"/>
          </w:tcPr>
          <w:p w14:paraId="76C09740" w14:textId="634E0A9E" w:rsidR="00D153F5" w:rsidRPr="000E3C42" w:rsidRDefault="00055ACE" w:rsidP="00D153F5">
            <w:pPr>
              <w:rPr>
                <w:rFonts w:ascii="Arial" w:hAnsi="Arial" w:cs="Arial"/>
                <w:sz w:val="20"/>
                <w:szCs w:val="20"/>
                <w:lang w:val="en-US"/>
              </w:rPr>
            </w:pPr>
            <w:r>
              <w:rPr>
                <w:rFonts w:ascii="Arial" w:hAnsi="Arial" w:cs="Arial"/>
                <w:sz w:val="20"/>
                <w:szCs w:val="20"/>
                <w:lang w:val="en-US"/>
              </w:rPr>
              <w:t>3</w:t>
            </w:r>
            <w:r w:rsidR="00D153F5" w:rsidRPr="000E3C42">
              <w:rPr>
                <w:rFonts w:ascii="Arial" w:hAnsi="Arial" w:cs="Arial"/>
                <w:sz w:val="20"/>
                <w:szCs w:val="20"/>
                <w:lang w:val="en-US"/>
              </w:rPr>
              <w:t>.</w:t>
            </w:r>
          </w:p>
        </w:tc>
        <w:tc>
          <w:tcPr>
            <w:tcW w:w="490" w:type="pct"/>
          </w:tcPr>
          <w:p w14:paraId="55776869" w14:textId="630C735D" w:rsidR="00D153F5" w:rsidRPr="000E3C42" w:rsidRDefault="002E4C10" w:rsidP="00D153F5">
            <w:pPr>
              <w:jc w:val="left"/>
              <w:rPr>
                <w:rFonts w:ascii="Arial" w:hAnsi="Arial" w:cs="Arial"/>
                <w:sz w:val="20"/>
                <w:szCs w:val="20"/>
              </w:rPr>
            </w:pPr>
            <w:r w:rsidRPr="000E3C42">
              <w:rPr>
                <w:rFonts w:ascii="Arial" w:hAnsi="Arial" w:cs="Arial"/>
                <w:sz w:val="20"/>
                <w:szCs w:val="20"/>
              </w:rPr>
              <w:t>-</w:t>
            </w:r>
          </w:p>
        </w:tc>
        <w:tc>
          <w:tcPr>
            <w:tcW w:w="553" w:type="pct"/>
          </w:tcPr>
          <w:p w14:paraId="60ED6F37"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w:t>
            </w:r>
          </w:p>
        </w:tc>
        <w:tc>
          <w:tcPr>
            <w:tcW w:w="599" w:type="pct"/>
          </w:tcPr>
          <w:p w14:paraId="0FD0807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Ф.И.О. ответственного</w:t>
            </w:r>
          </w:p>
        </w:tc>
        <w:tc>
          <w:tcPr>
            <w:tcW w:w="280" w:type="pct"/>
          </w:tcPr>
          <w:p w14:paraId="4CDD8696"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rPr>
              <w:t>CHAR</w:t>
            </w:r>
            <w:r w:rsidRPr="000E3C42">
              <w:rPr>
                <w:rFonts w:ascii="Arial" w:hAnsi="Arial" w:cs="Arial"/>
                <w:sz w:val="20"/>
                <w:szCs w:val="20"/>
                <w:lang w:val="en-US"/>
              </w:rPr>
              <w:t>, 40</w:t>
            </w:r>
          </w:p>
        </w:tc>
        <w:tc>
          <w:tcPr>
            <w:tcW w:w="493" w:type="pct"/>
          </w:tcPr>
          <w:p w14:paraId="69810028"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TC24</w:t>
            </w:r>
            <w:r w:rsidRPr="000E3C42">
              <w:rPr>
                <w:rFonts w:ascii="Arial" w:hAnsi="Arial" w:cs="Arial"/>
                <w:sz w:val="20"/>
                <w:szCs w:val="20"/>
                <w:lang w:val="en-US"/>
              </w:rPr>
              <w:t>-</w:t>
            </w:r>
            <w:r w:rsidRPr="000E3C42">
              <w:rPr>
                <w:rFonts w:ascii="Arial" w:hAnsi="Arial" w:cs="Arial"/>
                <w:sz w:val="20"/>
                <w:szCs w:val="20"/>
              </w:rPr>
              <w:t>KTEXT</w:t>
            </w:r>
          </w:p>
        </w:tc>
        <w:tc>
          <w:tcPr>
            <w:tcW w:w="620" w:type="pct"/>
          </w:tcPr>
          <w:p w14:paraId="14EFEC4E" w14:textId="77777777" w:rsidR="00D153F5" w:rsidRPr="000E3C42" w:rsidRDefault="00D153F5" w:rsidP="00D153F5">
            <w:pPr>
              <w:jc w:val="center"/>
              <w:rPr>
                <w:rFonts w:ascii="Arial" w:hAnsi="Arial" w:cs="Arial"/>
                <w:sz w:val="20"/>
                <w:szCs w:val="20"/>
              </w:rPr>
            </w:pPr>
          </w:p>
        </w:tc>
        <w:tc>
          <w:tcPr>
            <w:tcW w:w="609" w:type="pct"/>
          </w:tcPr>
          <w:p w14:paraId="534923C8" w14:textId="77777777" w:rsidR="00D153F5" w:rsidRPr="000E3C42" w:rsidRDefault="00D153F5" w:rsidP="00D153F5">
            <w:pPr>
              <w:jc w:val="center"/>
              <w:rPr>
                <w:rFonts w:ascii="Arial" w:hAnsi="Arial" w:cs="Arial"/>
                <w:sz w:val="20"/>
                <w:szCs w:val="20"/>
              </w:rPr>
            </w:pPr>
          </w:p>
        </w:tc>
        <w:tc>
          <w:tcPr>
            <w:tcW w:w="392" w:type="pct"/>
          </w:tcPr>
          <w:p w14:paraId="37EE9962" w14:textId="5E184789" w:rsidR="00D153F5"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464" w:type="pct"/>
          </w:tcPr>
          <w:p w14:paraId="577F0364" w14:textId="49482792" w:rsidR="002E4C10" w:rsidRPr="000E3C42" w:rsidRDefault="002E4C10" w:rsidP="00D153F5">
            <w:pPr>
              <w:jc w:val="center"/>
              <w:rPr>
                <w:rFonts w:ascii="Arial" w:hAnsi="Arial" w:cs="Arial"/>
                <w:sz w:val="20"/>
                <w:szCs w:val="20"/>
              </w:rPr>
            </w:pPr>
            <w:r w:rsidRPr="000E3C42">
              <w:rPr>
                <w:rFonts w:ascii="Arial" w:hAnsi="Arial" w:cs="Arial"/>
                <w:sz w:val="20"/>
                <w:szCs w:val="20"/>
              </w:rPr>
              <w:t>-</w:t>
            </w:r>
          </w:p>
        </w:tc>
        <w:tc>
          <w:tcPr>
            <w:tcW w:w="355" w:type="pct"/>
          </w:tcPr>
          <w:p w14:paraId="3EB1F569"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bl>
    <w:p w14:paraId="17F7029C" w14:textId="77777777" w:rsidR="00D153F5" w:rsidRDefault="00D153F5" w:rsidP="00175EC7">
      <w:pPr>
        <w:rPr>
          <w:rFonts w:eastAsiaTheme="majorEastAsia"/>
        </w:rPr>
      </w:pPr>
    </w:p>
    <w:p w14:paraId="7A2BEBBE" w14:textId="77777777" w:rsidR="00D153F5" w:rsidRDefault="00D153F5" w:rsidP="00D153F5">
      <w:pPr>
        <w:spacing w:after="200" w:line="276" w:lineRule="auto"/>
        <w:jc w:val="left"/>
        <w:rPr>
          <w:rFonts w:eastAsiaTheme="majorEastAsia"/>
        </w:rPr>
        <w:sectPr w:rsidR="00D153F5" w:rsidSect="0089336D">
          <w:headerReference w:type="default" r:id="rId56"/>
          <w:footerReference w:type="first" r:id="rId57"/>
          <w:pgSz w:w="16840" w:h="11907" w:orient="landscape" w:code="9"/>
          <w:pgMar w:top="1134" w:right="1134" w:bottom="567" w:left="1134" w:header="737" w:footer="283" w:gutter="0"/>
          <w:cols w:space="708"/>
          <w:docGrid w:linePitch="360"/>
        </w:sectPr>
      </w:pPr>
    </w:p>
    <w:p w14:paraId="01FFC666" w14:textId="77777777" w:rsidR="00D153F5" w:rsidRPr="00977CDA" w:rsidRDefault="00D153F5" w:rsidP="00197D54">
      <w:pPr>
        <w:pStyle w:val="3"/>
      </w:pPr>
      <w:bookmarkStart w:id="12349" w:name="_Toc521083794"/>
      <w:bookmarkStart w:id="12350" w:name="_Toc521340934"/>
      <w:bookmarkStart w:id="12351" w:name="_Toc521439454"/>
      <w:bookmarkStart w:id="12352" w:name="_Toc67557086"/>
      <w:r w:rsidRPr="00977CDA">
        <w:lastRenderedPageBreak/>
        <w:t>Особенности технической реализации</w:t>
      </w:r>
      <w:bookmarkEnd w:id="12349"/>
      <w:bookmarkEnd w:id="12350"/>
      <w:bookmarkEnd w:id="12351"/>
      <w:bookmarkEnd w:id="12352"/>
    </w:p>
    <w:p w14:paraId="4C6AD999" w14:textId="5FE828FE"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B97F3A">
        <w:rPr>
          <w:rFonts w:ascii="Arial" w:hAnsi="Arial" w:cs="Arial"/>
        </w:rPr>
        <w:t>V_TC24</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3A2A924F"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B97F3A">
        <w:rPr>
          <w:rFonts w:ascii="Arial" w:hAnsi="Arial" w:cs="Arial"/>
          <w:color w:val="000000" w:themeColor="text1"/>
          <w:szCs w:val="24"/>
        </w:rPr>
        <w:t>Планы предупредительного ТОРО, рабочие места, технологические карты и ВПС</w:t>
      </w:r>
      <w:r>
        <w:rPr>
          <w:rFonts w:ascii="Arial" w:hAnsi="Arial" w:cs="Arial"/>
          <w:color w:val="000000" w:themeColor="text1"/>
          <w:szCs w:val="24"/>
        </w:rPr>
        <w:t xml:space="preserve"> -&gt; </w:t>
      </w:r>
      <w:r w:rsidRPr="00B97F3A">
        <w:rPr>
          <w:rFonts w:ascii="Arial" w:hAnsi="Arial" w:cs="Arial"/>
          <w:color w:val="000000" w:themeColor="text1"/>
          <w:szCs w:val="24"/>
        </w:rPr>
        <w:t xml:space="preserve">Рабочие места </w:t>
      </w:r>
      <w:r>
        <w:rPr>
          <w:rFonts w:ascii="Arial" w:hAnsi="Arial" w:cs="Arial"/>
          <w:color w:val="000000" w:themeColor="text1"/>
          <w:szCs w:val="24"/>
        </w:rPr>
        <w:t xml:space="preserve">-&gt; Общие данные -&gt; </w:t>
      </w:r>
      <w:r w:rsidRPr="00B97F3A">
        <w:rPr>
          <w:rFonts w:ascii="Arial" w:hAnsi="Arial" w:cs="Arial"/>
          <w:color w:val="000000" w:themeColor="text1"/>
          <w:szCs w:val="24"/>
        </w:rPr>
        <w:t>Определение лиц, ответственных за рабочие места</w:t>
      </w:r>
      <w:r>
        <w:rPr>
          <w:rFonts w:ascii="Arial" w:hAnsi="Arial" w:cs="Arial"/>
          <w:color w:val="000000" w:themeColor="text1"/>
          <w:szCs w:val="24"/>
        </w:rPr>
        <w:t>.</w:t>
      </w:r>
    </w:p>
    <w:p w14:paraId="0E3BB55F"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23A9BABB" w14:textId="77777777" w:rsidR="00D153F5" w:rsidRPr="00977CDA" w:rsidRDefault="00D153F5" w:rsidP="00197D54">
      <w:pPr>
        <w:pStyle w:val="3"/>
      </w:pPr>
      <w:bookmarkStart w:id="12353" w:name="_Toc521083795"/>
      <w:bookmarkStart w:id="12354" w:name="_Toc521340935"/>
      <w:bookmarkStart w:id="12355" w:name="_Toc521439455"/>
      <w:bookmarkStart w:id="12356" w:name="_Toc67557087"/>
      <w:r w:rsidRPr="00977CDA">
        <w:t>Миграция объекта данных</w:t>
      </w:r>
      <w:bookmarkEnd w:id="12353"/>
      <w:bookmarkEnd w:id="12354"/>
      <w:bookmarkEnd w:id="12355"/>
      <w:bookmarkEnd w:id="12356"/>
    </w:p>
    <w:p w14:paraId="416D5AC5" w14:textId="77777777" w:rsidR="00D153F5" w:rsidRPr="00BB7B43" w:rsidRDefault="00D153F5" w:rsidP="00D153F5">
      <w:pPr>
        <w:spacing w:after="240" w:line="276" w:lineRule="auto"/>
        <w:ind w:firstLine="567"/>
        <w:rPr>
          <w:rFonts w:ascii="Arial" w:hAnsi="Arial" w:cs="Arial"/>
          <w:color w:val="7F7F7F" w:themeColor="text1" w:themeTint="80"/>
        </w:rPr>
      </w:pPr>
      <w:r>
        <w:rPr>
          <w:rFonts w:ascii="Arial" w:hAnsi="Arial" w:cs="Arial"/>
        </w:rPr>
        <w:t>Ответственные за рабочее место</w:t>
      </w:r>
      <w:r w:rsidRPr="00BB7B43">
        <w:rPr>
          <w:rFonts w:ascii="Arial" w:hAnsi="Arial" w:cs="Arial"/>
        </w:rPr>
        <w:t xml:space="preserve"> должны быть настроены и перенесены в продуктивную систему до начала миграции данных</w:t>
      </w:r>
      <w:r w:rsidRPr="00BB7B43">
        <w:rPr>
          <w:rFonts w:ascii="Arial" w:hAnsi="Arial" w:cs="Arial"/>
          <w:color w:val="7F7F7F" w:themeColor="text1" w:themeTint="80"/>
        </w:rPr>
        <w:t>.</w:t>
      </w:r>
    </w:p>
    <w:p w14:paraId="040B12E8"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2357" w:name="_Объект_основных_данных_37"/>
      <w:bookmarkStart w:id="12358" w:name="_Объект_основных_данных_38"/>
      <w:bookmarkStart w:id="12359" w:name="_Объект_основных_данных_39"/>
      <w:bookmarkStart w:id="12360" w:name="_Toc521083810"/>
      <w:bookmarkStart w:id="12361" w:name="_Toc521340950"/>
      <w:bookmarkStart w:id="12362" w:name="_Toc521439470"/>
      <w:bookmarkStart w:id="12363" w:name="_Toc67557088"/>
      <w:bookmarkEnd w:id="12357"/>
      <w:bookmarkEnd w:id="12358"/>
      <w:bookmarkEnd w:id="12359"/>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2F1ADC">
        <w:rPr>
          <w:rFonts w:eastAsiaTheme="majorEastAsia" w:cstheme="majorBidi"/>
          <w:bCs w:val="0"/>
          <w:iCs w:val="0"/>
          <w:szCs w:val="26"/>
        </w:rPr>
        <w:t>_</w:t>
      </w:r>
      <w:r>
        <w:rPr>
          <w:rFonts w:eastAsiaTheme="majorEastAsia" w:cstheme="majorBidi"/>
          <w:bCs w:val="0"/>
          <w:iCs w:val="0"/>
          <w:szCs w:val="26"/>
        </w:rPr>
        <w:t xml:space="preserve">33 </w:t>
      </w:r>
      <w:r w:rsidRPr="002F1ADC">
        <w:rPr>
          <w:rFonts w:eastAsiaTheme="majorEastAsia" w:cstheme="majorBidi"/>
          <w:bCs w:val="0"/>
          <w:iCs w:val="0"/>
          <w:szCs w:val="26"/>
        </w:rPr>
        <w:t>Планы предупредительных работ</w:t>
      </w:r>
      <w:r>
        <w:rPr>
          <w:rFonts w:eastAsiaTheme="majorEastAsia" w:cstheme="majorBidi"/>
          <w:bCs w:val="0"/>
          <w:iCs w:val="0"/>
          <w:szCs w:val="26"/>
        </w:rPr>
        <w:t>.</w:t>
      </w:r>
      <w:bookmarkEnd w:id="12360"/>
      <w:bookmarkEnd w:id="12361"/>
      <w:bookmarkEnd w:id="12362"/>
      <w:bookmarkEnd w:id="12363"/>
    </w:p>
    <w:p w14:paraId="37E0F638" w14:textId="77777777" w:rsidR="00D153F5" w:rsidRPr="00FB401A" w:rsidRDefault="00D153F5" w:rsidP="00197D54">
      <w:pPr>
        <w:pStyle w:val="3"/>
      </w:pPr>
      <w:bookmarkStart w:id="12364" w:name="_Toc521083811"/>
      <w:bookmarkStart w:id="12365" w:name="_Toc521340951"/>
      <w:bookmarkStart w:id="12366" w:name="_Toc521439471"/>
      <w:bookmarkStart w:id="12367" w:name="_Toc67557089"/>
      <w:r w:rsidRPr="00FB401A">
        <w:t>Описание объекта</w:t>
      </w:r>
      <w:bookmarkEnd w:id="12364"/>
      <w:bookmarkEnd w:id="12365"/>
      <w:bookmarkEnd w:id="12366"/>
      <w:bookmarkEnd w:id="12367"/>
    </w:p>
    <w:p w14:paraId="4C529510" w14:textId="182C84D6" w:rsidR="00D153F5" w:rsidRPr="001538E5" w:rsidDel="00025C02" w:rsidRDefault="00D153F5" w:rsidP="00197D54">
      <w:pPr>
        <w:autoSpaceDE w:val="0"/>
        <w:autoSpaceDN w:val="0"/>
        <w:adjustRightInd w:val="0"/>
        <w:spacing w:after="120" w:line="276" w:lineRule="auto"/>
        <w:ind w:firstLine="708"/>
        <w:rPr>
          <w:del w:id="12368" w:author="Александр" w:date="2020-04-13T08:24:00Z"/>
          <w:rFonts w:ascii="Arial" w:eastAsiaTheme="minorHAnsi" w:hAnsi="Arial" w:cs="Arial"/>
          <w:szCs w:val="24"/>
        </w:rPr>
      </w:pPr>
      <w:r w:rsidRPr="001538E5">
        <w:rPr>
          <w:rFonts w:ascii="Arial" w:eastAsiaTheme="minorHAnsi" w:hAnsi="Arial" w:cs="Arial"/>
          <w:szCs w:val="24"/>
        </w:rPr>
        <w:t>Планы предупредительного ТОРО предназначены для автоматизации планирования на основе календаря или данных о</w:t>
      </w:r>
      <w:r>
        <w:rPr>
          <w:rFonts w:ascii="Arial" w:eastAsiaTheme="minorHAnsi" w:hAnsi="Arial" w:cs="Arial"/>
          <w:szCs w:val="24"/>
        </w:rPr>
        <w:t xml:space="preserve"> </w:t>
      </w:r>
      <w:r w:rsidRPr="001538E5">
        <w:rPr>
          <w:rFonts w:ascii="Arial" w:eastAsiaTheme="minorHAnsi" w:hAnsi="Arial" w:cs="Arial"/>
          <w:szCs w:val="24"/>
        </w:rPr>
        <w:t>состоянии технического объекта. При наступлении контрольной даты, или достижении счетчиком заданных значений, в</w:t>
      </w:r>
      <w:r>
        <w:rPr>
          <w:rFonts w:ascii="Arial" w:eastAsiaTheme="minorHAnsi" w:hAnsi="Arial" w:cs="Arial"/>
          <w:szCs w:val="24"/>
        </w:rPr>
        <w:t xml:space="preserve"> </w:t>
      </w:r>
      <w:r w:rsidRPr="001538E5">
        <w:rPr>
          <w:rFonts w:ascii="Arial" w:eastAsiaTheme="minorHAnsi" w:hAnsi="Arial" w:cs="Arial"/>
          <w:szCs w:val="24"/>
        </w:rPr>
        <w:t>системе генерируется объект</w:t>
      </w:r>
      <w:r>
        <w:rPr>
          <w:rFonts w:ascii="Arial" w:eastAsiaTheme="minorHAnsi" w:hAnsi="Arial" w:cs="Arial"/>
          <w:szCs w:val="24"/>
        </w:rPr>
        <w:t xml:space="preserve"> </w:t>
      </w:r>
      <w:r w:rsidRPr="001538E5">
        <w:rPr>
          <w:rFonts w:ascii="Arial" w:eastAsiaTheme="minorHAnsi" w:hAnsi="Arial" w:cs="Arial"/>
          <w:szCs w:val="24"/>
        </w:rPr>
        <w:t>-</w:t>
      </w:r>
      <w:r>
        <w:rPr>
          <w:rFonts w:ascii="Arial" w:eastAsiaTheme="minorHAnsi" w:hAnsi="Arial" w:cs="Arial"/>
          <w:szCs w:val="24"/>
        </w:rPr>
        <w:t xml:space="preserve"> </w:t>
      </w:r>
      <w:r w:rsidRPr="001538E5">
        <w:rPr>
          <w:rFonts w:ascii="Arial" w:eastAsiaTheme="minorHAnsi" w:hAnsi="Arial" w:cs="Arial"/>
          <w:szCs w:val="24"/>
        </w:rPr>
        <w:t>отзыв (заказ или сообщение ТОРО), содержащий задание на выполнение мероприятий. В</w:t>
      </w:r>
      <w:r>
        <w:rPr>
          <w:rFonts w:ascii="Arial" w:eastAsiaTheme="minorHAnsi" w:hAnsi="Arial" w:cs="Arial"/>
          <w:szCs w:val="24"/>
        </w:rPr>
        <w:t xml:space="preserve"> </w:t>
      </w:r>
      <w:r w:rsidRPr="001538E5">
        <w:rPr>
          <w:rFonts w:ascii="Arial" w:eastAsiaTheme="minorHAnsi" w:hAnsi="Arial" w:cs="Arial"/>
          <w:szCs w:val="24"/>
        </w:rPr>
        <w:t xml:space="preserve">рамках проекта предполагается использовать </w:t>
      </w:r>
      <w:del w:id="12369" w:author="Александр" w:date="2020-04-13T08:24:00Z">
        <w:r w:rsidRPr="001538E5" w:rsidDel="00025C02">
          <w:rPr>
            <w:rFonts w:ascii="Arial" w:eastAsiaTheme="minorHAnsi" w:hAnsi="Arial" w:cs="Arial"/>
            <w:szCs w:val="24"/>
          </w:rPr>
          <w:delText xml:space="preserve">следующие </w:delText>
        </w:r>
      </w:del>
      <w:r w:rsidRPr="001538E5">
        <w:rPr>
          <w:rFonts w:ascii="Arial" w:eastAsiaTheme="minorHAnsi" w:hAnsi="Arial" w:cs="Arial"/>
          <w:szCs w:val="24"/>
        </w:rPr>
        <w:t>планы предупредительного ТОР</w:t>
      </w:r>
      <w:ins w:id="12370" w:author="Александр" w:date="2020-04-13T08:24:00Z">
        <w:r w:rsidR="00025C02">
          <w:rPr>
            <w:rFonts w:ascii="Arial" w:eastAsiaTheme="minorHAnsi" w:hAnsi="Arial" w:cs="Arial"/>
            <w:szCs w:val="24"/>
          </w:rPr>
          <w:t>О</w:t>
        </w:r>
      </w:ins>
      <w:del w:id="12371" w:author="Александр" w:date="2020-04-13T08:24:00Z">
        <w:r w:rsidRPr="001538E5" w:rsidDel="00025C02">
          <w:rPr>
            <w:rFonts w:ascii="Arial" w:eastAsiaTheme="minorHAnsi" w:hAnsi="Arial" w:cs="Arial"/>
            <w:szCs w:val="24"/>
          </w:rPr>
          <w:delText>О:</w:delText>
        </w:r>
      </w:del>
    </w:p>
    <w:p w14:paraId="172D7509" w14:textId="77777777" w:rsidR="00D153F5" w:rsidRPr="001538E5" w:rsidDel="00025C02" w:rsidRDefault="00D153F5">
      <w:pPr>
        <w:autoSpaceDE w:val="0"/>
        <w:autoSpaceDN w:val="0"/>
        <w:adjustRightInd w:val="0"/>
        <w:spacing w:after="120" w:line="276" w:lineRule="auto"/>
        <w:jc w:val="left"/>
        <w:rPr>
          <w:del w:id="12372" w:author="Александр" w:date="2020-04-13T08:24:00Z"/>
          <w:rFonts w:ascii="Arial" w:eastAsiaTheme="minorHAnsi" w:hAnsi="Arial" w:cs="Arial"/>
          <w:szCs w:val="24"/>
        </w:rPr>
        <w:pPrChange w:id="12373" w:author="Александр" w:date="2020-04-13T08:24:00Z">
          <w:pPr>
            <w:autoSpaceDE w:val="0"/>
            <w:autoSpaceDN w:val="0"/>
            <w:adjustRightInd w:val="0"/>
            <w:spacing w:after="120" w:line="276" w:lineRule="auto"/>
            <w:ind w:firstLine="567"/>
            <w:jc w:val="left"/>
          </w:pPr>
        </w:pPrChange>
      </w:pPr>
      <w:del w:id="12374" w:author="Александр" w:date="2020-04-13T08:24:00Z">
        <w:r w:rsidDel="00025C02">
          <w:rPr>
            <w:rFonts w:ascii="Arial" w:eastAsiaTheme="minorHAnsi" w:hAnsi="Arial" w:cs="Arial"/>
            <w:szCs w:val="24"/>
          </w:rPr>
          <w:delText xml:space="preserve">- </w:delText>
        </w:r>
        <w:r w:rsidRPr="001538E5" w:rsidDel="00025C02">
          <w:rPr>
            <w:rFonts w:ascii="Arial" w:eastAsiaTheme="minorHAnsi" w:hAnsi="Arial" w:cs="Arial"/>
            <w:szCs w:val="24"/>
          </w:rPr>
          <w:delText>план отдельного цикла</w:delText>
        </w:r>
        <w:r w:rsidDel="00025C02">
          <w:rPr>
            <w:rFonts w:ascii="Arial" w:eastAsiaTheme="minorHAnsi" w:hAnsi="Arial" w:cs="Arial"/>
            <w:szCs w:val="24"/>
          </w:rPr>
          <w:delText>,</w:delText>
        </w:r>
      </w:del>
    </w:p>
    <w:p w14:paraId="45EF952A" w14:textId="77777777" w:rsidR="00D153F5" w:rsidRPr="001538E5" w:rsidRDefault="00D153F5">
      <w:pPr>
        <w:autoSpaceDE w:val="0"/>
        <w:autoSpaceDN w:val="0"/>
        <w:adjustRightInd w:val="0"/>
        <w:spacing w:after="120" w:line="276" w:lineRule="auto"/>
        <w:ind w:firstLine="708"/>
        <w:rPr>
          <w:rFonts w:ascii="Arial" w:eastAsiaTheme="minorHAnsi" w:hAnsi="Arial" w:cs="Arial"/>
          <w:szCs w:val="24"/>
        </w:rPr>
        <w:pPrChange w:id="12375" w:author="Александр" w:date="2020-04-13T08:24:00Z">
          <w:pPr>
            <w:autoSpaceDE w:val="0"/>
            <w:autoSpaceDN w:val="0"/>
            <w:adjustRightInd w:val="0"/>
            <w:spacing w:after="120" w:line="276" w:lineRule="auto"/>
            <w:ind w:firstLine="567"/>
            <w:jc w:val="left"/>
          </w:pPr>
        </w:pPrChange>
      </w:pPr>
      <w:del w:id="12376" w:author="Александр" w:date="2020-04-13T08:24:00Z">
        <w:r w:rsidDel="00025C02">
          <w:rPr>
            <w:rFonts w:ascii="Arial" w:eastAsiaTheme="minorHAnsi" w:hAnsi="Arial" w:cs="Arial"/>
            <w:szCs w:val="24"/>
          </w:rPr>
          <w:delText xml:space="preserve">- </w:delText>
        </w:r>
        <w:r w:rsidRPr="001538E5" w:rsidDel="00025C02">
          <w:rPr>
            <w:rFonts w:ascii="Arial" w:eastAsiaTheme="minorHAnsi" w:hAnsi="Arial" w:cs="Arial"/>
            <w:szCs w:val="24"/>
          </w:rPr>
          <w:delText>план</w:delText>
        </w:r>
      </w:del>
      <w:r w:rsidRPr="001538E5">
        <w:rPr>
          <w:rFonts w:ascii="Arial" w:eastAsiaTheme="minorHAnsi" w:hAnsi="Arial" w:cs="Arial"/>
          <w:szCs w:val="24"/>
        </w:rPr>
        <w:t xml:space="preserve"> на основе стратегии</w:t>
      </w:r>
      <w:r>
        <w:rPr>
          <w:rFonts w:ascii="Arial" w:eastAsiaTheme="minorHAnsi" w:hAnsi="Arial" w:cs="Arial"/>
          <w:szCs w:val="24"/>
        </w:rPr>
        <w:t>,</w:t>
      </w:r>
    </w:p>
    <w:p w14:paraId="133A3D42" w14:textId="51445591" w:rsidR="00D153F5" w:rsidRPr="001538E5" w:rsidDel="00025C02" w:rsidRDefault="00D153F5" w:rsidP="00197D54">
      <w:pPr>
        <w:autoSpaceDE w:val="0"/>
        <w:autoSpaceDN w:val="0"/>
        <w:adjustRightInd w:val="0"/>
        <w:spacing w:after="240" w:line="276" w:lineRule="auto"/>
        <w:ind w:firstLine="567"/>
        <w:jc w:val="left"/>
        <w:rPr>
          <w:del w:id="12377" w:author="Александр" w:date="2020-04-13T08:22:00Z"/>
          <w:rFonts w:ascii="Arial" w:eastAsiaTheme="minorHAnsi" w:hAnsi="Arial" w:cs="Arial"/>
          <w:szCs w:val="24"/>
        </w:rPr>
      </w:pPr>
      <w:del w:id="12378" w:author="Александр" w:date="2020-04-13T08:22:00Z">
        <w:r w:rsidDel="00025C02">
          <w:rPr>
            <w:rFonts w:ascii="Arial" w:eastAsiaTheme="minorHAnsi" w:hAnsi="Arial" w:cs="Arial"/>
            <w:szCs w:val="24"/>
          </w:rPr>
          <w:delText xml:space="preserve">- </w:delText>
        </w:r>
        <w:r w:rsidRPr="001538E5" w:rsidDel="00025C02">
          <w:rPr>
            <w:rFonts w:ascii="Arial" w:eastAsiaTheme="minorHAnsi" w:hAnsi="Arial" w:cs="Arial"/>
            <w:szCs w:val="24"/>
          </w:rPr>
          <w:delText>план по нескольким счетчикам</w:delText>
        </w:r>
        <w:r w:rsidDel="00025C02">
          <w:rPr>
            <w:rFonts w:ascii="Arial" w:eastAsiaTheme="minorHAnsi" w:hAnsi="Arial" w:cs="Arial"/>
            <w:szCs w:val="24"/>
          </w:rPr>
          <w:delText>.</w:delText>
        </w:r>
      </w:del>
    </w:p>
    <w:p w14:paraId="3C4CCE04" w14:textId="658F0456" w:rsidR="00D153F5" w:rsidRPr="00057033" w:rsidDel="00025C02" w:rsidRDefault="00D153F5" w:rsidP="00E16A62">
      <w:pPr>
        <w:autoSpaceDE w:val="0"/>
        <w:autoSpaceDN w:val="0"/>
        <w:adjustRightInd w:val="0"/>
        <w:spacing w:after="240" w:line="276" w:lineRule="auto"/>
        <w:ind w:firstLine="567"/>
        <w:rPr>
          <w:del w:id="12379" w:author="Александр" w:date="2020-04-13T08:25:00Z"/>
          <w:rFonts w:ascii="Arial" w:eastAsiaTheme="minorHAnsi" w:hAnsi="Arial" w:cs="Arial"/>
          <w:szCs w:val="24"/>
        </w:rPr>
      </w:pPr>
      <w:del w:id="12380" w:author="Александр" w:date="2020-04-13T08:25:00Z">
        <w:r w:rsidRPr="00E624F3" w:rsidDel="00025C02">
          <w:rPr>
            <w:rFonts w:ascii="Arial" w:eastAsiaTheme="minorHAnsi" w:hAnsi="Arial" w:cs="Arial"/>
            <w:szCs w:val="24"/>
          </w:rPr>
          <w:delText>План отдельного цикла – это план предупредительного ТОРО, задающий строгую цикличность выполнения определенного набора работ. Планы отдельного цикла предлагается использовать для объектов</w:delText>
        </w:r>
        <w:r w:rsidRPr="00057033" w:rsidDel="00025C02">
          <w:rPr>
            <w:rFonts w:ascii="Arial" w:eastAsiaTheme="minorHAnsi" w:hAnsi="Arial" w:cs="Arial"/>
            <w:szCs w:val="24"/>
          </w:rPr>
          <w:delText>, обслуживание которых производится с одинаковой периодичностью и содержит одинаковый набор операций.</w:delText>
        </w:r>
      </w:del>
    </w:p>
    <w:p w14:paraId="69883C67" w14:textId="57E467A7" w:rsidR="00D153F5" w:rsidRPr="00057033" w:rsidRDefault="00D153F5" w:rsidP="00E16A62">
      <w:pPr>
        <w:autoSpaceDE w:val="0"/>
        <w:autoSpaceDN w:val="0"/>
        <w:adjustRightInd w:val="0"/>
        <w:spacing w:after="240" w:line="276" w:lineRule="auto"/>
        <w:ind w:firstLine="567"/>
        <w:rPr>
          <w:rFonts w:ascii="Arial" w:eastAsiaTheme="minorHAnsi" w:hAnsi="Arial" w:cs="Arial"/>
          <w:szCs w:val="24"/>
        </w:rPr>
      </w:pPr>
      <w:r w:rsidRPr="00057033">
        <w:rPr>
          <w:rFonts w:ascii="Arial" w:eastAsiaTheme="minorHAnsi" w:hAnsi="Arial" w:cs="Arial"/>
          <w:szCs w:val="24"/>
        </w:rPr>
        <w:t xml:space="preserve">План на основе стратегии – это план предупредительного ТОРО, задающий последовательность и цикличность выполнения нескольких пакетов работ по заданному в стратегии алгоритму. План на основании стратегии предполагается использовать </w:t>
      </w:r>
      <w:del w:id="12381" w:author="Владимир Лаут" w:date="2021-04-07T19:06:00Z">
        <w:r w:rsidRPr="00057033" w:rsidDel="00B70BFD">
          <w:rPr>
            <w:rFonts w:ascii="Arial" w:eastAsiaTheme="minorHAnsi" w:hAnsi="Arial" w:cs="Arial"/>
            <w:szCs w:val="24"/>
          </w:rPr>
          <w:delText>для объектов</w:delText>
        </w:r>
      </w:del>
      <w:ins w:id="12382" w:author="Владимир Лаут" w:date="2021-04-07T19:06:00Z">
        <w:r w:rsidR="00B70BFD" w:rsidRPr="00057033">
          <w:rPr>
            <w:rFonts w:ascii="Arial" w:eastAsiaTheme="minorHAnsi" w:hAnsi="Arial" w:cs="Arial"/>
            <w:szCs w:val="24"/>
          </w:rPr>
          <w:t>для объектов,</w:t>
        </w:r>
      </w:ins>
      <w:r w:rsidRPr="00057033">
        <w:rPr>
          <w:rFonts w:ascii="Arial" w:eastAsiaTheme="minorHAnsi" w:hAnsi="Arial" w:cs="Arial"/>
          <w:szCs w:val="24"/>
        </w:rPr>
        <w:t xml:space="preserve"> у которых объем мероприятий меняется в зависимости от времени работы или объема наработки.</w:t>
      </w:r>
    </w:p>
    <w:p w14:paraId="2A822A2A" w14:textId="47B1923D" w:rsidR="00D153F5" w:rsidRPr="00057033" w:rsidDel="00025C02" w:rsidRDefault="00D153F5" w:rsidP="00DA5280">
      <w:pPr>
        <w:autoSpaceDE w:val="0"/>
        <w:autoSpaceDN w:val="0"/>
        <w:adjustRightInd w:val="0"/>
        <w:spacing w:after="120" w:line="276" w:lineRule="auto"/>
        <w:ind w:firstLine="567"/>
        <w:rPr>
          <w:del w:id="12383" w:author="Александр" w:date="2020-04-13T08:22:00Z"/>
          <w:rFonts w:ascii="Arial" w:eastAsiaTheme="minorHAnsi" w:hAnsi="Arial" w:cs="Arial"/>
          <w:szCs w:val="24"/>
        </w:rPr>
      </w:pPr>
      <w:del w:id="12384" w:author="Александр" w:date="2020-04-13T08:22:00Z">
        <w:r w:rsidRPr="00057033" w:rsidDel="00025C02">
          <w:rPr>
            <w:rFonts w:ascii="Arial" w:eastAsiaTheme="minorHAnsi" w:hAnsi="Arial" w:cs="Arial"/>
            <w:szCs w:val="24"/>
          </w:rPr>
          <w:delText>План по нескольким счетчикам – это план предупредительного ТОРО, задающий цикличность выполнения одинакового набора операций в зависимости от показаний наработки и/или времени. Для этого плана ТОРО можно указать создание отзывов в зависимости от показаний нескольких счетчиков. При этом можно указать условия создания:</w:delText>
        </w:r>
        <w:bookmarkStart w:id="12385" w:name="_Toc67554700"/>
        <w:bookmarkStart w:id="12386" w:name="_Toc67556037"/>
        <w:bookmarkStart w:id="12387" w:name="_Toc67557090"/>
        <w:bookmarkEnd w:id="12385"/>
        <w:bookmarkEnd w:id="12386"/>
        <w:bookmarkEnd w:id="12387"/>
      </w:del>
    </w:p>
    <w:p w14:paraId="5E985291" w14:textId="0243F978" w:rsidR="00D153F5" w:rsidRPr="00057033" w:rsidDel="00025C02" w:rsidRDefault="00D153F5" w:rsidP="00DA5280">
      <w:pPr>
        <w:autoSpaceDE w:val="0"/>
        <w:autoSpaceDN w:val="0"/>
        <w:adjustRightInd w:val="0"/>
        <w:spacing w:after="120" w:line="276" w:lineRule="auto"/>
        <w:ind w:firstLine="567"/>
        <w:rPr>
          <w:del w:id="12388" w:author="Александр" w:date="2020-04-13T08:22:00Z"/>
          <w:rFonts w:ascii="Arial" w:eastAsiaTheme="minorHAnsi" w:hAnsi="Arial" w:cs="Arial"/>
          <w:szCs w:val="24"/>
        </w:rPr>
      </w:pPr>
      <w:del w:id="12389" w:author="Александр" w:date="2020-04-13T08:22:00Z">
        <w:r w:rsidRPr="00057033" w:rsidDel="00025C02">
          <w:rPr>
            <w:rFonts w:ascii="Arial" w:eastAsiaTheme="minorHAnsi" w:hAnsi="Arial" w:cs="Arial"/>
            <w:szCs w:val="24"/>
          </w:rPr>
          <w:delText>- условие «И» - создавать при условии достижений заданных показаний всеми счетчикам,</w:delText>
        </w:r>
        <w:bookmarkStart w:id="12390" w:name="_Toc67554701"/>
        <w:bookmarkStart w:id="12391" w:name="_Toc67556038"/>
        <w:bookmarkStart w:id="12392" w:name="_Toc67557091"/>
        <w:bookmarkEnd w:id="12390"/>
        <w:bookmarkEnd w:id="12391"/>
        <w:bookmarkEnd w:id="12392"/>
      </w:del>
    </w:p>
    <w:p w14:paraId="14A45F31" w14:textId="3DCA9617" w:rsidR="00D153F5" w:rsidRPr="00057033" w:rsidDel="00025C02" w:rsidRDefault="00D153F5" w:rsidP="00E16A62">
      <w:pPr>
        <w:autoSpaceDE w:val="0"/>
        <w:autoSpaceDN w:val="0"/>
        <w:adjustRightInd w:val="0"/>
        <w:spacing w:after="240" w:line="276" w:lineRule="auto"/>
        <w:ind w:firstLine="567"/>
        <w:rPr>
          <w:del w:id="12393" w:author="Александр" w:date="2020-04-13T08:22:00Z"/>
          <w:rFonts w:ascii="Arial" w:eastAsiaTheme="minorHAnsi" w:hAnsi="Arial" w:cs="Arial"/>
          <w:szCs w:val="24"/>
        </w:rPr>
      </w:pPr>
      <w:del w:id="12394" w:author="Александр" w:date="2020-04-13T08:22:00Z">
        <w:r w:rsidRPr="00057033" w:rsidDel="00025C02">
          <w:rPr>
            <w:rFonts w:ascii="Arial" w:eastAsiaTheme="minorHAnsi" w:hAnsi="Arial" w:cs="Arial"/>
            <w:szCs w:val="24"/>
          </w:rPr>
          <w:delText>- условие «ИЛИ» - создавать при условии достижении заданных показаний любым из указанных счетчиков.</w:delText>
        </w:r>
        <w:bookmarkStart w:id="12395" w:name="_Toc67554702"/>
        <w:bookmarkStart w:id="12396" w:name="_Toc67556039"/>
        <w:bookmarkStart w:id="12397" w:name="_Toc67557092"/>
        <w:bookmarkEnd w:id="12395"/>
        <w:bookmarkEnd w:id="12396"/>
        <w:bookmarkEnd w:id="12397"/>
      </w:del>
    </w:p>
    <w:p w14:paraId="00E49E77" w14:textId="56A5BD66" w:rsidR="00D153F5" w:rsidRPr="00057033" w:rsidDel="00025C02" w:rsidRDefault="00D153F5" w:rsidP="00E16A62">
      <w:pPr>
        <w:autoSpaceDE w:val="0"/>
        <w:autoSpaceDN w:val="0"/>
        <w:adjustRightInd w:val="0"/>
        <w:spacing w:after="240" w:line="276" w:lineRule="auto"/>
        <w:ind w:firstLine="567"/>
        <w:rPr>
          <w:del w:id="12398" w:author="Александр" w:date="2020-04-13T08:22:00Z"/>
          <w:rFonts w:ascii="Arial" w:eastAsiaTheme="minorHAnsi" w:hAnsi="Arial" w:cs="Arial"/>
          <w:szCs w:val="24"/>
        </w:rPr>
      </w:pPr>
      <w:del w:id="12399" w:author="Александр" w:date="2020-04-13T08:22:00Z">
        <w:r w:rsidRPr="00057033" w:rsidDel="00025C02">
          <w:rPr>
            <w:rFonts w:ascii="Arial" w:eastAsiaTheme="minorHAnsi" w:hAnsi="Arial" w:cs="Arial"/>
            <w:szCs w:val="24"/>
          </w:rPr>
          <w:delText>В «планах по нескольким счетчикам» можно использовать не только циклы, основанные на вводимых показаниях, но одновременно и временные циклы для которых ввод показаний не требуется.</w:delText>
        </w:r>
        <w:bookmarkStart w:id="12400" w:name="_Toc67554703"/>
        <w:bookmarkStart w:id="12401" w:name="_Toc67556040"/>
        <w:bookmarkStart w:id="12402" w:name="_Toc67557093"/>
        <w:bookmarkEnd w:id="12400"/>
        <w:bookmarkEnd w:id="12401"/>
        <w:bookmarkEnd w:id="12402"/>
      </w:del>
    </w:p>
    <w:p w14:paraId="5D9FEF87" w14:textId="2F5FC467" w:rsidR="00D153F5" w:rsidRPr="00057033" w:rsidDel="00025C02" w:rsidRDefault="00D153F5" w:rsidP="00E16A62">
      <w:pPr>
        <w:autoSpaceDE w:val="0"/>
        <w:autoSpaceDN w:val="0"/>
        <w:adjustRightInd w:val="0"/>
        <w:spacing w:after="240" w:line="23" w:lineRule="atLeast"/>
        <w:ind w:firstLine="567"/>
        <w:rPr>
          <w:del w:id="12403" w:author="Александр" w:date="2020-04-13T08:22:00Z"/>
          <w:rFonts w:ascii="Arial" w:eastAsiaTheme="minorHAnsi" w:hAnsi="Arial" w:cs="Arial"/>
          <w:szCs w:val="24"/>
        </w:rPr>
      </w:pPr>
      <w:del w:id="12404" w:author="Александр" w:date="2020-04-13T08:22:00Z">
        <w:r w:rsidRPr="00057033" w:rsidDel="00025C02">
          <w:rPr>
            <w:rFonts w:ascii="Arial" w:eastAsiaTheme="minorHAnsi" w:hAnsi="Arial" w:cs="Arial"/>
            <w:szCs w:val="24"/>
          </w:rPr>
          <w:delText>При планировании предупредительного ТОРО на основе времени техническое обслуживание проводится через определенные промежутки времени (календарные периоды).</w:delText>
        </w:r>
        <w:bookmarkStart w:id="12405" w:name="_Toc67554704"/>
        <w:bookmarkStart w:id="12406" w:name="_Toc67556041"/>
        <w:bookmarkStart w:id="12407" w:name="_Toc67557094"/>
        <w:bookmarkEnd w:id="12405"/>
        <w:bookmarkEnd w:id="12406"/>
        <w:bookmarkEnd w:id="12407"/>
      </w:del>
    </w:p>
    <w:p w14:paraId="5BB50601" w14:textId="1A46CACC" w:rsidR="00D153F5" w:rsidRPr="00057033" w:rsidDel="00025C02" w:rsidRDefault="00D153F5" w:rsidP="00E16A62">
      <w:pPr>
        <w:autoSpaceDE w:val="0"/>
        <w:autoSpaceDN w:val="0"/>
        <w:adjustRightInd w:val="0"/>
        <w:spacing w:after="240" w:line="23" w:lineRule="atLeast"/>
        <w:ind w:firstLine="567"/>
        <w:rPr>
          <w:del w:id="12408" w:author="Александр" w:date="2020-04-13T08:22:00Z"/>
          <w:rFonts w:ascii="Arial" w:hAnsi="Arial" w:cs="Arial"/>
          <w:szCs w:val="24"/>
        </w:rPr>
      </w:pPr>
      <w:del w:id="12409" w:author="Александр" w:date="2020-04-13T08:22:00Z">
        <w:r w:rsidRPr="00057033" w:rsidDel="00025C02">
          <w:rPr>
            <w:rFonts w:ascii="Arial" w:eastAsiaTheme="minorHAnsi" w:hAnsi="Arial" w:cs="Arial"/>
            <w:szCs w:val="24"/>
          </w:rPr>
          <w:delText>С помощью планов предупредительного ТОРО на основе наработки будет осуществляться плановое ТОРО на основе показаний счетчика, которые велись для точек измерения на единицах оборудования и технических местах.</w:delText>
        </w:r>
        <w:bookmarkStart w:id="12410" w:name="_Toc67554705"/>
        <w:bookmarkStart w:id="12411" w:name="_Toc67556042"/>
        <w:bookmarkStart w:id="12412" w:name="_Toc67557095"/>
        <w:bookmarkEnd w:id="12410"/>
        <w:bookmarkEnd w:id="12411"/>
        <w:bookmarkEnd w:id="12412"/>
      </w:del>
    </w:p>
    <w:p w14:paraId="4AB43240" w14:textId="77777777" w:rsidR="00D153F5" w:rsidRPr="00FB401A" w:rsidRDefault="00D153F5" w:rsidP="00197D54">
      <w:pPr>
        <w:pStyle w:val="3"/>
      </w:pPr>
      <w:bookmarkStart w:id="12413" w:name="_Toc521083812"/>
      <w:bookmarkStart w:id="12414" w:name="_Toc521340952"/>
      <w:bookmarkStart w:id="12415" w:name="_Toc521439472"/>
      <w:bookmarkStart w:id="12416" w:name="_Toc67557096"/>
      <w:r w:rsidRPr="00FB401A">
        <w:t>Принципы кодирования и нумерации</w:t>
      </w:r>
      <w:bookmarkEnd w:id="12413"/>
      <w:bookmarkEnd w:id="12414"/>
      <w:bookmarkEnd w:id="12415"/>
      <w:bookmarkEnd w:id="12416"/>
    </w:p>
    <w:p w14:paraId="7DF88B93" w14:textId="2D3CD0F1" w:rsidR="00D153F5" w:rsidRDefault="00D153F5" w:rsidP="00E16A62">
      <w:pPr>
        <w:pStyle w:val="a9"/>
        <w:keepNext/>
        <w:spacing w:before="0" w:beforeAutospacing="0" w:after="240" w:afterAutospacing="0" w:line="276" w:lineRule="auto"/>
        <w:ind w:firstLine="567"/>
        <w:rPr>
          <w:rFonts w:ascii="Arial" w:hAnsi="Arial" w:cs="Arial"/>
        </w:rPr>
      </w:pPr>
      <w:r>
        <w:rPr>
          <w:rFonts w:ascii="Arial" w:eastAsiaTheme="majorEastAsia" w:hAnsi="Arial" w:cs="Arial"/>
        </w:rPr>
        <w:t>В текущем документе возможно уточнение принципов кодирования и нумерации Видов объектов по результатам разработки Методики ведения НСИ</w:t>
      </w:r>
      <w:del w:id="12417" w:author="Владимир Лаут" w:date="2021-04-07T15:50:00Z">
        <w:r w:rsidDel="003F7F02">
          <w:rPr>
            <w:rFonts w:ascii="Arial" w:eastAsiaTheme="majorEastAsia" w:hAnsi="Arial" w:cs="Arial"/>
          </w:rPr>
          <w:delText xml:space="preserve"> (БДО, БДН) </w:delText>
        </w:r>
      </w:del>
      <w:ins w:id="12418" w:author="Владимир Лаут" w:date="2021-04-07T15:50:00Z">
        <w:r w:rsidR="003F7F02">
          <w:rPr>
            <w:rFonts w:ascii="Arial" w:eastAsiaTheme="majorEastAsia" w:hAnsi="Arial" w:cs="Arial"/>
          </w:rPr>
          <w:t xml:space="preserve"> </w:t>
        </w:r>
      </w:ins>
      <w:proofErr w:type="spellStart"/>
      <w:r>
        <w:rPr>
          <w:rFonts w:ascii="Arial" w:eastAsiaTheme="majorEastAsia" w:hAnsi="Arial" w:cs="Arial"/>
        </w:rPr>
        <w:t>ТОиР</w:t>
      </w:r>
      <w:proofErr w:type="spellEnd"/>
      <w:r>
        <w:rPr>
          <w:rFonts w:ascii="Arial" w:eastAsiaTheme="majorEastAsia" w:hAnsi="Arial" w:cs="Arial"/>
        </w:rPr>
        <w:t>.</w:t>
      </w:r>
    </w:p>
    <w:p w14:paraId="430F8DCC" w14:textId="66A6D5FB" w:rsidR="00D153F5" w:rsidRDefault="00D153F5" w:rsidP="00F45D35">
      <w:pPr>
        <w:pStyle w:val="a9"/>
        <w:keepNext/>
        <w:spacing w:before="0" w:beforeAutospacing="0" w:after="240" w:afterAutospacing="0" w:line="276" w:lineRule="auto"/>
        <w:ind w:firstLine="567"/>
        <w:rPr>
          <w:rFonts w:ascii="Arial" w:hAnsi="Arial" w:cs="Arial"/>
        </w:rPr>
      </w:pPr>
      <w:r>
        <w:rPr>
          <w:rFonts w:ascii="Arial" w:hAnsi="Arial" w:cs="Arial"/>
        </w:rPr>
        <w:t xml:space="preserve">Кодировка планов ТОРО </w:t>
      </w:r>
      <w:r w:rsidR="00FA12C3">
        <w:rPr>
          <w:rFonts w:ascii="Arial" w:hAnsi="Arial" w:cs="Arial"/>
        </w:rPr>
        <w:t>приведена в таблице ниже</w:t>
      </w:r>
      <w:r>
        <w:rPr>
          <w:rFonts w:ascii="Arial" w:hAnsi="Arial" w:cs="Arial"/>
        </w:rPr>
        <w:t>.</w:t>
      </w:r>
    </w:p>
    <w:p w14:paraId="296BFCE4" w14:textId="5A7EE719" w:rsidR="00FA12C3" w:rsidRPr="00FA12C3" w:rsidRDefault="00FA12C3" w:rsidP="00FA12C3">
      <w:pPr>
        <w:pStyle w:val="a9"/>
        <w:keepNext/>
        <w:spacing w:before="0" w:beforeAutospacing="0" w:after="240" w:afterAutospacing="0" w:line="276" w:lineRule="auto"/>
        <w:ind w:firstLine="709"/>
        <w:jc w:val="right"/>
        <w:rPr>
          <w:rFonts w:ascii="Arial" w:hAnsi="Arial" w:cs="Arial"/>
          <w:b/>
          <w:sz w:val="22"/>
          <w:szCs w:val="22"/>
        </w:rPr>
      </w:pPr>
      <w:r w:rsidRPr="00FA12C3">
        <w:rPr>
          <w:rFonts w:ascii="Arial" w:hAnsi="Arial" w:cs="Arial"/>
          <w:b/>
          <w:sz w:val="22"/>
          <w:szCs w:val="22"/>
        </w:rPr>
        <w:t xml:space="preserve">Таблица </w:t>
      </w:r>
      <w:r w:rsidR="0010588B">
        <w:rPr>
          <w:rFonts w:ascii="Arial" w:hAnsi="Arial" w:cs="Arial"/>
          <w:b/>
          <w:sz w:val="22"/>
          <w:szCs w:val="22"/>
        </w:rPr>
        <w:t>3</w:t>
      </w:r>
      <w:ins w:id="12419" w:author="Александр" w:date="2020-04-13T13:13:00Z">
        <w:r w:rsidR="0036397B">
          <w:rPr>
            <w:rFonts w:ascii="Arial" w:hAnsi="Arial" w:cs="Arial"/>
            <w:b/>
            <w:sz w:val="22"/>
            <w:szCs w:val="22"/>
          </w:rPr>
          <w:t>1</w:t>
        </w:r>
      </w:ins>
      <w:del w:id="12420" w:author="Александр" w:date="2020-04-13T13:13:00Z">
        <w:r w:rsidR="0010588B" w:rsidDel="00870994">
          <w:rPr>
            <w:rFonts w:ascii="Arial" w:hAnsi="Arial" w:cs="Arial"/>
            <w:b/>
            <w:sz w:val="22"/>
            <w:szCs w:val="22"/>
          </w:rPr>
          <w:delText>2</w:delText>
        </w:r>
      </w:del>
      <w:r w:rsidRPr="00FA12C3">
        <w:rPr>
          <w:rFonts w:ascii="Arial" w:hAnsi="Arial" w:cs="Arial"/>
          <w:b/>
          <w:sz w:val="22"/>
          <w:szCs w:val="22"/>
        </w:rPr>
        <w:t xml:space="preserve">. </w:t>
      </w:r>
      <w:r>
        <w:rPr>
          <w:rFonts w:ascii="Arial" w:hAnsi="Arial" w:cs="Arial"/>
          <w:b/>
          <w:sz w:val="22"/>
          <w:szCs w:val="22"/>
        </w:rPr>
        <w:t>Нумерация планов предупредительных работ</w:t>
      </w:r>
    </w:p>
    <w:tbl>
      <w:tblPr>
        <w:tblW w:w="5039" w:type="pct"/>
        <w:tblCellMar>
          <w:left w:w="0" w:type="dxa"/>
          <w:right w:w="0" w:type="dxa"/>
        </w:tblCellMar>
        <w:tblLook w:val="04A0" w:firstRow="1" w:lastRow="0" w:firstColumn="1" w:lastColumn="0" w:noHBand="0" w:noVBand="1"/>
      </w:tblPr>
      <w:tblGrid>
        <w:gridCol w:w="1567"/>
        <w:gridCol w:w="1687"/>
        <w:gridCol w:w="2832"/>
        <w:gridCol w:w="4174"/>
        <w:tblGridChange w:id="12421">
          <w:tblGrid>
            <w:gridCol w:w="10"/>
            <w:gridCol w:w="1557"/>
            <w:gridCol w:w="10"/>
            <w:gridCol w:w="1677"/>
            <w:gridCol w:w="10"/>
            <w:gridCol w:w="2822"/>
            <w:gridCol w:w="10"/>
            <w:gridCol w:w="4164"/>
            <w:gridCol w:w="10"/>
          </w:tblGrid>
        </w:tblGridChange>
      </w:tblGrid>
      <w:tr w:rsidR="00FA12C3" w14:paraId="6E28B7FE" w14:textId="77777777" w:rsidTr="0096299D">
        <w:trPr>
          <w:cantSplit/>
          <w:trHeight w:val="397"/>
          <w:tblHeader/>
        </w:trPr>
        <w:tc>
          <w:tcPr>
            <w:tcW w:w="764" w:type="pct"/>
            <w:tcBorders>
              <w:top w:val="single" w:sz="12"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1BCB1B76" w14:textId="77777777" w:rsidR="00FA12C3" w:rsidRPr="00FA12C3" w:rsidRDefault="00FA12C3">
            <w:pPr>
              <w:spacing w:line="276" w:lineRule="auto"/>
              <w:jc w:val="center"/>
              <w:rPr>
                <w:rFonts w:ascii="Arial" w:hAnsi="Arial" w:cs="Arial"/>
                <w:b/>
                <w:bCs/>
                <w:sz w:val="20"/>
                <w:szCs w:val="20"/>
              </w:rPr>
            </w:pPr>
            <w:r w:rsidRPr="00FA12C3">
              <w:rPr>
                <w:rFonts w:ascii="Arial" w:hAnsi="Arial" w:cs="Arial"/>
                <w:b/>
                <w:bCs/>
                <w:sz w:val="20"/>
                <w:szCs w:val="20"/>
              </w:rPr>
              <w:t>Тип плана</w:t>
            </w:r>
          </w:p>
        </w:tc>
        <w:tc>
          <w:tcPr>
            <w:tcW w:w="822"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59E93371" w14:textId="77777777" w:rsidR="00FA12C3" w:rsidRPr="00FA12C3" w:rsidRDefault="00FA12C3">
            <w:pPr>
              <w:spacing w:line="276" w:lineRule="auto"/>
              <w:jc w:val="center"/>
              <w:rPr>
                <w:rFonts w:ascii="Arial" w:hAnsi="Arial" w:cs="Arial"/>
                <w:b/>
                <w:bCs/>
                <w:sz w:val="20"/>
                <w:szCs w:val="20"/>
              </w:rPr>
            </w:pPr>
            <w:r w:rsidRPr="00FA12C3">
              <w:rPr>
                <w:rFonts w:ascii="Arial" w:hAnsi="Arial" w:cs="Arial"/>
                <w:b/>
                <w:bCs/>
                <w:sz w:val="20"/>
                <w:szCs w:val="20"/>
              </w:rPr>
              <w:t>Наименование типа плана</w:t>
            </w:r>
          </w:p>
        </w:tc>
        <w:tc>
          <w:tcPr>
            <w:tcW w:w="1380" w:type="pct"/>
            <w:tcBorders>
              <w:top w:val="single" w:sz="12" w:space="0" w:color="auto"/>
              <w:left w:val="nil"/>
              <w:bottom w:val="single" w:sz="8" w:space="0" w:color="auto"/>
              <w:right w:val="single" w:sz="8" w:space="0" w:color="auto"/>
            </w:tcBorders>
            <w:shd w:val="clear" w:color="auto" w:fill="FFC000"/>
            <w:hideMark/>
          </w:tcPr>
          <w:p w14:paraId="62674B05" w14:textId="77777777" w:rsidR="00FA12C3" w:rsidRPr="00FA12C3" w:rsidRDefault="00FA12C3">
            <w:pPr>
              <w:spacing w:line="276" w:lineRule="auto"/>
              <w:jc w:val="center"/>
              <w:rPr>
                <w:rFonts w:ascii="Arial" w:hAnsi="Arial" w:cs="Arial"/>
                <w:b/>
                <w:bCs/>
                <w:sz w:val="20"/>
                <w:szCs w:val="20"/>
              </w:rPr>
            </w:pPr>
            <w:r w:rsidRPr="00FA12C3">
              <w:rPr>
                <w:rFonts w:ascii="Arial" w:hAnsi="Arial" w:cs="Arial"/>
                <w:b/>
                <w:bCs/>
                <w:sz w:val="20"/>
                <w:szCs w:val="20"/>
              </w:rPr>
              <w:t>Диапазон номеров</w:t>
            </w:r>
          </w:p>
        </w:tc>
        <w:tc>
          <w:tcPr>
            <w:tcW w:w="2034" w:type="pct"/>
            <w:tcBorders>
              <w:top w:val="single" w:sz="12" w:space="0" w:color="auto"/>
              <w:left w:val="nil"/>
              <w:bottom w:val="single" w:sz="8" w:space="0" w:color="auto"/>
              <w:right w:val="single" w:sz="12" w:space="0" w:color="auto"/>
            </w:tcBorders>
            <w:shd w:val="clear" w:color="auto" w:fill="FFC000"/>
            <w:hideMark/>
          </w:tcPr>
          <w:p w14:paraId="2FB5D7E8" w14:textId="77777777" w:rsidR="00FA12C3" w:rsidRPr="00FA12C3" w:rsidRDefault="00FA12C3">
            <w:pPr>
              <w:spacing w:line="276" w:lineRule="auto"/>
              <w:jc w:val="center"/>
              <w:rPr>
                <w:rFonts w:ascii="Arial" w:hAnsi="Arial" w:cs="Arial"/>
                <w:b/>
                <w:bCs/>
                <w:sz w:val="20"/>
                <w:szCs w:val="20"/>
              </w:rPr>
            </w:pPr>
            <w:r w:rsidRPr="00FA12C3">
              <w:rPr>
                <w:rFonts w:ascii="Arial" w:hAnsi="Arial" w:cs="Arial"/>
                <w:b/>
                <w:bCs/>
                <w:sz w:val="20"/>
                <w:szCs w:val="20"/>
              </w:rPr>
              <w:t>Примечание</w:t>
            </w:r>
          </w:p>
        </w:tc>
      </w:tr>
      <w:tr w:rsidR="00FA12C3" w14:paraId="5D630F02" w14:textId="77777777" w:rsidTr="0096299D">
        <w:trPr>
          <w:cantSplit/>
        </w:trPr>
        <w:tc>
          <w:tcPr>
            <w:tcW w:w="76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278DE0" w14:textId="77777777" w:rsidR="00FA12C3" w:rsidRPr="00FA12C3" w:rsidRDefault="00FA12C3">
            <w:pPr>
              <w:spacing w:line="276" w:lineRule="auto"/>
              <w:rPr>
                <w:rFonts w:ascii="Arial" w:hAnsi="Arial" w:cs="Arial"/>
                <w:sz w:val="20"/>
                <w:szCs w:val="20"/>
              </w:rPr>
            </w:pPr>
            <w:r w:rsidRPr="00FA12C3">
              <w:rPr>
                <w:rFonts w:ascii="Arial" w:hAnsi="Arial" w:cs="Arial"/>
                <w:color w:val="000000"/>
                <w:sz w:val="20"/>
                <w:szCs w:val="20"/>
              </w:rPr>
              <w:t>PM</w:t>
            </w:r>
          </w:p>
        </w:tc>
        <w:tc>
          <w:tcPr>
            <w:tcW w:w="822" w:type="pct"/>
            <w:tcBorders>
              <w:top w:val="nil"/>
              <w:left w:val="nil"/>
              <w:bottom w:val="single" w:sz="8" w:space="0" w:color="auto"/>
              <w:right w:val="single" w:sz="8" w:space="0" w:color="auto"/>
            </w:tcBorders>
            <w:tcMar>
              <w:top w:w="0" w:type="dxa"/>
              <w:left w:w="108" w:type="dxa"/>
              <w:bottom w:w="0" w:type="dxa"/>
              <w:right w:w="108" w:type="dxa"/>
            </w:tcMar>
            <w:hideMark/>
          </w:tcPr>
          <w:p w14:paraId="277A94EE" w14:textId="1F64A67E" w:rsidR="00FA12C3" w:rsidRPr="00FA12C3" w:rsidRDefault="000C0368" w:rsidP="000C0368">
            <w:pPr>
              <w:spacing w:line="276" w:lineRule="auto"/>
              <w:jc w:val="left"/>
              <w:rPr>
                <w:rFonts w:ascii="Arial" w:hAnsi="Arial" w:cs="Arial"/>
                <w:sz w:val="20"/>
                <w:szCs w:val="20"/>
              </w:rPr>
            </w:pPr>
            <w:r>
              <w:rPr>
                <w:rFonts w:ascii="Arial" w:hAnsi="Arial" w:cs="Arial"/>
                <w:color w:val="000000"/>
                <w:sz w:val="20"/>
                <w:szCs w:val="20"/>
              </w:rPr>
              <w:t>Планы по заказам ТОРО</w:t>
            </w:r>
          </w:p>
        </w:tc>
        <w:tc>
          <w:tcPr>
            <w:tcW w:w="1380" w:type="pct"/>
            <w:tcBorders>
              <w:top w:val="nil"/>
              <w:left w:val="nil"/>
              <w:bottom w:val="single" w:sz="8" w:space="0" w:color="auto"/>
              <w:right w:val="single" w:sz="8" w:space="0" w:color="auto"/>
            </w:tcBorders>
            <w:hideMark/>
          </w:tcPr>
          <w:p w14:paraId="24B03E09" w14:textId="77777777" w:rsidR="00FA12C3" w:rsidRPr="00FA12C3" w:rsidRDefault="00FA12C3" w:rsidP="00FA12C3">
            <w:pPr>
              <w:spacing w:line="276" w:lineRule="auto"/>
              <w:jc w:val="center"/>
              <w:rPr>
                <w:rFonts w:ascii="Arial" w:hAnsi="Arial" w:cs="Arial"/>
                <w:color w:val="000000"/>
                <w:sz w:val="20"/>
                <w:szCs w:val="20"/>
              </w:rPr>
            </w:pPr>
            <w:r w:rsidRPr="00FA12C3">
              <w:rPr>
                <w:rFonts w:ascii="Arial" w:hAnsi="Arial" w:cs="Arial"/>
                <w:color w:val="000000"/>
                <w:sz w:val="20"/>
                <w:szCs w:val="20"/>
              </w:rPr>
              <w:t>100000000000-</w:t>
            </w:r>
          </w:p>
          <w:p w14:paraId="1848B55D" w14:textId="2DE2D837" w:rsidR="00FA12C3" w:rsidRPr="00FA12C3" w:rsidRDefault="001A53C7" w:rsidP="00FA12C3">
            <w:pPr>
              <w:spacing w:line="276" w:lineRule="auto"/>
              <w:jc w:val="center"/>
              <w:rPr>
                <w:rFonts w:ascii="Arial" w:hAnsi="Arial" w:cs="Arial"/>
                <w:color w:val="000000"/>
                <w:sz w:val="20"/>
                <w:szCs w:val="20"/>
              </w:rPr>
            </w:pPr>
            <w:ins w:id="12422" w:author="Александр" w:date="2020-04-13T08:36:00Z">
              <w:r>
                <w:rPr>
                  <w:rFonts w:ascii="Arial" w:hAnsi="Arial" w:cs="Arial"/>
                  <w:color w:val="000000"/>
                  <w:sz w:val="20"/>
                  <w:szCs w:val="20"/>
                </w:rPr>
                <w:t>1</w:t>
              </w:r>
            </w:ins>
            <w:del w:id="12423" w:author="Александр" w:date="2020-04-13T08:36:00Z">
              <w:r w:rsidR="00FA12C3" w:rsidRPr="00FA12C3" w:rsidDel="001A53C7">
                <w:rPr>
                  <w:rFonts w:ascii="Arial" w:hAnsi="Arial" w:cs="Arial"/>
                  <w:color w:val="000000"/>
                  <w:sz w:val="20"/>
                  <w:szCs w:val="20"/>
                </w:rPr>
                <w:delText>2</w:delText>
              </w:r>
            </w:del>
            <w:r w:rsidR="00FA12C3" w:rsidRPr="00FA12C3">
              <w:rPr>
                <w:rFonts w:ascii="Arial" w:hAnsi="Arial" w:cs="Arial"/>
                <w:color w:val="000000"/>
                <w:sz w:val="20"/>
                <w:szCs w:val="20"/>
              </w:rPr>
              <w:t>99999999999</w:t>
            </w:r>
          </w:p>
        </w:tc>
        <w:tc>
          <w:tcPr>
            <w:tcW w:w="2034" w:type="pct"/>
            <w:tcBorders>
              <w:top w:val="nil"/>
              <w:left w:val="nil"/>
              <w:bottom w:val="single" w:sz="8" w:space="0" w:color="auto"/>
              <w:right w:val="single" w:sz="8" w:space="0" w:color="auto"/>
            </w:tcBorders>
            <w:hideMark/>
          </w:tcPr>
          <w:p w14:paraId="38627F50" w14:textId="104703B3" w:rsidR="00FA12C3" w:rsidRPr="007A44ED" w:rsidRDefault="000C0368">
            <w:pPr>
              <w:spacing w:line="276" w:lineRule="auto"/>
              <w:rPr>
                <w:rFonts w:ascii="Arial" w:hAnsi="Arial" w:cs="Arial"/>
                <w:color w:val="000000"/>
                <w:sz w:val="20"/>
                <w:szCs w:val="20"/>
              </w:rPr>
            </w:pPr>
            <w:r>
              <w:rPr>
                <w:rFonts w:ascii="Arial" w:hAnsi="Arial" w:cs="Arial"/>
                <w:color w:val="000000"/>
                <w:sz w:val="20"/>
                <w:szCs w:val="20"/>
              </w:rPr>
              <w:t>На основании плана создаются заказы ТОРО</w:t>
            </w:r>
          </w:p>
          <w:p w14:paraId="35BAE153" w14:textId="4D51A3A1" w:rsidR="00FA12C3" w:rsidRPr="00FA12C3" w:rsidRDefault="00FA12C3">
            <w:pPr>
              <w:spacing w:line="276" w:lineRule="auto"/>
              <w:rPr>
                <w:rFonts w:ascii="Arial" w:hAnsi="Arial" w:cs="Arial"/>
                <w:color w:val="000000"/>
                <w:sz w:val="20"/>
                <w:szCs w:val="20"/>
              </w:rPr>
            </w:pPr>
          </w:p>
        </w:tc>
      </w:tr>
      <w:tr w:rsidR="00FA12C3" w14:paraId="3BCF6794" w14:textId="77777777" w:rsidTr="0096299D">
        <w:trPr>
          <w:cantSplit/>
        </w:trPr>
        <w:tc>
          <w:tcPr>
            <w:tcW w:w="76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43A21C" w14:textId="77777777" w:rsidR="00FA12C3" w:rsidRPr="00FA12C3" w:rsidRDefault="00FA12C3">
            <w:pPr>
              <w:spacing w:line="276" w:lineRule="auto"/>
              <w:rPr>
                <w:rFonts w:ascii="Arial" w:hAnsi="Arial" w:cs="Arial"/>
                <w:color w:val="000000"/>
                <w:sz w:val="20"/>
                <w:szCs w:val="20"/>
              </w:rPr>
            </w:pPr>
            <w:r w:rsidRPr="00FA12C3">
              <w:rPr>
                <w:rFonts w:ascii="Arial" w:hAnsi="Arial" w:cs="Arial"/>
                <w:color w:val="000000"/>
                <w:sz w:val="20"/>
                <w:szCs w:val="20"/>
              </w:rPr>
              <w:lastRenderedPageBreak/>
              <w:t>CM</w:t>
            </w:r>
          </w:p>
        </w:tc>
        <w:tc>
          <w:tcPr>
            <w:tcW w:w="822" w:type="pct"/>
            <w:tcBorders>
              <w:top w:val="nil"/>
              <w:left w:val="nil"/>
              <w:bottom w:val="single" w:sz="8" w:space="0" w:color="auto"/>
              <w:right w:val="single" w:sz="8" w:space="0" w:color="auto"/>
            </w:tcBorders>
            <w:tcMar>
              <w:top w:w="0" w:type="dxa"/>
              <w:left w:w="108" w:type="dxa"/>
              <w:bottom w:w="0" w:type="dxa"/>
              <w:right w:w="108" w:type="dxa"/>
            </w:tcMar>
            <w:hideMark/>
          </w:tcPr>
          <w:p w14:paraId="09AED29C" w14:textId="28E78147" w:rsidR="00FA12C3" w:rsidRPr="00FA12C3" w:rsidRDefault="000C0368" w:rsidP="002E4C10">
            <w:pPr>
              <w:spacing w:line="276" w:lineRule="auto"/>
              <w:jc w:val="left"/>
              <w:rPr>
                <w:rFonts w:ascii="Arial" w:hAnsi="Arial" w:cs="Arial"/>
                <w:color w:val="000000"/>
                <w:sz w:val="20"/>
                <w:szCs w:val="20"/>
              </w:rPr>
            </w:pPr>
            <w:r>
              <w:rPr>
                <w:rFonts w:ascii="Arial" w:hAnsi="Arial" w:cs="Arial"/>
                <w:color w:val="000000"/>
                <w:sz w:val="20"/>
                <w:szCs w:val="20"/>
              </w:rPr>
              <w:t>Планы по сообщениям ТОРО</w:t>
            </w:r>
          </w:p>
        </w:tc>
        <w:tc>
          <w:tcPr>
            <w:tcW w:w="1380" w:type="pct"/>
            <w:tcBorders>
              <w:top w:val="nil"/>
              <w:left w:val="nil"/>
              <w:bottom w:val="single" w:sz="8" w:space="0" w:color="auto"/>
              <w:right w:val="single" w:sz="8" w:space="0" w:color="auto"/>
            </w:tcBorders>
            <w:hideMark/>
          </w:tcPr>
          <w:p w14:paraId="12D25443" w14:textId="11AB5E2F" w:rsidR="00FA12C3" w:rsidRPr="00FA12C3" w:rsidRDefault="001A53C7" w:rsidP="00FA12C3">
            <w:pPr>
              <w:spacing w:line="276" w:lineRule="auto"/>
              <w:jc w:val="center"/>
              <w:rPr>
                <w:rFonts w:ascii="Arial" w:hAnsi="Arial" w:cs="Arial"/>
                <w:color w:val="000000"/>
                <w:sz w:val="20"/>
                <w:szCs w:val="20"/>
              </w:rPr>
            </w:pPr>
            <w:ins w:id="12424" w:author="Александр" w:date="2020-04-13T08:36:00Z">
              <w:r>
                <w:rPr>
                  <w:rFonts w:ascii="Arial" w:hAnsi="Arial" w:cs="Arial"/>
                  <w:color w:val="000000"/>
                  <w:sz w:val="20"/>
                  <w:szCs w:val="20"/>
                </w:rPr>
                <w:t>2</w:t>
              </w:r>
            </w:ins>
            <w:del w:id="12425" w:author="Александр" w:date="2020-04-13T08:36:00Z">
              <w:r w:rsidR="00FA12C3" w:rsidRPr="00FA12C3" w:rsidDel="001A53C7">
                <w:rPr>
                  <w:rFonts w:ascii="Arial" w:hAnsi="Arial" w:cs="Arial"/>
                  <w:color w:val="000000"/>
                  <w:sz w:val="20"/>
                  <w:szCs w:val="20"/>
                </w:rPr>
                <w:delText>3</w:delText>
              </w:r>
            </w:del>
            <w:r w:rsidR="00FA12C3" w:rsidRPr="00FA12C3">
              <w:rPr>
                <w:rFonts w:ascii="Arial" w:hAnsi="Arial" w:cs="Arial"/>
                <w:color w:val="000000"/>
                <w:sz w:val="20"/>
                <w:szCs w:val="20"/>
              </w:rPr>
              <w:t>00000000000-</w:t>
            </w:r>
          </w:p>
          <w:p w14:paraId="29F73A8D" w14:textId="589B2338" w:rsidR="00FA12C3" w:rsidRPr="00FA12C3" w:rsidRDefault="001A53C7" w:rsidP="00FA12C3">
            <w:pPr>
              <w:spacing w:line="276" w:lineRule="auto"/>
              <w:jc w:val="center"/>
              <w:rPr>
                <w:rFonts w:ascii="Arial" w:hAnsi="Arial" w:cs="Arial"/>
                <w:color w:val="000000"/>
                <w:sz w:val="20"/>
                <w:szCs w:val="20"/>
              </w:rPr>
            </w:pPr>
            <w:ins w:id="12426" w:author="Александр" w:date="2020-04-13T08:36:00Z">
              <w:r>
                <w:rPr>
                  <w:rFonts w:ascii="Arial" w:hAnsi="Arial" w:cs="Arial"/>
                  <w:color w:val="000000"/>
                  <w:sz w:val="20"/>
                  <w:szCs w:val="20"/>
                </w:rPr>
                <w:t>2</w:t>
              </w:r>
            </w:ins>
            <w:del w:id="12427" w:author="Александр" w:date="2020-04-13T08:36:00Z">
              <w:r w:rsidR="00FA12C3" w:rsidRPr="00FA12C3" w:rsidDel="001A53C7">
                <w:rPr>
                  <w:rFonts w:ascii="Arial" w:hAnsi="Arial" w:cs="Arial"/>
                  <w:color w:val="000000"/>
                  <w:sz w:val="20"/>
                  <w:szCs w:val="20"/>
                </w:rPr>
                <w:delText>4</w:delText>
              </w:r>
            </w:del>
            <w:r w:rsidR="00FA12C3" w:rsidRPr="00FA12C3">
              <w:rPr>
                <w:rFonts w:ascii="Arial" w:hAnsi="Arial" w:cs="Arial"/>
                <w:color w:val="000000"/>
                <w:sz w:val="20"/>
                <w:szCs w:val="20"/>
              </w:rPr>
              <w:t>99999999999</w:t>
            </w:r>
          </w:p>
        </w:tc>
        <w:tc>
          <w:tcPr>
            <w:tcW w:w="2034" w:type="pct"/>
            <w:tcBorders>
              <w:top w:val="nil"/>
              <w:left w:val="nil"/>
              <w:bottom w:val="single" w:sz="8" w:space="0" w:color="auto"/>
              <w:right w:val="single" w:sz="8" w:space="0" w:color="auto"/>
            </w:tcBorders>
            <w:hideMark/>
          </w:tcPr>
          <w:p w14:paraId="0C8DED25" w14:textId="2E02A12F" w:rsidR="00FA12C3" w:rsidRPr="00FA12C3" w:rsidRDefault="000C0368">
            <w:pPr>
              <w:spacing w:line="276" w:lineRule="auto"/>
              <w:rPr>
                <w:rFonts w:ascii="Arial" w:hAnsi="Arial" w:cs="Arial"/>
                <w:color w:val="000000"/>
                <w:sz w:val="20"/>
                <w:szCs w:val="20"/>
              </w:rPr>
            </w:pPr>
            <w:r>
              <w:rPr>
                <w:rFonts w:ascii="Arial" w:hAnsi="Arial" w:cs="Arial"/>
                <w:color w:val="000000"/>
                <w:sz w:val="20"/>
                <w:szCs w:val="20"/>
              </w:rPr>
              <w:t>На основании плана создаются сообщения ТОРО</w:t>
            </w:r>
          </w:p>
        </w:tc>
      </w:tr>
      <w:tr w:rsidR="00FA12C3" w14:paraId="1E60159D" w14:textId="77777777" w:rsidTr="001A53C7">
        <w:tblPrEx>
          <w:tblW w:w="5039" w:type="pct"/>
          <w:tblCellMar>
            <w:left w:w="0" w:type="dxa"/>
            <w:right w:w="0" w:type="dxa"/>
          </w:tblCellMar>
          <w:tblPrExChange w:id="12428" w:author="Александр" w:date="2020-04-13T08:36:00Z">
            <w:tblPrEx>
              <w:tblW w:w="5039" w:type="pct"/>
              <w:tblCellMar>
                <w:left w:w="0" w:type="dxa"/>
                <w:right w:w="0" w:type="dxa"/>
              </w:tblCellMar>
            </w:tblPrEx>
          </w:tblPrExChange>
        </w:tblPrEx>
        <w:trPr>
          <w:cantSplit/>
          <w:trPrChange w:id="12429" w:author="Александр" w:date="2020-04-13T08:36:00Z">
            <w:trPr>
              <w:gridAfter w:val="0"/>
              <w:cantSplit/>
            </w:trPr>
          </w:trPrChange>
        </w:trPr>
        <w:tc>
          <w:tcPr>
            <w:tcW w:w="764" w:type="pct"/>
            <w:tcBorders>
              <w:top w:val="nil"/>
              <w:left w:val="single" w:sz="8" w:space="0" w:color="auto"/>
              <w:bottom w:val="nil"/>
              <w:right w:val="single" w:sz="8" w:space="0" w:color="auto"/>
            </w:tcBorders>
            <w:tcMar>
              <w:top w:w="0" w:type="dxa"/>
              <w:left w:w="108" w:type="dxa"/>
              <w:bottom w:w="0" w:type="dxa"/>
              <w:right w:w="108" w:type="dxa"/>
            </w:tcMar>
            <w:hideMark/>
            <w:tcPrChange w:id="12430" w:author="Александр" w:date="2020-04-13T08:36:00Z">
              <w:tcPr>
                <w:tcW w:w="764"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1EC56904" w14:textId="77777777" w:rsidR="00FA12C3" w:rsidRPr="00FA12C3" w:rsidRDefault="00FA12C3">
            <w:pPr>
              <w:spacing w:line="276" w:lineRule="auto"/>
              <w:rPr>
                <w:rFonts w:ascii="Arial" w:hAnsi="Arial" w:cs="Arial"/>
                <w:color w:val="000000"/>
                <w:sz w:val="20"/>
                <w:szCs w:val="20"/>
              </w:rPr>
            </w:pPr>
            <w:r w:rsidRPr="00FA12C3">
              <w:rPr>
                <w:rFonts w:ascii="Arial" w:hAnsi="Arial" w:cs="Arial"/>
                <w:color w:val="000000"/>
                <w:sz w:val="20"/>
                <w:szCs w:val="20"/>
              </w:rPr>
              <w:t>ET</w:t>
            </w:r>
          </w:p>
        </w:tc>
        <w:tc>
          <w:tcPr>
            <w:tcW w:w="822" w:type="pct"/>
            <w:tcBorders>
              <w:top w:val="nil"/>
              <w:left w:val="nil"/>
              <w:bottom w:val="nil"/>
              <w:right w:val="single" w:sz="8" w:space="0" w:color="auto"/>
            </w:tcBorders>
            <w:tcMar>
              <w:top w:w="0" w:type="dxa"/>
              <w:left w:w="108" w:type="dxa"/>
              <w:bottom w:w="0" w:type="dxa"/>
              <w:right w:w="108" w:type="dxa"/>
            </w:tcMar>
            <w:hideMark/>
            <w:tcPrChange w:id="12431" w:author="Александр" w:date="2020-04-13T08:36:00Z">
              <w:tcPr>
                <w:tcW w:w="822" w:type="pct"/>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165A8689" w14:textId="77777777" w:rsidR="00FA12C3" w:rsidRPr="00FA12C3" w:rsidRDefault="00FA12C3">
            <w:pPr>
              <w:spacing w:line="276" w:lineRule="auto"/>
              <w:rPr>
                <w:rFonts w:ascii="Arial" w:hAnsi="Arial" w:cs="Arial"/>
                <w:color w:val="000000"/>
                <w:sz w:val="20"/>
                <w:szCs w:val="20"/>
              </w:rPr>
            </w:pPr>
            <w:r w:rsidRPr="00FA12C3">
              <w:rPr>
                <w:rFonts w:ascii="Arial" w:hAnsi="Arial" w:cs="Arial"/>
                <w:color w:val="000000"/>
                <w:sz w:val="20"/>
                <w:szCs w:val="20"/>
              </w:rPr>
              <w:t>Ежесменное техническое обслуживание</w:t>
            </w:r>
          </w:p>
        </w:tc>
        <w:tc>
          <w:tcPr>
            <w:tcW w:w="1380" w:type="pct"/>
            <w:tcBorders>
              <w:top w:val="nil"/>
              <w:left w:val="nil"/>
              <w:bottom w:val="nil"/>
              <w:right w:val="single" w:sz="8" w:space="0" w:color="auto"/>
            </w:tcBorders>
            <w:hideMark/>
            <w:tcPrChange w:id="12432" w:author="Александр" w:date="2020-04-13T08:36:00Z">
              <w:tcPr>
                <w:tcW w:w="1380" w:type="pct"/>
                <w:gridSpan w:val="2"/>
                <w:tcBorders>
                  <w:top w:val="nil"/>
                  <w:left w:val="nil"/>
                  <w:bottom w:val="single" w:sz="8" w:space="0" w:color="auto"/>
                  <w:right w:val="single" w:sz="8" w:space="0" w:color="auto"/>
                </w:tcBorders>
                <w:hideMark/>
              </w:tcPr>
            </w:tcPrChange>
          </w:tcPr>
          <w:p w14:paraId="29E80592" w14:textId="151B7033" w:rsidR="00FA12C3" w:rsidRPr="00FA12C3" w:rsidRDefault="001A53C7" w:rsidP="00FA12C3">
            <w:pPr>
              <w:spacing w:line="276" w:lineRule="auto"/>
              <w:jc w:val="center"/>
              <w:rPr>
                <w:rFonts w:ascii="Arial" w:hAnsi="Arial" w:cs="Arial"/>
                <w:color w:val="000000"/>
                <w:sz w:val="20"/>
                <w:szCs w:val="20"/>
              </w:rPr>
            </w:pPr>
            <w:ins w:id="12433" w:author="Александр" w:date="2020-04-13T08:36:00Z">
              <w:r>
                <w:rPr>
                  <w:rFonts w:ascii="Arial" w:hAnsi="Arial" w:cs="Arial"/>
                  <w:color w:val="000000"/>
                  <w:sz w:val="20"/>
                  <w:szCs w:val="20"/>
                </w:rPr>
                <w:t>3</w:t>
              </w:r>
            </w:ins>
            <w:del w:id="12434" w:author="Александр" w:date="2020-04-13T08:36:00Z">
              <w:r w:rsidR="00FA12C3" w:rsidRPr="00FA12C3" w:rsidDel="001A53C7">
                <w:rPr>
                  <w:rFonts w:ascii="Arial" w:hAnsi="Arial" w:cs="Arial"/>
                  <w:color w:val="000000"/>
                  <w:sz w:val="20"/>
                  <w:szCs w:val="20"/>
                </w:rPr>
                <w:delText>5</w:delText>
              </w:r>
            </w:del>
            <w:r w:rsidR="00FA12C3" w:rsidRPr="00FA12C3">
              <w:rPr>
                <w:rFonts w:ascii="Arial" w:hAnsi="Arial" w:cs="Arial"/>
                <w:color w:val="000000"/>
                <w:sz w:val="20"/>
                <w:szCs w:val="20"/>
              </w:rPr>
              <w:t>00000000000-</w:t>
            </w:r>
          </w:p>
          <w:p w14:paraId="452A76AC" w14:textId="31CAAD73" w:rsidR="00FA12C3" w:rsidRPr="00FA12C3" w:rsidRDefault="001A53C7" w:rsidP="00FA12C3">
            <w:pPr>
              <w:spacing w:line="276" w:lineRule="auto"/>
              <w:jc w:val="center"/>
              <w:rPr>
                <w:rFonts w:ascii="Arial" w:hAnsi="Arial" w:cs="Arial"/>
                <w:sz w:val="20"/>
                <w:szCs w:val="20"/>
              </w:rPr>
            </w:pPr>
            <w:ins w:id="12435" w:author="Александр" w:date="2020-04-13T08:36:00Z">
              <w:r>
                <w:rPr>
                  <w:rFonts w:ascii="Arial" w:hAnsi="Arial" w:cs="Arial"/>
                  <w:color w:val="000000"/>
                  <w:sz w:val="20"/>
                  <w:szCs w:val="20"/>
                </w:rPr>
                <w:t>3</w:t>
              </w:r>
            </w:ins>
            <w:del w:id="12436" w:author="Александр" w:date="2020-04-13T08:36:00Z">
              <w:r w:rsidR="00FA12C3" w:rsidRPr="00FA12C3" w:rsidDel="001A53C7">
                <w:rPr>
                  <w:rFonts w:ascii="Arial" w:hAnsi="Arial" w:cs="Arial"/>
                  <w:color w:val="000000"/>
                  <w:sz w:val="20"/>
                  <w:szCs w:val="20"/>
                </w:rPr>
                <w:delText>6</w:delText>
              </w:r>
            </w:del>
            <w:r w:rsidR="00FA12C3" w:rsidRPr="00FA12C3">
              <w:rPr>
                <w:rFonts w:ascii="Arial" w:hAnsi="Arial" w:cs="Arial"/>
                <w:color w:val="000000"/>
                <w:sz w:val="20"/>
                <w:szCs w:val="20"/>
              </w:rPr>
              <w:t>99999999999</w:t>
            </w:r>
          </w:p>
        </w:tc>
        <w:tc>
          <w:tcPr>
            <w:tcW w:w="2034" w:type="pct"/>
            <w:tcBorders>
              <w:top w:val="nil"/>
              <w:left w:val="nil"/>
              <w:bottom w:val="nil"/>
              <w:right w:val="single" w:sz="8" w:space="0" w:color="auto"/>
            </w:tcBorders>
            <w:hideMark/>
            <w:tcPrChange w:id="12437" w:author="Александр" w:date="2020-04-13T08:36:00Z">
              <w:tcPr>
                <w:tcW w:w="2034" w:type="pct"/>
                <w:gridSpan w:val="2"/>
                <w:tcBorders>
                  <w:top w:val="nil"/>
                  <w:left w:val="nil"/>
                  <w:bottom w:val="single" w:sz="8" w:space="0" w:color="auto"/>
                  <w:right w:val="single" w:sz="8" w:space="0" w:color="auto"/>
                </w:tcBorders>
                <w:hideMark/>
              </w:tcPr>
            </w:tcPrChange>
          </w:tcPr>
          <w:p w14:paraId="09178D03" w14:textId="77777777" w:rsidR="00FA12C3" w:rsidRPr="00FA12C3" w:rsidRDefault="00FA12C3">
            <w:pPr>
              <w:spacing w:line="276" w:lineRule="auto"/>
              <w:rPr>
                <w:rFonts w:ascii="Arial" w:hAnsi="Arial" w:cs="Arial"/>
                <w:sz w:val="20"/>
                <w:szCs w:val="20"/>
              </w:rPr>
            </w:pPr>
            <w:r w:rsidRPr="00FA12C3">
              <w:rPr>
                <w:rFonts w:ascii="Arial" w:hAnsi="Arial" w:cs="Arial"/>
                <w:sz w:val="20"/>
                <w:szCs w:val="20"/>
              </w:rPr>
              <w:t>Включает ЕТО и обходы/осмотры.</w:t>
            </w:r>
          </w:p>
          <w:p w14:paraId="67896E79" w14:textId="3D1507D9" w:rsidR="00FA12C3" w:rsidRPr="00FA12C3" w:rsidRDefault="00FA12C3">
            <w:pPr>
              <w:spacing w:line="276" w:lineRule="auto"/>
              <w:rPr>
                <w:rFonts w:ascii="Arial" w:hAnsi="Arial" w:cs="Arial"/>
                <w:color w:val="000000"/>
                <w:sz w:val="20"/>
                <w:szCs w:val="20"/>
              </w:rPr>
            </w:pPr>
            <w:r>
              <w:rPr>
                <w:rFonts w:ascii="Arial" w:hAnsi="Arial" w:cs="Arial"/>
                <w:sz w:val="20"/>
                <w:szCs w:val="20"/>
              </w:rPr>
              <w:t xml:space="preserve">Подробнее - в КД </w:t>
            </w:r>
            <w:del w:id="12438" w:author="Владимир Лаут" w:date="2021-03-05T12:46:00Z">
              <w:r w:rsidRPr="00FA12C3" w:rsidDel="006D5936">
                <w:rPr>
                  <w:rFonts w:ascii="Arial" w:hAnsi="Arial" w:cs="Arial"/>
                  <w:sz w:val="20"/>
                  <w:szCs w:val="20"/>
                </w:rPr>
                <w:delText>ERP.</w:delText>
              </w:r>
            </w:del>
            <w:ins w:id="12439" w:author="Александр" w:date="2020-04-13T08:29:00Z">
              <w:del w:id="12440" w:author="Владимир Лаут" w:date="2021-03-05T12:46:00Z">
                <w:r w:rsidR="00025C02" w:rsidDel="006D5936">
                  <w:rPr>
                    <w:rFonts w:ascii="Arial" w:hAnsi="Arial" w:cs="Arial"/>
                    <w:sz w:val="20"/>
                    <w:szCs w:val="20"/>
                  </w:rPr>
                  <w:delText>9.9.2</w:delText>
                </w:r>
              </w:del>
            </w:ins>
            <w:ins w:id="12441" w:author="Владимир Лаут" w:date="2021-03-05T12:46:00Z">
              <w:r w:rsidR="006D5936">
                <w:rPr>
                  <w:rFonts w:ascii="Arial" w:hAnsi="Arial" w:cs="Arial"/>
                  <w:sz w:val="20"/>
                  <w:szCs w:val="20"/>
                </w:rPr>
                <w:t>ERP.13.9.2</w:t>
              </w:r>
            </w:ins>
            <w:del w:id="12442" w:author="Александр" w:date="2020-04-13T08:29:00Z">
              <w:r w:rsidRPr="00FA12C3" w:rsidDel="00025C02">
                <w:rPr>
                  <w:rFonts w:ascii="Arial" w:hAnsi="Arial" w:cs="Arial"/>
                  <w:sz w:val="20"/>
                  <w:szCs w:val="20"/>
                </w:rPr>
                <w:delText>5.1</w:delText>
              </w:r>
            </w:del>
            <w:r w:rsidRPr="00FA12C3">
              <w:rPr>
                <w:rFonts w:ascii="Arial" w:hAnsi="Arial" w:cs="Arial"/>
                <w:sz w:val="20"/>
                <w:szCs w:val="20"/>
              </w:rPr>
              <w:t>.55.PM.КД Выполнение и фактический учет работ</w:t>
            </w:r>
          </w:p>
        </w:tc>
      </w:tr>
      <w:tr w:rsidR="001A53C7" w14:paraId="17E80084" w14:textId="77777777" w:rsidTr="0096299D">
        <w:trPr>
          <w:cantSplit/>
          <w:ins w:id="12443" w:author="Александр" w:date="2020-04-13T08:36:00Z"/>
        </w:trPr>
        <w:tc>
          <w:tcPr>
            <w:tcW w:w="764"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5C50A020" w14:textId="77777777" w:rsidR="001A53C7" w:rsidRPr="00FA12C3" w:rsidRDefault="001A53C7">
            <w:pPr>
              <w:spacing w:line="276" w:lineRule="auto"/>
              <w:rPr>
                <w:ins w:id="12444" w:author="Александр" w:date="2020-04-13T08:36:00Z"/>
                <w:rFonts w:ascii="Arial" w:hAnsi="Arial" w:cs="Arial"/>
                <w:color w:val="000000"/>
                <w:sz w:val="20"/>
                <w:szCs w:val="20"/>
              </w:rPr>
            </w:pPr>
          </w:p>
        </w:tc>
        <w:tc>
          <w:tcPr>
            <w:tcW w:w="822" w:type="pct"/>
            <w:tcBorders>
              <w:top w:val="nil"/>
              <w:left w:val="nil"/>
              <w:bottom w:val="single" w:sz="8" w:space="0" w:color="auto"/>
              <w:right w:val="single" w:sz="8" w:space="0" w:color="auto"/>
            </w:tcBorders>
            <w:tcMar>
              <w:top w:w="0" w:type="dxa"/>
              <w:left w:w="108" w:type="dxa"/>
              <w:bottom w:w="0" w:type="dxa"/>
              <w:right w:w="108" w:type="dxa"/>
            </w:tcMar>
          </w:tcPr>
          <w:p w14:paraId="1C1BE396" w14:textId="77777777" w:rsidR="001A53C7" w:rsidRPr="00FA12C3" w:rsidRDefault="001A53C7">
            <w:pPr>
              <w:spacing w:line="276" w:lineRule="auto"/>
              <w:rPr>
                <w:ins w:id="12445" w:author="Александр" w:date="2020-04-13T08:36:00Z"/>
                <w:rFonts w:ascii="Arial" w:hAnsi="Arial" w:cs="Arial"/>
                <w:color w:val="000000"/>
                <w:sz w:val="20"/>
                <w:szCs w:val="20"/>
              </w:rPr>
            </w:pPr>
          </w:p>
        </w:tc>
        <w:tc>
          <w:tcPr>
            <w:tcW w:w="1380" w:type="pct"/>
            <w:tcBorders>
              <w:top w:val="nil"/>
              <w:left w:val="nil"/>
              <w:bottom w:val="single" w:sz="8" w:space="0" w:color="auto"/>
              <w:right w:val="single" w:sz="8" w:space="0" w:color="auto"/>
            </w:tcBorders>
          </w:tcPr>
          <w:p w14:paraId="74F6C3E9" w14:textId="77777777" w:rsidR="001A53C7" w:rsidRDefault="001A53C7" w:rsidP="00FA12C3">
            <w:pPr>
              <w:spacing w:line="276" w:lineRule="auto"/>
              <w:jc w:val="center"/>
              <w:rPr>
                <w:ins w:id="12446" w:author="Александр" w:date="2020-04-13T08:36:00Z"/>
                <w:rFonts w:ascii="Arial" w:hAnsi="Arial" w:cs="Arial"/>
                <w:color w:val="000000"/>
                <w:sz w:val="20"/>
                <w:szCs w:val="20"/>
              </w:rPr>
            </w:pPr>
          </w:p>
        </w:tc>
        <w:tc>
          <w:tcPr>
            <w:tcW w:w="2034" w:type="pct"/>
            <w:tcBorders>
              <w:top w:val="nil"/>
              <w:left w:val="nil"/>
              <w:bottom w:val="single" w:sz="8" w:space="0" w:color="auto"/>
              <w:right w:val="single" w:sz="8" w:space="0" w:color="auto"/>
            </w:tcBorders>
          </w:tcPr>
          <w:p w14:paraId="39C6BA5B" w14:textId="77777777" w:rsidR="001A53C7" w:rsidRPr="00FA12C3" w:rsidRDefault="001A53C7">
            <w:pPr>
              <w:spacing w:line="276" w:lineRule="auto"/>
              <w:rPr>
                <w:ins w:id="12447" w:author="Александр" w:date="2020-04-13T08:36:00Z"/>
                <w:rFonts w:ascii="Arial" w:hAnsi="Arial" w:cs="Arial"/>
                <w:sz w:val="20"/>
                <w:szCs w:val="20"/>
              </w:rPr>
            </w:pPr>
          </w:p>
        </w:tc>
      </w:tr>
      <w:tr w:rsidR="001A53C7" w14:paraId="2692BBCD" w14:textId="77777777" w:rsidTr="001A53C7">
        <w:tblPrEx>
          <w:tblW w:w="5039" w:type="pct"/>
          <w:tblCellMar>
            <w:left w:w="0" w:type="dxa"/>
            <w:right w:w="0" w:type="dxa"/>
          </w:tblCellMar>
          <w:tblPrExChange w:id="12448" w:author="Александр" w:date="2020-04-13T08:37:00Z">
            <w:tblPrEx>
              <w:tblW w:w="5039" w:type="pct"/>
              <w:tblCellMar>
                <w:left w:w="0" w:type="dxa"/>
                <w:right w:w="0" w:type="dxa"/>
              </w:tblCellMar>
            </w:tblPrEx>
          </w:tblPrExChange>
        </w:tblPrEx>
        <w:trPr>
          <w:cantSplit/>
          <w:ins w:id="12449" w:author="Александр" w:date="2020-04-13T08:36:00Z"/>
          <w:trPrChange w:id="12450" w:author="Александр" w:date="2020-04-13T08:37:00Z">
            <w:trPr>
              <w:gridAfter w:val="0"/>
              <w:cantSplit/>
            </w:trPr>
          </w:trPrChange>
        </w:trPr>
        <w:tc>
          <w:tcPr>
            <w:tcW w:w="764" w:type="pct"/>
            <w:tcBorders>
              <w:top w:val="nil"/>
              <w:left w:val="single" w:sz="8" w:space="0" w:color="auto"/>
              <w:bottom w:val="nil"/>
              <w:right w:val="single" w:sz="8" w:space="0" w:color="auto"/>
            </w:tcBorders>
            <w:tcMar>
              <w:top w:w="0" w:type="dxa"/>
              <w:left w:w="108" w:type="dxa"/>
              <w:bottom w:w="0" w:type="dxa"/>
              <w:right w:w="108" w:type="dxa"/>
            </w:tcMar>
            <w:tcPrChange w:id="12451" w:author="Александр" w:date="2020-04-13T08:37:00Z">
              <w:tcPr>
                <w:tcW w:w="764"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tcPrChange>
          </w:tcPr>
          <w:p w14:paraId="7D2FC81A" w14:textId="15BEBBED" w:rsidR="001A53C7" w:rsidRPr="00FA12C3" w:rsidRDefault="001A53C7">
            <w:pPr>
              <w:spacing w:line="276" w:lineRule="auto"/>
              <w:rPr>
                <w:ins w:id="12452" w:author="Александр" w:date="2020-04-13T08:36:00Z"/>
                <w:rFonts w:ascii="Arial" w:hAnsi="Arial" w:cs="Arial"/>
                <w:color w:val="000000"/>
                <w:sz w:val="20"/>
                <w:szCs w:val="20"/>
              </w:rPr>
            </w:pPr>
            <w:ins w:id="12453" w:author="Александр" w:date="2020-04-13T08:37:00Z">
              <w:r>
                <w:rPr>
                  <w:rFonts w:ascii="Arial" w:hAnsi="Arial" w:cs="Arial"/>
                  <w:color w:val="000000"/>
                  <w:sz w:val="20"/>
                  <w:szCs w:val="20"/>
                </w:rPr>
                <w:t>00</w:t>
              </w:r>
            </w:ins>
          </w:p>
        </w:tc>
        <w:tc>
          <w:tcPr>
            <w:tcW w:w="822" w:type="pct"/>
            <w:tcBorders>
              <w:top w:val="nil"/>
              <w:left w:val="nil"/>
              <w:bottom w:val="nil"/>
              <w:right w:val="single" w:sz="8" w:space="0" w:color="auto"/>
            </w:tcBorders>
            <w:tcMar>
              <w:top w:w="0" w:type="dxa"/>
              <w:left w:w="108" w:type="dxa"/>
              <w:bottom w:w="0" w:type="dxa"/>
              <w:right w:w="108" w:type="dxa"/>
            </w:tcMar>
            <w:tcPrChange w:id="12454" w:author="Александр" w:date="2020-04-13T08:37:00Z">
              <w:tcPr>
                <w:tcW w:w="822" w:type="pct"/>
                <w:gridSpan w:val="2"/>
                <w:tcBorders>
                  <w:top w:val="nil"/>
                  <w:left w:val="nil"/>
                  <w:bottom w:val="single" w:sz="8" w:space="0" w:color="auto"/>
                  <w:right w:val="single" w:sz="8" w:space="0" w:color="auto"/>
                </w:tcBorders>
                <w:tcMar>
                  <w:top w:w="0" w:type="dxa"/>
                  <w:left w:w="108" w:type="dxa"/>
                  <w:bottom w:w="0" w:type="dxa"/>
                  <w:right w:w="108" w:type="dxa"/>
                </w:tcMar>
              </w:tcPr>
            </w:tcPrChange>
          </w:tcPr>
          <w:p w14:paraId="2D1C9A3D" w14:textId="7D3C6453" w:rsidR="001A53C7" w:rsidRPr="00FA12C3" w:rsidRDefault="001A53C7">
            <w:pPr>
              <w:spacing w:line="276" w:lineRule="auto"/>
              <w:rPr>
                <w:ins w:id="12455" w:author="Александр" w:date="2020-04-13T08:36:00Z"/>
                <w:rFonts w:ascii="Arial" w:hAnsi="Arial" w:cs="Arial"/>
                <w:color w:val="000000"/>
                <w:sz w:val="20"/>
                <w:szCs w:val="20"/>
              </w:rPr>
            </w:pPr>
            <w:ins w:id="12456" w:author="Александр" w:date="2020-04-13T08:37:00Z">
              <w:r>
                <w:rPr>
                  <w:rFonts w:ascii="Arial" w:hAnsi="Arial" w:cs="Arial"/>
                  <w:color w:val="000000"/>
                  <w:sz w:val="20"/>
                  <w:szCs w:val="20"/>
                </w:rPr>
                <w:t>Обходы и осмотры</w:t>
              </w:r>
            </w:ins>
          </w:p>
        </w:tc>
        <w:tc>
          <w:tcPr>
            <w:tcW w:w="1380" w:type="pct"/>
            <w:tcBorders>
              <w:top w:val="nil"/>
              <w:left w:val="nil"/>
              <w:bottom w:val="nil"/>
              <w:right w:val="single" w:sz="8" w:space="0" w:color="auto"/>
            </w:tcBorders>
            <w:tcPrChange w:id="12457" w:author="Александр" w:date="2020-04-13T08:37:00Z">
              <w:tcPr>
                <w:tcW w:w="1380" w:type="pct"/>
                <w:gridSpan w:val="2"/>
                <w:tcBorders>
                  <w:top w:val="nil"/>
                  <w:left w:val="nil"/>
                  <w:bottom w:val="single" w:sz="8" w:space="0" w:color="auto"/>
                  <w:right w:val="single" w:sz="8" w:space="0" w:color="auto"/>
                </w:tcBorders>
              </w:tcPr>
            </w:tcPrChange>
          </w:tcPr>
          <w:p w14:paraId="51633015" w14:textId="5C4EAA04" w:rsidR="001A53C7" w:rsidRPr="00FA12C3" w:rsidRDefault="001A53C7" w:rsidP="001A53C7">
            <w:pPr>
              <w:spacing w:line="276" w:lineRule="auto"/>
              <w:jc w:val="center"/>
              <w:rPr>
                <w:ins w:id="12458" w:author="Александр" w:date="2020-04-13T08:38:00Z"/>
                <w:rFonts w:ascii="Arial" w:hAnsi="Arial" w:cs="Arial"/>
                <w:color w:val="000000"/>
                <w:sz w:val="20"/>
                <w:szCs w:val="20"/>
              </w:rPr>
            </w:pPr>
            <w:ins w:id="12459" w:author="Александр" w:date="2020-04-13T08:38:00Z">
              <w:r>
                <w:rPr>
                  <w:rFonts w:ascii="Arial" w:hAnsi="Arial" w:cs="Arial"/>
                  <w:color w:val="000000"/>
                  <w:sz w:val="20"/>
                  <w:szCs w:val="20"/>
                </w:rPr>
                <w:t>4</w:t>
              </w:r>
              <w:r w:rsidRPr="00FA12C3">
                <w:rPr>
                  <w:rFonts w:ascii="Arial" w:hAnsi="Arial" w:cs="Arial"/>
                  <w:color w:val="000000"/>
                  <w:sz w:val="20"/>
                  <w:szCs w:val="20"/>
                </w:rPr>
                <w:t>00000000000-</w:t>
              </w:r>
            </w:ins>
          </w:p>
          <w:p w14:paraId="3D55D553" w14:textId="5CC81649" w:rsidR="001A53C7" w:rsidRDefault="001A53C7" w:rsidP="001A53C7">
            <w:pPr>
              <w:spacing w:line="276" w:lineRule="auto"/>
              <w:jc w:val="center"/>
              <w:rPr>
                <w:ins w:id="12460" w:author="Александр" w:date="2020-04-13T08:36:00Z"/>
                <w:rFonts w:ascii="Arial" w:hAnsi="Arial" w:cs="Arial"/>
                <w:color w:val="000000"/>
                <w:sz w:val="20"/>
                <w:szCs w:val="20"/>
              </w:rPr>
            </w:pPr>
            <w:ins w:id="12461" w:author="Александр" w:date="2020-04-13T08:38:00Z">
              <w:r>
                <w:rPr>
                  <w:rFonts w:ascii="Arial" w:hAnsi="Arial" w:cs="Arial"/>
                  <w:color w:val="000000"/>
                  <w:sz w:val="20"/>
                  <w:szCs w:val="20"/>
                </w:rPr>
                <w:t>4</w:t>
              </w:r>
              <w:r w:rsidRPr="00FA12C3">
                <w:rPr>
                  <w:rFonts w:ascii="Arial" w:hAnsi="Arial" w:cs="Arial"/>
                  <w:color w:val="000000"/>
                  <w:sz w:val="20"/>
                  <w:szCs w:val="20"/>
                </w:rPr>
                <w:t>99999999999</w:t>
              </w:r>
            </w:ins>
          </w:p>
        </w:tc>
        <w:tc>
          <w:tcPr>
            <w:tcW w:w="2034" w:type="pct"/>
            <w:tcBorders>
              <w:top w:val="nil"/>
              <w:left w:val="nil"/>
              <w:bottom w:val="nil"/>
              <w:right w:val="single" w:sz="8" w:space="0" w:color="auto"/>
            </w:tcBorders>
            <w:tcPrChange w:id="12462" w:author="Александр" w:date="2020-04-13T08:37:00Z">
              <w:tcPr>
                <w:tcW w:w="2034" w:type="pct"/>
                <w:gridSpan w:val="2"/>
                <w:tcBorders>
                  <w:top w:val="nil"/>
                  <w:left w:val="nil"/>
                  <w:bottom w:val="single" w:sz="8" w:space="0" w:color="auto"/>
                  <w:right w:val="single" w:sz="8" w:space="0" w:color="auto"/>
                </w:tcBorders>
              </w:tcPr>
            </w:tcPrChange>
          </w:tcPr>
          <w:p w14:paraId="20E5AFB7" w14:textId="29D6B55B" w:rsidR="001A53C7" w:rsidRPr="001A53C7" w:rsidRDefault="001A53C7">
            <w:pPr>
              <w:spacing w:line="276" w:lineRule="auto"/>
              <w:rPr>
                <w:ins w:id="12463" w:author="Александр" w:date="2020-04-13T08:36:00Z"/>
                <w:rFonts w:ascii="Arial" w:hAnsi="Arial" w:cs="Arial"/>
                <w:color w:val="000000"/>
                <w:sz w:val="20"/>
                <w:szCs w:val="20"/>
                <w:rPrChange w:id="12464" w:author="Александр" w:date="2020-04-13T08:38:00Z">
                  <w:rPr>
                    <w:ins w:id="12465" w:author="Александр" w:date="2020-04-13T08:36:00Z"/>
                    <w:rFonts w:ascii="Arial" w:hAnsi="Arial" w:cs="Arial"/>
                    <w:sz w:val="20"/>
                    <w:szCs w:val="20"/>
                  </w:rPr>
                </w:rPrChange>
              </w:rPr>
            </w:pPr>
            <w:ins w:id="12466" w:author="Александр" w:date="2020-04-13T08:38:00Z">
              <w:r>
                <w:rPr>
                  <w:rFonts w:ascii="Arial" w:hAnsi="Arial" w:cs="Arial"/>
                  <w:color w:val="000000"/>
                  <w:sz w:val="20"/>
                  <w:szCs w:val="20"/>
                </w:rPr>
                <w:t>На основании плана создаются заказы ТОРО</w:t>
              </w:r>
            </w:ins>
          </w:p>
        </w:tc>
      </w:tr>
      <w:tr w:rsidR="001A53C7" w14:paraId="4E996ECA" w14:textId="77777777" w:rsidTr="001A53C7">
        <w:tblPrEx>
          <w:tblW w:w="5039" w:type="pct"/>
          <w:tblCellMar>
            <w:left w:w="0" w:type="dxa"/>
            <w:right w:w="0" w:type="dxa"/>
          </w:tblCellMar>
          <w:tblPrExChange w:id="12467" w:author="Александр" w:date="2020-04-13T08:37:00Z">
            <w:tblPrEx>
              <w:tblW w:w="5039" w:type="pct"/>
              <w:tblCellMar>
                <w:left w:w="0" w:type="dxa"/>
                <w:right w:w="0" w:type="dxa"/>
              </w:tblCellMar>
            </w:tblPrEx>
          </w:tblPrExChange>
        </w:tblPrEx>
        <w:trPr>
          <w:cantSplit/>
          <w:ins w:id="12468" w:author="Александр" w:date="2020-04-13T08:37:00Z"/>
          <w:trPrChange w:id="12469" w:author="Александр" w:date="2020-04-13T08:37:00Z">
            <w:trPr>
              <w:gridAfter w:val="0"/>
              <w:cantSplit/>
            </w:trPr>
          </w:trPrChange>
        </w:trPr>
        <w:tc>
          <w:tcPr>
            <w:tcW w:w="764" w:type="pct"/>
            <w:tcBorders>
              <w:top w:val="nil"/>
              <w:left w:val="single" w:sz="8" w:space="0" w:color="auto"/>
              <w:bottom w:val="nil"/>
              <w:right w:val="single" w:sz="8" w:space="0" w:color="auto"/>
            </w:tcBorders>
            <w:tcMar>
              <w:top w:w="0" w:type="dxa"/>
              <w:left w:w="108" w:type="dxa"/>
              <w:bottom w:w="0" w:type="dxa"/>
              <w:right w:w="108" w:type="dxa"/>
            </w:tcMar>
            <w:tcPrChange w:id="12470" w:author="Александр" w:date="2020-04-13T08:37:00Z">
              <w:tcPr>
                <w:tcW w:w="764"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tcPrChange>
          </w:tcPr>
          <w:p w14:paraId="003B8794" w14:textId="77777777" w:rsidR="001A53C7" w:rsidRPr="00FA12C3" w:rsidRDefault="001A53C7">
            <w:pPr>
              <w:spacing w:line="276" w:lineRule="auto"/>
              <w:rPr>
                <w:ins w:id="12471" w:author="Александр" w:date="2020-04-13T08:37:00Z"/>
                <w:rFonts w:ascii="Arial" w:hAnsi="Arial" w:cs="Arial"/>
                <w:color w:val="000000"/>
                <w:sz w:val="20"/>
                <w:szCs w:val="20"/>
              </w:rPr>
            </w:pPr>
          </w:p>
        </w:tc>
        <w:tc>
          <w:tcPr>
            <w:tcW w:w="822" w:type="pct"/>
            <w:tcBorders>
              <w:top w:val="nil"/>
              <w:left w:val="nil"/>
              <w:bottom w:val="nil"/>
              <w:right w:val="single" w:sz="8" w:space="0" w:color="auto"/>
            </w:tcBorders>
            <w:tcMar>
              <w:top w:w="0" w:type="dxa"/>
              <w:left w:w="108" w:type="dxa"/>
              <w:bottom w:w="0" w:type="dxa"/>
              <w:right w:w="108" w:type="dxa"/>
            </w:tcMar>
            <w:tcPrChange w:id="12472" w:author="Александр" w:date="2020-04-13T08:37:00Z">
              <w:tcPr>
                <w:tcW w:w="822" w:type="pct"/>
                <w:gridSpan w:val="2"/>
                <w:tcBorders>
                  <w:top w:val="nil"/>
                  <w:left w:val="nil"/>
                  <w:bottom w:val="single" w:sz="8" w:space="0" w:color="auto"/>
                  <w:right w:val="single" w:sz="8" w:space="0" w:color="auto"/>
                </w:tcBorders>
                <w:tcMar>
                  <w:top w:w="0" w:type="dxa"/>
                  <w:left w:w="108" w:type="dxa"/>
                  <w:bottom w:w="0" w:type="dxa"/>
                  <w:right w:w="108" w:type="dxa"/>
                </w:tcMar>
              </w:tcPr>
            </w:tcPrChange>
          </w:tcPr>
          <w:p w14:paraId="06CCD88A" w14:textId="77777777" w:rsidR="001A53C7" w:rsidRPr="00FA12C3" w:rsidRDefault="001A53C7">
            <w:pPr>
              <w:spacing w:line="276" w:lineRule="auto"/>
              <w:rPr>
                <w:ins w:id="12473" w:author="Александр" w:date="2020-04-13T08:37:00Z"/>
                <w:rFonts w:ascii="Arial" w:hAnsi="Arial" w:cs="Arial"/>
                <w:color w:val="000000"/>
                <w:sz w:val="20"/>
                <w:szCs w:val="20"/>
              </w:rPr>
            </w:pPr>
          </w:p>
        </w:tc>
        <w:tc>
          <w:tcPr>
            <w:tcW w:w="1380" w:type="pct"/>
            <w:tcBorders>
              <w:top w:val="nil"/>
              <w:left w:val="nil"/>
              <w:bottom w:val="nil"/>
              <w:right w:val="single" w:sz="8" w:space="0" w:color="auto"/>
            </w:tcBorders>
            <w:tcPrChange w:id="12474" w:author="Александр" w:date="2020-04-13T08:37:00Z">
              <w:tcPr>
                <w:tcW w:w="1380" w:type="pct"/>
                <w:gridSpan w:val="2"/>
                <w:tcBorders>
                  <w:top w:val="nil"/>
                  <w:left w:val="nil"/>
                  <w:bottom w:val="single" w:sz="8" w:space="0" w:color="auto"/>
                  <w:right w:val="single" w:sz="8" w:space="0" w:color="auto"/>
                </w:tcBorders>
              </w:tcPr>
            </w:tcPrChange>
          </w:tcPr>
          <w:p w14:paraId="7B9BDA35" w14:textId="77777777" w:rsidR="001A53C7" w:rsidRDefault="001A53C7" w:rsidP="00FA12C3">
            <w:pPr>
              <w:spacing w:line="276" w:lineRule="auto"/>
              <w:jc w:val="center"/>
              <w:rPr>
                <w:ins w:id="12475" w:author="Александр" w:date="2020-04-13T08:37:00Z"/>
                <w:rFonts w:ascii="Arial" w:hAnsi="Arial" w:cs="Arial"/>
                <w:color w:val="000000"/>
                <w:sz w:val="20"/>
                <w:szCs w:val="20"/>
              </w:rPr>
            </w:pPr>
          </w:p>
        </w:tc>
        <w:tc>
          <w:tcPr>
            <w:tcW w:w="2034" w:type="pct"/>
            <w:tcBorders>
              <w:top w:val="nil"/>
              <w:left w:val="nil"/>
              <w:bottom w:val="nil"/>
              <w:right w:val="single" w:sz="8" w:space="0" w:color="auto"/>
            </w:tcBorders>
            <w:tcPrChange w:id="12476" w:author="Александр" w:date="2020-04-13T08:37:00Z">
              <w:tcPr>
                <w:tcW w:w="2034" w:type="pct"/>
                <w:gridSpan w:val="2"/>
                <w:tcBorders>
                  <w:top w:val="nil"/>
                  <w:left w:val="nil"/>
                  <w:bottom w:val="single" w:sz="8" w:space="0" w:color="auto"/>
                  <w:right w:val="single" w:sz="8" w:space="0" w:color="auto"/>
                </w:tcBorders>
              </w:tcPr>
            </w:tcPrChange>
          </w:tcPr>
          <w:p w14:paraId="250F14B0" w14:textId="77777777" w:rsidR="001A53C7" w:rsidRPr="00FA12C3" w:rsidRDefault="001A53C7">
            <w:pPr>
              <w:spacing w:line="276" w:lineRule="auto"/>
              <w:rPr>
                <w:ins w:id="12477" w:author="Александр" w:date="2020-04-13T08:37:00Z"/>
                <w:rFonts w:ascii="Arial" w:hAnsi="Arial" w:cs="Arial"/>
                <w:sz w:val="20"/>
                <w:szCs w:val="20"/>
              </w:rPr>
            </w:pPr>
          </w:p>
        </w:tc>
      </w:tr>
      <w:tr w:rsidR="001A53C7" w14:paraId="3204B7E1" w14:textId="77777777" w:rsidTr="001A53C7">
        <w:tblPrEx>
          <w:tblW w:w="5039" w:type="pct"/>
          <w:tblCellMar>
            <w:left w:w="0" w:type="dxa"/>
            <w:right w:w="0" w:type="dxa"/>
          </w:tblCellMar>
          <w:tblPrExChange w:id="12478" w:author="Александр" w:date="2020-04-13T08:37:00Z">
            <w:tblPrEx>
              <w:tblW w:w="5039" w:type="pct"/>
              <w:tblCellMar>
                <w:left w:w="0" w:type="dxa"/>
                <w:right w:w="0" w:type="dxa"/>
              </w:tblCellMar>
            </w:tblPrEx>
          </w:tblPrExChange>
        </w:tblPrEx>
        <w:trPr>
          <w:cantSplit/>
          <w:ins w:id="12479" w:author="Александр" w:date="2020-04-13T08:37:00Z"/>
          <w:trPrChange w:id="12480" w:author="Александр" w:date="2020-04-13T08:37:00Z">
            <w:trPr>
              <w:gridAfter w:val="0"/>
              <w:cantSplit/>
            </w:trPr>
          </w:trPrChange>
        </w:trPr>
        <w:tc>
          <w:tcPr>
            <w:tcW w:w="764" w:type="pct"/>
            <w:tcBorders>
              <w:top w:val="nil"/>
              <w:left w:val="single" w:sz="8" w:space="0" w:color="auto"/>
              <w:bottom w:val="nil"/>
              <w:right w:val="single" w:sz="8" w:space="0" w:color="auto"/>
            </w:tcBorders>
            <w:tcMar>
              <w:top w:w="0" w:type="dxa"/>
              <w:left w:w="108" w:type="dxa"/>
              <w:bottom w:w="0" w:type="dxa"/>
              <w:right w:w="108" w:type="dxa"/>
            </w:tcMar>
            <w:tcPrChange w:id="12481" w:author="Александр" w:date="2020-04-13T08:37:00Z">
              <w:tcPr>
                <w:tcW w:w="764"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tcPrChange>
          </w:tcPr>
          <w:p w14:paraId="21B96E0A" w14:textId="77777777" w:rsidR="001A53C7" w:rsidRPr="00FA12C3" w:rsidRDefault="001A53C7">
            <w:pPr>
              <w:spacing w:line="276" w:lineRule="auto"/>
              <w:rPr>
                <w:ins w:id="12482" w:author="Александр" w:date="2020-04-13T08:37:00Z"/>
                <w:rFonts w:ascii="Arial" w:hAnsi="Arial" w:cs="Arial"/>
                <w:color w:val="000000"/>
                <w:sz w:val="20"/>
                <w:szCs w:val="20"/>
              </w:rPr>
            </w:pPr>
          </w:p>
        </w:tc>
        <w:tc>
          <w:tcPr>
            <w:tcW w:w="822" w:type="pct"/>
            <w:tcBorders>
              <w:top w:val="nil"/>
              <w:left w:val="nil"/>
              <w:bottom w:val="nil"/>
              <w:right w:val="single" w:sz="8" w:space="0" w:color="auto"/>
            </w:tcBorders>
            <w:tcMar>
              <w:top w:w="0" w:type="dxa"/>
              <w:left w:w="108" w:type="dxa"/>
              <w:bottom w:w="0" w:type="dxa"/>
              <w:right w:w="108" w:type="dxa"/>
            </w:tcMar>
            <w:tcPrChange w:id="12483" w:author="Александр" w:date="2020-04-13T08:37:00Z">
              <w:tcPr>
                <w:tcW w:w="822" w:type="pct"/>
                <w:gridSpan w:val="2"/>
                <w:tcBorders>
                  <w:top w:val="nil"/>
                  <w:left w:val="nil"/>
                  <w:bottom w:val="single" w:sz="8" w:space="0" w:color="auto"/>
                  <w:right w:val="single" w:sz="8" w:space="0" w:color="auto"/>
                </w:tcBorders>
                <w:tcMar>
                  <w:top w:w="0" w:type="dxa"/>
                  <w:left w:w="108" w:type="dxa"/>
                  <w:bottom w:w="0" w:type="dxa"/>
                  <w:right w:w="108" w:type="dxa"/>
                </w:tcMar>
              </w:tcPr>
            </w:tcPrChange>
          </w:tcPr>
          <w:p w14:paraId="61BF2895" w14:textId="77777777" w:rsidR="001A53C7" w:rsidRPr="00FA12C3" w:rsidRDefault="001A53C7">
            <w:pPr>
              <w:spacing w:line="276" w:lineRule="auto"/>
              <w:rPr>
                <w:ins w:id="12484" w:author="Александр" w:date="2020-04-13T08:37:00Z"/>
                <w:rFonts w:ascii="Arial" w:hAnsi="Arial" w:cs="Arial"/>
                <w:color w:val="000000"/>
                <w:sz w:val="20"/>
                <w:szCs w:val="20"/>
              </w:rPr>
            </w:pPr>
          </w:p>
        </w:tc>
        <w:tc>
          <w:tcPr>
            <w:tcW w:w="1380" w:type="pct"/>
            <w:tcBorders>
              <w:top w:val="nil"/>
              <w:left w:val="nil"/>
              <w:bottom w:val="nil"/>
              <w:right w:val="single" w:sz="8" w:space="0" w:color="auto"/>
            </w:tcBorders>
            <w:tcPrChange w:id="12485" w:author="Александр" w:date="2020-04-13T08:37:00Z">
              <w:tcPr>
                <w:tcW w:w="1380" w:type="pct"/>
                <w:gridSpan w:val="2"/>
                <w:tcBorders>
                  <w:top w:val="nil"/>
                  <w:left w:val="nil"/>
                  <w:bottom w:val="single" w:sz="8" w:space="0" w:color="auto"/>
                  <w:right w:val="single" w:sz="8" w:space="0" w:color="auto"/>
                </w:tcBorders>
              </w:tcPr>
            </w:tcPrChange>
          </w:tcPr>
          <w:p w14:paraId="7D84C9BF" w14:textId="77777777" w:rsidR="001A53C7" w:rsidRDefault="001A53C7" w:rsidP="00FA12C3">
            <w:pPr>
              <w:spacing w:line="276" w:lineRule="auto"/>
              <w:jc w:val="center"/>
              <w:rPr>
                <w:ins w:id="12486" w:author="Александр" w:date="2020-04-13T08:37:00Z"/>
                <w:rFonts w:ascii="Arial" w:hAnsi="Arial" w:cs="Arial"/>
                <w:color w:val="000000"/>
                <w:sz w:val="20"/>
                <w:szCs w:val="20"/>
              </w:rPr>
            </w:pPr>
          </w:p>
        </w:tc>
        <w:tc>
          <w:tcPr>
            <w:tcW w:w="2034" w:type="pct"/>
            <w:tcBorders>
              <w:top w:val="nil"/>
              <w:left w:val="nil"/>
              <w:bottom w:val="nil"/>
              <w:right w:val="single" w:sz="8" w:space="0" w:color="auto"/>
            </w:tcBorders>
            <w:tcPrChange w:id="12487" w:author="Александр" w:date="2020-04-13T08:37:00Z">
              <w:tcPr>
                <w:tcW w:w="2034" w:type="pct"/>
                <w:gridSpan w:val="2"/>
                <w:tcBorders>
                  <w:top w:val="nil"/>
                  <w:left w:val="nil"/>
                  <w:bottom w:val="single" w:sz="8" w:space="0" w:color="auto"/>
                  <w:right w:val="single" w:sz="8" w:space="0" w:color="auto"/>
                </w:tcBorders>
              </w:tcPr>
            </w:tcPrChange>
          </w:tcPr>
          <w:p w14:paraId="6A3C9A9F" w14:textId="77777777" w:rsidR="001A53C7" w:rsidRPr="00FA12C3" w:rsidRDefault="001A53C7">
            <w:pPr>
              <w:spacing w:line="276" w:lineRule="auto"/>
              <w:rPr>
                <w:ins w:id="12488" w:author="Александр" w:date="2020-04-13T08:37:00Z"/>
                <w:rFonts w:ascii="Arial" w:hAnsi="Arial" w:cs="Arial"/>
                <w:sz w:val="20"/>
                <w:szCs w:val="20"/>
              </w:rPr>
            </w:pPr>
          </w:p>
        </w:tc>
      </w:tr>
      <w:tr w:rsidR="001A53C7" w14:paraId="378BD76F" w14:textId="77777777" w:rsidTr="0096299D">
        <w:trPr>
          <w:cantSplit/>
          <w:ins w:id="12489" w:author="Александр" w:date="2020-04-13T08:37:00Z"/>
        </w:trPr>
        <w:tc>
          <w:tcPr>
            <w:tcW w:w="764"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62D81A4" w14:textId="77777777" w:rsidR="001A53C7" w:rsidRPr="00FA12C3" w:rsidRDefault="001A53C7">
            <w:pPr>
              <w:spacing w:line="276" w:lineRule="auto"/>
              <w:rPr>
                <w:ins w:id="12490" w:author="Александр" w:date="2020-04-13T08:37:00Z"/>
                <w:rFonts w:ascii="Arial" w:hAnsi="Arial" w:cs="Arial"/>
                <w:color w:val="000000"/>
                <w:sz w:val="20"/>
                <w:szCs w:val="20"/>
              </w:rPr>
            </w:pPr>
          </w:p>
        </w:tc>
        <w:tc>
          <w:tcPr>
            <w:tcW w:w="822" w:type="pct"/>
            <w:tcBorders>
              <w:top w:val="nil"/>
              <w:left w:val="nil"/>
              <w:bottom w:val="single" w:sz="8" w:space="0" w:color="auto"/>
              <w:right w:val="single" w:sz="8" w:space="0" w:color="auto"/>
            </w:tcBorders>
            <w:tcMar>
              <w:top w:w="0" w:type="dxa"/>
              <w:left w:w="108" w:type="dxa"/>
              <w:bottom w:w="0" w:type="dxa"/>
              <w:right w:w="108" w:type="dxa"/>
            </w:tcMar>
          </w:tcPr>
          <w:p w14:paraId="7AD36204" w14:textId="77777777" w:rsidR="001A53C7" w:rsidRPr="00FA12C3" w:rsidRDefault="001A53C7">
            <w:pPr>
              <w:spacing w:line="276" w:lineRule="auto"/>
              <w:rPr>
                <w:ins w:id="12491" w:author="Александр" w:date="2020-04-13T08:37:00Z"/>
                <w:rFonts w:ascii="Arial" w:hAnsi="Arial" w:cs="Arial"/>
                <w:color w:val="000000"/>
                <w:sz w:val="20"/>
                <w:szCs w:val="20"/>
              </w:rPr>
            </w:pPr>
          </w:p>
        </w:tc>
        <w:tc>
          <w:tcPr>
            <w:tcW w:w="1380" w:type="pct"/>
            <w:tcBorders>
              <w:top w:val="nil"/>
              <w:left w:val="nil"/>
              <w:bottom w:val="single" w:sz="8" w:space="0" w:color="auto"/>
              <w:right w:val="single" w:sz="8" w:space="0" w:color="auto"/>
            </w:tcBorders>
          </w:tcPr>
          <w:p w14:paraId="1A6433CF" w14:textId="77777777" w:rsidR="001A53C7" w:rsidRDefault="001A53C7" w:rsidP="00FA12C3">
            <w:pPr>
              <w:spacing w:line="276" w:lineRule="auto"/>
              <w:jc w:val="center"/>
              <w:rPr>
                <w:ins w:id="12492" w:author="Александр" w:date="2020-04-13T08:37:00Z"/>
                <w:rFonts w:ascii="Arial" w:hAnsi="Arial" w:cs="Arial"/>
                <w:color w:val="000000"/>
                <w:sz w:val="20"/>
                <w:szCs w:val="20"/>
              </w:rPr>
            </w:pPr>
          </w:p>
        </w:tc>
        <w:tc>
          <w:tcPr>
            <w:tcW w:w="2034" w:type="pct"/>
            <w:tcBorders>
              <w:top w:val="nil"/>
              <w:left w:val="nil"/>
              <w:bottom w:val="single" w:sz="8" w:space="0" w:color="auto"/>
              <w:right w:val="single" w:sz="8" w:space="0" w:color="auto"/>
            </w:tcBorders>
          </w:tcPr>
          <w:p w14:paraId="11244586" w14:textId="77777777" w:rsidR="001A53C7" w:rsidRPr="00FA12C3" w:rsidRDefault="001A53C7">
            <w:pPr>
              <w:spacing w:line="276" w:lineRule="auto"/>
              <w:rPr>
                <w:ins w:id="12493" w:author="Александр" w:date="2020-04-13T08:37:00Z"/>
                <w:rFonts w:ascii="Arial" w:hAnsi="Arial" w:cs="Arial"/>
                <w:sz w:val="20"/>
                <w:szCs w:val="20"/>
              </w:rPr>
            </w:pPr>
          </w:p>
        </w:tc>
      </w:tr>
    </w:tbl>
    <w:p w14:paraId="46BFADA4" w14:textId="77777777" w:rsidR="00D153F5" w:rsidRPr="00FB401A" w:rsidRDefault="00D153F5" w:rsidP="00197D54">
      <w:pPr>
        <w:pStyle w:val="3"/>
      </w:pPr>
      <w:bookmarkStart w:id="12494" w:name="_Toc521083813"/>
      <w:bookmarkStart w:id="12495" w:name="_Toc521340953"/>
      <w:bookmarkStart w:id="12496" w:name="_Toc521439473"/>
      <w:bookmarkStart w:id="12497" w:name="_Toc67557097"/>
      <w:r>
        <w:t>К</w:t>
      </w:r>
      <w:r w:rsidRPr="00FB401A">
        <w:t>лючевые параметры объекта</w:t>
      </w:r>
      <w:bookmarkEnd w:id="12494"/>
      <w:bookmarkEnd w:id="12495"/>
      <w:bookmarkEnd w:id="12496"/>
      <w:bookmarkEnd w:id="12497"/>
    </w:p>
    <w:p w14:paraId="427540F3" w14:textId="77777777" w:rsidR="00D153F5" w:rsidRPr="00E03D04" w:rsidRDefault="00D153F5" w:rsidP="00D153F5">
      <w:pPr>
        <w:spacing w:after="120" w:line="276" w:lineRule="auto"/>
        <w:ind w:firstLine="567"/>
        <w:rPr>
          <w:rFonts w:ascii="Arial" w:hAnsi="Arial" w:cs="Arial"/>
          <w:szCs w:val="24"/>
        </w:rPr>
      </w:pPr>
      <w:r w:rsidRPr="00E03D04">
        <w:rPr>
          <w:rFonts w:ascii="Arial" w:hAnsi="Arial" w:cs="Arial"/>
          <w:szCs w:val="24"/>
        </w:rPr>
        <w:t>Ключевыми параметрами объекта являются:</w:t>
      </w:r>
    </w:p>
    <w:p w14:paraId="47A6A3DE" w14:textId="77777777" w:rsidR="00D153F5" w:rsidRPr="00E03D04" w:rsidRDefault="00D153F5" w:rsidP="00F45D35">
      <w:pPr>
        <w:pStyle w:val="afc"/>
        <w:numPr>
          <w:ilvl w:val="0"/>
          <w:numId w:val="16"/>
        </w:numPr>
        <w:spacing w:after="120" w:line="276" w:lineRule="auto"/>
        <w:ind w:left="851" w:hanging="284"/>
        <w:rPr>
          <w:rFonts w:ascii="Arial" w:hAnsi="Arial" w:cs="Arial"/>
          <w:szCs w:val="24"/>
        </w:rPr>
      </w:pPr>
      <w:r w:rsidRPr="00E03D04">
        <w:rPr>
          <w:rFonts w:ascii="Arial" w:hAnsi="Arial" w:cs="Arial"/>
          <w:szCs w:val="24"/>
        </w:rPr>
        <w:t>WARPL - План предупредительного ТОРО,</w:t>
      </w:r>
    </w:p>
    <w:p w14:paraId="5EE954E3" w14:textId="77777777" w:rsidR="00D153F5" w:rsidRPr="00E03D04" w:rsidRDefault="00D153F5" w:rsidP="00F45D35">
      <w:pPr>
        <w:pStyle w:val="afc"/>
        <w:numPr>
          <w:ilvl w:val="0"/>
          <w:numId w:val="16"/>
        </w:numPr>
        <w:spacing w:after="240" w:line="276" w:lineRule="auto"/>
        <w:ind w:left="851" w:hanging="284"/>
        <w:rPr>
          <w:rFonts w:ascii="Arial" w:hAnsi="Arial" w:cs="Arial"/>
          <w:szCs w:val="24"/>
        </w:rPr>
        <w:sectPr w:rsidR="00D153F5" w:rsidRPr="00E03D04" w:rsidSect="0089336D">
          <w:headerReference w:type="default" r:id="rId58"/>
          <w:footerReference w:type="default" r:id="rId59"/>
          <w:headerReference w:type="first" r:id="rId60"/>
          <w:pgSz w:w="11907" w:h="16840" w:code="9"/>
          <w:pgMar w:top="1134" w:right="567" w:bottom="1134" w:left="1134" w:header="737" w:footer="283" w:gutter="0"/>
          <w:cols w:space="708"/>
          <w:docGrid w:linePitch="360"/>
        </w:sectPr>
      </w:pPr>
      <w:r w:rsidRPr="00E03D04">
        <w:rPr>
          <w:rFonts w:ascii="Arial" w:hAnsi="Arial" w:cs="Arial"/>
          <w:szCs w:val="24"/>
        </w:rPr>
        <w:t>MPTYP - Тип плана.</w:t>
      </w:r>
    </w:p>
    <w:p w14:paraId="386A6F1E" w14:textId="77777777" w:rsidR="00D153F5" w:rsidRPr="003F2961" w:rsidRDefault="00D153F5" w:rsidP="00197D54">
      <w:pPr>
        <w:pStyle w:val="3"/>
      </w:pPr>
      <w:bookmarkStart w:id="12498" w:name="_Toc521083814"/>
      <w:bookmarkStart w:id="12499" w:name="_Toc521340954"/>
      <w:bookmarkStart w:id="12500" w:name="_Toc521439474"/>
      <w:bookmarkStart w:id="12501" w:name="_Toc67557098"/>
      <w:r w:rsidRPr="003F2961">
        <w:lastRenderedPageBreak/>
        <w:t>Модель данных объекта</w:t>
      </w:r>
      <w:bookmarkEnd w:id="12498"/>
      <w:bookmarkEnd w:id="12499"/>
      <w:bookmarkEnd w:id="12500"/>
      <w:bookmarkEnd w:id="12501"/>
    </w:p>
    <w:p w14:paraId="6635A5E4" w14:textId="427D6522" w:rsidR="00D153F5" w:rsidRPr="00CD56EB" w:rsidRDefault="00D153F5" w:rsidP="00E16A62">
      <w:pPr>
        <w:pStyle w:val="a9"/>
        <w:keepNext/>
        <w:spacing w:after="240" w:afterAutospacing="0" w:line="276" w:lineRule="auto"/>
        <w:ind w:right="-312"/>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10588B">
        <w:rPr>
          <w:rFonts w:ascii="Arial" w:hAnsi="Arial" w:cs="Arial"/>
          <w:b/>
          <w:sz w:val="22"/>
        </w:rPr>
        <w:t>3</w:t>
      </w:r>
      <w:ins w:id="12502" w:author="Александр" w:date="2020-04-13T13:13:00Z">
        <w:r w:rsidR="0036397B">
          <w:rPr>
            <w:rFonts w:ascii="Arial" w:hAnsi="Arial" w:cs="Arial"/>
            <w:b/>
            <w:sz w:val="22"/>
          </w:rPr>
          <w:t>2</w:t>
        </w:r>
      </w:ins>
      <w:del w:id="12503" w:author="Александр" w:date="2020-04-13T13:13:00Z">
        <w:r w:rsidR="0010588B" w:rsidDel="00870994">
          <w:rPr>
            <w:rFonts w:ascii="Arial" w:hAnsi="Arial" w:cs="Arial"/>
            <w:b/>
            <w:sz w:val="22"/>
          </w:rPr>
          <w:delText>3</w:delText>
        </w:r>
      </w:del>
      <w:r w:rsidRPr="00321205">
        <w:rPr>
          <w:rFonts w:ascii="Arial" w:hAnsi="Arial" w:cs="Arial"/>
          <w:b/>
          <w:sz w:val="22"/>
        </w:rPr>
        <w:t xml:space="preserve">. Модель данных </w:t>
      </w:r>
      <w:r>
        <w:rPr>
          <w:rFonts w:ascii="Arial" w:hAnsi="Arial" w:cs="Arial"/>
          <w:b/>
          <w:sz w:val="22"/>
          <w:lang w:val="en-US"/>
        </w:rPr>
        <w:t>PM</w:t>
      </w:r>
      <w:r w:rsidRPr="00CD56EB">
        <w:rPr>
          <w:rFonts w:ascii="Arial" w:hAnsi="Arial" w:cs="Arial"/>
          <w:b/>
          <w:sz w:val="22"/>
        </w:rPr>
        <w:t xml:space="preserve">_33 </w:t>
      </w:r>
      <w:r>
        <w:rPr>
          <w:rFonts w:ascii="Arial" w:hAnsi="Arial" w:cs="Arial"/>
          <w:b/>
          <w:sz w:val="22"/>
        </w:rPr>
        <w:t>Планы предупредительных работ</w:t>
      </w:r>
    </w:p>
    <w:tbl>
      <w:tblPr>
        <w:tblW w:w="572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53"/>
        <w:gridCol w:w="1560"/>
        <w:gridCol w:w="2123"/>
        <w:gridCol w:w="2453"/>
        <w:gridCol w:w="983"/>
        <w:gridCol w:w="1673"/>
        <w:gridCol w:w="1856"/>
        <w:gridCol w:w="1836"/>
        <w:gridCol w:w="1176"/>
        <w:gridCol w:w="1393"/>
        <w:gridCol w:w="1056"/>
      </w:tblGrid>
      <w:tr w:rsidR="000D6F52" w:rsidRPr="0086487D" w14:paraId="5267842F" w14:textId="77777777" w:rsidTr="000D6F52">
        <w:trPr>
          <w:cantSplit/>
          <w:trHeight w:val="397"/>
          <w:tblHeader/>
          <w:jc w:val="center"/>
        </w:trPr>
        <w:tc>
          <w:tcPr>
            <w:tcW w:w="166" w:type="pct"/>
            <w:vMerge w:val="restart"/>
            <w:shd w:val="clear" w:color="auto" w:fill="FFC000"/>
            <w:vAlign w:val="center"/>
          </w:tcPr>
          <w:p w14:paraId="332A0D6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68" w:type="pct"/>
            <w:vMerge w:val="restart"/>
            <w:shd w:val="clear" w:color="auto" w:fill="FFC000"/>
          </w:tcPr>
          <w:p w14:paraId="6F51A9C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637" w:type="pct"/>
            <w:vMerge w:val="restart"/>
            <w:shd w:val="clear" w:color="auto" w:fill="FFC000"/>
            <w:vAlign w:val="center"/>
          </w:tcPr>
          <w:p w14:paraId="2AEBCE7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736" w:type="pct"/>
            <w:vMerge w:val="restart"/>
            <w:shd w:val="clear" w:color="auto" w:fill="FFC000"/>
            <w:vAlign w:val="center"/>
          </w:tcPr>
          <w:p w14:paraId="335CF05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95" w:type="pct"/>
            <w:vMerge w:val="restart"/>
            <w:shd w:val="clear" w:color="auto" w:fill="FFC000"/>
            <w:vAlign w:val="center"/>
          </w:tcPr>
          <w:p w14:paraId="0F7E1C0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502" w:type="pct"/>
            <w:vMerge w:val="restart"/>
            <w:shd w:val="clear" w:color="auto" w:fill="FFC000"/>
            <w:vAlign w:val="center"/>
          </w:tcPr>
          <w:p w14:paraId="7405A56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108" w:type="pct"/>
            <w:gridSpan w:val="2"/>
            <w:shd w:val="clear" w:color="auto" w:fill="FFC000"/>
          </w:tcPr>
          <w:p w14:paraId="17A8875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71" w:type="pct"/>
            <w:gridSpan w:val="2"/>
            <w:shd w:val="clear" w:color="auto" w:fill="FFC000"/>
            <w:vAlign w:val="center"/>
          </w:tcPr>
          <w:p w14:paraId="375BE8C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17" w:type="pct"/>
            <w:vMerge w:val="restart"/>
            <w:shd w:val="clear" w:color="auto" w:fill="FFC000"/>
            <w:vAlign w:val="center"/>
          </w:tcPr>
          <w:p w14:paraId="5BFEA0B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0D6F52" w:rsidRPr="0086487D" w14:paraId="18F10D17" w14:textId="77777777" w:rsidTr="000D6F52">
        <w:trPr>
          <w:cantSplit/>
          <w:jc w:val="center"/>
        </w:trPr>
        <w:tc>
          <w:tcPr>
            <w:tcW w:w="166" w:type="pct"/>
            <w:vMerge/>
            <w:vAlign w:val="center"/>
          </w:tcPr>
          <w:p w14:paraId="6846EFC4" w14:textId="77777777" w:rsidR="00D153F5" w:rsidRPr="000E3C42" w:rsidRDefault="00D153F5" w:rsidP="00D153F5">
            <w:pPr>
              <w:jc w:val="center"/>
              <w:rPr>
                <w:rFonts w:ascii="Arial" w:hAnsi="Arial" w:cs="Arial"/>
                <w:sz w:val="20"/>
                <w:szCs w:val="20"/>
              </w:rPr>
            </w:pPr>
          </w:p>
        </w:tc>
        <w:tc>
          <w:tcPr>
            <w:tcW w:w="468" w:type="pct"/>
            <w:vMerge/>
          </w:tcPr>
          <w:p w14:paraId="0469133D" w14:textId="77777777" w:rsidR="00D153F5" w:rsidRPr="000E3C42" w:rsidRDefault="00D153F5" w:rsidP="00D153F5">
            <w:pPr>
              <w:jc w:val="center"/>
              <w:rPr>
                <w:rFonts w:ascii="Arial" w:hAnsi="Arial" w:cs="Arial"/>
                <w:sz w:val="20"/>
                <w:szCs w:val="20"/>
              </w:rPr>
            </w:pPr>
          </w:p>
        </w:tc>
        <w:tc>
          <w:tcPr>
            <w:tcW w:w="637" w:type="pct"/>
            <w:vMerge/>
            <w:vAlign w:val="center"/>
          </w:tcPr>
          <w:p w14:paraId="4E13C741" w14:textId="77777777" w:rsidR="00D153F5" w:rsidRPr="000E3C42" w:rsidRDefault="00D153F5" w:rsidP="00D153F5">
            <w:pPr>
              <w:jc w:val="center"/>
              <w:rPr>
                <w:rFonts w:ascii="Arial" w:hAnsi="Arial" w:cs="Arial"/>
                <w:sz w:val="20"/>
                <w:szCs w:val="20"/>
              </w:rPr>
            </w:pPr>
          </w:p>
        </w:tc>
        <w:tc>
          <w:tcPr>
            <w:tcW w:w="736" w:type="pct"/>
            <w:vMerge/>
            <w:vAlign w:val="center"/>
          </w:tcPr>
          <w:p w14:paraId="67CFD603" w14:textId="77777777" w:rsidR="00D153F5" w:rsidRPr="000E3C42" w:rsidRDefault="00D153F5" w:rsidP="00D153F5">
            <w:pPr>
              <w:jc w:val="center"/>
              <w:rPr>
                <w:rFonts w:ascii="Arial" w:hAnsi="Arial" w:cs="Arial"/>
                <w:sz w:val="20"/>
                <w:szCs w:val="20"/>
              </w:rPr>
            </w:pPr>
          </w:p>
        </w:tc>
        <w:tc>
          <w:tcPr>
            <w:tcW w:w="295" w:type="pct"/>
            <w:vMerge/>
            <w:vAlign w:val="center"/>
          </w:tcPr>
          <w:p w14:paraId="2B522348" w14:textId="77777777" w:rsidR="00D153F5" w:rsidRPr="000E3C42" w:rsidRDefault="00D153F5" w:rsidP="00D153F5">
            <w:pPr>
              <w:jc w:val="center"/>
              <w:rPr>
                <w:rFonts w:ascii="Arial" w:hAnsi="Arial" w:cs="Arial"/>
                <w:sz w:val="20"/>
                <w:szCs w:val="20"/>
              </w:rPr>
            </w:pPr>
          </w:p>
        </w:tc>
        <w:tc>
          <w:tcPr>
            <w:tcW w:w="502" w:type="pct"/>
            <w:vMerge/>
            <w:vAlign w:val="center"/>
          </w:tcPr>
          <w:p w14:paraId="0920541B" w14:textId="77777777" w:rsidR="00D153F5" w:rsidRPr="000E3C42" w:rsidRDefault="00D153F5" w:rsidP="00D153F5">
            <w:pPr>
              <w:jc w:val="center"/>
              <w:rPr>
                <w:rFonts w:ascii="Arial" w:hAnsi="Arial" w:cs="Arial"/>
                <w:sz w:val="20"/>
                <w:szCs w:val="20"/>
              </w:rPr>
            </w:pPr>
          </w:p>
        </w:tc>
        <w:tc>
          <w:tcPr>
            <w:tcW w:w="557" w:type="pct"/>
            <w:tcBorders>
              <w:top w:val="single" w:sz="6" w:space="0" w:color="auto"/>
              <w:bottom w:val="single" w:sz="6" w:space="0" w:color="auto"/>
            </w:tcBorders>
            <w:shd w:val="clear" w:color="auto" w:fill="FFC000"/>
          </w:tcPr>
          <w:p w14:paraId="3847463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551" w:type="pct"/>
            <w:tcBorders>
              <w:top w:val="single" w:sz="6" w:space="0" w:color="auto"/>
              <w:bottom w:val="single" w:sz="6" w:space="0" w:color="auto"/>
            </w:tcBorders>
            <w:shd w:val="clear" w:color="auto" w:fill="FFC000"/>
          </w:tcPr>
          <w:p w14:paraId="215D342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53" w:type="pct"/>
            <w:tcBorders>
              <w:top w:val="single" w:sz="6" w:space="0" w:color="auto"/>
              <w:bottom w:val="single" w:sz="6" w:space="0" w:color="auto"/>
            </w:tcBorders>
            <w:shd w:val="clear" w:color="auto" w:fill="FFC000"/>
            <w:vAlign w:val="center"/>
          </w:tcPr>
          <w:p w14:paraId="0FA667E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18" w:type="pct"/>
            <w:shd w:val="clear" w:color="auto" w:fill="FFC000"/>
            <w:vAlign w:val="center"/>
          </w:tcPr>
          <w:p w14:paraId="7DEDCBE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17" w:type="pct"/>
            <w:vMerge/>
            <w:shd w:val="clear" w:color="auto" w:fill="FFC000"/>
          </w:tcPr>
          <w:p w14:paraId="26B56BB0" w14:textId="77777777" w:rsidR="00D153F5" w:rsidRPr="000E3C42" w:rsidRDefault="00D153F5" w:rsidP="00D153F5">
            <w:pPr>
              <w:jc w:val="center"/>
              <w:rPr>
                <w:rFonts w:ascii="Arial" w:hAnsi="Arial" w:cs="Arial"/>
                <w:b/>
                <w:sz w:val="20"/>
                <w:szCs w:val="20"/>
              </w:rPr>
            </w:pPr>
          </w:p>
        </w:tc>
      </w:tr>
      <w:tr w:rsidR="000D6F52" w:rsidRPr="0086487D" w14:paraId="02674B46" w14:textId="77777777" w:rsidTr="000D6F52">
        <w:trPr>
          <w:cantSplit/>
          <w:jc w:val="center"/>
        </w:trPr>
        <w:tc>
          <w:tcPr>
            <w:tcW w:w="166" w:type="pct"/>
          </w:tcPr>
          <w:p w14:paraId="728FF023" w14:textId="77777777" w:rsidR="00DA5280" w:rsidRPr="000E3C42" w:rsidRDefault="00DA5280" w:rsidP="00634E3E">
            <w:pPr>
              <w:rPr>
                <w:rFonts w:ascii="Arial" w:hAnsi="Arial" w:cs="Arial"/>
                <w:sz w:val="20"/>
                <w:szCs w:val="20"/>
                <w:lang w:val="en-US"/>
              </w:rPr>
            </w:pPr>
            <w:r w:rsidRPr="000E3C42">
              <w:rPr>
                <w:rFonts w:ascii="Arial" w:hAnsi="Arial" w:cs="Arial"/>
                <w:sz w:val="20"/>
                <w:szCs w:val="20"/>
                <w:lang w:val="en-US"/>
              </w:rPr>
              <w:t>1.</w:t>
            </w:r>
          </w:p>
        </w:tc>
        <w:tc>
          <w:tcPr>
            <w:tcW w:w="468" w:type="pct"/>
          </w:tcPr>
          <w:p w14:paraId="16FC652E" w14:textId="17779265" w:rsidR="00DA5280" w:rsidRPr="000E3C42" w:rsidRDefault="00DA5280" w:rsidP="00634E3E">
            <w:pPr>
              <w:jc w:val="left"/>
              <w:rPr>
                <w:rFonts w:ascii="Arial" w:hAnsi="Arial" w:cs="Arial"/>
                <w:sz w:val="20"/>
                <w:szCs w:val="20"/>
              </w:rPr>
            </w:pPr>
            <w:r w:rsidRPr="000E3C42">
              <w:rPr>
                <w:rFonts w:ascii="Arial" w:hAnsi="Arial" w:cs="Arial"/>
                <w:sz w:val="20"/>
                <w:szCs w:val="20"/>
              </w:rPr>
              <w:t>-</w:t>
            </w:r>
          </w:p>
        </w:tc>
        <w:tc>
          <w:tcPr>
            <w:tcW w:w="637" w:type="pct"/>
          </w:tcPr>
          <w:p w14:paraId="6BC24FEE" w14:textId="3965CEDC" w:rsidR="00DA5280" w:rsidRPr="000E3C42" w:rsidRDefault="00DA5280" w:rsidP="00634E3E">
            <w:pPr>
              <w:jc w:val="left"/>
              <w:rPr>
                <w:rFonts w:ascii="Arial" w:hAnsi="Arial" w:cs="Arial"/>
                <w:sz w:val="20"/>
                <w:szCs w:val="20"/>
              </w:rPr>
            </w:pPr>
            <w:r w:rsidRPr="000E3C42">
              <w:rPr>
                <w:rFonts w:ascii="Arial" w:hAnsi="Arial" w:cs="Arial"/>
                <w:sz w:val="20"/>
                <w:szCs w:val="20"/>
              </w:rPr>
              <w:t>План предупредительного ТОРО</w:t>
            </w:r>
          </w:p>
        </w:tc>
        <w:tc>
          <w:tcPr>
            <w:tcW w:w="736" w:type="pct"/>
          </w:tcPr>
          <w:p w14:paraId="18813C79" w14:textId="33F0B47A" w:rsidR="00DA5280" w:rsidRPr="000E3C42" w:rsidRDefault="00DA5280" w:rsidP="00634E3E">
            <w:pPr>
              <w:jc w:val="left"/>
              <w:rPr>
                <w:rFonts w:ascii="Arial" w:hAnsi="Arial" w:cs="Arial"/>
                <w:sz w:val="20"/>
                <w:szCs w:val="20"/>
                <w:lang w:val="en-US"/>
              </w:rPr>
            </w:pPr>
            <w:r w:rsidRPr="000E3C42">
              <w:rPr>
                <w:rFonts w:ascii="Arial" w:hAnsi="Arial" w:cs="Arial"/>
                <w:sz w:val="20"/>
                <w:szCs w:val="20"/>
                <w:lang w:val="en-US"/>
              </w:rPr>
              <w:t>PM_33</w:t>
            </w:r>
          </w:p>
        </w:tc>
        <w:tc>
          <w:tcPr>
            <w:tcW w:w="295" w:type="pct"/>
          </w:tcPr>
          <w:p w14:paraId="30F9ADB9" w14:textId="5E0D5C08"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CHAR, 12</w:t>
            </w:r>
          </w:p>
        </w:tc>
        <w:tc>
          <w:tcPr>
            <w:tcW w:w="502" w:type="pct"/>
          </w:tcPr>
          <w:p w14:paraId="758A5BC9" w14:textId="5DDF8FC8" w:rsidR="00DA5280" w:rsidRPr="000E3C42" w:rsidRDefault="00DA5280" w:rsidP="00634E3E">
            <w:pPr>
              <w:jc w:val="center"/>
              <w:rPr>
                <w:rFonts w:ascii="Arial" w:hAnsi="Arial" w:cs="Arial"/>
                <w:sz w:val="20"/>
                <w:szCs w:val="20"/>
              </w:rPr>
            </w:pPr>
            <w:r w:rsidRPr="000E3C42">
              <w:rPr>
                <w:rFonts w:ascii="Arial" w:hAnsi="Arial" w:cs="Arial"/>
                <w:sz w:val="20"/>
                <w:szCs w:val="20"/>
              </w:rPr>
              <w:t>MPLA-WARPL</w:t>
            </w:r>
          </w:p>
        </w:tc>
        <w:tc>
          <w:tcPr>
            <w:tcW w:w="557" w:type="pct"/>
          </w:tcPr>
          <w:p w14:paraId="57F01618" w14:textId="4A4184C9"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X</w:t>
            </w:r>
          </w:p>
        </w:tc>
        <w:tc>
          <w:tcPr>
            <w:tcW w:w="551" w:type="pct"/>
          </w:tcPr>
          <w:p w14:paraId="308C7C19" w14:textId="04D46AB3" w:rsidR="00DA5280" w:rsidRPr="000E3C42" w:rsidRDefault="00DA5280" w:rsidP="00634E3E">
            <w:pPr>
              <w:jc w:val="center"/>
              <w:rPr>
                <w:rFonts w:ascii="Arial" w:hAnsi="Arial" w:cs="Arial"/>
                <w:sz w:val="20"/>
                <w:szCs w:val="20"/>
              </w:rPr>
            </w:pPr>
            <w:r w:rsidRPr="000E3C42">
              <w:rPr>
                <w:rFonts w:ascii="Arial" w:hAnsi="Arial" w:cs="Arial"/>
                <w:sz w:val="20"/>
                <w:szCs w:val="20"/>
              </w:rPr>
              <w:t>Все объекты</w:t>
            </w:r>
          </w:p>
        </w:tc>
        <w:tc>
          <w:tcPr>
            <w:tcW w:w="353" w:type="pct"/>
          </w:tcPr>
          <w:p w14:paraId="18819BB5" w14:textId="05EAB988" w:rsidR="00DA5280" w:rsidRPr="000E3C42" w:rsidRDefault="00AD5F95" w:rsidP="00634E3E">
            <w:pPr>
              <w:jc w:val="center"/>
              <w:rPr>
                <w:rFonts w:ascii="Arial" w:hAnsi="Arial" w:cs="Arial"/>
                <w:sz w:val="20"/>
                <w:szCs w:val="20"/>
              </w:rPr>
            </w:pPr>
            <w:r w:rsidRPr="000E3C42">
              <w:rPr>
                <w:rFonts w:ascii="Arial" w:hAnsi="Arial" w:cs="Arial"/>
                <w:sz w:val="20"/>
                <w:szCs w:val="20"/>
              </w:rPr>
              <w:t>Тип плана</w:t>
            </w:r>
          </w:p>
        </w:tc>
        <w:tc>
          <w:tcPr>
            <w:tcW w:w="418" w:type="pct"/>
          </w:tcPr>
          <w:p w14:paraId="3F3F3350" w14:textId="5EF92EF8" w:rsidR="00DA5280" w:rsidRPr="000E3C42" w:rsidRDefault="00AD5F95" w:rsidP="00634E3E">
            <w:pPr>
              <w:jc w:val="center"/>
              <w:rPr>
                <w:rFonts w:ascii="Arial" w:hAnsi="Arial" w:cs="Arial"/>
                <w:sz w:val="20"/>
                <w:szCs w:val="20"/>
              </w:rPr>
            </w:pPr>
            <w:r>
              <w:rPr>
                <w:rFonts w:ascii="Arial" w:hAnsi="Arial" w:cs="Arial"/>
                <w:sz w:val="20"/>
                <w:szCs w:val="20"/>
              </w:rPr>
              <w:t>Значение из диапазона номеров</w:t>
            </w:r>
          </w:p>
        </w:tc>
        <w:tc>
          <w:tcPr>
            <w:tcW w:w="317" w:type="pct"/>
          </w:tcPr>
          <w:p w14:paraId="76A0659E" w14:textId="5C92FF88"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SAP</w:t>
            </w:r>
          </w:p>
        </w:tc>
      </w:tr>
      <w:tr w:rsidR="000D6F52" w:rsidRPr="0086487D" w14:paraId="3741D44C" w14:textId="77777777" w:rsidTr="000D6F52">
        <w:trPr>
          <w:cantSplit/>
          <w:jc w:val="center"/>
        </w:trPr>
        <w:tc>
          <w:tcPr>
            <w:tcW w:w="166" w:type="pct"/>
          </w:tcPr>
          <w:p w14:paraId="4FBF6D0F" w14:textId="77777777" w:rsidR="00DA5280" w:rsidRPr="000E3C42" w:rsidRDefault="00DA5280" w:rsidP="00634E3E">
            <w:pPr>
              <w:rPr>
                <w:rFonts w:ascii="Arial" w:hAnsi="Arial" w:cs="Arial"/>
                <w:sz w:val="20"/>
                <w:szCs w:val="20"/>
                <w:lang w:val="en-US"/>
              </w:rPr>
            </w:pPr>
            <w:r w:rsidRPr="000E3C42">
              <w:rPr>
                <w:rFonts w:ascii="Arial" w:hAnsi="Arial" w:cs="Arial"/>
                <w:sz w:val="20"/>
                <w:szCs w:val="20"/>
                <w:lang w:val="en-US"/>
              </w:rPr>
              <w:t>2.</w:t>
            </w:r>
          </w:p>
        </w:tc>
        <w:tc>
          <w:tcPr>
            <w:tcW w:w="468" w:type="pct"/>
          </w:tcPr>
          <w:p w14:paraId="7DC7ADDE" w14:textId="5E5828DF" w:rsidR="00DA5280" w:rsidRPr="000E3C42" w:rsidRDefault="00DA5280" w:rsidP="00634E3E">
            <w:pPr>
              <w:jc w:val="left"/>
              <w:rPr>
                <w:rFonts w:ascii="Arial" w:hAnsi="Arial" w:cs="Arial"/>
                <w:sz w:val="20"/>
                <w:szCs w:val="20"/>
              </w:rPr>
            </w:pPr>
            <w:r w:rsidRPr="000E3C42">
              <w:rPr>
                <w:rFonts w:ascii="Arial" w:hAnsi="Arial" w:cs="Arial"/>
                <w:sz w:val="20"/>
                <w:szCs w:val="20"/>
              </w:rPr>
              <w:t>-</w:t>
            </w:r>
          </w:p>
        </w:tc>
        <w:tc>
          <w:tcPr>
            <w:tcW w:w="637" w:type="pct"/>
          </w:tcPr>
          <w:p w14:paraId="7066112F" w14:textId="5DAD8C82" w:rsidR="00DA5280" w:rsidRPr="000E3C42" w:rsidRDefault="00DA5280" w:rsidP="00634E3E">
            <w:pPr>
              <w:jc w:val="left"/>
              <w:rPr>
                <w:rFonts w:ascii="Arial" w:hAnsi="Arial" w:cs="Arial"/>
                <w:sz w:val="20"/>
                <w:szCs w:val="20"/>
              </w:rPr>
            </w:pPr>
            <w:r w:rsidRPr="000E3C42">
              <w:rPr>
                <w:rFonts w:ascii="Arial" w:hAnsi="Arial" w:cs="Arial"/>
                <w:sz w:val="20"/>
                <w:szCs w:val="20"/>
              </w:rPr>
              <w:t>Тип плана</w:t>
            </w:r>
          </w:p>
        </w:tc>
        <w:tc>
          <w:tcPr>
            <w:tcW w:w="736" w:type="pct"/>
          </w:tcPr>
          <w:p w14:paraId="16AE3BE0" w14:textId="64DFE147" w:rsidR="00DA5280" w:rsidRPr="000E3C42" w:rsidRDefault="00DA5280" w:rsidP="00634E3E">
            <w:pPr>
              <w:jc w:val="left"/>
              <w:rPr>
                <w:rFonts w:ascii="Arial" w:hAnsi="Arial" w:cs="Arial"/>
                <w:sz w:val="20"/>
                <w:szCs w:val="20"/>
                <w:lang w:val="en-US"/>
              </w:rPr>
            </w:pPr>
            <w:r w:rsidRPr="000E3C42">
              <w:rPr>
                <w:rFonts w:ascii="Arial" w:hAnsi="Arial" w:cs="Arial"/>
                <w:sz w:val="20"/>
                <w:szCs w:val="20"/>
              </w:rPr>
              <w:t>PM_53</w:t>
            </w:r>
          </w:p>
        </w:tc>
        <w:tc>
          <w:tcPr>
            <w:tcW w:w="295" w:type="pct"/>
          </w:tcPr>
          <w:p w14:paraId="353BC755" w14:textId="4B59A7F0"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CHAR, 2</w:t>
            </w:r>
          </w:p>
        </w:tc>
        <w:tc>
          <w:tcPr>
            <w:tcW w:w="502" w:type="pct"/>
          </w:tcPr>
          <w:p w14:paraId="515AE23E" w14:textId="2C98F490" w:rsidR="00DA5280" w:rsidRPr="000E3C42" w:rsidRDefault="00DA5280" w:rsidP="00634E3E">
            <w:pPr>
              <w:jc w:val="center"/>
              <w:rPr>
                <w:rFonts w:ascii="Arial" w:hAnsi="Arial" w:cs="Arial"/>
                <w:sz w:val="20"/>
                <w:szCs w:val="20"/>
              </w:rPr>
            </w:pPr>
            <w:r w:rsidRPr="000E3C42">
              <w:rPr>
                <w:rFonts w:ascii="Arial" w:hAnsi="Arial" w:cs="Arial"/>
                <w:sz w:val="20"/>
                <w:szCs w:val="20"/>
              </w:rPr>
              <w:t>MPLA-MPTYP</w:t>
            </w:r>
          </w:p>
        </w:tc>
        <w:tc>
          <w:tcPr>
            <w:tcW w:w="557" w:type="pct"/>
          </w:tcPr>
          <w:p w14:paraId="26A6409D" w14:textId="0CBD0F85"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X</w:t>
            </w:r>
          </w:p>
        </w:tc>
        <w:tc>
          <w:tcPr>
            <w:tcW w:w="551" w:type="pct"/>
          </w:tcPr>
          <w:p w14:paraId="53098394" w14:textId="134D19F7" w:rsidR="00DA5280" w:rsidRPr="000E3C42" w:rsidRDefault="00DA5280" w:rsidP="00634E3E">
            <w:pPr>
              <w:jc w:val="center"/>
              <w:rPr>
                <w:rFonts w:ascii="Arial" w:hAnsi="Arial" w:cs="Arial"/>
                <w:sz w:val="20"/>
                <w:szCs w:val="20"/>
              </w:rPr>
            </w:pPr>
            <w:r w:rsidRPr="000E3C42">
              <w:rPr>
                <w:rFonts w:ascii="Arial" w:hAnsi="Arial" w:cs="Arial"/>
                <w:sz w:val="20"/>
                <w:szCs w:val="20"/>
              </w:rPr>
              <w:t>Все объекты</w:t>
            </w:r>
          </w:p>
        </w:tc>
        <w:tc>
          <w:tcPr>
            <w:tcW w:w="353" w:type="pct"/>
          </w:tcPr>
          <w:p w14:paraId="2F09959D" w14:textId="1AFD9461"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418" w:type="pct"/>
          </w:tcPr>
          <w:p w14:paraId="1DBD8181" w14:textId="5609B358"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317" w:type="pct"/>
          </w:tcPr>
          <w:p w14:paraId="0A1DE0B2" w14:textId="1736EA4B"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SAP</w:t>
            </w:r>
          </w:p>
        </w:tc>
      </w:tr>
      <w:tr w:rsidR="000D6F52" w:rsidRPr="0086487D" w14:paraId="63AD181C" w14:textId="77777777" w:rsidTr="000D6F52">
        <w:trPr>
          <w:cantSplit/>
          <w:jc w:val="center"/>
        </w:trPr>
        <w:tc>
          <w:tcPr>
            <w:tcW w:w="166" w:type="pct"/>
          </w:tcPr>
          <w:p w14:paraId="737A33F5" w14:textId="77777777" w:rsidR="00DA5280" w:rsidRPr="000E3C42" w:rsidRDefault="00DA5280" w:rsidP="00634E3E">
            <w:pPr>
              <w:rPr>
                <w:rFonts w:ascii="Arial" w:hAnsi="Arial" w:cs="Arial"/>
                <w:sz w:val="20"/>
                <w:szCs w:val="20"/>
                <w:lang w:val="en-US"/>
              </w:rPr>
            </w:pPr>
            <w:r w:rsidRPr="000E3C42">
              <w:rPr>
                <w:rFonts w:ascii="Arial" w:hAnsi="Arial" w:cs="Arial"/>
                <w:sz w:val="20"/>
                <w:szCs w:val="20"/>
                <w:lang w:val="en-US"/>
              </w:rPr>
              <w:t>3.</w:t>
            </w:r>
          </w:p>
        </w:tc>
        <w:tc>
          <w:tcPr>
            <w:tcW w:w="468" w:type="pct"/>
          </w:tcPr>
          <w:p w14:paraId="322841BB" w14:textId="5CC78474" w:rsidR="00DA5280" w:rsidRPr="000E3C42" w:rsidRDefault="00DA5280" w:rsidP="00634E3E">
            <w:pPr>
              <w:jc w:val="left"/>
              <w:rPr>
                <w:rFonts w:ascii="Arial" w:hAnsi="Arial" w:cs="Arial"/>
                <w:sz w:val="20"/>
                <w:szCs w:val="20"/>
              </w:rPr>
            </w:pPr>
            <w:r w:rsidRPr="000E3C42">
              <w:rPr>
                <w:rFonts w:ascii="Arial" w:hAnsi="Arial" w:cs="Arial"/>
                <w:sz w:val="20"/>
                <w:szCs w:val="20"/>
              </w:rPr>
              <w:t>-</w:t>
            </w:r>
          </w:p>
        </w:tc>
        <w:tc>
          <w:tcPr>
            <w:tcW w:w="637" w:type="pct"/>
          </w:tcPr>
          <w:p w14:paraId="4D6E62FF" w14:textId="15074AF8" w:rsidR="00DA5280" w:rsidRPr="000E3C42" w:rsidRDefault="00DA5280" w:rsidP="00634E3E">
            <w:pPr>
              <w:jc w:val="left"/>
              <w:rPr>
                <w:rFonts w:ascii="Arial" w:hAnsi="Arial" w:cs="Arial"/>
                <w:sz w:val="20"/>
                <w:szCs w:val="20"/>
              </w:rPr>
            </w:pPr>
            <w:r w:rsidRPr="000E3C42">
              <w:rPr>
                <w:rFonts w:ascii="Arial" w:hAnsi="Arial" w:cs="Arial"/>
                <w:sz w:val="20"/>
                <w:szCs w:val="20"/>
              </w:rPr>
              <w:t>Стратегия предупредительного ТОРО</w:t>
            </w:r>
          </w:p>
        </w:tc>
        <w:tc>
          <w:tcPr>
            <w:tcW w:w="736" w:type="pct"/>
          </w:tcPr>
          <w:p w14:paraId="1ED8B618" w14:textId="7D469742" w:rsidR="00DA5280" w:rsidRPr="000E3C42" w:rsidRDefault="00DA5280" w:rsidP="00634E3E">
            <w:pPr>
              <w:jc w:val="left"/>
              <w:rPr>
                <w:rFonts w:ascii="Arial" w:hAnsi="Arial" w:cs="Arial"/>
                <w:sz w:val="20"/>
                <w:szCs w:val="20"/>
              </w:rPr>
            </w:pPr>
            <w:r w:rsidRPr="000E3C42">
              <w:rPr>
                <w:rFonts w:ascii="Arial" w:hAnsi="Arial" w:cs="Arial"/>
                <w:sz w:val="20"/>
                <w:szCs w:val="20"/>
              </w:rPr>
              <w:t>PM_50</w:t>
            </w:r>
          </w:p>
        </w:tc>
        <w:tc>
          <w:tcPr>
            <w:tcW w:w="295" w:type="pct"/>
          </w:tcPr>
          <w:p w14:paraId="7ACE67F2" w14:textId="7CBC4717"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CHAR, 6</w:t>
            </w:r>
          </w:p>
        </w:tc>
        <w:tc>
          <w:tcPr>
            <w:tcW w:w="502" w:type="pct"/>
          </w:tcPr>
          <w:p w14:paraId="5B7695B7" w14:textId="49CACE2F" w:rsidR="00DA5280" w:rsidRPr="000E3C42" w:rsidRDefault="00DA5280" w:rsidP="00634E3E">
            <w:pPr>
              <w:jc w:val="center"/>
              <w:rPr>
                <w:rFonts w:ascii="Arial" w:hAnsi="Arial" w:cs="Arial"/>
                <w:sz w:val="20"/>
                <w:szCs w:val="20"/>
              </w:rPr>
            </w:pPr>
            <w:r w:rsidRPr="000E3C42">
              <w:rPr>
                <w:rFonts w:ascii="Arial" w:hAnsi="Arial" w:cs="Arial"/>
                <w:sz w:val="20"/>
                <w:szCs w:val="20"/>
              </w:rPr>
              <w:t>MPLA</w:t>
            </w:r>
            <w:r w:rsidRPr="000E3C42">
              <w:rPr>
                <w:rFonts w:ascii="Arial" w:hAnsi="Arial" w:cs="Arial"/>
                <w:sz w:val="20"/>
                <w:szCs w:val="20"/>
                <w:lang w:val="en-US"/>
              </w:rPr>
              <w:t>-</w:t>
            </w:r>
            <w:r w:rsidRPr="000E3C42">
              <w:rPr>
                <w:rFonts w:ascii="Arial" w:hAnsi="Arial" w:cs="Arial"/>
                <w:sz w:val="20"/>
                <w:szCs w:val="20"/>
              </w:rPr>
              <w:t>STRAT</w:t>
            </w:r>
          </w:p>
        </w:tc>
        <w:tc>
          <w:tcPr>
            <w:tcW w:w="557" w:type="pct"/>
          </w:tcPr>
          <w:p w14:paraId="6F5A6F69" w14:textId="48F09B71" w:rsidR="00DA5280" w:rsidRPr="000E3C42" w:rsidRDefault="00F0375E" w:rsidP="00634E3E">
            <w:pPr>
              <w:jc w:val="center"/>
              <w:rPr>
                <w:rFonts w:ascii="Arial" w:hAnsi="Arial" w:cs="Arial"/>
                <w:sz w:val="20"/>
                <w:szCs w:val="20"/>
                <w:lang w:val="en-US"/>
              </w:rPr>
            </w:pPr>
            <w:r>
              <w:rPr>
                <w:rFonts w:ascii="Arial" w:hAnsi="Arial" w:cs="Arial"/>
                <w:sz w:val="20"/>
                <w:szCs w:val="20"/>
              </w:rPr>
              <w:t>Х</w:t>
            </w:r>
          </w:p>
        </w:tc>
        <w:tc>
          <w:tcPr>
            <w:tcW w:w="551" w:type="pct"/>
          </w:tcPr>
          <w:p w14:paraId="7B70F87E" w14:textId="3C99C566" w:rsidR="00DA5280" w:rsidRPr="000E3C42" w:rsidRDefault="00F0375E" w:rsidP="00634E3E">
            <w:pPr>
              <w:jc w:val="center"/>
              <w:rPr>
                <w:rFonts w:ascii="Arial" w:hAnsi="Arial" w:cs="Arial"/>
                <w:sz w:val="20"/>
                <w:szCs w:val="20"/>
              </w:rPr>
            </w:pPr>
            <w:r>
              <w:rPr>
                <w:rFonts w:ascii="Arial" w:hAnsi="Arial" w:cs="Arial"/>
                <w:sz w:val="20"/>
                <w:szCs w:val="20"/>
              </w:rPr>
              <w:t>Если план стратегии</w:t>
            </w:r>
          </w:p>
        </w:tc>
        <w:tc>
          <w:tcPr>
            <w:tcW w:w="353" w:type="pct"/>
          </w:tcPr>
          <w:p w14:paraId="37F9E299" w14:textId="35D24F72"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418" w:type="pct"/>
          </w:tcPr>
          <w:p w14:paraId="0876E5EC" w14:textId="5A42F30E" w:rsidR="00DA5280" w:rsidRPr="000E3C42" w:rsidRDefault="00DA5280" w:rsidP="00634E3E">
            <w:pPr>
              <w:jc w:val="center"/>
              <w:rPr>
                <w:rFonts w:ascii="Arial" w:hAnsi="Arial" w:cs="Arial"/>
                <w:sz w:val="20"/>
                <w:szCs w:val="20"/>
              </w:rPr>
            </w:pPr>
            <w:r w:rsidRPr="000E3C42">
              <w:rPr>
                <w:rFonts w:ascii="Arial" w:hAnsi="Arial" w:cs="Arial"/>
                <w:sz w:val="20"/>
                <w:szCs w:val="20"/>
              </w:rPr>
              <w:t>Выбор из справочника</w:t>
            </w:r>
          </w:p>
        </w:tc>
        <w:tc>
          <w:tcPr>
            <w:tcW w:w="317" w:type="pct"/>
          </w:tcPr>
          <w:p w14:paraId="545F3625" w14:textId="4472FD60"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SAP</w:t>
            </w:r>
          </w:p>
        </w:tc>
      </w:tr>
      <w:tr w:rsidR="000D6F52" w:rsidRPr="0086487D" w14:paraId="4A06F985" w14:textId="77777777" w:rsidTr="000D6F52">
        <w:trPr>
          <w:cantSplit/>
          <w:jc w:val="center"/>
        </w:trPr>
        <w:tc>
          <w:tcPr>
            <w:tcW w:w="166" w:type="pct"/>
          </w:tcPr>
          <w:p w14:paraId="0282CEE1" w14:textId="77777777" w:rsidR="00DA5280" w:rsidRPr="000E3C42" w:rsidRDefault="00DA5280" w:rsidP="00634E3E">
            <w:pPr>
              <w:rPr>
                <w:rFonts w:ascii="Arial" w:hAnsi="Arial" w:cs="Arial"/>
                <w:sz w:val="20"/>
                <w:szCs w:val="20"/>
                <w:lang w:val="en-US"/>
              </w:rPr>
            </w:pPr>
            <w:r w:rsidRPr="000E3C42">
              <w:rPr>
                <w:rFonts w:ascii="Arial" w:hAnsi="Arial" w:cs="Arial"/>
                <w:sz w:val="20"/>
                <w:szCs w:val="20"/>
                <w:lang w:val="en-US"/>
              </w:rPr>
              <w:t>4.</w:t>
            </w:r>
          </w:p>
        </w:tc>
        <w:tc>
          <w:tcPr>
            <w:tcW w:w="468" w:type="pct"/>
          </w:tcPr>
          <w:p w14:paraId="6F474602" w14:textId="66A77C66" w:rsidR="00DA5280" w:rsidRPr="000E3C42" w:rsidRDefault="00DA5280" w:rsidP="00634E3E">
            <w:pPr>
              <w:jc w:val="left"/>
              <w:rPr>
                <w:rFonts w:ascii="Arial" w:hAnsi="Arial" w:cs="Arial"/>
                <w:sz w:val="20"/>
                <w:szCs w:val="20"/>
              </w:rPr>
            </w:pPr>
            <w:r w:rsidRPr="000E3C42">
              <w:rPr>
                <w:rFonts w:ascii="Arial" w:hAnsi="Arial" w:cs="Arial"/>
                <w:sz w:val="20"/>
                <w:szCs w:val="20"/>
              </w:rPr>
              <w:t>-</w:t>
            </w:r>
          </w:p>
        </w:tc>
        <w:tc>
          <w:tcPr>
            <w:tcW w:w="637" w:type="pct"/>
          </w:tcPr>
          <w:p w14:paraId="1C55A461" w14:textId="67DE5D93" w:rsidR="00DA5280" w:rsidRPr="000E3C42" w:rsidRDefault="00DA5280" w:rsidP="00634E3E">
            <w:pPr>
              <w:jc w:val="left"/>
              <w:rPr>
                <w:rFonts w:ascii="Arial" w:hAnsi="Arial" w:cs="Arial"/>
                <w:sz w:val="20"/>
                <w:szCs w:val="20"/>
              </w:rPr>
            </w:pPr>
            <w:r w:rsidRPr="000E3C42">
              <w:rPr>
                <w:rFonts w:ascii="Arial" w:hAnsi="Arial" w:cs="Arial"/>
                <w:sz w:val="20"/>
                <w:szCs w:val="20"/>
              </w:rPr>
              <w:t>Текст плана</w:t>
            </w:r>
          </w:p>
        </w:tc>
        <w:tc>
          <w:tcPr>
            <w:tcW w:w="736" w:type="pct"/>
          </w:tcPr>
          <w:p w14:paraId="1C8FEC24" w14:textId="414228DB" w:rsidR="00DA5280" w:rsidRPr="000E3C42" w:rsidRDefault="00DA5280" w:rsidP="00634E3E">
            <w:pPr>
              <w:jc w:val="left"/>
              <w:rPr>
                <w:rFonts w:ascii="Arial" w:hAnsi="Arial" w:cs="Arial"/>
                <w:sz w:val="20"/>
                <w:szCs w:val="20"/>
              </w:rPr>
            </w:pPr>
            <w:r w:rsidRPr="000E3C42">
              <w:rPr>
                <w:rFonts w:ascii="Arial" w:hAnsi="Arial" w:cs="Arial"/>
                <w:sz w:val="20"/>
                <w:szCs w:val="20"/>
              </w:rPr>
              <w:t>Наименование плана предупредительного ТОРО</w:t>
            </w:r>
          </w:p>
        </w:tc>
        <w:tc>
          <w:tcPr>
            <w:tcW w:w="295" w:type="pct"/>
          </w:tcPr>
          <w:p w14:paraId="5862DED1" w14:textId="3012B045" w:rsidR="00DA5280" w:rsidRPr="000E3C42" w:rsidRDefault="00DA5280" w:rsidP="00634E3E">
            <w:pPr>
              <w:jc w:val="center"/>
              <w:rPr>
                <w:rFonts w:ascii="Arial" w:hAnsi="Arial" w:cs="Arial"/>
                <w:sz w:val="20"/>
                <w:szCs w:val="20"/>
              </w:rPr>
            </w:pPr>
            <w:r w:rsidRPr="000E3C42">
              <w:rPr>
                <w:rFonts w:ascii="Arial" w:hAnsi="Arial" w:cs="Arial"/>
                <w:sz w:val="20"/>
                <w:szCs w:val="20"/>
                <w:lang w:val="en-US"/>
              </w:rPr>
              <w:t>CHAR, 40</w:t>
            </w:r>
          </w:p>
        </w:tc>
        <w:tc>
          <w:tcPr>
            <w:tcW w:w="502" w:type="pct"/>
          </w:tcPr>
          <w:p w14:paraId="640AEB8A" w14:textId="3B6437F7" w:rsidR="00DA5280" w:rsidRPr="000E3C42" w:rsidRDefault="00DA5280" w:rsidP="00634E3E">
            <w:pPr>
              <w:jc w:val="center"/>
              <w:rPr>
                <w:rFonts w:ascii="Arial" w:hAnsi="Arial" w:cs="Arial"/>
                <w:sz w:val="20"/>
                <w:szCs w:val="20"/>
              </w:rPr>
            </w:pPr>
            <w:r w:rsidRPr="000E3C42">
              <w:rPr>
                <w:rFonts w:ascii="Arial" w:hAnsi="Arial" w:cs="Arial"/>
                <w:sz w:val="20"/>
                <w:szCs w:val="20"/>
              </w:rPr>
              <w:t>MPLA</w:t>
            </w:r>
            <w:r w:rsidRPr="000E3C42">
              <w:rPr>
                <w:rFonts w:ascii="Arial" w:hAnsi="Arial" w:cs="Arial"/>
                <w:sz w:val="20"/>
                <w:szCs w:val="20"/>
                <w:lang w:val="en-US"/>
              </w:rPr>
              <w:t>-</w:t>
            </w:r>
            <w:r w:rsidRPr="000E3C42">
              <w:rPr>
                <w:rFonts w:ascii="Arial" w:hAnsi="Arial" w:cs="Arial"/>
                <w:sz w:val="20"/>
                <w:szCs w:val="20"/>
              </w:rPr>
              <w:t>WPTXT</w:t>
            </w:r>
          </w:p>
        </w:tc>
        <w:tc>
          <w:tcPr>
            <w:tcW w:w="557" w:type="pct"/>
          </w:tcPr>
          <w:p w14:paraId="11FAF164" w14:textId="0BB9BACF"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551" w:type="pct"/>
          </w:tcPr>
          <w:p w14:paraId="630B3E27" w14:textId="0F330F65"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353" w:type="pct"/>
          </w:tcPr>
          <w:p w14:paraId="415C3A2E" w14:textId="6A17B188"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418" w:type="pct"/>
          </w:tcPr>
          <w:p w14:paraId="0A30D2A7" w14:textId="3EAA6521" w:rsidR="00DA5280" w:rsidRPr="000E3C42" w:rsidRDefault="00DA5280" w:rsidP="00634E3E">
            <w:pPr>
              <w:jc w:val="center"/>
              <w:rPr>
                <w:rFonts w:ascii="Arial" w:hAnsi="Arial" w:cs="Arial"/>
                <w:sz w:val="20"/>
                <w:szCs w:val="20"/>
              </w:rPr>
            </w:pPr>
            <w:r w:rsidRPr="000E3C42">
              <w:rPr>
                <w:rFonts w:ascii="Arial" w:hAnsi="Arial" w:cs="Arial"/>
                <w:sz w:val="20"/>
                <w:szCs w:val="20"/>
              </w:rPr>
              <w:t>-</w:t>
            </w:r>
          </w:p>
        </w:tc>
        <w:tc>
          <w:tcPr>
            <w:tcW w:w="317" w:type="pct"/>
          </w:tcPr>
          <w:p w14:paraId="0E0DFF47" w14:textId="6D1D4558" w:rsidR="00DA5280" w:rsidRPr="000E3C42" w:rsidRDefault="00DA5280" w:rsidP="00634E3E">
            <w:pPr>
              <w:jc w:val="center"/>
              <w:rPr>
                <w:rFonts w:ascii="Arial" w:hAnsi="Arial" w:cs="Arial"/>
                <w:sz w:val="20"/>
                <w:szCs w:val="20"/>
                <w:lang w:val="en-US"/>
              </w:rPr>
            </w:pPr>
            <w:r w:rsidRPr="000E3C42">
              <w:rPr>
                <w:rFonts w:ascii="Arial" w:hAnsi="Arial" w:cs="Arial"/>
                <w:sz w:val="20"/>
                <w:szCs w:val="20"/>
                <w:lang w:val="en-US"/>
              </w:rPr>
              <w:t>SAP</w:t>
            </w:r>
          </w:p>
        </w:tc>
      </w:tr>
      <w:tr w:rsidR="000D6F52" w:rsidRPr="0086487D" w14:paraId="59FF5AE2" w14:textId="77777777" w:rsidTr="000D6F52">
        <w:trPr>
          <w:cantSplit/>
          <w:jc w:val="center"/>
        </w:trPr>
        <w:tc>
          <w:tcPr>
            <w:tcW w:w="166" w:type="pct"/>
          </w:tcPr>
          <w:p w14:paraId="691F5440" w14:textId="4AB078C5" w:rsidR="00F0375E" w:rsidRPr="009D0815" w:rsidRDefault="00BF5BF7" w:rsidP="00F0375E">
            <w:pPr>
              <w:rPr>
                <w:rFonts w:ascii="Arial" w:hAnsi="Arial" w:cs="Arial"/>
                <w:sz w:val="20"/>
                <w:szCs w:val="20"/>
                <w:lang w:val="en-US"/>
              </w:rPr>
            </w:pPr>
            <w:r w:rsidRPr="00041CFE">
              <w:rPr>
                <w:rFonts w:ascii="Arial" w:hAnsi="Arial" w:cs="Arial"/>
                <w:sz w:val="20"/>
                <w:szCs w:val="20"/>
                <w:lang w:val="en-US"/>
              </w:rPr>
              <w:t>5</w:t>
            </w:r>
            <w:r w:rsidR="00F0375E" w:rsidRPr="00696F74">
              <w:rPr>
                <w:rFonts w:ascii="Arial" w:hAnsi="Arial" w:cs="Arial"/>
                <w:sz w:val="20"/>
                <w:szCs w:val="20"/>
              </w:rPr>
              <w:t>.</w:t>
            </w:r>
          </w:p>
        </w:tc>
        <w:tc>
          <w:tcPr>
            <w:tcW w:w="468" w:type="pct"/>
          </w:tcPr>
          <w:p w14:paraId="71F01109" w14:textId="506092C6" w:rsidR="00F0375E" w:rsidRPr="009D0815" w:rsidRDefault="00F0375E" w:rsidP="00F0375E">
            <w:pPr>
              <w:jc w:val="left"/>
              <w:rPr>
                <w:rFonts w:ascii="Arial" w:hAnsi="Arial" w:cs="Arial"/>
                <w:sz w:val="20"/>
                <w:szCs w:val="20"/>
              </w:rPr>
            </w:pPr>
            <w:r w:rsidRPr="009D0815">
              <w:rPr>
                <w:rFonts w:ascii="Arial" w:hAnsi="Arial" w:cs="Arial"/>
                <w:sz w:val="20"/>
                <w:szCs w:val="20"/>
              </w:rPr>
              <w:t>-</w:t>
            </w:r>
          </w:p>
        </w:tc>
        <w:tc>
          <w:tcPr>
            <w:tcW w:w="637" w:type="pct"/>
          </w:tcPr>
          <w:p w14:paraId="21CA8041" w14:textId="23EBA487" w:rsidR="00F0375E" w:rsidRPr="009D0815" w:rsidRDefault="00F0375E" w:rsidP="00F0375E">
            <w:pPr>
              <w:jc w:val="left"/>
              <w:rPr>
                <w:rFonts w:ascii="Arial" w:hAnsi="Arial" w:cs="Arial"/>
                <w:sz w:val="20"/>
                <w:szCs w:val="20"/>
              </w:rPr>
            </w:pPr>
            <w:r w:rsidRPr="009D0815">
              <w:rPr>
                <w:rFonts w:ascii="Arial" w:hAnsi="Arial" w:cs="Arial"/>
                <w:sz w:val="20"/>
                <w:szCs w:val="20"/>
              </w:rPr>
              <w:t>Счетчик</w:t>
            </w:r>
          </w:p>
        </w:tc>
        <w:tc>
          <w:tcPr>
            <w:tcW w:w="736" w:type="pct"/>
          </w:tcPr>
          <w:p w14:paraId="70A70C5C" w14:textId="2213866B" w:rsidR="00F0375E" w:rsidRPr="009D0815" w:rsidRDefault="00F0375E" w:rsidP="00F0375E">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_59. Код точки изменения (счетчика)</w:t>
            </w:r>
          </w:p>
        </w:tc>
        <w:tc>
          <w:tcPr>
            <w:tcW w:w="295" w:type="pct"/>
          </w:tcPr>
          <w:p w14:paraId="539221F4" w14:textId="62187343" w:rsidR="00F0375E" w:rsidRPr="009D0815" w:rsidRDefault="00F0375E" w:rsidP="00F0375E">
            <w:pPr>
              <w:jc w:val="center"/>
              <w:rPr>
                <w:rFonts w:ascii="Arial" w:hAnsi="Arial" w:cs="Arial"/>
                <w:sz w:val="20"/>
                <w:szCs w:val="20"/>
                <w:lang w:val="en-US"/>
              </w:rPr>
            </w:pPr>
            <w:r w:rsidRPr="009D0815">
              <w:rPr>
                <w:rFonts w:ascii="Arial" w:hAnsi="Arial" w:cs="Arial"/>
                <w:sz w:val="20"/>
                <w:szCs w:val="20"/>
                <w:lang w:val="en-US"/>
              </w:rPr>
              <w:t>CHAR</w:t>
            </w:r>
            <w:r w:rsidRPr="009D0815">
              <w:rPr>
                <w:rFonts w:ascii="Arial" w:hAnsi="Arial" w:cs="Arial"/>
                <w:sz w:val="20"/>
                <w:szCs w:val="20"/>
              </w:rPr>
              <w:t>, 12</w:t>
            </w:r>
          </w:p>
        </w:tc>
        <w:tc>
          <w:tcPr>
            <w:tcW w:w="502" w:type="pct"/>
          </w:tcPr>
          <w:p w14:paraId="282D6349" w14:textId="5F0ABA9D" w:rsidR="00F0375E" w:rsidRPr="009D0815" w:rsidRDefault="00F0375E" w:rsidP="00F0375E">
            <w:pPr>
              <w:jc w:val="center"/>
              <w:rPr>
                <w:rFonts w:ascii="Arial" w:hAnsi="Arial" w:cs="Arial"/>
                <w:sz w:val="20"/>
                <w:szCs w:val="20"/>
              </w:rPr>
            </w:pPr>
            <w:r w:rsidRPr="009D0815">
              <w:rPr>
                <w:rFonts w:ascii="Arial" w:hAnsi="Arial" w:cs="Arial"/>
                <w:sz w:val="20"/>
                <w:szCs w:val="20"/>
              </w:rPr>
              <w:t>MMPT-POINT</w:t>
            </w:r>
          </w:p>
        </w:tc>
        <w:tc>
          <w:tcPr>
            <w:tcW w:w="557" w:type="pct"/>
          </w:tcPr>
          <w:p w14:paraId="7046B298" w14:textId="3A86FA3B" w:rsidR="00F0375E" w:rsidRPr="00041CFE" w:rsidRDefault="00F0375E" w:rsidP="00F0375E">
            <w:pPr>
              <w:jc w:val="center"/>
              <w:rPr>
                <w:rFonts w:ascii="Arial" w:hAnsi="Arial" w:cs="Arial"/>
                <w:sz w:val="20"/>
                <w:szCs w:val="20"/>
              </w:rPr>
            </w:pPr>
            <w:r w:rsidRPr="009D0815">
              <w:rPr>
                <w:rFonts w:ascii="Arial" w:hAnsi="Arial" w:cs="Arial"/>
                <w:sz w:val="20"/>
                <w:szCs w:val="20"/>
                <w:rPrChange w:id="12504" w:author="Александр" w:date="2020-04-13T08:45:00Z">
                  <w:rPr>
                    <w:rFonts w:ascii="Arial" w:hAnsi="Arial" w:cs="Arial"/>
                    <w:sz w:val="20"/>
                    <w:szCs w:val="20"/>
                    <w:highlight w:val="yellow"/>
                  </w:rPr>
                </w:rPrChange>
              </w:rPr>
              <w:t>Х</w:t>
            </w:r>
          </w:p>
        </w:tc>
        <w:tc>
          <w:tcPr>
            <w:tcW w:w="551" w:type="pct"/>
          </w:tcPr>
          <w:p w14:paraId="633E7192" w14:textId="28A8E74A" w:rsidR="00F0375E" w:rsidRPr="00696F74" w:rsidRDefault="00F0375E" w:rsidP="00F0375E">
            <w:pPr>
              <w:jc w:val="center"/>
              <w:rPr>
                <w:rFonts w:ascii="Arial" w:hAnsi="Arial" w:cs="Arial"/>
                <w:sz w:val="20"/>
                <w:szCs w:val="20"/>
              </w:rPr>
            </w:pPr>
            <w:r w:rsidRPr="00696F74">
              <w:rPr>
                <w:rFonts w:ascii="Arial" w:hAnsi="Arial" w:cs="Arial"/>
                <w:sz w:val="20"/>
                <w:szCs w:val="20"/>
              </w:rPr>
              <w:t>Для всех объектов</w:t>
            </w:r>
          </w:p>
        </w:tc>
        <w:tc>
          <w:tcPr>
            <w:tcW w:w="353" w:type="pct"/>
          </w:tcPr>
          <w:p w14:paraId="6D97CDB8" w14:textId="6D710D44" w:rsidR="00F0375E" w:rsidRPr="009D0815" w:rsidRDefault="00F0375E" w:rsidP="00F0375E">
            <w:pPr>
              <w:jc w:val="center"/>
              <w:rPr>
                <w:rFonts w:ascii="Arial" w:hAnsi="Arial" w:cs="Arial"/>
                <w:sz w:val="20"/>
                <w:szCs w:val="20"/>
              </w:rPr>
            </w:pPr>
            <w:r w:rsidRPr="009D0815">
              <w:rPr>
                <w:rFonts w:ascii="Arial" w:hAnsi="Arial" w:cs="Arial"/>
                <w:sz w:val="20"/>
                <w:szCs w:val="20"/>
              </w:rPr>
              <w:t>-</w:t>
            </w:r>
          </w:p>
        </w:tc>
        <w:tc>
          <w:tcPr>
            <w:tcW w:w="418" w:type="pct"/>
          </w:tcPr>
          <w:p w14:paraId="73BC0A52" w14:textId="2516DF45" w:rsidR="00F0375E" w:rsidRPr="009D0815" w:rsidRDefault="00F0375E" w:rsidP="00F0375E">
            <w:pPr>
              <w:jc w:val="center"/>
              <w:rPr>
                <w:rFonts w:ascii="Arial" w:hAnsi="Arial" w:cs="Arial"/>
                <w:sz w:val="20"/>
                <w:szCs w:val="20"/>
              </w:rPr>
            </w:pPr>
            <w:r w:rsidRPr="009D0815">
              <w:rPr>
                <w:rFonts w:ascii="Arial" w:hAnsi="Arial" w:cs="Arial"/>
                <w:sz w:val="20"/>
                <w:szCs w:val="20"/>
              </w:rPr>
              <w:t>Выбор из справочника</w:t>
            </w:r>
          </w:p>
        </w:tc>
        <w:tc>
          <w:tcPr>
            <w:tcW w:w="317" w:type="pct"/>
          </w:tcPr>
          <w:p w14:paraId="0FE4DD02" w14:textId="79800D64" w:rsidR="00F0375E" w:rsidRPr="009D0815" w:rsidRDefault="00F0375E" w:rsidP="00F0375E">
            <w:pPr>
              <w:jc w:val="center"/>
              <w:rPr>
                <w:rFonts w:ascii="Arial" w:hAnsi="Arial" w:cs="Arial"/>
                <w:sz w:val="20"/>
                <w:szCs w:val="20"/>
                <w:lang w:val="en-US"/>
              </w:rPr>
            </w:pPr>
            <w:r w:rsidRPr="009D0815">
              <w:rPr>
                <w:rFonts w:ascii="Arial" w:hAnsi="Arial" w:cs="Arial"/>
                <w:sz w:val="20"/>
                <w:szCs w:val="20"/>
                <w:lang w:val="en-US"/>
              </w:rPr>
              <w:t>SAP</w:t>
            </w:r>
          </w:p>
        </w:tc>
      </w:tr>
      <w:tr w:rsidR="000D6F52" w:rsidRPr="0086487D" w14:paraId="03EFF2B6" w14:textId="77777777" w:rsidTr="000D6F52">
        <w:trPr>
          <w:cantSplit/>
          <w:jc w:val="center"/>
        </w:trPr>
        <w:tc>
          <w:tcPr>
            <w:tcW w:w="166" w:type="pct"/>
          </w:tcPr>
          <w:p w14:paraId="4FA15680" w14:textId="66620F4D" w:rsidR="00E52222" w:rsidRPr="009D0815" w:rsidRDefault="00BF5BF7" w:rsidP="00F0375E">
            <w:pPr>
              <w:rPr>
                <w:rFonts w:ascii="Arial" w:hAnsi="Arial" w:cs="Arial"/>
                <w:sz w:val="20"/>
                <w:szCs w:val="20"/>
              </w:rPr>
            </w:pPr>
            <w:r w:rsidRPr="00041CFE">
              <w:rPr>
                <w:rFonts w:ascii="Arial" w:hAnsi="Arial" w:cs="Arial"/>
                <w:sz w:val="20"/>
                <w:szCs w:val="20"/>
                <w:lang w:val="en-US"/>
              </w:rPr>
              <w:t>6</w:t>
            </w:r>
            <w:r w:rsidRPr="00696F74">
              <w:rPr>
                <w:rFonts w:ascii="Arial" w:hAnsi="Arial" w:cs="Arial"/>
                <w:sz w:val="20"/>
                <w:szCs w:val="20"/>
              </w:rPr>
              <w:t>.</w:t>
            </w:r>
          </w:p>
        </w:tc>
        <w:tc>
          <w:tcPr>
            <w:tcW w:w="468" w:type="pct"/>
          </w:tcPr>
          <w:p w14:paraId="7B80437D" w14:textId="030C8155" w:rsidR="00E52222" w:rsidRPr="00041CFE" w:rsidRDefault="000D6F52" w:rsidP="00F0375E">
            <w:pPr>
              <w:jc w:val="left"/>
              <w:rPr>
                <w:rFonts w:ascii="Arial" w:hAnsi="Arial" w:cs="Arial"/>
                <w:sz w:val="20"/>
                <w:szCs w:val="20"/>
              </w:rPr>
            </w:pPr>
            <w:r w:rsidRPr="009D0815">
              <w:rPr>
                <w:rFonts w:ascii="Arial" w:hAnsi="Arial" w:cs="Arial"/>
                <w:sz w:val="20"/>
                <w:szCs w:val="20"/>
                <w:rPrChange w:id="12505"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02AA0E32" w14:textId="525DFB3C" w:rsidR="00E52222" w:rsidRPr="009D0815" w:rsidRDefault="00CC14AC" w:rsidP="00F0375E">
            <w:pPr>
              <w:jc w:val="left"/>
              <w:rPr>
                <w:rFonts w:ascii="Arial" w:hAnsi="Arial" w:cs="Arial"/>
                <w:sz w:val="20"/>
                <w:szCs w:val="20"/>
                <w:rPrChange w:id="12506" w:author="Александр" w:date="2020-04-13T08:45:00Z">
                  <w:rPr>
                    <w:rFonts w:ascii="Arial" w:hAnsi="Arial" w:cs="Arial"/>
                    <w:sz w:val="20"/>
                    <w:szCs w:val="20"/>
                    <w:highlight w:val="yellow"/>
                  </w:rPr>
                </w:rPrChange>
              </w:rPr>
            </w:pPr>
            <w:r w:rsidRPr="009D0815">
              <w:rPr>
                <w:rFonts w:ascii="Arial" w:hAnsi="Arial" w:cs="Arial"/>
                <w:sz w:val="20"/>
                <w:szCs w:val="20"/>
                <w:rPrChange w:id="12507" w:author="Александр" w:date="2020-04-13T08:45:00Z">
                  <w:rPr>
                    <w:rFonts w:ascii="Arial" w:hAnsi="Arial" w:cs="Arial"/>
                    <w:sz w:val="20"/>
                    <w:szCs w:val="20"/>
                    <w:highlight w:val="yellow"/>
                  </w:rPr>
                </w:rPrChange>
              </w:rPr>
              <w:t>Интервал отзывов</w:t>
            </w:r>
          </w:p>
        </w:tc>
        <w:tc>
          <w:tcPr>
            <w:tcW w:w="736" w:type="pct"/>
          </w:tcPr>
          <w:p w14:paraId="50EF4A56" w14:textId="544261A0" w:rsidR="00E52222" w:rsidRPr="009D0815" w:rsidRDefault="00CC14AC" w:rsidP="00CC14AC">
            <w:pPr>
              <w:jc w:val="left"/>
              <w:rPr>
                <w:rFonts w:ascii="Arial" w:hAnsi="Arial" w:cs="Arial"/>
                <w:sz w:val="20"/>
                <w:szCs w:val="20"/>
                <w:rPrChange w:id="12508" w:author="Александр" w:date="2020-04-13T08:45:00Z">
                  <w:rPr>
                    <w:rFonts w:ascii="Arial" w:hAnsi="Arial" w:cs="Arial"/>
                    <w:sz w:val="20"/>
                    <w:szCs w:val="20"/>
                    <w:highlight w:val="yellow"/>
                  </w:rPr>
                </w:rPrChange>
              </w:rPr>
            </w:pPr>
            <w:r w:rsidRPr="009D0815">
              <w:rPr>
                <w:rFonts w:ascii="Arial" w:hAnsi="Arial" w:cs="Arial"/>
                <w:sz w:val="20"/>
                <w:szCs w:val="20"/>
                <w:rPrChange w:id="12509" w:author="Александр" w:date="2020-04-13T08:45:00Z">
                  <w:rPr>
                    <w:rFonts w:ascii="Arial" w:hAnsi="Arial" w:cs="Arial"/>
                    <w:sz w:val="20"/>
                    <w:szCs w:val="20"/>
                    <w:highlight w:val="yellow"/>
                  </w:rPr>
                </w:rPrChange>
              </w:rPr>
              <w:t>Интервал отзывов к плану предупредительного ТОРО</w:t>
            </w:r>
          </w:p>
        </w:tc>
        <w:tc>
          <w:tcPr>
            <w:tcW w:w="295" w:type="pct"/>
          </w:tcPr>
          <w:p w14:paraId="0703AB9A" w14:textId="329FC6DC" w:rsidR="00E52222" w:rsidRPr="009D0815" w:rsidRDefault="00CC14AC" w:rsidP="00F0375E">
            <w:pPr>
              <w:jc w:val="center"/>
              <w:rPr>
                <w:rFonts w:ascii="Arial" w:hAnsi="Arial" w:cs="Arial"/>
                <w:sz w:val="20"/>
                <w:szCs w:val="20"/>
                <w:lang w:val="en-US"/>
                <w:rPrChange w:id="12510"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11" w:author="Александр" w:date="2020-04-13T08:45:00Z">
                  <w:rPr>
                    <w:rFonts w:ascii="Arial" w:hAnsi="Arial" w:cs="Arial"/>
                    <w:sz w:val="20"/>
                    <w:szCs w:val="20"/>
                    <w:highlight w:val="yellow"/>
                    <w:lang w:val="en-US"/>
                  </w:rPr>
                </w:rPrChange>
              </w:rPr>
              <w:t>NUMC, 3</w:t>
            </w:r>
          </w:p>
        </w:tc>
        <w:tc>
          <w:tcPr>
            <w:tcW w:w="502" w:type="pct"/>
          </w:tcPr>
          <w:p w14:paraId="32DADBB5" w14:textId="11A82439" w:rsidR="00E52222" w:rsidRPr="009D0815" w:rsidRDefault="00CC14AC" w:rsidP="00F0375E">
            <w:pPr>
              <w:jc w:val="center"/>
              <w:rPr>
                <w:rFonts w:ascii="Arial" w:hAnsi="Arial" w:cs="Arial"/>
                <w:sz w:val="20"/>
                <w:szCs w:val="20"/>
                <w:lang w:val="en-US"/>
                <w:rPrChange w:id="12512"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13" w:author="Александр" w:date="2020-04-13T08:45:00Z">
                  <w:rPr>
                    <w:rFonts w:ascii="Arial" w:hAnsi="Arial" w:cs="Arial"/>
                    <w:sz w:val="20"/>
                    <w:szCs w:val="20"/>
                    <w:highlight w:val="yellow"/>
                    <w:lang w:val="en-US"/>
                  </w:rPr>
                </w:rPrChange>
              </w:rPr>
              <w:t>MPLA-</w:t>
            </w:r>
            <w:r w:rsidR="00E52222" w:rsidRPr="009D0815">
              <w:rPr>
                <w:rFonts w:ascii="Arial" w:hAnsi="Arial" w:cs="Arial"/>
                <w:sz w:val="20"/>
                <w:szCs w:val="20"/>
                <w:rPrChange w:id="12514" w:author="Александр" w:date="2020-04-13T08:45:00Z">
                  <w:rPr>
                    <w:rFonts w:ascii="Arial" w:hAnsi="Arial" w:cs="Arial"/>
                    <w:sz w:val="20"/>
                    <w:szCs w:val="20"/>
                    <w:highlight w:val="yellow"/>
                  </w:rPr>
                </w:rPrChange>
              </w:rPr>
              <w:t>ABRHO</w:t>
            </w:r>
          </w:p>
        </w:tc>
        <w:tc>
          <w:tcPr>
            <w:tcW w:w="557" w:type="pct"/>
          </w:tcPr>
          <w:p w14:paraId="112B8167" w14:textId="7A82642A" w:rsidR="00E52222" w:rsidRPr="009D0815" w:rsidRDefault="00CC14AC" w:rsidP="00F0375E">
            <w:pPr>
              <w:jc w:val="center"/>
              <w:rPr>
                <w:rFonts w:ascii="Arial" w:hAnsi="Arial" w:cs="Arial"/>
                <w:sz w:val="20"/>
                <w:szCs w:val="20"/>
                <w:rPrChange w:id="12515" w:author="Александр" w:date="2020-04-13T08:45:00Z">
                  <w:rPr>
                    <w:rFonts w:ascii="Arial" w:hAnsi="Arial" w:cs="Arial"/>
                    <w:sz w:val="20"/>
                    <w:szCs w:val="20"/>
                    <w:highlight w:val="yellow"/>
                  </w:rPr>
                </w:rPrChange>
              </w:rPr>
            </w:pPr>
            <w:r w:rsidRPr="009D0815">
              <w:rPr>
                <w:rFonts w:ascii="Arial" w:hAnsi="Arial" w:cs="Arial"/>
                <w:sz w:val="20"/>
                <w:szCs w:val="20"/>
                <w:rPrChange w:id="12516" w:author="Александр" w:date="2020-04-13T08:45:00Z">
                  <w:rPr>
                    <w:rFonts w:ascii="Arial" w:hAnsi="Arial" w:cs="Arial"/>
                    <w:sz w:val="20"/>
                    <w:szCs w:val="20"/>
                    <w:highlight w:val="yellow"/>
                  </w:rPr>
                </w:rPrChange>
              </w:rPr>
              <w:t>Х</w:t>
            </w:r>
          </w:p>
        </w:tc>
        <w:tc>
          <w:tcPr>
            <w:tcW w:w="551" w:type="pct"/>
          </w:tcPr>
          <w:p w14:paraId="4D100D4E" w14:textId="133B7F00" w:rsidR="00E52222" w:rsidRPr="009D0815" w:rsidRDefault="00CC14AC" w:rsidP="00F0375E">
            <w:pPr>
              <w:jc w:val="center"/>
              <w:rPr>
                <w:rFonts w:ascii="Arial" w:hAnsi="Arial" w:cs="Arial"/>
                <w:sz w:val="20"/>
                <w:szCs w:val="20"/>
                <w:rPrChange w:id="12517" w:author="Александр" w:date="2020-04-13T08:45:00Z">
                  <w:rPr>
                    <w:rFonts w:ascii="Arial" w:hAnsi="Arial" w:cs="Arial"/>
                    <w:sz w:val="20"/>
                    <w:szCs w:val="20"/>
                    <w:highlight w:val="yellow"/>
                  </w:rPr>
                </w:rPrChange>
              </w:rPr>
            </w:pPr>
            <w:r w:rsidRPr="009D0815">
              <w:rPr>
                <w:rFonts w:ascii="Arial" w:hAnsi="Arial" w:cs="Arial"/>
                <w:sz w:val="20"/>
                <w:szCs w:val="20"/>
                <w:rPrChange w:id="12518" w:author="Александр" w:date="2020-04-13T08:45:00Z">
                  <w:rPr>
                    <w:rFonts w:ascii="Arial" w:hAnsi="Arial" w:cs="Arial"/>
                    <w:sz w:val="20"/>
                    <w:szCs w:val="20"/>
                    <w:highlight w:val="yellow"/>
                  </w:rPr>
                </w:rPrChange>
              </w:rPr>
              <w:t>Для всех объектов</w:t>
            </w:r>
          </w:p>
        </w:tc>
        <w:tc>
          <w:tcPr>
            <w:tcW w:w="353" w:type="pct"/>
          </w:tcPr>
          <w:p w14:paraId="7BDB4EB6" w14:textId="6C83EC47" w:rsidR="00E52222" w:rsidRPr="009D0815" w:rsidRDefault="00CC14AC" w:rsidP="00F0375E">
            <w:pPr>
              <w:jc w:val="center"/>
              <w:rPr>
                <w:rFonts w:ascii="Arial" w:hAnsi="Arial" w:cs="Arial"/>
                <w:sz w:val="20"/>
                <w:szCs w:val="20"/>
                <w:rPrChange w:id="12519" w:author="Александр" w:date="2020-04-13T08:45:00Z">
                  <w:rPr>
                    <w:rFonts w:ascii="Arial" w:hAnsi="Arial" w:cs="Arial"/>
                    <w:sz w:val="20"/>
                    <w:szCs w:val="20"/>
                    <w:highlight w:val="yellow"/>
                  </w:rPr>
                </w:rPrChange>
              </w:rPr>
            </w:pPr>
            <w:r w:rsidRPr="009D0815">
              <w:rPr>
                <w:rFonts w:ascii="Arial" w:hAnsi="Arial" w:cs="Arial"/>
                <w:sz w:val="20"/>
                <w:szCs w:val="20"/>
                <w:rPrChange w:id="12520" w:author="Александр" w:date="2020-04-13T08:45:00Z">
                  <w:rPr>
                    <w:rFonts w:ascii="Arial" w:hAnsi="Arial" w:cs="Arial"/>
                    <w:sz w:val="20"/>
                    <w:szCs w:val="20"/>
                    <w:highlight w:val="yellow"/>
                  </w:rPr>
                </w:rPrChange>
              </w:rPr>
              <w:t>-</w:t>
            </w:r>
          </w:p>
        </w:tc>
        <w:tc>
          <w:tcPr>
            <w:tcW w:w="418" w:type="pct"/>
          </w:tcPr>
          <w:p w14:paraId="2767931B" w14:textId="1C0C525C" w:rsidR="00E52222" w:rsidRPr="009D0815" w:rsidRDefault="00CC14AC" w:rsidP="00F0375E">
            <w:pPr>
              <w:jc w:val="center"/>
              <w:rPr>
                <w:rFonts w:ascii="Arial" w:hAnsi="Arial" w:cs="Arial"/>
                <w:sz w:val="20"/>
                <w:szCs w:val="20"/>
                <w:rPrChange w:id="12521" w:author="Александр" w:date="2020-04-13T08:45:00Z">
                  <w:rPr>
                    <w:rFonts w:ascii="Arial" w:hAnsi="Arial" w:cs="Arial"/>
                    <w:sz w:val="20"/>
                    <w:szCs w:val="20"/>
                    <w:highlight w:val="yellow"/>
                  </w:rPr>
                </w:rPrChange>
              </w:rPr>
            </w:pPr>
            <w:r w:rsidRPr="009D0815">
              <w:rPr>
                <w:rFonts w:ascii="Arial" w:hAnsi="Arial" w:cs="Arial"/>
                <w:sz w:val="20"/>
                <w:szCs w:val="20"/>
                <w:rPrChange w:id="12522" w:author="Александр" w:date="2020-04-13T08:45:00Z">
                  <w:rPr>
                    <w:rFonts w:ascii="Arial" w:hAnsi="Arial" w:cs="Arial"/>
                    <w:sz w:val="20"/>
                    <w:szCs w:val="20"/>
                    <w:highlight w:val="yellow"/>
                  </w:rPr>
                </w:rPrChange>
              </w:rPr>
              <w:t>-</w:t>
            </w:r>
          </w:p>
        </w:tc>
        <w:tc>
          <w:tcPr>
            <w:tcW w:w="317" w:type="pct"/>
          </w:tcPr>
          <w:p w14:paraId="4B83375E" w14:textId="1FC062EC" w:rsidR="00E52222" w:rsidRPr="009D0815" w:rsidRDefault="00CC14AC" w:rsidP="00F0375E">
            <w:pPr>
              <w:jc w:val="center"/>
              <w:rPr>
                <w:rFonts w:ascii="Arial" w:hAnsi="Arial" w:cs="Arial"/>
                <w:sz w:val="20"/>
                <w:szCs w:val="20"/>
                <w:lang w:val="en-US"/>
                <w:rPrChange w:id="12523"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24" w:author="Александр" w:date="2020-04-13T08:45:00Z">
                  <w:rPr>
                    <w:rFonts w:ascii="Arial" w:hAnsi="Arial" w:cs="Arial"/>
                    <w:sz w:val="20"/>
                    <w:szCs w:val="20"/>
                    <w:highlight w:val="yellow"/>
                    <w:lang w:val="en-US"/>
                  </w:rPr>
                </w:rPrChange>
              </w:rPr>
              <w:t>SAP</w:t>
            </w:r>
          </w:p>
        </w:tc>
      </w:tr>
      <w:tr w:rsidR="000D6F52" w:rsidRPr="0086487D" w14:paraId="243BFD80" w14:textId="77777777" w:rsidTr="000D6F52">
        <w:trPr>
          <w:cantSplit/>
          <w:jc w:val="center"/>
        </w:trPr>
        <w:tc>
          <w:tcPr>
            <w:tcW w:w="166" w:type="pct"/>
          </w:tcPr>
          <w:p w14:paraId="4BB60A66" w14:textId="5AF1F66E" w:rsidR="00CC14AC" w:rsidRPr="00696F74" w:rsidRDefault="00BF5BF7" w:rsidP="00CC14AC">
            <w:pPr>
              <w:rPr>
                <w:rFonts w:ascii="Arial" w:hAnsi="Arial" w:cs="Arial"/>
                <w:sz w:val="20"/>
                <w:szCs w:val="20"/>
              </w:rPr>
            </w:pPr>
            <w:r w:rsidRPr="00041CFE">
              <w:rPr>
                <w:rFonts w:ascii="Arial" w:hAnsi="Arial" w:cs="Arial"/>
                <w:sz w:val="20"/>
                <w:szCs w:val="20"/>
              </w:rPr>
              <w:t>7.</w:t>
            </w:r>
          </w:p>
        </w:tc>
        <w:tc>
          <w:tcPr>
            <w:tcW w:w="468" w:type="pct"/>
          </w:tcPr>
          <w:p w14:paraId="21B9CEC9" w14:textId="664CEC72" w:rsidR="00CC14AC" w:rsidRPr="009D0815" w:rsidRDefault="000D6F52" w:rsidP="00CC14AC">
            <w:pPr>
              <w:jc w:val="left"/>
              <w:rPr>
                <w:rFonts w:ascii="Arial" w:hAnsi="Arial" w:cs="Arial"/>
                <w:sz w:val="20"/>
                <w:szCs w:val="20"/>
                <w:rPrChange w:id="12525" w:author="Александр" w:date="2020-04-13T08:45:00Z">
                  <w:rPr>
                    <w:rFonts w:ascii="Arial" w:hAnsi="Arial" w:cs="Arial"/>
                    <w:sz w:val="20"/>
                    <w:szCs w:val="20"/>
                    <w:highlight w:val="yellow"/>
                  </w:rPr>
                </w:rPrChange>
              </w:rPr>
            </w:pPr>
            <w:r w:rsidRPr="009D0815">
              <w:rPr>
                <w:rFonts w:ascii="Arial" w:hAnsi="Arial" w:cs="Arial"/>
                <w:sz w:val="20"/>
                <w:szCs w:val="20"/>
                <w:rPrChange w:id="12526"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703EC5CA" w14:textId="42D55100" w:rsidR="00CC14AC" w:rsidRPr="009D0815" w:rsidRDefault="00CC14AC" w:rsidP="00CC14AC">
            <w:pPr>
              <w:jc w:val="left"/>
              <w:rPr>
                <w:rFonts w:ascii="Arial" w:hAnsi="Arial" w:cs="Arial"/>
                <w:sz w:val="20"/>
                <w:szCs w:val="20"/>
                <w:rPrChange w:id="12527" w:author="Александр" w:date="2020-04-13T08:45:00Z">
                  <w:rPr>
                    <w:rFonts w:ascii="Arial" w:hAnsi="Arial" w:cs="Arial"/>
                    <w:sz w:val="20"/>
                    <w:szCs w:val="20"/>
                    <w:highlight w:val="yellow"/>
                  </w:rPr>
                </w:rPrChange>
              </w:rPr>
            </w:pPr>
            <w:r w:rsidRPr="009D0815">
              <w:rPr>
                <w:rFonts w:ascii="Arial" w:hAnsi="Arial" w:cs="Arial"/>
                <w:sz w:val="20"/>
                <w:szCs w:val="20"/>
                <w:rPrChange w:id="12528" w:author="Александр" w:date="2020-04-13T08:45:00Z">
                  <w:rPr>
                    <w:rFonts w:ascii="Arial" w:hAnsi="Arial" w:cs="Arial"/>
                    <w:sz w:val="20"/>
                    <w:szCs w:val="20"/>
                    <w:highlight w:val="yellow"/>
                  </w:rPr>
                </w:rPrChange>
              </w:rPr>
              <w:t>ЕИ интервала отзывов</w:t>
            </w:r>
          </w:p>
        </w:tc>
        <w:tc>
          <w:tcPr>
            <w:tcW w:w="736" w:type="pct"/>
          </w:tcPr>
          <w:p w14:paraId="3336CF3E" w14:textId="32FFD290" w:rsidR="00CC14AC" w:rsidRPr="009D0815" w:rsidRDefault="00CC14AC" w:rsidP="00CC14AC">
            <w:pPr>
              <w:jc w:val="left"/>
              <w:rPr>
                <w:rFonts w:ascii="Arial" w:hAnsi="Arial" w:cs="Arial"/>
                <w:sz w:val="20"/>
                <w:szCs w:val="20"/>
                <w:rPrChange w:id="12529"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530" w:author="Александр" w:date="2020-04-13T08:45:00Z">
                  <w:rPr>
                    <w:rFonts w:ascii="Arial" w:hAnsi="Arial" w:cs="Arial"/>
                    <w:sz w:val="20"/>
                    <w:szCs w:val="20"/>
                    <w:highlight w:val="yellow"/>
                    <w:lang w:val="en-US"/>
                  </w:rPr>
                </w:rPrChange>
              </w:rPr>
              <w:t>CROSS</w:t>
            </w:r>
            <w:r w:rsidRPr="009D0815">
              <w:rPr>
                <w:rFonts w:ascii="Arial" w:hAnsi="Arial" w:cs="Arial"/>
                <w:sz w:val="20"/>
                <w:szCs w:val="20"/>
                <w:rPrChange w:id="12531" w:author="Александр" w:date="2020-04-13T08:45:00Z">
                  <w:rPr>
                    <w:rFonts w:ascii="Arial" w:hAnsi="Arial" w:cs="Arial"/>
                    <w:sz w:val="20"/>
                    <w:szCs w:val="20"/>
                    <w:highlight w:val="yellow"/>
                  </w:rPr>
                </w:rPrChange>
              </w:rPr>
              <w:t>_</w:t>
            </w:r>
            <w:proofErr w:type="gramStart"/>
            <w:r w:rsidRPr="009D0815">
              <w:rPr>
                <w:rFonts w:ascii="Arial" w:hAnsi="Arial" w:cs="Arial"/>
                <w:sz w:val="20"/>
                <w:szCs w:val="20"/>
                <w:rPrChange w:id="12532" w:author="Александр" w:date="2020-04-13T08:45:00Z">
                  <w:rPr>
                    <w:rFonts w:ascii="Arial" w:hAnsi="Arial" w:cs="Arial"/>
                    <w:sz w:val="20"/>
                    <w:szCs w:val="20"/>
                    <w:highlight w:val="yellow"/>
                  </w:rPr>
                </w:rPrChange>
              </w:rPr>
              <w:t>6.Единица</w:t>
            </w:r>
            <w:proofErr w:type="gramEnd"/>
            <w:r w:rsidRPr="009D0815">
              <w:rPr>
                <w:rFonts w:ascii="Arial" w:hAnsi="Arial" w:cs="Arial"/>
                <w:sz w:val="20"/>
                <w:szCs w:val="20"/>
                <w:rPrChange w:id="12533" w:author="Александр" w:date="2020-04-13T08:45:00Z">
                  <w:rPr>
                    <w:rFonts w:ascii="Arial" w:hAnsi="Arial" w:cs="Arial"/>
                    <w:sz w:val="20"/>
                    <w:szCs w:val="20"/>
                    <w:highlight w:val="yellow"/>
                  </w:rPr>
                </w:rPrChange>
              </w:rPr>
              <w:t xml:space="preserve"> измерения интервала отзывов к плану предупредительного ТОРО</w:t>
            </w:r>
          </w:p>
        </w:tc>
        <w:tc>
          <w:tcPr>
            <w:tcW w:w="295" w:type="pct"/>
          </w:tcPr>
          <w:p w14:paraId="58B956E9" w14:textId="5354F348" w:rsidR="00CC14AC" w:rsidRPr="009D0815" w:rsidRDefault="00CC14AC" w:rsidP="00CC14AC">
            <w:pPr>
              <w:jc w:val="center"/>
              <w:rPr>
                <w:rFonts w:ascii="Arial" w:hAnsi="Arial" w:cs="Arial"/>
                <w:sz w:val="20"/>
                <w:szCs w:val="20"/>
                <w:lang w:val="en-US"/>
                <w:rPrChange w:id="12534"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35" w:author="Александр" w:date="2020-04-13T08:45:00Z">
                  <w:rPr>
                    <w:rFonts w:ascii="Arial" w:hAnsi="Arial" w:cs="Arial"/>
                    <w:sz w:val="20"/>
                    <w:szCs w:val="20"/>
                    <w:highlight w:val="yellow"/>
                    <w:lang w:val="en-US"/>
                  </w:rPr>
                </w:rPrChange>
              </w:rPr>
              <w:t>UNIT, 3</w:t>
            </w:r>
          </w:p>
        </w:tc>
        <w:tc>
          <w:tcPr>
            <w:tcW w:w="502" w:type="pct"/>
          </w:tcPr>
          <w:p w14:paraId="59481D3B" w14:textId="4AF7DD0B" w:rsidR="00CC14AC" w:rsidRPr="009D0815" w:rsidRDefault="00CC14AC" w:rsidP="00CC14AC">
            <w:pPr>
              <w:jc w:val="center"/>
              <w:rPr>
                <w:rFonts w:ascii="Arial" w:hAnsi="Arial" w:cs="Arial"/>
                <w:sz w:val="20"/>
                <w:szCs w:val="20"/>
                <w:lang w:val="en-US"/>
                <w:rPrChange w:id="12536"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37" w:author="Александр" w:date="2020-04-13T08:45:00Z">
                  <w:rPr>
                    <w:rFonts w:ascii="Arial" w:hAnsi="Arial" w:cs="Arial"/>
                    <w:sz w:val="20"/>
                    <w:szCs w:val="20"/>
                    <w:highlight w:val="yellow"/>
                    <w:lang w:val="en-US"/>
                  </w:rPr>
                </w:rPrChange>
              </w:rPr>
              <w:t>MPLA-</w:t>
            </w:r>
            <w:r w:rsidRPr="009D0815">
              <w:rPr>
                <w:rFonts w:ascii="Arial" w:hAnsi="Arial" w:cs="Arial"/>
                <w:sz w:val="20"/>
                <w:szCs w:val="20"/>
                <w:rPrChange w:id="12538" w:author="Александр" w:date="2020-04-13T08:45:00Z">
                  <w:rPr>
                    <w:rFonts w:ascii="Arial" w:hAnsi="Arial" w:cs="Arial"/>
                    <w:sz w:val="20"/>
                    <w:szCs w:val="20"/>
                    <w:highlight w:val="yellow"/>
                  </w:rPr>
                </w:rPrChange>
              </w:rPr>
              <w:t>HUNIT</w:t>
            </w:r>
          </w:p>
        </w:tc>
        <w:tc>
          <w:tcPr>
            <w:tcW w:w="557" w:type="pct"/>
          </w:tcPr>
          <w:p w14:paraId="3E96528D" w14:textId="6F5F1B0C" w:rsidR="00CC14AC" w:rsidRPr="009D0815" w:rsidRDefault="00CC14AC" w:rsidP="00CC14AC">
            <w:pPr>
              <w:jc w:val="center"/>
              <w:rPr>
                <w:rFonts w:ascii="Arial" w:hAnsi="Arial" w:cs="Arial"/>
                <w:sz w:val="20"/>
                <w:szCs w:val="20"/>
                <w:rPrChange w:id="12539" w:author="Александр" w:date="2020-04-13T08:45:00Z">
                  <w:rPr>
                    <w:rFonts w:ascii="Arial" w:hAnsi="Arial" w:cs="Arial"/>
                    <w:sz w:val="20"/>
                    <w:szCs w:val="20"/>
                    <w:highlight w:val="yellow"/>
                  </w:rPr>
                </w:rPrChange>
              </w:rPr>
            </w:pPr>
            <w:r w:rsidRPr="009D0815">
              <w:rPr>
                <w:rFonts w:ascii="Arial" w:hAnsi="Arial" w:cs="Arial"/>
                <w:sz w:val="20"/>
                <w:szCs w:val="20"/>
                <w:rPrChange w:id="12540" w:author="Александр" w:date="2020-04-13T08:45:00Z">
                  <w:rPr>
                    <w:rFonts w:ascii="Arial" w:hAnsi="Arial" w:cs="Arial"/>
                    <w:sz w:val="20"/>
                    <w:szCs w:val="20"/>
                    <w:highlight w:val="yellow"/>
                  </w:rPr>
                </w:rPrChange>
              </w:rPr>
              <w:t>Х</w:t>
            </w:r>
          </w:p>
        </w:tc>
        <w:tc>
          <w:tcPr>
            <w:tcW w:w="551" w:type="pct"/>
          </w:tcPr>
          <w:p w14:paraId="27E9B734" w14:textId="2E9D8742" w:rsidR="00CC14AC" w:rsidRPr="009D0815" w:rsidRDefault="00CC14AC" w:rsidP="00CC14AC">
            <w:pPr>
              <w:jc w:val="center"/>
              <w:rPr>
                <w:rFonts w:ascii="Arial" w:hAnsi="Arial" w:cs="Arial"/>
                <w:sz w:val="20"/>
                <w:szCs w:val="20"/>
                <w:rPrChange w:id="12541" w:author="Александр" w:date="2020-04-13T08:45:00Z">
                  <w:rPr>
                    <w:rFonts w:ascii="Arial" w:hAnsi="Arial" w:cs="Arial"/>
                    <w:sz w:val="20"/>
                    <w:szCs w:val="20"/>
                    <w:highlight w:val="yellow"/>
                  </w:rPr>
                </w:rPrChange>
              </w:rPr>
            </w:pPr>
            <w:r w:rsidRPr="009D0815">
              <w:rPr>
                <w:rFonts w:ascii="Arial" w:hAnsi="Arial" w:cs="Arial"/>
                <w:sz w:val="20"/>
                <w:szCs w:val="20"/>
                <w:rPrChange w:id="12542" w:author="Александр" w:date="2020-04-13T08:45:00Z">
                  <w:rPr>
                    <w:rFonts w:ascii="Arial" w:hAnsi="Arial" w:cs="Arial"/>
                    <w:sz w:val="20"/>
                    <w:szCs w:val="20"/>
                    <w:highlight w:val="yellow"/>
                  </w:rPr>
                </w:rPrChange>
              </w:rPr>
              <w:t>Для всех объектов</w:t>
            </w:r>
          </w:p>
        </w:tc>
        <w:tc>
          <w:tcPr>
            <w:tcW w:w="353" w:type="pct"/>
          </w:tcPr>
          <w:p w14:paraId="4C260069" w14:textId="6C5AB807" w:rsidR="00CC14AC" w:rsidRPr="009D0815" w:rsidRDefault="00CC14AC" w:rsidP="00CC14AC">
            <w:pPr>
              <w:jc w:val="center"/>
              <w:rPr>
                <w:rFonts w:ascii="Arial" w:hAnsi="Arial" w:cs="Arial"/>
                <w:sz w:val="20"/>
                <w:szCs w:val="20"/>
                <w:rPrChange w:id="12543" w:author="Александр" w:date="2020-04-13T08:45:00Z">
                  <w:rPr>
                    <w:rFonts w:ascii="Arial" w:hAnsi="Arial" w:cs="Arial"/>
                    <w:sz w:val="20"/>
                    <w:szCs w:val="20"/>
                    <w:highlight w:val="yellow"/>
                  </w:rPr>
                </w:rPrChange>
              </w:rPr>
            </w:pPr>
            <w:r w:rsidRPr="009D0815">
              <w:rPr>
                <w:rFonts w:ascii="Arial" w:hAnsi="Arial" w:cs="Arial"/>
                <w:sz w:val="20"/>
                <w:szCs w:val="20"/>
                <w:rPrChange w:id="12544" w:author="Александр" w:date="2020-04-13T08:45:00Z">
                  <w:rPr>
                    <w:rFonts w:ascii="Arial" w:hAnsi="Arial" w:cs="Arial"/>
                    <w:sz w:val="20"/>
                    <w:szCs w:val="20"/>
                    <w:highlight w:val="yellow"/>
                  </w:rPr>
                </w:rPrChange>
              </w:rPr>
              <w:t>-</w:t>
            </w:r>
          </w:p>
        </w:tc>
        <w:tc>
          <w:tcPr>
            <w:tcW w:w="418" w:type="pct"/>
          </w:tcPr>
          <w:p w14:paraId="68EA90A9" w14:textId="6F52E890" w:rsidR="00CC14AC" w:rsidRPr="009D0815" w:rsidRDefault="00CC14AC" w:rsidP="00CC14AC">
            <w:pPr>
              <w:jc w:val="center"/>
              <w:rPr>
                <w:rFonts w:ascii="Arial" w:hAnsi="Arial" w:cs="Arial"/>
                <w:sz w:val="20"/>
                <w:szCs w:val="20"/>
                <w:rPrChange w:id="12545" w:author="Александр" w:date="2020-04-13T08:45:00Z">
                  <w:rPr>
                    <w:rFonts w:ascii="Arial" w:hAnsi="Arial" w:cs="Arial"/>
                    <w:sz w:val="20"/>
                    <w:szCs w:val="20"/>
                    <w:highlight w:val="yellow"/>
                  </w:rPr>
                </w:rPrChange>
              </w:rPr>
            </w:pPr>
            <w:r w:rsidRPr="009D0815">
              <w:rPr>
                <w:rFonts w:ascii="Arial" w:hAnsi="Arial" w:cs="Arial"/>
                <w:sz w:val="20"/>
                <w:szCs w:val="20"/>
                <w:rPrChange w:id="12546" w:author="Александр" w:date="2020-04-13T08:45:00Z">
                  <w:rPr>
                    <w:rFonts w:ascii="Arial" w:hAnsi="Arial" w:cs="Arial"/>
                    <w:sz w:val="20"/>
                    <w:szCs w:val="20"/>
                    <w:highlight w:val="yellow"/>
                  </w:rPr>
                </w:rPrChange>
              </w:rPr>
              <w:t>-</w:t>
            </w:r>
          </w:p>
        </w:tc>
        <w:tc>
          <w:tcPr>
            <w:tcW w:w="317" w:type="pct"/>
          </w:tcPr>
          <w:p w14:paraId="09BC9F68" w14:textId="5AB0DE9D" w:rsidR="00CC14AC" w:rsidRPr="009D0815" w:rsidRDefault="00CC14AC" w:rsidP="00CC14AC">
            <w:pPr>
              <w:jc w:val="center"/>
              <w:rPr>
                <w:rFonts w:ascii="Arial" w:hAnsi="Arial" w:cs="Arial"/>
                <w:sz w:val="20"/>
                <w:szCs w:val="20"/>
                <w:lang w:val="en-US"/>
                <w:rPrChange w:id="12547"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48" w:author="Александр" w:date="2020-04-13T08:45:00Z">
                  <w:rPr>
                    <w:rFonts w:ascii="Arial" w:hAnsi="Arial" w:cs="Arial"/>
                    <w:sz w:val="20"/>
                    <w:szCs w:val="20"/>
                    <w:highlight w:val="yellow"/>
                    <w:lang w:val="en-US"/>
                  </w:rPr>
                </w:rPrChange>
              </w:rPr>
              <w:t>SAP</w:t>
            </w:r>
          </w:p>
        </w:tc>
      </w:tr>
      <w:tr w:rsidR="000D6F52" w:rsidRPr="0086487D" w14:paraId="0E65BBB7" w14:textId="77777777" w:rsidTr="000D6F52">
        <w:trPr>
          <w:cantSplit/>
          <w:jc w:val="center"/>
        </w:trPr>
        <w:tc>
          <w:tcPr>
            <w:tcW w:w="166" w:type="pct"/>
          </w:tcPr>
          <w:p w14:paraId="3DEDDE70" w14:textId="0F87C4A9" w:rsidR="00B646AA" w:rsidRPr="00696F74" w:rsidRDefault="00BF5BF7" w:rsidP="00B646AA">
            <w:pPr>
              <w:rPr>
                <w:rFonts w:ascii="Arial" w:hAnsi="Arial" w:cs="Arial"/>
                <w:sz w:val="20"/>
                <w:szCs w:val="20"/>
              </w:rPr>
            </w:pPr>
            <w:r w:rsidRPr="00041CFE">
              <w:rPr>
                <w:rFonts w:ascii="Arial" w:hAnsi="Arial" w:cs="Arial"/>
                <w:sz w:val="20"/>
                <w:szCs w:val="20"/>
              </w:rPr>
              <w:t>8.</w:t>
            </w:r>
          </w:p>
        </w:tc>
        <w:tc>
          <w:tcPr>
            <w:tcW w:w="468" w:type="pct"/>
          </w:tcPr>
          <w:p w14:paraId="697B5723" w14:textId="196A7342" w:rsidR="00B646AA" w:rsidRPr="009D0815" w:rsidRDefault="000D6F52" w:rsidP="00B646AA">
            <w:pPr>
              <w:jc w:val="left"/>
              <w:rPr>
                <w:rFonts w:ascii="Arial" w:hAnsi="Arial" w:cs="Arial"/>
                <w:sz w:val="20"/>
                <w:szCs w:val="20"/>
                <w:rPrChange w:id="12549" w:author="Александр" w:date="2020-04-13T08:45:00Z">
                  <w:rPr>
                    <w:rFonts w:ascii="Arial" w:hAnsi="Arial" w:cs="Arial"/>
                    <w:sz w:val="20"/>
                    <w:szCs w:val="20"/>
                    <w:highlight w:val="yellow"/>
                  </w:rPr>
                </w:rPrChange>
              </w:rPr>
            </w:pPr>
            <w:r w:rsidRPr="009D0815">
              <w:rPr>
                <w:rFonts w:ascii="Arial" w:hAnsi="Arial" w:cs="Arial"/>
                <w:sz w:val="20"/>
                <w:szCs w:val="20"/>
                <w:rPrChange w:id="12550"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3BCABB7F" w14:textId="45C3C88D" w:rsidR="00B646AA" w:rsidRPr="009D0815" w:rsidRDefault="00B646AA" w:rsidP="00B646AA">
            <w:pPr>
              <w:jc w:val="left"/>
              <w:rPr>
                <w:rFonts w:ascii="Arial" w:hAnsi="Arial" w:cs="Arial"/>
                <w:sz w:val="20"/>
                <w:szCs w:val="20"/>
                <w:lang w:val="en-US"/>
                <w:rPrChange w:id="12551" w:author="Александр" w:date="2020-04-13T08:45:00Z">
                  <w:rPr>
                    <w:rFonts w:ascii="Arial" w:hAnsi="Arial" w:cs="Arial"/>
                    <w:sz w:val="20"/>
                    <w:szCs w:val="20"/>
                    <w:highlight w:val="yellow"/>
                    <w:lang w:val="en-US"/>
                  </w:rPr>
                </w:rPrChange>
              </w:rPr>
            </w:pPr>
            <w:r w:rsidRPr="009D0815">
              <w:rPr>
                <w:rFonts w:ascii="Arial" w:hAnsi="Arial" w:cs="Arial"/>
                <w:sz w:val="20"/>
                <w:szCs w:val="20"/>
                <w:rPrChange w:id="12552" w:author="Александр" w:date="2020-04-13T08:45:00Z">
                  <w:rPr>
                    <w:rFonts w:ascii="Arial" w:hAnsi="Arial" w:cs="Arial"/>
                    <w:sz w:val="20"/>
                    <w:szCs w:val="20"/>
                    <w:highlight w:val="yellow"/>
                  </w:rPr>
                </w:rPrChange>
              </w:rPr>
              <w:t>Горизонт открытия</w:t>
            </w:r>
          </w:p>
        </w:tc>
        <w:tc>
          <w:tcPr>
            <w:tcW w:w="736" w:type="pct"/>
          </w:tcPr>
          <w:p w14:paraId="6B87D28C" w14:textId="74ADE37A" w:rsidR="00B646AA" w:rsidRPr="009D0815" w:rsidRDefault="00B646AA" w:rsidP="00B646AA">
            <w:pPr>
              <w:jc w:val="left"/>
              <w:rPr>
                <w:rFonts w:ascii="Arial" w:hAnsi="Arial" w:cs="Arial"/>
                <w:sz w:val="20"/>
                <w:szCs w:val="20"/>
                <w:rPrChange w:id="12553" w:author="Александр" w:date="2020-04-13T08:45:00Z">
                  <w:rPr>
                    <w:rFonts w:ascii="Arial" w:hAnsi="Arial" w:cs="Arial"/>
                    <w:sz w:val="20"/>
                    <w:szCs w:val="20"/>
                    <w:highlight w:val="yellow"/>
                  </w:rPr>
                </w:rPrChange>
              </w:rPr>
            </w:pPr>
            <w:r w:rsidRPr="009D0815">
              <w:rPr>
                <w:rFonts w:ascii="Arial" w:hAnsi="Arial" w:cs="Arial"/>
                <w:sz w:val="20"/>
                <w:szCs w:val="20"/>
                <w:rPrChange w:id="12554" w:author="Александр" w:date="2020-04-13T08:45:00Z">
                  <w:rPr>
                    <w:rFonts w:ascii="Arial" w:hAnsi="Arial" w:cs="Arial"/>
                    <w:sz w:val="20"/>
                    <w:szCs w:val="20"/>
                    <w:highlight w:val="yellow"/>
                  </w:rPr>
                </w:rPrChange>
              </w:rPr>
              <w:t xml:space="preserve">Горизонт открытия для отзывов к плану </w:t>
            </w:r>
            <w:proofErr w:type="spellStart"/>
            <w:r w:rsidRPr="009D0815">
              <w:rPr>
                <w:rFonts w:ascii="Arial" w:hAnsi="Arial" w:cs="Arial"/>
                <w:sz w:val="20"/>
                <w:szCs w:val="20"/>
                <w:rPrChange w:id="12555" w:author="Александр" w:date="2020-04-13T08:45:00Z">
                  <w:rPr>
                    <w:rFonts w:ascii="Arial" w:hAnsi="Arial" w:cs="Arial"/>
                    <w:sz w:val="20"/>
                    <w:szCs w:val="20"/>
                    <w:highlight w:val="yellow"/>
                  </w:rPr>
                </w:rPrChange>
              </w:rPr>
              <w:t>ПредупредительногоТОРО</w:t>
            </w:r>
            <w:proofErr w:type="spellEnd"/>
          </w:p>
        </w:tc>
        <w:tc>
          <w:tcPr>
            <w:tcW w:w="295" w:type="pct"/>
          </w:tcPr>
          <w:p w14:paraId="54A535C6" w14:textId="4AAB0267" w:rsidR="00B646AA" w:rsidRPr="009D0815" w:rsidRDefault="00B646AA" w:rsidP="00B646AA">
            <w:pPr>
              <w:jc w:val="center"/>
              <w:rPr>
                <w:rFonts w:ascii="Arial" w:hAnsi="Arial" w:cs="Arial"/>
                <w:sz w:val="20"/>
                <w:szCs w:val="20"/>
                <w:lang w:val="en-US"/>
                <w:rPrChange w:id="12556"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57" w:author="Александр" w:date="2020-04-13T08:45:00Z">
                  <w:rPr>
                    <w:rFonts w:ascii="Arial" w:hAnsi="Arial" w:cs="Arial"/>
                    <w:sz w:val="20"/>
                    <w:szCs w:val="20"/>
                    <w:highlight w:val="yellow"/>
                    <w:lang w:val="en-US"/>
                  </w:rPr>
                </w:rPrChange>
              </w:rPr>
              <w:t>NUMC, 3</w:t>
            </w:r>
          </w:p>
        </w:tc>
        <w:tc>
          <w:tcPr>
            <w:tcW w:w="502" w:type="pct"/>
          </w:tcPr>
          <w:p w14:paraId="610CE2F1" w14:textId="09BF8B92" w:rsidR="00B646AA" w:rsidRPr="009D0815" w:rsidRDefault="00B646AA" w:rsidP="00B646AA">
            <w:pPr>
              <w:jc w:val="center"/>
              <w:rPr>
                <w:rFonts w:ascii="Arial" w:hAnsi="Arial" w:cs="Arial"/>
                <w:sz w:val="20"/>
                <w:szCs w:val="20"/>
                <w:rPrChange w:id="12558"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559" w:author="Александр" w:date="2020-04-13T08:45:00Z">
                  <w:rPr>
                    <w:rFonts w:ascii="Arial" w:hAnsi="Arial" w:cs="Arial"/>
                    <w:sz w:val="20"/>
                    <w:szCs w:val="20"/>
                    <w:highlight w:val="yellow"/>
                    <w:lang w:val="en-US"/>
                  </w:rPr>
                </w:rPrChange>
              </w:rPr>
              <w:t>MPLA-HORIZ</w:t>
            </w:r>
          </w:p>
        </w:tc>
        <w:tc>
          <w:tcPr>
            <w:tcW w:w="557" w:type="pct"/>
          </w:tcPr>
          <w:p w14:paraId="466B149D" w14:textId="071F9F13" w:rsidR="00B646AA" w:rsidRPr="009D0815" w:rsidRDefault="00B646AA" w:rsidP="00B646AA">
            <w:pPr>
              <w:jc w:val="center"/>
              <w:rPr>
                <w:rFonts w:ascii="Arial" w:hAnsi="Arial" w:cs="Arial"/>
                <w:sz w:val="20"/>
                <w:szCs w:val="20"/>
                <w:rPrChange w:id="12560" w:author="Александр" w:date="2020-04-13T08:45:00Z">
                  <w:rPr>
                    <w:rFonts w:ascii="Arial" w:hAnsi="Arial" w:cs="Arial"/>
                    <w:sz w:val="20"/>
                    <w:szCs w:val="20"/>
                    <w:highlight w:val="yellow"/>
                  </w:rPr>
                </w:rPrChange>
              </w:rPr>
            </w:pPr>
            <w:r w:rsidRPr="009D0815">
              <w:rPr>
                <w:rFonts w:ascii="Arial" w:hAnsi="Arial" w:cs="Arial"/>
                <w:sz w:val="20"/>
                <w:szCs w:val="20"/>
                <w:rPrChange w:id="12561" w:author="Александр" w:date="2020-04-13T08:45:00Z">
                  <w:rPr>
                    <w:rFonts w:ascii="Arial" w:hAnsi="Arial" w:cs="Arial"/>
                    <w:sz w:val="20"/>
                    <w:szCs w:val="20"/>
                    <w:highlight w:val="yellow"/>
                  </w:rPr>
                </w:rPrChange>
              </w:rPr>
              <w:t>Х</w:t>
            </w:r>
          </w:p>
        </w:tc>
        <w:tc>
          <w:tcPr>
            <w:tcW w:w="551" w:type="pct"/>
          </w:tcPr>
          <w:p w14:paraId="15029571" w14:textId="63264436" w:rsidR="00B646AA" w:rsidRPr="009D0815" w:rsidRDefault="00B646AA" w:rsidP="00B646AA">
            <w:pPr>
              <w:jc w:val="center"/>
              <w:rPr>
                <w:rFonts w:ascii="Arial" w:hAnsi="Arial" w:cs="Arial"/>
                <w:sz w:val="20"/>
                <w:szCs w:val="20"/>
                <w:rPrChange w:id="12562" w:author="Александр" w:date="2020-04-13T08:45:00Z">
                  <w:rPr>
                    <w:rFonts w:ascii="Arial" w:hAnsi="Arial" w:cs="Arial"/>
                    <w:sz w:val="20"/>
                    <w:szCs w:val="20"/>
                    <w:highlight w:val="yellow"/>
                  </w:rPr>
                </w:rPrChange>
              </w:rPr>
            </w:pPr>
            <w:r w:rsidRPr="009D0815">
              <w:rPr>
                <w:rFonts w:ascii="Arial" w:hAnsi="Arial" w:cs="Arial"/>
                <w:sz w:val="20"/>
                <w:szCs w:val="20"/>
                <w:rPrChange w:id="12563" w:author="Александр" w:date="2020-04-13T08:45:00Z">
                  <w:rPr>
                    <w:rFonts w:ascii="Arial" w:hAnsi="Arial" w:cs="Arial"/>
                    <w:sz w:val="20"/>
                    <w:szCs w:val="20"/>
                    <w:highlight w:val="yellow"/>
                  </w:rPr>
                </w:rPrChange>
              </w:rPr>
              <w:t>Для всех объектов</w:t>
            </w:r>
          </w:p>
        </w:tc>
        <w:tc>
          <w:tcPr>
            <w:tcW w:w="353" w:type="pct"/>
          </w:tcPr>
          <w:p w14:paraId="1F2BD1B1" w14:textId="4E13C12E" w:rsidR="00B646AA" w:rsidRPr="009D0815" w:rsidRDefault="00B646AA" w:rsidP="00B646AA">
            <w:pPr>
              <w:jc w:val="center"/>
              <w:rPr>
                <w:rFonts w:ascii="Arial" w:hAnsi="Arial" w:cs="Arial"/>
                <w:sz w:val="20"/>
                <w:szCs w:val="20"/>
                <w:rPrChange w:id="12564" w:author="Александр" w:date="2020-04-13T08:45:00Z">
                  <w:rPr>
                    <w:rFonts w:ascii="Arial" w:hAnsi="Arial" w:cs="Arial"/>
                    <w:sz w:val="20"/>
                    <w:szCs w:val="20"/>
                    <w:highlight w:val="yellow"/>
                  </w:rPr>
                </w:rPrChange>
              </w:rPr>
            </w:pPr>
            <w:r w:rsidRPr="009D0815">
              <w:rPr>
                <w:rFonts w:ascii="Arial" w:hAnsi="Arial" w:cs="Arial"/>
                <w:sz w:val="20"/>
                <w:szCs w:val="20"/>
                <w:rPrChange w:id="12565" w:author="Александр" w:date="2020-04-13T08:45:00Z">
                  <w:rPr>
                    <w:rFonts w:ascii="Arial" w:hAnsi="Arial" w:cs="Arial"/>
                    <w:sz w:val="20"/>
                    <w:szCs w:val="20"/>
                    <w:highlight w:val="yellow"/>
                  </w:rPr>
                </w:rPrChange>
              </w:rPr>
              <w:t>-</w:t>
            </w:r>
          </w:p>
        </w:tc>
        <w:tc>
          <w:tcPr>
            <w:tcW w:w="418" w:type="pct"/>
          </w:tcPr>
          <w:p w14:paraId="6F182B45" w14:textId="66E6DB53" w:rsidR="00B646AA" w:rsidRPr="009D0815" w:rsidRDefault="00B646AA" w:rsidP="00B646AA">
            <w:pPr>
              <w:jc w:val="center"/>
              <w:rPr>
                <w:rFonts w:ascii="Arial" w:hAnsi="Arial" w:cs="Arial"/>
                <w:sz w:val="20"/>
                <w:szCs w:val="20"/>
                <w:rPrChange w:id="12566" w:author="Александр" w:date="2020-04-13T08:45:00Z">
                  <w:rPr>
                    <w:rFonts w:ascii="Arial" w:hAnsi="Arial" w:cs="Arial"/>
                    <w:sz w:val="20"/>
                    <w:szCs w:val="20"/>
                    <w:highlight w:val="yellow"/>
                  </w:rPr>
                </w:rPrChange>
              </w:rPr>
            </w:pPr>
            <w:r w:rsidRPr="009D0815">
              <w:rPr>
                <w:rFonts w:ascii="Arial" w:hAnsi="Arial" w:cs="Arial"/>
                <w:sz w:val="20"/>
                <w:szCs w:val="20"/>
                <w:rPrChange w:id="12567" w:author="Александр" w:date="2020-04-13T08:45:00Z">
                  <w:rPr>
                    <w:rFonts w:ascii="Arial" w:hAnsi="Arial" w:cs="Arial"/>
                    <w:sz w:val="20"/>
                    <w:szCs w:val="20"/>
                    <w:highlight w:val="yellow"/>
                  </w:rPr>
                </w:rPrChange>
              </w:rPr>
              <w:t>-</w:t>
            </w:r>
          </w:p>
        </w:tc>
        <w:tc>
          <w:tcPr>
            <w:tcW w:w="317" w:type="pct"/>
          </w:tcPr>
          <w:p w14:paraId="0D40EA35" w14:textId="4178E248" w:rsidR="00B646AA" w:rsidRPr="009D0815" w:rsidRDefault="00B646AA" w:rsidP="00B646AA">
            <w:pPr>
              <w:jc w:val="center"/>
              <w:rPr>
                <w:rFonts w:ascii="Arial" w:hAnsi="Arial" w:cs="Arial"/>
                <w:sz w:val="20"/>
                <w:szCs w:val="20"/>
                <w:lang w:val="en-US"/>
                <w:rPrChange w:id="12568"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69" w:author="Александр" w:date="2020-04-13T08:45:00Z">
                  <w:rPr>
                    <w:rFonts w:ascii="Arial" w:hAnsi="Arial" w:cs="Arial"/>
                    <w:sz w:val="20"/>
                    <w:szCs w:val="20"/>
                    <w:highlight w:val="yellow"/>
                    <w:lang w:val="en-US"/>
                  </w:rPr>
                </w:rPrChange>
              </w:rPr>
              <w:t>SAP</w:t>
            </w:r>
          </w:p>
        </w:tc>
      </w:tr>
      <w:tr w:rsidR="000D6F52" w:rsidRPr="0086487D" w14:paraId="17DB4930" w14:textId="77777777" w:rsidTr="000D6F52">
        <w:trPr>
          <w:cantSplit/>
          <w:jc w:val="center"/>
        </w:trPr>
        <w:tc>
          <w:tcPr>
            <w:tcW w:w="166" w:type="pct"/>
          </w:tcPr>
          <w:p w14:paraId="7D8BB9BC" w14:textId="6690540B" w:rsidR="00595D29" w:rsidRPr="000E3C42" w:rsidRDefault="00BF5BF7" w:rsidP="00595D29">
            <w:pPr>
              <w:rPr>
                <w:rFonts w:ascii="Arial" w:hAnsi="Arial" w:cs="Arial"/>
                <w:sz w:val="20"/>
                <w:szCs w:val="20"/>
              </w:rPr>
            </w:pPr>
            <w:r>
              <w:rPr>
                <w:rFonts w:ascii="Arial" w:hAnsi="Arial" w:cs="Arial"/>
                <w:sz w:val="20"/>
                <w:szCs w:val="20"/>
              </w:rPr>
              <w:lastRenderedPageBreak/>
              <w:t>9.</w:t>
            </w:r>
          </w:p>
        </w:tc>
        <w:tc>
          <w:tcPr>
            <w:tcW w:w="468" w:type="pct"/>
          </w:tcPr>
          <w:p w14:paraId="746152BC" w14:textId="284ED640" w:rsidR="00595D29" w:rsidRPr="009D0815" w:rsidRDefault="000D6F52" w:rsidP="00595D29">
            <w:pPr>
              <w:jc w:val="left"/>
              <w:rPr>
                <w:rFonts w:ascii="Arial" w:hAnsi="Arial" w:cs="Arial"/>
                <w:sz w:val="20"/>
                <w:szCs w:val="20"/>
                <w:rPrChange w:id="12570" w:author="Александр" w:date="2020-04-13T08:45:00Z">
                  <w:rPr>
                    <w:rFonts w:ascii="Arial" w:hAnsi="Arial" w:cs="Arial"/>
                    <w:sz w:val="20"/>
                    <w:szCs w:val="20"/>
                    <w:highlight w:val="yellow"/>
                  </w:rPr>
                </w:rPrChange>
              </w:rPr>
            </w:pPr>
            <w:r w:rsidRPr="009D0815">
              <w:rPr>
                <w:rFonts w:ascii="Arial" w:hAnsi="Arial" w:cs="Arial"/>
                <w:sz w:val="20"/>
                <w:szCs w:val="20"/>
                <w:rPrChange w:id="12571"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54AFF6CC" w14:textId="7D152D8B" w:rsidR="00595D29" w:rsidRPr="009D0815" w:rsidRDefault="00595D29" w:rsidP="00595D29">
            <w:pPr>
              <w:jc w:val="left"/>
              <w:rPr>
                <w:rFonts w:ascii="Arial" w:hAnsi="Arial" w:cs="Arial"/>
                <w:sz w:val="20"/>
                <w:szCs w:val="20"/>
                <w:rPrChange w:id="12572" w:author="Александр" w:date="2020-04-13T08:45:00Z">
                  <w:rPr>
                    <w:rFonts w:ascii="Arial" w:hAnsi="Arial" w:cs="Arial"/>
                    <w:sz w:val="20"/>
                    <w:szCs w:val="20"/>
                    <w:highlight w:val="yellow"/>
                  </w:rPr>
                </w:rPrChange>
              </w:rPr>
            </w:pPr>
            <w:r w:rsidRPr="009D0815">
              <w:rPr>
                <w:rFonts w:ascii="Arial" w:hAnsi="Arial" w:cs="Arial"/>
                <w:sz w:val="20"/>
                <w:szCs w:val="20"/>
                <w:rPrChange w:id="12573" w:author="Александр" w:date="2020-04-13T08:45:00Z">
                  <w:rPr>
                    <w:rFonts w:ascii="Arial" w:hAnsi="Arial" w:cs="Arial"/>
                    <w:sz w:val="20"/>
                    <w:szCs w:val="20"/>
                    <w:highlight w:val="yellow"/>
                  </w:rPr>
                </w:rPrChange>
              </w:rPr>
              <w:t>Коэффициент изменения цикла</w:t>
            </w:r>
          </w:p>
        </w:tc>
        <w:tc>
          <w:tcPr>
            <w:tcW w:w="736" w:type="pct"/>
          </w:tcPr>
          <w:p w14:paraId="7D9BDDBA" w14:textId="7CE73576" w:rsidR="00595D29" w:rsidRPr="009D0815" w:rsidRDefault="00595D29" w:rsidP="00595D29">
            <w:pPr>
              <w:jc w:val="left"/>
              <w:rPr>
                <w:rFonts w:ascii="Arial" w:hAnsi="Arial" w:cs="Arial"/>
                <w:sz w:val="20"/>
                <w:szCs w:val="20"/>
                <w:rPrChange w:id="12574" w:author="Александр" w:date="2020-04-13T08:45:00Z">
                  <w:rPr>
                    <w:rFonts w:ascii="Arial" w:hAnsi="Arial" w:cs="Arial"/>
                    <w:sz w:val="20"/>
                    <w:szCs w:val="20"/>
                    <w:highlight w:val="yellow"/>
                  </w:rPr>
                </w:rPrChange>
              </w:rPr>
            </w:pPr>
            <w:r w:rsidRPr="009D0815">
              <w:rPr>
                <w:rFonts w:ascii="Arial" w:hAnsi="Arial" w:cs="Arial"/>
                <w:sz w:val="20"/>
                <w:szCs w:val="20"/>
                <w:rPrChange w:id="12575" w:author="Александр" w:date="2020-04-13T08:45:00Z">
                  <w:rPr>
                    <w:rFonts w:ascii="Arial" w:hAnsi="Arial" w:cs="Arial"/>
                    <w:sz w:val="20"/>
                    <w:szCs w:val="20"/>
                    <w:highlight w:val="yellow"/>
                  </w:rPr>
                </w:rPrChange>
              </w:rPr>
              <w:t>Продлевает/сокращает указанный в стратегии ТОРО цикл. Коэффициент изменения цикла, больший единицы, продлевает цикл, а меньший единицы - сокращает его.</w:t>
            </w:r>
          </w:p>
        </w:tc>
        <w:tc>
          <w:tcPr>
            <w:tcW w:w="295" w:type="pct"/>
          </w:tcPr>
          <w:p w14:paraId="5F961ECE" w14:textId="79CBA7A4" w:rsidR="00595D29" w:rsidRPr="009D0815" w:rsidRDefault="00595D29" w:rsidP="00595D29">
            <w:pPr>
              <w:jc w:val="center"/>
              <w:rPr>
                <w:rFonts w:ascii="Arial" w:hAnsi="Arial" w:cs="Arial"/>
                <w:sz w:val="20"/>
                <w:szCs w:val="20"/>
                <w:rPrChange w:id="12576"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577" w:author="Александр" w:date="2020-04-13T08:45:00Z">
                  <w:rPr>
                    <w:rFonts w:ascii="Arial" w:hAnsi="Arial" w:cs="Arial"/>
                    <w:sz w:val="20"/>
                    <w:szCs w:val="20"/>
                    <w:highlight w:val="yellow"/>
                    <w:lang w:val="en-US"/>
                  </w:rPr>
                </w:rPrChange>
              </w:rPr>
              <w:t>DEC, 3</w:t>
            </w:r>
            <w:r w:rsidRPr="009D0815">
              <w:rPr>
                <w:rFonts w:ascii="Arial" w:hAnsi="Arial" w:cs="Arial"/>
                <w:sz w:val="20"/>
                <w:szCs w:val="20"/>
                <w:rPrChange w:id="12578" w:author="Александр" w:date="2020-04-13T08:45:00Z">
                  <w:rPr>
                    <w:rFonts w:ascii="Arial" w:hAnsi="Arial" w:cs="Arial"/>
                    <w:sz w:val="20"/>
                    <w:szCs w:val="20"/>
                    <w:highlight w:val="yellow"/>
                  </w:rPr>
                </w:rPrChange>
              </w:rPr>
              <w:t>,2</w:t>
            </w:r>
          </w:p>
        </w:tc>
        <w:tc>
          <w:tcPr>
            <w:tcW w:w="502" w:type="pct"/>
          </w:tcPr>
          <w:p w14:paraId="1D28B6F4" w14:textId="50A9A7EE" w:rsidR="00595D29" w:rsidRPr="009D0815" w:rsidRDefault="00595D29" w:rsidP="00595D29">
            <w:pPr>
              <w:jc w:val="center"/>
              <w:rPr>
                <w:rFonts w:ascii="Arial" w:hAnsi="Arial" w:cs="Arial"/>
                <w:sz w:val="20"/>
                <w:szCs w:val="20"/>
                <w:lang w:val="en-US"/>
                <w:rPrChange w:id="12579"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80" w:author="Александр" w:date="2020-04-13T08:45:00Z">
                  <w:rPr>
                    <w:rFonts w:ascii="Arial" w:hAnsi="Arial" w:cs="Arial"/>
                    <w:sz w:val="20"/>
                    <w:szCs w:val="20"/>
                    <w:highlight w:val="yellow"/>
                    <w:lang w:val="en-US"/>
                  </w:rPr>
                </w:rPrChange>
              </w:rPr>
              <w:t>MPLA-SFAKT</w:t>
            </w:r>
          </w:p>
        </w:tc>
        <w:tc>
          <w:tcPr>
            <w:tcW w:w="557" w:type="pct"/>
          </w:tcPr>
          <w:p w14:paraId="3DFF7A9E" w14:textId="601C4D0D" w:rsidR="00595D29" w:rsidRPr="009D0815" w:rsidRDefault="00595D29" w:rsidP="00595D29">
            <w:pPr>
              <w:jc w:val="center"/>
              <w:rPr>
                <w:rFonts w:ascii="Arial" w:hAnsi="Arial" w:cs="Arial"/>
                <w:sz w:val="20"/>
                <w:szCs w:val="20"/>
                <w:rPrChange w:id="12581" w:author="Александр" w:date="2020-04-13T08:45:00Z">
                  <w:rPr>
                    <w:rFonts w:ascii="Arial" w:hAnsi="Arial" w:cs="Arial"/>
                    <w:sz w:val="20"/>
                    <w:szCs w:val="20"/>
                    <w:highlight w:val="yellow"/>
                  </w:rPr>
                </w:rPrChange>
              </w:rPr>
            </w:pPr>
            <w:r w:rsidRPr="009D0815">
              <w:rPr>
                <w:rFonts w:ascii="Arial" w:hAnsi="Arial" w:cs="Arial"/>
                <w:sz w:val="20"/>
                <w:szCs w:val="20"/>
                <w:rPrChange w:id="12582" w:author="Александр" w:date="2020-04-13T08:45:00Z">
                  <w:rPr>
                    <w:rFonts w:ascii="Arial" w:hAnsi="Arial" w:cs="Arial"/>
                    <w:sz w:val="20"/>
                    <w:szCs w:val="20"/>
                    <w:highlight w:val="yellow"/>
                  </w:rPr>
                </w:rPrChange>
              </w:rPr>
              <w:t>Х</w:t>
            </w:r>
          </w:p>
        </w:tc>
        <w:tc>
          <w:tcPr>
            <w:tcW w:w="551" w:type="pct"/>
          </w:tcPr>
          <w:p w14:paraId="0D0FE049" w14:textId="38C4D081" w:rsidR="00595D29" w:rsidRPr="009D0815" w:rsidRDefault="00595D29" w:rsidP="00595D29">
            <w:pPr>
              <w:jc w:val="center"/>
              <w:rPr>
                <w:rFonts w:ascii="Arial" w:hAnsi="Arial" w:cs="Arial"/>
                <w:sz w:val="20"/>
                <w:szCs w:val="20"/>
                <w:rPrChange w:id="12583" w:author="Александр" w:date="2020-04-13T08:45:00Z">
                  <w:rPr>
                    <w:rFonts w:ascii="Arial" w:hAnsi="Arial" w:cs="Arial"/>
                    <w:sz w:val="20"/>
                    <w:szCs w:val="20"/>
                    <w:highlight w:val="yellow"/>
                  </w:rPr>
                </w:rPrChange>
              </w:rPr>
            </w:pPr>
            <w:r w:rsidRPr="009D0815">
              <w:rPr>
                <w:rFonts w:ascii="Arial" w:hAnsi="Arial" w:cs="Arial"/>
                <w:sz w:val="20"/>
                <w:szCs w:val="20"/>
                <w:rPrChange w:id="12584" w:author="Александр" w:date="2020-04-13T08:45:00Z">
                  <w:rPr>
                    <w:rFonts w:ascii="Arial" w:hAnsi="Arial" w:cs="Arial"/>
                    <w:sz w:val="20"/>
                    <w:szCs w:val="20"/>
                    <w:highlight w:val="yellow"/>
                  </w:rPr>
                </w:rPrChange>
              </w:rPr>
              <w:t>Для всех объектов</w:t>
            </w:r>
          </w:p>
        </w:tc>
        <w:tc>
          <w:tcPr>
            <w:tcW w:w="353" w:type="pct"/>
          </w:tcPr>
          <w:p w14:paraId="351BFEAD" w14:textId="717FA41A" w:rsidR="00595D29" w:rsidRPr="009D0815" w:rsidRDefault="00595D29" w:rsidP="00595D29">
            <w:pPr>
              <w:jc w:val="center"/>
              <w:rPr>
                <w:rFonts w:ascii="Arial" w:hAnsi="Arial" w:cs="Arial"/>
                <w:sz w:val="20"/>
                <w:szCs w:val="20"/>
                <w:rPrChange w:id="12585" w:author="Александр" w:date="2020-04-13T08:45:00Z">
                  <w:rPr>
                    <w:rFonts w:ascii="Arial" w:hAnsi="Arial" w:cs="Arial"/>
                    <w:sz w:val="20"/>
                    <w:szCs w:val="20"/>
                    <w:highlight w:val="yellow"/>
                  </w:rPr>
                </w:rPrChange>
              </w:rPr>
            </w:pPr>
            <w:r w:rsidRPr="009D0815">
              <w:rPr>
                <w:rFonts w:ascii="Arial" w:hAnsi="Arial" w:cs="Arial"/>
                <w:sz w:val="20"/>
                <w:szCs w:val="20"/>
                <w:rPrChange w:id="12586" w:author="Александр" w:date="2020-04-13T08:45:00Z">
                  <w:rPr>
                    <w:rFonts w:ascii="Arial" w:hAnsi="Arial" w:cs="Arial"/>
                    <w:sz w:val="20"/>
                    <w:szCs w:val="20"/>
                    <w:highlight w:val="yellow"/>
                  </w:rPr>
                </w:rPrChange>
              </w:rPr>
              <w:t>-</w:t>
            </w:r>
          </w:p>
        </w:tc>
        <w:tc>
          <w:tcPr>
            <w:tcW w:w="418" w:type="pct"/>
          </w:tcPr>
          <w:p w14:paraId="0E06087E" w14:textId="48C75EF9" w:rsidR="00595D29" w:rsidRPr="009D0815" w:rsidRDefault="00595D29" w:rsidP="00595D29">
            <w:pPr>
              <w:jc w:val="center"/>
              <w:rPr>
                <w:rFonts w:ascii="Arial" w:hAnsi="Arial" w:cs="Arial"/>
                <w:sz w:val="20"/>
                <w:szCs w:val="20"/>
                <w:rPrChange w:id="12587" w:author="Александр" w:date="2020-04-13T08:45:00Z">
                  <w:rPr>
                    <w:rFonts w:ascii="Arial" w:hAnsi="Arial" w:cs="Arial"/>
                    <w:sz w:val="20"/>
                    <w:szCs w:val="20"/>
                    <w:highlight w:val="yellow"/>
                  </w:rPr>
                </w:rPrChange>
              </w:rPr>
            </w:pPr>
            <w:r w:rsidRPr="009D0815">
              <w:rPr>
                <w:rFonts w:ascii="Arial" w:hAnsi="Arial" w:cs="Arial"/>
                <w:sz w:val="20"/>
                <w:szCs w:val="20"/>
                <w:rPrChange w:id="12588" w:author="Александр" w:date="2020-04-13T08:45:00Z">
                  <w:rPr>
                    <w:rFonts w:ascii="Arial" w:hAnsi="Arial" w:cs="Arial"/>
                    <w:sz w:val="20"/>
                    <w:szCs w:val="20"/>
                    <w:highlight w:val="yellow"/>
                  </w:rPr>
                </w:rPrChange>
              </w:rPr>
              <w:t>-</w:t>
            </w:r>
          </w:p>
        </w:tc>
        <w:tc>
          <w:tcPr>
            <w:tcW w:w="317" w:type="pct"/>
          </w:tcPr>
          <w:p w14:paraId="188094DB" w14:textId="23935518" w:rsidR="00595D29" w:rsidRPr="009D0815" w:rsidRDefault="00595D29" w:rsidP="00595D29">
            <w:pPr>
              <w:jc w:val="center"/>
              <w:rPr>
                <w:rFonts w:ascii="Arial" w:hAnsi="Arial" w:cs="Arial"/>
                <w:sz w:val="20"/>
                <w:szCs w:val="20"/>
                <w:lang w:val="en-US"/>
                <w:rPrChange w:id="12589"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590" w:author="Александр" w:date="2020-04-13T08:45:00Z">
                  <w:rPr>
                    <w:rFonts w:ascii="Arial" w:hAnsi="Arial" w:cs="Arial"/>
                    <w:sz w:val="20"/>
                    <w:szCs w:val="20"/>
                    <w:highlight w:val="yellow"/>
                    <w:lang w:val="en-US"/>
                  </w:rPr>
                </w:rPrChange>
              </w:rPr>
              <w:t>SAP</w:t>
            </w:r>
          </w:p>
        </w:tc>
      </w:tr>
      <w:tr w:rsidR="000D6F52" w:rsidRPr="0086487D" w14:paraId="4E2DA729" w14:textId="77777777" w:rsidTr="000D6F52">
        <w:trPr>
          <w:cantSplit/>
          <w:jc w:val="center"/>
        </w:trPr>
        <w:tc>
          <w:tcPr>
            <w:tcW w:w="166" w:type="pct"/>
          </w:tcPr>
          <w:p w14:paraId="00E1A9D5" w14:textId="49F5233B" w:rsidR="000D6F52" w:rsidRPr="000E3C42" w:rsidRDefault="00BF5BF7" w:rsidP="000D6F52">
            <w:pPr>
              <w:rPr>
                <w:rFonts w:ascii="Arial" w:hAnsi="Arial" w:cs="Arial"/>
                <w:sz w:val="20"/>
                <w:szCs w:val="20"/>
              </w:rPr>
            </w:pPr>
            <w:r>
              <w:rPr>
                <w:rFonts w:ascii="Arial" w:hAnsi="Arial" w:cs="Arial"/>
                <w:sz w:val="20"/>
                <w:szCs w:val="20"/>
              </w:rPr>
              <w:t>10.</w:t>
            </w:r>
          </w:p>
        </w:tc>
        <w:tc>
          <w:tcPr>
            <w:tcW w:w="468" w:type="pct"/>
          </w:tcPr>
          <w:p w14:paraId="6C3CF41E" w14:textId="47B3DBA0" w:rsidR="000D6F52" w:rsidRPr="009D0815" w:rsidRDefault="000D6F52" w:rsidP="000D6F52">
            <w:pPr>
              <w:jc w:val="left"/>
              <w:rPr>
                <w:rFonts w:ascii="Arial" w:hAnsi="Arial" w:cs="Arial"/>
                <w:sz w:val="20"/>
                <w:szCs w:val="20"/>
                <w:rPrChange w:id="12591" w:author="Александр" w:date="2020-04-13T08:45:00Z">
                  <w:rPr>
                    <w:rFonts w:ascii="Arial" w:hAnsi="Arial" w:cs="Arial"/>
                    <w:sz w:val="20"/>
                    <w:szCs w:val="20"/>
                    <w:highlight w:val="yellow"/>
                  </w:rPr>
                </w:rPrChange>
              </w:rPr>
            </w:pPr>
            <w:r w:rsidRPr="009D0815">
              <w:rPr>
                <w:rFonts w:ascii="Arial" w:hAnsi="Arial" w:cs="Arial"/>
                <w:sz w:val="20"/>
                <w:szCs w:val="20"/>
                <w:rPrChange w:id="12592"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796E1563" w14:textId="08B13F43" w:rsidR="000D6F52" w:rsidRPr="009D0815" w:rsidRDefault="000D6F52" w:rsidP="000D6F52">
            <w:pPr>
              <w:jc w:val="left"/>
              <w:rPr>
                <w:rFonts w:ascii="Arial" w:hAnsi="Arial" w:cs="Arial"/>
                <w:sz w:val="20"/>
                <w:szCs w:val="20"/>
                <w:rPrChange w:id="12593" w:author="Александр" w:date="2020-04-13T08:45:00Z">
                  <w:rPr>
                    <w:rFonts w:ascii="Arial" w:hAnsi="Arial" w:cs="Arial"/>
                    <w:sz w:val="20"/>
                    <w:szCs w:val="20"/>
                    <w:highlight w:val="yellow"/>
                  </w:rPr>
                </w:rPrChange>
              </w:rPr>
            </w:pPr>
            <w:r w:rsidRPr="009D0815">
              <w:rPr>
                <w:rFonts w:ascii="Arial" w:hAnsi="Arial" w:cs="Arial"/>
                <w:sz w:val="20"/>
                <w:rPrChange w:id="12594" w:author="Александр" w:date="2020-04-13T08:45:00Z">
                  <w:rPr>
                    <w:rFonts w:ascii="Arial" w:hAnsi="Arial" w:cs="Arial"/>
                    <w:sz w:val="20"/>
                    <w:highlight w:val="yellow"/>
                  </w:rPr>
                </w:rPrChange>
              </w:rPr>
              <w:t>КСС при задержке выполнения</w:t>
            </w:r>
          </w:p>
        </w:tc>
        <w:tc>
          <w:tcPr>
            <w:tcW w:w="736" w:type="pct"/>
          </w:tcPr>
          <w:p w14:paraId="0F377153" w14:textId="12D48FF6" w:rsidR="000D6F52" w:rsidRPr="00041CFE" w:rsidRDefault="000D6F52" w:rsidP="000D6F52">
            <w:pPr>
              <w:jc w:val="left"/>
              <w:rPr>
                <w:rFonts w:ascii="Arial" w:hAnsi="Arial" w:cs="Arial"/>
                <w:sz w:val="20"/>
                <w:szCs w:val="20"/>
              </w:rPr>
            </w:pPr>
            <w:bookmarkStart w:id="12595" w:name="OLE_LINK1"/>
            <w:r w:rsidRPr="009D0815">
              <w:rPr>
                <w:rFonts w:ascii="Arial" w:hAnsi="Arial" w:cs="Arial"/>
                <w:sz w:val="20"/>
                <w:rPrChange w:id="12596" w:author="Александр" w:date="2020-04-13T08:45:00Z">
                  <w:rPr>
                    <w:rFonts w:ascii="Arial" w:hAnsi="Arial" w:cs="Arial"/>
                    <w:sz w:val="20"/>
                    <w:highlight w:val="yellow"/>
                  </w:rPr>
                </w:rPrChange>
              </w:rPr>
              <w:t>Коэффициент смещения срока при задержке выполнения</w:t>
            </w:r>
            <w:bookmarkEnd w:id="12595"/>
          </w:p>
        </w:tc>
        <w:tc>
          <w:tcPr>
            <w:tcW w:w="295" w:type="pct"/>
          </w:tcPr>
          <w:p w14:paraId="5D034874" w14:textId="7FA380B1" w:rsidR="000D6F52" w:rsidRPr="009D0815" w:rsidRDefault="000D6F52" w:rsidP="000D6F52">
            <w:pPr>
              <w:jc w:val="center"/>
              <w:rPr>
                <w:rFonts w:ascii="Arial" w:hAnsi="Arial" w:cs="Arial"/>
                <w:sz w:val="20"/>
                <w:szCs w:val="20"/>
                <w:lang w:val="en-US"/>
                <w:rPrChange w:id="12597" w:author="Александр" w:date="2020-04-13T08:45:00Z">
                  <w:rPr>
                    <w:rFonts w:ascii="Arial" w:hAnsi="Arial" w:cs="Arial"/>
                    <w:sz w:val="20"/>
                    <w:szCs w:val="20"/>
                    <w:highlight w:val="yellow"/>
                    <w:lang w:val="en-US"/>
                  </w:rPr>
                </w:rPrChange>
              </w:rPr>
            </w:pPr>
            <w:r w:rsidRPr="009D0815">
              <w:rPr>
                <w:rFonts w:ascii="Arial" w:hAnsi="Arial" w:cs="Arial"/>
                <w:sz w:val="20"/>
                <w:lang w:val="en-US"/>
                <w:rPrChange w:id="12598" w:author="Александр" w:date="2020-04-13T08:45:00Z">
                  <w:rPr>
                    <w:rFonts w:ascii="Arial" w:hAnsi="Arial" w:cs="Arial"/>
                    <w:sz w:val="20"/>
                    <w:highlight w:val="yellow"/>
                    <w:lang w:val="en-US"/>
                  </w:rPr>
                </w:rPrChange>
              </w:rPr>
              <w:t>NUMC, 3</w:t>
            </w:r>
          </w:p>
        </w:tc>
        <w:tc>
          <w:tcPr>
            <w:tcW w:w="502" w:type="pct"/>
          </w:tcPr>
          <w:p w14:paraId="61FF7908" w14:textId="587A532C" w:rsidR="000D6F52" w:rsidRPr="009D0815" w:rsidRDefault="000D6F52" w:rsidP="000D6F52">
            <w:pPr>
              <w:jc w:val="center"/>
              <w:rPr>
                <w:rFonts w:ascii="Arial" w:hAnsi="Arial" w:cs="Arial"/>
                <w:sz w:val="20"/>
                <w:szCs w:val="20"/>
                <w:lang w:val="en-US"/>
                <w:rPrChange w:id="12599"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600" w:author="Александр" w:date="2020-04-13T08:45:00Z">
                  <w:rPr>
                    <w:rFonts w:ascii="Arial" w:hAnsi="Arial" w:cs="Arial"/>
                    <w:sz w:val="20"/>
                    <w:szCs w:val="20"/>
                    <w:highlight w:val="yellow"/>
                    <w:lang w:val="en-US"/>
                  </w:rPr>
                </w:rPrChange>
              </w:rPr>
              <w:t>MPLA</w:t>
            </w:r>
            <w:r w:rsidRPr="009D0815">
              <w:rPr>
                <w:rFonts w:ascii="Arial" w:hAnsi="Arial" w:cs="Arial"/>
                <w:sz w:val="20"/>
                <w:lang w:val="en-US"/>
                <w:rPrChange w:id="12601" w:author="Александр" w:date="2020-04-13T08:45:00Z">
                  <w:rPr>
                    <w:rFonts w:ascii="Arial" w:hAnsi="Arial" w:cs="Arial"/>
                    <w:sz w:val="20"/>
                    <w:highlight w:val="yellow"/>
                    <w:lang w:val="en-US"/>
                  </w:rPr>
                </w:rPrChange>
              </w:rPr>
              <w:t xml:space="preserve"> -</w:t>
            </w:r>
            <w:r w:rsidRPr="00041CFE">
              <w:t xml:space="preserve"> </w:t>
            </w:r>
            <w:r w:rsidRPr="009D0815">
              <w:rPr>
                <w:rFonts w:ascii="Arial" w:hAnsi="Arial" w:cs="Arial"/>
                <w:sz w:val="20"/>
                <w:rPrChange w:id="12602" w:author="Александр" w:date="2020-04-13T08:45:00Z">
                  <w:rPr>
                    <w:rFonts w:ascii="Arial" w:hAnsi="Arial" w:cs="Arial"/>
                    <w:sz w:val="20"/>
                    <w:highlight w:val="yellow"/>
                  </w:rPr>
                </w:rPrChange>
              </w:rPr>
              <w:t>VSPOS</w:t>
            </w:r>
          </w:p>
        </w:tc>
        <w:tc>
          <w:tcPr>
            <w:tcW w:w="557" w:type="pct"/>
          </w:tcPr>
          <w:p w14:paraId="20D32184" w14:textId="44282A0F" w:rsidR="000D6F52" w:rsidRPr="009D0815" w:rsidRDefault="000D6F52" w:rsidP="000D6F52">
            <w:pPr>
              <w:jc w:val="center"/>
              <w:rPr>
                <w:rFonts w:ascii="Arial" w:hAnsi="Arial" w:cs="Arial"/>
                <w:sz w:val="20"/>
                <w:szCs w:val="20"/>
                <w:rPrChange w:id="12603" w:author="Александр" w:date="2020-04-13T08:45:00Z">
                  <w:rPr>
                    <w:rFonts w:ascii="Arial" w:hAnsi="Arial" w:cs="Arial"/>
                    <w:sz w:val="20"/>
                    <w:szCs w:val="20"/>
                    <w:highlight w:val="yellow"/>
                  </w:rPr>
                </w:rPrChange>
              </w:rPr>
            </w:pPr>
            <w:r w:rsidRPr="009D0815">
              <w:rPr>
                <w:rFonts w:ascii="Arial" w:hAnsi="Arial" w:cs="Arial"/>
                <w:sz w:val="20"/>
                <w:rPrChange w:id="12604" w:author="Александр" w:date="2020-04-13T08:45:00Z">
                  <w:rPr>
                    <w:rFonts w:ascii="Arial" w:hAnsi="Arial" w:cs="Arial"/>
                    <w:sz w:val="20"/>
                    <w:highlight w:val="yellow"/>
                  </w:rPr>
                </w:rPrChange>
              </w:rPr>
              <w:t>-</w:t>
            </w:r>
          </w:p>
        </w:tc>
        <w:tc>
          <w:tcPr>
            <w:tcW w:w="551" w:type="pct"/>
          </w:tcPr>
          <w:p w14:paraId="5EB99739" w14:textId="53E2664D" w:rsidR="000D6F52" w:rsidRPr="009D0815" w:rsidRDefault="000D6F52" w:rsidP="000D6F52">
            <w:pPr>
              <w:jc w:val="center"/>
              <w:rPr>
                <w:rFonts w:ascii="Arial" w:hAnsi="Arial" w:cs="Arial"/>
                <w:sz w:val="20"/>
                <w:szCs w:val="20"/>
                <w:rPrChange w:id="12605" w:author="Александр" w:date="2020-04-13T08:45:00Z">
                  <w:rPr>
                    <w:rFonts w:ascii="Arial" w:hAnsi="Arial" w:cs="Arial"/>
                    <w:sz w:val="20"/>
                    <w:szCs w:val="20"/>
                    <w:highlight w:val="yellow"/>
                  </w:rPr>
                </w:rPrChange>
              </w:rPr>
            </w:pPr>
            <w:r w:rsidRPr="009D0815">
              <w:rPr>
                <w:rFonts w:ascii="Arial" w:hAnsi="Arial" w:cs="Arial"/>
                <w:sz w:val="20"/>
                <w:rPrChange w:id="12606" w:author="Александр" w:date="2020-04-13T08:45:00Z">
                  <w:rPr>
                    <w:rFonts w:ascii="Arial" w:hAnsi="Arial" w:cs="Arial"/>
                    <w:sz w:val="20"/>
                    <w:highlight w:val="yellow"/>
                  </w:rPr>
                </w:rPrChange>
              </w:rPr>
              <w:t>-</w:t>
            </w:r>
          </w:p>
        </w:tc>
        <w:tc>
          <w:tcPr>
            <w:tcW w:w="353" w:type="pct"/>
          </w:tcPr>
          <w:p w14:paraId="10EB507C" w14:textId="2F7B848C" w:rsidR="000D6F52" w:rsidRPr="009D0815" w:rsidRDefault="000D6F52" w:rsidP="000D6F52">
            <w:pPr>
              <w:jc w:val="center"/>
              <w:rPr>
                <w:rFonts w:ascii="Arial" w:hAnsi="Arial" w:cs="Arial"/>
                <w:sz w:val="20"/>
                <w:szCs w:val="20"/>
                <w:rPrChange w:id="12607" w:author="Александр" w:date="2020-04-13T08:45:00Z">
                  <w:rPr>
                    <w:rFonts w:ascii="Arial" w:hAnsi="Arial" w:cs="Arial"/>
                    <w:sz w:val="20"/>
                    <w:szCs w:val="20"/>
                    <w:highlight w:val="yellow"/>
                  </w:rPr>
                </w:rPrChange>
              </w:rPr>
            </w:pPr>
            <w:r w:rsidRPr="009D0815">
              <w:rPr>
                <w:rFonts w:ascii="Arial" w:hAnsi="Arial" w:cs="Arial"/>
                <w:sz w:val="20"/>
                <w:lang w:val="en-US"/>
                <w:rPrChange w:id="12608" w:author="Александр" w:date="2020-04-13T08:45:00Z">
                  <w:rPr>
                    <w:rFonts w:ascii="Arial" w:hAnsi="Arial" w:cs="Arial"/>
                    <w:sz w:val="20"/>
                    <w:highlight w:val="yellow"/>
                    <w:lang w:val="en-US"/>
                  </w:rPr>
                </w:rPrChange>
              </w:rPr>
              <w:t>-</w:t>
            </w:r>
          </w:p>
        </w:tc>
        <w:tc>
          <w:tcPr>
            <w:tcW w:w="418" w:type="pct"/>
          </w:tcPr>
          <w:p w14:paraId="2E7B524E" w14:textId="3098A9E7" w:rsidR="000D6F52" w:rsidRPr="009D0815" w:rsidRDefault="000D6F52" w:rsidP="000D6F52">
            <w:pPr>
              <w:jc w:val="center"/>
              <w:rPr>
                <w:rFonts w:ascii="Arial" w:hAnsi="Arial" w:cs="Arial"/>
                <w:sz w:val="20"/>
                <w:szCs w:val="20"/>
                <w:rPrChange w:id="12609" w:author="Александр" w:date="2020-04-13T08:45:00Z">
                  <w:rPr>
                    <w:rFonts w:ascii="Arial" w:hAnsi="Arial" w:cs="Arial"/>
                    <w:sz w:val="20"/>
                    <w:szCs w:val="20"/>
                    <w:highlight w:val="yellow"/>
                  </w:rPr>
                </w:rPrChange>
              </w:rPr>
            </w:pPr>
            <w:r w:rsidRPr="009D0815">
              <w:rPr>
                <w:rFonts w:ascii="Arial" w:hAnsi="Arial" w:cs="Arial"/>
                <w:sz w:val="20"/>
                <w:rPrChange w:id="12610" w:author="Александр" w:date="2020-04-13T08:45:00Z">
                  <w:rPr>
                    <w:rFonts w:ascii="Arial" w:hAnsi="Arial" w:cs="Arial"/>
                    <w:sz w:val="20"/>
                    <w:highlight w:val="yellow"/>
                  </w:rPr>
                </w:rPrChange>
              </w:rPr>
              <w:t>-</w:t>
            </w:r>
          </w:p>
        </w:tc>
        <w:tc>
          <w:tcPr>
            <w:tcW w:w="317" w:type="pct"/>
          </w:tcPr>
          <w:p w14:paraId="4C114916" w14:textId="6BBAE1DA" w:rsidR="000D6F52" w:rsidRPr="009D0815" w:rsidRDefault="000D6F52" w:rsidP="000D6F52">
            <w:pPr>
              <w:jc w:val="center"/>
              <w:rPr>
                <w:rFonts w:ascii="Arial" w:hAnsi="Arial" w:cs="Arial"/>
                <w:sz w:val="20"/>
                <w:szCs w:val="20"/>
                <w:lang w:val="en-US"/>
                <w:rPrChange w:id="12611" w:author="Александр" w:date="2020-04-13T08:45:00Z">
                  <w:rPr>
                    <w:rFonts w:ascii="Arial" w:hAnsi="Arial" w:cs="Arial"/>
                    <w:sz w:val="20"/>
                    <w:szCs w:val="20"/>
                    <w:highlight w:val="yellow"/>
                    <w:lang w:val="en-US"/>
                  </w:rPr>
                </w:rPrChange>
              </w:rPr>
            </w:pPr>
            <w:r w:rsidRPr="009D0815">
              <w:rPr>
                <w:rFonts w:ascii="Arial" w:hAnsi="Arial" w:cs="Arial"/>
                <w:sz w:val="20"/>
                <w:lang w:val="en-US"/>
                <w:rPrChange w:id="12612" w:author="Александр" w:date="2020-04-13T08:45:00Z">
                  <w:rPr>
                    <w:rFonts w:ascii="Arial" w:hAnsi="Arial" w:cs="Arial"/>
                    <w:sz w:val="20"/>
                    <w:highlight w:val="yellow"/>
                    <w:lang w:val="en-US"/>
                  </w:rPr>
                </w:rPrChange>
              </w:rPr>
              <w:t>SAP</w:t>
            </w:r>
          </w:p>
        </w:tc>
      </w:tr>
      <w:tr w:rsidR="000D6F52" w:rsidRPr="0086487D" w14:paraId="210A9E60" w14:textId="77777777" w:rsidTr="000D6F52">
        <w:trPr>
          <w:cantSplit/>
          <w:jc w:val="center"/>
        </w:trPr>
        <w:tc>
          <w:tcPr>
            <w:tcW w:w="166" w:type="pct"/>
          </w:tcPr>
          <w:p w14:paraId="089F3C09" w14:textId="34D52BEC" w:rsidR="000D6F52" w:rsidRPr="00BF5BF7" w:rsidRDefault="00BF5BF7" w:rsidP="000D6F52">
            <w:pPr>
              <w:rPr>
                <w:rFonts w:ascii="Arial" w:hAnsi="Arial" w:cs="Arial"/>
                <w:sz w:val="20"/>
                <w:szCs w:val="20"/>
              </w:rPr>
            </w:pPr>
            <w:r>
              <w:rPr>
                <w:rFonts w:ascii="Arial" w:hAnsi="Arial" w:cs="Arial"/>
                <w:sz w:val="20"/>
                <w:szCs w:val="20"/>
              </w:rPr>
              <w:t>11.</w:t>
            </w:r>
          </w:p>
        </w:tc>
        <w:tc>
          <w:tcPr>
            <w:tcW w:w="468" w:type="pct"/>
          </w:tcPr>
          <w:p w14:paraId="5FCEDB24" w14:textId="6B095589" w:rsidR="000D6F52" w:rsidRPr="009D0815" w:rsidRDefault="000D6F52" w:rsidP="000D6F52">
            <w:pPr>
              <w:jc w:val="left"/>
              <w:rPr>
                <w:rFonts w:ascii="Arial" w:hAnsi="Arial" w:cs="Arial"/>
                <w:sz w:val="20"/>
                <w:szCs w:val="20"/>
                <w:rPrChange w:id="12613" w:author="Александр" w:date="2020-04-13T08:45:00Z">
                  <w:rPr>
                    <w:rFonts w:ascii="Arial" w:hAnsi="Arial" w:cs="Arial"/>
                    <w:sz w:val="20"/>
                    <w:szCs w:val="20"/>
                    <w:highlight w:val="yellow"/>
                  </w:rPr>
                </w:rPrChange>
              </w:rPr>
            </w:pPr>
            <w:r w:rsidRPr="009D0815">
              <w:rPr>
                <w:rFonts w:ascii="Arial" w:hAnsi="Arial" w:cs="Arial"/>
                <w:sz w:val="20"/>
                <w:szCs w:val="20"/>
                <w:rPrChange w:id="12614"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1DB9E4EC" w14:textId="0B3D7FD4" w:rsidR="000D6F52" w:rsidRPr="00041CFE" w:rsidRDefault="000D6F52" w:rsidP="000D6F52">
            <w:pPr>
              <w:jc w:val="left"/>
              <w:rPr>
                <w:rFonts w:ascii="Arial" w:hAnsi="Arial" w:cs="Arial"/>
                <w:sz w:val="20"/>
                <w:szCs w:val="20"/>
              </w:rPr>
            </w:pPr>
            <w:r w:rsidRPr="009D0815">
              <w:rPr>
                <w:rFonts w:ascii="Arial" w:hAnsi="Arial" w:cs="Arial"/>
                <w:sz w:val="20"/>
                <w:rPrChange w:id="12615" w:author="Александр" w:date="2020-04-13T08:45:00Z">
                  <w:rPr>
                    <w:rFonts w:ascii="Arial" w:hAnsi="Arial" w:cs="Arial"/>
                    <w:sz w:val="20"/>
                    <w:highlight w:val="yellow"/>
                  </w:rPr>
                </w:rPrChange>
              </w:rPr>
              <w:t>КСС при досрочном выполнении</w:t>
            </w:r>
          </w:p>
        </w:tc>
        <w:tc>
          <w:tcPr>
            <w:tcW w:w="736" w:type="pct"/>
          </w:tcPr>
          <w:p w14:paraId="7F8FFA56" w14:textId="0F4B40A3" w:rsidR="000D6F52" w:rsidRPr="00041CFE" w:rsidRDefault="000D6F52" w:rsidP="000D6F52">
            <w:pPr>
              <w:jc w:val="left"/>
              <w:rPr>
                <w:rFonts w:ascii="Arial" w:hAnsi="Arial" w:cs="Arial"/>
                <w:sz w:val="20"/>
                <w:szCs w:val="20"/>
              </w:rPr>
            </w:pPr>
            <w:r w:rsidRPr="009D0815">
              <w:rPr>
                <w:rFonts w:ascii="Arial" w:hAnsi="Arial" w:cs="Arial"/>
                <w:sz w:val="20"/>
                <w:rPrChange w:id="12616" w:author="Александр" w:date="2020-04-13T08:45:00Z">
                  <w:rPr>
                    <w:rFonts w:ascii="Arial" w:hAnsi="Arial" w:cs="Arial"/>
                    <w:sz w:val="20"/>
                    <w:highlight w:val="yellow"/>
                  </w:rPr>
                </w:rPrChange>
              </w:rPr>
              <w:t>Коэффициент смещения срока при досрочном выполнении</w:t>
            </w:r>
          </w:p>
        </w:tc>
        <w:tc>
          <w:tcPr>
            <w:tcW w:w="295" w:type="pct"/>
          </w:tcPr>
          <w:p w14:paraId="5183B5D2" w14:textId="4D8217E6" w:rsidR="000D6F52" w:rsidRPr="00041CFE" w:rsidRDefault="000D6F52" w:rsidP="000D6F52">
            <w:pPr>
              <w:jc w:val="center"/>
              <w:rPr>
                <w:rFonts w:ascii="Arial" w:hAnsi="Arial" w:cs="Arial"/>
                <w:sz w:val="20"/>
                <w:szCs w:val="20"/>
                <w:lang w:val="en-US"/>
              </w:rPr>
            </w:pPr>
            <w:r w:rsidRPr="009D0815">
              <w:rPr>
                <w:rFonts w:ascii="Arial" w:hAnsi="Arial" w:cs="Arial"/>
                <w:sz w:val="20"/>
                <w:lang w:val="en-US"/>
                <w:rPrChange w:id="12617" w:author="Александр" w:date="2020-04-13T08:45:00Z">
                  <w:rPr>
                    <w:rFonts w:ascii="Arial" w:hAnsi="Arial" w:cs="Arial"/>
                    <w:sz w:val="20"/>
                    <w:highlight w:val="yellow"/>
                    <w:lang w:val="en-US"/>
                  </w:rPr>
                </w:rPrChange>
              </w:rPr>
              <w:t>NUMC, 3</w:t>
            </w:r>
          </w:p>
        </w:tc>
        <w:tc>
          <w:tcPr>
            <w:tcW w:w="502" w:type="pct"/>
          </w:tcPr>
          <w:p w14:paraId="44E30770" w14:textId="5636BA89" w:rsidR="000D6F52" w:rsidRPr="00041CFE" w:rsidRDefault="000D6F52" w:rsidP="000D6F52">
            <w:pPr>
              <w:jc w:val="center"/>
              <w:rPr>
                <w:rFonts w:ascii="Arial" w:hAnsi="Arial" w:cs="Arial"/>
                <w:sz w:val="20"/>
                <w:szCs w:val="20"/>
              </w:rPr>
            </w:pPr>
            <w:r w:rsidRPr="009D0815">
              <w:rPr>
                <w:rFonts w:ascii="Arial" w:hAnsi="Arial" w:cs="Arial"/>
                <w:sz w:val="20"/>
                <w:szCs w:val="20"/>
                <w:lang w:val="en-US"/>
                <w:rPrChange w:id="12618" w:author="Александр" w:date="2020-04-13T08:45:00Z">
                  <w:rPr>
                    <w:rFonts w:ascii="Arial" w:hAnsi="Arial" w:cs="Arial"/>
                    <w:sz w:val="20"/>
                    <w:szCs w:val="20"/>
                    <w:highlight w:val="yellow"/>
                    <w:lang w:val="en-US"/>
                  </w:rPr>
                </w:rPrChange>
              </w:rPr>
              <w:t>MPLA</w:t>
            </w:r>
            <w:r w:rsidRPr="009D0815">
              <w:rPr>
                <w:rFonts w:ascii="Arial" w:hAnsi="Arial" w:cs="Arial"/>
                <w:sz w:val="20"/>
                <w:lang w:val="en-US"/>
                <w:rPrChange w:id="12619" w:author="Александр" w:date="2020-04-13T08:45:00Z">
                  <w:rPr>
                    <w:rFonts w:ascii="Arial" w:hAnsi="Arial" w:cs="Arial"/>
                    <w:sz w:val="20"/>
                    <w:highlight w:val="yellow"/>
                    <w:lang w:val="en-US"/>
                  </w:rPr>
                </w:rPrChange>
              </w:rPr>
              <w:t xml:space="preserve"> -</w:t>
            </w:r>
            <w:r w:rsidRPr="00041CFE">
              <w:t xml:space="preserve"> </w:t>
            </w:r>
            <w:r w:rsidRPr="009D0815">
              <w:rPr>
                <w:rFonts w:ascii="Arial" w:hAnsi="Arial" w:cs="Arial"/>
                <w:sz w:val="20"/>
                <w:rPrChange w:id="12620" w:author="Александр" w:date="2020-04-13T08:45:00Z">
                  <w:rPr>
                    <w:rFonts w:ascii="Arial" w:hAnsi="Arial" w:cs="Arial"/>
                    <w:sz w:val="20"/>
                    <w:highlight w:val="yellow"/>
                  </w:rPr>
                </w:rPrChange>
              </w:rPr>
              <w:t>VSNEG</w:t>
            </w:r>
          </w:p>
        </w:tc>
        <w:tc>
          <w:tcPr>
            <w:tcW w:w="557" w:type="pct"/>
          </w:tcPr>
          <w:p w14:paraId="54A13ED6" w14:textId="717545AA" w:rsidR="000D6F52" w:rsidRPr="00041CFE" w:rsidRDefault="000D6F52" w:rsidP="000D6F52">
            <w:pPr>
              <w:jc w:val="center"/>
              <w:rPr>
                <w:rFonts w:ascii="Arial" w:hAnsi="Arial" w:cs="Arial"/>
                <w:sz w:val="20"/>
                <w:szCs w:val="20"/>
              </w:rPr>
            </w:pPr>
            <w:r w:rsidRPr="009D0815">
              <w:rPr>
                <w:rFonts w:ascii="Arial" w:hAnsi="Arial" w:cs="Arial"/>
                <w:sz w:val="20"/>
                <w:rPrChange w:id="12621" w:author="Александр" w:date="2020-04-13T08:45:00Z">
                  <w:rPr>
                    <w:rFonts w:ascii="Arial" w:hAnsi="Arial" w:cs="Arial"/>
                    <w:sz w:val="20"/>
                    <w:highlight w:val="yellow"/>
                  </w:rPr>
                </w:rPrChange>
              </w:rPr>
              <w:t>-</w:t>
            </w:r>
          </w:p>
        </w:tc>
        <w:tc>
          <w:tcPr>
            <w:tcW w:w="551" w:type="pct"/>
          </w:tcPr>
          <w:p w14:paraId="48F467D7" w14:textId="4E153FEE" w:rsidR="000D6F52" w:rsidRPr="00041CFE" w:rsidRDefault="000D6F52" w:rsidP="000D6F52">
            <w:pPr>
              <w:jc w:val="center"/>
              <w:rPr>
                <w:rFonts w:ascii="Arial" w:hAnsi="Arial" w:cs="Arial"/>
                <w:sz w:val="20"/>
                <w:szCs w:val="20"/>
              </w:rPr>
            </w:pPr>
            <w:r w:rsidRPr="009D0815">
              <w:rPr>
                <w:rFonts w:ascii="Arial" w:hAnsi="Arial" w:cs="Arial"/>
                <w:sz w:val="20"/>
                <w:rPrChange w:id="12622" w:author="Александр" w:date="2020-04-13T08:45:00Z">
                  <w:rPr>
                    <w:rFonts w:ascii="Arial" w:hAnsi="Arial" w:cs="Arial"/>
                    <w:sz w:val="20"/>
                    <w:highlight w:val="yellow"/>
                  </w:rPr>
                </w:rPrChange>
              </w:rPr>
              <w:t>-</w:t>
            </w:r>
          </w:p>
        </w:tc>
        <w:tc>
          <w:tcPr>
            <w:tcW w:w="353" w:type="pct"/>
          </w:tcPr>
          <w:p w14:paraId="6340839C" w14:textId="2ED522E5" w:rsidR="000D6F52" w:rsidRPr="00041CFE" w:rsidRDefault="000D6F52" w:rsidP="000D6F52">
            <w:pPr>
              <w:jc w:val="center"/>
              <w:rPr>
                <w:rFonts w:ascii="Arial" w:hAnsi="Arial" w:cs="Arial"/>
                <w:sz w:val="20"/>
                <w:szCs w:val="20"/>
              </w:rPr>
            </w:pPr>
            <w:r w:rsidRPr="009D0815">
              <w:rPr>
                <w:rFonts w:ascii="Arial" w:hAnsi="Arial" w:cs="Arial"/>
                <w:sz w:val="20"/>
                <w:lang w:val="en-US"/>
                <w:rPrChange w:id="12623" w:author="Александр" w:date="2020-04-13T08:45:00Z">
                  <w:rPr>
                    <w:rFonts w:ascii="Arial" w:hAnsi="Arial" w:cs="Arial"/>
                    <w:sz w:val="20"/>
                    <w:highlight w:val="yellow"/>
                    <w:lang w:val="en-US"/>
                  </w:rPr>
                </w:rPrChange>
              </w:rPr>
              <w:t>-</w:t>
            </w:r>
          </w:p>
        </w:tc>
        <w:tc>
          <w:tcPr>
            <w:tcW w:w="418" w:type="pct"/>
          </w:tcPr>
          <w:p w14:paraId="3D05F614" w14:textId="78497DFB" w:rsidR="000D6F52" w:rsidRPr="00041CFE" w:rsidRDefault="000D6F52" w:rsidP="000D6F52">
            <w:pPr>
              <w:jc w:val="center"/>
              <w:rPr>
                <w:rFonts w:ascii="Arial" w:hAnsi="Arial" w:cs="Arial"/>
                <w:sz w:val="20"/>
                <w:szCs w:val="20"/>
              </w:rPr>
            </w:pPr>
            <w:r w:rsidRPr="009D0815">
              <w:rPr>
                <w:rFonts w:ascii="Arial" w:hAnsi="Arial" w:cs="Arial"/>
                <w:sz w:val="20"/>
                <w:rPrChange w:id="12624" w:author="Александр" w:date="2020-04-13T08:45:00Z">
                  <w:rPr>
                    <w:rFonts w:ascii="Arial" w:hAnsi="Arial" w:cs="Arial"/>
                    <w:sz w:val="20"/>
                    <w:highlight w:val="yellow"/>
                  </w:rPr>
                </w:rPrChange>
              </w:rPr>
              <w:t>-</w:t>
            </w:r>
          </w:p>
        </w:tc>
        <w:tc>
          <w:tcPr>
            <w:tcW w:w="317" w:type="pct"/>
          </w:tcPr>
          <w:p w14:paraId="28BE2127" w14:textId="759DB793" w:rsidR="000D6F52" w:rsidRPr="00041CFE" w:rsidRDefault="000D6F52" w:rsidP="000D6F52">
            <w:pPr>
              <w:jc w:val="center"/>
              <w:rPr>
                <w:rFonts w:ascii="Arial" w:hAnsi="Arial" w:cs="Arial"/>
                <w:sz w:val="20"/>
                <w:szCs w:val="20"/>
              </w:rPr>
            </w:pPr>
            <w:r w:rsidRPr="009D0815">
              <w:rPr>
                <w:rFonts w:ascii="Arial" w:hAnsi="Arial" w:cs="Arial"/>
                <w:sz w:val="20"/>
                <w:lang w:val="en-US"/>
                <w:rPrChange w:id="12625" w:author="Александр" w:date="2020-04-13T08:45:00Z">
                  <w:rPr>
                    <w:rFonts w:ascii="Arial" w:hAnsi="Arial" w:cs="Arial"/>
                    <w:sz w:val="20"/>
                    <w:highlight w:val="yellow"/>
                    <w:lang w:val="en-US"/>
                  </w:rPr>
                </w:rPrChange>
              </w:rPr>
              <w:t>SAP</w:t>
            </w:r>
          </w:p>
        </w:tc>
      </w:tr>
      <w:tr w:rsidR="000D6F52" w:rsidRPr="0086487D" w14:paraId="2D6DA576" w14:textId="77777777" w:rsidTr="000D6F52">
        <w:trPr>
          <w:cantSplit/>
          <w:jc w:val="center"/>
        </w:trPr>
        <w:tc>
          <w:tcPr>
            <w:tcW w:w="166" w:type="pct"/>
          </w:tcPr>
          <w:p w14:paraId="2F6A8E1C" w14:textId="12E08EBE" w:rsidR="000D6F52" w:rsidRPr="000E3C42" w:rsidRDefault="00BF5BF7" w:rsidP="000D6F52">
            <w:pPr>
              <w:rPr>
                <w:rFonts w:ascii="Arial" w:hAnsi="Arial" w:cs="Arial"/>
                <w:sz w:val="20"/>
                <w:szCs w:val="20"/>
                <w:lang w:val="en-US"/>
              </w:rPr>
            </w:pPr>
            <w:r>
              <w:rPr>
                <w:rFonts w:ascii="Arial" w:hAnsi="Arial" w:cs="Arial"/>
                <w:sz w:val="20"/>
                <w:szCs w:val="20"/>
              </w:rPr>
              <w:t>12</w:t>
            </w:r>
            <w:r w:rsidR="000D6F52" w:rsidRPr="000E3C42">
              <w:rPr>
                <w:rFonts w:ascii="Arial" w:hAnsi="Arial" w:cs="Arial"/>
                <w:sz w:val="20"/>
                <w:szCs w:val="20"/>
                <w:lang w:val="en-US"/>
              </w:rPr>
              <w:t>.</w:t>
            </w:r>
          </w:p>
        </w:tc>
        <w:tc>
          <w:tcPr>
            <w:tcW w:w="468" w:type="pct"/>
          </w:tcPr>
          <w:p w14:paraId="25DA9BB8" w14:textId="436614F9" w:rsidR="000D6F52" w:rsidRPr="00041CFE" w:rsidRDefault="000D6F52" w:rsidP="000D6F52">
            <w:pPr>
              <w:jc w:val="left"/>
              <w:rPr>
                <w:rFonts w:ascii="Arial" w:hAnsi="Arial" w:cs="Arial"/>
                <w:sz w:val="20"/>
                <w:szCs w:val="20"/>
              </w:rPr>
            </w:pPr>
            <w:r w:rsidRPr="009D0815">
              <w:rPr>
                <w:rFonts w:ascii="Arial" w:hAnsi="Arial" w:cs="Arial"/>
                <w:sz w:val="20"/>
                <w:szCs w:val="20"/>
                <w:rPrChange w:id="12626"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4E94A9A0" w14:textId="57627AFE" w:rsidR="000D6F52" w:rsidRPr="00041CFE" w:rsidRDefault="000D6F52" w:rsidP="000D6F52">
            <w:pPr>
              <w:jc w:val="left"/>
              <w:rPr>
                <w:rFonts w:ascii="Arial" w:hAnsi="Arial" w:cs="Arial"/>
                <w:sz w:val="20"/>
                <w:szCs w:val="20"/>
              </w:rPr>
            </w:pPr>
            <w:r w:rsidRPr="009D0815">
              <w:rPr>
                <w:rFonts w:ascii="Arial" w:hAnsi="Arial" w:cs="Arial"/>
                <w:sz w:val="20"/>
                <w:rPrChange w:id="12627" w:author="Александр" w:date="2020-04-13T08:45:00Z">
                  <w:rPr>
                    <w:rFonts w:ascii="Arial" w:hAnsi="Arial" w:cs="Arial"/>
                    <w:sz w:val="20"/>
                    <w:highlight w:val="yellow"/>
                  </w:rPr>
                </w:rPrChange>
              </w:rPr>
              <w:t>Допустимое отклонение при запоздалом выполнении</w:t>
            </w:r>
          </w:p>
        </w:tc>
        <w:tc>
          <w:tcPr>
            <w:tcW w:w="736" w:type="pct"/>
          </w:tcPr>
          <w:p w14:paraId="383C396A" w14:textId="60BBA133" w:rsidR="000D6F52" w:rsidRPr="00041CFE" w:rsidRDefault="000D6F52" w:rsidP="000D6F52">
            <w:pPr>
              <w:jc w:val="left"/>
              <w:rPr>
                <w:rFonts w:ascii="Arial" w:hAnsi="Arial" w:cs="Arial"/>
                <w:sz w:val="20"/>
                <w:szCs w:val="20"/>
              </w:rPr>
            </w:pPr>
            <w:r w:rsidRPr="009D0815">
              <w:rPr>
                <w:rFonts w:ascii="Arial" w:hAnsi="Arial" w:cs="Arial"/>
                <w:sz w:val="20"/>
                <w:rPrChange w:id="12628" w:author="Александр" w:date="2020-04-13T08:45:00Z">
                  <w:rPr>
                    <w:rFonts w:ascii="Arial" w:hAnsi="Arial" w:cs="Arial"/>
                    <w:sz w:val="20"/>
                    <w:highlight w:val="yellow"/>
                  </w:rPr>
                </w:rPrChange>
              </w:rPr>
              <w:t xml:space="preserve">Допустимое отклонение при запоздалом </w:t>
            </w:r>
            <w:proofErr w:type="gramStart"/>
            <w:r w:rsidRPr="009D0815">
              <w:rPr>
                <w:rFonts w:ascii="Arial" w:hAnsi="Arial" w:cs="Arial"/>
                <w:sz w:val="20"/>
                <w:rPrChange w:id="12629" w:author="Александр" w:date="2020-04-13T08:45:00Z">
                  <w:rPr>
                    <w:rFonts w:ascii="Arial" w:hAnsi="Arial" w:cs="Arial"/>
                    <w:sz w:val="20"/>
                    <w:highlight w:val="yellow"/>
                  </w:rPr>
                </w:rPrChange>
              </w:rPr>
              <w:t>выполнении,%</w:t>
            </w:r>
            <w:proofErr w:type="gramEnd"/>
          </w:p>
        </w:tc>
        <w:tc>
          <w:tcPr>
            <w:tcW w:w="295" w:type="pct"/>
          </w:tcPr>
          <w:p w14:paraId="79736CA0" w14:textId="15214ECE" w:rsidR="000D6F52" w:rsidRPr="00041CFE" w:rsidRDefault="000D6F52" w:rsidP="000D6F52">
            <w:pPr>
              <w:jc w:val="center"/>
              <w:rPr>
                <w:rFonts w:ascii="Arial" w:hAnsi="Arial" w:cs="Arial"/>
                <w:sz w:val="20"/>
                <w:szCs w:val="20"/>
                <w:lang w:val="en-US"/>
              </w:rPr>
            </w:pPr>
            <w:r w:rsidRPr="009D0815">
              <w:rPr>
                <w:rFonts w:ascii="Arial" w:hAnsi="Arial" w:cs="Arial"/>
                <w:sz w:val="20"/>
                <w:lang w:val="en-US"/>
                <w:rPrChange w:id="12630" w:author="Александр" w:date="2020-04-13T08:45:00Z">
                  <w:rPr>
                    <w:rFonts w:ascii="Arial" w:hAnsi="Arial" w:cs="Arial"/>
                    <w:sz w:val="20"/>
                    <w:highlight w:val="yellow"/>
                    <w:lang w:val="en-US"/>
                  </w:rPr>
                </w:rPrChange>
              </w:rPr>
              <w:t>NUMC, 3</w:t>
            </w:r>
          </w:p>
        </w:tc>
        <w:tc>
          <w:tcPr>
            <w:tcW w:w="502" w:type="pct"/>
          </w:tcPr>
          <w:p w14:paraId="5C1B1D26" w14:textId="7197F6C5" w:rsidR="000D6F52" w:rsidRPr="00041CFE" w:rsidRDefault="000D6F52" w:rsidP="000D6F52">
            <w:pPr>
              <w:jc w:val="center"/>
              <w:rPr>
                <w:rFonts w:ascii="Arial" w:hAnsi="Arial" w:cs="Arial"/>
                <w:sz w:val="20"/>
                <w:szCs w:val="20"/>
              </w:rPr>
            </w:pPr>
            <w:r w:rsidRPr="009D0815">
              <w:rPr>
                <w:rFonts w:ascii="Arial" w:hAnsi="Arial" w:cs="Arial"/>
                <w:sz w:val="20"/>
                <w:szCs w:val="20"/>
                <w:lang w:val="en-US"/>
                <w:rPrChange w:id="12631" w:author="Александр" w:date="2020-04-13T08:45:00Z">
                  <w:rPr>
                    <w:rFonts w:ascii="Arial" w:hAnsi="Arial" w:cs="Arial"/>
                    <w:sz w:val="20"/>
                    <w:szCs w:val="20"/>
                    <w:highlight w:val="yellow"/>
                    <w:lang w:val="en-US"/>
                  </w:rPr>
                </w:rPrChange>
              </w:rPr>
              <w:t>MPLA</w:t>
            </w:r>
            <w:r w:rsidRPr="009D0815">
              <w:rPr>
                <w:rFonts w:ascii="Arial" w:hAnsi="Arial" w:cs="Arial"/>
                <w:sz w:val="20"/>
                <w:lang w:val="en-US"/>
                <w:rPrChange w:id="12632" w:author="Александр" w:date="2020-04-13T08:45:00Z">
                  <w:rPr>
                    <w:rFonts w:ascii="Arial" w:hAnsi="Arial" w:cs="Arial"/>
                    <w:sz w:val="20"/>
                    <w:highlight w:val="yellow"/>
                    <w:lang w:val="en-US"/>
                  </w:rPr>
                </w:rPrChange>
              </w:rPr>
              <w:t xml:space="preserve"> -</w:t>
            </w:r>
            <w:r w:rsidRPr="00041CFE">
              <w:t xml:space="preserve"> </w:t>
            </w:r>
            <w:r w:rsidRPr="009D0815">
              <w:rPr>
                <w:rFonts w:ascii="Arial" w:hAnsi="Arial" w:cs="Arial"/>
                <w:sz w:val="20"/>
                <w:rPrChange w:id="12633" w:author="Александр" w:date="2020-04-13T08:45:00Z">
                  <w:rPr>
                    <w:rFonts w:ascii="Arial" w:hAnsi="Arial" w:cs="Arial"/>
                    <w:sz w:val="20"/>
                    <w:highlight w:val="yellow"/>
                  </w:rPr>
                </w:rPrChange>
              </w:rPr>
              <w:t>TOPOS</w:t>
            </w:r>
          </w:p>
        </w:tc>
        <w:tc>
          <w:tcPr>
            <w:tcW w:w="557" w:type="pct"/>
          </w:tcPr>
          <w:p w14:paraId="173A31B8" w14:textId="50ECE73A" w:rsidR="000D6F52" w:rsidRPr="00041CFE" w:rsidRDefault="000D6F52" w:rsidP="000D6F52">
            <w:pPr>
              <w:jc w:val="center"/>
              <w:rPr>
                <w:rFonts w:ascii="Arial" w:hAnsi="Arial" w:cs="Arial"/>
                <w:sz w:val="20"/>
                <w:szCs w:val="20"/>
              </w:rPr>
            </w:pPr>
            <w:r w:rsidRPr="009D0815">
              <w:rPr>
                <w:rFonts w:ascii="Arial" w:hAnsi="Arial" w:cs="Arial"/>
                <w:sz w:val="20"/>
                <w:rPrChange w:id="12634" w:author="Александр" w:date="2020-04-13T08:45:00Z">
                  <w:rPr>
                    <w:rFonts w:ascii="Arial" w:hAnsi="Arial" w:cs="Arial"/>
                    <w:sz w:val="20"/>
                    <w:highlight w:val="yellow"/>
                  </w:rPr>
                </w:rPrChange>
              </w:rPr>
              <w:t>-</w:t>
            </w:r>
          </w:p>
        </w:tc>
        <w:tc>
          <w:tcPr>
            <w:tcW w:w="551" w:type="pct"/>
          </w:tcPr>
          <w:p w14:paraId="2E921D70" w14:textId="6F41AF59" w:rsidR="000D6F52" w:rsidRPr="00041CFE" w:rsidRDefault="000D6F52" w:rsidP="000D6F52">
            <w:pPr>
              <w:jc w:val="center"/>
              <w:rPr>
                <w:rFonts w:ascii="Arial" w:hAnsi="Arial" w:cs="Arial"/>
                <w:sz w:val="20"/>
                <w:szCs w:val="20"/>
              </w:rPr>
            </w:pPr>
            <w:r w:rsidRPr="009D0815">
              <w:rPr>
                <w:rFonts w:ascii="Arial" w:hAnsi="Arial" w:cs="Arial"/>
                <w:sz w:val="20"/>
                <w:rPrChange w:id="12635" w:author="Александр" w:date="2020-04-13T08:45:00Z">
                  <w:rPr>
                    <w:rFonts w:ascii="Arial" w:hAnsi="Arial" w:cs="Arial"/>
                    <w:sz w:val="20"/>
                    <w:highlight w:val="yellow"/>
                  </w:rPr>
                </w:rPrChange>
              </w:rPr>
              <w:t>-</w:t>
            </w:r>
          </w:p>
        </w:tc>
        <w:tc>
          <w:tcPr>
            <w:tcW w:w="353" w:type="pct"/>
          </w:tcPr>
          <w:p w14:paraId="36801101" w14:textId="42B56720" w:rsidR="000D6F52" w:rsidRPr="00041CFE" w:rsidRDefault="000D6F52" w:rsidP="000D6F52">
            <w:pPr>
              <w:jc w:val="center"/>
              <w:rPr>
                <w:rFonts w:ascii="Arial" w:hAnsi="Arial" w:cs="Arial"/>
                <w:sz w:val="20"/>
                <w:szCs w:val="20"/>
              </w:rPr>
            </w:pPr>
            <w:r w:rsidRPr="009D0815">
              <w:rPr>
                <w:rFonts w:ascii="Arial" w:hAnsi="Arial" w:cs="Arial"/>
                <w:sz w:val="20"/>
                <w:lang w:val="en-US"/>
                <w:rPrChange w:id="12636" w:author="Александр" w:date="2020-04-13T08:45:00Z">
                  <w:rPr>
                    <w:rFonts w:ascii="Arial" w:hAnsi="Arial" w:cs="Arial"/>
                    <w:sz w:val="20"/>
                    <w:highlight w:val="yellow"/>
                    <w:lang w:val="en-US"/>
                  </w:rPr>
                </w:rPrChange>
              </w:rPr>
              <w:t>-</w:t>
            </w:r>
          </w:p>
        </w:tc>
        <w:tc>
          <w:tcPr>
            <w:tcW w:w="418" w:type="pct"/>
          </w:tcPr>
          <w:p w14:paraId="6A19197E" w14:textId="34EBDD80" w:rsidR="000D6F52" w:rsidRPr="00041CFE" w:rsidRDefault="000D6F52" w:rsidP="000D6F52">
            <w:pPr>
              <w:jc w:val="center"/>
              <w:rPr>
                <w:rFonts w:ascii="Arial" w:hAnsi="Arial" w:cs="Arial"/>
                <w:sz w:val="20"/>
                <w:szCs w:val="20"/>
              </w:rPr>
            </w:pPr>
            <w:r w:rsidRPr="009D0815">
              <w:rPr>
                <w:rFonts w:ascii="Arial" w:hAnsi="Arial" w:cs="Arial"/>
                <w:sz w:val="20"/>
                <w:rPrChange w:id="12637" w:author="Александр" w:date="2020-04-13T08:45:00Z">
                  <w:rPr>
                    <w:rFonts w:ascii="Arial" w:hAnsi="Arial" w:cs="Arial"/>
                    <w:sz w:val="20"/>
                    <w:highlight w:val="yellow"/>
                  </w:rPr>
                </w:rPrChange>
              </w:rPr>
              <w:t>-</w:t>
            </w:r>
          </w:p>
        </w:tc>
        <w:tc>
          <w:tcPr>
            <w:tcW w:w="317" w:type="pct"/>
          </w:tcPr>
          <w:p w14:paraId="5FF3F793" w14:textId="46358B95" w:rsidR="000D6F52" w:rsidRPr="00041CFE" w:rsidRDefault="000D6F52" w:rsidP="000D6F52">
            <w:pPr>
              <w:jc w:val="center"/>
              <w:rPr>
                <w:rFonts w:ascii="Arial" w:hAnsi="Arial" w:cs="Arial"/>
                <w:sz w:val="20"/>
                <w:szCs w:val="20"/>
                <w:lang w:val="en-US"/>
              </w:rPr>
            </w:pPr>
            <w:r w:rsidRPr="009D0815">
              <w:rPr>
                <w:rFonts w:ascii="Arial" w:hAnsi="Arial" w:cs="Arial"/>
                <w:sz w:val="20"/>
                <w:lang w:val="en-US"/>
                <w:rPrChange w:id="12638" w:author="Александр" w:date="2020-04-13T08:45:00Z">
                  <w:rPr>
                    <w:rFonts w:ascii="Arial" w:hAnsi="Arial" w:cs="Arial"/>
                    <w:sz w:val="20"/>
                    <w:highlight w:val="yellow"/>
                    <w:lang w:val="en-US"/>
                  </w:rPr>
                </w:rPrChange>
              </w:rPr>
              <w:t>SAP</w:t>
            </w:r>
          </w:p>
        </w:tc>
      </w:tr>
      <w:tr w:rsidR="000D6F52" w:rsidRPr="0086487D" w14:paraId="404266AC" w14:textId="77777777" w:rsidTr="000D6F52">
        <w:trPr>
          <w:cantSplit/>
          <w:jc w:val="center"/>
        </w:trPr>
        <w:tc>
          <w:tcPr>
            <w:tcW w:w="166" w:type="pct"/>
          </w:tcPr>
          <w:p w14:paraId="62715849" w14:textId="267CCF3D" w:rsidR="000D6F52" w:rsidRPr="000E3C42" w:rsidRDefault="00BF5BF7" w:rsidP="000D6F52">
            <w:pPr>
              <w:rPr>
                <w:rFonts w:ascii="Arial" w:hAnsi="Arial" w:cs="Arial"/>
                <w:sz w:val="20"/>
                <w:szCs w:val="20"/>
              </w:rPr>
            </w:pPr>
            <w:r>
              <w:rPr>
                <w:rFonts w:ascii="Arial" w:hAnsi="Arial" w:cs="Arial"/>
                <w:sz w:val="20"/>
                <w:szCs w:val="20"/>
              </w:rPr>
              <w:t>13</w:t>
            </w:r>
            <w:r w:rsidR="000D6F52" w:rsidRPr="000E3C42">
              <w:rPr>
                <w:rFonts w:ascii="Arial" w:hAnsi="Arial" w:cs="Arial"/>
                <w:sz w:val="20"/>
                <w:szCs w:val="20"/>
              </w:rPr>
              <w:t>.</w:t>
            </w:r>
          </w:p>
        </w:tc>
        <w:tc>
          <w:tcPr>
            <w:tcW w:w="468" w:type="pct"/>
          </w:tcPr>
          <w:p w14:paraId="3154E01B" w14:textId="211E3ACD" w:rsidR="000D6F52" w:rsidRPr="00041CFE" w:rsidRDefault="000D6F52" w:rsidP="000D6F52">
            <w:pPr>
              <w:jc w:val="left"/>
              <w:rPr>
                <w:rFonts w:ascii="Arial" w:hAnsi="Arial" w:cs="Arial"/>
                <w:sz w:val="20"/>
                <w:szCs w:val="20"/>
              </w:rPr>
            </w:pPr>
            <w:r w:rsidRPr="009D0815">
              <w:rPr>
                <w:rFonts w:ascii="Arial" w:hAnsi="Arial" w:cs="Arial"/>
                <w:sz w:val="20"/>
                <w:szCs w:val="20"/>
                <w:rPrChange w:id="12639"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202641C1" w14:textId="2CD0CD17" w:rsidR="000D6F52" w:rsidRPr="00041CFE" w:rsidRDefault="000D6F52" w:rsidP="000D6F52">
            <w:pPr>
              <w:jc w:val="left"/>
              <w:rPr>
                <w:rFonts w:ascii="Arial" w:hAnsi="Arial" w:cs="Arial"/>
                <w:sz w:val="20"/>
                <w:szCs w:val="20"/>
              </w:rPr>
            </w:pPr>
            <w:r w:rsidRPr="009D0815">
              <w:rPr>
                <w:rFonts w:ascii="Arial" w:hAnsi="Arial" w:cs="Arial"/>
                <w:sz w:val="20"/>
                <w:rPrChange w:id="12640" w:author="Александр" w:date="2020-04-13T08:45:00Z">
                  <w:rPr>
                    <w:rFonts w:ascii="Arial" w:hAnsi="Arial" w:cs="Arial"/>
                    <w:sz w:val="20"/>
                    <w:highlight w:val="yellow"/>
                  </w:rPr>
                </w:rPrChange>
              </w:rPr>
              <w:t>Допустимое отклонение при преждевременном выполнении</w:t>
            </w:r>
          </w:p>
        </w:tc>
        <w:tc>
          <w:tcPr>
            <w:tcW w:w="736" w:type="pct"/>
          </w:tcPr>
          <w:p w14:paraId="23D947E6" w14:textId="24BA4A8A" w:rsidR="000D6F52" w:rsidRPr="00041CFE" w:rsidRDefault="000D6F52" w:rsidP="000D6F52">
            <w:pPr>
              <w:jc w:val="left"/>
              <w:rPr>
                <w:rFonts w:ascii="Arial" w:hAnsi="Arial" w:cs="Arial"/>
                <w:sz w:val="20"/>
                <w:szCs w:val="20"/>
              </w:rPr>
            </w:pPr>
            <w:r w:rsidRPr="009D0815">
              <w:rPr>
                <w:rFonts w:ascii="Arial" w:hAnsi="Arial" w:cs="Arial"/>
                <w:sz w:val="20"/>
                <w:rPrChange w:id="12641" w:author="Александр" w:date="2020-04-13T08:45:00Z">
                  <w:rPr>
                    <w:rFonts w:ascii="Arial" w:hAnsi="Arial" w:cs="Arial"/>
                    <w:sz w:val="20"/>
                    <w:highlight w:val="yellow"/>
                  </w:rPr>
                </w:rPrChange>
              </w:rPr>
              <w:t xml:space="preserve">Допустимое отклонение при преждевременном </w:t>
            </w:r>
            <w:proofErr w:type="gramStart"/>
            <w:r w:rsidRPr="009D0815">
              <w:rPr>
                <w:rFonts w:ascii="Arial" w:hAnsi="Arial" w:cs="Arial"/>
                <w:sz w:val="20"/>
                <w:rPrChange w:id="12642" w:author="Александр" w:date="2020-04-13T08:45:00Z">
                  <w:rPr>
                    <w:rFonts w:ascii="Arial" w:hAnsi="Arial" w:cs="Arial"/>
                    <w:sz w:val="20"/>
                    <w:highlight w:val="yellow"/>
                  </w:rPr>
                </w:rPrChange>
              </w:rPr>
              <w:t>выполнении,%</w:t>
            </w:r>
            <w:proofErr w:type="gramEnd"/>
          </w:p>
        </w:tc>
        <w:tc>
          <w:tcPr>
            <w:tcW w:w="295" w:type="pct"/>
          </w:tcPr>
          <w:p w14:paraId="61A7FD5F" w14:textId="7FD2A65E" w:rsidR="000D6F52" w:rsidRPr="00041CFE" w:rsidRDefault="000D6F52" w:rsidP="000D6F52">
            <w:pPr>
              <w:jc w:val="center"/>
              <w:rPr>
                <w:rFonts w:ascii="Arial" w:hAnsi="Arial" w:cs="Arial"/>
                <w:sz w:val="20"/>
                <w:szCs w:val="20"/>
                <w:lang w:val="en-US"/>
              </w:rPr>
            </w:pPr>
            <w:r w:rsidRPr="009D0815">
              <w:rPr>
                <w:rFonts w:ascii="Arial" w:hAnsi="Arial" w:cs="Arial"/>
                <w:sz w:val="20"/>
                <w:lang w:val="en-US"/>
                <w:rPrChange w:id="12643" w:author="Александр" w:date="2020-04-13T08:45:00Z">
                  <w:rPr>
                    <w:rFonts w:ascii="Arial" w:hAnsi="Arial" w:cs="Arial"/>
                    <w:sz w:val="20"/>
                    <w:highlight w:val="yellow"/>
                    <w:lang w:val="en-US"/>
                  </w:rPr>
                </w:rPrChange>
              </w:rPr>
              <w:t>NUMC, 3</w:t>
            </w:r>
          </w:p>
        </w:tc>
        <w:tc>
          <w:tcPr>
            <w:tcW w:w="502" w:type="pct"/>
          </w:tcPr>
          <w:p w14:paraId="04B015E8" w14:textId="6BEB929C" w:rsidR="000D6F52" w:rsidRPr="00041CFE" w:rsidRDefault="000D6F52" w:rsidP="000D6F52">
            <w:pPr>
              <w:jc w:val="center"/>
              <w:rPr>
                <w:rFonts w:ascii="Arial" w:hAnsi="Arial" w:cs="Arial"/>
                <w:sz w:val="20"/>
                <w:szCs w:val="20"/>
              </w:rPr>
            </w:pPr>
            <w:r w:rsidRPr="009D0815">
              <w:rPr>
                <w:rFonts w:ascii="Arial" w:hAnsi="Arial" w:cs="Arial"/>
                <w:sz w:val="20"/>
                <w:szCs w:val="20"/>
                <w:lang w:val="en-US"/>
                <w:rPrChange w:id="12644" w:author="Александр" w:date="2020-04-13T08:45:00Z">
                  <w:rPr>
                    <w:rFonts w:ascii="Arial" w:hAnsi="Arial" w:cs="Arial"/>
                    <w:sz w:val="20"/>
                    <w:szCs w:val="20"/>
                    <w:highlight w:val="yellow"/>
                    <w:lang w:val="en-US"/>
                  </w:rPr>
                </w:rPrChange>
              </w:rPr>
              <w:t>MPLA</w:t>
            </w:r>
            <w:r w:rsidRPr="009D0815">
              <w:rPr>
                <w:rFonts w:ascii="Arial" w:hAnsi="Arial" w:cs="Arial"/>
                <w:sz w:val="20"/>
                <w:lang w:val="en-US"/>
                <w:rPrChange w:id="12645" w:author="Александр" w:date="2020-04-13T08:45:00Z">
                  <w:rPr>
                    <w:rFonts w:ascii="Arial" w:hAnsi="Arial" w:cs="Arial"/>
                    <w:sz w:val="20"/>
                    <w:highlight w:val="yellow"/>
                    <w:lang w:val="en-US"/>
                  </w:rPr>
                </w:rPrChange>
              </w:rPr>
              <w:t xml:space="preserve"> -</w:t>
            </w:r>
            <w:r w:rsidRPr="00041CFE">
              <w:t xml:space="preserve"> </w:t>
            </w:r>
            <w:r w:rsidRPr="009D0815">
              <w:rPr>
                <w:rFonts w:ascii="Arial" w:hAnsi="Arial" w:cs="Arial"/>
                <w:sz w:val="20"/>
                <w:rPrChange w:id="12646" w:author="Александр" w:date="2020-04-13T08:45:00Z">
                  <w:rPr>
                    <w:rFonts w:ascii="Arial" w:hAnsi="Arial" w:cs="Arial"/>
                    <w:sz w:val="20"/>
                    <w:highlight w:val="yellow"/>
                  </w:rPr>
                </w:rPrChange>
              </w:rPr>
              <w:t>TONEG</w:t>
            </w:r>
          </w:p>
        </w:tc>
        <w:tc>
          <w:tcPr>
            <w:tcW w:w="557" w:type="pct"/>
          </w:tcPr>
          <w:p w14:paraId="72452A70" w14:textId="587B1F46" w:rsidR="000D6F52" w:rsidRPr="00041CFE" w:rsidRDefault="000D6F52" w:rsidP="000D6F52">
            <w:pPr>
              <w:jc w:val="center"/>
              <w:rPr>
                <w:rFonts w:ascii="Arial" w:hAnsi="Arial" w:cs="Arial"/>
                <w:sz w:val="20"/>
                <w:szCs w:val="20"/>
              </w:rPr>
            </w:pPr>
            <w:r w:rsidRPr="009D0815">
              <w:rPr>
                <w:rFonts w:ascii="Arial" w:hAnsi="Arial" w:cs="Arial"/>
                <w:sz w:val="20"/>
                <w:rPrChange w:id="12647" w:author="Александр" w:date="2020-04-13T08:45:00Z">
                  <w:rPr>
                    <w:rFonts w:ascii="Arial" w:hAnsi="Arial" w:cs="Arial"/>
                    <w:sz w:val="20"/>
                    <w:highlight w:val="yellow"/>
                  </w:rPr>
                </w:rPrChange>
              </w:rPr>
              <w:t>-</w:t>
            </w:r>
          </w:p>
        </w:tc>
        <w:tc>
          <w:tcPr>
            <w:tcW w:w="551" w:type="pct"/>
          </w:tcPr>
          <w:p w14:paraId="6279FDA0" w14:textId="6ACD666F" w:rsidR="000D6F52" w:rsidRPr="00041CFE" w:rsidRDefault="000D6F52" w:rsidP="000D6F52">
            <w:pPr>
              <w:jc w:val="center"/>
              <w:rPr>
                <w:rFonts w:ascii="Arial" w:hAnsi="Arial" w:cs="Arial"/>
                <w:sz w:val="20"/>
                <w:szCs w:val="20"/>
              </w:rPr>
            </w:pPr>
            <w:r w:rsidRPr="009D0815">
              <w:rPr>
                <w:rFonts w:ascii="Arial" w:hAnsi="Arial" w:cs="Arial"/>
                <w:sz w:val="20"/>
                <w:rPrChange w:id="12648" w:author="Александр" w:date="2020-04-13T08:45:00Z">
                  <w:rPr>
                    <w:rFonts w:ascii="Arial" w:hAnsi="Arial" w:cs="Arial"/>
                    <w:sz w:val="20"/>
                    <w:highlight w:val="yellow"/>
                  </w:rPr>
                </w:rPrChange>
              </w:rPr>
              <w:t>-</w:t>
            </w:r>
          </w:p>
        </w:tc>
        <w:tc>
          <w:tcPr>
            <w:tcW w:w="353" w:type="pct"/>
          </w:tcPr>
          <w:p w14:paraId="7D03D589" w14:textId="6F7956EE" w:rsidR="000D6F52" w:rsidRPr="00041CFE" w:rsidRDefault="000D6F52" w:rsidP="000D6F52">
            <w:pPr>
              <w:jc w:val="center"/>
              <w:rPr>
                <w:rFonts w:ascii="Arial" w:hAnsi="Arial" w:cs="Arial"/>
                <w:sz w:val="20"/>
                <w:szCs w:val="20"/>
              </w:rPr>
            </w:pPr>
            <w:r w:rsidRPr="009D0815">
              <w:rPr>
                <w:rFonts w:ascii="Arial" w:hAnsi="Arial" w:cs="Arial"/>
                <w:sz w:val="20"/>
                <w:lang w:val="en-US"/>
                <w:rPrChange w:id="12649" w:author="Александр" w:date="2020-04-13T08:45:00Z">
                  <w:rPr>
                    <w:rFonts w:ascii="Arial" w:hAnsi="Arial" w:cs="Arial"/>
                    <w:sz w:val="20"/>
                    <w:highlight w:val="yellow"/>
                    <w:lang w:val="en-US"/>
                  </w:rPr>
                </w:rPrChange>
              </w:rPr>
              <w:t>-</w:t>
            </w:r>
          </w:p>
        </w:tc>
        <w:tc>
          <w:tcPr>
            <w:tcW w:w="418" w:type="pct"/>
          </w:tcPr>
          <w:p w14:paraId="1723F6FC" w14:textId="776E4F1F" w:rsidR="000D6F52" w:rsidRPr="00041CFE" w:rsidRDefault="000D6F52" w:rsidP="000D6F52">
            <w:pPr>
              <w:jc w:val="center"/>
              <w:rPr>
                <w:rFonts w:ascii="Arial" w:hAnsi="Arial" w:cs="Arial"/>
                <w:sz w:val="20"/>
                <w:szCs w:val="20"/>
              </w:rPr>
            </w:pPr>
            <w:r w:rsidRPr="009D0815">
              <w:rPr>
                <w:rFonts w:ascii="Arial" w:hAnsi="Arial" w:cs="Arial"/>
                <w:sz w:val="20"/>
                <w:rPrChange w:id="12650" w:author="Александр" w:date="2020-04-13T08:45:00Z">
                  <w:rPr>
                    <w:rFonts w:ascii="Arial" w:hAnsi="Arial" w:cs="Arial"/>
                    <w:sz w:val="20"/>
                    <w:highlight w:val="yellow"/>
                  </w:rPr>
                </w:rPrChange>
              </w:rPr>
              <w:t>-</w:t>
            </w:r>
          </w:p>
        </w:tc>
        <w:tc>
          <w:tcPr>
            <w:tcW w:w="317" w:type="pct"/>
          </w:tcPr>
          <w:p w14:paraId="59C6F218" w14:textId="374AAFAA" w:rsidR="000D6F52" w:rsidRPr="00041CFE" w:rsidRDefault="000D6F52" w:rsidP="000D6F52">
            <w:pPr>
              <w:jc w:val="center"/>
              <w:rPr>
                <w:rFonts w:ascii="Arial" w:hAnsi="Arial" w:cs="Arial"/>
                <w:sz w:val="20"/>
                <w:szCs w:val="20"/>
                <w:lang w:val="en-US"/>
              </w:rPr>
            </w:pPr>
            <w:r w:rsidRPr="009D0815">
              <w:rPr>
                <w:rFonts w:ascii="Arial" w:hAnsi="Arial" w:cs="Arial"/>
                <w:sz w:val="20"/>
                <w:lang w:val="en-US"/>
                <w:rPrChange w:id="12651" w:author="Александр" w:date="2020-04-13T08:45:00Z">
                  <w:rPr>
                    <w:rFonts w:ascii="Arial" w:hAnsi="Arial" w:cs="Arial"/>
                    <w:sz w:val="20"/>
                    <w:highlight w:val="yellow"/>
                    <w:lang w:val="en-US"/>
                  </w:rPr>
                </w:rPrChange>
              </w:rPr>
              <w:t>SAP</w:t>
            </w:r>
          </w:p>
        </w:tc>
      </w:tr>
      <w:tr w:rsidR="000D6F52" w:rsidRPr="0086487D" w14:paraId="4D50D0D4" w14:textId="77777777" w:rsidTr="000D6F52">
        <w:trPr>
          <w:cantSplit/>
          <w:jc w:val="center"/>
        </w:trPr>
        <w:tc>
          <w:tcPr>
            <w:tcW w:w="166" w:type="pct"/>
          </w:tcPr>
          <w:p w14:paraId="276C30E7" w14:textId="1D271714" w:rsidR="000D6F52" w:rsidRPr="000E3C42" w:rsidRDefault="00BF5BF7" w:rsidP="000D6F52">
            <w:pPr>
              <w:rPr>
                <w:rFonts w:ascii="Arial" w:hAnsi="Arial" w:cs="Arial"/>
                <w:sz w:val="20"/>
                <w:szCs w:val="20"/>
              </w:rPr>
            </w:pPr>
            <w:r>
              <w:rPr>
                <w:rFonts w:ascii="Arial" w:hAnsi="Arial" w:cs="Arial"/>
                <w:sz w:val="20"/>
                <w:szCs w:val="20"/>
              </w:rPr>
              <w:t>14.</w:t>
            </w:r>
          </w:p>
        </w:tc>
        <w:tc>
          <w:tcPr>
            <w:tcW w:w="468" w:type="pct"/>
          </w:tcPr>
          <w:p w14:paraId="7C9CE0B6" w14:textId="1ADDEFFC" w:rsidR="000D6F52" w:rsidRPr="009D0815" w:rsidRDefault="000D6F52" w:rsidP="000D6F52">
            <w:pPr>
              <w:jc w:val="left"/>
              <w:rPr>
                <w:rFonts w:ascii="Arial" w:hAnsi="Arial" w:cs="Arial"/>
                <w:sz w:val="20"/>
                <w:szCs w:val="20"/>
                <w:rPrChange w:id="12652" w:author="Александр" w:date="2020-04-13T08:45:00Z">
                  <w:rPr>
                    <w:rFonts w:ascii="Arial" w:hAnsi="Arial" w:cs="Arial"/>
                    <w:sz w:val="20"/>
                    <w:szCs w:val="20"/>
                    <w:highlight w:val="yellow"/>
                  </w:rPr>
                </w:rPrChange>
              </w:rPr>
            </w:pPr>
            <w:r w:rsidRPr="009D0815">
              <w:rPr>
                <w:rFonts w:ascii="Arial" w:hAnsi="Arial" w:cs="Arial"/>
                <w:sz w:val="20"/>
                <w:szCs w:val="20"/>
                <w:rPrChange w:id="12653"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29659B4F" w14:textId="78906A67" w:rsidR="000D6F52" w:rsidRPr="009D0815" w:rsidRDefault="000D6F52" w:rsidP="000D6F52">
            <w:pPr>
              <w:jc w:val="left"/>
              <w:rPr>
                <w:rFonts w:ascii="Arial" w:hAnsi="Arial" w:cs="Arial"/>
                <w:sz w:val="20"/>
                <w:rPrChange w:id="12654" w:author="Александр" w:date="2020-04-13T08:45:00Z">
                  <w:rPr>
                    <w:rFonts w:ascii="Arial" w:hAnsi="Arial" w:cs="Arial"/>
                    <w:sz w:val="20"/>
                    <w:highlight w:val="yellow"/>
                  </w:rPr>
                </w:rPrChange>
              </w:rPr>
            </w:pPr>
            <w:r w:rsidRPr="009D0815">
              <w:rPr>
                <w:rFonts w:ascii="Arial" w:hAnsi="Arial" w:cs="Arial"/>
                <w:sz w:val="20"/>
                <w:rPrChange w:id="12655" w:author="Александр" w:date="2020-04-13T08:45:00Z">
                  <w:rPr>
                    <w:rFonts w:ascii="Arial" w:hAnsi="Arial" w:cs="Arial"/>
                    <w:sz w:val="20"/>
                    <w:highlight w:val="yellow"/>
                  </w:rPr>
                </w:rPrChange>
              </w:rPr>
              <w:t>Отзыв только после выполнения</w:t>
            </w:r>
          </w:p>
        </w:tc>
        <w:tc>
          <w:tcPr>
            <w:tcW w:w="736" w:type="pct"/>
          </w:tcPr>
          <w:p w14:paraId="3A03DC79" w14:textId="25890346" w:rsidR="000D6F52" w:rsidRPr="009D0815" w:rsidRDefault="000D6F52" w:rsidP="000D6F52">
            <w:pPr>
              <w:jc w:val="left"/>
              <w:rPr>
                <w:rFonts w:ascii="Arial" w:hAnsi="Arial" w:cs="Arial"/>
                <w:sz w:val="20"/>
                <w:rPrChange w:id="12656" w:author="Александр" w:date="2020-04-13T08:45:00Z">
                  <w:rPr>
                    <w:rFonts w:ascii="Arial" w:hAnsi="Arial" w:cs="Arial"/>
                    <w:sz w:val="20"/>
                    <w:highlight w:val="yellow"/>
                  </w:rPr>
                </w:rPrChange>
              </w:rPr>
            </w:pPr>
            <w:r w:rsidRPr="009D0815">
              <w:rPr>
                <w:rFonts w:ascii="Arial" w:hAnsi="Arial" w:cs="Arial"/>
                <w:sz w:val="20"/>
                <w:rPrChange w:id="12657" w:author="Александр" w:date="2020-04-13T08:45:00Z">
                  <w:rPr>
                    <w:rFonts w:ascii="Arial" w:hAnsi="Arial" w:cs="Arial"/>
                    <w:sz w:val="20"/>
                    <w:highlight w:val="yellow"/>
                  </w:rPr>
                </w:rPrChange>
              </w:rPr>
              <w:t>Создавать новые объекты отзыва только после выполнения предшествующего отзыва</w:t>
            </w:r>
          </w:p>
        </w:tc>
        <w:tc>
          <w:tcPr>
            <w:tcW w:w="295" w:type="pct"/>
          </w:tcPr>
          <w:p w14:paraId="412DDF54" w14:textId="5AA40BA5" w:rsidR="000D6F52" w:rsidRPr="009D0815" w:rsidRDefault="000D6F52" w:rsidP="000D6F52">
            <w:pPr>
              <w:jc w:val="center"/>
              <w:rPr>
                <w:rFonts w:ascii="Arial" w:hAnsi="Arial" w:cs="Arial"/>
                <w:sz w:val="20"/>
                <w:lang w:val="en-US"/>
                <w:rPrChange w:id="12658" w:author="Александр" w:date="2020-04-13T08:45:00Z">
                  <w:rPr>
                    <w:rFonts w:ascii="Arial" w:hAnsi="Arial" w:cs="Arial"/>
                    <w:sz w:val="20"/>
                    <w:highlight w:val="yellow"/>
                    <w:lang w:val="en-US"/>
                  </w:rPr>
                </w:rPrChange>
              </w:rPr>
            </w:pPr>
            <w:r w:rsidRPr="009D0815">
              <w:rPr>
                <w:rFonts w:ascii="Arial" w:hAnsi="Arial" w:cs="Arial"/>
                <w:sz w:val="20"/>
                <w:lang w:val="en-US"/>
                <w:rPrChange w:id="12659" w:author="Александр" w:date="2020-04-13T08:45:00Z">
                  <w:rPr>
                    <w:rFonts w:ascii="Arial" w:hAnsi="Arial" w:cs="Arial"/>
                    <w:sz w:val="20"/>
                    <w:highlight w:val="yellow"/>
                    <w:lang w:val="en-US"/>
                  </w:rPr>
                </w:rPrChange>
              </w:rPr>
              <w:t>CHAR, 1</w:t>
            </w:r>
          </w:p>
        </w:tc>
        <w:tc>
          <w:tcPr>
            <w:tcW w:w="502" w:type="pct"/>
          </w:tcPr>
          <w:p w14:paraId="17DD7D66" w14:textId="7EED1463" w:rsidR="000D6F52" w:rsidRPr="009D0815" w:rsidRDefault="000D6F52" w:rsidP="000D6F52">
            <w:pPr>
              <w:jc w:val="center"/>
              <w:rPr>
                <w:rFonts w:ascii="Arial" w:hAnsi="Arial" w:cs="Arial"/>
                <w:sz w:val="20"/>
                <w:szCs w:val="20"/>
                <w:lang w:val="en-US"/>
                <w:rPrChange w:id="12660"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661" w:author="Александр" w:date="2020-04-13T08:45:00Z">
                  <w:rPr>
                    <w:rFonts w:ascii="Arial" w:hAnsi="Arial" w:cs="Arial"/>
                    <w:sz w:val="20"/>
                    <w:szCs w:val="20"/>
                    <w:highlight w:val="yellow"/>
                    <w:lang w:val="en-US"/>
                  </w:rPr>
                </w:rPrChange>
              </w:rPr>
              <w:t>MPLA</w:t>
            </w:r>
            <w:r w:rsidRPr="009D0815">
              <w:rPr>
                <w:rFonts w:ascii="Arial" w:hAnsi="Arial" w:cs="Arial"/>
                <w:sz w:val="20"/>
                <w:lang w:val="en-US"/>
                <w:rPrChange w:id="12662" w:author="Александр" w:date="2020-04-13T08:45:00Z">
                  <w:rPr>
                    <w:rFonts w:ascii="Arial" w:hAnsi="Arial" w:cs="Arial"/>
                    <w:sz w:val="20"/>
                    <w:highlight w:val="yellow"/>
                    <w:lang w:val="en-US"/>
                  </w:rPr>
                </w:rPrChange>
              </w:rPr>
              <w:t xml:space="preserve"> -</w:t>
            </w:r>
            <w:r w:rsidRPr="00041CFE">
              <w:t xml:space="preserve"> </w:t>
            </w:r>
            <w:r w:rsidRPr="009D0815">
              <w:rPr>
                <w:rFonts w:ascii="Arial" w:hAnsi="Arial" w:cs="Arial"/>
                <w:sz w:val="20"/>
                <w:rPrChange w:id="12663" w:author="Александр" w:date="2020-04-13T08:45:00Z">
                  <w:rPr>
                    <w:rFonts w:ascii="Arial" w:hAnsi="Arial" w:cs="Arial"/>
                    <w:sz w:val="20"/>
                    <w:highlight w:val="yellow"/>
                  </w:rPr>
                </w:rPrChange>
              </w:rPr>
              <w:t>CALL_CONFIRM</w:t>
            </w:r>
          </w:p>
        </w:tc>
        <w:tc>
          <w:tcPr>
            <w:tcW w:w="557" w:type="pct"/>
          </w:tcPr>
          <w:p w14:paraId="27206A67" w14:textId="3FD15FC4" w:rsidR="000D6F52" w:rsidRPr="009D0815" w:rsidRDefault="000D6F52" w:rsidP="000D6F52">
            <w:pPr>
              <w:jc w:val="center"/>
              <w:rPr>
                <w:rFonts w:ascii="Arial" w:hAnsi="Arial" w:cs="Arial"/>
                <w:sz w:val="20"/>
                <w:rPrChange w:id="12664" w:author="Александр" w:date="2020-04-13T08:45:00Z">
                  <w:rPr>
                    <w:rFonts w:ascii="Arial" w:hAnsi="Arial" w:cs="Arial"/>
                    <w:sz w:val="20"/>
                    <w:highlight w:val="yellow"/>
                  </w:rPr>
                </w:rPrChange>
              </w:rPr>
            </w:pPr>
            <w:r w:rsidRPr="009D0815">
              <w:rPr>
                <w:rFonts w:ascii="Arial" w:hAnsi="Arial" w:cs="Arial"/>
                <w:sz w:val="20"/>
                <w:rPrChange w:id="12665" w:author="Александр" w:date="2020-04-13T08:45:00Z">
                  <w:rPr>
                    <w:rFonts w:ascii="Arial" w:hAnsi="Arial" w:cs="Arial"/>
                    <w:sz w:val="20"/>
                    <w:highlight w:val="yellow"/>
                  </w:rPr>
                </w:rPrChange>
              </w:rPr>
              <w:t>-</w:t>
            </w:r>
          </w:p>
        </w:tc>
        <w:tc>
          <w:tcPr>
            <w:tcW w:w="551" w:type="pct"/>
          </w:tcPr>
          <w:p w14:paraId="219EBBAD" w14:textId="5E53C7E1" w:rsidR="000D6F52" w:rsidRPr="009D0815" w:rsidRDefault="000D6F52" w:rsidP="000D6F52">
            <w:pPr>
              <w:jc w:val="center"/>
              <w:rPr>
                <w:rFonts w:ascii="Arial" w:hAnsi="Arial" w:cs="Arial"/>
                <w:sz w:val="20"/>
                <w:rPrChange w:id="12666" w:author="Александр" w:date="2020-04-13T08:45:00Z">
                  <w:rPr>
                    <w:rFonts w:ascii="Arial" w:hAnsi="Arial" w:cs="Arial"/>
                    <w:sz w:val="20"/>
                    <w:highlight w:val="yellow"/>
                  </w:rPr>
                </w:rPrChange>
              </w:rPr>
            </w:pPr>
            <w:r w:rsidRPr="009D0815">
              <w:rPr>
                <w:rFonts w:ascii="Arial" w:hAnsi="Arial" w:cs="Arial"/>
                <w:sz w:val="20"/>
                <w:rPrChange w:id="12667" w:author="Александр" w:date="2020-04-13T08:45:00Z">
                  <w:rPr>
                    <w:rFonts w:ascii="Arial" w:hAnsi="Arial" w:cs="Arial"/>
                    <w:sz w:val="20"/>
                    <w:highlight w:val="yellow"/>
                  </w:rPr>
                </w:rPrChange>
              </w:rPr>
              <w:t>-</w:t>
            </w:r>
          </w:p>
        </w:tc>
        <w:tc>
          <w:tcPr>
            <w:tcW w:w="353" w:type="pct"/>
          </w:tcPr>
          <w:p w14:paraId="61928F8C" w14:textId="4F27EF3C" w:rsidR="000D6F52" w:rsidRPr="009D0815" w:rsidRDefault="000D6F52" w:rsidP="000D6F52">
            <w:pPr>
              <w:jc w:val="center"/>
              <w:rPr>
                <w:rFonts w:ascii="Arial" w:hAnsi="Arial" w:cs="Arial"/>
                <w:sz w:val="20"/>
                <w:lang w:val="en-US"/>
                <w:rPrChange w:id="12668" w:author="Александр" w:date="2020-04-13T08:45:00Z">
                  <w:rPr>
                    <w:rFonts w:ascii="Arial" w:hAnsi="Arial" w:cs="Arial"/>
                    <w:sz w:val="20"/>
                    <w:highlight w:val="yellow"/>
                    <w:lang w:val="en-US"/>
                  </w:rPr>
                </w:rPrChange>
              </w:rPr>
            </w:pPr>
            <w:r w:rsidRPr="009D0815">
              <w:rPr>
                <w:rFonts w:ascii="Arial" w:hAnsi="Arial" w:cs="Arial"/>
                <w:sz w:val="20"/>
                <w:lang w:val="en-US"/>
                <w:rPrChange w:id="12669" w:author="Александр" w:date="2020-04-13T08:45:00Z">
                  <w:rPr>
                    <w:rFonts w:ascii="Arial" w:hAnsi="Arial" w:cs="Arial"/>
                    <w:sz w:val="20"/>
                    <w:highlight w:val="yellow"/>
                    <w:lang w:val="en-US"/>
                  </w:rPr>
                </w:rPrChange>
              </w:rPr>
              <w:t>-</w:t>
            </w:r>
          </w:p>
        </w:tc>
        <w:tc>
          <w:tcPr>
            <w:tcW w:w="418" w:type="pct"/>
          </w:tcPr>
          <w:p w14:paraId="4E99D470" w14:textId="4A11AB3C" w:rsidR="000D6F52" w:rsidRPr="009D0815" w:rsidRDefault="000D6F52" w:rsidP="000D6F52">
            <w:pPr>
              <w:jc w:val="center"/>
              <w:rPr>
                <w:rFonts w:ascii="Arial" w:hAnsi="Arial" w:cs="Arial"/>
                <w:sz w:val="20"/>
                <w:rPrChange w:id="12670" w:author="Александр" w:date="2020-04-13T08:45:00Z">
                  <w:rPr>
                    <w:rFonts w:ascii="Arial" w:hAnsi="Arial" w:cs="Arial"/>
                    <w:sz w:val="20"/>
                    <w:highlight w:val="yellow"/>
                  </w:rPr>
                </w:rPrChange>
              </w:rPr>
            </w:pPr>
            <w:r w:rsidRPr="009D0815">
              <w:rPr>
                <w:rFonts w:ascii="Arial" w:hAnsi="Arial" w:cs="Arial"/>
                <w:sz w:val="20"/>
                <w:rPrChange w:id="12671" w:author="Александр" w:date="2020-04-13T08:45:00Z">
                  <w:rPr>
                    <w:rFonts w:ascii="Arial" w:hAnsi="Arial" w:cs="Arial"/>
                    <w:sz w:val="20"/>
                    <w:highlight w:val="yellow"/>
                  </w:rPr>
                </w:rPrChange>
              </w:rPr>
              <w:t>-</w:t>
            </w:r>
          </w:p>
        </w:tc>
        <w:tc>
          <w:tcPr>
            <w:tcW w:w="317" w:type="pct"/>
          </w:tcPr>
          <w:p w14:paraId="7E7799B6" w14:textId="22E2FFDB" w:rsidR="000D6F52" w:rsidRPr="009D0815" w:rsidRDefault="000D6F52" w:rsidP="000D6F52">
            <w:pPr>
              <w:jc w:val="center"/>
              <w:rPr>
                <w:rFonts w:ascii="Arial" w:hAnsi="Arial" w:cs="Arial"/>
                <w:sz w:val="20"/>
                <w:lang w:val="en-US"/>
                <w:rPrChange w:id="12672" w:author="Александр" w:date="2020-04-13T08:45:00Z">
                  <w:rPr>
                    <w:rFonts w:ascii="Arial" w:hAnsi="Arial" w:cs="Arial"/>
                    <w:sz w:val="20"/>
                    <w:highlight w:val="yellow"/>
                    <w:lang w:val="en-US"/>
                  </w:rPr>
                </w:rPrChange>
              </w:rPr>
            </w:pPr>
            <w:r w:rsidRPr="009D0815">
              <w:rPr>
                <w:rFonts w:ascii="Arial" w:hAnsi="Arial" w:cs="Arial"/>
                <w:sz w:val="20"/>
                <w:lang w:val="en-US"/>
                <w:rPrChange w:id="12673" w:author="Александр" w:date="2020-04-13T08:45:00Z">
                  <w:rPr>
                    <w:rFonts w:ascii="Arial" w:hAnsi="Arial" w:cs="Arial"/>
                    <w:sz w:val="20"/>
                    <w:highlight w:val="yellow"/>
                    <w:lang w:val="en-US"/>
                  </w:rPr>
                </w:rPrChange>
              </w:rPr>
              <w:t>SAP</w:t>
            </w:r>
          </w:p>
        </w:tc>
      </w:tr>
      <w:tr w:rsidR="00520268" w:rsidRPr="0086487D" w14:paraId="10768587" w14:textId="77777777" w:rsidTr="000D6F52">
        <w:trPr>
          <w:cantSplit/>
          <w:jc w:val="center"/>
        </w:trPr>
        <w:tc>
          <w:tcPr>
            <w:tcW w:w="166" w:type="pct"/>
          </w:tcPr>
          <w:p w14:paraId="677869D2" w14:textId="7117896E" w:rsidR="00520268" w:rsidRDefault="00073455" w:rsidP="00520268">
            <w:pPr>
              <w:rPr>
                <w:rFonts w:ascii="Arial" w:hAnsi="Arial" w:cs="Arial"/>
                <w:sz w:val="20"/>
                <w:szCs w:val="20"/>
              </w:rPr>
            </w:pPr>
            <w:r>
              <w:rPr>
                <w:rFonts w:ascii="Arial" w:hAnsi="Arial" w:cs="Arial"/>
                <w:sz w:val="20"/>
                <w:szCs w:val="20"/>
              </w:rPr>
              <w:lastRenderedPageBreak/>
              <w:t>15.</w:t>
            </w:r>
          </w:p>
        </w:tc>
        <w:tc>
          <w:tcPr>
            <w:tcW w:w="468" w:type="pct"/>
          </w:tcPr>
          <w:p w14:paraId="11807C27" w14:textId="1CA8F30A" w:rsidR="00520268" w:rsidRPr="009D0815" w:rsidRDefault="00520268" w:rsidP="00520268">
            <w:pPr>
              <w:jc w:val="left"/>
              <w:rPr>
                <w:rFonts w:ascii="Arial" w:hAnsi="Arial" w:cs="Arial"/>
                <w:sz w:val="20"/>
                <w:szCs w:val="20"/>
                <w:rPrChange w:id="12674" w:author="Александр" w:date="2020-04-13T08:45:00Z">
                  <w:rPr>
                    <w:rFonts w:ascii="Arial" w:hAnsi="Arial" w:cs="Arial"/>
                    <w:sz w:val="20"/>
                    <w:szCs w:val="20"/>
                    <w:highlight w:val="yellow"/>
                  </w:rPr>
                </w:rPrChange>
              </w:rPr>
            </w:pPr>
            <w:r w:rsidRPr="009D0815">
              <w:rPr>
                <w:rFonts w:ascii="Arial" w:hAnsi="Arial" w:cs="Arial"/>
                <w:sz w:val="20"/>
                <w:szCs w:val="20"/>
                <w:rPrChange w:id="12675"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09279600" w14:textId="2EC2FCD6" w:rsidR="00520268" w:rsidRPr="009D0815" w:rsidRDefault="00520268" w:rsidP="00520268">
            <w:pPr>
              <w:jc w:val="left"/>
              <w:rPr>
                <w:rFonts w:ascii="Arial" w:hAnsi="Arial" w:cs="Arial"/>
                <w:sz w:val="20"/>
                <w:rPrChange w:id="12676" w:author="Александр" w:date="2020-04-13T08:45:00Z">
                  <w:rPr>
                    <w:rFonts w:ascii="Arial" w:hAnsi="Arial" w:cs="Arial"/>
                    <w:sz w:val="20"/>
                    <w:highlight w:val="yellow"/>
                  </w:rPr>
                </w:rPrChange>
              </w:rPr>
            </w:pPr>
            <w:r w:rsidRPr="009D0815">
              <w:rPr>
                <w:rFonts w:ascii="Arial" w:hAnsi="Arial" w:cs="Arial"/>
                <w:sz w:val="20"/>
                <w:szCs w:val="20"/>
                <w:rPrChange w:id="12677" w:author="Александр" w:date="2020-04-13T08:45:00Z">
                  <w:rPr>
                    <w:rFonts w:ascii="Arial" w:hAnsi="Arial" w:cs="Arial"/>
                    <w:sz w:val="20"/>
                    <w:szCs w:val="20"/>
                    <w:highlight w:val="yellow"/>
                  </w:rPr>
                </w:rPrChange>
              </w:rPr>
              <w:t>Начальные показания счетчика</w:t>
            </w:r>
          </w:p>
        </w:tc>
        <w:tc>
          <w:tcPr>
            <w:tcW w:w="736" w:type="pct"/>
          </w:tcPr>
          <w:p w14:paraId="4EB22975" w14:textId="57103EB1" w:rsidR="00520268" w:rsidRPr="009D0815" w:rsidRDefault="00520268" w:rsidP="00520268">
            <w:pPr>
              <w:jc w:val="left"/>
              <w:rPr>
                <w:rFonts w:ascii="Arial" w:hAnsi="Arial" w:cs="Arial"/>
                <w:sz w:val="20"/>
                <w:rPrChange w:id="12678" w:author="Александр" w:date="2020-04-13T08:45:00Z">
                  <w:rPr>
                    <w:rFonts w:ascii="Arial" w:hAnsi="Arial" w:cs="Arial"/>
                    <w:sz w:val="20"/>
                    <w:highlight w:val="yellow"/>
                  </w:rPr>
                </w:rPrChange>
              </w:rPr>
            </w:pPr>
            <w:r w:rsidRPr="009D0815">
              <w:rPr>
                <w:rFonts w:ascii="Arial" w:hAnsi="Arial" w:cs="Arial"/>
                <w:sz w:val="20"/>
                <w:szCs w:val="20"/>
                <w:rPrChange w:id="12679" w:author="Александр" w:date="2020-04-13T08:45:00Z">
                  <w:rPr>
                    <w:rFonts w:ascii="Arial" w:hAnsi="Arial" w:cs="Arial"/>
                    <w:sz w:val="20"/>
                    <w:szCs w:val="20"/>
                    <w:highlight w:val="yellow"/>
                  </w:rPr>
                </w:rPrChange>
              </w:rPr>
              <w:t>Показания счетчика, с которых начнется планирование</w:t>
            </w:r>
            <w:r w:rsidR="00C62A95" w:rsidRPr="009D0815">
              <w:rPr>
                <w:rFonts w:ascii="Arial" w:hAnsi="Arial" w:cs="Arial"/>
                <w:sz w:val="20"/>
                <w:szCs w:val="20"/>
                <w:rPrChange w:id="12680" w:author="Александр" w:date="2020-04-13T08:45:00Z">
                  <w:rPr>
                    <w:rFonts w:ascii="Arial" w:hAnsi="Arial" w:cs="Arial"/>
                    <w:sz w:val="20"/>
                    <w:szCs w:val="20"/>
                    <w:highlight w:val="yellow"/>
                  </w:rPr>
                </w:rPrChange>
              </w:rPr>
              <w:t xml:space="preserve"> предупредительных работ</w:t>
            </w:r>
          </w:p>
        </w:tc>
        <w:tc>
          <w:tcPr>
            <w:tcW w:w="295" w:type="pct"/>
          </w:tcPr>
          <w:p w14:paraId="23ED54D5" w14:textId="15E16457" w:rsidR="00520268" w:rsidRPr="009D0815" w:rsidRDefault="00C62A95" w:rsidP="00520268">
            <w:pPr>
              <w:jc w:val="center"/>
              <w:rPr>
                <w:rFonts w:ascii="Arial" w:hAnsi="Arial" w:cs="Arial"/>
                <w:sz w:val="20"/>
                <w:lang w:val="en-US"/>
                <w:rPrChange w:id="12681" w:author="Александр" w:date="2020-04-13T08:45:00Z">
                  <w:rPr>
                    <w:rFonts w:ascii="Arial" w:hAnsi="Arial" w:cs="Arial"/>
                    <w:sz w:val="20"/>
                    <w:highlight w:val="yellow"/>
                    <w:lang w:val="en-US"/>
                  </w:rPr>
                </w:rPrChange>
              </w:rPr>
            </w:pPr>
            <w:r w:rsidRPr="009D0815">
              <w:rPr>
                <w:rFonts w:ascii="Arial" w:hAnsi="Arial" w:cs="Arial"/>
                <w:sz w:val="20"/>
                <w:lang w:val="en-US"/>
                <w:rPrChange w:id="12682" w:author="Александр" w:date="2020-04-13T08:45:00Z">
                  <w:rPr>
                    <w:rFonts w:ascii="Arial" w:hAnsi="Arial" w:cs="Arial"/>
                    <w:sz w:val="20"/>
                    <w:highlight w:val="yellow"/>
                    <w:lang w:val="en-US"/>
                  </w:rPr>
                </w:rPrChange>
              </w:rPr>
              <w:t>CHAR, 22</w:t>
            </w:r>
          </w:p>
        </w:tc>
        <w:tc>
          <w:tcPr>
            <w:tcW w:w="502" w:type="pct"/>
          </w:tcPr>
          <w:p w14:paraId="62DC355C" w14:textId="0CC37290" w:rsidR="00520268" w:rsidRPr="009D0815" w:rsidRDefault="00520268" w:rsidP="00520268">
            <w:pPr>
              <w:jc w:val="center"/>
              <w:rPr>
                <w:rFonts w:ascii="Arial" w:hAnsi="Arial" w:cs="Arial"/>
                <w:sz w:val="20"/>
                <w:szCs w:val="20"/>
                <w:lang w:val="en-US"/>
                <w:rPrChange w:id="12683"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684" w:author="Александр" w:date="2020-04-13T08:45:00Z">
                  <w:rPr>
                    <w:rFonts w:ascii="Arial" w:hAnsi="Arial" w:cs="Arial"/>
                    <w:sz w:val="20"/>
                    <w:szCs w:val="20"/>
                    <w:highlight w:val="yellow"/>
                    <w:lang w:val="en-US"/>
                  </w:rPr>
                </w:rPrChange>
              </w:rPr>
              <w:t>MPLA-</w:t>
            </w:r>
            <w:r w:rsidR="00C62A95" w:rsidRPr="009D0815">
              <w:rPr>
                <w:rFonts w:ascii="Arial" w:hAnsi="Arial" w:cs="Arial"/>
                <w:sz w:val="20"/>
                <w:szCs w:val="20"/>
                <w:lang w:val="en-US"/>
                <w:rPrChange w:id="12685" w:author="Александр" w:date="2020-04-13T08:45:00Z">
                  <w:rPr>
                    <w:rFonts w:ascii="Arial" w:hAnsi="Arial" w:cs="Arial"/>
                    <w:sz w:val="20"/>
                    <w:szCs w:val="20"/>
                    <w:highlight w:val="yellow"/>
                    <w:lang w:val="en-US"/>
                  </w:rPr>
                </w:rPrChange>
              </w:rPr>
              <w:t>SZAEH</w:t>
            </w:r>
          </w:p>
        </w:tc>
        <w:tc>
          <w:tcPr>
            <w:tcW w:w="557" w:type="pct"/>
          </w:tcPr>
          <w:p w14:paraId="34F7FD4A" w14:textId="64B0A205" w:rsidR="00520268" w:rsidRPr="009D0815" w:rsidRDefault="00520268" w:rsidP="00520268">
            <w:pPr>
              <w:jc w:val="center"/>
              <w:rPr>
                <w:rFonts w:ascii="Arial" w:hAnsi="Arial" w:cs="Arial"/>
                <w:sz w:val="20"/>
                <w:rPrChange w:id="12686" w:author="Александр" w:date="2020-04-13T08:45:00Z">
                  <w:rPr>
                    <w:rFonts w:ascii="Arial" w:hAnsi="Arial" w:cs="Arial"/>
                    <w:sz w:val="20"/>
                    <w:highlight w:val="yellow"/>
                  </w:rPr>
                </w:rPrChange>
              </w:rPr>
            </w:pPr>
            <w:r w:rsidRPr="009D0815">
              <w:rPr>
                <w:rFonts w:ascii="Arial" w:hAnsi="Arial" w:cs="Arial"/>
                <w:sz w:val="20"/>
                <w:szCs w:val="20"/>
                <w:rPrChange w:id="12687" w:author="Александр" w:date="2020-04-13T08:45:00Z">
                  <w:rPr>
                    <w:rFonts w:ascii="Arial" w:hAnsi="Arial" w:cs="Arial"/>
                    <w:sz w:val="20"/>
                    <w:szCs w:val="20"/>
                    <w:highlight w:val="yellow"/>
                  </w:rPr>
                </w:rPrChange>
              </w:rPr>
              <w:t>Х</w:t>
            </w:r>
          </w:p>
        </w:tc>
        <w:tc>
          <w:tcPr>
            <w:tcW w:w="551" w:type="pct"/>
          </w:tcPr>
          <w:p w14:paraId="28BCC4D2" w14:textId="75FE2767" w:rsidR="00520268" w:rsidRPr="009D0815" w:rsidRDefault="00520268" w:rsidP="00C62A95">
            <w:pPr>
              <w:jc w:val="center"/>
              <w:rPr>
                <w:rFonts w:ascii="Arial" w:hAnsi="Arial" w:cs="Arial"/>
                <w:sz w:val="20"/>
                <w:rPrChange w:id="12688" w:author="Александр" w:date="2020-04-13T08:45:00Z">
                  <w:rPr>
                    <w:rFonts w:ascii="Arial" w:hAnsi="Arial" w:cs="Arial"/>
                    <w:sz w:val="20"/>
                    <w:highlight w:val="yellow"/>
                  </w:rPr>
                </w:rPrChange>
              </w:rPr>
            </w:pPr>
            <w:r w:rsidRPr="009D0815">
              <w:rPr>
                <w:rFonts w:ascii="Arial" w:hAnsi="Arial" w:cs="Arial"/>
                <w:sz w:val="20"/>
                <w:szCs w:val="20"/>
                <w:rPrChange w:id="12689" w:author="Александр" w:date="2020-04-13T08:45:00Z">
                  <w:rPr>
                    <w:rFonts w:ascii="Arial" w:hAnsi="Arial" w:cs="Arial"/>
                    <w:sz w:val="20"/>
                    <w:szCs w:val="20"/>
                    <w:highlight w:val="yellow"/>
                  </w:rPr>
                </w:rPrChange>
              </w:rPr>
              <w:t xml:space="preserve">Для </w:t>
            </w:r>
            <w:r w:rsidR="00C62A95" w:rsidRPr="009D0815">
              <w:rPr>
                <w:rFonts w:ascii="Arial" w:hAnsi="Arial" w:cs="Arial"/>
                <w:sz w:val="20"/>
                <w:szCs w:val="20"/>
                <w:rPrChange w:id="12690" w:author="Александр" w:date="2020-04-13T08:45:00Z">
                  <w:rPr>
                    <w:rFonts w:ascii="Arial" w:hAnsi="Arial" w:cs="Arial"/>
                    <w:sz w:val="20"/>
                    <w:szCs w:val="20"/>
                    <w:highlight w:val="yellow"/>
                  </w:rPr>
                </w:rPrChange>
              </w:rPr>
              <w:t>планов по данным точек измерений</w:t>
            </w:r>
          </w:p>
        </w:tc>
        <w:tc>
          <w:tcPr>
            <w:tcW w:w="353" w:type="pct"/>
          </w:tcPr>
          <w:p w14:paraId="6CD763F5" w14:textId="48E4BC64" w:rsidR="00520268" w:rsidRPr="009D0815" w:rsidRDefault="00520268" w:rsidP="00520268">
            <w:pPr>
              <w:jc w:val="center"/>
              <w:rPr>
                <w:rFonts w:ascii="Arial" w:hAnsi="Arial" w:cs="Arial"/>
                <w:sz w:val="20"/>
                <w:lang w:val="en-US"/>
                <w:rPrChange w:id="12691" w:author="Александр" w:date="2020-04-13T08:45:00Z">
                  <w:rPr>
                    <w:rFonts w:ascii="Arial" w:hAnsi="Arial" w:cs="Arial"/>
                    <w:sz w:val="20"/>
                    <w:highlight w:val="yellow"/>
                    <w:lang w:val="en-US"/>
                  </w:rPr>
                </w:rPrChange>
              </w:rPr>
            </w:pPr>
            <w:r w:rsidRPr="009D0815">
              <w:rPr>
                <w:rFonts w:ascii="Arial" w:hAnsi="Arial" w:cs="Arial"/>
                <w:sz w:val="20"/>
                <w:szCs w:val="20"/>
                <w:rPrChange w:id="12692" w:author="Александр" w:date="2020-04-13T08:45:00Z">
                  <w:rPr>
                    <w:rFonts w:ascii="Arial" w:hAnsi="Arial" w:cs="Arial"/>
                    <w:sz w:val="20"/>
                    <w:szCs w:val="20"/>
                    <w:highlight w:val="yellow"/>
                  </w:rPr>
                </w:rPrChange>
              </w:rPr>
              <w:t>-</w:t>
            </w:r>
          </w:p>
        </w:tc>
        <w:tc>
          <w:tcPr>
            <w:tcW w:w="418" w:type="pct"/>
          </w:tcPr>
          <w:p w14:paraId="1E22ACA3" w14:textId="0A1C2BE9" w:rsidR="00520268" w:rsidRPr="009D0815" w:rsidRDefault="00520268" w:rsidP="00520268">
            <w:pPr>
              <w:jc w:val="center"/>
              <w:rPr>
                <w:rFonts w:ascii="Arial" w:hAnsi="Arial" w:cs="Arial"/>
                <w:sz w:val="20"/>
                <w:rPrChange w:id="12693" w:author="Александр" w:date="2020-04-13T08:45:00Z">
                  <w:rPr>
                    <w:rFonts w:ascii="Arial" w:hAnsi="Arial" w:cs="Arial"/>
                    <w:sz w:val="20"/>
                    <w:highlight w:val="yellow"/>
                  </w:rPr>
                </w:rPrChange>
              </w:rPr>
            </w:pPr>
            <w:r w:rsidRPr="009D0815">
              <w:rPr>
                <w:rFonts w:ascii="Arial" w:hAnsi="Arial" w:cs="Arial"/>
                <w:sz w:val="20"/>
                <w:szCs w:val="20"/>
                <w:rPrChange w:id="12694" w:author="Александр" w:date="2020-04-13T08:45:00Z">
                  <w:rPr>
                    <w:rFonts w:ascii="Arial" w:hAnsi="Arial" w:cs="Arial"/>
                    <w:sz w:val="20"/>
                    <w:szCs w:val="20"/>
                    <w:highlight w:val="yellow"/>
                  </w:rPr>
                </w:rPrChange>
              </w:rPr>
              <w:t>-</w:t>
            </w:r>
          </w:p>
        </w:tc>
        <w:tc>
          <w:tcPr>
            <w:tcW w:w="317" w:type="pct"/>
          </w:tcPr>
          <w:p w14:paraId="33459BCB" w14:textId="75CD4C7A" w:rsidR="00520268" w:rsidRPr="009D0815" w:rsidRDefault="00520268" w:rsidP="00520268">
            <w:pPr>
              <w:jc w:val="center"/>
              <w:rPr>
                <w:rFonts w:ascii="Arial" w:hAnsi="Arial" w:cs="Arial"/>
                <w:sz w:val="20"/>
                <w:lang w:val="en-US"/>
                <w:rPrChange w:id="12695" w:author="Александр" w:date="2020-04-13T08:45:00Z">
                  <w:rPr>
                    <w:rFonts w:ascii="Arial" w:hAnsi="Arial" w:cs="Arial"/>
                    <w:sz w:val="20"/>
                    <w:highlight w:val="yellow"/>
                    <w:lang w:val="en-US"/>
                  </w:rPr>
                </w:rPrChange>
              </w:rPr>
            </w:pPr>
            <w:r w:rsidRPr="009D0815">
              <w:rPr>
                <w:rFonts w:ascii="Arial" w:hAnsi="Arial" w:cs="Arial"/>
                <w:sz w:val="20"/>
                <w:szCs w:val="20"/>
                <w:lang w:val="en-US"/>
                <w:rPrChange w:id="12696" w:author="Александр" w:date="2020-04-13T08:45:00Z">
                  <w:rPr>
                    <w:rFonts w:ascii="Arial" w:hAnsi="Arial" w:cs="Arial"/>
                    <w:sz w:val="20"/>
                    <w:szCs w:val="20"/>
                    <w:highlight w:val="yellow"/>
                    <w:lang w:val="en-US"/>
                  </w:rPr>
                </w:rPrChange>
              </w:rPr>
              <w:t>SAP</w:t>
            </w:r>
          </w:p>
        </w:tc>
      </w:tr>
      <w:tr w:rsidR="00C62A95" w:rsidRPr="0086487D" w14:paraId="20F68E12" w14:textId="77777777" w:rsidTr="000D6F52">
        <w:trPr>
          <w:cantSplit/>
          <w:jc w:val="center"/>
        </w:trPr>
        <w:tc>
          <w:tcPr>
            <w:tcW w:w="166" w:type="pct"/>
          </w:tcPr>
          <w:p w14:paraId="112704B1" w14:textId="2F003E78" w:rsidR="00C62A95" w:rsidRDefault="00073455" w:rsidP="00C62A95">
            <w:pPr>
              <w:rPr>
                <w:rFonts w:ascii="Arial" w:hAnsi="Arial" w:cs="Arial"/>
                <w:sz w:val="20"/>
                <w:szCs w:val="20"/>
              </w:rPr>
            </w:pPr>
            <w:r>
              <w:rPr>
                <w:rFonts w:ascii="Arial" w:hAnsi="Arial" w:cs="Arial"/>
                <w:sz w:val="20"/>
                <w:szCs w:val="20"/>
              </w:rPr>
              <w:t>16.</w:t>
            </w:r>
          </w:p>
        </w:tc>
        <w:tc>
          <w:tcPr>
            <w:tcW w:w="468" w:type="pct"/>
          </w:tcPr>
          <w:p w14:paraId="20EBC169" w14:textId="5DDAEAA7" w:rsidR="00C62A95" w:rsidRPr="009D0815" w:rsidRDefault="00C62A95" w:rsidP="00C62A95">
            <w:pPr>
              <w:jc w:val="left"/>
              <w:rPr>
                <w:rFonts w:ascii="Arial" w:hAnsi="Arial" w:cs="Arial"/>
                <w:sz w:val="20"/>
                <w:szCs w:val="20"/>
                <w:rPrChange w:id="12697" w:author="Александр" w:date="2020-04-13T08:45:00Z">
                  <w:rPr>
                    <w:rFonts w:ascii="Arial" w:hAnsi="Arial" w:cs="Arial"/>
                    <w:sz w:val="20"/>
                    <w:szCs w:val="20"/>
                    <w:highlight w:val="yellow"/>
                  </w:rPr>
                </w:rPrChange>
              </w:rPr>
            </w:pPr>
            <w:r w:rsidRPr="009D0815">
              <w:rPr>
                <w:rFonts w:ascii="Arial" w:hAnsi="Arial" w:cs="Arial"/>
                <w:sz w:val="20"/>
                <w:szCs w:val="20"/>
                <w:rPrChange w:id="12698" w:author="Александр" w:date="2020-04-13T08:45:00Z">
                  <w:rPr>
                    <w:rFonts w:ascii="Arial" w:hAnsi="Arial" w:cs="Arial"/>
                    <w:sz w:val="20"/>
                    <w:szCs w:val="20"/>
                    <w:highlight w:val="yellow"/>
                  </w:rPr>
                </w:rPrChange>
              </w:rPr>
              <w:t>Параметры календарного планирования Плана ТОРО</w:t>
            </w:r>
          </w:p>
        </w:tc>
        <w:tc>
          <w:tcPr>
            <w:tcW w:w="637" w:type="pct"/>
          </w:tcPr>
          <w:p w14:paraId="0F679B16" w14:textId="48A77E9B" w:rsidR="00C62A95" w:rsidRPr="009D0815" w:rsidRDefault="00C62A95" w:rsidP="00C62A95">
            <w:pPr>
              <w:jc w:val="left"/>
              <w:rPr>
                <w:rFonts w:ascii="Arial" w:hAnsi="Arial" w:cs="Arial"/>
                <w:sz w:val="20"/>
                <w:szCs w:val="20"/>
                <w:rPrChange w:id="12699" w:author="Александр" w:date="2020-04-13T08:45:00Z">
                  <w:rPr>
                    <w:rFonts w:ascii="Arial" w:hAnsi="Arial" w:cs="Arial"/>
                    <w:sz w:val="20"/>
                    <w:szCs w:val="20"/>
                    <w:highlight w:val="yellow"/>
                  </w:rPr>
                </w:rPrChange>
              </w:rPr>
            </w:pPr>
            <w:r w:rsidRPr="009D0815">
              <w:rPr>
                <w:rFonts w:ascii="Arial" w:hAnsi="Arial" w:cs="Arial"/>
                <w:sz w:val="20"/>
                <w:szCs w:val="20"/>
                <w:rPrChange w:id="12700" w:author="Александр" w:date="2020-04-13T08:45:00Z">
                  <w:rPr>
                    <w:rFonts w:ascii="Arial" w:hAnsi="Arial" w:cs="Arial"/>
                    <w:sz w:val="20"/>
                    <w:szCs w:val="20"/>
                    <w:highlight w:val="yellow"/>
                  </w:rPr>
                </w:rPrChange>
              </w:rPr>
              <w:t>Начальная дата</w:t>
            </w:r>
          </w:p>
        </w:tc>
        <w:tc>
          <w:tcPr>
            <w:tcW w:w="736" w:type="pct"/>
          </w:tcPr>
          <w:p w14:paraId="14B5487A" w14:textId="5262BDB2" w:rsidR="00C62A95" w:rsidRPr="009D0815" w:rsidRDefault="00C62A95" w:rsidP="00C62A95">
            <w:pPr>
              <w:jc w:val="left"/>
              <w:rPr>
                <w:rFonts w:ascii="Arial" w:hAnsi="Arial" w:cs="Arial"/>
                <w:sz w:val="20"/>
                <w:szCs w:val="20"/>
                <w:rPrChange w:id="12701" w:author="Александр" w:date="2020-04-13T08:45:00Z">
                  <w:rPr>
                    <w:rFonts w:ascii="Arial" w:hAnsi="Arial" w:cs="Arial"/>
                    <w:sz w:val="20"/>
                    <w:szCs w:val="20"/>
                    <w:highlight w:val="yellow"/>
                  </w:rPr>
                </w:rPrChange>
              </w:rPr>
            </w:pPr>
            <w:r w:rsidRPr="009D0815">
              <w:rPr>
                <w:rFonts w:ascii="Arial" w:hAnsi="Arial" w:cs="Arial"/>
                <w:sz w:val="20"/>
                <w:szCs w:val="20"/>
                <w:rPrChange w:id="12702" w:author="Александр" w:date="2020-04-13T08:45:00Z">
                  <w:rPr>
                    <w:rFonts w:ascii="Arial" w:hAnsi="Arial" w:cs="Arial"/>
                    <w:sz w:val="20"/>
                    <w:szCs w:val="20"/>
                    <w:highlight w:val="yellow"/>
                  </w:rPr>
                </w:rPrChange>
              </w:rPr>
              <w:t>Дата, с которой начнется планирование предупредительных работ</w:t>
            </w:r>
          </w:p>
        </w:tc>
        <w:tc>
          <w:tcPr>
            <w:tcW w:w="295" w:type="pct"/>
          </w:tcPr>
          <w:p w14:paraId="09AA2D9E" w14:textId="6D15829C" w:rsidR="00C62A95" w:rsidRPr="009D0815" w:rsidRDefault="00B5558F" w:rsidP="00C62A95">
            <w:pPr>
              <w:jc w:val="center"/>
              <w:rPr>
                <w:rFonts w:ascii="Arial" w:hAnsi="Arial" w:cs="Arial"/>
                <w:sz w:val="20"/>
                <w:lang w:val="en-US"/>
                <w:rPrChange w:id="12703" w:author="Александр" w:date="2020-04-13T08:45:00Z">
                  <w:rPr>
                    <w:rFonts w:ascii="Arial" w:hAnsi="Arial" w:cs="Arial"/>
                    <w:sz w:val="20"/>
                    <w:highlight w:val="yellow"/>
                    <w:lang w:val="en-US"/>
                  </w:rPr>
                </w:rPrChange>
              </w:rPr>
            </w:pPr>
            <w:r w:rsidRPr="009D0815">
              <w:rPr>
                <w:rFonts w:ascii="Arial" w:hAnsi="Arial" w:cs="Arial"/>
                <w:sz w:val="20"/>
                <w:lang w:val="en-US"/>
                <w:rPrChange w:id="12704" w:author="Александр" w:date="2020-04-13T08:45:00Z">
                  <w:rPr>
                    <w:rFonts w:ascii="Arial" w:hAnsi="Arial" w:cs="Arial"/>
                    <w:sz w:val="20"/>
                    <w:highlight w:val="yellow"/>
                    <w:lang w:val="en-US"/>
                  </w:rPr>
                </w:rPrChange>
              </w:rPr>
              <w:t>DATS, 8</w:t>
            </w:r>
          </w:p>
        </w:tc>
        <w:tc>
          <w:tcPr>
            <w:tcW w:w="502" w:type="pct"/>
          </w:tcPr>
          <w:p w14:paraId="60A4A9D6" w14:textId="03623355" w:rsidR="00C62A95" w:rsidRPr="009D0815" w:rsidRDefault="00C62A95" w:rsidP="00C62A95">
            <w:pPr>
              <w:jc w:val="center"/>
              <w:rPr>
                <w:rFonts w:ascii="Arial" w:hAnsi="Arial" w:cs="Arial"/>
                <w:sz w:val="20"/>
                <w:szCs w:val="20"/>
                <w:lang w:val="en-US"/>
                <w:rPrChange w:id="12705"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706" w:author="Александр" w:date="2020-04-13T08:45:00Z">
                  <w:rPr>
                    <w:rFonts w:ascii="Arial" w:hAnsi="Arial" w:cs="Arial"/>
                    <w:sz w:val="20"/>
                    <w:szCs w:val="20"/>
                    <w:highlight w:val="yellow"/>
                    <w:lang w:val="en-US"/>
                  </w:rPr>
                </w:rPrChange>
              </w:rPr>
              <w:t>MPLA-</w:t>
            </w:r>
            <w:r w:rsidR="00B5558F" w:rsidRPr="009D0815">
              <w:rPr>
                <w:rFonts w:ascii="Arial" w:hAnsi="Arial" w:cs="Arial"/>
                <w:sz w:val="20"/>
                <w:szCs w:val="20"/>
                <w:lang w:val="en-US"/>
                <w:rPrChange w:id="12707" w:author="Александр" w:date="2020-04-13T08:45:00Z">
                  <w:rPr>
                    <w:rFonts w:ascii="Arial" w:hAnsi="Arial" w:cs="Arial"/>
                    <w:sz w:val="20"/>
                    <w:szCs w:val="20"/>
                    <w:highlight w:val="yellow"/>
                    <w:lang w:val="en-US"/>
                  </w:rPr>
                </w:rPrChange>
              </w:rPr>
              <w:t>STADT</w:t>
            </w:r>
          </w:p>
        </w:tc>
        <w:tc>
          <w:tcPr>
            <w:tcW w:w="557" w:type="pct"/>
          </w:tcPr>
          <w:p w14:paraId="281473B9" w14:textId="282B0C37" w:rsidR="00C62A95" w:rsidRPr="009D0815" w:rsidRDefault="00C62A95" w:rsidP="00C62A95">
            <w:pPr>
              <w:jc w:val="center"/>
              <w:rPr>
                <w:rFonts w:ascii="Arial" w:hAnsi="Arial" w:cs="Arial"/>
                <w:sz w:val="20"/>
                <w:szCs w:val="20"/>
                <w:rPrChange w:id="12708" w:author="Александр" w:date="2020-04-13T08:45:00Z">
                  <w:rPr>
                    <w:rFonts w:ascii="Arial" w:hAnsi="Arial" w:cs="Arial"/>
                    <w:sz w:val="20"/>
                    <w:szCs w:val="20"/>
                    <w:highlight w:val="yellow"/>
                  </w:rPr>
                </w:rPrChange>
              </w:rPr>
            </w:pPr>
            <w:r w:rsidRPr="009D0815">
              <w:rPr>
                <w:rFonts w:ascii="Arial" w:hAnsi="Arial" w:cs="Arial"/>
                <w:sz w:val="20"/>
                <w:szCs w:val="20"/>
                <w:rPrChange w:id="12709" w:author="Александр" w:date="2020-04-13T08:45:00Z">
                  <w:rPr>
                    <w:rFonts w:ascii="Arial" w:hAnsi="Arial" w:cs="Arial"/>
                    <w:sz w:val="20"/>
                    <w:szCs w:val="20"/>
                    <w:highlight w:val="yellow"/>
                  </w:rPr>
                </w:rPrChange>
              </w:rPr>
              <w:t>Х</w:t>
            </w:r>
          </w:p>
        </w:tc>
        <w:tc>
          <w:tcPr>
            <w:tcW w:w="551" w:type="pct"/>
          </w:tcPr>
          <w:p w14:paraId="33A85926" w14:textId="609F6AD9" w:rsidR="00C62A95" w:rsidRPr="009D0815" w:rsidRDefault="00C62A95" w:rsidP="00B5558F">
            <w:pPr>
              <w:jc w:val="center"/>
              <w:rPr>
                <w:rFonts w:ascii="Arial" w:hAnsi="Arial" w:cs="Arial"/>
                <w:sz w:val="20"/>
                <w:szCs w:val="20"/>
                <w:rPrChange w:id="12710" w:author="Александр" w:date="2020-04-13T08:45:00Z">
                  <w:rPr>
                    <w:rFonts w:ascii="Arial" w:hAnsi="Arial" w:cs="Arial"/>
                    <w:sz w:val="20"/>
                    <w:szCs w:val="20"/>
                    <w:highlight w:val="yellow"/>
                  </w:rPr>
                </w:rPrChange>
              </w:rPr>
            </w:pPr>
            <w:r w:rsidRPr="009D0815">
              <w:rPr>
                <w:rFonts w:ascii="Arial" w:hAnsi="Arial" w:cs="Arial"/>
                <w:sz w:val="20"/>
                <w:szCs w:val="20"/>
                <w:rPrChange w:id="12711" w:author="Александр" w:date="2020-04-13T08:45:00Z">
                  <w:rPr>
                    <w:rFonts w:ascii="Arial" w:hAnsi="Arial" w:cs="Arial"/>
                    <w:sz w:val="20"/>
                    <w:szCs w:val="20"/>
                    <w:highlight w:val="yellow"/>
                  </w:rPr>
                </w:rPrChange>
              </w:rPr>
              <w:t xml:space="preserve">Для планов по </w:t>
            </w:r>
            <w:r w:rsidR="00B5558F" w:rsidRPr="009D0815">
              <w:rPr>
                <w:rFonts w:ascii="Arial" w:hAnsi="Arial" w:cs="Arial"/>
                <w:sz w:val="20"/>
                <w:szCs w:val="20"/>
                <w:rPrChange w:id="12712" w:author="Александр" w:date="2020-04-13T08:45:00Z">
                  <w:rPr>
                    <w:rFonts w:ascii="Arial" w:hAnsi="Arial" w:cs="Arial"/>
                    <w:sz w:val="20"/>
                    <w:szCs w:val="20"/>
                    <w:highlight w:val="yellow"/>
                  </w:rPr>
                </w:rPrChange>
              </w:rPr>
              <w:t>календарю</w:t>
            </w:r>
          </w:p>
        </w:tc>
        <w:tc>
          <w:tcPr>
            <w:tcW w:w="353" w:type="pct"/>
          </w:tcPr>
          <w:p w14:paraId="5C70D195" w14:textId="550B3D73" w:rsidR="00C62A95" w:rsidRPr="009D0815" w:rsidRDefault="00C62A95" w:rsidP="00C62A95">
            <w:pPr>
              <w:jc w:val="center"/>
              <w:rPr>
                <w:rFonts w:ascii="Arial" w:hAnsi="Arial" w:cs="Arial"/>
                <w:sz w:val="20"/>
                <w:szCs w:val="20"/>
                <w:rPrChange w:id="12713" w:author="Александр" w:date="2020-04-13T08:45:00Z">
                  <w:rPr>
                    <w:rFonts w:ascii="Arial" w:hAnsi="Arial" w:cs="Arial"/>
                    <w:sz w:val="20"/>
                    <w:szCs w:val="20"/>
                    <w:highlight w:val="yellow"/>
                  </w:rPr>
                </w:rPrChange>
              </w:rPr>
            </w:pPr>
            <w:r w:rsidRPr="009D0815">
              <w:rPr>
                <w:rFonts w:ascii="Arial" w:hAnsi="Arial" w:cs="Arial"/>
                <w:sz w:val="20"/>
                <w:szCs w:val="20"/>
                <w:rPrChange w:id="12714" w:author="Александр" w:date="2020-04-13T08:45:00Z">
                  <w:rPr>
                    <w:rFonts w:ascii="Arial" w:hAnsi="Arial" w:cs="Arial"/>
                    <w:sz w:val="20"/>
                    <w:szCs w:val="20"/>
                    <w:highlight w:val="yellow"/>
                  </w:rPr>
                </w:rPrChange>
              </w:rPr>
              <w:t>-</w:t>
            </w:r>
          </w:p>
        </w:tc>
        <w:tc>
          <w:tcPr>
            <w:tcW w:w="418" w:type="pct"/>
          </w:tcPr>
          <w:p w14:paraId="6F25259B" w14:textId="2B413C5F" w:rsidR="00C62A95" w:rsidRPr="009D0815" w:rsidRDefault="00C62A95" w:rsidP="00C62A95">
            <w:pPr>
              <w:jc w:val="center"/>
              <w:rPr>
                <w:rFonts w:ascii="Arial" w:hAnsi="Arial" w:cs="Arial"/>
                <w:sz w:val="20"/>
                <w:szCs w:val="20"/>
                <w:rPrChange w:id="12715" w:author="Александр" w:date="2020-04-13T08:45:00Z">
                  <w:rPr>
                    <w:rFonts w:ascii="Arial" w:hAnsi="Arial" w:cs="Arial"/>
                    <w:sz w:val="20"/>
                    <w:szCs w:val="20"/>
                    <w:highlight w:val="yellow"/>
                  </w:rPr>
                </w:rPrChange>
              </w:rPr>
            </w:pPr>
            <w:r w:rsidRPr="009D0815">
              <w:rPr>
                <w:rFonts w:ascii="Arial" w:hAnsi="Arial" w:cs="Arial"/>
                <w:sz w:val="20"/>
                <w:szCs w:val="20"/>
                <w:rPrChange w:id="12716" w:author="Александр" w:date="2020-04-13T08:45:00Z">
                  <w:rPr>
                    <w:rFonts w:ascii="Arial" w:hAnsi="Arial" w:cs="Arial"/>
                    <w:sz w:val="20"/>
                    <w:szCs w:val="20"/>
                    <w:highlight w:val="yellow"/>
                  </w:rPr>
                </w:rPrChange>
              </w:rPr>
              <w:t>-</w:t>
            </w:r>
          </w:p>
        </w:tc>
        <w:tc>
          <w:tcPr>
            <w:tcW w:w="317" w:type="pct"/>
          </w:tcPr>
          <w:p w14:paraId="7F209B66" w14:textId="00B5C8F4" w:rsidR="00C62A95" w:rsidRPr="009D0815" w:rsidRDefault="00C62A95" w:rsidP="00C62A95">
            <w:pPr>
              <w:jc w:val="center"/>
              <w:rPr>
                <w:rFonts w:ascii="Arial" w:hAnsi="Arial" w:cs="Arial"/>
                <w:sz w:val="20"/>
                <w:szCs w:val="20"/>
                <w:lang w:val="en-US"/>
                <w:rPrChange w:id="12717"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718" w:author="Александр" w:date="2020-04-13T08:45:00Z">
                  <w:rPr>
                    <w:rFonts w:ascii="Arial" w:hAnsi="Arial" w:cs="Arial"/>
                    <w:sz w:val="20"/>
                    <w:szCs w:val="20"/>
                    <w:highlight w:val="yellow"/>
                    <w:lang w:val="en-US"/>
                  </w:rPr>
                </w:rPrChange>
              </w:rPr>
              <w:t>SAP</w:t>
            </w:r>
          </w:p>
        </w:tc>
      </w:tr>
      <w:tr w:rsidR="00C62A95" w:rsidRPr="0086487D" w14:paraId="666C80B2" w14:textId="77777777" w:rsidTr="0097370D">
        <w:trPr>
          <w:cantSplit/>
          <w:trHeight w:val="2335"/>
          <w:jc w:val="center"/>
        </w:trPr>
        <w:tc>
          <w:tcPr>
            <w:tcW w:w="166" w:type="pct"/>
          </w:tcPr>
          <w:p w14:paraId="303B9B83" w14:textId="5B95B4A8" w:rsidR="00C62A95" w:rsidRPr="000E3C42" w:rsidRDefault="00C62A95" w:rsidP="00073455">
            <w:pPr>
              <w:rPr>
                <w:rFonts w:ascii="Arial" w:hAnsi="Arial" w:cs="Arial"/>
                <w:sz w:val="20"/>
                <w:szCs w:val="20"/>
              </w:rPr>
            </w:pPr>
            <w:r>
              <w:rPr>
                <w:rFonts w:ascii="Arial" w:hAnsi="Arial" w:cs="Arial"/>
                <w:sz w:val="20"/>
                <w:szCs w:val="20"/>
              </w:rPr>
              <w:t>1</w:t>
            </w:r>
            <w:r w:rsidR="00073455">
              <w:rPr>
                <w:rFonts w:ascii="Arial" w:hAnsi="Arial" w:cs="Arial"/>
                <w:sz w:val="20"/>
                <w:szCs w:val="20"/>
              </w:rPr>
              <w:t>7</w:t>
            </w:r>
            <w:r>
              <w:rPr>
                <w:rFonts w:ascii="Arial" w:hAnsi="Arial" w:cs="Arial"/>
                <w:sz w:val="20"/>
                <w:szCs w:val="20"/>
              </w:rPr>
              <w:t>.</w:t>
            </w:r>
          </w:p>
        </w:tc>
        <w:tc>
          <w:tcPr>
            <w:tcW w:w="468" w:type="pct"/>
          </w:tcPr>
          <w:p w14:paraId="79C9C9C0" w14:textId="6B920FDE" w:rsidR="00C62A95" w:rsidRPr="009D0815" w:rsidRDefault="00C62A95" w:rsidP="00C62A95">
            <w:pPr>
              <w:jc w:val="left"/>
              <w:rPr>
                <w:rFonts w:ascii="Arial" w:hAnsi="Arial" w:cs="Arial"/>
                <w:sz w:val="20"/>
                <w:szCs w:val="20"/>
                <w:rPrChange w:id="12719" w:author="Александр" w:date="2020-04-13T08:45:00Z">
                  <w:rPr>
                    <w:rFonts w:ascii="Arial" w:hAnsi="Arial" w:cs="Arial"/>
                    <w:sz w:val="20"/>
                    <w:szCs w:val="20"/>
                    <w:highlight w:val="yellow"/>
                  </w:rPr>
                </w:rPrChange>
              </w:rPr>
            </w:pPr>
            <w:r w:rsidRPr="009D0815">
              <w:rPr>
                <w:rFonts w:ascii="Arial" w:hAnsi="Arial" w:cs="Arial"/>
                <w:sz w:val="20"/>
                <w:szCs w:val="20"/>
                <w:rPrChange w:id="12720" w:author="Александр" w:date="2020-04-13T08:45:00Z">
                  <w:rPr>
                    <w:rFonts w:ascii="Arial" w:hAnsi="Arial" w:cs="Arial"/>
                    <w:sz w:val="20"/>
                    <w:szCs w:val="20"/>
                    <w:highlight w:val="yellow"/>
                  </w:rPr>
                </w:rPrChange>
              </w:rPr>
              <w:t>Дополнительные данные плана предупредительного ТОРО</w:t>
            </w:r>
          </w:p>
        </w:tc>
        <w:tc>
          <w:tcPr>
            <w:tcW w:w="637" w:type="pct"/>
          </w:tcPr>
          <w:p w14:paraId="4D4DD0CC" w14:textId="5D77AFD5" w:rsidR="00C62A95" w:rsidRPr="009D0815" w:rsidRDefault="00C62A95" w:rsidP="00C62A95">
            <w:pPr>
              <w:jc w:val="left"/>
              <w:rPr>
                <w:rFonts w:ascii="Arial" w:hAnsi="Arial" w:cs="Arial"/>
                <w:sz w:val="20"/>
                <w:rPrChange w:id="12721" w:author="Александр" w:date="2020-04-13T08:45:00Z">
                  <w:rPr>
                    <w:rFonts w:ascii="Arial" w:hAnsi="Arial" w:cs="Arial"/>
                    <w:sz w:val="20"/>
                    <w:highlight w:val="yellow"/>
                  </w:rPr>
                </w:rPrChange>
              </w:rPr>
            </w:pPr>
            <w:r w:rsidRPr="009D0815">
              <w:rPr>
                <w:rFonts w:ascii="Arial" w:hAnsi="Arial" w:cs="Arial"/>
                <w:sz w:val="20"/>
                <w:rPrChange w:id="12722" w:author="Александр" w:date="2020-04-13T08:45:00Z">
                  <w:rPr>
                    <w:rFonts w:ascii="Arial" w:hAnsi="Arial" w:cs="Arial"/>
                    <w:sz w:val="20"/>
                    <w:highlight w:val="yellow"/>
                  </w:rPr>
                </w:rPrChange>
              </w:rPr>
              <w:t>Контрольная дата</w:t>
            </w:r>
          </w:p>
        </w:tc>
        <w:tc>
          <w:tcPr>
            <w:tcW w:w="736" w:type="pct"/>
          </w:tcPr>
          <w:p w14:paraId="3D4FFA4D" w14:textId="10EE9D2A" w:rsidR="00C62A95" w:rsidRPr="009D0815" w:rsidRDefault="00C62A95" w:rsidP="00C62A95">
            <w:pPr>
              <w:jc w:val="left"/>
              <w:rPr>
                <w:rFonts w:ascii="Arial" w:hAnsi="Arial" w:cs="Arial"/>
                <w:sz w:val="20"/>
                <w:rPrChange w:id="12723" w:author="Александр" w:date="2020-04-13T08:45:00Z">
                  <w:rPr>
                    <w:rFonts w:ascii="Arial" w:hAnsi="Arial" w:cs="Arial"/>
                    <w:sz w:val="20"/>
                    <w:highlight w:val="yellow"/>
                  </w:rPr>
                </w:rPrChange>
              </w:rPr>
            </w:pPr>
            <w:proofErr w:type="gramStart"/>
            <w:r w:rsidRPr="009D0815">
              <w:rPr>
                <w:rFonts w:ascii="Arial" w:hAnsi="Arial" w:cs="Arial"/>
                <w:sz w:val="20"/>
                <w:rPrChange w:id="12724" w:author="Александр" w:date="2020-04-13T08:45:00Z">
                  <w:rPr>
                    <w:rFonts w:ascii="Arial" w:hAnsi="Arial" w:cs="Arial"/>
                    <w:sz w:val="20"/>
                    <w:highlight w:val="yellow"/>
                  </w:rPr>
                </w:rPrChange>
              </w:rPr>
              <w:t>Дата</w:t>
            </w:r>
            <w:proofErr w:type="gramEnd"/>
            <w:r w:rsidRPr="009D0815">
              <w:rPr>
                <w:rFonts w:ascii="Arial" w:hAnsi="Arial" w:cs="Arial"/>
                <w:sz w:val="20"/>
                <w:rPrChange w:id="12725" w:author="Александр" w:date="2020-04-13T08:45:00Z">
                  <w:rPr>
                    <w:rFonts w:ascii="Arial" w:hAnsi="Arial" w:cs="Arial"/>
                    <w:sz w:val="20"/>
                    <w:highlight w:val="yellow"/>
                  </w:rPr>
                </w:rPrChange>
              </w:rPr>
              <w:t xml:space="preserve"> с которой действует план предупредительного ТОРО. По умолчанию заполняется текущая системная дата (По умолчанию - дата продуктивного старта)</w:t>
            </w:r>
          </w:p>
        </w:tc>
        <w:tc>
          <w:tcPr>
            <w:tcW w:w="295" w:type="pct"/>
          </w:tcPr>
          <w:p w14:paraId="40422DCB" w14:textId="279F6E42" w:rsidR="00C62A95" w:rsidRPr="009D0815" w:rsidRDefault="00C62A95" w:rsidP="00C62A95">
            <w:pPr>
              <w:jc w:val="center"/>
              <w:rPr>
                <w:rFonts w:ascii="Arial" w:hAnsi="Arial" w:cs="Arial"/>
                <w:sz w:val="20"/>
                <w:lang w:val="en-US"/>
                <w:rPrChange w:id="12726" w:author="Александр" w:date="2020-04-13T08:45:00Z">
                  <w:rPr>
                    <w:rFonts w:ascii="Arial" w:hAnsi="Arial" w:cs="Arial"/>
                    <w:sz w:val="20"/>
                    <w:highlight w:val="yellow"/>
                    <w:lang w:val="en-US"/>
                  </w:rPr>
                </w:rPrChange>
              </w:rPr>
            </w:pPr>
            <w:r w:rsidRPr="009D0815">
              <w:rPr>
                <w:rFonts w:ascii="Arial" w:hAnsi="Arial" w:cs="Arial"/>
                <w:sz w:val="20"/>
                <w:lang w:val="en-US"/>
                <w:rPrChange w:id="12727" w:author="Александр" w:date="2020-04-13T08:45:00Z">
                  <w:rPr>
                    <w:rFonts w:ascii="Arial" w:hAnsi="Arial" w:cs="Arial"/>
                    <w:sz w:val="20"/>
                    <w:highlight w:val="yellow"/>
                    <w:lang w:val="en-US"/>
                  </w:rPr>
                </w:rPrChange>
              </w:rPr>
              <w:t>DATS, 8</w:t>
            </w:r>
          </w:p>
        </w:tc>
        <w:tc>
          <w:tcPr>
            <w:tcW w:w="502" w:type="pct"/>
          </w:tcPr>
          <w:p w14:paraId="45E3AC12" w14:textId="4ED8EA88" w:rsidR="00C62A95" w:rsidRPr="009D0815" w:rsidRDefault="00C62A95" w:rsidP="00C62A95">
            <w:pPr>
              <w:jc w:val="center"/>
              <w:rPr>
                <w:rFonts w:ascii="Arial" w:hAnsi="Arial" w:cs="Arial"/>
                <w:sz w:val="20"/>
                <w:szCs w:val="20"/>
                <w:lang w:val="en-US"/>
                <w:rPrChange w:id="12728"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729" w:author="Александр" w:date="2020-04-13T08:45:00Z">
                  <w:rPr>
                    <w:rFonts w:ascii="Arial" w:hAnsi="Arial" w:cs="Arial"/>
                    <w:sz w:val="20"/>
                    <w:szCs w:val="20"/>
                    <w:highlight w:val="yellow"/>
                    <w:lang w:val="en-US"/>
                  </w:rPr>
                </w:rPrChange>
              </w:rPr>
              <w:t>MPLA-</w:t>
            </w:r>
            <w:r w:rsidRPr="00041CFE">
              <w:t xml:space="preserve"> </w:t>
            </w:r>
            <w:r w:rsidRPr="009D0815">
              <w:rPr>
                <w:rFonts w:ascii="Arial" w:hAnsi="Arial" w:cs="Arial"/>
                <w:sz w:val="20"/>
                <w:szCs w:val="20"/>
                <w:lang w:val="en-US"/>
                <w:rPrChange w:id="12730" w:author="Александр" w:date="2020-04-13T08:45:00Z">
                  <w:rPr>
                    <w:rFonts w:ascii="Arial" w:hAnsi="Arial" w:cs="Arial"/>
                    <w:sz w:val="20"/>
                    <w:szCs w:val="20"/>
                    <w:highlight w:val="yellow"/>
                    <w:lang w:val="en-US"/>
                  </w:rPr>
                </w:rPrChange>
              </w:rPr>
              <w:t>STTAG</w:t>
            </w:r>
          </w:p>
        </w:tc>
        <w:tc>
          <w:tcPr>
            <w:tcW w:w="557" w:type="pct"/>
          </w:tcPr>
          <w:p w14:paraId="4A4D1AE3" w14:textId="72AA4D0D" w:rsidR="00C62A95" w:rsidRPr="009D0815" w:rsidRDefault="00C62A95" w:rsidP="00C62A95">
            <w:pPr>
              <w:jc w:val="center"/>
              <w:rPr>
                <w:rFonts w:ascii="Arial" w:hAnsi="Arial" w:cs="Arial"/>
                <w:sz w:val="20"/>
                <w:rPrChange w:id="12731" w:author="Александр" w:date="2020-04-13T08:45:00Z">
                  <w:rPr>
                    <w:rFonts w:ascii="Arial" w:hAnsi="Arial" w:cs="Arial"/>
                    <w:sz w:val="20"/>
                    <w:highlight w:val="yellow"/>
                  </w:rPr>
                </w:rPrChange>
              </w:rPr>
            </w:pPr>
            <w:r w:rsidRPr="009D0815">
              <w:rPr>
                <w:rFonts w:ascii="Arial" w:hAnsi="Arial" w:cs="Arial"/>
                <w:sz w:val="20"/>
                <w:rPrChange w:id="12732" w:author="Александр" w:date="2020-04-13T08:45:00Z">
                  <w:rPr>
                    <w:rFonts w:ascii="Arial" w:hAnsi="Arial" w:cs="Arial"/>
                    <w:sz w:val="20"/>
                    <w:highlight w:val="yellow"/>
                  </w:rPr>
                </w:rPrChange>
              </w:rPr>
              <w:t>Х</w:t>
            </w:r>
          </w:p>
        </w:tc>
        <w:tc>
          <w:tcPr>
            <w:tcW w:w="551" w:type="pct"/>
          </w:tcPr>
          <w:p w14:paraId="0B0D42F8" w14:textId="3A2FA07C" w:rsidR="00C62A95" w:rsidRPr="009D0815" w:rsidRDefault="00C62A95" w:rsidP="00C62A95">
            <w:pPr>
              <w:jc w:val="center"/>
              <w:rPr>
                <w:rFonts w:ascii="Arial" w:hAnsi="Arial" w:cs="Arial"/>
                <w:sz w:val="20"/>
                <w:rPrChange w:id="12733" w:author="Александр" w:date="2020-04-13T08:45:00Z">
                  <w:rPr>
                    <w:rFonts w:ascii="Arial" w:hAnsi="Arial" w:cs="Arial"/>
                    <w:sz w:val="20"/>
                    <w:highlight w:val="yellow"/>
                  </w:rPr>
                </w:rPrChange>
              </w:rPr>
            </w:pPr>
            <w:r w:rsidRPr="009D0815">
              <w:rPr>
                <w:rFonts w:ascii="Arial" w:hAnsi="Arial" w:cs="Arial"/>
                <w:sz w:val="20"/>
                <w:szCs w:val="20"/>
                <w:rPrChange w:id="12734" w:author="Александр" w:date="2020-04-13T08:45:00Z">
                  <w:rPr>
                    <w:rFonts w:ascii="Arial" w:hAnsi="Arial" w:cs="Arial"/>
                    <w:sz w:val="20"/>
                    <w:szCs w:val="20"/>
                    <w:highlight w:val="yellow"/>
                  </w:rPr>
                </w:rPrChange>
              </w:rPr>
              <w:t>Для всех объектов</w:t>
            </w:r>
          </w:p>
        </w:tc>
        <w:tc>
          <w:tcPr>
            <w:tcW w:w="353" w:type="pct"/>
          </w:tcPr>
          <w:p w14:paraId="16CEE908" w14:textId="502C94E1" w:rsidR="00C62A95" w:rsidRPr="009D0815" w:rsidRDefault="00C62A95" w:rsidP="00C62A95">
            <w:pPr>
              <w:jc w:val="center"/>
              <w:rPr>
                <w:rFonts w:ascii="Arial" w:hAnsi="Arial" w:cs="Arial"/>
                <w:sz w:val="20"/>
                <w:rPrChange w:id="12735" w:author="Александр" w:date="2020-04-13T08:45:00Z">
                  <w:rPr>
                    <w:rFonts w:ascii="Arial" w:hAnsi="Arial" w:cs="Arial"/>
                    <w:sz w:val="20"/>
                    <w:highlight w:val="yellow"/>
                  </w:rPr>
                </w:rPrChange>
              </w:rPr>
            </w:pPr>
            <w:r w:rsidRPr="009D0815">
              <w:rPr>
                <w:rFonts w:ascii="Arial" w:hAnsi="Arial" w:cs="Arial"/>
                <w:sz w:val="20"/>
                <w:rPrChange w:id="12736" w:author="Александр" w:date="2020-04-13T08:45:00Z">
                  <w:rPr>
                    <w:rFonts w:ascii="Arial" w:hAnsi="Arial" w:cs="Arial"/>
                    <w:sz w:val="20"/>
                    <w:highlight w:val="yellow"/>
                  </w:rPr>
                </w:rPrChange>
              </w:rPr>
              <w:t>-</w:t>
            </w:r>
          </w:p>
        </w:tc>
        <w:tc>
          <w:tcPr>
            <w:tcW w:w="418" w:type="pct"/>
          </w:tcPr>
          <w:p w14:paraId="1ACE8F95" w14:textId="595861CA" w:rsidR="00C62A95" w:rsidRPr="009D0815" w:rsidRDefault="00C62A95" w:rsidP="00C62A95">
            <w:pPr>
              <w:jc w:val="center"/>
              <w:rPr>
                <w:rFonts w:ascii="Arial" w:hAnsi="Arial" w:cs="Arial"/>
                <w:sz w:val="20"/>
                <w:rPrChange w:id="12737" w:author="Александр" w:date="2020-04-13T08:45:00Z">
                  <w:rPr>
                    <w:rFonts w:ascii="Arial" w:hAnsi="Arial" w:cs="Arial"/>
                    <w:sz w:val="20"/>
                    <w:highlight w:val="yellow"/>
                  </w:rPr>
                </w:rPrChange>
              </w:rPr>
            </w:pPr>
            <w:r w:rsidRPr="009D0815">
              <w:rPr>
                <w:rFonts w:ascii="Arial" w:hAnsi="Arial" w:cs="Arial"/>
                <w:sz w:val="20"/>
                <w:rPrChange w:id="12738" w:author="Александр" w:date="2020-04-13T08:45:00Z">
                  <w:rPr>
                    <w:rFonts w:ascii="Arial" w:hAnsi="Arial" w:cs="Arial"/>
                    <w:sz w:val="20"/>
                    <w:highlight w:val="yellow"/>
                  </w:rPr>
                </w:rPrChange>
              </w:rPr>
              <w:t>-</w:t>
            </w:r>
          </w:p>
        </w:tc>
        <w:tc>
          <w:tcPr>
            <w:tcW w:w="317" w:type="pct"/>
          </w:tcPr>
          <w:p w14:paraId="0166F909" w14:textId="2EAC6B5C" w:rsidR="00C62A95" w:rsidRPr="009D0815" w:rsidRDefault="00C62A95" w:rsidP="00C62A95">
            <w:pPr>
              <w:jc w:val="center"/>
              <w:rPr>
                <w:rFonts w:ascii="Arial" w:hAnsi="Arial" w:cs="Arial"/>
                <w:sz w:val="20"/>
                <w:lang w:val="en-US"/>
                <w:rPrChange w:id="12739" w:author="Александр" w:date="2020-04-13T08:45:00Z">
                  <w:rPr>
                    <w:rFonts w:ascii="Arial" w:hAnsi="Arial" w:cs="Arial"/>
                    <w:sz w:val="20"/>
                    <w:highlight w:val="yellow"/>
                    <w:lang w:val="en-US"/>
                  </w:rPr>
                </w:rPrChange>
              </w:rPr>
            </w:pPr>
            <w:r w:rsidRPr="009D0815">
              <w:rPr>
                <w:rFonts w:ascii="Arial" w:hAnsi="Arial" w:cs="Arial"/>
                <w:sz w:val="20"/>
                <w:lang w:val="en-US"/>
                <w:rPrChange w:id="12740" w:author="Александр" w:date="2020-04-13T08:45:00Z">
                  <w:rPr>
                    <w:rFonts w:ascii="Arial" w:hAnsi="Arial" w:cs="Arial"/>
                    <w:sz w:val="20"/>
                    <w:highlight w:val="yellow"/>
                    <w:lang w:val="en-US"/>
                  </w:rPr>
                </w:rPrChange>
              </w:rPr>
              <w:t>SAP</w:t>
            </w:r>
          </w:p>
        </w:tc>
      </w:tr>
      <w:tr w:rsidR="00C62A95" w:rsidRPr="0086487D" w14:paraId="38447899" w14:textId="77777777" w:rsidTr="000D6F52">
        <w:trPr>
          <w:cantSplit/>
          <w:jc w:val="center"/>
        </w:trPr>
        <w:tc>
          <w:tcPr>
            <w:tcW w:w="166" w:type="pct"/>
          </w:tcPr>
          <w:p w14:paraId="07535865" w14:textId="19407404" w:rsidR="00C62A95" w:rsidRDefault="00073455" w:rsidP="00C62A95">
            <w:pPr>
              <w:rPr>
                <w:rFonts w:ascii="Arial" w:hAnsi="Arial" w:cs="Arial"/>
                <w:sz w:val="20"/>
                <w:szCs w:val="20"/>
              </w:rPr>
            </w:pPr>
            <w:r>
              <w:rPr>
                <w:rFonts w:ascii="Arial" w:hAnsi="Arial" w:cs="Arial"/>
                <w:sz w:val="20"/>
                <w:szCs w:val="20"/>
              </w:rPr>
              <w:t>18.</w:t>
            </w:r>
          </w:p>
        </w:tc>
        <w:tc>
          <w:tcPr>
            <w:tcW w:w="468" w:type="pct"/>
          </w:tcPr>
          <w:p w14:paraId="2372C7BA" w14:textId="47B51F45" w:rsidR="00C62A95" w:rsidRPr="009D0815" w:rsidRDefault="00C62A95" w:rsidP="00C62A95">
            <w:pPr>
              <w:jc w:val="left"/>
              <w:rPr>
                <w:rFonts w:ascii="Arial" w:hAnsi="Arial" w:cs="Arial"/>
                <w:sz w:val="20"/>
                <w:szCs w:val="20"/>
                <w:rPrChange w:id="12741" w:author="Александр" w:date="2020-04-13T08:45:00Z">
                  <w:rPr>
                    <w:rFonts w:ascii="Arial" w:hAnsi="Arial" w:cs="Arial"/>
                    <w:sz w:val="20"/>
                    <w:szCs w:val="20"/>
                    <w:highlight w:val="yellow"/>
                  </w:rPr>
                </w:rPrChange>
              </w:rPr>
            </w:pPr>
            <w:r w:rsidRPr="009D0815">
              <w:rPr>
                <w:rFonts w:ascii="Arial" w:hAnsi="Arial" w:cs="Arial"/>
                <w:sz w:val="20"/>
                <w:szCs w:val="20"/>
                <w:rPrChange w:id="12742" w:author="Александр" w:date="2020-04-13T08:45:00Z">
                  <w:rPr>
                    <w:rFonts w:ascii="Arial" w:hAnsi="Arial" w:cs="Arial"/>
                    <w:sz w:val="20"/>
                    <w:szCs w:val="20"/>
                    <w:highlight w:val="yellow"/>
                  </w:rPr>
                </w:rPrChange>
              </w:rPr>
              <w:t>Дополнительные данные плана предупредительного ТОРО</w:t>
            </w:r>
          </w:p>
        </w:tc>
        <w:tc>
          <w:tcPr>
            <w:tcW w:w="637" w:type="pct"/>
          </w:tcPr>
          <w:p w14:paraId="0564E46B" w14:textId="13719930" w:rsidR="00C62A95" w:rsidRPr="009D0815" w:rsidRDefault="00C62A95" w:rsidP="00C62A95">
            <w:pPr>
              <w:jc w:val="left"/>
              <w:rPr>
                <w:rFonts w:ascii="Arial" w:hAnsi="Arial" w:cs="Arial"/>
                <w:sz w:val="20"/>
                <w:rPrChange w:id="12743" w:author="Александр" w:date="2020-04-13T08:45:00Z">
                  <w:rPr>
                    <w:rFonts w:ascii="Arial" w:hAnsi="Arial" w:cs="Arial"/>
                    <w:sz w:val="20"/>
                    <w:highlight w:val="yellow"/>
                  </w:rPr>
                </w:rPrChange>
              </w:rPr>
            </w:pPr>
            <w:r w:rsidRPr="009D0815">
              <w:rPr>
                <w:rFonts w:ascii="Arial" w:hAnsi="Arial" w:cs="Arial"/>
                <w:sz w:val="20"/>
                <w:rPrChange w:id="12744" w:author="Александр" w:date="2020-04-13T08:45:00Z">
                  <w:rPr>
                    <w:rFonts w:ascii="Arial" w:hAnsi="Arial" w:cs="Arial"/>
                    <w:sz w:val="20"/>
                    <w:highlight w:val="yellow"/>
                  </w:rPr>
                </w:rPrChange>
              </w:rPr>
              <w:t>Поле сортировки</w:t>
            </w:r>
          </w:p>
        </w:tc>
        <w:tc>
          <w:tcPr>
            <w:tcW w:w="736" w:type="pct"/>
          </w:tcPr>
          <w:p w14:paraId="0A9B990B" w14:textId="09A93EE6" w:rsidR="00C62A95" w:rsidRPr="009D0815" w:rsidRDefault="00C62A95" w:rsidP="00C62A95">
            <w:pPr>
              <w:jc w:val="left"/>
              <w:rPr>
                <w:rFonts w:ascii="Arial" w:hAnsi="Arial" w:cs="Arial"/>
                <w:sz w:val="20"/>
                <w:rPrChange w:id="12745" w:author="Александр" w:date="2020-04-13T08:45:00Z">
                  <w:rPr>
                    <w:rFonts w:ascii="Arial" w:hAnsi="Arial" w:cs="Arial"/>
                    <w:sz w:val="20"/>
                    <w:highlight w:val="yellow"/>
                  </w:rPr>
                </w:rPrChange>
              </w:rPr>
            </w:pPr>
            <w:proofErr w:type="gramStart"/>
            <w:r w:rsidRPr="009D0815">
              <w:rPr>
                <w:rFonts w:ascii="Arial" w:hAnsi="Arial" w:cs="Arial"/>
                <w:sz w:val="20"/>
                <w:rPrChange w:id="12746" w:author="Александр" w:date="2020-04-13T08:45:00Z">
                  <w:rPr>
                    <w:rFonts w:ascii="Arial" w:hAnsi="Arial" w:cs="Arial"/>
                    <w:sz w:val="20"/>
                    <w:highlight w:val="yellow"/>
                  </w:rPr>
                </w:rPrChange>
              </w:rPr>
              <w:t>Дата</w:t>
            </w:r>
            <w:proofErr w:type="gramEnd"/>
            <w:r w:rsidRPr="009D0815">
              <w:rPr>
                <w:rFonts w:ascii="Arial" w:hAnsi="Arial" w:cs="Arial"/>
                <w:sz w:val="20"/>
                <w:rPrChange w:id="12747" w:author="Александр" w:date="2020-04-13T08:45:00Z">
                  <w:rPr>
                    <w:rFonts w:ascii="Arial" w:hAnsi="Arial" w:cs="Arial"/>
                    <w:sz w:val="20"/>
                    <w:highlight w:val="yellow"/>
                  </w:rPr>
                </w:rPrChange>
              </w:rPr>
              <w:t xml:space="preserve"> с которой действует план предупредительного ТОРО. По умолчанию заполняется текущая системная дата (По умолчанию - дата продуктивного старта)</w:t>
            </w:r>
          </w:p>
        </w:tc>
        <w:tc>
          <w:tcPr>
            <w:tcW w:w="295" w:type="pct"/>
          </w:tcPr>
          <w:p w14:paraId="0E4AE901" w14:textId="2BF3CC21" w:rsidR="00C62A95" w:rsidRPr="009D0815" w:rsidRDefault="00C62A95" w:rsidP="00C62A95">
            <w:pPr>
              <w:jc w:val="center"/>
              <w:rPr>
                <w:rFonts w:ascii="Arial" w:hAnsi="Arial" w:cs="Arial"/>
                <w:sz w:val="20"/>
                <w:lang w:val="en-US"/>
                <w:rPrChange w:id="12748" w:author="Александр" w:date="2020-04-13T08:45:00Z">
                  <w:rPr>
                    <w:rFonts w:ascii="Arial" w:hAnsi="Arial" w:cs="Arial"/>
                    <w:sz w:val="20"/>
                    <w:highlight w:val="yellow"/>
                    <w:lang w:val="en-US"/>
                  </w:rPr>
                </w:rPrChange>
              </w:rPr>
            </w:pPr>
            <w:r w:rsidRPr="009D0815">
              <w:rPr>
                <w:rFonts w:ascii="Arial" w:hAnsi="Arial" w:cs="Arial"/>
                <w:sz w:val="20"/>
                <w:lang w:val="en-US"/>
                <w:rPrChange w:id="12749" w:author="Александр" w:date="2020-04-13T08:45:00Z">
                  <w:rPr>
                    <w:rFonts w:ascii="Arial" w:hAnsi="Arial" w:cs="Arial"/>
                    <w:sz w:val="20"/>
                    <w:highlight w:val="yellow"/>
                    <w:lang w:val="en-US"/>
                  </w:rPr>
                </w:rPrChange>
              </w:rPr>
              <w:t>CHAR, 20</w:t>
            </w:r>
          </w:p>
        </w:tc>
        <w:tc>
          <w:tcPr>
            <w:tcW w:w="502" w:type="pct"/>
          </w:tcPr>
          <w:p w14:paraId="6AD99311" w14:textId="2D842956" w:rsidR="00C62A95" w:rsidRPr="009D0815" w:rsidRDefault="00C62A95" w:rsidP="00C62A95">
            <w:pPr>
              <w:jc w:val="center"/>
              <w:rPr>
                <w:rFonts w:ascii="Arial" w:hAnsi="Arial" w:cs="Arial"/>
                <w:sz w:val="20"/>
                <w:szCs w:val="20"/>
                <w:lang w:val="en-US"/>
                <w:rPrChange w:id="12750"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751" w:author="Александр" w:date="2020-04-13T08:45:00Z">
                  <w:rPr>
                    <w:rFonts w:ascii="Arial" w:hAnsi="Arial" w:cs="Arial"/>
                    <w:sz w:val="20"/>
                    <w:szCs w:val="20"/>
                    <w:highlight w:val="yellow"/>
                    <w:lang w:val="en-US"/>
                  </w:rPr>
                </w:rPrChange>
              </w:rPr>
              <w:t>MPLA-</w:t>
            </w:r>
            <w:r w:rsidRPr="00041CFE">
              <w:t xml:space="preserve"> </w:t>
            </w:r>
            <w:r w:rsidRPr="009D0815">
              <w:rPr>
                <w:rFonts w:ascii="Arial" w:hAnsi="Arial" w:cs="Arial"/>
                <w:sz w:val="20"/>
                <w:szCs w:val="20"/>
                <w:lang w:val="en-US"/>
                <w:rPrChange w:id="12752" w:author="Александр" w:date="2020-04-13T08:45:00Z">
                  <w:rPr>
                    <w:rFonts w:ascii="Arial" w:hAnsi="Arial" w:cs="Arial"/>
                    <w:sz w:val="20"/>
                    <w:szCs w:val="20"/>
                    <w:highlight w:val="yellow"/>
                    <w:lang w:val="en-US"/>
                  </w:rPr>
                </w:rPrChange>
              </w:rPr>
              <w:t>PLAN_SORT</w:t>
            </w:r>
          </w:p>
        </w:tc>
        <w:tc>
          <w:tcPr>
            <w:tcW w:w="557" w:type="pct"/>
          </w:tcPr>
          <w:p w14:paraId="37EBECDC" w14:textId="4706561F" w:rsidR="00C62A95" w:rsidRPr="009D0815" w:rsidRDefault="00C62A95" w:rsidP="00C62A95">
            <w:pPr>
              <w:jc w:val="center"/>
              <w:rPr>
                <w:rFonts w:ascii="Arial" w:hAnsi="Arial" w:cs="Arial"/>
                <w:sz w:val="20"/>
                <w:lang w:val="en-US"/>
                <w:rPrChange w:id="12753" w:author="Александр" w:date="2020-04-13T08:45:00Z">
                  <w:rPr>
                    <w:rFonts w:ascii="Arial" w:hAnsi="Arial" w:cs="Arial"/>
                    <w:sz w:val="20"/>
                    <w:highlight w:val="yellow"/>
                    <w:lang w:val="en-US"/>
                  </w:rPr>
                </w:rPrChange>
              </w:rPr>
            </w:pPr>
            <w:r w:rsidRPr="009D0815">
              <w:rPr>
                <w:rFonts w:ascii="Arial" w:hAnsi="Arial" w:cs="Arial"/>
                <w:sz w:val="20"/>
                <w:lang w:val="en-US"/>
                <w:rPrChange w:id="12754" w:author="Александр" w:date="2020-04-13T08:45:00Z">
                  <w:rPr>
                    <w:rFonts w:ascii="Arial" w:hAnsi="Arial" w:cs="Arial"/>
                    <w:sz w:val="20"/>
                    <w:highlight w:val="yellow"/>
                    <w:lang w:val="en-US"/>
                  </w:rPr>
                </w:rPrChange>
              </w:rPr>
              <w:t>-</w:t>
            </w:r>
          </w:p>
        </w:tc>
        <w:tc>
          <w:tcPr>
            <w:tcW w:w="551" w:type="pct"/>
          </w:tcPr>
          <w:p w14:paraId="70EA8D29" w14:textId="2483E2B5" w:rsidR="00C62A95" w:rsidRPr="009D0815" w:rsidRDefault="00C62A95" w:rsidP="00C62A95">
            <w:pPr>
              <w:jc w:val="center"/>
              <w:rPr>
                <w:rFonts w:ascii="Arial" w:hAnsi="Arial" w:cs="Arial"/>
                <w:sz w:val="20"/>
                <w:szCs w:val="20"/>
                <w:lang w:val="en-US"/>
                <w:rPrChange w:id="12755"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756" w:author="Александр" w:date="2020-04-13T08:45:00Z">
                  <w:rPr>
                    <w:rFonts w:ascii="Arial" w:hAnsi="Arial" w:cs="Arial"/>
                    <w:sz w:val="20"/>
                    <w:szCs w:val="20"/>
                    <w:highlight w:val="yellow"/>
                    <w:lang w:val="en-US"/>
                  </w:rPr>
                </w:rPrChange>
              </w:rPr>
              <w:t>-</w:t>
            </w:r>
          </w:p>
        </w:tc>
        <w:tc>
          <w:tcPr>
            <w:tcW w:w="353" w:type="pct"/>
          </w:tcPr>
          <w:p w14:paraId="7136448B" w14:textId="019097AA" w:rsidR="00C62A95" w:rsidRPr="009D0815" w:rsidRDefault="00C62A95" w:rsidP="00C62A95">
            <w:pPr>
              <w:jc w:val="center"/>
              <w:rPr>
                <w:rFonts w:ascii="Arial" w:hAnsi="Arial" w:cs="Arial"/>
                <w:sz w:val="20"/>
                <w:rPrChange w:id="12757" w:author="Александр" w:date="2020-04-13T08:45:00Z">
                  <w:rPr>
                    <w:rFonts w:ascii="Arial" w:hAnsi="Arial" w:cs="Arial"/>
                    <w:sz w:val="20"/>
                    <w:highlight w:val="yellow"/>
                  </w:rPr>
                </w:rPrChange>
              </w:rPr>
            </w:pPr>
            <w:r w:rsidRPr="009D0815">
              <w:rPr>
                <w:rFonts w:ascii="Arial" w:hAnsi="Arial" w:cs="Arial"/>
                <w:sz w:val="20"/>
                <w:rPrChange w:id="12758" w:author="Александр" w:date="2020-04-13T08:45:00Z">
                  <w:rPr>
                    <w:rFonts w:ascii="Arial" w:hAnsi="Arial" w:cs="Arial"/>
                    <w:sz w:val="20"/>
                    <w:highlight w:val="yellow"/>
                  </w:rPr>
                </w:rPrChange>
              </w:rPr>
              <w:t>-</w:t>
            </w:r>
          </w:p>
        </w:tc>
        <w:tc>
          <w:tcPr>
            <w:tcW w:w="418" w:type="pct"/>
          </w:tcPr>
          <w:p w14:paraId="49F08301" w14:textId="23170577" w:rsidR="00C62A95" w:rsidRPr="009D0815" w:rsidRDefault="00C62A95" w:rsidP="00C62A95">
            <w:pPr>
              <w:jc w:val="center"/>
              <w:rPr>
                <w:rFonts w:ascii="Arial" w:hAnsi="Arial" w:cs="Arial"/>
                <w:sz w:val="20"/>
                <w:rPrChange w:id="12759" w:author="Александр" w:date="2020-04-13T08:45:00Z">
                  <w:rPr>
                    <w:rFonts w:ascii="Arial" w:hAnsi="Arial" w:cs="Arial"/>
                    <w:sz w:val="20"/>
                    <w:highlight w:val="yellow"/>
                  </w:rPr>
                </w:rPrChange>
              </w:rPr>
            </w:pPr>
            <w:r w:rsidRPr="009D0815">
              <w:rPr>
                <w:rFonts w:ascii="Arial" w:hAnsi="Arial" w:cs="Arial"/>
                <w:sz w:val="20"/>
                <w:rPrChange w:id="12760" w:author="Александр" w:date="2020-04-13T08:45:00Z">
                  <w:rPr>
                    <w:rFonts w:ascii="Arial" w:hAnsi="Arial" w:cs="Arial"/>
                    <w:sz w:val="20"/>
                    <w:highlight w:val="yellow"/>
                  </w:rPr>
                </w:rPrChange>
              </w:rPr>
              <w:t>-</w:t>
            </w:r>
          </w:p>
        </w:tc>
        <w:tc>
          <w:tcPr>
            <w:tcW w:w="317" w:type="pct"/>
          </w:tcPr>
          <w:p w14:paraId="2ADE969B" w14:textId="45395C41" w:rsidR="00C62A95" w:rsidRPr="009D0815" w:rsidRDefault="00C62A95" w:rsidP="00C62A95">
            <w:pPr>
              <w:jc w:val="center"/>
              <w:rPr>
                <w:rFonts w:ascii="Arial" w:hAnsi="Arial" w:cs="Arial"/>
                <w:sz w:val="20"/>
                <w:lang w:val="en-US"/>
                <w:rPrChange w:id="12761" w:author="Александр" w:date="2020-04-13T08:45:00Z">
                  <w:rPr>
                    <w:rFonts w:ascii="Arial" w:hAnsi="Arial" w:cs="Arial"/>
                    <w:sz w:val="20"/>
                    <w:highlight w:val="yellow"/>
                    <w:lang w:val="en-US"/>
                  </w:rPr>
                </w:rPrChange>
              </w:rPr>
            </w:pPr>
            <w:r w:rsidRPr="009D0815">
              <w:rPr>
                <w:rFonts w:ascii="Arial" w:hAnsi="Arial" w:cs="Arial"/>
                <w:sz w:val="20"/>
                <w:lang w:val="en-US"/>
                <w:rPrChange w:id="12762" w:author="Александр" w:date="2020-04-13T08:45:00Z">
                  <w:rPr>
                    <w:rFonts w:ascii="Arial" w:hAnsi="Arial" w:cs="Arial"/>
                    <w:sz w:val="20"/>
                    <w:highlight w:val="yellow"/>
                    <w:lang w:val="en-US"/>
                  </w:rPr>
                </w:rPrChange>
              </w:rPr>
              <w:t>SAP</w:t>
            </w:r>
          </w:p>
        </w:tc>
      </w:tr>
      <w:tr w:rsidR="00487E34" w:rsidRPr="0086487D" w14:paraId="52638780" w14:textId="77777777" w:rsidTr="000D6F52">
        <w:trPr>
          <w:cantSplit/>
          <w:jc w:val="center"/>
        </w:trPr>
        <w:tc>
          <w:tcPr>
            <w:tcW w:w="166" w:type="pct"/>
          </w:tcPr>
          <w:p w14:paraId="41C5E13C" w14:textId="58AF6EE8" w:rsidR="00487E34" w:rsidRDefault="00073455" w:rsidP="00487E34">
            <w:pPr>
              <w:rPr>
                <w:rFonts w:ascii="Arial" w:hAnsi="Arial" w:cs="Arial"/>
                <w:sz w:val="20"/>
                <w:szCs w:val="20"/>
              </w:rPr>
            </w:pPr>
            <w:r>
              <w:rPr>
                <w:rFonts w:ascii="Arial" w:hAnsi="Arial" w:cs="Arial"/>
                <w:sz w:val="20"/>
                <w:szCs w:val="20"/>
              </w:rPr>
              <w:t>19.</w:t>
            </w:r>
          </w:p>
        </w:tc>
        <w:tc>
          <w:tcPr>
            <w:tcW w:w="468" w:type="pct"/>
          </w:tcPr>
          <w:p w14:paraId="5F5E8619" w14:textId="1F515711" w:rsidR="00487E34" w:rsidRPr="009D0815" w:rsidRDefault="00487E34" w:rsidP="00487E34">
            <w:pPr>
              <w:jc w:val="left"/>
              <w:rPr>
                <w:rFonts w:ascii="Arial" w:hAnsi="Arial" w:cs="Arial"/>
                <w:sz w:val="20"/>
                <w:szCs w:val="20"/>
                <w:rPrChange w:id="12763" w:author="Александр" w:date="2020-04-13T08:45:00Z">
                  <w:rPr>
                    <w:rFonts w:ascii="Arial" w:hAnsi="Arial" w:cs="Arial"/>
                    <w:sz w:val="20"/>
                    <w:szCs w:val="20"/>
                    <w:highlight w:val="yellow"/>
                  </w:rPr>
                </w:rPrChange>
              </w:rPr>
            </w:pPr>
            <w:r w:rsidRPr="009D0815">
              <w:rPr>
                <w:rFonts w:ascii="Arial" w:hAnsi="Arial" w:cs="Arial"/>
                <w:sz w:val="20"/>
                <w:szCs w:val="20"/>
                <w:rPrChange w:id="12764" w:author="Александр" w:date="2020-04-13T08:45:00Z">
                  <w:rPr>
                    <w:rFonts w:ascii="Arial" w:hAnsi="Arial" w:cs="Arial"/>
                    <w:sz w:val="20"/>
                    <w:szCs w:val="20"/>
                    <w:highlight w:val="yellow"/>
                  </w:rPr>
                </w:rPrChange>
              </w:rPr>
              <w:t>Циклы</w:t>
            </w:r>
          </w:p>
        </w:tc>
        <w:tc>
          <w:tcPr>
            <w:tcW w:w="637" w:type="pct"/>
          </w:tcPr>
          <w:p w14:paraId="484B5BFA" w14:textId="2711BEC7" w:rsidR="00487E34" w:rsidRPr="009D0815" w:rsidRDefault="00487E34" w:rsidP="00487E34">
            <w:pPr>
              <w:jc w:val="left"/>
              <w:rPr>
                <w:rFonts w:ascii="Arial" w:hAnsi="Arial" w:cs="Arial"/>
                <w:sz w:val="20"/>
                <w:rPrChange w:id="12765" w:author="Александр" w:date="2020-04-13T08:45:00Z">
                  <w:rPr>
                    <w:rFonts w:ascii="Arial" w:hAnsi="Arial" w:cs="Arial"/>
                    <w:sz w:val="20"/>
                    <w:highlight w:val="yellow"/>
                  </w:rPr>
                </w:rPrChange>
              </w:rPr>
            </w:pPr>
            <w:r w:rsidRPr="009D0815">
              <w:rPr>
                <w:rFonts w:ascii="Arial" w:hAnsi="Arial" w:cs="Arial"/>
                <w:sz w:val="20"/>
                <w:rPrChange w:id="12766" w:author="Александр" w:date="2020-04-13T08:45:00Z">
                  <w:rPr>
                    <w:rFonts w:ascii="Arial" w:hAnsi="Arial" w:cs="Arial"/>
                    <w:sz w:val="20"/>
                    <w:highlight w:val="yellow"/>
                  </w:rPr>
                </w:rPrChange>
              </w:rPr>
              <w:t>Цикл предупредительного ТОРО</w:t>
            </w:r>
          </w:p>
        </w:tc>
        <w:tc>
          <w:tcPr>
            <w:tcW w:w="736" w:type="pct"/>
          </w:tcPr>
          <w:p w14:paraId="0E145912" w14:textId="5042B56A" w:rsidR="00487E34" w:rsidRPr="009D0815" w:rsidRDefault="00487E34" w:rsidP="00487E34">
            <w:pPr>
              <w:jc w:val="left"/>
              <w:rPr>
                <w:rFonts w:ascii="Arial" w:hAnsi="Arial" w:cs="Arial"/>
                <w:sz w:val="20"/>
                <w:rPrChange w:id="12767" w:author="Александр" w:date="2020-04-13T08:45:00Z">
                  <w:rPr>
                    <w:rFonts w:ascii="Arial" w:hAnsi="Arial" w:cs="Arial"/>
                    <w:sz w:val="20"/>
                    <w:highlight w:val="yellow"/>
                  </w:rPr>
                </w:rPrChange>
              </w:rPr>
            </w:pPr>
            <w:r w:rsidRPr="009D0815">
              <w:rPr>
                <w:rFonts w:ascii="Arial" w:hAnsi="Arial" w:cs="Arial"/>
                <w:sz w:val="20"/>
                <w:rPrChange w:id="12768" w:author="Александр" w:date="2020-04-13T08:45:00Z">
                  <w:rPr>
                    <w:rFonts w:ascii="Arial" w:hAnsi="Arial" w:cs="Arial"/>
                    <w:sz w:val="20"/>
                    <w:highlight w:val="yellow"/>
                  </w:rPr>
                </w:rPrChange>
              </w:rPr>
              <w:t>Цикл предупредительного ТОРО</w:t>
            </w:r>
          </w:p>
        </w:tc>
        <w:tc>
          <w:tcPr>
            <w:tcW w:w="295" w:type="pct"/>
          </w:tcPr>
          <w:p w14:paraId="3DA9B373" w14:textId="763ED785" w:rsidR="00487E34" w:rsidRPr="009D0815" w:rsidRDefault="00487E34" w:rsidP="00487E34">
            <w:pPr>
              <w:jc w:val="center"/>
              <w:rPr>
                <w:rFonts w:ascii="Arial" w:hAnsi="Arial" w:cs="Arial"/>
                <w:sz w:val="20"/>
                <w:lang w:val="en-US"/>
                <w:rPrChange w:id="12769" w:author="Александр" w:date="2020-04-13T08:45:00Z">
                  <w:rPr>
                    <w:rFonts w:ascii="Arial" w:hAnsi="Arial" w:cs="Arial"/>
                    <w:sz w:val="20"/>
                    <w:highlight w:val="yellow"/>
                    <w:lang w:val="en-US"/>
                  </w:rPr>
                </w:rPrChange>
              </w:rPr>
            </w:pPr>
            <w:r w:rsidRPr="009D0815">
              <w:rPr>
                <w:rFonts w:ascii="Arial" w:hAnsi="Arial" w:cs="Arial"/>
                <w:sz w:val="20"/>
                <w:szCs w:val="20"/>
                <w:lang w:val="en-US"/>
                <w:rPrChange w:id="12770" w:author="Александр" w:date="2020-04-13T08:45:00Z">
                  <w:rPr>
                    <w:rFonts w:ascii="Arial" w:hAnsi="Arial" w:cs="Arial"/>
                    <w:sz w:val="20"/>
                    <w:szCs w:val="20"/>
                    <w:highlight w:val="yellow"/>
                    <w:lang w:val="en-US"/>
                  </w:rPr>
                </w:rPrChange>
              </w:rPr>
              <w:t>CHAR, 22</w:t>
            </w:r>
          </w:p>
        </w:tc>
        <w:tc>
          <w:tcPr>
            <w:tcW w:w="502" w:type="pct"/>
          </w:tcPr>
          <w:p w14:paraId="32560730" w14:textId="5C60E385" w:rsidR="00487E34" w:rsidRPr="009D0815" w:rsidRDefault="00487E34" w:rsidP="00487E34">
            <w:pPr>
              <w:jc w:val="center"/>
              <w:rPr>
                <w:rFonts w:ascii="Arial" w:hAnsi="Arial" w:cs="Arial"/>
                <w:sz w:val="20"/>
                <w:szCs w:val="20"/>
                <w:lang w:val="en-US"/>
                <w:rPrChange w:id="12771" w:author="Александр" w:date="2020-04-13T08:45:00Z">
                  <w:rPr>
                    <w:rFonts w:ascii="Arial" w:hAnsi="Arial" w:cs="Arial"/>
                    <w:sz w:val="20"/>
                    <w:szCs w:val="20"/>
                    <w:highlight w:val="yellow"/>
                    <w:lang w:val="en-US"/>
                  </w:rPr>
                </w:rPrChange>
              </w:rPr>
            </w:pPr>
            <w:r w:rsidRPr="009D0815">
              <w:rPr>
                <w:rFonts w:ascii="Arial" w:hAnsi="Arial" w:cs="Arial"/>
                <w:sz w:val="20"/>
                <w:szCs w:val="20"/>
                <w:rPrChange w:id="12772" w:author="Александр" w:date="2020-04-13T08:45:00Z">
                  <w:rPr>
                    <w:rFonts w:ascii="Arial" w:hAnsi="Arial" w:cs="Arial"/>
                    <w:sz w:val="20"/>
                    <w:szCs w:val="20"/>
                    <w:highlight w:val="yellow"/>
                  </w:rPr>
                </w:rPrChange>
              </w:rPr>
              <w:t>MPDCD</w:t>
            </w:r>
            <w:r w:rsidRPr="009D0815">
              <w:rPr>
                <w:rFonts w:ascii="Arial" w:hAnsi="Arial" w:cs="Arial"/>
                <w:sz w:val="20"/>
                <w:szCs w:val="20"/>
                <w:lang w:val="en-US"/>
                <w:rPrChange w:id="12773" w:author="Александр" w:date="2020-04-13T08:45:00Z">
                  <w:rPr>
                    <w:rFonts w:ascii="Arial" w:hAnsi="Arial" w:cs="Arial"/>
                    <w:sz w:val="20"/>
                    <w:szCs w:val="20"/>
                    <w:highlight w:val="yellow"/>
                    <w:lang w:val="en-US"/>
                  </w:rPr>
                </w:rPrChange>
              </w:rPr>
              <w:t>-</w:t>
            </w:r>
            <w:r w:rsidRPr="009D0815">
              <w:rPr>
                <w:rFonts w:ascii="Arial" w:hAnsi="Arial" w:cs="Arial"/>
                <w:sz w:val="20"/>
                <w:szCs w:val="20"/>
                <w:rPrChange w:id="12774" w:author="Александр" w:date="2020-04-13T08:45:00Z">
                  <w:rPr>
                    <w:rFonts w:ascii="Arial" w:hAnsi="Arial" w:cs="Arial"/>
                    <w:sz w:val="20"/>
                    <w:szCs w:val="20"/>
                    <w:highlight w:val="yellow"/>
                  </w:rPr>
                </w:rPrChange>
              </w:rPr>
              <w:t>ZYKL1</w:t>
            </w:r>
          </w:p>
        </w:tc>
        <w:tc>
          <w:tcPr>
            <w:tcW w:w="557" w:type="pct"/>
          </w:tcPr>
          <w:p w14:paraId="295E900F" w14:textId="2F884EB6" w:rsidR="00487E34" w:rsidRPr="009D0815" w:rsidRDefault="00487E34" w:rsidP="00487E34">
            <w:pPr>
              <w:jc w:val="center"/>
              <w:rPr>
                <w:rFonts w:ascii="Arial" w:hAnsi="Arial" w:cs="Arial"/>
                <w:sz w:val="20"/>
                <w:rPrChange w:id="12775" w:author="Александр" w:date="2020-04-13T08:45:00Z">
                  <w:rPr>
                    <w:rFonts w:ascii="Arial" w:hAnsi="Arial" w:cs="Arial"/>
                    <w:sz w:val="20"/>
                    <w:highlight w:val="yellow"/>
                  </w:rPr>
                </w:rPrChange>
              </w:rPr>
            </w:pPr>
            <w:r w:rsidRPr="009D0815">
              <w:rPr>
                <w:rFonts w:ascii="Arial" w:hAnsi="Arial" w:cs="Arial"/>
                <w:sz w:val="20"/>
                <w:rPrChange w:id="12776" w:author="Александр" w:date="2020-04-13T08:45:00Z">
                  <w:rPr>
                    <w:rFonts w:ascii="Arial" w:hAnsi="Arial" w:cs="Arial"/>
                    <w:sz w:val="20"/>
                    <w:highlight w:val="yellow"/>
                  </w:rPr>
                </w:rPrChange>
              </w:rPr>
              <w:t>Х</w:t>
            </w:r>
          </w:p>
        </w:tc>
        <w:tc>
          <w:tcPr>
            <w:tcW w:w="551" w:type="pct"/>
          </w:tcPr>
          <w:p w14:paraId="2BC95E33" w14:textId="124AB191" w:rsidR="00487E34" w:rsidRPr="009D0815" w:rsidRDefault="00487E34" w:rsidP="00487E34">
            <w:pPr>
              <w:jc w:val="center"/>
              <w:rPr>
                <w:rFonts w:ascii="Arial" w:hAnsi="Arial" w:cs="Arial"/>
                <w:sz w:val="20"/>
                <w:szCs w:val="20"/>
                <w:rPrChange w:id="12777" w:author="Александр" w:date="2020-04-13T08:45:00Z">
                  <w:rPr>
                    <w:rFonts w:ascii="Arial" w:hAnsi="Arial" w:cs="Arial"/>
                    <w:sz w:val="20"/>
                    <w:szCs w:val="20"/>
                    <w:highlight w:val="yellow"/>
                  </w:rPr>
                </w:rPrChange>
              </w:rPr>
            </w:pPr>
            <w:r w:rsidRPr="009D0815">
              <w:rPr>
                <w:rFonts w:ascii="Arial" w:hAnsi="Arial" w:cs="Arial"/>
                <w:sz w:val="20"/>
                <w:szCs w:val="20"/>
                <w:rPrChange w:id="12778" w:author="Александр" w:date="2020-04-13T08:45:00Z">
                  <w:rPr>
                    <w:rFonts w:ascii="Arial" w:hAnsi="Arial" w:cs="Arial"/>
                    <w:sz w:val="20"/>
                    <w:szCs w:val="20"/>
                    <w:highlight w:val="yellow"/>
                  </w:rPr>
                </w:rPrChange>
              </w:rPr>
              <w:t>Для планов отдельного цикла</w:t>
            </w:r>
          </w:p>
        </w:tc>
        <w:tc>
          <w:tcPr>
            <w:tcW w:w="353" w:type="pct"/>
          </w:tcPr>
          <w:p w14:paraId="672FA0B1" w14:textId="03D97435" w:rsidR="00487E34" w:rsidRPr="009D0815" w:rsidRDefault="00487E34" w:rsidP="00487E34">
            <w:pPr>
              <w:jc w:val="center"/>
              <w:rPr>
                <w:rFonts w:ascii="Arial" w:hAnsi="Arial" w:cs="Arial"/>
                <w:sz w:val="20"/>
                <w:rPrChange w:id="12779" w:author="Александр" w:date="2020-04-13T08:45:00Z">
                  <w:rPr>
                    <w:rFonts w:ascii="Arial" w:hAnsi="Arial" w:cs="Arial"/>
                    <w:sz w:val="20"/>
                    <w:highlight w:val="yellow"/>
                  </w:rPr>
                </w:rPrChange>
              </w:rPr>
            </w:pPr>
            <w:r w:rsidRPr="009D0815">
              <w:rPr>
                <w:rFonts w:ascii="Arial" w:hAnsi="Arial" w:cs="Arial"/>
                <w:sz w:val="20"/>
                <w:szCs w:val="20"/>
                <w:rPrChange w:id="12780" w:author="Александр" w:date="2020-04-13T08:45:00Z">
                  <w:rPr>
                    <w:rFonts w:ascii="Arial" w:hAnsi="Arial" w:cs="Arial"/>
                    <w:sz w:val="20"/>
                    <w:szCs w:val="20"/>
                    <w:highlight w:val="yellow"/>
                  </w:rPr>
                </w:rPrChange>
              </w:rPr>
              <w:t>-</w:t>
            </w:r>
          </w:p>
        </w:tc>
        <w:tc>
          <w:tcPr>
            <w:tcW w:w="418" w:type="pct"/>
          </w:tcPr>
          <w:p w14:paraId="2934A229" w14:textId="484BCF8C" w:rsidR="00487E34" w:rsidRPr="009D0815" w:rsidRDefault="00487E34" w:rsidP="00487E34">
            <w:pPr>
              <w:jc w:val="center"/>
              <w:rPr>
                <w:rFonts w:ascii="Arial" w:hAnsi="Arial" w:cs="Arial"/>
                <w:sz w:val="20"/>
                <w:rPrChange w:id="12781" w:author="Александр" w:date="2020-04-13T08:45:00Z">
                  <w:rPr>
                    <w:rFonts w:ascii="Arial" w:hAnsi="Arial" w:cs="Arial"/>
                    <w:sz w:val="20"/>
                    <w:highlight w:val="yellow"/>
                  </w:rPr>
                </w:rPrChange>
              </w:rPr>
            </w:pPr>
            <w:r w:rsidRPr="009D0815">
              <w:rPr>
                <w:rFonts w:ascii="Arial" w:hAnsi="Arial" w:cs="Arial"/>
                <w:sz w:val="20"/>
                <w:szCs w:val="20"/>
                <w:rPrChange w:id="12782" w:author="Александр" w:date="2020-04-13T08:45:00Z">
                  <w:rPr>
                    <w:rFonts w:ascii="Arial" w:hAnsi="Arial" w:cs="Arial"/>
                    <w:sz w:val="20"/>
                    <w:szCs w:val="20"/>
                    <w:highlight w:val="yellow"/>
                  </w:rPr>
                </w:rPrChange>
              </w:rPr>
              <w:t>-</w:t>
            </w:r>
          </w:p>
        </w:tc>
        <w:tc>
          <w:tcPr>
            <w:tcW w:w="317" w:type="pct"/>
          </w:tcPr>
          <w:p w14:paraId="633DBC09" w14:textId="1F6613D7" w:rsidR="00487E34" w:rsidRPr="009D0815" w:rsidRDefault="00487E34" w:rsidP="00487E34">
            <w:pPr>
              <w:jc w:val="center"/>
              <w:rPr>
                <w:rFonts w:ascii="Arial" w:hAnsi="Arial" w:cs="Arial"/>
                <w:sz w:val="20"/>
                <w:lang w:val="en-US"/>
                <w:rPrChange w:id="12783" w:author="Александр" w:date="2020-04-13T08:45:00Z">
                  <w:rPr>
                    <w:rFonts w:ascii="Arial" w:hAnsi="Arial" w:cs="Arial"/>
                    <w:sz w:val="20"/>
                    <w:highlight w:val="yellow"/>
                    <w:lang w:val="en-US"/>
                  </w:rPr>
                </w:rPrChange>
              </w:rPr>
            </w:pPr>
            <w:r w:rsidRPr="009D0815">
              <w:rPr>
                <w:rFonts w:ascii="Arial" w:hAnsi="Arial" w:cs="Arial"/>
                <w:sz w:val="20"/>
                <w:szCs w:val="20"/>
                <w:lang w:val="en-US"/>
                <w:rPrChange w:id="12784" w:author="Александр" w:date="2020-04-13T08:45:00Z">
                  <w:rPr>
                    <w:rFonts w:ascii="Arial" w:hAnsi="Arial" w:cs="Arial"/>
                    <w:sz w:val="20"/>
                    <w:szCs w:val="20"/>
                    <w:highlight w:val="yellow"/>
                    <w:lang w:val="en-US"/>
                  </w:rPr>
                </w:rPrChange>
              </w:rPr>
              <w:t>SAP</w:t>
            </w:r>
          </w:p>
        </w:tc>
      </w:tr>
      <w:tr w:rsidR="00487E34" w:rsidRPr="0086487D" w14:paraId="77C7E6A0" w14:textId="77777777" w:rsidTr="000D6F52">
        <w:trPr>
          <w:cantSplit/>
          <w:jc w:val="center"/>
        </w:trPr>
        <w:tc>
          <w:tcPr>
            <w:tcW w:w="166" w:type="pct"/>
          </w:tcPr>
          <w:p w14:paraId="44DB84F0" w14:textId="5D3E8FA0" w:rsidR="00487E34" w:rsidRDefault="00073455" w:rsidP="00487E34">
            <w:pPr>
              <w:rPr>
                <w:rFonts w:ascii="Arial" w:hAnsi="Arial" w:cs="Arial"/>
                <w:sz w:val="20"/>
                <w:szCs w:val="20"/>
              </w:rPr>
            </w:pPr>
            <w:r>
              <w:rPr>
                <w:rFonts w:ascii="Arial" w:hAnsi="Arial" w:cs="Arial"/>
                <w:sz w:val="20"/>
                <w:szCs w:val="20"/>
              </w:rPr>
              <w:lastRenderedPageBreak/>
              <w:t>20.</w:t>
            </w:r>
          </w:p>
        </w:tc>
        <w:tc>
          <w:tcPr>
            <w:tcW w:w="468" w:type="pct"/>
          </w:tcPr>
          <w:p w14:paraId="3487C567" w14:textId="1573DD91" w:rsidR="00487E34" w:rsidRPr="009D0815" w:rsidRDefault="00487E34" w:rsidP="00487E34">
            <w:pPr>
              <w:jc w:val="left"/>
              <w:rPr>
                <w:rFonts w:ascii="Arial" w:hAnsi="Arial" w:cs="Arial"/>
                <w:sz w:val="20"/>
                <w:szCs w:val="20"/>
                <w:rPrChange w:id="12785" w:author="Александр" w:date="2020-04-13T08:45:00Z">
                  <w:rPr>
                    <w:rFonts w:ascii="Arial" w:hAnsi="Arial" w:cs="Arial"/>
                    <w:sz w:val="20"/>
                    <w:szCs w:val="20"/>
                    <w:highlight w:val="yellow"/>
                  </w:rPr>
                </w:rPrChange>
              </w:rPr>
            </w:pPr>
            <w:r w:rsidRPr="009D0815">
              <w:rPr>
                <w:rFonts w:ascii="Arial" w:hAnsi="Arial" w:cs="Arial"/>
                <w:sz w:val="20"/>
                <w:szCs w:val="20"/>
                <w:rPrChange w:id="12786" w:author="Александр" w:date="2020-04-13T08:45:00Z">
                  <w:rPr>
                    <w:rFonts w:ascii="Arial" w:hAnsi="Arial" w:cs="Arial"/>
                    <w:sz w:val="20"/>
                    <w:szCs w:val="20"/>
                    <w:highlight w:val="yellow"/>
                  </w:rPr>
                </w:rPrChange>
              </w:rPr>
              <w:t>Циклы</w:t>
            </w:r>
          </w:p>
        </w:tc>
        <w:tc>
          <w:tcPr>
            <w:tcW w:w="637" w:type="pct"/>
          </w:tcPr>
          <w:p w14:paraId="57ACCE91" w14:textId="67EAC0F7" w:rsidR="00487E34" w:rsidRPr="009D0815" w:rsidRDefault="00487E34" w:rsidP="00487E34">
            <w:pPr>
              <w:jc w:val="left"/>
              <w:rPr>
                <w:rFonts w:ascii="Arial" w:hAnsi="Arial" w:cs="Arial"/>
                <w:sz w:val="20"/>
                <w:rPrChange w:id="12787" w:author="Александр" w:date="2020-04-13T08:45:00Z">
                  <w:rPr>
                    <w:rFonts w:ascii="Arial" w:hAnsi="Arial" w:cs="Arial"/>
                    <w:sz w:val="20"/>
                    <w:highlight w:val="yellow"/>
                  </w:rPr>
                </w:rPrChange>
              </w:rPr>
            </w:pPr>
            <w:r w:rsidRPr="009D0815">
              <w:rPr>
                <w:rFonts w:ascii="Arial" w:hAnsi="Arial" w:cs="Arial"/>
                <w:sz w:val="20"/>
                <w:rPrChange w:id="12788" w:author="Александр" w:date="2020-04-13T08:45:00Z">
                  <w:rPr>
                    <w:rFonts w:ascii="Arial" w:hAnsi="Arial" w:cs="Arial"/>
                    <w:sz w:val="20"/>
                    <w:highlight w:val="yellow"/>
                  </w:rPr>
                </w:rPrChange>
              </w:rPr>
              <w:t>Единица цикла предупредительного ТОРО</w:t>
            </w:r>
          </w:p>
        </w:tc>
        <w:tc>
          <w:tcPr>
            <w:tcW w:w="736" w:type="pct"/>
          </w:tcPr>
          <w:p w14:paraId="1B7D7BD3" w14:textId="5783E521" w:rsidR="00487E34" w:rsidRPr="009D0815" w:rsidRDefault="00487E34" w:rsidP="00487E34">
            <w:pPr>
              <w:jc w:val="left"/>
              <w:rPr>
                <w:rFonts w:ascii="Arial" w:hAnsi="Arial" w:cs="Arial"/>
                <w:sz w:val="20"/>
                <w:rPrChange w:id="12789" w:author="Александр" w:date="2020-04-13T08:45:00Z">
                  <w:rPr>
                    <w:rFonts w:ascii="Arial" w:hAnsi="Arial" w:cs="Arial"/>
                    <w:sz w:val="20"/>
                    <w:highlight w:val="yellow"/>
                  </w:rPr>
                </w:rPrChange>
              </w:rPr>
            </w:pPr>
            <w:r w:rsidRPr="009D0815">
              <w:rPr>
                <w:rFonts w:ascii="Arial" w:hAnsi="Arial" w:cs="Arial"/>
                <w:sz w:val="20"/>
                <w:rPrChange w:id="12790" w:author="Александр" w:date="2020-04-13T08:45:00Z">
                  <w:rPr>
                    <w:rFonts w:ascii="Arial" w:hAnsi="Arial" w:cs="Arial"/>
                    <w:sz w:val="20"/>
                    <w:highlight w:val="yellow"/>
                  </w:rPr>
                </w:rPrChange>
              </w:rPr>
              <w:t>Единица для выполнения мероприятий предупредительного ТОРО</w:t>
            </w:r>
          </w:p>
        </w:tc>
        <w:tc>
          <w:tcPr>
            <w:tcW w:w="295" w:type="pct"/>
          </w:tcPr>
          <w:p w14:paraId="38041DC0" w14:textId="46C0EA53" w:rsidR="00487E34" w:rsidRPr="009D0815" w:rsidRDefault="00487E34" w:rsidP="00487E34">
            <w:pPr>
              <w:jc w:val="center"/>
              <w:rPr>
                <w:rFonts w:ascii="Arial" w:hAnsi="Arial" w:cs="Arial"/>
                <w:sz w:val="20"/>
                <w:szCs w:val="20"/>
                <w:lang w:val="en-US"/>
                <w:rPrChange w:id="12791"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792" w:author="Александр" w:date="2020-04-13T08:45:00Z">
                  <w:rPr>
                    <w:rFonts w:ascii="Arial" w:hAnsi="Arial" w:cs="Arial"/>
                    <w:sz w:val="20"/>
                    <w:szCs w:val="20"/>
                    <w:highlight w:val="yellow"/>
                    <w:lang w:val="en-US"/>
                  </w:rPr>
                </w:rPrChange>
              </w:rPr>
              <w:t>UNIT, 3</w:t>
            </w:r>
          </w:p>
        </w:tc>
        <w:tc>
          <w:tcPr>
            <w:tcW w:w="502" w:type="pct"/>
          </w:tcPr>
          <w:p w14:paraId="10F62F43" w14:textId="16EA7A55" w:rsidR="00487E34" w:rsidRPr="009D0815" w:rsidRDefault="00487E34" w:rsidP="00487E34">
            <w:pPr>
              <w:jc w:val="center"/>
              <w:rPr>
                <w:rFonts w:ascii="Arial" w:hAnsi="Arial" w:cs="Arial"/>
                <w:sz w:val="20"/>
                <w:szCs w:val="20"/>
                <w:rPrChange w:id="12793" w:author="Александр" w:date="2020-04-13T08:45:00Z">
                  <w:rPr>
                    <w:rFonts w:ascii="Arial" w:hAnsi="Arial" w:cs="Arial"/>
                    <w:sz w:val="20"/>
                    <w:szCs w:val="20"/>
                    <w:highlight w:val="yellow"/>
                  </w:rPr>
                </w:rPrChange>
              </w:rPr>
            </w:pPr>
            <w:r w:rsidRPr="009D0815">
              <w:rPr>
                <w:rFonts w:ascii="Arial" w:hAnsi="Arial" w:cs="Arial"/>
                <w:sz w:val="20"/>
                <w:szCs w:val="20"/>
                <w:rPrChange w:id="12794" w:author="Александр" w:date="2020-04-13T08:45:00Z">
                  <w:rPr>
                    <w:rFonts w:ascii="Arial" w:hAnsi="Arial" w:cs="Arial"/>
                    <w:sz w:val="20"/>
                    <w:szCs w:val="20"/>
                    <w:highlight w:val="yellow"/>
                  </w:rPr>
                </w:rPrChange>
              </w:rPr>
              <w:t>MPDCD</w:t>
            </w:r>
            <w:r w:rsidRPr="009D0815">
              <w:rPr>
                <w:rFonts w:ascii="Arial" w:hAnsi="Arial" w:cs="Arial"/>
                <w:sz w:val="20"/>
                <w:szCs w:val="20"/>
                <w:lang w:val="en-US"/>
                <w:rPrChange w:id="12795" w:author="Александр" w:date="2020-04-13T08:45:00Z">
                  <w:rPr>
                    <w:rFonts w:ascii="Arial" w:hAnsi="Arial" w:cs="Arial"/>
                    <w:sz w:val="20"/>
                    <w:szCs w:val="20"/>
                    <w:highlight w:val="yellow"/>
                    <w:lang w:val="en-US"/>
                  </w:rPr>
                </w:rPrChange>
              </w:rPr>
              <w:t>-</w:t>
            </w:r>
            <w:r w:rsidRPr="009D0815">
              <w:rPr>
                <w:rFonts w:ascii="Arial" w:hAnsi="Arial" w:cs="Arial"/>
                <w:sz w:val="20"/>
                <w:szCs w:val="20"/>
                <w:rPrChange w:id="12796" w:author="Александр" w:date="2020-04-13T08:45:00Z">
                  <w:rPr>
                    <w:rFonts w:ascii="Arial" w:hAnsi="Arial" w:cs="Arial"/>
                    <w:sz w:val="20"/>
                    <w:szCs w:val="20"/>
                    <w:highlight w:val="yellow"/>
                  </w:rPr>
                </w:rPrChange>
              </w:rPr>
              <w:t>ZEIEH</w:t>
            </w:r>
          </w:p>
        </w:tc>
        <w:tc>
          <w:tcPr>
            <w:tcW w:w="557" w:type="pct"/>
          </w:tcPr>
          <w:p w14:paraId="4F7FCF04" w14:textId="14ED29CE" w:rsidR="00487E34" w:rsidRPr="009D0815" w:rsidRDefault="00487E34" w:rsidP="00487E34">
            <w:pPr>
              <w:jc w:val="center"/>
              <w:rPr>
                <w:rFonts w:ascii="Arial" w:hAnsi="Arial" w:cs="Arial"/>
                <w:sz w:val="20"/>
                <w:szCs w:val="20"/>
                <w:rPrChange w:id="12797" w:author="Александр" w:date="2020-04-13T08:45:00Z">
                  <w:rPr>
                    <w:rFonts w:ascii="Arial" w:hAnsi="Arial" w:cs="Arial"/>
                    <w:sz w:val="20"/>
                    <w:szCs w:val="20"/>
                    <w:highlight w:val="yellow"/>
                  </w:rPr>
                </w:rPrChange>
              </w:rPr>
            </w:pPr>
            <w:r w:rsidRPr="009D0815">
              <w:rPr>
                <w:rFonts w:ascii="Arial" w:hAnsi="Arial" w:cs="Arial"/>
                <w:sz w:val="20"/>
                <w:rPrChange w:id="12798" w:author="Александр" w:date="2020-04-13T08:45:00Z">
                  <w:rPr>
                    <w:rFonts w:ascii="Arial" w:hAnsi="Arial" w:cs="Arial"/>
                    <w:sz w:val="20"/>
                    <w:highlight w:val="yellow"/>
                  </w:rPr>
                </w:rPrChange>
              </w:rPr>
              <w:t>Х</w:t>
            </w:r>
          </w:p>
        </w:tc>
        <w:tc>
          <w:tcPr>
            <w:tcW w:w="551" w:type="pct"/>
          </w:tcPr>
          <w:p w14:paraId="7535B6B3" w14:textId="696981CD" w:rsidR="00487E34" w:rsidRPr="009D0815" w:rsidRDefault="00487E34" w:rsidP="00487E34">
            <w:pPr>
              <w:jc w:val="center"/>
              <w:rPr>
                <w:rFonts w:ascii="Arial" w:hAnsi="Arial" w:cs="Arial"/>
                <w:sz w:val="20"/>
                <w:szCs w:val="20"/>
                <w:rPrChange w:id="12799" w:author="Александр" w:date="2020-04-13T08:45:00Z">
                  <w:rPr>
                    <w:rFonts w:ascii="Arial" w:hAnsi="Arial" w:cs="Arial"/>
                    <w:sz w:val="20"/>
                    <w:szCs w:val="20"/>
                    <w:highlight w:val="yellow"/>
                  </w:rPr>
                </w:rPrChange>
              </w:rPr>
            </w:pPr>
            <w:r w:rsidRPr="009D0815">
              <w:rPr>
                <w:rFonts w:ascii="Arial" w:hAnsi="Arial" w:cs="Arial"/>
                <w:sz w:val="20"/>
                <w:szCs w:val="20"/>
                <w:rPrChange w:id="12800" w:author="Александр" w:date="2020-04-13T08:45:00Z">
                  <w:rPr>
                    <w:rFonts w:ascii="Arial" w:hAnsi="Arial" w:cs="Arial"/>
                    <w:sz w:val="20"/>
                    <w:szCs w:val="20"/>
                    <w:highlight w:val="yellow"/>
                  </w:rPr>
                </w:rPrChange>
              </w:rPr>
              <w:t>Для планов отдельного цикла</w:t>
            </w:r>
          </w:p>
        </w:tc>
        <w:tc>
          <w:tcPr>
            <w:tcW w:w="353" w:type="pct"/>
          </w:tcPr>
          <w:p w14:paraId="28AEE099" w14:textId="0FA577A2" w:rsidR="00487E34" w:rsidRPr="009D0815" w:rsidRDefault="00487E34" w:rsidP="00487E34">
            <w:pPr>
              <w:jc w:val="center"/>
              <w:rPr>
                <w:rFonts w:ascii="Arial" w:hAnsi="Arial" w:cs="Arial"/>
                <w:sz w:val="20"/>
                <w:szCs w:val="20"/>
                <w:rPrChange w:id="12801" w:author="Александр" w:date="2020-04-13T08:45:00Z">
                  <w:rPr>
                    <w:rFonts w:ascii="Arial" w:hAnsi="Arial" w:cs="Arial"/>
                    <w:sz w:val="20"/>
                    <w:szCs w:val="20"/>
                    <w:highlight w:val="yellow"/>
                  </w:rPr>
                </w:rPrChange>
              </w:rPr>
            </w:pPr>
            <w:r w:rsidRPr="009D0815">
              <w:rPr>
                <w:rFonts w:ascii="Arial" w:hAnsi="Arial" w:cs="Arial"/>
                <w:sz w:val="20"/>
                <w:szCs w:val="20"/>
                <w:rPrChange w:id="12802" w:author="Александр" w:date="2020-04-13T08:45:00Z">
                  <w:rPr>
                    <w:rFonts w:ascii="Arial" w:hAnsi="Arial" w:cs="Arial"/>
                    <w:sz w:val="20"/>
                    <w:szCs w:val="20"/>
                    <w:highlight w:val="yellow"/>
                  </w:rPr>
                </w:rPrChange>
              </w:rPr>
              <w:t>-</w:t>
            </w:r>
          </w:p>
        </w:tc>
        <w:tc>
          <w:tcPr>
            <w:tcW w:w="418" w:type="pct"/>
          </w:tcPr>
          <w:p w14:paraId="57EB12E4" w14:textId="5ABE3F06" w:rsidR="00487E34" w:rsidRPr="009D0815" w:rsidRDefault="00487E34" w:rsidP="00487E34">
            <w:pPr>
              <w:jc w:val="center"/>
              <w:rPr>
                <w:rFonts w:ascii="Arial" w:hAnsi="Arial" w:cs="Arial"/>
                <w:sz w:val="20"/>
                <w:szCs w:val="20"/>
                <w:rPrChange w:id="12803" w:author="Александр" w:date="2020-04-13T08:45:00Z">
                  <w:rPr>
                    <w:rFonts w:ascii="Arial" w:hAnsi="Arial" w:cs="Arial"/>
                    <w:sz w:val="20"/>
                    <w:szCs w:val="20"/>
                    <w:highlight w:val="yellow"/>
                  </w:rPr>
                </w:rPrChange>
              </w:rPr>
            </w:pPr>
            <w:r w:rsidRPr="009D0815">
              <w:rPr>
                <w:rFonts w:ascii="Arial" w:hAnsi="Arial" w:cs="Arial"/>
                <w:sz w:val="20"/>
                <w:szCs w:val="20"/>
                <w:rPrChange w:id="12804" w:author="Александр" w:date="2020-04-13T08:45:00Z">
                  <w:rPr>
                    <w:rFonts w:ascii="Arial" w:hAnsi="Arial" w:cs="Arial"/>
                    <w:sz w:val="20"/>
                    <w:szCs w:val="20"/>
                    <w:highlight w:val="yellow"/>
                  </w:rPr>
                </w:rPrChange>
              </w:rPr>
              <w:t>Выбор из справочника</w:t>
            </w:r>
          </w:p>
        </w:tc>
        <w:tc>
          <w:tcPr>
            <w:tcW w:w="317" w:type="pct"/>
          </w:tcPr>
          <w:p w14:paraId="70408F57" w14:textId="2F1EEC8D" w:rsidR="00487E34" w:rsidRPr="009D0815" w:rsidRDefault="00487E34" w:rsidP="00487E34">
            <w:pPr>
              <w:jc w:val="center"/>
              <w:rPr>
                <w:rFonts w:ascii="Arial" w:hAnsi="Arial" w:cs="Arial"/>
                <w:sz w:val="20"/>
                <w:szCs w:val="20"/>
                <w:lang w:val="en-US"/>
                <w:rPrChange w:id="12805"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06" w:author="Александр" w:date="2020-04-13T08:45:00Z">
                  <w:rPr>
                    <w:rFonts w:ascii="Arial" w:hAnsi="Arial" w:cs="Arial"/>
                    <w:sz w:val="20"/>
                    <w:szCs w:val="20"/>
                    <w:highlight w:val="yellow"/>
                    <w:lang w:val="en-US"/>
                  </w:rPr>
                </w:rPrChange>
              </w:rPr>
              <w:t>SAP</w:t>
            </w:r>
          </w:p>
        </w:tc>
      </w:tr>
      <w:tr w:rsidR="00487E34" w:rsidRPr="0086487D" w14:paraId="03AD9554" w14:textId="77777777" w:rsidTr="000D6F52">
        <w:trPr>
          <w:cantSplit/>
          <w:jc w:val="center"/>
        </w:trPr>
        <w:tc>
          <w:tcPr>
            <w:tcW w:w="166" w:type="pct"/>
          </w:tcPr>
          <w:p w14:paraId="5C05ADD2" w14:textId="4418C2B1" w:rsidR="00487E34" w:rsidRDefault="00073455" w:rsidP="00487E34">
            <w:pPr>
              <w:rPr>
                <w:rFonts w:ascii="Arial" w:hAnsi="Arial" w:cs="Arial"/>
                <w:sz w:val="20"/>
                <w:szCs w:val="20"/>
              </w:rPr>
            </w:pPr>
            <w:r>
              <w:rPr>
                <w:rFonts w:ascii="Arial" w:hAnsi="Arial" w:cs="Arial"/>
                <w:sz w:val="20"/>
                <w:szCs w:val="20"/>
              </w:rPr>
              <w:t>21.</w:t>
            </w:r>
          </w:p>
        </w:tc>
        <w:tc>
          <w:tcPr>
            <w:tcW w:w="468" w:type="pct"/>
          </w:tcPr>
          <w:p w14:paraId="60EA28A7" w14:textId="03740F4C" w:rsidR="00487E34" w:rsidRPr="009D0815" w:rsidRDefault="00487E34" w:rsidP="00487E34">
            <w:pPr>
              <w:jc w:val="left"/>
              <w:rPr>
                <w:rFonts w:ascii="Arial" w:hAnsi="Arial" w:cs="Arial"/>
                <w:sz w:val="20"/>
                <w:szCs w:val="20"/>
                <w:rPrChange w:id="12807" w:author="Александр" w:date="2020-04-13T08:45:00Z">
                  <w:rPr>
                    <w:rFonts w:ascii="Arial" w:hAnsi="Arial" w:cs="Arial"/>
                    <w:sz w:val="20"/>
                    <w:szCs w:val="20"/>
                    <w:highlight w:val="yellow"/>
                  </w:rPr>
                </w:rPrChange>
              </w:rPr>
            </w:pPr>
            <w:r w:rsidRPr="009D0815">
              <w:rPr>
                <w:rFonts w:ascii="Arial" w:hAnsi="Arial" w:cs="Arial"/>
                <w:sz w:val="20"/>
                <w:szCs w:val="20"/>
                <w:rPrChange w:id="12808" w:author="Александр" w:date="2020-04-13T08:45:00Z">
                  <w:rPr>
                    <w:rFonts w:ascii="Arial" w:hAnsi="Arial" w:cs="Arial"/>
                    <w:sz w:val="20"/>
                    <w:szCs w:val="20"/>
                    <w:highlight w:val="yellow"/>
                  </w:rPr>
                </w:rPrChange>
              </w:rPr>
              <w:t>Циклы</w:t>
            </w:r>
          </w:p>
        </w:tc>
        <w:tc>
          <w:tcPr>
            <w:tcW w:w="637" w:type="pct"/>
          </w:tcPr>
          <w:p w14:paraId="122686EE" w14:textId="5248DF9F" w:rsidR="00487E34" w:rsidRPr="009D0815" w:rsidRDefault="00487E34" w:rsidP="00487E34">
            <w:pPr>
              <w:jc w:val="left"/>
              <w:rPr>
                <w:rFonts w:ascii="Arial" w:hAnsi="Arial" w:cs="Arial"/>
                <w:sz w:val="20"/>
                <w:rPrChange w:id="12809" w:author="Александр" w:date="2020-04-13T08:45:00Z">
                  <w:rPr>
                    <w:rFonts w:ascii="Arial" w:hAnsi="Arial" w:cs="Arial"/>
                    <w:sz w:val="20"/>
                    <w:highlight w:val="yellow"/>
                  </w:rPr>
                </w:rPrChange>
              </w:rPr>
            </w:pPr>
            <w:r w:rsidRPr="009D0815">
              <w:rPr>
                <w:rFonts w:ascii="Arial" w:hAnsi="Arial" w:cs="Arial"/>
                <w:sz w:val="20"/>
                <w:rPrChange w:id="12810" w:author="Александр" w:date="2020-04-13T08:45:00Z">
                  <w:rPr>
                    <w:rFonts w:ascii="Arial" w:hAnsi="Arial" w:cs="Arial"/>
                    <w:sz w:val="20"/>
                    <w:highlight w:val="yellow"/>
                  </w:rPr>
                </w:rPrChange>
              </w:rPr>
              <w:t>Текст цикла</w:t>
            </w:r>
          </w:p>
        </w:tc>
        <w:tc>
          <w:tcPr>
            <w:tcW w:w="736" w:type="pct"/>
          </w:tcPr>
          <w:p w14:paraId="6B132064" w14:textId="6AA5989B" w:rsidR="00487E34" w:rsidRPr="009D0815" w:rsidRDefault="00487E34" w:rsidP="00487E34">
            <w:pPr>
              <w:jc w:val="left"/>
              <w:rPr>
                <w:rFonts w:ascii="Arial" w:hAnsi="Arial" w:cs="Arial"/>
                <w:sz w:val="20"/>
                <w:rPrChange w:id="12811" w:author="Александр" w:date="2020-04-13T08:45:00Z">
                  <w:rPr>
                    <w:rFonts w:ascii="Arial" w:hAnsi="Arial" w:cs="Arial"/>
                    <w:sz w:val="20"/>
                    <w:highlight w:val="yellow"/>
                  </w:rPr>
                </w:rPrChange>
              </w:rPr>
            </w:pPr>
            <w:r w:rsidRPr="009D0815">
              <w:rPr>
                <w:rFonts w:ascii="Arial" w:hAnsi="Arial" w:cs="Arial"/>
                <w:sz w:val="20"/>
                <w:rPrChange w:id="12812" w:author="Александр" w:date="2020-04-13T08:45:00Z">
                  <w:rPr>
                    <w:rFonts w:ascii="Arial" w:hAnsi="Arial" w:cs="Arial"/>
                    <w:sz w:val="20"/>
                    <w:highlight w:val="yellow"/>
                  </w:rPr>
                </w:rPrChange>
              </w:rPr>
              <w:t>Текст к пакету мероприятий ТОРО или циклу ТО (время/работа)</w:t>
            </w:r>
          </w:p>
        </w:tc>
        <w:tc>
          <w:tcPr>
            <w:tcW w:w="295" w:type="pct"/>
          </w:tcPr>
          <w:p w14:paraId="57CE848D" w14:textId="1476F3D1" w:rsidR="00487E34" w:rsidRPr="009D0815" w:rsidRDefault="00487E34" w:rsidP="00487E34">
            <w:pPr>
              <w:jc w:val="center"/>
              <w:rPr>
                <w:rFonts w:ascii="Arial" w:hAnsi="Arial" w:cs="Arial"/>
                <w:sz w:val="20"/>
                <w:szCs w:val="20"/>
                <w:lang w:val="en-US"/>
                <w:rPrChange w:id="12813"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14" w:author="Александр" w:date="2020-04-13T08:45:00Z">
                  <w:rPr>
                    <w:rFonts w:ascii="Arial" w:hAnsi="Arial" w:cs="Arial"/>
                    <w:sz w:val="20"/>
                    <w:szCs w:val="20"/>
                    <w:highlight w:val="yellow"/>
                    <w:lang w:val="en-US"/>
                  </w:rPr>
                </w:rPrChange>
              </w:rPr>
              <w:t>CHAR, 30</w:t>
            </w:r>
          </w:p>
        </w:tc>
        <w:tc>
          <w:tcPr>
            <w:tcW w:w="502" w:type="pct"/>
          </w:tcPr>
          <w:p w14:paraId="28C0088A" w14:textId="356F2C07" w:rsidR="00487E34" w:rsidRPr="009D0815" w:rsidRDefault="00487E34" w:rsidP="00487E34">
            <w:pPr>
              <w:jc w:val="center"/>
              <w:rPr>
                <w:rFonts w:ascii="Arial" w:hAnsi="Arial" w:cs="Arial"/>
                <w:sz w:val="20"/>
                <w:szCs w:val="20"/>
                <w:rPrChange w:id="12815" w:author="Александр" w:date="2020-04-13T08:45:00Z">
                  <w:rPr>
                    <w:rFonts w:ascii="Arial" w:hAnsi="Arial" w:cs="Arial"/>
                    <w:sz w:val="20"/>
                    <w:szCs w:val="20"/>
                    <w:highlight w:val="yellow"/>
                  </w:rPr>
                </w:rPrChange>
              </w:rPr>
            </w:pPr>
            <w:r w:rsidRPr="009D0815">
              <w:rPr>
                <w:rFonts w:ascii="Arial" w:hAnsi="Arial" w:cs="Arial"/>
                <w:sz w:val="20"/>
                <w:szCs w:val="20"/>
                <w:rPrChange w:id="12816" w:author="Александр" w:date="2020-04-13T08:45:00Z">
                  <w:rPr>
                    <w:rFonts w:ascii="Arial" w:hAnsi="Arial" w:cs="Arial"/>
                    <w:sz w:val="20"/>
                    <w:szCs w:val="20"/>
                    <w:highlight w:val="yellow"/>
                  </w:rPr>
                </w:rPrChange>
              </w:rPr>
              <w:t>MPDCD</w:t>
            </w:r>
            <w:r w:rsidRPr="009D0815">
              <w:rPr>
                <w:rFonts w:ascii="Arial" w:hAnsi="Arial" w:cs="Arial"/>
                <w:sz w:val="20"/>
                <w:szCs w:val="20"/>
                <w:lang w:val="en-US"/>
                <w:rPrChange w:id="12817" w:author="Александр" w:date="2020-04-13T08:45:00Z">
                  <w:rPr>
                    <w:rFonts w:ascii="Arial" w:hAnsi="Arial" w:cs="Arial"/>
                    <w:sz w:val="20"/>
                    <w:szCs w:val="20"/>
                    <w:highlight w:val="yellow"/>
                    <w:lang w:val="en-US"/>
                  </w:rPr>
                </w:rPrChange>
              </w:rPr>
              <w:t>-</w:t>
            </w:r>
            <w:r w:rsidRPr="009D0815">
              <w:rPr>
                <w:rFonts w:ascii="Arial" w:hAnsi="Arial" w:cs="Arial"/>
                <w:sz w:val="20"/>
                <w:szCs w:val="20"/>
                <w:rPrChange w:id="12818" w:author="Александр" w:date="2020-04-13T08:45:00Z">
                  <w:rPr>
                    <w:rFonts w:ascii="Arial" w:hAnsi="Arial" w:cs="Arial"/>
                    <w:sz w:val="20"/>
                    <w:szCs w:val="20"/>
                    <w:highlight w:val="yellow"/>
                  </w:rPr>
                </w:rPrChange>
              </w:rPr>
              <w:t>PAK_TEXT</w:t>
            </w:r>
          </w:p>
        </w:tc>
        <w:tc>
          <w:tcPr>
            <w:tcW w:w="557" w:type="pct"/>
          </w:tcPr>
          <w:p w14:paraId="6A145E83" w14:textId="23E23A29" w:rsidR="00487E34" w:rsidRPr="009D0815" w:rsidRDefault="00487E34" w:rsidP="00487E34">
            <w:pPr>
              <w:jc w:val="center"/>
              <w:rPr>
                <w:rFonts w:ascii="Arial" w:hAnsi="Arial" w:cs="Arial"/>
                <w:sz w:val="20"/>
                <w:rPrChange w:id="12819" w:author="Александр" w:date="2020-04-13T08:45:00Z">
                  <w:rPr>
                    <w:rFonts w:ascii="Arial" w:hAnsi="Arial" w:cs="Arial"/>
                    <w:sz w:val="20"/>
                    <w:highlight w:val="yellow"/>
                  </w:rPr>
                </w:rPrChange>
              </w:rPr>
            </w:pPr>
            <w:r w:rsidRPr="009D0815">
              <w:rPr>
                <w:rFonts w:ascii="Arial" w:hAnsi="Arial" w:cs="Arial"/>
                <w:sz w:val="20"/>
                <w:rPrChange w:id="12820" w:author="Александр" w:date="2020-04-13T08:45:00Z">
                  <w:rPr>
                    <w:rFonts w:ascii="Arial" w:hAnsi="Arial" w:cs="Arial"/>
                    <w:sz w:val="20"/>
                    <w:highlight w:val="yellow"/>
                  </w:rPr>
                </w:rPrChange>
              </w:rPr>
              <w:t>Х</w:t>
            </w:r>
          </w:p>
        </w:tc>
        <w:tc>
          <w:tcPr>
            <w:tcW w:w="551" w:type="pct"/>
          </w:tcPr>
          <w:p w14:paraId="2A7AB343" w14:textId="38DDED71" w:rsidR="00487E34" w:rsidRPr="009D0815" w:rsidRDefault="00487E34" w:rsidP="00487E34">
            <w:pPr>
              <w:jc w:val="center"/>
              <w:rPr>
                <w:rFonts w:ascii="Arial" w:hAnsi="Arial" w:cs="Arial"/>
                <w:sz w:val="20"/>
                <w:szCs w:val="20"/>
                <w:rPrChange w:id="12821" w:author="Александр" w:date="2020-04-13T08:45:00Z">
                  <w:rPr>
                    <w:rFonts w:ascii="Arial" w:hAnsi="Arial" w:cs="Arial"/>
                    <w:sz w:val="20"/>
                    <w:szCs w:val="20"/>
                    <w:highlight w:val="yellow"/>
                  </w:rPr>
                </w:rPrChange>
              </w:rPr>
            </w:pPr>
            <w:r w:rsidRPr="009D0815">
              <w:rPr>
                <w:rFonts w:ascii="Arial" w:hAnsi="Arial" w:cs="Arial"/>
                <w:sz w:val="20"/>
                <w:szCs w:val="20"/>
                <w:rPrChange w:id="12822" w:author="Александр" w:date="2020-04-13T08:45:00Z">
                  <w:rPr>
                    <w:rFonts w:ascii="Arial" w:hAnsi="Arial" w:cs="Arial"/>
                    <w:sz w:val="20"/>
                    <w:szCs w:val="20"/>
                    <w:highlight w:val="yellow"/>
                  </w:rPr>
                </w:rPrChange>
              </w:rPr>
              <w:t>Для планов отдельного цикла</w:t>
            </w:r>
          </w:p>
        </w:tc>
        <w:tc>
          <w:tcPr>
            <w:tcW w:w="353" w:type="pct"/>
          </w:tcPr>
          <w:p w14:paraId="403BEBDB" w14:textId="34EAEAE2" w:rsidR="00487E34" w:rsidRPr="009D0815" w:rsidRDefault="00487E34" w:rsidP="00487E34">
            <w:pPr>
              <w:jc w:val="center"/>
              <w:rPr>
                <w:rFonts w:ascii="Arial" w:hAnsi="Arial" w:cs="Arial"/>
                <w:sz w:val="20"/>
                <w:szCs w:val="20"/>
                <w:rPrChange w:id="12823" w:author="Александр" w:date="2020-04-13T08:45:00Z">
                  <w:rPr>
                    <w:rFonts w:ascii="Arial" w:hAnsi="Arial" w:cs="Arial"/>
                    <w:sz w:val="20"/>
                    <w:szCs w:val="20"/>
                    <w:highlight w:val="yellow"/>
                  </w:rPr>
                </w:rPrChange>
              </w:rPr>
            </w:pPr>
            <w:r w:rsidRPr="009D0815">
              <w:rPr>
                <w:rFonts w:ascii="Arial" w:hAnsi="Arial" w:cs="Arial"/>
                <w:sz w:val="20"/>
                <w:szCs w:val="20"/>
                <w:rPrChange w:id="12824" w:author="Александр" w:date="2020-04-13T08:45:00Z">
                  <w:rPr>
                    <w:rFonts w:ascii="Arial" w:hAnsi="Arial" w:cs="Arial"/>
                    <w:sz w:val="20"/>
                    <w:szCs w:val="20"/>
                    <w:highlight w:val="yellow"/>
                  </w:rPr>
                </w:rPrChange>
              </w:rPr>
              <w:t>-</w:t>
            </w:r>
          </w:p>
        </w:tc>
        <w:tc>
          <w:tcPr>
            <w:tcW w:w="418" w:type="pct"/>
          </w:tcPr>
          <w:p w14:paraId="55D3F438" w14:textId="3341A9FB" w:rsidR="00487E34" w:rsidRPr="009D0815" w:rsidRDefault="00487E34" w:rsidP="00487E34">
            <w:pPr>
              <w:jc w:val="center"/>
              <w:rPr>
                <w:rFonts w:ascii="Arial" w:hAnsi="Arial" w:cs="Arial"/>
                <w:sz w:val="20"/>
                <w:szCs w:val="20"/>
                <w:rPrChange w:id="12825" w:author="Александр" w:date="2020-04-13T08:45:00Z">
                  <w:rPr>
                    <w:rFonts w:ascii="Arial" w:hAnsi="Arial" w:cs="Arial"/>
                    <w:sz w:val="20"/>
                    <w:szCs w:val="20"/>
                    <w:highlight w:val="yellow"/>
                  </w:rPr>
                </w:rPrChange>
              </w:rPr>
            </w:pPr>
            <w:r w:rsidRPr="009D0815">
              <w:rPr>
                <w:rFonts w:ascii="Arial" w:hAnsi="Arial" w:cs="Arial"/>
                <w:sz w:val="20"/>
                <w:szCs w:val="20"/>
                <w:rPrChange w:id="12826" w:author="Александр" w:date="2020-04-13T08:45:00Z">
                  <w:rPr>
                    <w:rFonts w:ascii="Arial" w:hAnsi="Arial" w:cs="Arial"/>
                    <w:sz w:val="20"/>
                    <w:szCs w:val="20"/>
                    <w:highlight w:val="yellow"/>
                  </w:rPr>
                </w:rPrChange>
              </w:rPr>
              <w:t>-</w:t>
            </w:r>
          </w:p>
        </w:tc>
        <w:tc>
          <w:tcPr>
            <w:tcW w:w="317" w:type="pct"/>
          </w:tcPr>
          <w:p w14:paraId="3F4CE302" w14:textId="7922DFC4" w:rsidR="00487E34" w:rsidRPr="009D0815" w:rsidRDefault="00487E34" w:rsidP="00487E34">
            <w:pPr>
              <w:jc w:val="center"/>
              <w:rPr>
                <w:rFonts w:ascii="Arial" w:hAnsi="Arial" w:cs="Arial"/>
                <w:sz w:val="20"/>
                <w:szCs w:val="20"/>
                <w:lang w:val="en-US"/>
                <w:rPrChange w:id="12827"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28" w:author="Александр" w:date="2020-04-13T08:45:00Z">
                  <w:rPr>
                    <w:rFonts w:ascii="Arial" w:hAnsi="Arial" w:cs="Arial"/>
                    <w:sz w:val="20"/>
                    <w:szCs w:val="20"/>
                    <w:highlight w:val="yellow"/>
                    <w:lang w:val="en-US"/>
                  </w:rPr>
                </w:rPrChange>
              </w:rPr>
              <w:t>SAP</w:t>
            </w:r>
          </w:p>
        </w:tc>
      </w:tr>
      <w:tr w:rsidR="00487E34" w:rsidRPr="0086487D" w14:paraId="1AF190BD" w14:textId="77777777" w:rsidTr="000D6F52">
        <w:trPr>
          <w:cantSplit/>
          <w:jc w:val="center"/>
        </w:trPr>
        <w:tc>
          <w:tcPr>
            <w:tcW w:w="166" w:type="pct"/>
          </w:tcPr>
          <w:p w14:paraId="2A2A36A1" w14:textId="04F1EAC7" w:rsidR="00487E34" w:rsidRDefault="00073455" w:rsidP="00487E34">
            <w:pPr>
              <w:rPr>
                <w:rFonts w:ascii="Arial" w:hAnsi="Arial" w:cs="Arial"/>
                <w:sz w:val="20"/>
                <w:szCs w:val="20"/>
              </w:rPr>
            </w:pPr>
            <w:r>
              <w:rPr>
                <w:rFonts w:ascii="Arial" w:hAnsi="Arial" w:cs="Arial"/>
                <w:sz w:val="20"/>
                <w:szCs w:val="20"/>
              </w:rPr>
              <w:t>22.</w:t>
            </w:r>
          </w:p>
        </w:tc>
        <w:tc>
          <w:tcPr>
            <w:tcW w:w="468" w:type="pct"/>
          </w:tcPr>
          <w:p w14:paraId="307E812D" w14:textId="6293194C" w:rsidR="00487E34" w:rsidRPr="009D0815" w:rsidRDefault="00487E34" w:rsidP="00487E34">
            <w:pPr>
              <w:jc w:val="left"/>
              <w:rPr>
                <w:rFonts w:ascii="Arial" w:hAnsi="Arial" w:cs="Arial"/>
                <w:sz w:val="20"/>
                <w:szCs w:val="20"/>
                <w:rPrChange w:id="12829" w:author="Александр" w:date="2020-04-13T08:45:00Z">
                  <w:rPr>
                    <w:rFonts w:ascii="Arial" w:hAnsi="Arial" w:cs="Arial"/>
                    <w:sz w:val="20"/>
                    <w:szCs w:val="20"/>
                    <w:highlight w:val="yellow"/>
                  </w:rPr>
                </w:rPrChange>
              </w:rPr>
            </w:pPr>
            <w:r w:rsidRPr="009D0815">
              <w:rPr>
                <w:rFonts w:ascii="Arial" w:hAnsi="Arial" w:cs="Arial"/>
                <w:sz w:val="20"/>
                <w:szCs w:val="20"/>
                <w:rPrChange w:id="12830" w:author="Александр" w:date="2020-04-13T08:45:00Z">
                  <w:rPr>
                    <w:rFonts w:ascii="Arial" w:hAnsi="Arial" w:cs="Arial"/>
                    <w:sz w:val="20"/>
                    <w:szCs w:val="20"/>
                    <w:highlight w:val="yellow"/>
                  </w:rPr>
                </w:rPrChange>
              </w:rPr>
              <w:t>Циклы</w:t>
            </w:r>
          </w:p>
        </w:tc>
        <w:tc>
          <w:tcPr>
            <w:tcW w:w="637" w:type="pct"/>
          </w:tcPr>
          <w:p w14:paraId="002E6827" w14:textId="5BCEEE1E" w:rsidR="00487E34" w:rsidRPr="009D0815" w:rsidRDefault="00487E34" w:rsidP="00487E34">
            <w:pPr>
              <w:jc w:val="left"/>
              <w:rPr>
                <w:rFonts w:ascii="Arial" w:hAnsi="Arial" w:cs="Arial"/>
                <w:sz w:val="20"/>
                <w:rPrChange w:id="12831" w:author="Александр" w:date="2020-04-13T08:45:00Z">
                  <w:rPr>
                    <w:rFonts w:ascii="Arial" w:hAnsi="Arial" w:cs="Arial"/>
                    <w:sz w:val="20"/>
                    <w:highlight w:val="yellow"/>
                  </w:rPr>
                </w:rPrChange>
              </w:rPr>
            </w:pPr>
            <w:r w:rsidRPr="009D0815">
              <w:rPr>
                <w:rFonts w:ascii="Arial" w:hAnsi="Arial" w:cs="Arial"/>
                <w:sz w:val="20"/>
                <w:rPrChange w:id="12832" w:author="Александр" w:date="2020-04-13T08:45:00Z">
                  <w:rPr>
                    <w:rFonts w:ascii="Arial" w:hAnsi="Arial" w:cs="Arial"/>
                    <w:sz w:val="20"/>
                    <w:highlight w:val="yellow"/>
                  </w:rPr>
                </w:rPrChange>
              </w:rPr>
              <w:t>Счетчик</w:t>
            </w:r>
          </w:p>
        </w:tc>
        <w:tc>
          <w:tcPr>
            <w:tcW w:w="736" w:type="pct"/>
          </w:tcPr>
          <w:p w14:paraId="0F5E5A9E" w14:textId="18F7BA83" w:rsidR="00487E34" w:rsidRPr="009D0815" w:rsidRDefault="00073455" w:rsidP="00487E34">
            <w:pPr>
              <w:jc w:val="left"/>
              <w:rPr>
                <w:rFonts w:ascii="Arial" w:hAnsi="Arial" w:cs="Arial"/>
                <w:sz w:val="20"/>
                <w:rPrChange w:id="12833" w:author="Александр" w:date="2020-04-13T08:45:00Z">
                  <w:rPr>
                    <w:rFonts w:ascii="Arial" w:hAnsi="Arial" w:cs="Arial"/>
                    <w:sz w:val="20"/>
                    <w:highlight w:val="yellow"/>
                  </w:rPr>
                </w:rPrChange>
              </w:rPr>
            </w:pPr>
            <w:r w:rsidRPr="009D0815">
              <w:rPr>
                <w:rFonts w:ascii="Arial" w:hAnsi="Arial" w:cs="Arial"/>
                <w:sz w:val="20"/>
                <w:rPrChange w:id="12834" w:author="Александр" w:date="2020-04-13T08:45:00Z">
                  <w:rPr>
                    <w:rFonts w:ascii="Arial" w:hAnsi="Arial" w:cs="Arial"/>
                    <w:sz w:val="20"/>
                    <w:highlight w:val="yellow"/>
                  </w:rPr>
                </w:rPrChange>
              </w:rPr>
              <w:t>Точка измерения</w:t>
            </w:r>
          </w:p>
        </w:tc>
        <w:tc>
          <w:tcPr>
            <w:tcW w:w="295" w:type="pct"/>
          </w:tcPr>
          <w:p w14:paraId="31C70697" w14:textId="5339807F" w:rsidR="00487E34" w:rsidRPr="009D0815" w:rsidRDefault="00487E34" w:rsidP="00073455">
            <w:pPr>
              <w:jc w:val="center"/>
              <w:rPr>
                <w:rFonts w:ascii="Arial" w:hAnsi="Arial" w:cs="Arial"/>
                <w:sz w:val="20"/>
                <w:szCs w:val="20"/>
                <w:rPrChange w:id="12835"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836" w:author="Александр" w:date="2020-04-13T08:45:00Z">
                  <w:rPr>
                    <w:rFonts w:ascii="Arial" w:hAnsi="Arial" w:cs="Arial"/>
                    <w:sz w:val="20"/>
                    <w:szCs w:val="20"/>
                    <w:highlight w:val="yellow"/>
                    <w:lang w:val="en-US"/>
                  </w:rPr>
                </w:rPrChange>
              </w:rPr>
              <w:t xml:space="preserve">CHAR, </w:t>
            </w:r>
            <w:r w:rsidR="00073455" w:rsidRPr="009D0815">
              <w:rPr>
                <w:rFonts w:ascii="Arial" w:hAnsi="Arial" w:cs="Arial"/>
                <w:sz w:val="20"/>
                <w:szCs w:val="20"/>
                <w:rPrChange w:id="12837" w:author="Александр" w:date="2020-04-13T08:45:00Z">
                  <w:rPr>
                    <w:rFonts w:ascii="Arial" w:hAnsi="Arial" w:cs="Arial"/>
                    <w:sz w:val="20"/>
                    <w:szCs w:val="20"/>
                    <w:highlight w:val="yellow"/>
                  </w:rPr>
                </w:rPrChange>
              </w:rPr>
              <w:t>12</w:t>
            </w:r>
          </w:p>
        </w:tc>
        <w:tc>
          <w:tcPr>
            <w:tcW w:w="502" w:type="pct"/>
          </w:tcPr>
          <w:p w14:paraId="3B5490A0" w14:textId="7DAA1BCA" w:rsidR="00487E34" w:rsidRPr="009D0815" w:rsidRDefault="00487E34" w:rsidP="00073455">
            <w:pPr>
              <w:jc w:val="center"/>
              <w:rPr>
                <w:rFonts w:ascii="Arial" w:hAnsi="Arial" w:cs="Arial"/>
                <w:sz w:val="20"/>
                <w:szCs w:val="20"/>
                <w:rPrChange w:id="12838" w:author="Александр" w:date="2020-04-13T08:45:00Z">
                  <w:rPr>
                    <w:rFonts w:ascii="Arial" w:hAnsi="Arial" w:cs="Arial"/>
                    <w:sz w:val="20"/>
                    <w:szCs w:val="20"/>
                    <w:highlight w:val="yellow"/>
                  </w:rPr>
                </w:rPrChange>
              </w:rPr>
            </w:pPr>
            <w:r w:rsidRPr="009D0815">
              <w:rPr>
                <w:rFonts w:ascii="Arial" w:hAnsi="Arial" w:cs="Arial"/>
                <w:sz w:val="20"/>
                <w:szCs w:val="20"/>
                <w:rPrChange w:id="12839" w:author="Александр" w:date="2020-04-13T08:45:00Z">
                  <w:rPr>
                    <w:rFonts w:ascii="Arial" w:hAnsi="Arial" w:cs="Arial"/>
                    <w:sz w:val="20"/>
                    <w:szCs w:val="20"/>
                    <w:highlight w:val="yellow"/>
                  </w:rPr>
                </w:rPrChange>
              </w:rPr>
              <w:t>MPDCD</w:t>
            </w:r>
            <w:r w:rsidRPr="009D0815">
              <w:rPr>
                <w:rFonts w:ascii="Arial" w:hAnsi="Arial" w:cs="Arial"/>
                <w:sz w:val="20"/>
                <w:szCs w:val="20"/>
                <w:lang w:val="en-US"/>
                <w:rPrChange w:id="12840" w:author="Александр" w:date="2020-04-13T08:45:00Z">
                  <w:rPr>
                    <w:rFonts w:ascii="Arial" w:hAnsi="Arial" w:cs="Arial"/>
                    <w:sz w:val="20"/>
                    <w:szCs w:val="20"/>
                    <w:highlight w:val="yellow"/>
                    <w:lang w:val="en-US"/>
                  </w:rPr>
                </w:rPrChange>
              </w:rPr>
              <w:t>-</w:t>
            </w:r>
            <w:r w:rsidR="00073455" w:rsidRPr="009D0815">
              <w:rPr>
                <w:rFonts w:ascii="Arial" w:hAnsi="Arial" w:cs="Arial"/>
                <w:sz w:val="20"/>
                <w:szCs w:val="20"/>
                <w:lang w:val="en-US"/>
                <w:rPrChange w:id="12841" w:author="Александр" w:date="2020-04-13T08:45:00Z">
                  <w:rPr>
                    <w:rFonts w:ascii="Arial" w:hAnsi="Arial" w:cs="Arial"/>
                    <w:sz w:val="20"/>
                    <w:szCs w:val="20"/>
                    <w:highlight w:val="yellow"/>
                    <w:lang w:val="en-US"/>
                  </w:rPr>
                </w:rPrChange>
              </w:rPr>
              <w:t>POINT</w:t>
            </w:r>
          </w:p>
        </w:tc>
        <w:tc>
          <w:tcPr>
            <w:tcW w:w="557" w:type="pct"/>
          </w:tcPr>
          <w:p w14:paraId="363D17E7" w14:textId="38AE425F" w:rsidR="00487E34" w:rsidRPr="009D0815" w:rsidRDefault="00487E34" w:rsidP="00487E34">
            <w:pPr>
              <w:jc w:val="center"/>
              <w:rPr>
                <w:rFonts w:ascii="Arial" w:hAnsi="Arial" w:cs="Arial"/>
                <w:sz w:val="20"/>
                <w:rPrChange w:id="12842" w:author="Александр" w:date="2020-04-13T08:45:00Z">
                  <w:rPr>
                    <w:rFonts w:ascii="Arial" w:hAnsi="Arial" w:cs="Arial"/>
                    <w:sz w:val="20"/>
                    <w:highlight w:val="yellow"/>
                  </w:rPr>
                </w:rPrChange>
              </w:rPr>
            </w:pPr>
            <w:r w:rsidRPr="009D0815">
              <w:rPr>
                <w:rFonts w:ascii="Arial" w:hAnsi="Arial" w:cs="Arial"/>
                <w:sz w:val="20"/>
                <w:rPrChange w:id="12843" w:author="Александр" w:date="2020-04-13T08:45:00Z">
                  <w:rPr>
                    <w:rFonts w:ascii="Arial" w:hAnsi="Arial" w:cs="Arial"/>
                    <w:sz w:val="20"/>
                    <w:highlight w:val="yellow"/>
                  </w:rPr>
                </w:rPrChange>
              </w:rPr>
              <w:t>Х</w:t>
            </w:r>
          </w:p>
        </w:tc>
        <w:tc>
          <w:tcPr>
            <w:tcW w:w="551" w:type="pct"/>
          </w:tcPr>
          <w:p w14:paraId="60CAC139" w14:textId="1034FC7F" w:rsidR="00487E34" w:rsidRPr="009D0815" w:rsidRDefault="00487E34" w:rsidP="00487E34">
            <w:pPr>
              <w:jc w:val="center"/>
              <w:rPr>
                <w:rFonts w:ascii="Arial" w:hAnsi="Arial" w:cs="Arial"/>
                <w:sz w:val="20"/>
                <w:szCs w:val="20"/>
                <w:rPrChange w:id="12844" w:author="Александр" w:date="2020-04-13T08:45:00Z">
                  <w:rPr>
                    <w:rFonts w:ascii="Arial" w:hAnsi="Arial" w:cs="Arial"/>
                    <w:sz w:val="20"/>
                    <w:szCs w:val="20"/>
                    <w:highlight w:val="yellow"/>
                  </w:rPr>
                </w:rPrChange>
              </w:rPr>
            </w:pPr>
            <w:r w:rsidRPr="009D0815">
              <w:rPr>
                <w:rFonts w:ascii="Arial" w:hAnsi="Arial" w:cs="Arial"/>
                <w:sz w:val="20"/>
                <w:szCs w:val="20"/>
                <w:rPrChange w:id="12845" w:author="Александр" w:date="2020-04-13T08:45:00Z">
                  <w:rPr>
                    <w:rFonts w:ascii="Arial" w:hAnsi="Arial" w:cs="Arial"/>
                    <w:sz w:val="20"/>
                    <w:szCs w:val="20"/>
                    <w:highlight w:val="yellow"/>
                  </w:rPr>
                </w:rPrChange>
              </w:rPr>
              <w:t>Для планов отдельного цикла</w:t>
            </w:r>
          </w:p>
        </w:tc>
        <w:tc>
          <w:tcPr>
            <w:tcW w:w="353" w:type="pct"/>
          </w:tcPr>
          <w:p w14:paraId="5D638C69" w14:textId="5BC760A3" w:rsidR="00487E34" w:rsidRPr="009D0815" w:rsidRDefault="00487E34" w:rsidP="00487E34">
            <w:pPr>
              <w:jc w:val="center"/>
              <w:rPr>
                <w:rFonts w:ascii="Arial" w:hAnsi="Arial" w:cs="Arial"/>
                <w:sz w:val="20"/>
                <w:szCs w:val="20"/>
                <w:rPrChange w:id="12846" w:author="Александр" w:date="2020-04-13T08:45:00Z">
                  <w:rPr>
                    <w:rFonts w:ascii="Arial" w:hAnsi="Arial" w:cs="Arial"/>
                    <w:sz w:val="20"/>
                    <w:szCs w:val="20"/>
                    <w:highlight w:val="yellow"/>
                  </w:rPr>
                </w:rPrChange>
              </w:rPr>
            </w:pPr>
            <w:r w:rsidRPr="009D0815">
              <w:rPr>
                <w:rFonts w:ascii="Arial" w:hAnsi="Arial" w:cs="Arial"/>
                <w:sz w:val="20"/>
                <w:szCs w:val="20"/>
                <w:rPrChange w:id="12847" w:author="Александр" w:date="2020-04-13T08:45:00Z">
                  <w:rPr>
                    <w:rFonts w:ascii="Arial" w:hAnsi="Arial" w:cs="Arial"/>
                    <w:sz w:val="20"/>
                    <w:szCs w:val="20"/>
                    <w:highlight w:val="yellow"/>
                  </w:rPr>
                </w:rPrChange>
              </w:rPr>
              <w:t>-</w:t>
            </w:r>
          </w:p>
        </w:tc>
        <w:tc>
          <w:tcPr>
            <w:tcW w:w="418" w:type="pct"/>
          </w:tcPr>
          <w:p w14:paraId="4F0E76C7" w14:textId="0AD33884" w:rsidR="00487E34" w:rsidRPr="009D0815" w:rsidRDefault="00487E34" w:rsidP="00487E34">
            <w:pPr>
              <w:jc w:val="center"/>
              <w:rPr>
                <w:rFonts w:ascii="Arial" w:hAnsi="Arial" w:cs="Arial"/>
                <w:sz w:val="20"/>
                <w:szCs w:val="20"/>
                <w:rPrChange w:id="12848" w:author="Александр" w:date="2020-04-13T08:45:00Z">
                  <w:rPr>
                    <w:rFonts w:ascii="Arial" w:hAnsi="Arial" w:cs="Arial"/>
                    <w:sz w:val="20"/>
                    <w:szCs w:val="20"/>
                    <w:highlight w:val="yellow"/>
                  </w:rPr>
                </w:rPrChange>
              </w:rPr>
            </w:pPr>
            <w:r w:rsidRPr="009D0815">
              <w:rPr>
                <w:rFonts w:ascii="Arial" w:hAnsi="Arial" w:cs="Arial"/>
                <w:sz w:val="20"/>
                <w:szCs w:val="20"/>
                <w:rPrChange w:id="12849" w:author="Александр" w:date="2020-04-13T08:45:00Z">
                  <w:rPr>
                    <w:rFonts w:ascii="Arial" w:hAnsi="Arial" w:cs="Arial"/>
                    <w:sz w:val="20"/>
                    <w:szCs w:val="20"/>
                    <w:highlight w:val="yellow"/>
                  </w:rPr>
                </w:rPrChange>
              </w:rPr>
              <w:t>-</w:t>
            </w:r>
          </w:p>
        </w:tc>
        <w:tc>
          <w:tcPr>
            <w:tcW w:w="317" w:type="pct"/>
          </w:tcPr>
          <w:p w14:paraId="78EF99F0" w14:textId="642BD79F" w:rsidR="00487E34" w:rsidRPr="009D0815" w:rsidRDefault="00487E34" w:rsidP="00487E34">
            <w:pPr>
              <w:jc w:val="center"/>
              <w:rPr>
                <w:rFonts w:ascii="Arial" w:hAnsi="Arial" w:cs="Arial"/>
                <w:sz w:val="20"/>
                <w:szCs w:val="20"/>
                <w:lang w:val="en-US"/>
                <w:rPrChange w:id="12850"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51" w:author="Александр" w:date="2020-04-13T08:45:00Z">
                  <w:rPr>
                    <w:rFonts w:ascii="Arial" w:hAnsi="Arial" w:cs="Arial"/>
                    <w:sz w:val="20"/>
                    <w:szCs w:val="20"/>
                    <w:highlight w:val="yellow"/>
                    <w:lang w:val="en-US"/>
                  </w:rPr>
                </w:rPrChange>
              </w:rPr>
              <w:t>SAP</w:t>
            </w:r>
          </w:p>
        </w:tc>
      </w:tr>
      <w:tr w:rsidR="00073455" w:rsidRPr="0086487D" w14:paraId="3C4858C6" w14:textId="77777777" w:rsidTr="000D6F52">
        <w:trPr>
          <w:cantSplit/>
          <w:jc w:val="center"/>
        </w:trPr>
        <w:tc>
          <w:tcPr>
            <w:tcW w:w="166" w:type="pct"/>
          </w:tcPr>
          <w:p w14:paraId="54614A8B" w14:textId="4FC88C0A" w:rsidR="00073455" w:rsidRDefault="00073455" w:rsidP="00073455">
            <w:pPr>
              <w:rPr>
                <w:rFonts w:ascii="Arial" w:hAnsi="Arial" w:cs="Arial"/>
                <w:sz w:val="20"/>
                <w:szCs w:val="20"/>
              </w:rPr>
            </w:pPr>
            <w:r>
              <w:rPr>
                <w:rFonts w:ascii="Arial" w:hAnsi="Arial" w:cs="Arial"/>
                <w:sz w:val="20"/>
                <w:szCs w:val="20"/>
              </w:rPr>
              <w:t>23.</w:t>
            </w:r>
          </w:p>
        </w:tc>
        <w:tc>
          <w:tcPr>
            <w:tcW w:w="468" w:type="pct"/>
          </w:tcPr>
          <w:p w14:paraId="3375A4A4" w14:textId="29258544" w:rsidR="00073455" w:rsidRPr="00041CFE" w:rsidRDefault="00073455" w:rsidP="00073455">
            <w:pPr>
              <w:jc w:val="left"/>
              <w:rPr>
                <w:rFonts w:ascii="Arial" w:hAnsi="Arial" w:cs="Arial"/>
                <w:sz w:val="20"/>
                <w:szCs w:val="20"/>
              </w:rPr>
            </w:pPr>
            <w:r w:rsidRPr="00041CFE">
              <w:rPr>
                <w:rFonts w:ascii="Arial" w:hAnsi="Arial" w:cs="Arial"/>
                <w:sz w:val="20"/>
                <w:szCs w:val="20"/>
              </w:rPr>
              <w:t>Циклы</w:t>
            </w:r>
          </w:p>
        </w:tc>
        <w:tc>
          <w:tcPr>
            <w:tcW w:w="637" w:type="pct"/>
          </w:tcPr>
          <w:p w14:paraId="433A01DE" w14:textId="1F763AE0" w:rsidR="00073455" w:rsidRPr="009D0815" w:rsidRDefault="00073455" w:rsidP="00073455">
            <w:pPr>
              <w:jc w:val="left"/>
              <w:rPr>
                <w:rFonts w:ascii="Arial" w:hAnsi="Arial" w:cs="Arial"/>
                <w:sz w:val="20"/>
                <w:szCs w:val="20"/>
              </w:rPr>
            </w:pPr>
            <w:r w:rsidRPr="00696F74">
              <w:rPr>
                <w:rFonts w:ascii="Arial" w:hAnsi="Arial" w:cs="Arial"/>
                <w:sz w:val="20"/>
                <w:szCs w:val="20"/>
              </w:rPr>
              <w:t>Смещение в ед</w:t>
            </w:r>
            <w:r w:rsidRPr="009D0815">
              <w:rPr>
                <w:rFonts w:ascii="Arial" w:hAnsi="Arial" w:cs="Arial"/>
                <w:sz w:val="20"/>
                <w:szCs w:val="20"/>
              </w:rPr>
              <w:t>.</w:t>
            </w:r>
          </w:p>
        </w:tc>
        <w:tc>
          <w:tcPr>
            <w:tcW w:w="736" w:type="pct"/>
          </w:tcPr>
          <w:p w14:paraId="236676C5" w14:textId="15BD6D8F" w:rsidR="00073455" w:rsidRPr="009D0815" w:rsidRDefault="00073455" w:rsidP="00073455">
            <w:pPr>
              <w:jc w:val="left"/>
              <w:rPr>
                <w:rFonts w:ascii="Arial" w:hAnsi="Arial" w:cs="Arial"/>
                <w:sz w:val="20"/>
                <w:szCs w:val="20"/>
              </w:rPr>
            </w:pPr>
            <w:r w:rsidRPr="009D0815">
              <w:rPr>
                <w:rFonts w:ascii="Arial" w:hAnsi="Arial" w:cs="Arial"/>
                <w:sz w:val="20"/>
                <w:szCs w:val="20"/>
              </w:rPr>
              <w:t xml:space="preserve">Смещение пакета мероприятий </w:t>
            </w:r>
            <w:proofErr w:type="spellStart"/>
            <w:r w:rsidRPr="009D0815">
              <w:rPr>
                <w:rFonts w:ascii="Arial" w:hAnsi="Arial" w:cs="Arial"/>
                <w:sz w:val="20"/>
                <w:szCs w:val="20"/>
              </w:rPr>
              <w:t>ПредупрТОРО</w:t>
            </w:r>
            <w:proofErr w:type="spellEnd"/>
          </w:p>
        </w:tc>
        <w:tc>
          <w:tcPr>
            <w:tcW w:w="295" w:type="pct"/>
          </w:tcPr>
          <w:p w14:paraId="2CE7243B" w14:textId="1F20B3AF"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CHAR, 22</w:t>
            </w:r>
          </w:p>
        </w:tc>
        <w:tc>
          <w:tcPr>
            <w:tcW w:w="502" w:type="pct"/>
          </w:tcPr>
          <w:p w14:paraId="3A65BBE8" w14:textId="449A04E9" w:rsidR="00073455" w:rsidRPr="009D0815" w:rsidRDefault="00073455" w:rsidP="00073455">
            <w:pPr>
              <w:jc w:val="center"/>
              <w:rPr>
                <w:rFonts w:ascii="Arial" w:hAnsi="Arial" w:cs="Arial"/>
                <w:sz w:val="20"/>
                <w:szCs w:val="20"/>
              </w:rPr>
            </w:pPr>
            <w:r w:rsidRPr="009D0815">
              <w:rPr>
                <w:rFonts w:ascii="Arial" w:hAnsi="Arial" w:cs="Arial"/>
                <w:sz w:val="20"/>
                <w:szCs w:val="20"/>
              </w:rPr>
              <w:t>MPDCD</w:t>
            </w:r>
            <w:r w:rsidRPr="009D0815">
              <w:rPr>
                <w:rFonts w:ascii="Arial" w:hAnsi="Arial" w:cs="Arial"/>
                <w:sz w:val="20"/>
                <w:szCs w:val="20"/>
                <w:lang w:val="en-US"/>
              </w:rPr>
              <w:t>-</w:t>
            </w:r>
            <w:r w:rsidRPr="009D0815">
              <w:rPr>
                <w:rFonts w:ascii="Arial" w:hAnsi="Arial" w:cs="Arial"/>
                <w:sz w:val="20"/>
                <w:szCs w:val="20"/>
              </w:rPr>
              <w:t>OFFS1</w:t>
            </w:r>
          </w:p>
        </w:tc>
        <w:tc>
          <w:tcPr>
            <w:tcW w:w="557" w:type="pct"/>
          </w:tcPr>
          <w:p w14:paraId="6BE69044" w14:textId="63BB2B4B"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551" w:type="pct"/>
          </w:tcPr>
          <w:p w14:paraId="07396A81" w14:textId="1E78D57C"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353" w:type="pct"/>
          </w:tcPr>
          <w:p w14:paraId="40B79C9F" w14:textId="1CA2A57B"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418" w:type="pct"/>
          </w:tcPr>
          <w:p w14:paraId="5F005DB8" w14:textId="26B31256"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317" w:type="pct"/>
          </w:tcPr>
          <w:p w14:paraId="2C185381" w14:textId="3ED33EFD"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SAP</w:t>
            </w:r>
          </w:p>
        </w:tc>
      </w:tr>
      <w:tr w:rsidR="00073455" w:rsidRPr="0086487D" w14:paraId="1ABE266D" w14:textId="77777777" w:rsidTr="000D6F52">
        <w:trPr>
          <w:cantSplit/>
          <w:jc w:val="center"/>
        </w:trPr>
        <w:tc>
          <w:tcPr>
            <w:tcW w:w="166" w:type="pct"/>
          </w:tcPr>
          <w:p w14:paraId="34CF4A86" w14:textId="3E9B5D90" w:rsidR="00073455" w:rsidRPr="000E3C42" w:rsidRDefault="00073455" w:rsidP="00073455">
            <w:pPr>
              <w:rPr>
                <w:rFonts w:ascii="Arial" w:hAnsi="Arial" w:cs="Arial"/>
                <w:sz w:val="20"/>
                <w:szCs w:val="20"/>
              </w:rPr>
            </w:pPr>
            <w:r>
              <w:rPr>
                <w:rFonts w:ascii="Arial" w:hAnsi="Arial" w:cs="Arial"/>
                <w:sz w:val="20"/>
                <w:szCs w:val="20"/>
              </w:rPr>
              <w:t>24.</w:t>
            </w:r>
          </w:p>
        </w:tc>
        <w:tc>
          <w:tcPr>
            <w:tcW w:w="468" w:type="pct"/>
          </w:tcPr>
          <w:p w14:paraId="0F6AC61B" w14:textId="0016631B" w:rsidR="00073455" w:rsidRPr="00696F74" w:rsidRDefault="00073455" w:rsidP="00073455">
            <w:pPr>
              <w:jc w:val="left"/>
              <w:rPr>
                <w:rFonts w:ascii="Arial" w:hAnsi="Arial" w:cs="Arial"/>
                <w:sz w:val="20"/>
                <w:szCs w:val="20"/>
              </w:rPr>
            </w:pPr>
            <w:r w:rsidRPr="00041CFE">
              <w:rPr>
                <w:rFonts w:ascii="Arial" w:hAnsi="Arial" w:cs="Arial"/>
                <w:sz w:val="20"/>
                <w:szCs w:val="20"/>
              </w:rPr>
              <w:t>Позиция</w:t>
            </w:r>
          </w:p>
        </w:tc>
        <w:tc>
          <w:tcPr>
            <w:tcW w:w="637" w:type="pct"/>
          </w:tcPr>
          <w:p w14:paraId="0E3EC1F8" w14:textId="728DD6A4" w:rsidR="00073455" w:rsidRPr="009D0815" w:rsidRDefault="00073455" w:rsidP="00073455">
            <w:pPr>
              <w:jc w:val="left"/>
              <w:rPr>
                <w:rFonts w:ascii="Arial" w:hAnsi="Arial" w:cs="Arial"/>
                <w:sz w:val="20"/>
                <w:szCs w:val="20"/>
                <w:lang w:val="en-US"/>
              </w:rPr>
            </w:pPr>
            <w:proofErr w:type="spellStart"/>
            <w:r w:rsidRPr="009D0815">
              <w:rPr>
                <w:rFonts w:ascii="Arial" w:hAnsi="Arial" w:cs="Arial"/>
                <w:sz w:val="20"/>
                <w:szCs w:val="20"/>
              </w:rPr>
              <w:t>ПозПредупредТОРО</w:t>
            </w:r>
            <w:proofErr w:type="spellEnd"/>
          </w:p>
        </w:tc>
        <w:tc>
          <w:tcPr>
            <w:tcW w:w="736" w:type="pct"/>
          </w:tcPr>
          <w:p w14:paraId="18A3F780" w14:textId="5AF8FA44" w:rsidR="00073455" w:rsidRPr="009D0815" w:rsidRDefault="00073455" w:rsidP="00073455">
            <w:pPr>
              <w:jc w:val="left"/>
              <w:rPr>
                <w:rFonts w:ascii="Arial" w:hAnsi="Arial" w:cs="Arial"/>
                <w:sz w:val="20"/>
                <w:szCs w:val="20"/>
              </w:rPr>
            </w:pPr>
            <w:r w:rsidRPr="009D0815">
              <w:rPr>
                <w:rFonts w:ascii="Arial" w:hAnsi="Arial" w:cs="Arial"/>
                <w:sz w:val="20"/>
                <w:szCs w:val="20"/>
              </w:rPr>
              <w:t>Код позиции Предупредительного ТОРО</w:t>
            </w:r>
          </w:p>
        </w:tc>
        <w:tc>
          <w:tcPr>
            <w:tcW w:w="295" w:type="pct"/>
          </w:tcPr>
          <w:p w14:paraId="655AAA03" w14:textId="2377A1BF"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CHAR, 16</w:t>
            </w:r>
          </w:p>
        </w:tc>
        <w:tc>
          <w:tcPr>
            <w:tcW w:w="502" w:type="pct"/>
          </w:tcPr>
          <w:p w14:paraId="62391DFD" w14:textId="6723EC10" w:rsidR="00073455" w:rsidRPr="009D0815" w:rsidRDefault="00073455" w:rsidP="00073455">
            <w:pPr>
              <w:jc w:val="center"/>
              <w:rPr>
                <w:rFonts w:ascii="Arial" w:hAnsi="Arial" w:cs="Arial"/>
                <w:sz w:val="20"/>
                <w:szCs w:val="20"/>
              </w:rPr>
            </w:pPr>
            <w:r w:rsidRPr="009D0815">
              <w:rPr>
                <w:rFonts w:ascii="Arial" w:hAnsi="Arial" w:cs="Arial"/>
                <w:sz w:val="20"/>
                <w:szCs w:val="20"/>
              </w:rPr>
              <w:t>MPOS-WAPOS</w:t>
            </w:r>
          </w:p>
        </w:tc>
        <w:tc>
          <w:tcPr>
            <w:tcW w:w="557" w:type="pct"/>
          </w:tcPr>
          <w:p w14:paraId="44405823" w14:textId="4D1466CE"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551" w:type="pct"/>
          </w:tcPr>
          <w:p w14:paraId="73821FC3" w14:textId="27E0F30B"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353" w:type="pct"/>
          </w:tcPr>
          <w:p w14:paraId="62096F01" w14:textId="4550FCED"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418" w:type="pct"/>
          </w:tcPr>
          <w:p w14:paraId="1EF45A3F" w14:textId="619D4B9A" w:rsidR="00073455" w:rsidRPr="009D0815" w:rsidRDefault="00073455" w:rsidP="00073455">
            <w:pPr>
              <w:jc w:val="center"/>
              <w:rPr>
                <w:rFonts w:ascii="Arial" w:hAnsi="Arial" w:cs="Arial"/>
                <w:sz w:val="20"/>
                <w:szCs w:val="20"/>
              </w:rPr>
            </w:pPr>
            <w:r w:rsidRPr="009D0815">
              <w:rPr>
                <w:rFonts w:ascii="Arial" w:hAnsi="Arial" w:cs="Arial"/>
                <w:sz w:val="20"/>
                <w:szCs w:val="20"/>
              </w:rPr>
              <w:t>-</w:t>
            </w:r>
          </w:p>
        </w:tc>
        <w:tc>
          <w:tcPr>
            <w:tcW w:w="317" w:type="pct"/>
          </w:tcPr>
          <w:p w14:paraId="1F36F768" w14:textId="0A443EA8"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SAP</w:t>
            </w:r>
          </w:p>
        </w:tc>
      </w:tr>
      <w:tr w:rsidR="00073455" w:rsidRPr="0086487D" w14:paraId="44D52A5C" w14:textId="77777777" w:rsidTr="000D6F52">
        <w:trPr>
          <w:cantSplit/>
          <w:jc w:val="center"/>
        </w:trPr>
        <w:tc>
          <w:tcPr>
            <w:tcW w:w="166" w:type="pct"/>
          </w:tcPr>
          <w:p w14:paraId="28B45517" w14:textId="6D469C2E" w:rsidR="00073455" w:rsidRPr="000E3C42" w:rsidRDefault="00073455" w:rsidP="00073455">
            <w:pPr>
              <w:rPr>
                <w:rFonts w:ascii="Arial" w:hAnsi="Arial" w:cs="Arial"/>
                <w:sz w:val="20"/>
                <w:szCs w:val="20"/>
              </w:rPr>
            </w:pPr>
            <w:r>
              <w:rPr>
                <w:rFonts w:ascii="Arial" w:hAnsi="Arial" w:cs="Arial"/>
                <w:sz w:val="20"/>
                <w:szCs w:val="20"/>
              </w:rPr>
              <w:t>25.</w:t>
            </w:r>
          </w:p>
        </w:tc>
        <w:tc>
          <w:tcPr>
            <w:tcW w:w="468" w:type="pct"/>
          </w:tcPr>
          <w:p w14:paraId="29311691" w14:textId="45FFFE63" w:rsidR="00073455" w:rsidRPr="00696F74" w:rsidRDefault="00073455" w:rsidP="00073455">
            <w:pPr>
              <w:jc w:val="left"/>
              <w:rPr>
                <w:rFonts w:ascii="Arial" w:hAnsi="Arial" w:cs="Arial"/>
                <w:sz w:val="20"/>
                <w:szCs w:val="20"/>
              </w:rPr>
            </w:pPr>
            <w:r w:rsidRPr="00041CFE">
              <w:rPr>
                <w:rFonts w:ascii="Arial" w:hAnsi="Arial" w:cs="Arial"/>
                <w:sz w:val="20"/>
                <w:szCs w:val="20"/>
              </w:rPr>
              <w:t>Позиция</w:t>
            </w:r>
          </w:p>
        </w:tc>
        <w:tc>
          <w:tcPr>
            <w:tcW w:w="637" w:type="pct"/>
          </w:tcPr>
          <w:p w14:paraId="5B3B8FE4" w14:textId="40C6EDA7" w:rsidR="00073455" w:rsidRPr="009D0815" w:rsidRDefault="00073455" w:rsidP="00073455">
            <w:pPr>
              <w:jc w:val="left"/>
              <w:rPr>
                <w:rFonts w:ascii="Arial" w:hAnsi="Arial" w:cs="Arial"/>
                <w:sz w:val="20"/>
                <w:szCs w:val="20"/>
                <w:rPrChange w:id="12852" w:author="Александр" w:date="2020-04-13T08:45:00Z">
                  <w:rPr>
                    <w:rFonts w:ascii="Arial" w:hAnsi="Arial" w:cs="Arial"/>
                    <w:sz w:val="20"/>
                    <w:szCs w:val="20"/>
                    <w:highlight w:val="yellow"/>
                  </w:rPr>
                </w:rPrChange>
              </w:rPr>
            </w:pPr>
            <w:r w:rsidRPr="009D0815">
              <w:rPr>
                <w:rFonts w:ascii="Arial" w:hAnsi="Arial" w:cs="Arial"/>
                <w:sz w:val="20"/>
                <w:szCs w:val="20"/>
                <w:rPrChange w:id="12853" w:author="Александр" w:date="2020-04-13T08:45:00Z">
                  <w:rPr>
                    <w:rFonts w:ascii="Arial" w:hAnsi="Arial" w:cs="Arial"/>
                    <w:sz w:val="20"/>
                    <w:szCs w:val="20"/>
                    <w:highlight w:val="yellow"/>
                  </w:rPr>
                </w:rPrChange>
              </w:rPr>
              <w:t>Текст позиции ТОРО</w:t>
            </w:r>
          </w:p>
        </w:tc>
        <w:tc>
          <w:tcPr>
            <w:tcW w:w="736" w:type="pct"/>
          </w:tcPr>
          <w:p w14:paraId="170C0827" w14:textId="2A97FE87" w:rsidR="00073455" w:rsidRPr="009D0815" w:rsidRDefault="00073455" w:rsidP="00073455">
            <w:pPr>
              <w:jc w:val="left"/>
              <w:rPr>
                <w:rFonts w:ascii="Arial" w:hAnsi="Arial" w:cs="Arial"/>
                <w:sz w:val="20"/>
                <w:szCs w:val="20"/>
                <w:rPrChange w:id="12854" w:author="Александр" w:date="2020-04-13T08:45:00Z">
                  <w:rPr>
                    <w:rFonts w:ascii="Arial" w:hAnsi="Arial" w:cs="Arial"/>
                    <w:sz w:val="20"/>
                    <w:szCs w:val="20"/>
                    <w:highlight w:val="yellow"/>
                  </w:rPr>
                </w:rPrChange>
              </w:rPr>
            </w:pPr>
            <w:r w:rsidRPr="009D0815">
              <w:rPr>
                <w:rFonts w:ascii="Arial" w:hAnsi="Arial" w:cs="Arial"/>
                <w:sz w:val="20"/>
                <w:szCs w:val="20"/>
                <w:rPrChange w:id="12855" w:author="Александр" w:date="2020-04-13T08:45:00Z">
                  <w:rPr>
                    <w:rFonts w:ascii="Arial" w:hAnsi="Arial" w:cs="Arial"/>
                    <w:sz w:val="20"/>
                    <w:szCs w:val="20"/>
                    <w:highlight w:val="yellow"/>
                  </w:rPr>
                </w:rPrChange>
              </w:rPr>
              <w:t>Краткий текст позиции ТОРО</w:t>
            </w:r>
          </w:p>
        </w:tc>
        <w:tc>
          <w:tcPr>
            <w:tcW w:w="295" w:type="pct"/>
          </w:tcPr>
          <w:p w14:paraId="43A19057" w14:textId="1F1C8C5A" w:rsidR="00073455" w:rsidRPr="009D0815" w:rsidRDefault="00073455" w:rsidP="00073455">
            <w:pPr>
              <w:jc w:val="center"/>
              <w:rPr>
                <w:rFonts w:ascii="Arial" w:hAnsi="Arial" w:cs="Arial"/>
                <w:sz w:val="20"/>
                <w:szCs w:val="20"/>
                <w:lang w:val="en-US"/>
                <w:rPrChange w:id="12856"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57" w:author="Александр" w:date="2020-04-13T08:45:00Z">
                  <w:rPr>
                    <w:rFonts w:ascii="Arial" w:hAnsi="Arial" w:cs="Arial"/>
                    <w:sz w:val="20"/>
                    <w:szCs w:val="20"/>
                    <w:highlight w:val="yellow"/>
                    <w:lang w:val="en-US"/>
                  </w:rPr>
                </w:rPrChange>
              </w:rPr>
              <w:t>CHAR, 40</w:t>
            </w:r>
          </w:p>
        </w:tc>
        <w:tc>
          <w:tcPr>
            <w:tcW w:w="502" w:type="pct"/>
          </w:tcPr>
          <w:p w14:paraId="282B4115" w14:textId="3F23A9F0" w:rsidR="00073455" w:rsidRPr="009D0815" w:rsidRDefault="00073455" w:rsidP="00073455">
            <w:pPr>
              <w:jc w:val="center"/>
              <w:rPr>
                <w:rFonts w:ascii="Arial" w:hAnsi="Arial" w:cs="Arial"/>
                <w:sz w:val="20"/>
                <w:szCs w:val="20"/>
                <w:rPrChange w:id="12858"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859" w:author="Александр" w:date="2020-04-13T08:45:00Z">
                  <w:rPr>
                    <w:rFonts w:ascii="Arial" w:hAnsi="Arial" w:cs="Arial"/>
                    <w:sz w:val="20"/>
                    <w:szCs w:val="20"/>
                    <w:highlight w:val="yellow"/>
                    <w:lang w:val="en-US"/>
                  </w:rPr>
                </w:rPrChange>
              </w:rPr>
              <w:t>MPOS-</w:t>
            </w:r>
            <w:r w:rsidRPr="009D0815">
              <w:rPr>
                <w:rFonts w:ascii="Arial" w:hAnsi="Arial" w:cs="Arial"/>
                <w:sz w:val="20"/>
                <w:szCs w:val="20"/>
                <w:rPrChange w:id="12860" w:author="Александр" w:date="2020-04-13T08:45:00Z">
                  <w:rPr>
                    <w:rFonts w:ascii="Arial" w:hAnsi="Arial" w:cs="Arial"/>
                    <w:sz w:val="20"/>
                    <w:szCs w:val="20"/>
                    <w:highlight w:val="yellow"/>
                  </w:rPr>
                </w:rPrChange>
              </w:rPr>
              <w:t>PSTXT</w:t>
            </w:r>
          </w:p>
        </w:tc>
        <w:tc>
          <w:tcPr>
            <w:tcW w:w="557" w:type="pct"/>
          </w:tcPr>
          <w:p w14:paraId="1E6C968D" w14:textId="563B2CCF" w:rsidR="00073455" w:rsidRPr="009D0815" w:rsidRDefault="00073455" w:rsidP="00073455">
            <w:pPr>
              <w:jc w:val="center"/>
              <w:rPr>
                <w:rFonts w:ascii="Arial" w:hAnsi="Arial" w:cs="Arial"/>
                <w:sz w:val="20"/>
                <w:szCs w:val="20"/>
                <w:rPrChange w:id="12861" w:author="Александр" w:date="2020-04-13T08:45:00Z">
                  <w:rPr>
                    <w:rFonts w:ascii="Arial" w:hAnsi="Arial" w:cs="Arial"/>
                    <w:sz w:val="20"/>
                    <w:szCs w:val="20"/>
                    <w:highlight w:val="yellow"/>
                  </w:rPr>
                </w:rPrChange>
              </w:rPr>
            </w:pPr>
            <w:r w:rsidRPr="009D0815">
              <w:rPr>
                <w:rFonts w:ascii="Arial" w:hAnsi="Arial" w:cs="Arial"/>
                <w:sz w:val="20"/>
                <w:szCs w:val="20"/>
                <w:rPrChange w:id="12862" w:author="Александр" w:date="2020-04-13T08:45:00Z">
                  <w:rPr>
                    <w:rFonts w:ascii="Arial" w:hAnsi="Arial" w:cs="Arial"/>
                    <w:sz w:val="20"/>
                    <w:szCs w:val="20"/>
                    <w:highlight w:val="yellow"/>
                  </w:rPr>
                </w:rPrChange>
              </w:rPr>
              <w:t>Х</w:t>
            </w:r>
          </w:p>
        </w:tc>
        <w:tc>
          <w:tcPr>
            <w:tcW w:w="551" w:type="pct"/>
          </w:tcPr>
          <w:p w14:paraId="46D8637B" w14:textId="3732EC1F" w:rsidR="00073455" w:rsidRPr="009D0815" w:rsidRDefault="00073455" w:rsidP="00073455">
            <w:pPr>
              <w:jc w:val="center"/>
              <w:rPr>
                <w:rFonts w:ascii="Arial" w:hAnsi="Arial" w:cs="Arial"/>
                <w:sz w:val="20"/>
                <w:szCs w:val="20"/>
                <w:rPrChange w:id="12863" w:author="Александр" w:date="2020-04-13T08:45:00Z">
                  <w:rPr>
                    <w:rFonts w:ascii="Arial" w:hAnsi="Arial" w:cs="Arial"/>
                    <w:sz w:val="20"/>
                    <w:szCs w:val="20"/>
                    <w:highlight w:val="yellow"/>
                  </w:rPr>
                </w:rPrChange>
              </w:rPr>
            </w:pPr>
            <w:r w:rsidRPr="009D0815">
              <w:rPr>
                <w:rFonts w:ascii="Arial" w:hAnsi="Arial" w:cs="Arial"/>
                <w:sz w:val="20"/>
                <w:szCs w:val="20"/>
                <w:rPrChange w:id="12864" w:author="Александр" w:date="2020-04-13T08:45:00Z">
                  <w:rPr>
                    <w:rFonts w:ascii="Arial" w:hAnsi="Arial" w:cs="Arial"/>
                    <w:sz w:val="20"/>
                    <w:szCs w:val="20"/>
                    <w:highlight w:val="yellow"/>
                  </w:rPr>
                </w:rPrChange>
              </w:rPr>
              <w:t>Для всех позиций</w:t>
            </w:r>
          </w:p>
        </w:tc>
        <w:tc>
          <w:tcPr>
            <w:tcW w:w="353" w:type="pct"/>
          </w:tcPr>
          <w:p w14:paraId="766D51BA" w14:textId="0DA538CD" w:rsidR="00073455" w:rsidRPr="009D0815" w:rsidRDefault="00073455" w:rsidP="00073455">
            <w:pPr>
              <w:jc w:val="center"/>
              <w:rPr>
                <w:rFonts w:ascii="Arial" w:hAnsi="Arial" w:cs="Arial"/>
                <w:sz w:val="20"/>
                <w:szCs w:val="20"/>
                <w:lang w:val="en-US"/>
                <w:rPrChange w:id="12865"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66" w:author="Александр" w:date="2020-04-13T08:45:00Z">
                  <w:rPr>
                    <w:rFonts w:ascii="Arial" w:hAnsi="Arial" w:cs="Arial"/>
                    <w:sz w:val="20"/>
                    <w:szCs w:val="20"/>
                    <w:highlight w:val="yellow"/>
                    <w:lang w:val="en-US"/>
                  </w:rPr>
                </w:rPrChange>
              </w:rPr>
              <w:t>-</w:t>
            </w:r>
          </w:p>
        </w:tc>
        <w:tc>
          <w:tcPr>
            <w:tcW w:w="418" w:type="pct"/>
          </w:tcPr>
          <w:p w14:paraId="5AE549ED" w14:textId="1680C107" w:rsidR="00073455" w:rsidRPr="009D0815" w:rsidRDefault="00073455" w:rsidP="00073455">
            <w:pPr>
              <w:jc w:val="center"/>
              <w:rPr>
                <w:rFonts w:ascii="Arial" w:hAnsi="Arial" w:cs="Arial"/>
                <w:sz w:val="20"/>
                <w:szCs w:val="20"/>
                <w:lang w:val="en-US"/>
                <w:rPrChange w:id="12867"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68" w:author="Александр" w:date="2020-04-13T08:45:00Z">
                  <w:rPr>
                    <w:rFonts w:ascii="Arial" w:hAnsi="Arial" w:cs="Arial"/>
                    <w:sz w:val="20"/>
                    <w:szCs w:val="20"/>
                    <w:highlight w:val="yellow"/>
                    <w:lang w:val="en-US"/>
                  </w:rPr>
                </w:rPrChange>
              </w:rPr>
              <w:t>-</w:t>
            </w:r>
          </w:p>
        </w:tc>
        <w:tc>
          <w:tcPr>
            <w:tcW w:w="317" w:type="pct"/>
          </w:tcPr>
          <w:p w14:paraId="2951DE98" w14:textId="379942D2" w:rsidR="00073455" w:rsidRPr="009D0815" w:rsidRDefault="00073455" w:rsidP="00073455">
            <w:pPr>
              <w:jc w:val="center"/>
              <w:rPr>
                <w:rFonts w:ascii="Arial" w:hAnsi="Arial" w:cs="Arial"/>
                <w:sz w:val="20"/>
                <w:szCs w:val="20"/>
                <w:lang w:val="en-US"/>
                <w:rPrChange w:id="12869"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70" w:author="Александр" w:date="2020-04-13T08:45:00Z">
                  <w:rPr>
                    <w:rFonts w:ascii="Arial" w:hAnsi="Arial" w:cs="Arial"/>
                    <w:sz w:val="20"/>
                    <w:szCs w:val="20"/>
                    <w:highlight w:val="yellow"/>
                    <w:lang w:val="en-US"/>
                  </w:rPr>
                </w:rPrChange>
              </w:rPr>
              <w:t>SAP</w:t>
            </w:r>
          </w:p>
        </w:tc>
      </w:tr>
      <w:tr w:rsidR="00073455" w:rsidRPr="0086487D" w14:paraId="1E0F1FC6" w14:textId="77777777" w:rsidTr="000D6F52">
        <w:trPr>
          <w:cantSplit/>
          <w:jc w:val="center"/>
        </w:trPr>
        <w:tc>
          <w:tcPr>
            <w:tcW w:w="166" w:type="pct"/>
          </w:tcPr>
          <w:p w14:paraId="2B855F5C" w14:textId="1929CAFD" w:rsidR="00073455" w:rsidRPr="000E3C42" w:rsidRDefault="00073455" w:rsidP="00073455">
            <w:pPr>
              <w:rPr>
                <w:rFonts w:ascii="Arial" w:hAnsi="Arial" w:cs="Arial"/>
                <w:sz w:val="20"/>
                <w:szCs w:val="20"/>
              </w:rPr>
            </w:pPr>
            <w:r>
              <w:rPr>
                <w:rFonts w:ascii="Arial" w:hAnsi="Arial" w:cs="Arial"/>
                <w:sz w:val="20"/>
                <w:szCs w:val="20"/>
              </w:rPr>
              <w:t>26</w:t>
            </w:r>
            <w:r w:rsidRPr="000E3C42">
              <w:rPr>
                <w:rFonts w:ascii="Arial" w:hAnsi="Arial" w:cs="Arial"/>
                <w:sz w:val="20"/>
                <w:szCs w:val="20"/>
              </w:rPr>
              <w:t>.</w:t>
            </w:r>
          </w:p>
        </w:tc>
        <w:tc>
          <w:tcPr>
            <w:tcW w:w="468" w:type="pct"/>
          </w:tcPr>
          <w:p w14:paraId="36A80644" w14:textId="2697229B" w:rsidR="00073455" w:rsidRPr="00696F74" w:rsidRDefault="00073455" w:rsidP="00073455">
            <w:pPr>
              <w:jc w:val="left"/>
              <w:rPr>
                <w:rFonts w:ascii="Arial" w:hAnsi="Arial" w:cs="Arial"/>
                <w:sz w:val="20"/>
                <w:szCs w:val="20"/>
              </w:rPr>
            </w:pPr>
            <w:r w:rsidRPr="00041CFE">
              <w:rPr>
                <w:rFonts w:ascii="Arial" w:hAnsi="Arial" w:cs="Arial"/>
                <w:sz w:val="20"/>
                <w:szCs w:val="20"/>
              </w:rPr>
              <w:t>Позиция</w:t>
            </w:r>
          </w:p>
        </w:tc>
        <w:tc>
          <w:tcPr>
            <w:tcW w:w="637" w:type="pct"/>
          </w:tcPr>
          <w:p w14:paraId="6705413B" w14:textId="1D064179" w:rsidR="00073455" w:rsidRPr="009D0815" w:rsidRDefault="00073455" w:rsidP="00073455">
            <w:pPr>
              <w:jc w:val="left"/>
              <w:rPr>
                <w:rFonts w:ascii="Arial" w:hAnsi="Arial" w:cs="Arial"/>
                <w:sz w:val="20"/>
                <w:szCs w:val="20"/>
              </w:rPr>
            </w:pPr>
            <w:proofErr w:type="spellStart"/>
            <w:r w:rsidRPr="009D0815">
              <w:rPr>
                <w:rFonts w:ascii="Arial" w:hAnsi="Arial" w:cs="Arial"/>
                <w:sz w:val="20"/>
                <w:szCs w:val="20"/>
              </w:rPr>
              <w:t>ТехнМесто</w:t>
            </w:r>
            <w:proofErr w:type="spellEnd"/>
          </w:p>
        </w:tc>
        <w:tc>
          <w:tcPr>
            <w:tcW w:w="736" w:type="pct"/>
          </w:tcPr>
          <w:p w14:paraId="4FA46F2A" w14:textId="6F39A4FA"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_52. Э</w:t>
            </w:r>
            <w:r w:rsidRPr="009D0815">
              <w:rPr>
                <w:rFonts w:ascii="Arial" w:eastAsiaTheme="minorHAnsi" w:hAnsi="Arial" w:cs="Arial"/>
                <w:sz w:val="20"/>
                <w:szCs w:val="20"/>
              </w:rPr>
              <w:t>лемент структуры, описывающей ПА</w:t>
            </w:r>
          </w:p>
        </w:tc>
        <w:tc>
          <w:tcPr>
            <w:tcW w:w="295" w:type="pct"/>
          </w:tcPr>
          <w:p w14:paraId="72498C53" w14:textId="372C44E5"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CHAR</w:t>
            </w:r>
            <w:r w:rsidRPr="009D0815">
              <w:rPr>
                <w:rFonts w:ascii="Arial" w:hAnsi="Arial" w:cs="Arial"/>
                <w:sz w:val="20"/>
                <w:szCs w:val="20"/>
              </w:rPr>
              <w:t>, 30</w:t>
            </w:r>
          </w:p>
        </w:tc>
        <w:tc>
          <w:tcPr>
            <w:tcW w:w="502" w:type="pct"/>
          </w:tcPr>
          <w:p w14:paraId="0A9945D7" w14:textId="3637B6B6" w:rsidR="00073455" w:rsidRPr="009D0815" w:rsidRDefault="00073455" w:rsidP="00073455">
            <w:pPr>
              <w:jc w:val="center"/>
              <w:rPr>
                <w:rFonts w:ascii="Arial" w:hAnsi="Arial" w:cs="Arial"/>
                <w:sz w:val="20"/>
                <w:szCs w:val="20"/>
              </w:rPr>
            </w:pPr>
            <w:r w:rsidRPr="009D0815">
              <w:rPr>
                <w:rFonts w:ascii="Arial" w:hAnsi="Arial" w:cs="Arial"/>
                <w:sz w:val="20"/>
                <w:szCs w:val="20"/>
              </w:rPr>
              <w:t>MPLA-TPLNR</w:t>
            </w:r>
          </w:p>
        </w:tc>
        <w:tc>
          <w:tcPr>
            <w:tcW w:w="557" w:type="pct"/>
          </w:tcPr>
          <w:p w14:paraId="3518FBFC" w14:textId="0C92C42A" w:rsidR="00073455" w:rsidRPr="009D0815" w:rsidRDefault="00073455" w:rsidP="00073455">
            <w:pPr>
              <w:jc w:val="center"/>
              <w:rPr>
                <w:rFonts w:ascii="Arial" w:hAnsi="Arial" w:cs="Arial"/>
                <w:sz w:val="20"/>
                <w:szCs w:val="20"/>
                <w:rPrChange w:id="12871" w:author="Александр" w:date="2020-04-13T08:45:00Z">
                  <w:rPr>
                    <w:rFonts w:ascii="Arial" w:hAnsi="Arial" w:cs="Arial"/>
                    <w:sz w:val="20"/>
                    <w:szCs w:val="20"/>
                    <w:highlight w:val="yellow"/>
                  </w:rPr>
                </w:rPrChange>
              </w:rPr>
            </w:pPr>
            <w:r w:rsidRPr="009D0815">
              <w:rPr>
                <w:rFonts w:ascii="Arial" w:hAnsi="Arial" w:cs="Arial"/>
                <w:sz w:val="20"/>
                <w:szCs w:val="20"/>
                <w:rPrChange w:id="12872" w:author="Александр" w:date="2020-04-13T08:45:00Z">
                  <w:rPr>
                    <w:rFonts w:ascii="Arial" w:hAnsi="Arial" w:cs="Arial"/>
                    <w:sz w:val="20"/>
                    <w:szCs w:val="20"/>
                    <w:highlight w:val="yellow"/>
                  </w:rPr>
                </w:rPrChange>
              </w:rPr>
              <w:t>Х</w:t>
            </w:r>
          </w:p>
        </w:tc>
        <w:tc>
          <w:tcPr>
            <w:tcW w:w="551" w:type="pct"/>
          </w:tcPr>
          <w:p w14:paraId="1A87B2D7" w14:textId="2750B440" w:rsidR="00073455" w:rsidRPr="009D0815" w:rsidRDefault="00073455" w:rsidP="00073455">
            <w:pPr>
              <w:jc w:val="center"/>
              <w:rPr>
                <w:rFonts w:ascii="Arial" w:hAnsi="Arial" w:cs="Arial"/>
                <w:sz w:val="20"/>
                <w:szCs w:val="20"/>
                <w:rPrChange w:id="12873" w:author="Александр" w:date="2020-04-13T08:45:00Z">
                  <w:rPr>
                    <w:rFonts w:ascii="Arial" w:hAnsi="Arial" w:cs="Arial"/>
                    <w:sz w:val="20"/>
                    <w:szCs w:val="20"/>
                    <w:highlight w:val="yellow"/>
                  </w:rPr>
                </w:rPrChange>
              </w:rPr>
            </w:pPr>
            <w:r w:rsidRPr="009D0815">
              <w:rPr>
                <w:rFonts w:ascii="Arial" w:hAnsi="Arial" w:cs="Arial"/>
                <w:sz w:val="20"/>
                <w:szCs w:val="20"/>
                <w:rPrChange w:id="12874" w:author="Александр" w:date="2020-04-13T08:45:00Z">
                  <w:rPr>
                    <w:rFonts w:ascii="Arial" w:hAnsi="Arial" w:cs="Arial"/>
                    <w:sz w:val="20"/>
                    <w:szCs w:val="20"/>
                    <w:highlight w:val="yellow"/>
                  </w:rPr>
                </w:rPrChange>
              </w:rPr>
              <w:t>Обязательно для позиции на ТМ или смонтированного ЕО</w:t>
            </w:r>
          </w:p>
        </w:tc>
        <w:tc>
          <w:tcPr>
            <w:tcW w:w="353" w:type="pct"/>
          </w:tcPr>
          <w:p w14:paraId="62E48FBC" w14:textId="5122E90F" w:rsidR="00073455" w:rsidRPr="00041CFE" w:rsidRDefault="00073455" w:rsidP="00073455">
            <w:pPr>
              <w:jc w:val="center"/>
              <w:rPr>
                <w:rFonts w:ascii="Arial" w:hAnsi="Arial" w:cs="Arial"/>
                <w:sz w:val="20"/>
                <w:szCs w:val="20"/>
              </w:rPr>
            </w:pPr>
            <w:r w:rsidRPr="00041CFE">
              <w:rPr>
                <w:rFonts w:ascii="Arial" w:hAnsi="Arial" w:cs="Arial"/>
                <w:sz w:val="20"/>
                <w:szCs w:val="20"/>
              </w:rPr>
              <w:t>-</w:t>
            </w:r>
          </w:p>
        </w:tc>
        <w:tc>
          <w:tcPr>
            <w:tcW w:w="418" w:type="pct"/>
          </w:tcPr>
          <w:p w14:paraId="756B10E3" w14:textId="7F4A87F5" w:rsidR="00073455" w:rsidRPr="00696F74" w:rsidRDefault="00073455" w:rsidP="00073455">
            <w:pPr>
              <w:jc w:val="center"/>
              <w:rPr>
                <w:rFonts w:ascii="Arial" w:hAnsi="Arial" w:cs="Arial"/>
                <w:sz w:val="20"/>
                <w:szCs w:val="20"/>
              </w:rPr>
            </w:pPr>
            <w:r w:rsidRPr="00696F74">
              <w:rPr>
                <w:rFonts w:ascii="Arial" w:hAnsi="Arial" w:cs="Arial"/>
                <w:sz w:val="20"/>
                <w:szCs w:val="20"/>
              </w:rPr>
              <w:t>Выбор из справочника</w:t>
            </w:r>
          </w:p>
        </w:tc>
        <w:tc>
          <w:tcPr>
            <w:tcW w:w="317" w:type="pct"/>
          </w:tcPr>
          <w:p w14:paraId="2773BC64" w14:textId="0AABBD64"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SAP</w:t>
            </w:r>
          </w:p>
        </w:tc>
      </w:tr>
      <w:tr w:rsidR="00073455" w:rsidRPr="0086487D" w14:paraId="08F592AE" w14:textId="77777777" w:rsidTr="000D6F52">
        <w:trPr>
          <w:cantSplit/>
          <w:jc w:val="center"/>
        </w:trPr>
        <w:tc>
          <w:tcPr>
            <w:tcW w:w="166" w:type="pct"/>
          </w:tcPr>
          <w:p w14:paraId="4542A16E" w14:textId="562AD7AE" w:rsidR="00073455" w:rsidRPr="000E3C42" w:rsidRDefault="00073455" w:rsidP="00073455">
            <w:pPr>
              <w:rPr>
                <w:rFonts w:ascii="Arial" w:hAnsi="Arial" w:cs="Arial"/>
                <w:sz w:val="20"/>
                <w:szCs w:val="20"/>
              </w:rPr>
            </w:pPr>
            <w:r>
              <w:rPr>
                <w:rFonts w:ascii="Arial" w:hAnsi="Arial" w:cs="Arial"/>
                <w:sz w:val="20"/>
                <w:szCs w:val="20"/>
              </w:rPr>
              <w:t>27</w:t>
            </w:r>
            <w:r w:rsidRPr="000E3C42">
              <w:rPr>
                <w:rFonts w:ascii="Arial" w:hAnsi="Arial" w:cs="Arial"/>
                <w:sz w:val="20"/>
                <w:szCs w:val="20"/>
              </w:rPr>
              <w:t>.</w:t>
            </w:r>
          </w:p>
        </w:tc>
        <w:tc>
          <w:tcPr>
            <w:tcW w:w="468" w:type="pct"/>
          </w:tcPr>
          <w:p w14:paraId="2837E323" w14:textId="0BA83601" w:rsidR="00073455" w:rsidRPr="00696F74" w:rsidRDefault="00073455" w:rsidP="00073455">
            <w:pPr>
              <w:jc w:val="left"/>
              <w:rPr>
                <w:rFonts w:ascii="Arial" w:hAnsi="Arial" w:cs="Arial"/>
                <w:sz w:val="20"/>
                <w:szCs w:val="20"/>
              </w:rPr>
            </w:pPr>
            <w:r w:rsidRPr="00041CFE">
              <w:rPr>
                <w:rFonts w:ascii="Arial" w:hAnsi="Arial" w:cs="Arial"/>
                <w:sz w:val="20"/>
                <w:szCs w:val="20"/>
              </w:rPr>
              <w:t>Позиция</w:t>
            </w:r>
          </w:p>
        </w:tc>
        <w:tc>
          <w:tcPr>
            <w:tcW w:w="637" w:type="pct"/>
          </w:tcPr>
          <w:p w14:paraId="031177F5" w14:textId="50F06F1B" w:rsidR="00073455" w:rsidRPr="009D0815" w:rsidRDefault="00CD5DB8" w:rsidP="00073455">
            <w:pPr>
              <w:jc w:val="left"/>
              <w:rPr>
                <w:rFonts w:ascii="Arial" w:hAnsi="Arial" w:cs="Arial"/>
                <w:sz w:val="20"/>
                <w:szCs w:val="20"/>
              </w:rPr>
            </w:pPr>
            <w:r w:rsidRPr="009D0815">
              <w:rPr>
                <w:rFonts w:ascii="Arial" w:hAnsi="Arial" w:cs="Arial"/>
                <w:sz w:val="20"/>
                <w:szCs w:val="20"/>
              </w:rPr>
              <w:t xml:space="preserve">Ед. </w:t>
            </w:r>
            <w:proofErr w:type="spellStart"/>
            <w:r w:rsidRPr="009D0815">
              <w:rPr>
                <w:rFonts w:ascii="Arial" w:hAnsi="Arial" w:cs="Arial"/>
                <w:sz w:val="20"/>
                <w:szCs w:val="20"/>
              </w:rPr>
              <w:t>оборудов</w:t>
            </w:r>
            <w:proofErr w:type="spellEnd"/>
            <w:r w:rsidR="00073455" w:rsidRPr="009D0815">
              <w:rPr>
                <w:rFonts w:ascii="Arial" w:hAnsi="Arial" w:cs="Arial"/>
                <w:sz w:val="20"/>
                <w:szCs w:val="20"/>
              </w:rPr>
              <w:t>.</w:t>
            </w:r>
          </w:p>
        </w:tc>
        <w:tc>
          <w:tcPr>
            <w:tcW w:w="736" w:type="pct"/>
          </w:tcPr>
          <w:p w14:paraId="503394FF" w14:textId="4DC23B42"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_12. Объект, описывающий конкретную часть технической системы, на которой планируются и выполняются мероприятия ТОРО</w:t>
            </w:r>
          </w:p>
        </w:tc>
        <w:tc>
          <w:tcPr>
            <w:tcW w:w="295" w:type="pct"/>
          </w:tcPr>
          <w:p w14:paraId="65E7CDCF" w14:textId="49CE6822"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CHAR</w:t>
            </w:r>
            <w:r w:rsidRPr="009D0815">
              <w:rPr>
                <w:rFonts w:ascii="Arial" w:hAnsi="Arial" w:cs="Arial"/>
                <w:sz w:val="20"/>
                <w:szCs w:val="20"/>
              </w:rPr>
              <w:t>, 18</w:t>
            </w:r>
          </w:p>
        </w:tc>
        <w:tc>
          <w:tcPr>
            <w:tcW w:w="502" w:type="pct"/>
          </w:tcPr>
          <w:p w14:paraId="08CF6082" w14:textId="08CFB64E" w:rsidR="00073455" w:rsidRPr="009D0815" w:rsidRDefault="00073455" w:rsidP="00073455">
            <w:pPr>
              <w:jc w:val="center"/>
              <w:rPr>
                <w:rFonts w:ascii="Arial" w:hAnsi="Arial" w:cs="Arial"/>
                <w:sz w:val="20"/>
                <w:szCs w:val="20"/>
              </w:rPr>
            </w:pPr>
            <w:r w:rsidRPr="009D0815">
              <w:rPr>
                <w:rFonts w:ascii="Arial" w:hAnsi="Arial" w:cs="Arial"/>
                <w:sz w:val="20"/>
                <w:szCs w:val="20"/>
              </w:rPr>
              <w:t>MPOS-EQUNR</w:t>
            </w:r>
          </w:p>
        </w:tc>
        <w:tc>
          <w:tcPr>
            <w:tcW w:w="557" w:type="pct"/>
          </w:tcPr>
          <w:p w14:paraId="16B61AB2" w14:textId="7A0878AC" w:rsidR="00073455" w:rsidRPr="009D0815" w:rsidRDefault="00073455" w:rsidP="00073455">
            <w:pPr>
              <w:jc w:val="center"/>
              <w:rPr>
                <w:rFonts w:ascii="Arial" w:hAnsi="Arial" w:cs="Arial"/>
                <w:sz w:val="20"/>
                <w:szCs w:val="20"/>
                <w:rPrChange w:id="12875" w:author="Александр" w:date="2020-04-13T08:45:00Z">
                  <w:rPr>
                    <w:rFonts w:ascii="Arial" w:hAnsi="Arial" w:cs="Arial"/>
                    <w:sz w:val="20"/>
                    <w:szCs w:val="20"/>
                    <w:highlight w:val="yellow"/>
                  </w:rPr>
                </w:rPrChange>
              </w:rPr>
            </w:pPr>
            <w:r w:rsidRPr="009D0815">
              <w:rPr>
                <w:rFonts w:ascii="Arial" w:hAnsi="Arial" w:cs="Arial"/>
                <w:sz w:val="20"/>
                <w:szCs w:val="20"/>
                <w:rPrChange w:id="12876" w:author="Александр" w:date="2020-04-13T08:45:00Z">
                  <w:rPr>
                    <w:rFonts w:ascii="Arial" w:hAnsi="Arial" w:cs="Arial"/>
                    <w:sz w:val="20"/>
                    <w:szCs w:val="20"/>
                    <w:highlight w:val="yellow"/>
                  </w:rPr>
                </w:rPrChange>
              </w:rPr>
              <w:t>Х</w:t>
            </w:r>
          </w:p>
        </w:tc>
        <w:tc>
          <w:tcPr>
            <w:tcW w:w="551" w:type="pct"/>
          </w:tcPr>
          <w:p w14:paraId="632ACC5E" w14:textId="72D883CB" w:rsidR="00073455" w:rsidRPr="009D0815" w:rsidRDefault="00073455" w:rsidP="00073455">
            <w:pPr>
              <w:jc w:val="center"/>
              <w:rPr>
                <w:rFonts w:ascii="Arial" w:hAnsi="Arial" w:cs="Arial"/>
                <w:sz w:val="20"/>
                <w:szCs w:val="20"/>
                <w:rPrChange w:id="12877" w:author="Александр" w:date="2020-04-13T08:45:00Z">
                  <w:rPr>
                    <w:rFonts w:ascii="Arial" w:hAnsi="Arial" w:cs="Arial"/>
                    <w:sz w:val="20"/>
                    <w:szCs w:val="20"/>
                    <w:highlight w:val="yellow"/>
                  </w:rPr>
                </w:rPrChange>
              </w:rPr>
            </w:pPr>
            <w:r w:rsidRPr="009D0815">
              <w:rPr>
                <w:rFonts w:ascii="Arial" w:hAnsi="Arial" w:cs="Arial"/>
                <w:sz w:val="20"/>
                <w:szCs w:val="20"/>
                <w:rPrChange w:id="12878" w:author="Александр" w:date="2020-04-13T08:45:00Z">
                  <w:rPr>
                    <w:rFonts w:ascii="Arial" w:hAnsi="Arial" w:cs="Arial"/>
                    <w:sz w:val="20"/>
                    <w:szCs w:val="20"/>
                    <w:highlight w:val="yellow"/>
                  </w:rPr>
                </w:rPrChange>
              </w:rPr>
              <w:t>Обязательно для позиции на ЕО</w:t>
            </w:r>
          </w:p>
        </w:tc>
        <w:tc>
          <w:tcPr>
            <w:tcW w:w="353" w:type="pct"/>
          </w:tcPr>
          <w:p w14:paraId="7BEF2AB4" w14:textId="02A8976E" w:rsidR="00073455" w:rsidRPr="00041CFE" w:rsidRDefault="00073455" w:rsidP="00073455">
            <w:pPr>
              <w:jc w:val="center"/>
              <w:rPr>
                <w:rFonts w:ascii="Arial" w:hAnsi="Arial" w:cs="Arial"/>
                <w:sz w:val="20"/>
                <w:szCs w:val="20"/>
              </w:rPr>
            </w:pPr>
            <w:r w:rsidRPr="00041CFE">
              <w:rPr>
                <w:rFonts w:ascii="Arial" w:hAnsi="Arial" w:cs="Arial"/>
                <w:sz w:val="20"/>
                <w:szCs w:val="20"/>
              </w:rPr>
              <w:t>-</w:t>
            </w:r>
          </w:p>
        </w:tc>
        <w:tc>
          <w:tcPr>
            <w:tcW w:w="418" w:type="pct"/>
          </w:tcPr>
          <w:p w14:paraId="21464590" w14:textId="7E88B382" w:rsidR="00073455" w:rsidRPr="00696F74" w:rsidRDefault="00073455" w:rsidP="00073455">
            <w:pPr>
              <w:jc w:val="center"/>
              <w:rPr>
                <w:rFonts w:ascii="Arial" w:hAnsi="Arial" w:cs="Arial"/>
                <w:sz w:val="20"/>
                <w:szCs w:val="20"/>
              </w:rPr>
            </w:pPr>
            <w:r w:rsidRPr="00696F74">
              <w:rPr>
                <w:rFonts w:ascii="Arial" w:hAnsi="Arial" w:cs="Arial"/>
                <w:sz w:val="20"/>
                <w:szCs w:val="20"/>
              </w:rPr>
              <w:t>Выбор из справочника</w:t>
            </w:r>
          </w:p>
        </w:tc>
        <w:tc>
          <w:tcPr>
            <w:tcW w:w="317" w:type="pct"/>
          </w:tcPr>
          <w:p w14:paraId="1FE756B1" w14:textId="199953DE"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SAP</w:t>
            </w:r>
          </w:p>
        </w:tc>
      </w:tr>
      <w:tr w:rsidR="00073455" w:rsidRPr="0086487D" w14:paraId="4077C82D" w14:textId="77777777" w:rsidTr="000D6F52">
        <w:trPr>
          <w:cantSplit/>
          <w:jc w:val="center"/>
        </w:trPr>
        <w:tc>
          <w:tcPr>
            <w:tcW w:w="166" w:type="pct"/>
          </w:tcPr>
          <w:p w14:paraId="16CA1590" w14:textId="7490006C" w:rsidR="00073455" w:rsidRPr="000E3C42" w:rsidRDefault="00073455" w:rsidP="00073455">
            <w:pPr>
              <w:rPr>
                <w:rFonts w:ascii="Arial" w:hAnsi="Arial" w:cs="Arial"/>
                <w:sz w:val="20"/>
                <w:szCs w:val="20"/>
              </w:rPr>
            </w:pPr>
            <w:r>
              <w:rPr>
                <w:rFonts w:ascii="Arial" w:hAnsi="Arial" w:cs="Arial"/>
                <w:sz w:val="20"/>
                <w:szCs w:val="20"/>
              </w:rPr>
              <w:lastRenderedPageBreak/>
              <w:t>28.</w:t>
            </w:r>
          </w:p>
        </w:tc>
        <w:tc>
          <w:tcPr>
            <w:tcW w:w="468" w:type="pct"/>
          </w:tcPr>
          <w:p w14:paraId="61AA03C3" w14:textId="4F2C81E1" w:rsidR="00073455" w:rsidRPr="00696F74" w:rsidRDefault="00073455" w:rsidP="00073455">
            <w:pPr>
              <w:jc w:val="left"/>
              <w:rPr>
                <w:rFonts w:ascii="Arial" w:hAnsi="Arial" w:cs="Arial"/>
                <w:sz w:val="20"/>
                <w:szCs w:val="20"/>
              </w:rPr>
            </w:pPr>
            <w:r w:rsidRPr="00041CFE">
              <w:rPr>
                <w:rFonts w:ascii="Arial" w:hAnsi="Arial" w:cs="Arial"/>
                <w:sz w:val="20"/>
                <w:szCs w:val="20"/>
              </w:rPr>
              <w:t>Позиция</w:t>
            </w:r>
          </w:p>
        </w:tc>
        <w:tc>
          <w:tcPr>
            <w:tcW w:w="637" w:type="pct"/>
          </w:tcPr>
          <w:p w14:paraId="525F307F" w14:textId="797F7372" w:rsidR="00073455" w:rsidRPr="009D0815" w:rsidRDefault="00073455" w:rsidP="00073455">
            <w:pPr>
              <w:jc w:val="left"/>
              <w:rPr>
                <w:rFonts w:ascii="Arial" w:hAnsi="Arial" w:cs="Arial"/>
                <w:sz w:val="20"/>
                <w:szCs w:val="20"/>
              </w:rPr>
            </w:pPr>
            <w:r w:rsidRPr="009D0815">
              <w:rPr>
                <w:rFonts w:ascii="Arial" w:hAnsi="Arial" w:cs="Arial"/>
                <w:sz w:val="20"/>
                <w:szCs w:val="20"/>
              </w:rPr>
              <w:t>Монтажный узел</w:t>
            </w:r>
          </w:p>
        </w:tc>
        <w:tc>
          <w:tcPr>
            <w:tcW w:w="736" w:type="pct"/>
          </w:tcPr>
          <w:p w14:paraId="28D45E1E" w14:textId="0F655125"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CROSS</w:t>
            </w:r>
            <w:r w:rsidRPr="009D0815">
              <w:rPr>
                <w:rFonts w:ascii="Arial" w:hAnsi="Arial" w:cs="Arial"/>
                <w:sz w:val="20"/>
                <w:szCs w:val="20"/>
              </w:rPr>
              <w:t>_9. Материалы (монтажный узел) - код материала, обозначающий модель оборудования</w:t>
            </w:r>
          </w:p>
        </w:tc>
        <w:tc>
          <w:tcPr>
            <w:tcW w:w="295" w:type="pct"/>
          </w:tcPr>
          <w:p w14:paraId="762B608A" w14:textId="79E51674"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CHAR, 40</w:t>
            </w:r>
          </w:p>
        </w:tc>
        <w:tc>
          <w:tcPr>
            <w:tcW w:w="502" w:type="pct"/>
          </w:tcPr>
          <w:p w14:paraId="79237E72" w14:textId="2827809C"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MPOS-</w:t>
            </w:r>
            <w:r w:rsidRPr="009D0815">
              <w:rPr>
                <w:rFonts w:ascii="Arial" w:hAnsi="Arial" w:cs="Arial"/>
                <w:sz w:val="20"/>
                <w:szCs w:val="20"/>
              </w:rPr>
              <w:t>BAUTL</w:t>
            </w:r>
          </w:p>
        </w:tc>
        <w:tc>
          <w:tcPr>
            <w:tcW w:w="557" w:type="pct"/>
          </w:tcPr>
          <w:p w14:paraId="61B6E668" w14:textId="0E7DA6BC"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w:t>
            </w:r>
          </w:p>
        </w:tc>
        <w:tc>
          <w:tcPr>
            <w:tcW w:w="551" w:type="pct"/>
          </w:tcPr>
          <w:p w14:paraId="40B1FB86" w14:textId="05722768"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w:t>
            </w:r>
          </w:p>
        </w:tc>
        <w:tc>
          <w:tcPr>
            <w:tcW w:w="353" w:type="pct"/>
          </w:tcPr>
          <w:p w14:paraId="070B120F" w14:textId="075E8199"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w:t>
            </w:r>
          </w:p>
        </w:tc>
        <w:tc>
          <w:tcPr>
            <w:tcW w:w="418" w:type="pct"/>
          </w:tcPr>
          <w:p w14:paraId="4EC07CC6" w14:textId="4F9E82A1" w:rsidR="00073455" w:rsidRPr="009D0815" w:rsidRDefault="00073455" w:rsidP="00073455">
            <w:pPr>
              <w:jc w:val="center"/>
              <w:rPr>
                <w:rFonts w:ascii="Arial" w:hAnsi="Arial" w:cs="Arial"/>
                <w:sz w:val="20"/>
                <w:szCs w:val="20"/>
                <w:lang w:val="en-US"/>
              </w:rPr>
            </w:pPr>
            <w:r w:rsidRPr="009D0815">
              <w:rPr>
                <w:rFonts w:ascii="Arial" w:hAnsi="Arial" w:cs="Arial"/>
                <w:sz w:val="20"/>
                <w:szCs w:val="20"/>
                <w:lang w:val="en-US"/>
              </w:rPr>
              <w:t>-</w:t>
            </w:r>
          </w:p>
        </w:tc>
        <w:tc>
          <w:tcPr>
            <w:tcW w:w="317" w:type="pct"/>
          </w:tcPr>
          <w:p w14:paraId="497FA207" w14:textId="0F062F3C" w:rsidR="00073455" w:rsidRPr="00041CFE" w:rsidRDefault="00073455" w:rsidP="00073455">
            <w:pPr>
              <w:jc w:val="center"/>
              <w:rPr>
                <w:rFonts w:ascii="Arial" w:hAnsi="Arial" w:cs="Arial"/>
                <w:sz w:val="20"/>
                <w:szCs w:val="20"/>
                <w:lang w:val="en-US"/>
              </w:rPr>
            </w:pPr>
            <w:r w:rsidRPr="009D0815">
              <w:rPr>
                <w:rFonts w:ascii="Arial" w:hAnsi="Arial" w:cs="Arial"/>
                <w:sz w:val="20"/>
                <w:szCs w:val="20"/>
                <w:lang w:val="en-US"/>
                <w:rPrChange w:id="12879" w:author="Александр" w:date="2020-04-13T08:45:00Z">
                  <w:rPr>
                    <w:rFonts w:ascii="Arial" w:hAnsi="Arial" w:cs="Arial"/>
                    <w:sz w:val="20"/>
                    <w:szCs w:val="20"/>
                    <w:highlight w:val="yellow"/>
                    <w:lang w:val="en-US"/>
                  </w:rPr>
                </w:rPrChange>
              </w:rPr>
              <w:t>SAP</w:t>
            </w:r>
          </w:p>
        </w:tc>
      </w:tr>
      <w:tr w:rsidR="00073455" w:rsidRPr="0086487D" w14:paraId="7898875B" w14:textId="77777777" w:rsidTr="000D6F52">
        <w:trPr>
          <w:cantSplit/>
          <w:jc w:val="center"/>
        </w:trPr>
        <w:tc>
          <w:tcPr>
            <w:tcW w:w="166" w:type="pct"/>
          </w:tcPr>
          <w:p w14:paraId="0A922248" w14:textId="1BAE10DF" w:rsidR="00073455" w:rsidRPr="000E3C42" w:rsidRDefault="00073455" w:rsidP="00073455">
            <w:pPr>
              <w:rPr>
                <w:rFonts w:ascii="Arial" w:hAnsi="Arial" w:cs="Arial"/>
                <w:sz w:val="20"/>
                <w:szCs w:val="20"/>
              </w:rPr>
            </w:pPr>
            <w:r>
              <w:rPr>
                <w:rFonts w:ascii="Arial" w:hAnsi="Arial" w:cs="Arial"/>
                <w:sz w:val="20"/>
                <w:szCs w:val="20"/>
              </w:rPr>
              <w:t>29.</w:t>
            </w:r>
          </w:p>
        </w:tc>
        <w:tc>
          <w:tcPr>
            <w:tcW w:w="468" w:type="pct"/>
          </w:tcPr>
          <w:p w14:paraId="2339E13A" w14:textId="68ED0E6D" w:rsidR="00073455" w:rsidRPr="009D0815" w:rsidRDefault="00073455" w:rsidP="00073455">
            <w:pPr>
              <w:jc w:val="left"/>
              <w:rPr>
                <w:rFonts w:ascii="Arial" w:hAnsi="Arial" w:cs="Arial"/>
                <w:sz w:val="20"/>
                <w:szCs w:val="20"/>
                <w:rPrChange w:id="12880" w:author="Александр" w:date="2020-04-13T08:45:00Z">
                  <w:rPr>
                    <w:rFonts w:ascii="Arial" w:hAnsi="Arial" w:cs="Arial"/>
                    <w:sz w:val="20"/>
                    <w:szCs w:val="20"/>
                    <w:highlight w:val="yellow"/>
                  </w:rPr>
                </w:rPrChange>
              </w:rPr>
            </w:pPr>
            <w:r w:rsidRPr="009D0815">
              <w:rPr>
                <w:rFonts w:ascii="Arial" w:hAnsi="Arial" w:cs="Arial"/>
                <w:sz w:val="20"/>
                <w:szCs w:val="20"/>
                <w:rPrChange w:id="12881" w:author="Александр" w:date="2020-04-13T08:45:00Z">
                  <w:rPr>
                    <w:rFonts w:ascii="Arial" w:hAnsi="Arial" w:cs="Arial"/>
                    <w:sz w:val="20"/>
                    <w:szCs w:val="20"/>
                    <w:highlight w:val="yellow"/>
                  </w:rPr>
                </w:rPrChange>
              </w:rPr>
              <w:t>Позиция</w:t>
            </w:r>
          </w:p>
        </w:tc>
        <w:tc>
          <w:tcPr>
            <w:tcW w:w="637" w:type="pct"/>
          </w:tcPr>
          <w:p w14:paraId="7E8222F7" w14:textId="694F5D90" w:rsidR="00073455" w:rsidRPr="009D0815" w:rsidRDefault="00073455" w:rsidP="00073455">
            <w:pPr>
              <w:jc w:val="left"/>
              <w:rPr>
                <w:rFonts w:ascii="Arial" w:hAnsi="Arial" w:cs="Arial"/>
                <w:sz w:val="20"/>
                <w:szCs w:val="20"/>
                <w:rPrChange w:id="12882" w:author="Александр" w:date="2020-04-13T08:45:00Z">
                  <w:rPr>
                    <w:rFonts w:ascii="Arial" w:hAnsi="Arial" w:cs="Arial"/>
                    <w:sz w:val="20"/>
                    <w:szCs w:val="20"/>
                    <w:highlight w:val="yellow"/>
                  </w:rPr>
                </w:rPrChange>
              </w:rPr>
            </w:pPr>
            <w:r w:rsidRPr="009D0815">
              <w:rPr>
                <w:rFonts w:ascii="Arial" w:hAnsi="Arial" w:cs="Arial"/>
                <w:sz w:val="20"/>
                <w:szCs w:val="20"/>
                <w:rPrChange w:id="12883" w:author="Александр" w:date="2020-04-13T08:45:00Z">
                  <w:rPr>
                    <w:rFonts w:ascii="Arial" w:hAnsi="Arial" w:cs="Arial"/>
                    <w:sz w:val="20"/>
                    <w:szCs w:val="20"/>
                    <w:highlight w:val="yellow"/>
                  </w:rPr>
                </w:rPrChange>
              </w:rPr>
              <w:t>Ответственное рабочее место</w:t>
            </w:r>
          </w:p>
        </w:tc>
        <w:tc>
          <w:tcPr>
            <w:tcW w:w="736" w:type="pct"/>
          </w:tcPr>
          <w:p w14:paraId="61846713" w14:textId="457DA5A4" w:rsidR="00073455" w:rsidRPr="009D0815" w:rsidRDefault="00073455" w:rsidP="00073455">
            <w:pPr>
              <w:jc w:val="left"/>
              <w:rPr>
                <w:rFonts w:ascii="Arial" w:hAnsi="Arial" w:cs="Arial"/>
                <w:sz w:val="20"/>
                <w:szCs w:val="20"/>
                <w:rPrChange w:id="12884"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885" w:author="Александр" w:date="2020-04-13T08:45:00Z">
                  <w:rPr>
                    <w:rFonts w:ascii="Arial" w:hAnsi="Arial" w:cs="Arial"/>
                    <w:sz w:val="20"/>
                    <w:szCs w:val="20"/>
                    <w:highlight w:val="yellow"/>
                    <w:lang w:val="en-US"/>
                  </w:rPr>
                </w:rPrChange>
              </w:rPr>
              <w:t>PM</w:t>
            </w:r>
            <w:r w:rsidRPr="009D0815">
              <w:rPr>
                <w:rFonts w:ascii="Arial" w:hAnsi="Arial" w:cs="Arial"/>
                <w:sz w:val="20"/>
                <w:szCs w:val="20"/>
                <w:rPrChange w:id="12886" w:author="Александр" w:date="2020-04-13T08:45:00Z">
                  <w:rPr>
                    <w:rFonts w:ascii="Arial" w:hAnsi="Arial" w:cs="Arial"/>
                    <w:sz w:val="20"/>
                    <w:szCs w:val="20"/>
                    <w:highlight w:val="yellow"/>
                  </w:rPr>
                </w:rPrChange>
              </w:rPr>
              <w:t>_</w:t>
            </w:r>
            <w:proofErr w:type="gramStart"/>
            <w:r w:rsidRPr="009D0815">
              <w:rPr>
                <w:rFonts w:ascii="Arial" w:hAnsi="Arial" w:cs="Arial"/>
                <w:sz w:val="20"/>
                <w:szCs w:val="20"/>
                <w:rPrChange w:id="12887" w:author="Александр" w:date="2020-04-13T08:45:00Z">
                  <w:rPr>
                    <w:rFonts w:ascii="Arial" w:hAnsi="Arial" w:cs="Arial"/>
                    <w:sz w:val="20"/>
                    <w:szCs w:val="20"/>
                    <w:highlight w:val="yellow"/>
                  </w:rPr>
                </w:rPrChange>
              </w:rPr>
              <w:t>39.Рабочее</w:t>
            </w:r>
            <w:proofErr w:type="gramEnd"/>
            <w:r w:rsidRPr="009D0815">
              <w:rPr>
                <w:rFonts w:ascii="Arial" w:hAnsi="Arial" w:cs="Arial"/>
                <w:sz w:val="20"/>
                <w:szCs w:val="20"/>
                <w:rPrChange w:id="12888" w:author="Александр" w:date="2020-04-13T08:45:00Z">
                  <w:rPr>
                    <w:rFonts w:ascii="Arial" w:hAnsi="Arial" w:cs="Arial"/>
                    <w:sz w:val="20"/>
                    <w:szCs w:val="20"/>
                    <w:highlight w:val="yellow"/>
                  </w:rPr>
                </w:rPrChange>
              </w:rPr>
              <w:t xml:space="preserve"> место, ответственное за мероприятия </w:t>
            </w:r>
            <w:proofErr w:type="spellStart"/>
            <w:r w:rsidRPr="009D0815">
              <w:rPr>
                <w:rFonts w:ascii="Arial" w:hAnsi="Arial" w:cs="Arial"/>
                <w:sz w:val="20"/>
                <w:szCs w:val="20"/>
                <w:rPrChange w:id="12889" w:author="Александр" w:date="2020-04-13T08:45:00Z">
                  <w:rPr>
                    <w:rFonts w:ascii="Arial" w:hAnsi="Arial" w:cs="Arial"/>
                    <w:sz w:val="20"/>
                    <w:szCs w:val="20"/>
                    <w:highlight w:val="yellow"/>
                  </w:rPr>
                </w:rPrChange>
              </w:rPr>
              <w:t>ТОиР</w:t>
            </w:r>
            <w:proofErr w:type="spellEnd"/>
          </w:p>
        </w:tc>
        <w:tc>
          <w:tcPr>
            <w:tcW w:w="295" w:type="pct"/>
          </w:tcPr>
          <w:p w14:paraId="2F731BCB" w14:textId="4BF5D333" w:rsidR="00073455" w:rsidRPr="009D0815" w:rsidRDefault="00073455" w:rsidP="00073455">
            <w:pPr>
              <w:jc w:val="center"/>
              <w:rPr>
                <w:rFonts w:ascii="Arial" w:hAnsi="Arial" w:cs="Arial"/>
                <w:sz w:val="20"/>
                <w:szCs w:val="20"/>
                <w:lang w:val="en-US"/>
                <w:rPrChange w:id="12890"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891" w:author="Александр" w:date="2020-04-13T08:45:00Z">
                  <w:rPr>
                    <w:rFonts w:ascii="Arial" w:hAnsi="Arial" w:cs="Arial"/>
                    <w:sz w:val="20"/>
                    <w:szCs w:val="20"/>
                    <w:highlight w:val="yellow"/>
                    <w:lang w:val="en-US"/>
                  </w:rPr>
                </w:rPrChange>
              </w:rPr>
              <w:t>NUMC,8</w:t>
            </w:r>
          </w:p>
        </w:tc>
        <w:tc>
          <w:tcPr>
            <w:tcW w:w="502" w:type="pct"/>
          </w:tcPr>
          <w:p w14:paraId="6DFE170E" w14:textId="67914AF7" w:rsidR="00073455" w:rsidRPr="009D0815" w:rsidRDefault="00073455" w:rsidP="00073455">
            <w:pPr>
              <w:jc w:val="center"/>
              <w:rPr>
                <w:rFonts w:ascii="Arial" w:hAnsi="Arial" w:cs="Arial"/>
                <w:sz w:val="20"/>
                <w:szCs w:val="20"/>
                <w:rPrChange w:id="12892"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893" w:author="Александр" w:date="2020-04-13T08:45:00Z">
                  <w:rPr>
                    <w:rFonts w:ascii="Arial" w:hAnsi="Arial" w:cs="Arial"/>
                    <w:sz w:val="20"/>
                    <w:szCs w:val="20"/>
                    <w:highlight w:val="yellow"/>
                    <w:lang w:val="en-US"/>
                  </w:rPr>
                </w:rPrChange>
              </w:rPr>
              <w:t>MPOS-</w:t>
            </w:r>
            <w:r w:rsidRPr="009D0815">
              <w:rPr>
                <w:rFonts w:ascii="Arial" w:hAnsi="Arial" w:cs="Arial"/>
                <w:sz w:val="20"/>
                <w:szCs w:val="20"/>
                <w:rPrChange w:id="12894" w:author="Александр" w:date="2020-04-13T08:45:00Z">
                  <w:rPr>
                    <w:rFonts w:ascii="Arial" w:hAnsi="Arial" w:cs="Arial"/>
                    <w:sz w:val="20"/>
                    <w:szCs w:val="20"/>
                    <w:highlight w:val="yellow"/>
                  </w:rPr>
                </w:rPrChange>
              </w:rPr>
              <w:t>GEWRK</w:t>
            </w:r>
          </w:p>
        </w:tc>
        <w:tc>
          <w:tcPr>
            <w:tcW w:w="557" w:type="pct"/>
          </w:tcPr>
          <w:p w14:paraId="47C76BE5" w14:textId="30B433D4" w:rsidR="00073455" w:rsidRPr="00041CFE" w:rsidRDefault="00073455" w:rsidP="00073455">
            <w:pPr>
              <w:jc w:val="center"/>
              <w:rPr>
                <w:rFonts w:ascii="Arial" w:hAnsi="Arial" w:cs="Arial"/>
                <w:sz w:val="20"/>
                <w:szCs w:val="20"/>
              </w:rPr>
            </w:pPr>
            <w:r w:rsidRPr="009D0815">
              <w:rPr>
                <w:rFonts w:ascii="Arial" w:hAnsi="Arial" w:cs="Arial"/>
                <w:sz w:val="20"/>
                <w:szCs w:val="20"/>
                <w:rPrChange w:id="12895" w:author="Александр" w:date="2020-04-13T08:45:00Z">
                  <w:rPr>
                    <w:rFonts w:ascii="Arial" w:hAnsi="Arial" w:cs="Arial"/>
                    <w:sz w:val="20"/>
                    <w:szCs w:val="20"/>
                    <w:highlight w:val="yellow"/>
                  </w:rPr>
                </w:rPrChange>
              </w:rPr>
              <w:t>Х</w:t>
            </w:r>
          </w:p>
        </w:tc>
        <w:tc>
          <w:tcPr>
            <w:tcW w:w="551" w:type="pct"/>
          </w:tcPr>
          <w:p w14:paraId="48831B1D" w14:textId="37E5DD92" w:rsidR="00073455" w:rsidRPr="00041CFE" w:rsidRDefault="00073455" w:rsidP="00073455">
            <w:pPr>
              <w:jc w:val="center"/>
              <w:rPr>
                <w:rFonts w:ascii="Arial" w:hAnsi="Arial" w:cs="Arial"/>
                <w:sz w:val="20"/>
                <w:szCs w:val="20"/>
              </w:rPr>
            </w:pPr>
            <w:r w:rsidRPr="009D0815">
              <w:rPr>
                <w:rFonts w:ascii="Arial" w:hAnsi="Arial" w:cs="Arial"/>
                <w:sz w:val="20"/>
                <w:szCs w:val="20"/>
                <w:rPrChange w:id="12896" w:author="Александр" w:date="2020-04-13T08:45:00Z">
                  <w:rPr>
                    <w:rFonts w:ascii="Arial" w:hAnsi="Arial" w:cs="Arial"/>
                    <w:sz w:val="20"/>
                    <w:szCs w:val="20"/>
                    <w:highlight w:val="yellow"/>
                  </w:rPr>
                </w:rPrChange>
              </w:rPr>
              <w:t>Для всех позиций</w:t>
            </w:r>
          </w:p>
        </w:tc>
        <w:tc>
          <w:tcPr>
            <w:tcW w:w="353" w:type="pct"/>
          </w:tcPr>
          <w:p w14:paraId="68B40917" w14:textId="56885620" w:rsidR="00073455" w:rsidRPr="00041CFE" w:rsidRDefault="00073455" w:rsidP="00073455">
            <w:pPr>
              <w:jc w:val="center"/>
              <w:rPr>
                <w:rFonts w:ascii="Arial" w:hAnsi="Arial" w:cs="Arial"/>
                <w:sz w:val="20"/>
                <w:szCs w:val="20"/>
              </w:rPr>
            </w:pPr>
            <w:r w:rsidRPr="009D0815">
              <w:rPr>
                <w:rFonts w:ascii="Arial" w:hAnsi="Arial" w:cs="Arial"/>
                <w:sz w:val="20"/>
                <w:szCs w:val="20"/>
                <w:rPrChange w:id="12897" w:author="Александр" w:date="2020-04-13T08:45:00Z">
                  <w:rPr>
                    <w:rFonts w:ascii="Arial" w:hAnsi="Arial" w:cs="Arial"/>
                    <w:sz w:val="20"/>
                    <w:szCs w:val="20"/>
                    <w:highlight w:val="yellow"/>
                  </w:rPr>
                </w:rPrChange>
              </w:rPr>
              <w:t>-</w:t>
            </w:r>
          </w:p>
        </w:tc>
        <w:tc>
          <w:tcPr>
            <w:tcW w:w="418" w:type="pct"/>
          </w:tcPr>
          <w:p w14:paraId="5DCDA43A" w14:textId="475CEE7A" w:rsidR="00073455" w:rsidRPr="009D0815" w:rsidRDefault="00073455" w:rsidP="00073455">
            <w:pPr>
              <w:jc w:val="center"/>
              <w:rPr>
                <w:rFonts w:ascii="Arial" w:hAnsi="Arial" w:cs="Arial"/>
                <w:sz w:val="20"/>
                <w:szCs w:val="20"/>
                <w:rPrChange w:id="12898" w:author="Александр" w:date="2020-04-13T08:45:00Z">
                  <w:rPr>
                    <w:rFonts w:ascii="Arial" w:hAnsi="Arial" w:cs="Arial"/>
                    <w:sz w:val="20"/>
                    <w:szCs w:val="20"/>
                    <w:highlight w:val="yellow"/>
                  </w:rPr>
                </w:rPrChange>
              </w:rPr>
            </w:pPr>
            <w:r w:rsidRPr="009D0815">
              <w:rPr>
                <w:rFonts w:ascii="Arial" w:hAnsi="Arial" w:cs="Arial"/>
                <w:sz w:val="20"/>
                <w:szCs w:val="20"/>
                <w:rPrChange w:id="12899" w:author="Александр" w:date="2020-04-13T08:45:00Z">
                  <w:rPr>
                    <w:rFonts w:ascii="Arial" w:hAnsi="Arial" w:cs="Arial"/>
                    <w:sz w:val="20"/>
                    <w:szCs w:val="20"/>
                    <w:highlight w:val="yellow"/>
                  </w:rPr>
                </w:rPrChange>
              </w:rPr>
              <w:t>Выбор из справочника</w:t>
            </w:r>
          </w:p>
        </w:tc>
        <w:tc>
          <w:tcPr>
            <w:tcW w:w="317" w:type="pct"/>
          </w:tcPr>
          <w:p w14:paraId="35221BFD" w14:textId="4099B2BB" w:rsidR="00073455" w:rsidRPr="009D0815" w:rsidRDefault="00073455" w:rsidP="00073455">
            <w:pPr>
              <w:jc w:val="center"/>
              <w:rPr>
                <w:rFonts w:ascii="Arial" w:hAnsi="Arial" w:cs="Arial"/>
                <w:sz w:val="20"/>
                <w:szCs w:val="20"/>
                <w:lang w:val="en-US"/>
                <w:rPrChange w:id="12900"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901" w:author="Александр" w:date="2020-04-13T08:45:00Z">
                  <w:rPr>
                    <w:rFonts w:ascii="Arial" w:hAnsi="Arial" w:cs="Arial"/>
                    <w:sz w:val="20"/>
                    <w:szCs w:val="20"/>
                    <w:highlight w:val="yellow"/>
                    <w:lang w:val="en-US"/>
                  </w:rPr>
                </w:rPrChange>
              </w:rPr>
              <w:t>SAP</w:t>
            </w:r>
          </w:p>
        </w:tc>
      </w:tr>
      <w:tr w:rsidR="00073455" w:rsidRPr="0086487D" w14:paraId="0F447CE1" w14:textId="77777777" w:rsidTr="000D6F52">
        <w:trPr>
          <w:cantSplit/>
          <w:jc w:val="center"/>
        </w:trPr>
        <w:tc>
          <w:tcPr>
            <w:tcW w:w="166" w:type="pct"/>
          </w:tcPr>
          <w:p w14:paraId="5008D089" w14:textId="3BB3E64F" w:rsidR="00073455" w:rsidRPr="000E3C42" w:rsidRDefault="00073455" w:rsidP="00073455">
            <w:pPr>
              <w:rPr>
                <w:rFonts w:ascii="Arial" w:hAnsi="Arial" w:cs="Arial"/>
                <w:sz w:val="20"/>
                <w:szCs w:val="20"/>
              </w:rPr>
            </w:pPr>
            <w:r>
              <w:rPr>
                <w:rFonts w:ascii="Arial" w:hAnsi="Arial" w:cs="Arial"/>
                <w:sz w:val="20"/>
                <w:szCs w:val="20"/>
              </w:rPr>
              <w:t>30</w:t>
            </w:r>
            <w:r w:rsidRPr="000E3C42">
              <w:rPr>
                <w:rFonts w:ascii="Arial" w:hAnsi="Arial" w:cs="Arial"/>
                <w:sz w:val="20"/>
                <w:szCs w:val="20"/>
              </w:rPr>
              <w:t>.</w:t>
            </w:r>
          </w:p>
        </w:tc>
        <w:tc>
          <w:tcPr>
            <w:tcW w:w="468" w:type="pct"/>
          </w:tcPr>
          <w:p w14:paraId="7D3501DD" w14:textId="4A0B85A6" w:rsidR="00073455" w:rsidRPr="00696F74" w:rsidRDefault="00073455" w:rsidP="00073455">
            <w:pPr>
              <w:jc w:val="left"/>
              <w:rPr>
                <w:rFonts w:ascii="Arial" w:hAnsi="Arial" w:cs="Arial"/>
                <w:sz w:val="20"/>
                <w:szCs w:val="20"/>
              </w:rPr>
            </w:pPr>
            <w:r w:rsidRPr="00041CFE">
              <w:rPr>
                <w:rFonts w:ascii="Arial" w:hAnsi="Arial" w:cs="Arial"/>
                <w:sz w:val="20"/>
                <w:szCs w:val="20"/>
              </w:rPr>
              <w:t>Позиция</w:t>
            </w:r>
          </w:p>
        </w:tc>
        <w:tc>
          <w:tcPr>
            <w:tcW w:w="637" w:type="pct"/>
          </w:tcPr>
          <w:p w14:paraId="75958347" w14:textId="04B4C302" w:rsidR="00073455" w:rsidRPr="009D0815" w:rsidRDefault="00073455" w:rsidP="00073455">
            <w:pPr>
              <w:jc w:val="left"/>
              <w:rPr>
                <w:rFonts w:ascii="Arial" w:hAnsi="Arial" w:cs="Arial"/>
                <w:sz w:val="20"/>
                <w:szCs w:val="20"/>
              </w:rPr>
            </w:pPr>
            <w:r w:rsidRPr="009D0815">
              <w:rPr>
                <w:rFonts w:ascii="Arial" w:hAnsi="Arial" w:cs="Arial"/>
                <w:sz w:val="20"/>
                <w:szCs w:val="20"/>
              </w:rPr>
              <w:t>Завод планирования ТОРО</w:t>
            </w:r>
          </w:p>
        </w:tc>
        <w:tc>
          <w:tcPr>
            <w:tcW w:w="736" w:type="pct"/>
          </w:tcPr>
          <w:p w14:paraId="03DA2EB6" w14:textId="000513D1"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 xml:space="preserve">_13. Завод, на котором планируются и подготавливаются мероприятия </w:t>
            </w:r>
            <w:proofErr w:type="spellStart"/>
            <w:r w:rsidRPr="009D0815">
              <w:rPr>
                <w:rFonts w:ascii="Arial" w:hAnsi="Arial" w:cs="Arial"/>
                <w:sz w:val="20"/>
                <w:szCs w:val="20"/>
              </w:rPr>
              <w:t>ТОиР</w:t>
            </w:r>
            <w:proofErr w:type="spellEnd"/>
          </w:p>
        </w:tc>
        <w:tc>
          <w:tcPr>
            <w:tcW w:w="295" w:type="pct"/>
          </w:tcPr>
          <w:p w14:paraId="643EAF97" w14:textId="7220257F"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CHAR</w:t>
            </w:r>
            <w:r w:rsidRPr="009D0815">
              <w:rPr>
                <w:rFonts w:ascii="Arial" w:hAnsi="Arial" w:cs="Arial"/>
                <w:sz w:val="20"/>
                <w:szCs w:val="20"/>
              </w:rPr>
              <w:t>, 4</w:t>
            </w:r>
          </w:p>
        </w:tc>
        <w:tc>
          <w:tcPr>
            <w:tcW w:w="502" w:type="pct"/>
          </w:tcPr>
          <w:p w14:paraId="53E32BE4" w14:textId="24A3BC95" w:rsidR="00073455" w:rsidRPr="009D0815" w:rsidRDefault="00073455" w:rsidP="00073455">
            <w:pPr>
              <w:jc w:val="center"/>
              <w:rPr>
                <w:rFonts w:ascii="Arial" w:hAnsi="Arial" w:cs="Arial"/>
                <w:sz w:val="20"/>
                <w:szCs w:val="20"/>
              </w:rPr>
            </w:pPr>
            <w:r w:rsidRPr="009D0815">
              <w:rPr>
                <w:rFonts w:ascii="Arial" w:hAnsi="Arial" w:cs="Arial"/>
                <w:sz w:val="20"/>
                <w:szCs w:val="20"/>
              </w:rPr>
              <w:t>MPOS-IWERK</w:t>
            </w:r>
          </w:p>
        </w:tc>
        <w:tc>
          <w:tcPr>
            <w:tcW w:w="557" w:type="pct"/>
          </w:tcPr>
          <w:p w14:paraId="4D17A338" w14:textId="1A4D8644" w:rsidR="00073455" w:rsidRPr="00041CFE" w:rsidRDefault="00073455" w:rsidP="00073455">
            <w:pPr>
              <w:jc w:val="center"/>
              <w:rPr>
                <w:rFonts w:ascii="Arial" w:hAnsi="Arial" w:cs="Arial"/>
                <w:sz w:val="20"/>
                <w:szCs w:val="20"/>
              </w:rPr>
            </w:pPr>
            <w:r w:rsidRPr="009D0815">
              <w:rPr>
                <w:rFonts w:ascii="Arial" w:hAnsi="Arial" w:cs="Arial"/>
                <w:sz w:val="20"/>
                <w:szCs w:val="20"/>
                <w:rPrChange w:id="12902" w:author="Александр" w:date="2020-04-13T08:45:00Z">
                  <w:rPr>
                    <w:rFonts w:ascii="Arial" w:hAnsi="Arial" w:cs="Arial"/>
                    <w:sz w:val="20"/>
                    <w:szCs w:val="20"/>
                    <w:highlight w:val="yellow"/>
                  </w:rPr>
                </w:rPrChange>
              </w:rPr>
              <w:t>Х</w:t>
            </w:r>
          </w:p>
        </w:tc>
        <w:tc>
          <w:tcPr>
            <w:tcW w:w="551" w:type="pct"/>
          </w:tcPr>
          <w:p w14:paraId="1EDD6992" w14:textId="1892E5D8" w:rsidR="00073455" w:rsidRPr="00041CFE" w:rsidRDefault="00073455" w:rsidP="00073455">
            <w:pPr>
              <w:jc w:val="center"/>
              <w:rPr>
                <w:rFonts w:ascii="Arial" w:hAnsi="Arial" w:cs="Arial"/>
                <w:sz w:val="20"/>
                <w:szCs w:val="20"/>
              </w:rPr>
            </w:pPr>
            <w:r w:rsidRPr="009D0815">
              <w:rPr>
                <w:rFonts w:ascii="Arial" w:hAnsi="Arial" w:cs="Arial"/>
                <w:sz w:val="20"/>
                <w:szCs w:val="20"/>
                <w:rPrChange w:id="12903" w:author="Александр" w:date="2020-04-13T08:45:00Z">
                  <w:rPr>
                    <w:rFonts w:ascii="Arial" w:hAnsi="Arial" w:cs="Arial"/>
                    <w:sz w:val="20"/>
                    <w:szCs w:val="20"/>
                    <w:highlight w:val="yellow"/>
                  </w:rPr>
                </w:rPrChange>
              </w:rPr>
              <w:t>Для всех позиций</w:t>
            </w:r>
          </w:p>
        </w:tc>
        <w:tc>
          <w:tcPr>
            <w:tcW w:w="353" w:type="pct"/>
          </w:tcPr>
          <w:p w14:paraId="2F27D1CB" w14:textId="0736B700" w:rsidR="00073455" w:rsidRPr="00696F74" w:rsidRDefault="00073455" w:rsidP="00073455">
            <w:pPr>
              <w:jc w:val="center"/>
              <w:rPr>
                <w:rFonts w:ascii="Arial" w:hAnsi="Arial" w:cs="Arial"/>
                <w:sz w:val="20"/>
                <w:szCs w:val="20"/>
              </w:rPr>
            </w:pPr>
            <w:r w:rsidRPr="00696F74">
              <w:rPr>
                <w:rFonts w:ascii="Arial" w:hAnsi="Arial" w:cs="Arial"/>
                <w:sz w:val="20"/>
                <w:szCs w:val="20"/>
              </w:rPr>
              <w:t>-</w:t>
            </w:r>
          </w:p>
        </w:tc>
        <w:tc>
          <w:tcPr>
            <w:tcW w:w="418" w:type="pct"/>
          </w:tcPr>
          <w:p w14:paraId="25A824BA" w14:textId="68BAF75D" w:rsidR="00073455" w:rsidRPr="009D0815" w:rsidRDefault="00073455" w:rsidP="00073455">
            <w:pPr>
              <w:jc w:val="center"/>
              <w:rPr>
                <w:rFonts w:ascii="Arial" w:hAnsi="Arial" w:cs="Arial"/>
                <w:sz w:val="20"/>
                <w:szCs w:val="20"/>
                <w:rPrChange w:id="12904" w:author="Александр" w:date="2020-04-13T08:45:00Z">
                  <w:rPr>
                    <w:rFonts w:ascii="Arial" w:hAnsi="Arial" w:cs="Arial"/>
                    <w:sz w:val="20"/>
                    <w:szCs w:val="20"/>
                    <w:highlight w:val="yellow"/>
                  </w:rPr>
                </w:rPrChange>
              </w:rPr>
            </w:pPr>
            <w:r w:rsidRPr="009D0815">
              <w:rPr>
                <w:rFonts w:ascii="Arial" w:hAnsi="Arial" w:cs="Arial"/>
                <w:sz w:val="20"/>
                <w:szCs w:val="20"/>
                <w:rPrChange w:id="12905" w:author="Александр" w:date="2020-04-13T08:45:00Z">
                  <w:rPr>
                    <w:rFonts w:ascii="Arial" w:hAnsi="Arial" w:cs="Arial"/>
                    <w:sz w:val="20"/>
                    <w:szCs w:val="20"/>
                    <w:highlight w:val="yellow"/>
                  </w:rPr>
                </w:rPrChange>
              </w:rPr>
              <w:t>Выбор из справочника</w:t>
            </w:r>
          </w:p>
        </w:tc>
        <w:tc>
          <w:tcPr>
            <w:tcW w:w="317" w:type="pct"/>
          </w:tcPr>
          <w:p w14:paraId="3E95AE17" w14:textId="7A80986C" w:rsidR="00073455" w:rsidRPr="00696F74" w:rsidRDefault="00073455" w:rsidP="00073455">
            <w:pPr>
              <w:jc w:val="center"/>
              <w:rPr>
                <w:rFonts w:ascii="Arial" w:hAnsi="Arial" w:cs="Arial"/>
                <w:sz w:val="20"/>
                <w:szCs w:val="20"/>
              </w:rPr>
            </w:pPr>
            <w:r w:rsidRPr="00041CFE">
              <w:rPr>
                <w:rFonts w:ascii="Arial" w:hAnsi="Arial" w:cs="Arial"/>
                <w:sz w:val="20"/>
                <w:szCs w:val="20"/>
                <w:lang w:val="en-US"/>
              </w:rPr>
              <w:t>SAP</w:t>
            </w:r>
          </w:p>
        </w:tc>
      </w:tr>
      <w:tr w:rsidR="00073455" w:rsidRPr="0086487D" w14:paraId="4A4E6BD1" w14:textId="77777777" w:rsidTr="000D6F52">
        <w:trPr>
          <w:cantSplit/>
          <w:jc w:val="center"/>
        </w:trPr>
        <w:tc>
          <w:tcPr>
            <w:tcW w:w="166" w:type="pct"/>
          </w:tcPr>
          <w:p w14:paraId="11EF6C71" w14:textId="51F1896B" w:rsidR="00073455" w:rsidRPr="000E3C42" w:rsidRDefault="00073455" w:rsidP="00073455">
            <w:pPr>
              <w:rPr>
                <w:rFonts w:ascii="Arial" w:hAnsi="Arial" w:cs="Arial"/>
                <w:sz w:val="20"/>
                <w:szCs w:val="20"/>
              </w:rPr>
            </w:pPr>
            <w:r>
              <w:rPr>
                <w:rFonts w:ascii="Arial" w:hAnsi="Arial" w:cs="Arial"/>
                <w:sz w:val="20"/>
                <w:szCs w:val="20"/>
              </w:rPr>
              <w:t>31.</w:t>
            </w:r>
          </w:p>
        </w:tc>
        <w:tc>
          <w:tcPr>
            <w:tcW w:w="468" w:type="pct"/>
          </w:tcPr>
          <w:p w14:paraId="291FE3C6" w14:textId="07B320D6" w:rsidR="00073455" w:rsidRPr="00041CFE" w:rsidRDefault="00073455" w:rsidP="00073455">
            <w:pPr>
              <w:jc w:val="left"/>
              <w:rPr>
                <w:rFonts w:ascii="Arial" w:hAnsi="Arial" w:cs="Arial"/>
                <w:sz w:val="20"/>
                <w:szCs w:val="20"/>
              </w:rPr>
            </w:pPr>
            <w:r w:rsidRPr="009D0815">
              <w:rPr>
                <w:rFonts w:ascii="Arial" w:hAnsi="Arial" w:cs="Arial"/>
                <w:sz w:val="20"/>
                <w:szCs w:val="20"/>
                <w:rPrChange w:id="12906" w:author="Александр" w:date="2020-04-13T08:45:00Z">
                  <w:rPr>
                    <w:rFonts w:ascii="Arial" w:hAnsi="Arial" w:cs="Arial"/>
                    <w:sz w:val="20"/>
                    <w:szCs w:val="20"/>
                    <w:highlight w:val="yellow"/>
                  </w:rPr>
                </w:rPrChange>
              </w:rPr>
              <w:t>Позиция</w:t>
            </w:r>
          </w:p>
        </w:tc>
        <w:tc>
          <w:tcPr>
            <w:tcW w:w="637" w:type="pct"/>
          </w:tcPr>
          <w:p w14:paraId="4771E9A9" w14:textId="38C7D539" w:rsidR="00073455" w:rsidRPr="009D0815" w:rsidRDefault="00073455" w:rsidP="00073455">
            <w:pPr>
              <w:jc w:val="left"/>
              <w:rPr>
                <w:rFonts w:ascii="Arial" w:hAnsi="Arial" w:cs="Arial"/>
                <w:sz w:val="20"/>
                <w:szCs w:val="20"/>
                <w:rPrChange w:id="12907" w:author="Александр" w:date="2020-04-13T08:45:00Z">
                  <w:rPr>
                    <w:rFonts w:ascii="Arial" w:hAnsi="Arial" w:cs="Arial"/>
                    <w:sz w:val="20"/>
                    <w:szCs w:val="20"/>
                    <w:highlight w:val="yellow"/>
                  </w:rPr>
                </w:rPrChange>
              </w:rPr>
            </w:pPr>
            <w:r w:rsidRPr="009D0815">
              <w:rPr>
                <w:rFonts w:ascii="Arial" w:hAnsi="Arial" w:cs="Arial"/>
                <w:sz w:val="20"/>
                <w:szCs w:val="20"/>
                <w:rPrChange w:id="12908" w:author="Александр" w:date="2020-04-13T08:45:00Z">
                  <w:rPr>
                    <w:rFonts w:ascii="Arial" w:hAnsi="Arial" w:cs="Arial"/>
                    <w:sz w:val="20"/>
                    <w:szCs w:val="20"/>
                    <w:highlight w:val="yellow"/>
                  </w:rPr>
                </w:rPrChange>
              </w:rPr>
              <w:t>Приоритет</w:t>
            </w:r>
          </w:p>
        </w:tc>
        <w:tc>
          <w:tcPr>
            <w:tcW w:w="736" w:type="pct"/>
          </w:tcPr>
          <w:p w14:paraId="781DE437" w14:textId="3DDB9B21" w:rsidR="00073455" w:rsidRPr="009D0815" w:rsidRDefault="00073455" w:rsidP="00073455">
            <w:pPr>
              <w:jc w:val="left"/>
              <w:rPr>
                <w:rFonts w:ascii="Arial" w:hAnsi="Arial" w:cs="Arial"/>
                <w:sz w:val="20"/>
                <w:szCs w:val="20"/>
                <w:rPrChange w:id="12909" w:author="Александр" w:date="2020-04-13T08:45:00Z">
                  <w:rPr>
                    <w:rFonts w:ascii="Arial" w:hAnsi="Arial" w:cs="Arial"/>
                    <w:sz w:val="20"/>
                    <w:szCs w:val="20"/>
                    <w:highlight w:val="yellow"/>
                  </w:rPr>
                </w:rPrChange>
              </w:rPr>
            </w:pPr>
            <w:r w:rsidRPr="009D0815">
              <w:rPr>
                <w:rFonts w:ascii="Arial" w:hAnsi="Arial" w:cs="Arial"/>
                <w:sz w:val="20"/>
                <w:szCs w:val="20"/>
                <w:rPrChange w:id="12910" w:author="Александр" w:date="2020-04-13T08:45:00Z">
                  <w:rPr>
                    <w:rFonts w:ascii="Arial" w:hAnsi="Arial" w:cs="Arial"/>
                    <w:sz w:val="20"/>
                    <w:szCs w:val="20"/>
                    <w:highlight w:val="yellow"/>
                  </w:rPr>
                </w:rPrChange>
              </w:rPr>
              <w:t>Приоритет</w:t>
            </w:r>
          </w:p>
        </w:tc>
        <w:tc>
          <w:tcPr>
            <w:tcW w:w="295" w:type="pct"/>
          </w:tcPr>
          <w:p w14:paraId="2DC8FA6F" w14:textId="79E247D5" w:rsidR="00073455" w:rsidRPr="00041CFE" w:rsidRDefault="00073455" w:rsidP="00073455">
            <w:pPr>
              <w:jc w:val="center"/>
              <w:rPr>
                <w:rFonts w:ascii="Arial" w:hAnsi="Arial" w:cs="Arial"/>
                <w:sz w:val="20"/>
                <w:szCs w:val="20"/>
                <w:lang w:val="en-US"/>
              </w:rPr>
            </w:pPr>
            <w:r w:rsidRPr="009D0815">
              <w:rPr>
                <w:rFonts w:ascii="Arial" w:hAnsi="Arial" w:cs="Arial"/>
                <w:sz w:val="20"/>
                <w:szCs w:val="20"/>
                <w:lang w:val="en-US"/>
                <w:rPrChange w:id="12911" w:author="Александр" w:date="2020-04-13T08:45:00Z">
                  <w:rPr>
                    <w:rFonts w:ascii="Arial" w:hAnsi="Arial" w:cs="Arial"/>
                    <w:sz w:val="20"/>
                    <w:szCs w:val="20"/>
                    <w:highlight w:val="yellow"/>
                    <w:lang w:val="en-US"/>
                  </w:rPr>
                </w:rPrChange>
              </w:rPr>
              <w:t>NUMC,8</w:t>
            </w:r>
          </w:p>
        </w:tc>
        <w:tc>
          <w:tcPr>
            <w:tcW w:w="502" w:type="pct"/>
          </w:tcPr>
          <w:p w14:paraId="123C2FE5" w14:textId="66DF5100" w:rsidR="00073455" w:rsidRPr="00041CFE" w:rsidRDefault="00073455" w:rsidP="00073455">
            <w:pPr>
              <w:jc w:val="center"/>
              <w:rPr>
                <w:rFonts w:ascii="Arial" w:hAnsi="Arial" w:cs="Arial"/>
                <w:sz w:val="20"/>
                <w:szCs w:val="20"/>
              </w:rPr>
            </w:pPr>
            <w:r w:rsidRPr="009D0815">
              <w:rPr>
                <w:rFonts w:ascii="Arial" w:hAnsi="Arial" w:cs="Arial"/>
                <w:sz w:val="20"/>
                <w:szCs w:val="20"/>
                <w:lang w:val="en-US"/>
                <w:rPrChange w:id="12912" w:author="Александр" w:date="2020-04-13T08:45:00Z">
                  <w:rPr>
                    <w:rFonts w:ascii="Arial" w:hAnsi="Arial" w:cs="Arial"/>
                    <w:sz w:val="20"/>
                    <w:szCs w:val="20"/>
                    <w:highlight w:val="yellow"/>
                    <w:lang w:val="en-US"/>
                  </w:rPr>
                </w:rPrChange>
              </w:rPr>
              <w:t>MPOS-</w:t>
            </w:r>
            <w:r w:rsidRPr="009D0815">
              <w:rPr>
                <w:rFonts w:ascii="Arial" w:hAnsi="Arial" w:cs="Arial"/>
                <w:sz w:val="20"/>
                <w:szCs w:val="20"/>
                <w:rPrChange w:id="12913" w:author="Александр" w:date="2020-04-13T08:45:00Z">
                  <w:rPr>
                    <w:rFonts w:ascii="Arial" w:hAnsi="Arial" w:cs="Arial"/>
                    <w:sz w:val="20"/>
                    <w:szCs w:val="20"/>
                    <w:highlight w:val="yellow"/>
                  </w:rPr>
                </w:rPrChange>
              </w:rPr>
              <w:t>PRIOK</w:t>
            </w:r>
          </w:p>
        </w:tc>
        <w:tc>
          <w:tcPr>
            <w:tcW w:w="557" w:type="pct"/>
          </w:tcPr>
          <w:p w14:paraId="2A06272E" w14:textId="2A55FB11" w:rsidR="00073455" w:rsidRPr="009D0815" w:rsidRDefault="00073455" w:rsidP="00073455">
            <w:pPr>
              <w:jc w:val="center"/>
              <w:rPr>
                <w:rFonts w:ascii="Arial" w:hAnsi="Arial" w:cs="Arial"/>
                <w:sz w:val="20"/>
                <w:szCs w:val="20"/>
                <w:rPrChange w:id="12914" w:author="Александр" w:date="2020-04-13T08:45:00Z">
                  <w:rPr>
                    <w:rFonts w:ascii="Arial" w:hAnsi="Arial" w:cs="Arial"/>
                    <w:sz w:val="20"/>
                    <w:szCs w:val="20"/>
                    <w:highlight w:val="yellow"/>
                  </w:rPr>
                </w:rPrChange>
              </w:rPr>
            </w:pPr>
            <w:r w:rsidRPr="009D0815">
              <w:rPr>
                <w:rFonts w:ascii="Arial" w:hAnsi="Arial" w:cs="Arial"/>
                <w:sz w:val="20"/>
                <w:szCs w:val="20"/>
                <w:rPrChange w:id="12915" w:author="Александр" w:date="2020-04-13T08:45:00Z">
                  <w:rPr>
                    <w:rFonts w:ascii="Arial" w:hAnsi="Arial" w:cs="Arial"/>
                    <w:sz w:val="20"/>
                    <w:szCs w:val="20"/>
                    <w:highlight w:val="yellow"/>
                  </w:rPr>
                </w:rPrChange>
              </w:rPr>
              <w:t>Х</w:t>
            </w:r>
          </w:p>
        </w:tc>
        <w:tc>
          <w:tcPr>
            <w:tcW w:w="551" w:type="pct"/>
          </w:tcPr>
          <w:p w14:paraId="4919D206" w14:textId="3156E47B" w:rsidR="00073455" w:rsidRPr="009D0815" w:rsidRDefault="00073455" w:rsidP="00073455">
            <w:pPr>
              <w:jc w:val="center"/>
              <w:rPr>
                <w:rFonts w:ascii="Arial" w:hAnsi="Arial" w:cs="Arial"/>
                <w:sz w:val="20"/>
                <w:szCs w:val="20"/>
                <w:rPrChange w:id="12916" w:author="Александр" w:date="2020-04-13T08:45:00Z">
                  <w:rPr>
                    <w:rFonts w:ascii="Arial" w:hAnsi="Arial" w:cs="Arial"/>
                    <w:sz w:val="20"/>
                    <w:szCs w:val="20"/>
                    <w:highlight w:val="yellow"/>
                  </w:rPr>
                </w:rPrChange>
              </w:rPr>
            </w:pPr>
            <w:r w:rsidRPr="009D0815">
              <w:rPr>
                <w:rFonts w:ascii="Arial" w:hAnsi="Arial" w:cs="Arial"/>
                <w:sz w:val="20"/>
                <w:szCs w:val="20"/>
                <w:rPrChange w:id="12917" w:author="Александр" w:date="2020-04-13T08:45:00Z">
                  <w:rPr>
                    <w:rFonts w:ascii="Arial" w:hAnsi="Arial" w:cs="Arial"/>
                    <w:sz w:val="20"/>
                    <w:szCs w:val="20"/>
                    <w:highlight w:val="yellow"/>
                  </w:rPr>
                </w:rPrChange>
              </w:rPr>
              <w:t>Для всех позиций</w:t>
            </w:r>
          </w:p>
        </w:tc>
        <w:tc>
          <w:tcPr>
            <w:tcW w:w="353" w:type="pct"/>
          </w:tcPr>
          <w:p w14:paraId="7E9B0080" w14:textId="50E7511E" w:rsidR="00073455" w:rsidRPr="00041CFE" w:rsidRDefault="00073455" w:rsidP="00073455">
            <w:pPr>
              <w:jc w:val="center"/>
              <w:rPr>
                <w:rFonts w:ascii="Arial" w:hAnsi="Arial" w:cs="Arial"/>
                <w:sz w:val="20"/>
                <w:szCs w:val="20"/>
              </w:rPr>
            </w:pPr>
            <w:r w:rsidRPr="009D0815">
              <w:rPr>
                <w:rFonts w:ascii="Arial" w:hAnsi="Arial" w:cs="Arial"/>
                <w:sz w:val="20"/>
                <w:szCs w:val="20"/>
                <w:rPrChange w:id="12918" w:author="Александр" w:date="2020-04-13T08:45:00Z">
                  <w:rPr>
                    <w:rFonts w:ascii="Arial" w:hAnsi="Arial" w:cs="Arial"/>
                    <w:sz w:val="20"/>
                    <w:szCs w:val="20"/>
                    <w:highlight w:val="yellow"/>
                  </w:rPr>
                </w:rPrChange>
              </w:rPr>
              <w:t>-</w:t>
            </w:r>
          </w:p>
        </w:tc>
        <w:tc>
          <w:tcPr>
            <w:tcW w:w="418" w:type="pct"/>
          </w:tcPr>
          <w:p w14:paraId="1B6F23EA" w14:textId="551FCF2D" w:rsidR="00073455" w:rsidRPr="009D0815" w:rsidRDefault="00073455" w:rsidP="00073455">
            <w:pPr>
              <w:jc w:val="center"/>
              <w:rPr>
                <w:rFonts w:ascii="Arial" w:hAnsi="Arial" w:cs="Arial"/>
                <w:sz w:val="20"/>
                <w:szCs w:val="20"/>
                <w:rPrChange w:id="12919" w:author="Александр" w:date="2020-04-13T08:45:00Z">
                  <w:rPr>
                    <w:rFonts w:ascii="Arial" w:hAnsi="Arial" w:cs="Arial"/>
                    <w:sz w:val="20"/>
                    <w:szCs w:val="20"/>
                    <w:highlight w:val="yellow"/>
                  </w:rPr>
                </w:rPrChange>
              </w:rPr>
            </w:pPr>
            <w:r w:rsidRPr="009D0815">
              <w:rPr>
                <w:rFonts w:ascii="Arial" w:hAnsi="Arial" w:cs="Arial"/>
                <w:sz w:val="20"/>
                <w:szCs w:val="20"/>
                <w:rPrChange w:id="12920" w:author="Александр" w:date="2020-04-13T08:45:00Z">
                  <w:rPr>
                    <w:rFonts w:ascii="Arial" w:hAnsi="Arial" w:cs="Arial"/>
                    <w:sz w:val="20"/>
                    <w:szCs w:val="20"/>
                    <w:highlight w:val="yellow"/>
                  </w:rPr>
                </w:rPrChange>
              </w:rPr>
              <w:t>Выбор из справочника</w:t>
            </w:r>
          </w:p>
        </w:tc>
        <w:tc>
          <w:tcPr>
            <w:tcW w:w="317" w:type="pct"/>
          </w:tcPr>
          <w:p w14:paraId="11C193C3" w14:textId="405BE50A" w:rsidR="00073455" w:rsidRPr="00041CFE" w:rsidRDefault="00073455" w:rsidP="00073455">
            <w:pPr>
              <w:jc w:val="center"/>
              <w:rPr>
                <w:rFonts w:ascii="Arial" w:hAnsi="Arial" w:cs="Arial"/>
                <w:sz w:val="20"/>
                <w:szCs w:val="20"/>
                <w:lang w:val="en-US"/>
              </w:rPr>
            </w:pPr>
            <w:r w:rsidRPr="009D0815">
              <w:rPr>
                <w:rFonts w:ascii="Arial" w:hAnsi="Arial" w:cs="Arial"/>
                <w:sz w:val="20"/>
                <w:szCs w:val="20"/>
                <w:lang w:val="en-US"/>
                <w:rPrChange w:id="12921" w:author="Александр" w:date="2020-04-13T08:45:00Z">
                  <w:rPr>
                    <w:rFonts w:ascii="Arial" w:hAnsi="Arial" w:cs="Arial"/>
                    <w:sz w:val="20"/>
                    <w:szCs w:val="20"/>
                    <w:highlight w:val="yellow"/>
                    <w:lang w:val="en-US"/>
                  </w:rPr>
                </w:rPrChange>
              </w:rPr>
              <w:t>SAP</w:t>
            </w:r>
          </w:p>
        </w:tc>
      </w:tr>
      <w:tr w:rsidR="00073455" w:rsidRPr="0086487D" w14:paraId="4EBDC73D" w14:textId="77777777" w:rsidTr="000D6F52">
        <w:trPr>
          <w:cantSplit/>
          <w:jc w:val="center"/>
        </w:trPr>
        <w:tc>
          <w:tcPr>
            <w:tcW w:w="166" w:type="pct"/>
          </w:tcPr>
          <w:p w14:paraId="2C68E68C" w14:textId="056F52E9" w:rsidR="00073455" w:rsidRPr="000E3C42" w:rsidRDefault="00073455" w:rsidP="00073455">
            <w:pPr>
              <w:rPr>
                <w:rFonts w:ascii="Arial" w:hAnsi="Arial" w:cs="Arial"/>
                <w:sz w:val="20"/>
                <w:szCs w:val="20"/>
              </w:rPr>
            </w:pPr>
            <w:r>
              <w:rPr>
                <w:rFonts w:ascii="Arial" w:hAnsi="Arial" w:cs="Arial"/>
                <w:sz w:val="20"/>
                <w:szCs w:val="20"/>
              </w:rPr>
              <w:t>32.</w:t>
            </w:r>
          </w:p>
        </w:tc>
        <w:tc>
          <w:tcPr>
            <w:tcW w:w="468" w:type="pct"/>
          </w:tcPr>
          <w:p w14:paraId="4F614553" w14:textId="20717A16" w:rsidR="00073455" w:rsidRPr="009D0815" w:rsidRDefault="00073455" w:rsidP="00073455">
            <w:pPr>
              <w:jc w:val="left"/>
              <w:rPr>
                <w:rFonts w:ascii="Arial" w:hAnsi="Arial" w:cs="Arial"/>
                <w:sz w:val="20"/>
                <w:szCs w:val="20"/>
                <w:rPrChange w:id="12922" w:author="Александр" w:date="2020-04-13T08:45:00Z">
                  <w:rPr>
                    <w:rFonts w:ascii="Arial" w:hAnsi="Arial" w:cs="Arial"/>
                    <w:sz w:val="20"/>
                    <w:szCs w:val="20"/>
                    <w:highlight w:val="yellow"/>
                  </w:rPr>
                </w:rPrChange>
              </w:rPr>
            </w:pPr>
            <w:r w:rsidRPr="009D0815">
              <w:rPr>
                <w:rFonts w:ascii="Arial" w:hAnsi="Arial" w:cs="Arial"/>
                <w:sz w:val="20"/>
                <w:szCs w:val="20"/>
                <w:rPrChange w:id="12923" w:author="Александр" w:date="2020-04-13T08:45:00Z">
                  <w:rPr>
                    <w:rFonts w:ascii="Arial" w:hAnsi="Arial" w:cs="Arial"/>
                    <w:sz w:val="20"/>
                    <w:szCs w:val="20"/>
                    <w:highlight w:val="yellow"/>
                  </w:rPr>
                </w:rPrChange>
              </w:rPr>
              <w:t>Позиция</w:t>
            </w:r>
          </w:p>
        </w:tc>
        <w:tc>
          <w:tcPr>
            <w:tcW w:w="637" w:type="pct"/>
          </w:tcPr>
          <w:p w14:paraId="61AD7165" w14:textId="1A0956DA" w:rsidR="00073455" w:rsidRPr="009D0815" w:rsidRDefault="00073455" w:rsidP="00073455">
            <w:pPr>
              <w:jc w:val="left"/>
              <w:rPr>
                <w:rFonts w:ascii="Arial" w:hAnsi="Arial" w:cs="Arial"/>
                <w:sz w:val="20"/>
                <w:szCs w:val="20"/>
                <w:rPrChange w:id="12924" w:author="Александр" w:date="2020-04-13T08:45:00Z">
                  <w:rPr>
                    <w:rFonts w:ascii="Arial" w:hAnsi="Arial" w:cs="Arial"/>
                    <w:sz w:val="20"/>
                    <w:szCs w:val="20"/>
                    <w:highlight w:val="yellow"/>
                  </w:rPr>
                </w:rPrChange>
              </w:rPr>
            </w:pPr>
            <w:r w:rsidRPr="009D0815">
              <w:rPr>
                <w:rFonts w:ascii="Arial" w:hAnsi="Arial" w:cs="Arial"/>
                <w:sz w:val="20"/>
                <w:szCs w:val="20"/>
                <w:rPrChange w:id="12925" w:author="Александр" w:date="2020-04-13T08:45:00Z">
                  <w:rPr>
                    <w:rFonts w:ascii="Arial" w:hAnsi="Arial" w:cs="Arial"/>
                    <w:sz w:val="20"/>
                    <w:szCs w:val="20"/>
                    <w:highlight w:val="yellow"/>
                  </w:rPr>
                </w:rPrChange>
              </w:rPr>
              <w:t>Группа плановиков</w:t>
            </w:r>
          </w:p>
        </w:tc>
        <w:tc>
          <w:tcPr>
            <w:tcW w:w="736" w:type="pct"/>
          </w:tcPr>
          <w:p w14:paraId="55E40D47" w14:textId="1268AD11" w:rsidR="00073455" w:rsidRPr="009D0815" w:rsidRDefault="00073455" w:rsidP="00073455">
            <w:pPr>
              <w:jc w:val="left"/>
              <w:rPr>
                <w:rFonts w:ascii="Arial" w:hAnsi="Arial" w:cs="Arial"/>
                <w:sz w:val="20"/>
                <w:szCs w:val="20"/>
                <w:rPrChange w:id="12926" w:author="Александр" w:date="2020-04-13T08:45:00Z">
                  <w:rPr>
                    <w:rFonts w:ascii="Arial" w:hAnsi="Arial" w:cs="Arial"/>
                    <w:sz w:val="20"/>
                    <w:szCs w:val="20"/>
                    <w:highlight w:val="yellow"/>
                  </w:rPr>
                </w:rPrChange>
              </w:rPr>
            </w:pPr>
            <w:r w:rsidRPr="009D0815">
              <w:rPr>
                <w:rFonts w:ascii="Arial" w:hAnsi="Arial" w:cs="Arial"/>
                <w:sz w:val="20"/>
                <w:szCs w:val="20"/>
                <w:rPrChange w:id="12927" w:author="Александр" w:date="2020-04-13T08:45:00Z">
                  <w:rPr>
                    <w:rFonts w:ascii="Arial" w:hAnsi="Arial" w:cs="Arial"/>
                    <w:sz w:val="20"/>
                    <w:szCs w:val="20"/>
                    <w:highlight w:val="yellow"/>
                  </w:rPr>
                </w:rPrChange>
              </w:rPr>
              <w:t>Ответственная группа п</w:t>
            </w:r>
            <w:del w:id="12928" w:author="Владимир Лаут" w:date="2021-04-07T19:06:00Z">
              <w:r w:rsidRPr="009D0815" w:rsidDel="00B70BFD">
                <w:rPr>
                  <w:rFonts w:ascii="Arial" w:hAnsi="Arial" w:cs="Arial"/>
                  <w:sz w:val="20"/>
                  <w:szCs w:val="20"/>
                  <w:rPrChange w:id="12929" w:author="Александр" w:date="2020-04-13T08:45:00Z">
                    <w:rPr>
                      <w:rFonts w:ascii="Arial" w:hAnsi="Arial" w:cs="Arial"/>
                      <w:sz w:val="20"/>
                      <w:szCs w:val="20"/>
                      <w:highlight w:val="yellow"/>
                    </w:rPr>
                  </w:rPrChange>
                </w:rPr>
                <w:delText>о</w:delText>
              </w:r>
            </w:del>
            <w:ins w:id="12930" w:author="Владимир Лаут" w:date="2021-04-07T19:06:00Z">
              <w:r w:rsidR="00B70BFD">
                <w:rPr>
                  <w:rFonts w:ascii="Arial" w:hAnsi="Arial" w:cs="Arial"/>
                  <w:sz w:val="20"/>
                  <w:szCs w:val="20"/>
                </w:rPr>
                <w:t>л</w:t>
              </w:r>
            </w:ins>
            <w:r w:rsidRPr="009D0815">
              <w:rPr>
                <w:rFonts w:ascii="Arial" w:hAnsi="Arial" w:cs="Arial"/>
                <w:sz w:val="20"/>
                <w:szCs w:val="20"/>
                <w:rPrChange w:id="12931" w:author="Александр" w:date="2020-04-13T08:45:00Z">
                  <w:rPr>
                    <w:rFonts w:ascii="Arial" w:hAnsi="Arial" w:cs="Arial"/>
                    <w:sz w:val="20"/>
                    <w:szCs w:val="20"/>
                    <w:highlight w:val="yellow"/>
                  </w:rPr>
                </w:rPrChange>
              </w:rPr>
              <w:t>ановиков/отдел</w:t>
            </w:r>
          </w:p>
        </w:tc>
        <w:tc>
          <w:tcPr>
            <w:tcW w:w="295" w:type="pct"/>
          </w:tcPr>
          <w:p w14:paraId="28DE319D" w14:textId="130FD681" w:rsidR="00073455" w:rsidRPr="009D0815" w:rsidRDefault="00073455" w:rsidP="00073455">
            <w:pPr>
              <w:jc w:val="center"/>
              <w:rPr>
                <w:rFonts w:ascii="Arial" w:hAnsi="Arial" w:cs="Arial"/>
                <w:sz w:val="20"/>
                <w:szCs w:val="20"/>
                <w:rPrChange w:id="12932"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933" w:author="Александр" w:date="2020-04-13T08:45:00Z">
                  <w:rPr>
                    <w:rFonts w:ascii="Arial" w:hAnsi="Arial" w:cs="Arial"/>
                    <w:sz w:val="20"/>
                    <w:szCs w:val="20"/>
                    <w:highlight w:val="yellow"/>
                    <w:lang w:val="en-US"/>
                  </w:rPr>
                </w:rPrChange>
              </w:rPr>
              <w:t>CHAR,3</w:t>
            </w:r>
          </w:p>
        </w:tc>
        <w:tc>
          <w:tcPr>
            <w:tcW w:w="502" w:type="pct"/>
          </w:tcPr>
          <w:p w14:paraId="6F221F30" w14:textId="3D32EA16" w:rsidR="00073455" w:rsidRPr="009D0815" w:rsidRDefault="00073455" w:rsidP="00073455">
            <w:pPr>
              <w:jc w:val="center"/>
              <w:rPr>
                <w:rFonts w:ascii="Arial" w:hAnsi="Arial" w:cs="Arial"/>
                <w:sz w:val="20"/>
                <w:szCs w:val="20"/>
                <w:lang w:val="en-US"/>
                <w:rPrChange w:id="12934"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935" w:author="Александр" w:date="2020-04-13T08:45:00Z">
                  <w:rPr>
                    <w:rFonts w:ascii="Arial" w:hAnsi="Arial" w:cs="Arial"/>
                    <w:sz w:val="20"/>
                    <w:szCs w:val="20"/>
                    <w:highlight w:val="yellow"/>
                    <w:lang w:val="en-US"/>
                  </w:rPr>
                </w:rPrChange>
              </w:rPr>
              <w:t>MPOS-</w:t>
            </w:r>
            <w:r w:rsidRPr="009D0815">
              <w:rPr>
                <w:rFonts w:ascii="Arial" w:hAnsi="Arial" w:cs="Arial"/>
                <w:sz w:val="20"/>
                <w:szCs w:val="20"/>
                <w:rPrChange w:id="12936" w:author="Александр" w:date="2020-04-13T08:45:00Z">
                  <w:rPr>
                    <w:rFonts w:ascii="Arial" w:hAnsi="Arial" w:cs="Arial"/>
                    <w:sz w:val="20"/>
                    <w:szCs w:val="20"/>
                    <w:highlight w:val="yellow"/>
                  </w:rPr>
                </w:rPrChange>
              </w:rPr>
              <w:t>WPGRP</w:t>
            </w:r>
          </w:p>
        </w:tc>
        <w:tc>
          <w:tcPr>
            <w:tcW w:w="557" w:type="pct"/>
          </w:tcPr>
          <w:p w14:paraId="0B135566" w14:textId="34921806" w:rsidR="00073455" w:rsidRPr="009D0815" w:rsidRDefault="00073455" w:rsidP="00073455">
            <w:pPr>
              <w:jc w:val="center"/>
              <w:rPr>
                <w:rFonts w:ascii="Arial" w:hAnsi="Arial" w:cs="Arial"/>
                <w:sz w:val="20"/>
                <w:szCs w:val="20"/>
                <w:rPrChange w:id="12937" w:author="Александр" w:date="2020-04-13T08:45:00Z">
                  <w:rPr>
                    <w:rFonts w:ascii="Arial" w:hAnsi="Arial" w:cs="Arial"/>
                    <w:sz w:val="20"/>
                    <w:szCs w:val="20"/>
                    <w:highlight w:val="yellow"/>
                  </w:rPr>
                </w:rPrChange>
              </w:rPr>
            </w:pPr>
            <w:r w:rsidRPr="009D0815">
              <w:rPr>
                <w:rFonts w:ascii="Arial" w:hAnsi="Arial" w:cs="Arial"/>
                <w:sz w:val="20"/>
                <w:szCs w:val="20"/>
                <w:rPrChange w:id="12938" w:author="Александр" w:date="2020-04-13T08:45:00Z">
                  <w:rPr>
                    <w:rFonts w:ascii="Arial" w:hAnsi="Arial" w:cs="Arial"/>
                    <w:sz w:val="20"/>
                    <w:szCs w:val="20"/>
                    <w:highlight w:val="yellow"/>
                  </w:rPr>
                </w:rPrChange>
              </w:rPr>
              <w:t>Х</w:t>
            </w:r>
          </w:p>
        </w:tc>
        <w:tc>
          <w:tcPr>
            <w:tcW w:w="551" w:type="pct"/>
          </w:tcPr>
          <w:p w14:paraId="7FBFDF53" w14:textId="18B29E41" w:rsidR="00073455" w:rsidRPr="009D0815" w:rsidRDefault="00073455" w:rsidP="00073455">
            <w:pPr>
              <w:jc w:val="center"/>
              <w:rPr>
                <w:rFonts w:ascii="Arial" w:hAnsi="Arial" w:cs="Arial"/>
                <w:sz w:val="20"/>
                <w:szCs w:val="20"/>
                <w:rPrChange w:id="12939" w:author="Александр" w:date="2020-04-13T08:45:00Z">
                  <w:rPr>
                    <w:rFonts w:ascii="Arial" w:hAnsi="Arial" w:cs="Arial"/>
                    <w:sz w:val="20"/>
                    <w:szCs w:val="20"/>
                    <w:highlight w:val="yellow"/>
                  </w:rPr>
                </w:rPrChange>
              </w:rPr>
            </w:pPr>
            <w:r w:rsidRPr="009D0815">
              <w:rPr>
                <w:rFonts w:ascii="Arial" w:hAnsi="Arial" w:cs="Arial"/>
                <w:sz w:val="20"/>
                <w:szCs w:val="20"/>
                <w:rPrChange w:id="12940" w:author="Александр" w:date="2020-04-13T08:45:00Z">
                  <w:rPr>
                    <w:rFonts w:ascii="Arial" w:hAnsi="Arial" w:cs="Arial"/>
                    <w:sz w:val="20"/>
                    <w:szCs w:val="20"/>
                    <w:highlight w:val="yellow"/>
                  </w:rPr>
                </w:rPrChange>
              </w:rPr>
              <w:t>Для всех позиций</w:t>
            </w:r>
          </w:p>
        </w:tc>
        <w:tc>
          <w:tcPr>
            <w:tcW w:w="353" w:type="pct"/>
          </w:tcPr>
          <w:p w14:paraId="7EE778F9" w14:textId="66EE177C" w:rsidR="00073455" w:rsidRPr="009D0815" w:rsidRDefault="00073455" w:rsidP="00073455">
            <w:pPr>
              <w:jc w:val="center"/>
              <w:rPr>
                <w:rFonts w:ascii="Arial" w:hAnsi="Arial" w:cs="Arial"/>
                <w:sz w:val="20"/>
                <w:szCs w:val="20"/>
                <w:rPrChange w:id="12941" w:author="Александр" w:date="2020-04-13T08:45:00Z">
                  <w:rPr>
                    <w:rFonts w:ascii="Arial" w:hAnsi="Arial" w:cs="Arial"/>
                    <w:sz w:val="20"/>
                    <w:szCs w:val="20"/>
                    <w:highlight w:val="yellow"/>
                  </w:rPr>
                </w:rPrChange>
              </w:rPr>
            </w:pPr>
            <w:r w:rsidRPr="009D0815">
              <w:rPr>
                <w:rFonts w:ascii="Arial" w:hAnsi="Arial" w:cs="Arial"/>
                <w:sz w:val="20"/>
                <w:szCs w:val="20"/>
                <w:rPrChange w:id="12942" w:author="Александр" w:date="2020-04-13T08:45:00Z">
                  <w:rPr>
                    <w:rFonts w:ascii="Arial" w:hAnsi="Arial" w:cs="Arial"/>
                    <w:sz w:val="20"/>
                    <w:szCs w:val="20"/>
                    <w:highlight w:val="yellow"/>
                  </w:rPr>
                </w:rPrChange>
              </w:rPr>
              <w:t>-</w:t>
            </w:r>
          </w:p>
        </w:tc>
        <w:tc>
          <w:tcPr>
            <w:tcW w:w="418" w:type="pct"/>
          </w:tcPr>
          <w:p w14:paraId="1118D22F" w14:textId="5707E36F" w:rsidR="00073455" w:rsidRPr="009D0815" w:rsidRDefault="00073455" w:rsidP="00073455">
            <w:pPr>
              <w:jc w:val="center"/>
              <w:rPr>
                <w:rFonts w:ascii="Arial" w:hAnsi="Arial" w:cs="Arial"/>
                <w:sz w:val="20"/>
                <w:szCs w:val="20"/>
                <w:rPrChange w:id="12943" w:author="Александр" w:date="2020-04-13T08:45:00Z">
                  <w:rPr>
                    <w:rFonts w:ascii="Arial" w:hAnsi="Arial" w:cs="Arial"/>
                    <w:sz w:val="20"/>
                    <w:szCs w:val="20"/>
                    <w:highlight w:val="yellow"/>
                  </w:rPr>
                </w:rPrChange>
              </w:rPr>
            </w:pPr>
            <w:r w:rsidRPr="009D0815">
              <w:rPr>
                <w:rFonts w:ascii="Arial" w:hAnsi="Arial" w:cs="Arial"/>
                <w:sz w:val="20"/>
                <w:szCs w:val="20"/>
                <w:rPrChange w:id="12944" w:author="Александр" w:date="2020-04-13T08:45:00Z">
                  <w:rPr>
                    <w:rFonts w:ascii="Arial" w:hAnsi="Arial" w:cs="Arial"/>
                    <w:sz w:val="20"/>
                    <w:szCs w:val="20"/>
                    <w:highlight w:val="yellow"/>
                  </w:rPr>
                </w:rPrChange>
              </w:rPr>
              <w:t>Выбор из справочника</w:t>
            </w:r>
          </w:p>
        </w:tc>
        <w:tc>
          <w:tcPr>
            <w:tcW w:w="317" w:type="pct"/>
          </w:tcPr>
          <w:p w14:paraId="004413F1" w14:textId="64AD0F09" w:rsidR="00073455" w:rsidRPr="009D0815" w:rsidRDefault="00073455" w:rsidP="00073455">
            <w:pPr>
              <w:jc w:val="center"/>
              <w:rPr>
                <w:rFonts w:ascii="Arial" w:hAnsi="Arial" w:cs="Arial"/>
                <w:sz w:val="20"/>
                <w:szCs w:val="20"/>
                <w:lang w:val="en-US"/>
                <w:rPrChange w:id="12945"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946" w:author="Александр" w:date="2020-04-13T08:45:00Z">
                  <w:rPr>
                    <w:rFonts w:ascii="Arial" w:hAnsi="Arial" w:cs="Arial"/>
                    <w:sz w:val="20"/>
                    <w:szCs w:val="20"/>
                    <w:highlight w:val="yellow"/>
                    <w:lang w:val="en-US"/>
                  </w:rPr>
                </w:rPrChange>
              </w:rPr>
              <w:t>SAP</w:t>
            </w:r>
          </w:p>
        </w:tc>
      </w:tr>
      <w:tr w:rsidR="00073455" w:rsidRPr="0086487D" w14:paraId="29280C9C" w14:textId="77777777" w:rsidTr="000D6F52">
        <w:trPr>
          <w:cantSplit/>
          <w:jc w:val="center"/>
        </w:trPr>
        <w:tc>
          <w:tcPr>
            <w:tcW w:w="166" w:type="pct"/>
          </w:tcPr>
          <w:p w14:paraId="0ACCD245" w14:textId="2CC0B616" w:rsidR="00073455" w:rsidRPr="000E3C42" w:rsidRDefault="00073455" w:rsidP="00073455">
            <w:pPr>
              <w:rPr>
                <w:rFonts w:ascii="Arial" w:hAnsi="Arial" w:cs="Arial"/>
                <w:sz w:val="20"/>
                <w:szCs w:val="20"/>
              </w:rPr>
            </w:pPr>
            <w:r>
              <w:rPr>
                <w:rFonts w:ascii="Arial" w:hAnsi="Arial" w:cs="Arial"/>
                <w:sz w:val="20"/>
                <w:szCs w:val="20"/>
              </w:rPr>
              <w:t>33.</w:t>
            </w:r>
          </w:p>
        </w:tc>
        <w:tc>
          <w:tcPr>
            <w:tcW w:w="468" w:type="pct"/>
          </w:tcPr>
          <w:p w14:paraId="6EAB47E0" w14:textId="7F8C8A66" w:rsidR="00073455" w:rsidRPr="009D0815" w:rsidRDefault="00073455" w:rsidP="00073455">
            <w:pPr>
              <w:jc w:val="left"/>
              <w:rPr>
                <w:rFonts w:ascii="Arial" w:hAnsi="Arial" w:cs="Arial"/>
                <w:sz w:val="20"/>
                <w:szCs w:val="20"/>
                <w:rPrChange w:id="12947" w:author="Александр" w:date="2020-04-13T08:45:00Z">
                  <w:rPr>
                    <w:rFonts w:ascii="Arial" w:hAnsi="Arial" w:cs="Arial"/>
                    <w:sz w:val="20"/>
                    <w:szCs w:val="20"/>
                    <w:highlight w:val="yellow"/>
                  </w:rPr>
                </w:rPrChange>
              </w:rPr>
            </w:pPr>
            <w:r w:rsidRPr="009D0815">
              <w:rPr>
                <w:rFonts w:ascii="Arial" w:hAnsi="Arial" w:cs="Arial"/>
                <w:sz w:val="20"/>
                <w:szCs w:val="20"/>
                <w:rPrChange w:id="12948" w:author="Александр" w:date="2020-04-13T08:45:00Z">
                  <w:rPr>
                    <w:rFonts w:ascii="Arial" w:hAnsi="Arial" w:cs="Arial"/>
                    <w:sz w:val="20"/>
                    <w:szCs w:val="20"/>
                    <w:highlight w:val="yellow"/>
                  </w:rPr>
                </w:rPrChange>
              </w:rPr>
              <w:t>Позиция</w:t>
            </w:r>
          </w:p>
        </w:tc>
        <w:tc>
          <w:tcPr>
            <w:tcW w:w="637" w:type="pct"/>
          </w:tcPr>
          <w:p w14:paraId="3BF16006" w14:textId="635F2B00" w:rsidR="00073455" w:rsidRPr="009D0815" w:rsidRDefault="00073455" w:rsidP="00073455">
            <w:pPr>
              <w:jc w:val="left"/>
              <w:rPr>
                <w:rFonts w:ascii="Arial" w:hAnsi="Arial" w:cs="Arial"/>
                <w:sz w:val="20"/>
                <w:szCs w:val="20"/>
                <w:rPrChange w:id="12949" w:author="Александр" w:date="2020-04-13T08:45:00Z">
                  <w:rPr>
                    <w:rFonts w:ascii="Arial" w:hAnsi="Arial" w:cs="Arial"/>
                    <w:sz w:val="20"/>
                    <w:szCs w:val="20"/>
                    <w:highlight w:val="yellow"/>
                  </w:rPr>
                </w:rPrChange>
              </w:rPr>
            </w:pPr>
            <w:r w:rsidRPr="009D0815">
              <w:rPr>
                <w:rFonts w:ascii="Arial" w:hAnsi="Arial" w:cs="Arial"/>
                <w:sz w:val="20"/>
                <w:szCs w:val="20"/>
                <w:rPrChange w:id="12950" w:author="Александр" w:date="2020-04-13T08:45:00Z">
                  <w:rPr>
                    <w:rFonts w:ascii="Arial" w:hAnsi="Arial" w:cs="Arial"/>
                    <w:sz w:val="20"/>
                    <w:szCs w:val="20"/>
                    <w:highlight w:val="yellow"/>
                  </w:rPr>
                </w:rPrChange>
              </w:rPr>
              <w:t>Вид работ ТОРО</w:t>
            </w:r>
          </w:p>
        </w:tc>
        <w:tc>
          <w:tcPr>
            <w:tcW w:w="736" w:type="pct"/>
          </w:tcPr>
          <w:p w14:paraId="35FDA590" w14:textId="06DE0423" w:rsidR="00073455" w:rsidRPr="009D0815" w:rsidRDefault="00073455" w:rsidP="00073455">
            <w:pPr>
              <w:jc w:val="left"/>
              <w:rPr>
                <w:rFonts w:ascii="Arial" w:hAnsi="Arial" w:cs="Arial"/>
                <w:sz w:val="20"/>
                <w:szCs w:val="20"/>
                <w:rPrChange w:id="12951"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952" w:author="Александр" w:date="2020-04-13T08:45:00Z">
                  <w:rPr>
                    <w:rFonts w:ascii="Arial" w:hAnsi="Arial" w:cs="Arial"/>
                    <w:sz w:val="20"/>
                    <w:szCs w:val="20"/>
                    <w:highlight w:val="yellow"/>
                    <w:lang w:val="en-US"/>
                  </w:rPr>
                </w:rPrChange>
              </w:rPr>
              <w:t>CO</w:t>
            </w:r>
            <w:r w:rsidRPr="009D0815">
              <w:rPr>
                <w:rFonts w:ascii="Arial" w:hAnsi="Arial" w:cs="Arial"/>
                <w:sz w:val="20"/>
                <w:szCs w:val="20"/>
                <w:rPrChange w:id="12953" w:author="Александр" w:date="2020-04-13T08:45:00Z">
                  <w:rPr>
                    <w:rFonts w:ascii="Arial" w:hAnsi="Arial" w:cs="Arial"/>
                    <w:sz w:val="20"/>
                    <w:szCs w:val="20"/>
                    <w:highlight w:val="yellow"/>
                  </w:rPr>
                </w:rPrChange>
              </w:rPr>
              <w:t>_</w:t>
            </w:r>
            <w:proofErr w:type="gramStart"/>
            <w:r w:rsidRPr="009D0815">
              <w:rPr>
                <w:rFonts w:ascii="Arial" w:hAnsi="Arial" w:cs="Arial"/>
                <w:sz w:val="20"/>
                <w:szCs w:val="20"/>
                <w:rPrChange w:id="12954" w:author="Александр" w:date="2020-04-13T08:45:00Z">
                  <w:rPr>
                    <w:rFonts w:ascii="Arial" w:hAnsi="Arial" w:cs="Arial"/>
                    <w:sz w:val="20"/>
                    <w:szCs w:val="20"/>
                    <w:highlight w:val="yellow"/>
                  </w:rPr>
                </w:rPrChange>
              </w:rPr>
              <w:t>5.Вид</w:t>
            </w:r>
            <w:proofErr w:type="gramEnd"/>
            <w:r w:rsidRPr="009D0815">
              <w:rPr>
                <w:rFonts w:ascii="Arial" w:hAnsi="Arial" w:cs="Arial"/>
                <w:sz w:val="20"/>
                <w:szCs w:val="20"/>
                <w:rPrChange w:id="12955" w:author="Александр" w:date="2020-04-13T08:45:00Z">
                  <w:rPr>
                    <w:rFonts w:ascii="Arial" w:hAnsi="Arial" w:cs="Arial"/>
                    <w:sz w:val="20"/>
                    <w:szCs w:val="20"/>
                    <w:highlight w:val="yellow"/>
                  </w:rPr>
                </w:rPrChange>
              </w:rPr>
              <w:t xml:space="preserve"> работ, определяет объемы работ МВЗ</w:t>
            </w:r>
          </w:p>
        </w:tc>
        <w:tc>
          <w:tcPr>
            <w:tcW w:w="295" w:type="pct"/>
          </w:tcPr>
          <w:p w14:paraId="5EC567EB" w14:textId="1095D8E9" w:rsidR="00073455" w:rsidRPr="009D0815" w:rsidRDefault="00073455" w:rsidP="00073455">
            <w:pPr>
              <w:jc w:val="center"/>
              <w:rPr>
                <w:rFonts w:ascii="Arial" w:hAnsi="Arial" w:cs="Arial"/>
                <w:sz w:val="20"/>
                <w:szCs w:val="20"/>
                <w:lang w:val="en-US"/>
                <w:rPrChange w:id="12956"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957" w:author="Александр" w:date="2020-04-13T08:45:00Z">
                  <w:rPr>
                    <w:rFonts w:ascii="Arial" w:hAnsi="Arial" w:cs="Arial"/>
                    <w:sz w:val="20"/>
                    <w:szCs w:val="20"/>
                    <w:highlight w:val="yellow"/>
                    <w:lang w:val="en-US"/>
                  </w:rPr>
                </w:rPrChange>
              </w:rPr>
              <w:t>CHAR,3</w:t>
            </w:r>
          </w:p>
        </w:tc>
        <w:tc>
          <w:tcPr>
            <w:tcW w:w="502" w:type="pct"/>
          </w:tcPr>
          <w:p w14:paraId="56307DB5" w14:textId="2D609945" w:rsidR="00073455" w:rsidRPr="009D0815" w:rsidRDefault="00073455" w:rsidP="00073455">
            <w:pPr>
              <w:jc w:val="center"/>
              <w:rPr>
                <w:rFonts w:ascii="Arial" w:hAnsi="Arial" w:cs="Arial"/>
                <w:sz w:val="20"/>
                <w:szCs w:val="20"/>
                <w:lang w:val="en-US"/>
                <w:rPrChange w:id="12958"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959" w:author="Александр" w:date="2020-04-13T08:45:00Z">
                  <w:rPr>
                    <w:rFonts w:ascii="Arial" w:hAnsi="Arial" w:cs="Arial"/>
                    <w:sz w:val="20"/>
                    <w:szCs w:val="20"/>
                    <w:highlight w:val="yellow"/>
                    <w:lang w:val="en-US"/>
                  </w:rPr>
                </w:rPrChange>
              </w:rPr>
              <w:t>MPOS-ILART</w:t>
            </w:r>
          </w:p>
        </w:tc>
        <w:tc>
          <w:tcPr>
            <w:tcW w:w="557" w:type="pct"/>
          </w:tcPr>
          <w:p w14:paraId="1D5372B4" w14:textId="5EAAC9FF" w:rsidR="00073455" w:rsidRPr="009D0815" w:rsidRDefault="00073455" w:rsidP="00073455">
            <w:pPr>
              <w:jc w:val="center"/>
              <w:rPr>
                <w:rFonts w:ascii="Arial" w:hAnsi="Arial" w:cs="Arial"/>
                <w:sz w:val="20"/>
                <w:szCs w:val="20"/>
                <w:rPrChange w:id="12960" w:author="Александр" w:date="2020-04-13T08:45:00Z">
                  <w:rPr>
                    <w:rFonts w:ascii="Arial" w:hAnsi="Arial" w:cs="Arial"/>
                    <w:sz w:val="20"/>
                    <w:szCs w:val="20"/>
                    <w:highlight w:val="yellow"/>
                  </w:rPr>
                </w:rPrChange>
              </w:rPr>
            </w:pPr>
            <w:r w:rsidRPr="009D0815">
              <w:rPr>
                <w:rFonts w:ascii="Arial" w:hAnsi="Arial" w:cs="Arial"/>
                <w:sz w:val="20"/>
                <w:szCs w:val="20"/>
                <w:rPrChange w:id="12961" w:author="Александр" w:date="2020-04-13T08:45:00Z">
                  <w:rPr>
                    <w:rFonts w:ascii="Arial" w:hAnsi="Arial" w:cs="Arial"/>
                    <w:sz w:val="20"/>
                    <w:szCs w:val="20"/>
                    <w:highlight w:val="yellow"/>
                  </w:rPr>
                </w:rPrChange>
              </w:rPr>
              <w:t>Х</w:t>
            </w:r>
          </w:p>
        </w:tc>
        <w:tc>
          <w:tcPr>
            <w:tcW w:w="551" w:type="pct"/>
          </w:tcPr>
          <w:p w14:paraId="25643716" w14:textId="6B29674D" w:rsidR="00073455" w:rsidRPr="009D0815" w:rsidRDefault="00073455" w:rsidP="00073455">
            <w:pPr>
              <w:jc w:val="center"/>
              <w:rPr>
                <w:rFonts w:ascii="Arial" w:hAnsi="Arial" w:cs="Arial"/>
                <w:sz w:val="20"/>
                <w:szCs w:val="20"/>
                <w:rPrChange w:id="12962" w:author="Александр" w:date="2020-04-13T08:45:00Z">
                  <w:rPr>
                    <w:rFonts w:ascii="Arial" w:hAnsi="Arial" w:cs="Arial"/>
                    <w:sz w:val="20"/>
                    <w:szCs w:val="20"/>
                    <w:highlight w:val="yellow"/>
                  </w:rPr>
                </w:rPrChange>
              </w:rPr>
            </w:pPr>
            <w:r w:rsidRPr="009D0815">
              <w:rPr>
                <w:rFonts w:ascii="Arial" w:hAnsi="Arial" w:cs="Arial"/>
                <w:sz w:val="20"/>
                <w:szCs w:val="20"/>
                <w:rPrChange w:id="12963" w:author="Александр" w:date="2020-04-13T08:45:00Z">
                  <w:rPr>
                    <w:rFonts w:ascii="Arial" w:hAnsi="Arial" w:cs="Arial"/>
                    <w:sz w:val="20"/>
                    <w:szCs w:val="20"/>
                    <w:highlight w:val="yellow"/>
                  </w:rPr>
                </w:rPrChange>
              </w:rPr>
              <w:t>Для всех позиций</w:t>
            </w:r>
          </w:p>
        </w:tc>
        <w:tc>
          <w:tcPr>
            <w:tcW w:w="353" w:type="pct"/>
          </w:tcPr>
          <w:p w14:paraId="10A21CB7" w14:textId="7465E585" w:rsidR="00073455" w:rsidRPr="009D0815" w:rsidRDefault="00073455" w:rsidP="00073455">
            <w:pPr>
              <w:jc w:val="center"/>
              <w:rPr>
                <w:rFonts w:ascii="Arial" w:hAnsi="Arial" w:cs="Arial"/>
                <w:sz w:val="20"/>
                <w:szCs w:val="20"/>
                <w:rPrChange w:id="12964" w:author="Александр" w:date="2020-04-13T08:45:00Z">
                  <w:rPr>
                    <w:rFonts w:ascii="Arial" w:hAnsi="Arial" w:cs="Arial"/>
                    <w:sz w:val="20"/>
                    <w:szCs w:val="20"/>
                    <w:highlight w:val="yellow"/>
                  </w:rPr>
                </w:rPrChange>
              </w:rPr>
            </w:pPr>
            <w:r w:rsidRPr="009D0815">
              <w:rPr>
                <w:rFonts w:ascii="Arial" w:hAnsi="Arial" w:cs="Arial"/>
                <w:sz w:val="20"/>
                <w:szCs w:val="20"/>
                <w:rPrChange w:id="12965" w:author="Александр" w:date="2020-04-13T08:45:00Z">
                  <w:rPr>
                    <w:rFonts w:ascii="Arial" w:hAnsi="Arial" w:cs="Arial"/>
                    <w:sz w:val="20"/>
                    <w:szCs w:val="20"/>
                    <w:highlight w:val="yellow"/>
                  </w:rPr>
                </w:rPrChange>
              </w:rPr>
              <w:t>-</w:t>
            </w:r>
          </w:p>
        </w:tc>
        <w:tc>
          <w:tcPr>
            <w:tcW w:w="418" w:type="pct"/>
          </w:tcPr>
          <w:p w14:paraId="3634442A" w14:textId="04232584" w:rsidR="00073455" w:rsidRPr="009D0815" w:rsidRDefault="00073455" w:rsidP="00073455">
            <w:pPr>
              <w:jc w:val="center"/>
              <w:rPr>
                <w:rFonts w:ascii="Arial" w:hAnsi="Arial" w:cs="Arial"/>
                <w:sz w:val="20"/>
                <w:szCs w:val="20"/>
                <w:rPrChange w:id="12966" w:author="Александр" w:date="2020-04-13T08:45:00Z">
                  <w:rPr>
                    <w:rFonts w:ascii="Arial" w:hAnsi="Arial" w:cs="Arial"/>
                    <w:sz w:val="20"/>
                    <w:szCs w:val="20"/>
                    <w:highlight w:val="yellow"/>
                  </w:rPr>
                </w:rPrChange>
              </w:rPr>
            </w:pPr>
            <w:r w:rsidRPr="009D0815">
              <w:rPr>
                <w:rFonts w:ascii="Arial" w:hAnsi="Arial" w:cs="Arial"/>
                <w:sz w:val="20"/>
                <w:szCs w:val="20"/>
                <w:rPrChange w:id="12967" w:author="Александр" w:date="2020-04-13T08:45:00Z">
                  <w:rPr>
                    <w:rFonts w:ascii="Arial" w:hAnsi="Arial" w:cs="Arial"/>
                    <w:sz w:val="20"/>
                    <w:szCs w:val="20"/>
                    <w:highlight w:val="yellow"/>
                  </w:rPr>
                </w:rPrChange>
              </w:rPr>
              <w:t>Выбор из справочника</w:t>
            </w:r>
          </w:p>
        </w:tc>
        <w:tc>
          <w:tcPr>
            <w:tcW w:w="317" w:type="pct"/>
          </w:tcPr>
          <w:p w14:paraId="0E27D521" w14:textId="5362F8B7" w:rsidR="00073455" w:rsidRPr="009D0815" w:rsidRDefault="00073455" w:rsidP="00073455">
            <w:pPr>
              <w:jc w:val="center"/>
              <w:rPr>
                <w:rFonts w:ascii="Arial" w:hAnsi="Arial" w:cs="Arial"/>
                <w:sz w:val="20"/>
                <w:szCs w:val="20"/>
                <w:lang w:val="en-US"/>
                <w:rPrChange w:id="12968"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2969" w:author="Александр" w:date="2020-04-13T08:45:00Z">
                  <w:rPr>
                    <w:rFonts w:ascii="Arial" w:hAnsi="Arial" w:cs="Arial"/>
                    <w:sz w:val="20"/>
                    <w:szCs w:val="20"/>
                    <w:highlight w:val="yellow"/>
                    <w:lang w:val="en-US"/>
                  </w:rPr>
                </w:rPrChange>
              </w:rPr>
              <w:t>SAP</w:t>
            </w:r>
          </w:p>
        </w:tc>
      </w:tr>
      <w:tr w:rsidR="00073455" w:rsidRPr="0086487D" w14:paraId="78F75BFF" w14:textId="77777777" w:rsidTr="000D6F52">
        <w:trPr>
          <w:cantSplit/>
          <w:jc w:val="center"/>
        </w:trPr>
        <w:tc>
          <w:tcPr>
            <w:tcW w:w="166" w:type="pct"/>
          </w:tcPr>
          <w:p w14:paraId="51777304" w14:textId="18033209" w:rsidR="00073455" w:rsidRPr="000E3C42" w:rsidRDefault="00073455" w:rsidP="00073455">
            <w:pPr>
              <w:rPr>
                <w:rFonts w:ascii="Arial" w:hAnsi="Arial" w:cs="Arial"/>
                <w:sz w:val="20"/>
                <w:szCs w:val="20"/>
              </w:rPr>
            </w:pPr>
            <w:r>
              <w:rPr>
                <w:rFonts w:ascii="Arial" w:hAnsi="Arial" w:cs="Arial"/>
                <w:sz w:val="20"/>
                <w:szCs w:val="20"/>
              </w:rPr>
              <w:t>34</w:t>
            </w:r>
            <w:r w:rsidRPr="000E3C42">
              <w:rPr>
                <w:rFonts w:ascii="Arial" w:hAnsi="Arial" w:cs="Arial"/>
                <w:sz w:val="20"/>
                <w:szCs w:val="20"/>
              </w:rPr>
              <w:t>.</w:t>
            </w:r>
          </w:p>
        </w:tc>
        <w:tc>
          <w:tcPr>
            <w:tcW w:w="468" w:type="pct"/>
          </w:tcPr>
          <w:p w14:paraId="6E8451E4" w14:textId="6FBF2633" w:rsidR="00073455" w:rsidRPr="009D0815" w:rsidRDefault="00073455" w:rsidP="00073455">
            <w:pPr>
              <w:jc w:val="left"/>
              <w:rPr>
                <w:rFonts w:ascii="Arial" w:hAnsi="Arial" w:cs="Arial"/>
                <w:sz w:val="20"/>
                <w:szCs w:val="20"/>
                <w:rPrChange w:id="12970" w:author="Александр" w:date="2020-04-13T08:45:00Z">
                  <w:rPr>
                    <w:rFonts w:ascii="Arial" w:hAnsi="Arial" w:cs="Arial"/>
                    <w:sz w:val="20"/>
                    <w:szCs w:val="20"/>
                    <w:highlight w:val="yellow"/>
                  </w:rPr>
                </w:rPrChange>
              </w:rPr>
            </w:pPr>
            <w:r w:rsidRPr="009D0815">
              <w:rPr>
                <w:rFonts w:ascii="Arial" w:hAnsi="Arial" w:cs="Arial"/>
                <w:sz w:val="20"/>
                <w:szCs w:val="20"/>
                <w:rPrChange w:id="12971" w:author="Александр" w:date="2020-04-13T08:45:00Z">
                  <w:rPr>
                    <w:rFonts w:ascii="Arial" w:hAnsi="Arial" w:cs="Arial"/>
                    <w:sz w:val="20"/>
                    <w:szCs w:val="20"/>
                    <w:highlight w:val="yellow"/>
                  </w:rPr>
                </w:rPrChange>
              </w:rPr>
              <w:t>Позиция</w:t>
            </w:r>
          </w:p>
        </w:tc>
        <w:tc>
          <w:tcPr>
            <w:tcW w:w="637" w:type="pct"/>
          </w:tcPr>
          <w:p w14:paraId="6546982E" w14:textId="3D3DF694" w:rsidR="00073455" w:rsidRPr="009D0815" w:rsidRDefault="00073455" w:rsidP="00073455">
            <w:pPr>
              <w:jc w:val="left"/>
              <w:rPr>
                <w:rFonts w:ascii="Arial" w:hAnsi="Arial" w:cs="Arial"/>
                <w:sz w:val="20"/>
                <w:szCs w:val="20"/>
                <w:rPrChange w:id="12972" w:author="Александр" w:date="2020-04-13T08:45:00Z">
                  <w:rPr>
                    <w:rFonts w:ascii="Arial" w:hAnsi="Arial" w:cs="Arial"/>
                    <w:sz w:val="20"/>
                    <w:szCs w:val="20"/>
                    <w:highlight w:val="yellow"/>
                  </w:rPr>
                </w:rPrChange>
              </w:rPr>
            </w:pPr>
            <w:r w:rsidRPr="009D0815">
              <w:rPr>
                <w:rFonts w:ascii="Arial" w:hAnsi="Arial" w:cs="Arial"/>
                <w:sz w:val="20"/>
                <w:szCs w:val="20"/>
                <w:rPrChange w:id="12973" w:author="Александр" w:date="2020-04-13T08:45:00Z">
                  <w:rPr>
                    <w:rFonts w:ascii="Arial" w:hAnsi="Arial" w:cs="Arial"/>
                    <w:sz w:val="20"/>
                    <w:szCs w:val="20"/>
                    <w:highlight w:val="yellow"/>
                  </w:rPr>
                </w:rPrChange>
              </w:rPr>
              <w:t>Вид заказа</w:t>
            </w:r>
          </w:p>
        </w:tc>
        <w:tc>
          <w:tcPr>
            <w:tcW w:w="736" w:type="pct"/>
          </w:tcPr>
          <w:p w14:paraId="6048FC65" w14:textId="0B04178E" w:rsidR="00073455" w:rsidRPr="009D0815" w:rsidRDefault="00073455" w:rsidP="00073455">
            <w:pPr>
              <w:jc w:val="left"/>
              <w:rPr>
                <w:rFonts w:ascii="Arial" w:hAnsi="Arial" w:cs="Arial"/>
                <w:sz w:val="20"/>
                <w:szCs w:val="20"/>
                <w:rPrChange w:id="12974"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975" w:author="Александр" w:date="2020-04-13T08:45:00Z">
                  <w:rPr>
                    <w:rFonts w:ascii="Arial" w:hAnsi="Arial" w:cs="Arial"/>
                    <w:sz w:val="20"/>
                    <w:szCs w:val="20"/>
                    <w:highlight w:val="yellow"/>
                    <w:lang w:val="en-US"/>
                  </w:rPr>
                </w:rPrChange>
              </w:rPr>
              <w:t>PM</w:t>
            </w:r>
            <w:r w:rsidRPr="009D0815">
              <w:rPr>
                <w:rFonts w:ascii="Arial" w:hAnsi="Arial" w:cs="Arial"/>
                <w:sz w:val="20"/>
                <w:szCs w:val="20"/>
                <w:rPrChange w:id="12976" w:author="Александр" w:date="2020-04-13T08:45:00Z">
                  <w:rPr>
                    <w:rFonts w:ascii="Arial" w:hAnsi="Arial" w:cs="Arial"/>
                    <w:sz w:val="20"/>
                    <w:szCs w:val="20"/>
                    <w:highlight w:val="yellow"/>
                  </w:rPr>
                </w:rPrChange>
              </w:rPr>
              <w:t>_43. Вид заказа ТОРО</w:t>
            </w:r>
          </w:p>
        </w:tc>
        <w:tc>
          <w:tcPr>
            <w:tcW w:w="295" w:type="pct"/>
          </w:tcPr>
          <w:p w14:paraId="6B0786CE" w14:textId="5B081E35" w:rsidR="00073455" w:rsidRPr="009D0815" w:rsidRDefault="00073455" w:rsidP="00073455">
            <w:pPr>
              <w:jc w:val="center"/>
              <w:rPr>
                <w:rFonts w:ascii="Arial" w:hAnsi="Arial" w:cs="Arial"/>
                <w:sz w:val="20"/>
                <w:szCs w:val="20"/>
                <w:rPrChange w:id="12977"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978" w:author="Александр" w:date="2020-04-13T08:45:00Z">
                  <w:rPr>
                    <w:rFonts w:ascii="Arial" w:hAnsi="Arial" w:cs="Arial"/>
                    <w:sz w:val="20"/>
                    <w:szCs w:val="20"/>
                    <w:highlight w:val="yellow"/>
                    <w:lang w:val="en-US"/>
                  </w:rPr>
                </w:rPrChange>
              </w:rPr>
              <w:t>CHAR</w:t>
            </w:r>
            <w:r w:rsidRPr="009D0815">
              <w:rPr>
                <w:rFonts w:ascii="Arial" w:hAnsi="Arial" w:cs="Arial"/>
                <w:sz w:val="20"/>
                <w:szCs w:val="20"/>
                <w:rPrChange w:id="12979" w:author="Александр" w:date="2020-04-13T08:45:00Z">
                  <w:rPr>
                    <w:rFonts w:ascii="Arial" w:hAnsi="Arial" w:cs="Arial"/>
                    <w:sz w:val="20"/>
                    <w:szCs w:val="20"/>
                    <w:highlight w:val="yellow"/>
                  </w:rPr>
                </w:rPrChange>
              </w:rPr>
              <w:t>, 4</w:t>
            </w:r>
          </w:p>
        </w:tc>
        <w:tc>
          <w:tcPr>
            <w:tcW w:w="502" w:type="pct"/>
          </w:tcPr>
          <w:p w14:paraId="1ACB7E0E" w14:textId="62DB0527" w:rsidR="00073455" w:rsidRPr="009D0815" w:rsidRDefault="00073455" w:rsidP="00073455">
            <w:pPr>
              <w:jc w:val="center"/>
              <w:rPr>
                <w:rFonts w:ascii="Arial" w:hAnsi="Arial" w:cs="Arial"/>
                <w:sz w:val="20"/>
                <w:szCs w:val="20"/>
                <w:rPrChange w:id="12980" w:author="Александр" w:date="2020-04-13T08:45:00Z">
                  <w:rPr>
                    <w:rFonts w:ascii="Arial" w:hAnsi="Arial" w:cs="Arial"/>
                    <w:sz w:val="20"/>
                    <w:szCs w:val="20"/>
                    <w:highlight w:val="yellow"/>
                  </w:rPr>
                </w:rPrChange>
              </w:rPr>
            </w:pPr>
            <w:r w:rsidRPr="009D0815">
              <w:rPr>
                <w:rFonts w:ascii="Arial" w:hAnsi="Arial" w:cs="Arial"/>
                <w:sz w:val="20"/>
                <w:szCs w:val="20"/>
                <w:rPrChange w:id="12981" w:author="Александр" w:date="2020-04-13T08:45:00Z">
                  <w:rPr>
                    <w:rFonts w:ascii="Arial" w:hAnsi="Arial" w:cs="Arial"/>
                    <w:sz w:val="20"/>
                    <w:szCs w:val="20"/>
                    <w:highlight w:val="yellow"/>
                  </w:rPr>
                </w:rPrChange>
              </w:rPr>
              <w:t>MPOS-AUART</w:t>
            </w:r>
          </w:p>
        </w:tc>
        <w:tc>
          <w:tcPr>
            <w:tcW w:w="557" w:type="pct"/>
          </w:tcPr>
          <w:p w14:paraId="0BAFA440" w14:textId="353C7E0E" w:rsidR="00073455" w:rsidRPr="009D0815" w:rsidRDefault="00073455" w:rsidP="00073455">
            <w:pPr>
              <w:jc w:val="center"/>
              <w:rPr>
                <w:rFonts w:ascii="Arial" w:hAnsi="Arial" w:cs="Arial"/>
                <w:sz w:val="20"/>
                <w:szCs w:val="20"/>
                <w:rPrChange w:id="12982" w:author="Александр" w:date="2020-04-13T08:45:00Z">
                  <w:rPr>
                    <w:rFonts w:ascii="Arial" w:hAnsi="Arial" w:cs="Arial"/>
                    <w:sz w:val="20"/>
                    <w:szCs w:val="20"/>
                    <w:highlight w:val="yellow"/>
                  </w:rPr>
                </w:rPrChange>
              </w:rPr>
            </w:pPr>
            <w:r w:rsidRPr="009D0815">
              <w:rPr>
                <w:rFonts w:ascii="Arial" w:hAnsi="Arial" w:cs="Arial"/>
                <w:sz w:val="20"/>
                <w:szCs w:val="20"/>
                <w:rPrChange w:id="12983" w:author="Александр" w:date="2020-04-13T08:45:00Z">
                  <w:rPr>
                    <w:rFonts w:ascii="Arial" w:hAnsi="Arial" w:cs="Arial"/>
                    <w:sz w:val="20"/>
                    <w:szCs w:val="20"/>
                    <w:highlight w:val="yellow"/>
                  </w:rPr>
                </w:rPrChange>
              </w:rPr>
              <w:t>Х</w:t>
            </w:r>
          </w:p>
        </w:tc>
        <w:tc>
          <w:tcPr>
            <w:tcW w:w="551" w:type="pct"/>
          </w:tcPr>
          <w:p w14:paraId="6C3CD176" w14:textId="7D970756" w:rsidR="00073455" w:rsidRPr="009D0815" w:rsidRDefault="00073455" w:rsidP="00073455">
            <w:pPr>
              <w:jc w:val="center"/>
              <w:rPr>
                <w:rFonts w:ascii="Arial" w:hAnsi="Arial" w:cs="Arial"/>
                <w:sz w:val="20"/>
                <w:szCs w:val="20"/>
                <w:rPrChange w:id="12984" w:author="Александр" w:date="2020-04-13T08:45:00Z">
                  <w:rPr>
                    <w:rFonts w:ascii="Arial" w:hAnsi="Arial" w:cs="Arial"/>
                    <w:sz w:val="20"/>
                    <w:szCs w:val="20"/>
                    <w:highlight w:val="yellow"/>
                  </w:rPr>
                </w:rPrChange>
              </w:rPr>
            </w:pPr>
            <w:r w:rsidRPr="009D0815">
              <w:rPr>
                <w:rFonts w:ascii="Arial" w:hAnsi="Arial" w:cs="Arial"/>
                <w:sz w:val="20"/>
                <w:szCs w:val="20"/>
                <w:rPrChange w:id="12985" w:author="Александр" w:date="2020-04-13T08:45:00Z">
                  <w:rPr>
                    <w:rFonts w:ascii="Arial" w:hAnsi="Arial" w:cs="Arial"/>
                    <w:sz w:val="20"/>
                    <w:szCs w:val="20"/>
                    <w:highlight w:val="yellow"/>
                  </w:rPr>
                </w:rPrChange>
              </w:rPr>
              <w:t>Для позиций плана с отзывами типа Заказ ТОРО</w:t>
            </w:r>
          </w:p>
        </w:tc>
        <w:tc>
          <w:tcPr>
            <w:tcW w:w="353" w:type="pct"/>
          </w:tcPr>
          <w:p w14:paraId="743C8E21" w14:textId="405E5A88" w:rsidR="00073455" w:rsidRPr="009D0815" w:rsidRDefault="00073455" w:rsidP="00073455">
            <w:pPr>
              <w:jc w:val="center"/>
              <w:rPr>
                <w:rFonts w:ascii="Arial" w:hAnsi="Arial" w:cs="Arial"/>
                <w:sz w:val="20"/>
                <w:szCs w:val="20"/>
                <w:rPrChange w:id="12986" w:author="Александр" w:date="2020-04-13T08:45:00Z">
                  <w:rPr>
                    <w:rFonts w:ascii="Arial" w:hAnsi="Arial" w:cs="Arial"/>
                    <w:sz w:val="20"/>
                    <w:szCs w:val="20"/>
                    <w:highlight w:val="yellow"/>
                  </w:rPr>
                </w:rPrChange>
              </w:rPr>
            </w:pPr>
            <w:r w:rsidRPr="009D0815">
              <w:rPr>
                <w:rFonts w:ascii="Arial" w:hAnsi="Arial" w:cs="Arial"/>
                <w:sz w:val="20"/>
                <w:szCs w:val="20"/>
                <w:rPrChange w:id="12987" w:author="Александр" w:date="2020-04-13T08:45:00Z">
                  <w:rPr>
                    <w:rFonts w:ascii="Arial" w:hAnsi="Arial" w:cs="Arial"/>
                    <w:sz w:val="20"/>
                    <w:szCs w:val="20"/>
                    <w:highlight w:val="yellow"/>
                  </w:rPr>
                </w:rPrChange>
              </w:rPr>
              <w:t>-</w:t>
            </w:r>
          </w:p>
        </w:tc>
        <w:tc>
          <w:tcPr>
            <w:tcW w:w="418" w:type="pct"/>
          </w:tcPr>
          <w:p w14:paraId="52258857" w14:textId="3EC1AC6E" w:rsidR="00073455" w:rsidRPr="009D0815" w:rsidRDefault="00073455" w:rsidP="00073455">
            <w:pPr>
              <w:jc w:val="center"/>
              <w:rPr>
                <w:rFonts w:ascii="Arial" w:hAnsi="Arial" w:cs="Arial"/>
                <w:sz w:val="20"/>
                <w:szCs w:val="20"/>
                <w:rPrChange w:id="12988" w:author="Александр" w:date="2020-04-13T08:45:00Z">
                  <w:rPr>
                    <w:rFonts w:ascii="Arial" w:hAnsi="Arial" w:cs="Arial"/>
                    <w:sz w:val="20"/>
                    <w:szCs w:val="20"/>
                    <w:highlight w:val="yellow"/>
                  </w:rPr>
                </w:rPrChange>
              </w:rPr>
            </w:pPr>
            <w:r w:rsidRPr="009D0815">
              <w:rPr>
                <w:rFonts w:ascii="Arial" w:hAnsi="Arial" w:cs="Arial"/>
                <w:sz w:val="20"/>
                <w:szCs w:val="20"/>
                <w:rPrChange w:id="12989" w:author="Александр" w:date="2020-04-13T08:45:00Z">
                  <w:rPr>
                    <w:rFonts w:ascii="Arial" w:hAnsi="Arial" w:cs="Arial"/>
                    <w:sz w:val="20"/>
                    <w:szCs w:val="20"/>
                    <w:highlight w:val="yellow"/>
                  </w:rPr>
                </w:rPrChange>
              </w:rPr>
              <w:t>Выбор из справочника</w:t>
            </w:r>
          </w:p>
        </w:tc>
        <w:tc>
          <w:tcPr>
            <w:tcW w:w="317" w:type="pct"/>
          </w:tcPr>
          <w:p w14:paraId="04EC514B" w14:textId="622A9D6C" w:rsidR="00073455" w:rsidRPr="009D0815" w:rsidRDefault="00073455" w:rsidP="00073455">
            <w:pPr>
              <w:jc w:val="center"/>
              <w:rPr>
                <w:rFonts w:ascii="Arial" w:hAnsi="Arial" w:cs="Arial"/>
                <w:sz w:val="20"/>
                <w:szCs w:val="20"/>
                <w:rPrChange w:id="12990"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2991" w:author="Александр" w:date="2020-04-13T08:45:00Z">
                  <w:rPr>
                    <w:rFonts w:ascii="Arial" w:hAnsi="Arial" w:cs="Arial"/>
                    <w:sz w:val="20"/>
                    <w:szCs w:val="20"/>
                    <w:highlight w:val="yellow"/>
                    <w:lang w:val="en-US"/>
                  </w:rPr>
                </w:rPrChange>
              </w:rPr>
              <w:t>SAP</w:t>
            </w:r>
          </w:p>
        </w:tc>
      </w:tr>
      <w:tr w:rsidR="00073455" w:rsidRPr="0086487D" w14:paraId="4F7C66B4" w14:textId="77777777" w:rsidTr="000D6F52">
        <w:trPr>
          <w:cantSplit/>
          <w:trHeight w:val="1172"/>
          <w:jc w:val="center"/>
        </w:trPr>
        <w:tc>
          <w:tcPr>
            <w:tcW w:w="166" w:type="pct"/>
          </w:tcPr>
          <w:p w14:paraId="2B107FF6" w14:textId="2EACAFEB" w:rsidR="00073455" w:rsidRPr="000E3C42" w:rsidRDefault="00073455" w:rsidP="00073455">
            <w:pPr>
              <w:rPr>
                <w:rFonts w:ascii="Arial" w:hAnsi="Arial" w:cs="Arial"/>
                <w:sz w:val="20"/>
                <w:szCs w:val="20"/>
              </w:rPr>
            </w:pPr>
            <w:r>
              <w:rPr>
                <w:rFonts w:ascii="Arial" w:hAnsi="Arial" w:cs="Arial"/>
                <w:sz w:val="20"/>
                <w:szCs w:val="20"/>
              </w:rPr>
              <w:t>35.</w:t>
            </w:r>
          </w:p>
        </w:tc>
        <w:tc>
          <w:tcPr>
            <w:tcW w:w="468" w:type="pct"/>
          </w:tcPr>
          <w:p w14:paraId="3309DBC8" w14:textId="2394A28D" w:rsidR="00073455" w:rsidRPr="009D0815" w:rsidRDefault="00073455" w:rsidP="00073455">
            <w:pPr>
              <w:jc w:val="left"/>
              <w:rPr>
                <w:rFonts w:ascii="Arial" w:hAnsi="Arial" w:cs="Arial"/>
                <w:sz w:val="20"/>
                <w:szCs w:val="20"/>
                <w:rPrChange w:id="12992" w:author="Александр" w:date="2020-04-13T08:45:00Z">
                  <w:rPr>
                    <w:rFonts w:ascii="Arial" w:hAnsi="Arial" w:cs="Arial"/>
                    <w:sz w:val="20"/>
                    <w:szCs w:val="20"/>
                    <w:highlight w:val="yellow"/>
                  </w:rPr>
                </w:rPrChange>
              </w:rPr>
            </w:pPr>
            <w:r w:rsidRPr="009D0815">
              <w:rPr>
                <w:rFonts w:ascii="Arial" w:hAnsi="Arial" w:cs="Arial"/>
                <w:sz w:val="20"/>
                <w:szCs w:val="20"/>
                <w:rPrChange w:id="12993" w:author="Александр" w:date="2020-04-13T08:45:00Z">
                  <w:rPr>
                    <w:rFonts w:ascii="Arial" w:hAnsi="Arial" w:cs="Arial"/>
                    <w:sz w:val="20"/>
                    <w:szCs w:val="20"/>
                    <w:highlight w:val="yellow"/>
                  </w:rPr>
                </w:rPrChange>
              </w:rPr>
              <w:t>Позиция</w:t>
            </w:r>
          </w:p>
        </w:tc>
        <w:tc>
          <w:tcPr>
            <w:tcW w:w="637" w:type="pct"/>
          </w:tcPr>
          <w:p w14:paraId="1C415236" w14:textId="0527E110" w:rsidR="00073455" w:rsidRPr="009D0815" w:rsidRDefault="00073455" w:rsidP="00073455">
            <w:pPr>
              <w:jc w:val="left"/>
              <w:rPr>
                <w:rFonts w:ascii="Arial" w:hAnsi="Arial" w:cs="Arial"/>
                <w:sz w:val="20"/>
                <w:szCs w:val="20"/>
                <w:rPrChange w:id="12994" w:author="Александр" w:date="2020-04-13T08:45:00Z">
                  <w:rPr>
                    <w:rFonts w:ascii="Arial" w:hAnsi="Arial" w:cs="Arial"/>
                    <w:sz w:val="20"/>
                    <w:szCs w:val="20"/>
                    <w:highlight w:val="yellow"/>
                  </w:rPr>
                </w:rPrChange>
              </w:rPr>
            </w:pPr>
            <w:r w:rsidRPr="009D0815">
              <w:rPr>
                <w:rFonts w:ascii="Arial" w:hAnsi="Arial" w:cs="Arial"/>
                <w:sz w:val="20"/>
                <w:szCs w:val="20"/>
                <w:rPrChange w:id="12995" w:author="Александр" w:date="2020-04-13T08:45:00Z">
                  <w:rPr>
                    <w:rFonts w:ascii="Arial" w:hAnsi="Arial" w:cs="Arial"/>
                    <w:sz w:val="20"/>
                    <w:szCs w:val="20"/>
                    <w:highlight w:val="yellow"/>
                  </w:rPr>
                </w:rPrChange>
              </w:rPr>
              <w:t>Вид сообщения</w:t>
            </w:r>
          </w:p>
        </w:tc>
        <w:tc>
          <w:tcPr>
            <w:tcW w:w="736" w:type="pct"/>
          </w:tcPr>
          <w:p w14:paraId="10FBB132" w14:textId="071D9DEB" w:rsidR="00073455" w:rsidRPr="009D0815" w:rsidRDefault="00073455" w:rsidP="00073455">
            <w:pPr>
              <w:jc w:val="left"/>
              <w:rPr>
                <w:rFonts w:ascii="Arial" w:hAnsi="Arial" w:cs="Arial"/>
                <w:sz w:val="20"/>
                <w:szCs w:val="20"/>
                <w:rPrChange w:id="12996" w:author="Александр" w:date="2020-04-13T08:45:00Z">
                  <w:rPr>
                    <w:rFonts w:ascii="Arial" w:hAnsi="Arial" w:cs="Arial"/>
                    <w:sz w:val="20"/>
                    <w:szCs w:val="20"/>
                    <w:highlight w:val="yellow"/>
                  </w:rPr>
                </w:rPrChange>
              </w:rPr>
            </w:pPr>
            <w:proofErr w:type="spellStart"/>
            <w:r w:rsidRPr="009D0815">
              <w:rPr>
                <w:rFonts w:ascii="Arial" w:hAnsi="Arial" w:cs="Arial"/>
                <w:sz w:val="20"/>
                <w:szCs w:val="20"/>
                <w:lang w:val="en-US"/>
                <w:rPrChange w:id="12997" w:author="Александр" w:date="2020-04-13T08:45:00Z">
                  <w:rPr>
                    <w:rFonts w:ascii="Arial" w:hAnsi="Arial" w:cs="Arial"/>
                    <w:sz w:val="20"/>
                    <w:szCs w:val="20"/>
                    <w:highlight w:val="yellow"/>
                    <w:lang w:val="en-US"/>
                  </w:rPr>
                </w:rPrChange>
              </w:rPr>
              <w:t>Вид</w:t>
            </w:r>
            <w:proofErr w:type="spellEnd"/>
            <w:r w:rsidRPr="009D0815">
              <w:rPr>
                <w:rFonts w:ascii="Arial" w:hAnsi="Arial" w:cs="Arial"/>
                <w:sz w:val="20"/>
                <w:szCs w:val="20"/>
                <w:lang w:val="en-US"/>
                <w:rPrChange w:id="12998" w:author="Александр" w:date="2020-04-13T08:45:00Z">
                  <w:rPr>
                    <w:rFonts w:ascii="Arial" w:hAnsi="Arial" w:cs="Arial"/>
                    <w:sz w:val="20"/>
                    <w:szCs w:val="20"/>
                    <w:highlight w:val="yellow"/>
                    <w:lang w:val="en-US"/>
                  </w:rPr>
                </w:rPrChange>
              </w:rPr>
              <w:t xml:space="preserve"> </w:t>
            </w:r>
            <w:proofErr w:type="spellStart"/>
            <w:r w:rsidRPr="009D0815">
              <w:rPr>
                <w:rFonts w:ascii="Arial" w:hAnsi="Arial" w:cs="Arial"/>
                <w:sz w:val="20"/>
                <w:szCs w:val="20"/>
                <w:lang w:val="en-US"/>
                <w:rPrChange w:id="12999" w:author="Александр" w:date="2020-04-13T08:45:00Z">
                  <w:rPr>
                    <w:rFonts w:ascii="Arial" w:hAnsi="Arial" w:cs="Arial"/>
                    <w:sz w:val="20"/>
                    <w:szCs w:val="20"/>
                    <w:highlight w:val="yellow"/>
                    <w:lang w:val="en-US"/>
                  </w:rPr>
                </w:rPrChange>
              </w:rPr>
              <w:t>сообщения</w:t>
            </w:r>
            <w:proofErr w:type="spellEnd"/>
            <w:r w:rsidRPr="009D0815">
              <w:rPr>
                <w:rFonts w:ascii="Arial" w:hAnsi="Arial" w:cs="Arial"/>
                <w:sz w:val="20"/>
                <w:szCs w:val="20"/>
                <w:lang w:val="en-US"/>
                <w:rPrChange w:id="13000" w:author="Александр" w:date="2020-04-13T08:45:00Z">
                  <w:rPr>
                    <w:rFonts w:ascii="Arial" w:hAnsi="Arial" w:cs="Arial"/>
                    <w:sz w:val="20"/>
                    <w:szCs w:val="20"/>
                    <w:highlight w:val="yellow"/>
                    <w:lang w:val="en-US"/>
                  </w:rPr>
                </w:rPrChange>
              </w:rPr>
              <w:t xml:space="preserve"> ТОРО</w:t>
            </w:r>
          </w:p>
        </w:tc>
        <w:tc>
          <w:tcPr>
            <w:tcW w:w="295" w:type="pct"/>
          </w:tcPr>
          <w:p w14:paraId="22C97AE5" w14:textId="32B68DF5" w:rsidR="00073455" w:rsidRPr="009D0815" w:rsidRDefault="00073455" w:rsidP="00073455">
            <w:pPr>
              <w:jc w:val="center"/>
              <w:rPr>
                <w:rFonts w:ascii="Arial" w:hAnsi="Arial" w:cs="Arial"/>
                <w:sz w:val="20"/>
                <w:szCs w:val="20"/>
                <w:rPrChange w:id="13001" w:author="Александр" w:date="2020-04-13T08:45:00Z">
                  <w:rPr>
                    <w:rFonts w:ascii="Arial" w:hAnsi="Arial" w:cs="Arial"/>
                    <w:sz w:val="20"/>
                    <w:szCs w:val="20"/>
                    <w:highlight w:val="yellow"/>
                  </w:rPr>
                </w:rPrChange>
              </w:rPr>
            </w:pPr>
            <w:r w:rsidRPr="009D0815">
              <w:rPr>
                <w:rFonts w:ascii="Arial" w:hAnsi="Arial" w:cs="Arial"/>
                <w:sz w:val="20"/>
                <w:szCs w:val="20"/>
                <w:lang w:val="en-US"/>
                <w:rPrChange w:id="13002" w:author="Александр" w:date="2020-04-13T08:45:00Z">
                  <w:rPr>
                    <w:rFonts w:ascii="Arial" w:hAnsi="Arial" w:cs="Arial"/>
                    <w:sz w:val="20"/>
                    <w:szCs w:val="20"/>
                    <w:highlight w:val="yellow"/>
                    <w:lang w:val="en-US"/>
                  </w:rPr>
                </w:rPrChange>
              </w:rPr>
              <w:t>CHAR</w:t>
            </w:r>
            <w:r w:rsidRPr="009D0815">
              <w:rPr>
                <w:rFonts w:ascii="Arial" w:hAnsi="Arial" w:cs="Arial"/>
                <w:sz w:val="20"/>
                <w:szCs w:val="20"/>
                <w:rPrChange w:id="13003" w:author="Александр" w:date="2020-04-13T08:45:00Z">
                  <w:rPr>
                    <w:rFonts w:ascii="Arial" w:hAnsi="Arial" w:cs="Arial"/>
                    <w:sz w:val="20"/>
                    <w:szCs w:val="20"/>
                    <w:highlight w:val="yellow"/>
                  </w:rPr>
                </w:rPrChange>
              </w:rPr>
              <w:t>, 2</w:t>
            </w:r>
          </w:p>
        </w:tc>
        <w:tc>
          <w:tcPr>
            <w:tcW w:w="502" w:type="pct"/>
          </w:tcPr>
          <w:p w14:paraId="267C71B8" w14:textId="5A01F28E" w:rsidR="00073455" w:rsidRPr="009D0815" w:rsidRDefault="00073455" w:rsidP="00073455">
            <w:pPr>
              <w:jc w:val="center"/>
              <w:rPr>
                <w:rFonts w:ascii="Arial" w:hAnsi="Arial" w:cs="Arial"/>
                <w:sz w:val="20"/>
                <w:szCs w:val="20"/>
                <w:rPrChange w:id="13004" w:author="Александр" w:date="2020-04-13T08:45:00Z">
                  <w:rPr>
                    <w:rFonts w:ascii="Arial" w:hAnsi="Arial" w:cs="Arial"/>
                    <w:sz w:val="20"/>
                    <w:szCs w:val="20"/>
                    <w:highlight w:val="yellow"/>
                  </w:rPr>
                </w:rPrChange>
              </w:rPr>
            </w:pPr>
            <w:r w:rsidRPr="009D0815">
              <w:rPr>
                <w:rFonts w:ascii="Arial" w:hAnsi="Arial" w:cs="Arial"/>
                <w:sz w:val="20"/>
                <w:szCs w:val="20"/>
                <w:rPrChange w:id="13005" w:author="Александр" w:date="2020-04-13T08:45:00Z">
                  <w:rPr>
                    <w:rFonts w:ascii="Arial" w:hAnsi="Arial" w:cs="Arial"/>
                    <w:sz w:val="20"/>
                    <w:szCs w:val="20"/>
                    <w:highlight w:val="yellow"/>
                  </w:rPr>
                </w:rPrChange>
              </w:rPr>
              <w:t>MPOS-QMART</w:t>
            </w:r>
          </w:p>
        </w:tc>
        <w:tc>
          <w:tcPr>
            <w:tcW w:w="557" w:type="pct"/>
          </w:tcPr>
          <w:p w14:paraId="0F23611C" w14:textId="55B2B60F" w:rsidR="00073455" w:rsidRPr="009D0815" w:rsidRDefault="00073455" w:rsidP="00073455">
            <w:pPr>
              <w:jc w:val="center"/>
              <w:rPr>
                <w:rFonts w:ascii="Arial" w:hAnsi="Arial" w:cs="Arial"/>
                <w:sz w:val="20"/>
                <w:szCs w:val="20"/>
                <w:rPrChange w:id="13006" w:author="Александр" w:date="2020-04-13T08:45:00Z">
                  <w:rPr>
                    <w:rFonts w:ascii="Arial" w:hAnsi="Arial" w:cs="Arial"/>
                    <w:sz w:val="20"/>
                    <w:szCs w:val="20"/>
                    <w:highlight w:val="yellow"/>
                  </w:rPr>
                </w:rPrChange>
              </w:rPr>
            </w:pPr>
            <w:r w:rsidRPr="009D0815">
              <w:rPr>
                <w:rFonts w:ascii="Arial" w:hAnsi="Arial" w:cs="Arial"/>
                <w:sz w:val="20"/>
                <w:szCs w:val="20"/>
                <w:rPrChange w:id="13007" w:author="Александр" w:date="2020-04-13T08:45:00Z">
                  <w:rPr>
                    <w:rFonts w:ascii="Arial" w:hAnsi="Arial" w:cs="Arial"/>
                    <w:sz w:val="20"/>
                    <w:szCs w:val="20"/>
                    <w:highlight w:val="yellow"/>
                  </w:rPr>
                </w:rPrChange>
              </w:rPr>
              <w:t>Х</w:t>
            </w:r>
          </w:p>
        </w:tc>
        <w:tc>
          <w:tcPr>
            <w:tcW w:w="551" w:type="pct"/>
          </w:tcPr>
          <w:p w14:paraId="5B512AAA" w14:textId="5B283B70" w:rsidR="00073455" w:rsidRPr="009D0815" w:rsidRDefault="00073455" w:rsidP="00073455">
            <w:pPr>
              <w:jc w:val="center"/>
              <w:rPr>
                <w:rFonts w:ascii="Arial" w:hAnsi="Arial" w:cs="Arial"/>
                <w:sz w:val="20"/>
                <w:szCs w:val="20"/>
                <w:rPrChange w:id="13008" w:author="Александр" w:date="2020-04-13T08:45:00Z">
                  <w:rPr>
                    <w:rFonts w:ascii="Arial" w:hAnsi="Arial" w:cs="Arial"/>
                    <w:sz w:val="20"/>
                    <w:szCs w:val="20"/>
                    <w:highlight w:val="yellow"/>
                  </w:rPr>
                </w:rPrChange>
              </w:rPr>
            </w:pPr>
            <w:r w:rsidRPr="009D0815">
              <w:rPr>
                <w:rFonts w:ascii="Arial" w:hAnsi="Arial" w:cs="Arial"/>
                <w:sz w:val="20"/>
                <w:szCs w:val="20"/>
                <w:rPrChange w:id="13009" w:author="Александр" w:date="2020-04-13T08:45:00Z">
                  <w:rPr>
                    <w:rFonts w:ascii="Arial" w:hAnsi="Arial" w:cs="Arial"/>
                    <w:sz w:val="20"/>
                    <w:szCs w:val="20"/>
                    <w:highlight w:val="yellow"/>
                  </w:rPr>
                </w:rPrChange>
              </w:rPr>
              <w:t>Для позиций плана с отзывами типа Сообщение ТОРО</w:t>
            </w:r>
          </w:p>
        </w:tc>
        <w:tc>
          <w:tcPr>
            <w:tcW w:w="353" w:type="pct"/>
          </w:tcPr>
          <w:p w14:paraId="53DE9E23" w14:textId="3001AEAE" w:rsidR="00073455" w:rsidRPr="009D0815" w:rsidRDefault="00073455" w:rsidP="00073455">
            <w:pPr>
              <w:jc w:val="center"/>
              <w:rPr>
                <w:rFonts w:ascii="Arial" w:hAnsi="Arial" w:cs="Arial"/>
                <w:sz w:val="20"/>
                <w:szCs w:val="20"/>
                <w:rPrChange w:id="13010" w:author="Александр" w:date="2020-04-13T08:45:00Z">
                  <w:rPr>
                    <w:rFonts w:ascii="Arial" w:hAnsi="Arial" w:cs="Arial"/>
                    <w:sz w:val="20"/>
                    <w:szCs w:val="20"/>
                    <w:highlight w:val="yellow"/>
                  </w:rPr>
                </w:rPrChange>
              </w:rPr>
            </w:pPr>
            <w:r w:rsidRPr="009D0815">
              <w:rPr>
                <w:rFonts w:ascii="Arial" w:hAnsi="Arial" w:cs="Arial"/>
                <w:sz w:val="20"/>
                <w:szCs w:val="20"/>
                <w:rPrChange w:id="13011" w:author="Александр" w:date="2020-04-13T08:45:00Z">
                  <w:rPr>
                    <w:rFonts w:ascii="Arial" w:hAnsi="Arial" w:cs="Arial"/>
                    <w:sz w:val="20"/>
                    <w:szCs w:val="20"/>
                    <w:highlight w:val="yellow"/>
                  </w:rPr>
                </w:rPrChange>
              </w:rPr>
              <w:t>-</w:t>
            </w:r>
          </w:p>
        </w:tc>
        <w:tc>
          <w:tcPr>
            <w:tcW w:w="418" w:type="pct"/>
          </w:tcPr>
          <w:p w14:paraId="1E659183" w14:textId="4B970561" w:rsidR="00073455" w:rsidRPr="009D0815" w:rsidRDefault="00073455" w:rsidP="00073455">
            <w:pPr>
              <w:jc w:val="center"/>
              <w:rPr>
                <w:rFonts w:ascii="Arial" w:hAnsi="Arial" w:cs="Arial"/>
                <w:sz w:val="20"/>
                <w:szCs w:val="20"/>
                <w:rPrChange w:id="13012" w:author="Александр" w:date="2020-04-13T08:45:00Z">
                  <w:rPr>
                    <w:rFonts w:ascii="Arial" w:hAnsi="Arial" w:cs="Arial"/>
                    <w:sz w:val="20"/>
                    <w:szCs w:val="20"/>
                    <w:highlight w:val="yellow"/>
                  </w:rPr>
                </w:rPrChange>
              </w:rPr>
            </w:pPr>
            <w:r w:rsidRPr="009D0815">
              <w:rPr>
                <w:rFonts w:ascii="Arial" w:hAnsi="Arial" w:cs="Arial"/>
                <w:sz w:val="20"/>
                <w:szCs w:val="20"/>
                <w:rPrChange w:id="13013" w:author="Александр" w:date="2020-04-13T08:45:00Z">
                  <w:rPr>
                    <w:rFonts w:ascii="Arial" w:hAnsi="Arial" w:cs="Arial"/>
                    <w:sz w:val="20"/>
                    <w:szCs w:val="20"/>
                    <w:highlight w:val="yellow"/>
                  </w:rPr>
                </w:rPrChange>
              </w:rPr>
              <w:t>Выбор из справочника</w:t>
            </w:r>
          </w:p>
        </w:tc>
        <w:tc>
          <w:tcPr>
            <w:tcW w:w="317" w:type="pct"/>
          </w:tcPr>
          <w:p w14:paraId="398C1E8A" w14:textId="7BB62E9B" w:rsidR="00073455" w:rsidRPr="009D0815" w:rsidRDefault="00073455" w:rsidP="00073455">
            <w:pPr>
              <w:jc w:val="center"/>
              <w:rPr>
                <w:rFonts w:ascii="Arial" w:hAnsi="Arial" w:cs="Arial"/>
                <w:sz w:val="20"/>
                <w:szCs w:val="20"/>
                <w:lang w:val="en-US"/>
                <w:rPrChange w:id="13014"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3015" w:author="Александр" w:date="2020-04-13T08:45:00Z">
                  <w:rPr>
                    <w:rFonts w:ascii="Arial" w:hAnsi="Arial" w:cs="Arial"/>
                    <w:sz w:val="20"/>
                    <w:szCs w:val="20"/>
                    <w:highlight w:val="yellow"/>
                    <w:lang w:val="en-US"/>
                  </w:rPr>
                </w:rPrChange>
              </w:rPr>
              <w:t>SAP</w:t>
            </w:r>
          </w:p>
        </w:tc>
      </w:tr>
      <w:tr w:rsidR="00073455" w:rsidRPr="0086487D" w14:paraId="146A4540" w14:textId="77777777" w:rsidTr="000D6F52">
        <w:trPr>
          <w:cantSplit/>
          <w:jc w:val="center"/>
        </w:trPr>
        <w:tc>
          <w:tcPr>
            <w:tcW w:w="166" w:type="pct"/>
          </w:tcPr>
          <w:p w14:paraId="49D569F0" w14:textId="6EE4F09B" w:rsidR="00073455" w:rsidRPr="000E3C42" w:rsidRDefault="00073455" w:rsidP="00073455">
            <w:pPr>
              <w:rPr>
                <w:rFonts w:ascii="Arial" w:hAnsi="Arial" w:cs="Arial"/>
                <w:sz w:val="20"/>
                <w:szCs w:val="20"/>
              </w:rPr>
            </w:pPr>
            <w:r>
              <w:rPr>
                <w:rFonts w:ascii="Arial" w:hAnsi="Arial" w:cs="Arial"/>
                <w:sz w:val="20"/>
                <w:szCs w:val="20"/>
              </w:rPr>
              <w:lastRenderedPageBreak/>
              <w:t>36.</w:t>
            </w:r>
          </w:p>
        </w:tc>
        <w:tc>
          <w:tcPr>
            <w:tcW w:w="468" w:type="pct"/>
          </w:tcPr>
          <w:p w14:paraId="1B4E0504" w14:textId="72D22BAA" w:rsidR="00073455" w:rsidRPr="009D0815" w:rsidRDefault="00073455" w:rsidP="00073455">
            <w:pPr>
              <w:jc w:val="left"/>
              <w:rPr>
                <w:rFonts w:ascii="Arial" w:hAnsi="Arial" w:cs="Arial"/>
                <w:sz w:val="20"/>
                <w:szCs w:val="20"/>
                <w:rPrChange w:id="13016" w:author="Александр" w:date="2020-04-13T08:45:00Z">
                  <w:rPr>
                    <w:rFonts w:ascii="Arial" w:hAnsi="Arial" w:cs="Arial"/>
                    <w:sz w:val="20"/>
                    <w:szCs w:val="20"/>
                    <w:highlight w:val="yellow"/>
                  </w:rPr>
                </w:rPrChange>
              </w:rPr>
            </w:pPr>
            <w:r w:rsidRPr="009D0815">
              <w:rPr>
                <w:rFonts w:ascii="Arial" w:hAnsi="Arial" w:cs="Arial"/>
                <w:sz w:val="20"/>
                <w:szCs w:val="20"/>
                <w:rPrChange w:id="13017" w:author="Александр" w:date="2020-04-13T08:45:00Z">
                  <w:rPr>
                    <w:rFonts w:ascii="Arial" w:hAnsi="Arial" w:cs="Arial"/>
                    <w:sz w:val="20"/>
                    <w:szCs w:val="20"/>
                    <w:highlight w:val="yellow"/>
                  </w:rPr>
                </w:rPrChange>
              </w:rPr>
              <w:t>Позиция</w:t>
            </w:r>
          </w:p>
        </w:tc>
        <w:tc>
          <w:tcPr>
            <w:tcW w:w="637" w:type="pct"/>
          </w:tcPr>
          <w:p w14:paraId="1B23225A" w14:textId="2FA9E601" w:rsidR="00073455" w:rsidRPr="009D0815" w:rsidRDefault="00073455" w:rsidP="00073455">
            <w:pPr>
              <w:jc w:val="left"/>
              <w:rPr>
                <w:rFonts w:ascii="Arial" w:hAnsi="Arial" w:cs="Arial"/>
                <w:sz w:val="20"/>
                <w:szCs w:val="20"/>
                <w:rPrChange w:id="13018" w:author="Александр" w:date="2020-04-13T08:45:00Z">
                  <w:rPr>
                    <w:rFonts w:ascii="Arial" w:hAnsi="Arial" w:cs="Arial"/>
                    <w:sz w:val="20"/>
                    <w:szCs w:val="20"/>
                    <w:highlight w:val="yellow"/>
                  </w:rPr>
                </w:rPrChange>
              </w:rPr>
            </w:pPr>
            <w:r w:rsidRPr="009D0815">
              <w:rPr>
                <w:rFonts w:ascii="Arial" w:hAnsi="Arial" w:cs="Arial"/>
                <w:sz w:val="20"/>
                <w:szCs w:val="20"/>
                <w:rPrChange w:id="13019" w:author="Александр" w:date="2020-04-13T08:45:00Z">
                  <w:rPr>
                    <w:rFonts w:ascii="Arial" w:hAnsi="Arial" w:cs="Arial"/>
                    <w:sz w:val="20"/>
                    <w:szCs w:val="20"/>
                    <w:highlight w:val="yellow"/>
                  </w:rPr>
                </w:rPrChange>
              </w:rPr>
              <w:t>Бизнес-сфера</w:t>
            </w:r>
          </w:p>
        </w:tc>
        <w:tc>
          <w:tcPr>
            <w:tcW w:w="736" w:type="pct"/>
          </w:tcPr>
          <w:p w14:paraId="2DE99D81" w14:textId="0F535EE0" w:rsidR="00073455" w:rsidRPr="009D0815" w:rsidRDefault="00073455" w:rsidP="00073455">
            <w:pPr>
              <w:jc w:val="left"/>
              <w:rPr>
                <w:rFonts w:ascii="Arial" w:hAnsi="Arial" w:cs="Arial"/>
                <w:sz w:val="20"/>
                <w:szCs w:val="20"/>
                <w:rPrChange w:id="13020" w:author="Александр" w:date="2020-04-13T08:45:00Z">
                  <w:rPr>
                    <w:rFonts w:ascii="Arial" w:hAnsi="Arial" w:cs="Arial"/>
                    <w:sz w:val="20"/>
                    <w:szCs w:val="20"/>
                    <w:highlight w:val="yellow"/>
                  </w:rPr>
                </w:rPrChange>
              </w:rPr>
            </w:pPr>
            <w:r w:rsidRPr="009D0815">
              <w:rPr>
                <w:rFonts w:ascii="Arial" w:hAnsi="Arial" w:cs="Arial"/>
                <w:color w:val="000000"/>
                <w:sz w:val="20"/>
                <w:szCs w:val="20"/>
                <w:lang w:val="en-US" w:eastAsia="ru-RU"/>
                <w:rPrChange w:id="13021" w:author="Александр" w:date="2020-04-13T08:45:00Z">
                  <w:rPr>
                    <w:rFonts w:ascii="Arial" w:hAnsi="Arial" w:cs="Arial"/>
                    <w:color w:val="000000"/>
                    <w:sz w:val="20"/>
                    <w:szCs w:val="20"/>
                    <w:highlight w:val="yellow"/>
                    <w:lang w:val="en-US" w:eastAsia="ru-RU"/>
                  </w:rPr>
                </w:rPrChange>
              </w:rPr>
              <w:t>FI</w:t>
            </w:r>
            <w:r w:rsidRPr="009D0815">
              <w:rPr>
                <w:rFonts w:ascii="Arial" w:hAnsi="Arial" w:cs="Arial"/>
                <w:color w:val="000000"/>
                <w:sz w:val="20"/>
                <w:szCs w:val="20"/>
                <w:lang w:eastAsia="ru-RU"/>
                <w:rPrChange w:id="13022" w:author="Александр" w:date="2020-04-13T08:45:00Z">
                  <w:rPr>
                    <w:rFonts w:ascii="Arial" w:hAnsi="Arial" w:cs="Arial"/>
                    <w:color w:val="000000"/>
                    <w:sz w:val="20"/>
                    <w:szCs w:val="20"/>
                    <w:highlight w:val="yellow"/>
                    <w:lang w:eastAsia="ru-RU"/>
                  </w:rPr>
                </w:rPrChange>
              </w:rPr>
              <w:t>_</w:t>
            </w:r>
            <w:proofErr w:type="gramStart"/>
            <w:r w:rsidRPr="009D0815">
              <w:rPr>
                <w:rFonts w:ascii="Arial" w:hAnsi="Arial" w:cs="Arial"/>
                <w:color w:val="000000"/>
                <w:sz w:val="20"/>
                <w:szCs w:val="20"/>
                <w:lang w:eastAsia="ru-RU"/>
                <w:rPrChange w:id="13023" w:author="Александр" w:date="2020-04-13T08:45:00Z">
                  <w:rPr>
                    <w:rFonts w:ascii="Arial" w:hAnsi="Arial" w:cs="Arial"/>
                    <w:color w:val="000000"/>
                    <w:sz w:val="20"/>
                    <w:szCs w:val="20"/>
                    <w:highlight w:val="yellow"/>
                    <w:lang w:eastAsia="ru-RU"/>
                  </w:rPr>
                </w:rPrChange>
              </w:rPr>
              <w:t>3.Организационная</w:t>
            </w:r>
            <w:proofErr w:type="gramEnd"/>
            <w:r w:rsidRPr="009D0815">
              <w:rPr>
                <w:rFonts w:ascii="Arial" w:hAnsi="Arial" w:cs="Arial"/>
                <w:color w:val="000000"/>
                <w:sz w:val="20"/>
                <w:szCs w:val="20"/>
                <w:lang w:eastAsia="ru-RU"/>
                <w:rPrChange w:id="13024" w:author="Александр" w:date="2020-04-13T08:45:00Z">
                  <w:rPr>
                    <w:rFonts w:ascii="Arial" w:hAnsi="Arial" w:cs="Arial"/>
                    <w:color w:val="000000"/>
                    <w:sz w:val="20"/>
                    <w:szCs w:val="20"/>
                    <w:highlight w:val="yellow"/>
                    <w:lang w:eastAsia="ru-RU"/>
                  </w:rPr>
                </w:rPrChange>
              </w:rPr>
              <w:t xml:space="preserve"> единица внешней системы учета и отчетности, которая соответствует определенному сегменту бизнеса или сфере ответственности в компании</w:t>
            </w:r>
          </w:p>
        </w:tc>
        <w:tc>
          <w:tcPr>
            <w:tcW w:w="295" w:type="pct"/>
          </w:tcPr>
          <w:p w14:paraId="764C2A4A" w14:textId="7D32DEDE" w:rsidR="00073455" w:rsidRPr="009D0815" w:rsidRDefault="00073455" w:rsidP="00073455">
            <w:pPr>
              <w:jc w:val="center"/>
              <w:rPr>
                <w:rFonts w:ascii="Arial" w:hAnsi="Arial" w:cs="Arial"/>
                <w:sz w:val="20"/>
                <w:szCs w:val="20"/>
                <w:lang w:val="en-US"/>
                <w:rPrChange w:id="13025"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3026" w:author="Александр" w:date="2020-04-13T08:45:00Z">
                  <w:rPr>
                    <w:rFonts w:ascii="Arial" w:hAnsi="Arial" w:cs="Arial"/>
                    <w:sz w:val="20"/>
                    <w:szCs w:val="20"/>
                    <w:highlight w:val="yellow"/>
                    <w:lang w:val="en-US"/>
                  </w:rPr>
                </w:rPrChange>
              </w:rPr>
              <w:t>CHAR</w:t>
            </w:r>
            <w:r w:rsidRPr="009D0815">
              <w:rPr>
                <w:rFonts w:ascii="Arial" w:hAnsi="Arial" w:cs="Arial"/>
                <w:sz w:val="20"/>
                <w:szCs w:val="20"/>
                <w:rPrChange w:id="13027" w:author="Александр" w:date="2020-04-13T08:45:00Z">
                  <w:rPr>
                    <w:rFonts w:ascii="Arial" w:hAnsi="Arial" w:cs="Arial"/>
                    <w:sz w:val="20"/>
                    <w:szCs w:val="20"/>
                    <w:highlight w:val="yellow"/>
                  </w:rPr>
                </w:rPrChange>
              </w:rPr>
              <w:t>, 4</w:t>
            </w:r>
          </w:p>
        </w:tc>
        <w:tc>
          <w:tcPr>
            <w:tcW w:w="502" w:type="pct"/>
          </w:tcPr>
          <w:p w14:paraId="62FF3D36" w14:textId="6BCBCB04" w:rsidR="00073455" w:rsidRPr="009D0815" w:rsidRDefault="00073455" w:rsidP="00073455">
            <w:pPr>
              <w:jc w:val="center"/>
              <w:rPr>
                <w:rFonts w:ascii="Arial" w:hAnsi="Arial" w:cs="Arial"/>
                <w:sz w:val="20"/>
                <w:szCs w:val="20"/>
                <w:rPrChange w:id="13028" w:author="Александр" w:date="2020-04-13T08:45:00Z">
                  <w:rPr>
                    <w:rFonts w:ascii="Arial" w:hAnsi="Arial" w:cs="Arial"/>
                    <w:sz w:val="20"/>
                    <w:szCs w:val="20"/>
                    <w:highlight w:val="yellow"/>
                  </w:rPr>
                </w:rPrChange>
              </w:rPr>
            </w:pPr>
            <w:r w:rsidRPr="009D0815">
              <w:rPr>
                <w:rFonts w:ascii="Arial" w:hAnsi="Arial" w:cs="Arial"/>
                <w:sz w:val="20"/>
                <w:szCs w:val="20"/>
                <w:rPrChange w:id="13029" w:author="Александр" w:date="2020-04-13T08:45:00Z">
                  <w:rPr>
                    <w:rFonts w:ascii="Arial" w:hAnsi="Arial" w:cs="Arial"/>
                    <w:sz w:val="20"/>
                    <w:szCs w:val="20"/>
                    <w:highlight w:val="yellow"/>
                  </w:rPr>
                </w:rPrChange>
              </w:rPr>
              <w:t>MPOS-</w:t>
            </w:r>
            <w:r w:rsidRPr="00041CFE">
              <w:t xml:space="preserve"> </w:t>
            </w:r>
            <w:r w:rsidRPr="009D0815">
              <w:rPr>
                <w:rFonts w:ascii="Arial" w:hAnsi="Arial" w:cs="Arial"/>
                <w:sz w:val="20"/>
                <w:szCs w:val="20"/>
                <w:rPrChange w:id="13030" w:author="Александр" w:date="2020-04-13T08:45:00Z">
                  <w:rPr>
                    <w:rFonts w:ascii="Arial" w:hAnsi="Arial" w:cs="Arial"/>
                    <w:sz w:val="20"/>
                    <w:szCs w:val="20"/>
                    <w:highlight w:val="yellow"/>
                  </w:rPr>
                </w:rPrChange>
              </w:rPr>
              <w:t>GSBER</w:t>
            </w:r>
          </w:p>
        </w:tc>
        <w:tc>
          <w:tcPr>
            <w:tcW w:w="557" w:type="pct"/>
          </w:tcPr>
          <w:p w14:paraId="74DC22D8" w14:textId="6B9D3AE8" w:rsidR="00073455" w:rsidRPr="009D0815" w:rsidRDefault="00073455" w:rsidP="00073455">
            <w:pPr>
              <w:jc w:val="center"/>
              <w:rPr>
                <w:rFonts w:ascii="Arial" w:hAnsi="Arial" w:cs="Arial"/>
                <w:sz w:val="20"/>
                <w:szCs w:val="20"/>
                <w:rPrChange w:id="13031" w:author="Александр" w:date="2020-04-13T08:45:00Z">
                  <w:rPr>
                    <w:rFonts w:ascii="Arial" w:hAnsi="Arial" w:cs="Arial"/>
                    <w:sz w:val="20"/>
                    <w:szCs w:val="20"/>
                    <w:highlight w:val="yellow"/>
                  </w:rPr>
                </w:rPrChange>
              </w:rPr>
            </w:pPr>
            <w:r w:rsidRPr="009D0815">
              <w:rPr>
                <w:rFonts w:ascii="Arial" w:hAnsi="Arial" w:cs="Arial"/>
                <w:sz w:val="20"/>
                <w:szCs w:val="20"/>
                <w:rPrChange w:id="13032" w:author="Александр" w:date="2020-04-13T08:45:00Z">
                  <w:rPr>
                    <w:rFonts w:ascii="Arial" w:hAnsi="Arial" w:cs="Arial"/>
                    <w:sz w:val="20"/>
                    <w:szCs w:val="20"/>
                    <w:highlight w:val="yellow"/>
                  </w:rPr>
                </w:rPrChange>
              </w:rPr>
              <w:t>-</w:t>
            </w:r>
          </w:p>
        </w:tc>
        <w:tc>
          <w:tcPr>
            <w:tcW w:w="551" w:type="pct"/>
          </w:tcPr>
          <w:p w14:paraId="3C31BDB1" w14:textId="6804A52D" w:rsidR="00073455" w:rsidRPr="009D0815" w:rsidRDefault="00073455" w:rsidP="00073455">
            <w:pPr>
              <w:jc w:val="center"/>
              <w:rPr>
                <w:rFonts w:ascii="Arial" w:hAnsi="Arial" w:cs="Arial"/>
                <w:sz w:val="20"/>
                <w:szCs w:val="20"/>
                <w:rPrChange w:id="13033" w:author="Александр" w:date="2020-04-13T08:45:00Z">
                  <w:rPr>
                    <w:rFonts w:ascii="Arial" w:hAnsi="Arial" w:cs="Arial"/>
                    <w:sz w:val="20"/>
                    <w:szCs w:val="20"/>
                    <w:highlight w:val="yellow"/>
                  </w:rPr>
                </w:rPrChange>
              </w:rPr>
            </w:pPr>
            <w:r w:rsidRPr="009D0815">
              <w:rPr>
                <w:rFonts w:ascii="Arial" w:hAnsi="Arial" w:cs="Arial"/>
                <w:sz w:val="20"/>
                <w:szCs w:val="20"/>
                <w:rPrChange w:id="13034" w:author="Александр" w:date="2020-04-13T08:45:00Z">
                  <w:rPr>
                    <w:rFonts w:ascii="Arial" w:hAnsi="Arial" w:cs="Arial"/>
                    <w:sz w:val="20"/>
                    <w:szCs w:val="20"/>
                    <w:highlight w:val="yellow"/>
                  </w:rPr>
                </w:rPrChange>
              </w:rPr>
              <w:t>-</w:t>
            </w:r>
          </w:p>
        </w:tc>
        <w:tc>
          <w:tcPr>
            <w:tcW w:w="353" w:type="pct"/>
          </w:tcPr>
          <w:p w14:paraId="5B4707A4" w14:textId="7E0F1CB0" w:rsidR="00073455" w:rsidRPr="009D0815" w:rsidRDefault="00073455" w:rsidP="00073455">
            <w:pPr>
              <w:jc w:val="center"/>
              <w:rPr>
                <w:rFonts w:ascii="Arial" w:hAnsi="Arial" w:cs="Arial"/>
                <w:sz w:val="20"/>
                <w:szCs w:val="20"/>
                <w:rPrChange w:id="13035" w:author="Александр" w:date="2020-04-13T08:45:00Z">
                  <w:rPr>
                    <w:rFonts w:ascii="Arial" w:hAnsi="Arial" w:cs="Arial"/>
                    <w:sz w:val="20"/>
                    <w:szCs w:val="20"/>
                    <w:highlight w:val="yellow"/>
                  </w:rPr>
                </w:rPrChange>
              </w:rPr>
            </w:pPr>
            <w:r w:rsidRPr="009D0815">
              <w:rPr>
                <w:rFonts w:ascii="Arial" w:hAnsi="Arial" w:cs="Arial"/>
                <w:sz w:val="20"/>
                <w:szCs w:val="20"/>
                <w:rPrChange w:id="13036" w:author="Александр" w:date="2020-04-13T08:45:00Z">
                  <w:rPr>
                    <w:rFonts w:ascii="Arial" w:hAnsi="Arial" w:cs="Arial"/>
                    <w:sz w:val="20"/>
                    <w:szCs w:val="20"/>
                    <w:highlight w:val="yellow"/>
                  </w:rPr>
                </w:rPrChange>
              </w:rPr>
              <w:t>-</w:t>
            </w:r>
          </w:p>
        </w:tc>
        <w:tc>
          <w:tcPr>
            <w:tcW w:w="418" w:type="pct"/>
          </w:tcPr>
          <w:p w14:paraId="4EFCFE56" w14:textId="24CC8FBD" w:rsidR="00073455" w:rsidRPr="009D0815" w:rsidRDefault="00073455" w:rsidP="00073455">
            <w:pPr>
              <w:jc w:val="center"/>
              <w:rPr>
                <w:rFonts w:ascii="Arial" w:hAnsi="Arial" w:cs="Arial"/>
                <w:sz w:val="20"/>
                <w:szCs w:val="20"/>
                <w:rPrChange w:id="13037" w:author="Александр" w:date="2020-04-13T08:45:00Z">
                  <w:rPr>
                    <w:rFonts w:ascii="Arial" w:hAnsi="Arial" w:cs="Arial"/>
                    <w:sz w:val="20"/>
                    <w:szCs w:val="20"/>
                    <w:highlight w:val="yellow"/>
                  </w:rPr>
                </w:rPrChange>
              </w:rPr>
            </w:pPr>
            <w:r w:rsidRPr="009D0815">
              <w:rPr>
                <w:rFonts w:ascii="Arial" w:hAnsi="Arial" w:cs="Arial"/>
                <w:sz w:val="20"/>
                <w:szCs w:val="20"/>
                <w:rPrChange w:id="13038" w:author="Александр" w:date="2020-04-13T08:45:00Z">
                  <w:rPr>
                    <w:rFonts w:ascii="Arial" w:hAnsi="Arial" w:cs="Arial"/>
                    <w:sz w:val="20"/>
                    <w:szCs w:val="20"/>
                    <w:highlight w:val="yellow"/>
                  </w:rPr>
                </w:rPrChange>
              </w:rPr>
              <w:t>Выбор из справочника</w:t>
            </w:r>
          </w:p>
        </w:tc>
        <w:tc>
          <w:tcPr>
            <w:tcW w:w="317" w:type="pct"/>
          </w:tcPr>
          <w:p w14:paraId="5AB60853" w14:textId="56B30C9E" w:rsidR="00073455" w:rsidRPr="009D0815" w:rsidRDefault="00073455" w:rsidP="00073455">
            <w:pPr>
              <w:jc w:val="center"/>
              <w:rPr>
                <w:rFonts w:ascii="Arial" w:hAnsi="Arial" w:cs="Arial"/>
                <w:sz w:val="20"/>
                <w:szCs w:val="20"/>
                <w:lang w:val="en-US"/>
                <w:rPrChange w:id="13039"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3040" w:author="Александр" w:date="2020-04-13T08:45:00Z">
                  <w:rPr>
                    <w:rFonts w:ascii="Arial" w:hAnsi="Arial" w:cs="Arial"/>
                    <w:sz w:val="20"/>
                    <w:szCs w:val="20"/>
                    <w:highlight w:val="yellow"/>
                    <w:lang w:val="en-US"/>
                  </w:rPr>
                </w:rPrChange>
              </w:rPr>
              <w:t>SAP</w:t>
            </w:r>
          </w:p>
        </w:tc>
      </w:tr>
      <w:tr w:rsidR="00073455" w:rsidRPr="0086487D" w14:paraId="47BDC4D3" w14:textId="77777777" w:rsidTr="000D6F52">
        <w:trPr>
          <w:cantSplit/>
          <w:jc w:val="center"/>
        </w:trPr>
        <w:tc>
          <w:tcPr>
            <w:tcW w:w="166" w:type="pct"/>
          </w:tcPr>
          <w:p w14:paraId="4E841589" w14:textId="3614E017" w:rsidR="00073455" w:rsidRPr="000E3C42" w:rsidRDefault="00073455" w:rsidP="00F2385D">
            <w:pPr>
              <w:rPr>
                <w:rFonts w:ascii="Arial" w:hAnsi="Arial" w:cs="Arial"/>
                <w:sz w:val="20"/>
                <w:szCs w:val="20"/>
              </w:rPr>
            </w:pPr>
            <w:r>
              <w:rPr>
                <w:rFonts w:ascii="Arial" w:hAnsi="Arial" w:cs="Arial"/>
                <w:sz w:val="20"/>
                <w:szCs w:val="20"/>
              </w:rPr>
              <w:t>3</w:t>
            </w:r>
            <w:r w:rsidR="00F2385D">
              <w:rPr>
                <w:rFonts w:ascii="Arial" w:hAnsi="Arial" w:cs="Arial"/>
                <w:sz w:val="20"/>
                <w:szCs w:val="20"/>
              </w:rPr>
              <w:t>7</w:t>
            </w:r>
            <w:r>
              <w:rPr>
                <w:rFonts w:ascii="Arial" w:hAnsi="Arial" w:cs="Arial"/>
                <w:sz w:val="20"/>
                <w:szCs w:val="20"/>
              </w:rPr>
              <w:t>.</w:t>
            </w:r>
          </w:p>
        </w:tc>
        <w:tc>
          <w:tcPr>
            <w:tcW w:w="468" w:type="pct"/>
          </w:tcPr>
          <w:p w14:paraId="3C3B1737" w14:textId="5634AEE3" w:rsidR="00073455" w:rsidRPr="009D0815" w:rsidRDefault="00073455" w:rsidP="00073455">
            <w:pPr>
              <w:jc w:val="left"/>
              <w:rPr>
                <w:rFonts w:ascii="Arial" w:hAnsi="Arial" w:cs="Arial"/>
                <w:sz w:val="20"/>
                <w:szCs w:val="20"/>
                <w:rPrChange w:id="13041" w:author="Александр" w:date="2020-04-13T08:45:00Z">
                  <w:rPr>
                    <w:rFonts w:ascii="Arial" w:hAnsi="Arial" w:cs="Arial"/>
                    <w:sz w:val="20"/>
                    <w:szCs w:val="20"/>
                    <w:highlight w:val="yellow"/>
                  </w:rPr>
                </w:rPrChange>
              </w:rPr>
            </w:pPr>
            <w:r w:rsidRPr="009D0815">
              <w:rPr>
                <w:rFonts w:ascii="Arial" w:hAnsi="Arial" w:cs="Arial"/>
                <w:sz w:val="20"/>
                <w:szCs w:val="20"/>
                <w:rPrChange w:id="13042" w:author="Александр" w:date="2020-04-13T08:45:00Z">
                  <w:rPr>
                    <w:rFonts w:ascii="Arial" w:hAnsi="Arial" w:cs="Arial"/>
                    <w:sz w:val="20"/>
                    <w:szCs w:val="20"/>
                    <w:highlight w:val="yellow"/>
                  </w:rPr>
                </w:rPrChange>
              </w:rPr>
              <w:t>Позиция</w:t>
            </w:r>
          </w:p>
        </w:tc>
        <w:tc>
          <w:tcPr>
            <w:tcW w:w="637" w:type="pct"/>
          </w:tcPr>
          <w:p w14:paraId="41F668C8" w14:textId="59583E4E" w:rsidR="00073455" w:rsidRPr="009D0815" w:rsidRDefault="00073455" w:rsidP="00073455">
            <w:pPr>
              <w:jc w:val="left"/>
              <w:rPr>
                <w:rFonts w:ascii="Arial" w:hAnsi="Arial" w:cs="Arial"/>
                <w:sz w:val="20"/>
                <w:szCs w:val="20"/>
                <w:rPrChange w:id="13043" w:author="Александр" w:date="2020-04-13T08:45:00Z">
                  <w:rPr>
                    <w:rFonts w:ascii="Arial" w:hAnsi="Arial" w:cs="Arial"/>
                    <w:sz w:val="20"/>
                    <w:szCs w:val="20"/>
                    <w:highlight w:val="yellow"/>
                  </w:rPr>
                </w:rPrChange>
              </w:rPr>
            </w:pPr>
            <w:r w:rsidRPr="009D0815">
              <w:rPr>
                <w:rFonts w:ascii="Arial" w:hAnsi="Arial" w:cs="Arial"/>
                <w:sz w:val="20"/>
                <w:szCs w:val="20"/>
                <w:rPrChange w:id="13044" w:author="Александр" w:date="2020-04-13T08:45:00Z">
                  <w:rPr>
                    <w:rFonts w:ascii="Arial" w:hAnsi="Arial" w:cs="Arial"/>
                    <w:sz w:val="20"/>
                    <w:szCs w:val="20"/>
                    <w:highlight w:val="yellow"/>
                  </w:rPr>
                </w:rPrChange>
              </w:rPr>
              <w:t>Не деблокировать сразу</w:t>
            </w:r>
          </w:p>
        </w:tc>
        <w:tc>
          <w:tcPr>
            <w:tcW w:w="736" w:type="pct"/>
          </w:tcPr>
          <w:p w14:paraId="251E854B" w14:textId="295B108D" w:rsidR="00073455" w:rsidRPr="009D0815" w:rsidRDefault="00073455" w:rsidP="00073455">
            <w:pPr>
              <w:jc w:val="left"/>
              <w:rPr>
                <w:rFonts w:ascii="Arial" w:hAnsi="Arial" w:cs="Arial"/>
                <w:color w:val="000000"/>
                <w:sz w:val="20"/>
                <w:szCs w:val="20"/>
                <w:lang w:eastAsia="ru-RU"/>
                <w:rPrChange w:id="13045" w:author="Александр" w:date="2020-04-13T08:45:00Z">
                  <w:rPr>
                    <w:rFonts w:ascii="Arial" w:hAnsi="Arial" w:cs="Arial"/>
                    <w:color w:val="000000"/>
                    <w:sz w:val="20"/>
                    <w:szCs w:val="20"/>
                    <w:highlight w:val="yellow"/>
                    <w:lang w:eastAsia="ru-RU"/>
                  </w:rPr>
                </w:rPrChange>
              </w:rPr>
            </w:pPr>
            <w:r w:rsidRPr="009D0815">
              <w:rPr>
                <w:rFonts w:ascii="Arial" w:hAnsi="Arial" w:cs="Arial"/>
                <w:color w:val="000000"/>
                <w:sz w:val="20"/>
                <w:szCs w:val="20"/>
                <w:lang w:eastAsia="ru-RU"/>
                <w:rPrChange w:id="13046" w:author="Александр" w:date="2020-04-13T08:45:00Z">
                  <w:rPr>
                    <w:rFonts w:ascii="Arial" w:hAnsi="Arial" w:cs="Arial"/>
                    <w:color w:val="000000"/>
                    <w:sz w:val="20"/>
                    <w:szCs w:val="20"/>
                    <w:highlight w:val="yellow"/>
                    <w:lang w:eastAsia="ru-RU"/>
                  </w:rPr>
                </w:rPrChange>
              </w:rPr>
              <w:t>Не деблокировать объект отзыва сразу после создания</w:t>
            </w:r>
          </w:p>
        </w:tc>
        <w:tc>
          <w:tcPr>
            <w:tcW w:w="295" w:type="pct"/>
          </w:tcPr>
          <w:p w14:paraId="1EEC5069" w14:textId="7C72D347" w:rsidR="00073455" w:rsidRPr="009D0815" w:rsidRDefault="00073455" w:rsidP="00073455">
            <w:pPr>
              <w:jc w:val="center"/>
              <w:rPr>
                <w:rFonts w:ascii="Arial" w:hAnsi="Arial" w:cs="Arial"/>
                <w:sz w:val="20"/>
                <w:szCs w:val="20"/>
                <w:rPrChange w:id="13047" w:author="Александр" w:date="2020-04-13T08:45:00Z">
                  <w:rPr>
                    <w:rFonts w:ascii="Arial" w:hAnsi="Arial" w:cs="Arial"/>
                    <w:sz w:val="20"/>
                    <w:szCs w:val="20"/>
                    <w:highlight w:val="yellow"/>
                  </w:rPr>
                </w:rPrChange>
              </w:rPr>
            </w:pPr>
            <w:r w:rsidRPr="009D0815">
              <w:rPr>
                <w:rFonts w:ascii="Arial" w:hAnsi="Arial" w:cs="Arial"/>
                <w:sz w:val="20"/>
                <w:szCs w:val="20"/>
                <w:rPrChange w:id="13048" w:author="Александр" w:date="2020-04-13T08:45:00Z">
                  <w:rPr>
                    <w:rFonts w:ascii="Arial" w:hAnsi="Arial" w:cs="Arial"/>
                    <w:sz w:val="20"/>
                    <w:szCs w:val="20"/>
                    <w:highlight w:val="yellow"/>
                  </w:rPr>
                </w:rPrChange>
              </w:rPr>
              <w:t xml:space="preserve"> </w:t>
            </w:r>
            <w:r w:rsidRPr="009D0815">
              <w:rPr>
                <w:rFonts w:ascii="Arial" w:hAnsi="Arial" w:cs="Arial"/>
                <w:sz w:val="20"/>
                <w:szCs w:val="20"/>
                <w:lang w:val="en-US"/>
                <w:rPrChange w:id="13049" w:author="Александр" w:date="2020-04-13T08:45:00Z">
                  <w:rPr>
                    <w:rFonts w:ascii="Arial" w:hAnsi="Arial" w:cs="Arial"/>
                    <w:sz w:val="20"/>
                    <w:szCs w:val="20"/>
                    <w:highlight w:val="yellow"/>
                    <w:lang w:val="en-US"/>
                  </w:rPr>
                </w:rPrChange>
              </w:rPr>
              <w:t>CHAR</w:t>
            </w:r>
            <w:r w:rsidRPr="009D0815">
              <w:rPr>
                <w:rFonts w:ascii="Arial" w:hAnsi="Arial" w:cs="Arial"/>
                <w:sz w:val="20"/>
                <w:szCs w:val="20"/>
                <w:rPrChange w:id="13050" w:author="Александр" w:date="2020-04-13T08:45:00Z">
                  <w:rPr>
                    <w:rFonts w:ascii="Arial" w:hAnsi="Arial" w:cs="Arial"/>
                    <w:sz w:val="20"/>
                    <w:szCs w:val="20"/>
                    <w:highlight w:val="yellow"/>
                  </w:rPr>
                </w:rPrChange>
              </w:rPr>
              <w:t>,1</w:t>
            </w:r>
          </w:p>
        </w:tc>
        <w:tc>
          <w:tcPr>
            <w:tcW w:w="502" w:type="pct"/>
          </w:tcPr>
          <w:p w14:paraId="6AD58E87" w14:textId="58E3180E" w:rsidR="00073455" w:rsidRPr="009D0815" w:rsidRDefault="00073455" w:rsidP="00073455">
            <w:pPr>
              <w:jc w:val="center"/>
              <w:rPr>
                <w:rFonts w:ascii="Arial" w:hAnsi="Arial" w:cs="Arial"/>
                <w:sz w:val="20"/>
                <w:szCs w:val="20"/>
                <w:rPrChange w:id="13051" w:author="Александр" w:date="2020-04-13T08:45:00Z">
                  <w:rPr>
                    <w:rFonts w:ascii="Arial" w:hAnsi="Arial" w:cs="Arial"/>
                    <w:sz w:val="20"/>
                    <w:szCs w:val="20"/>
                    <w:highlight w:val="yellow"/>
                  </w:rPr>
                </w:rPrChange>
              </w:rPr>
            </w:pPr>
            <w:r w:rsidRPr="009D0815">
              <w:rPr>
                <w:rFonts w:ascii="Arial" w:hAnsi="Arial" w:cs="Arial"/>
                <w:sz w:val="20"/>
                <w:szCs w:val="20"/>
                <w:rPrChange w:id="13052" w:author="Александр" w:date="2020-04-13T08:45:00Z">
                  <w:rPr>
                    <w:rFonts w:ascii="Arial" w:hAnsi="Arial" w:cs="Arial"/>
                    <w:sz w:val="20"/>
                    <w:szCs w:val="20"/>
                    <w:highlight w:val="yellow"/>
                  </w:rPr>
                </w:rPrChange>
              </w:rPr>
              <w:t>MPOS-</w:t>
            </w:r>
            <w:r w:rsidRPr="00041CFE">
              <w:t xml:space="preserve"> </w:t>
            </w:r>
            <w:r w:rsidRPr="009D0815">
              <w:rPr>
                <w:rFonts w:ascii="Arial" w:hAnsi="Arial" w:cs="Arial"/>
                <w:sz w:val="20"/>
                <w:szCs w:val="20"/>
                <w:rPrChange w:id="13053" w:author="Александр" w:date="2020-04-13T08:45:00Z">
                  <w:rPr>
                    <w:rFonts w:ascii="Arial" w:hAnsi="Arial" w:cs="Arial"/>
                    <w:sz w:val="20"/>
                    <w:szCs w:val="20"/>
                    <w:highlight w:val="yellow"/>
                  </w:rPr>
                </w:rPrChange>
              </w:rPr>
              <w:t>NO_AUFRELKZ</w:t>
            </w:r>
          </w:p>
        </w:tc>
        <w:tc>
          <w:tcPr>
            <w:tcW w:w="557" w:type="pct"/>
          </w:tcPr>
          <w:p w14:paraId="1DC9CEB3" w14:textId="0076413C" w:rsidR="00073455" w:rsidRPr="009D0815" w:rsidRDefault="00073455" w:rsidP="00073455">
            <w:pPr>
              <w:jc w:val="center"/>
              <w:rPr>
                <w:rFonts w:ascii="Arial" w:hAnsi="Arial" w:cs="Arial"/>
                <w:sz w:val="20"/>
                <w:szCs w:val="20"/>
                <w:rPrChange w:id="13054" w:author="Александр" w:date="2020-04-13T08:45:00Z">
                  <w:rPr>
                    <w:rFonts w:ascii="Arial" w:hAnsi="Arial" w:cs="Arial"/>
                    <w:sz w:val="20"/>
                    <w:szCs w:val="20"/>
                    <w:highlight w:val="yellow"/>
                  </w:rPr>
                </w:rPrChange>
              </w:rPr>
            </w:pPr>
            <w:r w:rsidRPr="009D0815">
              <w:rPr>
                <w:rFonts w:ascii="Arial" w:hAnsi="Arial" w:cs="Arial"/>
                <w:sz w:val="20"/>
                <w:szCs w:val="20"/>
                <w:rPrChange w:id="13055" w:author="Александр" w:date="2020-04-13T08:45:00Z">
                  <w:rPr>
                    <w:rFonts w:ascii="Arial" w:hAnsi="Arial" w:cs="Arial"/>
                    <w:sz w:val="20"/>
                    <w:szCs w:val="20"/>
                    <w:highlight w:val="yellow"/>
                  </w:rPr>
                </w:rPrChange>
              </w:rPr>
              <w:t>-</w:t>
            </w:r>
          </w:p>
        </w:tc>
        <w:tc>
          <w:tcPr>
            <w:tcW w:w="551" w:type="pct"/>
          </w:tcPr>
          <w:p w14:paraId="620B7407" w14:textId="53B138B1" w:rsidR="00073455" w:rsidRPr="009D0815" w:rsidRDefault="00073455" w:rsidP="00073455">
            <w:pPr>
              <w:jc w:val="center"/>
              <w:rPr>
                <w:rFonts w:ascii="Arial" w:hAnsi="Arial" w:cs="Arial"/>
                <w:sz w:val="20"/>
                <w:szCs w:val="20"/>
                <w:rPrChange w:id="13056" w:author="Александр" w:date="2020-04-13T08:45:00Z">
                  <w:rPr>
                    <w:rFonts w:ascii="Arial" w:hAnsi="Arial" w:cs="Arial"/>
                    <w:sz w:val="20"/>
                    <w:szCs w:val="20"/>
                    <w:highlight w:val="yellow"/>
                  </w:rPr>
                </w:rPrChange>
              </w:rPr>
            </w:pPr>
            <w:r w:rsidRPr="009D0815">
              <w:rPr>
                <w:rFonts w:ascii="Arial" w:hAnsi="Arial" w:cs="Arial"/>
                <w:sz w:val="20"/>
                <w:szCs w:val="20"/>
                <w:rPrChange w:id="13057" w:author="Александр" w:date="2020-04-13T08:45:00Z">
                  <w:rPr>
                    <w:rFonts w:ascii="Arial" w:hAnsi="Arial" w:cs="Arial"/>
                    <w:sz w:val="20"/>
                    <w:szCs w:val="20"/>
                    <w:highlight w:val="yellow"/>
                  </w:rPr>
                </w:rPrChange>
              </w:rPr>
              <w:t>-</w:t>
            </w:r>
          </w:p>
        </w:tc>
        <w:tc>
          <w:tcPr>
            <w:tcW w:w="353" w:type="pct"/>
          </w:tcPr>
          <w:p w14:paraId="6C6F29ED" w14:textId="50D8CA59" w:rsidR="00073455" w:rsidRPr="009D0815" w:rsidRDefault="00073455" w:rsidP="00073455">
            <w:pPr>
              <w:jc w:val="center"/>
              <w:rPr>
                <w:rFonts w:ascii="Arial" w:hAnsi="Arial" w:cs="Arial"/>
                <w:sz w:val="20"/>
                <w:szCs w:val="20"/>
                <w:rPrChange w:id="13058" w:author="Александр" w:date="2020-04-13T08:45:00Z">
                  <w:rPr>
                    <w:rFonts w:ascii="Arial" w:hAnsi="Arial" w:cs="Arial"/>
                    <w:sz w:val="20"/>
                    <w:szCs w:val="20"/>
                    <w:highlight w:val="yellow"/>
                  </w:rPr>
                </w:rPrChange>
              </w:rPr>
            </w:pPr>
            <w:r w:rsidRPr="009D0815">
              <w:rPr>
                <w:rFonts w:ascii="Arial" w:hAnsi="Arial" w:cs="Arial"/>
                <w:sz w:val="20"/>
                <w:szCs w:val="20"/>
                <w:rPrChange w:id="13059" w:author="Александр" w:date="2020-04-13T08:45:00Z">
                  <w:rPr>
                    <w:rFonts w:ascii="Arial" w:hAnsi="Arial" w:cs="Arial"/>
                    <w:sz w:val="20"/>
                    <w:szCs w:val="20"/>
                    <w:highlight w:val="yellow"/>
                  </w:rPr>
                </w:rPrChange>
              </w:rPr>
              <w:t>-</w:t>
            </w:r>
          </w:p>
        </w:tc>
        <w:tc>
          <w:tcPr>
            <w:tcW w:w="418" w:type="pct"/>
          </w:tcPr>
          <w:p w14:paraId="7FA84CD3" w14:textId="27D79ACA" w:rsidR="00073455" w:rsidRPr="009D0815" w:rsidRDefault="00073455" w:rsidP="00073455">
            <w:pPr>
              <w:jc w:val="center"/>
              <w:rPr>
                <w:rFonts w:ascii="Arial" w:hAnsi="Arial" w:cs="Arial"/>
                <w:sz w:val="20"/>
                <w:szCs w:val="20"/>
                <w:rPrChange w:id="13060" w:author="Александр" w:date="2020-04-13T08:45:00Z">
                  <w:rPr>
                    <w:rFonts w:ascii="Arial" w:hAnsi="Arial" w:cs="Arial"/>
                    <w:sz w:val="20"/>
                    <w:szCs w:val="20"/>
                    <w:highlight w:val="yellow"/>
                  </w:rPr>
                </w:rPrChange>
              </w:rPr>
            </w:pPr>
            <w:r w:rsidRPr="009D0815">
              <w:rPr>
                <w:rFonts w:ascii="Arial" w:hAnsi="Arial" w:cs="Arial"/>
                <w:sz w:val="20"/>
                <w:szCs w:val="20"/>
                <w:rPrChange w:id="13061" w:author="Александр" w:date="2020-04-13T08:45:00Z">
                  <w:rPr>
                    <w:rFonts w:ascii="Arial" w:hAnsi="Arial" w:cs="Arial"/>
                    <w:sz w:val="20"/>
                    <w:szCs w:val="20"/>
                    <w:highlight w:val="yellow"/>
                  </w:rPr>
                </w:rPrChange>
              </w:rPr>
              <w:t>-</w:t>
            </w:r>
          </w:p>
        </w:tc>
        <w:tc>
          <w:tcPr>
            <w:tcW w:w="317" w:type="pct"/>
          </w:tcPr>
          <w:p w14:paraId="769831DC" w14:textId="155A04C9" w:rsidR="00073455" w:rsidRPr="009D0815" w:rsidRDefault="00073455" w:rsidP="00073455">
            <w:pPr>
              <w:jc w:val="center"/>
              <w:rPr>
                <w:rFonts w:ascii="Arial" w:hAnsi="Arial" w:cs="Arial"/>
                <w:sz w:val="20"/>
                <w:szCs w:val="20"/>
                <w:lang w:val="en-US"/>
                <w:rPrChange w:id="13062" w:author="Александр" w:date="2020-04-13T08:45:00Z">
                  <w:rPr>
                    <w:rFonts w:ascii="Arial" w:hAnsi="Arial" w:cs="Arial"/>
                    <w:sz w:val="20"/>
                    <w:szCs w:val="20"/>
                    <w:highlight w:val="yellow"/>
                    <w:lang w:val="en-US"/>
                  </w:rPr>
                </w:rPrChange>
              </w:rPr>
            </w:pPr>
            <w:r w:rsidRPr="009D0815">
              <w:rPr>
                <w:rFonts w:ascii="Arial" w:hAnsi="Arial" w:cs="Arial"/>
                <w:sz w:val="20"/>
                <w:szCs w:val="20"/>
                <w:lang w:val="en-US"/>
                <w:rPrChange w:id="13063" w:author="Александр" w:date="2020-04-13T08:45:00Z">
                  <w:rPr>
                    <w:rFonts w:ascii="Arial" w:hAnsi="Arial" w:cs="Arial"/>
                    <w:sz w:val="20"/>
                    <w:szCs w:val="20"/>
                    <w:highlight w:val="yellow"/>
                    <w:lang w:val="en-US"/>
                  </w:rPr>
                </w:rPrChange>
              </w:rPr>
              <w:t>SAP</w:t>
            </w:r>
          </w:p>
        </w:tc>
      </w:tr>
      <w:tr w:rsidR="00073455" w:rsidRPr="0086487D" w14:paraId="6FE341FA" w14:textId="77777777" w:rsidTr="000D6F52">
        <w:trPr>
          <w:cantSplit/>
          <w:jc w:val="center"/>
        </w:trPr>
        <w:tc>
          <w:tcPr>
            <w:tcW w:w="166" w:type="pct"/>
          </w:tcPr>
          <w:p w14:paraId="449136DA" w14:textId="5BDDA265" w:rsidR="00073455" w:rsidRPr="000E3C42" w:rsidRDefault="00073455" w:rsidP="00F2385D">
            <w:pPr>
              <w:rPr>
                <w:rFonts w:ascii="Arial" w:hAnsi="Arial" w:cs="Arial"/>
                <w:sz w:val="20"/>
                <w:szCs w:val="20"/>
              </w:rPr>
            </w:pPr>
            <w:r>
              <w:rPr>
                <w:rFonts w:ascii="Arial" w:hAnsi="Arial" w:cs="Arial"/>
                <w:sz w:val="20"/>
                <w:szCs w:val="20"/>
              </w:rPr>
              <w:t>3</w:t>
            </w:r>
            <w:r w:rsidR="00F2385D">
              <w:rPr>
                <w:rFonts w:ascii="Arial" w:hAnsi="Arial" w:cs="Arial"/>
                <w:sz w:val="20"/>
                <w:szCs w:val="20"/>
              </w:rPr>
              <w:t>8</w:t>
            </w:r>
            <w:r w:rsidRPr="000E3C42">
              <w:rPr>
                <w:rFonts w:ascii="Arial" w:hAnsi="Arial" w:cs="Arial"/>
                <w:sz w:val="20"/>
                <w:szCs w:val="20"/>
              </w:rPr>
              <w:t>.</w:t>
            </w:r>
          </w:p>
        </w:tc>
        <w:tc>
          <w:tcPr>
            <w:tcW w:w="468" w:type="pct"/>
          </w:tcPr>
          <w:p w14:paraId="11F234B8" w14:textId="2421AAFD" w:rsidR="00073455" w:rsidRPr="00041CFE" w:rsidRDefault="00073455" w:rsidP="00073455">
            <w:pPr>
              <w:jc w:val="left"/>
              <w:rPr>
                <w:rFonts w:ascii="Arial" w:hAnsi="Arial" w:cs="Arial"/>
                <w:sz w:val="20"/>
                <w:szCs w:val="20"/>
              </w:rPr>
            </w:pPr>
            <w:r w:rsidRPr="009D0815">
              <w:rPr>
                <w:rFonts w:ascii="Arial" w:hAnsi="Arial" w:cs="Arial"/>
                <w:sz w:val="20"/>
                <w:szCs w:val="20"/>
                <w:rPrChange w:id="13064" w:author="Александр" w:date="2020-04-13T08:45:00Z">
                  <w:rPr>
                    <w:rFonts w:ascii="Arial" w:hAnsi="Arial" w:cs="Arial"/>
                    <w:sz w:val="20"/>
                    <w:szCs w:val="20"/>
                    <w:highlight w:val="yellow"/>
                  </w:rPr>
                </w:rPrChange>
              </w:rPr>
              <w:t>Позиция</w:t>
            </w:r>
          </w:p>
        </w:tc>
        <w:tc>
          <w:tcPr>
            <w:tcW w:w="637" w:type="pct"/>
          </w:tcPr>
          <w:p w14:paraId="13DD436C" w14:textId="03495F90" w:rsidR="00073455" w:rsidRPr="00696F74" w:rsidRDefault="00073455" w:rsidP="00073455">
            <w:pPr>
              <w:jc w:val="left"/>
              <w:rPr>
                <w:rFonts w:ascii="Arial" w:hAnsi="Arial" w:cs="Arial"/>
                <w:sz w:val="20"/>
                <w:szCs w:val="20"/>
              </w:rPr>
            </w:pPr>
            <w:r w:rsidRPr="00696F74">
              <w:rPr>
                <w:rFonts w:ascii="Arial" w:hAnsi="Arial" w:cs="Arial"/>
                <w:sz w:val="20"/>
                <w:szCs w:val="20"/>
              </w:rPr>
              <w:t xml:space="preserve">Тип </w:t>
            </w:r>
            <w:proofErr w:type="spellStart"/>
            <w:r w:rsidRPr="00696F74">
              <w:rPr>
                <w:rFonts w:ascii="Arial" w:hAnsi="Arial" w:cs="Arial"/>
                <w:sz w:val="20"/>
                <w:szCs w:val="20"/>
              </w:rPr>
              <w:t>Техкарты</w:t>
            </w:r>
            <w:proofErr w:type="spellEnd"/>
            <w:r w:rsidRPr="00696F74">
              <w:rPr>
                <w:rFonts w:ascii="Arial" w:hAnsi="Arial" w:cs="Arial"/>
                <w:sz w:val="20"/>
                <w:szCs w:val="20"/>
              </w:rPr>
              <w:t xml:space="preserve"> ТОРО</w:t>
            </w:r>
          </w:p>
        </w:tc>
        <w:tc>
          <w:tcPr>
            <w:tcW w:w="736" w:type="pct"/>
          </w:tcPr>
          <w:p w14:paraId="2A705223" w14:textId="2D68FEC0"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_55</w:t>
            </w:r>
          </w:p>
        </w:tc>
        <w:tc>
          <w:tcPr>
            <w:tcW w:w="295" w:type="pct"/>
          </w:tcPr>
          <w:p w14:paraId="320BE2A1" w14:textId="4FE0B0EC"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CHAR</w:t>
            </w:r>
            <w:r w:rsidRPr="009D0815">
              <w:rPr>
                <w:rFonts w:ascii="Arial" w:hAnsi="Arial" w:cs="Arial"/>
                <w:sz w:val="20"/>
                <w:szCs w:val="20"/>
              </w:rPr>
              <w:t>, 1</w:t>
            </w:r>
          </w:p>
        </w:tc>
        <w:tc>
          <w:tcPr>
            <w:tcW w:w="502" w:type="pct"/>
          </w:tcPr>
          <w:p w14:paraId="0D021322" w14:textId="0B67B862" w:rsidR="00073455" w:rsidRPr="009D0815" w:rsidRDefault="00073455" w:rsidP="00073455">
            <w:pPr>
              <w:jc w:val="center"/>
              <w:rPr>
                <w:rFonts w:ascii="Arial" w:hAnsi="Arial" w:cs="Arial"/>
                <w:sz w:val="20"/>
                <w:szCs w:val="20"/>
              </w:rPr>
            </w:pPr>
            <w:r w:rsidRPr="009D0815">
              <w:rPr>
                <w:rFonts w:ascii="Arial" w:hAnsi="Arial" w:cs="Arial"/>
                <w:sz w:val="20"/>
                <w:szCs w:val="20"/>
              </w:rPr>
              <w:t>MPOS-PLNTY</w:t>
            </w:r>
          </w:p>
        </w:tc>
        <w:tc>
          <w:tcPr>
            <w:tcW w:w="557" w:type="pct"/>
          </w:tcPr>
          <w:p w14:paraId="23A4AE42" w14:textId="1816E3BF" w:rsidR="00073455" w:rsidRPr="00041CFE" w:rsidRDefault="00073455" w:rsidP="00073455">
            <w:pPr>
              <w:jc w:val="center"/>
              <w:rPr>
                <w:rFonts w:ascii="Arial" w:hAnsi="Arial" w:cs="Arial"/>
                <w:sz w:val="20"/>
                <w:szCs w:val="20"/>
              </w:rPr>
            </w:pPr>
            <w:r w:rsidRPr="009D0815">
              <w:rPr>
                <w:rFonts w:ascii="Arial" w:hAnsi="Arial" w:cs="Arial"/>
                <w:sz w:val="20"/>
                <w:szCs w:val="20"/>
                <w:rPrChange w:id="13065" w:author="Александр" w:date="2020-04-13T08:45:00Z">
                  <w:rPr>
                    <w:rFonts w:ascii="Arial" w:hAnsi="Arial" w:cs="Arial"/>
                    <w:sz w:val="20"/>
                    <w:szCs w:val="20"/>
                    <w:highlight w:val="yellow"/>
                  </w:rPr>
                </w:rPrChange>
              </w:rPr>
              <w:t>Х</w:t>
            </w:r>
          </w:p>
        </w:tc>
        <w:tc>
          <w:tcPr>
            <w:tcW w:w="551" w:type="pct"/>
          </w:tcPr>
          <w:p w14:paraId="7FBDE893" w14:textId="4C1944D9" w:rsidR="00073455" w:rsidRPr="00041CFE" w:rsidRDefault="00073455" w:rsidP="00073455">
            <w:pPr>
              <w:jc w:val="center"/>
              <w:rPr>
                <w:rFonts w:ascii="Arial" w:hAnsi="Arial" w:cs="Arial"/>
                <w:sz w:val="20"/>
                <w:szCs w:val="20"/>
              </w:rPr>
            </w:pPr>
            <w:r w:rsidRPr="009D0815">
              <w:rPr>
                <w:rFonts w:ascii="Arial" w:hAnsi="Arial" w:cs="Arial"/>
                <w:sz w:val="20"/>
                <w:szCs w:val="20"/>
                <w:rPrChange w:id="13066" w:author="Александр" w:date="2020-04-13T08:45:00Z">
                  <w:rPr>
                    <w:rFonts w:ascii="Arial" w:hAnsi="Arial" w:cs="Arial"/>
                    <w:sz w:val="20"/>
                    <w:szCs w:val="20"/>
                    <w:highlight w:val="yellow"/>
                  </w:rPr>
                </w:rPrChange>
              </w:rPr>
              <w:t>Для всех позиций</w:t>
            </w:r>
          </w:p>
        </w:tc>
        <w:tc>
          <w:tcPr>
            <w:tcW w:w="353" w:type="pct"/>
          </w:tcPr>
          <w:p w14:paraId="33903DFF" w14:textId="0B22FF86" w:rsidR="00073455" w:rsidRPr="00696F74" w:rsidRDefault="00073455" w:rsidP="00073455">
            <w:pPr>
              <w:jc w:val="center"/>
              <w:rPr>
                <w:rFonts w:ascii="Arial" w:hAnsi="Arial" w:cs="Arial"/>
                <w:sz w:val="20"/>
                <w:szCs w:val="20"/>
              </w:rPr>
            </w:pPr>
            <w:r w:rsidRPr="00696F74">
              <w:rPr>
                <w:rFonts w:ascii="Arial" w:hAnsi="Arial" w:cs="Arial"/>
                <w:sz w:val="20"/>
                <w:szCs w:val="20"/>
              </w:rPr>
              <w:t>-</w:t>
            </w:r>
          </w:p>
        </w:tc>
        <w:tc>
          <w:tcPr>
            <w:tcW w:w="418" w:type="pct"/>
          </w:tcPr>
          <w:p w14:paraId="3FA73D5F" w14:textId="27FE7F80" w:rsidR="00073455" w:rsidRPr="009D0815" w:rsidRDefault="00073455" w:rsidP="00073455">
            <w:pPr>
              <w:jc w:val="center"/>
              <w:rPr>
                <w:rFonts w:ascii="Arial" w:hAnsi="Arial" w:cs="Arial"/>
                <w:sz w:val="20"/>
                <w:szCs w:val="20"/>
              </w:rPr>
            </w:pPr>
            <w:r w:rsidRPr="009D0815">
              <w:rPr>
                <w:rFonts w:ascii="Arial" w:hAnsi="Arial" w:cs="Arial"/>
                <w:sz w:val="20"/>
                <w:szCs w:val="20"/>
              </w:rPr>
              <w:t>Выбор из справочника</w:t>
            </w:r>
          </w:p>
        </w:tc>
        <w:tc>
          <w:tcPr>
            <w:tcW w:w="317" w:type="pct"/>
          </w:tcPr>
          <w:p w14:paraId="0DEA4845" w14:textId="3FC419D5"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SAP</w:t>
            </w:r>
          </w:p>
        </w:tc>
      </w:tr>
      <w:tr w:rsidR="00073455" w:rsidRPr="0086487D" w14:paraId="7F628E90" w14:textId="77777777" w:rsidTr="000D6F52">
        <w:trPr>
          <w:cantSplit/>
          <w:jc w:val="center"/>
        </w:trPr>
        <w:tc>
          <w:tcPr>
            <w:tcW w:w="166" w:type="pct"/>
          </w:tcPr>
          <w:p w14:paraId="7C66F586" w14:textId="3C298761" w:rsidR="00073455" w:rsidRPr="000E3C42" w:rsidRDefault="00073455" w:rsidP="00F2385D">
            <w:pPr>
              <w:rPr>
                <w:rFonts w:ascii="Arial" w:hAnsi="Arial" w:cs="Arial"/>
                <w:sz w:val="20"/>
                <w:szCs w:val="20"/>
              </w:rPr>
            </w:pPr>
            <w:r>
              <w:rPr>
                <w:rFonts w:ascii="Arial" w:hAnsi="Arial" w:cs="Arial"/>
                <w:sz w:val="20"/>
                <w:szCs w:val="20"/>
              </w:rPr>
              <w:t>3</w:t>
            </w:r>
            <w:r w:rsidR="00F2385D">
              <w:rPr>
                <w:rFonts w:ascii="Arial" w:hAnsi="Arial" w:cs="Arial"/>
                <w:sz w:val="20"/>
                <w:szCs w:val="20"/>
              </w:rPr>
              <w:t>9</w:t>
            </w:r>
            <w:r w:rsidRPr="000E3C42">
              <w:rPr>
                <w:rFonts w:ascii="Arial" w:hAnsi="Arial" w:cs="Arial"/>
                <w:sz w:val="20"/>
                <w:szCs w:val="20"/>
              </w:rPr>
              <w:t>.</w:t>
            </w:r>
          </w:p>
        </w:tc>
        <w:tc>
          <w:tcPr>
            <w:tcW w:w="468" w:type="pct"/>
          </w:tcPr>
          <w:p w14:paraId="14E6107D" w14:textId="1091B58F" w:rsidR="00073455" w:rsidRPr="00041CFE" w:rsidRDefault="00073455" w:rsidP="00073455">
            <w:pPr>
              <w:jc w:val="left"/>
              <w:rPr>
                <w:rFonts w:ascii="Arial" w:hAnsi="Arial" w:cs="Arial"/>
                <w:sz w:val="20"/>
                <w:szCs w:val="20"/>
              </w:rPr>
            </w:pPr>
            <w:r w:rsidRPr="009D0815">
              <w:rPr>
                <w:rFonts w:ascii="Arial" w:hAnsi="Arial" w:cs="Arial"/>
                <w:sz w:val="20"/>
                <w:szCs w:val="20"/>
                <w:rPrChange w:id="13067" w:author="Александр" w:date="2020-04-13T08:45:00Z">
                  <w:rPr>
                    <w:rFonts w:ascii="Arial" w:hAnsi="Arial" w:cs="Arial"/>
                    <w:sz w:val="20"/>
                    <w:szCs w:val="20"/>
                    <w:highlight w:val="yellow"/>
                  </w:rPr>
                </w:rPrChange>
              </w:rPr>
              <w:t>Позиция</w:t>
            </w:r>
          </w:p>
        </w:tc>
        <w:tc>
          <w:tcPr>
            <w:tcW w:w="637" w:type="pct"/>
          </w:tcPr>
          <w:p w14:paraId="59135A29" w14:textId="6AD83360" w:rsidR="00073455" w:rsidRPr="00696F74" w:rsidRDefault="00073455" w:rsidP="00073455">
            <w:pPr>
              <w:jc w:val="left"/>
              <w:rPr>
                <w:rFonts w:ascii="Arial" w:hAnsi="Arial" w:cs="Arial"/>
                <w:sz w:val="20"/>
                <w:szCs w:val="20"/>
              </w:rPr>
            </w:pPr>
            <w:r w:rsidRPr="00696F74">
              <w:rPr>
                <w:rFonts w:ascii="Arial" w:hAnsi="Arial" w:cs="Arial"/>
                <w:sz w:val="20"/>
                <w:szCs w:val="20"/>
              </w:rPr>
              <w:t xml:space="preserve">Группа </w:t>
            </w:r>
            <w:proofErr w:type="spellStart"/>
            <w:r w:rsidRPr="00696F74">
              <w:rPr>
                <w:rFonts w:ascii="Arial" w:hAnsi="Arial" w:cs="Arial"/>
                <w:sz w:val="20"/>
                <w:szCs w:val="20"/>
              </w:rPr>
              <w:t>Техкарт</w:t>
            </w:r>
            <w:proofErr w:type="spellEnd"/>
            <w:r w:rsidRPr="00696F74">
              <w:rPr>
                <w:rFonts w:ascii="Arial" w:hAnsi="Arial" w:cs="Arial"/>
                <w:sz w:val="20"/>
                <w:szCs w:val="20"/>
              </w:rPr>
              <w:t xml:space="preserve"> ТОРО</w:t>
            </w:r>
          </w:p>
        </w:tc>
        <w:tc>
          <w:tcPr>
            <w:tcW w:w="736" w:type="pct"/>
          </w:tcPr>
          <w:p w14:paraId="5676AD10" w14:textId="0EEE8320"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 xml:space="preserve">_9. Номер группы </w:t>
            </w:r>
            <w:proofErr w:type="spellStart"/>
            <w:r w:rsidRPr="009D0815">
              <w:rPr>
                <w:rFonts w:ascii="Arial" w:hAnsi="Arial" w:cs="Arial"/>
                <w:sz w:val="20"/>
                <w:szCs w:val="20"/>
              </w:rPr>
              <w:t>Техкарт</w:t>
            </w:r>
            <w:proofErr w:type="spellEnd"/>
            <w:r w:rsidRPr="009D0815">
              <w:rPr>
                <w:rFonts w:ascii="Arial" w:hAnsi="Arial" w:cs="Arial"/>
                <w:sz w:val="20"/>
                <w:szCs w:val="20"/>
              </w:rPr>
              <w:t xml:space="preserve"> ТОРО по порядку или в соответствии с кодом модели, для которой создана </w:t>
            </w:r>
            <w:proofErr w:type="spellStart"/>
            <w:r w:rsidRPr="009D0815">
              <w:rPr>
                <w:rFonts w:ascii="Arial" w:hAnsi="Arial" w:cs="Arial"/>
                <w:sz w:val="20"/>
                <w:szCs w:val="20"/>
              </w:rPr>
              <w:t>Техкарта</w:t>
            </w:r>
            <w:proofErr w:type="spellEnd"/>
            <w:r w:rsidRPr="009D0815">
              <w:rPr>
                <w:rFonts w:ascii="Arial" w:hAnsi="Arial" w:cs="Arial"/>
                <w:sz w:val="20"/>
                <w:szCs w:val="20"/>
              </w:rPr>
              <w:t xml:space="preserve"> ТОРО</w:t>
            </w:r>
          </w:p>
        </w:tc>
        <w:tc>
          <w:tcPr>
            <w:tcW w:w="295" w:type="pct"/>
          </w:tcPr>
          <w:p w14:paraId="21DA144F" w14:textId="17026375"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CHAR</w:t>
            </w:r>
            <w:r w:rsidRPr="009D0815">
              <w:rPr>
                <w:rFonts w:ascii="Arial" w:hAnsi="Arial" w:cs="Arial"/>
                <w:sz w:val="20"/>
                <w:szCs w:val="20"/>
              </w:rPr>
              <w:t>, 8</w:t>
            </w:r>
          </w:p>
        </w:tc>
        <w:tc>
          <w:tcPr>
            <w:tcW w:w="502" w:type="pct"/>
          </w:tcPr>
          <w:p w14:paraId="4649D7D7" w14:textId="2616F421" w:rsidR="00073455" w:rsidRPr="009D0815" w:rsidRDefault="00073455" w:rsidP="00073455">
            <w:pPr>
              <w:jc w:val="center"/>
              <w:rPr>
                <w:rFonts w:ascii="Arial" w:hAnsi="Arial" w:cs="Arial"/>
                <w:sz w:val="20"/>
                <w:szCs w:val="20"/>
              </w:rPr>
            </w:pPr>
            <w:r w:rsidRPr="009D0815">
              <w:rPr>
                <w:rFonts w:ascii="Arial" w:hAnsi="Arial" w:cs="Arial"/>
                <w:sz w:val="20"/>
                <w:szCs w:val="20"/>
              </w:rPr>
              <w:t>MPOS-PLNNR</w:t>
            </w:r>
          </w:p>
        </w:tc>
        <w:tc>
          <w:tcPr>
            <w:tcW w:w="557" w:type="pct"/>
          </w:tcPr>
          <w:p w14:paraId="19EA3557" w14:textId="04326013" w:rsidR="00073455" w:rsidRPr="00041CFE" w:rsidRDefault="00073455" w:rsidP="00073455">
            <w:pPr>
              <w:jc w:val="center"/>
              <w:rPr>
                <w:rFonts w:ascii="Arial" w:hAnsi="Arial" w:cs="Arial"/>
                <w:sz w:val="20"/>
                <w:szCs w:val="20"/>
              </w:rPr>
            </w:pPr>
            <w:r w:rsidRPr="009D0815">
              <w:rPr>
                <w:rFonts w:ascii="Arial" w:hAnsi="Arial" w:cs="Arial"/>
                <w:sz w:val="20"/>
                <w:szCs w:val="20"/>
                <w:rPrChange w:id="13068" w:author="Александр" w:date="2020-04-13T08:45:00Z">
                  <w:rPr>
                    <w:rFonts w:ascii="Arial" w:hAnsi="Arial" w:cs="Arial"/>
                    <w:sz w:val="20"/>
                    <w:szCs w:val="20"/>
                    <w:highlight w:val="yellow"/>
                  </w:rPr>
                </w:rPrChange>
              </w:rPr>
              <w:t>Х</w:t>
            </w:r>
          </w:p>
        </w:tc>
        <w:tc>
          <w:tcPr>
            <w:tcW w:w="551" w:type="pct"/>
          </w:tcPr>
          <w:p w14:paraId="490D031A" w14:textId="5C7205D6" w:rsidR="00073455" w:rsidRPr="00041CFE" w:rsidRDefault="00073455" w:rsidP="00073455">
            <w:pPr>
              <w:jc w:val="center"/>
              <w:rPr>
                <w:rFonts w:ascii="Arial" w:hAnsi="Arial" w:cs="Arial"/>
                <w:sz w:val="20"/>
                <w:szCs w:val="20"/>
              </w:rPr>
            </w:pPr>
            <w:r w:rsidRPr="009D0815">
              <w:rPr>
                <w:rFonts w:ascii="Arial" w:hAnsi="Arial" w:cs="Arial"/>
                <w:sz w:val="20"/>
                <w:szCs w:val="20"/>
                <w:rPrChange w:id="13069" w:author="Александр" w:date="2020-04-13T08:45:00Z">
                  <w:rPr>
                    <w:rFonts w:ascii="Arial" w:hAnsi="Arial" w:cs="Arial"/>
                    <w:sz w:val="20"/>
                    <w:szCs w:val="20"/>
                    <w:highlight w:val="yellow"/>
                  </w:rPr>
                </w:rPrChange>
              </w:rPr>
              <w:t>Для всех позиций</w:t>
            </w:r>
          </w:p>
        </w:tc>
        <w:tc>
          <w:tcPr>
            <w:tcW w:w="353" w:type="pct"/>
          </w:tcPr>
          <w:p w14:paraId="133CD4A4" w14:textId="3320110C" w:rsidR="00073455" w:rsidRPr="00696F74" w:rsidRDefault="00073455" w:rsidP="00073455">
            <w:pPr>
              <w:jc w:val="center"/>
              <w:rPr>
                <w:rFonts w:ascii="Arial" w:hAnsi="Arial" w:cs="Arial"/>
                <w:sz w:val="20"/>
                <w:szCs w:val="20"/>
              </w:rPr>
            </w:pPr>
            <w:r w:rsidRPr="00696F74">
              <w:rPr>
                <w:rFonts w:ascii="Arial" w:hAnsi="Arial" w:cs="Arial"/>
                <w:sz w:val="20"/>
                <w:szCs w:val="20"/>
              </w:rPr>
              <w:t>-</w:t>
            </w:r>
          </w:p>
        </w:tc>
        <w:tc>
          <w:tcPr>
            <w:tcW w:w="418" w:type="pct"/>
          </w:tcPr>
          <w:p w14:paraId="1FB6430A" w14:textId="1CF2EF9F" w:rsidR="00073455" w:rsidRPr="009D0815" w:rsidRDefault="00073455" w:rsidP="00073455">
            <w:pPr>
              <w:jc w:val="center"/>
              <w:rPr>
                <w:rFonts w:ascii="Arial" w:hAnsi="Arial" w:cs="Arial"/>
                <w:sz w:val="20"/>
                <w:szCs w:val="20"/>
              </w:rPr>
            </w:pPr>
            <w:r w:rsidRPr="009D0815">
              <w:rPr>
                <w:rFonts w:ascii="Arial" w:hAnsi="Arial" w:cs="Arial"/>
                <w:sz w:val="20"/>
                <w:szCs w:val="20"/>
              </w:rPr>
              <w:t>Выбор из справочника</w:t>
            </w:r>
          </w:p>
        </w:tc>
        <w:tc>
          <w:tcPr>
            <w:tcW w:w="317" w:type="pct"/>
          </w:tcPr>
          <w:p w14:paraId="2E369799" w14:textId="4DABF8C2"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SAP</w:t>
            </w:r>
          </w:p>
        </w:tc>
      </w:tr>
      <w:tr w:rsidR="00073455" w:rsidRPr="0086487D" w14:paraId="6FE866F8" w14:textId="77777777" w:rsidTr="000D6F52">
        <w:trPr>
          <w:cantSplit/>
          <w:jc w:val="center"/>
        </w:trPr>
        <w:tc>
          <w:tcPr>
            <w:tcW w:w="166" w:type="pct"/>
          </w:tcPr>
          <w:p w14:paraId="03041D2E" w14:textId="760E4467" w:rsidR="00073455" w:rsidRPr="000E3C42" w:rsidRDefault="00F2385D" w:rsidP="00F2385D">
            <w:pPr>
              <w:rPr>
                <w:rFonts w:ascii="Arial" w:hAnsi="Arial" w:cs="Arial"/>
                <w:sz w:val="20"/>
                <w:szCs w:val="20"/>
              </w:rPr>
            </w:pPr>
            <w:r>
              <w:rPr>
                <w:rFonts w:ascii="Arial" w:hAnsi="Arial" w:cs="Arial"/>
                <w:sz w:val="20"/>
                <w:szCs w:val="20"/>
              </w:rPr>
              <w:t>40</w:t>
            </w:r>
            <w:r w:rsidR="00073455" w:rsidRPr="000E3C42">
              <w:rPr>
                <w:rFonts w:ascii="Arial" w:hAnsi="Arial" w:cs="Arial"/>
                <w:sz w:val="20"/>
                <w:szCs w:val="20"/>
              </w:rPr>
              <w:t>.</w:t>
            </w:r>
          </w:p>
        </w:tc>
        <w:tc>
          <w:tcPr>
            <w:tcW w:w="468" w:type="pct"/>
          </w:tcPr>
          <w:p w14:paraId="4FE032B8" w14:textId="2A318196" w:rsidR="00073455" w:rsidRPr="00041CFE" w:rsidRDefault="00073455" w:rsidP="00073455">
            <w:pPr>
              <w:jc w:val="left"/>
              <w:rPr>
                <w:rFonts w:ascii="Arial" w:hAnsi="Arial" w:cs="Arial"/>
                <w:sz w:val="20"/>
                <w:szCs w:val="20"/>
              </w:rPr>
            </w:pPr>
            <w:r w:rsidRPr="009D0815">
              <w:rPr>
                <w:rFonts w:ascii="Arial" w:hAnsi="Arial" w:cs="Arial"/>
                <w:sz w:val="20"/>
                <w:szCs w:val="20"/>
                <w:rPrChange w:id="13070" w:author="Александр" w:date="2020-04-13T08:45:00Z">
                  <w:rPr>
                    <w:rFonts w:ascii="Arial" w:hAnsi="Arial" w:cs="Arial"/>
                    <w:sz w:val="20"/>
                    <w:szCs w:val="20"/>
                    <w:highlight w:val="yellow"/>
                  </w:rPr>
                </w:rPrChange>
              </w:rPr>
              <w:t>Позиция</w:t>
            </w:r>
          </w:p>
        </w:tc>
        <w:tc>
          <w:tcPr>
            <w:tcW w:w="637" w:type="pct"/>
          </w:tcPr>
          <w:p w14:paraId="6706A1D9" w14:textId="0C446D6D" w:rsidR="00073455" w:rsidRPr="00696F74" w:rsidRDefault="00073455" w:rsidP="00073455">
            <w:pPr>
              <w:jc w:val="left"/>
              <w:rPr>
                <w:rFonts w:ascii="Arial" w:hAnsi="Arial" w:cs="Arial"/>
                <w:sz w:val="20"/>
                <w:szCs w:val="20"/>
              </w:rPr>
            </w:pPr>
            <w:r w:rsidRPr="00696F74">
              <w:rPr>
                <w:rFonts w:ascii="Arial" w:hAnsi="Arial" w:cs="Arial"/>
                <w:sz w:val="20"/>
                <w:szCs w:val="20"/>
              </w:rPr>
              <w:t xml:space="preserve">Счетчик группы </w:t>
            </w:r>
            <w:proofErr w:type="spellStart"/>
            <w:r w:rsidRPr="00696F74">
              <w:rPr>
                <w:rFonts w:ascii="Arial" w:hAnsi="Arial" w:cs="Arial"/>
                <w:sz w:val="20"/>
                <w:szCs w:val="20"/>
              </w:rPr>
              <w:t>Техкарт</w:t>
            </w:r>
            <w:proofErr w:type="spellEnd"/>
            <w:r w:rsidRPr="00696F74">
              <w:rPr>
                <w:rFonts w:ascii="Arial" w:hAnsi="Arial" w:cs="Arial"/>
                <w:sz w:val="20"/>
                <w:szCs w:val="20"/>
              </w:rPr>
              <w:t xml:space="preserve"> ТОРО</w:t>
            </w:r>
          </w:p>
        </w:tc>
        <w:tc>
          <w:tcPr>
            <w:tcW w:w="736" w:type="pct"/>
          </w:tcPr>
          <w:p w14:paraId="047BECFC" w14:textId="3CE5476B" w:rsidR="00073455" w:rsidRPr="009D0815" w:rsidRDefault="00073455" w:rsidP="00073455">
            <w:pPr>
              <w:jc w:val="left"/>
              <w:rPr>
                <w:rFonts w:ascii="Arial" w:hAnsi="Arial" w:cs="Arial"/>
                <w:sz w:val="20"/>
                <w:szCs w:val="20"/>
              </w:rPr>
            </w:pPr>
            <w:r w:rsidRPr="009D0815">
              <w:rPr>
                <w:rFonts w:ascii="Arial" w:hAnsi="Arial" w:cs="Arial"/>
                <w:sz w:val="20"/>
                <w:szCs w:val="20"/>
                <w:lang w:val="en-US"/>
              </w:rPr>
              <w:t>PM</w:t>
            </w:r>
            <w:r w:rsidRPr="009D0815">
              <w:rPr>
                <w:rFonts w:ascii="Arial" w:hAnsi="Arial" w:cs="Arial"/>
                <w:sz w:val="20"/>
                <w:szCs w:val="20"/>
              </w:rPr>
              <w:t xml:space="preserve">_51. </w:t>
            </w:r>
            <w:bookmarkStart w:id="13071" w:name="OLE_LINK2"/>
            <w:r w:rsidRPr="009D0815">
              <w:rPr>
                <w:rFonts w:ascii="Arial" w:hAnsi="Arial" w:cs="Arial"/>
                <w:sz w:val="20"/>
                <w:szCs w:val="20"/>
              </w:rPr>
              <w:t xml:space="preserve">Код для идентификации </w:t>
            </w:r>
            <w:proofErr w:type="spellStart"/>
            <w:r w:rsidRPr="009D0815">
              <w:rPr>
                <w:rFonts w:ascii="Arial" w:hAnsi="Arial" w:cs="Arial"/>
                <w:sz w:val="20"/>
                <w:szCs w:val="20"/>
              </w:rPr>
              <w:t>Техкарт</w:t>
            </w:r>
            <w:proofErr w:type="spellEnd"/>
            <w:r w:rsidRPr="009D0815">
              <w:rPr>
                <w:rFonts w:ascii="Arial" w:hAnsi="Arial" w:cs="Arial"/>
                <w:sz w:val="20"/>
                <w:szCs w:val="20"/>
              </w:rPr>
              <w:t xml:space="preserve"> ТОРО внутри группы</w:t>
            </w:r>
            <w:bookmarkEnd w:id="13071"/>
          </w:p>
        </w:tc>
        <w:tc>
          <w:tcPr>
            <w:tcW w:w="295" w:type="pct"/>
          </w:tcPr>
          <w:p w14:paraId="213F2949" w14:textId="4EA75983"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CHAR</w:t>
            </w:r>
            <w:r w:rsidRPr="009D0815">
              <w:rPr>
                <w:rFonts w:ascii="Arial" w:hAnsi="Arial" w:cs="Arial"/>
                <w:sz w:val="20"/>
                <w:szCs w:val="20"/>
              </w:rPr>
              <w:t>, 2</w:t>
            </w:r>
          </w:p>
        </w:tc>
        <w:tc>
          <w:tcPr>
            <w:tcW w:w="502" w:type="pct"/>
          </w:tcPr>
          <w:p w14:paraId="0F1F8FAB" w14:textId="7B4634A6" w:rsidR="00073455" w:rsidRPr="009D0815" w:rsidRDefault="00073455" w:rsidP="00073455">
            <w:pPr>
              <w:jc w:val="center"/>
              <w:rPr>
                <w:rFonts w:ascii="Arial" w:hAnsi="Arial" w:cs="Arial"/>
                <w:sz w:val="20"/>
                <w:szCs w:val="20"/>
              </w:rPr>
            </w:pPr>
            <w:r w:rsidRPr="009D0815">
              <w:rPr>
                <w:rFonts w:ascii="Arial" w:hAnsi="Arial" w:cs="Arial"/>
                <w:sz w:val="20"/>
                <w:szCs w:val="20"/>
              </w:rPr>
              <w:t>MPOS-PLNAL</w:t>
            </w:r>
          </w:p>
        </w:tc>
        <w:tc>
          <w:tcPr>
            <w:tcW w:w="557" w:type="pct"/>
          </w:tcPr>
          <w:p w14:paraId="48D744CC" w14:textId="50CC2A49" w:rsidR="00073455" w:rsidRPr="00041CFE" w:rsidRDefault="00073455" w:rsidP="00073455">
            <w:pPr>
              <w:jc w:val="center"/>
              <w:rPr>
                <w:rFonts w:ascii="Arial" w:hAnsi="Arial" w:cs="Arial"/>
                <w:sz w:val="20"/>
                <w:szCs w:val="20"/>
              </w:rPr>
            </w:pPr>
            <w:r w:rsidRPr="009D0815">
              <w:rPr>
                <w:rFonts w:ascii="Arial" w:hAnsi="Arial" w:cs="Arial"/>
                <w:sz w:val="20"/>
                <w:szCs w:val="20"/>
                <w:rPrChange w:id="13072" w:author="Александр" w:date="2020-04-13T08:45:00Z">
                  <w:rPr>
                    <w:rFonts w:ascii="Arial" w:hAnsi="Arial" w:cs="Arial"/>
                    <w:sz w:val="20"/>
                    <w:szCs w:val="20"/>
                    <w:highlight w:val="yellow"/>
                  </w:rPr>
                </w:rPrChange>
              </w:rPr>
              <w:t>Х</w:t>
            </w:r>
          </w:p>
        </w:tc>
        <w:tc>
          <w:tcPr>
            <w:tcW w:w="551" w:type="pct"/>
          </w:tcPr>
          <w:p w14:paraId="0577305D" w14:textId="7F5FB0AE" w:rsidR="00073455" w:rsidRPr="00041CFE" w:rsidRDefault="00073455" w:rsidP="00073455">
            <w:pPr>
              <w:jc w:val="center"/>
              <w:rPr>
                <w:rFonts w:ascii="Arial" w:hAnsi="Arial" w:cs="Arial"/>
                <w:sz w:val="20"/>
                <w:szCs w:val="20"/>
              </w:rPr>
            </w:pPr>
            <w:r w:rsidRPr="009D0815">
              <w:rPr>
                <w:rFonts w:ascii="Arial" w:hAnsi="Arial" w:cs="Arial"/>
                <w:sz w:val="20"/>
                <w:szCs w:val="20"/>
                <w:rPrChange w:id="13073" w:author="Александр" w:date="2020-04-13T08:45:00Z">
                  <w:rPr>
                    <w:rFonts w:ascii="Arial" w:hAnsi="Arial" w:cs="Arial"/>
                    <w:sz w:val="20"/>
                    <w:szCs w:val="20"/>
                    <w:highlight w:val="yellow"/>
                  </w:rPr>
                </w:rPrChange>
              </w:rPr>
              <w:t>Для всех позиций</w:t>
            </w:r>
          </w:p>
        </w:tc>
        <w:tc>
          <w:tcPr>
            <w:tcW w:w="353" w:type="pct"/>
          </w:tcPr>
          <w:p w14:paraId="488702A0" w14:textId="63354BC8" w:rsidR="00073455" w:rsidRPr="00696F74" w:rsidRDefault="00073455" w:rsidP="00073455">
            <w:pPr>
              <w:jc w:val="center"/>
              <w:rPr>
                <w:rFonts w:ascii="Arial" w:hAnsi="Arial" w:cs="Arial"/>
                <w:sz w:val="20"/>
                <w:szCs w:val="20"/>
              </w:rPr>
            </w:pPr>
            <w:r w:rsidRPr="00696F74">
              <w:rPr>
                <w:rFonts w:ascii="Arial" w:hAnsi="Arial" w:cs="Arial"/>
                <w:sz w:val="20"/>
                <w:szCs w:val="20"/>
              </w:rPr>
              <w:t>-</w:t>
            </w:r>
          </w:p>
        </w:tc>
        <w:tc>
          <w:tcPr>
            <w:tcW w:w="418" w:type="pct"/>
          </w:tcPr>
          <w:p w14:paraId="7E7C9FB8" w14:textId="09612C2C" w:rsidR="00073455" w:rsidRPr="009D0815" w:rsidRDefault="00073455" w:rsidP="00073455">
            <w:pPr>
              <w:jc w:val="center"/>
              <w:rPr>
                <w:rFonts w:ascii="Arial" w:hAnsi="Arial" w:cs="Arial"/>
                <w:sz w:val="20"/>
                <w:szCs w:val="20"/>
              </w:rPr>
            </w:pPr>
            <w:r w:rsidRPr="009D0815">
              <w:rPr>
                <w:rFonts w:ascii="Arial" w:hAnsi="Arial" w:cs="Arial"/>
                <w:sz w:val="20"/>
                <w:szCs w:val="20"/>
              </w:rPr>
              <w:t>Выбор из справочника</w:t>
            </w:r>
          </w:p>
        </w:tc>
        <w:tc>
          <w:tcPr>
            <w:tcW w:w="317" w:type="pct"/>
          </w:tcPr>
          <w:p w14:paraId="0E084FC1" w14:textId="3C3B54DA" w:rsidR="00073455" w:rsidRPr="009D0815" w:rsidRDefault="00073455" w:rsidP="00073455">
            <w:pPr>
              <w:jc w:val="center"/>
              <w:rPr>
                <w:rFonts w:ascii="Arial" w:hAnsi="Arial" w:cs="Arial"/>
                <w:sz w:val="20"/>
                <w:szCs w:val="20"/>
              </w:rPr>
            </w:pPr>
            <w:r w:rsidRPr="009D0815">
              <w:rPr>
                <w:rFonts w:ascii="Arial" w:hAnsi="Arial" w:cs="Arial"/>
                <w:sz w:val="20"/>
                <w:szCs w:val="20"/>
                <w:lang w:val="en-US"/>
              </w:rPr>
              <w:t>SAP</w:t>
            </w:r>
          </w:p>
        </w:tc>
      </w:tr>
      <w:tr w:rsidR="005B5DA4" w:rsidRPr="0086487D" w14:paraId="7854898E" w14:textId="77777777" w:rsidTr="000D6F52">
        <w:trPr>
          <w:cantSplit/>
          <w:jc w:val="center"/>
          <w:ins w:id="13074" w:author="Владимир Лаут" w:date="2021-03-03T16:10:00Z"/>
        </w:trPr>
        <w:tc>
          <w:tcPr>
            <w:tcW w:w="166" w:type="pct"/>
          </w:tcPr>
          <w:p w14:paraId="51CDF217" w14:textId="77777777" w:rsidR="005B5DA4" w:rsidRDefault="005B5DA4" w:rsidP="005B5DA4">
            <w:pPr>
              <w:rPr>
                <w:ins w:id="13075" w:author="Владимир Лаут" w:date="2021-03-03T16:10:00Z"/>
                <w:rFonts w:ascii="Arial" w:hAnsi="Arial" w:cs="Arial"/>
                <w:sz w:val="20"/>
                <w:szCs w:val="20"/>
              </w:rPr>
            </w:pPr>
          </w:p>
        </w:tc>
        <w:tc>
          <w:tcPr>
            <w:tcW w:w="468" w:type="pct"/>
          </w:tcPr>
          <w:p w14:paraId="64CD2ABB" w14:textId="75A85D84" w:rsidR="005B5DA4" w:rsidRPr="009D0815" w:rsidRDefault="005B5DA4" w:rsidP="005B5DA4">
            <w:pPr>
              <w:jc w:val="left"/>
              <w:rPr>
                <w:ins w:id="13076" w:author="Владимир Лаут" w:date="2021-03-03T16:10:00Z"/>
                <w:rFonts w:ascii="Arial" w:hAnsi="Arial" w:cs="Arial"/>
                <w:sz w:val="20"/>
                <w:szCs w:val="20"/>
              </w:rPr>
            </w:pPr>
            <w:ins w:id="13077" w:author="Владимир Лаут" w:date="2021-03-03T16:10:00Z">
              <w:r w:rsidRPr="00936AC6">
                <w:rPr>
                  <w:rFonts w:ascii="Arial" w:hAnsi="Arial" w:cs="Arial"/>
                  <w:sz w:val="20"/>
                  <w:szCs w:val="20"/>
                </w:rPr>
                <w:t>Позиция</w:t>
              </w:r>
            </w:ins>
          </w:p>
        </w:tc>
        <w:tc>
          <w:tcPr>
            <w:tcW w:w="637" w:type="pct"/>
          </w:tcPr>
          <w:p w14:paraId="2DED21A0" w14:textId="0358D54E" w:rsidR="005B5DA4" w:rsidRPr="00696F74" w:rsidRDefault="005B5DA4" w:rsidP="005B5DA4">
            <w:pPr>
              <w:jc w:val="left"/>
              <w:rPr>
                <w:ins w:id="13078" w:author="Владимир Лаут" w:date="2021-03-03T16:10:00Z"/>
                <w:rFonts w:ascii="Arial" w:hAnsi="Arial" w:cs="Arial"/>
                <w:sz w:val="20"/>
                <w:szCs w:val="20"/>
              </w:rPr>
            </w:pPr>
            <w:ins w:id="13079" w:author="Владимир Лаут" w:date="2021-03-03T16:11:00Z">
              <w:r>
                <w:rPr>
                  <w:rFonts w:ascii="Arial" w:hAnsi="Arial" w:cs="Arial"/>
                  <w:sz w:val="20"/>
                  <w:szCs w:val="20"/>
                </w:rPr>
                <w:t>Дата запуска ППР в будущем</w:t>
              </w:r>
            </w:ins>
          </w:p>
        </w:tc>
        <w:tc>
          <w:tcPr>
            <w:tcW w:w="736" w:type="pct"/>
          </w:tcPr>
          <w:p w14:paraId="7D2FBADB" w14:textId="77777777" w:rsidR="005B5DA4" w:rsidRPr="005B5DA4" w:rsidRDefault="005B5DA4" w:rsidP="005B5DA4">
            <w:pPr>
              <w:jc w:val="left"/>
              <w:rPr>
                <w:ins w:id="13080" w:author="Владимир Лаут" w:date="2021-03-03T16:10:00Z"/>
                <w:rFonts w:ascii="Arial" w:hAnsi="Arial" w:cs="Arial"/>
                <w:sz w:val="20"/>
                <w:szCs w:val="20"/>
                <w:rPrChange w:id="13081" w:author="Владимир Лаут" w:date="2021-03-03T16:11:00Z">
                  <w:rPr>
                    <w:ins w:id="13082" w:author="Владимир Лаут" w:date="2021-03-03T16:10:00Z"/>
                    <w:rFonts w:ascii="Arial" w:hAnsi="Arial" w:cs="Arial"/>
                    <w:sz w:val="20"/>
                    <w:szCs w:val="20"/>
                    <w:lang w:val="en-US"/>
                  </w:rPr>
                </w:rPrChange>
              </w:rPr>
            </w:pPr>
          </w:p>
        </w:tc>
        <w:tc>
          <w:tcPr>
            <w:tcW w:w="295" w:type="pct"/>
          </w:tcPr>
          <w:p w14:paraId="2B206B8E" w14:textId="44060D91" w:rsidR="005B5DA4" w:rsidRPr="005B5DA4" w:rsidRDefault="005B5DA4" w:rsidP="005B5DA4">
            <w:pPr>
              <w:jc w:val="center"/>
              <w:rPr>
                <w:ins w:id="13083" w:author="Владимир Лаут" w:date="2021-03-03T16:10:00Z"/>
                <w:rFonts w:ascii="Arial" w:hAnsi="Arial" w:cs="Arial"/>
                <w:sz w:val="20"/>
                <w:szCs w:val="20"/>
                <w:rPrChange w:id="13084" w:author="Владимир Лаут" w:date="2021-03-03T16:11:00Z">
                  <w:rPr>
                    <w:ins w:id="13085" w:author="Владимир Лаут" w:date="2021-03-03T16:10:00Z"/>
                    <w:rFonts w:ascii="Arial" w:hAnsi="Arial" w:cs="Arial"/>
                    <w:sz w:val="20"/>
                    <w:szCs w:val="20"/>
                    <w:lang w:val="en-US"/>
                  </w:rPr>
                </w:rPrChange>
              </w:rPr>
            </w:pPr>
            <w:ins w:id="13086" w:author="Владимир Лаут" w:date="2021-03-03T16:12:00Z">
              <w:r w:rsidRPr="005B5DA4">
                <w:rPr>
                  <w:rFonts w:ascii="Arial" w:hAnsi="Arial" w:cs="Arial"/>
                  <w:sz w:val="20"/>
                  <w:szCs w:val="20"/>
                </w:rPr>
                <w:t>DATS</w:t>
              </w:r>
            </w:ins>
            <w:ins w:id="13087" w:author="Владимир Лаут" w:date="2021-03-03T16:13:00Z">
              <w:r>
                <w:rPr>
                  <w:rFonts w:ascii="Arial" w:hAnsi="Arial" w:cs="Arial"/>
                  <w:sz w:val="20"/>
                  <w:szCs w:val="20"/>
                </w:rPr>
                <w:t>, 8</w:t>
              </w:r>
            </w:ins>
          </w:p>
        </w:tc>
        <w:tc>
          <w:tcPr>
            <w:tcW w:w="502" w:type="pct"/>
          </w:tcPr>
          <w:p w14:paraId="15CAF424" w14:textId="3FD72CAC" w:rsidR="005B5DA4" w:rsidRPr="009D0815" w:rsidRDefault="005B5DA4" w:rsidP="005B5DA4">
            <w:pPr>
              <w:jc w:val="center"/>
              <w:rPr>
                <w:ins w:id="13088" w:author="Владимир Лаут" w:date="2021-03-03T16:10:00Z"/>
                <w:rFonts w:ascii="Arial" w:hAnsi="Arial" w:cs="Arial"/>
                <w:sz w:val="20"/>
                <w:szCs w:val="20"/>
              </w:rPr>
            </w:pPr>
            <w:ins w:id="13089" w:author="Владимир Лаут" w:date="2021-03-03T16:10:00Z">
              <w:r w:rsidRPr="005B5DA4">
                <w:rPr>
                  <w:rFonts w:ascii="Arial" w:hAnsi="Arial" w:cs="Arial"/>
                  <w:sz w:val="20"/>
                  <w:szCs w:val="20"/>
                </w:rPr>
                <w:t>MPLA-ZZPM_START_DATE</w:t>
              </w:r>
            </w:ins>
          </w:p>
        </w:tc>
        <w:tc>
          <w:tcPr>
            <w:tcW w:w="557" w:type="pct"/>
          </w:tcPr>
          <w:p w14:paraId="2604BC7B" w14:textId="39B48B76" w:rsidR="005B5DA4" w:rsidRPr="009D0815" w:rsidRDefault="005B5DA4" w:rsidP="005B5DA4">
            <w:pPr>
              <w:jc w:val="center"/>
              <w:rPr>
                <w:ins w:id="13090" w:author="Владимир Лаут" w:date="2021-03-03T16:10:00Z"/>
                <w:rFonts w:ascii="Arial" w:hAnsi="Arial" w:cs="Arial"/>
                <w:sz w:val="20"/>
                <w:szCs w:val="20"/>
              </w:rPr>
            </w:pPr>
            <w:ins w:id="13091" w:author="Владимир Лаут" w:date="2021-03-03T16:13:00Z">
              <w:r>
                <w:rPr>
                  <w:rFonts w:ascii="Arial" w:hAnsi="Arial" w:cs="Arial"/>
                  <w:sz w:val="20"/>
                  <w:szCs w:val="20"/>
                </w:rPr>
                <w:t>-</w:t>
              </w:r>
            </w:ins>
          </w:p>
        </w:tc>
        <w:tc>
          <w:tcPr>
            <w:tcW w:w="551" w:type="pct"/>
          </w:tcPr>
          <w:p w14:paraId="1EBF8564" w14:textId="484BC4E8" w:rsidR="005B5DA4" w:rsidRPr="009D0815" w:rsidRDefault="005B5DA4" w:rsidP="005B5DA4">
            <w:pPr>
              <w:jc w:val="center"/>
              <w:rPr>
                <w:ins w:id="13092" w:author="Владимир Лаут" w:date="2021-03-03T16:10:00Z"/>
                <w:rFonts w:ascii="Arial" w:hAnsi="Arial" w:cs="Arial"/>
                <w:sz w:val="20"/>
                <w:szCs w:val="20"/>
              </w:rPr>
            </w:pPr>
            <w:ins w:id="13093" w:author="Владимир Лаут" w:date="2021-03-03T16:13:00Z">
              <w:r>
                <w:rPr>
                  <w:rFonts w:ascii="Arial" w:hAnsi="Arial" w:cs="Arial"/>
                  <w:sz w:val="20"/>
                  <w:szCs w:val="20"/>
                </w:rPr>
                <w:t>-</w:t>
              </w:r>
            </w:ins>
          </w:p>
        </w:tc>
        <w:tc>
          <w:tcPr>
            <w:tcW w:w="353" w:type="pct"/>
          </w:tcPr>
          <w:p w14:paraId="346D047A" w14:textId="79C6BAAB" w:rsidR="005B5DA4" w:rsidRPr="00696F74" w:rsidRDefault="005B5DA4" w:rsidP="005B5DA4">
            <w:pPr>
              <w:jc w:val="center"/>
              <w:rPr>
                <w:ins w:id="13094" w:author="Владимир Лаут" w:date="2021-03-03T16:10:00Z"/>
                <w:rFonts w:ascii="Arial" w:hAnsi="Arial" w:cs="Arial"/>
                <w:sz w:val="20"/>
                <w:szCs w:val="20"/>
              </w:rPr>
            </w:pPr>
            <w:ins w:id="13095" w:author="Владимир Лаут" w:date="2021-03-03T16:13:00Z">
              <w:r>
                <w:rPr>
                  <w:rFonts w:ascii="Arial" w:hAnsi="Arial" w:cs="Arial"/>
                  <w:sz w:val="20"/>
                  <w:szCs w:val="20"/>
                </w:rPr>
                <w:t>-</w:t>
              </w:r>
            </w:ins>
          </w:p>
        </w:tc>
        <w:tc>
          <w:tcPr>
            <w:tcW w:w="418" w:type="pct"/>
          </w:tcPr>
          <w:p w14:paraId="55518A2B" w14:textId="4A953601" w:rsidR="005B5DA4" w:rsidRPr="009D0815" w:rsidRDefault="005B5DA4" w:rsidP="005B5DA4">
            <w:pPr>
              <w:jc w:val="center"/>
              <w:rPr>
                <w:ins w:id="13096" w:author="Владимир Лаут" w:date="2021-03-03T16:10:00Z"/>
                <w:rFonts w:ascii="Arial" w:hAnsi="Arial" w:cs="Arial"/>
                <w:sz w:val="20"/>
                <w:szCs w:val="20"/>
              </w:rPr>
            </w:pPr>
            <w:ins w:id="13097" w:author="Владимир Лаут" w:date="2021-03-03T16:13:00Z">
              <w:r>
                <w:rPr>
                  <w:rFonts w:ascii="Arial" w:hAnsi="Arial" w:cs="Arial"/>
                  <w:sz w:val="20"/>
                  <w:szCs w:val="20"/>
                </w:rPr>
                <w:t>-</w:t>
              </w:r>
            </w:ins>
          </w:p>
        </w:tc>
        <w:tc>
          <w:tcPr>
            <w:tcW w:w="317" w:type="pct"/>
          </w:tcPr>
          <w:p w14:paraId="342E8942" w14:textId="0A3C3DFE" w:rsidR="005B5DA4" w:rsidRPr="009D0815" w:rsidRDefault="005B5DA4" w:rsidP="005B5DA4">
            <w:pPr>
              <w:jc w:val="center"/>
              <w:rPr>
                <w:ins w:id="13098" w:author="Владимир Лаут" w:date="2021-03-03T16:10:00Z"/>
                <w:rFonts w:ascii="Arial" w:hAnsi="Arial" w:cs="Arial"/>
                <w:sz w:val="20"/>
                <w:szCs w:val="20"/>
                <w:lang w:val="en-US"/>
              </w:rPr>
            </w:pPr>
            <w:ins w:id="13099" w:author="Владимир Лаут" w:date="2021-03-03T16:13:00Z">
              <w:r w:rsidRPr="009D0815">
                <w:rPr>
                  <w:rFonts w:ascii="Arial" w:hAnsi="Arial" w:cs="Arial"/>
                  <w:sz w:val="20"/>
                  <w:szCs w:val="20"/>
                  <w:lang w:val="en-US"/>
                </w:rPr>
                <w:t>SAP</w:t>
              </w:r>
            </w:ins>
          </w:p>
        </w:tc>
      </w:tr>
      <w:tr w:rsidR="005B5DA4" w:rsidRPr="0086487D" w14:paraId="419A2BA2" w14:textId="77777777" w:rsidTr="000D6F52">
        <w:trPr>
          <w:cantSplit/>
          <w:jc w:val="center"/>
          <w:ins w:id="13100" w:author="Владимир Лаут" w:date="2021-03-03T16:10:00Z"/>
        </w:trPr>
        <w:tc>
          <w:tcPr>
            <w:tcW w:w="166" w:type="pct"/>
          </w:tcPr>
          <w:p w14:paraId="5E2E11F5" w14:textId="77777777" w:rsidR="005B5DA4" w:rsidRDefault="005B5DA4" w:rsidP="005B5DA4">
            <w:pPr>
              <w:rPr>
                <w:ins w:id="13101" w:author="Владимир Лаут" w:date="2021-03-03T16:10:00Z"/>
                <w:rFonts w:ascii="Arial" w:hAnsi="Arial" w:cs="Arial"/>
                <w:sz w:val="20"/>
                <w:szCs w:val="20"/>
              </w:rPr>
            </w:pPr>
          </w:p>
        </w:tc>
        <w:tc>
          <w:tcPr>
            <w:tcW w:w="468" w:type="pct"/>
          </w:tcPr>
          <w:p w14:paraId="2873CA22" w14:textId="57188BC2" w:rsidR="005B5DA4" w:rsidRPr="009D0815" w:rsidRDefault="005B5DA4" w:rsidP="005B5DA4">
            <w:pPr>
              <w:jc w:val="left"/>
              <w:rPr>
                <w:ins w:id="13102" w:author="Владимир Лаут" w:date="2021-03-03T16:10:00Z"/>
                <w:rFonts w:ascii="Arial" w:hAnsi="Arial" w:cs="Arial"/>
                <w:sz w:val="20"/>
                <w:szCs w:val="20"/>
              </w:rPr>
            </w:pPr>
            <w:ins w:id="13103" w:author="Владимир Лаут" w:date="2021-03-03T16:10:00Z">
              <w:r w:rsidRPr="00936AC6">
                <w:rPr>
                  <w:rFonts w:ascii="Arial" w:hAnsi="Arial" w:cs="Arial"/>
                  <w:sz w:val="20"/>
                  <w:szCs w:val="20"/>
                </w:rPr>
                <w:t>Позиция</w:t>
              </w:r>
            </w:ins>
          </w:p>
        </w:tc>
        <w:tc>
          <w:tcPr>
            <w:tcW w:w="637" w:type="pct"/>
          </w:tcPr>
          <w:p w14:paraId="7D1E43EE" w14:textId="6D7657DC" w:rsidR="005B5DA4" w:rsidRPr="00696F74" w:rsidRDefault="005B5DA4" w:rsidP="005B5DA4">
            <w:pPr>
              <w:jc w:val="left"/>
              <w:rPr>
                <w:ins w:id="13104" w:author="Владимир Лаут" w:date="2021-03-03T16:10:00Z"/>
                <w:rFonts w:ascii="Arial" w:hAnsi="Arial" w:cs="Arial"/>
                <w:sz w:val="20"/>
                <w:szCs w:val="20"/>
              </w:rPr>
            </w:pPr>
            <w:ins w:id="13105" w:author="Владимир Лаут" w:date="2021-03-03T16:11:00Z">
              <w:r>
                <w:rPr>
                  <w:rFonts w:ascii="Arial" w:hAnsi="Arial" w:cs="Arial"/>
                  <w:sz w:val="20"/>
                  <w:szCs w:val="20"/>
                </w:rPr>
                <w:t>Показания счетчика в будущем</w:t>
              </w:r>
            </w:ins>
          </w:p>
        </w:tc>
        <w:tc>
          <w:tcPr>
            <w:tcW w:w="736" w:type="pct"/>
          </w:tcPr>
          <w:p w14:paraId="0D20E98A" w14:textId="77777777" w:rsidR="005B5DA4" w:rsidRPr="009D0815" w:rsidRDefault="005B5DA4" w:rsidP="005B5DA4">
            <w:pPr>
              <w:jc w:val="left"/>
              <w:rPr>
                <w:ins w:id="13106" w:author="Владимир Лаут" w:date="2021-03-03T16:10:00Z"/>
                <w:rFonts w:ascii="Arial" w:hAnsi="Arial" w:cs="Arial"/>
                <w:sz w:val="20"/>
                <w:szCs w:val="20"/>
                <w:lang w:val="en-US"/>
              </w:rPr>
            </w:pPr>
          </w:p>
        </w:tc>
        <w:tc>
          <w:tcPr>
            <w:tcW w:w="295" w:type="pct"/>
          </w:tcPr>
          <w:p w14:paraId="42AC1226" w14:textId="3F2641BB" w:rsidR="005B5DA4" w:rsidRPr="005B5DA4" w:rsidRDefault="005B5DA4" w:rsidP="005B5DA4">
            <w:pPr>
              <w:jc w:val="center"/>
              <w:rPr>
                <w:ins w:id="13107" w:author="Владимир Лаут" w:date="2021-03-03T16:10:00Z"/>
                <w:rFonts w:ascii="Arial" w:hAnsi="Arial" w:cs="Arial"/>
                <w:sz w:val="20"/>
                <w:szCs w:val="20"/>
                <w:rPrChange w:id="13108" w:author="Владимир Лаут" w:date="2021-03-03T16:13:00Z">
                  <w:rPr>
                    <w:ins w:id="13109" w:author="Владимир Лаут" w:date="2021-03-03T16:10:00Z"/>
                    <w:rFonts w:ascii="Arial" w:hAnsi="Arial" w:cs="Arial"/>
                    <w:sz w:val="20"/>
                    <w:szCs w:val="20"/>
                    <w:lang w:val="en-US"/>
                  </w:rPr>
                </w:rPrChange>
              </w:rPr>
            </w:pPr>
            <w:ins w:id="13110" w:author="Владимир Лаут" w:date="2021-03-03T16:13:00Z">
              <w:r w:rsidRPr="005B5DA4">
                <w:rPr>
                  <w:rFonts w:ascii="Arial" w:hAnsi="Arial" w:cs="Arial"/>
                  <w:sz w:val="20"/>
                  <w:szCs w:val="20"/>
                  <w:lang w:val="en-US"/>
                </w:rPr>
                <w:t>FLTP</w:t>
              </w:r>
              <w:r>
                <w:rPr>
                  <w:rFonts w:ascii="Arial" w:hAnsi="Arial" w:cs="Arial"/>
                  <w:sz w:val="20"/>
                  <w:szCs w:val="20"/>
                </w:rPr>
                <w:t>, 16</w:t>
              </w:r>
            </w:ins>
          </w:p>
        </w:tc>
        <w:tc>
          <w:tcPr>
            <w:tcW w:w="502" w:type="pct"/>
          </w:tcPr>
          <w:p w14:paraId="5E410C6D" w14:textId="75199DEB" w:rsidR="005B5DA4" w:rsidRPr="009D0815" w:rsidRDefault="005B5DA4" w:rsidP="005B5DA4">
            <w:pPr>
              <w:jc w:val="center"/>
              <w:rPr>
                <w:ins w:id="13111" w:author="Владимир Лаут" w:date="2021-03-03T16:10:00Z"/>
                <w:rFonts w:ascii="Arial" w:hAnsi="Arial" w:cs="Arial"/>
                <w:sz w:val="20"/>
                <w:szCs w:val="20"/>
              </w:rPr>
            </w:pPr>
            <w:ins w:id="13112" w:author="Владимир Лаут" w:date="2021-03-03T16:12:00Z">
              <w:r w:rsidRPr="005B5DA4">
                <w:rPr>
                  <w:rFonts w:ascii="Arial" w:hAnsi="Arial" w:cs="Arial"/>
                  <w:sz w:val="20"/>
                  <w:szCs w:val="20"/>
                </w:rPr>
                <w:t>MPLA-ZZPM_CNTRR</w:t>
              </w:r>
            </w:ins>
          </w:p>
        </w:tc>
        <w:tc>
          <w:tcPr>
            <w:tcW w:w="557" w:type="pct"/>
          </w:tcPr>
          <w:p w14:paraId="00869C86" w14:textId="5E56F041" w:rsidR="005B5DA4" w:rsidRPr="009D0815" w:rsidRDefault="005B5DA4" w:rsidP="005B5DA4">
            <w:pPr>
              <w:jc w:val="center"/>
              <w:rPr>
                <w:ins w:id="13113" w:author="Владимир Лаут" w:date="2021-03-03T16:10:00Z"/>
                <w:rFonts w:ascii="Arial" w:hAnsi="Arial" w:cs="Arial"/>
                <w:sz w:val="20"/>
                <w:szCs w:val="20"/>
              </w:rPr>
            </w:pPr>
            <w:ins w:id="13114" w:author="Владимир Лаут" w:date="2021-03-03T16:13:00Z">
              <w:r>
                <w:rPr>
                  <w:rFonts w:ascii="Arial" w:hAnsi="Arial" w:cs="Arial"/>
                  <w:sz w:val="20"/>
                  <w:szCs w:val="20"/>
                </w:rPr>
                <w:t>-</w:t>
              </w:r>
            </w:ins>
          </w:p>
        </w:tc>
        <w:tc>
          <w:tcPr>
            <w:tcW w:w="551" w:type="pct"/>
          </w:tcPr>
          <w:p w14:paraId="472F7BDF" w14:textId="1DCDC336" w:rsidR="005B5DA4" w:rsidRPr="009D0815" w:rsidRDefault="005B5DA4" w:rsidP="005B5DA4">
            <w:pPr>
              <w:jc w:val="center"/>
              <w:rPr>
                <w:ins w:id="13115" w:author="Владимир Лаут" w:date="2021-03-03T16:10:00Z"/>
                <w:rFonts w:ascii="Arial" w:hAnsi="Arial" w:cs="Arial"/>
                <w:sz w:val="20"/>
                <w:szCs w:val="20"/>
              </w:rPr>
            </w:pPr>
            <w:ins w:id="13116" w:author="Владимир Лаут" w:date="2021-03-03T16:13:00Z">
              <w:r>
                <w:rPr>
                  <w:rFonts w:ascii="Arial" w:hAnsi="Arial" w:cs="Arial"/>
                  <w:sz w:val="20"/>
                  <w:szCs w:val="20"/>
                </w:rPr>
                <w:t>-</w:t>
              </w:r>
            </w:ins>
          </w:p>
        </w:tc>
        <w:tc>
          <w:tcPr>
            <w:tcW w:w="353" w:type="pct"/>
          </w:tcPr>
          <w:p w14:paraId="03B006E3" w14:textId="57F419F8" w:rsidR="005B5DA4" w:rsidRPr="00696F74" w:rsidRDefault="005B5DA4" w:rsidP="005B5DA4">
            <w:pPr>
              <w:jc w:val="center"/>
              <w:rPr>
                <w:ins w:id="13117" w:author="Владимир Лаут" w:date="2021-03-03T16:10:00Z"/>
                <w:rFonts w:ascii="Arial" w:hAnsi="Arial" w:cs="Arial"/>
                <w:sz w:val="20"/>
                <w:szCs w:val="20"/>
              </w:rPr>
            </w:pPr>
            <w:ins w:id="13118" w:author="Владимир Лаут" w:date="2021-03-03T16:13:00Z">
              <w:r>
                <w:rPr>
                  <w:rFonts w:ascii="Arial" w:hAnsi="Arial" w:cs="Arial"/>
                  <w:sz w:val="20"/>
                  <w:szCs w:val="20"/>
                </w:rPr>
                <w:t>-</w:t>
              </w:r>
            </w:ins>
          </w:p>
        </w:tc>
        <w:tc>
          <w:tcPr>
            <w:tcW w:w="418" w:type="pct"/>
          </w:tcPr>
          <w:p w14:paraId="1304EE7C" w14:textId="5945A851" w:rsidR="005B5DA4" w:rsidRPr="009D0815" w:rsidRDefault="005B5DA4" w:rsidP="005B5DA4">
            <w:pPr>
              <w:jc w:val="center"/>
              <w:rPr>
                <w:ins w:id="13119" w:author="Владимир Лаут" w:date="2021-03-03T16:10:00Z"/>
                <w:rFonts w:ascii="Arial" w:hAnsi="Arial" w:cs="Arial"/>
                <w:sz w:val="20"/>
                <w:szCs w:val="20"/>
              </w:rPr>
            </w:pPr>
            <w:ins w:id="13120" w:author="Владимир Лаут" w:date="2021-03-03T16:13:00Z">
              <w:r>
                <w:rPr>
                  <w:rFonts w:ascii="Arial" w:hAnsi="Arial" w:cs="Arial"/>
                  <w:sz w:val="20"/>
                  <w:szCs w:val="20"/>
                </w:rPr>
                <w:t>-</w:t>
              </w:r>
            </w:ins>
          </w:p>
        </w:tc>
        <w:tc>
          <w:tcPr>
            <w:tcW w:w="317" w:type="pct"/>
          </w:tcPr>
          <w:p w14:paraId="3F3DD17B" w14:textId="4422F5F7" w:rsidR="005B5DA4" w:rsidRPr="009D0815" w:rsidRDefault="005B5DA4" w:rsidP="005B5DA4">
            <w:pPr>
              <w:jc w:val="center"/>
              <w:rPr>
                <w:ins w:id="13121" w:author="Владимир Лаут" w:date="2021-03-03T16:10:00Z"/>
                <w:rFonts w:ascii="Arial" w:hAnsi="Arial" w:cs="Arial"/>
                <w:sz w:val="20"/>
                <w:szCs w:val="20"/>
                <w:lang w:val="en-US"/>
              </w:rPr>
            </w:pPr>
            <w:ins w:id="13122" w:author="Владимир Лаут" w:date="2021-03-03T16:13:00Z">
              <w:r w:rsidRPr="009D0815">
                <w:rPr>
                  <w:rFonts w:ascii="Arial" w:hAnsi="Arial" w:cs="Arial"/>
                  <w:sz w:val="20"/>
                  <w:szCs w:val="20"/>
                  <w:lang w:val="en-US"/>
                </w:rPr>
                <w:t>SAP</w:t>
              </w:r>
            </w:ins>
          </w:p>
        </w:tc>
      </w:tr>
    </w:tbl>
    <w:p w14:paraId="41F195EE" w14:textId="77777777" w:rsidR="00D153F5" w:rsidRDefault="00D153F5" w:rsidP="00D153F5">
      <w:pPr>
        <w:spacing w:after="200" w:line="276" w:lineRule="auto"/>
        <w:jc w:val="left"/>
        <w:rPr>
          <w:rFonts w:eastAsiaTheme="majorEastAsia"/>
        </w:rPr>
        <w:sectPr w:rsidR="00D153F5" w:rsidSect="0089336D">
          <w:headerReference w:type="default" r:id="rId61"/>
          <w:footerReference w:type="default" r:id="rId62"/>
          <w:pgSz w:w="16840" w:h="11907" w:orient="landscape" w:code="9"/>
          <w:pgMar w:top="1134" w:right="1134" w:bottom="567" w:left="1134" w:header="737" w:footer="283" w:gutter="0"/>
          <w:cols w:space="708"/>
          <w:docGrid w:linePitch="360"/>
        </w:sectPr>
      </w:pPr>
    </w:p>
    <w:p w14:paraId="6C11AA2B" w14:textId="77777777" w:rsidR="00D153F5" w:rsidRPr="00977CDA" w:rsidRDefault="00D153F5" w:rsidP="00197D54">
      <w:pPr>
        <w:pStyle w:val="3"/>
      </w:pPr>
      <w:bookmarkStart w:id="13123" w:name="_Toc521083815"/>
      <w:bookmarkStart w:id="13124" w:name="_Toc521340955"/>
      <w:bookmarkStart w:id="13125" w:name="_Toc521439475"/>
      <w:bookmarkStart w:id="13126" w:name="_Toc67557099"/>
      <w:r w:rsidRPr="00977CDA">
        <w:lastRenderedPageBreak/>
        <w:t>Особенности технической реализации</w:t>
      </w:r>
      <w:bookmarkEnd w:id="13123"/>
      <w:bookmarkEnd w:id="13124"/>
      <w:bookmarkEnd w:id="13125"/>
      <w:bookmarkEnd w:id="13126"/>
    </w:p>
    <w:p w14:paraId="18D37F00" w14:textId="5F4F0B10" w:rsidR="00915E6F"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0F1F15">
        <w:rPr>
          <w:rFonts w:ascii="Arial" w:hAnsi="Arial" w:cs="Arial"/>
        </w:rPr>
        <w:t xml:space="preserve"> </w:t>
      </w:r>
      <w:r>
        <w:rPr>
          <w:rFonts w:ascii="Arial" w:hAnsi="Arial" w:cs="Arial"/>
          <w:lang w:val="en-US"/>
        </w:rPr>
        <w:t>S</w:t>
      </w:r>
      <w:r w:rsidRPr="000F1F15">
        <w:rPr>
          <w:rFonts w:ascii="Arial" w:hAnsi="Arial" w:cs="Arial"/>
        </w:rPr>
        <w:t>/4</w:t>
      </w:r>
      <w:r>
        <w:rPr>
          <w:rFonts w:ascii="Arial" w:hAnsi="Arial" w:cs="Arial"/>
          <w:lang w:val="en-US"/>
        </w:rPr>
        <w:t>HANA</w:t>
      </w:r>
      <w:r w:rsidR="00C257A0">
        <w:rPr>
          <w:rFonts w:ascii="Arial" w:hAnsi="Arial" w:cs="Arial"/>
        </w:rPr>
        <w:t xml:space="preserve"> по заявкам</w:t>
      </w:r>
      <w:r>
        <w:rPr>
          <w:rFonts w:ascii="Arial" w:hAnsi="Arial" w:cs="Arial"/>
        </w:rPr>
        <w:t xml:space="preserve"> НСИ</w:t>
      </w:r>
      <w:r w:rsidR="00C257A0">
        <w:rPr>
          <w:rFonts w:ascii="Arial" w:hAnsi="Arial" w:cs="Arial"/>
        </w:rPr>
        <w:t xml:space="preserve"> </w:t>
      </w:r>
      <w:proofErr w:type="spellStart"/>
      <w:r w:rsidR="00C257A0">
        <w:rPr>
          <w:rFonts w:ascii="Arial" w:hAnsi="Arial" w:cs="Arial"/>
        </w:rPr>
        <w:t>ТОиР</w:t>
      </w:r>
      <w:proofErr w:type="spellEnd"/>
      <w:r>
        <w:rPr>
          <w:rFonts w:ascii="Arial" w:hAnsi="Arial" w:cs="Arial"/>
        </w:rPr>
        <w:t>.</w:t>
      </w:r>
      <w:r w:rsidR="008C6339">
        <w:rPr>
          <w:rFonts w:ascii="Arial" w:hAnsi="Arial" w:cs="Arial"/>
        </w:rPr>
        <w:t xml:space="preserve"> </w:t>
      </w:r>
      <w:r w:rsidR="00915E6F">
        <w:rPr>
          <w:rFonts w:ascii="Arial" w:hAnsi="Arial" w:cs="Arial"/>
        </w:rPr>
        <w:t xml:space="preserve">При создании заявки на заведение новых объектов </w:t>
      </w:r>
      <w:r w:rsidR="008C6339">
        <w:rPr>
          <w:rFonts w:ascii="Arial" w:hAnsi="Arial" w:cs="Arial"/>
        </w:rPr>
        <w:t xml:space="preserve">инициатор заявки вносит данные </w:t>
      </w:r>
      <w:r w:rsidR="00915E6F">
        <w:rPr>
          <w:rFonts w:ascii="Arial" w:hAnsi="Arial" w:cs="Arial"/>
        </w:rPr>
        <w:t>планов ТОРО</w:t>
      </w:r>
      <w:r w:rsidR="008C6339">
        <w:rPr>
          <w:rFonts w:ascii="Arial" w:hAnsi="Arial" w:cs="Arial"/>
        </w:rPr>
        <w:t xml:space="preserve"> в систему </w:t>
      </w:r>
      <w:r w:rsidR="008C6339">
        <w:rPr>
          <w:rFonts w:ascii="Arial" w:hAnsi="Arial" w:cs="Arial"/>
          <w:lang w:val="en-US"/>
        </w:rPr>
        <w:t>SAP</w:t>
      </w:r>
      <w:r w:rsidR="008C6339" w:rsidRPr="00727034">
        <w:rPr>
          <w:rFonts w:ascii="Arial" w:hAnsi="Arial" w:cs="Arial"/>
        </w:rPr>
        <w:t xml:space="preserve"> </w:t>
      </w:r>
      <w:r w:rsidR="008C6339">
        <w:rPr>
          <w:rFonts w:ascii="Arial" w:hAnsi="Arial" w:cs="Arial"/>
          <w:lang w:val="en-US"/>
        </w:rPr>
        <w:t>S</w:t>
      </w:r>
      <w:r w:rsidR="008C6339" w:rsidRPr="00727034">
        <w:rPr>
          <w:rFonts w:ascii="Arial" w:hAnsi="Arial" w:cs="Arial"/>
        </w:rPr>
        <w:t>/4</w:t>
      </w:r>
      <w:r w:rsidR="008C6339">
        <w:rPr>
          <w:rFonts w:ascii="Arial" w:hAnsi="Arial" w:cs="Arial"/>
          <w:lang w:val="en-US"/>
        </w:rPr>
        <w:t>HANA</w:t>
      </w:r>
      <w:r w:rsidR="008C6339">
        <w:rPr>
          <w:rFonts w:ascii="Arial" w:hAnsi="Arial" w:cs="Arial"/>
        </w:rPr>
        <w:t>.</w:t>
      </w:r>
    </w:p>
    <w:p w14:paraId="0C0D124D" w14:textId="77777777" w:rsidR="00D153F5" w:rsidRDefault="00D153F5" w:rsidP="00D153F5">
      <w:pPr>
        <w:spacing w:after="120" w:line="276" w:lineRule="auto"/>
        <w:ind w:firstLine="567"/>
        <w:rPr>
          <w:rFonts w:ascii="Arial" w:hAnsi="Arial" w:cs="Arial"/>
        </w:rPr>
      </w:pPr>
      <w:r>
        <w:rPr>
          <w:rFonts w:ascii="Arial" w:hAnsi="Arial" w:cs="Arial"/>
        </w:rPr>
        <w:t>Транзакции ведения справочника:</w:t>
      </w:r>
    </w:p>
    <w:p w14:paraId="6C83DB3A" w14:textId="77777777" w:rsidR="00D153F5" w:rsidRPr="008C6339" w:rsidRDefault="00D153F5" w:rsidP="00F45D35">
      <w:pPr>
        <w:pStyle w:val="afc"/>
        <w:numPr>
          <w:ilvl w:val="0"/>
          <w:numId w:val="16"/>
        </w:numPr>
        <w:spacing w:after="120" w:line="276" w:lineRule="auto"/>
        <w:ind w:left="851" w:hanging="284"/>
        <w:rPr>
          <w:rFonts w:ascii="Arial" w:hAnsi="Arial" w:cs="Arial"/>
        </w:rPr>
      </w:pPr>
      <w:r w:rsidRPr="0080188F">
        <w:rPr>
          <w:rFonts w:ascii="Arial" w:hAnsi="Arial" w:cs="Arial"/>
          <w:lang w:val="en-US"/>
        </w:rPr>
        <w:t>IP</w:t>
      </w:r>
      <w:r w:rsidRPr="008C6339">
        <w:rPr>
          <w:rFonts w:ascii="Arial" w:hAnsi="Arial" w:cs="Arial"/>
        </w:rPr>
        <w:t xml:space="preserve">02 - Изменение </w:t>
      </w:r>
      <w:proofErr w:type="spellStart"/>
      <w:r w:rsidRPr="008C6339">
        <w:rPr>
          <w:rFonts w:ascii="Arial" w:hAnsi="Arial" w:cs="Arial"/>
        </w:rPr>
        <w:t>ПлнПредупрТОРО</w:t>
      </w:r>
      <w:proofErr w:type="spellEnd"/>
      <w:r w:rsidRPr="0080188F">
        <w:rPr>
          <w:rFonts w:ascii="Arial" w:hAnsi="Arial" w:cs="Arial"/>
        </w:rPr>
        <w:t>,</w:t>
      </w:r>
    </w:p>
    <w:p w14:paraId="197E364F" w14:textId="77777777" w:rsidR="00D153F5" w:rsidRPr="008C6339" w:rsidRDefault="00D153F5" w:rsidP="00F45D35">
      <w:pPr>
        <w:pStyle w:val="afc"/>
        <w:numPr>
          <w:ilvl w:val="0"/>
          <w:numId w:val="16"/>
        </w:numPr>
        <w:spacing w:after="120" w:line="276" w:lineRule="auto"/>
        <w:ind w:left="851" w:hanging="284"/>
        <w:rPr>
          <w:rFonts w:ascii="Arial" w:hAnsi="Arial" w:cs="Arial"/>
        </w:rPr>
      </w:pPr>
      <w:r w:rsidRPr="0080188F">
        <w:rPr>
          <w:rFonts w:ascii="Arial" w:hAnsi="Arial" w:cs="Arial"/>
          <w:lang w:val="en-US"/>
        </w:rPr>
        <w:t>IP</w:t>
      </w:r>
      <w:r w:rsidRPr="008C6339">
        <w:rPr>
          <w:rFonts w:ascii="Arial" w:hAnsi="Arial" w:cs="Arial"/>
        </w:rPr>
        <w:t xml:space="preserve">10 - Определение сроков </w:t>
      </w:r>
      <w:proofErr w:type="spellStart"/>
      <w:r w:rsidRPr="008C6339">
        <w:rPr>
          <w:rFonts w:ascii="Arial" w:hAnsi="Arial" w:cs="Arial"/>
        </w:rPr>
        <w:t>ПланаПредупрТОРО</w:t>
      </w:r>
      <w:proofErr w:type="spellEnd"/>
      <w:r w:rsidRPr="0080188F">
        <w:rPr>
          <w:rFonts w:ascii="Arial" w:hAnsi="Arial" w:cs="Arial"/>
        </w:rPr>
        <w:t>,</w:t>
      </w:r>
    </w:p>
    <w:p w14:paraId="19F64074" w14:textId="77777777" w:rsidR="00D153F5" w:rsidRPr="0080188F" w:rsidRDefault="00D153F5" w:rsidP="00F45D35">
      <w:pPr>
        <w:pStyle w:val="afc"/>
        <w:numPr>
          <w:ilvl w:val="0"/>
          <w:numId w:val="16"/>
        </w:numPr>
        <w:spacing w:after="120" w:line="276" w:lineRule="auto"/>
        <w:ind w:left="851" w:hanging="284"/>
        <w:rPr>
          <w:rFonts w:ascii="Arial" w:hAnsi="Arial" w:cs="Arial"/>
        </w:rPr>
      </w:pPr>
      <w:r w:rsidRPr="0080188F">
        <w:rPr>
          <w:rFonts w:ascii="Arial" w:hAnsi="Arial" w:cs="Arial"/>
          <w:lang w:val="en-US"/>
        </w:rPr>
        <w:t>IP</w:t>
      </w:r>
      <w:r w:rsidRPr="0080188F">
        <w:rPr>
          <w:rFonts w:ascii="Arial" w:hAnsi="Arial" w:cs="Arial"/>
        </w:rPr>
        <w:t>15 - Изменение плана предупредит. ТОРО,</w:t>
      </w:r>
    </w:p>
    <w:p w14:paraId="17136E1F" w14:textId="77777777" w:rsidR="00D153F5" w:rsidRPr="0080188F" w:rsidRDefault="00D153F5" w:rsidP="00F45D35">
      <w:pPr>
        <w:pStyle w:val="afc"/>
        <w:numPr>
          <w:ilvl w:val="0"/>
          <w:numId w:val="16"/>
        </w:numPr>
        <w:spacing w:after="120" w:line="276" w:lineRule="auto"/>
        <w:ind w:left="851" w:hanging="284"/>
        <w:rPr>
          <w:rFonts w:ascii="Arial" w:hAnsi="Arial" w:cs="Arial"/>
        </w:rPr>
      </w:pPr>
      <w:r w:rsidRPr="0080188F">
        <w:rPr>
          <w:rFonts w:ascii="Arial" w:hAnsi="Arial" w:cs="Arial"/>
          <w:lang w:val="en-US"/>
        </w:rPr>
        <w:t>IP</w:t>
      </w:r>
      <w:r w:rsidRPr="0080188F">
        <w:rPr>
          <w:rFonts w:ascii="Arial" w:hAnsi="Arial" w:cs="Arial"/>
        </w:rPr>
        <w:t>17 - Изменение позиции предупредит. ТОРО,</w:t>
      </w:r>
    </w:p>
    <w:p w14:paraId="5F7455C7" w14:textId="77777777" w:rsidR="00D153F5" w:rsidRPr="0080188F" w:rsidRDefault="00D153F5" w:rsidP="00F45D35">
      <w:pPr>
        <w:pStyle w:val="afc"/>
        <w:numPr>
          <w:ilvl w:val="0"/>
          <w:numId w:val="16"/>
        </w:numPr>
        <w:spacing w:after="240" w:line="276" w:lineRule="auto"/>
        <w:ind w:left="851" w:hanging="284"/>
        <w:rPr>
          <w:rFonts w:ascii="Arial" w:eastAsia="Calibri" w:hAnsi="Arial" w:cs="Arial"/>
        </w:rPr>
      </w:pPr>
      <w:r w:rsidRPr="0080188F">
        <w:rPr>
          <w:rFonts w:ascii="Arial" w:hAnsi="Arial" w:cs="Arial"/>
          <w:lang w:val="en-US"/>
        </w:rPr>
        <w:t>IP</w:t>
      </w:r>
      <w:r w:rsidRPr="0080188F">
        <w:rPr>
          <w:rFonts w:ascii="Arial" w:hAnsi="Arial" w:cs="Arial"/>
        </w:rPr>
        <w:t xml:space="preserve">42 - Добавление плана </w:t>
      </w:r>
      <w:proofErr w:type="spellStart"/>
      <w:r w:rsidRPr="0080188F">
        <w:rPr>
          <w:rFonts w:ascii="Arial" w:hAnsi="Arial" w:cs="Arial"/>
        </w:rPr>
        <w:t>управл</w:t>
      </w:r>
      <w:proofErr w:type="spellEnd"/>
      <w:r w:rsidRPr="0080188F">
        <w:rPr>
          <w:rFonts w:ascii="Arial" w:hAnsi="Arial" w:cs="Arial"/>
        </w:rPr>
        <w:t>. стратегией.</w:t>
      </w:r>
    </w:p>
    <w:p w14:paraId="30DCF28C" w14:textId="0D905936" w:rsidR="00F95E2A" w:rsidRPr="00F95E2A" w:rsidRDefault="00D153F5">
      <w:pPr>
        <w:spacing w:after="240" w:line="276" w:lineRule="auto"/>
        <w:ind w:firstLine="567"/>
        <w:rPr>
          <w:rFonts w:ascii="Arial" w:hAnsi="Arial" w:cs="Arial"/>
          <w:szCs w:val="20"/>
          <w:lang w:eastAsia="ru-RU"/>
          <w:rPrChange w:id="13127" w:author="Владимир Лаут" w:date="2021-03-03T16:24:00Z">
            <w:rPr>
              <w:rFonts w:ascii="Arial" w:eastAsia="Calibri" w:hAnsi="Arial" w:cs="Arial"/>
              <w:color w:val="808080" w:themeColor="background1" w:themeShade="80"/>
            </w:rPr>
          </w:rPrChange>
        </w:rPr>
      </w:pPr>
      <w:r w:rsidRPr="0080188F">
        <w:rPr>
          <w:rFonts w:ascii="Arial" w:hAnsi="Arial" w:cs="Arial"/>
          <w:iCs/>
        </w:rPr>
        <w:t>Разработк</w:t>
      </w:r>
      <w:del w:id="13128" w:author="Владимир Лаут" w:date="2021-03-03T16:23:00Z">
        <w:r w:rsidRPr="0080188F" w:rsidDel="00F95E2A">
          <w:rPr>
            <w:rFonts w:ascii="Arial" w:hAnsi="Arial" w:cs="Arial"/>
            <w:iCs/>
          </w:rPr>
          <w:delText>и</w:delText>
        </w:r>
      </w:del>
      <w:ins w:id="13129" w:author="Владимир Лаут" w:date="2021-03-03T16:23:00Z">
        <w:r w:rsidR="00F95E2A">
          <w:rPr>
            <w:rFonts w:ascii="Arial" w:hAnsi="Arial" w:cs="Arial"/>
            <w:iCs/>
          </w:rPr>
          <w:t>ой</w:t>
        </w:r>
      </w:ins>
      <w:r w:rsidRPr="0080188F">
        <w:rPr>
          <w:rFonts w:ascii="Arial" w:hAnsi="Arial" w:cs="Arial"/>
          <w:iCs/>
        </w:rPr>
        <w:t xml:space="preserve"> </w:t>
      </w:r>
      <w:ins w:id="13130" w:author="Владимир Лаут" w:date="2021-03-03T16:24:00Z">
        <w:r w:rsidR="00F95E2A">
          <w:rPr>
            <w:rFonts w:ascii="Arial" w:hAnsi="Arial" w:cs="Arial"/>
            <w:szCs w:val="24"/>
          </w:rPr>
          <w:t xml:space="preserve">РМ69 </w:t>
        </w:r>
      </w:ins>
      <w:r w:rsidRPr="0080188F">
        <w:rPr>
          <w:rFonts w:ascii="Arial" w:hAnsi="Arial" w:cs="Arial"/>
          <w:iCs/>
        </w:rPr>
        <w:t xml:space="preserve">для справочника </w:t>
      </w:r>
      <w:ins w:id="13131" w:author="Владимир Лаут" w:date="2021-03-03T16:24:00Z">
        <w:r w:rsidR="00F95E2A">
          <w:rPr>
            <w:rFonts w:ascii="Arial" w:hAnsi="Arial" w:cs="Arial"/>
            <w:iCs/>
          </w:rPr>
          <w:t xml:space="preserve">ППР </w:t>
        </w:r>
      </w:ins>
      <w:del w:id="13132" w:author="Владимир Лаут" w:date="2021-03-03T16:24:00Z">
        <w:r w:rsidRPr="0080188F" w:rsidDel="00F95E2A">
          <w:rPr>
            <w:rFonts w:ascii="Arial" w:hAnsi="Arial" w:cs="Arial"/>
            <w:iCs/>
          </w:rPr>
          <w:delText>не предполагаются.</w:delText>
        </w:r>
      </w:del>
      <w:ins w:id="13133" w:author="Владимир Лаут" w:date="2021-03-03T16:23:00Z">
        <w:r w:rsidR="00F95E2A" w:rsidRPr="00842AE0">
          <w:rPr>
            <w:rFonts w:ascii="Arial" w:hAnsi="Arial" w:cs="Arial"/>
            <w:szCs w:val="20"/>
            <w:lang w:eastAsia="ru-RU"/>
          </w:rPr>
          <w:t>предусмотре</w:t>
        </w:r>
      </w:ins>
      <w:ins w:id="13134" w:author="Владимир Лаут" w:date="2021-03-03T16:24:00Z">
        <w:r w:rsidR="00F95E2A">
          <w:rPr>
            <w:rFonts w:ascii="Arial" w:hAnsi="Arial" w:cs="Arial"/>
            <w:szCs w:val="20"/>
            <w:lang w:eastAsia="ru-RU"/>
          </w:rPr>
          <w:t>на</w:t>
        </w:r>
      </w:ins>
      <w:ins w:id="13135" w:author="Владимир Лаут" w:date="2021-03-03T16:23:00Z">
        <w:r w:rsidR="00F95E2A" w:rsidRPr="00842AE0">
          <w:rPr>
            <w:rFonts w:ascii="Arial" w:hAnsi="Arial" w:cs="Arial"/>
            <w:szCs w:val="20"/>
            <w:lang w:eastAsia="ru-RU"/>
          </w:rPr>
          <w:t xml:space="preserve"> возможность запуска календарного планирования в будущем: расшир</w:t>
        </w:r>
      </w:ins>
      <w:ins w:id="13136" w:author="Владимир Лаут" w:date="2021-03-03T16:24:00Z">
        <w:r w:rsidR="00F95E2A">
          <w:rPr>
            <w:rFonts w:ascii="Arial" w:hAnsi="Arial" w:cs="Arial"/>
            <w:szCs w:val="20"/>
            <w:lang w:eastAsia="ru-RU"/>
          </w:rPr>
          <w:t>ены</w:t>
        </w:r>
      </w:ins>
      <w:ins w:id="13137" w:author="Владимир Лаут" w:date="2021-03-03T16:23:00Z">
        <w:r w:rsidR="00F95E2A" w:rsidRPr="00842AE0">
          <w:rPr>
            <w:rFonts w:ascii="Arial" w:hAnsi="Arial" w:cs="Arial"/>
            <w:szCs w:val="20"/>
            <w:lang w:eastAsia="ru-RU"/>
          </w:rPr>
          <w:t xml:space="preserve"> планы ППР на поля «Дата запуска ППР в будущем», «Показание счетчика в будущем».</w:t>
        </w:r>
      </w:ins>
      <w:ins w:id="13138" w:author="Владимир Лаут" w:date="2021-03-03T16:24:00Z">
        <w:r w:rsidR="00F95E2A">
          <w:rPr>
            <w:rFonts w:ascii="Arial" w:hAnsi="Arial" w:cs="Arial"/>
            <w:szCs w:val="20"/>
            <w:lang w:eastAsia="ru-RU"/>
          </w:rPr>
          <w:t xml:space="preserve"> </w:t>
        </w:r>
        <w:r w:rsidR="00F95E2A">
          <w:rPr>
            <w:rFonts w:ascii="Arial" w:hAnsi="Arial" w:cs="Arial"/>
            <w:szCs w:val="24"/>
          </w:rPr>
          <w:t>Б</w:t>
        </w:r>
      </w:ins>
      <w:ins w:id="13139" w:author="Владимир Лаут" w:date="2021-03-03T16:23:00Z">
        <w:r w:rsidR="00F95E2A">
          <w:rPr>
            <w:rFonts w:ascii="Arial" w:hAnsi="Arial" w:cs="Arial"/>
            <w:szCs w:val="24"/>
          </w:rPr>
          <w:t>олее подробно разработка РМ69 описана в функциональной спецификации «</w:t>
        </w:r>
        <w:r w:rsidR="00F95E2A" w:rsidRPr="00F623AA">
          <w:rPr>
            <w:rFonts w:ascii="Arial" w:hAnsi="Arial" w:cs="Arial"/>
            <w:szCs w:val="24"/>
          </w:rPr>
          <w:t>ERP.PM69. Расширение ведения ТК ТОРО</w:t>
        </w:r>
        <w:r w:rsidR="00F95E2A">
          <w:rPr>
            <w:rFonts w:ascii="Arial" w:hAnsi="Arial" w:cs="Arial"/>
            <w:szCs w:val="24"/>
          </w:rPr>
          <w:t>».</w:t>
        </w:r>
      </w:ins>
    </w:p>
    <w:p w14:paraId="1425C9FE" w14:textId="77777777" w:rsidR="00D153F5" w:rsidRPr="00977CDA" w:rsidRDefault="00D153F5" w:rsidP="00197D54">
      <w:pPr>
        <w:pStyle w:val="3"/>
      </w:pPr>
      <w:bookmarkStart w:id="13140" w:name="_Toc521083816"/>
      <w:bookmarkStart w:id="13141" w:name="_Toc521340956"/>
      <w:bookmarkStart w:id="13142" w:name="_Toc521439476"/>
      <w:bookmarkStart w:id="13143" w:name="_Toc67557100"/>
      <w:r w:rsidRPr="00977CDA">
        <w:t>Миграция объекта данных</w:t>
      </w:r>
      <w:bookmarkEnd w:id="13140"/>
      <w:bookmarkEnd w:id="13141"/>
      <w:bookmarkEnd w:id="13142"/>
      <w:bookmarkEnd w:id="13143"/>
    </w:p>
    <w:p w14:paraId="1DF3FFBC" w14:textId="6ADAE4F3" w:rsidR="00B56EB0" w:rsidRPr="00AF3522" w:rsidRDefault="00B56EB0" w:rsidP="00B56EB0">
      <w:pPr>
        <w:spacing w:after="240" w:line="276" w:lineRule="auto"/>
        <w:ind w:firstLine="567"/>
        <w:rPr>
          <w:rFonts w:ascii="Arial" w:hAnsi="Arial" w:cs="Arial"/>
          <w:color w:val="7F7F7F" w:themeColor="text1" w:themeTint="80"/>
          <w:szCs w:val="24"/>
        </w:rPr>
      </w:pPr>
      <w:r w:rsidRPr="00AF3522">
        <w:rPr>
          <w:rFonts w:ascii="Arial" w:hAnsi="Arial" w:cs="Arial"/>
          <w:szCs w:val="24"/>
        </w:rPr>
        <w:t xml:space="preserve">Возможна миграция данных из системы АСУ </w:t>
      </w:r>
      <w:proofErr w:type="spellStart"/>
      <w:r w:rsidRPr="00AF3522">
        <w:rPr>
          <w:rFonts w:ascii="Arial" w:hAnsi="Arial" w:cs="Arial"/>
          <w:szCs w:val="24"/>
        </w:rPr>
        <w:t>ТОиР</w:t>
      </w:r>
      <w:proofErr w:type="spellEnd"/>
      <w:r w:rsidRPr="00AF3522">
        <w:rPr>
          <w:rFonts w:ascii="Arial" w:hAnsi="Arial" w:cs="Arial"/>
          <w:szCs w:val="24"/>
        </w:rPr>
        <w:t xml:space="preserve"> или при заполнении в шаблонах вручную.</w:t>
      </w:r>
      <w:r>
        <w:rPr>
          <w:rFonts w:ascii="Arial" w:hAnsi="Arial" w:cs="Arial"/>
          <w:szCs w:val="24"/>
        </w:rPr>
        <w:t xml:space="preserve"> Принципы миграции описаны</w:t>
      </w:r>
      <w:r w:rsidRPr="00AF3522">
        <w:rPr>
          <w:rFonts w:ascii="Arial" w:hAnsi="Arial" w:cs="Arial"/>
          <w:szCs w:val="24"/>
        </w:rPr>
        <w:t xml:space="preserve"> КД </w:t>
      </w:r>
      <w:del w:id="13144" w:author="Владимир Лаут" w:date="2021-03-05T12:46:00Z">
        <w:r w:rsidRPr="00AF3522" w:rsidDel="006D5936">
          <w:rPr>
            <w:rFonts w:ascii="Arial" w:hAnsi="Arial" w:cs="Arial"/>
            <w:szCs w:val="24"/>
            <w:lang w:val="en-US"/>
          </w:rPr>
          <w:delText>ERP</w:delText>
        </w:r>
        <w:r w:rsidRPr="00AF3522" w:rsidDel="006D5936">
          <w:rPr>
            <w:rFonts w:ascii="Arial" w:hAnsi="Arial" w:cs="Arial"/>
            <w:szCs w:val="24"/>
          </w:rPr>
          <w:delText>.</w:delText>
        </w:r>
      </w:del>
      <w:ins w:id="13145" w:author="Александр" w:date="2020-04-13T08:45:00Z">
        <w:del w:id="13146" w:author="Владимир Лаут" w:date="2021-03-05T12:46:00Z">
          <w:r w:rsidR="009D0815" w:rsidDel="006D5936">
            <w:rPr>
              <w:rFonts w:ascii="Arial" w:hAnsi="Arial" w:cs="Arial"/>
              <w:szCs w:val="24"/>
            </w:rPr>
            <w:delText>9.9.2</w:delText>
          </w:r>
        </w:del>
      </w:ins>
      <w:ins w:id="13147" w:author="Владимир Лаут" w:date="2021-03-05T12:46:00Z">
        <w:r w:rsidR="006D5936">
          <w:rPr>
            <w:rFonts w:ascii="Arial" w:hAnsi="Arial" w:cs="Arial"/>
            <w:szCs w:val="24"/>
            <w:lang w:val="en-US"/>
          </w:rPr>
          <w:t>ERP.13.9.2</w:t>
        </w:r>
      </w:ins>
      <w:del w:id="13148" w:author="Александр" w:date="2020-04-13T08:45:00Z">
        <w:r w:rsidRPr="00AF3522" w:rsidDel="009D0815">
          <w:rPr>
            <w:rFonts w:ascii="Arial" w:hAnsi="Arial" w:cs="Arial"/>
            <w:szCs w:val="24"/>
          </w:rPr>
          <w:delText>5.7</w:delText>
        </w:r>
      </w:del>
      <w:r w:rsidRPr="00AF3522">
        <w:rPr>
          <w:rFonts w:ascii="Arial" w:hAnsi="Arial" w:cs="Arial"/>
          <w:szCs w:val="24"/>
        </w:rPr>
        <w:t>.1_Концепция миграции данных</w:t>
      </w:r>
      <w:r>
        <w:rPr>
          <w:rFonts w:ascii="Arial" w:hAnsi="Arial" w:cs="Arial"/>
          <w:szCs w:val="24"/>
        </w:rPr>
        <w:t>.</w:t>
      </w:r>
    </w:p>
    <w:p w14:paraId="3725B6AF" w14:textId="77777777" w:rsidR="00D153F5" w:rsidRPr="00FB401A" w:rsidRDefault="00D153F5" w:rsidP="00D153F5">
      <w:pPr>
        <w:pStyle w:val="21"/>
        <w:keepNext/>
        <w:keepLines/>
        <w:numPr>
          <w:ilvl w:val="1"/>
          <w:numId w:val="8"/>
        </w:numPr>
        <w:spacing w:before="160" w:after="120" w:line="276" w:lineRule="auto"/>
        <w:jc w:val="left"/>
        <w:rPr>
          <w:rFonts w:eastAsiaTheme="majorEastAsia" w:cstheme="majorBidi"/>
          <w:bCs w:val="0"/>
          <w:iCs w:val="0"/>
          <w:szCs w:val="26"/>
        </w:rPr>
      </w:pPr>
      <w:bookmarkStart w:id="13149" w:name="_Объект_основных_данных_17"/>
      <w:bookmarkStart w:id="13150" w:name="_Toc521083817"/>
      <w:bookmarkStart w:id="13151" w:name="_Toc521340957"/>
      <w:bookmarkStart w:id="13152" w:name="_Toc521439477"/>
      <w:bookmarkStart w:id="13153" w:name="_Toc67557101"/>
      <w:bookmarkEnd w:id="13149"/>
      <w:r w:rsidRPr="00FB401A">
        <w:rPr>
          <w:rFonts w:eastAsiaTheme="majorEastAsia" w:cstheme="majorBidi"/>
          <w:bCs w:val="0"/>
          <w:iCs w:val="0"/>
          <w:szCs w:val="26"/>
        </w:rPr>
        <w:t xml:space="preserve">Объект основных данных </w:t>
      </w:r>
      <w:r w:rsidRPr="009767A7">
        <w:rPr>
          <w:rFonts w:eastAsiaTheme="majorEastAsia" w:cstheme="majorBidi"/>
          <w:bCs w:val="0"/>
          <w:iCs w:val="0"/>
          <w:szCs w:val="26"/>
          <w:lang w:val="en-US"/>
        </w:rPr>
        <w:t>PM</w:t>
      </w:r>
      <w:r w:rsidRPr="009767A7">
        <w:rPr>
          <w:rFonts w:eastAsiaTheme="majorEastAsia" w:cstheme="majorBidi"/>
          <w:bCs w:val="0"/>
          <w:iCs w:val="0"/>
          <w:szCs w:val="26"/>
        </w:rPr>
        <w:t>_3</w:t>
      </w:r>
      <w:r w:rsidRPr="007E033F">
        <w:rPr>
          <w:rFonts w:eastAsiaTheme="majorEastAsia" w:cstheme="majorBidi"/>
          <w:bCs w:val="0"/>
          <w:iCs w:val="0"/>
          <w:szCs w:val="26"/>
        </w:rPr>
        <w:t>4</w:t>
      </w:r>
      <w:r>
        <w:rPr>
          <w:rFonts w:eastAsiaTheme="majorEastAsia" w:cstheme="majorBidi"/>
          <w:bCs w:val="0"/>
          <w:iCs w:val="0"/>
          <w:szCs w:val="26"/>
        </w:rPr>
        <w:t xml:space="preserve">, </w:t>
      </w:r>
      <w:r>
        <w:rPr>
          <w:rFonts w:eastAsiaTheme="majorEastAsia" w:cstheme="majorBidi"/>
          <w:bCs w:val="0"/>
          <w:iCs w:val="0"/>
          <w:szCs w:val="26"/>
          <w:lang w:val="en-US"/>
        </w:rPr>
        <w:t>PM</w:t>
      </w:r>
      <w:r w:rsidRPr="00C8535E">
        <w:rPr>
          <w:rFonts w:eastAsiaTheme="majorEastAsia" w:cstheme="majorBidi"/>
          <w:bCs w:val="0"/>
          <w:iCs w:val="0"/>
          <w:szCs w:val="26"/>
        </w:rPr>
        <w:t>_35</w:t>
      </w:r>
      <w:r w:rsidRPr="005B1561">
        <w:rPr>
          <w:rFonts w:eastAsiaTheme="majorEastAsia" w:cstheme="majorBidi"/>
          <w:bCs w:val="0"/>
          <w:iCs w:val="0"/>
          <w:szCs w:val="26"/>
        </w:rPr>
        <w:t xml:space="preserve">, </w:t>
      </w:r>
      <w:r>
        <w:rPr>
          <w:rFonts w:eastAsiaTheme="majorEastAsia" w:cstheme="majorBidi"/>
          <w:bCs w:val="0"/>
          <w:iCs w:val="0"/>
          <w:szCs w:val="26"/>
          <w:lang w:val="en-US"/>
        </w:rPr>
        <w:t>PM</w:t>
      </w:r>
      <w:r w:rsidRPr="005B1561">
        <w:rPr>
          <w:rFonts w:eastAsiaTheme="majorEastAsia" w:cstheme="majorBidi"/>
          <w:bCs w:val="0"/>
          <w:iCs w:val="0"/>
          <w:szCs w:val="26"/>
        </w:rPr>
        <w:t>_48</w:t>
      </w:r>
      <w:r w:rsidRPr="009767A7">
        <w:rPr>
          <w:rFonts w:eastAsiaTheme="majorEastAsia" w:cstheme="majorBidi"/>
          <w:bCs w:val="0"/>
          <w:iCs w:val="0"/>
          <w:szCs w:val="26"/>
        </w:rPr>
        <w:t xml:space="preserve"> </w:t>
      </w:r>
      <w:r w:rsidRPr="007E033F">
        <w:rPr>
          <w:rFonts w:eastAsiaTheme="majorEastAsia" w:cstheme="majorBidi"/>
          <w:bCs w:val="0"/>
          <w:iCs w:val="0"/>
          <w:szCs w:val="26"/>
        </w:rPr>
        <w:t>Пользовательские статусы</w:t>
      </w:r>
      <w:r w:rsidRPr="00FB401A">
        <w:rPr>
          <w:rFonts w:eastAsiaTheme="majorEastAsia" w:cstheme="majorBidi"/>
          <w:bCs w:val="0"/>
          <w:iCs w:val="0"/>
          <w:szCs w:val="26"/>
        </w:rPr>
        <w:t>.</w:t>
      </w:r>
      <w:bookmarkEnd w:id="13150"/>
      <w:bookmarkEnd w:id="13151"/>
      <w:bookmarkEnd w:id="13152"/>
      <w:bookmarkEnd w:id="13153"/>
    </w:p>
    <w:p w14:paraId="3CDE372F" w14:textId="77777777" w:rsidR="00D153F5" w:rsidRPr="00FB401A" w:rsidRDefault="00D153F5" w:rsidP="00197D54">
      <w:pPr>
        <w:pStyle w:val="3"/>
      </w:pPr>
      <w:bookmarkStart w:id="13154" w:name="_Toc521083818"/>
      <w:bookmarkStart w:id="13155" w:name="_Toc521340958"/>
      <w:bookmarkStart w:id="13156" w:name="_Toc521439478"/>
      <w:bookmarkStart w:id="13157" w:name="_Toc67557102"/>
      <w:r w:rsidRPr="00FB401A">
        <w:t>Описание объекта</w:t>
      </w:r>
      <w:bookmarkEnd w:id="13154"/>
      <w:bookmarkEnd w:id="13155"/>
      <w:bookmarkEnd w:id="13156"/>
      <w:bookmarkEnd w:id="13157"/>
    </w:p>
    <w:p w14:paraId="33F7D739" w14:textId="77777777" w:rsidR="00D153F5" w:rsidRDefault="00D153F5" w:rsidP="00D153F5">
      <w:pPr>
        <w:spacing w:after="240" w:line="276" w:lineRule="auto"/>
        <w:ind w:firstLine="567"/>
        <w:rPr>
          <w:rFonts w:ascii="Arial" w:hAnsi="Arial" w:cs="Arial"/>
        </w:rPr>
      </w:pPr>
      <w:r w:rsidRPr="007E033F">
        <w:rPr>
          <w:rFonts w:ascii="Arial" w:hAnsi="Arial" w:cs="Arial"/>
        </w:rPr>
        <w:t>П</w:t>
      </w:r>
      <w:r>
        <w:rPr>
          <w:rFonts w:ascii="Arial" w:hAnsi="Arial" w:cs="Arial"/>
        </w:rPr>
        <w:t>ользовательские статусы заказов</w:t>
      </w:r>
      <w:r w:rsidRPr="005B1561">
        <w:rPr>
          <w:rFonts w:ascii="Arial" w:hAnsi="Arial" w:cs="Arial"/>
        </w:rPr>
        <w:t>,</w:t>
      </w:r>
      <w:r>
        <w:rPr>
          <w:rFonts w:ascii="Arial" w:hAnsi="Arial" w:cs="Arial"/>
        </w:rPr>
        <w:t xml:space="preserve"> сообщений и технических объектов ТОРО служат для в</w:t>
      </w:r>
      <w:r w:rsidRPr="00C8535E">
        <w:rPr>
          <w:rFonts w:ascii="Arial" w:hAnsi="Arial" w:cs="Arial"/>
        </w:rPr>
        <w:t>едения доп</w:t>
      </w:r>
      <w:r>
        <w:rPr>
          <w:rFonts w:ascii="Arial" w:hAnsi="Arial" w:cs="Arial"/>
        </w:rPr>
        <w:t>олнительной информации и разрешения/запрета действий над заказами, сообщениями и техническими объектами ТОРО</w:t>
      </w:r>
      <w:r w:rsidRPr="009767A7">
        <w:rPr>
          <w:rFonts w:ascii="Arial" w:hAnsi="Arial" w:cs="Arial"/>
        </w:rPr>
        <w:t>.</w:t>
      </w:r>
    </w:p>
    <w:p w14:paraId="460874AE" w14:textId="77777777" w:rsidR="00D153F5" w:rsidRDefault="00D153F5" w:rsidP="00D153F5">
      <w:pPr>
        <w:spacing w:after="240" w:line="276" w:lineRule="auto"/>
        <w:ind w:firstLine="567"/>
        <w:rPr>
          <w:rFonts w:ascii="Arial" w:hAnsi="Arial" w:cs="Arial"/>
        </w:rPr>
      </w:pPr>
      <w:r>
        <w:rPr>
          <w:rFonts w:ascii="Arial" w:hAnsi="Arial" w:cs="Arial"/>
        </w:rPr>
        <w:t>Статусная схема – группа пользовательских статусов, которая может присваиваться в соответствии с видом заказов и сообщений ТОРО или типом технических мест и единиц оборудования.</w:t>
      </w:r>
    </w:p>
    <w:p w14:paraId="4D712248" w14:textId="77777777" w:rsidR="00D153F5" w:rsidRPr="00FB401A" w:rsidRDefault="00D153F5" w:rsidP="00197D54">
      <w:pPr>
        <w:pStyle w:val="3"/>
      </w:pPr>
      <w:bookmarkStart w:id="13158" w:name="_Toc521083819"/>
      <w:bookmarkStart w:id="13159" w:name="_Toc521439479"/>
      <w:bookmarkStart w:id="13160" w:name="_Toc67557103"/>
      <w:r>
        <w:t>П</w:t>
      </w:r>
      <w:r w:rsidRPr="00FB401A">
        <w:t>ринципы кодирования и нумерации</w:t>
      </w:r>
      <w:bookmarkEnd w:id="13158"/>
      <w:bookmarkEnd w:id="13159"/>
      <w:bookmarkEnd w:id="13160"/>
    </w:p>
    <w:p w14:paraId="083D13A7" w14:textId="05C2441E" w:rsidR="00D153F5" w:rsidRDefault="00D153F5" w:rsidP="00F45D35">
      <w:pPr>
        <w:pStyle w:val="a9"/>
        <w:keepNext/>
        <w:spacing w:after="240" w:afterAutospacing="0" w:line="276" w:lineRule="auto"/>
        <w:ind w:firstLine="567"/>
        <w:rPr>
          <w:rFonts w:ascii="Arial" w:hAnsi="Arial" w:cs="Arial"/>
        </w:rPr>
      </w:pPr>
      <w:r>
        <w:rPr>
          <w:rFonts w:ascii="Arial" w:hAnsi="Arial" w:cs="Arial"/>
        </w:rPr>
        <w:t xml:space="preserve">Перечень статусных схем для объектов ТОРО приведен в таблице </w:t>
      </w:r>
      <w:r w:rsidR="0071056D">
        <w:rPr>
          <w:rFonts w:ascii="Arial" w:hAnsi="Arial" w:cs="Arial"/>
        </w:rPr>
        <w:t>ниже</w:t>
      </w:r>
      <w:r>
        <w:rPr>
          <w:rFonts w:ascii="Arial" w:hAnsi="Arial" w:cs="Arial"/>
        </w:rPr>
        <w:t>.</w:t>
      </w:r>
    </w:p>
    <w:p w14:paraId="2A27ABEF" w14:textId="356EE5A7"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w:t>
      </w:r>
      <w:r w:rsidR="0010588B">
        <w:rPr>
          <w:rFonts w:ascii="Arial" w:hAnsi="Arial" w:cs="Arial"/>
          <w:b/>
          <w:sz w:val="22"/>
        </w:rPr>
        <w:t>3</w:t>
      </w:r>
      <w:ins w:id="13161" w:author="Александр" w:date="2020-04-13T13:13:00Z">
        <w:r w:rsidR="0036397B">
          <w:rPr>
            <w:rFonts w:ascii="Arial" w:hAnsi="Arial" w:cs="Arial"/>
            <w:b/>
            <w:sz w:val="22"/>
          </w:rPr>
          <w:t>3</w:t>
        </w:r>
      </w:ins>
      <w:del w:id="13162" w:author="Александр" w:date="2020-04-13T13:13:00Z">
        <w:r w:rsidR="0010588B" w:rsidDel="00870994">
          <w:rPr>
            <w:rFonts w:ascii="Arial" w:hAnsi="Arial" w:cs="Arial"/>
            <w:b/>
            <w:sz w:val="22"/>
          </w:rPr>
          <w:delText>4</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статусных схем</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96"/>
        <w:gridCol w:w="3252"/>
        <w:gridCol w:w="5228"/>
      </w:tblGrid>
      <w:tr w:rsidR="00D153F5" w:rsidRPr="0086487D" w14:paraId="661DE60A" w14:textId="77777777" w:rsidTr="00E16A62">
        <w:trPr>
          <w:cantSplit/>
          <w:trHeight w:val="397"/>
          <w:tblHeader/>
          <w:jc w:val="center"/>
        </w:trPr>
        <w:tc>
          <w:tcPr>
            <w:tcW w:w="833" w:type="pct"/>
            <w:shd w:val="clear" w:color="auto" w:fill="FFC000"/>
            <w:vAlign w:val="center"/>
          </w:tcPr>
          <w:p w14:paraId="4EFBC77D" w14:textId="77777777" w:rsidR="00D153F5" w:rsidRPr="00650BEC" w:rsidRDefault="00D153F5" w:rsidP="00D153F5">
            <w:pPr>
              <w:jc w:val="center"/>
              <w:rPr>
                <w:rFonts w:ascii="Arial" w:hAnsi="Arial" w:cs="Arial"/>
                <w:b/>
                <w:sz w:val="20"/>
                <w:szCs w:val="20"/>
              </w:rPr>
            </w:pPr>
            <w:bookmarkStart w:id="13163" w:name="_Hlk521756280"/>
            <w:r w:rsidRPr="00650BEC">
              <w:rPr>
                <w:rFonts w:ascii="Arial" w:hAnsi="Arial" w:cs="Arial"/>
                <w:b/>
                <w:sz w:val="20"/>
                <w:szCs w:val="20"/>
              </w:rPr>
              <w:t>Системный код объекта</w:t>
            </w:r>
          </w:p>
        </w:tc>
        <w:tc>
          <w:tcPr>
            <w:tcW w:w="1598" w:type="pct"/>
            <w:shd w:val="clear" w:color="auto" w:fill="FFC000"/>
            <w:vAlign w:val="center"/>
          </w:tcPr>
          <w:p w14:paraId="2C20F42E" w14:textId="77777777" w:rsidR="00D153F5" w:rsidRPr="00650BEC" w:rsidRDefault="00D153F5" w:rsidP="00D153F5">
            <w:pPr>
              <w:jc w:val="center"/>
              <w:rPr>
                <w:rFonts w:ascii="Arial" w:hAnsi="Arial" w:cs="Arial"/>
                <w:b/>
                <w:sz w:val="20"/>
                <w:szCs w:val="20"/>
              </w:rPr>
            </w:pPr>
            <w:r w:rsidRPr="00650BEC">
              <w:rPr>
                <w:rFonts w:ascii="Arial" w:hAnsi="Arial" w:cs="Arial"/>
                <w:b/>
                <w:sz w:val="20"/>
                <w:szCs w:val="20"/>
              </w:rPr>
              <w:t>Наименование</w:t>
            </w:r>
          </w:p>
        </w:tc>
        <w:tc>
          <w:tcPr>
            <w:tcW w:w="2569" w:type="pct"/>
            <w:shd w:val="clear" w:color="auto" w:fill="FFC000"/>
            <w:vAlign w:val="center"/>
          </w:tcPr>
          <w:p w14:paraId="07446686" w14:textId="77777777" w:rsidR="00D153F5" w:rsidRPr="00650BEC" w:rsidRDefault="00D153F5" w:rsidP="00D153F5">
            <w:pPr>
              <w:jc w:val="center"/>
              <w:rPr>
                <w:rFonts w:ascii="Arial" w:hAnsi="Arial" w:cs="Arial"/>
                <w:b/>
                <w:sz w:val="20"/>
                <w:szCs w:val="20"/>
              </w:rPr>
            </w:pPr>
            <w:r w:rsidRPr="00650BEC">
              <w:rPr>
                <w:rFonts w:ascii="Arial" w:hAnsi="Arial" w:cs="Arial"/>
                <w:b/>
                <w:sz w:val="20"/>
                <w:szCs w:val="20"/>
              </w:rPr>
              <w:t>Описание</w:t>
            </w:r>
          </w:p>
        </w:tc>
      </w:tr>
      <w:tr w:rsidR="00D153F5" w:rsidRPr="0086487D" w14:paraId="160C9796" w14:textId="77777777" w:rsidTr="00E16A62">
        <w:trPr>
          <w:cantSplit/>
          <w:jc w:val="center"/>
        </w:trPr>
        <w:tc>
          <w:tcPr>
            <w:tcW w:w="833" w:type="pct"/>
          </w:tcPr>
          <w:p w14:paraId="240EF2CA" w14:textId="77777777" w:rsidR="00D153F5" w:rsidRPr="00AE2C18" w:rsidRDefault="00D153F5" w:rsidP="00D153F5">
            <w:pPr>
              <w:rPr>
                <w:rFonts w:ascii="Arial" w:hAnsi="Arial" w:cs="Arial"/>
                <w:sz w:val="20"/>
                <w:szCs w:val="20"/>
                <w:lang w:val="en-US"/>
              </w:rPr>
            </w:pPr>
            <w:r>
              <w:rPr>
                <w:rFonts w:ascii="Arial" w:hAnsi="Arial" w:cs="Arial"/>
                <w:sz w:val="20"/>
                <w:szCs w:val="20"/>
                <w:lang w:val="en-US"/>
              </w:rPr>
              <w:t>PM_ORDER</w:t>
            </w:r>
          </w:p>
        </w:tc>
        <w:tc>
          <w:tcPr>
            <w:tcW w:w="1598" w:type="pct"/>
          </w:tcPr>
          <w:p w14:paraId="6C84EB19" w14:textId="77777777" w:rsidR="00D153F5" w:rsidRPr="00E16A62" w:rsidRDefault="00D153F5" w:rsidP="00D153F5">
            <w:pPr>
              <w:rPr>
                <w:rFonts w:ascii="Arial" w:hAnsi="Arial" w:cs="Arial"/>
                <w:sz w:val="20"/>
                <w:szCs w:val="20"/>
              </w:rPr>
            </w:pPr>
            <w:r w:rsidRPr="00E16A62">
              <w:rPr>
                <w:rFonts w:ascii="Arial" w:hAnsi="Arial" w:cs="Arial"/>
                <w:sz w:val="20"/>
                <w:szCs w:val="20"/>
              </w:rPr>
              <w:t>Заказ ТОРО</w:t>
            </w:r>
          </w:p>
        </w:tc>
        <w:tc>
          <w:tcPr>
            <w:tcW w:w="2569" w:type="pct"/>
          </w:tcPr>
          <w:p w14:paraId="423C155E" w14:textId="77777777" w:rsidR="00D153F5" w:rsidRPr="00D81009" w:rsidRDefault="00D153F5" w:rsidP="00D153F5">
            <w:pPr>
              <w:jc w:val="left"/>
              <w:rPr>
                <w:rFonts w:ascii="Arial" w:hAnsi="Arial" w:cs="Arial"/>
                <w:sz w:val="20"/>
                <w:szCs w:val="20"/>
              </w:rPr>
            </w:pPr>
            <w:r>
              <w:rPr>
                <w:rFonts w:ascii="Arial" w:hAnsi="Arial" w:cs="Arial"/>
                <w:sz w:val="20"/>
                <w:szCs w:val="20"/>
              </w:rPr>
              <w:t>Статусная схема</w:t>
            </w:r>
            <w:r w:rsidRPr="00D81009">
              <w:rPr>
                <w:rFonts w:ascii="Arial" w:hAnsi="Arial" w:cs="Arial"/>
                <w:sz w:val="20"/>
                <w:szCs w:val="20"/>
              </w:rPr>
              <w:t xml:space="preserve"> </w:t>
            </w:r>
            <w:r>
              <w:rPr>
                <w:rFonts w:ascii="Arial" w:hAnsi="Arial" w:cs="Arial"/>
                <w:sz w:val="20"/>
                <w:szCs w:val="20"/>
              </w:rPr>
              <w:t>для заказов ТОРО всех видов</w:t>
            </w:r>
          </w:p>
        </w:tc>
      </w:tr>
      <w:tr w:rsidR="00024DD6" w:rsidRPr="0086487D" w14:paraId="1D20CC9C" w14:textId="77777777" w:rsidTr="00E16A62">
        <w:trPr>
          <w:cantSplit/>
          <w:jc w:val="center"/>
        </w:trPr>
        <w:tc>
          <w:tcPr>
            <w:tcW w:w="833" w:type="pct"/>
          </w:tcPr>
          <w:p w14:paraId="191EAEFA" w14:textId="2F546385" w:rsidR="00024DD6" w:rsidRPr="00E16A62" w:rsidRDefault="00024DD6" w:rsidP="00D153F5">
            <w:pPr>
              <w:rPr>
                <w:rFonts w:ascii="Arial" w:hAnsi="Arial" w:cs="Arial"/>
                <w:sz w:val="20"/>
                <w:szCs w:val="20"/>
                <w:lang w:val="en-US"/>
              </w:rPr>
            </w:pPr>
            <w:r>
              <w:rPr>
                <w:rFonts w:ascii="Arial" w:hAnsi="Arial" w:cs="Arial"/>
                <w:sz w:val="20"/>
                <w:szCs w:val="20"/>
                <w:lang w:val="en-US"/>
              </w:rPr>
              <w:lastRenderedPageBreak/>
              <w:t>PM_ORD</w:t>
            </w:r>
            <w:r>
              <w:rPr>
                <w:rFonts w:ascii="Arial" w:hAnsi="Arial" w:cs="Arial"/>
                <w:sz w:val="20"/>
                <w:szCs w:val="20"/>
              </w:rPr>
              <w:t>0</w:t>
            </w:r>
            <w:r>
              <w:rPr>
                <w:rFonts w:ascii="Arial" w:hAnsi="Arial" w:cs="Arial"/>
                <w:sz w:val="20"/>
                <w:szCs w:val="20"/>
                <w:lang w:val="en-US"/>
              </w:rPr>
              <w:t>1</w:t>
            </w:r>
          </w:p>
        </w:tc>
        <w:tc>
          <w:tcPr>
            <w:tcW w:w="1598" w:type="pct"/>
          </w:tcPr>
          <w:p w14:paraId="492B7A4C" w14:textId="796335D0" w:rsidR="00024DD6" w:rsidRPr="00E16A62" w:rsidRDefault="00024DD6" w:rsidP="00D153F5">
            <w:pPr>
              <w:rPr>
                <w:rFonts w:ascii="Arial" w:hAnsi="Arial" w:cs="Arial"/>
                <w:sz w:val="20"/>
                <w:szCs w:val="20"/>
              </w:rPr>
            </w:pPr>
            <w:r w:rsidRPr="00E16A62">
              <w:rPr>
                <w:rFonts w:ascii="Arial" w:hAnsi="Arial" w:cs="Arial"/>
                <w:color w:val="000000"/>
                <w:sz w:val="20"/>
                <w:szCs w:val="20"/>
              </w:rPr>
              <w:t>Заказ на общие РПМ</w:t>
            </w:r>
          </w:p>
        </w:tc>
        <w:tc>
          <w:tcPr>
            <w:tcW w:w="2569" w:type="pct"/>
          </w:tcPr>
          <w:p w14:paraId="23FF8868" w14:textId="5EB3DB23" w:rsidR="00024DD6" w:rsidRPr="00E16A62" w:rsidRDefault="00024DD6" w:rsidP="00D153F5">
            <w:pPr>
              <w:jc w:val="left"/>
              <w:rPr>
                <w:rFonts w:ascii="Arial" w:hAnsi="Arial" w:cs="Arial"/>
                <w:sz w:val="20"/>
                <w:szCs w:val="20"/>
              </w:rPr>
            </w:pPr>
            <w:r>
              <w:rPr>
                <w:rFonts w:ascii="Arial" w:hAnsi="Arial" w:cs="Arial"/>
                <w:sz w:val="20"/>
                <w:szCs w:val="20"/>
              </w:rPr>
              <w:t>Статусная схема для заказов на РПМ (регулярно потребляемые материалы)</w:t>
            </w:r>
          </w:p>
        </w:tc>
      </w:tr>
      <w:tr w:rsidR="00D153F5" w:rsidRPr="0086487D" w14:paraId="4C5960AA" w14:textId="77777777" w:rsidTr="00E16A62">
        <w:trPr>
          <w:cantSplit/>
          <w:jc w:val="center"/>
        </w:trPr>
        <w:tc>
          <w:tcPr>
            <w:tcW w:w="833" w:type="pct"/>
          </w:tcPr>
          <w:p w14:paraId="7C200033" w14:textId="77777777" w:rsidR="00D153F5" w:rsidRPr="00D81009" w:rsidRDefault="00D153F5" w:rsidP="00D153F5">
            <w:pPr>
              <w:rPr>
                <w:rFonts w:ascii="Arial" w:hAnsi="Arial" w:cs="Arial"/>
                <w:sz w:val="20"/>
                <w:szCs w:val="20"/>
                <w:lang w:val="en-US"/>
              </w:rPr>
            </w:pPr>
            <w:r>
              <w:rPr>
                <w:rFonts w:ascii="Arial" w:hAnsi="Arial" w:cs="Arial"/>
                <w:sz w:val="20"/>
                <w:szCs w:val="20"/>
                <w:lang w:val="en-US"/>
              </w:rPr>
              <w:t>PM_NOTI1</w:t>
            </w:r>
          </w:p>
        </w:tc>
        <w:tc>
          <w:tcPr>
            <w:tcW w:w="1598" w:type="pct"/>
          </w:tcPr>
          <w:p w14:paraId="72B492E5" w14:textId="77777777" w:rsidR="00D153F5" w:rsidRPr="00650BEC" w:rsidRDefault="00D153F5" w:rsidP="00D153F5">
            <w:pPr>
              <w:jc w:val="left"/>
              <w:rPr>
                <w:rFonts w:ascii="Arial" w:hAnsi="Arial" w:cs="Arial"/>
                <w:sz w:val="20"/>
                <w:szCs w:val="20"/>
              </w:rPr>
            </w:pPr>
            <w:r>
              <w:rPr>
                <w:rFonts w:ascii="Arial" w:hAnsi="Arial" w:cs="Arial"/>
                <w:sz w:val="20"/>
                <w:szCs w:val="20"/>
              </w:rPr>
              <w:t>Сообщение ТОРО</w:t>
            </w:r>
          </w:p>
        </w:tc>
        <w:tc>
          <w:tcPr>
            <w:tcW w:w="2569" w:type="pct"/>
          </w:tcPr>
          <w:p w14:paraId="14744A77" w14:textId="77777777" w:rsidR="00D153F5" w:rsidRPr="00650BEC" w:rsidRDefault="00D153F5" w:rsidP="00D153F5">
            <w:pPr>
              <w:jc w:val="left"/>
              <w:rPr>
                <w:rFonts w:ascii="Arial" w:hAnsi="Arial" w:cs="Arial"/>
                <w:sz w:val="20"/>
                <w:szCs w:val="20"/>
              </w:rPr>
            </w:pPr>
            <w:r>
              <w:rPr>
                <w:rFonts w:ascii="Arial" w:hAnsi="Arial" w:cs="Arial"/>
                <w:sz w:val="20"/>
                <w:szCs w:val="20"/>
              </w:rPr>
              <w:t>Статусная схема</w:t>
            </w:r>
            <w:r w:rsidRPr="00D81009">
              <w:rPr>
                <w:rFonts w:ascii="Arial" w:hAnsi="Arial" w:cs="Arial"/>
                <w:sz w:val="20"/>
                <w:szCs w:val="20"/>
              </w:rPr>
              <w:t xml:space="preserve"> </w:t>
            </w:r>
            <w:r>
              <w:rPr>
                <w:rFonts w:ascii="Arial" w:hAnsi="Arial" w:cs="Arial"/>
                <w:sz w:val="20"/>
                <w:szCs w:val="20"/>
              </w:rPr>
              <w:t>для сообщений ТОРО всех видов</w:t>
            </w:r>
          </w:p>
        </w:tc>
      </w:tr>
      <w:tr w:rsidR="00D153F5" w:rsidRPr="0086487D" w14:paraId="20328406" w14:textId="77777777" w:rsidTr="00E16A62">
        <w:trPr>
          <w:cantSplit/>
          <w:jc w:val="center"/>
        </w:trPr>
        <w:tc>
          <w:tcPr>
            <w:tcW w:w="833" w:type="pct"/>
          </w:tcPr>
          <w:p w14:paraId="1BDE44C2" w14:textId="77777777" w:rsidR="00D153F5" w:rsidRPr="00650BEC" w:rsidRDefault="00D153F5" w:rsidP="00D153F5">
            <w:pPr>
              <w:rPr>
                <w:rFonts w:ascii="Arial" w:hAnsi="Arial" w:cs="Arial"/>
                <w:sz w:val="20"/>
                <w:szCs w:val="20"/>
              </w:rPr>
            </w:pPr>
            <w:r>
              <w:rPr>
                <w:rFonts w:ascii="Arial" w:hAnsi="Arial" w:cs="Arial"/>
                <w:sz w:val="20"/>
                <w:szCs w:val="20"/>
                <w:lang w:val="en-US"/>
              </w:rPr>
              <w:t>PM_FL</w:t>
            </w:r>
          </w:p>
        </w:tc>
        <w:tc>
          <w:tcPr>
            <w:tcW w:w="1598" w:type="pct"/>
          </w:tcPr>
          <w:p w14:paraId="390088A4" w14:textId="77777777" w:rsidR="00D153F5" w:rsidRPr="00650BEC" w:rsidRDefault="00D153F5" w:rsidP="00D153F5">
            <w:pPr>
              <w:jc w:val="left"/>
              <w:rPr>
                <w:rFonts w:ascii="Arial" w:hAnsi="Arial" w:cs="Arial"/>
                <w:sz w:val="20"/>
                <w:szCs w:val="20"/>
              </w:rPr>
            </w:pPr>
            <w:r>
              <w:rPr>
                <w:rFonts w:ascii="Arial" w:hAnsi="Arial" w:cs="Arial"/>
                <w:sz w:val="20"/>
                <w:szCs w:val="20"/>
              </w:rPr>
              <w:t>ТМ</w:t>
            </w:r>
          </w:p>
        </w:tc>
        <w:tc>
          <w:tcPr>
            <w:tcW w:w="2569" w:type="pct"/>
          </w:tcPr>
          <w:p w14:paraId="6486BDF6" w14:textId="77777777" w:rsidR="00D153F5" w:rsidRPr="00650BEC" w:rsidRDefault="00D153F5" w:rsidP="00D153F5">
            <w:pPr>
              <w:jc w:val="left"/>
              <w:rPr>
                <w:rFonts w:ascii="Arial" w:hAnsi="Arial" w:cs="Arial"/>
                <w:sz w:val="20"/>
                <w:szCs w:val="20"/>
              </w:rPr>
            </w:pPr>
            <w:r>
              <w:rPr>
                <w:rFonts w:ascii="Arial" w:hAnsi="Arial" w:cs="Arial"/>
                <w:sz w:val="20"/>
                <w:szCs w:val="20"/>
              </w:rPr>
              <w:t>Статусная схема</w:t>
            </w:r>
            <w:r w:rsidRPr="00D81009">
              <w:rPr>
                <w:rFonts w:ascii="Arial" w:hAnsi="Arial" w:cs="Arial"/>
                <w:sz w:val="20"/>
                <w:szCs w:val="20"/>
              </w:rPr>
              <w:t xml:space="preserve"> </w:t>
            </w:r>
            <w:r>
              <w:rPr>
                <w:rFonts w:ascii="Arial" w:hAnsi="Arial" w:cs="Arial"/>
                <w:sz w:val="20"/>
                <w:szCs w:val="20"/>
              </w:rPr>
              <w:t>для ТМ всех типов</w:t>
            </w:r>
          </w:p>
        </w:tc>
      </w:tr>
      <w:tr w:rsidR="00D153F5" w:rsidRPr="0086487D" w14:paraId="279C4F59" w14:textId="77777777" w:rsidTr="00E16A62">
        <w:trPr>
          <w:cantSplit/>
          <w:jc w:val="center"/>
        </w:trPr>
        <w:tc>
          <w:tcPr>
            <w:tcW w:w="833" w:type="pct"/>
          </w:tcPr>
          <w:p w14:paraId="4CFFA51C" w14:textId="77777777" w:rsidR="00D153F5" w:rsidRPr="00650BEC" w:rsidRDefault="00D153F5" w:rsidP="00D153F5">
            <w:pPr>
              <w:rPr>
                <w:rFonts w:ascii="Arial" w:hAnsi="Arial" w:cs="Arial"/>
                <w:sz w:val="20"/>
                <w:szCs w:val="20"/>
              </w:rPr>
            </w:pPr>
            <w:r>
              <w:rPr>
                <w:rFonts w:ascii="Arial" w:hAnsi="Arial" w:cs="Arial"/>
                <w:sz w:val="20"/>
                <w:szCs w:val="20"/>
                <w:lang w:val="en-US"/>
              </w:rPr>
              <w:t>PM_EQ</w:t>
            </w:r>
          </w:p>
        </w:tc>
        <w:tc>
          <w:tcPr>
            <w:tcW w:w="1598" w:type="pct"/>
          </w:tcPr>
          <w:p w14:paraId="066DEF3A" w14:textId="77777777" w:rsidR="00D153F5" w:rsidRPr="00650BEC" w:rsidRDefault="00D153F5" w:rsidP="00D153F5">
            <w:pPr>
              <w:jc w:val="left"/>
              <w:rPr>
                <w:rFonts w:ascii="Arial" w:hAnsi="Arial" w:cs="Arial"/>
                <w:sz w:val="20"/>
                <w:szCs w:val="20"/>
              </w:rPr>
            </w:pPr>
            <w:r>
              <w:rPr>
                <w:rFonts w:ascii="Arial" w:hAnsi="Arial" w:cs="Arial"/>
                <w:sz w:val="20"/>
                <w:szCs w:val="20"/>
              </w:rPr>
              <w:t>ЕО</w:t>
            </w:r>
          </w:p>
        </w:tc>
        <w:tc>
          <w:tcPr>
            <w:tcW w:w="2569" w:type="pct"/>
          </w:tcPr>
          <w:p w14:paraId="427F458F" w14:textId="13D75472" w:rsidR="00D153F5" w:rsidRPr="004C7C06" w:rsidRDefault="00D153F5" w:rsidP="00D153F5">
            <w:pPr>
              <w:jc w:val="left"/>
              <w:rPr>
                <w:rFonts w:ascii="Arial" w:hAnsi="Arial" w:cs="Arial"/>
                <w:sz w:val="20"/>
                <w:szCs w:val="20"/>
              </w:rPr>
            </w:pPr>
            <w:r>
              <w:rPr>
                <w:rFonts w:ascii="Arial" w:hAnsi="Arial" w:cs="Arial"/>
                <w:sz w:val="20"/>
                <w:szCs w:val="20"/>
              </w:rPr>
              <w:t>Статусная схема</w:t>
            </w:r>
            <w:r w:rsidRPr="00D81009">
              <w:rPr>
                <w:rFonts w:ascii="Arial" w:hAnsi="Arial" w:cs="Arial"/>
                <w:sz w:val="20"/>
                <w:szCs w:val="20"/>
              </w:rPr>
              <w:t xml:space="preserve"> </w:t>
            </w:r>
            <w:r w:rsidR="004C7C06">
              <w:rPr>
                <w:rFonts w:ascii="Arial" w:hAnsi="Arial" w:cs="Arial"/>
                <w:sz w:val="20"/>
                <w:szCs w:val="20"/>
              </w:rPr>
              <w:t>для ЕО всех</w:t>
            </w:r>
            <w:r w:rsidR="004C7C06" w:rsidRPr="004C7C06">
              <w:rPr>
                <w:rFonts w:ascii="Arial" w:hAnsi="Arial" w:cs="Arial"/>
                <w:sz w:val="20"/>
                <w:szCs w:val="20"/>
              </w:rPr>
              <w:t xml:space="preserve"> </w:t>
            </w:r>
            <w:r w:rsidR="004C7C06">
              <w:rPr>
                <w:rFonts w:ascii="Arial" w:hAnsi="Arial" w:cs="Arial"/>
                <w:sz w:val="20"/>
                <w:szCs w:val="20"/>
              </w:rPr>
              <w:t xml:space="preserve">типов, кроме типа </w:t>
            </w:r>
            <w:r w:rsidR="004C7C06">
              <w:rPr>
                <w:rFonts w:ascii="Arial" w:hAnsi="Arial" w:cs="Arial"/>
                <w:sz w:val="20"/>
                <w:szCs w:val="20"/>
                <w:lang w:val="en-US"/>
              </w:rPr>
              <w:t>S</w:t>
            </w:r>
          </w:p>
        </w:tc>
      </w:tr>
      <w:tr w:rsidR="0010588B" w:rsidRPr="0086487D" w14:paraId="00A03313" w14:textId="77777777" w:rsidTr="00E16A62">
        <w:trPr>
          <w:cantSplit/>
          <w:jc w:val="center"/>
        </w:trPr>
        <w:tc>
          <w:tcPr>
            <w:tcW w:w="833" w:type="pct"/>
          </w:tcPr>
          <w:p w14:paraId="44D38FEE" w14:textId="34CD3AD2" w:rsidR="0010588B" w:rsidRDefault="0010588B" w:rsidP="00D153F5">
            <w:pPr>
              <w:rPr>
                <w:rFonts w:ascii="Arial" w:hAnsi="Arial" w:cs="Arial"/>
                <w:sz w:val="20"/>
                <w:szCs w:val="20"/>
                <w:lang w:val="en-US"/>
              </w:rPr>
            </w:pPr>
            <w:r>
              <w:rPr>
                <w:rFonts w:ascii="Arial" w:hAnsi="Arial" w:cs="Arial"/>
                <w:sz w:val="20"/>
                <w:szCs w:val="20"/>
                <w:lang w:val="en-US"/>
              </w:rPr>
              <w:t>ZPP_EO</w:t>
            </w:r>
          </w:p>
        </w:tc>
        <w:tc>
          <w:tcPr>
            <w:tcW w:w="1598" w:type="pct"/>
          </w:tcPr>
          <w:p w14:paraId="03457A3A" w14:textId="4AC4CF06" w:rsidR="0010588B" w:rsidRPr="004C7C06" w:rsidRDefault="004C7C06" w:rsidP="00D153F5">
            <w:pPr>
              <w:jc w:val="left"/>
              <w:rPr>
                <w:rFonts w:ascii="Arial" w:hAnsi="Arial" w:cs="Arial"/>
                <w:sz w:val="20"/>
                <w:szCs w:val="20"/>
              </w:rPr>
            </w:pPr>
            <w:r w:rsidRPr="004C7C06">
              <w:rPr>
                <w:rFonts w:ascii="Arial" w:hAnsi="Arial" w:cs="Arial"/>
                <w:sz w:val="20"/>
                <w:szCs w:val="20"/>
              </w:rPr>
              <w:t>Автошины и КГШ</w:t>
            </w:r>
          </w:p>
        </w:tc>
        <w:tc>
          <w:tcPr>
            <w:tcW w:w="2569" w:type="pct"/>
          </w:tcPr>
          <w:p w14:paraId="1B6EB19A" w14:textId="72473C04" w:rsidR="0010588B" w:rsidRPr="004C7C06" w:rsidRDefault="004C7C06" w:rsidP="00D153F5">
            <w:pPr>
              <w:jc w:val="left"/>
              <w:rPr>
                <w:rFonts w:ascii="Arial" w:hAnsi="Arial" w:cs="Arial"/>
                <w:sz w:val="20"/>
                <w:szCs w:val="20"/>
              </w:rPr>
            </w:pPr>
            <w:r>
              <w:rPr>
                <w:rFonts w:ascii="Arial" w:hAnsi="Arial" w:cs="Arial"/>
                <w:sz w:val="20"/>
                <w:szCs w:val="20"/>
              </w:rPr>
              <w:t xml:space="preserve">Статусная схема только для ЕО типа </w:t>
            </w:r>
            <w:r>
              <w:rPr>
                <w:rFonts w:ascii="Arial" w:hAnsi="Arial" w:cs="Arial"/>
                <w:sz w:val="20"/>
                <w:szCs w:val="20"/>
                <w:lang w:val="en-US"/>
              </w:rPr>
              <w:t>S</w:t>
            </w:r>
          </w:p>
        </w:tc>
      </w:tr>
    </w:tbl>
    <w:bookmarkEnd w:id="13163"/>
    <w:p w14:paraId="329CDF5A" w14:textId="51435DB9" w:rsidR="00D153F5" w:rsidRDefault="00D153F5" w:rsidP="004C7C06">
      <w:pPr>
        <w:pStyle w:val="a9"/>
        <w:keepNext/>
        <w:spacing w:before="240" w:beforeAutospacing="0" w:after="240" w:afterAutospacing="0" w:line="276" w:lineRule="auto"/>
        <w:ind w:firstLine="567"/>
        <w:rPr>
          <w:rFonts w:ascii="Arial" w:hAnsi="Arial" w:cs="Arial"/>
        </w:rPr>
      </w:pPr>
      <w:r>
        <w:rPr>
          <w:rFonts w:ascii="Arial" w:hAnsi="Arial" w:cs="Arial"/>
        </w:rPr>
        <w:t xml:space="preserve">Полный перечень Пользовательских статусов заказов ТОРО приведён в </w:t>
      </w:r>
      <w:r w:rsidRPr="00AB4757">
        <w:rPr>
          <w:rFonts w:ascii="Arial" w:hAnsi="Arial" w:cs="Arial"/>
        </w:rPr>
        <w:t>ERP.5.1.52_PM_КД Годовое планирование воздействий на ПА.</w:t>
      </w:r>
    </w:p>
    <w:p w14:paraId="48874DFF" w14:textId="77777777" w:rsidR="00D153F5" w:rsidRDefault="00D153F5" w:rsidP="00F45D35">
      <w:pPr>
        <w:pStyle w:val="a9"/>
        <w:keepNext/>
        <w:spacing w:before="0" w:beforeAutospacing="0" w:after="240" w:afterAutospacing="0" w:line="276" w:lineRule="auto"/>
        <w:ind w:firstLine="567"/>
        <w:jc w:val="left"/>
        <w:rPr>
          <w:rFonts w:ascii="Arial" w:hAnsi="Arial" w:cs="Arial"/>
        </w:rPr>
      </w:pPr>
      <w:r>
        <w:rPr>
          <w:rFonts w:ascii="Arial" w:hAnsi="Arial" w:cs="Arial"/>
        </w:rPr>
        <w:t>Перечень Пользовательских статусов технических объектов ТОРО приведен в таблице ниже.</w:t>
      </w:r>
    </w:p>
    <w:p w14:paraId="09C8111F" w14:textId="37C7D8A0" w:rsidR="00D153F5" w:rsidRPr="004C7C06"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w:t>
      </w:r>
      <w:r w:rsidR="0010588B">
        <w:rPr>
          <w:rFonts w:ascii="Arial" w:hAnsi="Arial" w:cs="Arial"/>
          <w:b/>
          <w:sz w:val="22"/>
        </w:rPr>
        <w:t>3</w:t>
      </w:r>
      <w:ins w:id="13164" w:author="Александр" w:date="2020-04-13T13:13:00Z">
        <w:r w:rsidR="0036397B">
          <w:rPr>
            <w:rFonts w:ascii="Arial" w:hAnsi="Arial" w:cs="Arial"/>
            <w:b/>
            <w:sz w:val="22"/>
          </w:rPr>
          <w:t>4</w:t>
        </w:r>
      </w:ins>
      <w:del w:id="13165" w:author="Александр" w:date="2020-04-13T13:13:00Z">
        <w:r w:rsidR="0010588B" w:rsidDel="00870994">
          <w:rPr>
            <w:rFonts w:ascii="Arial" w:hAnsi="Arial" w:cs="Arial"/>
            <w:b/>
            <w:sz w:val="22"/>
          </w:rPr>
          <w:delText>5</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 xml:space="preserve">пользовательских статусов </w:t>
      </w:r>
      <w:r w:rsidR="004C7C06">
        <w:rPr>
          <w:rFonts w:ascii="Arial" w:hAnsi="Arial" w:cs="Arial"/>
          <w:b/>
          <w:sz w:val="22"/>
        </w:rPr>
        <w:t xml:space="preserve">схемы </w:t>
      </w:r>
      <w:r w:rsidR="004C7C06">
        <w:rPr>
          <w:rFonts w:ascii="Arial" w:hAnsi="Arial" w:cs="Arial"/>
          <w:b/>
          <w:sz w:val="22"/>
          <w:lang w:val="en-US"/>
        </w:rPr>
        <w:t>PM</w:t>
      </w:r>
      <w:r w:rsidR="004C7C06" w:rsidRPr="004C7C06">
        <w:rPr>
          <w:rFonts w:ascii="Arial" w:hAnsi="Arial" w:cs="Arial"/>
          <w:b/>
          <w:sz w:val="22"/>
        </w:rPr>
        <w:t>_</w:t>
      </w:r>
      <w:r w:rsidR="004C7C06">
        <w:rPr>
          <w:rFonts w:ascii="Arial" w:hAnsi="Arial" w:cs="Arial"/>
          <w:b/>
          <w:sz w:val="22"/>
          <w:lang w:val="en-US"/>
        </w:rPr>
        <w:t>EQ</w:t>
      </w:r>
    </w:p>
    <w:tbl>
      <w:tblPr>
        <w:tblW w:w="5154" w:type="pct"/>
        <w:tblInd w:w="-3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13166" w:author="Александр" w:date="2020-04-13T07:18:00Z">
          <w:tblPr>
            <w:tblW w:w="507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1704"/>
        <w:gridCol w:w="4126"/>
        <w:gridCol w:w="4659"/>
        <w:tblGridChange w:id="13167">
          <w:tblGrid>
            <w:gridCol w:w="1546"/>
            <w:gridCol w:w="4127"/>
            <w:gridCol w:w="4660"/>
          </w:tblGrid>
        </w:tblGridChange>
      </w:tblGrid>
      <w:tr w:rsidR="004C7C06" w:rsidRPr="000E3C42" w14:paraId="252F4311" w14:textId="77777777" w:rsidTr="005176CA">
        <w:trPr>
          <w:cantSplit/>
          <w:trHeight w:val="847"/>
          <w:tblHeader/>
          <w:trPrChange w:id="13168" w:author="Александр" w:date="2020-04-13T07:18:00Z">
            <w:trPr>
              <w:cantSplit/>
              <w:trHeight w:val="847"/>
              <w:tblHeader/>
              <w:jc w:val="center"/>
            </w:trPr>
          </w:trPrChange>
        </w:trPr>
        <w:tc>
          <w:tcPr>
            <w:tcW w:w="812" w:type="pct"/>
            <w:shd w:val="clear" w:color="auto" w:fill="FFC000"/>
            <w:vAlign w:val="center"/>
            <w:tcPrChange w:id="13169" w:author="Александр" w:date="2020-04-13T07:18:00Z">
              <w:tcPr>
                <w:tcW w:w="748" w:type="pct"/>
                <w:shd w:val="clear" w:color="auto" w:fill="FFC000"/>
                <w:vAlign w:val="center"/>
              </w:tcPr>
            </w:tcPrChange>
          </w:tcPr>
          <w:p w14:paraId="7043B5E4" w14:textId="5DF139B8" w:rsidR="004C7C06" w:rsidRPr="002177F2" w:rsidRDefault="005176CA" w:rsidP="004C5BDB">
            <w:pPr>
              <w:jc w:val="center"/>
              <w:rPr>
                <w:rFonts w:ascii="Arial" w:hAnsi="Arial" w:cs="Arial"/>
                <w:b/>
                <w:sz w:val="20"/>
                <w:szCs w:val="20"/>
              </w:rPr>
            </w:pPr>
            <w:ins w:id="13170" w:author="Александр" w:date="2020-04-13T07:22:00Z">
              <w:r>
                <w:rPr>
                  <w:rFonts w:ascii="Arial" w:hAnsi="Arial" w:cs="Arial"/>
                  <w:b/>
                  <w:sz w:val="20"/>
                  <w:szCs w:val="20"/>
                  <w:lang w:val="en-US"/>
                </w:rPr>
                <w:t>C</w:t>
              </w:r>
            </w:ins>
            <w:proofErr w:type="spellStart"/>
            <w:r w:rsidR="004C7C06" w:rsidRPr="00650BEC">
              <w:rPr>
                <w:rFonts w:ascii="Arial" w:hAnsi="Arial" w:cs="Arial"/>
                <w:b/>
                <w:sz w:val="20"/>
                <w:szCs w:val="20"/>
              </w:rPr>
              <w:t>истемный</w:t>
            </w:r>
            <w:proofErr w:type="spellEnd"/>
            <w:r w:rsidR="004C7C06" w:rsidRPr="00650BEC">
              <w:rPr>
                <w:rFonts w:ascii="Arial" w:hAnsi="Arial" w:cs="Arial"/>
                <w:b/>
                <w:sz w:val="20"/>
                <w:szCs w:val="20"/>
              </w:rPr>
              <w:t xml:space="preserve"> код объекта</w:t>
            </w:r>
          </w:p>
        </w:tc>
        <w:tc>
          <w:tcPr>
            <w:tcW w:w="1967" w:type="pct"/>
            <w:shd w:val="clear" w:color="auto" w:fill="FFC000"/>
            <w:vAlign w:val="center"/>
            <w:tcPrChange w:id="13171" w:author="Александр" w:date="2020-04-13T07:18:00Z">
              <w:tcPr>
                <w:tcW w:w="1997" w:type="pct"/>
                <w:shd w:val="clear" w:color="auto" w:fill="FFC000"/>
                <w:vAlign w:val="center"/>
              </w:tcPr>
            </w:tcPrChange>
          </w:tcPr>
          <w:p w14:paraId="70A5E117" w14:textId="77777777" w:rsidR="004C7C06" w:rsidRPr="004C7C06" w:rsidRDefault="004C7C06" w:rsidP="004C5BDB">
            <w:pPr>
              <w:jc w:val="center"/>
              <w:rPr>
                <w:rFonts w:ascii="Arial" w:hAnsi="Arial" w:cs="Arial"/>
                <w:b/>
                <w:szCs w:val="24"/>
              </w:rPr>
            </w:pPr>
            <w:r w:rsidRPr="004C7C06">
              <w:rPr>
                <w:rFonts w:ascii="Arial" w:hAnsi="Arial" w:cs="Arial"/>
                <w:b/>
                <w:szCs w:val="24"/>
              </w:rPr>
              <w:t>Наименование статусов</w:t>
            </w:r>
          </w:p>
        </w:tc>
        <w:tc>
          <w:tcPr>
            <w:tcW w:w="2221" w:type="pct"/>
            <w:shd w:val="clear" w:color="auto" w:fill="FFC000"/>
            <w:vAlign w:val="center"/>
            <w:tcPrChange w:id="13172" w:author="Александр" w:date="2020-04-13T07:18:00Z">
              <w:tcPr>
                <w:tcW w:w="2255" w:type="pct"/>
                <w:shd w:val="clear" w:color="auto" w:fill="FFC000"/>
                <w:vAlign w:val="center"/>
              </w:tcPr>
            </w:tcPrChange>
          </w:tcPr>
          <w:p w14:paraId="26B91389" w14:textId="77777777" w:rsidR="004C7C06" w:rsidRPr="000E3C42" w:rsidRDefault="004C7C06" w:rsidP="004C5BDB">
            <w:pPr>
              <w:jc w:val="center"/>
              <w:rPr>
                <w:rFonts w:ascii="Arial" w:hAnsi="Arial" w:cs="Arial"/>
                <w:b/>
                <w:sz w:val="20"/>
                <w:szCs w:val="20"/>
              </w:rPr>
            </w:pPr>
            <w:r>
              <w:rPr>
                <w:rFonts w:ascii="Arial" w:hAnsi="Arial" w:cs="Arial"/>
                <w:b/>
                <w:sz w:val="20"/>
                <w:szCs w:val="20"/>
              </w:rPr>
              <w:t>Наименование статусов</w:t>
            </w:r>
          </w:p>
        </w:tc>
      </w:tr>
      <w:tr w:rsidR="004C7C06" w:rsidRPr="00E1745A" w14:paraId="192718C1" w14:textId="77777777" w:rsidTr="005176CA">
        <w:trPr>
          <w:cantSplit/>
          <w:trHeight w:val="277"/>
          <w:trPrChange w:id="13173" w:author="Александр" w:date="2020-04-13T07:18:00Z">
            <w:trPr>
              <w:cantSplit/>
              <w:trHeight w:val="277"/>
              <w:jc w:val="center"/>
            </w:trPr>
          </w:trPrChange>
        </w:trPr>
        <w:tc>
          <w:tcPr>
            <w:tcW w:w="812" w:type="pct"/>
            <w:tcPrChange w:id="13174" w:author="Александр" w:date="2020-04-13T07:18:00Z">
              <w:tcPr>
                <w:tcW w:w="748" w:type="pct"/>
              </w:tcPr>
            </w:tcPrChange>
          </w:tcPr>
          <w:p w14:paraId="212CA3EB"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ВЗКП</w:t>
            </w:r>
          </w:p>
        </w:tc>
        <w:tc>
          <w:tcPr>
            <w:tcW w:w="1967" w:type="pct"/>
            <w:tcPrChange w:id="13175" w:author="Александр" w:date="2020-04-13T07:18:00Z">
              <w:tcPr>
                <w:tcW w:w="1997" w:type="pct"/>
              </w:tcPr>
            </w:tcPrChange>
          </w:tcPr>
          <w:p w14:paraId="48991F73"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В закупке</w:t>
            </w:r>
          </w:p>
        </w:tc>
        <w:tc>
          <w:tcPr>
            <w:tcW w:w="2221" w:type="pct"/>
            <w:tcPrChange w:id="13176" w:author="Александр" w:date="2020-04-13T07:18:00Z">
              <w:tcPr>
                <w:tcW w:w="2255" w:type="pct"/>
              </w:tcPr>
            </w:tcPrChange>
          </w:tcPr>
          <w:p w14:paraId="355857A5" w14:textId="4A0D9743" w:rsidR="004C7C06" w:rsidRPr="004C7C06" w:rsidRDefault="004C7C06" w:rsidP="004C5BDB">
            <w:pPr>
              <w:jc w:val="left"/>
              <w:rPr>
                <w:rFonts w:ascii="Arial" w:hAnsi="Arial" w:cs="Arial"/>
                <w:sz w:val="20"/>
                <w:szCs w:val="20"/>
              </w:rPr>
            </w:pPr>
            <w:r w:rsidRPr="004C7C06">
              <w:rPr>
                <w:rFonts w:ascii="Arial" w:hAnsi="Arial" w:cs="Arial"/>
                <w:sz w:val="20"/>
                <w:szCs w:val="20"/>
              </w:rPr>
              <w:t>Технический объект планируется к поставке</w:t>
            </w:r>
          </w:p>
        </w:tc>
      </w:tr>
      <w:tr w:rsidR="004C7C06" w:rsidRPr="00E1745A" w14:paraId="4D6CA17E" w14:textId="77777777" w:rsidTr="005176CA">
        <w:trPr>
          <w:cantSplit/>
          <w:trHeight w:val="227"/>
          <w:trPrChange w:id="13177" w:author="Александр" w:date="2020-04-13T07:18:00Z">
            <w:trPr>
              <w:cantSplit/>
              <w:trHeight w:val="227"/>
              <w:jc w:val="center"/>
            </w:trPr>
          </w:trPrChange>
        </w:trPr>
        <w:tc>
          <w:tcPr>
            <w:tcW w:w="812" w:type="pct"/>
            <w:tcPrChange w:id="13178" w:author="Александр" w:date="2020-04-13T07:18:00Z">
              <w:tcPr>
                <w:tcW w:w="748" w:type="pct"/>
              </w:tcPr>
            </w:tcPrChange>
          </w:tcPr>
          <w:p w14:paraId="0BED665A"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ВРНД</w:t>
            </w:r>
          </w:p>
        </w:tc>
        <w:tc>
          <w:tcPr>
            <w:tcW w:w="1967" w:type="pct"/>
            <w:tcPrChange w:id="13179" w:author="Александр" w:date="2020-04-13T07:18:00Z">
              <w:tcPr>
                <w:tcW w:w="1997" w:type="pct"/>
              </w:tcPr>
            </w:tcPrChange>
          </w:tcPr>
          <w:p w14:paraId="2D7C540D"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Взято в аренду</w:t>
            </w:r>
          </w:p>
        </w:tc>
        <w:tc>
          <w:tcPr>
            <w:tcW w:w="2221" w:type="pct"/>
            <w:tcPrChange w:id="13180" w:author="Александр" w:date="2020-04-13T07:18:00Z">
              <w:tcPr>
                <w:tcW w:w="2255" w:type="pct"/>
              </w:tcPr>
            </w:tcPrChange>
          </w:tcPr>
          <w:p w14:paraId="15B149E5" w14:textId="1B241108" w:rsidR="004C7C06" w:rsidRPr="004C7C06" w:rsidRDefault="004C7C06" w:rsidP="004C5BDB">
            <w:pPr>
              <w:jc w:val="left"/>
              <w:rPr>
                <w:rFonts w:ascii="Arial" w:hAnsi="Arial" w:cs="Arial"/>
                <w:sz w:val="20"/>
                <w:szCs w:val="20"/>
              </w:rPr>
            </w:pPr>
            <w:r w:rsidRPr="004C7C06">
              <w:rPr>
                <w:rFonts w:ascii="Arial" w:hAnsi="Arial" w:cs="Arial"/>
                <w:sz w:val="20"/>
                <w:szCs w:val="20"/>
              </w:rPr>
              <w:t>Технический объект принят в аренду</w:t>
            </w:r>
          </w:p>
        </w:tc>
      </w:tr>
      <w:tr w:rsidR="004C7C06" w:rsidRPr="00E1745A" w14:paraId="500007A5" w14:textId="77777777" w:rsidTr="005176CA">
        <w:trPr>
          <w:cantSplit/>
          <w:trHeight w:val="322"/>
          <w:trPrChange w:id="13181" w:author="Александр" w:date="2020-04-13T07:18:00Z">
            <w:trPr>
              <w:cantSplit/>
              <w:trHeight w:val="322"/>
              <w:jc w:val="center"/>
            </w:trPr>
          </w:trPrChange>
        </w:trPr>
        <w:tc>
          <w:tcPr>
            <w:tcW w:w="812" w:type="pct"/>
            <w:tcPrChange w:id="13182" w:author="Александр" w:date="2020-04-13T07:18:00Z">
              <w:tcPr>
                <w:tcW w:w="748" w:type="pct"/>
              </w:tcPr>
            </w:tcPrChange>
          </w:tcPr>
          <w:p w14:paraId="5B7C4DAA"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КМПН</w:t>
            </w:r>
          </w:p>
        </w:tc>
        <w:tc>
          <w:tcPr>
            <w:tcW w:w="1967" w:type="pct"/>
            <w:tcPrChange w:id="13183" w:author="Александр" w:date="2020-04-13T07:18:00Z">
              <w:tcPr>
                <w:tcW w:w="1997" w:type="pct"/>
              </w:tcPr>
            </w:tcPrChange>
          </w:tcPr>
          <w:p w14:paraId="4ABC6C5E"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Компонент ОС</w:t>
            </w:r>
          </w:p>
        </w:tc>
        <w:tc>
          <w:tcPr>
            <w:tcW w:w="2221" w:type="pct"/>
            <w:tcPrChange w:id="13184" w:author="Александр" w:date="2020-04-13T07:18:00Z">
              <w:tcPr>
                <w:tcW w:w="2255" w:type="pct"/>
              </w:tcPr>
            </w:tcPrChange>
          </w:tcPr>
          <w:p w14:paraId="3996246C" w14:textId="7D82FAC2" w:rsidR="004C7C06" w:rsidRPr="004C7C06" w:rsidRDefault="004C7C06" w:rsidP="004C5BDB">
            <w:pPr>
              <w:jc w:val="left"/>
              <w:rPr>
                <w:rFonts w:ascii="Arial" w:hAnsi="Arial" w:cs="Arial"/>
                <w:sz w:val="20"/>
                <w:szCs w:val="20"/>
              </w:rPr>
            </w:pPr>
            <w:r>
              <w:rPr>
                <w:rFonts w:ascii="Arial" w:hAnsi="Arial" w:cs="Arial"/>
                <w:sz w:val="20"/>
                <w:szCs w:val="20"/>
              </w:rPr>
              <w:t>Технический объект является составной частью оборудования</w:t>
            </w:r>
          </w:p>
        </w:tc>
      </w:tr>
      <w:tr w:rsidR="004C7C06" w:rsidRPr="00E1745A" w14:paraId="084E14AE" w14:textId="77777777" w:rsidTr="005176CA">
        <w:trPr>
          <w:cantSplit/>
          <w:trHeight w:val="268"/>
          <w:trPrChange w:id="13185" w:author="Александр" w:date="2020-04-13T07:18:00Z">
            <w:trPr>
              <w:cantSplit/>
              <w:trHeight w:val="268"/>
              <w:jc w:val="center"/>
            </w:trPr>
          </w:trPrChange>
        </w:trPr>
        <w:tc>
          <w:tcPr>
            <w:tcW w:w="812" w:type="pct"/>
            <w:tcPrChange w:id="13186" w:author="Александр" w:date="2020-04-13T07:18:00Z">
              <w:tcPr>
                <w:tcW w:w="748" w:type="pct"/>
              </w:tcPr>
            </w:tcPrChange>
          </w:tcPr>
          <w:p w14:paraId="2C321890"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КОНС</w:t>
            </w:r>
          </w:p>
        </w:tc>
        <w:tc>
          <w:tcPr>
            <w:tcW w:w="1967" w:type="pct"/>
            <w:tcPrChange w:id="13187" w:author="Александр" w:date="2020-04-13T07:18:00Z">
              <w:tcPr>
                <w:tcW w:w="1997" w:type="pct"/>
              </w:tcPr>
            </w:tcPrChange>
          </w:tcPr>
          <w:p w14:paraId="18E51B11" w14:textId="77777777" w:rsidR="004C7C06" w:rsidRPr="004C7C06" w:rsidRDefault="004C7C06" w:rsidP="004C5BDB">
            <w:pPr>
              <w:jc w:val="left"/>
              <w:rPr>
                <w:rFonts w:ascii="Arial" w:hAnsi="Arial" w:cs="Arial"/>
                <w:sz w:val="20"/>
                <w:szCs w:val="20"/>
              </w:rPr>
            </w:pPr>
            <w:r w:rsidRPr="004C7C06">
              <w:rPr>
                <w:rFonts w:ascii="Arial" w:hAnsi="Arial" w:cs="Arial"/>
                <w:sz w:val="20"/>
                <w:szCs w:val="20"/>
              </w:rPr>
              <w:t>Законсервировано</w:t>
            </w:r>
          </w:p>
        </w:tc>
        <w:tc>
          <w:tcPr>
            <w:tcW w:w="2221" w:type="pct"/>
            <w:tcPrChange w:id="13188" w:author="Александр" w:date="2020-04-13T07:18:00Z">
              <w:tcPr>
                <w:tcW w:w="2255" w:type="pct"/>
              </w:tcPr>
            </w:tcPrChange>
          </w:tcPr>
          <w:p w14:paraId="284C0AFB" w14:textId="1B329D46" w:rsidR="004C7C06" w:rsidRPr="004C7C06" w:rsidRDefault="004C7C06" w:rsidP="004C5BDB">
            <w:pPr>
              <w:jc w:val="left"/>
              <w:rPr>
                <w:rFonts w:ascii="Arial" w:hAnsi="Arial" w:cs="Arial"/>
                <w:sz w:val="20"/>
                <w:szCs w:val="20"/>
              </w:rPr>
            </w:pPr>
            <w:r w:rsidRPr="004C7C06">
              <w:rPr>
                <w:rFonts w:ascii="Arial" w:hAnsi="Arial" w:cs="Arial"/>
                <w:sz w:val="20"/>
                <w:szCs w:val="20"/>
              </w:rPr>
              <w:t>Технический объект находится на консервации</w:t>
            </w:r>
          </w:p>
        </w:tc>
      </w:tr>
      <w:tr w:rsidR="00326A5C" w:rsidRPr="00E1745A" w14:paraId="07775B33" w14:textId="77777777" w:rsidTr="005176CA">
        <w:trPr>
          <w:cantSplit/>
          <w:trHeight w:val="286"/>
          <w:trPrChange w:id="13189" w:author="Александр" w:date="2020-04-13T07:18:00Z">
            <w:trPr>
              <w:cantSplit/>
              <w:trHeight w:val="286"/>
              <w:jc w:val="center"/>
            </w:trPr>
          </w:trPrChange>
        </w:trPr>
        <w:tc>
          <w:tcPr>
            <w:tcW w:w="812" w:type="pct"/>
            <w:tcPrChange w:id="13190" w:author="Александр" w:date="2020-04-13T07:18:00Z">
              <w:tcPr>
                <w:tcW w:w="748" w:type="pct"/>
              </w:tcPr>
            </w:tcPrChange>
          </w:tcPr>
          <w:p w14:paraId="367C145A"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НОВ</w:t>
            </w:r>
          </w:p>
        </w:tc>
        <w:tc>
          <w:tcPr>
            <w:tcW w:w="1967" w:type="pct"/>
            <w:tcPrChange w:id="13191" w:author="Александр" w:date="2020-04-13T07:18:00Z">
              <w:tcPr>
                <w:tcW w:w="1997" w:type="pct"/>
              </w:tcPr>
            </w:tcPrChange>
          </w:tcPr>
          <w:p w14:paraId="5125A2ED"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Новый</w:t>
            </w:r>
          </w:p>
        </w:tc>
        <w:tc>
          <w:tcPr>
            <w:tcW w:w="2221" w:type="pct"/>
            <w:tcPrChange w:id="13192" w:author="Александр" w:date="2020-04-13T07:18:00Z">
              <w:tcPr>
                <w:tcW w:w="2255" w:type="pct"/>
              </w:tcPr>
            </w:tcPrChange>
          </w:tcPr>
          <w:p w14:paraId="2BE83CF5" w14:textId="614C43DC" w:rsidR="00326A5C" w:rsidRPr="004C7C06" w:rsidRDefault="00326A5C" w:rsidP="00326A5C">
            <w:pPr>
              <w:jc w:val="left"/>
              <w:rPr>
                <w:rFonts w:ascii="Arial" w:hAnsi="Arial" w:cs="Arial"/>
                <w:sz w:val="20"/>
                <w:szCs w:val="20"/>
              </w:rPr>
            </w:pPr>
            <w:ins w:id="13193" w:author="Александр" w:date="2020-04-13T07:29:00Z">
              <w:r w:rsidRPr="004C7C06">
                <w:rPr>
                  <w:rFonts w:ascii="Arial" w:hAnsi="Arial" w:cs="Arial"/>
                  <w:sz w:val="20"/>
                  <w:szCs w:val="20"/>
                </w:rPr>
                <w:t>Основная запись технического объекта создана, тр</w:t>
              </w:r>
              <w:r>
                <w:rPr>
                  <w:rFonts w:ascii="Arial" w:hAnsi="Arial" w:cs="Arial"/>
                  <w:sz w:val="20"/>
                  <w:szCs w:val="20"/>
                </w:rPr>
                <w:t>ебуется согласование техническим специалистом НСИ</w:t>
              </w:r>
              <w:r w:rsidRPr="004C7C06">
                <w:rPr>
                  <w:rFonts w:ascii="Arial" w:hAnsi="Arial" w:cs="Arial"/>
                  <w:sz w:val="20"/>
                  <w:szCs w:val="20"/>
                </w:rPr>
                <w:t>. По умолчанию все создаваемые технические объекты будут иметь данный статус.</w:t>
              </w:r>
            </w:ins>
            <w:del w:id="13194" w:author="Александр" w:date="2020-04-13T07:29:00Z">
              <w:r w:rsidRPr="004C7C06" w:rsidDel="00504995">
                <w:rPr>
                  <w:rFonts w:ascii="Arial" w:hAnsi="Arial" w:cs="Arial"/>
                  <w:sz w:val="20"/>
                  <w:szCs w:val="20"/>
                </w:rPr>
                <w:delText>Основная запись технического объекта создана, требуется согласование методологом. По умолчанию все создаваемые технические объекты будут иметь данный статус.</w:delText>
              </w:r>
            </w:del>
          </w:p>
        </w:tc>
      </w:tr>
      <w:tr w:rsidR="00326A5C" w:rsidRPr="00E1745A" w14:paraId="744F80EC" w14:textId="77777777" w:rsidTr="005176CA">
        <w:trPr>
          <w:cantSplit/>
          <w:trHeight w:val="381"/>
          <w:trPrChange w:id="13195" w:author="Александр" w:date="2020-04-13T07:18:00Z">
            <w:trPr>
              <w:cantSplit/>
              <w:trHeight w:val="381"/>
              <w:jc w:val="center"/>
            </w:trPr>
          </w:trPrChange>
        </w:trPr>
        <w:tc>
          <w:tcPr>
            <w:tcW w:w="812" w:type="pct"/>
            <w:tcPrChange w:id="13196" w:author="Александр" w:date="2020-04-13T07:18:00Z">
              <w:tcPr>
                <w:tcW w:w="748" w:type="pct"/>
              </w:tcPr>
            </w:tcPrChange>
          </w:tcPr>
          <w:p w14:paraId="08F25EFD"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НПВЭ</w:t>
            </w:r>
          </w:p>
        </w:tc>
        <w:tc>
          <w:tcPr>
            <w:tcW w:w="1967" w:type="pct"/>
            <w:tcPrChange w:id="13197" w:author="Александр" w:date="2020-04-13T07:18:00Z">
              <w:tcPr>
                <w:tcW w:w="1997" w:type="pct"/>
              </w:tcPr>
            </w:tcPrChange>
          </w:tcPr>
          <w:p w14:paraId="5532D0DF"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 xml:space="preserve">Не передано в </w:t>
            </w:r>
            <w:proofErr w:type="spellStart"/>
            <w:r w:rsidRPr="004C7C06">
              <w:rPr>
                <w:rFonts w:ascii="Arial" w:hAnsi="Arial" w:cs="Arial"/>
                <w:sz w:val="20"/>
                <w:szCs w:val="20"/>
              </w:rPr>
              <w:t>экспл</w:t>
            </w:r>
            <w:proofErr w:type="spellEnd"/>
            <w:r w:rsidRPr="004C7C06">
              <w:rPr>
                <w:rFonts w:ascii="Arial" w:hAnsi="Arial" w:cs="Arial"/>
                <w:sz w:val="20"/>
                <w:szCs w:val="20"/>
              </w:rPr>
              <w:t>.</w:t>
            </w:r>
          </w:p>
        </w:tc>
        <w:tc>
          <w:tcPr>
            <w:tcW w:w="2221" w:type="pct"/>
            <w:tcPrChange w:id="13198" w:author="Александр" w:date="2020-04-13T07:18:00Z">
              <w:tcPr>
                <w:tcW w:w="2255" w:type="pct"/>
              </w:tcPr>
            </w:tcPrChange>
          </w:tcPr>
          <w:p w14:paraId="1983E75C" w14:textId="54C41701" w:rsidR="00326A5C" w:rsidRPr="004C7C06" w:rsidRDefault="00326A5C" w:rsidP="00326A5C">
            <w:pPr>
              <w:jc w:val="left"/>
              <w:rPr>
                <w:rFonts w:ascii="Arial" w:hAnsi="Arial" w:cs="Arial"/>
                <w:sz w:val="20"/>
                <w:szCs w:val="20"/>
              </w:rPr>
            </w:pPr>
            <w:r w:rsidRPr="004C7C06">
              <w:rPr>
                <w:rFonts w:ascii="Arial" w:hAnsi="Arial" w:cs="Arial"/>
                <w:sz w:val="20"/>
                <w:szCs w:val="20"/>
              </w:rPr>
              <w:t>Технический</w:t>
            </w:r>
            <w:ins w:id="13199" w:author="Владимир Лаут" w:date="2021-04-07T19:06:00Z">
              <w:r w:rsidR="00B70BFD">
                <w:rPr>
                  <w:rFonts w:ascii="Arial" w:hAnsi="Arial" w:cs="Arial"/>
                  <w:sz w:val="20"/>
                  <w:szCs w:val="20"/>
                </w:rPr>
                <w:t xml:space="preserve"> </w:t>
              </w:r>
            </w:ins>
            <w:r w:rsidRPr="004C7C06">
              <w:rPr>
                <w:rFonts w:ascii="Arial" w:hAnsi="Arial" w:cs="Arial"/>
                <w:sz w:val="20"/>
                <w:szCs w:val="20"/>
              </w:rPr>
              <w:t>объект не введен в эксплуатацию</w:t>
            </w:r>
          </w:p>
        </w:tc>
      </w:tr>
      <w:tr w:rsidR="00326A5C" w:rsidRPr="00E1745A" w14:paraId="2D8EA8B8" w14:textId="77777777" w:rsidTr="005176CA">
        <w:trPr>
          <w:cantSplit/>
          <w:trHeight w:val="330"/>
          <w:trPrChange w:id="13200" w:author="Александр" w:date="2020-04-13T07:18:00Z">
            <w:trPr>
              <w:cantSplit/>
              <w:trHeight w:val="330"/>
              <w:jc w:val="center"/>
            </w:trPr>
          </w:trPrChange>
        </w:trPr>
        <w:tc>
          <w:tcPr>
            <w:tcW w:w="812" w:type="pct"/>
            <w:tcPrChange w:id="13201" w:author="Александр" w:date="2020-04-13T07:18:00Z">
              <w:tcPr>
                <w:tcW w:w="748" w:type="pct"/>
              </w:tcPr>
            </w:tcPrChange>
          </w:tcPr>
          <w:p w14:paraId="2911C909"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ПРНД</w:t>
            </w:r>
          </w:p>
        </w:tc>
        <w:tc>
          <w:tcPr>
            <w:tcW w:w="1967" w:type="pct"/>
            <w:tcPrChange w:id="13202" w:author="Александр" w:date="2020-04-13T07:18:00Z">
              <w:tcPr>
                <w:tcW w:w="1997" w:type="pct"/>
              </w:tcPr>
            </w:tcPrChange>
          </w:tcPr>
          <w:p w14:paraId="2A5A15F1"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Передано в аренду</w:t>
            </w:r>
          </w:p>
        </w:tc>
        <w:tc>
          <w:tcPr>
            <w:tcW w:w="2221" w:type="pct"/>
            <w:tcPrChange w:id="13203" w:author="Александр" w:date="2020-04-13T07:18:00Z">
              <w:tcPr>
                <w:tcW w:w="2255" w:type="pct"/>
              </w:tcPr>
            </w:tcPrChange>
          </w:tcPr>
          <w:p w14:paraId="5D0896D1" w14:textId="5CF108B8" w:rsidR="00326A5C" w:rsidRPr="004C7C06" w:rsidRDefault="00326A5C" w:rsidP="00326A5C">
            <w:pPr>
              <w:jc w:val="left"/>
              <w:rPr>
                <w:rFonts w:ascii="Arial" w:hAnsi="Arial" w:cs="Arial"/>
                <w:sz w:val="20"/>
                <w:szCs w:val="20"/>
              </w:rPr>
            </w:pPr>
            <w:r w:rsidRPr="004C7C06">
              <w:rPr>
                <w:rFonts w:ascii="Arial" w:hAnsi="Arial" w:cs="Arial"/>
                <w:sz w:val="20"/>
                <w:szCs w:val="20"/>
              </w:rPr>
              <w:t>Технический объект передан в аренду</w:t>
            </w:r>
          </w:p>
        </w:tc>
      </w:tr>
      <w:tr w:rsidR="00326A5C" w:rsidRPr="00E1745A" w14:paraId="55CEFC8C" w14:textId="77777777" w:rsidTr="005176CA">
        <w:trPr>
          <w:cantSplit/>
          <w:trHeight w:val="424"/>
          <w:trPrChange w:id="13204" w:author="Александр" w:date="2020-04-13T07:18:00Z">
            <w:trPr>
              <w:cantSplit/>
              <w:trHeight w:val="424"/>
              <w:jc w:val="center"/>
            </w:trPr>
          </w:trPrChange>
        </w:trPr>
        <w:tc>
          <w:tcPr>
            <w:tcW w:w="812" w:type="pct"/>
            <w:tcPrChange w:id="13205" w:author="Александр" w:date="2020-04-13T07:18:00Z">
              <w:tcPr>
                <w:tcW w:w="748" w:type="pct"/>
              </w:tcPr>
            </w:tcPrChange>
          </w:tcPr>
          <w:p w14:paraId="54EB57AF"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РЕЗР</w:t>
            </w:r>
          </w:p>
        </w:tc>
        <w:tc>
          <w:tcPr>
            <w:tcW w:w="1967" w:type="pct"/>
            <w:tcPrChange w:id="13206" w:author="Александр" w:date="2020-04-13T07:18:00Z">
              <w:tcPr>
                <w:tcW w:w="1997" w:type="pct"/>
              </w:tcPr>
            </w:tcPrChange>
          </w:tcPr>
          <w:p w14:paraId="638FC14B"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В резерве</w:t>
            </w:r>
          </w:p>
        </w:tc>
        <w:tc>
          <w:tcPr>
            <w:tcW w:w="2221" w:type="pct"/>
            <w:tcPrChange w:id="13207" w:author="Александр" w:date="2020-04-13T07:18:00Z">
              <w:tcPr>
                <w:tcW w:w="2255" w:type="pct"/>
              </w:tcPr>
            </w:tcPrChange>
          </w:tcPr>
          <w:p w14:paraId="1CF74998" w14:textId="012BFD6B" w:rsidR="00326A5C" w:rsidRPr="004C7C06" w:rsidRDefault="00326A5C" w:rsidP="00326A5C">
            <w:pPr>
              <w:jc w:val="left"/>
              <w:rPr>
                <w:rFonts w:ascii="Arial" w:hAnsi="Arial" w:cs="Arial"/>
                <w:sz w:val="20"/>
                <w:szCs w:val="20"/>
              </w:rPr>
            </w:pPr>
            <w:r w:rsidRPr="004C7C06">
              <w:rPr>
                <w:rFonts w:ascii="Arial" w:hAnsi="Arial" w:cs="Arial"/>
                <w:sz w:val="20"/>
                <w:szCs w:val="20"/>
              </w:rPr>
              <w:t>Технический объект находится в резерве, в исправном и работоспособном состоянии, но не работает</w:t>
            </w:r>
          </w:p>
        </w:tc>
      </w:tr>
      <w:tr w:rsidR="00326A5C" w:rsidRPr="00E1745A" w14:paraId="60106305" w14:textId="77777777" w:rsidTr="005176CA">
        <w:trPr>
          <w:cantSplit/>
          <w:trHeight w:val="415"/>
          <w:trPrChange w:id="13208" w:author="Александр" w:date="2020-04-13T07:18:00Z">
            <w:trPr>
              <w:cantSplit/>
              <w:trHeight w:val="415"/>
              <w:jc w:val="center"/>
            </w:trPr>
          </w:trPrChange>
        </w:trPr>
        <w:tc>
          <w:tcPr>
            <w:tcW w:w="812" w:type="pct"/>
            <w:tcPrChange w:id="13209" w:author="Александр" w:date="2020-04-13T07:18:00Z">
              <w:tcPr>
                <w:tcW w:w="748" w:type="pct"/>
              </w:tcPr>
            </w:tcPrChange>
          </w:tcPr>
          <w:p w14:paraId="00BB66C6"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РКМД</w:t>
            </w:r>
          </w:p>
        </w:tc>
        <w:tc>
          <w:tcPr>
            <w:tcW w:w="1967" w:type="pct"/>
            <w:tcPrChange w:id="13210" w:author="Александр" w:date="2020-04-13T07:18:00Z">
              <w:tcPr>
                <w:tcW w:w="1997" w:type="pct"/>
              </w:tcPr>
            </w:tcPrChange>
          </w:tcPr>
          <w:p w14:paraId="30625A3A" w14:textId="77777777" w:rsidR="00326A5C" w:rsidRPr="004C7C06" w:rsidRDefault="00326A5C" w:rsidP="00326A5C">
            <w:pPr>
              <w:jc w:val="left"/>
              <w:rPr>
                <w:rFonts w:ascii="Arial" w:hAnsi="Arial" w:cs="Arial"/>
                <w:sz w:val="20"/>
                <w:szCs w:val="20"/>
              </w:rPr>
            </w:pPr>
            <w:r w:rsidRPr="004C7C06">
              <w:rPr>
                <w:rFonts w:ascii="Arial" w:hAnsi="Arial" w:cs="Arial"/>
                <w:sz w:val="20"/>
                <w:szCs w:val="20"/>
              </w:rPr>
              <w:t>Реконструкция/Модернизация</w:t>
            </w:r>
          </w:p>
        </w:tc>
        <w:tc>
          <w:tcPr>
            <w:tcW w:w="2221" w:type="pct"/>
            <w:tcPrChange w:id="13211" w:author="Александр" w:date="2020-04-13T07:18:00Z">
              <w:tcPr>
                <w:tcW w:w="2255" w:type="pct"/>
              </w:tcPr>
            </w:tcPrChange>
          </w:tcPr>
          <w:p w14:paraId="482C2190" w14:textId="77777777" w:rsidR="00326A5C" w:rsidRPr="004C7C06" w:rsidRDefault="00326A5C" w:rsidP="00326A5C">
            <w:pPr>
              <w:jc w:val="left"/>
              <w:rPr>
                <w:rFonts w:ascii="Arial" w:hAnsi="Arial" w:cs="Arial"/>
                <w:sz w:val="20"/>
                <w:szCs w:val="20"/>
              </w:rPr>
            </w:pPr>
          </w:p>
        </w:tc>
      </w:tr>
    </w:tbl>
    <w:p w14:paraId="6D4B9383" w14:textId="51AE266B" w:rsidR="004C7C06" w:rsidRPr="004C7C06" w:rsidRDefault="004C7C06" w:rsidP="004C7C06">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3</w:t>
      </w:r>
      <w:ins w:id="13212" w:author="Александр" w:date="2020-04-13T07:17:00Z">
        <w:r w:rsidR="0036397B">
          <w:rPr>
            <w:rFonts w:ascii="Arial" w:hAnsi="Arial" w:cs="Arial"/>
            <w:b/>
            <w:sz w:val="22"/>
          </w:rPr>
          <w:t>5</w:t>
        </w:r>
      </w:ins>
      <w:del w:id="13213" w:author="Александр" w:date="2020-04-13T07:17:00Z">
        <w:r w:rsidDel="005176CA">
          <w:rPr>
            <w:rFonts w:ascii="Arial" w:hAnsi="Arial" w:cs="Arial"/>
            <w:b/>
            <w:sz w:val="22"/>
          </w:rPr>
          <w:delText>5</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 xml:space="preserve">пользовательских статусов схемы </w:t>
      </w:r>
      <w:r>
        <w:rPr>
          <w:rFonts w:ascii="Arial" w:hAnsi="Arial" w:cs="Arial"/>
          <w:b/>
          <w:sz w:val="22"/>
          <w:lang w:val="en-US"/>
        </w:rPr>
        <w:t>ZPP</w:t>
      </w:r>
      <w:r w:rsidRPr="004C7C06">
        <w:rPr>
          <w:rFonts w:ascii="Arial" w:hAnsi="Arial" w:cs="Arial"/>
          <w:b/>
          <w:sz w:val="22"/>
        </w:rPr>
        <w:t>_</w:t>
      </w:r>
      <w:r>
        <w:rPr>
          <w:rFonts w:ascii="Arial" w:hAnsi="Arial" w:cs="Arial"/>
          <w:b/>
          <w:sz w:val="22"/>
          <w:lang w:val="en-US"/>
        </w:rPr>
        <w:t>EO</w:t>
      </w:r>
    </w:p>
    <w:tbl>
      <w:tblPr>
        <w:tblpPr w:leftFromText="180" w:rightFromText="180" w:vertAnchor="text" w:horzAnchor="page" w:tblpX="577" w:tblpY="165"/>
        <w:tblW w:w="520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7"/>
        <w:gridCol w:w="3167"/>
        <w:gridCol w:w="5591"/>
      </w:tblGrid>
      <w:tr w:rsidR="005176CA" w:rsidRPr="000E3C42" w14:paraId="456DFD93" w14:textId="77777777" w:rsidTr="005176CA">
        <w:trPr>
          <w:cantSplit/>
          <w:trHeight w:val="623"/>
          <w:tblHeader/>
          <w:ins w:id="13214" w:author="Александр" w:date="2020-04-13T07:18:00Z"/>
        </w:trPr>
        <w:tc>
          <w:tcPr>
            <w:tcW w:w="863" w:type="pct"/>
            <w:shd w:val="clear" w:color="auto" w:fill="FFC000"/>
            <w:vAlign w:val="center"/>
          </w:tcPr>
          <w:p w14:paraId="2FE385A1" w14:textId="77777777" w:rsidR="005176CA" w:rsidRPr="002177F2" w:rsidRDefault="005176CA" w:rsidP="00790D31">
            <w:pPr>
              <w:jc w:val="center"/>
              <w:rPr>
                <w:ins w:id="13215" w:author="Александр" w:date="2020-04-13T07:18:00Z"/>
                <w:rFonts w:ascii="Arial" w:hAnsi="Arial" w:cs="Arial"/>
                <w:b/>
                <w:sz w:val="20"/>
                <w:szCs w:val="20"/>
              </w:rPr>
            </w:pPr>
            <w:ins w:id="13216" w:author="Александр" w:date="2020-04-13T07:18:00Z">
              <w:r>
                <w:rPr>
                  <w:rFonts w:ascii="Arial" w:hAnsi="Arial" w:cs="Arial"/>
                  <w:b/>
                  <w:sz w:val="20"/>
                  <w:szCs w:val="20"/>
                </w:rPr>
                <w:t>Порядковый номер статуса</w:t>
              </w:r>
            </w:ins>
          </w:p>
        </w:tc>
        <w:tc>
          <w:tcPr>
            <w:tcW w:w="1496" w:type="pct"/>
            <w:shd w:val="clear" w:color="auto" w:fill="FFC000"/>
            <w:vAlign w:val="center"/>
          </w:tcPr>
          <w:p w14:paraId="468A4C4E" w14:textId="77777777" w:rsidR="005176CA" w:rsidRDefault="005176CA" w:rsidP="00790D31">
            <w:pPr>
              <w:jc w:val="center"/>
              <w:rPr>
                <w:ins w:id="13217" w:author="Александр" w:date="2020-04-13T07:18:00Z"/>
                <w:rFonts w:ascii="Arial" w:hAnsi="Arial" w:cs="Arial"/>
                <w:b/>
                <w:sz w:val="20"/>
                <w:szCs w:val="20"/>
              </w:rPr>
            </w:pPr>
            <w:ins w:id="13218" w:author="Александр" w:date="2020-04-13T07:18:00Z">
              <w:r>
                <w:rPr>
                  <w:rFonts w:ascii="Arial" w:hAnsi="Arial" w:cs="Arial"/>
                  <w:b/>
                  <w:sz w:val="20"/>
                  <w:szCs w:val="20"/>
                </w:rPr>
                <w:t>Статус</w:t>
              </w:r>
            </w:ins>
          </w:p>
        </w:tc>
        <w:tc>
          <w:tcPr>
            <w:tcW w:w="2641" w:type="pct"/>
            <w:shd w:val="clear" w:color="auto" w:fill="FFC000"/>
            <w:vAlign w:val="center"/>
          </w:tcPr>
          <w:p w14:paraId="429E13E5" w14:textId="77777777" w:rsidR="005176CA" w:rsidRPr="000E3C42" w:rsidRDefault="005176CA" w:rsidP="00790D31">
            <w:pPr>
              <w:jc w:val="center"/>
              <w:rPr>
                <w:ins w:id="13219" w:author="Александр" w:date="2020-04-13T07:18:00Z"/>
                <w:rFonts w:ascii="Arial" w:hAnsi="Arial" w:cs="Arial"/>
                <w:b/>
                <w:sz w:val="20"/>
                <w:szCs w:val="20"/>
              </w:rPr>
            </w:pPr>
            <w:ins w:id="13220" w:author="Александр" w:date="2020-04-13T07:18:00Z">
              <w:r>
                <w:rPr>
                  <w:rFonts w:ascii="Arial" w:hAnsi="Arial" w:cs="Arial"/>
                  <w:b/>
                  <w:sz w:val="20"/>
                  <w:szCs w:val="20"/>
                </w:rPr>
                <w:t>Наименование статусов</w:t>
              </w:r>
            </w:ins>
          </w:p>
        </w:tc>
      </w:tr>
      <w:tr w:rsidR="005176CA" w:rsidRPr="00E1745A" w14:paraId="0BEC937F" w14:textId="77777777" w:rsidTr="005176CA">
        <w:trPr>
          <w:cantSplit/>
          <w:trHeight w:val="289"/>
          <w:ins w:id="13221" w:author="Александр" w:date="2020-04-13T07:18:00Z"/>
        </w:trPr>
        <w:tc>
          <w:tcPr>
            <w:tcW w:w="863" w:type="pct"/>
          </w:tcPr>
          <w:p w14:paraId="27A5D1E3" w14:textId="77777777" w:rsidR="005176CA" w:rsidRPr="005176CA" w:rsidRDefault="005176CA" w:rsidP="00790D31">
            <w:pPr>
              <w:jc w:val="left"/>
              <w:rPr>
                <w:ins w:id="13222" w:author="Александр" w:date="2020-04-13T07:18:00Z"/>
                <w:rFonts w:ascii="Arial" w:hAnsi="Arial" w:cs="Arial"/>
                <w:sz w:val="20"/>
                <w:szCs w:val="20"/>
                <w:rPrChange w:id="13223" w:author="Александр" w:date="2020-04-13T07:22:00Z">
                  <w:rPr>
                    <w:ins w:id="13224" w:author="Александр" w:date="2020-04-13T07:18:00Z"/>
                    <w:rFonts w:ascii="Arial" w:hAnsi="Arial" w:cs="Arial"/>
                    <w:szCs w:val="24"/>
                  </w:rPr>
                </w:rPrChange>
              </w:rPr>
            </w:pPr>
            <w:ins w:id="13225" w:author="Александр" w:date="2020-04-13T07:18:00Z">
              <w:r w:rsidRPr="005176CA">
                <w:rPr>
                  <w:rFonts w:ascii="Arial" w:hAnsi="Arial" w:cs="Arial"/>
                  <w:sz w:val="20"/>
                  <w:szCs w:val="20"/>
                  <w:rPrChange w:id="13226" w:author="Александр" w:date="2020-04-13T07:22:00Z">
                    <w:rPr>
                      <w:rFonts w:ascii="Arial" w:hAnsi="Arial" w:cs="Arial"/>
                      <w:szCs w:val="24"/>
                    </w:rPr>
                  </w:rPrChange>
                </w:rPr>
                <w:t>1</w:t>
              </w:r>
            </w:ins>
          </w:p>
        </w:tc>
        <w:tc>
          <w:tcPr>
            <w:tcW w:w="1496" w:type="pct"/>
          </w:tcPr>
          <w:p w14:paraId="1F71B102" w14:textId="77777777" w:rsidR="005176CA" w:rsidRPr="005176CA" w:rsidRDefault="005176CA" w:rsidP="00790D31">
            <w:pPr>
              <w:jc w:val="left"/>
              <w:rPr>
                <w:ins w:id="13227" w:author="Александр" w:date="2020-04-13T07:18:00Z"/>
                <w:rFonts w:ascii="Arial" w:hAnsi="Arial" w:cs="Arial"/>
                <w:sz w:val="20"/>
                <w:szCs w:val="20"/>
                <w:rPrChange w:id="13228" w:author="Александр" w:date="2020-04-13T07:22:00Z">
                  <w:rPr>
                    <w:ins w:id="13229" w:author="Александр" w:date="2020-04-13T07:18:00Z"/>
                    <w:rFonts w:ascii="Arial" w:hAnsi="Arial" w:cs="Arial"/>
                    <w:szCs w:val="24"/>
                  </w:rPr>
                </w:rPrChange>
              </w:rPr>
            </w:pPr>
            <w:ins w:id="13230" w:author="Александр" w:date="2020-04-13T07:18:00Z">
              <w:r w:rsidRPr="005176CA">
                <w:rPr>
                  <w:rFonts w:ascii="Arial" w:hAnsi="Arial" w:cs="Arial"/>
                  <w:sz w:val="20"/>
                  <w:szCs w:val="20"/>
                  <w:rPrChange w:id="13231" w:author="Александр" w:date="2020-04-13T07:22:00Z">
                    <w:rPr>
                      <w:rFonts w:ascii="Arial" w:hAnsi="Arial" w:cs="Arial"/>
                      <w:szCs w:val="24"/>
                    </w:rPr>
                  </w:rPrChange>
                </w:rPr>
                <w:t>НОВ</w:t>
              </w:r>
            </w:ins>
          </w:p>
        </w:tc>
        <w:tc>
          <w:tcPr>
            <w:tcW w:w="2641" w:type="pct"/>
          </w:tcPr>
          <w:p w14:paraId="67A04E66" w14:textId="77777777" w:rsidR="005176CA" w:rsidRPr="005176CA" w:rsidRDefault="005176CA" w:rsidP="00790D31">
            <w:pPr>
              <w:jc w:val="left"/>
              <w:rPr>
                <w:ins w:id="13232" w:author="Александр" w:date="2020-04-13T07:18:00Z"/>
                <w:rFonts w:ascii="Arial" w:hAnsi="Arial" w:cs="Arial"/>
                <w:sz w:val="20"/>
                <w:szCs w:val="20"/>
                <w:lang w:val="en-US"/>
                <w:rPrChange w:id="13233" w:author="Александр" w:date="2020-04-13T07:22:00Z">
                  <w:rPr>
                    <w:ins w:id="13234" w:author="Александр" w:date="2020-04-13T07:18:00Z"/>
                    <w:rFonts w:ascii="Arial" w:hAnsi="Arial" w:cs="Arial"/>
                    <w:szCs w:val="24"/>
                    <w:lang w:val="en-US"/>
                  </w:rPr>
                </w:rPrChange>
              </w:rPr>
            </w:pPr>
            <w:ins w:id="13235" w:author="Александр" w:date="2020-04-13T07:18:00Z">
              <w:r w:rsidRPr="005176CA">
                <w:rPr>
                  <w:rFonts w:ascii="Arial" w:hAnsi="Arial" w:cs="Arial"/>
                  <w:sz w:val="20"/>
                  <w:szCs w:val="20"/>
                  <w:rPrChange w:id="13236" w:author="Александр" w:date="2020-04-13T07:22:00Z">
                    <w:rPr>
                      <w:rFonts w:ascii="Arial" w:hAnsi="Arial" w:cs="Arial"/>
                      <w:szCs w:val="24"/>
                    </w:rPr>
                  </w:rPrChange>
                </w:rPr>
                <w:t>Новый</w:t>
              </w:r>
            </w:ins>
          </w:p>
        </w:tc>
      </w:tr>
      <w:tr w:rsidR="005176CA" w:rsidRPr="00E1745A" w14:paraId="3931CCA6" w14:textId="77777777" w:rsidTr="005176CA">
        <w:trPr>
          <w:cantSplit/>
          <w:trHeight w:val="237"/>
          <w:ins w:id="13237" w:author="Александр" w:date="2020-04-13T07:18:00Z"/>
        </w:trPr>
        <w:tc>
          <w:tcPr>
            <w:tcW w:w="863" w:type="pct"/>
          </w:tcPr>
          <w:p w14:paraId="0DE32CF5" w14:textId="77777777" w:rsidR="005176CA" w:rsidRPr="005176CA" w:rsidRDefault="005176CA" w:rsidP="00790D31">
            <w:pPr>
              <w:jc w:val="left"/>
              <w:rPr>
                <w:ins w:id="13238" w:author="Александр" w:date="2020-04-13T07:18:00Z"/>
                <w:rFonts w:ascii="Arial" w:hAnsi="Arial" w:cs="Arial"/>
                <w:sz w:val="20"/>
                <w:szCs w:val="20"/>
                <w:rPrChange w:id="13239" w:author="Александр" w:date="2020-04-13T07:22:00Z">
                  <w:rPr>
                    <w:ins w:id="13240" w:author="Александр" w:date="2020-04-13T07:18:00Z"/>
                    <w:rFonts w:ascii="Arial" w:hAnsi="Arial" w:cs="Arial"/>
                    <w:szCs w:val="24"/>
                  </w:rPr>
                </w:rPrChange>
              </w:rPr>
            </w:pPr>
            <w:ins w:id="13241" w:author="Александр" w:date="2020-04-13T07:18:00Z">
              <w:r w:rsidRPr="005176CA">
                <w:rPr>
                  <w:rFonts w:ascii="Arial" w:hAnsi="Arial" w:cs="Arial"/>
                  <w:sz w:val="20"/>
                  <w:szCs w:val="20"/>
                  <w:rPrChange w:id="13242" w:author="Александр" w:date="2020-04-13T07:22:00Z">
                    <w:rPr>
                      <w:rFonts w:ascii="Arial" w:hAnsi="Arial" w:cs="Arial"/>
                      <w:szCs w:val="24"/>
                    </w:rPr>
                  </w:rPrChange>
                </w:rPr>
                <w:t>2</w:t>
              </w:r>
            </w:ins>
          </w:p>
        </w:tc>
        <w:tc>
          <w:tcPr>
            <w:tcW w:w="1496" w:type="pct"/>
          </w:tcPr>
          <w:p w14:paraId="5F4060DC" w14:textId="77777777" w:rsidR="005176CA" w:rsidRPr="005176CA" w:rsidRDefault="005176CA" w:rsidP="00790D31">
            <w:pPr>
              <w:jc w:val="left"/>
              <w:rPr>
                <w:ins w:id="13243" w:author="Александр" w:date="2020-04-13T07:18:00Z"/>
                <w:rFonts w:ascii="Arial" w:hAnsi="Arial" w:cs="Arial"/>
                <w:sz w:val="20"/>
                <w:szCs w:val="20"/>
                <w:rPrChange w:id="13244" w:author="Александр" w:date="2020-04-13T07:22:00Z">
                  <w:rPr>
                    <w:ins w:id="13245" w:author="Александр" w:date="2020-04-13T07:18:00Z"/>
                    <w:rFonts w:ascii="Arial" w:hAnsi="Arial" w:cs="Arial"/>
                    <w:szCs w:val="24"/>
                  </w:rPr>
                </w:rPrChange>
              </w:rPr>
            </w:pPr>
            <w:ins w:id="13246" w:author="Александр" w:date="2020-04-13T07:18:00Z">
              <w:r w:rsidRPr="005176CA">
                <w:rPr>
                  <w:rFonts w:ascii="Arial" w:hAnsi="Arial" w:cs="Arial"/>
                  <w:sz w:val="20"/>
                  <w:szCs w:val="20"/>
                  <w:rPrChange w:id="13247" w:author="Александр" w:date="2020-04-13T07:22:00Z">
                    <w:rPr>
                      <w:rFonts w:ascii="Arial" w:hAnsi="Arial" w:cs="Arial"/>
                      <w:szCs w:val="24"/>
                    </w:rPr>
                  </w:rPrChange>
                </w:rPr>
                <w:t>СКЛД</w:t>
              </w:r>
            </w:ins>
          </w:p>
        </w:tc>
        <w:tc>
          <w:tcPr>
            <w:tcW w:w="2641" w:type="pct"/>
          </w:tcPr>
          <w:p w14:paraId="43D0B80E" w14:textId="77777777" w:rsidR="005176CA" w:rsidRPr="005176CA" w:rsidRDefault="005176CA" w:rsidP="00790D31">
            <w:pPr>
              <w:jc w:val="left"/>
              <w:rPr>
                <w:ins w:id="13248" w:author="Александр" w:date="2020-04-13T07:18:00Z"/>
                <w:rFonts w:ascii="Arial" w:hAnsi="Arial" w:cs="Arial"/>
                <w:sz w:val="20"/>
                <w:szCs w:val="20"/>
                <w:rPrChange w:id="13249" w:author="Александр" w:date="2020-04-13T07:22:00Z">
                  <w:rPr>
                    <w:ins w:id="13250" w:author="Александр" w:date="2020-04-13T07:18:00Z"/>
                    <w:rFonts w:ascii="Arial" w:hAnsi="Arial" w:cs="Arial"/>
                    <w:szCs w:val="24"/>
                  </w:rPr>
                </w:rPrChange>
              </w:rPr>
            </w:pPr>
            <w:ins w:id="13251" w:author="Александр" w:date="2020-04-13T07:18:00Z">
              <w:r w:rsidRPr="005176CA">
                <w:rPr>
                  <w:rFonts w:ascii="Arial" w:hAnsi="Arial" w:cs="Arial"/>
                  <w:sz w:val="20"/>
                  <w:szCs w:val="20"/>
                  <w:rPrChange w:id="13252" w:author="Александр" w:date="2020-04-13T07:22:00Z">
                    <w:rPr>
                      <w:rFonts w:ascii="Arial" w:hAnsi="Arial" w:cs="Arial"/>
                      <w:szCs w:val="24"/>
                    </w:rPr>
                  </w:rPrChange>
                </w:rPr>
                <w:t>На складе</w:t>
              </w:r>
            </w:ins>
          </w:p>
        </w:tc>
      </w:tr>
      <w:tr w:rsidR="005176CA" w:rsidRPr="00E1745A" w14:paraId="7F33AEBF" w14:textId="77777777" w:rsidTr="005176CA">
        <w:trPr>
          <w:cantSplit/>
          <w:trHeight w:val="336"/>
          <w:ins w:id="13253" w:author="Александр" w:date="2020-04-13T07:18:00Z"/>
        </w:trPr>
        <w:tc>
          <w:tcPr>
            <w:tcW w:w="863" w:type="pct"/>
          </w:tcPr>
          <w:p w14:paraId="4684D4CC" w14:textId="77777777" w:rsidR="005176CA" w:rsidRPr="005176CA" w:rsidRDefault="005176CA" w:rsidP="00790D31">
            <w:pPr>
              <w:jc w:val="left"/>
              <w:rPr>
                <w:ins w:id="13254" w:author="Александр" w:date="2020-04-13T07:18:00Z"/>
                <w:rFonts w:ascii="Arial" w:hAnsi="Arial" w:cs="Arial"/>
                <w:sz w:val="20"/>
                <w:szCs w:val="20"/>
                <w:rPrChange w:id="13255" w:author="Александр" w:date="2020-04-13T07:22:00Z">
                  <w:rPr>
                    <w:ins w:id="13256" w:author="Александр" w:date="2020-04-13T07:18:00Z"/>
                    <w:rFonts w:ascii="Arial" w:hAnsi="Arial" w:cs="Arial"/>
                    <w:szCs w:val="24"/>
                  </w:rPr>
                </w:rPrChange>
              </w:rPr>
            </w:pPr>
            <w:ins w:id="13257" w:author="Александр" w:date="2020-04-13T07:18:00Z">
              <w:r w:rsidRPr="005176CA">
                <w:rPr>
                  <w:rFonts w:ascii="Arial" w:hAnsi="Arial" w:cs="Arial"/>
                  <w:sz w:val="20"/>
                  <w:szCs w:val="20"/>
                  <w:rPrChange w:id="13258" w:author="Александр" w:date="2020-04-13T07:22:00Z">
                    <w:rPr>
                      <w:rFonts w:ascii="Arial" w:hAnsi="Arial" w:cs="Arial"/>
                      <w:szCs w:val="24"/>
                    </w:rPr>
                  </w:rPrChange>
                </w:rPr>
                <w:t>3</w:t>
              </w:r>
            </w:ins>
          </w:p>
        </w:tc>
        <w:tc>
          <w:tcPr>
            <w:tcW w:w="1496" w:type="pct"/>
          </w:tcPr>
          <w:p w14:paraId="70E45D70" w14:textId="77777777" w:rsidR="005176CA" w:rsidRPr="005176CA" w:rsidRDefault="005176CA" w:rsidP="00790D31">
            <w:pPr>
              <w:jc w:val="left"/>
              <w:rPr>
                <w:ins w:id="13259" w:author="Александр" w:date="2020-04-13T07:18:00Z"/>
                <w:rFonts w:ascii="Arial" w:hAnsi="Arial" w:cs="Arial"/>
                <w:sz w:val="20"/>
                <w:szCs w:val="20"/>
                <w:rPrChange w:id="13260" w:author="Александр" w:date="2020-04-13T07:22:00Z">
                  <w:rPr>
                    <w:ins w:id="13261" w:author="Александр" w:date="2020-04-13T07:18:00Z"/>
                    <w:rFonts w:ascii="Arial" w:hAnsi="Arial" w:cs="Arial"/>
                    <w:szCs w:val="24"/>
                  </w:rPr>
                </w:rPrChange>
              </w:rPr>
            </w:pPr>
            <w:ins w:id="13262" w:author="Александр" w:date="2020-04-13T07:18:00Z">
              <w:r w:rsidRPr="005176CA">
                <w:rPr>
                  <w:rFonts w:ascii="Arial" w:hAnsi="Arial" w:cs="Arial"/>
                  <w:sz w:val="20"/>
                  <w:szCs w:val="20"/>
                  <w:rPrChange w:id="13263" w:author="Александр" w:date="2020-04-13T07:22:00Z">
                    <w:rPr>
                      <w:rFonts w:ascii="Arial" w:hAnsi="Arial" w:cs="Arial"/>
                      <w:szCs w:val="24"/>
                    </w:rPr>
                  </w:rPrChange>
                </w:rPr>
                <w:t>СПИС</w:t>
              </w:r>
            </w:ins>
          </w:p>
        </w:tc>
        <w:tc>
          <w:tcPr>
            <w:tcW w:w="2641" w:type="pct"/>
          </w:tcPr>
          <w:p w14:paraId="03E18EE6" w14:textId="77777777" w:rsidR="005176CA" w:rsidRPr="005176CA" w:rsidRDefault="005176CA" w:rsidP="00790D31">
            <w:pPr>
              <w:jc w:val="left"/>
              <w:rPr>
                <w:ins w:id="13264" w:author="Александр" w:date="2020-04-13T07:18:00Z"/>
                <w:rFonts w:ascii="Arial" w:hAnsi="Arial" w:cs="Arial"/>
                <w:sz w:val="20"/>
                <w:szCs w:val="20"/>
                <w:rPrChange w:id="13265" w:author="Александр" w:date="2020-04-13T07:22:00Z">
                  <w:rPr>
                    <w:ins w:id="13266" w:author="Александр" w:date="2020-04-13T07:18:00Z"/>
                    <w:rFonts w:ascii="Arial" w:hAnsi="Arial" w:cs="Arial"/>
                    <w:szCs w:val="24"/>
                  </w:rPr>
                </w:rPrChange>
              </w:rPr>
            </w:pPr>
            <w:ins w:id="13267" w:author="Александр" w:date="2020-04-13T07:18:00Z">
              <w:r w:rsidRPr="005176CA">
                <w:rPr>
                  <w:rFonts w:ascii="Arial" w:hAnsi="Arial" w:cs="Arial"/>
                  <w:sz w:val="20"/>
                  <w:szCs w:val="20"/>
                  <w:rPrChange w:id="13268" w:author="Александр" w:date="2020-04-13T07:22:00Z">
                    <w:rPr>
                      <w:rFonts w:ascii="Arial" w:hAnsi="Arial" w:cs="Arial"/>
                      <w:szCs w:val="24"/>
                    </w:rPr>
                  </w:rPrChange>
                </w:rPr>
                <w:t>Списан</w:t>
              </w:r>
            </w:ins>
          </w:p>
        </w:tc>
      </w:tr>
      <w:tr w:rsidR="005176CA" w:rsidRPr="00E1745A" w14:paraId="3C818BEC" w14:textId="77777777" w:rsidTr="005176CA">
        <w:trPr>
          <w:cantSplit/>
          <w:trHeight w:val="279"/>
          <w:ins w:id="13269" w:author="Александр" w:date="2020-04-13T07:18:00Z"/>
        </w:trPr>
        <w:tc>
          <w:tcPr>
            <w:tcW w:w="863" w:type="pct"/>
          </w:tcPr>
          <w:p w14:paraId="7CC3C121" w14:textId="77777777" w:rsidR="005176CA" w:rsidRPr="005176CA" w:rsidRDefault="005176CA" w:rsidP="00790D31">
            <w:pPr>
              <w:jc w:val="left"/>
              <w:rPr>
                <w:ins w:id="13270" w:author="Александр" w:date="2020-04-13T07:18:00Z"/>
                <w:rFonts w:ascii="Arial" w:hAnsi="Arial" w:cs="Arial"/>
                <w:sz w:val="20"/>
                <w:szCs w:val="20"/>
                <w:rPrChange w:id="13271" w:author="Александр" w:date="2020-04-13T07:22:00Z">
                  <w:rPr>
                    <w:ins w:id="13272" w:author="Александр" w:date="2020-04-13T07:18:00Z"/>
                    <w:rFonts w:ascii="Arial" w:hAnsi="Arial" w:cs="Arial"/>
                    <w:szCs w:val="24"/>
                  </w:rPr>
                </w:rPrChange>
              </w:rPr>
            </w:pPr>
            <w:ins w:id="13273" w:author="Александр" w:date="2020-04-13T07:18:00Z">
              <w:r w:rsidRPr="005176CA">
                <w:rPr>
                  <w:rFonts w:ascii="Arial" w:hAnsi="Arial" w:cs="Arial"/>
                  <w:sz w:val="20"/>
                  <w:szCs w:val="20"/>
                  <w:rPrChange w:id="13274" w:author="Александр" w:date="2020-04-13T07:22:00Z">
                    <w:rPr>
                      <w:rFonts w:ascii="Arial" w:hAnsi="Arial" w:cs="Arial"/>
                      <w:szCs w:val="24"/>
                    </w:rPr>
                  </w:rPrChange>
                </w:rPr>
                <w:t>4</w:t>
              </w:r>
            </w:ins>
          </w:p>
        </w:tc>
        <w:tc>
          <w:tcPr>
            <w:tcW w:w="1496" w:type="pct"/>
          </w:tcPr>
          <w:p w14:paraId="7CD516FB" w14:textId="77777777" w:rsidR="005176CA" w:rsidRPr="005176CA" w:rsidRDefault="005176CA" w:rsidP="00790D31">
            <w:pPr>
              <w:jc w:val="left"/>
              <w:rPr>
                <w:ins w:id="13275" w:author="Александр" w:date="2020-04-13T07:18:00Z"/>
                <w:rFonts w:ascii="Arial" w:hAnsi="Arial" w:cs="Arial"/>
                <w:sz w:val="20"/>
                <w:szCs w:val="20"/>
                <w:rPrChange w:id="13276" w:author="Александр" w:date="2020-04-13T07:22:00Z">
                  <w:rPr>
                    <w:ins w:id="13277" w:author="Александр" w:date="2020-04-13T07:18:00Z"/>
                    <w:rFonts w:ascii="Arial" w:hAnsi="Arial" w:cs="Arial"/>
                    <w:szCs w:val="24"/>
                  </w:rPr>
                </w:rPrChange>
              </w:rPr>
            </w:pPr>
            <w:ins w:id="13278" w:author="Александр" w:date="2020-04-13T07:18:00Z">
              <w:r w:rsidRPr="005176CA">
                <w:rPr>
                  <w:rFonts w:ascii="Arial" w:hAnsi="Arial" w:cs="Arial"/>
                  <w:sz w:val="20"/>
                  <w:szCs w:val="20"/>
                  <w:rPrChange w:id="13279" w:author="Александр" w:date="2020-04-13T07:22:00Z">
                    <w:rPr>
                      <w:rFonts w:ascii="Arial" w:hAnsi="Arial" w:cs="Arial"/>
                      <w:szCs w:val="24"/>
                    </w:rPr>
                  </w:rPrChange>
                </w:rPr>
                <w:t>ЭКСП</w:t>
              </w:r>
            </w:ins>
          </w:p>
        </w:tc>
        <w:tc>
          <w:tcPr>
            <w:tcW w:w="2641" w:type="pct"/>
          </w:tcPr>
          <w:p w14:paraId="15DF8F1A" w14:textId="77777777" w:rsidR="005176CA" w:rsidRPr="005176CA" w:rsidRDefault="005176CA" w:rsidP="00790D31">
            <w:pPr>
              <w:jc w:val="left"/>
              <w:rPr>
                <w:ins w:id="13280" w:author="Александр" w:date="2020-04-13T07:18:00Z"/>
                <w:rFonts w:ascii="Arial" w:hAnsi="Arial" w:cs="Arial"/>
                <w:sz w:val="20"/>
                <w:szCs w:val="20"/>
                <w:rPrChange w:id="13281" w:author="Александр" w:date="2020-04-13T07:22:00Z">
                  <w:rPr>
                    <w:ins w:id="13282" w:author="Александр" w:date="2020-04-13T07:18:00Z"/>
                    <w:rFonts w:ascii="Arial" w:hAnsi="Arial" w:cs="Arial"/>
                    <w:szCs w:val="24"/>
                  </w:rPr>
                </w:rPrChange>
              </w:rPr>
            </w:pPr>
            <w:ins w:id="13283" w:author="Александр" w:date="2020-04-13T07:18:00Z">
              <w:r w:rsidRPr="005176CA">
                <w:rPr>
                  <w:rFonts w:ascii="Arial" w:hAnsi="Arial" w:cs="Arial"/>
                  <w:sz w:val="20"/>
                  <w:szCs w:val="20"/>
                  <w:rPrChange w:id="13284" w:author="Александр" w:date="2020-04-13T07:22:00Z">
                    <w:rPr>
                      <w:rFonts w:ascii="Arial" w:hAnsi="Arial" w:cs="Arial"/>
                      <w:szCs w:val="24"/>
                    </w:rPr>
                  </w:rPrChange>
                </w:rPr>
                <w:t>В эксплуатации</w:t>
              </w:r>
            </w:ins>
          </w:p>
        </w:tc>
      </w:tr>
      <w:tr w:rsidR="005176CA" w:rsidRPr="00E1745A" w14:paraId="38E37E5F" w14:textId="77777777" w:rsidTr="005176CA">
        <w:trPr>
          <w:cantSplit/>
          <w:trHeight w:val="298"/>
          <w:ins w:id="13285" w:author="Александр" w:date="2020-04-13T07:18:00Z"/>
        </w:trPr>
        <w:tc>
          <w:tcPr>
            <w:tcW w:w="863" w:type="pct"/>
          </w:tcPr>
          <w:p w14:paraId="50E1AE68" w14:textId="77777777" w:rsidR="005176CA" w:rsidRPr="005176CA" w:rsidRDefault="005176CA" w:rsidP="00790D31">
            <w:pPr>
              <w:jc w:val="left"/>
              <w:rPr>
                <w:ins w:id="13286" w:author="Александр" w:date="2020-04-13T07:18:00Z"/>
                <w:rFonts w:ascii="Arial" w:hAnsi="Arial" w:cs="Arial"/>
                <w:sz w:val="20"/>
                <w:szCs w:val="20"/>
                <w:rPrChange w:id="13287" w:author="Александр" w:date="2020-04-13T07:22:00Z">
                  <w:rPr>
                    <w:ins w:id="13288" w:author="Александр" w:date="2020-04-13T07:18:00Z"/>
                    <w:rFonts w:ascii="Arial" w:hAnsi="Arial" w:cs="Arial"/>
                    <w:szCs w:val="24"/>
                  </w:rPr>
                </w:rPrChange>
              </w:rPr>
            </w:pPr>
            <w:ins w:id="13289" w:author="Александр" w:date="2020-04-13T07:18:00Z">
              <w:r w:rsidRPr="005176CA">
                <w:rPr>
                  <w:rFonts w:ascii="Arial" w:hAnsi="Arial" w:cs="Arial"/>
                  <w:sz w:val="20"/>
                  <w:szCs w:val="20"/>
                  <w:rPrChange w:id="13290" w:author="Александр" w:date="2020-04-13T07:22:00Z">
                    <w:rPr>
                      <w:rFonts w:ascii="Arial" w:hAnsi="Arial" w:cs="Arial"/>
                      <w:szCs w:val="24"/>
                    </w:rPr>
                  </w:rPrChange>
                </w:rPr>
                <w:t>5</w:t>
              </w:r>
            </w:ins>
          </w:p>
        </w:tc>
        <w:tc>
          <w:tcPr>
            <w:tcW w:w="1496" w:type="pct"/>
          </w:tcPr>
          <w:p w14:paraId="7CECA52B" w14:textId="77777777" w:rsidR="005176CA" w:rsidRPr="005176CA" w:rsidRDefault="005176CA" w:rsidP="00790D31">
            <w:pPr>
              <w:jc w:val="left"/>
              <w:rPr>
                <w:ins w:id="13291" w:author="Александр" w:date="2020-04-13T07:18:00Z"/>
                <w:rFonts w:ascii="Arial" w:hAnsi="Arial" w:cs="Arial"/>
                <w:sz w:val="20"/>
                <w:szCs w:val="20"/>
                <w:rPrChange w:id="13292" w:author="Александр" w:date="2020-04-13T07:22:00Z">
                  <w:rPr>
                    <w:ins w:id="13293" w:author="Александр" w:date="2020-04-13T07:18:00Z"/>
                    <w:rFonts w:ascii="Arial" w:hAnsi="Arial" w:cs="Arial"/>
                    <w:szCs w:val="24"/>
                  </w:rPr>
                </w:rPrChange>
              </w:rPr>
            </w:pPr>
            <w:ins w:id="13294" w:author="Александр" w:date="2020-04-13T07:18:00Z">
              <w:r w:rsidRPr="005176CA">
                <w:rPr>
                  <w:rFonts w:ascii="Arial" w:hAnsi="Arial" w:cs="Arial"/>
                  <w:sz w:val="20"/>
                  <w:szCs w:val="20"/>
                  <w:rPrChange w:id="13295" w:author="Александр" w:date="2020-04-13T07:22:00Z">
                    <w:rPr>
                      <w:rFonts w:ascii="Arial" w:hAnsi="Arial" w:cs="Arial"/>
                      <w:szCs w:val="24"/>
                    </w:rPr>
                  </w:rPrChange>
                </w:rPr>
                <w:t>РЕМН</w:t>
              </w:r>
            </w:ins>
          </w:p>
        </w:tc>
        <w:tc>
          <w:tcPr>
            <w:tcW w:w="2641" w:type="pct"/>
          </w:tcPr>
          <w:p w14:paraId="1D895736" w14:textId="77777777" w:rsidR="005176CA" w:rsidRPr="005176CA" w:rsidRDefault="005176CA" w:rsidP="00790D31">
            <w:pPr>
              <w:jc w:val="left"/>
              <w:rPr>
                <w:ins w:id="13296" w:author="Александр" w:date="2020-04-13T07:18:00Z"/>
                <w:rFonts w:ascii="Arial" w:hAnsi="Arial" w:cs="Arial"/>
                <w:sz w:val="20"/>
                <w:szCs w:val="20"/>
                <w:rPrChange w:id="13297" w:author="Александр" w:date="2020-04-13T07:22:00Z">
                  <w:rPr>
                    <w:ins w:id="13298" w:author="Александр" w:date="2020-04-13T07:18:00Z"/>
                    <w:rFonts w:ascii="Arial" w:hAnsi="Arial" w:cs="Arial"/>
                    <w:szCs w:val="24"/>
                  </w:rPr>
                </w:rPrChange>
              </w:rPr>
            </w:pPr>
            <w:ins w:id="13299" w:author="Александр" w:date="2020-04-13T07:18:00Z">
              <w:r w:rsidRPr="005176CA">
                <w:rPr>
                  <w:rFonts w:ascii="Arial" w:hAnsi="Arial" w:cs="Arial"/>
                  <w:sz w:val="20"/>
                  <w:szCs w:val="20"/>
                  <w:rPrChange w:id="13300" w:author="Александр" w:date="2020-04-13T07:22:00Z">
                    <w:rPr>
                      <w:rFonts w:ascii="Arial" w:hAnsi="Arial" w:cs="Arial"/>
                      <w:szCs w:val="24"/>
                    </w:rPr>
                  </w:rPrChange>
                </w:rPr>
                <w:t>В ремонте</w:t>
              </w:r>
            </w:ins>
          </w:p>
        </w:tc>
      </w:tr>
      <w:tr w:rsidR="005176CA" w:rsidRPr="00E1745A" w14:paraId="029EE3DA" w14:textId="77777777" w:rsidTr="005176CA">
        <w:trPr>
          <w:cantSplit/>
          <w:trHeight w:val="398"/>
          <w:ins w:id="13301" w:author="Александр" w:date="2020-04-13T07:18:00Z"/>
        </w:trPr>
        <w:tc>
          <w:tcPr>
            <w:tcW w:w="863" w:type="pct"/>
          </w:tcPr>
          <w:p w14:paraId="0A73CE7E" w14:textId="77777777" w:rsidR="005176CA" w:rsidRPr="005176CA" w:rsidRDefault="005176CA" w:rsidP="00790D31">
            <w:pPr>
              <w:jc w:val="left"/>
              <w:rPr>
                <w:ins w:id="13302" w:author="Александр" w:date="2020-04-13T07:18:00Z"/>
                <w:rFonts w:ascii="Arial" w:hAnsi="Arial" w:cs="Arial"/>
                <w:sz w:val="20"/>
                <w:szCs w:val="20"/>
                <w:rPrChange w:id="13303" w:author="Александр" w:date="2020-04-13T07:22:00Z">
                  <w:rPr>
                    <w:ins w:id="13304" w:author="Александр" w:date="2020-04-13T07:18:00Z"/>
                    <w:rFonts w:ascii="Arial" w:hAnsi="Arial" w:cs="Arial"/>
                    <w:szCs w:val="24"/>
                  </w:rPr>
                </w:rPrChange>
              </w:rPr>
            </w:pPr>
            <w:ins w:id="13305" w:author="Александр" w:date="2020-04-13T07:18:00Z">
              <w:r w:rsidRPr="005176CA">
                <w:rPr>
                  <w:rFonts w:ascii="Arial" w:hAnsi="Arial" w:cs="Arial"/>
                  <w:sz w:val="20"/>
                  <w:szCs w:val="20"/>
                  <w:rPrChange w:id="13306" w:author="Александр" w:date="2020-04-13T07:22:00Z">
                    <w:rPr>
                      <w:rFonts w:ascii="Arial" w:hAnsi="Arial" w:cs="Arial"/>
                      <w:szCs w:val="24"/>
                    </w:rPr>
                  </w:rPrChange>
                </w:rPr>
                <w:t>6</w:t>
              </w:r>
            </w:ins>
          </w:p>
        </w:tc>
        <w:tc>
          <w:tcPr>
            <w:tcW w:w="1496" w:type="pct"/>
          </w:tcPr>
          <w:p w14:paraId="17C5724C" w14:textId="77777777" w:rsidR="005176CA" w:rsidRPr="005176CA" w:rsidRDefault="005176CA" w:rsidP="00790D31">
            <w:pPr>
              <w:jc w:val="left"/>
              <w:rPr>
                <w:ins w:id="13307" w:author="Александр" w:date="2020-04-13T07:18:00Z"/>
                <w:rFonts w:ascii="Arial" w:hAnsi="Arial" w:cs="Arial"/>
                <w:sz w:val="20"/>
                <w:szCs w:val="20"/>
                <w:rPrChange w:id="13308" w:author="Александр" w:date="2020-04-13T07:22:00Z">
                  <w:rPr>
                    <w:ins w:id="13309" w:author="Александр" w:date="2020-04-13T07:18:00Z"/>
                    <w:rFonts w:ascii="Arial" w:hAnsi="Arial" w:cs="Arial"/>
                    <w:szCs w:val="24"/>
                  </w:rPr>
                </w:rPrChange>
              </w:rPr>
            </w:pPr>
            <w:ins w:id="13310" w:author="Александр" w:date="2020-04-13T07:18:00Z">
              <w:r w:rsidRPr="005176CA">
                <w:rPr>
                  <w:rFonts w:ascii="Arial" w:hAnsi="Arial" w:cs="Arial"/>
                  <w:sz w:val="20"/>
                  <w:szCs w:val="20"/>
                  <w:rPrChange w:id="13311" w:author="Александр" w:date="2020-04-13T07:22:00Z">
                    <w:rPr>
                      <w:rFonts w:ascii="Arial" w:hAnsi="Arial" w:cs="Arial"/>
                      <w:szCs w:val="24"/>
                    </w:rPr>
                  </w:rPrChange>
                </w:rPr>
                <w:t>ЗПСН</w:t>
              </w:r>
            </w:ins>
          </w:p>
        </w:tc>
        <w:tc>
          <w:tcPr>
            <w:tcW w:w="2641" w:type="pct"/>
          </w:tcPr>
          <w:p w14:paraId="0CBE7BC5" w14:textId="77777777" w:rsidR="005176CA" w:rsidRPr="005176CA" w:rsidRDefault="005176CA" w:rsidP="00790D31">
            <w:pPr>
              <w:jc w:val="left"/>
              <w:rPr>
                <w:ins w:id="13312" w:author="Александр" w:date="2020-04-13T07:18:00Z"/>
                <w:rFonts w:ascii="Arial" w:hAnsi="Arial" w:cs="Arial"/>
                <w:sz w:val="20"/>
                <w:szCs w:val="20"/>
                <w:rPrChange w:id="13313" w:author="Александр" w:date="2020-04-13T07:22:00Z">
                  <w:rPr>
                    <w:ins w:id="13314" w:author="Александр" w:date="2020-04-13T07:18:00Z"/>
                    <w:rFonts w:ascii="Arial" w:hAnsi="Arial" w:cs="Arial"/>
                    <w:szCs w:val="24"/>
                  </w:rPr>
                </w:rPrChange>
              </w:rPr>
            </w:pPr>
            <w:ins w:id="13315" w:author="Александр" w:date="2020-04-13T07:18:00Z">
              <w:r w:rsidRPr="005176CA">
                <w:rPr>
                  <w:rFonts w:ascii="Arial" w:hAnsi="Arial" w:cs="Arial"/>
                  <w:sz w:val="20"/>
                  <w:szCs w:val="20"/>
                  <w:rPrChange w:id="13316" w:author="Александр" w:date="2020-04-13T07:22:00Z">
                    <w:rPr>
                      <w:rFonts w:ascii="Arial" w:hAnsi="Arial" w:cs="Arial"/>
                      <w:szCs w:val="24"/>
                    </w:rPr>
                  </w:rPrChange>
                </w:rPr>
                <w:t>Запасная</w:t>
              </w:r>
            </w:ins>
          </w:p>
        </w:tc>
      </w:tr>
    </w:tbl>
    <w:p w14:paraId="14DD79CE" w14:textId="0372B087" w:rsidR="005176CA" w:rsidRPr="004C7C06" w:rsidRDefault="005176CA" w:rsidP="005176CA">
      <w:pPr>
        <w:pStyle w:val="a9"/>
        <w:keepNext/>
        <w:spacing w:after="240" w:afterAutospacing="0" w:line="276" w:lineRule="auto"/>
        <w:jc w:val="right"/>
        <w:rPr>
          <w:ins w:id="13317" w:author="Александр" w:date="2020-04-13T07:19:00Z"/>
          <w:rFonts w:ascii="Arial" w:hAnsi="Arial" w:cs="Arial"/>
          <w:b/>
          <w:sz w:val="22"/>
        </w:rPr>
      </w:pPr>
      <w:ins w:id="13318" w:author="Александр" w:date="2020-04-13T07:19:00Z">
        <w:r w:rsidRPr="003F2961">
          <w:rPr>
            <w:rFonts w:ascii="Arial" w:hAnsi="Arial" w:cs="Arial"/>
            <w:b/>
            <w:sz w:val="22"/>
          </w:rPr>
          <w:lastRenderedPageBreak/>
          <w:t>Таблица</w:t>
        </w:r>
        <w:r w:rsidR="0036397B">
          <w:rPr>
            <w:rFonts w:ascii="Arial" w:hAnsi="Arial" w:cs="Arial"/>
            <w:b/>
            <w:sz w:val="22"/>
          </w:rPr>
          <w:t xml:space="preserve"> 36</w:t>
        </w:r>
        <w:r w:rsidRPr="003F2961">
          <w:rPr>
            <w:rFonts w:ascii="Arial" w:hAnsi="Arial" w:cs="Arial"/>
            <w:b/>
            <w:sz w:val="22"/>
          </w:rPr>
          <w:t>.</w:t>
        </w:r>
        <w:r>
          <w:rPr>
            <w:rFonts w:ascii="Arial" w:hAnsi="Arial" w:cs="Arial"/>
            <w:b/>
            <w:sz w:val="22"/>
          </w:rPr>
          <w:t xml:space="preserve"> </w:t>
        </w:r>
      </w:ins>
      <w:ins w:id="13319" w:author="Александр" w:date="2020-04-13T07:20:00Z">
        <w:r>
          <w:rPr>
            <w:rFonts w:ascii="Arial" w:hAnsi="Arial" w:cs="Arial"/>
            <w:b/>
            <w:sz w:val="22"/>
          </w:rPr>
          <w:t>Присвоение схем пользовательских статусов типам ЕО</w:t>
        </w:r>
      </w:ins>
    </w:p>
    <w:tbl>
      <w:tblPr>
        <w:tblW w:w="5228"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2"/>
        <w:gridCol w:w="4075"/>
        <w:gridCol w:w="4073"/>
      </w:tblGrid>
      <w:tr w:rsidR="005176CA" w:rsidRPr="000E3C42" w14:paraId="528585A2" w14:textId="77777777" w:rsidTr="005176CA">
        <w:trPr>
          <w:cantSplit/>
          <w:trHeight w:val="825"/>
          <w:tblHeader/>
          <w:ins w:id="13320" w:author="Александр" w:date="2020-04-13T07:19:00Z"/>
        </w:trPr>
        <w:tc>
          <w:tcPr>
            <w:tcW w:w="1171" w:type="pct"/>
            <w:shd w:val="clear" w:color="auto" w:fill="FFC000"/>
            <w:vAlign w:val="center"/>
          </w:tcPr>
          <w:p w14:paraId="73734094" w14:textId="77777777" w:rsidR="005176CA" w:rsidRPr="004802EB" w:rsidRDefault="005176CA" w:rsidP="00790D31">
            <w:pPr>
              <w:jc w:val="center"/>
              <w:rPr>
                <w:ins w:id="13321" w:author="Александр" w:date="2020-04-13T07:19:00Z"/>
                <w:rFonts w:ascii="Arial" w:hAnsi="Arial" w:cs="Arial"/>
                <w:b/>
                <w:sz w:val="20"/>
                <w:szCs w:val="20"/>
              </w:rPr>
            </w:pPr>
            <w:ins w:id="13322" w:author="Александр" w:date="2020-04-13T07:19:00Z">
              <w:r>
                <w:rPr>
                  <w:rFonts w:ascii="Arial" w:hAnsi="Arial" w:cs="Arial"/>
                  <w:b/>
                  <w:sz w:val="20"/>
                  <w:szCs w:val="20"/>
                </w:rPr>
                <w:t>Тип единицы оборудования</w:t>
              </w:r>
            </w:ins>
          </w:p>
        </w:tc>
        <w:tc>
          <w:tcPr>
            <w:tcW w:w="1915" w:type="pct"/>
            <w:shd w:val="clear" w:color="auto" w:fill="FFC000"/>
            <w:vAlign w:val="center"/>
          </w:tcPr>
          <w:p w14:paraId="27817131" w14:textId="77777777" w:rsidR="005176CA" w:rsidRDefault="005176CA" w:rsidP="00790D31">
            <w:pPr>
              <w:jc w:val="center"/>
              <w:rPr>
                <w:ins w:id="13323" w:author="Александр" w:date="2020-04-13T07:19:00Z"/>
                <w:rFonts w:ascii="Arial" w:hAnsi="Arial" w:cs="Arial"/>
                <w:b/>
                <w:sz w:val="20"/>
                <w:szCs w:val="20"/>
              </w:rPr>
            </w:pPr>
            <w:ins w:id="13324" w:author="Александр" w:date="2020-04-13T07:19:00Z">
              <w:r>
                <w:rPr>
                  <w:rFonts w:ascii="Arial" w:hAnsi="Arial" w:cs="Arial"/>
                  <w:b/>
                  <w:sz w:val="20"/>
                  <w:szCs w:val="20"/>
                </w:rPr>
                <w:t>Наименование типа единицы оборудования</w:t>
              </w:r>
            </w:ins>
          </w:p>
        </w:tc>
        <w:tc>
          <w:tcPr>
            <w:tcW w:w="1914" w:type="pct"/>
            <w:shd w:val="clear" w:color="auto" w:fill="FFC000"/>
            <w:vAlign w:val="center"/>
          </w:tcPr>
          <w:p w14:paraId="2BE02F5B" w14:textId="77777777" w:rsidR="005176CA" w:rsidRPr="000E3C42" w:rsidRDefault="005176CA" w:rsidP="00790D31">
            <w:pPr>
              <w:jc w:val="center"/>
              <w:rPr>
                <w:ins w:id="13325" w:author="Александр" w:date="2020-04-13T07:19:00Z"/>
                <w:rFonts w:ascii="Arial" w:hAnsi="Arial" w:cs="Arial"/>
                <w:b/>
                <w:sz w:val="20"/>
                <w:szCs w:val="20"/>
              </w:rPr>
            </w:pPr>
            <w:ins w:id="13326" w:author="Александр" w:date="2020-04-13T07:19:00Z">
              <w:r>
                <w:rPr>
                  <w:rFonts w:ascii="Arial" w:hAnsi="Arial" w:cs="Arial"/>
                  <w:b/>
                  <w:sz w:val="20"/>
                  <w:szCs w:val="20"/>
                </w:rPr>
                <w:t>Код статусной схемы</w:t>
              </w:r>
            </w:ins>
          </w:p>
        </w:tc>
      </w:tr>
      <w:tr w:rsidR="005176CA" w:rsidRPr="00E1745A" w14:paraId="2FF111EC" w14:textId="77777777" w:rsidTr="005176CA">
        <w:trPr>
          <w:cantSplit/>
          <w:trHeight w:val="270"/>
          <w:ins w:id="13327" w:author="Александр" w:date="2020-04-13T07:19:00Z"/>
        </w:trPr>
        <w:tc>
          <w:tcPr>
            <w:tcW w:w="1171" w:type="pct"/>
          </w:tcPr>
          <w:p w14:paraId="67646DF1" w14:textId="77777777" w:rsidR="005176CA" w:rsidRPr="005176CA" w:rsidRDefault="005176CA" w:rsidP="00790D31">
            <w:pPr>
              <w:jc w:val="left"/>
              <w:rPr>
                <w:ins w:id="13328" w:author="Александр" w:date="2020-04-13T07:19:00Z"/>
                <w:rFonts w:ascii="Arial" w:hAnsi="Arial" w:cs="Arial"/>
                <w:sz w:val="20"/>
                <w:szCs w:val="20"/>
                <w:lang w:val="en-US"/>
                <w:rPrChange w:id="13329" w:author="Александр" w:date="2020-04-13T07:22:00Z">
                  <w:rPr>
                    <w:ins w:id="13330" w:author="Александр" w:date="2020-04-13T07:19:00Z"/>
                    <w:rFonts w:ascii="Arial" w:hAnsi="Arial" w:cs="Arial"/>
                    <w:szCs w:val="24"/>
                    <w:lang w:val="en-US"/>
                  </w:rPr>
                </w:rPrChange>
              </w:rPr>
            </w:pPr>
            <w:ins w:id="13331" w:author="Александр" w:date="2020-04-13T07:19:00Z">
              <w:r w:rsidRPr="005176CA">
                <w:rPr>
                  <w:rFonts w:ascii="Arial" w:hAnsi="Arial" w:cs="Arial"/>
                  <w:sz w:val="20"/>
                  <w:szCs w:val="20"/>
                  <w:rPrChange w:id="13332" w:author="Александр" w:date="2020-04-13T07:22:00Z">
                    <w:rPr>
                      <w:rFonts w:ascii="Arial" w:hAnsi="Arial" w:cs="Arial"/>
                    </w:rPr>
                  </w:rPrChange>
                </w:rPr>
                <w:t>M</w:t>
              </w:r>
            </w:ins>
          </w:p>
        </w:tc>
        <w:tc>
          <w:tcPr>
            <w:tcW w:w="1915" w:type="pct"/>
          </w:tcPr>
          <w:p w14:paraId="12DAAB71" w14:textId="77777777" w:rsidR="005176CA" w:rsidRPr="005176CA" w:rsidRDefault="005176CA" w:rsidP="00790D31">
            <w:pPr>
              <w:jc w:val="left"/>
              <w:rPr>
                <w:ins w:id="13333" w:author="Александр" w:date="2020-04-13T07:19:00Z"/>
                <w:rFonts w:ascii="Arial" w:hAnsi="Arial" w:cs="Arial"/>
                <w:sz w:val="20"/>
                <w:szCs w:val="20"/>
                <w:rPrChange w:id="13334" w:author="Александр" w:date="2020-04-13T07:22:00Z">
                  <w:rPr>
                    <w:ins w:id="13335" w:author="Александр" w:date="2020-04-13T07:19:00Z"/>
                    <w:rFonts w:ascii="Arial" w:hAnsi="Arial" w:cs="Arial"/>
                    <w:szCs w:val="24"/>
                  </w:rPr>
                </w:rPrChange>
              </w:rPr>
            </w:pPr>
            <w:ins w:id="13336" w:author="Александр" w:date="2020-04-13T07:19:00Z">
              <w:r w:rsidRPr="005176CA">
                <w:rPr>
                  <w:rFonts w:ascii="Arial" w:hAnsi="Arial" w:cs="Arial"/>
                  <w:sz w:val="20"/>
                  <w:szCs w:val="20"/>
                  <w:rPrChange w:id="13337" w:author="Александр" w:date="2020-04-13T07:22:00Z">
                    <w:rPr>
                      <w:rFonts w:ascii="Arial" w:hAnsi="Arial" w:cs="Arial"/>
                    </w:rPr>
                  </w:rPrChange>
                </w:rPr>
                <w:t>Оборотный фонд</w:t>
              </w:r>
            </w:ins>
          </w:p>
        </w:tc>
        <w:tc>
          <w:tcPr>
            <w:tcW w:w="1914" w:type="pct"/>
          </w:tcPr>
          <w:p w14:paraId="69EFCF50" w14:textId="77777777" w:rsidR="005176CA" w:rsidRPr="005176CA" w:rsidRDefault="005176CA" w:rsidP="00790D31">
            <w:pPr>
              <w:jc w:val="left"/>
              <w:rPr>
                <w:ins w:id="13338" w:author="Александр" w:date="2020-04-13T07:19:00Z"/>
                <w:rFonts w:ascii="Arial" w:hAnsi="Arial" w:cs="Arial"/>
                <w:sz w:val="20"/>
                <w:szCs w:val="20"/>
                <w:rPrChange w:id="13339" w:author="Александр" w:date="2020-04-13T07:22:00Z">
                  <w:rPr>
                    <w:ins w:id="13340" w:author="Александр" w:date="2020-04-13T07:19:00Z"/>
                    <w:rFonts w:ascii="Arial" w:hAnsi="Arial" w:cs="Arial"/>
                    <w:szCs w:val="24"/>
                  </w:rPr>
                </w:rPrChange>
              </w:rPr>
            </w:pPr>
            <w:ins w:id="13341" w:author="Александр" w:date="2020-04-13T07:19:00Z">
              <w:r w:rsidRPr="005176CA">
                <w:rPr>
                  <w:rFonts w:ascii="Arial" w:hAnsi="Arial" w:cs="Arial"/>
                  <w:sz w:val="20"/>
                  <w:szCs w:val="20"/>
                  <w:rPrChange w:id="13342" w:author="Александр" w:date="2020-04-13T07:22:00Z">
                    <w:rPr>
                      <w:rFonts w:ascii="Arial" w:hAnsi="Arial" w:cs="Arial"/>
                    </w:rPr>
                  </w:rPrChange>
                </w:rPr>
                <w:t>PM_EQ</w:t>
              </w:r>
            </w:ins>
          </w:p>
        </w:tc>
      </w:tr>
      <w:tr w:rsidR="005176CA" w:rsidRPr="00E1745A" w14:paraId="5CB359D8" w14:textId="77777777" w:rsidTr="005176CA">
        <w:trPr>
          <w:cantSplit/>
          <w:trHeight w:val="221"/>
          <w:ins w:id="13343" w:author="Александр" w:date="2020-04-13T07:19:00Z"/>
        </w:trPr>
        <w:tc>
          <w:tcPr>
            <w:tcW w:w="1171" w:type="pct"/>
          </w:tcPr>
          <w:p w14:paraId="4E4946C0" w14:textId="77777777" w:rsidR="005176CA" w:rsidRPr="005176CA" w:rsidRDefault="005176CA" w:rsidP="00790D31">
            <w:pPr>
              <w:jc w:val="left"/>
              <w:rPr>
                <w:ins w:id="13344" w:author="Александр" w:date="2020-04-13T07:19:00Z"/>
                <w:rFonts w:ascii="Arial" w:hAnsi="Arial" w:cs="Arial"/>
                <w:sz w:val="20"/>
                <w:szCs w:val="20"/>
                <w:rPrChange w:id="13345" w:author="Александр" w:date="2020-04-13T07:22:00Z">
                  <w:rPr>
                    <w:ins w:id="13346" w:author="Александр" w:date="2020-04-13T07:19:00Z"/>
                    <w:rFonts w:ascii="Arial" w:hAnsi="Arial" w:cs="Arial"/>
                    <w:szCs w:val="24"/>
                  </w:rPr>
                </w:rPrChange>
              </w:rPr>
            </w:pPr>
            <w:ins w:id="13347" w:author="Александр" w:date="2020-04-13T07:19:00Z">
              <w:r w:rsidRPr="005176CA">
                <w:rPr>
                  <w:rFonts w:ascii="Arial" w:hAnsi="Arial" w:cs="Arial"/>
                  <w:sz w:val="20"/>
                  <w:szCs w:val="20"/>
                  <w:rPrChange w:id="13348" w:author="Александр" w:date="2020-04-13T07:22:00Z">
                    <w:rPr>
                      <w:rFonts w:ascii="Arial" w:hAnsi="Arial" w:cs="Arial"/>
                    </w:rPr>
                  </w:rPrChange>
                </w:rPr>
                <w:t>O</w:t>
              </w:r>
            </w:ins>
          </w:p>
        </w:tc>
        <w:tc>
          <w:tcPr>
            <w:tcW w:w="1915" w:type="pct"/>
          </w:tcPr>
          <w:p w14:paraId="6C2C208B" w14:textId="77777777" w:rsidR="005176CA" w:rsidRPr="005176CA" w:rsidRDefault="005176CA" w:rsidP="00790D31">
            <w:pPr>
              <w:jc w:val="left"/>
              <w:rPr>
                <w:ins w:id="13349" w:author="Александр" w:date="2020-04-13T07:19:00Z"/>
                <w:rFonts w:ascii="Arial" w:hAnsi="Arial" w:cs="Arial"/>
                <w:sz w:val="20"/>
                <w:szCs w:val="20"/>
                <w:rPrChange w:id="13350" w:author="Александр" w:date="2020-04-13T07:22:00Z">
                  <w:rPr>
                    <w:ins w:id="13351" w:author="Александр" w:date="2020-04-13T07:19:00Z"/>
                    <w:rFonts w:ascii="Arial" w:hAnsi="Arial" w:cs="Arial"/>
                    <w:szCs w:val="24"/>
                  </w:rPr>
                </w:rPrChange>
              </w:rPr>
            </w:pPr>
            <w:ins w:id="13352" w:author="Александр" w:date="2020-04-13T07:19:00Z">
              <w:r w:rsidRPr="005176CA">
                <w:rPr>
                  <w:rFonts w:ascii="Arial" w:hAnsi="Arial" w:cs="Arial"/>
                  <w:sz w:val="20"/>
                  <w:szCs w:val="20"/>
                  <w:rPrChange w:id="13353" w:author="Александр" w:date="2020-04-13T07:22:00Z">
                    <w:rPr>
                      <w:rFonts w:ascii="Arial" w:hAnsi="Arial" w:cs="Arial"/>
                    </w:rPr>
                  </w:rPrChange>
                </w:rPr>
                <w:t>Основной</w:t>
              </w:r>
            </w:ins>
          </w:p>
        </w:tc>
        <w:tc>
          <w:tcPr>
            <w:tcW w:w="1914" w:type="pct"/>
          </w:tcPr>
          <w:p w14:paraId="73E96ACE" w14:textId="77777777" w:rsidR="005176CA" w:rsidRPr="005176CA" w:rsidRDefault="005176CA" w:rsidP="00790D31">
            <w:pPr>
              <w:jc w:val="left"/>
              <w:rPr>
                <w:ins w:id="13354" w:author="Александр" w:date="2020-04-13T07:19:00Z"/>
                <w:rFonts w:ascii="Arial" w:hAnsi="Arial" w:cs="Arial"/>
                <w:sz w:val="20"/>
                <w:szCs w:val="20"/>
                <w:rPrChange w:id="13355" w:author="Александр" w:date="2020-04-13T07:22:00Z">
                  <w:rPr>
                    <w:ins w:id="13356" w:author="Александр" w:date="2020-04-13T07:19:00Z"/>
                    <w:rFonts w:ascii="Arial" w:hAnsi="Arial" w:cs="Arial"/>
                    <w:szCs w:val="24"/>
                  </w:rPr>
                </w:rPrChange>
              </w:rPr>
            </w:pPr>
            <w:ins w:id="13357" w:author="Александр" w:date="2020-04-13T07:19:00Z">
              <w:r w:rsidRPr="005176CA">
                <w:rPr>
                  <w:rFonts w:ascii="Arial" w:hAnsi="Arial" w:cs="Arial"/>
                  <w:sz w:val="20"/>
                  <w:szCs w:val="20"/>
                  <w:rPrChange w:id="13358" w:author="Александр" w:date="2020-04-13T07:22:00Z">
                    <w:rPr>
                      <w:rFonts w:ascii="Arial" w:hAnsi="Arial" w:cs="Arial"/>
                    </w:rPr>
                  </w:rPrChange>
                </w:rPr>
                <w:t>PM_EQ</w:t>
              </w:r>
            </w:ins>
          </w:p>
        </w:tc>
      </w:tr>
      <w:tr w:rsidR="005176CA" w:rsidRPr="00E1745A" w14:paraId="180D1AA5" w14:textId="77777777" w:rsidTr="005176CA">
        <w:trPr>
          <w:cantSplit/>
          <w:trHeight w:val="313"/>
          <w:ins w:id="13359" w:author="Александр" w:date="2020-04-13T07:19:00Z"/>
        </w:trPr>
        <w:tc>
          <w:tcPr>
            <w:tcW w:w="1171" w:type="pct"/>
          </w:tcPr>
          <w:p w14:paraId="678A9ACB" w14:textId="77777777" w:rsidR="005176CA" w:rsidRPr="005176CA" w:rsidRDefault="005176CA" w:rsidP="00790D31">
            <w:pPr>
              <w:jc w:val="left"/>
              <w:rPr>
                <w:ins w:id="13360" w:author="Александр" w:date="2020-04-13T07:19:00Z"/>
                <w:rFonts w:ascii="Arial" w:hAnsi="Arial" w:cs="Arial"/>
                <w:sz w:val="20"/>
                <w:szCs w:val="20"/>
                <w:rPrChange w:id="13361" w:author="Александр" w:date="2020-04-13T07:22:00Z">
                  <w:rPr>
                    <w:ins w:id="13362" w:author="Александр" w:date="2020-04-13T07:19:00Z"/>
                    <w:rFonts w:ascii="Arial" w:hAnsi="Arial" w:cs="Arial"/>
                    <w:szCs w:val="24"/>
                  </w:rPr>
                </w:rPrChange>
              </w:rPr>
            </w:pPr>
            <w:ins w:id="13363" w:author="Александр" w:date="2020-04-13T07:19:00Z">
              <w:r w:rsidRPr="005176CA">
                <w:rPr>
                  <w:rFonts w:ascii="Arial" w:hAnsi="Arial" w:cs="Arial"/>
                  <w:sz w:val="20"/>
                  <w:szCs w:val="20"/>
                  <w:rPrChange w:id="13364" w:author="Александр" w:date="2020-04-13T07:22:00Z">
                    <w:rPr>
                      <w:rFonts w:ascii="Arial" w:hAnsi="Arial" w:cs="Arial"/>
                    </w:rPr>
                  </w:rPrChange>
                </w:rPr>
                <w:t>P</w:t>
              </w:r>
            </w:ins>
          </w:p>
        </w:tc>
        <w:tc>
          <w:tcPr>
            <w:tcW w:w="1915" w:type="pct"/>
          </w:tcPr>
          <w:p w14:paraId="4B614A18" w14:textId="77777777" w:rsidR="005176CA" w:rsidRPr="005176CA" w:rsidRDefault="005176CA" w:rsidP="00790D31">
            <w:pPr>
              <w:jc w:val="left"/>
              <w:rPr>
                <w:ins w:id="13365" w:author="Александр" w:date="2020-04-13T07:19:00Z"/>
                <w:rFonts w:ascii="Arial" w:hAnsi="Arial" w:cs="Arial"/>
                <w:sz w:val="20"/>
                <w:szCs w:val="20"/>
                <w:rPrChange w:id="13366" w:author="Александр" w:date="2020-04-13T07:22:00Z">
                  <w:rPr>
                    <w:ins w:id="13367" w:author="Александр" w:date="2020-04-13T07:19:00Z"/>
                    <w:rFonts w:ascii="Arial" w:hAnsi="Arial" w:cs="Arial"/>
                    <w:szCs w:val="24"/>
                  </w:rPr>
                </w:rPrChange>
              </w:rPr>
            </w:pPr>
            <w:ins w:id="13368" w:author="Александр" w:date="2020-04-13T07:19:00Z">
              <w:r w:rsidRPr="005176CA">
                <w:rPr>
                  <w:rFonts w:ascii="Arial" w:hAnsi="Arial" w:cs="Arial"/>
                  <w:sz w:val="20"/>
                  <w:szCs w:val="20"/>
                  <w:rPrChange w:id="13369" w:author="Александр" w:date="2020-04-13T07:22:00Z">
                    <w:rPr>
                      <w:rFonts w:ascii="Arial" w:hAnsi="Arial" w:cs="Arial"/>
                    </w:rPr>
                  </w:rPrChange>
                </w:rPr>
                <w:t>ВПС</w:t>
              </w:r>
            </w:ins>
          </w:p>
        </w:tc>
        <w:tc>
          <w:tcPr>
            <w:tcW w:w="1914" w:type="pct"/>
          </w:tcPr>
          <w:p w14:paraId="6E644738" w14:textId="77777777" w:rsidR="005176CA" w:rsidRPr="005176CA" w:rsidRDefault="005176CA" w:rsidP="00790D31">
            <w:pPr>
              <w:jc w:val="left"/>
              <w:rPr>
                <w:ins w:id="13370" w:author="Александр" w:date="2020-04-13T07:19:00Z"/>
                <w:rFonts w:ascii="Arial" w:hAnsi="Arial" w:cs="Arial"/>
                <w:sz w:val="20"/>
                <w:szCs w:val="20"/>
                <w:rPrChange w:id="13371" w:author="Александр" w:date="2020-04-13T07:22:00Z">
                  <w:rPr>
                    <w:ins w:id="13372" w:author="Александр" w:date="2020-04-13T07:19:00Z"/>
                    <w:rFonts w:ascii="Arial" w:hAnsi="Arial" w:cs="Arial"/>
                    <w:szCs w:val="24"/>
                  </w:rPr>
                </w:rPrChange>
              </w:rPr>
            </w:pPr>
            <w:ins w:id="13373" w:author="Александр" w:date="2020-04-13T07:19:00Z">
              <w:r w:rsidRPr="005176CA">
                <w:rPr>
                  <w:rFonts w:ascii="Arial" w:hAnsi="Arial" w:cs="Arial"/>
                  <w:sz w:val="20"/>
                  <w:szCs w:val="20"/>
                  <w:rPrChange w:id="13374" w:author="Александр" w:date="2020-04-13T07:22:00Z">
                    <w:rPr>
                      <w:rFonts w:ascii="Arial" w:hAnsi="Arial" w:cs="Arial"/>
                    </w:rPr>
                  </w:rPrChange>
                </w:rPr>
                <w:t>PM_EQ</w:t>
              </w:r>
            </w:ins>
          </w:p>
        </w:tc>
      </w:tr>
      <w:tr w:rsidR="005176CA" w:rsidRPr="00E1745A" w14:paraId="2F6EBC1F" w14:textId="77777777" w:rsidTr="005176CA">
        <w:trPr>
          <w:cantSplit/>
          <w:trHeight w:val="261"/>
          <w:ins w:id="13375" w:author="Александр" w:date="2020-04-13T07:19:00Z"/>
        </w:trPr>
        <w:tc>
          <w:tcPr>
            <w:tcW w:w="1171" w:type="pct"/>
          </w:tcPr>
          <w:p w14:paraId="49C3E39D" w14:textId="77777777" w:rsidR="005176CA" w:rsidRPr="005176CA" w:rsidRDefault="005176CA" w:rsidP="00790D31">
            <w:pPr>
              <w:jc w:val="left"/>
              <w:rPr>
                <w:ins w:id="13376" w:author="Александр" w:date="2020-04-13T07:19:00Z"/>
                <w:rFonts w:ascii="Arial" w:hAnsi="Arial" w:cs="Arial"/>
                <w:sz w:val="20"/>
                <w:szCs w:val="20"/>
                <w:rPrChange w:id="13377" w:author="Александр" w:date="2020-04-13T07:22:00Z">
                  <w:rPr>
                    <w:ins w:id="13378" w:author="Александр" w:date="2020-04-13T07:19:00Z"/>
                    <w:rFonts w:ascii="Arial" w:hAnsi="Arial" w:cs="Arial"/>
                    <w:szCs w:val="24"/>
                  </w:rPr>
                </w:rPrChange>
              </w:rPr>
            </w:pPr>
            <w:ins w:id="13379" w:author="Александр" w:date="2020-04-13T07:19:00Z">
              <w:r w:rsidRPr="005176CA">
                <w:rPr>
                  <w:rFonts w:ascii="Arial" w:hAnsi="Arial" w:cs="Arial"/>
                  <w:sz w:val="20"/>
                  <w:szCs w:val="20"/>
                  <w:rPrChange w:id="13380" w:author="Александр" w:date="2020-04-13T07:22:00Z">
                    <w:rPr>
                      <w:rFonts w:ascii="Arial" w:hAnsi="Arial" w:cs="Arial"/>
                    </w:rPr>
                  </w:rPrChange>
                </w:rPr>
                <w:t>S</w:t>
              </w:r>
            </w:ins>
          </w:p>
        </w:tc>
        <w:tc>
          <w:tcPr>
            <w:tcW w:w="1915" w:type="pct"/>
          </w:tcPr>
          <w:p w14:paraId="7AFFD64C" w14:textId="77777777" w:rsidR="005176CA" w:rsidRPr="005176CA" w:rsidRDefault="005176CA" w:rsidP="00790D31">
            <w:pPr>
              <w:jc w:val="left"/>
              <w:rPr>
                <w:ins w:id="13381" w:author="Александр" w:date="2020-04-13T07:19:00Z"/>
                <w:rFonts w:ascii="Arial" w:hAnsi="Arial" w:cs="Arial"/>
                <w:sz w:val="20"/>
                <w:szCs w:val="20"/>
                <w:rPrChange w:id="13382" w:author="Александр" w:date="2020-04-13T07:22:00Z">
                  <w:rPr>
                    <w:ins w:id="13383" w:author="Александр" w:date="2020-04-13T07:19:00Z"/>
                    <w:rFonts w:ascii="Arial" w:hAnsi="Arial" w:cs="Arial"/>
                    <w:szCs w:val="24"/>
                  </w:rPr>
                </w:rPrChange>
              </w:rPr>
            </w:pPr>
            <w:ins w:id="13384" w:author="Александр" w:date="2020-04-13T07:19:00Z">
              <w:r w:rsidRPr="005176CA">
                <w:rPr>
                  <w:rFonts w:ascii="Arial" w:hAnsi="Arial" w:cs="Arial"/>
                  <w:sz w:val="20"/>
                  <w:szCs w:val="20"/>
                  <w:rPrChange w:id="13385" w:author="Александр" w:date="2020-04-13T07:22:00Z">
                    <w:rPr>
                      <w:rFonts w:ascii="Arial" w:hAnsi="Arial" w:cs="Arial"/>
                    </w:rPr>
                  </w:rPrChange>
                </w:rPr>
                <w:t>Автошины и КГШ</w:t>
              </w:r>
            </w:ins>
          </w:p>
        </w:tc>
        <w:tc>
          <w:tcPr>
            <w:tcW w:w="1914" w:type="pct"/>
          </w:tcPr>
          <w:p w14:paraId="43CD20C3" w14:textId="77777777" w:rsidR="005176CA" w:rsidRPr="005176CA" w:rsidRDefault="005176CA" w:rsidP="00790D31">
            <w:pPr>
              <w:jc w:val="left"/>
              <w:rPr>
                <w:ins w:id="13386" w:author="Александр" w:date="2020-04-13T07:19:00Z"/>
                <w:rFonts w:ascii="Arial" w:hAnsi="Arial" w:cs="Arial"/>
                <w:sz w:val="20"/>
                <w:szCs w:val="20"/>
                <w:rPrChange w:id="13387" w:author="Александр" w:date="2020-04-13T07:22:00Z">
                  <w:rPr>
                    <w:ins w:id="13388" w:author="Александр" w:date="2020-04-13T07:19:00Z"/>
                    <w:rFonts w:ascii="Arial" w:hAnsi="Arial" w:cs="Arial"/>
                    <w:szCs w:val="24"/>
                  </w:rPr>
                </w:rPrChange>
              </w:rPr>
            </w:pPr>
            <w:ins w:id="13389" w:author="Александр" w:date="2020-04-13T07:19:00Z">
              <w:r w:rsidRPr="005176CA">
                <w:rPr>
                  <w:rFonts w:ascii="Arial" w:hAnsi="Arial" w:cs="Arial"/>
                  <w:sz w:val="20"/>
                  <w:szCs w:val="20"/>
                  <w:rPrChange w:id="13390" w:author="Александр" w:date="2020-04-13T07:22:00Z">
                    <w:rPr>
                      <w:rFonts w:ascii="Arial" w:hAnsi="Arial" w:cs="Arial"/>
                    </w:rPr>
                  </w:rPrChange>
                </w:rPr>
                <w:t>ZPP_EO</w:t>
              </w:r>
            </w:ins>
          </w:p>
        </w:tc>
      </w:tr>
      <w:tr w:rsidR="005176CA" w:rsidRPr="00E1745A" w14:paraId="2382313F" w14:textId="77777777" w:rsidTr="005176CA">
        <w:trPr>
          <w:cantSplit/>
          <w:trHeight w:val="278"/>
          <w:ins w:id="13391" w:author="Александр" w:date="2020-04-13T07:19:00Z"/>
        </w:trPr>
        <w:tc>
          <w:tcPr>
            <w:tcW w:w="1171" w:type="pct"/>
          </w:tcPr>
          <w:p w14:paraId="4633BE96" w14:textId="77777777" w:rsidR="005176CA" w:rsidRPr="005176CA" w:rsidRDefault="005176CA" w:rsidP="00790D31">
            <w:pPr>
              <w:jc w:val="left"/>
              <w:rPr>
                <w:ins w:id="13392" w:author="Александр" w:date="2020-04-13T07:19:00Z"/>
                <w:rFonts w:ascii="Arial" w:hAnsi="Arial" w:cs="Arial"/>
                <w:sz w:val="20"/>
                <w:szCs w:val="20"/>
                <w:rPrChange w:id="13393" w:author="Александр" w:date="2020-04-13T07:22:00Z">
                  <w:rPr>
                    <w:ins w:id="13394" w:author="Александр" w:date="2020-04-13T07:19:00Z"/>
                    <w:rFonts w:ascii="Arial" w:hAnsi="Arial" w:cs="Arial"/>
                    <w:szCs w:val="24"/>
                  </w:rPr>
                </w:rPrChange>
              </w:rPr>
            </w:pPr>
            <w:ins w:id="13395" w:author="Александр" w:date="2020-04-13T07:19:00Z">
              <w:r w:rsidRPr="005176CA">
                <w:rPr>
                  <w:rFonts w:ascii="Arial" w:hAnsi="Arial" w:cs="Arial"/>
                  <w:sz w:val="20"/>
                  <w:szCs w:val="20"/>
                  <w:rPrChange w:id="13396" w:author="Александр" w:date="2020-04-13T07:22:00Z">
                    <w:rPr>
                      <w:rFonts w:ascii="Arial" w:hAnsi="Arial" w:cs="Arial"/>
                    </w:rPr>
                  </w:rPrChange>
                </w:rPr>
                <w:t>V</w:t>
              </w:r>
            </w:ins>
          </w:p>
        </w:tc>
        <w:tc>
          <w:tcPr>
            <w:tcW w:w="1915" w:type="pct"/>
          </w:tcPr>
          <w:p w14:paraId="4A236BB7" w14:textId="77777777" w:rsidR="005176CA" w:rsidRPr="005176CA" w:rsidRDefault="005176CA" w:rsidP="00790D31">
            <w:pPr>
              <w:jc w:val="left"/>
              <w:rPr>
                <w:ins w:id="13397" w:author="Александр" w:date="2020-04-13T07:19:00Z"/>
                <w:rFonts w:ascii="Arial" w:hAnsi="Arial" w:cs="Arial"/>
                <w:sz w:val="20"/>
                <w:szCs w:val="20"/>
                <w:rPrChange w:id="13398" w:author="Александр" w:date="2020-04-13T07:22:00Z">
                  <w:rPr>
                    <w:ins w:id="13399" w:author="Александр" w:date="2020-04-13T07:19:00Z"/>
                    <w:rFonts w:ascii="Arial" w:hAnsi="Arial" w:cs="Arial"/>
                    <w:szCs w:val="24"/>
                  </w:rPr>
                </w:rPrChange>
              </w:rPr>
            </w:pPr>
            <w:ins w:id="13400" w:author="Александр" w:date="2020-04-13T07:19:00Z">
              <w:r w:rsidRPr="005176CA">
                <w:rPr>
                  <w:rFonts w:ascii="Arial" w:hAnsi="Arial" w:cs="Arial"/>
                  <w:sz w:val="20"/>
                  <w:szCs w:val="20"/>
                  <w:rPrChange w:id="13401" w:author="Александр" w:date="2020-04-13T07:22:00Z">
                    <w:rPr>
                      <w:rFonts w:ascii="Arial" w:hAnsi="Arial" w:cs="Arial"/>
                    </w:rPr>
                  </w:rPrChange>
                </w:rPr>
                <w:t>Вспомогательный</w:t>
              </w:r>
            </w:ins>
          </w:p>
        </w:tc>
        <w:tc>
          <w:tcPr>
            <w:tcW w:w="1914" w:type="pct"/>
          </w:tcPr>
          <w:p w14:paraId="4BE8228C" w14:textId="77777777" w:rsidR="005176CA" w:rsidRPr="005176CA" w:rsidRDefault="005176CA" w:rsidP="00790D31">
            <w:pPr>
              <w:jc w:val="left"/>
              <w:rPr>
                <w:ins w:id="13402" w:author="Александр" w:date="2020-04-13T07:19:00Z"/>
                <w:rFonts w:ascii="Arial" w:hAnsi="Arial" w:cs="Arial"/>
                <w:sz w:val="20"/>
                <w:szCs w:val="20"/>
                <w:rPrChange w:id="13403" w:author="Александр" w:date="2020-04-13T07:22:00Z">
                  <w:rPr>
                    <w:ins w:id="13404" w:author="Александр" w:date="2020-04-13T07:19:00Z"/>
                    <w:rFonts w:ascii="Arial" w:hAnsi="Arial" w:cs="Arial"/>
                    <w:szCs w:val="24"/>
                  </w:rPr>
                </w:rPrChange>
              </w:rPr>
            </w:pPr>
            <w:ins w:id="13405" w:author="Александр" w:date="2020-04-13T07:19:00Z">
              <w:r w:rsidRPr="005176CA">
                <w:rPr>
                  <w:rFonts w:ascii="Arial" w:hAnsi="Arial" w:cs="Arial"/>
                  <w:sz w:val="20"/>
                  <w:szCs w:val="20"/>
                  <w:rPrChange w:id="13406" w:author="Александр" w:date="2020-04-13T07:22:00Z">
                    <w:rPr>
                      <w:rFonts w:ascii="Arial" w:hAnsi="Arial" w:cs="Arial"/>
                    </w:rPr>
                  </w:rPrChange>
                </w:rPr>
                <w:t>PM_EQ</w:t>
              </w:r>
            </w:ins>
          </w:p>
        </w:tc>
      </w:tr>
      <w:tr w:rsidR="005176CA" w:rsidRPr="00E1745A" w14:paraId="57A30E61" w14:textId="77777777" w:rsidTr="005176CA">
        <w:trPr>
          <w:cantSplit/>
          <w:trHeight w:val="371"/>
          <w:ins w:id="13407" w:author="Александр" w:date="2020-04-13T07:19:00Z"/>
        </w:trPr>
        <w:tc>
          <w:tcPr>
            <w:tcW w:w="1171" w:type="pct"/>
          </w:tcPr>
          <w:p w14:paraId="54A8164D" w14:textId="77777777" w:rsidR="005176CA" w:rsidRPr="005176CA" w:rsidRDefault="005176CA" w:rsidP="00790D31">
            <w:pPr>
              <w:jc w:val="left"/>
              <w:rPr>
                <w:ins w:id="13408" w:author="Александр" w:date="2020-04-13T07:19:00Z"/>
                <w:rFonts w:ascii="Arial" w:hAnsi="Arial" w:cs="Arial"/>
                <w:sz w:val="20"/>
                <w:szCs w:val="20"/>
                <w:rPrChange w:id="13409" w:author="Александр" w:date="2020-04-13T07:22:00Z">
                  <w:rPr>
                    <w:ins w:id="13410" w:author="Александр" w:date="2020-04-13T07:19:00Z"/>
                    <w:rFonts w:ascii="Arial" w:hAnsi="Arial" w:cs="Arial"/>
                    <w:szCs w:val="24"/>
                  </w:rPr>
                </w:rPrChange>
              </w:rPr>
            </w:pPr>
            <w:ins w:id="13411" w:author="Александр" w:date="2020-04-13T07:19:00Z">
              <w:r w:rsidRPr="005176CA">
                <w:rPr>
                  <w:rFonts w:ascii="Arial" w:hAnsi="Arial" w:cs="Arial"/>
                  <w:sz w:val="20"/>
                  <w:szCs w:val="20"/>
                  <w:rPrChange w:id="13412" w:author="Александр" w:date="2020-04-13T07:22:00Z">
                    <w:rPr>
                      <w:rFonts w:ascii="Arial" w:hAnsi="Arial" w:cs="Arial"/>
                    </w:rPr>
                  </w:rPrChange>
                </w:rPr>
                <w:t>Z</w:t>
              </w:r>
            </w:ins>
          </w:p>
        </w:tc>
        <w:tc>
          <w:tcPr>
            <w:tcW w:w="1915" w:type="pct"/>
          </w:tcPr>
          <w:p w14:paraId="4F6C6EB3" w14:textId="77777777" w:rsidR="005176CA" w:rsidRPr="005176CA" w:rsidRDefault="005176CA" w:rsidP="00790D31">
            <w:pPr>
              <w:jc w:val="left"/>
              <w:rPr>
                <w:ins w:id="13413" w:author="Александр" w:date="2020-04-13T07:19:00Z"/>
                <w:rFonts w:ascii="Arial" w:hAnsi="Arial" w:cs="Arial"/>
                <w:sz w:val="20"/>
                <w:szCs w:val="20"/>
                <w:rPrChange w:id="13414" w:author="Александр" w:date="2020-04-13T07:22:00Z">
                  <w:rPr>
                    <w:ins w:id="13415" w:author="Александр" w:date="2020-04-13T07:19:00Z"/>
                    <w:rFonts w:ascii="Arial" w:hAnsi="Arial" w:cs="Arial"/>
                    <w:szCs w:val="24"/>
                  </w:rPr>
                </w:rPrChange>
              </w:rPr>
            </w:pPr>
            <w:ins w:id="13416" w:author="Александр" w:date="2020-04-13T07:19:00Z">
              <w:r w:rsidRPr="005176CA">
                <w:rPr>
                  <w:rFonts w:ascii="Arial" w:hAnsi="Arial" w:cs="Arial"/>
                  <w:sz w:val="20"/>
                  <w:szCs w:val="20"/>
                  <w:rPrChange w:id="13417" w:author="Александр" w:date="2020-04-13T07:22:00Z">
                    <w:rPr>
                      <w:rFonts w:ascii="Arial" w:hAnsi="Arial" w:cs="Arial"/>
                    </w:rPr>
                  </w:rPrChange>
                </w:rPr>
                <w:t>Здания и сооружения</w:t>
              </w:r>
            </w:ins>
          </w:p>
        </w:tc>
        <w:tc>
          <w:tcPr>
            <w:tcW w:w="1914" w:type="pct"/>
          </w:tcPr>
          <w:p w14:paraId="0DDFA3FE" w14:textId="77777777" w:rsidR="005176CA" w:rsidRPr="005176CA" w:rsidRDefault="005176CA" w:rsidP="00790D31">
            <w:pPr>
              <w:jc w:val="left"/>
              <w:rPr>
                <w:ins w:id="13418" w:author="Александр" w:date="2020-04-13T07:19:00Z"/>
                <w:rFonts w:ascii="Arial" w:hAnsi="Arial" w:cs="Arial"/>
                <w:sz w:val="20"/>
                <w:szCs w:val="20"/>
                <w:rPrChange w:id="13419" w:author="Александр" w:date="2020-04-13T07:22:00Z">
                  <w:rPr>
                    <w:ins w:id="13420" w:author="Александр" w:date="2020-04-13T07:19:00Z"/>
                    <w:rFonts w:ascii="Arial" w:hAnsi="Arial" w:cs="Arial"/>
                    <w:szCs w:val="24"/>
                  </w:rPr>
                </w:rPrChange>
              </w:rPr>
            </w:pPr>
            <w:ins w:id="13421" w:author="Александр" w:date="2020-04-13T07:19:00Z">
              <w:r w:rsidRPr="005176CA">
                <w:rPr>
                  <w:rFonts w:ascii="Arial" w:hAnsi="Arial" w:cs="Arial"/>
                  <w:sz w:val="20"/>
                  <w:szCs w:val="20"/>
                  <w:rPrChange w:id="13422" w:author="Александр" w:date="2020-04-13T07:22:00Z">
                    <w:rPr>
                      <w:rFonts w:ascii="Arial" w:hAnsi="Arial" w:cs="Arial"/>
                    </w:rPr>
                  </w:rPrChange>
                </w:rPr>
                <w:t>PM_EQ</w:t>
              </w:r>
            </w:ins>
          </w:p>
        </w:tc>
      </w:tr>
    </w:tbl>
    <w:p w14:paraId="08829FAF" w14:textId="58B2E738" w:rsidR="004C7C06" w:rsidRPr="00041CFE" w:rsidRDefault="005176CA" w:rsidP="005176CA">
      <w:pPr>
        <w:pStyle w:val="a9"/>
        <w:keepNext/>
        <w:spacing w:after="240" w:afterAutospacing="0" w:line="276" w:lineRule="auto"/>
        <w:jc w:val="right"/>
        <w:rPr>
          <w:ins w:id="13423" w:author="Александр" w:date="2020-04-13T07:19:00Z"/>
          <w:rFonts w:ascii="Arial" w:hAnsi="Arial" w:cs="Arial"/>
        </w:rPr>
      </w:pPr>
      <w:ins w:id="13424" w:author="Александр" w:date="2020-04-13T07:20:00Z">
        <w:r w:rsidRPr="003F2961">
          <w:rPr>
            <w:rFonts w:ascii="Arial" w:hAnsi="Arial" w:cs="Arial"/>
            <w:b/>
            <w:sz w:val="22"/>
          </w:rPr>
          <w:t>Таблица</w:t>
        </w:r>
        <w:r w:rsidR="0036397B">
          <w:rPr>
            <w:rFonts w:ascii="Arial" w:hAnsi="Arial" w:cs="Arial"/>
            <w:b/>
            <w:sz w:val="22"/>
          </w:rPr>
          <w:t xml:space="preserve"> 37</w:t>
        </w:r>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 xml:space="preserve">пользовательских статусов схемы </w:t>
        </w:r>
      </w:ins>
      <w:ins w:id="13425" w:author="Александр" w:date="2020-04-13T07:21:00Z">
        <w:r>
          <w:rPr>
            <w:rFonts w:ascii="Arial" w:hAnsi="Arial" w:cs="Arial"/>
            <w:b/>
            <w:sz w:val="22"/>
            <w:lang w:val="en-US"/>
          </w:rPr>
          <w:t>PM</w:t>
        </w:r>
        <w:r w:rsidRPr="005176CA">
          <w:rPr>
            <w:rFonts w:ascii="Arial" w:hAnsi="Arial" w:cs="Arial"/>
            <w:b/>
            <w:sz w:val="22"/>
            <w:rPrChange w:id="13426" w:author="Александр" w:date="2020-04-13T07:21:00Z">
              <w:rPr>
                <w:rFonts w:ascii="Arial" w:hAnsi="Arial" w:cs="Arial"/>
                <w:b/>
                <w:sz w:val="22"/>
                <w:lang w:val="en-US"/>
              </w:rPr>
            </w:rPrChange>
          </w:rPr>
          <w:t>_</w:t>
        </w:r>
        <w:r>
          <w:rPr>
            <w:rFonts w:ascii="Arial" w:hAnsi="Arial" w:cs="Arial"/>
            <w:b/>
            <w:sz w:val="22"/>
            <w:lang w:val="en-US"/>
          </w:rPr>
          <w:t>FL</w:t>
        </w:r>
      </w:ins>
    </w:p>
    <w:tbl>
      <w:tblPr>
        <w:tblW w:w="5154" w:type="pct"/>
        <w:tblInd w:w="-3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04"/>
        <w:gridCol w:w="4126"/>
        <w:gridCol w:w="4659"/>
      </w:tblGrid>
      <w:tr w:rsidR="005176CA" w:rsidRPr="000E3C42" w14:paraId="2AA0A5D6" w14:textId="77777777" w:rsidTr="00790D31">
        <w:trPr>
          <w:cantSplit/>
          <w:trHeight w:val="847"/>
          <w:tblHeader/>
          <w:ins w:id="13427" w:author="Александр" w:date="2020-04-13T07:23:00Z"/>
        </w:trPr>
        <w:tc>
          <w:tcPr>
            <w:tcW w:w="812" w:type="pct"/>
            <w:shd w:val="clear" w:color="auto" w:fill="FFC000"/>
            <w:vAlign w:val="center"/>
          </w:tcPr>
          <w:p w14:paraId="2C3FB221" w14:textId="77777777" w:rsidR="005176CA" w:rsidRPr="002177F2" w:rsidRDefault="005176CA" w:rsidP="00790D31">
            <w:pPr>
              <w:jc w:val="center"/>
              <w:rPr>
                <w:ins w:id="13428" w:author="Александр" w:date="2020-04-13T07:23:00Z"/>
                <w:rFonts w:ascii="Arial" w:hAnsi="Arial" w:cs="Arial"/>
                <w:b/>
                <w:sz w:val="20"/>
                <w:szCs w:val="20"/>
              </w:rPr>
            </w:pPr>
            <w:ins w:id="13429" w:author="Александр" w:date="2020-04-13T07:23:00Z">
              <w:r>
                <w:rPr>
                  <w:rFonts w:ascii="Arial" w:hAnsi="Arial" w:cs="Arial"/>
                  <w:b/>
                  <w:sz w:val="20"/>
                  <w:szCs w:val="20"/>
                  <w:lang w:val="en-US"/>
                </w:rPr>
                <w:t>C</w:t>
              </w:r>
              <w:proofErr w:type="spellStart"/>
              <w:r w:rsidRPr="00650BEC">
                <w:rPr>
                  <w:rFonts w:ascii="Arial" w:hAnsi="Arial" w:cs="Arial"/>
                  <w:b/>
                  <w:sz w:val="20"/>
                  <w:szCs w:val="20"/>
                </w:rPr>
                <w:t>истемный</w:t>
              </w:r>
              <w:proofErr w:type="spellEnd"/>
              <w:r w:rsidRPr="00650BEC">
                <w:rPr>
                  <w:rFonts w:ascii="Arial" w:hAnsi="Arial" w:cs="Arial"/>
                  <w:b/>
                  <w:sz w:val="20"/>
                  <w:szCs w:val="20"/>
                </w:rPr>
                <w:t xml:space="preserve"> код объекта</w:t>
              </w:r>
            </w:ins>
          </w:p>
        </w:tc>
        <w:tc>
          <w:tcPr>
            <w:tcW w:w="1967" w:type="pct"/>
            <w:shd w:val="clear" w:color="auto" w:fill="FFC000"/>
            <w:vAlign w:val="center"/>
          </w:tcPr>
          <w:p w14:paraId="22A165B8" w14:textId="77777777" w:rsidR="005176CA" w:rsidRPr="004C7C06" w:rsidRDefault="005176CA" w:rsidP="00790D31">
            <w:pPr>
              <w:jc w:val="center"/>
              <w:rPr>
                <w:ins w:id="13430" w:author="Александр" w:date="2020-04-13T07:23:00Z"/>
                <w:rFonts w:ascii="Arial" w:hAnsi="Arial" w:cs="Arial"/>
                <w:b/>
                <w:szCs w:val="24"/>
              </w:rPr>
            </w:pPr>
            <w:ins w:id="13431" w:author="Александр" w:date="2020-04-13T07:23:00Z">
              <w:r w:rsidRPr="004C7C06">
                <w:rPr>
                  <w:rFonts w:ascii="Arial" w:hAnsi="Arial" w:cs="Arial"/>
                  <w:b/>
                  <w:szCs w:val="24"/>
                </w:rPr>
                <w:t>Наименование статусов</w:t>
              </w:r>
            </w:ins>
          </w:p>
        </w:tc>
        <w:tc>
          <w:tcPr>
            <w:tcW w:w="2221" w:type="pct"/>
            <w:shd w:val="clear" w:color="auto" w:fill="FFC000"/>
            <w:vAlign w:val="center"/>
          </w:tcPr>
          <w:p w14:paraId="24C8137F" w14:textId="77777777" w:rsidR="005176CA" w:rsidRPr="000E3C42" w:rsidRDefault="005176CA" w:rsidP="00790D31">
            <w:pPr>
              <w:jc w:val="center"/>
              <w:rPr>
                <w:ins w:id="13432" w:author="Александр" w:date="2020-04-13T07:23:00Z"/>
                <w:rFonts w:ascii="Arial" w:hAnsi="Arial" w:cs="Arial"/>
                <w:b/>
                <w:sz w:val="20"/>
                <w:szCs w:val="20"/>
              </w:rPr>
            </w:pPr>
            <w:ins w:id="13433" w:author="Александр" w:date="2020-04-13T07:23:00Z">
              <w:r>
                <w:rPr>
                  <w:rFonts w:ascii="Arial" w:hAnsi="Arial" w:cs="Arial"/>
                  <w:b/>
                  <w:sz w:val="20"/>
                  <w:szCs w:val="20"/>
                </w:rPr>
                <w:t>Наименование статусов</w:t>
              </w:r>
            </w:ins>
          </w:p>
        </w:tc>
      </w:tr>
      <w:tr w:rsidR="00326A5C" w:rsidRPr="00E1745A" w14:paraId="060A68BF" w14:textId="77777777" w:rsidTr="00790D31">
        <w:trPr>
          <w:cantSplit/>
          <w:trHeight w:val="277"/>
          <w:ins w:id="13434" w:author="Александр" w:date="2020-04-13T07:23:00Z"/>
        </w:trPr>
        <w:tc>
          <w:tcPr>
            <w:tcW w:w="812" w:type="pct"/>
          </w:tcPr>
          <w:p w14:paraId="7006CD25" w14:textId="42DA19BA" w:rsidR="00326A5C" w:rsidRPr="004C7C06" w:rsidRDefault="00326A5C" w:rsidP="00326A5C">
            <w:pPr>
              <w:jc w:val="left"/>
              <w:rPr>
                <w:ins w:id="13435" w:author="Александр" w:date="2020-04-13T07:23:00Z"/>
                <w:rFonts w:ascii="Arial" w:hAnsi="Arial" w:cs="Arial"/>
                <w:sz w:val="20"/>
                <w:szCs w:val="20"/>
              </w:rPr>
            </w:pPr>
            <w:ins w:id="13436" w:author="Александр" w:date="2020-04-13T07:29:00Z">
              <w:r w:rsidRPr="004C7C06">
                <w:rPr>
                  <w:rFonts w:ascii="Arial" w:hAnsi="Arial" w:cs="Arial"/>
                  <w:sz w:val="20"/>
                  <w:szCs w:val="20"/>
                </w:rPr>
                <w:t>НОВ</w:t>
              </w:r>
            </w:ins>
          </w:p>
        </w:tc>
        <w:tc>
          <w:tcPr>
            <w:tcW w:w="1967" w:type="pct"/>
          </w:tcPr>
          <w:p w14:paraId="4FF8EC71" w14:textId="4419CFE8" w:rsidR="00326A5C" w:rsidRPr="004C7C06" w:rsidRDefault="00326A5C" w:rsidP="00326A5C">
            <w:pPr>
              <w:jc w:val="left"/>
              <w:rPr>
                <w:ins w:id="13437" w:author="Александр" w:date="2020-04-13T07:23:00Z"/>
                <w:rFonts w:ascii="Arial" w:hAnsi="Arial" w:cs="Arial"/>
                <w:sz w:val="20"/>
                <w:szCs w:val="20"/>
              </w:rPr>
            </w:pPr>
            <w:ins w:id="13438" w:author="Александр" w:date="2020-04-13T07:29:00Z">
              <w:r w:rsidRPr="004C7C06">
                <w:rPr>
                  <w:rFonts w:ascii="Arial" w:hAnsi="Arial" w:cs="Arial"/>
                  <w:sz w:val="20"/>
                  <w:szCs w:val="20"/>
                </w:rPr>
                <w:t>Новый</w:t>
              </w:r>
            </w:ins>
          </w:p>
        </w:tc>
        <w:tc>
          <w:tcPr>
            <w:tcW w:w="2221" w:type="pct"/>
          </w:tcPr>
          <w:p w14:paraId="1B938963" w14:textId="2B1DB011" w:rsidR="00326A5C" w:rsidRPr="004C7C06" w:rsidRDefault="00326A5C" w:rsidP="00326A5C">
            <w:pPr>
              <w:jc w:val="left"/>
              <w:rPr>
                <w:ins w:id="13439" w:author="Александр" w:date="2020-04-13T07:23:00Z"/>
                <w:rFonts w:ascii="Arial" w:hAnsi="Arial" w:cs="Arial"/>
                <w:sz w:val="20"/>
                <w:szCs w:val="20"/>
              </w:rPr>
            </w:pPr>
            <w:ins w:id="13440" w:author="Александр" w:date="2020-04-13T07:29:00Z">
              <w:r w:rsidRPr="004C7C06">
                <w:rPr>
                  <w:rFonts w:ascii="Arial" w:hAnsi="Arial" w:cs="Arial"/>
                  <w:sz w:val="20"/>
                  <w:szCs w:val="20"/>
                </w:rPr>
                <w:t>Основная запись технического объекта создана, тр</w:t>
              </w:r>
              <w:r>
                <w:rPr>
                  <w:rFonts w:ascii="Arial" w:hAnsi="Arial" w:cs="Arial"/>
                  <w:sz w:val="20"/>
                  <w:szCs w:val="20"/>
                </w:rPr>
                <w:t>ебуется согласование техническим специалистом НСИ</w:t>
              </w:r>
              <w:r w:rsidRPr="004C7C06">
                <w:rPr>
                  <w:rFonts w:ascii="Arial" w:hAnsi="Arial" w:cs="Arial"/>
                  <w:sz w:val="20"/>
                  <w:szCs w:val="20"/>
                </w:rPr>
                <w:t>. По умолчанию все создаваемые технические объекты будут иметь данный статус.</w:t>
              </w:r>
            </w:ins>
          </w:p>
        </w:tc>
      </w:tr>
    </w:tbl>
    <w:p w14:paraId="6CA5EFF5" w14:textId="2619CF3C" w:rsidR="005176CA" w:rsidDel="00326A5C" w:rsidRDefault="005176CA" w:rsidP="00F45D35">
      <w:pPr>
        <w:pStyle w:val="a9"/>
        <w:keepNext/>
        <w:spacing w:before="240" w:beforeAutospacing="0" w:after="240" w:afterAutospacing="0" w:line="276" w:lineRule="auto"/>
        <w:ind w:firstLine="567"/>
        <w:rPr>
          <w:del w:id="13441" w:author="Александр" w:date="2020-04-13T07:29:00Z"/>
          <w:rFonts w:ascii="Arial" w:hAnsi="Arial" w:cs="Arial"/>
        </w:rPr>
      </w:pPr>
    </w:p>
    <w:p w14:paraId="2160C6FD" w14:textId="77777777" w:rsidR="004C7C06" w:rsidRDefault="004C7C06">
      <w:pPr>
        <w:pStyle w:val="a9"/>
        <w:keepNext/>
        <w:spacing w:before="240" w:beforeAutospacing="0" w:after="240" w:afterAutospacing="0" w:line="276" w:lineRule="auto"/>
        <w:rPr>
          <w:rFonts w:ascii="Arial" w:hAnsi="Arial" w:cs="Arial"/>
        </w:rPr>
        <w:pPrChange w:id="13442" w:author="Александр" w:date="2020-04-13T07:29:00Z">
          <w:pPr>
            <w:pStyle w:val="a9"/>
            <w:keepNext/>
            <w:spacing w:before="240" w:beforeAutospacing="0" w:after="240" w:afterAutospacing="0" w:line="276" w:lineRule="auto"/>
            <w:ind w:firstLine="567"/>
          </w:pPr>
        </w:pPrChange>
      </w:pPr>
    </w:p>
    <w:p w14:paraId="39C1593A" w14:textId="6A8E254D" w:rsidR="00D153F5" w:rsidRDefault="00D153F5" w:rsidP="00F45D35">
      <w:pPr>
        <w:pStyle w:val="a9"/>
        <w:keepNext/>
        <w:spacing w:before="240" w:beforeAutospacing="0" w:after="240" w:afterAutospacing="0" w:line="276" w:lineRule="auto"/>
        <w:ind w:firstLine="567"/>
        <w:rPr>
          <w:rFonts w:ascii="Arial" w:hAnsi="Arial" w:cs="Arial"/>
        </w:rPr>
      </w:pPr>
      <w:r>
        <w:rPr>
          <w:rFonts w:ascii="Arial" w:hAnsi="Arial" w:cs="Arial"/>
        </w:rPr>
        <w:t>Перечень Пользовательских статусов сообщен</w:t>
      </w:r>
      <w:r w:rsidR="00723A40">
        <w:rPr>
          <w:rFonts w:ascii="Arial" w:hAnsi="Arial" w:cs="Arial"/>
        </w:rPr>
        <w:t xml:space="preserve">ий ТОРО приведен в КД </w:t>
      </w:r>
      <w:del w:id="13443" w:author="Владимир Лаут" w:date="2021-03-05T12:46:00Z">
        <w:r w:rsidR="00723A40" w:rsidRPr="00723A40" w:rsidDel="006D5936">
          <w:rPr>
            <w:rFonts w:ascii="Arial" w:hAnsi="Arial" w:cs="Arial"/>
          </w:rPr>
          <w:delText>ERP.</w:delText>
        </w:r>
      </w:del>
      <w:ins w:id="13444" w:author="Александр" w:date="2020-04-13T08:47:00Z">
        <w:del w:id="13445" w:author="Владимир Лаут" w:date="2021-03-05T12:46:00Z">
          <w:r w:rsidR="009D0815" w:rsidDel="006D5936">
            <w:rPr>
              <w:rFonts w:ascii="Arial" w:hAnsi="Arial" w:cs="Arial"/>
            </w:rPr>
            <w:delText>9.9.</w:delText>
          </w:r>
        </w:del>
      </w:ins>
      <w:ins w:id="13446" w:author="Александр" w:date="2020-04-13T08:48:00Z">
        <w:del w:id="13447" w:author="Владимир Лаут" w:date="2021-03-05T12:46:00Z">
          <w:r w:rsidR="009D0815" w:rsidDel="006D5936">
            <w:rPr>
              <w:rFonts w:ascii="Arial" w:hAnsi="Arial" w:cs="Arial"/>
            </w:rPr>
            <w:delText>2</w:delText>
          </w:r>
        </w:del>
      </w:ins>
      <w:ins w:id="13448" w:author="Владимир Лаут" w:date="2021-03-05T12:46:00Z">
        <w:r w:rsidR="006D5936">
          <w:rPr>
            <w:rFonts w:ascii="Arial" w:hAnsi="Arial" w:cs="Arial"/>
          </w:rPr>
          <w:t>ERP.13.9.2</w:t>
        </w:r>
      </w:ins>
      <w:del w:id="13449" w:author="Александр" w:date="2020-04-13T08:47:00Z">
        <w:r w:rsidR="00723A40" w:rsidRPr="00723A40" w:rsidDel="009D0815">
          <w:rPr>
            <w:rFonts w:ascii="Arial" w:hAnsi="Arial" w:cs="Arial"/>
          </w:rPr>
          <w:delText>5.1</w:delText>
        </w:r>
      </w:del>
      <w:r w:rsidR="00723A40" w:rsidRPr="00723A40">
        <w:rPr>
          <w:rFonts w:ascii="Arial" w:hAnsi="Arial" w:cs="Arial"/>
        </w:rPr>
        <w:t>.56_PM_КД_Мониторинг и оценка технического состояния ПА</w:t>
      </w:r>
      <w:r w:rsidR="00723A40">
        <w:rPr>
          <w:rFonts w:ascii="Arial" w:hAnsi="Arial" w:cs="Arial"/>
        </w:rPr>
        <w:t>, таблица 13 Пользовательские статусы сообщений ТОРО.</w:t>
      </w:r>
    </w:p>
    <w:p w14:paraId="4F5A4913" w14:textId="77777777" w:rsidR="00D153F5" w:rsidRPr="00FB401A" w:rsidRDefault="00D153F5" w:rsidP="00197D54">
      <w:pPr>
        <w:pStyle w:val="3"/>
      </w:pPr>
      <w:bookmarkStart w:id="13450" w:name="_Toc521083820"/>
      <w:bookmarkStart w:id="13451" w:name="_Toc521340960"/>
      <w:bookmarkStart w:id="13452" w:name="_Toc521439480"/>
      <w:bookmarkStart w:id="13453" w:name="_Toc67557104"/>
      <w:r>
        <w:t>К</w:t>
      </w:r>
      <w:r w:rsidRPr="00FB401A">
        <w:t>лючевые параметры объекта</w:t>
      </w:r>
      <w:bookmarkEnd w:id="13450"/>
      <w:bookmarkEnd w:id="13451"/>
      <w:bookmarkEnd w:id="13452"/>
      <w:bookmarkEnd w:id="13453"/>
    </w:p>
    <w:p w14:paraId="55B23831" w14:textId="77777777" w:rsidR="00D153F5" w:rsidRDefault="00D153F5" w:rsidP="00D153F5">
      <w:pPr>
        <w:spacing w:after="120" w:line="276" w:lineRule="auto"/>
        <w:ind w:firstLine="567"/>
        <w:rPr>
          <w:rFonts w:ascii="Arial" w:hAnsi="Arial" w:cs="Arial"/>
        </w:rPr>
      </w:pPr>
      <w:r>
        <w:rPr>
          <w:rFonts w:ascii="Arial" w:hAnsi="Arial" w:cs="Arial"/>
        </w:rPr>
        <w:t>Ключевыми параметрами объекта являются:</w:t>
      </w:r>
    </w:p>
    <w:p w14:paraId="312284EC" w14:textId="77777777" w:rsidR="00D153F5" w:rsidRPr="004B2A47" w:rsidRDefault="00D153F5" w:rsidP="00F45D35">
      <w:pPr>
        <w:pStyle w:val="afc"/>
        <w:numPr>
          <w:ilvl w:val="0"/>
          <w:numId w:val="16"/>
        </w:numPr>
        <w:spacing w:after="120" w:line="276" w:lineRule="auto"/>
        <w:ind w:left="851" w:hanging="284"/>
        <w:rPr>
          <w:rFonts w:ascii="Arial" w:hAnsi="Arial" w:cs="Arial"/>
          <w:szCs w:val="24"/>
        </w:rPr>
      </w:pPr>
      <w:r w:rsidRPr="004B2A47">
        <w:rPr>
          <w:rFonts w:ascii="Arial" w:hAnsi="Arial" w:cs="Arial"/>
          <w:szCs w:val="24"/>
          <w:lang w:val="en-US"/>
        </w:rPr>
        <w:t>STSMA</w:t>
      </w:r>
      <w:r w:rsidRPr="004B2A47">
        <w:rPr>
          <w:rFonts w:ascii="Arial" w:hAnsi="Arial" w:cs="Arial"/>
          <w:szCs w:val="24"/>
        </w:rPr>
        <w:t xml:space="preserve"> - Статусная схема,</w:t>
      </w:r>
    </w:p>
    <w:p w14:paraId="14521267" w14:textId="77777777" w:rsidR="00D153F5" w:rsidRPr="004B2A47" w:rsidRDefault="00D153F5" w:rsidP="00F45D35">
      <w:pPr>
        <w:pStyle w:val="afc"/>
        <w:numPr>
          <w:ilvl w:val="0"/>
          <w:numId w:val="16"/>
        </w:numPr>
        <w:spacing w:after="240" w:line="276" w:lineRule="auto"/>
        <w:ind w:left="851" w:hanging="284"/>
        <w:rPr>
          <w:rFonts w:ascii="Arial" w:hAnsi="Arial" w:cs="Arial"/>
          <w:szCs w:val="24"/>
        </w:rPr>
        <w:sectPr w:rsidR="00D153F5" w:rsidRPr="004B2A47" w:rsidSect="008D4E24">
          <w:headerReference w:type="default" r:id="rId63"/>
          <w:footerReference w:type="default" r:id="rId64"/>
          <w:headerReference w:type="first" r:id="rId65"/>
          <w:pgSz w:w="11907" w:h="16840" w:code="9"/>
          <w:pgMar w:top="1134" w:right="567" w:bottom="1134" w:left="1134" w:header="737" w:footer="283" w:gutter="0"/>
          <w:cols w:space="708"/>
          <w:docGrid w:linePitch="360"/>
        </w:sectPr>
      </w:pPr>
      <w:r w:rsidRPr="004B2A47">
        <w:rPr>
          <w:rFonts w:ascii="Arial" w:hAnsi="Arial" w:cs="Arial"/>
          <w:szCs w:val="24"/>
          <w:lang w:val="en-US"/>
        </w:rPr>
        <w:t>ESTAT</w:t>
      </w:r>
      <w:r w:rsidRPr="004B2A47">
        <w:rPr>
          <w:rFonts w:ascii="Arial" w:hAnsi="Arial" w:cs="Arial"/>
          <w:szCs w:val="24"/>
        </w:rPr>
        <w:t xml:space="preserve"> - Пользовательский статус.</w:t>
      </w:r>
    </w:p>
    <w:p w14:paraId="2B98A387" w14:textId="77777777" w:rsidR="00D153F5" w:rsidRPr="003F2961" w:rsidRDefault="00D153F5" w:rsidP="00197D54">
      <w:pPr>
        <w:pStyle w:val="3"/>
      </w:pPr>
      <w:bookmarkStart w:id="13454" w:name="_Toc521083821"/>
      <w:bookmarkStart w:id="13455" w:name="_Toc521340961"/>
      <w:bookmarkStart w:id="13456" w:name="_Toc521439481"/>
      <w:bookmarkStart w:id="13457" w:name="_Toc67557105"/>
      <w:r w:rsidRPr="003F2961">
        <w:lastRenderedPageBreak/>
        <w:t>Модель данных объекта</w:t>
      </w:r>
      <w:bookmarkEnd w:id="13454"/>
      <w:bookmarkEnd w:id="13455"/>
      <w:bookmarkEnd w:id="13456"/>
      <w:bookmarkEnd w:id="13457"/>
    </w:p>
    <w:p w14:paraId="19C64F08" w14:textId="7CC04E4A" w:rsidR="00D153F5" w:rsidRPr="00321205" w:rsidRDefault="00D153F5" w:rsidP="00E16A62">
      <w:pPr>
        <w:pStyle w:val="a9"/>
        <w:keepNext/>
        <w:spacing w:after="240" w:afterAutospacing="0" w:line="276" w:lineRule="auto"/>
        <w:ind w:right="-737"/>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10588B">
        <w:rPr>
          <w:rFonts w:ascii="Arial" w:hAnsi="Arial" w:cs="Arial"/>
          <w:b/>
          <w:sz w:val="22"/>
        </w:rPr>
        <w:t>3</w:t>
      </w:r>
      <w:ins w:id="13458" w:author="Александр" w:date="2020-04-13T13:14:00Z">
        <w:r w:rsidR="0036397B">
          <w:rPr>
            <w:rFonts w:ascii="Arial" w:hAnsi="Arial" w:cs="Arial"/>
            <w:b/>
            <w:sz w:val="22"/>
          </w:rPr>
          <w:t>8</w:t>
        </w:r>
      </w:ins>
      <w:del w:id="13459" w:author="Александр" w:date="2020-04-13T13:14:00Z">
        <w:r w:rsidR="0010588B" w:rsidDel="00870994">
          <w:rPr>
            <w:rFonts w:ascii="Arial" w:hAnsi="Arial" w:cs="Arial"/>
            <w:b/>
            <w:sz w:val="22"/>
          </w:rPr>
          <w:delText>6</w:delText>
        </w:r>
      </w:del>
      <w:r w:rsidRPr="00321205">
        <w:rPr>
          <w:rFonts w:ascii="Arial" w:hAnsi="Arial" w:cs="Arial"/>
          <w:b/>
          <w:sz w:val="22"/>
        </w:rPr>
        <w:t xml:space="preserve">. Модель данных </w:t>
      </w:r>
      <w:r>
        <w:rPr>
          <w:rFonts w:ascii="Arial" w:hAnsi="Arial" w:cs="Arial"/>
          <w:b/>
          <w:sz w:val="22"/>
        </w:rPr>
        <w:t>Пользовательские статусы заказов и сообщений ТОРО</w:t>
      </w:r>
    </w:p>
    <w:tbl>
      <w:tblPr>
        <w:tblW w:w="5468"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961"/>
        <w:gridCol w:w="1947"/>
        <w:gridCol w:w="3086"/>
        <w:gridCol w:w="872"/>
        <w:gridCol w:w="1477"/>
        <w:gridCol w:w="1857"/>
        <w:gridCol w:w="1824"/>
        <w:gridCol w:w="1185"/>
        <w:gridCol w:w="1193"/>
        <w:gridCol w:w="1063"/>
      </w:tblGrid>
      <w:tr w:rsidR="00D153F5" w:rsidRPr="0086487D" w14:paraId="129A087F" w14:textId="77777777" w:rsidTr="00AD5F95">
        <w:trPr>
          <w:cantSplit/>
          <w:trHeight w:val="397"/>
          <w:tblHeader/>
        </w:trPr>
        <w:tc>
          <w:tcPr>
            <w:tcW w:w="138" w:type="pct"/>
            <w:vMerge w:val="restart"/>
            <w:shd w:val="clear" w:color="auto" w:fill="FFC000"/>
            <w:vAlign w:val="center"/>
          </w:tcPr>
          <w:p w14:paraId="67D2A957" w14:textId="77777777" w:rsidR="00D153F5" w:rsidRPr="0086487D" w:rsidRDefault="00D153F5" w:rsidP="00D153F5">
            <w:pPr>
              <w:jc w:val="center"/>
              <w:rPr>
                <w:rFonts w:ascii="Arial" w:hAnsi="Arial" w:cs="Arial"/>
                <w:b/>
                <w:sz w:val="20"/>
              </w:rPr>
            </w:pPr>
            <w:r>
              <w:rPr>
                <w:rFonts w:ascii="Arial" w:hAnsi="Arial" w:cs="Arial"/>
                <w:b/>
                <w:sz w:val="20"/>
              </w:rPr>
              <w:t>№</w:t>
            </w:r>
          </w:p>
        </w:tc>
        <w:tc>
          <w:tcPr>
            <w:tcW w:w="302" w:type="pct"/>
            <w:vMerge w:val="restart"/>
            <w:shd w:val="clear" w:color="auto" w:fill="FFC000"/>
          </w:tcPr>
          <w:p w14:paraId="17B75ABB" w14:textId="77777777" w:rsidR="00D153F5" w:rsidRDefault="00D153F5" w:rsidP="00D153F5">
            <w:pPr>
              <w:jc w:val="center"/>
              <w:rPr>
                <w:rFonts w:ascii="Arial" w:hAnsi="Arial" w:cs="Arial"/>
                <w:b/>
                <w:sz w:val="20"/>
              </w:rPr>
            </w:pPr>
          </w:p>
          <w:p w14:paraId="70206F87"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612" w:type="pct"/>
            <w:vMerge w:val="restart"/>
            <w:shd w:val="clear" w:color="auto" w:fill="FFC000"/>
            <w:vAlign w:val="center"/>
          </w:tcPr>
          <w:p w14:paraId="276385B5"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970" w:type="pct"/>
            <w:vMerge w:val="restart"/>
            <w:shd w:val="clear" w:color="auto" w:fill="FFC000"/>
            <w:vAlign w:val="center"/>
          </w:tcPr>
          <w:p w14:paraId="300D2761"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274" w:type="pct"/>
            <w:vMerge w:val="restart"/>
            <w:shd w:val="clear" w:color="auto" w:fill="FFC000"/>
            <w:vAlign w:val="center"/>
          </w:tcPr>
          <w:p w14:paraId="03AC77AE"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64" w:type="pct"/>
            <w:vMerge w:val="restart"/>
            <w:shd w:val="clear" w:color="auto" w:fill="FFC000"/>
            <w:vAlign w:val="center"/>
          </w:tcPr>
          <w:p w14:paraId="0A77ED9C"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157" w:type="pct"/>
            <w:gridSpan w:val="2"/>
            <w:shd w:val="clear" w:color="auto" w:fill="FFC000"/>
          </w:tcPr>
          <w:p w14:paraId="35E33145"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48" w:type="pct"/>
            <w:gridSpan w:val="2"/>
            <w:shd w:val="clear" w:color="auto" w:fill="FFC000"/>
            <w:vAlign w:val="center"/>
          </w:tcPr>
          <w:p w14:paraId="67E5F55D"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34" w:type="pct"/>
            <w:vMerge w:val="restart"/>
            <w:shd w:val="clear" w:color="auto" w:fill="FFC000"/>
            <w:vAlign w:val="center"/>
          </w:tcPr>
          <w:p w14:paraId="7C02CDB1"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79CAD138" w14:textId="77777777" w:rsidTr="00AD5F95">
        <w:trPr>
          <w:cantSplit/>
        </w:trPr>
        <w:tc>
          <w:tcPr>
            <w:tcW w:w="138" w:type="pct"/>
            <w:vMerge/>
            <w:vAlign w:val="center"/>
          </w:tcPr>
          <w:p w14:paraId="3A44BA17" w14:textId="77777777" w:rsidR="00D153F5" w:rsidRPr="0086487D" w:rsidRDefault="00D153F5" w:rsidP="00D153F5">
            <w:pPr>
              <w:jc w:val="center"/>
              <w:rPr>
                <w:rFonts w:ascii="Arial" w:hAnsi="Arial" w:cs="Arial"/>
                <w:sz w:val="20"/>
              </w:rPr>
            </w:pPr>
          </w:p>
        </w:tc>
        <w:tc>
          <w:tcPr>
            <w:tcW w:w="302" w:type="pct"/>
            <w:vMerge/>
          </w:tcPr>
          <w:p w14:paraId="79A3E8E8" w14:textId="77777777" w:rsidR="00D153F5" w:rsidRPr="0086487D" w:rsidRDefault="00D153F5" w:rsidP="00D153F5">
            <w:pPr>
              <w:jc w:val="center"/>
              <w:rPr>
                <w:rFonts w:ascii="Arial" w:hAnsi="Arial" w:cs="Arial"/>
                <w:sz w:val="20"/>
              </w:rPr>
            </w:pPr>
          </w:p>
        </w:tc>
        <w:tc>
          <w:tcPr>
            <w:tcW w:w="612" w:type="pct"/>
            <w:vMerge/>
            <w:vAlign w:val="center"/>
          </w:tcPr>
          <w:p w14:paraId="202B0358" w14:textId="77777777" w:rsidR="00D153F5" w:rsidRPr="0086487D" w:rsidRDefault="00D153F5" w:rsidP="00D153F5">
            <w:pPr>
              <w:jc w:val="center"/>
              <w:rPr>
                <w:rFonts w:ascii="Arial" w:hAnsi="Arial" w:cs="Arial"/>
                <w:sz w:val="20"/>
              </w:rPr>
            </w:pPr>
          </w:p>
        </w:tc>
        <w:tc>
          <w:tcPr>
            <w:tcW w:w="970" w:type="pct"/>
            <w:vMerge/>
            <w:vAlign w:val="center"/>
          </w:tcPr>
          <w:p w14:paraId="2D2C1293" w14:textId="77777777" w:rsidR="00D153F5" w:rsidRPr="0086487D" w:rsidRDefault="00D153F5" w:rsidP="00D153F5">
            <w:pPr>
              <w:jc w:val="center"/>
              <w:rPr>
                <w:rFonts w:ascii="Arial" w:hAnsi="Arial" w:cs="Arial"/>
                <w:sz w:val="20"/>
              </w:rPr>
            </w:pPr>
          </w:p>
        </w:tc>
        <w:tc>
          <w:tcPr>
            <w:tcW w:w="274" w:type="pct"/>
            <w:vMerge/>
            <w:vAlign w:val="center"/>
          </w:tcPr>
          <w:p w14:paraId="0ED14F72" w14:textId="77777777" w:rsidR="00D153F5" w:rsidRPr="0086487D" w:rsidRDefault="00D153F5" w:rsidP="00D153F5">
            <w:pPr>
              <w:jc w:val="center"/>
              <w:rPr>
                <w:rFonts w:ascii="Arial" w:hAnsi="Arial" w:cs="Arial"/>
                <w:sz w:val="20"/>
              </w:rPr>
            </w:pPr>
          </w:p>
        </w:tc>
        <w:tc>
          <w:tcPr>
            <w:tcW w:w="464" w:type="pct"/>
            <w:vMerge/>
            <w:vAlign w:val="center"/>
          </w:tcPr>
          <w:p w14:paraId="0EE18B2E" w14:textId="77777777" w:rsidR="00D153F5" w:rsidRPr="0086487D" w:rsidRDefault="00D153F5" w:rsidP="00D153F5">
            <w:pPr>
              <w:jc w:val="center"/>
              <w:rPr>
                <w:rFonts w:ascii="Arial" w:hAnsi="Arial" w:cs="Arial"/>
                <w:sz w:val="20"/>
              </w:rPr>
            </w:pPr>
          </w:p>
        </w:tc>
        <w:tc>
          <w:tcPr>
            <w:tcW w:w="584" w:type="pct"/>
            <w:tcBorders>
              <w:top w:val="single" w:sz="6" w:space="0" w:color="auto"/>
              <w:bottom w:val="single" w:sz="6" w:space="0" w:color="auto"/>
            </w:tcBorders>
            <w:shd w:val="clear" w:color="auto" w:fill="FFC000"/>
          </w:tcPr>
          <w:p w14:paraId="7DA5111D"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573" w:type="pct"/>
            <w:tcBorders>
              <w:top w:val="single" w:sz="6" w:space="0" w:color="auto"/>
              <w:bottom w:val="single" w:sz="6" w:space="0" w:color="auto"/>
            </w:tcBorders>
            <w:shd w:val="clear" w:color="auto" w:fill="FFC000"/>
          </w:tcPr>
          <w:p w14:paraId="408E8896"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73" w:type="pct"/>
            <w:tcBorders>
              <w:top w:val="single" w:sz="6" w:space="0" w:color="auto"/>
              <w:bottom w:val="single" w:sz="6" w:space="0" w:color="auto"/>
            </w:tcBorders>
            <w:shd w:val="clear" w:color="auto" w:fill="FFC000"/>
            <w:vAlign w:val="center"/>
          </w:tcPr>
          <w:p w14:paraId="371AB07E"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75" w:type="pct"/>
            <w:shd w:val="clear" w:color="auto" w:fill="FFC000"/>
            <w:vAlign w:val="center"/>
          </w:tcPr>
          <w:p w14:paraId="15F1AEFD"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34" w:type="pct"/>
            <w:vMerge/>
            <w:shd w:val="clear" w:color="auto" w:fill="FFC000"/>
          </w:tcPr>
          <w:p w14:paraId="73D2D1E2" w14:textId="77777777" w:rsidR="00D153F5" w:rsidRPr="00675CA3" w:rsidRDefault="00D153F5" w:rsidP="00D153F5">
            <w:pPr>
              <w:jc w:val="center"/>
              <w:rPr>
                <w:rFonts w:ascii="Arial" w:hAnsi="Arial" w:cs="Arial"/>
                <w:b/>
                <w:sz w:val="20"/>
              </w:rPr>
            </w:pPr>
          </w:p>
        </w:tc>
      </w:tr>
      <w:tr w:rsidR="00DA5280" w:rsidRPr="0086487D" w14:paraId="39A00A94" w14:textId="77777777" w:rsidTr="00AD5F95">
        <w:trPr>
          <w:cantSplit/>
        </w:trPr>
        <w:tc>
          <w:tcPr>
            <w:tcW w:w="138" w:type="pct"/>
          </w:tcPr>
          <w:p w14:paraId="74C956F0" w14:textId="77777777" w:rsidR="00DA5280" w:rsidRPr="00C8535E" w:rsidRDefault="00DA5280" w:rsidP="00D153F5">
            <w:pPr>
              <w:rPr>
                <w:rFonts w:ascii="Arial" w:hAnsi="Arial" w:cs="Arial"/>
                <w:sz w:val="20"/>
                <w:lang w:val="en-US"/>
              </w:rPr>
            </w:pPr>
            <w:r>
              <w:rPr>
                <w:rFonts w:ascii="Arial" w:hAnsi="Arial" w:cs="Arial"/>
                <w:sz w:val="20"/>
                <w:lang w:val="en-US"/>
              </w:rPr>
              <w:t>1.</w:t>
            </w:r>
          </w:p>
        </w:tc>
        <w:tc>
          <w:tcPr>
            <w:tcW w:w="302" w:type="pct"/>
          </w:tcPr>
          <w:p w14:paraId="6B19304B" w14:textId="374C106F" w:rsidR="00DA5280" w:rsidRDefault="00DA5280" w:rsidP="00D153F5">
            <w:pPr>
              <w:jc w:val="left"/>
              <w:rPr>
                <w:rFonts w:ascii="Arial" w:hAnsi="Arial" w:cs="Arial"/>
                <w:sz w:val="20"/>
              </w:rPr>
            </w:pPr>
            <w:r>
              <w:rPr>
                <w:rFonts w:ascii="Arial" w:hAnsi="Arial" w:cs="Arial"/>
                <w:sz w:val="20"/>
              </w:rPr>
              <w:t>-</w:t>
            </w:r>
          </w:p>
        </w:tc>
        <w:tc>
          <w:tcPr>
            <w:tcW w:w="612" w:type="pct"/>
          </w:tcPr>
          <w:p w14:paraId="405E97DF" w14:textId="540AE359" w:rsidR="00DA5280" w:rsidRPr="0086487D" w:rsidRDefault="00DA5280" w:rsidP="00D153F5">
            <w:pPr>
              <w:jc w:val="left"/>
              <w:rPr>
                <w:rFonts w:ascii="Arial" w:hAnsi="Arial" w:cs="Arial"/>
                <w:sz w:val="20"/>
              </w:rPr>
            </w:pPr>
            <w:r>
              <w:rPr>
                <w:rFonts w:ascii="Arial" w:hAnsi="Arial" w:cs="Arial"/>
                <w:sz w:val="20"/>
              </w:rPr>
              <w:t>Статусная схема</w:t>
            </w:r>
          </w:p>
        </w:tc>
        <w:tc>
          <w:tcPr>
            <w:tcW w:w="970" w:type="pct"/>
          </w:tcPr>
          <w:p w14:paraId="07F50BC6" w14:textId="3B2785A8" w:rsidR="00DA5280" w:rsidRPr="0086487D" w:rsidRDefault="00DA5280" w:rsidP="00D153F5">
            <w:pPr>
              <w:jc w:val="left"/>
              <w:rPr>
                <w:rFonts w:ascii="Arial" w:hAnsi="Arial" w:cs="Arial"/>
                <w:sz w:val="20"/>
              </w:rPr>
            </w:pPr>
            <w:r>
              <w:rPr>
                <w:rFonts w:ascii="Arial" w:hAnsi="Arial" w:cs="Arial"/>
                <w:sz w:val="20"/>
              </w:rPr>
              <w:t>Обозначение статусной схемы. Определяет набор статусов, актуальных для определённого вида заказов, сообщений или тех. объектов ТОРО</w:t>
            </w:r>
          </w:p>
        </w:tc>
        <w:tc>
          <w:tcPr>
            <w:tcW w:w="274" w:type="pct"/>
          </w:tcPr>
          <w:p w14:paraId="5ED16286" w14:textId="746336FA" w:rsidR="00DA5280" w:rsidRPr="007F3DA4" w:rsidRDefault="00DA5280" w:rsidP="00D153F5">
            <w:pPr>
              <w:jc w:val="center"/>
              <w:rPr>
                <w:rFonts w:ascii="Arial" w:hAnsi="Arial" w:cs="Arial"/>
                <w:sz w:val="20"/>
              </w:rPr>
            </w:pPr>
            <w:r>
              <w:rPr>
                <w:rFonts w:ascii="Arial" w:hAnsi="Arial" w:cs="Arial"/>
                <w:sz w:val="20"/>
                <w:lang w:val="en-US"/>
              </w:rPr>
              <w:t>CHAR</w:t>
            </w:r>
            <w:r w:rsidRPr="007F3DA4">
              <w:rPr>
                <w:rFonts w:ascii="Arial" w:hAnsi="Arial" w:cs="Arial"/>
                <w:sz w:val="20"/>
              </w:rPr>
              <w:t>, 8</w:t>
            </w:r>
          </w:p>
        </w:tc>
        <w:tc>
          <w:tcPr>
            <w:tcW w:w="464" w:type="pct"/>
          </w:tcPr>
          <w:p w14:paraId="21BDA658" w14:textId="64B959F6" w:rsidR="00DA5280" w:rsidRPr="007F3DA4" w:rsidRDefault="00DA5280" w:rsidP="00D153F5">
            <w:pPr>
              <w:jc w:val="center"/>
              <w:rPr>
                <w:rFonts w:ascii="Arial" w:hAnsi="Arial" w:cs="Arial"/>
                <w:sz w:val="20"/>
                <w:lang w:val="en-US"/>
              </w:rPr>
            </w:pPr>
            <w:r w:rsidRPr="003C0554">
              <w:rPr>
                <w:rFonts w:ascii="Arial" w:hAnsi="Arial" w:cs="Arial"/>
                <w:sz w:val="20"/>
              </w:rPr>
              <w:t>TJ20</w:t>
            </w:r>
            <w:r w:rsidRPr="007F3DA4">
              <w:rPr>
                <w:rFonts w:ascii="Arial" w:hAnsi="Arial" w:cs="Arial"/>
                <w:sz w:val="20"/>
              </w:rPr>
              <w:t>-</w:t>
            </w:r>
            <w:r w:rsidRPr="003C0554">
              <w:rPr>
                <w:rFonts w:ascii="Arial" w:hAnsi="Arial" w:cs="Arial"/>
                <w:sz w:val="20"/>
                <w:lang w:val="en-US"/>
              </w:rPr>
              <w:t>STSMA</w:t>
            </w:r>
          </w:p>
        </w:tc>
        <w:tc>
          <w:tcPr>
            <w:tcW w:w="584" w:type="pct"/>
          </w:tcPr>
          <w:p w14:paraId="03A33485" w14:textId="30B53CFD" w:rsidR="00DA5280" w:rsidRPr="007F3DA4" w:rsidRDefault="00DA5280" w:rsidP="00D153F5">
            <w:pPr>
              <w:jc w:val="center"/>
              <w:rPr>
                <w:rFonts w:ascii="Arial" w:hAnsi="Arial" w:cs="Arial"/>
                <w:sz w:val="20"/>
              </w:rPr>
            </w:pPr>
            <w:r>
              <w:rPr>
                <w:rFonts w:ascii="Arial" w:hAnsi="Arial" w:cs="Arial"/>
                <w:sz w:val="20"/>
                <w:lang w:val="en-US"/>
              </w:rPr>
              <w:t>X</w:t>
            </w:r>
          </w:p>
        </w:tc>
        <w:tc>
          <w:tcPr>
            <w:tcW w:w="573" w:type="pct"/>
          </w:tcPr>
          <w:p w14:paraId="27228EC9" w14:textId="518F93AD" w:rsidR="00DA5280" w:rsidRPr="0086487D" w:rsidRDefault="00DA5280" w:rsidP="00D153F5">
            <w:pPr>
              <w:jc w:val="center"/>
              <w:rPr>
                <w:rFonts w:ascii="Arial" w:hAnsi="Arial" w:cs="Arial"/>
                <w:sz w:val="20"/>
              </w:rPr>
            </w:pPr>
            <w:r>
              <w:rPr>
                <w:rFonts w:ascii="Arial" w:hAnsi="Arial" w:cs="Arial"/>
                <w:sz w:val="20"/>
                <w:szCs w:val="20"/>
              </w:rPr>
              <w:t>Все объекты</w:t>
            </w:r>
          </w:p>
        </w:tc>
        <w:tc>
          <w:tcPr>
            <w:tcW w:w="373" w:type="pct"/>
          </w:tcPr>
          <w:p w14:paraId="73CC7EE5" w14:textId="715B19AA" w:rsidR="00DA5280" w:rsidRPr="0086487D" w:rsidRDefault="00DA5280" w:rsidP="00D153F5">
            <w:pPr>
              <w:jc w:val="center"/>
              <w:rPr>
                <w:rFonts w:ascii="Arial" w:hAnsi="Arial" w:cs="Arial"/>
                <w:sz w:val="20"/>
              </w:rPr>
            </w:pPr>
            <w:r>
              <w:rPr>
                <w:rFonts w:ascii="Arial" w:hAnsi="Arial" w:cs="Arial"/>
                <w:sz w:val="20"/>
              </w:rPr>
              <w:t>-</w:t>
            </w:r>
          </w:p>
        </w:tc>
        <w:tc>
          <w:tcPr>
            <w:tcW w:w="375" w:type="pct"/>
          </w:tcPr>
          <w:p w14:paraId="072D1B25" w14:textId="16A1AA9A" w:rsidR="00DA5280" w:rsidRPr="0086487D" w:rsidRDefault="00DA5280" w:rsidP="00D153F5">
            <w:pPr>
              <w:jc w:val="center"/>
              <w:rPr>
                <w:rFonts w:ascii="Arial" w:hAnsi="Arial" w:cs="Arial"/>
                <w:sz w:val="20"/>
              </w:rPr>
            </w:pPr>
            <w:r>
              <w:rPr>
                <w:rFonts w:ascii="Arial" w:hAnsi="Arial" w:cs="Arial"/>
                <w:sz w:val="20"/>
              </w:rPr>
              <w:t>-</w:t>
            </w:r>
          </w:p>
        </w:tc>
        <w:tc>
          <w:tcPr>
            <w:tcW w:w="334" w:type="pct"/>
          </w:tcPr>
          <w:p w14:paraId="687708F8" w14:textId="3F94BDB0" w:rsidR="00DA5280" w:rsidRPr="007F3DA4" w:rsidRDefault="00DA5280" w:rsidP="00D153F5">
            <w:pPr>
              <w:jc w:val="center"/>
              <w:rPr>
                <w:rFonts w:ascii="Arial" w:hAnsi="Arial" w:cs="Arial"/>
                <w:sz w:val="20"/>
              </w:rPr>
            </w:pPr>
            <w:r>
              <w:rPr>
                <w:rFonts w:ascii="Arial" w:hAnsi="Arial" w:cs="Arial"/>
                <w:sz w:val="20"/>
                <w:lang w:val="en-US"/>
              </w:rPr>
              <w:t>SAP</w:t>
            </w:r>
          </w:p>
        </w:tc>
      </w:tr>
      <w:tr w:rsidR="00DA5280" w:rsidRPr="0086487D" w14:paraId="68139C99" w14:textId="77777777" w:rsidTr="00AD5F95">
        <w:trPr>
          <w:cantSplit/>
        </w:trPr>
        <w:tc>
          <w:tcPr>
            <w:tcW w:w="138" w:type="pct"/>
          </w:tcPr>
          <w:p w14:paraId="4BC2AC9A" w14:textId="2EA6AB98" w:rsidR="00DA5280" w:rsidRDefault="00DA5280" w:rsidP="00D153F5">
            <w:pPr>
              <w:rPr>
                <w:rFonts w:ascii="Arial" w:hAnsi="Arial" w:cs="Arial"/>
                <w:sz w:val="20"/>
                <w:lang w:val="en-US"/>
              </w:rPr>
            </w:pPr>
            <w:r>
              <w:rPr>
                <w:rFonts w:ascii="Arial" w:hAnsi="Arial" w:cs="Arial"/>
                <w:sz w:val="20"/>
                <w:lang w:val="en-US"/>
              </w:rPr>
              <w:t>2.</w:t>
            </w:r>
          </w:p>
        </w:tc>
        <w:tc>
          <w:tcPr>
            <w:tcW w:w="302" w:type="pct"/>
          </w:tcPr>
          <w:p w14:paraId="06646BD0" w14:textId="06C7B9C6" w:rsidR="00DA5280" w:rsidRDefault="00DA5280" w:rsidP="00D153F5">
            <w:pPr>
              <w:jc w:val="left"/>
              <w:rPr>
                <w:rFonts w:ascii="Arial" w:hAnsi="Arial" w:cs="Arial"/>
                <w:sz w:val="20"/>
              </w:rPr>
            </w:pPr>
            <w:r>
              <w:rPr>
                <w:rFonts w:ascii="Arial" w:hAnsi="Arial" w:cs="Arial"/>
                <w:sz w:val="20"/>
              </w:rPr>
              <w:t>-</w:t>
            </w:r>
          </w:p>
        </w:tc>
        <w:tc>
          <w:tcPr>
            <w:tcW w:w="612" w:type="pct"/>
          </w:tcPr>
          <w:p w14:paraId="5588B233" w14:textId="117BC5E5" w:rsidR="00DA5280" w:rsidRDefault="00DA5280" w:rsidP="00D153F5">
            <w:pPr>
              <w:jc w:val="left"/>
              <w:rPr>
                <w:rFonts w:ascii="Arial" w:hAnsi="Arial" w:cs="Arial"/>
                <w:sz w:val="20"/>
              </w:rPr>
            </w:pPr>
            <w:r>
              <w:rPr>
                <w:rFonts w:ascii="Arial" w:hAnsi="Arial" w:cs="Arial"/>
                <w:sz w:val="20"/>
              </w:rPr>
              <w:t>Наименование</w:t>
            </w:r>
          </w:p>
        </w:tc>
        <w:tc>
          <w:tcPr>
            <w:tcW w:w="970" w:type="pct"/>
          </w:tcPr>
          <w:p w14:paraId="78292BBC" w14:textId="0D90DA5B" w:rsidR="00DA5280" w:rsidRDefault="00DA5280" w:rsidP="00D153F5">
            <w:pPr>
              <w:jc w:val="left"/>
              <w:rPr>
                <w:rFonts w:ascii="Arial" w:hAnsi="Arial" w:cs="Arial"/>
                <w:sz w:val="20"/>
              </w:rPr>
            </w:pPr>
            <w:r>
              <w:rPr>
                <w:rFonts w:ascii="Arial" w:hAnsi="Arial" w:cs="Arial"/>
                <w:sz w:val="20"/>
              </w:rPr>
              <w:t>Наименование статусной схемы</w:t>
            </w:r>
          </w:p>
        </w:tc>
        <w:tc>
          <w:tcPr>
            <w:tcW w:w="274" w:type="pct"/>
          </w:tcPr>
          <w:p w14:paraId="5E7FCA00" w14:textId="1854F644" w:rsidR="00DA5280" w:rsidRDefault="00DA5280" w:rsidP="00D153F5">
            <w:pPr>
              <w:jc w:val="center"/>
              <w:rPr>
                <w:rFonts w:ascii="Arial" w:hAnsi="Arial" w:cs="Arial"/>
                <w:sz w:val="20"/>
                <w:lang w:val="en-US"/>
              </w:rPr>
            </w:pPr>
            <w:r>
              <w:rPr>
                <w:rFonts w:ascii="Arial" w:hAnsi="Arial" w:cs="Arial"/>
                <w:sz w:val="20"/>
                <w:lang w:val="en-US"/>
              </w:rPr>
              <w:t>CHAR</w:t>
            </w:r>
            <w:r w:rsidRPr="007F3DA4">
              <w:rPr>
                <w:rFonts w:ascii="Arial" w:hAnsi="Arial" w:cs="Arial"/>
                <w:sz w:val="20"/>
              </w:rPr>
              <w:t>, 30</w:t>
            </w:r>
          </w:p>
        </w:tc>
        <w:tc>
          <w:tcPr>
            <w:tcW w:w="464" w:type="pct"/>
          </w:tcPr>
          <w:p w14:paraId="677541D5" w14:textId="38307DA2" w:rsidR="00DA5280" w:rsidRPr="003C0554" w:rsidRDefault="00DA5280" w:rsidP="00D153F5">
            <w:pPr>
              <w:jc w:val="center"/>
              <w:rPr>
                <w:rFonts w:ascii="Arial" w:hAnsi="Arial" w:cs="Arial"/>
                <w:sz w:val="20"/>
              </w:rPr>
            </w:pPr>
            <w:r w:rsidRPr="003C0554">
              <w:rPr>
                <w:rFonts w:ascii="Arial" w:hAnsi="Arial" w:cs="Arial"/>
                <w:sz w:val="20"/>
              </w:rPr>
              <w:t>TJ20T</w:t>
            </w:r>
            <w:r>
              <w:rPr>
                <w:rFonts w:ascii="Arial" w:hAnsi="Arial" w:cs="Arial"/>
                <w:sz w:val="20"/>
              </w:rPr>
              <w:t>-</w:t>
            </w:r>
            <w:r w:rsidRPr="003C0554">
              <w:rPr>
                <w:rFonts w:ascii="Arial" w:hAnsi="Arial" w:cs="Arial"/>
                <w:sz w:val="20"/>
              </w:rPr>
              <w:t>TXT</w:t>
            </w:r>
          </w:p>
        </w:tc>
        <w:tc>
          <w:tcPr>
            <w:tcW w:w="584" w:type="pct"/>
          </w:tcPr>
          <w:p w14:paraId="186B6E6F" w14:textId="245DE3E7" w:rsidR="00DA5280" w:rsidRDefault="00DA5280" w:rsidP="00D153F5">
            <w:pPr>
              <w:jc w:val="center"/>
              <w:rPr>
                <w:rFonts w:ascii="Arial" w:hAnsi="Arial" w:cs="Arial"/>
                <w:sz w:val="20"/>
                <w:lang w:val="en-US"/>
              </w:rPr>
            </w:pPr>
            <w:r>
              <w:rPr>
                <w:rFonts w:ascii="Arial" w:hAnsi="Arial" w:cs="Arial"/>
                <w:sz w:val="20"/>
              </w:rPr>
              <w:t>-</w:t>
            </w:r>
          </w:p>
        </w:tc>
        <w:tc>
          <w:tcPr>
            <w:tcW w:w="573" w:type="pct"/>
          </w:tcPr>
          <w:p w14:paraId="6C785AEF" w14:textId="3E7AE706" w:rsidR="00DA5280" w:rsidRPr="0086487D" w:rsidRDefault="00DA5280" w:rsidP="00D153F5">
            <w:pPr>
              <w:jc w:val="center"/>
              <w:rPr>
                <w:rFonts w:ascii="Arial" w:hAnsi="Arial" w:cs="Arial"/>
                <w:sz w:val="20"/>
              </w:rPr>
            </w:pPr>
            <w:r>
              <w:rPr>
                <w:rFonts w:ascii="Arial" w:hAnsi="Arial" w:cs="Arial"/>
                <w:sz w:val="20"/>
              </w:rPr>
              <w:t>-</w:t>
            </w:r>
          </w:p>
        </w:tc>
        <w:tc>
          <w:tcPr>
            <w:tcW w:w="373" w:type="pct"/>
          </w:tcPr>
          <w:p w14:paraId="60456F05" w14:textId="1F1ABF08" w:rsidR="00DA5280" w:rsidRPr="0086487D" w:rsidRDefault="00DA5280" w:rsidP="00D153F5">
            <w:pPr>
              <w:jc w:val="center"/>
              <w:rPr>
                <w:rFonts w:ascii="Arial" w:hAnsi="Arial" w:cs="Arial"/>
                <w:sz w:val="20"/>
              </w:rPr>
            </w:pPr>
            <w:r>
              <w:rPr>
                <w:rFonts w:ascii="Arial" w:hAnsi="Arial" w:cs="Arial"/>
                <w:sz w:val="20"/>
              </w:rPr>
              <w:t>-</w:t>
            </w:r>
          </w:p>
        </w:tc>
        <w:tc>
          <w:tcPr>
            <w:tcW w:w="375" w:type="pct"/>
          </w:tcPr>
          <w:p w14:paraId="62C0F7BE" w14:textId="2E1AC613" w:rsidR="00DA5280" w:rsidRPr="0086487D" w:rsidRDefault="00DA5280" w:rsidP="00D153F5">
            <w:pPr>
              <w:jc w:val="center"/>
              <w:rPr>
                <w:rFonts w:ascii="Arial" w:hAnsi="Arial" w:cs="Arial"/>
                <w:sz w:val="20"/>
              </w:rPr>
            </w:pPr>
            <w:r>
              <w:rPr>
                <w:rFonts w:ascii="Arial" w:hAnsi="Arial" w:cs="Arial"/>
                <w:sz w:val="20"/>
              </w:rPr>
              <w:t>-</w:t>
            </w:r>
          </w:p>
        </w:tc>
        <w:tc>
          <w:tcPr>
            <w:tcW w:w="334" w:type="pct"/>
          </w:tcPr>
          <w:p w14:paraId="1FED2791" w14:textId="711E3D00" w:rsidR="00DA5280" w:rsidRDefault="00DA5280" w:rsidP="00D153F5">
            <w:pPr>
              <w:jc w:val="center"/>
              <w:rPr>
                <w:rFonts w:ascii="Arial" w:hAnsi="Arial" w:cs="Arial"/>
                <w:sz w:val="20"/>
                <w:lang w:val="en-US"/>
              </w:rPr>
            </w:pPr>
            <w:r>
              <w:rPr>
                <w:rFonts w:ascii="Arial" w:hAnsi="Arial" w:cs="Arial"/>
                <w:sz w:val="20"/>
                <w:lang w:val="en-US"/>
              </w:rPr>
              <w:t>SAP</w:t>
            </w:r>
          </w:p>
        </w:tc>
      </w:tr>
      <w:tr w:rsidR="00DA5280" w:rsidRPr="0086487D" w14:paraId="14A33620" w14:textId="77777777" w:rsidTr="00AD5F95">
        <w:trPr>
          <w:cantSplit/>
        </w:trPr>
        <w:tc>
          <w:tcPr>
            <w:tcW w:w="138" w:type="pct"/>
          </w:tcPr>
          <w:p w14:paraId="536B78E4" w14:textId="023BC8D4" w:rsidR="00DA5280" w:rsidRPr="007F3DA4" w:rsidRDefault="00DA5280" w:rsidP="00D153F5">
            <w:pPr>
              <w:rPr>
                <w:rFonts w:ascii="Arial" w:hAnsi="Arial" w:cs="Arial"/>
                <w:sz w:val="20"/>
              </w:rPr>
            </w:pPr>
            <w:r>
              <w:rPr>
                <w:rFonts w:ascii="Arial" w:hAnsi="Arial" w:cs="Arial"/>
                <w:sz w:val="20"/>
              </w:rPr>
              <w:t>3</w:t>
            </w:r>
            <w:r w:rsidRPr="007F3DA4">
              <w:rPr>
                <w:rFonts w:ascii="Arial" w:hAnsi="Arial" w:cs="Arial"/>
                <w:sz w:val="20"/>
              </w:rPr>
              <w:t>.</w:t>
            </w:r>
          </w:p>
        </w:tc>
        <w:tc>
          <w:tcPr>
            <w:tcW w:w="302" w:type="pct"/>
          </w:tcPr>
          <w:p w14:paraId="5D099E77" w14:textId="0249F070" w:rsidR="00DA5280" w:rsidRDefault="00DA5280" w:rsidP="00D153F5">
            <w:pPr>
              <w:jc w:val="left"/>
              <w:rPr>
                <w:rFonts w:ascii="Arial" w:hAnsi="Arial" w:cs="Arial"/>
                <w:sz w:val="20"/>
              </w:rPr>
            </w:pPr>
            <w:r>
              <w:rPr>
                <w:rFonts w:ascii="Arial" w:hAnsi="Arial" w:cs="Arial"/>
                <w:sz w:val="20"/>
              </w:rPr>
              <w:t>-</w:t>
            </w:r>
          </w:p>
        </w:tc>
        <w:tc>
          <w:tcPr>
            <w:tcW w:w="612" w:type="pct"/>
          </w:tcPr>
          <w:p w14:paraId="55111AB0" w14:textId="4965A24D" w:rsidR="00DA5280" w:rsidRPr="0086487D" w:rsidRDefault="00DA5280" w:rsidP="00D153F5">
            <w:pPr>
              <w:jc w:val="left"/>
              <w:rPr>
                <w:rFonts w:ascii="Arial" w:hAnsi="Arial" w:cs="Arial"/>
                <w:sz w:val="20"/>
              </w:rPr>
            </w:pPr>
            <w:r>
              <w:rPr>
                <w:rFonts w:ascii="Arial" w:hAnsi="Arial" w:cs="Arial"/>
                <w:sz w:val="20"/>
              </w:rPr>
              <w:t>Пользовательский статус</w:t>
            </w:r>
          </w:p>
        </w:tc>
        <w:tc>
          <w:tcPr>
            <w:tcW w:w="970" w:type="pct"/>
          </w:tcPr>
          <w:p w14:paraId="17E9B434" w14:textId="77777777" w:rsidR="00DA5280" w:rsidRPr="00057033" w:rsidRDefault="00DA5280" w:rsidP="00D153F5">
            <w:pPr>
              <w:jc w:val="left"/>
              <w:rPr>
                <w:rFonts w:ascii="Arial" w:hAnsi="Arial" w:cs="Arial"/>
                <w:sz w:val="20"/>
                <w:szCs w:val="20"/>
              </w:rPr>
            </w:pPr>
            <w:r w:rsidRPr="00465568">
              <w:rPr>
                <w:rFonts w:ascii="Arial" w:hAnsi="Arial" w:cs="Arial"/>
                <w:sz w:val="20"/>
                <w:szCs w:val="20"/>
                <w:lang w:val="en-US"/>
              </w:rPr>
              <w:t>PM</w:t>
            </w:r>
            <w:r w:rsidRPr="00465568">
              <w:rPr>
                <w:rFonts w:ascii="Arial" w:hAnsi="Arial" w:cs="Arial"/>
                <w:sz w:val="20"/>
                <w:szCs w:val="20"/>
              </w:rPr>
              <w:t xml:space="preserve">_34, </w:t>
            </w:r>
            <w:r w:rsidRPr="00465568">
              <w:rPr>
                <w:rFonts w:ascii="Arial" w:hAnsi="Arial" w:cs="Arial"/>
                <w:sz w:val="20"/>
                <w:szCs w:val="20"/>
                <w:lang w:val="en-US"/>
              </w:rPr>
              <w:t>PM</w:t>
            </w:r>
            <w:r w:rsidRPr="00465568">
              <w:rPr>
                <w:rFonts w:ascii="Arial" w:hAnsi="Arial" w:cs="Arial"/>
                <w:sz w:val="20"/>
                <w:szCs w:val="20"/>
              </w:rPr>
              <w:t xml:space="preserve">_35, </w:t>
            </w:r>
            <w:r w:rsidRPr="00465568">
              <w:rPr>
                <w:rFonts w:ascii="Arial" w:hAnsi="Arial" w:cs="Arial"/>
                <w:sz w:val="20"/>
                <w:szCs w:val="20"/>
                <w:lang w:val="en-US"/>
              </w:rPr>
              <w:t>PM</w:t>
            </w:r>
            <w:r w:rsidRPr="00057033">
              <w:rPr>
                <w:rFonts w:ascii="Arial" w:hAnsi="Arial" w:cs="Arial"/>
                <w:sz w:val="20"/>
                <w:szCs w:val="20"/>
              </w:rPr>
              <w:t>_48</w:t>
            </w:r>
            <w:r w:rsidRPr="00465568">
              <w:rPr>
                <w:rFonts w:ascii="Arial" w:hAnsi="Arial" w:cs="Arial"/>
                <w:sz w:val="20"/>
                <w:szCs w:val="20"/>
              </w:rPr>
              <w:t>. С</w:t>
            </w:r>
            <w:r w:rsidRPr="00057033">
              <w:rPr>
                <w:rFonts w:ascii="Arial" w:hAnsi="Arial" w:cs="Arial"/>
                <w:sz w:val="20"/>
                <w:szCs w:val="20"/>
              </w:rPr>
              <w:t>луж</w:t>
            </w:r>
            <w:r w:rsidRPr="00465568">
              <w:rPr>
                <w:rFonts w:ascii="Arial" w:hAnsi="Arial" w:cs="Arial"/>
                <w:sz w:val="20"/>
                <w:szCs w:val="20"/>
              </w:rPr>
              <w:t>и</w:t>
            </w:r>
            <w:r w:rsidRPr="00057033">
              <w:rPr>
                <w:rFonts w:ascii="Arial" w:hAnsi="Arial" w:cs="Arial"/>
                <w:sz w:val="20"/>
                <w:szCs w:val="20"/>
              </w:rPr>
              <w:t>т для ведения дополнительной информации и разрешения/</w:t>
            </w:r>
            <w:r>
              <w:rPr>
                <w:rFonts w:ascii="Arial" w:hAnsi="Arial" w:cs="Arial"/>
                <w:sz w:val="20"/>
                <w:szCs w:val="20"/>
              </w:rPr>
              <w:t xml:space="preserve"> </w:t>
            </w:r>
            <w:r w:rsidRPr="00057033">
              <w:rPr>
                <w:rFonts w:ascii="Arial" w:hAnsi="Arial" w:cs="Arial"/>
                <w:sz w:val="20"/>
                <w:szCs w:val="20"/>
              </w:rPr>
              <w:t>запрета действий над заказами, сообщениями и техническими объектами ТОРО</w:t>
            </w:r>
          </w:p>
          <w:p w14:paraId="0C39BB84" w14:textId="5B1035B8" w:rsidR="00DA5280" w:rsidRPr="0086487D" w:rsidRDefault="00DA5280" w:rsidP="00D153F5">
            <w:pPr>
              <w:jc w:val="left"/>
              <w:rPr>
                <w:rFonts w:ascii="Arial" w:hAnsi="Arial" w:cs="Arial"/>
                <w:sz w:val="20"/>
              </w:rPr>
            </w:pPr>
          </w:p>
        </w:tc>
        <w:tc>
          <w:tcPr>
            <w:tcW w:w="274" w:type="pct"/>
          </w:tcPr>
          <w:p w14:paraId="1DDB67CF" w14:textId="1C071AC4" w:rsidR="00DA5280" w:rsidRPr="007F3DA4" w:rsidRDefault="00DA5280" w:rsidP="00D153F5">
            <w:pPr>
              <w:jc w:val="center"/>
              <w:rPr>
                <w:rFonts w:ascii="Arial" w:hAnsi="Arial" w:cs="Arial"/>
                <w:sz w:val="20"/>
              </w:rPr>
            </w:pPr>
            <w:r>
              <w:rPr>
                <w:rFonts w:ascii="Arial" w:hAnsi="Arial" w:cs="Arial"/>
                <w:sz w:val="20"/>
                <w:lang w:val="en-US"/>
              </w:rPr>
              <w:t>CHAR</w:t>
            </w:r>
            <w:r w:rsidRPr="00057033">
              <w:rPr>
                <w:rFonts w:ascii="Arial" w:hAnsi="Arial" w:cs="Arial"/>
                <w:sz w:val="20"/>
              </w:rPr>
              <w:t>, 5</w:t>
            </w:r>
          </w:p>
        </w:tc>
        <w:tc>
          <w:tcPr>
            <w:tcW w:w="464" w:type="pct"/>
          </w:tcPr>
          <w:p w14:paraId="052A342A" w14:textId="6105B4AB" w:rsidR="00DA5280" w:rsidRPr="0086487D" w:rsidRDefault="00DA5280" w:rsidP="00D153F5">
            <w:pPr>
              <w:jc w:val="center"/>
              <w:rPr>
                <w:rFonts w:ascii="Arial" w:hAnsi="Arial" w:cs="Arial"/>
                <w:sz w:val="20"/>
              </w:rPr>
            </w:pPr>
            <w:r w:rsidRPr="007F3DA4">
              <w:rPr>
                <w:rFonts w:ascii="Arial" w:hAnsi="Arial" w:cs="Arial"/>
                <w:sz w:val="20"/>
              </w:rPr>
              <w:t>TJ30</w:t>
            </w:r>
            <w:r w:rsidRPr="00057033">
              <w:rPr>
                <w:rFonts w:ascii="Arial" w:hAnsi="Arial" w:cs="Arial"/>
                <w:sz w:val="20"/>
              </w:rPr>
              <w:t>-</w:t>
            </w:r>
            <w:r w:rsidRPr="007F3DA4">
              <w:rPr>
                <w:rFonts w:ascii="Arial" w:hAnsi="Arial" w:cs="Arial"/>
                <w:sz w:val="20"/>
                <w:lang w:val="en-US"/>
              </w:rPr>
              <w:t>ESTAT</w:t>
            </w:r>
          </w:p>
        </w:tc>
        <w:tc>
          <w:tcPr>
            <w:tcW w:w="584" w:type="pct"/>
          </w:tcPr>
          <w:p w14:paraId="3F1FD911" w14:textId="62BB7BC5" w:rsidR="00DA5280" w:rsidRPr="0086487D" w:rsidRDefault="00DA5280" w:rsidP="00D153F5">
            <w:pPr>
              <w:jc w:val="center"/>
              <w:rPr>
                <w:rFonts w:ascii="Arial" w:hAnsi="Arial" w:cs="Arial"/>
                <w:sz w:val="20"/>
              </w:rPr>
            </w:pPr>
            <w:r>
              <w:rPr>
                <w:rFonts w:ascii="Arial" w:hAnsi="Arial" w:cs="Arial"/>
                <w:sz w:val="20"/>
                <w:lang w:val="en-US"/>
              </w:rPr>
              <w:t>X</w:t>
            </w:r>
          </w:p>
        </w:tc>
        <w:tc>
          <w:tcPr>
            <w:tcW w:w="573" w:type="pct"/>
          </w:tcPr>
          <w:p w14:paraId="43D748A7" w14:textId="7CF5BFE4" w:rsidR="00DA5280" w:rsidRPr="0086487D" w:rsidRDefault="00DA5280" w:rsidP="00D153F5">
            <w:pPr>
              <w:jc w:val="center"/>
              <w:rPr>
                <w:rFonts w:ascii="Arial" w:hAnsi="Arial" w:cs="Arial"/>
                <w:sz w:val="20"/>
              </w:rPr>
            </w:pPr>
            <w:r>
              <w:rPr>
                <w:rFonts w:ascii="Arial" w:hAnsi="Arial" w:cs="Arial"/>
                <w:sz w:val="20"/>
                <w:szCs w:val="20"/>
              </w:rPr>
              <w:t>Все объекты</w:t>
            </w:r>
          </w:p>
        </w:tc>
        <w:tc>
          <w:tcPr>
            <w:tcW w:w="373" w:type="pct"/>
          </w:tcPr>
          <w:p w14:paraId="350B0297" w14:textId="7C9945E4" w:rsidR="00DA5280" w:rsidRPr="0086487D" w:rsidRDefault="00AD5F95" w:rsidP="00D153F5">
            <w:pPr>
              <w:jc w:val="center"/>
              <w:rPr>
                <w:rFonts w:ascii="Arial" w:hAnsi="Arial" w:cs="Arial"/>
                <w:sz w:val="20"/>
              </w:rPr>
            </w:pPr>
            <w:r>
              <w:rPr>
                <w:rFonts w:ascii="Arial" w:hAnsi="Arial" w:cs="Arial"/>
                <w:sz w:val="20"/>
              </w:rPr>
              <w:t>Статусная схема</w:t>
            </w:r>
          </w:p>
        </w:tc>
        <w:tc>
          <w:tcPr>
            <w:tcW w:w="375" w:type="pct"/>
          </w:tcPr>
          <w:p w14:paraId="026F1F1F" w14:textId="4E035C83" w:rsidR="00DA5280" w:rsidRPr="0086487D" w:rsidRDefault="00DA5280" w:rsidP="00D153F5">
            <w:pPr>
              <w:jc w:val="center"/>
              <w:rPr>
                <w:rFonts w:ascii="Arial" w:hAnsi="Arial" w:cs="Arial"/>
                <w:sz w:val="20"/>
              </w:rPr>
            </w:pPr>
            <w:r>
              <w:rPr>
                <w:rFonts w:ascii="Arial" w:hAnsi="Arial" w:cs="Arial"/>
                <w:sz w:val="20"/>
              </w:rPr>
              <w:t>-</w:t>
            </w:r>
          </w:p>
        </w:tc>
        <w:tc>
          <w:tcPr>
            <w:tcW w:w="334" w:type="pct"/>
          </w:tcPr>
          <w:p w14:paraId="7C098794" w14:textId="299E22E8" w:rsidR="00DA5280" w:rsidRPr="007F3DA4" w:rsidRDefault="00DA5280" w:rsidP="00D153F5">
            <w:pPr>
              <w:jc w:val="center"/>
              <w:rPr>
                <w:rFonts w:ascii="Arial" w:hAnsi="Arial" w:cs="Arial"/>
                <w:sz w:val="20"/>
              </w:rPr>
            </w:pPr>
            <w:r>
              <w:rPr>
                <w:rFonts w:ascii="Arial" w:hAnsi="Arial" w:cs="Arial"/>
                <w:sz w:val="20"/>
                <w:lang w:val="en-US"/>
              </w:rPr>
              <w:t>SAP</w:t>
            </w:r>
          </w:p>
        </w:tc>
      </w:tr>
      <w:tr w:rsidR="00DA5280" w:rsidRPr="0086487D" w14:paraId="5B067584" w14:textId="77777777" w:rsidTr="00AD5F95">
        <w:trPr>
          <w:cantSplit/>
          <w:trHeight w:val="1678"/>
        </w:trPr>
        <w:tc>
          <w:tcPr>
            <w:tcW w:w="138" w:type="pct"/>
          </w:tcPr>
          <w:p w14:paraId="54602FAF" w14:textId="057D6B99" w:rsidR="00DA5280" w:rsidRPr="007F3DA4" w:rsidRDefault="00DA5280" w:rsidP="00D153F5">
            <w:pPr>
              <w:rPr>
                <w:rFonts w:ascii="Arial" w:hAnsi="Arial" w:cs="Arial"/>
                <w:sz w:val="20"/>
              </w:rPr>
            </w:pPr>
            <w:r>
              <w:rPr>
                <w:rFonts w:ascii="Arial" w:hAnsi="Arial" w:cs="Arial"/>
                <w:sz w:val="20"/>
              </w:rPr>
              <w:t>4</w:t>
            </w:r>
            <w:r w:rsidRPr="007F3DA4">
              <w:rPr>
                <w:rFonts w:ascii="Arial" w:hAnsi="Arial" w:cs="Arial"/>
                <w:sz w:val="20"/>
              </w:rPr>
              <w:t>.</w:t>
            </w:r>
          </w:p>
        </w:tc>
        <w:tc>
          <w:tcPr>
            <w:tcW w:w="302" w:type="pct"/>
          </w:tcPr>
          <w:p w14:paraId="0912200C" w14:textId="56C4128E" w:rsidR="00DA5280" w:rsidRDefault="00DA5280" w:rsidP="00D153F5">
            <w:pPr>
              <w:jc w:val="left"/>
              <w:rPr>
                <w:rFonts w:ascii="Arial" w:hAnsi="Arial" w:cs="Arial"/>
                <w:sz w:val="20"/>
              </w:rPr>
            </w:pPr>
            <w:r>
              <w:rPr>
                <w:rFonts w:ascii="Arial" w:hAnsi="Arial" w:cs="Arial"/>
                <w:sz w:val="20"/>
              </w:rPr>
              <w:t>-</w:t>
            </w:r>
          </w:p>
        </w:tc>
        <w:tc>
          <w:tcPr>
            <w:tcW w:w="612" w:type="pct"/>
          </w:tcPr>
          <w:p w14:paraId="17642D2D" w14:textId="569F8687" w:rsidR="00DA5280" w:rsidRPr="0086487D" w:rsidRDefault="00DA5280" w:rsidP="00D153F5">
            <w:pPr>
              <w:jc w:val="left"/>
              <w:rPr>
                <w:rFonts w:ascii="Arial" w:hAnsi="Arial" w:cs="Arial"/>
                <w:sz w:val="20"/>
              </w:rPr>
            </w:pPr>
            <w:r>
              <w:rPr>
                <w:rFonts w:ascii="Arial" w:hAnsi="Arial" w:cs="Arial"/>
                <w:sz w:val="20"/>
              </w:rPr>
              <w:t>Индикатор Начальный статус</w:t>
            </w:r>
          </w:p>
        </w:tc>
        <w:tc>
          <w:tcPr>
            <w:tcW w:w="970" w:type="pct"/>
          </w:tcPr>
          <w:p w14:paraId="3A922A70" w14:textId="40F8CAAD" w:rsidR="00DA5280" w:rsidRPr="00057033" w:rsidRDefault="00DA5280" w:rsidP="00D153F5">
            <w:pPr>
              <w:jc w:val="left"/>
              <w:rPr>
                <w:rFonts w:ascii="Arial" w:hAnsi="Arial" w:cs="Arial"/>
                <w:sz w:val="20"/>
                <w:szCs w:val="20"/>
              </w:rPr>
            </w:pPr>
            <w:r>
              <w:rPr>
                <w:rFonts w:ascii="Arial" w:hAnsi="Arial" w:cs="Arial"/>
                <w:sz w:val="20"/>
              </w:rPr>
              <w:t>При создании заказа</w:t>
            </w:r>
            <w:r w:rsidRPr="005B1CCA">
              <w:rPr>
                <w:rFonts w:ascii="Arial" w:hAnsi="Arial" w:cs="Arial"/>
                <w:sz w:val="20"/>
              </w:rPr>
              <w:t>/</w:t>
            </w:r>
            <w:r>
              <w:rPr>
                <w:rFonts w:ascii="Arial" w:hAnsi="Arial" w:cs="Arial"/>
                <w:sz w:val="20"/>
              </w:rPr>
              <w:t>сообщения</w:t>
            </w:r>
            <w:r w:rsidRPr="00D9556D">
              <w:rPr>
                <w:rFonts w:ascii="Arial" w:hAnsi="Arial" w:cs="Arial"/>
                <w:sz w:val="20"/>
              </w:rPr>
              <w:t>/</w:t>
            </w:r>
            <w:proofErr w:type="spellStart"/>
            <w:proofErr w:type="gramStart"/>
            <w:r>
              <w:rPr>
                <w:rFonts w:ascii="Arial" w:hAnsi="Arial" w:cs="Arial"/>
                <w:sz w:val="20"/>
              </w:rPr>
              <w:t>тех.объекта</w:t>
            </w:r>
            <w:proofErr w:type="spellEnd"/>
            <w:proofErr w:type="gramEnd"/>
            <w:r>
              <w:rPr>
                <w:rFonts w:ascii="Arial" w:hAnsi="Arial" w:cs="Arial"/>
                <w:sz w:val="20"/>
              </w:rPr>
              <w:t xml:space="preserve"> ТОРО ему присваивается пользовательский статус, имеющий индикатор Начальный статус</w:t>
            </w:r>
          </w:p>
        </w:tc>
        <w:tc>
          <w:tcPr>
            <w:tcW w:w="274" w:type="pct"/>
          </w:tcPr>
          <w:p w14:paraId="1472CEF3" w14:textId="1E3F6EF3" w:rsidR="00DA5280" w:rsidRPr="00057033" w:rsidRDefault="00DA5280" w:rsidP="00D153F5">
            <w:pPr>
              <w:jc w:val="center"/>
              <w:rPr>
                <w:rFonts w:ascii="Arial" w:hAnsi="Arial" w:cs="Arial"/>
                <w:sz w:val="20"/>
              </w:rPr>
            </w:pPr>
            <w:r w:rsidRPr="00514CF6">
              <w:rPr>
                <w:rFonts w:ascii="Arial" w:hAnsi="Arial" w:cs="Arial"/>
                <w:sz w:val="20"/>
              </w:rPr>
              <w:t>CHAR</w:t>
            </w:r>
            <w:r w:rsidRPr="00D9556D">
              <w:rPr>
                <w:rFonts w:ascii="Arial" w:hAnsi="Arial" w:cs="Arial"/>
                <w:sz w:val="20"/>
              </w:rPr>
              <w:t>, 1</w:t>
            </w:r>
          </w:p>
        </w:tc>
        <w:tc>
          <w:tcPr>
            <w:tcW w:w="464" w:type="pct"/>
          </w:tcPr>
          <w:p w14:paraId="137A05F7" w14:textId="706BD594" w:rsidR="00DA5280" w:rsidRPr="00057033" w:rsidRDefault="00DA5280" w:rsidP="00D153F5">
            <w:pPr>
              <w:jc w:val="center"/>
              <w:rPr>
                <w:rFonts w:ascii="Arial" w:hAnsi="Arial" w:cs="Arial"/>
                <w:sz w:val="20"/>
              </w:rPr>
            </w:pPr>
            <w:r w:rsidRPr="007F3DA4">
              <w:rPr>
                <w:rFonts w:ascii="Arial" w:hAnsi="Arial" w:cs="Arial"/>
                <w:sz w:val="20"/>
              </w:rPr>
              <w:t>TJ30</w:t>
            </w:r>
            <w:r w:rsidRPr="00D9556D">
              <w:rPr>
                <w:rFonts w:ascii="Arial" w:hAnsi="Arial" w:cs="Arial"/>
                <w:sz w:val="20"/>
              </w:rPr>
              <w:t>-</w:t>
            </w:r>
            <w:r w:rsidRPr="00514CF6">
              <w:rPr>
                <w:rFonts w:ascii="Arial" w:hAnsi="Arial" w:cs="Arial"/>
                <w:sz w:val="20"/>
              </w:rPr>
              <w:t>INIST</w:t>
            </w:r>
          </w:p>
        </w:tc>
        <w:tc>
          <w:tcPr>
            <w:tcW w:w="584" w:type="pct"/>
          </w:tcPr>
          <w:p w14:paraId="4B43855C" w14:textId="7A4DD774" w:rsidR="00DA5280" w:rsidRPr="007F3DA4" w:rsidRDefault="00DA5280" w:rsidP="00D153F5">
            <w:pPr>
              <w:jc w:val="center"/>
              <w:rPr>
                <w:rFonts w:ascii="Arial" w:hAnsi="Arial" w:cs="Arial"/>
                <w:sz w:val="20"/>
              </w:rPr>
            </w:pPr>
            <w:r>
              <w:rPr>
                <w:rFonts w:ascii="Arial" w:hAnsi="Arial" w:cs="Arial"/>
                <w:sz w:val="20"/>
              </w:rPr>
              <w:t>-</w:t>
            </w:r>
          </w:p>
        </w:tc>
        <w:tc>
          <w:tcPr>
            <w:tcW w:w="573" w:type="pct"/>
          </w:tcPr>
          <w:p w14:paraId="785FEFD6" w14:textId="5FF5A5CD" w:rsidR="00DA5280" w:rsidRPr="0086487D" w:rsidRDefault="00DA5280" w:rsidP="00D153F5">
            <w:pPr>
              <w:jc w:val="center"/>
              <w:rPr>
                <w:rFonts w:ascii="Arial" w:hAnsi="Arial" w:cs="Arial"/>
                <w:sz w:val="20"/>
              </w:rPr>
            </w:pPr>
            <w:r>
              <w:rPr>
                <w:rFonts w:ascii="Arial" w:hAnsi="Arial" w:cs="Arial"/>
                <w:sz w:val="20"/>
              </w:rPr>
              <w:t>-</w:t>
            </w:r>
          </w:p>
        </w:tc>
        <w:tc>
          <w:tcPr>
            <w:tcW w:w="373" w:type="pct"/>
          </w:tcPr>
          <w:p w14:paraId="1380E7A5" w14:textId="3FC9BFEA" w:rsidR="00DA5280" w:rsidRPr="0086487D" w:rsidRDefault="00DA5280" w:rsidP="00D153F5">
            <w:pPr>
              <w:jc w:val="center"/>
              <w:rPr>
                <w:rFonts w:ascii="Arial" w:hAnsi="Arial" w:cs="Arial"/>
                <w:sz w:val="20"/>
              </w:rPr>
            </w:pPr>
            <w:r>
              <w:rPr>
                <w:rFonts w:ascii="Arial" w:hAnsi="Arial" w:cs="Arial"/>
                <w:sz w:val="20"/>
              </w:rPr>
              <w:t>-</w:t>
            </w:r>
          </w:p>
        </w:tc>
        <w:tc>
          <w:tcPr>
            <w:tcW w:w="375" w:type="pct"/>
          </w:tcPr>
          <w:p w14:paraId="53436501" w14:textId="21A14529" w:rsidR="00DA5280" w:rsidRPr="0086487D" w:rsidRDefault="00DA5280" w:rsidP="00D153F5">
            <w:pPr>
              <w:jc w:val="center"/>
              <w:rPr>
                <w:rFonts w:ascii="Arial" w:hAnsi="Arial" w:cs="Arial"/>
                <w:sz w:val="20"/>
              </w:rPr>
            </w:pPr>
            <w:r>
              <w:rPr>
                <w:rFonts w:ascii="Arial" w:hAnsi="Arial" w:cs="Arial"/>
                <w:sz w:val="20"/>
              </w:rPr>
              <w:t>-</w:t>
            </w:r>
          </w:p>
        </w:tc>
        <w:tc>
          <w:tcPr>
            <w:tcW w:w="334" w:type="pct"/>
          </w:tcPr>
          <w:p w14:paraId="5B86BCD1" w14:textId="31D85910" w:rsidR="00DA5280" w:rsidRPr="007F3DA4" w:rsidRDefault="00DA5280" w:rsidP="00D153F5">
            <w:pPr>
              <w:jc w:val="center"/>
              <w:rPr>
                <w:rFonts w:ascii="Arial" w:hAnsi="Arial" w:cs="Arial"/>
                <w:sz w:val="20"/>
              </w:rPr>
            </w:pPr>
            <w:r>
              <w:rPr>
                <w:rFonts w:ascii="Arial" w:hAnsi="Arial" w:cs="Arial"/>
                <w:sz w:val="20"/>
                <w:lang w:val="en-US"/>
              </w:rPr>
              <w:t>SAP</w:t>
            </w:r>
          </w:p>
        </w:tc>
      </w:tr>
      <w:tr w:rsidR="00DA5280" w:rsidRPr="0086487D" w14:paraId="3DDC6FBA" w14:textId="77777777" w:rsidTr="00AD5F95">
        <w:trPr>
          <w:cantSplit/>
        </w:trPr>
        <w:tc>
          <w:tcPr>
            <w:tcW w:w="138" w:type="pct"/>
          </w:tcPr>
          <w:p w14:paraId="21D72FC2" w14:textId="77777777" w:rsidR="00DA5280" w:rsidRPr="007F3DA4" w:rsidRDefault="00DA5280" w:rsidP="00D153F5">
            <w:pPr>
              <w:rPr>
                <w:rFonts w:ascii="Arial" w:hAnsi="Arial" w:cs="Arial"/>
                <w:sz w:val="20"/>
              </w:rPr>
            </w:pPr>
            <w:r w:rsidRPr="007F3DA4">
              <w:rPr>
                <w:rFonts w:ascii="Arial" w:hAnsi="Arial" w:cs="Arial"/>
                <w:sz w:val="20"/>
              </w:rPr>
              <w:lastRenderedPageBreak/>
              <w:t>4.</w:t>
            </w:r>
          </w:p>
        </w:tc>
        <w:tc>
          <w:tcPr>
            <w:tcW w:w="302" w:type="pct"/>
          </w:tcPr>
          <w:p w14:paraId="574FE10B" w14:textId="72864B69" w:rsidR="00DA5280" w:rsidRDefault="00DA5280" w:rsidP="00D153F5">
            <w:pPr>
              <w:jc w:val="left"/>
              <w:rPr>
                <w:rFonts w:ascii="Arial" w:hAnsi="Arial" w:cs="Arial"/>
                <w:sz w:val="20"/>
              </w:rPr>
            </w:pPr>
            <w:r>
              <w:rPr>
                <w:rFonts w:ascii="Arial" w:hAnsi="Arial" w:cs="Arial"/>
                <w:sz w:val="20"/>
              </w:rPr>
              <w:t>-</w:t>
            </w:r>
          </w:p>
        </w:tc>
        <w:tc>
          <w:tcPr>
            <w:tcW w:w="612" w:type="pct"/>
          </w:tcPr>
          <w:p w14:paraId="2E794C59" w14:textId="3EC69121" w:rsidR="00DA5280" w:rsidRPr="0086487D" w:rsidRDefault="00DA5280" w:rsidP="00D153F5">
            <w:pPr>
              <w:jc w:val="left"/>
              <w:rPr>
                <w:rFonts w:ascii="Arial" w:hAnsi="Arial" w:cs="Arial"/>
                <w:sz w:val="20"/>
              </w:rPr>
            </w:pPr>
            <w:r w:rsidRPr="007F3DA4">
              <w:rPr>
                <w:rFonts w:ascii="Arial" w:hAnsi="Arial" w:cs="Arial"/>
                <w:sz w:val="20"/>
              </w:rPr>
              <w:t>Порядковый номер статуса</w:t>
            </w:r>
          </w:p>
        </w:tc>
        <w:tc>
          <w:tcPr>
            <w:tcW w:w="970" w:type="pct"/>
          </w:tcPr>
          <w:p w14:paraId="7E72B4A4" w14:textId="280A7F8F" w:rsidR="00DA5280" w:rsidRPr="005B1CCA" w:rsidRDefault="00DA5280" w:rsidP="00D153F5">
            <w:pPr>
              <w:jc w:val="left"/>
              <w:rPr>
                <w:rFonts w:ascii="Arial" w:hAnsi="Arial" w:cs="Arial"/>
                <w:sz w:val="20"/>
              </w:rPr>
            </w:pPr>
            <w:r>
              <w:rPr>
                <w:rFonts w:ascii="Arial" w:hAnsi="Arial" w:cs="Arial"/>
                <w:sz w:val="20"/>
              </w:rPr>
              <w:t>Определяет последовательность пользовательских статусов. Заказы, сообщения и тех. объекты ТОРО могут одновременно иметь несколько пользовательских статусов, но только один статус с порядковым номером</w:t>
            </w:r>
          </w:p>
        </w:tc>
        <w:tc>
          <w:tcPr>
            <w:tcW w:w="274" w:type="pct"/>
          </w:tcPr>
          <w:p w14:paraId="1188EE45" w14:textId="7AD3DF76" w:rsidR="00DA5280" w:rsidRPr="00D9556D" w:rsidRDefault="00DA5280" w:rsidP="00D153F5">
            <w:pPr>
              <w:jc w:val="center"/>
              <w:rPr>
                <w:rFonts w:ascii="Arial" w:hAnsi="Arial" w:cs="Arial"/>
                <w:sz w:val="20"/>
              </w:rPr>
            </w:pPr>
            <w:r w:rsidRPr="00514CF6">
              <w:rPr>
                <w:rFonts w:ascii="Arial" w:hAnsi="Arial" w:cs="Arial"/>
                <w:sz w:val="20"/>
              </w:rPr>
              <w:t>NUMC, 2</w:t>
            </w:r>
          </w:p>
        </w:tc>
        <w:tc>
          <w:tcPr>
            <w:tcW w:w="464" w:type="pct"/>
          </w:tcPr>
          <w:p w14:paraId="4D2975C1" w14:textId="3F8E1553" w:rsidR="00DA5280" w:rsidRPr="0086487D" w:rsidRDefault="00DA5280" w:rsidP="00D153F5">
            <w:pPr>
              <w:jc w:val="center"/>
              <w:rPr>
                <w:rFonts w:ascii="Arial" w:hAnsi="Arial" w:cs="Arial"/>
                <w:sz w:val="20"/>
              </w:rPr>
            </w:pPr>
            <w:r w:rsidRPr="007F3DA4">
              <w:rPr>
                <w:rFonts w:ascii="Arial" w:hAnsi="Arial" w:cs="Arial"/>
                <w:sz w:val="20"/>
              </w:rPr>
              <w:t>TJ30</w:t>
            </w:r>
            <w:r w:rsidRPr="00514CF6">
              <w:rPr>
                <w:rFonts w:ascii="Arial" w:hAnsi="Arial" w:cs="Arial"/>
                <w:sz w:val="20"/>
              </w:rPr>
              <w:t>-STONR</w:t>
            </w:r>
          </w:p>
        </w:tc>
        <w:tc>
          <w:tcPr>
            <w:tcW w:w="584" w:type="pct"/>
          </w:tcPr>
          <w:p w14:paraId="4A9738CA" w14:textId="2AAF8ACD" w:rsidR="00DA5280" w:rsidRPr="007F3DA4" w:rsidRDefault="00DA5280" w:rsidP="00D153F5">
            <w:pPr>
              <w:jc w:val="center"/>
              <w:rPr>
                <w:rFonts w:ascii="Arial" w:hAnsi="Arial" w:cs="Arial"/>
                <w:sz w:val="20"/>
              </w:rPr>
            </w:pPr>
            <w:r>
              <w:rPr>
                <w:rFonts w:ascii="Arial" w:hAnsi="Arial" w:cs="Arial"/>
                <w:sz w:val="20"/>
              </w:rPr>
              <w:t>-</w:t>
            </w:r>
          </w:p>
        </w:tc>
        <w:tc>
          <w:tcPr>
            <w:tcW w:w="573" w:type="pct"/>
          </w:tcPr>
          <w:p w14:paraId="266A88C2" w14:textId="0279A7D2" w:rsidR="00DA5280" w:rsidRPr="0086487D" w:rsidRDefault="00DA5280" w:rsidP="00D153F5">
            <w:pPr>
              <w:jc w:val="center"/>
              <w:rPr>
                <w:rFonts w:ascii="Arial" w:hAnsi="Arial" w:cs="Arial"/>
                <w:sz w:val="20"/>
              </w:rPr>
            </w:pPr>
            <w:r>
              <w:rPr>
                <w:rFonts w:ascii="Arial" w:hAnsi="Arial" w:cs="Arial"/>
                <w:sz w:val="20"/>
              </w:rPr>
              <w:t>-</w:t>
            </w:r>
          </w:p>
        </w:tc>
        <w:tc>
          <w:tcPr>
            <w:tcW w:w="373" w:type="pct"/>
          </w:tcPr>
          <w:p w14:paraId="600D391D" w14:textId="6084301D" w:rsidR="00DA5280" w:rsidRPr="0086487D" w:rsidRDefault="00DA5280" w:rsidP="00D153F5">
            <w:pPr>
              <w:jc w:val="center"/>
              <w:rPr>
                <w:rFonts w:ascii="Arial" w:hAnsi="Arial" w:cs="Arial"/>
                <w:sz w:val="20"/>
              </w:rPr>
            </w:pPr>
            <w:r>
              <w:rPr>
                <w:rFonts w:ascii="Arial" w:hAnsi="Arial" w:cs="Arial"/>
                <w:sz w:val="20"/>
              </w:rPr>
              <w:t>-</w:t>
            </w:r>
          </w:p>
        </w:tc>
        <w:tc>
          <w:tcPr>
            <w:tcW w:w="375" w:type="pct"/>
          </w:tcPr>
          <w:p w14:paraId="7655080A" w14:textId="6AFAE3F9" w:rsidR="00DA5280" w:rsidRPr="0086487D" w:rsidRDefault="00AD5F95" w:rsidP="00D153F5">
            <w:pPr>
              <w:jc w:val="center"/>
              <w:rPr>
                <w:rFonts w:ascii="Arial" w:hAnsi="Arial" w:cs="Arial"/>
                <w:sz w:val="20"/>
              </w:rPr>
            </w:pPr>
            <w:r>
              <w:rPr>
                <w:rFonts w:ascii="Arial" w:hAnsi="Arial" w:cs="Arial"/>
                <w:sz w:val="20"/>
              </w:rPr>
              <w:t>Номер по порядку</w:t>
            </w:r>
          </w:p>
        </w:tc>
        <w:tc>
          <w:tcPr>
            <w:tcW w:w="334" w:type="pct"/>
          </w:tcPr>
          <w:p w14:paraId="37226729" w14:textId="1708BBC1" w:rsidR="00DA5280" w:rsidRPr="007F3DA4" w:rsidRDefault="00DA5280" w:rsidP="00D153F5">
            <w:pPr>
              <w:jc w:val="center"/>
              <w:rPr>
                <w:rFonts w:ascii="Arial" w:hAnsi="Arial" w:cs="Arial"/>
                <w:sz w:val="20"/>
              </w:rPr>
            </w:pPr>
            <w:r>
              <w:rPr>
                <w:rFonts w:ascii="Arial" w:hAnsi="Arial" w:cs="Arial"/>
                <w:sz w:val="20"/>
                <w:lang w:val="en-US"/>
              </w:rPr>
              <w:t>SAP</w:t>
            </w:r>
          </w:p>
        </w:tc>
      </w:tr>
    </w:tbl>
    <w:p w14:paraId="1528025C" w14:textId="77777777" w:rsidR="00D153F5" w:rsidRDefault="00D153F5" w:rsidP="00D153F5">
      <w:pPr>
        <w:spacing w:after="200" w:line="276" w:lineRule="auto"/>
        <w:jc w:val="left"/>
        <w:rPr>
          <w:rFonts w:eastAsiaTheme="majorEastAsia"/>
        </w:rPr>
        <w:sectPr w:rsidR="00D153F5" w:rsidSect="008D4E24">
          <w:headerReference w:type="default" r:id="rId66"/>
          <w:footerReference w:type="default" r:id="rId67"/>
          <w:pgSz w:w="16840" w:h="11907" w:orient="landscape" w:code="9"/>
          <w:pgMar w:top="1134" w:right="1134" w:bottom="567" w:left="1134" w:header="737" w:footer="283" w:gutter="0"/>
          <w:cols w:space="708"/>
          <w:docGrid w:linePitch="360"/>
        </w:sectPr>
      </w:pPr>
    </w:p>
    <w:p w14:paraId="3AEF3A32" w14:textId="77777777" w:rsidR="00D153F5" w:rsidRPr="00977CDA" w:rsidRDefault="00D153F5" w:rsidP="00197D54">
      <w:pPr>
        <w:pStyle w:val="3"/>
      </w:pPr>
      <w:bookmarkStart w:id="13460" w:name="_Toc521083822"/>
      <w:bookmarkStart w:id="13461" w:name="_Toc521340962"/>
      <w:bookmarkStart w:id="13462" w:name="_Toc521439482"/>
      <w:bookmarkStart w:id="13463" w:name="_Toc67557106"/>
      <w:r w:rsidRPr="00977CDA">
        <w:lastRenderedPageBreak/>
        <w:t>Особенности технической реализации</w:t>
      </w:r>
      <w:bookmarkEnd w:id="13460"/>
      <w:bookmarkEnd w:id="13461"/>
      <w:bookmarkEnd w:id="13462"/>
      <w:bookmarkEnd w:id="13463"/>
    </w:p>
    <w:p w14:paraId="0698618A" w14:textId="15C27838"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ракурсы настройки </w:t>
      </w:r>
      <w:r w:rsidRPr="00CD52D5">
        <w:rPr>
          <w:rFonts w:ascii="Arial" w:hAnsi="Arial" w:cs="Arial"/>
          <w:color w:val="000000" w:themeColor="text1"/>
          <w:szCs w:val="24"/>
        </w:rPr>
        <w:t>V_TJ20</w:t>
      </w:r>
      <w:r>
        <w:rPr>
          <w:rFonts w:ascii="Arial" w:hAnsi="Arial" w:cs="Arial"/>
          <w:color w:val="000000" w:themeColor="text1"/>
          <w:szCs w:val="24"/>
        </w:rPr>
        <w:t xml:space="preserve"> «</w:t>
      </w:r>
      <w:r w:rsidRPr="00CD52D5">
        <w:rPr>
          <w:rFonts w:ascii="Arial" w:hAnsi="Arial" w:cs="Arial"/>
          <w:color w:val="000000" w:themeColor="text1"/>
          <w:szCs w:val="24"/>
        </w:rPr>
        <w:t>Статусные схемы</w:t>
      </w:r>
      <w:r>
        <w:rPr>
          <w:rFonts w:ascii="Arial" w:hAnsi="Arial" w:cs="Arial"/>
          <w:color w:val="000000" w:themeColor="text1"/>
          <w:szCs w:val="24"/>
        </w:rPr>
        <w:t xml:space="preserve">», </w:t>
      </w:r>
      <w:r w:rsidRPr="00CD52D5">
        <w:rPr>
          <w:rFonts w:ascii="Arial" w:hAnsi="Arial" w:cs="Arial"/>
          <w:color w:val="000000" w:themeColor="text1"/>
          <w:szCs w:val="24"/>
        </w:rPr>
        <w:t>V_TJ30</w:t>
      </w:r>
      <w:r>
        <w:rPr>
          <w:rFonts w:ascii="Arial" w:hAnsi="Arial" w:cs="Arial"/>
          <w:color w:val="000000" w:themeColor="text1"/>
          <w:szCs w:val="24"/>
        </w:rPr>
        <w:t xml:space="preserve"> «</w:t>
      </w:r>
      <w:r w:rsidRPr="00CD52D5">
        <w:rPr>
          <w:rFonts w:ascii="Arial" w:hAnsi="Arial" w:cs="Arial"/>
          <w:color w:val="000000" w:themeColor="text1"/>
          <w:szCs w:val="24"/>
        </w:rPr>
        <w:t>Пользовательский статус</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1EE2A8A7"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Основные данные в ТОРО и Сервисе клиентов -&gt; </w:t>
      </w:r>
      <w:r w:rsidRPr="00CD52D5">
        <w:rPr>
          <w:rFonts w:ascii="Arial" w:hAnsi="Arial" w:cs="Arial"/>
          <w:color w:val="000000" w:themeColor="text1"/>
          <w:szCs w:val="24"/>
        </w:rPr>
        <w:t>Основные параметры настройки</w:t>
      </w:r>
      <w:r>
        <w:rPr>
          <w:rFonts w:ascii="Arial" w:hAnsi="Arial" w:cs="Arial"/>
          <w:color w:val="000000" w:themeColor="text1"/>
          <w:szCs w:val="24"/>
        </w:rPr>
        <w:t xml:space="preserve"> -&gt; </w:t>
      </w:r>
      <w:r w:rsidRPr="00CD52D5">
        <w:rPr>
          <w:rFonts w:ascii="Arial" w:hAnsi="Arial" w:cs="Arial"/>
          <w:color w:val="000000" w:themeColor="text1"/>
          <w:szCs w:val="24"/>
        </w:rPr>
        <w:t>Определение пользовательского статуса</w:t>
      </w:r>
      <w:r>
        <w:rPr>
          <w:rFonts w:ascii="Arial" w:hAnsi="Arial" w:cs="Arial"/>
          <w:color w:val="000000" w:themeColor="text1"/>
          <w:szCs w:val="24"/>
        </w:rPr>
        <w:t>.</w:t>
      </w:r>
    </w:p>
    <w:p w14:paraId="786CC703" w14:textId="77777777" w:rsidR="00D153F5" w:rsidRPr="00CD52D5"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001BAEB6" w14:textId="77777777" w:rsidR="00D153F5" w:rsidRPr="00977CDA" w:rsidRDefault="00D153F5" w:rsidP="00197D54">
      <w:pPr>
        <w:pStyle w:val="3"/>
      </w:pPr>
      <w:bookmarkStart w:id="13464" w:name="_Toc521083823"/>
      <w:bookmarkStart w:id="13465" w:name="_Toc521340963"/>
      <w:bookmarkStart w:id="13466" w:name="_Toc521439483"/>
      <w:bookmarkStart w:id="13467" w:name="_Toc67557107"/>
      <w:r w:rsidRPr="00977CDA">
        <w:t>Миграция объекта данных</w:t>
      </w:r>
      <w:bookmarkEnd w:id="13464"/>
      <w:bookmarkEnd w:id="13465"/>
      <w:bookmarkEnd w:id="13466"/>
      <w:bookmarkEnd w:id="13467"/>
    </w:p>
    <w:p w14:paraId="410A2FE5" w14:textId="77777777" w:rsidR="00D153F5" w:rsidRDefault="00D153F5" w:rsidP="00D153F5">
      <w:pPr>
        <w:spacing w:after="240" w:line="276" w:lineRule="auto"/>
        <w:ind w:firstLine="567"/>
        <w:rPr>
          <w:rFonts w:ascii="Arial" w:hAnsi="Arial" w:cs="Arial"/>
          <w:i/>
          <w:color w:val="7F7F7F" w:themeColor="text1" w:themeTint="80"/>
        </w:rPr>
      </w:pPr>
      <w:r>
        <w:rPr>
          <w:rFonts w:ascii="Arial" w:hAnsi="Arial" w:cs="Arial"/>
        </w:rPr>
        <w:t>Пользовательские статусы должны быть настроены и перенесены в продуктивную систему до начала миграции данных.</w:t>
      </w:r>
    </w:p>
    <w:p w14:paraId="3EDC2B60" w14:textId="6EFCBB79"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3468" w:name="_Объект_основных_данных_18"/>
      <w:bookmarkStart w:id="13469" w:name="_Toc67557108"/>
      <w:bookmarkStart w:id="13470" w:name="_Toc521083824"/>
      <w:bookmarkStart w:id="13471" w:name="_Toc521340964"/>
      <w:bookmarkStart w:id="13472" w:name="_Toc521439484"/>
      <w:bookmarkEnd w:id="13468"/>
      <w:r w:rsidRPr="00FB401A">
        <w:rPr>
          <w:rFonts w:eastAsiaTheme="majorEastAsia" w:cstheme="majorBidi"/>
          <w:bCs w:val="0"/>
          <w:iCs w:val="0"/>
          <w:szCs w:val="26"/>
        </w:rPr>
        <w:t xml:space="preserve">Объект основных данных </w:t>
      </w:r>
      <w:r w:rsidRPr="00057033">
        <w:rPr>
          <w:rFonts w:eastAsiaTheme="majorEastAsia" w:cstheme="majorBidi"/>
          <w:bCs w:val="0"/>
          <w:iCs w:val="0"/>
          <w:szCs w:val="26"/>
          <w:lang w:val="en-US"/>
        </w:rPr>
        <w:t>CROSS</w:t>
      </w:r>
      <w:r w:rsidR="006D6492">
        <w:rPr>
          <w:rFonts w:eastAsiaTheme="majorEastAsia" w:cstheme="majorBidi"/>
          <w:bCs w:val="0"/>
          <w:iCs w:val="0"/>
          <w:szCs w:val="26"/>
        </w:rPr>
        <w:t>_</w:t>
      </w:r>
      <w:r w:rsidRPr="00057033">
        <w:rPr>
          <w:rFonts w:eastAsiaTheme="majorEastAsia" w:cstheme="majorBidi"/>
          <w:bCs w:val="0"/>
          <w:iCs w:val="0"/>
          <w:szCs w:val="26"/>
        </w:rPr>
        <w:t>12</w:t>
      </w:r>
      <w:r w:rsidRPr="00057033" w:rsidDel="00057033">
        <w:rPr>
          <w:rFonts w:eastAsiaTheme="majorEastAsia" w:cstheme="majorBidi"/>
          <w:bCs w:val="0"/>
          <w:iCs w:val="0"/>
          <w:szCs w:val="26"/>
        </w:rPr>
        <w:t xml:space="preserve"> </w:t>
      </w:r>
      <w:r>
        <w:rPr>
          <w:rFonts w:eastAsiaTheme="majorEastAsia" w:cstheme="majorBidi"/>
          <w:bCs w:val="0"/>
          <w:iCs w:val="0"/>
          <w:szCs w:val="26"/>
        </w:rPr>
        <w:t>Признаки</w:t>
      </w:r>
      <w:bookmarkEnd w:id="13469"/>
      <w:r w:rsidRPr="00B43B88">
        <w:rPr>
          <w:rFonts w:eastAsiaTheme="majorEastAsia" w:cstheme="majorBidi"/>
          <w:bCs w:val="0"/>
          <w:iCs w:val="0"/>
          <w:szCs w:val="26"/>
        </w:rPr>
        <w:t xml:space="preserve"> </w:t>
      </w:r>
      <w:bookmarkEnd w:id="13470"/>
      <w:bookmarkEnd w:id="13471"/>
      <w:bookmarkEnd w:id="13472"/>
    </w:p>
    <w:p w14:paraId="1F78D92B" w14:textId="77777777" w:rsidR="00D153F5" w:rsidRPr="00FB401A" w:rsidRDefault="00D153F5" w:rsidP="00197D54">
      <w:pPr>
        <w:pStyle w:val="3"/>
      </w:pPr>
      <w:bookmarkStart w:id="13473" w:name="_Toc521083825"/>
      <w:bookmarkStart w:id="13474" w:name="_Toc521340965"/>
      <w:bookmarkStart w:id="13475" w:name="_Toc521439485"/>
      <w:bookmarkStart w:id="13476" w:name="_Toc67557109"/>
      <w:r w:rsidRPr="00FB401A">
        <w:t>Описание объекта</w:t>
      </w:r>
      <w:bookmarkEnd w:id="13473"/>
      <w:bookmarkEnd w:id="13474"/>
      <w:bookmarkEnd w:id="13475"/>
      <w:bookmarkEnd w:id="13476"/>
    </w:p>
    <w:p w14:paraId="7A30118C" w14:textId="77777777" w:rsidR="00D153F5" w:rsidRPr="005B1CCA" w:rsidRDefault="00D153F5" w:rsidP="00D153F5">
      <w:pPr>
        <w:spacing w:after="240" w:line="276" w:lineRule="auto"/>
        <w:ind w:firstLine="567"/>
        <w:rPr>
          <w:rFonts w:ascii="Arial" w:hAnsi="Arial" w:cs="Arial"/>
        </w:rPr>
      </w:pPr>
      <w:r w:rsidRPr="005B1CCA">
        <w:rPr>
          <w:rFonts w:ascii="Arial" w:hAnsi="Arial" w:cs="Arial"/>
        </w:rPr>
        <w:t>Перечень признаков (характе</w:t>
      </w:r>
      <w:r>
        <w:rPr>
          <w:rFonts w:ascii="Arial" w:hAnsi="Arial" w:cs="Arial"/>
        </w:rPr>
        <w:t>ристик, технических параметров) классов технических объектов</w:t>
      </w:r>
      <w:r w:rsidRPr="005B1CCA">
        <w:rPr>
          <w:rFonts w:ascii="Arial" w:hAnsi="Arial" w:cs="Arial"/>
        </w:rPr>
        <w:t>.</w:t>
      </w:r>
    </w:p>
    <w:p w14:paraId="211E1A47" w14:textId="77777777" w:rsidR="00D153F5" w:rsidRPr="005B1CCA" w:rsidRDefault="00D153F5" w:rsidP="00D153F5">
      <w:pPr>
        <w:spacing w:after="120" w:line="276" w:lineRule="auto"/>
        <w:ind w:firstLine="567"/>
        <w:rPr>
          <w:rFonts w:ascii="Arial" w:hAnsi="Arial" w:cs="Arial"/>
        </w:rPr>
      </w:pPr>
      <w:r w:rsidRPr="005B1CCA">
        <w:rPr>
          <w:rFonts w:ascii="Arial" w:hAnsi="Arial" w:cs="Arial"/>
        </w:rPr>
        <w:t>Признаки технических объектов позволяют:</w:t>
      </w:r>
    </w:p>
    <w:p w14:paraId="1AE2D75C" w14:textId="77777777" w:rsidR="00D153F5" w:rsidRPr="005B1CCA" w:rsidRDefault="00D153F5" w:rsidP="00D153F5">
      <w:pPr>
        <w:spacing w:after="120" w:line="276" w:lineRule="auto"/>
        <w:ind w:firstLine="567"/>
        <w:rPr>
          <w:rFonts w:ascii="Arial" w:hAnsi="Arial" w:cs="Arial"/>
        </w:rPr>
      </w:pPr>
      <w:r w:rsidRPr="005B1CCA">
        <w:rPr>
          <w:rFonts w:ascii="Arial" w:hAnsi="Arial" w:cs="Arial"/>
        </w:rPr>
        <w:t>- формировать аналитику для отчётности в необходимых ракурсах;</w:t>
      </w:r>
    </w:p>
    <w:p w14:paraId="0B6C956E" w14:textId="26219CCC" w:rsidR="00D153F5" w:rsidRPr="005B1CCA" w:rsidRDefault="00D153F5" w:rsidP="00D153F5">
      <w:pPr>
        <w:spacing w:after="120" w:line="276" w:lineRule="auto"/>
        <w:ind w:firstLine="567"/>
        <w:rPr>
          <w:rFonts w:ascii="Arial" w:hAnsi="Arial" w:cs="Arial"/>
        </w:rPr>
      </w:pPr>
      <w:r w:rsidRPr="005B1CCA">
        <w:rPr>
          <w:rFonts w:ascii="Arial" w:hAnsi="Arial" w:cs="Arial"/>
        </w:rPr>
        <w:t xml:space="preserve">- осуществлять поиск технических объектов по </w:t>
      </w:r>
      <w:r>
        <w:rPr>
          <w:rFonts w:ascii="Arial" w:hAnsi="Arial" w:cs="Arial"/>
        </w:rPr>
        <w:t>признакам и значениям признаков.</w:t>
      </w:r>
      <w:ins w:id="13477" w:author="Владимир Лаут" w:date="2021-04-07T15:22:00Z">
        <w:r w:rsidR="00F5781F">
          <w:rPr>
            <w:rFonts w:ascii="Arial" w:hAnsi="Arial" w:cs="Arial"/>
          </w:rPr>
          <w:t xml:space="preserve"> Используется в транзакции </w:t>
        </w:r>
        <w:r w:rsidR="00F5781F" w:rsidRPr="00F5781F">
          <w:rPr>
            <w:rFonts w:ascii="Arial" w:hAnsi="Arial" w:cs="Arial"/>
          </w:rPr>
          <w:t>CL30N</w:t>
        </w:r>
        <w:r w:rsidR="00F5781F">
          <w:rPr>
            <w:rFonts w:ascii="Arial" w:hAnsi="Arial" w:cs="Arial"/>
          </w:rPr>
          <w:t xml:space="preserve"> «</w:t>
        </w:r>
        <w:r w:rsidR="00F5781F" w:rsidRPr="00F5781F">
          <w:rPr>
            <w:rFonts w:ascii="Arial" w:hAnsi="Arial" w:cs="Arial"/>
          </w:rPr>
          <w:t>Поиск объектов в классах</w:t>
        </w:r>
        <w:r w:rsidR="00F5781F">
          <w:rPr>
            <w:rFonts w:ascii="Arial" w:hAnsi="Arial" w:cs="Arial"/>
          </w:rPr>
          <w:t>» или в средстве поиск</w:t>
        </w:r>
      </w:ins>
      <w:ins w:id="13478" w:author="Владимир Лаут" w:date="2021-04-07T15:23:00Z">
        <w:r w:rsidR="00F5781F">
          <w:rPr>
            <w:rFonts w:ascii="Arial" w:hAnsi="Arial" w:cs="Arial"/>
          </w:rPr>
          <w:t>а по классам.</w:t>
        </w:r>
      </w:ins>
    </w:p>
    <w:p w14:paraId="5FAD487E" w14:textId="77777777" w:rsidR="00D153F5" w:rsidRPr="005B1CCA" w:rsidRDefault="00D153F5" w:rsidP="00D153F5">
      <w:pPr>
        <w:spacing w:after="240" w:line="276" w:lineRule="auto"/>
        <w:ind w:firstLine="567"/>
        <w:rPr>
          <w:rFonts w:ascii="Arial" w:hAnsi="Arial" w:cs="Arial"/>
        </w:rPr>
      </w:pPr>
      <w:r w:rsidRPr="005B1CCA">
        <w:rPr>
          <w:rFonts w:ascii="Arial" w:hAnsi="Arial" w:cs="Arial"/>
        </w:rPr>
        <w:t>Переменные характеристики технических объектов в системе SAP ERP описываются с помощью признаков, соответствующих определённому классу.</w:t>
      </w:r>
    </w:p>
    <w:p w14:paraId="15C2F812" w14:textId="77777777" w:rsidR="00D153F5" w:rsidRPr="005B1CCA" w:rsidRDefault="00D153F5" w:rsidP="00F45D35">
      <w:pPr>
        <w:spacing w:after="120" w:line="276" w:lineRule="auto"/>
        <w:ind w:firstLine="567"/>
        <w:rPr>
          <w:rFonts w:ascii="Arial" w:hAnsi="Arial" w:cs="Arial"/>
        </w:rPr>
      </w:pPr>
      <w:r w:rsidRPr="005B1CCA">
        <w:rPr>
          <w:rFonts w:ascii="Arial" w:hAnsi="Arial" w:cs="Arial"/>
        </w:rPr>
        <w:t>При создании признаков классов ЕО необходимо учитывать следующие правила:</w:t>
      </w:r>
    </w:p>
    <w:p w14:paraId="73B38C66" w14:textId="77777777" w:rsidR="00D153F5" w:rsidRPr="005B1CCA" w:rsidRDefault="00D153F5" w:rsidP="00F45D35">
      <w:pPr>
        <w:spacing w:after="120" w:line="276" w:lineRule="auto"/>
        <w:ind w:firstLine="567"/>
        <w:rPr>
          <w:rFonts w:ascii="Arial" w:hAnsi="Arial" w:cs="Arial"/>
        </w:rPr>
      </w:pPr>
      <w:r w:rsidRPr="005B1CCA">
        <w:rPr>
          <w:rFonts w:ascii="Arial" w:hAnsi="Arial" w:cs="Arial"/>
        </w:rPr>
        <w:t>- Недопустимо создавать разные признаки для обозначения одной и той же характеристики в разных классах (под одной и той же характеристикой понимается характеристика, имеющая ту же единицу измерения при тех же условиях измерения).</w:t>
      </w:r>
    </w:p>
    <w:p w14:paraId="4A1E184B" w14:textId="77777777" w:rsidR="00D153F5" w:rsidRPr="005B1CCA" w:rsidRDefault="00D153F5" w:rsidP="00F45D35">
      <w:pPr>
        <w:spacing w:after="120" w:line="276" w:lineRule="auto"/>
        <w:ind w:firstLine="567"/>
        <w:rPr>
          <w:rFonts w:ascii="Arial" w:hAnsi="Arial" w:cs="Arial"/>
        </w:rPr>
      </w:pPr>
      <w:r w:rsidRPr="005B1CCA">
        <w:rPr>
          <w:rFonts w:ascii="Arial" w:hAnsi="Arial" w:cs="Arial"/>
        </w:rPr>
        <w:t>- Недопустимо создание разных признаков для одного и того же параметра, в тех случаях, когда разница между признаками заключается только в используемой единице измерения, отличающейся степенью кратности.</w:t>
      </w:r>
    </w:p>
    <w:p w14:paraId="7F96DD2B" w14:textId="77777777" w:rsidR="00D153F5" w:rsidRDefault="00D153F5" w:rsidP="00D153F5">
      <w:pPr>
        <w:spacing w:after="240" w:line="276" w:lineRule="auto"/>
        <w:ind w:firstLine="567"/>
        <w:rPr>
          <w:rFonts w:ascii="Arial" w:hAnsi="Arial" w:cs="Arial"/>
        </w:rPr>
      </w:pPr>
      <w:r w:rsidRPr="005B1CCA">
        <w:rPr>
          <w:rFonts w:ascii="Arial" w:hAnsi="Arial" w:cs="Arial"/>
        </w:rPr>
        <w:t>- Для исключения необходимости поддержания актуальности данных более чем в одном справочнике, недопустимо создание признаков для характеристик, которые ведутся в системе ка</w:t>
      </w:r>
      <w:r>
        <w:rPr>
          <w:rFonts w:ascii="Arial" w:hAnsi="Arial" w:cs="Arial"/>
        </w:rPr>
        <w:t>к значения других справочников.</w:t>
      </w:r>
    </w:p>
    <w:p w14:paraId="454026BE" w14:textId="77777777" w:rsidR="00D153F5" w:rsidRPr="00FB401A" w:rsidRDefault="00D153F5" w:rsidP="00197D54">
      <w:pPr>
        <w:pStyle w:val="3"/>
      </w:pPr>
      <w:bookmarkStart w:id="13479" w:name="_Toc521083826"/>
      <w:bookmarkStart w:id="13480" w:name="_Toc521340966"/>
      <w:bookmarkStart w:id="13481" w:name="_Toc521439486"/>
      <w:bookmarkStart w:id="13482" w:name="_Toc67557110"/>
      <w:r w:rsidRPr="00FB401A">
        <w:lastRenderedPageBreak/>
        <w:t>Принципы кодирования и нумерации</w:t>
      </w:r>
      <w:bookmarkEnd w:id="13479"/>
      <w:bookmarkEnd w:id="13480"/>
      <w:bookmarkEnd w:id="13481"/>
      <w:bookmarkEnd w:id="13482"/>
    </w:p>
    <w:p w14:paraId="63B31F42" w14:textId="5CBAD35A" w:rsidR="0036012A" w:rsidDel="00024FBB" w:rsidRDefault="00D153F5" w:rsidP="00F45D35">
      <w:pPr>
        <w:pStyle w:val="a9"/>
        <w:keepNext/>
        <w:spacing w:before="0" w:beforeAutospacing="0" w:after="240" w:afterAutospacing="0" w:line="276" w:lineRule="auto"/>
        <w:ind w:firstLine="567"/>
        <w:jc w:val="left"/>
        <w:rPr>
          <w:del w:id="13483" w:author="Владимир Лаут" w:date="2021-04-07T15:32:00Z"/>
          <w:rFonts w:ascii="Arial" w:eastAsiaTheme="majorEastAsia" w:hAnsi="Arial" w:cs="Arial"/>
        </w:rPr>
      </w:pPr>
      <w:del w:id="13484" w:author="Владимир Лаут" w:date="2021-04-07T15:32:00Z">
        <w:r w:rsidDel="00024FBB">
          <w:rPr>
            <w:rFonts w:ascii="Arial" w:hAnsi="Arial" w:cs="Arial"/>
            <w:b/>
            <w:sz w:val="22"/>
          </w:rPr>
          <w:delText xml:space="preserve"> </w:delText>
        </w:r>
        <w:r w:rsidR="0036012A" w:rsidDel="00F5781F">
          <w:rPr>
            <w:rFonts w:ascii="Arial" w:eastAsiaTheme="majorEastAsia" w:hAnsi="Arial" w:cs="Arial"/>
          </w:rPr>
          <w:delText>Окончательно подход к ведению справочник</w:delText>
        </w:r>
        <w:r w:rsidR="00FB3EB1" w:rsidDel="00F5781F">
          <w:rPr>
            <w:rFonts w:ascii="Arial" w:eastAsiaTheme="majorEastAsia" w:hAnsi="Arial" w:cs="Arial"/>
          </w:rPr>
          <w:delText>а</w:delText>
        </w:r>
        <w:r w:rsidR="0036012A" w:rsidDel="00F5781F">
          <w:rPr>
            <w:rFonts w:ascii="Arial" w:eastAsiaTheme="majorEastAsia" w:hAnsi="Arial" w:cs="Arial"/>
          </w:rPr>
          <w:delText xml:space="preserve"> признаков (в том числе Справочника изготовителей) будет определен по результатам разработки Методики ведения НСИ (БДО, БДН) ТОиР.</w:delText>
        </w:r>
      </w:del>
    </w:p>
    <w:p w14:paraId="303036D0" w14:textId="2FDA5F4A" w:rsidR="00D153F5" w:rsidRPr="003115B5" w:rsidDel="00024FBB" w:rsidRDefault="00D153F5">
      <w:pPr>
        <w:pStyle w:val="a9"/>
        <w:keepNext/>
        <w:spacing w:before="0" w:beforeAutospacing="0" w:after="240" w:afterAutospacing="0" w:line="276" w:lineRule="auto"/>
        <w:ind w:firstLine="567"/>
        <w:jc w:val="left"/>
        <w:rPr>
          <w:del w:id="13485" w:author="Владимир Лаут" w:date="2021-04-07T15:32:00Z"/>
          <w:rFonts w:ascii="Arial" w:hAnsi="Arial" w:cs="Arial"/>
        </w:rPr>
        <w:pPrChange w:id="13486" w:author="Владимир Лаут" w:date="2021-04-07T15:32:00Z">
          <w:pPr>
            <w:pStyle w:val="a9"/>
            <w:keepNext/>
            <w:spacing w:before="0" w:beforeAutospacing="0" w:after="240" w:afterAutospacing="0" w:line="276" w:lineRule="auto"/>
            <w:ind w:firstLine="708"/>
            <w:jc w:val="right"/>
          </w:pPr>
        </w:pPrChange>
      </w:pPr>
      <w:del w:id="13487" w:author="Владимир Лаут" w:date="2021-04-07T15:32:00Z">
        <w:r w:rsidRPr="003F2961" w:rsidDel="00024FBB">
          <w:rPr>
            <w:rFonts w:ascii="Arial" w:hAnsi="Arial" w:cs="Arial"/>
            <w:b/>
            <w:sz w:val="22"/>
          </w:rPr>
          <w:delText>Таблица</w:delText>
        </w:r>
        <w:r w:rsidDel="00024FBB">
          <w:rPr>
            <w:rFonts w:ascii="Arial" w:hAnsi="Arial" w:cs="Arial"/>
            <w:b/>
            <w:sz w:val="22"/>
          </w:rPr>
          <w:delText xml:space="preserve"> </w:delText>
        </w:r>
        <w:r w:rsidR="002870F7" w:rsidDel="00024FBB">
          <w:rPr>
            <w:rFonts w:ascii="Arial" w:hAnsi="Arial" w:cs="Arial"/>
            <w:b/>
            <w:sz w:val="22"/>
          </w:rPr>
          <w:delText>3</w:delText>
        </w:r>
      </w:del>
      <w:ins w:id="13488" w:author="Александр" w:date="2020-04-13T13:14:00Z">
        <w:del w:id="13489" w:author="Владимир Лаут" w:date="2021-04-07T15:32:00Z">
          <w:r w:rsidR="0036397B" w:rsidDel="00024FBB">
            <w:rPr>
              <w:rFonts w:ascii="Arial" w:hAnsi="Arial" w:cs="Arial"/>
              <w:b/>
              <w:sz w:val="22"/>
            </w:rPr>
            <w:delText>9</w:delText>
          </w:r>
        </w:del>
      </w:ins>
      <w:del w:id="13490" w:author="Владимир Лаут" w:date="2021-04-07T15:32:00Z">
        <w:r w:rsidR="0010588B" w:rsidDel="00024FBB">
          <w:rPr>
            <w:rFonts w:ascii="Arial" w:hAnsi="Arial" w:cs="Arial"/>
            <w:b/>
            <w:sz w:val="22"/>
          </w:rPr>
          <w:delText>7</w:delText>
        </w:r>
        <w:r w:rsidRPr="003F2961" w:rsidDel="00024FBB">
          <w:rPr>
            <w:rFonts w:ascii="Arial" w:hAnsi="Arial" w:cs="Arial"/>
            <w:b/>
            <w:sz w:val="22"/>
          </w:rPr>
          <w:delText>.</w:delText>
        </w:r>
        <w:r w:rsidDel="00024FBB">
          <w:rPr>
            <w:rFonts w:ascii="Arial" w:hAnsi="Arial" w:cs="Arial"/>
            <w:b/>
            <w:sz w:val="22"/>
          </w:rPr>
          <w:delText xml:space="preserve"> Пример набора признаков для класса и подкласса</w:delText>
        </w:r>
      </w:del>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1277"/>
        <w:gridCol w:w="3969"/>
        <w:gridCol w:w="3544"/>
        <w:gridCol w:w="1411"/>
      </w:tblGrid>
      <w:tr w:rsidR="00D153F5" w:rsidRPr="000E3C42" w:rsidDel="00024FBB" w14:paraId="0DB205A5" w14:textId="56AECA02" w:rsidTr="00E16A62">
        <w:trPr>
          <w:trHeight w:val="443"/>
          <w:tblHeader/>
          <w:jc w:val="center"/>
          <w:del w:id="13491" w:author="Владимир Лаут" w:date="2021-04-07T15:32:00Z"/>
        </w:trPr>
        <w:tc>
          <w:tcPr>
            <w:tcW w:w="1277" w:type="dxa"/>
            <w:shd w:val="clear" w:color="auto" w:fill="FFC000"/>
            <w:vAlign w:val="center"/>
          </w:tcPr>
          <w:p w14:paraId="44B39730" w14:textId="2954F170" w:rsidR="00D153F5" w:rsidRPr="000E3C42" w:rsidDel="00024FBB" w:rsidRDefault="00D153F5" w:rsidP="00D153F5">
            <w:pPr>
              <w:pStyle w:val="120"/>
              <w:keepNext w:val="0"/>
              <w:keepLines w:val="0"/>
              <w:spacing w:after="0" w:line="240" w:lineRule="auto"/>
              <w:rPr>
                <w:del w:id="13492" w:author="Владимир Лаут" w:date="2021-04-07T15:32:00Z"/>
                <w:rFonts w:ascii="Arial" w:hAnsi="Arial" w:cs="Arial"/>
                <w:sz w:val="20"/>
                <w:szCs w:val="20"/>
              </w:rPr>
            </w:pPr>
            <w:del w:id="13493" w:author="Владимир Лаут" w:date="2021-04-07T15:32:00Z">
              <w:r w:rsidRPr="000E3C42" w:rsidDel="00024FBB">
                <w:rPr>
                  <w:rFonts w:ascii="Arial" w:hAnsi="Arial" w:cs="Arial"/>
                  <w:sz w:val="20"/>
                  <w:szCs w:val="20"/>
                </w:rPr>
                <w:delText>Код</w:delText>
              </w:r>
            </w:del>
          </w:p>
        </w:tc>
        <w:tc>
          <w:tcPr>
            <w:tcW w:w="3969" w:type="dxa"/>
            <w:shd w:val="clear" w:color="auto" w:fill="FFC000"/>
            <w:tcMar>
              <w:top w:w="28" w:type="dxa"/>
              <w:left w:w="57" w:type="dxa"/>
              <w:bottom w:w="28" w:type="dxa"/>
              <w:right w:w="57" w:type="dxa"/>
            </w:tcMar>
            <w:vAlign w:val="center"/>
          </w:tcPr>
          <w:p w14:paraId="38BBED2C" w14:textId="4EF494BD" w:rsidR="00D153F5" w:rsidRPr="000E3C42" w:rsidDel="00024FBB" w:rsidRDefault="00D153F5" w:rsidP="00D153F5">
            <w:pPr>
              <w:pStyle w:val="120"/>
              <w:keepNext w:val="0"/>
              <w:keepLines w:val="0"/>
              <w:spacing w:after="0" w:line="240" w:lineRule="auto"/>
              <w:rPr>
                <w:del w:id="13494" w:author="Владимир Лаут" w:date="2021-04-07T15:32:00Z"/>
                <w:rFonts w:ascii="Arial" w:hAnsi="Arial" w:cs="Arial"/>
                <w:sz w:val="20"/>
                <w:szCs w:val="20"/>
              </w:rPr>
            </w:pPr>
            <w:del w:id="13495" w:author="Владимир Лаут" w:date="2021-04-07T15:32:00Z">
              <w:r w:rsidRPr="000E3C42" w:rsidDel="00024FBB">
                <w:rPr>
                  <w:rFonts w:ascii="Arial" w:hAnsi="Arial" w:cs="Arial"/>
                  <w:sz w:val="20"/>
                  <w:szCs w:val="20"/>
                </w:rPr>
                <w:delText>Название класса /подкласса</w:delText>
              </w:r>
            </w:del>
          </w:p>
        </w:tc>
        <w:tc>
          <w:tcPr>
            <w:tcW w:w="3544" w:type="dxa"/>
            <w:shd w:val="clear" w:color="auto" w:fill="FFC000"/>
            <w:tcMar>
              <w:top w:w="28" w:type="dxa"/>
              <w:left w:w="57" w:type="dxa"/>
              <w:bottom w:w="28" w:type="dxa"/>
              <w:right w:w="57" w:type="dxa"/>
            </w:tcMar>
            <w:vAlign w:val="center"/>
          </w:tcPr>
          <w:p w14:paraId="1C867792" w14:textId="41507FA0" w:rsidR="00D153F5" w:rsidRPr="000E3C42" w:rsidDel="00024FBB" w:rsidRDefault="00D153F5" w:rsidP="00D153F5">
            <w:pPr>
              <w:pStyle w:val="120"/>
              <w:keepNext w:val="0"/>
              <w:keepLines w:val="0"/>
              <w:spacing w:after="0" w:line="240" w:lineRule="auto"/>
              <w:rPr>
                <w:del w:id="13496" w:author="Владимир Лаут" w:date="2021-04-07T15:32:00Z"/>
                <w:rFonts w:ascii="Arial" w:hAnsi="Arial" w:cs="Arial"/>
                <w:sz w:val="20"/>
                <w:szCs w:val="20"/>
              </w:rPr>
            </w:pPr>
            <w:del w:id="13497" w:author="Владимир Лаут" w:date="2021-04-07T15:32:00Z">
              <w:r w:rsidRPr="000E3C42" w:rsidDel="00024FBB">
                <w:rPr>
                  <w:rFonts w:ascii="Arial" w:hAnsi="Arial" w:cs="Arial"/>
                  <w:sz w:val="20"/>
                  <w:szCs w:val="20"/>
                </w:rPr>
                <w:delText>Признаки класса/подкласса</w:delText>
              </w:r>
            </w:del>
          </w:p>
        </w:tc>
        <w:tc>
          <w:tcPr>
            <w:tcW w:w="1411" w:type="dxa"/>
            <w:shd w:val="clear" w:color="auto" w:fill="FFC000"/>
            <w:vAlign w:val="center"/>
          </w:tcPr>
          <w:p w14:paraId="6DA5D38F" w14:textId="65039D1A" w:rsidR="00D153F5" w:rsidRPr="000E3C42" w:rsidDel="00024FBB" w:rsidRDefault="00D153F5" w:rsidP="00D153F5">
            <w:pPr>
              <w:pStyle w:val="120"/>
              <w:keepNext w:val="0"/>
              <w:keepLines w:val="0"/>
              <w:spacing w:after="0" w:line="240" w:lineRule="auto"/>
              <w:rPr>
                <w:del w:id="13498" w:author="Владимир Лаут" w:date="2021-04-07T15:32:00Z"/>
                <w:rFonts w:ascii="Arial" w:hAnsi="Arial" w:cs="Arial"/>
                <w:sz w:val="20"/>
                <w:szCs w:val="20"/>
              </w:rPr>
            </w:pPr>
            <w:del w:id="13499" w:author="Владимир Лаут" w:date="2021-04-07T15:32:00Z">
              <w:r w:rsidRPr="000E3C42" w:rsidDel="00024FBB">
                <w:rPr>
                  <w:rFonts w:ascii="Arial" w:hAnsi="Arial" w:cs="Arial"/>
                  <w:sz w:val="20"/>
                  <w:szCs w:val="20"/>
                </w:rPr>
                <w:delText>Единицы</w:delText>
              </w:r>
            </w:del>
          </w:p>
        </w:tc>
      </w:tr>
      <w:tr w:rsidR="00D153F5" w:rsidRPr="000E3C42" w:rsidDel="00024FBB" w14:paraId="1151A06F" w14:textId="1406B734" w:rsidTr="00E16A62">
        <w:trPr>
          <w:trHeight w:val="36"/>
          <w:jc w:val="center"/>
          <w:del w:id="13500" w:author="Владимир Лаут" w:date="2021-04-07T15:32:00Z"/>
        </w:trPr>
        <w:tc>
          <w:tcPr>
            <w:tcW w:w="1277" w:type="dxa"/>
            <w:vMerge w:val="restart"/>
          </w:tcPr>
          <w:p w14:paraId="018F459D" w14:textId="601661B0" w:rsidR="00D153F5" w:rsidRPr="000E3C42" w:rsidDel="00024FBB" w:rsidRDefault="00D153F5" w:rsidP="00D153F5">
            <w:pPr>
              <w:pStyle w:val="afff9"/>
              <w:keepLines w:val="0"/>
              <w:spacing w:after="0" w:line="240" w:lineRule="auto"/>
              <w:rPr>
                <w:del w:id="13501" w:author="Владимир Лаут" w:date="2021-04-07T15:32:00Z"/>
                <w:rFonts w:ascii="Arial" w:hAnsi="Arial" w:cs="Arial"/>
                <w:sz w:val="20"/>
                <w:szCs w:val="20"/>
              </w:rPr>
            </w:pPr>
            <w:del w:id="13502" w:author="Владимир Лаут" w:date="2021-04-07T15:32:00Z">
              <w:r w:rsidRPr="000E3C42" w:rsidDel="00024FBB">
                <w:rPr>
                  <w:rFonts w:ascii="Arial" w:hAnsi="Arial" w:cs="Arial"/>
                  <w:sz w:val="20"/>
                  <w:szCs w:val="20"/>
                  <w:lang w:val="en-US"/>
                </w:rPr>
                <w:delText>E0</w:delText>
              </w:r>
              <w:r w:rsidRPr="000E3C42" w:rsidDel="00024FBB">
                <w:rPr>
                  <w:rFonts w:ascii="Arial" w:hAnsi="Arial" w:cs="Arial"/>
                  <w:sz w:val="20"/>
                  <w:szCs w:val="20"/>
                </w:rPr>
                <w:delText>4</w:delText>
              </w:r>
            </w:del>
          </w:p>
        </w:tc>
        <w:tc>
          <w:tcPr>
            <w:tcW w:w="3969" w:type="dxa"/>
            <w:vMerge w:val="restart"/>
            <w:shd w:val="clear" w:color="auto" w:fill="auto"/>
            <w:tcMar>
              <w:top w:w="28" w:type="dxa"/>
              <w:left w:w="57" w:type="dxa"/>
              <w:bottom w:w="28" w:type="dxa"/>
              <w:right w:w="57" w:type="dxa"/>
            </w:tcMar>
          </w:tcPr>
          <w:p w14:paraId="706E5420" w14:textId="240EFF70" w:rsidR="00D153F5" w:rsidRPr="000E3C42" w:rsidDel="00024FBB" w:rsidRDefault="00D153F5" w:rsidP="00D153F5">
            <w:pPr>
              <w:pStyle w:val="afff9"/>
              <w:keepLines w:val="0"/>
              <w:spacing w:after="0" w:line="240" w:lineRule="auto"/>
              <w:jc w:val="left"/>
              <w:rPr>
                <w:del w:id="13503" w:author="Владимир Лаут" w:date="2021-04-07T15:32:00Z"/>
                <w:rFonts w:ascii="Arial" w:hAnsi="Arial" w:cs="Arial"/>
                <w:sz w:val="20"/>
                <w:szCs w:val="20"/>
              </w:rPr>
            </w:pPr>
            <w:del w:id="13504" w:author="Владимир Лаут" w:date="2021-04-07T15:32:00Z">
              <w:r w:rsidRPr="000E3C42" w:rsidDel="00024FBB">
                <w:rPr>
                  <w:rFonts w:ascii="Arial" w:hAnsi="Arial" w:cs="Arial"/>
                  <w:sz w:val="20"/>
                  <w:szCs w:val="20"/>
                </w:rPr>
                <w:delText>Оборудование автотранспортное</w:delText>
              </w:r>
            </w:del>
          </w:p>
        </w:tc>
        <w:tc>
          <w:tcPr>
            <w:tcW w:w="3544" w:type="dxa"/>
            <w:tcMar>
              <w:top w:w="28" w:type="dxa"/>
              <w:left w:w="57" w:type="dxa"/>
              <w:bottom w:w="28" w:type="dxa"/>
              <w:right w:w="57" w:type="dxa"/>
            </w:tcMar>
            <w:vAlign w:val="center"/>
          </w:tcPr>
          <w:p w14:paraId="539E4364" w14:textId="79FDAB9F" w:rsidR="00D153F5" w:rsidRPr="000E3C42" w:rsidDel="00024FBB" w:rsidRDefault="00D153F5" w:rsidP="00D153F5">
            <w:pPr>
              <w:pStyle w:val="afff9"/>
              <w:keepLines w:val="0"/>
              <w:spacing w:after="0" w:line="240" w:lineRule="auto"/>
              <w:jc w:val="left"/>
              <w:rPr>
                <w:del w:id="13505" w:author="Владимир Лаут" w:date="2021-04-07T15:32:00Z"/>
                <w:rFonts w:ascii="Arial" w:hAnsi="Arial" w:cs="Arial"/>
                <w:sz w:val="20"/>
                <w:szCs w:val="20"/>
              </w:rPr>
            </w:pPr>
            <w:del w:id="13506" w:author="Владимир Лаут" w:date="2021-04-07T15:32:00Z">
              <w:r w:rsidRPr="000E3C42" w:rsidDel="00024FBB">
                <w:rPr>
                  <w:rFonts w:ascii="Arial" w:hAnsi="Arial" w:cs="Arial"/>
                  <w:sz w:val="20"/>
                  <w:szCs w:val="20"/>
                </w:rPr>
                <w:delText xml:space="preserve">Гаражный номер </w:delText>
              </w:r>
            </w:del>
          </w:p>
        </w:tc>
        <w:tc>
          <w:tcPr>
            <w:tcW w:w="1411" w:type="dxa"/>
          </w:tcPr>
          <w:p w14:paraId="798C2AC4" w14:textId="13ADF7C3" w:rsidR="00D153F5" w:rsidRPr="000E3C42" w:rsidDel="00024FBB" w:rsidRDefault="00D153F5" w:rsidP="00D153F5">
            <w:pPr>
              <w:pStyle w:val="afff9"/>
              <w:keepLines w:val="0"/>
              <w:spacing w:after="0" w:line="240" w:lineRule="auto"/>
              <w:jc w:val="left"/>
              <w:rPr>
                <w:del w:id="13507" w:author="Владимир Лаут" w:date="2021-04-07T15:32:00Z"/>
                <w:rFonts w:ascii="Arial" w:hAnsi="Arial" w:cs="Arial"/>
                <w:sz w:val="20"/>
                <w:szCs w:val="20"/>
              </w:rPr>
            </w:pPr>
          </w:p>
        </w:tc>
      </w:tr>
      <w:tr w:rsidR="00D153F5" w:rsidRPr="000E3C42" w:rsidDel="00024FBB" w14:paraId="55370B3D" w14:textId="6EAF4FE6" w:rsidTr="00E16A62">
        <w:trPr>
          <w:trHeight w:val="25"/>
          <w:jc w:val="center"/>
          <w:del w:id="13508" w:author="Владимир Лаут" w:date="2021-04-07T15:32:00Z"/>
        </w:trPr>
        <w:tc>
          <w:tcPr>
            <w:tcW w:w="1277" w:type="dxa"/>
            <w:vMerge/>
          </w:tcPr>
          <w:p w14:paraId="0384864A" w14:textId="60AF04AE" w:rsidR="00D153F5" w:rsidRPr="000E3C42" w:rsidDel="00024FBB" w:rsidRDefault="00D153F5" w:rsidP="00D153F5">
            <w:pPr>
              <w:pStyle w:val="afff9"/>
              <w:keepLines w:val="0"/>
              <w:spacing w:after="0" w:line="240" w:lineRule="auto"/>
              <w:jc w:val="left"/>
              <w:rPr>
                <w:del w:id="13509"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0E206EB2" w14:textId="3553694B" w:rsidR="00D153F5" w:rsidRPr="000E3C42" w:rsidDel="00024FBB" w:rsidRDefault="00D153F5" w:rsidP="00D153F5">
            <w:pPr>
              <w:pStyle w:val="afff9"/>
              <w:keepLines w:val="0"/>
              <w:spacing w:after="0" w:line="240" w:lineRule="auto"/>
              <w:jc w:val="left"/>
              <w:rPr>
                <w:del w:id="13510"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0D4363C8" w14:textId="4EE6D90E" w:rsidR="00D153F5" w:rsidRPr="000E3C42" w:rsidDel="00024FBB" w:rsidRDefault="00D153F5" w:rsidP="00D153F5">
            <w:pPr>
              <w:pStyle w:val="afff9"/>
              <w:keepLines w:val="0"/>
              <w:spacing w:after="0" w:line="240" w:lineRule="auto"/>
              <w:jc w:val="left"/>
              <w:rPr>
                <w:del w:id="13511" w:author="Владимир Лаут" w:date="2021-04-07T15:32:00Z"/>
                <w:rFonts w:ascii="Arial" w:hAnsi="Arial" w:cs="Arial"/>
                <w:sz w:val="20"/>
                <w:szCs w:val="20"/>
              </w:rPr>
            </w:pPr>
            <w:del w:id="13512" w:author="Владимир Лаут" w:date="2021-04-07T15:32:00Z">
              <w:r w:rsidRPr="000E3C42" w:rsidDel="00024FBB">
                <w:rPr>
                  <w:rFonts w:ascii="Arial" w:hAnsi="Arial" w:cs="Arial"/>
                  <w:sz w:val="20"/>
                  <w:szCs w:val="20"/>
                </w:rPr>
                <w:delText xml:space="preserve">Гос. номер </w:delText>
              </w:r>
            </w:del>
          </w:p>
        </w:tc>
        <w:tc>
          <w:tcPr>
            <w:tcW w:w="1411" w:type="dxa"/>
          </w:tcPr>
          <w:p w14:paraId="6D579D36" w14:textId="0921BF29" w:rsidR="00D153F5" w:rsidRPr="000E3C42" w:rsidDel="00024FBB" w:rsidRDefault="00D153F5" w:rsidP="00D153F5">
            <w:pPr>
              <w:pStyle w:val="afff9"/>
              <w:keepLines w:val="0"/>
              <w:spacing w:after="0" w:line="240" w:lineRule="auto"/>
              <w:jc w:val="left"/>
              <w:rPr>
                <w:del w:id="13513" w:author="Владимир Лаут" w:date="2021-04-07T15:32:00Z"/>
                <w:rFonts w:ascii="Arial" w:hAnsi="Arial" w:cs="Arial"/>
                <w:sz w:val="20"/>
                <w:szCs w:val="20"/>
              </w:rPr>
            </w:pPr>
          </w:p>
        </w:tc>
      </w:tr>
      <w:tr w:rsidR="00D153F5" w:rsidRPr="000E3C42" w:rsidDel="00024FBB" w14:paraId="71D4019A" w14:textId="23BDAED9" w:rsidTr="00E16A62">
        <w:trPr>
          <w:trHeight w:val="25"/>
          <w:jc w:val="center"/>
          <w:del w:id="13514" w:author="Владимир Лаут" w:date="2021-04-07T15:32:00Z"/>
        </w:trPr>
        <w:tc>
          <w:tcPr>
            <w:tcW w:w="1277" w:type="dxa"/>
            <w:vMerge/>
          </w:tcPr>
          <w:p w14:paraId="3BB70F48" w14:textId="569919BF" w:rsidR="00D153F5" w:rsidRPr="000E3C42" w:rsidDel="00024FBB" w:rsidRDefault="00D153F5" w:rsidP="00D153F5">
            <w:pPr>
              <w:pStyle w:val="afff9"/>
              <w:keepLines w:val="0"/>
              <w:spacing w:after="0" w:line="240" w:lineRule="auto"/>
              <w:jc w:val="left"/>
              <w:rPr>
                <w:del w:id="13515"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8D21B1D" w14:textId="4A7DA381" w:rsidR="00D153F5" w:rsidRPr="000E3C42" w:rsidDel="00024FBB" w:rsidRDefault="00D153F5" w:rsidP="00D153F5">
            <w:pPr>
              <w:pStyle w:val="afff9"/>
              <w:keepLines w:val="0"/>
              <w:spacing w:after="0" w:line="240" w:lineRule="auto"/>
              <w:jc w:val="left"/>
              <w:rPr>
                <w:del w:id="13516"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2F671F32" w14:textId="19CD835D" w:rsidR="00D153F5" w:rsidRPr="000E3C42" w:rsidDel="00024FBB" w:rsidRDefault="00D153F5" w:rsidP="00D153F5">
            <w:pPr>
              <w:pStyle w:val="afff9"/>
              <w:keepLines w:val="0"/>
              <w:spacing w:after="0" w:line="240" w:lineRule="auto"/>
              <w:jc w:val="left"/>
              <w:rPr>
                <w:del w:id="13517" w:author="Владимир Лаут" w:date="2021-04-07T15:32:00Z"/>
                <w:rFonts w:ascii="Arial" w:hAnsi="Arial" w:cs="Arial"/>
                <w:sz w:val="20"/>
                <w:szCs w:val="20"/>
              </w:rPr>
            </w:pPr>
            <w:del w:id="13518" w:author="Владимир Лаут" w:date="2021-04-07T15:32:00Z">
              <w:r w:rsidRPr="000E3C42" w:rsidDel="00024FBB">
                <w:rPr>
                  <w:rFonts w:ascii="Arial" w:hAnsi="Arial" w:cs="Arial"/>
                  <w:sz w:val="20"/>
                  <w:szCs w:val="20"/>
                </w:rPr>
                <w:delText>Изготовитель</w:delText>
              </w:r>
            </w:del>
          </w:p>
        </w:tc>
        <w:tc>
          <w:tcPr>
            <w:tcW w:w="1411" w:type="dxa"/>
          </w:tcPr>
          <w:p w14:paraId="22249E27" w14:textId="7C354C51" w:rsidR="00D153F5" w:rsidRPr="000E3C42" w:rsidDel="00024FBB" w:rsidRDefault="00D153F5" w:rsidP="00D153F5">
            <w:pPr>
              <w:pStyle w:val="afff9"/>
              <w:keepLines w:val="0"/>
              <w:spacing w:after="0" w:line="240" w:lineRule="auto"/>
              <w:jc w:val="left"/>
              <w:rPr>
                <w:del w:id="13519" w:author="Владимир Лаут" w:date="2021-04-07T15:32:00Z"/>
                <w:rFonts w:ascii="Arial" w:hAnsi="Arial" w:cs="Arial"/>
                <w:sz w:val="20"/>
                <w:szCs w:val="20"/>
              </w:rPr>
            </w:pPr>
          </w:p>
        </w:tc>
      </w:tr>
      <w:tr w:rsidR="00D153F5" w:rsidRPr="000E3C42" w:rsidDel="00024FBB" w14:paraId="35D91BCC" w14:textId="45F0AF47" w:rsidTr="00E16A62">
        <w:trPr>
          <w:trHeight w:val="25"/>
          <w:jc w:val="center"/>
          <w:del w:id="13520" w:author="Владимир Лаут" w:date="2021-04-07T15:32:00Z"/>
        </w:trPr>
        <w:tc>
          <w:tcPr>
            <w:tcW w:w="1277" w:type="dxa"/>
            <w:vMerge/>
          </w:tcPr>
          <w:p w14:paraId="6D4E5D10" w14:textId="3EE97234" w:rsidR="00D153F5" w:rsidRPr="000E3C42" w:rsidDel="00024FBB" w:rsidRDefault="00D153F5" w:rsidP="00D153F5">
            <w:pPr>
              <w:pStyle w:val="afff9"/>
              <w:keepLines w:val="0"/>
              <w:spacing w:after="0" w:line="240" w:lineRule="auto"/>
              <w:jc w:val="left"/>
              <w:rPr>
                <w:del w:id="13521"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2553335" w14:textId="1CCF17A6" w:rsidR="00D153F5" w:rsidRPr="000E3C42" w:rsidDel="00024FBB" w:rsidRDefault="00D153F5" w:rsidP="00D153F5">
            <w:pPr>
              <w:pStyle w:val="afff9"/>
              <w:keepLines w:val="0"/>
              <w:spacing w:after="0" w:line="240" w:lineRule="auto"/>
              <w:jc w:val="left"/>
              <w:rPr>
                <w:del w:id="13522"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499A76F5" w14:textId="398765B0" w:rsidR="00D153F5" w:rsidRPr="000E3C42" w:rsidDel="00024FBB" w:rsidRDefault="00D153F5" w:rsidP="00D153F5">
            <w:pPr>
              <w:pStyle w:val="afff9"/>
              <w:keepLines w:val="0"/>
              <w:spacing w:after="0" w:line="240" w:lineRule="auto"/>
              <w:jc w:val="left"/>
              <w:rPr>
                <w:del w:id="13523" w:author="Владимир Лаут" w:date="2021-04-07T15:32:00Z"/>
                <w:rFonts w:ascii="Arial" w:hAnsi="Arial" w:cs="Arial"/>
                <w:sz w:val="20"/>
                <w:szCs w:val="20"/>
              </w:rPr>
            </w:pPr>
            <w:del w:id="13524" w:author="Владимир Лаут" w:date="2021-04-07T15:32:00Z">
              <w:r w:rsidRPr="000E3C42" w:rsidDel="00024FBB">
                <w:rPr>
                  <w:rFonts w:ascii="Arial" w:hAnsi="Arial" w:cs="Arial"/>
                  <w:sz w:val="20"/>
                  <w:szCs w:val="20"/>
                </w:rPr>
                <w:delText>Марка заводская</w:delText>
              </w:r>
            </w:del>
          </w:p>
        </w:tc>
        <w:tc>
          <w:tcPr>
            <w:tcW w:w="1411" w:type="dxa"/>
          </w:tcPr>
          <w:p w14:paraId="45D274D6" w14:textId="1A54E562" w:rsidR="00D153F5" w:rsidRPr="000E3C42" w:rsidDel="00024FBB" w:rsidRDefault="00D153F5" w:rsidP="00D153F5">
            <w:pPr>
              <w:pStyle w:val="afff9"/>
              <w:keepLines w:val="0"/>
              <w:spacing w:after="0" w:line="240" w:lineRule="auto"/>
              <w:jc w:val="left"/>
              <w:rPr>
                <w:del w:id="13525" w:author="Владимир Лаут" w:date="2021-04-07T15:32:00Z"/>
                <w:rFonts w:ascii="Arial" w:hAnsi="Arial" w:cs="Arial"/>
                <w:sz w:val="20"/>
                <w:szCs w:val="20"/>
              </w:rPr>
            </w:pPr>
          </w:p>
        </w:tc>
      </w:tr>
      <w:tr w:rsidR="00D153F5" w:rsidRPr="000E3C42" w:rsidDel="00024FBB" w14:paraId="242367B3" w14:textId="5D723644" w:rsidTr="00E16A62">
        <w:trPr>
          <w:trHeight w:val="25"/>
          <w:jc w:val="center"/>
          <w:del w:id="13526" w:author="Владимир Лаут" w:date="2021-04-07T15:32:00Z"/>
        </w:trPr>
        <w:tc>
          <w:tcPr>
            <w:tcW w:w="1277" w:type="dxa"/>
            <w:vMerge/>
          </w:tcPr>
          <w:p w14:paraId="650C23B8" w14:textId="3D8105FE" w:rsidR="00D153F5" w:rsidRPr="000E3C42" w:rsidDel="00024FBB" w:rsidRDefault="00D153F5" w:rsidP="00D153F5">
            <w:pPr>
              <w:pStyle w:val="afff9"/>
              <w:keepLines w:val="0"/>
              <w:spacing w:after="0" w:line="240" w:lineRule="auto"/>
              <w:jc w:val="left"/>
              <w:rPr>
                <w:del w:id="13527"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1DC3360B" w14:textId="19CFBAE4" w:rsidR="00D153F5" w:rsidRPr="000E3C42" w:rsidDel="00024FBB" w:rsidRDefault="00D153F5" w:rsidP="00D153F5">
            <w:pPr>
              <w:pStyle w:val="afff9"/>
              <w:keepLines w:val="0"/>
              <w:spacing w:after="0" w:line="240" w:lineRule="auto"/>
              <w:jc w:val="left"/>
              <w:rPr>
                <w:del w:id="13528"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64FD028F" w14:textId="57E2A1F8" w:rsidR="00D153F5" w:rsidRPr="000E3C42" w:rsidDel="00024FBB" w:rsidRDefault="00D153F5" w:rsidP="00D153F5">
            <w:pPr>
              <w:pStyle w:val="afff9"/>
              <w:keepLines w:val="0"/>
              <w:spacing w:after="0" w:line="240" w:lineRule="auto"/>
              <w:jc w:val="left"/>
              <w:rPr>
                <w:del w:id="13529" w:author="Владимир Лаут" w:date="2021-04-07T15:32:00Z"/>
                <w:rFonts w:ascii="Arial" w:hAnsi="Arial" w:cs="Arial"/>
                <w:sz w:val="20"/>
                <w:szCs w:val="20"/>
              </w:rPr>
            </w:pPr>
            <w:del w:id="13530" w:author="Владимир Лаут" w:date="2021-04-07T15:32:00Z">
              <w:r w:rsidRPr="000E3C42" w:rsidDel="00024FBB">
                <w:rPr>
                  <w:rFonts w:ascii="Arial" w:hAnsi="Arial" w:cs="Arial"/>
                  <w:sz w:val="20"/>
                  <w:szCs w:val="20"/>
                </w:rPr>
                <w:delText>Организация ремонтов</w:delText>
              </w:r>
            </w:del>
          </w:p>
        </w:tc>
        <w:tc>
          <w:tcPr>
            <w:tcW w:w="1411" w:type="dxa"/>
          </w:tcPr>
          <w:p w14:paraId="59581B7D" w14:textId="2C6C9A8F" w:rsidR="00D153F5" w:rsidRPr="000E3C42" w:rsidDel="00024FBB" w:rsidRDefault="00D153F5" w:rsidP="00D153F5">
            <w:pPr>
              <w:pStyle w:val="afff9"/>
              <w:keepLines w:val="0"/>
              <w:spacing w:after="0" w:line="240" w:lineRule="auto"/>
              <w:jc w:val="left"/>
              <w:rPr>
                <w:del w:id="13531" w:author="Владимир Лаут" w:date="2021-04-07T15:32:00Z"/>
                <w:rFonts w:ascii="Arial" w:hAnsi="Arial" w:cs="Arial"/>
                <w:sz w:val="20"/>
                <w:szCs w:val="20"/>
              </w:rPr>
            </w:pPr>
          </w:p>
        </w:tc>
      </w:tr>
      <w:tr w:rsidR="00D153F5" w:rsidRPr="000E3C42" w:rsidDel="00024FBB" w14:paraId="23E533D8" w14:textId="1DF0136D" w:rsidTr="00E16A62">
        <w:trPr>
          <w:trHeight w:val="25"/>
          <w:jc w:val="center"/>
          <w:del w:id="13532" w:author="Владимир Лаут" w:date="2021-04-07T15:32:00Z"/>
        </w:trPr>
        <w:tc>
          <w:tcPr>
            <w:tcW w:w="1277" w:type="dxa"/>
            <w:vMerge/>
          </w:tcPr>
          <w:p w14:paraId="7D4DF6F8" w14:textId="0198B223" w:rsidR="00D153F5" w:rsidRPr="000E3C42" w:rsidDel="00024FBB" w:rsidRDefault="00D153F5" w:rsidP="00D153F5">
            <w:pPr>
              <w:pStyle w:val="afff9"/>
              <w:keepLines w:val="0"/>
              <w:spacing w:after="0" w:line="240" w:lineRule="auto"/>
              <w:jc w:val="left"/>
              <w:rPr>
                <w:del w:id="13533"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33088A18" w14:textId="59F69D9D" w:rsidR="00D153F5" w:rsidRPr="000E3C42" w:rsidDel="00024FBB" w:rsidRDefault="00D153F5" w:rsidP="00D153F5">
            <w:pPr>
              <w:pStyle w:val="afff9"/>
              <w:keepLines w:val="0"/>
              <w:spacing w:after="0" w:line="240" w:lineRule="auto"/>
              <w:jc w:val="left"/>
              <w:rPr>
                <w:del w:id="13534"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69A69A40" w14:textId="0AC950A0" w:rsidR="00D153F5" w:rsidRPr="000E3C42" w:rsidDel="00024FBB" w:rsidRDefault="00D153F5" w:rsidP="00D153F5">
            <w:pPr>
              <w:pStyle w:val="afff9"/>
              <w:keepLines w:val="0"/>
              <w:spacing w:after="0" w:line="240" w:lineRule="auto"/>
              <w:jc w:val="left"/>
              <w:rPr>
                <w:del w:id="13535" w:author="Владимир Лаут" w:date="2021-04-07T15:32:00Z"/>
                <w:rFonts w:ascii="Arial" w:hAnsi="Arial" w:cs="Arial"/>
                <w:sz w:val="20"/>
                <w:szCs w:val="20"/>
              </w:rPr>
            </w:pPr>
            <w:del w:id="13536" w:author="Владимир Лаут" w:date="2021-04-07T15:32:00Z">
              <w:r w:rsidRPr="000E3C42" w:rsidDel="00024FBB">
                <w:rPr>
                  <w:rFonts w:ascii="Arial" w:hAnsi="Arial" w:cs="Arial"/>
                  <w:sz w:val="20"/>
                  <w:szCs w:val="20"/>
                </w:rPr>
                <w:delText>Мощность двигателя</w:delText>
              </w:r>
            </w:del>
          </w:p>
        </w:tc>
        <w:tc>
          <w:tcPr>
            <w:tcW w:w="1411" w:type="dxa"/>
            <w:vAlign w:val="center"/>
          </w:tcPr>
          <w:p w14:paraId="377879CB" w14:textId="33DF709D" w:rsidR="00D153F5" w:rsidRPr="000E3C42" w:rsidDel="00024FBB" w:rsidRDefault="00D153F5" w:rsidP="00D153F5">
            <w:pPr>
              <w:pStyle w:val="afff9"/>
              <w:keepLines w:val="0"/>
              <w:spacing w:after="0" w:line="240" w:lineRule="auto"/>
              <w:jc w:val="left"/>
              <w:rPr>
                <w:del w:id="13537" w:author="Владимир Лаут" w:date="2021-04-07T15:32:00Z"/>
                <w:rFonts w:ascii="Arial" w:hAnsi="Arial" w:cs="Arial"/>
                <w:sz w:val="20"/>
                <w:szCs w:val="20"/>
              </w:rPr>
            </w:pPr>
            <w:del w:id="13538" w:author="Владимир Лаут" w:date="2021-04-07T15:32:00Z">
              <w:r w:rsidRPr="000E3C42" w:rsidDel="00024FBB">
                <w:rPr>
                  <w:rFonts w:ascii="Arial" w:hAnsi="Arial" w:cs="Arial"/>
                  <w:sz w:val="20"/>
                  <w:szCs w:val="20"/>
                </w:rPr>
                <w:delText>л. с.</w:delText>
              </w:r>
            </w:del>
          </w:p>
        </w:tc>
      </w:tr>
      <w:tr w:rsidR="00D153F5" w:rsidRPr="000E3C42" w:rsidDel="00024FBB" w14:paraId="6399D44A" w14:textId="5B2CBA37" w:rsidTr="00E16A62">
        <w:trPr>
          <w:trHeight w:val="25"/>
          <w:jc w:val="center"/>
          <w:del w:id="13539" w:author="Владимир Лаут" w:date="2021-04-07T15:32:00Z"/>
        </w:trPr>
        <w:tc>
          <w:tcPr>
            <w:tcW w:w="1277" w:type="dxa"/>
            <w:vMerge w:val="restart"/>
          </w:tcPr>
          <w:p w14:paraId="2B02A9CE" w14:textId="30413D08" w:rsidR="00D153F5" w:rsidRPr="000E3C42" w:rsidDel="00024FBB" w:rsidRDefault="00D153F5" w:rsidP="00D153F5">
            <w:pPr>
              <w:pStyle w:val="afff9"/>
              <w:keepLines w:val="0"/>
              <w:spacing w:after="0" w:line="240" w:lineRule="auto"/>
              <w:rPr>
                <w:del w:id="13540" w:author="Владимир Лаут" w:date="2021-04-07T15:32:00Z"/>
                <w:rFonts w:ascii="Arial" w:hAnsi="Arial" w:cs="Arial"/>
                <w:sz w:val="20"/>
                <w:szCs w:val="20"/>
              </w:rPr>
            </w:pPr>
            <w:del w:id="13541" w:author="Владимир Лаут" w:date="2021-04-07T15:32:00Z">
              <w:r w:rsidRPr="000E3C42" w:rsidDel="00024FBB">
                <w:rPr>
                  <w:rFonts w:ascii="Arial" w:hAnsi="Arial" w:cs="Arial"/>
                  <w:sz w:val="20"/>
                  <w:szCs w:val="20"/>
                </w:rPr>
                <w:delText>E03_02</w:delText>
              </w:r>
            </w:del>
          </w:p>
        </w:tc>
        <w:tc>
          <w:tcPr>
            <w:tcW w:w="3969" w:type="dxa"/>
            <w:vMerge w:val="restart"/>
            <w:shd w:val="clear" w:color="auto" w:fill="auto"/>
            <w:tcMar>
              <w:top w:w="28" w:type="dxa"/>
              <w:left w:w="57" w:type="dxa"/>
              <w:bottom w:w="28" w:type="dxa"/>
              <w:right w:w="57" w:type="dxa"/>
            </w:tcMar>
          </w:tcPr>
          <w:p w14:paraId="2039107D" w14:textId="1578D01F" w:rsidR="00D153F5" w:rsidRPr="000E3C42" w:rsidDel="00024FBB" w:rsidRDefault="00D153F5" w:rsidP="00D153F5">
            <w:pPr>
              <w:pStyle w:val="afff9"/>
              <w:keepLines w:val="0"/>
              <w:spacing w:after="0" w:line="240" w:lineRule="auto"/>
              <w:jc w:val="left"/>
              <w:rPr>
                <w:del w:id="13542" w:author="Владимир Лаут" w:date="2021-04-07T15:32:00Z"/>
                <w:rFonts w:ascii="Arial" w:hAnsi="Arial" w:cs="Arial"/>
                <w:sz w:val="20"/>
                <w:szCs w:val="20"/>
              </w:rPr>
            </w:pPr>
            <w:del w:id="13543" w:author="Владимир Лаут" w:date="2021-04-07T15:32:00Z">
              <w:r w:rsidRPr="000E3C42" w:rsidDel="00024FBB">
                <w:rPr>
                  <w:rFonts w:ascii="Arial" w:hAnsi="Arial" w:cs="Arial"/>
                  <w:sz w:val="20"/>
                  <w:szCs w:val="20"/>
                </w:rPr>
                <w:delText>Экскаваторы электрические, V ковша ≥ 5 м3</w:delText>
              </w:r>
            </w:del>
          </w:p>
        </w:tc>
        <w:tc>
          <w:tcPr>
            <w:tcW w:w="3544" w:type="dxa"/>
            <w:tcMar>
              <w:top w:w="28" w:type="dxa"/>
              <w:left w:w="57" w:type="dxa"/>
              <w:bottom w:w="28" w:type="dxa"/>
              <w:right w:w="57" w:type="dxa"/>
            </w:tcMar>
            <w:vAlign w:val="center"/>
          </w:tcPr>
          <w:p w14:paraId="483A5E48" w14:textId="431C335F" w:rsidR="00D153F5" w:rsidRPr="000E3C42" w:rsidDel="00024FBB" w:rsidRDefault="00D153F5" w:rsidP="00D153F5">
            <w:pPr>
              <w:pStyle w:val="afff9"/>
              <w:keepLines w:val="0"/>
              <w:spacing w:after="0" w:line="240" w:lineRule="auto"/>
              <w:jc w:val="left"/>
              <w:rPr>
                <w:del w:id="13544" w:author="Владимир Лаут" w:date="2021-04-07T15:32:00Z"/>
                <w:rFonts w:ascii="Arial" w:hAnsi="Arial" w:cs="Arial"/>
                <w:sz w:val="20"/>
                <w:szCs w:val="20"/>
              </w:rPr>
            </w:pPr>
            <w:del w:id="13545" w:author="Владимир Лаут" w:date="2021-04-07T15:32:00Z">
              <w:r w:rsidRPr="000E3C42" w:rsidDel="00024FBB">
                <w:rPr>
                  <w:rFonts w:ascii="Arial" w:hAnsi="Arial" w:cs="Arial"/>
                  <w:sz w:val="20"/>
                  <w:szCs w:val="20"/>
                </w:rPr>
                <w:delText>Масса</w:delText>
              </w:r>
            </w:del>
          </w:p>
        </w:tc>
        <w:tc>
          <w:tcPr>
            <w:tcW w:w="1411" w:type="dxa"/>
            <w:vAlign w:val="center"/>
          </w:tcPr>
          <w:p w14:paraId="023FC5F4" w14:textId="0A78E66E" w:rsidR="00D153F5" w:rsidRPr="000E3C42" w:rsidDel="00024FBB" w:rsidRDefault="00D153F5" w:rsidP="00D153F5">
            <w:pPr>
              <w:pStyle w:val="afff9"/>
              <w:keepLines w:val="0"/>
              <w:spacing w:after="0" w:line="240" w:lineRule="auto"/>
              <w:jc w:val="left"/>
              <w:rPr>
                <w:del w:id="13546" w:author="Владимир Лаут" w:date="2021-04-07T15:32:00Z"/>
                <w:rFonts w:ascii="Arial" w:hAnsi="Arial" w:cs="Arial"/>
                <w:sz w:val="20"/>
                <w:szCs w:val="20"/>
              </w:rPr>
            </w:pPr>
            <w:del w:id="13547" w:author="Владимир Лаут" w:date="2021-04-07T15:32:00Z">
              <w:r w:rsidRPr="000E3C42" w:rsidDel="00024FBB">
                <w:rPr>
                  <w:rFonts w:ascii="Arial" w:hAnsi="Arial" w:cs="Arial"/>
                  <w:sz w:val="20"/>
                  <w:szCs w:val="20"/>
                </w:rPr>
                <w:delText>т</w:delText>
              </w:r>
            </w:del>
          </w:p>
        </w:tc>
      </w:tr>
      <w:tr w:rsidR="00D153F5" w:rsidRPr="000E3C42" w:rsidDel="00024FBB" w14:paraId="5BCB980E" w14:textId="5A16AB6E" w:rsidTr="00E16A62">
        <w:trPr>
          <w:trHeight w:val="25"/>
          <w:jc w:val="center"/>
          <w:del w:id="13548" w:author="Владимир Лаут" w:date="2021-04-07T15:32:00Z"/>
        </w:trPr>
        <w:tc>
          <w:tcPr>
            <w:tcW w:w="1277" w:type="dxa"/>
            <w:vMerge/>
          </w:tcPr>
          <w:p w14:paraId="1F7212FF" w14:textId="5DF0A8EB" w:rsidR="00D153F5" w:rsidRPr="000E3C42" w:rsidDel="00024FBB" w:rsidRDefault="00D153F5" w:rsidP="00D153F5">
            <w:pPr>
              <w:pStyle w:val="afff9"/>
              <w:keepLines w:val="0"/>
              <w:spacing w:after="0" w:line="240" w:lineRule="auto"/>
              <w:jc w:val="left"/>
              <w:rPr>
                <w:del w:id="13549"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64F91A2" w14:textId="748D3083" w:rsidR="00D153F5" w:rsidRPr="000E3C42" w:rsidDel="00024FBB" w:rsidRDefault="00D153F5" w:rsidP="00D153F5">
            <w:pPr>
              <w:pStyle w:val="afff9"/>
              <w:keepLines w:val="0"/>
              <w:spacing w:after="0" w:line="240" w:lineRule="auto"/>
              <w:jc w:val="left"/>
              <w:rPr>
                <w:del w:id="13550"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6592DB40" w14:textId="590EDA58" w:rsidR="00D153F5" w:rsidRPr="000E3C42" w:rsidDel="00024FBB" w:rsidRDefault="00D153F5" w:rsidP="00D153F5">
            <w:pPr>
              <w:pStyle w:val="afff9"/>
              <w:keepLines w:val="0"/>
              <w:spacing w:after="0" w:line="240" w:lineRule="auto"/>
              <w:jc w:val="left"/>
              <w:rPr>
                <w:del w:id="13551" w:author="Владимир Лаут" w:date="2021-04-07T15:32:00Z"/>
                <w:rFonts w:ascii="Arial" w:hAnsi="Arial" w:cs="Arial"/>
                <w:sz w:val="20"/>
                <w:szCs w:val="20"/>
              </w:rPr>
            </w:pPr>
            <w:del w:id="13552" w:author="Владимир Лаут" w:date="2021-04-07T15:32:00Z">
              <w:r w:rsidRPr="000E3C42" w:rsidDel="00024FBB">
                <w:rPr>
                  <w:rFonts w:ascii="Arial" w:hAnsi="Arial" w:cs="Arial"/>
                  <w:sz w:val="20"/>
                  <w:szCs w:val="20"/>
                </w:rPr>
                <w:delText>Организация ремонтов</w:delText>
              </w:r>
            </w:del>
          </w:p>
        </w:tc>
        <w:tc>
          <w:tcPr>
            <w:tcW w:w="1411" w:type="dxa"/>
            <w:vAlign w:val="center"/>
          </w:tcPr>
          <w:p w14:paraId="4DF21990" w14:textId="29DB3896" w:rsidR="00D153F5" w:rsidRPr="000E3C42" w:rsidDel="00024FBB" w:rsidRDefault="00D153F5" w:rsidP="00D153F5">
            <w:pPr>
              <w:pStyle w:val="afff9"/>
              <w:keepLines w:val="0"/>
              <w:spacing w:after="0" w:line="240" w:lineRule="auto"/>
              <w:jc w:val="left"/>
              <w:rPr>
                <w:del w:id="13553" w:author="Владимир Лаут" w:date="2021-04-07T15:32:00Z"/>
                <w:rFonts w:ascii="Arial" w:hAnsi="Arial" w:cs="Arial"/>
                <w:sz w:val="20"/>
                <w:szCs w:val="20"/>
              </w:rPr>
            </w:pPr>
          </w:p>
        </w:tc>
      </w:tr>
      <w:tr w:rsidR="00D153F5" w:rsidRPr="000E3C42" w:rsidDel="00024FBB" w14:paraId="400CCEE1" w14:textId="633EEAB1" w:rsidTr="00E16A62">
        <w:trPr>
          <w:trHeight w:val="25"/>
          <w:jc w:val="center"/>
          <w:del w:id="13554" w:author="Владимир Лаут" w:date="2021-04-07T15:32:00Z"/>
        </w:trPr>
        <w:tc>
          <w:tcPr>
            <w:tcW w:w="1277" w:type="dxa"/>
            <w:vMerge/>
          </w:tcPr>
          <w:p w14:paraId="2C953CC2" w14:textId="32BB8C1B" w:rsidR="00D153F5" w:rsidRPr="000E3C42" w:rsidDel="00024FBB" w:rsidRDefault="00D153F5" w:rsidP="00D153F5">
            <w:pPr>
              <w:pStyle w:val="afff9"/>
              <w:keepLines w:val="0"/>
              <w:spacing w:after="0" w:line="240" w:lineRule="auto"/>
              <w:jc w:val="left"/>
              <w:rPr>
                <w:del w:id="13555"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448B8FD" w14:textId="5FFAA5EC" w:rsidR="00D153F5" w:rsidRPr="000E3C42" w:rsidDel="00024FBB" w:rsidRDefault="00D153F5" w:rsidP="00D153F5">
            <w:pPr>
              <w:pStyle w:val="afff9"/>
              <w:keepLines w:val="0"/>
              <w:spacing w:after="0" w:line="240" w:lineRule="auto"/>
              <w:jc w:val="left"/>
              <w:rPr>
                <w:del w:id="13556"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24EDABF0" w14:textId="29C31AAB" w:rsidR="00D153F5" w:rsidRPr="000E3C42" w:rsidDel="00024FBB" w:rsidRDefault="00D153F5" w:rsidP="00D153F5">
            <w:pPr>
              <w:pStyle w:val="afff9"/>
              <w:keepLines w:val="0"/>
              <w:spacing w:after="0" w:line="240" w:lineRule="auto"/>
              <w:jc w:val="left"/>
              <w:rPr>
                <w:del w:id="13557" w:author="Владимир Лаут" w:date="2021-04-07T15:32:00Z"/>
                <w:rFonts w:ascii="Arial" w:hAnsi="Arial" w:cs="Arial"/>
                <w:sz w:val="20"/>
                <w:szCs w:val="20"/>
              </w:rPr>
            </w:pPr>
            <w:del w:id="13558" w:author="Владимир Лаут" w:date="2021-04-07T15:32:00Z">
              <w:r w:rsidRPr="000E3C42" w:rsidDel="00024FBB">
                <w:rPr>
                  <w:rFonts w:ascii="Arial" w:hAnsi="Arial" w:cs="Arial"/>
                  <w:sz w:val="20"/>
                  <w:szCs w:val="20"/>
                </w:rPr>
                <w:delText>Марка заводская</w:delText>
              </w:r>
            </w:del>
          </w:p>
        </w:tc>
        <w:tc>
          <w:tcPr>
            <w:tcW w:w="1411" w:type="dxa"/>
            <w:vAlign w:val="center"/>
          </w:tcPr>
          <w:p w14:paraId="4CE9CA90" w14:textId="3CE2C8D2" w:rsidR="00D153F5" w:rsidRPr="000E3C42" w:rsidDel="00024FBB" w:rsidRDefault="00D153F5" w:rsidP="00D153F5">
            <w:pPr>
              <w:pStyle w:val="afff9"/>
              <w:keepLines w:val="0"/>
              <w:spacing w:after="0" w:line="240" w:lineRule="auto"/>
              <w:jc w:val="left"/>
              <w:rPr>
                <w:del w:id="13559" w:author="Владимир Лаут" w:date="2021-04-07T15:32:00Z"/>
                <w:rFonts w:ascii="Arial" w:hAnsi="Arial" w:cs="Arial"/>
                <w:sz w:val="20"/>
                <w:szCs w:val="20"/>
              </w:rPr>
            </w:pPr>
          </w:p>
        </w:tc>
      </w:tr>
      <w:tr w:rsidR="00D153F5" w:rsidRPr="000E3C42" w:rsidDel="00024FBB" w14:paraId="24CCDBB4" w14:textId="3FF2F5DA" w:rsidTr="00E16A62">
        <w:trPr>
          <w:trHeight w:val="25"/>
          <w:jc w:val="center"/>
          <w:del w:id="13560" w:author="Владимир Лаут" w:date="2021-04-07T15:32:00Z"/>
        </w:trPr>
        <w:tc>
          <w:tcPr>
            <w:tcW w:w="1277" w:type="dxa"/>
            <w:vMerge/>
          </w:tcPr>
          <w:p w14:paraId="46695C0A" w14:textId="7FBE704C" w:rsidR="00D153F5" w:rsidRPr="000E3C42" w:rsidDel="00024FBB" w:rsidRDefault="00D153F5" w:rsidP="00D153F5">
            <w:pPr>
              <w:pStyle w:val="afff9"/>
              <w:keepLines w:val="0"/>
              <w:spacing w:after="0" w:line="240" w:lineRule="auto"/>
              <w:jc w:val="left"/>
              <w:rPr>
                <w:del w:id="13561"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52FCBE5A" w14:textId="47E7184F" w:rsidR="00D153F5" w:rsidRPr="000E3C42" w:rsidDel="00024FBB" w:rsidRDefault="00D153F5" w:rsidP="00D153F5">
            <w:pPr>
              <w:pStyle w:val="afff9"/>
              <w:keepLines w:val="0"/>
              <w:spacing w:after="0" w:line="240" w:lineRule="auto"/>
              <w:jc w:val="left"/>
              <w:rPr>
                <w:del w:id="13562"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451F70EA" w14:textId="14975C80" w:rsidR="00D153F5" w:rsidRPr="000E3C42" w:rsidDel="00024FBB" w:rsidRDefault="00D153F5" w:rsidP="00D153F5">
            <w:pPr>
              <w:pStyle w:val="afff9"/>
              <w:keepLines w:val="0"/>
              <w:spacing w:after="0" w:line="240" w:lineRule="auto"/>
              <w:jc w:val="left"/>
              <w:rPr>
                <w:del w:id="13563" w:author="Владимир Лаут" w:date="2021-04-07T15:32:00Z"/>
                <w:rFonts w:ascii="Arial" w:hAnsi="Arial" w:cs="Arial"/>
                <w:sz w:val="20"/>
                <w:szCs w:val="20"/>
              </w:rPr>
            </w:pPr>
            <w:del w:id="13564" w:author="Владимир Лаут" w:date="2021-04-07T15:32:00Z">
              <w:r w:rsidRPr="000E3C42" w:rsidDel="00024FBB">
                <w:rPr>
                  <w:rFonts w:ascii="Arial" w:hAnsi="Arial" w:cs="Arial"/>
                  <w:sz w:val="20"/>
                  <w:szCs w:val="20"/>
                </w:rPr>
                <w:delText xml:space="preserve">Гаражный номер  </w:delText>
              </w:r>
            </w:del>
          </w:p>
        </w:tc>
        <w:tc>
          <w:tcPr>
            <w:tcW w:w="1411" w:type="dxa"/>
            <w:vAlign w:val="center"/>
          </w:tcPr>
          <w:p w14:paraId="623BA243" w14:textId="0DC454B9" w:rsidR="00D153F5" w:rsidRPr="000E3C42" w:rsidDel="00024FBB" w:rsidRDefault="00D153F5" w:rsidP="00D153F5">
            <w:pPr>
              <w:pStyle w:val="afff9"/>
              <w:keepLines w:val="0"/>
              <w:spacing w:after="0" w:line="240" w:lineRule="auto"/>
              <w:jc w:val="left"/>
              <w:rPr>
                <w:del w:id="13565" w:author="Владимир Лаут" w:date="2021-04-07T15:32:00Z"/>
                <w:rFonts w:ascii="Arial" w:hAnsi="Arial" w:cs="Arial"/>
                <w:sz w:val="20"/>
                <w:szCs w:val="20"/>
              </w:rPr>
            </w:pPr>
          </w:p>
        </w:tc>
      </w:tr>
      <w:tr w:rsidR="00D153F5" w:rsidRPr="000E3C42" w:rsidDel="00024FBB" w14:paraId="2938C6CE" w14:textId="799D83FD" w:rsidTr="00E16A62">
        <w:trPr>
          <w:trHeight w:val="25"/>
          <w:jc w:val="center"/>
          <w:del w:id="13566" w:author="Владимир Лаут" w:date="2021-04-07T15:32:00Z"/>
        </w:trPr>
        <w:tc>
          <w:tcPr>
            <w:tcW w:w="1277" w:type="dxa"/>
            <w:vMerge/>
          </w:tcPr>
          <w:p w14:paraId="6215496D" w14:textId="66CE9252" w:rsidR="00D153F5" w:rsidRPr="000E3C42" w:rsidDel="00024FBB" w:rsidRDefault="00D153F5" w:rsidP="00D153F5">
            <w:pPr>
              <w:pStyle w:val="afff9"/>
              <w:keepLines w:val="0"/>
              <w:spacing w:after="0" w:line="240" w:lineRule="auto"/>
              <w:jc w:val="left"/>
              <w:rPr>
                <w:del w:id="13567"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65AECDE9" w14:textId="1DD043BC" w:rsidR="00D153F5" w:rsidRPr="000E3C42" w:rsidDel="00024FBB" w:rsidRDefault="00D153F5" w:rsidP="00D153F5">
            <w:pPr>
              <w:pStyle w:val="afff9"/>
              <w:keepLines w:val="0"/>
              <w:spacing w:after="0" w:line="240" w:lineRule="auto"/>
              <w:jc w:val="left"/>
              <w:rPr>
                <w:del w:id="13568"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7E1E5263" w14:textId="333B4308" w:rsidR="00D153F5" w:rsidRPr="000E3C42" w:rsidDel="00024FBB" w:rsidRDefault="00D153F5" w:rsidP="00D153F5">
            <w:pPr>
              <w:pStyle w:val="afff9"/>
              <w:keepLines w:val="0"/>
              <w:spacing w:after="0" w:line="240" w:lineRule="auto"/>
              <w:jc w:val="left"/>
              <w:rPr>
                <w:del w:id="13569" w:author="Владимир Лаут" w:date="2021-04-07T15:32:00Z"/>
                <w:rFonts w:ascii="Arial" w:hAnsi="Arial" w:cs="Arial"/>
                <w:sz w:val="20"/>
                <w:szCs w:val="20"/>
              </w:rPr>
            </w:pPr>
            <w:del w:id="13570" w:author="Владимир Лаут" w:date="2021-04-07T15:32:00Z">
              <w:r w:rsidRPr="000E3C42" w:rsidDel="00024FBB">
                <w:rPr>
                  <w:rFonts w:ascii="Arial" w:hAnsi="Arial" w:cs="Arial"/>
                  <w:sz w:val="20"/>
                  <w:szCs w:val="20"/>
                </w:rPr>
                <w:delText xml:space="preserve">Гос. номер </w:delText>
              </w:r>
            </w:del>
          </w:p>
        </w:tc>
        <w:tc>
          <w:tcPr>
            <w:tcW w:w="1411" w:type="dxa"/>
            <w:vAlign w:val="center"/>
          </w:tcPr>
          <w:p w14:paraId="6C4B8BA2" w14:textId="03875391" w:rsidR="00D153F5" w:rsidRPr="000E3C42" w:rsidDel="00024FBB" w:rsidRDefault="00D153F5" w:rsidP="00D153F5">
            <w:pPr>
              <w:pStyle w:val="afff9"/>
              <w:keepLines w:val="0"/>
              <w:spacing w:after="0" w:line="240" w:lineRule="auto"/>
              <w:jc w:val="left"/>
              <w:rPr>
                <w:del w:id="13571" w:author="Владимир Лаут" w:date="2021-04-07T15:32:00Z"/>
                <w:rFonts w:ascii="Arial" w:hAnsi="Arial" w:cs="Arial"/>
                <w:sz w:val="20"/>
                <w:szCs w:val="20"/>
              </w:rPr>
            </w:pPr>
          </w:p>
        </w:tc>
      </w:tr>
      <w:tr w:rsidR="00D153F5" w:rsidRPr="000E3C42" w:rsidDel="00024FBB" w14:paraId="41F384C5" w14:textId="13BA3D0E" w:rsidTr="00E16A62">
        <w:trPr>
          <w:trHeight w:val="25"/>
          <w:jc w:val="center"/>
          <w:del w:id="13572" w:author="Владимир Лаут" w:date="2021-04-07T15:32:00Z"/>
        </w:trPr>
        <w:tc>
          <w:tcPr>
            <w:tcW w:w="1277" w:type="dxa"/>
            <w:vMerge/>
          </w:tcPr>
          <w:p w14:paraId="022F978B" w14:textId="2ADD8875" w:rsidR="00D153F5" w:rsidRPr="000E3C42" w:rsidDel="00024FBB" w:rsidRDefault="00D153F5" w:rsidP="00D153F5">
            <w:pPr>
              <w:pStyle w:val="afff9"/>
              <w:keepLines w:val="0"/>
              <w:spacing w:after="0" w:line="240" w:lineRule="auto"/>
              <w:jc w:val="left"/>
              <w:rPr>
                <w:del w:id="13573"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6D566A4" w14:textId="0FC8BA9C" w:rsidR="00D153F5" w:rsidRPr="000E3C42" w:rsidDel="00024FBB" w:rsidRDefault="00D153F5" w:rsidP="00D153F5">
            <w:pPr>
              <w:pStyle w:val="afff9"/>
              <w:keepLines w:val="0"/>
              <w:spacing w:after="0" w:line="240" w:lineRule="auto"/>
              <w:jc w:val="left"/>
              <w:rPr>
                <w:del w:id="13574"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73CF95CB" w14:textId="31C386EE" w:rsidR="00D153F5" w:rsidRPr="000E3C42" w:rsidDel="00024FBB" w:rsidRDefault="00D153F5" w:rsidP="00D153F5">
            <w:pPr>
              <w:pStyle w:val="afff9"/>
              <w:keepLines w:val="0"/>
              <w:spacing w:after="0" w:line="240" w:lineRule="auto"/>
              <w:jc w:val="left"/>
              <w:rPr>
                <w:del w:id="13575" w:author="Владимир Лаут" w:date="2021-04-07T15:32:00Z"/>
                <w:rFonts w:ascii="Arial" w:hAnsi="Arial" w:cs="Arial"/>
                <w:sz w:val="20"/>
                <w:szCs w:val="20"/>
              </w:rPr>
            </w:pPr>
            <w:del w:id="13576" w:author="Владимир Лаут" w:date="2021-04-07T15:32:00Z">
              <w:r w:rsidRPr="000E3C42" w:rsidDel="00024FBB">
                <w:rPr>
                  <w:rFonts w:ascii="Arial" w:hAnsi="Arial" w:cs="Arial"/>
                  <w:sz w:val="20"/>
                  <w:szCs w:val="20"/>
                </w:rPr>
                <w:delText>Изготовитель</w:delText>
              </w:r>
            </w:del>
          </w:p>
        </w:tc>
        <w:tc>
          <w:tcPr>
            <w:tcW w:w="1411" w:type="dxa"/>
            <w:vAlign w:val="center"/>
          </w:tcPr>
          <w:p w14:paraId="7DB27305" w14:textId="351C24BD" w:rsidR="00D153F5" w:rsidRPr="000E3C42" w:rsidDel="00024FBB" w:rsidRDefault="00D153F5" w:rsidP="00D153F5">
            <w:pPr>
              <w:pStyle w:val="afff9"/>
              <w:keepLines w:val="0"/>
              <w:spacing w:after="0" w:line="240" w:lineRule="auto"/>
              <w:jc w:val="left"/>
              <w:rPr>
                <w:del w:id="13577" w:author="Владимир Лаут" w:date="2021-04-07T15:32:00Z"/>
                <w:rFonts w:ascii="Arial" w:hAnsi="Arial" w:cs="Arial"/>
                <w:sz w:val="20"/>
                <w:szCs w:val="20"/>
              </w:rPr>
            </w:pPr>
          </w:p>
        </w:tc>
      </w:tr>
      <w:tr w:rsidR="00D153F5" w:rsidRPr="000E3C42" w:rsidDel="00024FBB" w14:paraId="5802A0F5" w14:textId="3BEEBCD0" w:rsidTr="00E16A62">
        <w:trPr>
          <w:trHeight w:val="25"/>
          <w:jc w:val="center"/>
          <w:del w:id="13578" w:author="Владимир Лаут" w:date="2021-04-07T15:32:00Z"/>
        </w:trPr>
        <w:tc>
          <w:tcPr>
            <w:tcW w:w="1277" w:type="dxa"/>
            <w:vMerge/>
          </w:tcPr>
          <w:p w14:paraId="36396072" w14:textId="6AC5061E" w:rsidR="00D153F5" w:rsidRPr="000E3C42" w:rsidDel="00024FBB" w:rsidRDefault="00D153F5" w:rsidP="00D153F5">
            <w:pPr>
              <w:pStyle w:val="afff9"/>
              <w:keepLines w:val="0"/>
              <w:spacing w:after="0" w:line="240" w:lineRule="auto"/>
              <w:jc w:val="left"/>
              <w:rPr>
                <w:del w:id="13579"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5235B7F3" w14:textId="2388AA68" w:rsidR="00D153F5" w:rsidRPr="000E3C42" w:rsidDel="00024FBB" w:rsidRDefault="00D153F5" w:rsidP="00D153F5">
            <w:pPr>
              <w:pStyle w:val="afff9"/>
              <w:keepLines w:val="0"/>
              <w:spacing w:after="0" w:line="240" w:lineRule="auto"/>
              <w:jc w:val="left"/>
              <w:rPr>
                <w:del w:id="13580"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71DECA81" w14:textId="4A72A418" w:rsidR="00D153F5" w:rsidRPr="000E3C42" w:rsidDel="00024FBB" w:rsidRDefault="00D153F5" w:rsidP="00D153F5">
            <w:pPr>
              <w:pStyle w:val="afff9"/>
              <w:keepLines w:val="0"/>
              <w:spacing w:after="0" w:line="240" w:lineRule="auto"/>
              <w:jc w:val="left"/>
              <w:rPr>
                <w:del w:id="13581" w:author="Владимир Лаут" w:date="2021-04-07T15:32:00Z"/>
                <w:rFonts w:ascii="Arial" w:hAnsi="Arial" w:cs="Arial"/>
                <w:sz w:val="20"/>
                <w:szCs w:val="20"/>
              </w:rPr>
            </w:pPr>
            <w:del w:id="13582" w:author="Владимир Лаут" w:date="2021-04-07T15:32:00Z">
              <w:r w:rsidRPr="000E3C42" w:rsidDel="00024FBB">
                <w:rPr>
                  <w:rFonts w:ascii="Arial" w:hAnsi="Arial" w:cs="Arial"/>
                  <w:sz w:val="20"/>
                  <w:szCs w:val="20"/>
                </w:rPr>
                <w:delText>Объем ковша</w:delText>
              </w:r>
            </w:del>
          </w:p>
        </w:tc>
        <w:tc>
          <w:tcPr>
            <w:tcW w:w="1411" w:type="dxa"/>
            <w:vAlign w:val="center"/>
          </w:tcPr>
          <w:p w14:paraId="0B0B9FEB" w14:textId="557D1DD8" w:rsidR="00D153F5" w:rsidRPr="000E3C42" w:rsidDel="00024FBB" w:rsidRDefault="00D153F5" w:rsidP="00D153F5">
            <w:pPr>
              <w:pStyle w:val="afff9"/>
              <w:keepLines w:val="0"/>
              <w:spacing w:after="0" w:line="240" w:lineRule="auto"/>
              <w:jc w:val="left"/>
              <w:rPr>
                <w:del w:id="13583" w:author="Владимир Лаут" w:date="2021-04-07T15:32:00Z"/>
                <w:rFonts w:ascii="Arial" w:hAnsi="Arial" w:cs="Arial"/>
                <w:sz w:val="20"/>
                <w:szCs w:val="20"/>
              </w:rPr>
            </w:pPr>
            <w:del w:id="13584" w:author="Владимир Лаут" w:date="2021-04-07T15:32:00Z">
              <w:r w:rsidRPr="000E3C42" w:rsidDel="00024FBB">
                <w:rPr>
                  <w:rFonts w:ascii="Arial" w:hAnsi="Arial" w:cs="Arial"/>
                  <w:sz w:val="20"/>
                  <w:szCs w:val="20"/>
                </w:rPr>
                <w:delText>м3</w:delText>
              </w:r>
            </w:del>
          </w:p>
        </w:tc>
      </w:tr>
      <w:tr w:rsidR="00D153F5" w:rsidRPr="000E3C42" w:rsidDel="00024FBB" w14:paraId="5B91B8E1" w14:textId="2900E280" w:rsidTr="00E16A62">
        <w:trPr>
          <w:trHeight w:val="25"/>
          <w:jc w:val="center"/>
          <w:del w:id="13585" w:author="Владимир Лаут" w:date="2021-04-07T15:32:00Z"/>
        </w:trPr>
        <w:tc>
          <w:tcPr>
            <w:tcW w:w="1277" w:type="dxa"/>
            <w:vMerge/>
          </w:tcPr>
          <w:p w14:paraId="77E5C5BF" w14:textId="50CE4D21" w:rsidR="00D153F5" w:rsidRPr="000E3C42" w:rsidDel="00024FBB" w:rsidRDefault="00D153F5" w:rsidP="00D153F5">
            <w:pPr>
              <w:pStyle w:val="afff9"/>
              <w:keepLines w:val="0"/>
              <w:spacing w:after="0" w:line="240" w:lineRule="auto"/>
              <w:jc w:val="left"/>
              <w:rPr>
                <w:del w:id="13586"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44E01C0F" w14:textId="1571D577" w:rsidR="00D153F5" w:rsidRPr="000E3C42" w:rsidDel="00024FBB" w:rsidRDefault="00D153F5" w:rsidP="00D153F5">
            <w:pPr>
              <w:pStyle w:val="afff9"/>
              <w:keepLines w:val="0"/>
              <w:spacing w:after="0" w:line="240" w:lineRule="auto"/>
              <w:jc w:val="left"/>
              <w:rPr>
                <w:del w:id="13587"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64A14609" w14:textId="49B46F0E" w:rsidR="00D153F5" w:rsidRPr="000E3C42" w:rsidDel="00024FBB" w:rsidRDefault="00D153F5" w:rsidP="00D153F5">
            <w:pPr>
              <w:pStyle w:val="afff9"/>
              <w:keepLines w:val="0"/>
              <w:spacing w:after="0" w:line="240" w:lineRule="auto"/>
              <w:jc w:val="left"/>
              <w:rPr>
                <w:del w:id="13588" w:author="Владимир Лаут" w:date="2021-04-07T15:32:00Z"/>
                <w:rFonts w:ascii="Arial" w:hAnsi="Arial" w:cs="Arial"/>
                <w:sz w:val="20"/>
                <w:szCs w:val="20"/>
              </w:rPr>
            </w:pPr>
            <w:del w:id="13589" w:author="Владимир Лаут" w:date="2021-04-07T15:32:00Z">
              <w:r w:rsidRPr="000E3C42" w:rsidDel="00024FBB">
                <w:rPr>
                  <w:rFonts w:ascii="Arial" w:hAnsi="Arial" w:cs="Arial"/>
                  <w:sz w:val="20"/>
                  <w:szCs w:val="20"/>
                </w:rPr>
                <w:delText>Мощность двигателя</w:delText>
              </w:r>
            </w:del>
          </w:p>
        </w:tc>
        <w:tc>
          <w:tcPr>
            <w:tcW w:w="1411" w:type="dxa"/>
            <w:vAlign w:val="center"/>
          </w:tcPr>
          <w:p w14:paraId="1A08B844" w14:textId="0C620FB2" w:rsidR="00D153F5" w:rsidRPr="000E3C42" w:rsidDel="00024FBB" w:rsidRDefault="00D153F5" w:rsidP="00D153F5">
            <w:pPr>
              <w:pStyle w:val="afff9"/>
              <w:keepLines w:val="0"/>
              <w:spacing w:after="0" w:line="240" w:lineRule="auto"/>
              <w:jc w:val="left"/>
              <w:rPr>
                <w:del w:id="13590" w:author="Владимир Лаут" w:date="2021-04-07T15:32:00Z"/>
                <w:rFonts w:ascii="Arial" w:hAnsi="Arial" w:cs="Arial"/>
                <w:sz w:val="20"/>
                <w:szCs w:val="20"/>
              </w:rPr>
            </w:pPr>
            <w:del w:id="13591" w:author="Владимир Лаут" w:date="2021-04-07T15:32:00Z">
              <w:r w:rsidRPr="000E3C42" w:rsidDel="00024FBB">
                <w:rPr>
                  <w:rFonts w:ascii="Arial" w:hAnsi="Arial" w:cs="Arial"/>
                  <w:sz w:val="20"/>
                  <w:szCs w:val="20"/>
                </w:rPr>
                <w:delText>кВт</w:delText>
              </w:r>
            </w:del>
          </w:p>
        </w:tc>
      </w:tr>
    </w:tbl>
    <w:p w14:paraId="006E8814" w14:textId="50DA8CA2" w:rsidR="00D153F5" w:rsidRPr="00D66819" w:rsidRDefault="00D153F5" w:rsidP="00D153F5">
      <w:pPr>
        <w:spacing w:before="240" w:after="240" w:line="276" w:lineRule="auto"/>
        <w:ind w:firstLine="567"/>
        <w:textAlignment w:val="top"/>
        <w:rPr>
          <w:rFonts w:ascii="Arial" w:hAnsi="Arial" w:cs="Arial"/>
          <w:color w:val="000000"/>
          <w:szCs w:val="24"/>
        </w:rPr>
      </w:pPr>
      <w:r w:rsidRPr="00D66819">
        <w:rPr>
          <w:rFonts w:ascii="Arial" w:hAnsi="Arial" w:cs="Arial"/>
          <w:color w:val="000000"/>
          <w:szCs w:val="24"/>
        </w:rPr>
        <w:t>Признакам могут быть присвоены фиксированные наборы значений</w:t>
      </w:r>
      <w:r>
        <w:rPr>
          <w:rFonts w:ascii="Arial" w:hAnsi="Arial" w:cs="Arial"/>
          <w:color w:val="000000"/>
          <w:szCs w:val="24"/>
        </w:rPr>
        <w:t xml:space="preserve"> (выбор</w:t>
      </w:r>
      <w:r w:rsidRPr="00D66819">
        <w:rPr>
          <w:rFonts w:ascii="Arial" w:hAnsi="Arial" w:cs="Arial"/>
          <w:color w:val="000000"/>
          <w:szCs w:val="24"/>
        </w:rPr>
        <w:t xml:space="preserve"> из перечня значений</w:t>
      </w:r>
      <w:r>
        <w:rPr>
          <w:rFonts w:ascii="Arial" w:hAnsi="Arial" w:cs="Arial"/>
          <w:color w:val="000000"/>
          <w:szCs w:val="24"/>
        </w:rPr>
        <w:t>)</w:t>
      </w:r>
      <w:r w:rsidRPr="00D66819">
        <w:rPr>
          <w:rFonts w:ascii="Arial" w:hAnsi="Arial" w:cs="Arial"/>
          <w:color w:val="000000"/>
          <w:szCs w:val="24"/>
        </w:rPr>
        <w:t>. В таком случае ЕО или ТМ могут быть присвоены значения, входящие в этот набор.</w:t>
      </w:r>
    </w:p>
    <w:p w14:paraId="2B670FCE" w14:textId="21FE233E" w:rsidR="00D153F5" w:rsidRDefault="00D153F5" w:rsidP="00D153F5">
      <w:pPr>
        <w:spacing w:after="240" w:line="276" w:lineRule="auto"/>
        <w:ind w:firstLine="567"/>
        <w:textAlignment w:val="top"/>
        <w:rPr>
          <w:ins w:id="13592" w:author="Владимир Лаут" w:date="2021-04-07T15:32:00Z"/>
          <w:rFonts w:ascii="Arial" w:hAnsi="Arial" w:cs="Arial"/>
          <w:color w:val="000000"/>
          <w:szCs w:val="24"/>
        </w:rPr>
      </w:pPr>
      <w:r>
        <w:rPr>
          <w:rFonts w:ascii="Arial" w:hAnsi="Arial" w:cs="Arial"/>
          <w:color w:val="000000"/>
          <w:szCs w:val="24"/>
        </w:rPr>
        <w:t xml:space="preserve">Маска кода признака – </w:t>
      </w:r>
      <w:r w:rsidRPr="00D66819">
        <w:rPr>
          <w:rFonts w:ascii="Arial" w:hAnsi="Arial" w:cs="Arial"/>
          <w:b/>
          <w:color w:val="000000"/>
          <w:szCs w:val="24"/>
        </w:rPr>
        <w:t>ХХ–NNNN</w:t>
      </w:r>
      <w:r>
        <w:rPr>
          <w:rFonts w:ascii="Arial" w:hAnsi="Arial" w:cs="Arial"/>
          <w:color w:val="000000"/>
          <w:szCs w:val="24"/>
        </w:rPr>
        <w:t xml:space="preserve">, где: </w:t>
      </w:r>
      <w:r w:rsidRPr="00D66819">
        <w:rPr>
          <w:rFonts w:ascii="Arial" w:hAnsi="Arial" w:cs="Arial"/>
          <w:color w:val="000000"/>
          <w:szCs w:val="24"/>
        </w:rPr>
        <w:t>1-2 символ – модуль, в котором используется признак, для ТОРО – «PM» (латинские буквы);</w:t>
      </w:r>
      <w:r>
        <w:rPr>
          <w:rFonts w:ascii="Arial" w:hAnsi="Arial" w:cs="Arial"/>
          <w:color w:val="000000"/>
          <w:szCs w:val="24"/>
        </w:rPr>
        <w:t xml:space="preserve"> </w:t>
      </w:r>
      <w:r w:rsidRPr="00D66819">
        <w:rPr>
          <w:rFonts w:ascii="Arial" w:hAnsi="Arial" w:cs="Arial"/>
          <w:color w:val="000000"/>
          <w:szCs w:val="24"/>
        </w:rPr>
        <w:t>«-» – разделитель;</w:t>
      </w:r>
      <w:r>
        <w:rPr>
          <w:rFonts w:ascii="Arial" w:hAnsi="Arial" w:cs="Arial"/>
          <w:color w:val="000000"/>
          <w:szCs w:val="24"/>
        </w:rPr>
        <w:t xml:space="preserve"> </w:t>
      </w:r>
      <w:r w:rsidRPr="00D66819">
        <w:rPr>
          <w:rFonts w:ascii="Arial" w:hAnsi="Arial" w:cs="Arial"/>
          <w:color w:val="000000"/>
          <w:szCs w:val="24"/>
        </w:rPr>
        <w:t>4-7 – порядковый номер признака (сквозная нумерация).</w:t>
      </w:r>
    </w:p>
    <w:p w14:paraId="22EDB4DF" w14:textId="77777777" w:rsidR="00024FBB" w:rsidRPr="003115B5" w:rsidRDefault="00024FBB" w:rsidP="00024FBB">
      <w:pPr>
        <w:pStyle w:val="a9"/>
        <w:keepNext/>
        <w:spacing w:before="0" w:beforeAutospacing="0" w:after="240" w:afterAutospacing="0" w:line="276" w:lineRule="auto"/>
        <w:ind w:firstLine="567"/>
        <w:jc w:val="left"/>
        <w:rPr>
          <w:ins w:id="13593" w:author="Владимир Лаут" w:date="2021-04-07T15:32:00Z"/>
          <w:rFonts w:ascii="Arial" w:hAnsi="Arial" w:cs="Arial"/>
        </w:rPr>
      </w:pPr>
      <w:ins w:id="13594" w:author="Владимир Лаут" w:date="2021-04-07T15:32:00Z">
        <w:r w:rsidRPr="003F2961">
          <w:rPr>
            <w:rFonts w:ascii="Arial" w:hAnsi="Arial" w:cs="Arial"/>
            <w:b/>
            <w:sz w:val="22"/>
          </w:rPr>
          <w:t>Таблица</w:t>
        </w:r>
        <w:r>
          <w:rPr>
            <w:rFonts w:ascii="Arial" w:hAnsi="Arial" w:cs="Arial"/>
            <w:b/>
            <w:sz w:val="22"/>
          </w:rPr>
          <w:t xml:space="preserve"> 39</w:t>
        </w:r>
        <w:r w:rsidRPr="003F2961">
          <w:rPr>
            <w:rFonts w:ascii="Arial" w:hAnsi="Arial" w:cs="Arial"/>
            <w:b/>
            <w:sz w:val="22"/>
          </w:rPr>
          <w:t>.</w:t>
        </w:r>
        <w:r>
          <w:rPr>
            <w:rFonts w:ascii="Arial" w:hAnsi="Arial" w:cs="Arial"/>
            <w:b/>
            <w:sz w:val="22"/>
          </w:rPr>
          <w:t xml:space="preserve"> Пример набора признаков для класса и подкласса</w:t>
        </w:r>
      </w:ins>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1277"/>
        <w:gridCol w:w="3969"/>
        <w:gridCol w:w="3544"/>
        <w:gridCol w:w="1411"/>
      </w:tblGrid>
      <w:tr w:rsidR="00024FBB" w:rsidRPr="000E3C42" w14:paraId="2F9DF29F" w14:textId="77777777" w:rsidTr="00B70BFD">
        <w:trPr>
          <w:trHeight w:val="443"/>
          <w:tblHeader/>
          <w:jc w:val="center"/>
          <w:ins w:id="13595" w:author="Владимир Лаут" w:date="2021-04-07T15:32:00Z"/>
        </w:trPr>
        <w:tc>
          <w:tcPr>
            <w:tcW w:w="1277" w:type="dxa"/>
            <w:shd w:val="clear" w:color="auto" w:fill="FFC000"/>
            <w:vAlign w:val="center"/>
          </w:tcPr>
          <w:p w14:paraId="1440A1BC" w14:textId="77777777" w:rsidR="00024FBB" w:rsidRPr="000E3C42" w:rsidRDefault="00024FBB" w:rsidP="00B70BFD">
            <w:pPr>
              <w:pStyle w:val="120"/>
              <w:keepNext w:val="0"/>
              <w:keepLines w:val="0"/>
              <w:spacing w:after="0" w:line="240" w:lineRule="auto"/>
              <w:rPr>
                <w:ins w:id="13596" w:author="Владимир Лаут" w:date="2021-04-07T15:32:00Z"/>
                <w:rFonts w:ascii="Arial" w:hAnsi="Arial" w:cs="Arial"/>
                <w:sz w:val="20"/>
                <w:szCs w:val="20"/>
              </w:rPr>
            </w:pPr>
            <w:ins w:id="13597" w:author="Владимир Лаут" w:date="2021-04-07T15:32:00Z">
              <w:r w:rsidRPr="000E3C42">
                <w:rPr>
                  <w:rFonts w:ascii="Arial" w:hAnsi="Arial" w:cs="Arial"/>
                  <w:sz w:val="20"/>
                  <w:szCs w:val="20"/>
                </w:rPr>
                <w:t>Код</w:t>
              </w:r>
            </w:ins>
          </w:p>
        </w:tc>
        <w:tc>
          <w:tcPr>
            <w:tcW w:w="3969" w:type="dxa"/>
            <w:shd w:val="clear" w:color="auto" w:fill="FFC000"/>
            <w:tcMar>
              <w:top w:w="28" w:type="dxa"/>
              <w:left w:w="57" w:type="dxa"/>
              <w:bottom w:w="28" w:type="dxa"/>
              <w:right w:w="57" w:type="dxa"/>
            </w:tcMar>
            <w:vAlign w:val="center"/>
          </w:tcPr>
          <w:p w14:paraId="0E897128" w14:textId="77777777" w:rsidR="00024FBB" w:rsidRPr="000E3C42" w:rsidRDefault="00024FBB" w:rsidP="00B70BFD">
            <w:pPr>
              <w:pStyle w:val="120"/>
              <w:keepNext w:val="0"/>
              <w:keepLines w:val="0"/>
              <w:spacing w:after="0" w:line="240" w:lineRule="auto"/>
              <w:rPr>
                <w:ins w:id="13598" w:author="Владимир Лаут" w:date="2021-04-07T15:32:00Z"/>
                <w:rFonts w:ascii="Arial" w:hAnsi="Arial" w:cs="Arial"/>
                <w:sz w:val="20"/>
                <w:szCs w:val="20"/>
              </w:rPr>
            </w:pPr>
            <w:ins w:id="13599" w:author="Владимир Лаут" w:date="2021-04-07T15:32:00Z">
              <w:r w:rsidRPr="000E3C42">
                <w:rPr>
                  <w:rFonts w:ascii="Arial" w:hAnsi="Arial" w:cs="Arial"/>
                  <w:sz w:val="20"/>
                  <w:szCs w:val="20"/>
                </w:rPr>
                <w:t>Название класса /подкласса</w:t>
              </w:r>
            </w:ins>
          </w:p>
        </w:tc>
        <w:tc>
          <w:tcPr>
            <w:tcW w:w="3544" w:type="dxa"/>
            <w:shd w:val="clear" w:color="auto" w:fill="FFC000"/>
            <w:tcMar>
              <w:top w:w="28" w:type="dxa"/>
              <w:left w:w="57" w:type="dxa"/>
              <w:bottom w:w="28" w:type="dxa"/>
              <w:right w:w="57" w:type="dxa"/>
            </w:tcMar>
            <w:vAlign w:val="center"/>
          </w:tcPr>
          <w:p w14:paraId="49C6C66D" w14:textId="77777777" w:rsidR="00024FBB" w:rsidRPr="000E3C42" w:rsidRDefault="00024FBB" w:rsidP="00B70BFD">
            <w:pPr>
              <w:pStyle w:val="120"/>
              <w:keepNext w:val="0"/>
              <w:keepLines w:val="0"/>
              <w:spacing w:after="0" w:line="240" w:lineRule="auto"/>
              <w:rPr>
                <w:ins w:id="13600" w:author="Владимир Лаут" w:date="2021-04-07T15:32:00Z"/>
                <w:rFonts w:ascii="Arial" w:hAnsi="Arial" w:cs="Arial"/>
                <w:sz w:val="20"/>
                <w:szCs w:val="20"/>
              </w:rPr>
            </w:pPr>
            <w:ins w:id="13601" w:author="Владимир Лаут" w:date="2021-04-07T15:32:00Z">
              <w:r w:rsidRPr="000E3C42">
                <w:rPr>
                  <w:rFonts w:ascii="Arial" w:hAnsi="Arial" w:cs="Arial"/>
                  <w:sz w:val="20"/>
                  <w:szCs w:val="20"/>
                </w:rPr>
                <w:t>Признаки класса/подкласса</w:t>
              </w:r>
            </w:ins>
          </w:p>
        </w:tc>
        <w:tc>
          <w:tcPr>
            <w:tcW w:w="1411" w:type="dxa"/>
            <w:shd w:val="clear" w:color="auto" w:fill="FFC000"/>
            <w:vAlign w:val="center"/>
          </w:tcPr>
          <w:p w14:paraId="69B71498" w14:textId="77777777" w:rsidR="00024FBB" w:rsidRPr="000E3C42" w:rsidRDefault="00024FBB" w:rsidP="00B70BFD">
            <w:pPr>
              <w:pStyle w:val="120"/>
              <w:keepNext w:val="0"/>
              <w:keepLines w:val="0"/>
              <w:spacing w:after="0" w:line="240" w:lineRule="auto"/>
              <w:rPr>
                <w:ins w:id="13602" w:author="Владимир Лаут" w:date="2021-04-07T15:32:00Z"/>
                <w:rFonts w:ascii="Arial" w:hAnsi="Arial" w:cs="Arial"/>
                <w:sz w:val="20"/>
                <w:szCs w:val="20"/>
              </w:rPr>
            </w:pPr>
            <w:ins w:id="13603" w:author="Владимир Лаут" w:date="2021-04-07T15:32:00Z">
              <w:r w:rsidRPr="000E3C42">
                <w:rPr>
                  <w:rFonts w:ascii="Arial" w:hAnsi="Arial" w:cs="Arial"/>
                  <w:sz w:val="20"/>
                  <w:szCs w:val="20"/>
                </w:rPr>
                <w:t>Единицы</w:t>
              </w:r>
            </w:ins>
          </w:p>
        </w:tc>
      </w:tr>
      <w:tr w:rsidR="00024FBB" w:rsidRPr="000E3C42" w14:paraId="164235E8" w14:textId="77777777" w:rsidTr="00B70BFD">
        <w:trPr>
          <w:trHeight w:val="36"/>
          <w:jc w:val="center"/>
          <w:ins w:id="13604" w:author="Владимир Лаут" w:date="2021-04-07T15:32:00Z"/>
        </w:trPr>
        <w:tc>
          <w:tcPr>
            <w:tcW w:w="1277" w:type="dxa"/>
            <w:vMerge w:val="restart"/>
          </w:tcPr>
          <w:p w14:paraId="59718AB6" w14:textId="77777777" w:rsidR="00024FBB" w:rsidRPr="000E3C42" w:rsidRDefault="00024FBB" w:rsidP="00B70BFD">
            <w:pPr>
              <w:pStyle w:val="afff9"/>
              <w:keepLines w:val="0"/>
              <w:spacing w:after="0" w:line="240" w:lineRule="auto"/>
              <w:rPr>
                <w:ins w:id="13605" w:author="Владимир Лаут" w:date="2021-04-07T15:32:00Z"/>
                <w:rFonts w:ascii="Arial" w:hAnsi="Arial" w:cs="Arial"/>
                <w:sz w:val="20"/>
                <w:szCs w:val="20"/>
              </w:rPr>
            </w:pPr>
            <w:ins w:id="13606" w:author="Владимир Лаут" w:date="2021-04-07T15:32:00Z">
              <w:r w:rsidRPr="000E3C42">
                <w:rPr>
                  <w:rFonts w:ascii="Arial" w:hAnsi="Arial" w:cs="Arial"/>
                  <w:sz w:val="20"/>
                  <w:szCs w:val="20"/>
                  <w:lang w:val="en-US"/>
                </w:rPr>
                <w:t>E0</w:t>
              </w:r>
              <w:r w:rsidRPr="000E3C42">
                <w:rPr>
                  <w:rFonts w:ascii="Arial" w:hAnsi="Arial" w:cs="Arial"/>
                  <w:sz w:val="20"/>
                  <w:szCs w:val="20"/>
                </w:rPr>
                <w:t>4</w:t>
              </w:r>
            </w:ins>
          </w:p>
        </w:tc>
        <w:tc>
          <w:tcPr>
            <w:tcW w:w="3969" w:type="dxa"/>
            <w:vMerge w:val="restart"/>
            <w:shd w:val="clear" w:color="auto" w:fill="auto"/>
            <w:tcMar>
              <w:top w:w="28" w:type="dxa"/>
              <w:left w:w="57" w:type="dxa"/>
              <w:bottom w:w="28" w:type="dxa"/>
              <w:right w:w="57" w:type="dxa"/>
            </w:tcMar>
          </w:tcPr>
          <w:p w14:paraId="73E356DC" w14:textId="77777777" w:rsidR="00024FBB" w:rsidRPr="000E3C42" w:rsidRDefault="00024FBB" w:rsidP="00B70BFD">
            <w:pPr>
              <w:pStyle w:val="afff9"/>
              <w:keepLines w:val="0"/>
              <w:spacing w:after="0" w:line="240" w:lineRule="auto"/>
              <w:jc w:val="left"/>
              <w:rPr>
                <w:ins w:id="13607" w:author="Владимир Лаут" w:date="2021-04-07T15:32:00Z"/>
                <w:rFonts w:ascii="Arial" w:hAnsi="Arial" w:cs="Arial"/>
                <w:sz w:val="20"/>
                <w:szCs w:val="20"/>
              </w:rPr>
            </w:pPr>
            <w:ins w:id="13608" w:author="Владимир Лаут" w:date="2021-04-07T15:32:00Z">
              <w:r w:rsidRPr="000E3C42">
                <w:rPr>
                  <w:rFonts w:ascii="Arial" w:hAnsi="Arial" w:cs="Arial"/>
                  <w:sz w:val="20"/>
                  <w:szCs w:val="20"/>
                </w:rPr>
                <w:t>Оборудование автотранспортное</w:t>
              </w:r>
            </w:ins>
          </w:p>
        </w:tc>
        <w:tc>
          <w:tcPr>
            <w:tcW w:w="3544" w:type="dxa"/>
            <w:tcMar>
              <w:top w:w="28" w:type="dxa"/>
              <w:left w:w="57" w:type="dxa"/>
              <w:bottom w:w="28" w:type="dxa"/>
              <w:right w:w="57" w:type="dxa"/>
            </w:tcMar>
            <w:vAlign w:val="center"/>
          </w:tcPr>
          <w:p w14:paraId="73882197" w14:textId="77777777" w:rsidR="00024FBB" w:rsidRPr="000E3C42" w:rsidRDefault="00024FBB" w:rsidP="00B70BFD">
            <w:pPr>
              <w:pStyle w:val="afff9"/>
              <w:keepLines w:val="0"/>
              <w:spacing w:after="0" w:line="240" w:lineRule="auto"/>
              <w:jc w:val="left"/>
              <w:rPr>
                <w:ins w:id="13609" w:author="Владимир Лаут" w:date="2021-04-07T15:32:00Z"/>
                <w:rFonts w:ascii="Arial" w:hAnsi="Arial" w:cs="Arial"/>
                <w:sz w:val="20"/>
                <w:szCs w:val="20"/>
              </w:rPr>
            </w:pPr>
            <w:ins w:id="13610" w:author="Владимир Лаут" w:date="2021-04-07T15:32:00Z">
              <w:r w:rsidRPr="000E3C42">
                <w:rPr>
                  <w:rFonts w:ascii="Arial" w:hAnsi="Arial" w:cs="Arial"/>
                  <w:sz w:val="20"/>
                  <w:szCs w:val="20"/>
                </w:rPr>
                <w:t xml:space="preserve">Гаражный номер </w:t>
              </w:r>
            </w:ins>
          </w:p>
        </w:tc>
        <w:tc>
          <w:tcPr>
            <w:tcW w:w="1411" w:type="dxa"/>
          </w:tcPr>
          <w:p w14:paraId="487D9ECF" w14:textId="77777777" w:rsidR="00024FBB" w:rsidRPr="000E3C42" w:rsidRDefault="00024FBB" w:rsidP="00B70BFD">
            <w:pPr>
              <w:pStyle w:val="afff9"/>
              <w:keepLines w:val="0"/>
              <w:spacing w:after="0" w:line="240" w:lineRule="auto"/>
              <w:jc w:val="left"/>
              <w:rPr>
                <w:ins w:id="13611" w:author="Владимир Лаут" w:date="2021-04-07T15:32:00Z"/>
                <w:rFonts w:ascii="Arial" w:hAnsi="Arial" w:cs="Arial"/>
                <w:sz w:val="20"/>
                <w:szCs w:val="20"/>
              </w:rPr>
            </w:pPr>
          </w:p>
        </w:tc>
      </w:tr>
      <w:tr w:rsidR="00024FBB" w:rsidRPr="000E3C42" w14:paraId="798A2BE6" w14:textId="77777777" w:rsidTr="00B70BFD">
        <w:trPr>
          <w:trHeight w:val="25"/>
          <w:jc w:val="center"/>
          <w:ins w:id="13612" w:author="Владимир Лаут" w:date="2021-04-07T15:32:00Z"/>
        </w:trPr>
        <w:tc>
          <w:tcPr>
            <w:tcW w:w="1277" w:type="dxa"/>
            <w:vMerge/>
          </w:tcPr>
          <w:p w14:paraId="051ABC6F" w14:textId="77777777" w:rsidR="00024FBB" w:rsidRPr="000E3C42" w:rsidRDefault="00024FBB" w:rsidP="00B70BFD">
            <w:pPr>
              <w:pStyle w:val="afff9"/>
              <w:keepLines w:val="0"/>
              <w:spacing w:after="0" w:line="240" w:lineRule="auto"/>
              <w:jc w:val="left"/>
              <w:rPr>
                <w:ins w:id="13613"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6DBB95CF" w14:textId="77777777" w:rsidR="00024FBB" w:rsidRPr="000E3C42" w:rsidRDefault="00024FBB" w:rsidP="00B70BFD">
            <w:pPr>
              <w:pStyle w:val="afff9"/>
              <w:keepLines w:val="0"/>
              <w:spacing w:after="0" w:line="240" w:lineRule="auto"/>
              <w:jc w:val="left"/>
              <w:rPr>
                <w:ins w:id="13614"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506F1BD6" w14:textId="77777777" w:rsidR="00024FBB" w:rsidRPr="000E3C42" w:rsidRDefault="00024FBB" w:rsidP="00B70BFD">
            <w:pPr>
              <w:pStyle w:val="afff9"/>
              <w:keepLines w:val="0"/>
              <w:spacing w:after="0" w:line="240" w:lineRule="auto"/>
              <w:jc w:val="left"/>
              <w:rPr>
                <w:ins w:id="13615" w:author="Владимир Лаут" w:date="2021-04-07T15:32:00Z"/>
                <w:rFonts w:ascii="Arial" w:hAnsi="Arial" w:cs="Arial"/>
                <w:sz w:val="20"/>
                <w:szCs w:val="20"/>
              </w:rPr>
            </w:pPr>
            <w:ins w:id="13616" w:author="Владимир Лаут" w:date="2021-04-07T15:32:00Z">
              <w:r w:rsidRPr="000E3C42">
                <w:rPr>
                  <w:rFonts w:ascii="Arial" w:hAnsi="Arial" w:cs="Arial"/>
                  <w:sz w:val="20"/>
                  <w:szCs w:val="20"/>
                </w:rPr>
                <w:t xml:space="preserve">Гос. номер </w:t>
              </w:r>
            </w:ins>
          </w:p>
        </w:tc>
        <w:tc>
          <w:tcPr>
            <w:tcW w:w="1411" w:type="dxa"/>
          </w:tcPr>
          <w:p w14:paraId="518BC179" w14:textId="77777777" w:rsidR="00024FBB" w:rsidRPr="000E3C42" w:rsidRDefault="00024FBB" w:rsidP="00B70BFD">
            <w:pPr>
              <w:pStyle w:val="afff9"/>
              <w:keepLines w:val="0"/>
              <w:spacing w:after="0" w:line="240" w:lineRule="auto"/>
              <w:jc w:val="left"/>
              <w:rPr>
                <w:ins w:id="13617" w:author="Владимир Лаут" w:date="2021-04-07T15:32:00Z"/>
                <w:rFonts w:ascii="Arial" w:hAnsi="Arial" w:cs="Arial"/>
                <w:sz w:val="20"/>
                <w:szCs w:val="20"/>
              </w:rPr>
            </w:pPr>
          </w:p>
        </w:tc>
      </w:tr>
      <w:tr w:rsidR="00024FBB" w:rsidRPr="000E3C42" w14:paraId="143BAF36" w14:textId="77777777" w:rsidTr="00B70BFD">
        <w:trPr>
          <w:trHeight w:val="25"/>
          <w:jc w:val="center"/>
          <w:ins w:id="13618" w:author="Владимир Лаут" w:date="2021-04-07T15:32:00Z"/>
        </w:trPr>
        <w:tc>
          <w:tcPr>
            <w:tcW w:w="1277" w:type="dxa"/>
            <w:vMerge/>
          </w:tcPr>
          <w:p w14:paraId="44C31ACE" w14:textId="77777777" w:rsidR="00024FBB" w:rsidRPr="000E3C42" w:rsidRDefault="00024FBB" w:rsidP="00B70BFD">
            <w:pPr>
              <w:pStyle w:val="afff9"/>
              <w:keepLines w:val="0"/>
              <w:spacing w:after="0" w:line="240" w:lineRule="auto"/>
              <w:jc w:val="left"/>
              <w:rPr>
                <w:ins w:id="13619"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0BE81B3E" w14:textId="77777777" w:rsidR="00024FBB" w:rsidRPr="000E3C42" w:rsidRDefault="00024FBB" w:rsidP="00B70BFD">
            <w:pPr>
              <w:pStyle w:val="afff9"/>
              <w:keepLines w:val="0"/>
              <w:spacing w:after="0" w:line="240" w:lineRule="auto"/>
              <w:jc w:val="left"/>
              <w:rPr>
                <w:ins w:id="13620"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6269DB29" w14:textId="77777777" w:rsidR="00024FBB" w:rsidRPr="000E3C42" w:rsidRDefault="00024FBB" w:rsidP="00B70BFD">
            <w:pPr>
              <w:pStyle w:val="afff9"/>
              <w:keepLines w:val="0"/>
              <w:spacing w:after="0" w:line="240" w:lineRule="auto"/>
              <w:jc w:val="left"/>
              <w:rPr>
                <w:ins w:id="13621" w:author="Владимир Лаут" w:date="2021-04-07T15:32:00Z"/>
                <w:rFonts w:ascii="Arial" w:hAnsi="Arial" w:cs="Arial"/>
                <w:sz w:val="20"/>
                <w:szCs w:val="20"/>
              </w:rPr>
            </w:pPr>
            <w:ins w:id="13622" w:author="Владимир Лаут" w:date="2021-04-07T15:32:00Z">
              <w:r w:rsidRPr="000E3C42">
                <w:rPr>
                  <w:rFonts w:ascii="Arial" w:hAnsi="Arial" w:cs="Arial"/>
                  <w:sz w:val="20"/>
                  <w:szCs w:val="20"/>
                </w:rPr>
                <w:t>Изготовитель</w:t>
              </w:r>
            </w:ins>
          </w:p>
        </w:tc>
        <w:tc>
          <w:tcPr>
            <w:tcW w:w="1411" w:type="dxa"/>
          </w:tcPr>
          <w:p w14:paraId="1209923B" w14:textId="77777777" w:rsidR="00024FBB" w:rsidRPr="000E3C42" w:rsidRDefault="00024FBB" w:rsidP="00B70BFD">
            <w:pPr>
              <w:pStyle w:val="afff9"/>
              <w:keepLines w:val="0"/>
              <w:spacing w:after="0" w:line="240" w:lineRule="auto"/>
              <w:jc w:val="left"/>
              <w:rPr>
                <w:ins w:id="13623" w:author="Владимир Лаут" w:date="2021-04-07T15:32:00Z"/>
                <w:rFonts w:ascii="Arial" w:hAnsi="Arial" w:cs="Arial"/>
                <w:sz w:val="20"/>
                <w:szCs w:val="20"/>
              </w:rPr>
            </w:pPr>
          </w:p>
        </w:tc>
      </w:tr>
      <w:tr w:rsidR="00024FBB" w:rsidRPr="000E3C42" w14:paraId="7D73A905" w14:textId="77777777" w:rsidTr="00B70BFD">
        <w:trPr>
          <w:trHeight w:val="25"/>
          <w:jc w:val="center"/>
          <w:ins w:id="13624" w:author="Владимир Лаут" w:date="2021-04-07T15:32:00Z"/>
        </w:trPr>
        <w:tc>
          <w:tcPr>
            <w:tcW w:w="1277" w:type="dxa"/>
            <w:vMerge/>
          </w:tcPr>
          <w:p w14:paraId="50BD72EC" w14:textId="77777777" w:rsidR="00024FBB" w:rsidRPr="000E3C42" w:rsidRDefault="00024FBB" w:rsidP="00B70BFD">
            <w:pPr>
              <w:pStyle w:val="afff9"/>
              <w:keepLines w:val="0"/>
              <w:spacing w:after="0" w:line="240" w:lineRule="auto"/>
              <w:jc w:val="left"/>
              <w:rPr>
                <w:ins w:id="13625"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0EEEAC71" w14:textId="77777777" w:rsidR="00024FBB" w:rsidRPr="000E3C42" w:rsidRDefault="00024FBB" w:rsidP="00B70BFD">
            <w:pPr>
              <w:pStyle w:val="afff9"/>
              <w:keepLines w:val="0"/>
              <w:spacing w:after="0" w:line="240" w:lineRule="auto"/>
              <w:jc w:val="left"/>
              <w:rPr>
                <w:ins w:id="13626"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755A2352" w14:textId="77777777" w:rsidR="00024FBB" w:rsidRPr="000E3C42" w:rsidRDefault="00024FBB" w:rsidP="00B70BFD">
            <w:pPr>
              <w:pStyle w:val="afff9"/>
              <w:keepLines w:val="0"/>
              <w:spacing w:after="0" w:line="240" w:lineRule="auto"/>
              <w:jc w:val="left"/>
              <w:rPr>
                <w:ins w:id="13627" w:author="Владимир Лаут" w:date="2021-04-07T15:32:00Z"/>
                <w:rFonts w:ascii="Arial" w:hAnsi="Arial" w:cs="Arial"/>
                <w:sz w:val="20"/>
                <w:szCs w:val="20"/>
              </w:rPr>
            </w:pPr>
            <w:ins w:id="13628" w:author="Владимир Лаут" w:date="2021-04-07T15:32:00Z">
              <w:r w:rsidRPr="000E3C42">
                <w:rPr>
                  <w:rFonts w:ascii="Arial" w:hAnsi="Arial" w:cs="Arial"/>
                  <w:sz w:val="20"/>
                  <w:szCs w:val="20"/>
                </w:rPr>
                <w:t>Марка заводская</w:t>
              </w:r>
            </w:ins>
          </w:p>
        </w:tc>
        <w:tc>
          <w:tcPr>
            <w:tcW w:w="1411" w:type="dxa"/>
          </w:tcPr>
          <w:p w14:paraId="1E09EA71" w14:textId="77777777" w:rsidR="00024FBB" w:rsidRPr="000E3C42" w:rsidRDefault="00024FBB" w:rsidP="00B70BFD">
            <w:pPr>
              <w:pStyle w:val="afff9"/>
              <w:keepLines w:val="0"/>
              <w:spacing w:after="0" w:line="240" w:lineRule="auto"/>
              <w:jc w:val="left"/>
              <w:rPr>
                <w:ins w:id="13629" w:author="Владимир Лаут" w:date="2021-04-07T15:32:00Z"/>
                <w:rFonts w:ascii="Arial" w:hAnsi="Arial" w:cs="Arial"/>
                <w:sz w:val="20"/>
                <w:szCs w:val="20"/>
              </w:rPr>
            </w:pPr>
          </w:p>
        </w:tc>
      </w:tr>
      <w:tr w:rsidR="00024FBB" w:rsidRPr="000E3C42" w14:paraId="07967886" w14:textId="77777777" w:rsidTr="00B70BFD">
        <w:trPr>
          <w:trHeight w:val="25"/>
          <w:jc w:val="center"/>
          <w:ins w:id="13630" w:author="Владимир Лаут" w:date="2021-04-07T15:32:00Z"/>
        </w:trPr>
        <w:tc>
          <w:tcPr>
            <w:tcW w:w="1277" w:type="dxa"/>
            <w:vMerge/>
          </w:tcPr>
          <w:p w14:paraId="592818F4" w14:textId="77777777" w:rsidR="00024FBB" w:rsidRPr="000E3C42" w:rsidRDefault="00024FBB" w:rsidP="00B70BFD">
            <w:pPr>
              <w:pStyle w:val="afff9"/>
              <w:keepLines w:val="0"/>
              <w:spacing w:after="0" w:line="240" w:lineRule="auto"/>
              <w:jc w:val="left"/>
              <w:rPr>
                <w:ins w:id="13631"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2523775" w14:textId="77777777" w:rsidR="00024FBB" w:rsidRPr="000E3C42" w:rsidRDefault="00024FBB" w:rsidP="00B70BFD">
            <w:pPr>
              <w:pStyle w:val="afff9"/>
              <w:keepLines w:val="0"/>
              <w:spacing w:after="0" w:line="240" w:lineRule="auto"/>
              <w:jc w:val="left"/>
              <w:rPr>
                <w:ins w:id="13632"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57267625" w14:textId="77777777" w:rsidR="00024FBB" w:rsidRPr="000E3C42" w:rsidRDefault="00024FBB" w:rsidP="00B70BFD">
            <w:pPr>
              <w:pStyle w:val="afff9"/>
              <w:keepLines w:val="0"/>
              <w:spacing w:after="0" w:line="240" w:lineRule="auto"/>
              <w:jc w:val="left"/>
              <w:rPr>
                <w:ins w:id="13633" w:author="Владимир Лаут" w:date="2021-04-07T15:32:00Z"/>
                <w:rFonts w:ascii="Arial" w:hAnsi="Arial" w:cs="Arial"/>
                <w:sz w:val="20"/>
                <w:szCs w:val="20"/>
              </w:rPr>
            </w:pPr>
            <w:ins w:id="13634" w:author="Владимир Лаут" w:date="2021-04-07T15:32:00Z">
              <w:r w:rsidRPr="000E3C42">
                <w:rPr>
                  <w:rFonts w:ascii="Arial" w:hAnsi="Arial" w:cs="Arial"/>
                  <w:sz w:val="20"/>
                  <w:szCs w:val="20"/>
                </w:rPr>
                <w:t>Организация ремонтов</w:t>
              </w:r>
            </w:ins>
          </w:p>
        </w:tc>
        <w:tc>
          <w:tcPr>
            <w:tcW w:w="1411" w:type="dxa"/>
          </w:tcPr>
          <w:p w14:paraId="798F3FFB" w14:textId="77777777" w:rsidR="00024FBB" w:rsidRPr="000E3C42" w:rsidRDefault="00024FBB" w:rsidP="00B70BFD">
            <w:pPr>
              <w:pStyle w:val="afff9"/>
              <w:keepLines w:val="0"/>
              <w:spacing w:after="0" w:line="240" w:lineRule="auto"/>
              <w:jc w:val="left"/>
              <w:rPr>
                <w:ins w:id="13635" w:author="Владимир Лаут" w:date="2021-04-07T15:32:00Z"/>
                <w:rFonts w:ascii="Arial" w:hAnsi="Arial" w:cs="Arial"/>
                <w:sz w:val="20"/>
                <w:szCs w:val="20"/>
              </w:rPr>
            </w:pPr>
          </w:p>
        </w:tc>
      </w:tr>
      <w:tr w:rsidR="00024FBB" w:rsidRPr="000E3C42" w14:paraId="2B93C238" w14:textId="77777777" w:rsidTr="00B70BFD">
        <w:trPr>
          <w:trHeight w:val="25"/>
          <w:jc w:val="center"/>
          <w:ins w:id="13636" w:author="Владимир Лаут" w:date="2021-04-07T15:32:00Z"/>
        </w:trPr>
        <w:tc>
          <w:tcPr>
            <w:tcW w:w="1277" w:type="dxa"/>
            <w:vMerge/>
          </w:tcPr>
          <w:p w14:paraId="329A555E" w14:textId="77777777" w:rsidR="00024FBB" w:rsidRPr="000E3C42" w:rsidRDefault="00024FBB" w:rsidP="00B70BFD">
            <w:pPr>
              <w:pStyle w:val="afff9"/>
              <w:keepLines w:val="0"/>
              <w:spacing w:after="0" w:line="240" w:lineRule="auto"/>
              <w:jc w:val="left"/>
              <w:rPr>
                <w:ins w:id="13637"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65C9C2D3" w14:textId="77777777" w:rsidR="00024FBB" w:rsidRPr="000E3C42" w:rsidRDefault="00024FBB" w:rsidP="00B70BFD">
            <w:pPr>
              <w:pStyle w:val="afff9"/>
              <w:keepLines w:val="0"/>
              <w:spacing w:after="0" w:line="240" w:lineRule="auto"/>
              <w:jc w:val="left"/>
              <w:rPr>
                <w:ins w:id="13638"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08440407" w14:textId="77777777" w:rsidR="00024FBB" w:rsidRPr="000E3C42" w:rsidRDefault="00024FBB" w:rsidP="00B70BFD">
            <w:pPr>
              <w:pStyle w:val="afff9"/>
              <w:keepLines w:val="0"/>
              <w:spacing w:after="0" w:line="240" w:lineRule="auto"/>
              <w:jc w:val="left"/>
              <w:rPr>
                <w:ins w:id="13639" w:author="Владимир Лаут" w:date="2021-04-07T15:32:00Z"/>
                <w:rFonts w:ascii="Arial" w:hAnsi="Arial" w:cs="Arial"/>
                <w:sz w:val="20"/>
                <w:szCs w:val="20"/>
              </w:rPr>
            </w:pPr>
            <w:ins w:id="13640" w:author="Владимир Лаут" w:date="2021-04-07T15:32:00Z">
              <w:r w:rsidRPr="000E3C42">
                <w:rPr>
                  <w:rFonts w:ascii="Arial" w:hAnsi="Arial" w:cs="Arial"/>
                  <w:sz w:val="20"/>
                  <w:szCs w:val="20"/>
                </w:rPr>
                <w:t>Мощность двигателя</w:t>
              </w:r>
            </w:ins>
          </w:p>
        </w:tc>
        <w:tc>
          <w:tcPr>
            <w:tcW w:w="1411" w:type="dxa"/>
            <w:vAlign w:val="center"/>
          </w:tcPr>
          <w:p w14:paraId="345B3F2F" w14:textId="77777777" w:rsidR="00024FBB" w:rsidRPr="000E3C42" w:rsidRDefault="00024FBB" w:rsidP="00B70BFD">
            <w:pPr>
              <w:pStyle w:val="afff9"/>
              <w:keepLines w:val="0"/>
              <w:spacing w:after="0" w:line="240" w:lineRule="auto"/>
              <w:jc w:val="left"/>
              <w:rPr>
                <w:ins w:id="13641" w:author="Владимир Лаут" w:date="2021-04-07T15:32:00Z"/>
                <w:rFonts w:ascii="Arial" w:hAnsi="Arial" w:cs="Arial"/>
                <w:sz w:val="20"/>
                <w:szCs w:val="20"/>
              </w:rPr>
            </w:pPr>
            <w:ins w:id="13642" w:author="Владимир Лаут" w:date="2021-04-07T15:32:00Z">
              <w:r w:rsidRPr="000E3C42">
                <w:rPr>
                  <w:rFonts w:ascii="Arial" w:hAnsi="Arial" w:cs="Arial"/>
                  <w:sz w:val="20"/>
                  <w:szCs w:val="20"/>
                </w:rPr>
                <w:t>л. с.</w:t>
              </w:r>
            </w:ins>
          </w:p>
        </w:tc>
      </w:tr>
      <w:tr w:rsidR="00024FBB" w:rsidRPr="000E3C42" w14:paraId="08AC03C0" w14:textId="77777777" w:rsidTr="00B70BFD">
        <w:trPr>
          <w:trHeight w:val="25"/>
          <w:jc w:val="center"/>
          <w:ins w:id="13643" w:author="Владимир Лаут" w:date="2021-04-07T15:32:00Z"/>
        </w:trPr>
        <w:tc>
          <w:tcPr>
            <w:tcW w:w="1277" w:type="dxa"/>
            <w:vMerge w:val="restart"/>
          </w:tcPr>
          <w:p w14:paraId="5E8EB782" w14:textId="77777777" w:rsidR="00024FBB" w:rsidRPr="000E3C42" w:rsidRDefault="00024FBB" w:rsidP="00B70BFD">
            <w:pPr>
              <w:pStyle w:val="afff9"/>
              <w:keepLines w:val="0"/>
              <w:spacing w:after="0" w:line="240" w:lineRule="auto"/>
              <w:rPr>
                <w:ins w:id="13644" w:author="Владимир Лаут" w:date="2021-04-07T15:32:00Z"/>
                <w:rFonts w:ascii="Arial" w:hAnsi="Arial" w:cs="Arial"/>
                <w:sz w:val="20"/>
                <w:szCs w:val="20"/>
              </w:rPr>
            </w:pPr>
            <w:ins w:id="13645" w:author="Владимир Лаут" w:date="2021-04-07T15:32:00Z">
              <w:r w:rsidRPr="000E3C42">
                <w:rPr>
                  <w:rFonts w:ascii="Arial" w:hAnsi="Arial" w:cs="Arial"/>
                  <w:sz w:val="20"/>
                  <w:szCs w:val="20"/>
                </w:rPr>
                <w:t>E03_02</w:t>
              </w:r>
            </w:ins>
          </w:p>
        </w:tc>
        <w:tc>
          <w:tcPr>
            <w:tcW w:w="3969" w:type="dxa"/>
            <w:vMerge w:val="restart"/>
            <w:shd w:val="clear" w:color="auto" w:fill="auto"/>
            <w:tcMar>
              <w:top w:w="28" w:type="dxa"/>
              <w:left w:w="57" w:type="dxa"/>
              <w:bottom w:w="28" w:type="dxa"/>
              <w:right w:w="57" w:type="dxa"/>
            </w:tcMar>
          </w:tcPr>
          <w:p w14:paraId="2422D5E9" w14:textId="77777777" w:rsidR="00024FBB" w:rsidRPr="000E3C42" w:rsidRDefault="00024FBB" w:rsidP="00B70BFD">
            <w:pPr>
              <w:pStyle w:val="afff9"/>
              <w:keepLines w:val="0"/>
              <w:spacing w:after="0" w:line="240" w:lineRule="auto"/>
              <w:jc w:val="left"/>
              <w:rPr>
                <w:ins w:id="13646" w:author="Владимир Лаут" w:date="2021-04-07T15:32:00Z"/>
                <w:rFonts w:ascii="Arial" w:hAnsi="Arial" w:cs="Arial"/>
                <w:sz w:val="20"/>
                <w:szCs w:val="20"/>
              </w:rPr>
            </w:pPr>
            <w:ins w:id="13647" w:author="Владимир Лаут" w:date="2021-04-07T15:32:00Z">
              <w:r w:rsidRPr="000E3C42">
                <w:rPr>
                  <w:rFonts w:ascii="Arial" w:hAnsi="Arial" w:cs="Arial"/>
                  <w:sz w:val="20"/>
                  <w:szCs w:val="20"/>
                </w:rPr>
                <w:t>Экскаваторы электрические, V ковша ≥ 5 м3</w:t>
              </w:r>
            </w:ins>
          </w:p>
        </w:tc>
        <w:tc>
          <w:tcPr>
            <w:tcW w:w="3544" w:type="dxa"/>
            <w:tcMar>
              <w:top w:w="28" w:type="dxa"/>
              <w:left w:w="57" w:type="dxa"/>
              <w:bottom w:w="28" w:type="dxa"/>
              <w:right w:w="57" w:type="dxa"/>
            </w:tcMar>
            <w:vAlign w:val="center"/>
          </w:tcPr>
          <w:p w14:paraId="677523C2" w14:textId="77777777" w:rsidR="00024FBB" w:rsidRPr="000E3C42" w:rsidRDefault="00024FBB" w:rsidP="00B70BFD">
            <w:pPr>
              <w:pStyle w:val="afff9"/>
              <w:keepLines w:val="0"/>
              <w:spacing w:after="0" w:line="240" w:lineRule="auto"/>
              <w:jc w:val="left"/>
              <w:rPr>
                <w:ins w:id="13648" w:author="Владимир Лаут" w:date="2021-04-07T15:32:00Z"/>
                <w:rFonts w:ascii="Arial" w:hAnsi="Arial" w:cs="Arial"/>
                <w:sz w:val="20"/>
                <w:szCs w:val="20"/>
              </w:rPr>
            </w:pPr>
            <w:ins w:id="13649" w:author="Владимир Лаут" w:date="2021-04-07T15:32:00Z">
              <w:r w:rsidRPr="000E3C42">
                <w:rPr>
                  <w:rFonts w:ascii="Arial" w:hAnsi="Arial" w:cs="Arial"/>
                  <w:sz w:val="20"/>
                  <w:szCs w:val="20"/>
                </w:rPr>
                <w:t>Масса</w:t>
              </w:r>
            </w:ins>
          </w:p>
        </w:tc>
        <w:tc>
          <w:tcPr>
            <w:tcW w:w="1411" w:type="dxa"/>
            <w:vAlign w:val="center"/>
          </w:tcPr>
          <w:p w14:paraId="13E9BAB2" w14:textId="77777777" w:rsidR="00024FBB" w:rsidRPr="000E3C42" w:rsidRDefault="00024FBB" w:rsidP="00B70BFD">
            <w:pPr>
              <w:pStyle w:val="afff9"/>
              <w:keepLines w:val="0"/>
              <w:spacing w:after="0" w:line="240" w:lineRule="auto"/>
              <w:jc w:val="left"/>
              <w:rPr>
                <w:ins w:id="13650" w:author="Владимир Лаут" w:date="2021-04-07T15:32:00Z"/>
                <w:rFonts w:ascii="Arial" w:hAnsi="Arial" w:cs="Arial"/>
                <w:sz w:val="20"/>
                <w:szCs w:val="20"/>
              </w:rPr>
            </w:pPr>
            <w:ins w:id="13651" w:author="Владимир Лаут" w:date="2021-04-07T15:32:00Z">
              <w:r w:rsidRPr="000E3C42">
                <w:rPr>
                  <w:rFonts w:ascii="Arial" w:hAnsi="Arial" w:cs="Arial"/>
                  <w:sz w:val="20"/>
                  <w:szCs w:val="20"/>
                </w:rPr>
                <w:t>т</w:t>
              </w:r>
            </w:ins>
          </w:p>
        </w:tc>
      </w:tr>
      <w:tr w:rsidR="00024FBB" w:rsidRPr="000E3C42" w14:paraId="58B4FB58" w14:textId="77777777" w:rsidTr="00B70BFD">
        <w:trPr>
          <w:trHeight w:val="25"/>
          <w:jc w:val="center"/>
          <w:ins w:id="13652" w:author="Владимир Лаут" w:date="2021-04-07T15:32:00Z"/>
        </w:trPr>
        <w:tc>
          <w:tcPr>
            <w:tcW w:w="1277" w:type="dxa"/>
            <w:vMerge/>
          </w:tcPr>
          <w:p w14:paraId="4A18A25C" w14:textId="77777777" w:rsidR="00024FBB" w:rsidRPr="000E3C42" w:rsidRDefault="00024FBB" w:rsidP="00B70BFD">
            <w:pPr>
              <w:pStyle w:val="afff9"/>
              <w:keepLines w:val="0"/>
              <w:spacing w:after="0" w:line="240" w:lineRule="auto"/>
              <w:jc w:val="left"/>
              <w:rPr>
                <w:ins w:id="13653"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2E197372" w14:textId="77777777" w:rsidR="00024FBB" w:rsidRPr="000E3C42" w:rsidRDefault="00024FBB" w:rsidP="00B70BFD">
            <w:pPr>
              <w:pStyle w:val="afff9"/>
              <w:keepLines w:val="0"/>
              <w:spacing w:after="0" w:line="240" w:lineRule="auto"/>
              <w:jc w:val="left"/>
              <w:rPr>
                <w:ins w:id="13654"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216EB5F5" w14:textId="77777777" w:rsidR="00024FBB" w:rsidRPr="000E3C42" w:rsidRDefault="00024FBB" w:rsidP="00B70BFD">
            <w:pPr>
              <w:pStyle w:val="afff9"/>
              <w:keepLines w:val="0"/>
              <w:spacing w:after="0" w:line="240" w:lineRule="auto"/>
              <w:jc w:val="left"/>
              <w:rPr>
                <w:ins w:id="13655" w:author="Владимир Лаут" w:date="2021-04-07T15:32:00Z"/>
                <w:rFonts w:ascii="Arial" w:hAnsi="Arial" w:cs="Arial"/>
                <w:sz w:val="20"/>
                <w:szCs w:val="20"/>
              </w:rPr>
            </w:pPr>
            <w:ins w:id="13656" w:author="Владимир Лаут" w:date="2021-04-07T15:32:00Z">
              <w:r w:rsidRPr="000E3C42">
                <w:rPr>
                  <w:rFonts w:ascii="Arial" w:hAnsi="Arial" w:cs="Arial"/>
                  <w:sz w:val="20"/>
                  <w:szCs w:val="20"/>
                </w:rPr>
                <w:t>Организация ремонтов</w:t>
              </w:r>
            </w:ins>
          </w:p>
        </w:tc>
        <w:tc>
          <w:tcPr>
            <w:tcW w:w="1411" w:type="dxa"/>
            <w:vAlign w:val="center"/>
          </w:tcPr>
          <w:p w14:paraId="2F472DCE" w14:textId="77777777" w:rsidR="00024FBB" w:rsidRPr="000E3C42" w:rsidRDefault="00024FBB" w:rsidP="00B70BFD">
            <w:pPr>
              <w:pStyle w:val="afff9"/>
              <w:keepLines w:val="0"/>
              <w:spacing w:after="0" w:line="240" w:lineRule="auto"/>
              <w:jc w:val="left"/>
              <w:rPr>
                <w:ins w:id="13657" w:author="Владимир Лаут" w:date="2021-04-07T15:32:00Z"/>
                <w:rFonts w:ascii="Arial" w:hAnsi="Arial" w:cs="Arial"/>
                <w:sz w:val="20"/>
                <w:szCs w:val="20"/>
              </w:rPr>
            </w:pPr>
          </w:p>
        </w:tc>
      </w:tr>
      <w:tr w:rsidR="00024FBB" w:rsidRPr="000E3C42" w14:paraId="1F847C0C" w14:textId="77777777" w:rsidTr="00B70BFD">
        <w:trPr>
          <w:trHeight w:val="25"/>
          <w:jc w:val="center"/>
          <w:ins w:id="13658" w:author="Владимир Лаут" w:date="2021-04-07T15:32:00Z"/>
        </w:trPr>
        <w:tc>
          <w:tcPr>
            <w:tcW w:w="1277" w:type="dxa"/>
            <w:vMerge/>
          </w:tcPr>
          <w:p w14:paraId="321B520F" w14:textId="77777777" w:rsidR="00024FBB" w:rsidRPr="000E3C42" w:rsidRDefault="00024FBB" w:rsidP="00B70BFD">
            <w:pPr>
              <w:pStyle w:val="afff9"/>
              <w:keepLines w:val="0"/>
              <w:spacing w:after="0" w:line="240" w:lineRule="auto"/>
              <w:jc w:val="left"/>
              <w:rPr>
                <w:ins w:id="13659"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5D27E349" w14:textId="77777777" w:rsidR="00024FBB" w:rsidRPr="000E3C42" w:rsidRDefault="00024FBB" w:rsidP="00B70BFD">
            <w:pPr>
              <w:pStyle w:val="afff9"/>
              <w:keepLines w:val="0"/>
              <w:spacing w:after="0" w:line="240" w:lineRule="auto"/>
              <w:jc w:val="left"/>
              <w:rPr>
                <w:ins w:id="13660"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5E475F8E" w14:textId="77777777" w:rsidR="00024FBB" w:rsidRPr="000E3C42" w:rsidRDefault="00024FBB" w:rsidP="00B70BFD">
            <w:pPr>
              <w:pStyle w:val="afff9"/>
              <w:keepLines w:val="0"/>
              <w:spacing w:after="0" w:line="240" w:lineRule="auto"/>
              <w:jc w:val="left"/>
              <w:rPr>
                <w:ins w:id="13661" w:author="Владимир Лаут" w:date="2021-04-07T15:32:00Z"/>
                <w:rFonts w:ascii="Arial" w:hAnsi="Arial" w:cs="Arial"/>
                <w:sz w:val="20"/>
                <w:szCs w:val="20"/>
              </w:rPr>
            </w:pPr>
            <w:ins w:id="13662" w:author="Владимир Лаут" w:date="2021-04-07T15:32:00Z">
              <w:r w:rsidRPr="000E3C42">
                <w:rPr>
                  <w:rFonts w:ascii="Arial" w:hAnsi="Arial" w:cs="Arial"/>
                  <w:sz w:val="20"/>
                  <w:szCs w:val="20"/>
                </w:rPr>
                <w:t>Марка заводская</w:t>
              </w:r>
            </w:ins>
          </w:p>
        </w:tc>
        <w:tc>
          <w:tcPr>
            <w:tcW w:w="1411" w:type="dxa"/>
            <w:vAlign w:val="center"/>
          </w:tcPr>
          <w:p w14:paraId="7329A3F9" w14:textId="77777777" w:rsidR="00024FBB" w:rsidRPr="000E3C42" w:rsidRDefault="00024FBB" w:rsidP="00B70BFD">
            <w:pPr>
              <w:pStyle w:val="afff9"/>
              <w:keepLines w:val="0"/>
              <w:spacing w:after="0" w:line="240" w:lineRule="auto"/>
              <w:jc w:val="left"/>
              <w:rPr>
                <w:ins w:id="13663" w:author="Владимир Лаут" w:date="2021-04-07T15:32:00Z"/>
                <w:rFonts w:ascii="Arial" w:hAnsi="Arial" w:cs="Arial"/>
                <w:sz w:val="20"/>
                <w:szCs w:val="20"/>
              </w:rPr>
            </w:pPr>
          </w:p>
        </w:tc>
      </w:tr>
      <w:tr w:rsidR="00024FBB" w:rsidRPr="000E3C42" w14:paraId="26A125F7" w14:textId="77777777" w:rsidTr="00B70BFD">
        <w:trPr>
          <w:trHeight w:val="25"/>
          <w:jc w:val="center"/>
          <w:ins w:id="13664" w:author="Владимир Лаут" w:date="2021-04-07T15:32:00Z"/>
        </w:trPr>
        <w:tc>
          <w:tcPr>
            <w:tcW w:w="1277" w:type="dxa"/>
            <w:vMerge/>
          </w:tcPr>
          <w:p w14:paraId="3897A41D" w14:textId="77777777" w:rsidR="00024FBB" w:rsidRPr="000E3C42" w:rsidRDefault="00024FBB" w:rsidP="00B70BFD">
            <w:pPr>
              <w:pStyle w:val="afff9"/>
              <w:keepLines w:val="0"/>
              <w:spacing w:after="0" w:line="240" w:lineRule="auto"/>
              <w:jc w:val="left"/>
              <w:rPr>
                <w:ins w:id="13665"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2C7FB884" w14:textId="77777777" w:rsidR="00024FBB" w:rsidRPr="000E3C42" w:rsidRDefault="00024FBB" w:rsidP="00B70BFD">
            <w:pPr>
              <w:pStyle w:val="afff9"/>
              <w:keepLines w:val="0"/>
              <w:spacing w:after="0" w:line="240" w:lineRule="auto"/>
              <w:jc w:val="left"/>
              <w:rPr>
                <w:ins w:id="13666"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3AD65A79" w14:textId="77777777" w:rsidR="00024FBB" w:rsidRPr="000E3C42" w:rsidRDefault="00024FBB" w:rsidP="00B70BFD">
            <w:pPr>
              <w:pStyle w:val="afff9"/>
              <w:keepLines w:val="0"/>
              <w:spacing w:after="0" w:line="240" w:lineRule="auto"/>
              <w:jc w:val="left"/>
              <w:rPr>
                <w:ins w:id="13667" w:author="Владимир Лаут" w:date="2021-04-07T15:32:00Z"/>
                <w:rFonts w:ascii="Arial" w:hAnsi="Arial" w:cs="Arial"/>
                <w:sz w:val="20"/>
                <w:szCs w:val="20"/>
              </w:rPr>
            </w:pPr>
            <w:ins w:id="13668" w:author="Владимир Лаут" w:date="2021-04-07T15:32:00Z">
              <w:r w:rsidRPr="000E3C42">
                <w:rPr>
                  <w:rFonts w:ascii="Arial" w:hAnsi="Arial" w:cs="Arial"/>
                  <w:sz w:val="20"/>
                  <w:szCs w:val="20"/>
                </w:rPr>
                <w:t xml:space="preserve">Гаражный номер  </w:t>
              </w:r>
            </w:ins>
          </w:p>
        </w:tc>
        <w:tc>
          <w:tcPr>
            <w:tcW w:w="1411" w:type="dxa"/>
            <w:vAlign w:val="center"/>
          </w:tcPr>
          <w:p w14:paraId="4C59A87A" w14:textId="77777777" w:rsidR="00024FBB" w:rsidRPr="000E3C42" w:rsidRDefault="00024FBB" w:rsidP="00B70BFD">
            <w:pPr>
              <w:pStyle w:val="afff9"/>
              <w:keepLines w:val="0"/>
              <w:spacing w:after="0" w:line="240" w:lineRule="auto"/>
              <w:jc w:val="left"/>
              <w:rPr>
                <w:ins w:id="13669" w:author="Владимир Лаут" w:date="2021-04-07T15:32:00Z"/>
                <w:rFonts w:ascii="Arial" w:hAnsi="Arial" w:cs="Arial"/>
                <w:sz w:val="20"/>
                <w:szCs w:val="20"/>
              </w:rPr>
            </w:pPr>
          </w:p>
        </w:tc>
      </w:tr>
      <w:tr w:rsidR="00024FBB" w:rsidRPr="000E3C42" w14:paraId="36057647" w14:textId="77777777" w:rsidTr="00B70BFD">
        <w:trPr>
          <w:trHeight w:val="25"/>
          <w:jc w:val="center"/>
          <w:ins w:id="13670" w:author="Владимир Лаут" w:date="2021-04-07T15:32:00Z"/>
        </w:trPr>
        <w:tc>
          <w:tcPr>
            <w:tcW w:w="1277" w:type="dxa"/>
            <w:vMerge/>
          </w:tcPr>
          <w:p w14:paraId="0F3A3FD0" w14:textId="77777777" w:rsidR="00024FBB" w:rsidRPr="000E3C42" w:rsidRDefault="00024FBB" w:rsidP="00B70BFD">
            <w:pPr>
              <w:pStyle w:val="afff9"/>
              <w:keepLines w:val="0"/>
              <w:spacing w:after="0" w:line="240" w:lineRule="auto"/>
              <w:jc w:val="left"/>
              <w:rPr>
                <w:ins w:id="13671"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48AEC230" w14:textId="77777777" w:rsidR="00024FBB" w:rsidRPr="000E3C42" w:rsidRDefault="00024FBB" w:rsidP="00B70BFD">
            <w:pPr>
              <w:pStyle w:val="afff9"/>
              <w:keepLines w:val="0"/>
              <w:spacing w:after="0" w:line="240" w:lineRule="auto"/>
              <w:jc w:val="left"/>
              <w:rPr>
                <w:ins w:id="13672"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735C8B0B" w14:textId="77777777" w:rsidR="00024FBB" w:rsidRPr="000E3C42" w:rsidRDefault="00024FBB" w:rsidP="00B70BFD">
            <w:pPr>
              <w:pStyle w:val="afff9"/>
              <w:keepLines w:val="0"/>
              <w:spacing w:after="0" w:line="240" w:lineRule="auto"/>
              <w:jc w:val="left"/>
              <w:rPr>
                <w:ins w:id="13673" w:author="Владимир Лаут" w:date="2021-04-07T15:32:00Z"/>
                <w:rFonts w:ascii="Arial" w:hAnsi="Arial" w:cs="Arial"/>
                <w:sz w:val="20"/>
                <w:szCs w:val="20"/>
              </w:rPr>
            </w:pPr>
            <w:ins w:id="13674" w:author="Владимир Лаут" w:date="2021-04-07T15:32:00Z">
              <w:r w:rsidRPr="000E3C42">
                <w:rPr>
                  <w:rFonts w:ascii="Arial" w:hAnsi="Arial" w:cs="Arial"/>
                  <w:sz w:val="20"/>
                  <w:szCs w:val="20"/>
                </w:rPr>
                <w:t xml:space="preserve">Гос. номер </w:t>
              </w:r>
            </w:ins>
          </w:p>
        </w:tc>
        <w:tc>
          <w:tcPr>
            <w:tcW w:w="1411" w:type="dxa"/>
            <w:vAlign w:val="center"/>
          </w:tcPr>
          <w:p w14:paraId="404F1C82" w14:textId="77777777" w:rsidR="00024FBB" w:rsidRPr="000E3C42" w:rsidRDefault="00024FBB" w:rsidP="00B70BFD">
            <w:pPr>
              <w:pStyle w:val="afff9"/>
              <w:keepLines w:val="0"/>
              <w:spacing w:after="0" w:line="240" w:lineRule="auto"/>
              <w:jc w:val="left"/>
              <w:rPr>
                <w:ins w:id="13675" w:author="Владимир Лаут" w:date="2021-04-07T15:32:00Z"/>
                <w:rFonts w:ascii="Arial" w:hAnsi="Arial" w:cs="Arial"/>
                <w:sz w:val="20"/>
                <w:szCs w:val="20"/>
              </w:rPr>
            </w:pPr>
          </w:p>
        </w:tc>
      </w:tr>
      <w:tr w:rsidR="00024FBB" w:rsidRPr="000E3C42" w14:paraId="3C454B38" w14:textId="77777777" w:rsidTr="00B70BFD">
        <w:trPr>
          <w:trHeight w:val="25"/>
          <w:jc w:val="center"/>
          <w:ins w:id="13676" w:author="Владимир Лаут" w:date="2021-04-07T15:32:00Z"/>
        </w:trPr>
        <w:tc>
          <w:tcPr>
            <w:tcW w:w="1277" w:type="dxa"/>
            <w:vMerge/>
          </w:tcPr>
          <w:p w14:paraId="0A974D79" w14:textId="77777777" w:rsidR="00024FBB" w:rsidRPr="000E3C42" w:rsidRDefault="00024FBB" w:rsidP="00B70BFD">
            <w:pPr>
              <w:pStyle w:val="afff9"/>
              <w:keepLines w:val="0"/>
              <w:spacing w:after="0" w:line="240" w:lineRule="auto"/>
              <w:jc w:val="left"/>
              <w:rPr>
                <w:ins w:id="13677"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6983DFF7" w14:textId="77777777" w:rsidR="00024FBB" w:rsidRPr="000E3C42" w:rsidRDefault="00024FBB" w:rsidP="00B70BFD">
            <w:pPr>
              <w:pStyle w:val="afff9"/>
              <w:keepLines w:val="0"/>
              <w:spacing w:after="0" w:line="240" w:lineRule="auto"/>
              <w:jc w:val="left"/>
              <w:rPr>
                <w:ins w:id="13678"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0333EBBD" w14:textId="77777777" w:rsidR="00024FBB" w:rsidRPr="000E3C42" w:rsidRDefault="00024FBB" w:rsidP="00B70BFD">
            <w:pPr>
              <w:pStyle w:val="afff9"/>
              <w:keepLines w:val="0"/>
              <w:spacing w:after="0" w:line="240" w:lineRule="auto"/>
              <w:jc w:val="left"/>
              <w:rPr>
                <w:ins w:id="13679" w:author="Владимир Лаут" w:date="2021-04-07T15:32:00Z"/>
                <w:rFonts w:ascii="Arial" w:hAnsi="Arial" w:cs="Arial"/>
                <w:sz w:val="20"/>
                <w:szCs w:val="20"/>
              </w:rPr>
            </w:pPr>
            <w:ins w:id="13680" w:author="Владимир Лаут" w:date="2021-04-07T15:32:00Z">
              <w:r w:rsidRPr="000E3C42">
                <w:rPr>
                  <w:rFonts w:ascii="Arial" w:hAnsi="Arial" w:cs="Arial"/>
                  <w:sz w:val="20"/>
                  <w:szCs w:val="20"/>
                </w:rPr>
                <w:t>Изготовитель</w:t>
              </w:r>
            </w:ins>
          </w:p>
        </w:tc>
        <w:tc>
          <w:tcPr>
            <w:tcW w:w="1411" w:type="dxa"/>
            <w:vAlign w:val="center"/>
          </w:tcPr>
          <w:p w14:paraId="79E75F70" w14:textId="77777777" w:rsidR="00024FBB" w:rsidRPr="000E3C42" w:rsidRDefault="00024FBB" w:rsidP="00B70BFD">
            <w:pPr>
              <w:pStyle w:val="afff9"/>
              <w:keepLines w:val="0"/>
              <w:spacing w:after="0" w:line="240" w:lineRule="auto"/>
              <w:jc w:val="left"/>
              <w:rPr>
                <w:ins w:id="13681" w:author="Владимир Лаут" w:date="2021-04-07T15:32:00Z"/>
                <w:rFonts w:ascii="Arial" w:hAnsi="Arial" w:cs="Arial"/>
                <w:sz w:val="20"/>
                <w:szCs w:val="20"/>
              </w:rPr>
            </w:pPr>
          </w:p>
        </w:tc>
      </w:tr>
      <w:tr w:rsidR="00024FBB" w:rsidRPr="000E3C42" w14:paraId="74216AB9" w14:textId="77777777" w:rsidTr="00B70BFD">
        <w:trPr>
          <w:trHeight w:val="25"/>
          <w:jc w:val="center"/>
          <w:ins w:id="13682" w:author="Владимир Лаут" w:date="2021-04-07T15:32:00Z"/>
        </w:trPr>
        <w:tc>
          <w:tcPr>
            <w:tcW w:w="1277" w:type="dxa"/>
            <w:vMerge/>
          </w:tcPr>
          <w:p w14:paraId="496373BE" w14:textId="77777777" w:rsidR="00024FBB" w:rsidRPr="000E3C42" w:rsidRDefault="00024FBB" w:rsidP="00B70BFD">
            <w:pPr>
              <w:pStyle w:val="afff9"/>
              <w:keepLines w:val="0"/>
              <w:spacing w:after="0" w:line="240" w:lineRule="auto"/>
              <w:jc w:val="left"/>
              <w:rPr>
                <w:ins w:id="13683"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075C160B" w14:textId="77777777" w:rsidR="00024FBB" w:rsidRPr="000E3C42" w:rsidRDefault="00024FBB" w:rsidP="00B70BFD">
            <w:pPr>
              <w:pStyle w:val="afff9"/>
              <w:keepLines w:val="0"/>
              <w:spacing w:after="0" w:line="240" w:lineRule="auto"/>
              <w:jc w:val="left"/>
              <w:rPr>
                <w:ins w:id="13684"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72C66B8D" w14:textId="77777777" w:rsidR="00024FBB" w:rsidRPr="000E3C42" w:rsidRDefault="00024FBB" w:rsidP="00B70BFD">
            <w:pPr>
              <w:pStyle w:val="afff9"/>
              <w:keepLines w:val="0"/>
              <w:spacing w:after="0" w:line="240" w:lineRule="auto"/>
              <w:jc w:val="left"/>
              <w:rPr>
                <w:ins w:id="13685" w:author="Владимир Лаут" w:date="2021-04-07T15:32:00Z"/>
                <w:rFonts w:ascii="Arial" w:hAnsi="Arial" w:cs="Arial"/>
                <w:sz w:val="20"/>
                <w:szCs w:val="20"/>
              </w:rPr>
            </w:pPr>
            <w:ins w:id="13686" w:author="Владимир Лаут" w:date="2021-04-07T15:32:00Z">
              <w:r w:rsidRPr="000E3C42">
                <w:rPr>
                  <w:rFonts w:ascii="Arial" w:hAnsi="Arial" w:cs="Arial"/>
                  <w:sz w:val="20"/>
                  <w:szCs w:val="20"/>
                </w:rPr>
                <w:t>Объем ковша</w:t>
              </w:r>
            </w:ins>
          </w:p>
        </w:tc>
        <w:tc>
          <w:tcPr>
            <w:tcW w:w="1411" w:type="dxa"/>
            <w:vAlign w:val="center"/>
          </w:tcPr>
          <w:p w14:paraId="4118EBF8" w14:textId="77777777" w:rsidR="00024FBB" w:rsidRPr="000E3C42" w:rsidRDefault="00024FBB" w:rsidP="00B70BFD">
            <w:pPr>
              <w:pStyle w:val="afff9"/>
              <w:keepLines w:val="0"/>
              <w:spacing w:after="0" w:line="240" w:lineRule="auto"/>
              <w:jc w:val="left"/>
              <w:rPr>
                <w:ins w:id="13687" w:author="Владимир Лаут" w:date="2021-04-07T15:32:00Z"/>
                <w:rFonts w:ascii="Arial" w:hAnsi="Arial" w:cs="Arial"/>
                <w:sz w:val="20"/>
                <w:szCs w:val="20"/>
              </w:rPr>
            </w:pPr>
            <w:ins w:id="13688" w:author="Владимир Лаут" w:date="2021-04-07T15:32:00Z">
              <w:r w:rsidRPr="000E3C42">
                <w:rPr>
                  <w:rFonts w:ascii="Arial" w:hAnsi="Arial" w:cs="Arial"/>
                  <w:sz w:val="20"/>
                  <w:szCs w:val="20"/>
                </w:rPr>
                <w:t>м3</w:t>
              </w:r>
            </w:ins>
          </w:p>
        </w:tc>
      </w:tr>
      <w:tr w:rsidR="00024FBB" w:rsidRPr="000E3C42" w14:paraId="42879EAF" w14:textId="77777777" w:rsidTr="00B70BFD">
        <w:trPr>
          <w:trHeight w:val="25"/>
          <w:jc w:val="center"/>
          <w:ins w:id="13689" w:author="Владимир Лаут" w:date="2021-04-07T15:32:00Z"/>
        </w:trPr>
        <w:tc>
          <w:tcPr>
            <w:tcW w:w="1277" w:type="dxa"/>
            <w:vMerge/>
          </w:tcPr>
          <w:p w14:paraId="41082F0C" w14:textId="77777777" w:rsidR="00024FBB" w:rsidRPr="000E3C42" w:rsidRDefault="00024FBB" w:rsidP="00B70BFD">
            <w:pPr>
              <w:pStyle w:val="afff9"/>
              <w:keepLines w:val="0"/>
              <w:spacing w:after="0" w:line="240" w:lineRule="auto"/>
              <w:jc w:val="left"/>
              <w:rPr>
                <w:ins w:id="13690" w:author="Владимир Лаут" w:date="2021-04-07T15:32:00Z"/>
                <w:rFonts w:ascii="Arial" w:hAnsi="Arial" w:cs="Arial"/>
                <w:sz w:val="20"/>
                <w:szCs w:val="20"/>
              </w:rPr>
            </w:pPr>
          </w:p>
        </w:tc>
        <w:tc>
          <w:tcPr>
            <w:tcW w:w="3969" w:type="dxa"/>
            <w:vMerge/>
            <w:shd w:val="clear" w:color="auto" w:fill="auto"/>
            <w:tcMar>
              <w:top w:w="28" w:type="dxa"/>
              <w:left w:w="57" w:type="dxa"/>
              <w:bottom w:w="28" w:type="dxa"/>
              <w:right w:w="57" w:type="dxa"/>
            </w:tcMar>
          </w:tcPr>
          <w:p w14:paraId="7201B24D" w14:textId="77777777" w:rsidR="00024FBB" w:rsidRPr="000E3C42" w:rsidRDefault="00024FBB" w:rsidP="00B70BFD">
            <w:pPr>
              <w:pStyle w:val="afff9"/>
              <w:keepLines w:val="0"/>
              <w:spacing w:after="0" w:line="240" w:lineRule="auto"/>
              <w:jc w:val="left"/>
              <w:rPr>
                <w:ins w:id="13691" w:author="Владимир Лаут" w:date="2021-04-07T15:32:00Z"/>
                <w:rFonts w:ascii="Arial" w:hAnsi="Arial" w:cs="Arial"/>
                <w:sz w:val="20"/>
                <w:szCs w:val="20"/>
              </w:rPr>
            </w:pPr>
          </w:p>
        </w:tc>
        <w:tc>
          <w:tcPr>
            <w:tcW w:w="3544" w:type="dxa"/>
            <w:tcMar>
              <w:top w:w="28" w:type="dxa"/>
              <w:left w:w="57" w:type="dxa"/>
              <w:bottom w:w="28" w:type="dxa"/>
              <w:right w:w="57" w:type="dxa"/>
            </w:tcMar>
            <w:vAlign w:val="center"/>
          </w:tcPr>
          <w:p w14:paraId="46223719" w14:textId="77777777" w:rsidR="00024FBB" w:rsidRPr="000E3C42" w:rsidRDefault="00024FBB" w:rsidP="00B70BFD">
            <w:pPr>
              <w:pStyle w:val="afff9"/>
              <w:keepLines w:val="0"/>
              <w:spacing w:after="0" w:line="240" w:lineRule="auto"/>
              <w:jc w:val="left"/>
              <w:rPr>
                <w:ins w:id="13692" w:author="Владимир Лаут" w:date="2021-04-07T15:32:00Z"/>
                <w:rFonts w:ascii="Arial" w:hAnsi="Arial" w:cs="Arial"/>
                <w:sz w:val="20"/>
                <w:szCs w:val="20"/>
              </w:rPr>
            </w:pPr>
            <w:ins w:id="13693" w:author="Владимир Лаут" w:date="2021-04-07T15:32:00Z">
              <w:r w:rsidRPr="000E3C42">
                <w:rPr>
                  <w:rFonts w:ascii="Arial" w:hAnsi="Arial" w:cs="Arial"/>
                  <w:sz w:val="20"/>
                  <w:szCs w:val="20"/>
                </w:rPr>
                <w:t>Мощность двигателя</w:t>
              </w:r>
            </w:ins>
          </w:p>
        </w:tc>
        <w:tc>
          <w:tcPr>
            <w:tcW w:w="1411" w:type="dxa"/>
            <w:vAlign w:val="center"/>
          </w:tcPr>
          <w:p w14:paraId="29A88F21" w14:textId="77777777" w:rsidR="00024FBB" w:rsidRPr="000E3C42" w:rsidRDefault="00024FBB" w:rsidP="00B70BFD">
            <w:pPr>
              <w:pStyle w:val="afff9"/>
              <w:keepLines w:val="0"/>
              <w:spacing w:after="0" w:line="240" w:lineRule="auto"/>
              <w:jc w:val="left"/>
              <w:rPr>
                <w:ins w:id="13694" w:author="Владимир Лаут" w:date="2021-04-07T15:32:00Z"/>
                <w:rFonts w:ascii="Arial" w:hAnsi="Arial" w:cs="Arial"/>
                <w:sz w:val="20"/>
                <w:szCs w:val="20"/>
              </w:rPr>
            </w:pPr>
            <w:ins w:id="13695" w:author="Владимир Лаут" w:date="2021-04-07T15:32:00Z">
              <w:r w:rsidRPr="000E3C42">
                <w:rPr>
                  <w:rFonts w:ascii="Arial" w:hAnsi="Arial" w:cs="Arial"/>
                  <w:sz w:val="20"/>
                  <w:szCs w:val="20"/>
                </w:rPr>
                <w:t>кВт</w:t>
              </w:r>
            </w:ins>
          </w:p>
        </w:tc>
      </w:tr>
    </w:tbl>
    <w:p w14:paraId="2D9AB3BA" w14:textId="0278723D" w:rsidR="00024FBB" w:rsidRDefault="00024FBB" w:rsidP="00D153F5">
      <w:pPr>
        <w:spacing w:after="240" w:line="276" w:lineRule="auto"/>
        <w:ind w:firstLine="567"/>
        <w:textAlignment w:val="top"/>
        <w:rPr>
          <w:ins w:id="13696" w:author="Владимир Лаут" w:date="2021-04-07T15:33:00Z"/>
          <w:rFonts w:ascii="Arial" w:hAnsi="Arial" w:cs="Arial"/>
          <w:color w:val="000000"/>
          <w:szCs w:val="24"/>
        </w:rPr>
      </w:pPr>
    </w:p>
    <w:p w14:paraId="61C32EC1" w14:textId="652A4A2E" w:rsidR="00024FBB" w:rsidRDefault="00024FBB" w:rsidP="00D153F5">
      <w:pPr>
        <w:spacing w:after="240" w:line="276" w:lineRule="auto"/>
        <w:ind w:firstLine="567"/>
        <w:textAlignment w:val="top"/>
        <w:rPr>
          <w:rFonts w:ascii="Arial" w:hAnsi="Arial" w:cs="Arial"/>
          <w:color w:val="000000"/>
          <w:szCs w:val="24"/>
        </w:rPr>
      </w:pPr>
      <w:ins w:id="13697" w:author="Владимир Лаут" w:date="2021-04-07T15:33:00Z">
        <w:r>
          <w:rPr>
            <w:rFonts w:ascii="Arial" w:hAnsi="Arial" w:cs="Arial"/>
            <w:color w:val="000000"/>
            <w:szCs w:val="24"/>
          </w:rPr>
          <w:t>Полный п</w:t>
        </w:r>
        <w:r w:rsidRPr="00024FBB">
          <w:rPr>
            <w:rFonts w:ascii="Arial" w:hAnsi="Arial" w:cs="Arial"/>
            <w:color w:val="000000"/>
            <w:szCs w:val="24"/>
          </w:rPr>
          <w:t>еречень признаков</w:t>
        </w:r>
        <w:r>
          <w:rPr>
            <w:rFonts w:ascii="Arial" w:hAnsi="Arial" w:cs="Arial"/>
            <w:color w:val="000000"/>
            <w:szCs w:val="24"/>
          </w:rPr>
          <w:t xml:space="preserve"> для классов</w:t>
        </w:r>
        <w:r w:rsidRPr="00024FBB">
          <w:rPr>
            <w:rFonts w:ascii="Arial" w:hAnsi="Arial" w:cs="Arial"/>
            <w:color w:val="000000"/>
            <w:szCs w:val="24"/>
          </w:rPr>
          <w:t xml:space="preserve"> ЕО и ТМ</w:t>
        </w:r>
        <w:r>
          <w:rPr>
            <w:rFonts w:ascii="Arial" w:hAnsi="Arial" w:cs="Arial"/>
            <w:color w:val="000000"/>
            <w:szCs w:val="24"/>
          </w:rPr>
          <w:t xml:space="preserve"> </w:t>
        </w:r>
      </w:ins>
      <w:ins w:id="13698" w:author="Владимир Лаут" w:date="2021-04-07T15:57:00Z">
        <w:r w:rsidR="000E59BF">
          <w:rPr>
            <w:rFonts w:ascii="Arial" w:hAnsi="Arial" w:cs="Arial"/>
            <w:color w:val="000000"/>
            <w:szCs w:val="24"/>
          </w:rPr>
          <w:t xml:space="preserve">приведен в </w:t>
        </w:r>
        <w:r w:rsidR="000E59BF">
          <w:rPr>
            <w:rFonts w:ascii="Arial" w:eastAsiaTheme="majorEastAsia" w:hAnsi="Arial" w:cs="Arial"/>
          </w:rPr>
          <w:t xml:space="preserve">Методике ведения НСИ </w:t>
        </w:r>
        <w:proofErr w:type="spellStart"/>
        <w:r w:rsidR="000E59BF">
          <w:rPr>
            <w:rFonts w:ascii="Arial" w:eastAsiaTheme="majorEastAsia" w:hAnsi="Arial" w:cs="Arial"/>
          </w:rPr>
          <w:t>ТОиР</w:t>
        </w:r>
        <w:proofErr w:type="spellEnd"/>
        <w:r w:rsidR="000E59BF">
          <w:rPr>
            <w:rFonts w:ascii="Arial" w:eastAsiaTheme="majorEastAsia" w:hAnsi="Arial" w:cs="Arial"/>
          </w:rPr>
          <w:t>.</w:t>
        </w:r>
      </w:ins>
    </w:p>
    <w:p w14:paraId="6B26A375" w14:textId="77777777" w:rsidR="00D153F5" w:rsidRPr="00FB401A" w:rsidRDefault="00D153F5" w:rsidP="00197D54">
      <w:pPr>
        <w:pStyle w:val="3"/>
      </w:pPr>
      <w:bookmarkStart w:id="13699" w:name="_Toc521083827"/>
      <w:bookmarkStart w:id="13700" w:name="_Toc521340967"/>
      <w:bookmarkStart w:id="13701" w:name="_Toc521439487"/>
      <w:bookmarkStart w:id="13702" w:name="_Toc67557111"/>
      <w:r>
        <w:t>К</w:t>
      </w:r>
      <w:r w:rsidRPr="00FB401A">
        <w:t>лючевые параметры объекта</w:t>
      </w:r>
      <w:bookmarkEnd w:id="13699"/>
      <w:bookmarkEnd w:id="13700"/>
      <w:bookmarkEnd w:id="13701"/>
      <w:bookmarkEnd w:id="13702"/>
    </w:p>
    <w:p w14:paraId="4459A448" w14:textId="77777777" w:rsidR="00D153F5" w:rsidRDefault="00D153F5" w:rsidP="00D153F5">
      <w:pPr>
        <w:spacing w:after="120" w:line="276" w:lineRule="auto"/>
        <w:ind w:firstLine="567"/>
        <w:rPr>
          <w:rFonts w:ascii="Arial" w:hAnsi="Arial" w:cs="Arial"/>
        </w:rPr>
      </w:pPr>
      <w:r w:rsidRPr="002E11F5">
        <w:rPr>
          <w:rFonts w:ascii="Arial" w:hAnsi="Arial" w:cs="Arial"/>
        </w:rPr>
        <w:t>Кл</w:t>
      </w:r>
      <w:r>
        <w:rPr>
          <w:rFonts w:ascii="Arial" w:hAnsi="Arial" w:cs="Arial"/>
        </w:rPr>
        <w:t>ючевыми параметрами объекта являются:</w:t>
      </w:r>
    </w:p>
    <w:p w14:paraId="3E0043D6" w14:textId="77777777" w:rsidR="00D153F5" w:rsidRPr="00CD52D5" w:rsidRDefault="00D153F5" w:rsidP="00F45D35">
      <w:pPr>
        <w:pStyle w:val="afc"/>
        <w:numPr>
          <w:ilvl w:val="0"/>
          <w:numId w:val="17"/>
        </w:numPr>
        <w:spacing w:after="120" w:line="276" w:lineRule="auto"/>
        <w:ind w:left="851" w:hanging="284"/>
        <w:rPr>
          <w:rFonts w:ascii="Arial" w:hAnsi="Arial" w:cs="Arial"/>
          <w:i/>
          <w:szCs w:val="24"/>
        </w:rPr>
      </w:pPr>
      <w:r w:rsidRPr="00CD52D5">
        <w:rPr>
          <w:rFonts w:ascii="Arial" w:hAnsi="Arial" w:cs="Arial"/>
          <w:szCs w:val="24"/>
          <w:lang w:val="en-US"/>
        </w:rPr>
        <w:t>ATNAM</w:t>
      </w:r>
      <w:r w:rsidRPr="00CD52D5">
        <w:rPr>
          <w:rFonts w:ascii="Arial" w:hAnsi="Arial" w:cs="Arial"/>
          <w:szCs w:val="24"/>
        </w:rPr>
        <w:t xml:space="preserve"> - Код признака,</w:t>
      </w:r>
    </w:p>
    <w:p w14:paraId="2B372EE0" w14:textId="77777777" w:rsidR="00D153F5" w:rsidRPr="00CD52D5" w:rsidRDefault="00D153F5" w:rsidP="00F45D35">
      <w:pPr>
        <w:pStyle w:val="afc"/>
        <w:numPr>
          <w:ilvl w:val="0"/>
          <w:numId w:val="17"/>
        </w:numPr>
        <w:spacing w:after="120" w:line="276" w:lineRule="auto"/>
        <w:ind w:left="851" w:hanging="284"/>
        <w:rPr>
          <w:rFonts w:ascii="Arial" w:hAnsi="Arial" w:cs="Arial"/>
          <w:i/>
          <w:szCs w:val="24"/>
        </w:rPr>
      </w:pPr>
      <w:r w:rsidRPr="00CD52D5">
        <w:rPr>
          <w:rFonts w:ascii="Arial" w:hAnsi="Arial" w:cs="Arial"/>
          <w:szCs w:val="24"/>
        </w:rPr>
        <w:t>ATFOR - Тип данных признака,</w:t>
      </w:r>
    </w:p>
    <w:p w14:paraId="7F0E21CF" w14:textId="77777777" w:rsidR="00D153F5" w:rsidRPr="00CD52D5" w:rsidRDefault="00D153F5" w:rsidP="00F45D35">
      <w:pPr>
        <w:pStyle w:val="afc"/>
        <w:numPr>
          <w:ilvl w:val="0"/>
          <w:numId w:val="17"/>
        </w:numPr>
        <w:spacing w:after="240" w:line="276" w:lineRule="auto"/>
        <w:ind w:left="851" w:hanging="284"/>
        <w:rPr>
          <w:rFonts w:ascii="Arial" w:hAnsi="Arial" w:cs="Arial"/>
          <w:i/>
          <w:szCs w:val="24"/>
        </w:rPr>
        <w:sectPr w:rsidR="00D153F5" w:rsidRPr="00CD52D5" w:rsidSect="008D4E24">
          <w:headerReference w:type="default" r:id="rId68"/>
          <w:footerReference w:type="default" r:id="rId69"/>
          <w:headerReference w:type="first" r:id="rId70"/>
          <w:pgSz w:w="11907" w:h="16840" w:code="9"/>
          <w:pgMar w:top="1134" w:right="567" w:bottom="1134" w:left="1134" w:header="737" w:footer="283" w:gutter="0"/>
          <w:cols w:space="708"/>
          <w:docGrid w:linePitch="360"/>
        </w:sectPr>
      </w:pPr>
      <w:r w:rsidRPr="00CD52D5">
        <w:rPr>
          <w:rFonts w:ascii="Arial" w:hAnsi="Arial" w:cs="Arial"/>
          <w:szCs w:val="24"/>
        </w:rPr>
        <w:t>ATBEZ - Наименование признака.</w:t>
      </w:r>
    </w:p>
    <w:p w14:paraId="5C340B9E" w14:textId="77777777" w:rsidR="00D153F5" w:rsidRPr="003F2961" w:rsidRDefault="00D153F5" w:rsidP="00197D54">
      <w:pPr>
        <w:pStyle w:val="3"/>
      </w:pPr>
      <w:bookmarkStart w:id="13703" w:name="_Toc521083828"/>
      <w:bookmarkStart w:id="13704" w:name="_Toc521340968"/>
      <w:bookmarkStart w:id="13705" w:name="_Toc521439488"/>
      <w:bookmarkStart w:id="13706" w:name="_Toc67557112"/>
      <w:r w:rsidRPr="003F2961">
        <w:lastRenderedPageBreak/>
        <w:t>Модель данных объекта</w:t>
      </w:r>
      <w:bookmarkEnd w:id="13703"/>
      <w:bookmarkEnd w:id="13704"/>
      <w:bookmarkEnd w:id="13705"/>
      <w:bookmarkEnd w:id="13706"/>
    </w:p>
    <w:p w14:paraId="1DCC6735" w14:textId="3B36DD4B" w:rsidR="00024DD6" w:rsidRPr="00896DA3" w:rsidRDefault="00D153F5" w:rsidP="00E16A62">
      <w:pPr>
        <w:pStyle w:val="a9"/>
        <w:keepNext/>
        <w:spacing w:after="240" w:afterAutospacing="0" w:line="276" w:lineRule="auto"/>
        <w:ind w:right="-737"/>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ins w:id="13707" w:author="Александр" w:date="2020-04-27T23:39:00Z">
        <w:r w:rsidR="0036397B">
          <w:rPr>
            <w:rFonts w:ascii="Arial" w:hAnsi="Arial" w:cs="Arial"/>
            <w:b/>
            <w:sz w:val="22"/>
          </w:rPr>
          <w:t>40</w:t>
        </w:r>
      </w:ins>
      <w:del w:id="13708" w:author="Александр" w:date="2020-04-27T23:39:00Z">
        <w:r w:rsidR="002870F7" w:rsidDel="0036397B">
          <w:rPr>
            <w:rFonts w:ascii="Arial" w:hAnsi="Arial" w:cs="Arial"/>
            <w:b/>
            <w:sz w:val="22"/>
          </w:rPr>
          <w:delText>3</w:delText>
        </w:r>
      </w:del>
      <w:del w:id="13709" w:author="Александр" w:date="2020-04-13T13:14:00Z">
        <w:r w:rsidR="00156F97" w:rsidDel="00870994">
          <w:rPr>
            <w:rFonts w:ascii="Arial" w:hAnsi="Arial" w:cs="Arial"/>
            <w:b/>
            <w:sz w:val="22"/>
          </w:rPr>
          <w:delText>5</w:delText>
        </w:r>
      </w:del>
      <w:r w:rsidRPr="00321205">
        <w:rPr>
          <w:rFonts w:ascii="Arial" w:hAnsi="Arial" w:cs="Arial"/>
          <w:b/>
          <w:sz w:val="22"/>
        </w:rPr>
        <w:t xml:space="preserve">. Модель данных </w:t>
      </w:r>
      <w:r w:rsidRPr="00057033">
        <w:rPr>
          <w:rFonts w:ascii="Arial" w:hAnsi="Arial" w:cs="Arial"/>
          <w:b/>
          <w:sz w:val="22"/>
          <w:lang w:val="en-US"/>
        </w:rPr>
        <w:t>CROSS</w:t>
      </w:r>
      <w:r w:rsidRPr="00057033">
        <w:rPr>
          <w:rFonts w:ascii="Arial" w:hAnsi="Arial" w:cs="Arial"/>
          <w:b/>
          <w:sz w:val="22"/>
        </w:rPr>
        <w:t xml:space="preserve"> 12</w:t>
      </w:r>
      <w:r w:rsidRPr="00057033" w:rsidDel="00057033">
        <w:rPr>
          <w:rFonts w:ascii="Arial" w:hAnsi="Arial" w:cs="Arial"/>
          <w:b/>
          <w:sz w:val="22"/>
        </w:rPr>
        <w:t xml:space="preserve"> </w:t>
      </w:r>
      <w:r>
        <w:rPr>
          <w:rFonts w:ascii="Arial" w:hAnsi="Arial" w:cs="Arial"/>
          <w:b/>
          <w:sz w:val="22"/>
        </w:rPr>
        <w:t>Признаки</w:t>
      </w:r>
    </w:p>
    <w:tbl>
      <w:tblPr>
        <w:tblW w:w="5410"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95"/>
        <w:gridCol w:w="961"/>
        <w:gridCol w:w="2139"/>
        <w:gridCol w:w="2488"/>
        <w:gridCol w:w="839"/>
        <w:gridCol w:w="1477"/>
        <w:gridCol w:w="1857"/>
        <w:gridCol w:w="1824"/>
        <w:gridCol w:w="1174"/>
        <w:gridCol w:w="1417"/>
        <w:gridCol w:w="1063"/>
      </w:tblGrid>
      <w:tr w:rsidR="00D153F5" w:rsidRPr="000E3C42" w14:paraId="792C621B" w14:textId="77777777" w:rsidTr="00D76E76">
        <w:trPr>
          <w:cantSplit/>
          <w:trHeight w:val="397"/>
          <w:tblHeader/>
        </w:trPr>
        <w:tc>
          <w:tcPr>
            <w:tcW w:w="157" w:type="pct"/>
            <w:vMerge w:val="restart"/>
            <w:shd w:val="clear" w:color="auto" w:fill="FFC000"/>
            <w:vAlign w:val="center"/>
          </w:tcPr>
          <w:p w14:paraId="6A241B09" w14:textId="2BB8A5E1"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305" w:type="pct"/>
            <w:vMerge w:val="restart"/>
            <w:shd w:val="clear" w:color="auto" w:fill="FFC000"/>
          </w:tcPr>
          <w:p w14:paraId="062E1C56" w14:textId="77777777" w:rsidR="00D153F5" w:rsidRPr="000E3C42" w:rsidRDefault="00D153F5" w:rsidP="00D153F5">
            <w:pPr>
              <w:jc w:val="center"/>
              <w:rPr>
                <w:rFonts w:ascii="Arial" w:hAnsi="Arial" w:cs="Arial"/>
                <w:b/>
                <w:sz w:val="20"/>
                <w:szCs w:val="20"/>
              </w:rPr>
            </w:pPr>
          </w:p>
          <w:p w14:paraId="3201D09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76" w:type="pct"/>
            <w:vMerge w:val="restart"/>
            <w:shd w:val="clear" w:color="auto" w:fill="FFC000"/>
            <w:vAlign w:val="center"/>
          </w:tcPr>
          <w:p w14:paraId="0AABA69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895" w:type="pct"/>
            <w:vMerge w:val="restart"/>
            <w:shd w:val="clear" w:color="auto" w:fill="FFC000"/>
            <w:vAlign w:val="center"/>
          </w:tcPr>
          <w:p w14:paraId="7622CD1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67" w:type="pct"/>
            <w:vMerge w:val="restart"/>
            <w:shd w:val="clear" w:color="auto" w:fill="FFC000"/>
            <w:vAlign w:val="center"/>
          </w:tcPr>
          <w:p w14:paraId="3023BEB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69" w:type="pct"/>
            <w:vMerge w:val="restart"/>
            <w:shd w:val="clear" w:color="auto" w:fill="FFC000"/>
            <w:vAlign w:val="center"/>
          </w:tcPr>
          <w:p w14:paraId="6657F24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170" w:type="pct"/>
            <w:gridSpan w:val="2"/>
            <w:shd w:val="clear" w:color="auto" w:fill="FFC000"/>
          </w:tcPr>
          <w:p w14:paraId="56F592E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823" w:type="pct"/>
            <w:gridSpan w:val="2"/>
            <w:shd w:val="clear" w:color="auto" w:fill="FFC000"/>
            <w:vAlign w:val="center"/>
          </w:tcPr>
          <w:p w14:paraId="2611D2A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38" w:type="pct"/>
            <w:vMerge w:val="restart"/>
            <w:shd w:val="clear" w:color="auto" w:fill="FFC000"/>
            <w:vAlign w:val="center"/>
          </w:tcPr>
          <w:p w14:paraId="14CC357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101C9DB1" w14:textId="77777777" w:rsidTr="00D76E76">
        <w:trPr>
          <w:cantSplit/>
        </w:trPr>
        <w:tc>
          <w:tcPr>
            <w:tcW w:w="157" w:type="pct"/>
            <w:vMerge/>
            <w:vAlign w:val="center"/>
          </w:tcPr>
          <w:p w14:paraId="36BCAF61" w14:textId="77777777" w:rsidR="00D153F5" w:rsidRPr="000E3C42" w:rsidRDefault="00D153F5" w:rsidP="00D153F5">
            <w:pPr>
              <w:jc w:val="center"/>
              <w:rPr>
                <w:rFonts w:ascii="Arial" w:hAnsi="Arial" w:cs="Arial"/>
                <w:sz w:val="20"/>
                <w:szCs w:val="20"/>
              </w:rPr>
            </w:pPr>
          </w:p>
        </w:tc>
        <w:tc>
          <w:tcPr>
            <w:tcW w:w="305" w:type="pct"/>
            <w:vMerge/>
          </w:tcPr>
          <w:p w14:paraId="7FA0E298" w14:textId="77777777" w:rsidR="00D153F5" w:rsidRPr="000E3C42" w:rsidRDefault="00D153F5" w:rsidP="00D153F5">
            <w:pPr>
              <w:jc w:val="center"/>
              <w:rPr>
                <w:rFonts w:ascii="Arial" w:hAnsi="Arial" w:cs="Arial"/>
                <w:sz w:val="20"/>
                <w:szCs w:val="20"/>
              </w:rPr>
            </w:pPr>
          </w:p>
        </w:tc>
        <w:tc>
          <w:tcPr>
            <w:tcW w:w="576" w:type="pct"/>
            <w:vMerge/>
            <w:vAlign w:val="center"/>
          </w:tcPr>
          <w:p w14:paraId="5A21D090" w14:textId="77777777" w:rsidR="00D153F5" w:rsidRPr="000E3C42" w:rsidRDefault="00D153F5" w:rsidP="00D153F5">
            <w:pPr>
              <w:jc w:val="center"/>
              <w:rPr>
                <w:rFonts w:ascii="Arial" w:hAnsi="Arial" w:cs="Arial"/>
                <w:sz w:val="20"/>
                <w:szCs w:val="20"/>
              </w:rPr>
            </w:pPr>
          </w:p>
        </w:tc>
        <w:tc>
          <w:tcPr>
            <w:tcW w:w="895" w:type="pct"/>
            <w:vMerge/>
            <w:vAlign w:val="center"/>
          </w:tcPr>
          <w:p w14:paraId="5E4AFB27" w14:textId="77777777" w:rsidR="00D153F5" w:rsidRPr="000E3C42" w:rsidRDefault="00D153F5" w:rsidP="00D153F5">
            <w:pPr>
              <w:jc w:val="center"/>
              <w:rPr>
                <w:rFonts w:ascii="Arial" w:hAnsi="Arial" w:cs="Arial"/>
                <w:sz w:val="20"/>
                <w:szCs w:val="20"/>
              </w:rPr>
            </w:pPr>
          </w:p>
        </w:tc>
        <w:tc>
          <w:tcPr>
            <w:tcW w:w="267" w:type="pct"/>
            <w:vMerge/>
            <w:vAlign w:val="center"/>
          </w:tcPr>
          <w:p w14:paraId="7D91F502" w14:textId="77777777" w:rsidR="00D153F5" w:rsidRPr="000E3C42" w:rsidRDefault="00D153F5" w:rsidP="00D153F5">
            <w:pPr>
              <w:jc w:val="center"/>
              <w:rPr>
                <w:rFonts w:ascii="Arial" w:hAnsi="Arial" w:cs="Arial"/>
                <w:sz w:val="20"/>
                <w:szCs w:val="20"/>
              </w:rPr>
            </w:pPr>
          </w:p>
        </w:tc>
        <w:tc>
          <w:tcPr>
            <w:tcW w:w="469" w:type="pct"/>
            <w:vMerge/>
            <w:vAlign w:val="center"/>
          </w:tcPr>
          <w:p w14:paraId="637158DE" w14:textId="77777777" w:rsidR="00D153F5" w:rsidRPr="000E3C42" w:rsidRDefault="00D153F5" w:rsidP="00D153F5">
            <w:pPr>
              <w:jc w:val="center"/>
              <w:rPr>
                <w:rFonts w:ascii="Arial" w:hAnsi="Arial" w:cs="Arial"/>
                <w:sz w:val="20"/>
                <w:szCs w:val="20"/>
              </w:rPr>
            </w:pPr>
          </w:p>
        </w:tc>
        <w:tc>
          <w:tcPr>
            <w:tcW w:w="590" w:type="pct"/>
            <w:tcBorders>
              <w:top w:val="single" w:sz="6" w:space="0" w:color="auto"/>
              <w:bottom w:val="single" w:sz="6" w:space="0" w:color="auto"/>
            </w:tcBorders>
            <w:shd w:val="clear" w:color="auto" w:fill="FFC000"/>
          </w:tcPr>
          <w:p w14:paraId="0E6B225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580" w:type="pct"/>
            <w:tcBorders>
              <w:top w:val="single" w:sz="6" w:space="0" w:color="auto"/>
              <w:bottom w:val="single" w:sz="6" w:space="0" w:color="auto"/>
            </w:tcBorders>
            <w:shd w:val="clear" w:color="auto" w:fill="FFC000"/>
          </w:tcPr>
          <w:p w14:paraId="3F10B6A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73" w:type="pct"/>
            <w:tcBorders>
              <w:top w:val="single" w:sz="6" w:space="0" w:color="auto"/>
              <w:bottom w:val="single" w:sz="6" w:space="0" w:color="auto"/>
            </w:tcBorders>
            <w:shd w:val="clear" w:color="auto" w:fill="FFC000"/>
            <w:vAlign w:val="center"/>
          </w:tcPr>
          <w:p w14:paraId="7F3BD8B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450" w:type="pct"/>
            <w:shd w:val="clear" w:color="auto" w:fill="FFC000"/>
            <w:vAlign w:val="center"/>
          </w:tcPr>
          <w:p w14:paraId="35F6D41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38" w:type="pct"/>
            <w:vMerge/>
            <w:shd w:val="clear" w:color="auto" w:fill="FFC000"/>
          </w:tcPr>
          <w:p w14:paraId="5932E233" w14:textId="77777777" w:rsidR="00D153F5" w:rsidRPr="000E3C42" w:rsidRDefault="00D153F5" w:rsidP="00D153F5">
            <w:pPr>
              <w:jc w:val="center"/>
              <w:rPr>
                <w:rFonts w:ascii="Arial" w:hAnsi="Arial" w:cs="Arial"/>
                <w:b/>
                <w:sz w:val="20"/>
                <w:szCs w:val="20"/>
              </w:rPr>
            </w:pPr>
          </w:p>
        </w:tc>
      </w:tr>
      <w:tr w:rsidR="00634E3E" w:rsidRPr="000E3C42" w14:paraId="25F6D9B8" w14:textId="77777777" w:rsidTr="00D76E76">
        <w:trPr>
          <w:cantSplit/>
        </w:trPr>
        <w:tc>
          <w:tcPr>
            <w:tcW w:w="157" w:type="pct"/>
          </w:tcPr>
          <w:p w14:paraId="34DA36A4" w14:textId="77777777" w:rsidR="00634E3E" w:rsidRPr="000E3C42" w:rsidRDefault="00634E3E" w:rsidP="00634E3E">
            <w:pPr>
              <w:rPr>
                <w:rFonts w:ascii="Arial" w:hAnsi="Arial" w:cs="Arial"/>
                <w:sz w:val="20"/>
                <w:szCs w:val="20"/>
              </w:rPr>
            </w:pPr>
            <w:r w:rsidRPr="000E3C42">
              <w:rPr>
                <w:rFonts w:ascii="Arial" w:hAnsi="Arial" w:cs="Arial"/>
                <w:sz w:val="20"/>
                <w:szCs w:val="20"/>
              </w:rPr>
              <w:t>1.</w:t>
            </w:r>
          </w:p>
        </w:tc>
        <w:tc>
          <w:tcPr>
            <w:tcW w:w="305" w:type="pct"/>
          </w:tcPr>
          <w:p w14:paraId="326EF2EB" w14:textId="7EE9FD47" w:rsidR="00634E3E" w:rsidRPr="000E3C42" w:rsidRDefault="00634E3E" w:rsidP="00634E3E">
            <w:pPr>
              <w:jc w:val="left"/>
              <w:rPr>
                <w:rFonts w:ascii="Arial" w:hAnsi="Arial" w:cs="Arial"/>
                <w:sz w:val="20"/>
                <w:szCs w:val="20"/>
              </w:rPr>
            </w:pPr>
            <w:r w:rsidRPr="000E3C42">
              <w:rPr>
                <w:rFonts w:ascii="Arial" w:hAnsi="Arial" w:cs="Arial"/>
                <w:sz w:val="20"/>
                <w:szCs w:val="20"/>
              </w:rPr>
              <w:t>-</w:t>
            </w:r>
          </w:p>
        </w:tc>
        <w:tc>
          <w:tcPr>
            <w:tcW w:w="576" w:type="pct"/>
          </w:tcPr>
          <w:p w14:paraId="6569E3D5"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Код признака</w:t>
            </w:r>
          </w:p>
        </w:tc>
        <w:tc>
          <w:tcPr>
            <w:tcW w:w="895" w:type="pct"/>
          </w:tcPr>
          <w:p w14:paraId="2A5640A4" w14:textId="06907639" w:rsidR="00634E3E" w:rsidRPr="000E3C42" w:rsidRDefault="00AD5F95" w:rsidP="00634E3E">
            <w:pPr>
              <w:jc w:val="left"/>
              <w:rPr>
                <w:rFonts w:ascii="Arial" w:hAnsi="Arial" w:cs="Arial"/>
                <w:sz w:val="20"/>
                <w:szCs w:val="20"/>
              </w:rPr>
            </w:pPr>
            <w:r>
              <w:rPr>
                <w:rFonts w:ascii="Arial" w:hAnsi="Arial" w:cs="Arial"/>
                <w:sz w:val="20"/>
                <w:szCs w:val="20"/>
                <w:lang w:val="en-US"/>
              </w:rPr>
              <w:t>CROSS_12</w:t>
            </w:r>
          </w:p>
        </w:tc>
        <w:tc>
          <w:tcPr>
            <w:tcW w:w="267" w:type="pct"/>
          </w:tcPr>
          <w:p w14:paraId="49FA9A63"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lang w:val="en-US"/>
              </w:rPr>
              <w:t>CHAR, 30</w:t>
            </w:r>
          </w:p>
        </w:tc>
        <w:tc>
          <w:tcPr>
            <w:tcW w:w="469" w:type="pct"/>
          </w:tcPr>
          <w:p w14:paraId="2E019465"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CABN</w:t>
            </w:r>
            <w:r w:rsidRPr="000E3C42">
              <w:rPr>
                <w:rFonts w:ascii="Arial" w:hAnsi="Arial" w:cs="Arial"/>
                <w:sz w:val="20"/>
                <w:szCs w:val="20"/>
                <w:lang w:val="en-US"/>
              </w:rPr>
              <w:t>-ATNAM</w:t>
            </w:r>
          </w:p>
        </w:tc>
        <w:tc>
          <w:tcPr>
            <w:tcW w:w="590" w:type="pct"/>
          </w:tcPr>
          <w:p w14:paraId="0DA6A4A9"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lang w:val="en-US"/>
              </w:rPr>
              <w:t>X</w:t>
            </w:r>
          </w:p>
        </w:tc>
        <w:tc>
          <w:tcPr>
            <w:tcW w:w="580" w:type="pct"/>
          </w:tcPr>
          <w:p w14:paraId="4D07A330"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Для всех признаков</w:t>
            </w:r>
          </w:p>
        </w:tc>
        <w:tc>
          <w:tcPr>
            <w:tcW w:w="373" w:type="pct"/>
          </w:tcPr>
          <w:p w14:paraId="390C4054" w14:textId="5D21F798"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450" w:type="pct"/>
          </w:tcPr>
          <w:p w14:paraId="260CB2D4" w14:textId="476BDF5F"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338" w:type="pct"/>
          </w:tcPr>
          <w:p w14:paraId="50354076"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60136960" w14:textId="77777777" w:rsidTr="00D76E76">
        <w:trPr>
          <w:cantSplit/>
        </w:trPr>
        <w:tc>
          <w:tcPr>
            <w:tcW w:w="157" w:type="pct"/>
          </w:tcPr>
          <w:p w14:paraId="0A0B1C13" w14:textId="77777777" w:rsidR="00634E3E" w:rsidRPr="000E3C42" w:rsidRDefault="00634E3E" w:rsidP="00634E3E">
            <w:pPr>
              <w:rPr>
                <w:rFonts w:ascii="Arial" w:hAnsi="Arial" w:cs="Arial"/>
                <w:sz w:val="20"/>
                <w:szCs w:val="20"/>
              </w:rPr>
            </w:pPr>
            <w:r w:rsidRPr="000E3C42">
              <w:rPr>
                <w:rFonts w:ascii="Arial" w:hAnsi="Arial" w:cs="Arial"/>
                <w:sz w:val="20"/>
                <w:szCs w:val="20"/>
              </w:rPr>
              <w:t>2.</w:t>
            </w:r>
          </w:p>
        </w:tc>
        <w:tc>
          <w:tcPr>
            <w:tcW w:w="305" w:type="pct"/>
          </w:tcPr>
          <w:p w14:paraId="6740A92A" w14:textId="71A67CE2" w:rsidR="00634E3E" w:rsidRPr="000E3C42" w:rsidRDefault="00634E3E" w:rsidP="00634E3E">
            <w:pPr>
              <w:jc w:val="left"/>
              <w:rPr>
                <w:rFonts w:ascii="Arial" w:hAnsi="Arial" w:cs="Arial"/>
                <w:sz w:val="20"/>
                <w:szCs w:val="20"/>
              </w:rPr>
            </w:pPr>
            <w:r w:rsidRPr="000E3C42">
              <w:rPr>
                <w:rFonts w:ascii="Arial" w:hAnsi="Arial" w:cs="Arial"/>
                <w:sz w:val="20"/>
                <w:szCs w:val="20"/>
              </w:rPr>
              <w:t>-</w:t>
            </w:r>
          </w:p>
        </w:tc>
        <w:tc>
          <w:tcPr>
            <w:tcW w:w="576" w:type="pct"/>
          </w:tcPr>
          <w:p w14:paraId="36A6AD2A"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Наименование</w:t>
            </w:r>
          </w:p>
        </w:tc>
        <w:tc>
          <w:tcPr>
            <w:tcW w:w="895" w:type="pct"/>
          </w:tcPr>
          <w:p w14:paraId="334DF63B"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Наименование признака</w:t>
            </w:r>
          </w:p>
        </w:tc>
        <w:tc>
          <w:tcPr>
            <w:tcW w:w="267" w:type="pct"/>
          </w:tcPr>
          <w:p w14:paraId="50EC0455" w14:textId="77777777" w:rsidR="00634E3E" w:rsidRPr="000E3C42" w:rsidRDefault="00634E3E" w:rsidP="00634E3E">
            <w:pPr>
              <w:jc w:val="center"/>
              <w:rPr>
                <w:rFonts w:ascii="Arial" w:hAnsi="Arial" w:cs="Arial"/>
                <w:sz w:val="20"/>
                <w:szCs w:val="20"/>
              </w:rPr>
            </w:pPr>
            <w:r w:rsidRPr="000E3C42">
              <w:rPr>
                <w:rFonts w:ascii="Arial" w:hAnsi="Arial" w:cs="Arial"/>
                <w:sz w:val="20"/>
                <w:szCs w:val="20"/>
                <w:lang w:val="en-US"/>
              </w:rPr>
              <w:t>CHAR, 30</w:t>
            </w:r>
          </w:p>
        </w:tc>
        <w:tc>
          <w:tcPr>
            <w:tcW w:w="469" w:type="pct"/>
          </w:tcPr>
          <w:p w14:paraId="096F14FD"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CABNT-ATBEZ</w:t>
            </w:r>
          </w:p>
        </w:tc>
        <w:tc>
          <w:tcPr>
            <w:tcW w:w="590" w:type="pct"/>
          </w:tcPr>
          <w:p w14:paraId="0584D4CD" w14:textId="77777777" w:rsidR="00634E3E" w:rsidRPr="000E3C42" w:rsidRDefault="00634E3E" w:rsidP="00634E3E">
            <w:pPr>
              <w:jc w:val="center"/>
              <w:rPr>
                <w:rFonts w:ascii="Arial" w:hAnsi="Arial" w:cs="Arial"/>
                <w:sz w:val="20"/>
                <w:szCs w:val="20"/>
              </w:rPr>
            </w:pPr>
            <w:r w:rsidRPr="000E3C42">
              <w:rPr>
                <w:rFonts w:ascii="Arial" w:hAnsi="Arial" w:cs="Arial"/>
                <w:sz w:val="20"/>
                <w:szCs w:val="20"/>
                <w:lang w:val="en-US"/>
              </w:rPr>
              <w:t>X</w:t>
            </w:r>
          </w:p>
        </w:tc>
        <w:tc>
          <w:tcPr>
            <w:tcW w:w="580" w:type="pct"/>
          </w:tcPr>
          <w:p w14:paraId="53E47A5D"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Для всех признаков</w:t>
            </w:r>
          </w:p>
        </w:tc>
        <w:tc>
          <w:tcPr>
            <w:tcW w:w="373" w:type="pct"/>
          </w:tcPr>
          <w:p w14:paraId="7F371CF8" w14:textId="7B2457DC"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450" w:type="pct"/>
          </w:tcPr>
          <w:p w14:paraId="005F5879" w14:textId="10650CB1"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338" w:type="pct"/>
          </w:tcPr>
          <w:p w14:paraId="64D1CF87"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00FC27B4" w14:textId="77777777" w:rsidTr="00D76E76">
        <w:trPr>
          <w:cantSplit/>
        </w:trPr>
        <w:tc>
          <w:tcPr>
            <w:tcW w:w="157" w:type="pct"/>
          </w:tcPr>
          <w:p w14:paraId="63BE6F59" w14:textId="77777777" w:rsidR="00634E3E" w:rsidRPr="000E3C42" w:rsidRDefault="00634E3E" w:rsidP="00634E3E">
            <w:pPr>
              <w:rPr>
                <w:rFonts w:ascii="Arial" w:hAnsi="Arial" w:cs="Arial"/>
                <w:sz w:val="20"/>
                <w:szCs w:val="20"/>
              </w:rPr>
            </w:pPr>
            <w:r w:rsidRPr="000E3C42">
              <w:rPr>
                <w:rFonts w:ascii="Arial" w:hAnsi="Arial" w:cs="Arial"/>
                <w:sz w:val="20"/>
                <w:szCs w:val="20"/>
              </w:rPr>
              <w:t>3.</w:t>
            </w:r>
          </w:p>
        </w:tc>
        <w:tc>
          <w:tcPr>
            <w:tcW w:w="305" w:type="pct"/>
          </w:tcPr>
          <w:p w14:paraId="1BC2A39E" w14:textId="1B11E01E" w:rsidR="00634E3E" w:rsidRPr="000E3C42" w:rsidRDefault="00634E3E" w:rsidP="00634E3E">
            <w:pPr>
              <w:jc w:val="left"/>
              <w:rPr>
                <w:rFonts w:ascii="Arial" w:hAnsi="Arial" w:cs="Arial"/>
                <w:sz w:val="20"/>
                <w:szCs w:val="20"/>
              </w:rPr>
            </w:pPr>
            <w:r w:rsidRPr="000E3C42">
              <w:rPr>
                <w:rFonts w:ascii="Arial" w:hAnsi="Arial" w:cs="Arial"/>
                <w:sz w:val="20"/>
                <w:szCs w:val="20"/>
              </w:rPr>
              <w:t>-</w:t>
            </w:r>
          </w:p>
        </w:tc>
        <w:tc>
          <w:tcPr>
            <w:tcW w:w="576" w:type="pct"/>
          </w:tcPr>
          <w:p w14:paraId="150BA8A9"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Тип данных признака</w:t>
            </w:r>
          </w:p>
        </w:tc>
        <w:tc>
          <w:tcPr>
            <w:tcW w:w="895" w:type="pct"/>
          </w:tcPr>
          <w:p w14:paraId="7B522113"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Определяет формат данных признака: текст, цифра, дата, время, определённый пользователем тип</w:t>
            </w:r>
          </w:p>
        </w:tc>
        <w:tc>
          <w:tcPr>
            <w:tcW w:w="267" w:type="pct"/>
          </w:tcPr>
          <w:p w14:paraId="18CBD343"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rPr>
              <w:t>CHAR</w:t>
            </w:r>
            <w:r w:rsidRPr="000E3C42">
              <w:rPr>
                <w:rFonts w:ascii="Arial" w:hAnsi="Arial" w:cs="Arial"/>
                <w:sz w:val="20"/>
                <w:szCs w:val="20"/>
                <w:lang w:val="en-US"/>
              </w:rPr>
              <w:t>, 4</w:t>
            </w:r>
          </w:p>
        </w:tc>
        <w:tc>
          <w:tcPr>
            <w:tcW w:w="469" w:type="pct"/>
          </w:tcPr>
          <w:p w14:paraId="5E746078"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CABN-ATFOR</w:t>
            </w:r>
          </w:p>
        </w:tc>
        <w:tc>
          <w:tcPr>
            <w:tcW w:w="590" w:type="pct"/>
          </w:tcPr>
          <w:p w14:paraId="31A5BF1A" w14:textId="77777777" w:rsidR="00634E3E" w:rsidRPr="000E3C42" w:rsidRDefault="00634E3E" w:rsidP="00634E3E">
            <w:pPr>
              <w:jc w:val="center"/>
              <w:rPr>
                <w:rFonts w:ascii="Arial" w:hAnsi="Arial" w:cs="Arial"/>
                <w:sz w:val="20"/>
                <w:szCs w:val="20"/>
              </w:rPr>
            </w:pPr>
            <w:r w:rsidRPr="000E3C42">
              <w:rPr>
                <w:rFonts w:ascii="Arial" w:hAnsi="Arial" w:cs="Arial"/>
                <w:sz w:val="20"/>
                <w:szCs w:val="20"/>
                <w:lang w:val="en-US"/>
              </w:rPr>
              <w:t>X</w:t>
            </w:r>
          </w:p>
        </w:tc>
        <w:tc>
          <w:tcPr>
            <w:tcW w:w="580" w:type="pct"/>
          </w:tcPr>
          <w:p w14:paraId="3EA10450"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Для всех признаков</w:t>
            </w:r>
          </w:p>
        </w:tc>
        <w:tc>
          <w:tcPr>
            <w:tcW w:w="373" w:type="pct"/>
          </w:tcPr>
          <w:p w14:paraId="422F4FEC" w14:textId="3C4B845D"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450" w:type="pct"/>
          </w:tcPr>
          <w:p w14:paraId="2C19E8ED" w14:textId="0FA4993A"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338" w:type="pct"/>
          </w:tcPr>
          <w:p w14:paraId="79099DEB"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3934401C" w14:textId="77777777" w:rsidTr="00D76E76">
        <w:trPr>
          <w:cantSplit/>
        </w:trPr>
        <w:tc>
          <w:tcPr>
            <w:tcW w:w="157" w:type="pct"/>
          </w:tcPr>
          <w:p w14:paraId="648BC415" w14:textId="77777777" w:rsidR="00634E3E" w:rsidRPr="000E3C42" w:rsidRDefault="00634E3E" w:rsidP="00634E3E">
            <w:pPr>
              <w:rPr>
                <w:rFonts w:ascii="Arial" w:hAnsi="Arial" w:cs="Arial"/>
                <w:sz w:val="20"/>
                <w:szCs w:val="20"/>
              </w:rPr>
            </w:pPr>
            <w:r w:rsidRPr="000E3C42">
              <w:rPr>
                <w:rFonts w:ascii="Arial" w:hAnsi="Arial" w:cs="Arial"/>
                <w:sz w:val="20"/>
                <w:szCs w:val="20"/>
              </w:rPr>
              <w:t>4.</w:t>
            </w:r>
          </w:p>
        </w:tc>
        <w:tc>
          <w:tcPr>
            <w:tcW w:w="305" w:type="pct"/>
          </w:tcPr>
          <w:p w14:paraId="60EE5376" w14:textId="17CF95AC" w:rsidR="00634E3E" w:rsidRPr="000E3C42" w:rsidRDefault="00634E3E" w:rsidP="00634E3E">
            <w:pPr>
              <w:jc w:val="left"/>
              <w:rPr>
                <w:rFonts w:ascii="Arial" w:hAnsi="Arial" w:cs="Arial"/>
                <w:sz w:val="20"/>
                <w:szCs w:val="20"/>
              </w:rPr>
            </w:pPr>
            <w:r w:rsidRPr="000E3C42">
              <w:rPr>
                <w:rFonts w:ascii="Arial" w:hAnsi="Arial" w:cs="Arial"/>
                <w:sz w:val="20"/>
                <w:szCs w:val="20"/>
              </w:rPr>
              <w:t>-</w:t>
            </w:r>
          </w:p>
        </w:tc>
        <w:tc>
          <w:tcPr>
            <w:tcW w:w="576" w:type="pct"/>
          </w:tcPr>
          <w:p w14:paraId="3204C882"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Единица измерения</w:t>
            </w:r>
          </w:p>
        </w:tc>
        <w:tc>
          <w:tcPr>
            <w:tcW w:w="895" w:type="pct"/>
          </w:tcPr>
          <w:p w14:paraId="7C8CF99E"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CROSS_6</w:t>
            </w:r>
          </w:p>
          <w:p w14:paraId="47510CCC"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Единица измерения для цифрового формата</w:t>
            </w:r>
          </w:p>
        </w:tc>
        <w:tc>
          <w:tcPr>
            <w:tcW w:w="267" w:type="pct"/>
          </w:tcPr>
          <w:p w14:paraId="0B64C541"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rPr>
              <w:t>UNIT</w:t>
            </w:r>
            <w:r w:rsidRPr="000E3C42">
              <w:rPr>
                <w:rFonts w:ascii="Arial" w:hAnsi="Arial" w:cs="Arial"/>
                <w:sz w:val="20"/>
                <w:szCs w:val="20"/>
                <w:lang w:val="en-US"/>
              </w:rPr>
              <w:t>, 3</w:t>
            </w:r>
          </w:p>
        </w:tc>
        <w:tc>
          <w:tcPr>
            <w:tcW w:w="469" w:type="pct"/>
          </w:tcPr>
          <w:p w14:paraId="33F00B9B" w14:textId="77777777" w:rsidR="00634E3E" w:rsidRPr="000E3C42" w:rsidRDefault="00634E3E" w:rsidP="00634E3E">
            <w:pPr>
              <w:jc w:val="center"/>
              <w:rPr>
                <w:rFonts w:ascii="Arial" w:hAnsi="Arial" w:cs="Arial"/>
                <w:sz w:val="20"/>
                <w:szCs w:val="20"/>
              </w:rPr>
            </w:pPr>
            <w:r w:rsidRPr="000E3C42">
              <w:rPr>
                <w:rFonts w:ascii="Arial" w:hAnsi="Arial" w:cs="Arial"/>
                <w:sz w:val="20"/>
                <w:szCs w:val="20"/>
                <w:lang w:val="en-US"/>
              </w:rPr>
              <w:t>CABN-MSEHI</w:t>
            </w:r>
          </w:p>
        </w:tc>
        <w:tc>
          <w:tcPr>
            <w:tcW w:w="590" w:type="pct"/>
          </w:tcPr>
          <w:p w14:paraId="1AFA0D9B" w14:textId="3C2000AB"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580" w:type="pct"/>
          </w:tcPr>
          <w:p w14:paraId="05E8B40D" w14:textId="4963B5EA"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373" w:type="pct"/>
          </w:tcPr>
          <w:p w14:paraId="4B5007CD" w14:textId="3821BDED"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450" w:type="pct"/>
          </w:tcPr>
          <w:p w14:paraId="58481C56" w14:textId="0590BEED" w:rsidR="00634E3E" w:rsidRPr="000E3C42" w:rsidRDefault="00634E3E" w:rsidP="00634E3E">
            <w:pPr>
              <w:jc w:val="center"/>
              <w:rPr>
                <w:rFonts w:ascii="Arial" w:hAnsi="Arial" w:cs="Arial"/>
                <w:sz w:val="20"/>
                <w:szCs w:val="20"/>
              </w:rPr>
            </w:pPr>
            <w:r w:rsidRPr="000E3C42">
              <w:rPr>
                <w:rFonts w:ascii="Arial" w:hAnsi="Arial" w:cs="Arial"/>
                <w:sz w:val="20"/>
                <w:szCs w:val="20"/>
              </w:rPr>
              <w:t>Выбор из справочника</w:t>
            </w:r>
          </w:p>
        </w:tc>
        <w:tc>
          <w:tcPr>
            <w:tcW w:w="338" w:type="pct"/>
          </w:tcPr>
          <w:p w14:paraId="6173F96A"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2DB55D2E" w14:textId="77777777" w:rsidTr="00D76E76">
        <w:trPr>
          <w:cantSplit/>
        </w:trPr>
        <w:tc>
          <w:tcPr>
            <w:tcW w:w="157" w:type="pct"/>
          </w:tcPr>
          <w:p w14:paraId="248C3B87" w14:textId="77777777" w:rsidR="00634E3E" w:rsidRPr="000E3C42" w:rsidRDefault="00634E3E" w:rsidP="00634E3E">
            <w:pPr>
              <w:rPr>
                <w:rFonts w:ascii="Arial" w:hAnsi="Arial" w:cs="Arial"/>
                <w:sz w:val="20"/>
                <w:szCs w:val="20"/>
              </w:rPr>
            </w:pPr>
            <w:r w:rsidRPr="000E3C42">
              <w:rPr>
                <w:rFonts w:ascii="Arial" w:hAnsi="Arial" w:cs="Arial"/>
                <w:sz w:val="20"/>
                <w:szCs w:val="20"/>
              </w:rPr>
              <w:t>5.</w:t>
            </w:r>
          </w:p>
        </w:tc>
        <w:tc>
          <w:tcPr>
            <w:tcW w:w="305" w:type="pct"/>
          </w:tcPr>
          <w:p w14:paraId="32D47D37" w14:textId="11ADB8DC" w:rsidR="00634E3E" w:rsidRPr="000E3C42" w:rsidRDefault="00634E3E" w:rsidP="00634E3E">
            <w:pPr>
              <w:jc w:val="left"/>
              <w:rPr>
                <w:rFonts w:ascii="Arial" w:hAnsi="Arial" w:cs="Arial"/>
                <w:sz w:val="20"/>
                <w:szCs w:val="20"/>
              </w:rPr>
            </w:pPr>
            <w:r w:rsidRPr="000E3C42">
              <w:rPr>
                <w:rFonts w:ascii="Arial" w:hAnsi="Arial" w:cs="Arial"/>
                <w:sz w:val="20"/>
                <w:szCs w:val="20"/>
              </w:rPr>
              <w:t>-</w:t>
            </w:r>
          </w:p>
        </w:tc>
        <w:tc>
          <w:tcPr>
            <w:tcW w:w="576" w:type="pct"/>
          </w:tcPr>
          <w:p w14:paraId="1CD47249"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Список значений</w:t>
            </w:r>
          </w:p>
        </w:tc>
        <w:tc>
          <w:tcPr>
            <w:tcW w:w="895" w:type="pct"/>
          </w:tcPr>
          <w:p w14:paraId="1D31230D"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Допустимые значения признака</w:t>
            </w:r>
          </w:p>
        </w:tc>
        <w:tc>
          <w:tcPr>
            <w:tcW w:w="267" w:type="pct"/>
          </w:tcPr>
          <w:p w14:paraId="011A7CF9"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rPr>
              <w:t>CHAR</w:t>
            </w:r>
            <w:r w:rsidRPr="000E3C42">
              <w:rPr>
                <w:rFonts w:ascii="Arial" w:hAnsi="Arial" w:cs="Arial"/>
                <w:sz w:val="20"/>
                <w:szCs w:val="20"/>
                <w:lang w:val="en-US"/>
              </w:rPr>
              <w:t>, 70</w:t>
            </w:r>
          </w:p>
        </w:tc>
        <w:tc>
          <w:tcPr>
            <w:tcW w:w="469" w:type="pct"/>
          </w:tcPr>
          <w:p w14:paraId="7039085D"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lang w:eastAsia="ru-RU"/>
              </w:rPr>
              <w:t>CAWN-ATWRT</w:t>
            </w:r>
          </w:p>
        </w:tc>
        <w:tc>
          <w:tcPr>
            <w:tcW w:w="590" w:type="pct"/>
          </w:tcPr>
          <w:p w14:paraId="5702C28F" w14:textId="32C686C7"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580" w:type="pct"/>
          </w:tcPr>
          <w:p w14:paraId="1FEEC72F" w14:textId="1146B6B7"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373" w:type="pct"/>
          </w:tcPr>
          <w:p w14:paraId="265C2ABF" w14:textId="017FF449"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450" w:type="pct"/>
          </w:tcPr>
          <w:p w14:paraId="38E09E9B" w14:textId="13C21818" w:rsidR="00634E3E" w:rsidRPr="000E3C42" w:rsidRDefault="00634E3E" w:rsidP="00634E3E">
            <w:pPr>
              <w:jc w:val="center"/>
              <w:rPr>
                <w:rFonts w:ascii="Arial" w:hAnsi="Arial" w:cs="Arial"/>
                <w:sz w:val="20"/>
                <w:szCs w:val="20"/>
              </w:rPr>
            </w:pPr>
            <w:r w:rsidRPr="000E3C42">
              <w:rPr>
                <w:rFonts w:ascii="Arial" w:hAnsi="Arial" w:cs="Arial"/>
                <w:sz w:val="20"/>
                <w:szCs w:val="20"/>
              </w:rPr>
              <w:t>-</w:t>
            </w:r>
          </w:p>
        </w:tc>
        <w:tc>
          <w:tcPr>
            <w:tcW w:w="338" w:type="pct"/>
          </w:tcPr>
          <w:p w14:paraId="1C316326"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0BAEDAC2" w14:textId="77777777" w:rsidTr="00D76E76">
        <w:trPr>
          <w:cantSplit/>
        </w:trPr>
        <w:tc>
          <w:tcPr>
            <w:tcW w:w="157" w:type="pct"/>
          </w:tcPr>
          <w:p w14:paraId="21C48647" w14:textId="77777777" w:rsidR="00634E3E" w:rsidRPr="000E3C42" w:rsidRDefault="00634E3E" w:rsidP="00634E3E">
            <w:pPr>
              <w:rPr>
                <w:rFonts w:ascii="Arial" w:hAnsi="Arial" w:cs="Arial"/>
                <w:sz w:val="20"/>
                <w:szCs w:val="20"/>
              </w:rPr>
            </w:pPr>
            <w:r w:rsidRPr="000E3C42">
              <w:rPr>
                <w:rFonts w:ascii="Arial" w:hAnsi="Arial" w:cs="Arial"/>
                <w:sz w:val="20"/>
                <w:szCs w:val="20"/>
              </w:rPr>
              <w:t>6.</w:t>
            </w:r>
          </w:p>
        </w:tc>
        <w:tc>
          <w:tcPr>
            <w:tcW w:w="305" w:type="pct"/>
          </w:tcPr>
          <w:p w14:paraId="0B602019" w14:textId="50998D70" w:rsidR="00634E3E" w:rsidRPr="000E3C42" w:rsidRDefault="00634E3E" w:rsidP="00634E3E">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01BC0B72" w14:textId="77777777" w:rsidR="00634E3E" w:rsidRPr="000E3C42" w:rsidRDefault="00634E3E" w:rsidP="00634E3E">
            <w:pPr>
              <w:jc w:val="left"/>
              <w:rPr>
                <w:rFonts w:ascii="Arial" w:hAnsi="Arial" w:cs="Arial"/>
                <w:sz w:val="20"/>
                <w:szCs w:val="20"/>
              </w:rPr>
            </w:pPr>
            <w:r w:rsidRPr="000E3C42">
              <w:rPr>
                <w:rFonts w:ascii="Arial" w:hAnsi="Arial" w:cs="Arial"/>
                <w:sz w:val="20"/>
                <w:szCs w:val="20"/>
                <w:lang w:eastAsia="ru-RU"/>
              </w:rPr>
              <w:t>Число разрядов</w:t>
            </w:r>
          </w:p>
        </w:tc>
        <w:tc>
          <w:tcPr>
            <w:tcW w:w="895" w:type="pct"/>
          </w:tcPr>
          <w:p w14:paraId="260FB5E9"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Количество возможных числовых разрядов признака, включая десятичные</w:t>
            </w:r>
          </w:p>
        </w:tc>
        <w:tc>
          <w:tcPr>
            <w:tcW w:w="267" w:type="pct"/>
          </w:tcPr>
          <w:p w14:paraId="43C2668A"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rPr>
              <w:t>INT2</w:t>
            </w:r>
            <w:r w:rsidRPr="000E3C42">
              <w:rPr>
                <w:rFonts w:ascii="Arial" w:hAnsi="Arial" w:cs="Arial"/>
                <w:sz w:val="20"/>
                <w:szCs w:val="20"/>
                <w:lang w:val="en-US"/>
              </w:rPr>
              <w:t>, 5</w:t>
            </w:r>
          </w:p>
        </w:tc>
        <w:tc>
          <w:tcPr>
            <w:tcW w:w="469" w:type="pct"/>
          </w:tcPr>
          <w:p w14:paraId="13E4A423" w14:textId="77777777" w:rsidR="00634E3E" w:rsidRPr="000E3C42" w:rsidRDefault="00634E3E" w:rsidP="00634E3E">
            <w:pPr>
              <w:jc w:val="center"/>
              <w:rPr>
                <w:rFonts w:ascii="Arial" w:hAnsi="Arial" w:cs="Arial"/>
                <w:sz w:val="20"/>
                <w:szCs w:val="20"/>
                <w:lang w:eastAsia="ru-RU"/>
              </w:rPr>
            </w:pPr>
            <w:r w:rsidRPr="000E3C42">
              <w:rPr>
                <w:rFonts w:ascii="Arial" w:hAnsi="Arial" w:cs="Arial"/>
                <w:sz w:val="20"/>
                <w:szCs w:val="20"/>
                <w:lang w:eastAsia="ru-RU"/>
              </w:rPr>
              <w:t>CABN-ANZST</w:t>
            </w:r>
          </w:p>
        </w:tc>
        <w:tc>
          <w:tcPr>
            <w:tcW w:w="590" w:type="pct"/>
          </w:tcPr>
          <w:p w14:paraId="45798AB0" w14:textId="052D44EE"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580" w:type="pct"/>
          </w:tcPr>
          <w:p w14:paraId="62CA4FB6" w14:textId="60DC42C0"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373" w:type="pct"/>
          </w:tcPr>
          <w:p w14:paraId="0660E7CA" w14:textId="24CB3710"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450" w:type="pct"/>
          </w:tcPr>
          <w:p w14:paraId="4EA8EEB9" w14:textId="182309D1"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338" w:type="pct"/>
          </w:tcPr>
          <w:p w14:paraId="41DB0DD7"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23078C2C" w14:textId="77777777" w:rsidTr="00D76E76">
        <w:trPr>
          <w:cantSplit/>
        </w:trPr>
        <w:tc>
          <w:tcPr>
            <w:tcW w:w="157" w:type="pct"/>
          </w:tcPr>
          <w:p w14:paraId="4E0AFC4C" w14:textId="77777777" w:rsidR="00634E3E" w:rsidRPr="000E3C42" w:rsidRDefault="00634E3E" w:rsidP="00634E3E">
            <w:pPr>
              <w:rPr>
                <w:rFonts w:ascii="Arial" w:hAnsi="Arial" w:cs="Arial"/>
                <w:sz w:val="20"/>
                <w:szCs w:val="20"/>
              </w:rPr>
            </w:pPr>
            <w:r w:rsidRPr="000E3C42">
              <w:rPr>
                <w:rFonts w:ascii="Arial" w:hAnsi="Arial" w:cs="Arial"/>
                <w:sz w:val="20"/>
                <w:szCs w:val="20"/>
              </w:rPr>
              <w:t>7.</w:t>
            </w:r>
          </w:p>
        </w:tc>
        <w:tc>
          <w:tcPr>
            <w:tcW w:w="305" w:type="pct"/>
          </w:tcPr>
          <w:p w14:paraId="167DD5D0" w14:textId="2DD3E066" w:rsidR="00634E3E" w:rsidRPr="000E3C42" w:rsidRDefault="00634E3E" w:rsidP="00634E3E">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74805D1C" w14:textId="578B1966" w:rsidR="00634E3E" w:rsidRPr="000E3C42" w:rsidRDefault="00634E3E" w:rsidP="00634E3E">
            <w:pPr>
              <w:jc w:val="left"/>
              <w:rPr>
                <w:rFonts w:ascii="Arial" w:hAnsi="Arial" w:cs="Arial"/>
                <w:sz w:val="20"/>
                <w:szCs w:val="20"/>
                <w:lang w:eastAsia="ru-RU"/>
              </w:rPr>
            </w:pPr>
            <w:del w:id="13710" w:author="Владимир Лаут" w:date="2021-04-07T19:06:00Z">
              <w:r w:rsidRPr="000E3C42" w:rsidDel="00B70BFD">
                <w:rPr>
                  <w:rFonts w:ascii="Arial" w:hAnsi="Arial" w:cs="Arial"/>
                  <w:sz w:val="20"/>
                  <w:szCs w:val="20"/>
                  <w:lang w:eastAsia="ru-RU"/>
                </w:rPr>
                <w:delText>Десятичные  разряды</w:delText>
              </w:r>
            </w:del>
            <w:ins w:id="13711" w:author="Владимир Лаут" w:date="2021-04-07T19:06:00Z">
              <w:r w:rsidR="00B70BFD" w:rsidRPr="000E3C42">
                <w:rPr>
                  <w:rFonts w:ascii="Arial" w:hAnsi="Arial" w:cs="Arial"/>
                  <w:sz w:val="20"/>
                  <w:szCs w:val="20"/>
                  <w:lang w:eastAsia="ru-RU"/>
                </w:rPr>
                <w:t>Десятичные разряды</w:t>
              </w:r>
            </w:ins>
          </w:p>
        </w:tc>
        <w:tc>
          <w:tcPr>
            <w:tcW w:w="895" w:type="pct"/>
          </w:tcPr>
          <w:p w14:paraId="7B80DF1F"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Количество возможных десятичных разрядов признака</w:t>
            </w:r>
          </w:p>
        </w:tc>
        <w:tc>
          <w:tcPr>
            <w:tcW w:w="267" w:type="pct"/>
          </w:tcPr>
          <w:p w14:paraId="19FCB475"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rPr>
              <w:t>INT2</w:t>
            </w:r>
            <w:r w:rsidRPr="000E3C42">
              <w:rPr>
                <w:rFonts w:ascii="Arial" w:hAnsi="Arial" w:cs="Arial"/>
                <w:sz w:val="20"/>
                <w:szCs w:val="20"/>
                <w:lang w:val="en-US"/>
              </w:rPr>
              <w:t>, 5</w:t>
            </w:r>
          </w:p>
        </w:tc>
        <w:tc>
          <w:tcPr>
            <w:tcW w:w="469" w:type="pct"/>
          </w:tcPr>
          <w:p w14:paraId="0EA39A4A" w14:textId="77777777" w:rsidR="00634E3E" w:rsidRPr="000E3C42" w:rsidRDefault="00634E3E" w:rsidP="00634E3E">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-ANZDZ</w:t>
            </w:r>
          </w:p>
        </w:tc>
        <w:tc>
          <w:tcPr>
            <w:tcW w:w="590" w:type="pct"/>
          </w:tcPr>
          <w:p w14:paraId="3562BBAF" w14:textId="34BA20A0"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580" w:type="pct"/>
          </w:tcPr>
          <w:p w14:paraId="27C70842" w14:textId="7CF9A965"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373" w:type="pct"/>
          </w:tcPr>
          <w:p w14:paraId="1994A418" w14:textId="230C308A"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450" w:type="pct"/>
          </w:tcPr>
          <w:p w14:paraId="7667F792" w14:textId="133C5A24"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338" w:type="pct"/>
          </w:tcPr>
          <w:p w14:paraId="0D91877D"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634E3E" w:rsidRPr="000E3C42" w14:paraId="5E382A9B" w14:textId="77777777" w:rsidTr="00D76E76">
        <w:trPr>
          <w:cantSplit/>
        </w:trPr>
        <w:tc>
          <w:tcPr>
            <w:tcW w:w="157" w:type="pct"/>
          </w:tcPr>
          <w:p w14:paraId="73992B94" w14:textId="77777777" w:rsidR="00634E3E" w:rsidRPr="000E3C42" w:rsidRDefault="00634E3E" w:rsidP="00634E3E">
            <w:pPr>
              <w:rPr>
                <w:rFonts w:ascii="Arial" w:hAnsi="Arial" w:cs="Arial"/>
                <w:sz w:val="20"/>
                <w:szCs w:val="20"/>
              </w:rPr>
            </w:pPr>
            <w:r w:rsidRPr="000E3C42">
              <w:rPr>
                <w:rFonts w:ascii="Arial" w:hAnsi="Arial" w:cs="Arial"/>
                <w:sz w:val="20"/>
                <w:szCs w:val="20"/>
              </w:rPr>
              <w:t>8.</w:t>
            </w:r>
          </w:p>
        </w:tc>
        <w:tc>
          <w:tcPr>
            <w:tcW w:w="305" w:type="pct"/>
          </w:tcPr>
          <w:p w14:paraId="5629C46D" w14:textId="3454734F" w:rsidR="00634E3E" w:rsidRPr="000E3C42" w:rsidRDefault="00634E3E" w:rsidP="00634E3E">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1B616696" w14:textId="77777777" w:rsidR="00634E3E" w:rsidRPr="000E3C42" w:rsidRDefault="00634E3E" w:rsidP="00634E3E">
            <w:pPr>
              <w:jc w:val="left"/>
              <w:rPr>
                <w:rFonts w:ascii="Arial" w:hAnsi="Arial" w:cs="Arial"/>
                <w:sz w:val="20"/>
                <w:szCs w:val="20"/>
                <w:lang w:eastAsia="ru-RU"/>
              </w:rPr>
            </w:pPr>
            <w:r w:rsidRPr="000E3C42">
              <w:rPr>
                <w:rFonts w:ascii="Arial" w:hAnsi="Arial" w:cs="Arial"/>
                <w:sz w:val="20"/>
                <w:szCs w:val="20"/>
                <w:lang w:eastAsia="ru-RU"/>
              </w:rPr>
              <w:t>1 значение</w:t>
            </w:r>
          </w:p>
        </w:tc>
        <w:tc>
          <w:tcPr>
            <w:tcW w:w="895" w:type="pct"/>
          </w:tcPr>
          <w:p w14:paraId="02A94BEF" w14:textId="77777777" w:rsidR="00634E3E" w:rsidRPr="000E3C42" w:rsidRDefault="00634E3E" w:rsidP="00634E3E">
            <w:pPr>
              <w:jc w:val="left"/>
              <w:rPr>
                <w:rFonts w:ascii="Arial" w:hAnsi="Arial" w:cs="Arial"/>
                <w:sz w:val="20"/>
                <w:szCs w:val="20"/>
              </w:rPr>
            </w:pPr>
            <w:r w:rsidRPr="000E3C42">
              <w:rPr>
                <w:rFonts w:ascii="Arial" w:hAnsi="Arial" w:cs="Arial"/>
                <w:sz w:val="20"/>
                <w:szCs w:val="20"/>
              </w:rPr>
              <w:t>При установке индикатора, признаку можно присвоить только одно значение</w:t>
            </w:r>
          </w:p>
        </w:tc>
        <w:tc>
          <w:tcPr>
            <w:tcW w:w="267" w:type="pct"/>
          </w:tcPr>
          <w:p w14:paraId="33D2AF38" w14:textId="77777777" w:rsidR="00634E3E" w:rsidRPr="000E3C42" w:rsidRDefault="00634E3E" w:rsidP="00634E3E">
            <w:pPr>
              <w:jc w:val="center"/>
              <w:rPr>
                <w:rFonts w:ascii="Arial" w:hAnsi="Arial" w:cs="Arial"/>
                <w:sz w:val="20"/>
                <w:szCs w:val="20"/>
                <w:lang w:val="en-US"/>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3498D54F" w14:textId="77777777" w:rsidR="00634E3E" w:rsidRPr="000E3C42" w:rsidRDefault="00634E3E" w:rsidP="00634E3E">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ATEIN</w:t>
            </w:r>
          </w:p>
        </w:tc>
        <w:tc>
          <w:tcPr>
            <w:tcW w:w="590" w:type="pct"/>
          </w:tcPr>
          <w:p w14:paraId="663BF9A2" w14:textId="63825C82"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580" w:type="pct"/>
          </w:tcPr>
          <w:p w14:paraId="25E4B610" w14:textId="10E48C3E"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373" w:type="pct"/>
          </w:tcPr>
          <w:p w14:paraId="5229411A" w14:textId="25AEE74D" w:rsidR="00634E3E" w:rsidRPr="000E3C42" w:rsidRDefault="00634E3E" w:rsidP="00634E3E">
            <w:pPr>
              <w:jc w:val="center"/>
              <w:rPr>
                <w:rFonts w:ascii="Arial" w:hAnsi="Arial" w:cs="Arial"/>
                <w:sz w:val="20"/>
                <w:szCs w:val="20"/>
              </w:rPr>
            </w:pPr>
            <w:r w:rsidRPr="000E3C42">
              <w:rPr>
                <w:rFonts w:ascii="Arial" w:hAnsi="Arial" w:cs="Arial"/>
                <w:sz w:val="20"/>
                <w:szCs w:val="20"/>
                <w:lang w:eastAsia="ru-RU"/>
              </w:rPr>
              <w:t>-</w:t>
            </w:r>
          </w:p>
        </w:tc>
        <w:tc>
          <w:tcPr>
            <w:tcW w:w="450" w:type="pct"/>
          </w:tcPr>
          <w:p w14:paraId="13B3729E" w14:textId="568D501B" w:rsidR="00634E3E" w:rsidRPr="000E3C42" w:rsidRDefault="00D76E76" w:rsidP="00634E3E">
            <w:pPr>
              <w:jc w:val="center"/>
              <w:rPr>
                <w:rFonts w:ascii="Arial" w:hAnsi="Arial" w:cs="Arial"/>
                <w:sz w:val="20"/>
                <w:szCs w:val="20"/>
              </w:rPr>
            </w:pPr>
            <w:r>
              <w:rPr>
                <w:rFonts w:ascii="Arial" w:hAnsi="Arial" w:cs="Arial"/>
                <w:sz w:val="20"/>
                <w:szCs w:val="20"/>
                <w:lang w:eastAsia="ru-RU"/>
              </w:rPr>
              <w:t>Радиокнопка</w:t>
            </w:r>
          </w:p>
        </w:tc>
        <w:tc>
          <w:tcPr>
            <w:tcW w:w="338" w:type="pct"/>
          </w:tcPr>
          <w:p w14:paraId="6640C7A6" w14:textId="77777777" w:rsidR="00634E3E" w:rsidRPr="000E3C42" w:rsidRDefault="00634E3E" w:rsidP="00634E3E">
            <w:pPr>
              <w:jc w:val="center"/>
              <w:rPr>
                <w:rFonts w:ascii="Arial" w:hAnsi="Arial" w:cs="Arial"/>
                <w:sz w:val="20"/>
                <w:szCs w:val="20"/>
              </w:rPr>
            </w:pPr>
            <w:r w:rsidRPr="000E3C42">
              <w:rPr>
                <w:rFonts w:ascii="Arial" w:hAnsi="Arial" w:cs="Arial"/>
                <w:sz w:val="20"/>
                <w:szCs w:val="20"/>
              </w:rPr>
              <w:t>КСУ НСИ</w:t>
            </w:r>
          </w:p>
        </w:tc>
      </w:tr>
      <w:tr w:rsidR="00D76E76" w:rsidRPr="000E3C42" w14:paraId="083092B8" w14:textId="77777777" w:rsidTr="00D76E76">
        <w:trPr>
          <w:cantSplit/>
        </w:trPr>
        <w:tc>
          <w:tcPr>
            <w:tcW w:w="157" w:type="pct"/>
          </w:tcPr>
          <w:p w14:paraId="2BC76D74" w14:textId="77777777" w:rsidR="00D76E76" w:rsidRPr="000E3C42" w:rsidRDefault="00D76E76" w:rsidP="00D76E76">
            <w:pPr>
              <w:rPr>
                <w:rFonts w:ascii="Arial" w:hAnsi="Arial" w:cs="Arial"/>
                <w:sz w:val="20"/>
                <w:szCs w:val="20"/>
              </w:rPr>
            </w:pPr>
            <w:r w:rsidRPr="000E3C42">
              <w:rPr>
                <w:rFonts w:ascii="Arial" w:hAnsi="Arial" w:cs="Arial"/>
                <w:sz w:val="20"/>
                <w:szCs w:val="20"/>
              </w:rPr>
              <w:t>9.</w:t>
            </w:r>
          </w:p>
        </w:tc>
        <w:tc>
          <w:tcPr>
            <w:tcW w:w="305" w:type="pct"/>
          </w:tcPr>
          <w:p w14:paraId="1CBEB942" w14:textId="26D877C4"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5BD5E2B4"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Несколько значений</w:t>
            </w:r>
          </w:p>
        </w:tc>
        <w:tc>
          <w:tcPr>
            <w:tcW w:w="895" w:type="pct"/>
          </w:tcPr>
          <w:p w14:paraId="37670967"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Индикатор: допустимо присвоение признаку нескольких значений</w:t>
            </w:r>
          </w:p>
        </w:tc>
        <w:tc>
          <w:tcPr>
            <w:tcW w:w="267" w:type="pct"/>
          </w:tcPr>
          <w:p w14:paraId="06E0917C"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7039E616"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TCMV-ATLIS</w:t>
            </w:r>
          </w:p>
        </w:tc>
        <w:tc>
          <w:tcPr>
            <w:tcW w:w="590" w:type="pct"/>
          </w:tcPr>
          <w:p w14:paraId="783CC1FD" w14:textId="1B23E4E2"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4DEB0B9C" w14:textId="2AE4E670"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4D292D86" w14:textId="41EC49E7"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3FC43CF4" w14:textId="2A082750" w:rsidR="00D76E76" w:rsidRPr="000E3C42" w:rsidRDefault="00D76E76" w:rsidP="00D76E76">
            <w:pPr>
              <w:jc w:val="center"/>
              <w:rPr>
                <w:rFonts w:ascii="Arial" w:hAnsi="Arial" w:cs="Arial"/>
                <w:sz w:val="20"/>
                <w:szCs w:val="20"/>
              </w:rPr>
            </w:pPr>
            <w:r>
              <w:rPr>
                <w:rFonts w:ascii="Arial" w:hAnsi="Arial" w:cs="Arial"/>
                <w:sz w:val="20"/>
                <w:szCs w:val="20"/>
                <w:lang w:eastAsia="ru-RU"/>
              </w:rPr>
              <w:t>Радиокнопка</w:t>
            </w:r>
          </w:p>
        </w:tc>
        <w:tc>
          <w:tcPr>
            <w:tcW w:w="338" w:type="pct"/>
          </w:tcPr>
          <w:p w14:paraId="66633D39"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r w:rsidR="00D76E76" w:rsidRPr="000E3C42" w14:paraId="31E97D4F" w14:textId="77777777" w:rsidTr="00D76E76">
        <w:trPr>
          <w:cantSplit/>
        </w:trPr>
        <w:tc>
          <w:tcPr>
            <w:tcW w:w="157" w:type="pct"/>
          </w:tcPr>
          <w:p w14:paraId="4A795C9B" w14:textId="77777777" w:rsidR="00D76E76" w:rsidRPr="000E3C42" w:rsidRDefault="00D76E76" w:rsidP="00D76E76">
            <w:pPr>
              <w:rPr>
                <w:rFonts w:ascii="Arial" w:hAnsi="Arial" w:cs="Arial"/>
                <w:sz w:val="20"/>
                <w:szCs w:val="20"/>
              </w:rPr>
            </w:pPr>
            <w:r w:rsidRPr="000E3C42">
              <w:rPr>
                <w:rFonts w:ascii="Arial" w:hAnsi="Arial" w:cs="Arial"/>
                <w:sz w:val="20"/>
                <w:szCs w:val="20"/>
              </w:rPr>
              <w:lastRenderedPageBreak/>
              <w:t>10.</w:t>
            </w:r>
          </w:p>
        </w:tc>
        <w:tc>
          <w:tcPr>
            <w:tcW w:w="305" w:type="pct"/>
          </w:tcPr>
          <w:p w14:paraId="2CE29641" w14:textId="59775A6A"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0BAAFD54"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Значение интервалов допустимы</w:t>
            </w:r>
          </w:p>
        </w:tc>
        <w:tc>
          <w:tcPr>
            <w:tcW w:w="895" w:type="pct"/>
          </w:tcPr>
          <w:p w14:paraId="39C53E75"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Индикатор допустимости ввода интервалов для числовых значений</w:t>
            </w:r>
          </w:p>
        </w:tc>
        <w:tc>
          <w:tcPr>
            <w:tcW w:w="267" w:type="pct"/>
          </w:tcPr>
          <w:p w14:paraId="5EF9D828"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31E66593"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ATINT</w:t>
            </w:r>
          </w:p>
        </w:tc>
        <w:tc>
          <w:tcPr>
            <w:tcW w:w="590" w:type="pct"/>
          </w:tcPr>
          <w:p w14:paraId="6ED39995" w14:textId="4B107D08"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46B7D985" w14:textId="2A692E35"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1620AED7" w14:textId="20DC0BB5"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7EE03AAE" w14:textId="343A1E31" w:rsidR="00D76E76" w:rsidRPr="000E3C42" w:rsidRDefault="00D76E76" w:rsidP="00D76E76">
            <w:pPr>
              <w:jc w:val="center"/>
              <w:rPr>
                <w:rFonts w:ascii="Arial" w:hAnsi="Arial" w:cs="Arial"/>
                <w:sz w:val="20"/>
                <w:szCs w:val="20"/>
              </w:rPr>
            </w:pPr>
            <w:proofErr w:type="spellStart"/>
            <w:r>
              <w:rPr>
                <w:rFonts w:ascii="Arial" w:hAnsi="Arial" w:cs="Arial"/>
                <w:sz w:val="20"/>
                <w:szCs w:val="20"/>
                <w:lang w:eastAsia="ru-RU"/>
              </w:rPr>
              <w:t>Чекбокс</w:t>
            </w:r>
            <w:proofErr w:type="spellEnd"/>
          </w:p>
        </w:tc>
        <w:tc>
          <w:tcPr>
            <w:tcW w:w="338" w:type="pct"/>
          </w:tcPr>
          <w:p w14:paraId="7B381779"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r w:rsidR="00D76E76" w:rsidRPr="000E3C42" w14:paraId="2D44CF27" w14:textId="77777777" w:rsidTr="00D76E76">
        <w:trPr>
          <w:cantSplit/>
        </w:trPr>
        <w:tc>
          <w:tcPr>
            <w:tcW w:w="157" w:type="pct"/>
          </w:tcPr>
          <w:p w14:paraId="65791F61" w14:textId="77777777" w:rsidR="00D76E76" w:rsidRPr="000E3C42" w:rsidRDefault="00D76E76" w:rsidP="00D76E76">
            <w:pPr>
              <w:rPr>
                <w:rFonts w:ascii="Arial" w:hAnsi="Arial" w:cs="Arial"/>
                <w:sz w:val="20"/>
                <w:szCs w:val="20"/>
              </w:rPr>
            </w:pPr>
            <w:r w:rsidRPr="000E3C42">
              <w:rPr>
                <w:rFonts w:ascii="Arial" w:hAnsi="Arial" w:cs="Arial"/>
                <w:sz w:val="20"/>
                <w:szCs w:val="20"/>
              </w:rPr>
              <w:t>11.</w:t>
            </w:r>
          </w:p>
        </w:tc>
        <w:tc>
          <w:tcPr>
            <w:tcW w:w="305" w:type="pct"/>
          </w:tcPr>
          <w:p w14:paraId="72B5CAB7" w14:textId="52D487E6"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432EBFB2"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Допустимы отрицательные значения</w:t>
            </w:r>
          </w:p>
        </w:tc>
        <w:tc>
          <w:tcPr>
            <w:tcW w:w="895" w:type="pct"/>
          </w:tcPr>
          <w:p w14:paraId="737CFB2F"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Индикатор допустимости ввода отрицательных значений признака</w:t>
            </w:r>
          </w:p>
        </w:tc>
        <w:tc>
          <w:tcPr>
            <w:tcW w:w="267" w:type="pct"/>
          </w:tcPr>
          <w:p w14:paraId="1CBD2D04"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2074BE82"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ATVOR</w:t>
            </w:r>
          </w:p>
        </w:tc>
        <w:tc>
          <w:tcPr>
            <w:tcW w:w="590" w:type="pct"/>
          </w:tcPr>
          <w:p w14:paraId="39BD42B7" w14:textId="529967F5"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2CB536E1" w14:textId="201E60BA"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3F072BC2" w14:textId="34B9E663"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11267909" w14:textId="45FC23DF" w:rsidR="00D76E76" w:rsidRPr="000E3C42" w:rsidRDefault="00D76E76" w:rsidP="00D76E76">
            <w:pPr>
              <w:jc w:val="center"/>
              <w:rPr>
                <w:rFonts w:ascii="Arial" w:hAnsi="Arial" w:cs="Arial"/>
                <w:sz w:val="20"/>
                <w:szCs w:val="20"/>
              </w:rPr>
            </w:pPr>
            <w:proofErr w:type="spellStart"/>
            <w:r>
              <w:rPr>
                <w:rFonts w:ascii="Arial" w:hAnsi="Arial" w:cs="Arial"/>
                <w:sz w:val="20"/>
                <w:szCs w:val="20"/>
                <w:lang w:eastAsia="ru-RU"/>
              </w:rPr>
              <w:t>Чекбокс</w:t>
            </w:r>
            <w:proofErr w:type="spellEnd"/>
          </w:p>
        </w:tc>
        <w:tc>
          <w:tcPr>
            <w:tcW w:w="338" w:type="pct"/>
          </w:tcPr>
          <w:p w14:paraId="0BFE13A8"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r w:rsidR="00D76E76" w:rsidRPr="000E3C42" w14:paraId="13F57FE1" w14:textId="77777777" w:rsidTr="00D76E76">
        <w:trPr>
          <w:cantSplit/>
        </w:trPr>
        <w:tc>
          <w:tcPr>
            <w:tcW w:w="157" w:type="pct"/>
          </w:tcPr>
          <w:p w14:paraId="43CBCAB5" w14:textId="77777777" w:rsidR="00D76E76" w:rsidRPr="000E3C42" w:rsidRDefault="00D76E76" w:rsidP="00D76E76">
            <w:pPr>
              <w:rPr>
                <w:rFonts w:ascii="Arial" w:hAnsi="Arial" w:cs="Arial"/>
                <w:sz w:val="20"/>
                <w:szCs w:val="20"/>
              </w:rPr>
            </w:pPr>
            <w:r w:rsidRPr="000E3C42">
              <w:rPr>
                <w:rFonts w:ascii="Arial" w:hAnsi="Arial" w:cs="Arial"/>
                <w:sz w:val="20"/>
                <w:szCs w:val="20"/>
              </w:rPr>
              <w:t>12.</w:t>
            </w:r>
          </w:p>
        </w:tc>
        <w:tc>
          <w:tcPr>
            <w:tcW w:w="305" w:type="pct"/>
          </w:tcPr>
          <w:p w14:paraId="7C2C5CCA" w14:textId="3E6E51E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4CF0A5D2"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Ввод обязателен</w:t>
            </w:r>
          </w:p>
        </w:tc>
        <w:tc>
          <w:tcPr>
            <w:tcW w:w="895" w:type="pct"/>
          </w:tcPr>
          <w:p w14:paraId="47164D9E"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Индикатор обязательности ввода значения признака для технических объектов</w:t>
            </w:r>
          </w:p>
        </w:tc>
        <w:tc>
          <w:tcPr>
            <w:tcW w:w="267" w:type="pct"/>
          </w:tcPr>
          <w:p w14:paraId="3DAC888E"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1EFF877B"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ATERF</w:t>
            </w:r>
          </w:p>
        </w:tc>
        <w:tc>
          <w:tcPr>
            <w:tcW w:w="590" w:type="pct"/>
          </w:tcPr>
          <w:p w14:paraId="4BFD2FA2" w14:textId="623609DA"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4B192B4C" w14:textId="48717F42"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1F9EED76" w14:textId="5AC83051"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2F087C18" w14:textId="0C19CBF2" w:rsidR="00D76E76" w:rsidRPr="000E3C42" w:rsidRDefault="00D76E76" w:rsidP="00D76E76">
            <w:pPr>
              <w:jc w:val="center"/>
              <w:rPr>
                <w:rFonts w:ascii="Arial" w:hAnsi="Arial" w:cs="Arial"/>
                <w:sz w:val="20"/>
                <w:szCs w:val="20"/>
              </w:rPr>
            </w:pPr>
            <w:proofErr w:type="spellStart"/>
            <w:r>
              <w:rPr>
                <w:rFonts w:ascii="Arial" w:hAnsi="Arial" w:cs="Arial"/>
                <w:sz w:val="20"/>
                <w:szCs w:val="20"/>
                <w:lang w:eastAsia="ru-RU"/>
              </w:rPr>
              <w:t>Чекбокс</w:t>
            </w:r>
            <w:proofErr w:type="spellEnd"/>
          </w:p>
        </w:tc>
        <w:tc>
          <w:tcPr>
            <w:tcW w:w="338" w:type="pct"/>
          </w:tcPr>
          <w:p w14:paraId="738D6F58"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r w:rsidR="00D76E76" w:rsidRPr="000E3C42" w14:paraId="465524E0" w14:textId="77777777" w:rsidTr="00D76E76">
        <w:trPr>
          <w:cantSplit/>
        </w:trPr>
        <w:tc>
          <w:tcPr>
            <w:tcW w:w="157" w:type="pct"/>
          </w:tcPr>
          <w:p w14:paraId="4C37866C" w14:textId="77777777" w:rsidR="00D76E76" w:rsidRPr="000E3C42" w:rsidRDefault="00D76E76" w:rsidP="00D76E76">
            <w:pPr>
              <w:rPr>
                <w:rFonts w:ascii="Arial" w:hAnsi="Arial" w:cs="Arial"/>
                <w:sz w:val="20"/>
                <w:szCs w:val="20"/>
              </w:rPr>
            </w:pPr>
            <w:r w:rsidRPr="000E3C42">
              <w:rPr>
                <w:rFonts w:ascii="Arial" w:hAnsi="Arial" w:cs="Arial"/>
                <w:sz w:val="20"/>
                <w:szCs w:val="20"/>
              </w:rPr>
              <w:t>13.</w:t>
            </w:r>
          </w:p>
        </w:tc>
        <w:tc>
          <w:tcPr>
            <w:tcW w:w="305" w:type="pct"/>
          </w:tcPr>
          <w:p w14:paraId="092CB31B" w14:textId="2948F278"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12DFCC6E"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Дополнительные значения</w:t>
            </w:r>
          </w:p>
        </w:tc>
        <w:tc>
          <w:tcPr>
            <w:tcW w:w="895" w:type="pct"/>
          </w:tcPr>
          <w:p w14:paraId="2EB26597"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Индикатор, позволяющий вводить значения, не предусмотренные нормативным списком значений</w:t>
            </w:r>
          </w:p>
        </w:tc>
        <w:tc>
          <w:tcPr>
            <w:tcW w:w="267" w:type="pct"/>
          </w:tcPr>
          <w:p w14:paraId="0CF00C3A"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7011D3A6"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ATSON</w:t>
            </w:r>
          </w:p>
        </w:tc>
        <w:tc>
          <w:tcPr>
            <w:tcW w:w="590" w:type="pct"/>
          </w:tcPr>
          <w:p w14:paraId="76F18B8D" w14:textId="4E24E6F5"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2B8390FE" w14:textId="452BEFF3"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715E21FC" w14:textId="4CF270C9"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434AA5DA" w14:textId="28906C1C" w:rsidR="00D76E76" w:rsidRPr="000E3C42" w:rsidRDefault="00D76E76" w:rsidP="00D76E76">
            <w:pPr>
              <w:jc w:val="center"/>
              <w:rPr>
                <w:rFonts w:ascii="Arial" w:hAnsi="Arial" w:cs="Arial"/>
                <w:sz w:val="20"/>
                <w:szCs w:val="20"/>
              </w:rPr>
            </w:pPr>
            <w:proofErr w:type="spellStart"/>
            <w:r>
              <w:rPr>
                <w:rFonts w:ascii="Arial" w:hAnsi="Arial" w:cs="Arial"/>
                <w:sz w:val="20"/>
                <w:szCs w:val="20"/>
                <w:lang w:eastAsia="ru-RU"/>
              </w:rPr>
              <w:t>Чекбокс</w:t>
            </w:r>
            <w:proofErr w:type="spellEnd"/>
          </w:p>
        </w:tc>
        <w:tc>
          <w:tcPr>
            <w:tcW w:w="338" w:type="pct"/>
          </w:tcPr>
          <w:p w14:paraId="21C965DA"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r w:rsidR="00D76E76" w:rsidRPr="000E3C42" w14:paraId="367F53C3" w14:textId="77777777" w:rsidTr="00D76E76">
        <w:trPr>
          <w:cantSplit/>
        </w:trPr>
        <w:tc>
          <w:tcPr>
            <w:tcW w:w="157" w:type="pct"/>
          </w:tcPr>
          <w:p w14:paraId="4B74868E" w14:textId="77777777" w:rsidR="00D76E76" w:rsidRPr="000E3C42" w:rsidRDefault="00D76E76" w:rsidP="00D76E76">
            <w:pPr>
              <w:rPr>
                <w:rFonts w:ascii="Arial" w:hAnsi="Arial" w:cs="Arial"/>
                <w:sz w:val="20"/>
                <w:szCs w:val="20"/>
              </w:rPr>
            </w:pPr>
            <w:r w:rsidRPr="000E3C42">
              <w:rPr>
                <w:rFonts w:ascii="Arial" w:hAnsi="Arial" w:cs="Arial"/>
                <w:sz w:val="20"/>
                <w:szCs w:val="20"/>
              </w:rPr>
              <w:t>14.</w:t>
            </w:r>
          </w:p>
        </w:tc>
        <w:tc>
          <w:tcPr>
            <w:tcW w:w="305" w:type="pct"/>
          </w:tcPr>
          <w:p w14:paraId="505AE5FA" w14:textId="6E8AC07B"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4A359358"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Не готов к вводу</w:t>
            </w:r>
          </w:p>
        </w:tc>
        <w:tc>
          <w:tcPr>
            <w:tcW w:w="895" w:type="pct"/>
          </w:tcPr>
          <w:p w14:paraId="0462638D"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Индикатор, блокирующий возможность ввода значений признака для технических объектов</w:t>
            </w:r>
          </w:p>
        </w:tc>
        <w:tc>
          <w:tcPr>
            <w:tcW w:w="267" w:type="pct"/>
          </w:tcPr>
          <w:p w14:paraId="4D91BDC3"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6B29BBC0"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ATINP</w:t>
            </w:r>
          </w:p>
        </w:tc>
        <w:tc>
          <w:tcPr>
            <w:tcW w:w="590" w:type="pct"/>
          </w:tcPr>
          <w:p w14:paraId="3B14B3C1" w14:textId="78BD1B05"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2440C875" w14:textId="41A12979"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64570612" w14:textId="0BDDB54D"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7990CB02" w14:textId="6C85056E" w:rsidR="00D76E76" w:rsidRPr="000E3C42" w:rsidRDefault="00D76E76" w:rsidP="00D76E76">
            <w:pPr>
              <w:jc w:val="center"/>
              <w:rPr>
                <w:rFonts w:ascii="Arial" w:hAnsi="Arial" w:cs="Arial"/>
                <w:sz w:val="20"/>
                <w:szCs w:val="20"/>
              </w:rPr>
            </w:pPr>
            <w:proofErr w:type="spellStart"/>
            <w:r>
              <w:rPr>
                <w:rFonts w:ascii="Arial" w:hAnsi="Arial" w:cs="Arial"/>
                <w:sz w:val="20"/>
                <w:szCs w:val="20"/>
                <w:lang w:eastAsia="ru-RU"/>
              </w:rPr>
              <w:t>Чекбокс</w:t>
            </w:r>
            <w:proofErr w:type="spellEnd"/>
          </w:p>
        </w:tc>
        <w:tc>
          <w:tcPr>
            <w:tcW w:w="338" w:type="pct"/>
          </w:tcPr>
          <w:p w14:paraId="42C91033"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r w:rsidR="00D76E76" w:rsidRPr="000E3C42" w14:paraId="42814303" w14:textId="77777777" w:rsidTr="00D76E76">
        <w:trPr>
          <w:cantSplit/>
        </w:trPr>
        <w:tc>
          <w:tcPr>
            <w:tcW w:w="157" w:type="pct"/>
          </w:tcPr>
          <w:p w14:paraId="4DBD3482" w14:textId="77777777" w:rsidR="00D76E76" w:rsidRPr="000E3C42" w:rsidRDefault="00D76E76" w:rsidP="00D76E76">
            <w:pPr>
              <w:rPr>
                <w:rFonts w:ascii="Arial" w:hAnsi="Arial" w:cs="Arial"/>
                <w:sz w:val="20"/>
                <w:szCs w:val="20"/>
              </w:rPr>
            </w:pPr>
            <w:r w:rsidRPr="000E3C42">
              <w:rPr>
                <w:rFonts w:ascii="Arial" w:hAnsi="Arial" w:cs="Arial"/>
                <w:sz w:val="20"/>
                <w:szCs w:val="20"/>
              </w:rPr>
              <w:t>15.</w:t>
            </w:r>
          </w:p>
        </w:tc>
        <w:tc>
          <w:tcPr>
            <w:tcW w:w="305" w:type="pct"/>
          </w:tcPr>
          <w:p w14:paraId="6E9442CE" w14:textId="5C07152F"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w:t>
            </w:r>
          </w:p>
        </w:tc>
        <w:tc>
          <w:tcPr>
            <w:tcW w:w="576" w:type="pct"/>
          </w:tcPr>
          <w:p w14:paraId="48D3C209" w14:textId="77777777" w:rsidR="00D76E76" w:rsidRPr="000E3C42" w:rsidRDefault="00D76E76" w:rsidP="00D76E76">
            <w:pPr>
              <w:jc w:val="left"/>
              <w:rPr>
                <w:rFonts w:ascii="Arial" w:hAnsi="Arial" w:cs="Arial"/>
                <w:sz w:val="20"/>
                <w:szCs w:val="20"/>
                <w:lang w:eastAsia="ru-RU"/>
              </w:rPr>
            </w:pPr>
            <w:r w:rsidRPr="000E3C42">
              <w:rPr>
                <w:rFonts w:ascii="Arial" w:hAnsi="Arial" w:cs="Arial"/>
                <w:sz w:val="20"/>
                <w:szCs w:val="20"/>
                <w:lang w:eastAsia="ru-RU"/>
              </w:rPr>
              <w:t>Без просмотра</w:t>
            </w:r>
          </w:p>
        </w:tc>
        <w:tc>
          <w:tcPr>
            <w:tcW w:w="895" w:type="pct"/>
          </w:tcPr>
          <w:p w14:paraId="7EC7AE01" w14:textId="77777777" w:rsidR="00D76E76" w:rsidRPr="000E3C42" w:rsidRDefault="00D76E76" w:rsidP="00D76E76">
            <w:pPr>
              <w:jc w:val="left"/>
              <w:rPr>
                <w:rFonts w:ascii="Arial" w:hAnsi="Arial" w:cs="Arial"/>
                <w:sz w:val="20"/>
                <w:szCs w:val="20"/>
              </w:rPr>
            </w:pPr>
            <w:r w:rsidRPr="000E3C42">
              <w:rPr>
                <w:rFonts w:ascii="Arial" w:hAnsi="Arial" w:cs="Arial"/>
                <w:sz w:val="20"/>
                <w:szCs w:val="20"/>
              </w:rPr>
              <w:t>При установке индикатора признак не отображается в технических объектах</w:t>
            </w:r>
          </w:p>
        </w:tc>
        <w:tc>
          <w:tcPr>
            <w:tcW w:w="267" w:type="pct"/>
          </w:tcPr>
          <w:p w14:paraId="4D6B5B4B"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CHAR</w:t>
            </w:r>
            <w:r w:rsidRPr="000E3C42">
              <w:rPr>
                <w:rFonts w:ascii="Arial" w:hAnsi="Arial" w:cs="Arial"/>
                <w:sz w:val="20"/>
                <w:szCs w:val="20"/>
                <w:lang w:val="en-US"/>
              </w:rPr>
              <w:t>, 1</w:t>
            </w:r>
          </w:p>
        </w:tc>
        <w:tc>
          <w:tcPr>
            <w:tcW w:w="469" w:type="pct"/>
          </w:tcPr>
          <w:p w14:paraId="2A9A1AB3" w14:textId="77777777" w:rsidR="00D76E76" w:rsidRPr="000E3C42" w:rsidRDefault="00D76E76" w:rsidP="00D76E76">
            <w:pPr>
              <w:jc w:val="center"/>
              <w:rPr>
                <w:rFonts w:ascii="Arial" w:hAnsi="Arial" w:cs="Arial"/>
                <w:sz w:val="20"/>
                <w:szCs w:val="20"/>
                <w:lang w:eastAsia="ru-RU"/>
              </w:rPr>
            </w:pPr>
            <w:r w:rsidRPr="000E3C42">
              <w:rPr>
                <w:rFonts w:ascii="Arial" w:hAnsi="Arial" w:cs="Arial"/>
                <w:sz w:val="20"/>
                <w:szCs w:val="20"/>
                <w:lang w:eastAsia="ru-RU"/>
              </w:rPr>
              <w:t>CABN-</w:t>
            </w:r>
            <w:r w:rsidRPr="000E3C42">
              <w:rPr>
                <w:rFonts w:ascii="Arial" w:hAnsi="Arial" w:cs="Arial"/>
                <w:color w:val="000000"/>
                <w:sz w:val="20"/>
                <w:szCs w:val="20"/>
                <w:lang w:eastAsia="ru-RU"/>
              </w:rPr>
              <w:t>ATVIE</w:t>
            </w:r>
          </w:p>
        </w:tc>
        <w:tc>
          <w:tcPr>
            <w:tcW w:w="590" w:type="pct"/>
          </w:tcPr>
          <w:p w14:paraId="74FEFF52" w14:textId="09C27CBD"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580" w:type="pct"/>
          </w:tcPr>
          <w:p w14:paraId="7595D2C3" w14:textId="5EC0EBE2"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373" w:type="pct"/>
          </w:tcPr>
          <w:p w14:paraId="0FC38B4A" w14:textId="5380FC20" w:rsidR="00D76E76" w:rsidRPr="000E3C42" w:rsidRDefault="00D76E76" w:rsidP="00D76E76">
            <w:pPr>
              <w:jc w:val="center"/>
              <w:rPr>
                <w:rFonts w:ascii="Arial" w:hAnsi="Arial" w:cs="Arial"/>
                <w:sz w:val="20"/>
                <w:szCs w:val="20"/>
              </w:rPr>
            </w:pPr>
            <w:r w:rsidRPr="000E3C42">
              <w:rPr>
                <w:rFonts w:ascii="Arial" w:hAnsi="Arial" w:cs="Arial"/>
                <w:sz w:val="20"/>
                <w:szCs w:val="20"/>
                <w:lang w:eastAsia="ru-RU"/>
              </w:rPr>
              <w:t>-</w:t>
            </w:r>
          </w:p>
        </w:tc>
        <w:tc>
          <w:tcPr>
            <w:tcW w:w="450" w:type="pct"/>
          </w:tcPr>
          <w:p w14:paraId="5BC34084" w14:textId="78B21D3E" w:rsidR="00D76E76" w:rsidRPr="000E3C42" w:rsidRDefault="00D76E76" w:rsidP="00D76E76">
            <w:pPr>
              <w:jc w:val="center"/>
              <w:rPr>
                <w:rFonts w:ascii="Arial" w:hAnsi="Arial" w:cs="Arial"/>
                <w:sz w:val="20"/>
                <w:szCs w:val="20"/>
              </w:rPr>
            </w:pPr>
            <w:proofErr w:type="spellStart"/>
            <w:r>
              <w:rPr>
                <w:rFonts w:ascii="Arial" w:hAnsi="Arial" w:cs="Arial"/>
                <w:sz w:val="20"/>
                <w:szCs w:val="20"/>
                <w:lang w:eastAsia="ru-RU"/>
              </w:rPr>
              <w:t>Чекбокс</w:t>
            </w:r>
            <w:proofErr w:type="spellEnd"/>
          </w:p>
        </w:tc>
        <w:tc>
          <w:tcPr>
            <w:tcW w:w="338" w:type="pct"/>
          </w:tcPr>
          <w:p w14:paraId="6C8EEF5A" w14:textId="77777777" w:rsidR="00D76E76" w:rsidRPr="000E3C42" w:rsidRDefault="00D76E76" w:rsidP="00D76E76">
            <w:pPr>
              <w:jc w:val="center"/>
              <w:rPr>
                <w:rFonts w:ascii="Arial" w:hAnsi="Arial" w:cs="Arial"/>
                <w:sz w:val="20"/>
                <w:szCs w:val="20"/>
              </w:rPr>
            </w:pPr>
            <w:r w:rsidRPr="000E3C42">
              <w:rPr>
                <w:rFonts w:ascii="Arial" w:hAnsi="Arial" w:cs="Arial"/>
                <w:sz w:val="20"/>
                <w:szCs w:val="20"/>
              </w:rPr>
              <w:t>КСУ НСИ</w:t>
            </w:r>
          </w:p>
        </w:tc>
      </w:tr>
    </w:tbl>
    <w:p w14:paraId="73F4928B" w14:textId="7FCD6276" w:rsidR="00D153F5" w:rsidRPr="008F6FFD" w:rsidRDefault="00133CA0" w:rsidP="00F45D35">
      <w:pPr>
        <w:spacing w:before="240" w:after="240" w:line="276" w:lineRule="auto"/>
        <w:ind w:firstLine="567"/>
        <w:rPr>
          <w:rFonts w:ascii="Arial" w:eastAsiaTheme="majorEastAsia" w:hAnsi="Arial" w:cs="Arial"/>
        </w:rPr>
        <w:sectPr w:rsidR="00D153F5" w:rsidRPr="008F6FFD" w:rsidSect="008D4E24">
          <w:headerReference w:type="default" r:id="rId71"/>
          <w:footerReference w:type="default" r:id="rId72"/>
          <w:pgSz w:w="16840" w:h="11907" w:orient="landscape" w:code="9"/>
          <w:pgMar w:top="1134" w:right="1134" w:bottom="567" w:left="1134" w:header="737" w:footer="283" w:gutter="0"/>
          <w:cols w:space="708"/>
          <w:docGrid w:linePitch="360"/>
        </w:sectPr>
      </w:pPr>
      <w:r w:rsidRPr="002522FF">
        <w:rPr>
          <w:rFonts w:ascii="Arial" w:eastAsiaTheme="majorEastAsia" w:hAnsi="Arial" w:cs="Arial"/>
        </w:rPr>
        <w:t xml:space="preserve">Подробное описание модели данных </w:t>
      </w:r>
      <w:r>
        <w:rPr>
          <w:rFonts w:ascii="Arial" w:eastAsiaTheme="majorEastAsia" w:hAnsi="Arial" w:cs="Arial"/>
        </w:rPr>
        <w:t xml:space="preserve">и описание бизнес-процесса управления данными НСИ </w:t>
      </w:r>
      <w:r>
        <w:rPr>
          <w:rFonts w:ascii="Arial" w:eastAsiaTheme="majorEastAsia" w:hAnsi="Arial" w:cs="Arial"/>
          <w:szCs w:val="24"/>
        </w:rPr>
        <w:t>приведены</w:t>
      </w:r>
      <w:r w:rsidRPr="00CB284A">
        <w:rPr>
          <w:rFonts w:ascii="Arial" w:eastAsiaTheme="majorEastAsia" w:hAnsi="Arial" w:cs="Arial"/>
          <w:szCs w:val="24"/>
        </w:rPr>
        <w:t xml:space="preserve"> в </w:t>
      </w:r>
      <w:r w:rsidRPr="00CB284A">
        <w:rPr>
          <w:rFonts w:ascii="Arial" w:hAnsi="Arial" w:cs="Arial"/>
          <w:szCs w:val="24"/>
        </w:rPr>
        <w:t>КД ERP.5.1.47_Концепция по нормативно-справочной информации</w:t>
      </w:r>
      <w:r w:rsidR="00374B81" w:rsidRPr="008F6FFD">
        <w:rPr>
          <w:rFonts w:ascii="Arial" w:eastAsiaTheme="majorEastAsia" w:hAnsi="Arial" w:cs="Arial"/>
        </w:rPr>
        <w:t>, раздел CROSS_12 Признаки.</w:t>
      </w:r>
    </w:p>
    <w:p w14:paraId="08A6D124" w14:textId="77777777" w:rsidR="00D153F5" w:rsidRPr="00977CDA" w:rsidRDefault="00D153F5" w:rsidP="00197D54">
      <w:pPr>
        <w:pStyle w:val="3"/>
      </w:pPr>
      <w:bookmarkStart w:id="13712" w:name="_Toc521083829"/>
      <w:bookmarkStart w:id="13713" w:name="_Toc521340969"/>
      <w:bookmarkStart w:id="13714" w:name="_Toc521439489"/>
      <w:bookmarkStart w:id="13715" w:name="_Toc67557113"/>
      <w:r w:rsidRPr="00977CDA">
        <w:lastRenderedPageBreak/>
        <w:t>Особенности технической реализации</w:t>
      </w:r>
      <w:bookmarkEnd w:id="13712"/>
      <w:bookmarkEnd w:id="13713"/>
      <w:bookmarkEnd w:id="13714"/>
      <w:bookmarkEnd w:id="13715"/>
    </w:p>
    <w:p w14:paraId="02B20243" w14:textId="77777777" w:rsidR="00D153F5" w:rsidRDefault="00D153F5" w:rsidP="00D153F5">
      <w:pPr>
        <w:spacing w:after="240" w:line="276" w:lineRule="auto"/>
        <w:ind w:firstLine="567"/>
        <w:rPr>
          <w:rFonts w:ascii="Arial" w:hAnsi="Arial" w:cs="Arial"/>
        </w:rPr>
      </w:pPr>
      <w:r>
        <w:rPr>
          <w:rFonts w:ascii="Arial" w:hAnsi="Arial" w:cs="Arial"/>
        </w:rPr>
        <w:t>Справочник является централизованным, ведётся в системе КСУ НСИ</w:t>
      </w:r>
      <w:r w:rsidRPr="002B648B">
        <w:rPr>
          <w:rFonts w:ascii="Arial" w:hAnsi="Arial" w:cs="Arial"/>
        </w:rPr>
        <w:t xml:space="preserve"> </w:t>
      </w:r>
      <w:r>
        <w:rPr>
          <w:rFonts w:ascii="Arial" w:hAnsi="Arial" w:cs="Arial"/>
        </w:rPr>
        <w:t xml:space="preserve">по заявкам НСИ с дальнейшей миграцией данных в систему </w:t>
      </w:r>
      <w:r>
        <w:rPr>
          <w:rFonts w:ascii="Arial" w:hAnsi="Arial" w:cs="Arial"/>
          <w:lang w:val="en-US"/>
        </w:rPr>
        <w:t>SAP</w:t>
      </w:r>
      <w:r w:rsidRPr="00205CFE">
        <w:rPr>
          <w:rFonts w:ascii="Arial" w:hAnsi="Arial" w:cs="Arial"/>
        </w:rPr>
        <w:t xml:space="preserve"> </w:t>
      </w:r>
      <w:r>
        <w:rPr>
          <w:rFonts w:ascii="Arial" w:hAnsi="Arial" w:cs="Arial"/>
          <w:lang w:val="en-US"/>
        </w:rPr>
        <w:t>S</w:t>
      </w:r>
      <w:r w:rsidRPr="00205CFE">
        <w:rPr>
          <w:rFonts w:ascii="Arial" w:hAnsi="Arial" w:cs="Arial"/>
        </w:rPr>
        <w:t>/4</w:t>
      </w:r>
      <w:r>
        <w:rPr>
          <w:rFonts w:ascii="Arial" w:hAnsi="Arial" w:cs="Arial"/>
          <w:lang w:val="en-US"/>
        </w:rPr>
        <w:t>HANA</w:t>
      </w:r>
      <w:r w:rsidRPr="00205CFE">
        <w:rPr>
          <w:rFonts w:ascii="Arial" w:hAnsi="Arial" w:cs="Arial"/>
        </w:rPr>
        <w:t>.</w:t>
      </w:r>
    </w:p>
    <w:p w14:paraId="020D6FF4" w14:textId="77777777" w:rsidR="00D153F5" w:rsidRDefault="00D153F5" w:rsidP="00D153F5">
      <w:pPr>
        <w:spacing w:after="240" w:line="276" w:lineRule="auto"/>
        <w:ind w:firstLine="567"/>
        <w:rPr>
          <w:rStyle w:val="BaseChar"/>
        </w:rPr>
      </w:pPr>
      <w:r>
        <w:rPr>
          <w:rStyle w:val="BaseChar"/>
        </w:rPr>
        <w:t>В</w:t>
      </w:r>
      <w:r w:rsidRPr="00645133">
        <w:rPr>
          <w:rStyle w:val="BaseChar"/>
        </w:rPr>
        <w:t xml:space="preserve"> системе SAP S/4 ведение</w:t>
      </w:r>
      <w:r>
        <w:rPr>
          <w:rStyle w:val="BaseChar"/>
        </w:rPr>
        <w:t xml:space="preserve"> справочника признаков осуществляется через транзакцию </w:t>
      </w:r>
      <w:r>
        <w:rPr>
          <w:rStyle w:val="BaseChar"/>
          <w:lang w:val="en-US"/>
        </w:rPr>
        <w:t>CT</w:t>
      </w:r>
      <w:r w:rsidRPr="00450C45">
        <w:rPr>
          <w:rStyle w:val="BaseChar"/>
        </w:rPr>
        <w:t xml:space="preserve">04 </w:t>
      </w:r>
      <w:r>
        <w:rPr>
          <w:rStyle w:val="BaseChar"/>
        </w:rPr>
        <w:t>Управление признаками.</w:t>
      </w:r>
    </w:p>
    <w:p w14:paraId="588C8C2E" w14:textId="77777777" w:rsidR="00D153F5" w:rsidRPr="00977CDA" w:rsidRDefault="00D153F5" w:rsidP="00D153F5">
      <w:pPr>
        <w:spacing w:after="240" w:line="276" w:lineRule="auto"/>
        <w:ind w:firstLine="567"/>
        <w:rPr>
          <w:rFonts w:ascii="Arial" w:hAnsi="Arial" w:cs="Arial"/>
          <w:i/>
          <w:color w:val="7F7F7F" w:themeColor="text1" w:themeTint="80"/>
        </w:rPr>
      </w:pPr>
      <w:r>
        <w:rPr>
          <w:rStyle w:val="BaseChar"/>
        </w:rPr>
        <w:t xml:space="preserve">Поскольку в Компании ведение справочника Признаки осуществляется централизовано в системе КСУ НСИ, то доступ к транзакции </w:t>
      </w:r>
      <w:r>
        <w:rPr>
          <w:rStyle w:val="BaseChar"/>
          <w:lang w:val="en-US"/>
        </w:rPr>
        <w:t>CT</w:t>
      </w:r>
      <w:r w:rsidRPr="00450C45">
        <w:rPr>
          <w:rStyle w:val="BaseChar"/>
        </w:rPr>
        <w:t>04</w:t>
      </w:r>
      <w:r>
        <w:rPr>
          <w:rStyle w:val="BaseChar"/>
        </w:rPr>
        <w:t xml:space="preserve"> в системе SAP должен быть заблокирован пользователям при помощи соответствующей настройки ролей.</w:t>
      </w:r>
    </w:p>
    <w:p w14:paraId="22EA9574" w14:textId="77777777" w:rsidR="00D153F5" w:rsidRPr="00B10F88" w:rsidRDefault="00D153F5" w:rsidP="00D153F5">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1C743FAF" w14:textId="77777777" w:rsidR="00D153F5" w:rsidRPr="00977CDA" w:rsidRDefault="00D153F5" w:rsidP="00197D54">
      <w:pPr>
        <w:pStyle w:val="3"/>
      </w:pPr>
      <w:bookmarkStart w:id="13716" w:name="_Toc521083830"/>
      <w:bookmarkStart w:id="13717" w:name="_Toc521340970"/>
      <w:bookmarkStart w:id="13718" w:name="_Toc521439490"/>
      <w:bookmarkStart w:id="13719" w:name="_Toc67557114"/>
      <w:r w:rsidRPr="00977CDA">
        <w:t>Миграция объекта данных</w:t>
      </w:r>
      <w:bookmarkEnd w:id="13716"/>
      <w:bookmarkEnd w:id="13717"/>
      <w:bookmarkEnd w:id="13718"/>
      <w:bookmarkEnd w:id="13719"/>
    </w:p>
    <w:p w14:paraId="32BBED6C" w14:textId="6A39F1E2" w:rsidR="00D153F5" w:rsidRPr="00804216" w:rsidRDefault="00804216" w:rsidP="00D153F5">
      <w:pPr>
        <w:pStyle w:val="Base"/>
      </w:pPr>
      <w:r>
        <w:t xml:space="preserve">Возможна миграция данных из системы КСУ НСИ в систему </w:t>
      </w:r>
      <w:r>
        <w:rPr>
          <w:lang w:val="en-US"/>
        </w:rPr>
        <w:t>SAP</w:t>
      </w:r>
      <w:r w:rsidRPr="00804216">
        <w:t xml:space="preserve"> </w:t>
      </w:r>
      <w:r>
        <w:rPr>
          <w:lang w:val="en-US"/>
        </w:rPr>
        <w:t>S</w:t>
      </w:r>
      <w:r w:rsidRPr="00804216">
        <w:t>/4</w:t>
      </w:r>
      <w:r>
        <w:rPr>
          <w:lang w:val="en-US"/>
        </w:rPr>
        <w:t>HANA</w:t>
      </w:r>
      <w:r w:rsidRPr="00804216">
        <w:t xml:space="preserve">. </w:t>
      </w:r>
      <w:r>
        <w:t xml:space="preserve">Описание подхода к миграции и подготовке данных приведено в КД </w:t>
      </w:r>
      <w:del w:id="13720" w:author="Владимир Лаут" w:date="2021-03-05T12:46:00Z">
        <w:r w:rsidDel="006D5936">
          <w:rPr>
            <w:lang w:val="en-US"/>
          </w:rPr>
          <w:delText>ERP</w:delText>
        </w:r>
        <w:r w:rsidRPr="00804216" w:rsidDel="006D5936">
          <w:delText>.</w:delText>
        </w:r>
      </w:del>
      <w:ins w:id="13721" w:author="Александр" w:date="2020-04-13T09:01:00Z">
        <w:del w:id="13722" w:author="Владимир Лаут" w:date="2021-03-05T12:46:00Z">
          <w:r w:rsidR="00041CFE" w:rsidDel="006D5936">
            <w:delText>9.9.2</w:delText>
          </w:r>
        </w:del>
      </w:ins>
      <w:ins w:id="13723" w:author="Владимир Лаут" w:date="2021-03-05T12:46:00Z">
        <w:r w:rsidR="006D5936">
          <w:rPr>
            <w:lang w:val="en-US"/>
          </w:rPr>
          <w:t>ERP</w:t>
        </w:r>
        <w:r w:rsidR="006D5936" w:rsidRPr="006D5936">
          <w:rPr>
            <w:rPrChange w:id="13724" w:author="Владимир Лаут" w:date="2021-03-05T12:46:00Z">
              <w:rPr>
                <w:lang w:val="en-US"/>
              </w:rPr>
            </w:rPrChange>
          </w:rPr>
          <w:t>.13.9.2</w:t>
        </w:r>
      </w:ins>
      <w:del w:id="13725" w:author="Александр" w:date="2020-04-13T09:01:00Z">
        <w:r w:rsidRPr="00804216" w:rsidDel="00041CFE">
          <w:delText>5.7</w:delText>
        </w:r>
      </w:del>
      <w:r w:rsidRPr="00804216">
        <w:t>.1_</w:t>
      </w:r>
      <w:r>
        <w:t>Концепция миграции данных.</w:t>
      </w:r>
    </w:p>
    <w:p w14:paraId="6E9021B2"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3726" w:name="_Объект_основных_данных_19"/>
      <w:bookmarkStart w:id="13727" w:name="_Toc521083831"/>
      <w:bookmarkStart w:id="13728" w:name="_Toc521340971"/>
      <w:bookmarkStart w:id="13729" w:name="_Toc521439491"/>
      <w:bookmarkStart w:id="13730" w:name="_Toc67557115"/>
      <w:bookmarkStart w:id="13731" w:name="_Hlk517196009"/>
      <w:bookmarkEnd w:id="13726"/>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B62EF6">
        <w:rPr>
          <w:rFonts w:eastAsiaTheme="majorEastAsia" w:cstheme="majorBidi"/>
          <w:bCs w:val="0"/>
          <w:iCs w:val="0"/>
          <w:szCs w:val="26"/>
        </w:rPr>
        <w:t xml:space="preserve">_37 </w:t>
      </w:r>
      <w:r>
        <w:rPr>
          <w:rFonts w:eastAsiaTheme="majorEastAsia" w:cstheme="majorBidi"/>
          <w:bCs w:val="0"/>
          <w:iCs w:val="0"/>
          <w:szCs w:val="26"/>
        </w:rPr>
        <w:t>Приоритет</w:t>
      </w:r>
      <w:r w:rsidRPr="00FB401A">
        <w:rPr>
          <w:rFonts w:eastAsiaTheme="majorEastAsia" w:cstheme="majorBidi"/>
          <w:bCs w:val="0"/>
          <w:iCs w:val="0"/>
          <w:szCs w:val="26"/>
        </w:rPr>
        <w:t>.</w:t>
      </w:r>
      <w:bookmarkEnd w:id="13727"/>
      <w:bookmarkEnd w:id="13728"/>
      <w:bookmarkEnd w:id="13729"/>
      <w:bookmarkEnd w:id="13730"/>
    </w:p>
    <w:p w14:paraId="2A69A539" w14:textId="77777777" w:rsidR="00D153F5" w:rsidRPr="00FB401A" w:rsidRDefault="00D153F5" w:rsidP="00197D54">
      <w:pPr>
        <w:pStyle w:val="3"/>
      </w:pPr>
      <w:bookmarkStart w:id="13732" w:name="_Toc521083832"/>
      <w:bookmarkStart w:id="13733" w:name="_Toc521340972"/>
      <w:bookmarkStart w:id="13734" w:name="_Toc521439492"/>
      <w:bookmarkStart w:id="13735" w:name="_Toc67557116"/>
      <w:r w:rsidRPr="00FB401A">
        <w:t>Описание объекта</w:t>
      </w:r>
      <w:bookmarkEnd w:id="13732"/>
      <w:bookmarkEnd w:id="13733"/>
      <w:bookmarkEnd w:id="13734"/>
      <w:bookmarkEnd w:id="13735"/>
    </w:p>
    <w:p w14:paraId="4A90B455" w14:textId="7B7424C8" w:rsidR="0036012A" w:rsidRDefault="0036012A" w:rsidP="00E16A62">
      <w:pPr>
        <w:autoSpaceDE w:val="0"/>
        <w:autoSpaceDN w:val="0"/>
        <w:adjustRightInd w:val="0"/>
        <w:spacing w:after="240" w:line="23" w:lineRule="atLeast"/>
        <w:ind w:firstLine="709"/>
        <w:rPr>
          <w:rFonts w:ascii="Calibri" w:eastAsiaTheme="minorHAnsi" w:hAnsi="Calibri" w:cs="Calibri"/>
          <w:sz w:val="16"/>
          <w:szCs w:val="16"/>
        </w:rPr>
      </w:pPr>
      <w:bookmarkStart w:id="13736" w:name="_Toc521083833"/>
      <w:bookmarkStart w:id="13737" w:name="_Toc521340973"/>
      <w:bookmarkStart w:id="13738" w:name="_Toc521439493"/>
      <w:r>
        <w:rPr>
          <w:rFonts w:ascii="Arial" w:hAnsi="Arial" w:cs="Arial"/>
        </w:rPr>
        <w:t xml:space="preserve">Приоритет – </w:t>
      </w:r>
      <w:r w:rsidR="00C43F70">
        <w:rPr>
          <w:rFonts w:ascii="Arial" w:hAnsi="Arial" w:cs="Arial"/>
        </w:rPr>
        <w:t>ат</w:t>
      </w:r>
      <w:r>
        <w:rPr>
          <w:rFonts w:ascii="Arial" w:hAnsi="Arial" w:cs="Arial"/>
        </w:rPr>
        <w:t>рибут</w:t>
      </w:r>
      <w:r w:rsidRPr="00B62EF6">
        <w:rPr>
          <w:rFonts w:ascii="Arial" w:hAnsi="Arial" w:cs="Arial"/>
        </w:rPr>
        <w:t xml:space="preserve"> </w:t>
      </w:r>
      <w:r>
        <w:rPr>
          <w:rFonts w:ascii="Arial" w:hAnsi="Arial" w:cs="Arial"/>
        </w:rPr>
        <w:t>сообщений</w:t>
      </w:r>
      <w:r w:rsidRPr="00B62EF6">
        <w:rPr>
          <w:rFonts w:ascii="Arial" w:hAnsi="Arial" w:cs="Arial"/>
        </w:rPr>
        <w:t xml:space="preserve"> ТОРО</w:t>
      </w:r>
      <w:r>
        <w:rPr>
          <w:rFonts w:ascii="Arial" w:hAnsi="Arial" w:cs="Arial"/>
        </w:rPr>
        <w:t>. Используется для определения последовательности согласования сообщений ТОРО.</w:t>
      </w:r>
    </w:p>
    <w:p w14:paraId="02CB0CD5" w14:textId="77777777" w:rsidR="00D153F5" w:rsidRPr="00FB401A" w:rsidRDefault="00D153F5" w:rsidP="00197D54">
      <w:pPr>
        <w:pStyle w:val="3"/>
      </w:pPr>
      <w:bookmarkStart w:id="13739" w:name="_Toc67557117"/>
      <w:r w:rsidRPr="00FB401A">
        <w:t>Принципы кодирования и нумерации</w:t>
      </w:r>
      <w:bookmarkEnd w:id="13736"/>
      <w:bookmarkEnd w:id="13737"/>
      <w:bookmarkEnd w:id="13738"/>
      <w:bookmarkEnd w:id="13739"/>
    </w:p>
    <w:p w14:paraId="42B7FA41" w14:textId="77777777" w:rsidR="00D153F5" w:rsidRPr="00C311F7" w:rsidRDefault="00D153F5" w:rsidP="00F45D35">
      <w:pPr>
        <w:pStyle w:val="a9"/>
        <w:keepNext/>
        <w:spacing w:after="240" w:afterAutospacing="0" w:line="276" w:lineRule="auto"/>
        <w:ind w:firstLine="567"/>
        <w:jc w:val="left"/>
        <w:rPr>
          <w:rFonts w:ascii="Arial" w:hAnsi="Arial" w:cs="Arial"/>
        </w:rPr>
      </w:pPr>
      <w:r>
        <w:rPr>
          <w:rFonts w:ascii="Arial" w:hAnsi="Arial" w:cs="Arial"/>
        </w:rPr>
        <w:t>Перечень приоритетов приведен в таблице ниже.</w:t>
      </w:r>
    </w:p>
    <w:p w14:paraId="27087645" w14:textId="5E6A6690"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rPr>
        <w:t xml:space="preserve"> </w:t>
      </w:r>
      <w:ins w:id="13740" w:author="Александр" w:date="2020-04-13T13:14:00Z">
        <w:r w:rsidR="0036397B">
          <w:rPr>
            <w:rFonts w:ascii="Arial" w:hAnsi="Arial" w:cs="Arial"/>
            <w:b/>
            <w:sz w:val="22"/>
          </w:rPr>
          <w:t>41</w:t>
        </w:r>
      </w:ins>
      <w:del w:id="13741" w:author="Александр" w:date="2020-04-13T13:14:00Z">
        <w:r w:rsidR="002870F7" w:rsidDel="00870994">
          <w:rPr>
            <w:rFonts w:ascii="Arial" w:hAnsi="Arial" w:cs="Arial"/>
            <w:b/>
            <w:sz w:val="22"/>
          </w:rPr>
          <w:delText>3</w:delText>
        </w:r>
        <w:r w:rsidR="00156F97" w:rsidDel="00870994">
          <w:rPr>
            <w:rFonts w:ascii="Arial" w:hAnsi="Arial" w:cs="Arial"/>
            <w:b/>
            <w:sz w:val="22"/>
          </w:rPr>
          <w:delText>6</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Приоритетов</w:t>
      </w:r>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
      <w:tr w:rsidR="00D153F5" w:rsidRPr="0086487D" w14:paraId="78C079F8" w14:textId="77777777" w:rsidTr="00D153F5">
        <w:trPr>
          <w:cantSplit/>
          <w:trHeight w:val="397"/>
        </w:trPr>
        <w:tc>
          <w:tcPr>
            <w:tcW w:w="1541" w:type="pct"/>
            <w:shd w:val="clear" w:color="auto" w:fill="FFC000"/>
            <w:vAlign w:val="center"/>
          </w:tcPr>
          <w:p w14:paraId="0AADF9B4" w14:textId="77777777" w:rsidR="00D153F5" w:rsidRPr="0086487D" w:rsidRDefault="00D153F5" w:rsidP="00D153F5">
            <w:pPr>
              <w:jc w:val="center"/>
              <w:rPr>
                <w:rFonts w:ascii="Arial" w:hAnsi="Arial" w:cs="Arial"/>
                <w:b/>
                <w:sz w:val="20"/>
              </w:rPr>
            </w:pPr>
            <w:r>
              <w:rPr>
                <w:rFonts w:ascii="Arial" w:hAnsi="Arial" w:cs="Arial"/>
                <w:b/>
                <w:sz w:val="20"/>
              </w:rPr>
              <w:t>Системный код объекта</w:t>
            </w:r>
          </w:p>
        </w:tc>
        <w:tc>
          <w:tcPr>
            <w:tcW w:w="3459" w:type="pct"/>
            <w:shd w:val="clear" w:color="auto" w:fill="FFC000"/>
            <w:vAlign w:val="center"/>
          </w:tcPr>
          <w:p w14:paraId="4F51308D" w14:textId="77777777" w:rsidR="00D153F5" w:rsidRPr="0086487D" w:rsidRDefault="00D153F5" w:rsidP="00D153F5">
            <w:pPr>
              <w:jc w:val="center"/>
              <w:rPr>
                <w:rFonts w:ascii="Arial" w:hAnsi="Arial" w:cs="Arial"/>
                <w:b/>
                <w:sz w:val="20"/>
              </w:rPr>
            </w:pPr>
            <w:r>
              <w:rPr>
                <w:rFonts w:ascii="Arial" w:hAnsi="Arial" w:cs="Arial"/>
                <w:b/>
                <w:sz w:val="20"/>
              </w:rPr>
              <w:t>Наименование</w:t>
            </w:r>
          </w:p>
        </w:tc>
      </w:tr>
      <w:tr w:rsidR="00D153F5" w:rsidRPr="0086487D" w14:paraId="14190B23" w14:textId="77777777" w:rsidTr="00D153F5">
        <w:trPr>
          <w:cantSplit/>
        </w:trPr>
        <w:tc>
          <w:tcPr>
            <w:tcW w:w="1541" w:type="pct"/>
          </w:tcPr>
          <w:p w14:paraId="0B141CC1" w14:textId="77777777" w:rsidR="00D153F5" w:rsidRPr="0086487D" w:rsidRDefault="00D153F5" w:rsidP="00D153F5">
            <w:pPr>
              <w:rPr>
                <w:rFonts w:ascii="Arial" w:hAnsi="Arial" w:cs="Arial"/>
                <w:sz w:val="20"/>
              </w:rPr>
            </w:pPr>
            <w:r>
              <w:rPr>
                <w:rFonts w:ascii="Arial" w:hAnsi="Arial" w:cs="Arial"/>
                <w:sz w:val="20"/>
              </w:rPr>
              <w:t>Высокий</w:t>
            </w:r>
          </w:p>
        </w:tc>
        <w:tc>
          <w:tcPr>
            <w:tcW w:w="3459" w:type="pct"/>
          </w:tcPr>
          <w:p w14:paraId="1D9FBCC1" w14:textId="206AEA1D" w:rsidR="00D153F5" w:rsidRPr="0036012A" w:rsidRDefault="00C43F70" w:rsidP="00D153F5">
            <w:pPr>
              <w:jc w:val="left"/>
              <w:rPr>
                <w:rFonts w:ascii="Arial" w:hAnsi="Arial" w:cs="Arial"/>
                <w:sz w:val="20"/>
              </w:rPr>
            </w:pPr>
            <w:r>
              <w:rPr>
                <w:rFonts w:ascii="Arial" w:hAnsi="Arial" w:cs="Arial"/>
                <w:sz w:val="20"/>
              </w:rPr>
              <w:t>Для сообщений ТОРО, которые требуется передать в работу сразу после их создания</w:t>
            </w:r>
          </w:p>
        </w:tc>
      </w:tr>
      <w:tr w:rsidR="00D153F5" w:rsidRPr="0086487D" w14:paraId="043FBB06" w14:textId="77777777" w:rsidTr="00D153F5">
        <w:trPr>
          <w:cantSplit/>
        </w:trPr>
        <w:tc>
          <w:tcPr>
            <w:tcW w:w="1541" w:type="pct"/>
          </w:tcPr>
          <w:p w14:paraId="5C589452" w14:textId="77777777" w:rsidR="00D153F5" w:rsidRPr="0086487D" w:rsidRDefault="00D153F5" w:rsidP="00D153F5">
            <w:pPr>
              <w:rPr>
                <w:rFonts w:ascii="Arial" w:hAnsi="Arial" w:cs="Arial"/>
                <w:sz w:val="20"/>
              </w:rPr>
            </w:pPr>
            <w:r>
              <w:rPr>
                <w:rFonts w:ascii="Arial" w:hAnsi="Arial" w:cs="Arial"/>
                <w:sz w:val="20"/>
              </w:rPr>
              <w:t>Низкий</w:t>
            </w:r>
          </w:p>
        </w:tc>
        <w:tc>
          <w:tcPr>
            <w:tcW w:w="3459" w:type="pct"/>
          </w:tcPr>
          <w:p w14:paraId="4D3EFB69" w14:textId="5B4C31BD" w:rsidR="00D153F5" w:rsidRPr="0086487D" w:rsidRDefault="00C43F70" w:rsidP="00D153F5">
            <w:pPr>
              <w:rPr>
                <w:rFonts w:ascii="Arial" w:hAnsi="Arial" w:cs="Arial"/>
                <w:sz w:val="20"/>
              </w:rPr>
            </w:pPr>
            <w:r>
              <w:rPr>
                <w:rFonts w:ascii="Arial" w:hAnsi="Arial" w:cs="Arial"/>
                <w:sz w:val="20"/>
              </w:rPr>
              <w:t xml:space="preserve">Для сообщений ТОРО, которые требуют проверки на полноту и корректность данных Координатором </w:t>
            </w:r>
            <w:proofErr w:type="spellStart"/>
            <w:r>
              <w:rPr>
                <w:rFonts w:ascii="Arial" w:hAnsi="Arial" w:cs="Arial"/>
                <w:sz w:val="20"/>
              </w:rPr>
              <w:t>ТОиР</w:t>
            </w:r>
            <w:proofErr w:type="spellEnd"/>
            <w:r>
              <w:rPr>
                <w:rFonts w:ascii="Arial" w:hAnsi="Arial" w:cs="Arial"/>
                <w:sz w:val="20"/>
              </w:rPr>
              <w:t xml:space="preserve"> и Инженером по надежности </w:t>
            </w:r>
          </w:p>
        </w:tc>
      </w:tr>
    </w:tbl>
    <w:p w14:paraId="1BF67A6C" w14:textId="77777777" w:rsidR="00D153F5" w:rsidRPr="00FB401A" w:rsidRDefault="00D153F5" w:rsidP="00197D54">
      <w:pPr>
        <w:pStyle w:val="3"/>
      </w:pPr>
      <w:bookmarkStart w:id="13742" w:name="_Toc521083834"/>
      <w:bookmarkStart w:id="13743" w:name="_Toc521340974"/>
      <w:bookmarkStart w:id="13744" w:name="_Toc521439494"/>
      <w:bookmarkStart w:id="13745" w:name="_Toc67557118"/>
      <w:r>
        <w:t>К</w:t>
      </w:r>
      <w:r w:rsidRPr="00FB401A">
        <w:t>лючевые параметры объекта</w:t>
      </w:r>
      <w:bookmarkEnd w:id="13742"/>
      <w:bookmarkEnd w:id="13743"/>
      <w:bookmarkEnd w:id="13744"/>
      <w:bookmarkEnd w:id="13745"/>
    </w:p>
    <w:p w14:paraId="59C33F46" w14:textId="77777777" w:rsidR="00D153F5" w:rsidRPr="00CD52D5" w:rsidRDefault="00D153F5" w:rsidP="00D153F5">
      <w:pPr>
        <w:spacing w:after="120" w:line="276" w:lineRule="auto"/>
        <w:ind w:firstLine="567"/>
        <w:rPr>
          <w:rFonts w:ascii="Arial" w:hAnsi="Arial" w:cs="Arial"/>
          <w:szCs w:val="24"/>
        </w:rPr>
      </w:pPr>
      <w:r w:rsidRPr="00CD52D5">
        <w:rPr>
          <w:rFonts w:ascii="Arial" w:hAnsi="Arial" w:cs="Arial"/>
          <w:szCs w:val="24"/>
        </w:rPr>
        <w:t>Ключевыми параметрами объекта являются:</w:t>
      </w:r>
    </w:p>
    <w:p w14:paraId="325F498E" w14:textId="77777777" w:rsidR="00D153F5" w:rsidRPr="00CD52D5" w:rsidRDefault="00D153F5" w:rsidP="00F45D35">
      <w:pPr>
        <w:pStyle w:val="afc"/>
        <w:numPr>
          <w:ilvl w:val="0"/>
          <w:numId w:val="17"/>
        </w:numPr>
        <w:spacing w:after="120" w:line="276" w:lineRule="auto"/>
        <w:ind w:left="851" w:hanging="284"/>
        <w:rPr>
          <w:rFonts w:ascii="Arial" w:hAnsi="Arial" w:cs="Arial"/>
          <w:szCs w:val="24"/>
        </w:rPr>
      </w:pPr>
      <w:r w:rsidRPr="00CD52D5">
        <w:rPr>
          <w:rFonts w:ascii="Arial" w:hAnsi="Arial" w:cs="Arial"/>
          <w:szCs w:val="24"/>
        </w:rPr>
        <w:t>ARTPR - Вид приоритета,</w:t>
      </w:r>
    </w:p>
    <w:p w14:paraId="0C95A05C" w14:textId="77777777" w:rsidR="00D153F5" w:rsidRPr="00CD52D5" w:rsidRDefault="00D153F5" w:rsidP="00F45D35">
      <w:pPr>
        <w:pStyle w:val="afc"/>
        <w:numPr>
          <w:ilvl w:val="0"/>
          <w:numId w:val="17"/>
        </w:numPr>
        <w:spacing w:after="240" w:line="276" w:lineRule="auto"/>
        <w:ind w:left="851" w:hanging="284"/>
        <w:rPr>
          <w:rFonts w:ascii="Arial" w:hAnsi="Arial" w:cs="Arial"/>
          <w:szCs w:val="24"/>
        </w:rPr>
        <w:sectPr w:rsidR="00D153F5" w:rsidRPr="00CD52D5" w:rsidSect="008D4E24">
          <w:headerReference w:type="default" r:id="rId73"/>
          <w:footerReference w:type="default" r:id="rId74"/>
          <w:headerReference w:type="first" r:id="rId75"/>
          <w:pgSz w:w="11907" w:h="16840" w:code="9"/>
          <w:pgMar w:top="1134" w:right="567" w:bottom="1134" w:left="1134" w:header="737" w:footer="283" w:gutter="0"/>
          <w:cols w:space="708"/>
          <w:docGrid w:linePitch="360"/>
        </w:sectPr>
      </w:pPr>
      <w:r w:rsidRPr="00CD52D5">
        <w:rPr>
          <w:rFonts w:ascii="Arial" w:hAnsi="Arial" w:cs="Arial"/>
          <w:szCs w:val="24"/>
          <w:lang w:val="en-US"/>
        </w:rPr>
        <w:t>PRIOK</w:t>
      </w:r>
      <w:r w:rsidRPr="00CD52D5">
        <w:rPr>
          <w:rFonts w:ascii="Arial" w:hAnsi="Arial" w:cs="Arial"/>
          <w:szCs w:val="24"/>
        </w:rPr>
        <w:t xml:space="preserve"> - Приоритет.</w:t>
      </w:r>
    </w:p>
    <w:p w14:paraId="63359FBE" w14:textId="77777777" w:rsidR="00D153F5" w:rsidRPr="003F2961" w:rsidRDefault="00D153F5" w:rsidP="00197D54">
      <w:pPr>
        <w:pStyle w:val="3"/>
      </w:pPr>
      <w:bookmarkStart w:id="13746" w:name="_Toc521083835"/>
      <w:bookmarkStart w:id="13747" w:name="_Toc521340975"/>
      <w:bookmarkStart w:id="13748" w:name="_Toc521439495"/>
      <w:bookmarkStart w:id="13749" w:name="_Toc67557119"/>
      <w:r w:rsidRPr="003F2961">
        <w:lastRenderedPageBreak/>
        <w:t>Модель данных объекта</w:t>
      </w:r>
      <w:bookmarkEnd w:id="13746"/>
      <w:bookmarkEnd w:id="13747"/>
      <w:bookmarkEnd w:id="13748"/>
      <w:bookmarkEnd w:id="13749"/>
    </w:p>
    <w:p w14:paraId="1B3E3051" w14:textId="66387EB8" w:rsidR="00D153F5" w:rsidRPr="00904FF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ins w:id="13750" w:author="Александр" w:date="2020-04-13T13:14:00Z">
        <w:r w:rsidR="0036397B">
          <w:rPr>
            <w:rFonts w:ascii="Arial" w:hAnsi="Arial" w:cs="Arial"/>
            <w:b/>
            <w:sz w:val="22"/>
          </w:rPr>
          <w:t>42</w:t>
        </w:r>
      </w:ins>
      <w:del w:id="13751" w:author="Александр" w:date="2020-04-13T13:14:00Z">
        <w:r w:rsidR="002870F7" w:rsidDel="00870994">
          <w:rPr>
            <w:rFonts w:ascii="Arial" w:hAnsi="Arial" w:cs="Arial"/>
            <w:b/>
            <w:sz w:val="22"/>
          </w:rPr>
          <w:delText>3</w:delText>
        </w:r>
        <w:r w:rsidR="00156F97" w:rsidDel="00870994">
          <w:rPr>
            <w:rFonts w:ascii="Arial" w:hAnsi="Arial" w:cs="Arial"/>
            <w:b/>
            <w:sz w:val="22"/>
          </w:rPr>
          <w:delText>7</w:delText>
        </w:r>
      </w:del>
      <w:r w:rsidRPr="00321205">
        <w:rPr>
          <w:rFonts w:ascii="Arial" w:hAnsi="Arial" w:cs="Arial"/>
          <w:b/>
          <w:sz w:val="22"/>
        </w:rPr>
        <w:t xml:space="preserve">. Модель данных </w:t>
      </w:r>
      <w:r>
        <w:rPr>
          <w:rFonts w:ascii="Arial" w:hAnsi="Arial" w:cs="Arial"/>
          <w:b/>
          <w:sz w:val="22"/>
          <w:lang w:val="en-US"/>
        </w:rPr>
        <w:t>PM</w:t>
      </w:r>
      <w:r w:rsidRPr="00552069">
        <w:rPr>
          <w:rFonts w:ascii="Arial" w:hAnsi="Arial" w:cs="Arial"/>
          <w:b/>
          <w:sz w:val="22"/>
        </w:rPr>
        <w:t xml:space="preserve">_37 </w:t>
      </w:r>
      <w:r>
        <w:rPr>
          <w:rFonts w:ascii="Arial" w:hAnsi="Arial" w:cs="Arial"/>
          <w:b/>
          <w:sz w:val="22"/>
        </w:rPr>
        <w:t>Приоритет</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69"/>
        <w:gridCol w:w="1267"/>
        <w:gridCol w:w="1606"/>
        <w:gridCol w:w="2212"/>
        <w:gridCol w:w="839"/>
        <w:gridCol w:w="1477"/>
        <w:gridCol w:w="1858"/>
        <w:gridCol w:w="1825"/>
        <w:gridCol w:w="1175"/>
        <w:gridCol w:w="1193"/>
        <w:gridCol w:w="1063"/>
      </w:tblGrid>
      <w:tr w:rsidR="00D153F5" w:rsidRPr="000E3C42" w14:paraId="0972F33B" w14:textId="77777777" w:rsidTr="00D153F5">
        <w:trPr>
          <w:cantSplit/>
          <w:trHeight w:val="397"/>
        </w:trPr>
        <w:tc>
          <w:tcPr>
            <w:tcW w:w="157" w:type="pct"/>
            <w:vMerge w:val="restart"/>
            <w:shd w:val="clear" w:color="auto" w:fill="FFC000"/>
            <w:vAlign w:val="center"/>
          </w:tcPr>
          <w:p w14:paraId="3BD0434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23" w:type="pct"/>
            <w:vMerge w:val="restart"/>
            <w:shd w:val="clear" w:color="auto" w:fill="FFC000"/>
          </w:tcPr>
          <w:p w14:paraId="3FB2E3CC" w14:textId="77777777" w:rsidR="00D153F5" w:rsidRPr="000E3C42" w:rsidRDefault="00D153F5" w:rsidP="00D153F5">
            <w:pPr>
              <w:jc w:val="center"/>
              <w:rPr>
                <w:rFonts w:ascii="Arial" w:hAnsi="Arial" w:cs="Arial"/>
                <w:b/>
                <w:sz w:val="20"/>
                <w:szCs w:val="20"/>
              </w:rPr>
            </w:pPr>
          </w:p>
          <w:p w14:paraId="4CD9E87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36" w:type="pct"/>
            <w:vMerge w:val="restart"/>
            <w:shd w:val="clear" w:color="auto" w:fill="FFC000"/>
            <w:vAlign w:val="center"/>
          </w:tcPr>
          <w:p w14:paraId="5EB90C6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738" w:type="pct"/>
            <w:vMerge w:val="restart"/>
            <w:shd w:val="clear" w:color="auto" w:fill="FFC000"/>
            <w:vAlign w:val="center"/>
          </w:tcPr>
          <w:p w14:paraId="7C1CC09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280" w:type="pct"/>
            <w:vMerge w:val="restart"/>
            <w:shd w:val="clear" w:color="auto" w:fill="FFC000"/>
            <w:vAlign w:val="center"/>
          </w:tcPr>
          <w:p w14:paraId="7614B159"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12E49D8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9" w:type="pct"/>
            <w:gridSpan w:val="2"/>
            <w:shd w:val="clear" w:color="auto" w:fill="FFC000"/>
          </w:tcPr>
          <w:p w14:paraId="677C9AD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90" w:type="pct"/>
            <w:gridSpan w:val="2"/>
            <w:shd w:val="clear" w:color="auto" w:fill="FFC000"/>
            <w:vAlign w:val="center"/>
          </w:tcPr>
          <w:p w14:paraId="324DE10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70BFCEF1"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0A3BC0DD" w14:textId="77777777" w:rsidTr="00D153F5">
        <w:trPr>
          <w:cantSplit/>
        </w:trPr>
        <w:tc>
          <w:tcPr>
            <w:tcW w:w="157" w:type="pct"/>
            <w:vMerge/>
            <w:vAlign w:val="center"/>
          </w:tcPr>
          <w:p w14:paraId="19E9E5B1" w14:textId="77777777" w:rsidR="00D153F5" w:rsidRPr="000E3C42" w:rsidRDefault="00D153F5" w:rsidP="00D153F5">
            <w:pPr>
              <w:jc w:val="center"/>
              <w:rPr>
                <w:rFonts w:ascii="Arial" w:hAnsi="Arial" w:cs="Arial"/>
                <w:sz w:val="20"/>
                <w:szCs w:val="20"/>
              </w:rPr>
            </w:pPr>
          </w:p>
        </w:tc>
        <w:tc>
          <w:tcPr>
            <w:tcW w:w="423" w:type="pct"/>
            <w:vMerge/>
          </w:tcPr>
          <w:p w14:paraId="3D1D872D" w14:textId="77777777" w:rsidR="00D153F5" w:rsidRPr="000E3C42" w:rsidRDefault="00D153F5" w:rsidP="00D153F5">
            <w:pPr>
              <w:jc w:val="center"/>
              <w:rPr>
                <w:rFonts w:ascii="Arial" w:hAnsi="Arial" w:cs="Arial"/>
                <w:sz w:val="20"/>
                <w:szCs w:val="20"/>
              </w:rPr>
            </w:pPr>
          </w:p>
        </w:tc>
        <w:tc>
          <w:tcPr>
            <w:tcW w:w="536" w:type="pct"/>
            <w:vMerge/>
            <w:vAlign w:val="center"/>
          </w:tcPr>
          <w:p w14:paraId="30D794F4" w14:textId="77777777" w:rsidR="00D153F5" w:rsidRPr="000E3C42" w:rsidRDefault="00D153F5" w:rsidP="00D153F5">
            <w:pPr>
              <w:jc w:val="center"/>
              <w:rPr>
                <w:rFonts w:ascii="Arial" w:hAnsi="Arial" w:cs="Arial"/>
                <w:sz w:val="20"/>
                <w:szCs w:val="20"/>
              </w:rPr>
            </w:pPr>
          </w:p>
        </w:tc>
        <w:tc>
          <w:tcPr>
            <w:tcW w:w="738" w:type="pct"/>
            <w:vMerge/>
            <w:vAlign w:val="center"/>
          </w:tcPr>
          <w:p w14:paraId="597A12AE" w14:textId="77777777" w:rsidR="00D153F5" w:rsidRPr="000E3C42" w:rsidRDefault="00D153F5" w:rsidP="00D153F5">
            <w:pPr>
              <w:jc w:val="center"/>
              <w:rPr>
                <w:rFonts w:ascii="Arial" w:hAnsi="Arial" w:cs="Arial"/>
                <w:sz w:val="20"/>
                <w:szCs w:val="20"/>
              </w:rPr>
            </w:pPr>
          </w:p>
        </w:tc>
        <w:tc>
          <w:tcPr>
            <w:tcW w:w="280" w:type="pct"/>
            <w:vMerge/>
            <w:vAlign w:val="center"/>
          </w:tcPr>
          <w:p w14:paraId="3B2B8656" w14:textId="77777777" w:rsidR="00D153F5" w:rsidRPr="000E3C42" w:rsidRDefault="00D153F5" w:rsidP="00D153F5">
            <w:pPr>
              <w:jc w:val="center"/>
              <w:rPr>
                <w:rFonts w:ascii="Arial" w:hAnsi="Arial" w:cs="Arial"/>
                <w:sz w:val="20"/>
                <w:szCs w:val="20"/>
              </w:rPr>
            </w:pPr>
          </w:p>
        </w:tc>
        <w:tc>
          <w:tcPr>
            <w:tcW w:w="493" w:type="pct"/>
            <w:vMerge/>
            <w:vAlign w:val="center"/>
          </w:tcPr>
          <w:p w14:paraId="0FCD6504"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55A900C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4F8FA03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54025A9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8" w:type="pct"/>
            <w:shd w:val="clear" w:color="auto" w:fill="FFC000"/>
            <w:vAlign w:val="center"/>
          </w:tcPr>
          <w:p w14:paraId="795A08F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0E165807" w14:textId="77777777" w:rsidR="00D153F5" w:rsidRPr="000E3C42" w:rsidRDefault="00D153F5" w:rsidP="00D153F5">
            <w:pPr>
              <w:jc w:val="center"/>
              <w:rPr>
                <w:rFonts w:ascii="Arial" w:hAnsi="Arial" w:cs="Arial"/>
                <w:b/>
                <w:sz w:val="20"/>
                <w:szCs w:val="20"/>
              </w:rPr>
            </w:pPr>
          </w:p>
        </w:tc>
      </w:tr>
      <w:tr w:rsidR="00D153F5" w:rsidRPr="000E3C42" w14:paraId="53D25262" w14:textId="77777777" w:rsidTr="00D153F5">
        <w:trPr>
          <w:cantSplit/>
        </w:trPr>
        <w:tc>
          <w:tcPr>
            <w:tcW w:w="157" w:type="pct"/>
          </w:tcPr>
          <w:p w14:paraId="31629A3B" w14:textId="77777777" w:rsidR="00D153F5" w:rsidRPr="000E3C42" w:rsidRDefault="00D153F5" w:rsidP="00D153F5">
            <w:pPr>
              <w:rPr>
                <w:rFonts w:ascii="Arial" w:hAnsi="Arial" w:cs="Arial"/>
                <w:sz w:val="20"/>
                <w:szCs w:val="20"/>
              </w:rPr>
            </w:pPr>
            <w:r w:rsidRPr="000E3C42">
              <w:rPr>
                <w:rFonts w:ascii="Arial" w:hAnsi="Arial" w:cs="Arial"/>
                <w:sz w:val="20"/>
                <w:szCs w:val="20"/>
              </w:rPr>
              <w:t>1.</w:t>
            </w:r>
          </w:p>
        </w:tc>
        <w:tc>
          <w:tcPr>
            <w:tcW w:w="423" w:type="pct"/>
          </w:tcPr>
          <w:p w14:paraId="2EC388E6" w14:textId="1F51D25F"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536" w:type="pct"/>
          </w:tcPr>
          <w:p w14:paraId="1E67B3A0"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Вид приоритета</w:t>
            </w:r>
          </w:p>
        </w:tc>
        <w:tc>
          <w:tcPr>
            <w:tcW w:w="738" w:type="pct"/>
          </w:tcPr>
          <w:p w14:paraId="0B62D353"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Каталог. Содержит перечень приоритетов. Определяет приоритеты для видов заказов и сообщений</w:t>
            </w:r>
          </w:p>
        </w:tc>
        <w:tc>
          <w:tcPr>
            <w:tcW w:w="280" w:type="pct"/>
          </w:tcPr>
          <w:p w14:paraId="6951D49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w:t>
            </w:r>
          </w:p>
        </w:tc>
        <w:tc>
          <w:tcPr>
            <w:tcW w:w="493" w:type="pct"/>
          </w:tcPr>
          <w:p w14:paraId="0355A2F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T356-ARTPR</w:t>
            </w:r>
          </w:p>
        </w:tc>
        <w:tc>
          <w:tcPr>
            <w:tcW w:w="620" w:type="pct"/>
            <w:tcBorders>
              <w:top w:val="single" w:sz="4" w:space="0" w:color="auto"/>
            </w:tcBorders>
          </w:tcPr>
          <w:p w14:paraId="075985BF"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609" w:type="pct"/>
            <w:tcBorders>
              <w:top w:val="single" w:sz="4" w:space="0" w:color="auto"/>
            </w:tcBorders>
          </w:tcPr>
          <w:p w14:paraId="106CA3B7" w14:textId="43E6FBE2"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2" w:type="pct"/>
            <w:tcBorders>
              <w:top w:val="single" w:sz="4" w:space="0" w:color="auto"/>
            </w:tcBorders>
          </w:tcPr>
          <w:p w14:paraId="32D16737" w14:textId="2A206B59"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26718A9D" w14:textId="38C3098D"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6CDF768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0F38B7F6" w14:textId="77777777" w:rsidTr="00D153F5">
        <w:trPr>
          <w:cantSplit/>
        </w:trPr>
        <w:tc>
          <w:tcPr>
            <w:tcW w:w="157" w:type="pct"/>
          </w:tcPr>
          <w:p w14:paraId="46AF6EDD" w14:textId="77777777" w:rsidR="00D153F5" w:rsidRPr="000E3C42" w:rsidRDefault="00D153F5" w:rsidP="00D153F5">
            <w:pPr>
              <w:rPr>
                <w:rFonts w:ascii="Arial" w:hAnsi="Arial" w:cs="Arial"/>
                <w:sz w:val="20"/>
                <w:szCs w:val="20"/>
              </w:rPr>
            </w:pPr>
            <w:r w:rsidRPr="000E3C42">
              <w:rPr>
                <w:rFonts w:ascii="Arial" w:hAnsi="Arial" w:cs="Arial"/>
                <w:sz w:val="20"/>
                <w:szCs w:val="20"/>
              </w:rPr>
              <w:t>1.</w:t>
            </w:r>
          </w:p>
        </w:tc>
        <w:tc>
          <w:tcPr>
            <w:tcW w:w="423" w:type="pct"/>
          </w:tcPr>
          <w:p w14:paraId="533CF863" w14:textId="21004E12"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536" w:type="pct"/>
          </w:tcPr>
          <w:p w14:paraId="6511E194"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Приоритет</w:t>
            </w:r>
          </w:p>
        </w:tc>
        <w:tc>
          <w:tcPr>
            <w:tcW w:w="738" w:type="pct"/>
          </w:tcPr>
          <w:p w14:paraId="7A07CF04" w14:textId="77777777" w:rsidR="00D153F5" w:rsidRPr="000E3C42" w:rsidRDefault="00D153F5" w:rsidP="00D153F5">
            <w:pPr>
              <w:jc w:val="left"/>
              <w:rPr>
                <w:rFonts w:ascii="Arial" w:hAnsi="Arial" w:cs="Arial"/>
                <w:sz w:val="20"/>
                <w:szCs w:val="20"/>
                <w:lang w:val="en-US"/>
              </w:rPr>
            </w:pPr>
            <w:r w:rsidRPr="000E3C42">
              <w:rPr>
                <w:rFonts w:ascii="Arial" w:hAnsi="Arial" w:cs="Arial"/>
                <w:sz w:val="20"/>
                <w:szCs w:val="20"/>
                <w:lang w:val="en-US"/>
              </w:rPr>
              <w:t>PM_37</w:t>
            </w:r>
          </w:p>
        </w:tc>
        <w:tc>
          <w:tcPr>
            <w:tcW w:w="280" w:type="pct"/>
          </w:tcPr>
          <w:p w14:paraId="189DCE0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1</w:t>
            </w:r>
          </w:p>
        </w:tc>
        <w:tc>
          <w:tcPr>
            <w:tcW w:w="493" w:type="pct"/>
          </w:tcPr>
          <w:p w14:paraId="78F4D87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T356-</w:t>
            </w:r>
            <w:r w:rsidRPr="000E3C42">
              <w:rPr>
                <w:rFonts w:ascii="Arial" w:hAnsi="Arial" w:cs="Arial"/>
                <w:sz w:val="20"/>
                <w:szCs w:val="20"/>
                <w:lang w:val="en-US"/>
              </w:rPr>
              <w:t>PRIOK</w:t>
            </w:r>
          </w:p>
        </w:tc>
        <w:tc>
          <w:tcPr>
            <w:tcW w:w="620" w:type="pct"/>
          </w:tcPr>
          <w:p w14:paraId="642096AE"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X</w:t>
            </w:r>
          </w:p>
        </w:tc>
        <w:tc>
          <w:tcPr>
            <w:tcW w:w="609" w:type="pct"/>
          </w:tcPr>
          <w:p w14:paraId="5141886C" w14:textId="0F59E825"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2" w:type="pct"/>
          </w:tcPr>
          <w:p w14:paraId="5A1B70B3" w14:textId="2D52465B"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69BF5838" w14:textId="4861EC9F"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6CA84A56"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228A282B" w14:textId="77777777" w:rsidTr="00D153F5">
        <w:trPr>
          <w:cantSplit/>
        </w:trPr>
        <w:tc>
          <w:tcPr>
            <w:tcW w:w="157" w:type="pct"/>
          </w:tcPr>
          <w:p w14:paraId="0DF60F71" w14:textId="77777777" w:rsidR="00D153F5" w:rsidRPr="000E3C42" w:rsidRDefault="00D153F5" w:rsidP="00D153F5">
            <w:pPr>
              <w:rPr>
                <w:rFonts w:ascii="Arial" w:hAnsi="Arial" w:cs="Arial"/>
                <w:sz w:val="20"/>
                <w:szCs w:val="20"/>
              </w:rPr>
            </w:pPr>
            <w:r w:rsidRPr="000E3C42">
              <w:rPr>
                <w:rFonts w:ascii="Arial" w:hAnsi="Arial" w:cs="Arial"/>
                <w:sz w:val="20"/>
                <w:szCs w:val="20"/>
              </w:rPr>
              <w:t>2.</w:t>
            </w:r>
          </w:p>
        </w:tc>
        <w:tc>
          <w:tcPr>
            <w:tcW w:w="423" w:type="pct"/>
          </w:tcPr>
          <w:p w14:paraId="33BB28EF" w14:textId="23BFCDED"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536" w:type="pct"/>
          </w:tcPr>
          <w:p w14:paraId="2E1E2C39"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 приоритета</w:t>
            </w:r>
          </w:p>
        </w:tc>
        <w:tc>
          <w:tcPr>
            <w:tcW w:w="738" w:type="pct"/>
          </w:tcPr>
          <w:p w14:paraId="5693408D"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Текст для видов приоритетов</w:t>
            </w:r>
          </w:p>
        </w:tc>
        <w:tc>
          <w:tcPr>
            <w:tcW w:w="280" w:type="pct"/>
          </w:tcPr>
          <w:p w14:paraId="6A2043C0"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20</w:t>
            </w:r>
          </w:p>
        </w:tc>
        <w:tc>
          <w:tcPr>
            <w:tcW w:w="493" w:type="pct"/>
          </w:tcPr>
          <w:p w14:paraId="72D4177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 xml:space="preserve">T356_T- </w:t>
            </w:r>
            <w:r w:rsidRPr="000E3C42">
              <w:rPr>
                <w:rFonts w:ascii="Arial" w:hAnsi="Arial" w:cs="Arial"/>
                <w:sz w:val="20"/>
                <w:szCs w:val="20"/>
                <w:lang w:val="en-US"/>
              </w:rPr>
              <w:t>PRIOKX</w:t>
            </w:r>
          </w:p>
        </w:tc>
        <w:tc>
          <w:tcPr>
            <w:tcW w:w="620" w:type="pct"/>
          </w:tcPr>
          <w:p w14:paraId="4D95B7C1" w14:textId="104BB838"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609" w:type="pct"/>
          </w:tcPr>
          <w:p w14:paraId="03B73A83" w14:textId="072B7B28"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2" w:type="pct"/>
          </w:tcPr>
          <w:p w14:paraId="274C6D70" w14:textId="1D0F4CF3"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3A0F1DDB" w14:textId="6FBF6840"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70F92EE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bl>
    <w:p w14:paraId="2933CD05" w14:textId="77777777" w:rsidR="00D153F5" w:rsidRPr="00EB5FD9" w:rsidRDefault="00D153F5" w:rsidP="00AA5109">
      <w:pPr>
        <w:pStyle w:val="1"/>
        <w:rPr>
          <w:rFonts w:eastAsiaTheme="majorEastAsia"/>
        </w:rPr>
        <w:sectPr w:rsidR="00D153F5" w:rsidRPr="00EB5FD9" w:rsidSect="008D4E24">
          <w:headerReference w:type="default" r:id="rId76"/>
          <w:footerReference w:type="default" r:id="rId77"/>
          <w:headerReference w:type="first" r:id="rId78"/>
          <w:footerReference w:type="first" r:id="rId79"/>
          <w:pgSz w:w="16840" w:h="11907" w:orient="landscape" w:code="9"/>
          <w:pgMar w:top="1134" w:right="1134" w:bottom="567" w:left="1134" w:header="737" w:footer="283" w:gutter="0"/>
          <w:cols w:space="708"/>
          <w:docGrid w:linePitch="360"/>
        </w:sectPr>
      </w:pPr>
    </w:p>
    <w:p w14:paraId="434CF2A9" w14:textId="77777777" w:rsidR="00D153F5" w:rsidRPr="00977CDA" w:rsidRDefault="00D153F5" w:rsidP="00197D54">
      <w:pPr>
        <w:pStyle w:val="3"/>
      </w:pPr>
      <w:bookmarkStart w:id="13752" w:name="_Toc521083836"/>
      <w:bookmarkStart w:id="13753" w:name="_Toc521340976"/>
      <w:bookmarkStart w:id="13754" w:name="_Toc521439496"/>
      <w:bookmarkStart w:id="13755" w:name="_Toc67557120"/>
      <w:r w:rsidRPr="00977CDA">
        <w:lastRenderedPageBreak/>
        <w:t>Особенности технической реализации</w:t>
      </w:r>
      <w:bookmarkEnd w:id="13752"/>
      <w:bookmarkEnd w:id="13753"/>
      <w:bookmarkEnd w:id="13754"/>
      <w:bookmarkEnd w:id="13755"/>
    </w:p>
    <w:p w14:paraId="7A061FEC" w14:textId="455C67E1" w:rsidR="00D153F5" w:rsidRDefault="00D153F5" w:rsidP="00D153F5">
      <w:pPr>
        <w:spacing w:after="240" w:line="276" w:lineRule="auto"/>
        <w:ind w:firstLine="567"/>
        <w:rPr>
          <w:rFonts w:ascii="Arial" w:hAnsi="Arial" w:cs="Arial"/>
          <w:color w:val="000000" w:themeColor="text1"/>
          <w:szCs w:val="24"/>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683FFE">
        <w:rPr>
          <w:rFonts w:ascii="Arial" w:hAnsi="Arial" w:cs="Arial"/>
          <w:color w:val="000000" w:themeColor="text1"/>
          <w:szCs w:val="24"/>
        </w:rPr>
        <w:t>V_T356</w:t>
      </w:r>
      <w:r>
        <w:rPr>
          <w:rFonts w:ascii="Arial" w:hAnsi="Arial" w:cs="Arial"/>
          <w:color w:val="000000" w:themeColor="text1"/>
          <w:szCs w:val="24"/>
        </w:rPr>
        <w:t xml:space="preserve"> (транзакция </w:t>
      </w:r>
      <w:r w:rsidRPr="00E71C9B">
        <w:rPr>
          <w:rFonts w:ascii="Arial" w:hAnsi="Arial" w:cs="Arial"/>
          <w:color w:val="000000" w:themeColor="text1"/>
          <w:szCs w:val="24"/>
        </w:rPr>
        <w:t>OIO2 Приоритеты для каждого В/приоритета)</w:t>
      </w:r>
      <w:r>
        <w:rPr>
          <w:rFonts w:ascii="Arial" w:hAnsi="Arial" w:cs="Arial"/>
          <w:color w:val="000000" w:themeColor="text1"/>
          <w:szCs w:val="24"/>
        </w:rPr>
        <w:t>,</w:t>
      </w:r>
      <w:r w:rsidRPr="00683FFE">
        <w:rPr>
          <w:rFonts w:ascii="Arial" w:hAnsi="Arial" w:cs="Arial"/>
          <w:color w:val="000000" w:themeColor="text1"/>
          <w:szCs w:val="24"/>
        </w:rPr>
        <w:t xml:space="preserve"> </w:t>
      </w:r>
      <w:r>
        <w:rPr>
          <w:rFonts w:ascii="Arial" w:hAnsi="Arial" w:cs="Arial"/>
          <w:color w:val="000000" w:themeColor="text1"/>
          <w:szCs w:val="24"/>
        </w:rPr>
        <w:t xml:space="preserve">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58039B77"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FC1422">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B545B3">
        <w:rPr>
          <w:rFonts w:ascii="Arial" w:hAnsi="Arial" w:cs="Arial"/>
          <w:color w:val="000000" w:themeColor="text1"/>
          <w:szCs w:val="24"/>
        </w:rPr>
        <w:t>Заказы ТОРО и сервисные заказы</w:t>
      </w:r>
      <w:r>
        <w:rPr>
          <w:rFonts w:ascii="Arial" w:hAnsi="Arial" w:cs="Arial"/>
          <w:color w:val="000000" w:themeColor="text1"/>
          <w:szCs w:val="24"/>
        </w:rPr>
        <w:t xml:space="preserve"> -&gt; Общие данные -&gt; </w:t>
      </w:r>
      <w:r w:rsidRPr="00B545B3">
        <w:rPr>
          <w:rFonts w:ascii="Arial" w:hAnsi="Arial" w:cs="Arial"/>
          <w:color w:val="000000" w:themeColor="text1"/>
          <w:szCs w:val="24"/>
        </w:rPr>
        <w:t>Определить приоритеты</w:t>
      </w:r>
      <w:r>
        <w:rPr>
          <w:rFonts w:ascii="Arial" w:hAnsi="Arial" w:cs="Arial"/>
          <w:color w:val="000000" w:themeColor="text1"/>
          <w:szCs w:val="24"/>
        </w:rPr>
        <w:t xml:space="preserve"> -&gt; </w:t>
      </w:r>
      <w:r w:rsidRPr="00B545B3">
        <w:rPr>
          <w:rFonts w:ascii="Arial" w:hAnsi="Arial" w:cs="Arial"/>
          <w:color w:val="000000" w:themeColor="text1"/>
          <w:szCs w:val="24"/>
        </w:rPr>
        <w:t>Определить приоритеты для видов приоритета</w:t>
      </w:r>
    </w:p>
    <w:p w14:paraId="1D701274" w14:textId="77777777" w:rsidR="00D153F5" w:rsidRPr="00B545B3"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или: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FC1422">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B545B3">
        <w:rPr>
          <w:rFonts w:ascii="Arial" w:hAnsi="Arial" w:cs="Arial"/>
          <w:color w:val="000000" w:themeColor="text1"/>
          <w:szCs w:val="24"/>
        </w:rPr>
        <w:t>Сообщения ТОРО и сер</w:t>
      </w:r>
      <w:r>
        <w:rPr>
          <w:rFonts w:ascii="Arial" w:hAnsi="Arial" w:cs="Arial"/>
          <w:color w:val="000000" w:themeColor="text1"/>
          <w:szCs w:val="24"/>
        </w:rPr>
        <w:t>в</w:t>
      </w:r>
      <w:r w:rsidRPr="00B545B3">
        <w:rPr>
          <w:rFonts w:ascii="Arial" w:hAnsi="Arial" w:cs="Arial"/>
          <w:color w:val="000000" w:themeColor="text1"/>
          <w:szCs w:val="24"/>
        </w:rPr>
        <w:t>исные сообщения</w:t>
      </w:r>
      <w:r>
        <w:rPr>
          <w:rFonts w:ascii="Arial" w:hAnsi="Arial" w:cs="Arial"/>
          <w:color w:val="000000" w:themeColor="text1"/>
          <w:szCs w:val="24"/>
        </w:rPr>
        <w:t xml:space="preserve"> -&gt; Обработка сообщений -&gt; </w:t>
      </w:r>
      <w:r w:rsidRPr="00B545B3">
        <w:rPr>
          <w:rFonts w:ascii="Arial" w:hAnsi="Arial" w:cs="Arial"/>
          <w:color w:val="000000" w:themeColor="text1"/>
          <w:szCs w:val="24"/>
        </w:rPr>
        <w:t>Контроль реакции</w:t>
      </w:r>
      <w:r>
        <w:rPr>
          <w:rFonts w:ascii="Arial" w:hAnsi="Arial" w:cs="Arial"/>
          <w:color w:val="000000" w:themeColor="text1"/>
          <w:szCs w:val="24"/>
        </w:rPr>
        <w:t xml:space="preserve"> -&gt; </w:t>
      </w:r>
      <w:r w:rsidRPr="00B545B3">
        <w:rPr>
          <w:rFonts w:ascii="Arial" w:hAnsi="Arial" w:cs="Arial"/>
          <w:color w:val="000000" w:themeColor="text1"/>
          <w:szCs w:val="24"/>
        </w:rPr>
        <w:t>Определить приоритеты</w:t>
      </w:r>
      <w:r>
        <w:rPr>
          <w:rFonts w:ascii="Arial" w:hAnsi="Arial" w:cs="Arial"/>
          <w:color w:val="000000" w:themeColor="text1"/>
          <w:szCs w:val="24"/>
        </w:rPr>
        <w:t xml:space="preserve"> -&gt; </w:t>
      </w:r>
      <w:r w:rsidRPr="00B545B3">
        <w:rPr>
          <w:rFonts w:ascii="Arial" w:hAnsi="Arial" w:cs="Arial"/>
          <w:color w:val="000000" w:themeColor="text1"/>
          <w:szCs w:val="24"/>
        </w:rPr>
        <w:t>Определить приоритеты для видов приоритета</w:t>
      </w:r>
    </w:p>
    <w:p w14:paraId="6F80A708"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3594D545" w14:textId="77777777" w:rsidR="00D153F5" w:rsidRPr="00977CDA" w:rsidRDefault="00D153F5" w:rsidP="00197D54">
      <w:pPr>
        <w:pStyle w:val="3"/>
      </w:pPr>
      <w:bookmarkStart w:id="13756" w:name="_Toc521083837"/>
      <w:bookmarkStart w:id="13757" w:name="_Toc521340977"/>
      <w:bookmarkStart w:id="13758" w:name="_Toc521439497"/>
      <w:bookmarkStart w:id="13759" w:name="_Toc67557121"/>
      <w:r w:rsidRPr="00977CDA">
        <w:t>Миграция объекта данных</w:t>
      </w:r>
      <w:bookmarkEnd w:id="13756"/>
      <w:bookmarkEnd w:id="13757"/>
      <w:bookmarkEnd w:id="13758"/>
      <w:bookmarkEnd w:id="13759"/>
    </w:p>
    <w:p w14:paraId="29C6792E" w14:textId="77777777" w:rsidR="00D153F5" w:rsidRPr="003353CD" w:rsidRDefault="00D153F5" w:rsidP="00D153F5">
      <w:pPr>
        <w:pStyle w:val="Base"/>
        <w:rPr>
          <w:rFonts w:eastAsiaTheme="majorEastAsia"/>
          <w:bCs/>
          <w:iCs/>
          <w:szCs w:val="26"/>
        </w:rPr>
      </w:pPr>
      <w:r>
        <w:t xml:space="preserve">Приоритеты </w:t>
      </w:r>
      <w:r w:rsidRPr="003353CD">
        <w:t>должны быть настроены и перенесены в продуктивную систему до начала миграции данных</w:t>
      </w:r>
      <w:r w:rsidRPr="003353CD">
        <w:rPr>
          <w:rFonts w:eastAsiaTheme="majorEastAsia"/>
          <w:bCs/>
          <w:iCs/>
          <w:szCs w:val="26"/>
        </w:rPr>
        <w:t>.</w:t>
      </w:r>
    </w:p>
    <w:p w14:paraId="3E23ADA2" w14:textId="6302303A"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3760" w:name="_Объект_основных_данных_20"/>
      <w:bookmarkStart w:id="13761" w:name="_Объект_основных_данных_21"/>
      <w:bookmarkStart w:id="13762" w:name="_Toc521083845"/>
      <w:bookmarkStart w:id="13763" w:name="_Toc521340985"/>
      <w:bookmarkStart w:id="13764" w:name="_Toc521439505"/>
      <w:bookmarkStart w:id="13765" w:name="_Toc67557122"/>
      <w:bookmarkEnd w:id="13731"/>
      <w:bookmarkEnd w:id="13760"/>
      <w:bookmarkEnd w:id="13761"/>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387DCF">
        <w:rPr>
          <w:rFonts w:eastAsiaTheme="majorEastAsia" w:cstheme="majorBidi"/>
          <w:bCs w:val="0"/>
          <w:iCs w:val="0"/>
          <w:szCs w:val="26"/>
        </w:rPr>
        <w:t>_39 Рабочие места.</w:t>
      </w:r>
      <w:bookmarkEnd w:id="13762"/>
      <w:bookmarkEnd w:id="13763"/>
      <w:bookmarkEnd w:id="13764"/>
      <w:bookmarkEnd w:id="13765"/>
    </w:p>
    <w:p w14:paraId="79C8E41C" w14:textId="77777777" w:rsidR="00D153F5" w:rsidRPr="00FB401A" w:rsidRDefault="00D153F5" w:rsidP="00197D54">
      <w:pPr>
        <w:pStyle w:val="3"/>
      </w:pPr>
      <w:bookmarkStart w:id="13766" w:name="_Toc521083846"/>
      <w:bookmarkStart w:id="13767" w:name="_Toc521340986"/>
      <w:bookmarkStart w:id="13768" w:name="_Toc521439506"/>
      <w:bookmarkStart w:id="13769" w:name="_Toc67557123"/>
      <w:r w:rsidRPr="00FB401A">
        <w:t>Описание объекта</w:t>
      </w:r>
      <w:bookmarkEnd w:id="13766"/>
      <w:bookmarkEnd w:id="13767"/>
      <w:bookmarkEnd w:id="13768"/>
      <w:bookmarkEnd w:id="13769"/>
    </w:p>
    <w:p w14:paraId="2AE3F238" w14:textId="03401730" w:rsidR="00D153F5" w:rsidRDefault="00D153F5" w:rsidP="00D153F5">
      <w:pPr>
        <w:spacing w:after="240" w:line="276" w:lineRule="auto"/>
        <w:ind w:firstLine="567"/>
        <w:rPr>
          <w:rFonts w:ascii="Arial" w:hAnsi="Arial" w:cs="Arial"/>
        </w:rPr>
      </w:pPr>
      <w:bookmarkStart w:id="13770" w:name="_Hlk521618615"/>
      <w:r>
        <w:rPr>
          <w:rFonts w:ascii="Arial" w:hAnsi="Arial" w:cs="Arial"/>
        </w:rPr>
        <w:t>Ответственное рабочее место - с</w:t>
      </w:r>
      <w:r w:rsidRPr="00387DCF">
        <w:rPr>
          <w:rFonts w:ascii="Arial" w:hAnsi="Arial" w:cs="Arial"/>
        </w:rPr>
        <w:t xml:space="preserve">отрудник или подразделение, который отвечает за </w:t>
      </w:r>
      <w:r w:rsidR="00C43F70">
        <w:rPr>
          <w:rFonts w:ascii="Arial" w:hAnsi="Arial" w:cs="Arial"/>
        </w:rPr>
        <w:t>оборудование</w:t>
      </w:r>
      <w:r>
        <w:rPr>
          <w:rFonts w:ascii="Arial" w:hAnsi="Arial" w:cs="Arial"/>
        </w:rPr>
        <w:t>.</w:t>
      </w:r>
    </w:p>
    <w:p w14:paraId="05D0257D" w14:textId="4DDE07A1" w:rsidR="00D153F5" w:rsidRDefault="00D153F5" w:rsidP="00D153F5">
      <w:pPr>
        <w:spacing w:after="240" w:line="276" w:lineRule="auto"/>
        <w:ind w:firstLine="567"/>
        <w:rPr>
          <w:rFonts w:ascii="Arial" w:hAnsi="Arial" w:cs="Arial"/>
        </w:rPr>
      </w:pPr>
      <w:r>
        <w:rPr>
          <w:rFonts w:ascii="Arial" w:hAnsi="Arial" w:cs="Arial"/>
        </w:rPr>
        <w:t xml:space="preserve">Выполняющее рабочее место - </w:t>
      </w:r>
      <w:r w:rsidRPr="00387DCF">
        <w:rPr>
          <w:rFonts w:ascii="Arial" w:hAnsi="Arial" w:cs="Arial"/>
        </w:rPr>
        <w:t xml:space="preserve">сотрудник или подразделение, либо машина или механизм, либо сторонняя организация, которые </w:t>
      </w:r>
      <w:r w:rsidR="00C43F70">
        <w:rPr>
          <w:rFonts w:ascii="Arial" w:hAnsi="Arial" w:cs="Arial"/>
        </w:rPr>
        <w:t>планируются для выполнения мероприятий</w:t>
      </w:r>
      <w:r w:rsidRPr="00387DCF">
        <w:rPr>
          <w:rFonts w:ascii="Arial" w:hAnsi="Arial" w:cs="Arial"/>
        </w:rPr>
        <w:t xml:space="preserve"> </w:t>
      </w:r>
      <w:proofErr w:type="spellStart"/>
      <w:r w:rsidRPr="00387DCF">
        <w:rPr>
          <w:rFonts w:ascii="Arial" w:hAnsi="Arial" w:cs="Arial"/>
        </w:rPr>
        <w:t>ТОиР</w:t>
      </w:r>
      <w:proofErr w:type="spellEnd"/>
      <w:r w:rsidRPr="00387DCF">
        <w:rPr>
          <w:rFonts w:ascii="Arial" w:hAnsi="Arial" w:cs="Arial"/>
        </w:rPr>
        <w:t>.</w:t>
      </w:r>
    </w:p>
    <w:p w14:paraId="1D3AE967" w14:textId="2893A628" w:rsidR="00D153F5" w:rsidRDefault="00D153F5" w:rsidP="00D153F5">
      <w:pPr>
        <w:spacing w:after="240" w:line="276" w:lineRule="auto"/>
        <w:ind w:firstLine="567"/>
        <w:rPr>
          <w:rFonts w:ascii="Arial" w:hAnsi="Arial" w:cs="Arial"/>
        </w:rPr>
      </w:pPr>
      <w:r w:rsidRPr="00387DCF">
        <w:rPr>
          <w:rFonts w:ascii="Arial" w:hAnsi="Arial" w:cs="Arial"/>
        </w:rPr>
        <w:t>На основании данных рабочего места могут определятся мощности и рассчитывается плановые трудозатраты на выполнение мероприятий ТОРО.</w:t>
      </w:r>
      <w:bookmarkEnd w:id="13770"/>
    </w:p>
    <w:p w14:paraId="7818E8B6" w14:textId="77777777" w:rsidR="00D153F5" w:rsidRPr="00FB401A" w:rsidRDefault="00D153F5" w:rsidP="00197D54">
      <w:pPr>
        <w:pStyle w:val="3"/>
      </w:pPr>
      <w:bookmarkStart w:id="13771" w:name="_Toc521083847"/>
      <w:bookmarkStart w:id="13772" w:name="_Toc521340987"/>
      <w:bookmarkStart w:id="13773" w:name="_Toc521439507"/>
      <w:bookmarkStart w:id="13774" w:name="_Toc67557124"/>
      <w:r w:rsidRPr="00FB401A">
        <w:t>Принципы кодирования и нумерации</w:t>
      </w:r>
      <w:bookmarkEnd w:id="13771"/>
      <w:bookmarkEnd w:id="13772"/>
      <w:bookmarkEnd w:id="13773"/>
      <w:bookmarkEnd w:id="13774"/>
    </w:p>
    <w:p w14:paraId="2B7E4425" w14:textId="3C8AB37E" w:rsidR="00041CFE" w:rsidRPr="00696F74" w:rsidRDefault="00041CFE" w:rsidP="00D153F5">
      <w:pPr>
        <w:spacing w:line="312" w:lineRule="auto"/>
        <w:ind w:firstLine="567"/>
        <w:textAlignment w:val="top"/>
        <w:rPr>
          <w:ins w:id="13775" w:author="Александр" w:date="2020-04-13T09:03:00Z"/>
          <w:rFonts w:ascii="Arial" w:eastAsiaTheme="majorEastAsia" w:hAnsi="Arial" w:cs="Arial"/>
        </w:rPr>
      </w:pPr>
      <w:ins w:id="13776" w:author="Александр" w:date="2020-04-13T09:03:00Z">
        <w:r w:rsidRPr="00041CFE">
          <w:rPr>
            <w:rFonts w:ascii="Arial" w:hAnsi="Arial" w:cs="Arial"/>
            <w:rPrChange w:id="13777" w:author="Александр" w:date="2020-04-13T09:03:00Z">
              <w:rPr/>
            </w:rPrChange>
          </w:rPr>
          <w:t>Название рабочего мест не должно превышать 40 символов.</w:t>
        </w:r>
      </w:ins>
    </w:p>
    <w:p w14:paraId="6EA47537" w14:textId="6763A616" w:rsidR="00D153F5" w:rsidRPr="00041CFE" w:rsidDel="00041CFE" w:rsidRDefault="00041CFE" w:rsidP="00D153F5">
      <w:pPr>
        <w:spacing w:line="312" w:lineRule="auto"/>
        <w:ind w:firstLine="567"/>
        <w:textAlignment w:val="top"/>
        <w:rPr>
          <w:del w:id="13778" w:author="Александр" w:date="2020-04-13T09:03:00Z"/>
          <w:rFonts w:ascii="Arial" w:hAnsi="Arial" w:cs="Arial"/>
          <w:color w:val="000000"/>
          <w:szCs w:val="24"/>
        </w:rPr>
      </w:pPr>
      <w:ins w:id="13779" w:author="Александр" w:date="2020-04-13T09:04:00Z">
        <w:r>
          <w:rPr>
            <w:rFonts w:ascii="Arial" w:eastAsiaTheme="majorEastAsia" w:hAnsi="Arial" w:cs="Arial"/>
          </w:rPr>
          <w:t xml:space="preserve">         </w:t>
        </w:r>
      </w:ins>
      <w:del w:id="13780" w:author="Александр" w:date="2020-04-13T09:03:00Z">
        <w:r w:rsidR="00D153F5" w:rsidRPr="00696F74" w:rsidDel="00041CFE">
          <w:rPr>
            <w:rFonts w:ascii="Arial" w:eastAsiaTheme="majorEastAsia" w:hAnsi="Arial" w:cs="Arial"/>
          </w:rPr>
          <w:delText>В текущем документе возможно уточнение принципов кодирования и нумерации Рабочих мест по результатам ра</w:delText>
        </w:r>
        <w:r w:rsidR="00D153F5" w:rsidRPr="00041CFE" w:rsidDel="00041CFE">
          <w:rPr>
            <w:rFonts w:ascii="Arial" w:eastAsiaTheme="majorEastAsia" w:hAnsi="Arial" w:cs="Arial"/>
          </w:rPr>
          <w:delText>зработки Методики ведения НСИ (БДО, БДН) ТОиР.</w:delText>
        </w:r>
      </w:del>
    </w:p>
    <w:p w14:paraId="39779F61" w14:textId="77777777" w:rsidR="00041CFE" w:rsidRPr="00041CFE" w:rsidRDefault="00041CFE" w:rsidP="00041CFE">
      <w:pPr>
        <w:pStyle w:val="aff4"/>
        <w:rPr>
          <w:ins w:id="13781" w:author="Александр" w:date="2020-04-13T09:04:00Z"/>
          <w:rFonts w:ascii="Arial" w:hAnsi="Arial" w:cs="Arial"/>
          <w:rPrChange w:id="13782" w:author="Александр" w:date="2020-04-13T09:04:00Z">
            <w:rPr>
              <w:ins w:id="13783" w:author="Александр" w:date="2020-04-13T09:04:00Z"/>
            </w:rPr>
          </w:rPrChange>
        </w:rPr>
      </w:pPr>
      <w:ins w:id="13784" w:author="Александр" w:date="2020-04-13T09:04:00Z">
        <w:r w:rsidRPr="00041CFE">
          <w:rPr>
            <w:rFonts w:ascii="Arial" w:hAnsi="Arial" w:cs="Arial"/>
            <w:rPrChange w:id="13785" w:author="Александр" w:date="2020-04-13T09:04:00Z">
              <w:rPr/>
            </w:rPrChange>
          </w:rPr>
          <w:t xml:space="preserve">Кодирование рабочих мест выполняется с использованием букв латинского алфавита в сочетании с </w:t>
        </w:r>
        <w:r w:rsidRPr="00041CFE">
          <w:rPr>
            <w:rFonts w:ascii="Arial" w:hAnsi="Arial" w:cs="Arial"/>
            <w:u w:val="single"/>
            <w:rPrChange w:id="13786" w:author="Александр" w:date="2020-04-13T09:04:00Z">
              <w:rPr>
                <w:u w:val="single"/>
              </w:rPr>
            </w:rPrChange>
          </w:rPr>
          <w:t>любыми символами</w:t>
        </w:r>
        <w:r w:rsidRPr="00041CFE">
          <w:rPr>
            <w:rFonts w:ascii="Arial" w:hAnsi="Arial" w:cs="Arial"/>
            <w:rPrChange w:id="13787" w:author="Александр" w:date="2020-04-13T09:04:00Z">
              <w:rPr/>
            </w:rPrChange>
          </w:rPr>
          <w:t xml:space="preserve"> и символа «-» в качестве разделителя. Количество символов в коде не более 8.</w:t>
        </w:r>
      </w:ins>
    </w:p>
    <w:p w14:paraId="3D2A1691" w14:textId="7A3C3873" w:rsidR="00041CFE" w:rsidRPr="00041CFE" w:rsidRDefault="00041CFE" w:rsidP="00041CFE">
      <w:pPr>
        <w:pStyle w:val="aff4"/>
        <w:rPr>
          <w:ins w:id="13788" w:author="Александр" w:date="2020-04-13T09:04:00Z"/>
          <w:rFonts w:ascii="Arial" w:hAnsi="Arial" w:cs="Arial"/>
          <w:rPrChange w:id="13789" w:author="Александр" w:date="2020-04-13T09:04:00Z">
            <w:rPr>
              <w:ins w:id="13790" w:author="Александр" w:date="2020-04-13T09:04:00Z"/>
            </w:rPr>
          </w:rPrChange>
        </w:rPr>
      </w:pPr>
      <w:ins w:id="13791" w:author="Александр" w:date="2020-04-13T09:04:00Z">
        <w:r>
          <w:rPr>
            <w:rFonts w:ascii="Arial" w:hAnsi="Arial" w:cs="Arial"/>
          </w:rPr>
          <w:t xml:space="preserve">         </w:t>
        </w:r>
        <w:r w:rsidRPr="00041CFE">
          <w:rPr>
            <w:rFonts w:ascii="Arial" w:hAnsi="Arial" w:cs="Arial"/>
            <w:rPrChange w:id="13792" w:author="Александр" w:date="2020-04-13T09:04:00Z">
              <w:rPr/>
            </w:rPrChange>
          </w:rPr>
          <w:t>Кодирование рабочих мест вида Z001 «Машина» ведется по маске кода вида MSN-</w:t>
        </w:r>
        <w:r w:rsidRPr="00041CFE">
          <w:rPr>
            <w:rFonts w:ascii="Arial" w:hAnsi="Arial" w:cs="Arial"/>
            <w:lang w:val="en-US"/>
            <w:rPrChange w:id="13793" w:author="Александр" w:date="2020-04-13T09:04:00Z">
              <w:rPr>
                <w:lang w:val="en-US"/>
              </w:rPr>
            </w:rPrChange>
          </w:rPr>
          <w:t>NNNN</w:t>
        </w:r>
        <w:r w:rsidRPr="00041CFE">
          <w:rPr>
            <w:rFonts w:ascii="Arial" w:hAnsi="Arial" w:cs="Arial"/>
            <w:rPrChange w:id="13794" w:author="Александр" w:date="2020-04-13T09:04:00Z">
              <w:rPr/>
            </w:rPrChange>
          </w:rPr>
          <w:t xml:space="preserve">, где: MSN - префикс для рабочего места вида Z001 «Машина»; «-» - разделитель; </w:t>
        </w:r>
        <w:r w:rsidRPr="00041CFE">
          <w:rPr>
            <w:rFonts w:ascii="Arial" w:hAnsi="Arial" w:cs="Arial"/>
            <w:lang w:val="en-US"/>
            <w:rPrChange w:id="13795" w:author="Александр" w:date="2020-04-13T09:04:00Z">
              <w:rPr>
                <w:lang w:val="en-US"/>
              </w:rPr>
            </w:rPrChange>
          </w:rPr>
          <w:t>NNNN</w:t>
        </w:r>
        <w:r w:rsidRPr="00041CFE">
          <w:rPr>
            <w:rFonts w:ascii="Arial" w:hAnsi="Arial" w:cs="Arial"/>
            <w:rPrChange w:id="13796" w:author="Александр" w:date="2020-04-13T09:04:00Z">
              <w:rPr/>
            </w:rPrChange>
          </w:rPr>
          <w:t xml:space="preserve"> - порядковый номер рабочего места вида Z001 «Машина».</w:t>
        </w:r>
      </w:ins>
    </w:p>
    <w:p w14:paraId="12B099B6" w14:textId="251A0E4A" w:rsidR="00041CFE" w:rsidRPr="00041CFE" w:rsidRDefault="00041CFE" w:rsidP="00041CFE">
      <w:pPr>
        <w:pStyle w:val="aff4"/>
        <w:rPr>
          <w:ins w:id="13797" w:author="Александр" w:date="2020-04-13T09:04:00Z"/>
          <w:rFonts w:ascii="Arial" w:hAnsi="Arial" w:cs="Arial"/>
          <w:rPrChange w:id="13798" w:author="Александр" w:date="2020-04-13T09:04:00Z">
            <w:rPr>
              <w:ins w:id="13799" w:author="Александр" w:date="2020-04-13T09:04:00Z"/>
            </w:rPr>
          </w:rPrChange>
        </w:rPr>
      </w:pPr>
      <w:ins w:id="13800" w:author="Александр" w:date="2020-04-13T09:04:00Z">
        <w:r>
          <w:rPr>
            <w:rFonts w:ascii="Arial" w:hAnsi="Arial" w:cs="Arial"/>
          </w:rPr>
          <w:lastRenderedPageBreak/>
          <w:t xml:space="preserve">        </w:t>
        </w:r>
        <w:r w:rsidRPr="00041CFE">
          <w:rPr>
            <w:rFonts w:ascii="Arial" w:hAnsi="Arial" w:cs="Arial"/>
            <w:rPrChange w:id="13801" w:author="Александр" w:date="2020-04-13T09:04:00Z">
              <w:rPr/>
            </w:rPrChange>
          </w:rPr>
          <w:t>Кодирование рабочих мест вида Z002 «Подразделение Компании», у которых есть свой идентичный номер в рамках Компании, ведется по маске кода вида С-ХХХХХХ, где: С - префикс для рабочего места вида Z002 «Подразделение Компании»; ХХХХХХ - уникальный код структурного подразделения в пределах Компании.</w:t>
        </w:r>
      </w:ins>
    </w:p>
    <w:p w14:paraId="1C059736" w14:textId="0936402B" w:rsidR="00041CFE" w:rsidRPr="00041CFE" w:rsidRDefault="00041CFE" w:rsidP="00041CFE">
      <w:pPr>
        <w:pStyle w:val="aff4"/>
        <w:rPr>
          <w:ins w:id="13802" w:author="Александр" w:date="2020-04-13T09:04:00Z"/>
          <w:rFonts w:ascii="Arial" w:hAnsi="Arial" w:cs="Arial"/>
          <w:rPrChange w:id="13803" w:author="Александр" w:date="2020-04-13T09:04:00Z">
            <w:rPr>
              <w:ins w:id="13804" w:author="Александр" w:date="2020-04-13T09:04:00Z"/>
            </w:rPr>
          </w:rPrChange>
        </w:rPr>
      </w:pPr>
      <w:ins w:id="13805" w:author="Александр" w:date="2020-04-13T09:04:00Z">
        <w:r>
          <w:rPr>
            <w:rFonts w:ascii="Arial" w:hAnsi="Arial" w:cs="Arial"/>
          </w:rPr>
          <w:t xml:space="preserve">        </w:t>
        </w:r>
        <w:r w:rsidRPr="00041CFE">
          <w:rPr>
            <w:rFonts w:ascii="Arial" w:hAnsi="Arial" w:cs="Arial"/>
            <w:rPrChange w:id="13806" w:author="Александр" w:date="2020-04-13T09:04:00Z">
              <w:rPr/>
            </w:rPrChange>
          </w:rPr>
          <w:t xml:space="preserve">Маска кода для типового рабочего места имеет вид </w:t>
        </w:r>
        <w:r w:rsidRPr="00041CFE">
          <w:rPr>
            <w:rFonts w:ascii="Arial" w:hAnsi="Arial" w:cs="Arial"/>
            <w:lang w:val="en-US"/>
            <w:rPrChange w:id="13807" w:author="Александр" w:date="2020-04-13T09:04:00Z">
              <w:rPr>
                <w:lang w:val="en-US"/>
              </w:rPr>
            </w:rPrChange>
          </w:rPr>
          <w:t>XXX</w:t>
        </w:r>
        <w:r w:rsidRPr="00041CFE">
          <w:rPr>
            <w:rFonts w:ascii="Arial" w:hAnsi="Arial" w:cs="Arial"/>
            <w:rPrChange w:id="13808" w:author="Александр" w:date="2020-04-13T09:04:00Z">
              <w:rPr/>
            </w:rPrChange>
          </w:rPr>
          <w:t>-T</w:t>
        </w:r>
        <w:r w:rsidRPr="00041CFE">
          <w:rPr>
            <w:rFonts w:ascii="Arial" w:hAnsi="Arial" w:cs="Arial"/>
            <w:lang w:val="en-US"/>
            <w:rPrChange w:id="13809" w:author="Александр" w:date="2020-04-13T09:04:00Z">
              <w:rPr>
                <w:lang w:val="en-US"/>
              </w:rPr>
            </w:rPrChange>
          </w:rPr>
          <w:t>IP</w:t>
        </w:r>
        <w:r w:rsidRPr="00041CFE">
          <w:rPr>
            <w:rFonts w:ascii="Arial" w:hAnsi="Arial" w:cs="Arial"/>
            <w:rPrChange w:id="13810" w:author="Александр" w:date="2020-04-13T09:04:00Z">
              <w:rPr/>
            </w:rPrChange>
          </w:rPr>
          <w:t xml:space="preserve">, где: </w:t>
        </w:r>
        <w:r w:rsidRPr="00041CFE">
          <w:rPr>
            <w:rFonts w:ascii="Arial" w:hAnsi="Arial" w:cs="Arial"/>
            <w:lang w:val="en-US"/>
            <w:rPrChange w:id="13811" w:author="Александр" w:date="2020-04-13T09:04:00Z">
              <w:rPr>
                <w:lang w:val="en-US"/>
              </w:rPr>
            </w:rPrChange>
          </w:rPr>
          <w:t>XXX</w:t>
        </w:r>
        <w:r w:rsidRPr="00041CFE">
          <w:rPr>
            <w:rFonts w:ascii="Arial" w:hAnsi="Arial" w:cs="Arial"/>
            <w:rPrChange w:id="13812" w:author="Александр" w:date="2020-04-13T09:04:00Z">
              <w:rPr/>
            </w:rPrChange>
          </w:rPr>
          <w:t xml:space="preserve"> – аббревиатура площадки; T</w:t>
        </w:r>
        <w:r w:rsidRPr="00041CFE">
          <w:rPr>
            <w:rFonts w:ascii="Arial" w:hAnsi="Arial" w:cs="Arial"/>
            <w:lang w:val="en-US"/>
            <w:rPrChange w:id="13813" w:author="Александр" w:date="2020-04-13T09:04:00Z">
              <w:rPr>
                <w:lang w:val="en-US"/>
              </w:rPr>
            </w:rPrChange>
          </w:rPr>
          <w:t>I</w:t>
        </w:r>
        <w:r w:rsidRPr="00041CFE">
          <w:rPr>
            <w:rFonts w:ascii="Arial" w:hAnsi="Arial" w:cs="Arial"/>
            <w:rPrChange w:id="13814" w:author="Александр" w:date="2020-04-13T09:04:00Z">
              <w:rPr/>
            </w:rPrChange>
          </w:rPr>
          <w:t>P - признак типового рабочего места.</w:t>
        </w:r>
      </w:ins>
    </w:p>
    <w:p w14:paraId="1D86C005" w14:textId="7AA5B243" w:rsidR="00041CFE" w:rsidRPr="00041CFE" w:rsidRDefault="00041CFE" w:rsidP="00041CFE">
      <w:pPr>
        <w:pStyle w:val="aff4"/>
        <w:rPr>
          <w:ins w:id="13815" w:author="Александр" w:date="2020-04-13T09:04:00Z"/>
          <w:rFonts w:ascii="Arial" w:hAnsi="Arial" w:cs="Arial"/>
          <w:rPrChange w:id="13816" w:author="Александр" w:date="2020-04-13T09:04:00Z">
            <w:rPr>
              <w:ins w:id="13817" w:author="Александр" w:date="2020-04-13T09:04:00Z"/>
            </w:rPr>
          </w:rPrChange>
        </w:rPr>
      </w:pPr>
      <w:ins w:id="13818" w:author="Александр" w:date="2020-04-13T09:05:00Z">
        <w:r>
          <w:rPr>
            <w:rFonts w:ascii="Arial" w:hAnsi="Arial" w:cs="Arial"/>
          </w:rPr>
          <w:t xml:space="preserve">        </w:t>
        </w:r>
      </w:ins>
      <w:ins w:id="13819" w:author="Александр" w:date="2020-04-13T09:04:00Z">
        <w:r w:rsidRPr="00041CFE">
          <w:rPr>
            <w:rFonts w:ascii="Arial" w:hAnsi="Arial" w:cs="Arial"/>
            <w:rPrChange w:id="13820" w:author="Александр" w:date="2020-04-13T09:04:00Z">
              <w:rPr/>
            </w:rPrChange>
          </w:rPr>
          <w:t xml:space="preserve">Например, </w:t>
        </w:r>
        <w:r w:rsidRPr="00041CFE">
          <w:rPr>
            <w:rFonts w:ascii="Arial" w:hAnsi="Arial" w:cs="Arial"/>
            <w:lang w:val="en-US"/>
            <w:rPrChange w:id="13821" w:author="Александр" w:date="2020-04-13T09:04:00Z">
              <w:rPr>
                <w:lang w:val="en-US"/>
              </w:rPr>
            </w:rPrChange>
          </w:rPr>
          <w:t>LOG</w:t>
        </w:r>
        <w:r w:rsidRPr="00041CFE">
          <w:rPr>
            <w:rFonts w:ascii="Arial" w:hAnsi="Arial" w:cs="Arial"/>
            <w:rPrChange w:id="13822" w:author="Александр" w:date="2020-04-13T09:04:00Z">
              <w:rPr/>
            </w:rPrChange>
          </w:rPr>
          <w:t>-</w:t>
        </w:r>
        <w:r w:rsidRPr="00041CFE">
          <w:rPr>
            <w:rFonts w:ascii="Arial" w:hAnsi="Arial" w:cs="Arial"/>
            <w:lang w:val="en-US"/>
            <w:rPrChange w:id="13823" w:author="Александр" w:date="2020-04-13T09:04:00Z">
              <w:rPr>
                <w:lang w:val="en-US"/>
              </w:rPr>
            </w:rPrChange>
          </w:rPr>
          <w:t>TIP</w:t>
        </w:r>
        <w:r w:rsidRPr="00041CFE">
          <w:rPr>
            <w:rFonts w:ascii="Arial" w:hAnsi="Arial" w:cs="Arial"/>
            <w:rPrChange w:id="13824" w:author="Александр" w:date="2020-04-13T09:04:00Z">
              <w:rPr/>
            </w:rPrChange>
          </w:rPr>
          <w:t xml:space="preserve"> - Логистика. Типовое рабочее место, </w:t>
        </w:r>
        <w:r w:rsidRPr="00041CFE">
          <w:rPr>
            <w:rFonts w:ascii="Arial" w:hAnsi="Arial" w:cs="Arial"/>
            <w:lang w:val="en-US"/>
            <w:rPrChange w:id="13825" w:author="Александр" w:date="2020-04-13T09:04:00Z">
              <w:rPr>
                <w:lang w:val="en-US"/>
              </w:rPr>
            </w:rPrChange>
          </w:rPr>
          <w:t>VER</w:t>
        </w:r>
        <w:r w:rsidRPr="00041CFE">
          <w:rPr>
            <w:rFonts w:ascii="Arial" w:hAnsi="Arial" w:cs="Arial"/>
            <w:rPrChange w:id="13826" w:author="Александр" w:date="2020-04-13T09:04:00Z">
              <w:rPr/>
            </w:rPrChange>
          </w:rPr>
          <w:t>-</w:t>
        </w:r>
        <w:r w:rsidRPr="00041CFE">
          <w:rPr>
            <w:rFonts w:ascii="Arial" w:hAnsi="Arial" w:cs="Arial"/>
            <w:lang w:val="en-US"/>
            <w:rPrChange w:id="13827" w:author="Александр" w:date="2020-04-13T09:04:00Z">
              <w:rPr>
                <w:lang w:val="en-US"/>
              </w:rPr>
            </w:rPrChange>
          </w:rPr>
          <w:t>TIP</w:t>
        </w:r>
        <w:r w:rsidRPr="00041CFE">
          <w:rPr>
            <w:rFonts w:ascii="Arial" w:hAnsi="Arial" w:cs="Arial"/>
            <w:rPrChange w:id="13828" w:author="Александр" w:date="2020-04-13T09:04:00Z">
              <w:rPr/>
            </w:rPrChange>
          </w:rPr>
          <w:t xml:space="preserve"> - Вернинское. Типовое рабочее место.</w:t>
        </w:r>
      </w:ins>
    </w:p>
    <w:p w14:paraId="55814BA5" w14:textId="28482C83" w:rsidR="00041CFE" w:rsidRPr="00357B34" w:rsidRDefault="00041CFE" w:rsidP="00041CFE">
      <w:pPr>
        <w:pStyle w:val="aff4"/>
        <w:rPr>
          <w:ins w:id="13829" w:author="Александр" w:date="2020-04-13T09:04:00Z"/>
        </w:rPr>
      </w:pPr>
      <w:ins w:id="13830" w:author="Александр" w:date="2020-04-13T09:04:00Z">
        <w:r>
          <w:rPr>
            <w:rFonts w:ascii="Arial" w:hAnsi="Arial" w:cs="Arial"/>
          </w:rPr>
          <w:t xml:space="preserve">        </w:t>
        </w:r>
        <w:r w:rsidRPr="00041CFE">
          <w:rPr>
            <w:rFonts w:ascii="Arial" w:hAnsi="Arial" w:cs="Arial"/>
            <w:rPrChange w:id="13831" w:author="Александр" w:date="2020-04-13T09:04:00Z">
              <w:rPr/>
            </w:rPrChange>
          </w:rPr>
          <w:t>Кодирование рабочих мест вида Z003 «Подрядная организация» ведется по маске кода вида SТ-XX</w:t>
        </w:r>
        <w:r w:rsidRPr="00041CFE">
          <w:rPr>
            <w:rFonts w:ascii="Arial" w:hAnsi="Arial" w:cs="Arial"/>
            <w:lang w:val="en-US"/>
            <w:rPrChange w:id="13832" w:author="Александр" w:date="2020-04-13T09:04:00Z">
              <w:rPr>
                <w:lang w:val="en-US"/>
              </w:rPr>
            </w:rPrChange>
          </w:rPr>
          <w:t>XX</w:t>
        </w:r>
        <w:r w:rsidRPr="00041CFE">
          <w:rPr>
            <w:rFonts w:ascii="Arial" w:hAnsi="Arial" w:cs="Arial"/>
            <w:rPrChange w:id="13833" w:author="Александр" w:date="2020-04-13T09:04:00Z">
              <w:rPr/>
            </w:rPrChange>
          </w:rPr>
          <w:t xml:space="preserve">Y, где: ST - префикс для рабочего места вида Z003 «Подрядная организация»; «-» - разделитель; </w:t>
        </w:r>
        <w:r w:rsidRPr="00041CFE">
          <w:rPr>
            <w:rFonts w:ascii="Arial" w:hAnsi="Arial" w:cs="Arial"/>
            <w:lang w:val="en-US"/>
            <w:rPrChange w:id="13834" w:author="Александр" w:date="2020-04-13T09:04:00Z">
              <w:rPr>
                <w:lang w:val="en-US"/>
              </w:rPr>
            </w:rPrChange>
          </w:rPr>
          <w:t>XXXX</w:t>
        </w:r>
        <w:r w:rsidRPr="00041CFE">
          <w:rPr>
            <w:rFonts w:ascii="Arial" w:hAnsi="Arial" w:cs="Arial"/>
            <w:rPrChange w:id="13835" w:author="Александр" w:date="2020-04-13T09:04:00Z">
              <w:rPr/>
            </w:rPrChange>
          </w:rPr>
          <w:t xml:space="preserve"> - порядковый номер рабочего места вида Z003 «Подрядная организация»; </w:t>
        </w:r>
        <w:r w:rsidRPr="00041CFE">
          <w:rPr>
            <w:rFonts w:ascii="Arial" w:hAnsi="Arial" w:cs="Arial"/>
            <w:lang w:val="en-US"/>
            <w:rPrChange w:id="13836" w:author="Александр" w:date="2020-04-13T09:04:00Z">
              <w:rPr>
                <w:lang w:val="en-US"/>
              </w:rPr>
            </w:rPrChange>
          </w:rPr>
          <w:t>Y</w:t>
        </w:r>
        <w:r w:rsidRPr="00041CFE">
          <w:rPr>
            <w:rFonts w:ascii="Arial" w:hAnsi="Arial" w:cs="Arial"/>
            <w:rPrChange w:id="13837" w:author="Александр" w:date="2020-04-13T09:04:00Z">
              <w:rPr/>
            </w:rPrChange>
          </w:rPr>
          <w:t xml:space="preserve"> - порядковый номер или буква латиницы рабочего места вида Z003 «Подрядная организация» созданного для каждого отдельного вида работ подрядной организации. Дополнительно в системе создается типовое рабочее место подрядчика </w:t>
        </w:r>
        <w:r w:rsidRPr="00041CFE">
          <w:rPr>
            <w:rFonts w:ascii="Arial" w:hAnsi="Arial" w:cs="Arial"/>
            <w:lang w:val="en-US"/>
            <w:rPrChange w:id="13838" w:author="Александр" w:date="2020-04-13T09:04:00Z">
              <w:rPr>
                <w:lang w:val="en-US"/>
              </w:rPr>
            </w:rPrChange>
          </w:rPr>
          <w:t>ST</w:t>
        </w:r>
        <w:r w:rsidRPr="00041CFE">
          <w:rPr>
            <w:rFonts w:ascii="Arial" w:hAnsi="Arial" w:cs="Arial"/>
            <w:rPrChange w:id="13839" w:author="Александр" w:date="2020-04-13T09:04:00Z">
              <w:rPr/>
            </w:rPrChange>
          </w:rPr>
          <w:t>-0000</w:t>
        </w:r>
        <w:r w:rsidRPr="00357B34">
          <w:t>.</w:t>
        </w:r>
      </w:ins>
    </w:p>
    <w:p w14:paraId="3631BCC9" w14:textId="65C2A664" w:rsidR="00D153F5" w:rsidRPr="00161731" w:rsidDel="00041CFE" w:rsidRDefault="00D153F5" w:rsidP="00D153F5">
      <w:pPr>
        <w:spacing w:line="312" w:lineRule="auto"/>
        <w:ind w:firstLine="567"/>
        <w:textAlignment w:val="top"/>
        <w:rPr>
          <w:del w:id="13840" w:author="Александр" w:date="2020-04-13T09:04:00Z"/>
          <w:rFonts w:ascii="Arial" w:hAnsi="Arial" w:cs="Arial"/>
          <w:color w:val="000000"/>
          <w:szCs w:val="24"/>
        </w:rPr>
      </w:pPr>
      <w:del w:id="13841" w:author="Александр" w:date="2020-04-13T09:04:00Z">
        <w:r w:rsidRPr="00161731" w:rsidDel="00041CFE">
          <w:rPr>
            <w:rFonts w:ascii="Arial" w:hAnsi="Arial" w:cs="Arial"/>
            <w:color w:val="000000"/>
            <w:szCs w:val="24"/>
          </w:rPr>
          <w:delText>Кодирование рабочих мест выполняется с использованием букв латинского алфавита</w:delText>
        </w:r>
        <w:r w:rsidDel="00041CFE">
          <w:rPr>
            <w:rFonts w:ascii="Arial" w:hAnsi="Arial" w:cs="Arial"/>
            <w:color w:val="000000"/>
            <w:szCs w:val="24"/>
          </w:rPr>
          <w:delText xml:space="preserve"> в сочетании с любыми символами</w:delText>
        </w:r>
        <w:r w:rsidRPr="00161731" w:rsidDel="00041CFE">
          <w:rPr>
            <w:rFonts w:ascii="Arial" w:hAnsi="Arial" w:cs="Arial"/>
            <w:color w:val="000000"/>
            <w:szCs w:val="24"/>
          </w:rPr>
          <w:delText xml:space="preserve"> и символа «-» в качестве разделителя. Количество символов в коде не более 8.</w:delText>
        </w:r>
        <w:bookmarkStart w:id="13842" w:name="_Toc67554735"/>
        <w:bookmarkStart w:id="13843" w:name="_Toc67556072"/>
        <w:bookmarkStart w:id="13844" w:name="_Toc67557125"/>
        <w:bookmarkEnd w:id="13842"/>
        <w:bookmarkEnd w:id="13843"/>
        <w:bookmarkEnd w:id="13844"/>
      </w:del>
    </w:p>
    <w:p w14:paraId="2D2443F6" w14:textId="06D904E5" w:rsidR="00D153F5" w:rsidRPr="004E2FC8" w:rsidDel="00041CFE" w:rsidRDefault="00D153F5" w:rsidP="00D153F5">
      <w:pPr>
        <w:spacing w:line="312" w:lineRule="auto"/>
        <w:ind w:firstLine="567"/>
        <w:textAlignment w:val="top"/>
        <w:rPr>
          <w:del w:id="13845" w:author="Александр" w:date="2020-04-13T09:04:00Z"/>
          <w:rFonts w:ascii="Arial" w:hAnsi="Arial" w:cs="Arial"/>
          <w:color w:val="000000"/>
          <w:szCs w:val="24"/>
        </w:rPr>
      </w:pPr>
      <w:del w:id="13846" w:author="Александр" w:date="2020-04-13T09:04:00Z">
        <w:r w:rsidRPr="00161731" w:rsidDel="00041CFE">
          <w:rPr>
            <w:rFonts w:ascii="Arial" w:hAnsi="Arial" w:cs="Arial"/>
            <w:color w:val="000000"/>
            <w:szCs w:val="24"/>
          </w:rPr>
          <w:delText>Кодирование рабочих мест вида Z001 «Машина»</w:delText>
        </w:r>
        <w:r w:rsidDel="00041CFE">
          <w:rPr>
            <w:rFonts w:ascii="Arial" w:hAnsi="Arial" w:cs="Arial"/>
            <w:color w:val="000000"/>
            <w:szCs w:val="24"/>
          </w:rPr>
          <w:delText xml:space="preserve"> ведется по маске кода вида</w:delText>
        </w:r>
        <w:r w:rsidRPr="00161731" w:rsidDel="00041CFE">
          <w:rPr>
            <w:rFonts w:ascii="Arial" w:hAnsi="Arial" w:cs="Arial"/>
            <w:color w:val="000000"/>
            <w:szCs w:val="24"/>
          </w:rPr>
          <w:delText xml:space="preserve"> MSN-</w:delText>
        </w:r>
        <w:r w:rsidDel="00041CFE">
          <w:rPr>
            <w:rFonts w:ascii="Arial" w:hAnsi="Arial" w:cs="Arial"/>
            <w:color w:val="000000"/>
            <w:szCs w:val="24"/>
            <w:lang w:val="en-US"/>
          </w:rPr>
          <w:delText>NNNN</w:delText>
        </w:r>
        <w:r w:rsidRPr="00161731" w:rsidDel="00041CFE">
          <w:rPr>
            <w:rFonts w:ascii="Arial" w:hAnsi="Arial" w:cs="Arial"/>
            <w:color w:val="000000"/>
            <w:szCs w:val="24"/>
          </w:rPr>
          <w:delText>, где</w:delText>
        </w:r>
        <w:r w:rsidDel="00041CFE">
          <w:rPr>
            <w:rFonts w:ascii="Arial" w:hAnsi="Arial" w:cs="Arial"/>
            <w:color w:val="000000"/>
            <w:szCs w:val="24"/>
          </w:rPr>
          <w:delText xml:space="preserve">: </w:delText>
        </w:r>
        <w:r w:rsidRPr="004E2FC8" w:rsidDel="00041CFE">
          <w:rPr>
            <w:rFonts w:ascii="Arial" w:hAnsi="Arial" w:cs="Arial"/>
            <w:color w:val="000000"/>
            <w:szCs w:val="24"/>
          </w:rPr>
          <w:delText>MSN – префикс для рабочего места вида Z001 «Машина»;</w:delText>
        </w:r>
        <w:r w:rsidDel="00041CFE">
          <w:rPr>
            <w:rFonts w:ascii="Arial" w:hAnsi="Arial" w:cs="Arial"/>
            <w:color w:val="000000"/>
            <w:szCs w:val="24"/>
          </w:rPr>
          <w:delText xml:space="preserve"> </w:delText>
        </w:r>
        <w:r w:rsidRPr="004E2FC8" w:rsidDel="00041CFE">
          <w:rPr>
            <w:rFonts w:ascii="Arial" w:hAnsi="Arial" w:cs="Arial"/>
            <w:color w:val="000000"/>
            <w:szCs w:val="24"/>
          </w:rPr>
          <w:delText>«-» - разделитель;</w:delText>
        </w:r>
        <w:r w:rsidDel="00041CFE">
          <w:rPr>
            <w:rFonts w:ascii="Arial" w:hAnsi="Arial" w:cs="Arial"/>
            <w:color w:val="000000"/>
            <w:szCs w:val="24"/>
          </w:rPr>
          <w:delText xml:space="preserve"> </w:delText>
        </w:r>
        <w:r w:rsidRPr="004E2FC8" w:rsidDel="00041CFE">
          <w:rPr>
            <w:rFonts w:ascii="Arial" w:hAnsi="Arial" w:cs="Arial"/>
            <w:color w:val="000000"/>
            <w:szCs w:val="24"/>
          </w:rPr>
          <w:delText>5-8 символы – порядковый номер рабочего места вида Z001 «Машина».</w:delText>
        </w:r>
        <w:bookmarkStart w:id="13847" w:name="_Toc67554736"/>
        <w:bookmarkStart w:id="13848" w:name="_Toc67556073"/>
        <w:bookmarkStart w:id="13849" w:name="_Toc67557126"/>
        <w:bookmarkEnd w:id="13847"/>
        <w:bookmarkEnd w:id="13848"/>
        <w:bookmarkEnd w:id="13849"/>
      </w:del>
    </w:p>
    <w:p w14:paraId="634FFF25" w14:textId="60038635" w:rsidR="00D153F5" w:rsidRPr="009D7F34" w:rsidDel="00041CFE" w:rsidRDefault="00D153F5" w:rsidP="00D153F5">
      <w:pPr>
        <w:spacing w:line="312" w:lineRule="auto"/>
        <w:ind w:firstLine="567"/>
        <w:textAlignment w:val="top"/>
        <w:rPr>
          <w:del w:id="13850" w:author="Александр" w:date="2020-04-13T09:04:00Z"/>
          <w:rFonts w:ascii="Arial" w:hAnsi="Arial" w:cs="Arial"/>
          <w:color w:val="000000"/>
          <w:szCs w:val="24"/>
        </w:rPr>
      </w:pPr>
      <w:del w:id="13851" w:author="Александр" w:date="2020-04-13T09:04:00Z">
        <w:r w:rsidDel="00041CFE">
          <w:rPr>
            <w:rFonts w:ascii="Arial" w:hAnsi="Arial" w:cs="Arial"/>
            <w:color w:val="000000"/>
            <w:szCs w:val="24"/>
          </w:rPr>
          <w:delText>Кодирование</w:delText>
        </w:r>
        <w:r w:rsidRPr="00161731" w:rsidDel="00041CFE">
          <w:rPr>
            <w:rFonts w:ascii="Arial" w:hAnsi="Arial" w:cs="Arial"/>
            <w:color w:val="000000"/>
            <w:szCs w:val="24"/>
          </w:rPr>
          <w:delText xml:space="preserve"> рабочих мест вида Z002 «Подразделение </w:delText>
        </w:r>
        <w:r w:rsidDel="00041CFE">
          <w:rPr>
            <w:rFonts w:ascii="Arial" w:hAnsi="Arial" w:cs="Arial"/>
            <w:color w:val="000000"/>
            <w:szCs w:val="24"/>
          </w:rPr>
          <w:delText>Компании</w:delText>
        </w:r>
        <w:r w:rsidRPr="00161731" w:rsidDel="00041CFE">
          <w:rPr>
            <w:rFonts w:ascii="Arial" w:hAnsi="Arial" w:cs="Arial"/>
            <w:color w:val="000000"/>
            <w:szCs w:val="24"/>
          </w:rPr>
          <w:delText>»</w:delText>
        </w:r>
        <w:r w:rsidDel="00041CFE">
          <w:rPr>
            <w:rFonts w:ascii="Arial" w:hAnsi="Arial" w:cs="Arial"/>
            <w:color w:val="000000"/>
            <w:szCs w:val="24"/>
          </w:rPr>
          <w:delText xml:space="preserve"> у которых</w:delText>
        </w:r>
        <w:r w:rsidRPr="006950E2" w:rsidDel="00041CFE">
          <w:rPr>
            <w:rFonts w:ascii="Arial" w:hAnsi="Arial" w:cs="Arial"/>
            <w:color w:val="000000"/>
            <w:szCs w:val="24"/>
          </w:rPr>
          <w:delText xml:space="preserve"> есть свой идентичный номер в рамках </w:delText>
        </w:r>
        <w:r w:rsidDel="00041CFE">
          <w:rPr>
            <w:rFonts w:ascii="Arial" w:hAnsi="Arial" w:cs="Arial"/>
            <w:color w:val="000000"/>
            <w:szCs w:val="24"/>
          </w:rPr>
          <w:delText xml:space="preserve">Компании ведется по маске кода вида </w:delText>
        </w:r>
        <w:r w:rsidRPr="00C15AE3" w:rsidDel="00041CFE">
          <w:rPr>
            <w:rFonts w:ascii="Arial" w:hAnsi="Arial" w:cs="Arial"/>
            <w:color w:val="000000"/>
            <w:szCs w:val="24"/>
          </w:rPr>
          <w:delText>С-ХХХХXХ</w:delText>
        </w:r>
        <w:r w:rsidRPr="00161731" w:rsidDel="00041CFE">
          <w:rPr>
            <w:rFonts w:ascii="Arial" w:hAnsi="Arial" w:cs="Arial"/>
            <w:color w:val="000000"/>
            <w:szCs w:val="24"/>
          </w:rPr>
          <w:delText>, где</w:delText>
        </w:r>
        <w:r w:rsidDel="00041CFE">
          <w:rPr>
            <w:rFonts w:ascii="Arial" w:hAnsi="Arial" w:cs="Arial"/>
            <w:color w:val="000000"/>
            <w:szCs w:val="24"/>
          </w:rPr>
          <w:delText>: С – префикс</w:delText>
        </w:r>
        <w:r w:rsidRPr="00C15AE3" w:rsidDel="00041CFE">
          <w:rPr>
            <w:rFonts w:ascii="Arial" w:hAnsi="Arial" w:cs="Arial"/>
            <w:color w:val="000000"/>
            <w:szCs w:val="24"/>
          </w:rPr>
          <w:delText xml:space="preserve"> </w:delText>
        </w:r>
        <w:r w:rsidRPr="004E2FC8" w:rsidDel="00041CFE">
          <w:rPr>
            <w:rFonts w:ascii="Arial" w:hAnsi="Arial" w:cs="Arial"/>
            <w:color w:val="000000"/>
            <w:szCs w:val="24"/>
          </w:rPr>
          <w:delText xml:space="preserve">для рабочего места вида </w:delText>
        </w:r>
        <w:r w:rsidRPr="00161731" w:rsidDel="00041CFE">
          <w:rPr>
            <w:rFonts w:ascii="Arial" w:hAnsi="Arial" w:cs="Arial"/>
            <w:color w:val="000000"/>
            <w:szCs w:val="24"/>
          </w:rPr>
          <w:delText xml:space="preserve">Z002 «Подразделение </w:delText>
        </w:r>
        <w:r w:rsidDel="00041CFE">
          <w:rPr>
            <w:rFonts w:ascii="Arial" w:hAnsi="Arial" w:cs="Arial"/>
            <w:color w:val="000000"/>
            <w:szCs w:val="24"/>
          </w:rPr>
          <w:delText>Компании</w:delText>
        </w:r>
        <w:r w:rsidRPr="00161731" w:rsidDel="00041CFE">
          <w:rPr>
            <w:rFonts w:ascii="Arial" w:hAnsi="Arial" w:cs="Arial"/>
            <w:color w:val="000000"/>
            <w:szCs w:val="24"/>
          </w:rPr>
          <w:delText>»</w:delText>
        </w:r>
        <w:r w:rsidDel="00041CFE">
          <w:rPr>
            <w:rFonts w:ascii="Arial" w:hAnsi="Arial" w:cs="Arial"/>
            <w:color w:val="000000"/>
            <w:szCs w:val="24"/>
          </w:rPr>
          <w:delText>;</w:delText>
        </w:r>
        <w:r w:rsidRPr="004E2FC8" w:rsidDel="00041CFE">
          <w:rPr>
            <w:rFonts w:ascii="Arial" w:hAnsi="Arial" w:cs="Arial"/>
            <w:color w:val="000000"/>
            <w:szCs w:val="24"/>
          </w:rPr>
          <w:delText xml:space="preserve"> </w:delText>
        </w:r>
        <w:r w:rsidDel="00041CFE">
          <w:rPr>
            <w:rFonts w:ascii="Arial" w:hAnsi="Arial" w:cs="Arial"/>
            <w:color w:val="000000"/>
            <w:szCs w:val="24"/>
          </w:rPr>
          <w:delText>3-8 символы</w:delText>
        </w:r>
        <w:r w:rsidRPr="004E2FC8" w:rsidDel="00041CFE">
          <w:rPr>
            <w:rFonts w:ascii="Arial" w:hAnsi="Arial" w:cs="Arial"/>
            <w:color w:val="000000"/>
            <w:szCs w:val="24"/>
          </w:rPr>
          <w:delText xml:space="preserve"> – </w:delText>
        </w:r>
        <w:r w:rsidRPr="009D7F34" w:rsidDel="00041CFE">
          <w:rPr>
            <w:rFonts w:ascii="Arial" w:hAnsi="Arial" w:cs="Arial"/>
            <w:color w:val="000000"/>
            <w:szCs w:val="24"/>
          </w:rPr>
          <w:delText>уникальный код структурного подразделения в пределах Компании.</w:delText>
        </w:r>
        <w:bookmarkStart w:id="13852" w:name="_Toc67554737"/>
        <w:bookmarkStart w:id="13853" w:name="_Toc67556074"/>
        <w:bookmarkStart w:id="13854" w:name="_Toc67557127"/>
        <w:bookmarkEnd w:id="13852"/>
        <w:bookmarkEnd w:id="13853"/>
        <w:bookmarkEnd w:id="13854"/>
      </w:del>
    </w:p>
    <w:p w14:paraId="0EFC12EC" w14:textId="2E32383E" w:rsidR="00D153F5" w:rsidRPr="004E2FC8" w:rsidDel="00041CFE" w:rsidRDefault="00D153F5" w:rsidP="00D153F5">
      <w:pPr>
        <w:spacing w:line="312" w:lineRule="auto"/>
        <w:ind w:firstLine="567"/>
        <w:textAlignment w:val="top"/>
        <w:rPr>
          <w:del w:id="13855" w:author="Александр" w:date="2020-04-13T09:04:00Z"/>
          <w:rFonts w:ascii="Arial" w:hAnsi="Arial" w:cs="Arial"/>
          <w:color w:val="000000"/>
          <w:szCs w:val="24"/>
        </w:rPr>
      </w:pPr>
      <w:del w:id="13856" w:author="Александр" w:date="2020-04-13T09:04:00Z">
        <w:r w:rsidRPr="009D7F34" w:rsidDel="00041CFE">
          <w:rPr>
            <w:rFonts w:ascii="Arial" w:hAnsi="Arial" w:cs="Arial"/>
            <w:color w:val="000000"/>
            <w:szCs w:val="24"/>
          </w:rPr>
          <w:delText>Маска кода для типового рабочего места имеет вид С-TYPICO, где: С – префикс для рабочего места вида Z002 «Подразделение Компании»; TYPIC</w:delText>
        </w:r>
        <w:r w:rsidRPr="009D7F34" w:rsidDel="00041CFE">
          <w:rPr>
            <w:rFonts w:ascii="Arial" w:hAnsi="Arial" w:cs="Arial"/>
            <w:color w:val="000000"/>
            <w:szCs w:val="24"/>
            <w:lang w:val="en-US"/>
          </w:rPr>
          <w:delText>O</w:delText>
        </w:r>
        <w:r w:rsidRPr="009D7F34" w:rsidDel="00041CFE">
          <w:rPr>
            <w:rFonts w:ascii="Arial" w:hAnsi="Arial" w:cs="Arial"/>
            <w:color w:val="000000"/>
            <w:szCs w:val="24"/>
          </w:rPr>
          <w:delText xml:space="preserve"> - признак типового рабочего места.</w:delText>
        </w:r>
        <w:r w:rsidRPr="004E2FC8" w:rsidDel="00041CFE">
          <w:rPr>
            <w:rFonts w:ascii="Arial" w:hAnsi="Arial" w:cs="Arial"/>
            <w:color w:val="000000"/>
            <w:szCs w:val="24"/>
          </w:rPr>
          <w:delText xml:space="preserve"> </w:delText>
        </w:r>
        <w:bookmarkStart w:id="13857" w:name="_Toc67554738"/>
        <w:bookmarkStart w:id="13858" w:name="_Toc67556075"/>
        <w:bookmarkStart w:id="13859" w:name="_Toc67557128"/>
        <w:bookmarkEnd w:id="13857"/>
        <w:bookmarkEnd w:id="13858"/>
        <w:bookmarkEnd w:id="13859"/>
      </w:del>
    </w:p>
    <w:p w14:paraId="776EB176" w14:textId="2EF2F396" w:rsidR="00D153F5" w:rsidDel="00041CFE" w:rsidRDefault="00D153F5" w:rsidP="00D153F5">
      <w:pPr>
        <w:spacing w:line="312" w:lineRule="auto"/>
        <w:ind w:firstLine="567"/>
        <w:textAlignment w:val="top"/>
        <w:rPr>
          <w:del w:id="13860" w:author="Александр" w:date="2020-04-13T09:04:00Z"/>
          <w:rFonts w:ascii="Arial" w:hAnsi="Arial" w:cs="Arial"/>
          <w:color w:val="000000"/>
          <w:szCs w:val="24"/>
        </w:rPr>
      </w:pPr>
      <w:del w:id="13861" w:author="Александр" w:date="2020-04-13T09:04:00Z">
        <w:r w:rsidRPr="00161731" w:rsidDel="00041CFE">
          <w:rPr>
            <w:rFonts w:ascii="Arial" w:hAnsi="Arial" w:cs="Arial"/>
            <w:color w:val="000000"/>
            <w:szCs w:val="24"/>
          </w:rPr>
          <w:delText>Кодирование рабочих мест вида Z003 «Подрядная организация</w:delText>
        </w:r>
        <w:r w:rsidDel="00041CFE">
          <w:rPr>
            <w:rFonts w:ascii="Arial" w:hAnsi="Arial" w:cs="Arial"/>
            <w:color w:val="000000"/>
            <w:szCs w:val="24"/>
          </w:rPr>
          <w:delText>» ведется по маске кода вида</w:delText>
        </w:r>
        <w:r w:rsidRPr="00161731" w:rsidDel="00041CFE">
          <w:rPr>
            <w:rFonts w:ascii="Arial" w:hAnsi="Arial" w:cs="Arial"/>
            <w:color w:val="000000"/>
            <w:szCs w:val="24"/>
          </w:rPr>
          <w:delText xml:space="preserve"> </w:delText>
        </w:r>
        <w:r w:rsidRPr="00C15AE3" w:rsidDel="00041CFE">
          <w:rPr>
            <w:rFonts w:ascii="Arial" w:hAnsi="Arial" w:cs="Arial"/>
            <w:color w:val="000000"/>
            <w:szCs w:val="24"/>
          </w:rPr>
          <w:delText>SТ-XXYYY</w:delText>
        </w:r>
        <w:r w:rsidRPr="00161731" w:rsidDel="00041CFE">
          <w:rPr>
            <w:rFonts w:ascii="Arial" w:hAnsi="Arial" w:cs="Arial"/>
            <w:color w:val="000000"/>
            <w:szCs w:val="24"/>
          </w:rPr>
          <w:delText>, где</w:delText>
        </w:r>
        <w:r w:rsidDel="00041CFE">
          <w:rPr>
            <w:rFonts w:ascii="Arial" w:hAnsi="Arial" w:cs="Arial"/>
            <w:color w:val="000000"/>
            <w:szCs w:val="24"/>
          </w:rPr>
          <w:delText>: ST</w:delText>
        </w:r>
        <w:r w:rsidRPr="004E2FC8" w:rsidDel="00041CFE">
          <w:rPr>
            <w:rFonts w:ascii="Arial" w:hAnsi="Arial" w:cs="Arial"/>
            <w:color w:val="000000"/>
            <w:szCs w:val="24"/>
          </w:rPr>
          <w:delText xml:space="preserve"> – префикс для рабочего места вида Z003 «Подрядная организация»;</w:delText>
        </w:r>
        <w:r w:rsidDel="00041CFE">
          <w:rPr>
            <w:rFonts w:ascii="Arial" w:hAnsi="Arial" w:cs="Arial"/>
            <w:color w:val="000000"/>
            <w:szCs w:val="24"/>
          </w:rPr>
          <w:delText xml:space="preserve"> </w:delText>
        </w:r>
        <w:r w:rsidRPr="004E2FC8" w:rsidDel="00041CFE">
          <w:rPr>
            <w:rFonts w:ascii="Arial" w:hAnsi="Arial" w:cs="Arial"/>
            <w:color w:val="000000"/>
            <w:szCs w:val="24"/>
          </w:rPr>
          <w:delText>«-» - разделитель;</w:delText>
        </w:r>
        <w:r w:rsidDel="00041CFE">
          <w:rPr>
            <w:rFonts w:ascii="Arial" w:hAnsi="Arial" w:cs="Arial"/>
            <w:color w:val="000000"/>
            <w:szCs w:val="24"/>
          </w:rPr>
          <w:delText xml:space="preserve"> 4–</w:delText>
        </w:r>
        <w:r w:rsidRPr="00C15AE3" w:rsidDel="00041CFE">
          <w:rPr>
            <w:rFonts w:ascii="Arial" w:hAnsi="Arial" w:cs="Arial"/>
            <w:color w:val="000000"/>
            <w:szCs w:val="24"/>
          </w:rPr>
          <w:delText xml:space="preserve">5 символы – порядковый номер </w:delText>
        </w:r>
        <w:r w:rsidRPr="004E2FC8" w:rsidDel="00041CFE">
          <w:rPr>
            <w:rFonts w:ascii="Arial" w:hAnsi="Arial" w:cs="Arial"/>
            <w:color w:val="000000"/>
            <w:szCs w:val="24"/>
          </w:rPr>
          <w:delText>рабочего места вида Z003 «Подрядная организация»</w:delText>
        </w:r>
        <w:r w:rsidDel="00041CFE">
          <w:rPr>
            <w:rFonts w:ascii="Arial" w:hAnsi="Arial" w:cs="Arial"/>
            <w:color w:val="000000"/>
            <w:szCs w:val="24"/>
          </w:rPr>
          <w:delText>;</w:delText>
        </w:r>
        <w:r w:rsidRPr="004E2FC8" w:rsidDel="00041CFE">
          <w:rPr>
            <w:rFonts w:ascii="Arial" w:hAnsi="Arial" w:cs="Arial"/>
            <w:color w:val="000000"/>
            <w:szCs w:val="24"/>
          </w:rPr>
          <w:delText xml:space="preserve"> </w:delText>
        </w:r>
        <w:r w:rsidDel="00041CFE">
          <w:rPr>
            <w:rFonts w:ascii="Arial" w:hAnsi="Arial" w:cs="Arial"/>
            <w:color w:val="000000"/>
            <w:szCs w:val="24"/>
          </w:rPr>
          <w:delText>6</w:delText>
        </w:r>
        <w:r w:rsidRPr="004E2FC8" w:rsidDel="00041CFE">
          <w:rPr>
            <w:rFonts w:ascii="Arial" w:hAnsi="Arial" w:cs="Arial"/>
            <w:color w:val="000000"/>
            <w:szCs w:val="24"/>
          </w:rPr>
          <w:delText>-8 символы – порядковый номер рабочего места вида Z003 «Подрядная организация»</w:delText>
        </w:r>
        <w:r w:rsidDel="00041CFE">
          <w:rPr>
            <w:rFonts w:ascii="Arial" w:hAnsi="Arial" w:cs="Arial"/>
            <w:color w:val="000000"/>
            <w:szCs w:val="24"/>
          </w:rPr>
          <w:delText>, созданного для от</w:delText>
        </w:r>
        <w:r w:rsidRPr="00C15AE3" w:rsidDel="00041CFE">
          <w:rPr>
            <w:rFonts w:ascii="Arial" w:hAnsi="Arial" w:cs="Arial"/>
            <w:color w:val="000000"/>
            <w:szCs w:val="24"/>
          </w:rPr>
          <w:delText>дельного договора подрядной организации</w:delText>
        </w:r>
        <w:r w:rsidRPr="004E2FC8" w:rsidDel="00041CFE">
          <w:rPr>
            <w:rFonts w:ascii="Arial" w:hAnsi="Arial" w:cs="Arial"/>
            <w:color w:val="000000"/>
            <w:szCs w:val="24"/>
          </w:rPr>
          <w:delText>.</w:delText>
        </w:r>
        <w:bookmarkStart w:id="13862" w:name="_Toc67554739"/>
        <w:bookmarkStart w:id="13863" w:name="_Toc67556076"/>
        <w:bookmarkStart w:id="13864" w:name="_Toc67557129"/>
        <w:bookmarkEnd w:id="13862"/>
        <w:bookmarkEnd w:id="13863"/>
        <w:bookmarkEnd w:id="13864"/>
      </w:del>
    </w:p>
    <w:p w14:paraId="6C9AF1E0" w14:textId="77777777" w:rsidR="00D153F5" w:rsidRPr="00FB401A" w:rsidRDefault="00D153F5" w:rsidP="00197D54">
      <w:pPr>
        <w:pStyle w:val="3"/>
      </w:pPr>
      <w:bookmarkStart w:id="13865" w:name="_Toc521083848"/>
      <w:bookmarkStart w:id="13866" w:name="_Toc521340988"/>
      <w:bookmarkStart w:id="13867" w:name="_Toc521439508"/>
      <w:bookmarkStart w:id="13868" w:name="_Toc67557130"/>
      <w:r>
        <w:t>К</w:t>
      </w:r>
      <w:r w:rsidRPr="00FB401A">
        <w:t>лючевые параметры объекта</w:t>
      </w:r>
      <w:bookmarkEnd w:id="13865"/>
      <w:bookmarkEnd w:id="13866"/>
      <w:bookmarkEnd w:id="13867"/>
      <w:bookmarkEnd w:id="13868"/>
    </w:p>
    <w:p w14:paraId="0F3E21E1" w14:textId="77777777" w:rsidR="00D153F5" w:rsidRDefault="00D153F5" w:rsidP="00D153F5">
      <w:pPr>
        <w:spacing w:after="120" w:line="276" w:lineRule="auto"/>
        <w:ind w:firstLine="567"/>
        <w:rPr>
          <w:rFonts w:ascii="Arial" w:hAnsi="Arial" w:cs="Arial"/>
        </w:rPr>
      </w:pPr>
      <w:r>
        <w:rPr>
          <w:rFonts w:ascii="Arial" w:hAnsi="Arial" w:cs="Arial"/>
        </w:rPr>
        <w:t>Ключевыми параметрами объекта являются:</w:t>
      </w:r>
    </w:p>
    <w:p w14:paraId="5DA65FD2" w14:textId="77777777" w:rsidR="00D153F5" w:rsidRPr="00E71C9B" w:rsidRDefault="00D153F5" w:rsidP="00F45D35">
      <w:pPr>
        <w:pStyle w:val="afc"/>
        <w:numPr>
          <w:ilvl w:val="0"/>
          <w:numId w:val="17"/>
        </w:numPr>
        <w:spacing w:after="120" w:line="276" w:lineRule="auto"/>
        <w:ind w:left="851" w:hanging="284"/>
        <w:rPr>
          <w:rFonts w:ascii="Arial" w:hAnsi="Arial" w:cs="Arial"/>
          <w:szCs w:val="24"/>
        </w:rPr>
      </w:pPr>
      <w:r w:rsidRPr="00E71C9B">
        <w:rPr>
          <w:rFonts w:ascii="Arial" w:hAnsi="Arial" w:cs="Arial"/>
          <w:szCs w:val="24"/>
          <w:lang w:val="en-US"/>
        </w:rPr>
        <w:t>WERKS</w:t>
      </w:r>
      <w:r w:rsidRPr="00E71C9B">
        <w:rPr>
          <w:rFonts w:ascii="Arial" w:hAnsi="Arial" w:cs="Arial"/>
          <w:szCs w:val="24"/>
        </w:rPr>
        <w:t xml:space="preserve"> - Завод,</w:t>
      </w:r>
    </w:p>
    <w:p w14:paraId="52B6E623" w14:textId="77777777" w:rsidR="00D153F5" w:rsidRPr="00E71C9B" w:rsidRDefault="00D153F5" w:rsidP="00F45D35">
      <w:pPr>
        <w:pStyle w:val="afc"/>
        <w:numPr>
          <w:ilvl w:val="0"/>
          <w:numId w:val="17"/>
        </w:numPr>
        <w:spacing w:after="120" w:line="276" w:lineRule="auto"/>
        <w:ind w:left="851" w:hanging="284"/>
        <w:rPr>
          <w:rFonts w:ascii="Arial" w:hAnsi="Arial" w:cs="Arial"/>
          <w:szCs w:val="24"/>
        </w:rPr>
      </w:pPr>
      <w:r w:rsidRPr="00E71C9B">
        <w:rPr>
          <w:rFonts w:ascii="Arial" w:hAnsi="Arial" w:cs="Arial"/>
          <w:szCs w:val="24"/>
        </w:rPr>
        <w:t>VERWE - Вид рабочего места,</w:t>
      </w:r>
    </w:p>
    <w:p w14:paraId="4DA7A74D" w14:textId="77777777" w:rsidR="00D153F5" w:rsidRPr="00E71C9B" w:rsidRDefault="00D153F5" w:rsidP="00F45D35">
      <w:pPr>
        <w:pStyle w:val="afc"/>
        <w:numPr>
          <w:ilvl w:val="0"/>
          <w:numId w:val="17"/>
        </w:numPr>
        <w:spacing w:after="240" w:line="276" w:lineRule="auto"/>
        <w:ind w:left="851" w:hanging="284"/>
        <w:rPr>
          <w:rFonts w:ascii="Arial" w:hAnsi="Arial" w:cs="Arial"/>
          <w:szCs w:val="24"/>
        </w:rPr>
      </w:pPr>
      <w:r w:rsidRPr="00E71C9B">
        <w:rPr>
          <w:rFonts w:ascii="Arial" w:hAnsi="Arial" w:cs="Arial"/>
          <w:szCs w:val="24"/>
        </w:rPr>
        <w:t>ARBPL - Рабочее место.</w:t>
      </w:r>
    </w:p>
    <w:p w14:paraId="33CA25F7" w14:textId="77777777" w:rsidR="00D153F5" w:rsidRDefault="00D153F5" w:rsidP="00D153F5">
      <w:pPr>
        <w:spacing w:after="240" w:line="276" w:lineRule="auto"/>
        <w:ind w:firstLine="567"/>
        <w:rPr>
          <w:rFonts w:ascii="Arial" w:hAnsi="Arial" w:cs="Arial"/>
          <w:i/>
          <w:color w:val="7F7F7F" w:themeColor="text1" w:themeTint="80"/>
        </w:rPr>
        <w:sectPr w:rsidR="00D153F5" w:rsidSect="008D4E24">
          <w:headerReference w:type="default" r:id="rId80"/>
          <w:footerReference w:type="default" r:id="rId81"/>
          <w:headerReference w:type="first" r:id="rId82"/>
          <w:pgSz w:w="11907" w:h="16840" w:code="9"/>
          <w:pgMar w:top="1134" w:right="567" w:bottom="1134" w:left="1134" w:header="737" w:footer="283" w:gutter="0"/>
          <w:cols w:space="708"/>
          <w:docGrid w:linePitch="360"/>
        </w:sectPr>
      </w:pPr>
    </w:p>
    <w:p w14:paraId="6D1F4B45" w14:textId="77777777" w:rsidR="00D153F5" w:rsidRPr="003F2961" w:rsidRDefault="00D153F5" w:rsidP="00197D54">
      <w:pPr>
        <w:pStyle w:val="3"/>
      </w:pPr>
      <w:bookmarkStart w:id="13869" w:name="_Toc521083849"/>
      <w:bookmarkStart w:id="13870" w:name="_Toc521340989"/>
      <w:bookmarkStart w:id="13871" w:name="_Toc521439509"/>
      <w:bookmarkStart w:id="13872" w:name="_Toc67557131"/>
      <w:r w:rsidRPr="003F2961">
        <w:lastRenderedPageBreak/>
        <w:t>Модель данных объекта</w:t>
      </w:r>
      <w:bookmarkEnd w:id="13869"/>
      <w:bookmarkEnd w:id="13870"/>
      <w:bookmarkEnd w:id="13871"/>
      <w:bookmarkEnd w:id="13872"/>
    </w:p>
    <w:p w14:paraId="64978E66" w14:textId="4DF25AD4" w:rsidR="00D153F5" w:rsidRPr="00D63841" w:rsidRDefault="00D153F5" w:rsidP="00E16A62">
      <w:pPr>
        <w:pStyle w:val="a9"/>
        <w:keepNext/>
        <w:spacing w:after="240" w:afterAutospacing="0" w:line="276" w:lineRule="auto"/>
        <w:ind w:right="-596"/>
        <w:jc w:val="right"/>
        <w:rPr>
          <w:rFonts w:ascii="Arial" w:hAnsi="Arial" w:cs="Arial"/>
          <w:b/>
          <w:sz w:val="22"/>
        </w:rPr>
      </w:pPr>
      <w:r w:rsidRPr="00321205">
        <w:rPr>
          <w:rFonts w:ascii="Arial" w:hAnsi="Arial" w:cs="Arial"/>
          <w:b/>
          <w:sz w:val="22"/>
        </w:rPr>
        <w:t xml:space="preserve">Таблица </w:t>
      </w:r>
      <w:ins w:id="13873" w:author="Александр" w:date="2020-04-13T13:14:00Z">
        <w:r w:rsidR="0036397B">
          <w:rPr>
            <w:rFonts w:ascii="Arial" w:hAnsi="Arial" w:cs="Arial"/>
            <w:b/>
            <w:sz w:val="22"/>
          </w:rPr>
          <w:t>43</w:t>
        </w:r>
      </w:ins>
      <w:del w:id="13874" w:author="Александр" w:date="2020-04-13T13:14:00Z">
        <w:r w:rsidR="00156F97" w:rsidDel="00870994">
          <w:rPr>
            <w:rFonts w:ascii="Arial" w:hAnsi="Arial" w:cs="Arial"/>
            <w:b/>
            <w:sz w:val="22"/>
          </w:rPr>
          <w:delText>38</w:delText>
        </w:r>
      </w:del>
      <w:r>
        <w:rPr>
          <w:rFonts w:ascii="Arial" w:hAnsi="Arial" w:cs="Arial"/>
          <w:b/>
          <w:sz w:val="22"/>
        </w:rPr>
        <w:t xml:space="preserve">. </w:t>
      </w:r>
      <w:r w:rsidRPr="00321205">
        <w:rPr>
          <w:rFonts w:ascii="Arial" w:hAnsi="Arial" w:cs="Arial"/>
          <w:b/>
          <w:sz w:val="22"/>
        </w:rPr>
        <w:t xml:space="preserve">Модель данных </w:t>
      </w:r>
      <w:r>
        <w:rPr>
          <w:rFonts w:ascii="Arial" w:hAnsi="Arial" w:cs="Arial"/>
          <w:b/>
          <w:sz w:val="22"/>
          <w:lang w:val="en-US"/>
        </w:rPr>
        <w:t>PM</w:t>
      </w:r>
      <w:r w:rsidRPr="00B43B88">
        <w:rPr>
          <w:rFonts w:ascii="Arial" w:hAnsi="Arial" w:cs="Arial"/>
          <w:b/>
          <w:sz w:val="22"/>
        </w:rPr>
        <w:t xml:space="preserve">_39 </w:t>
      </w:r>
      <w:r>
        <w:rPr>
          <w:rFonts w:ascii="Arial" w:hAnsi="Arial" w:cs="Arial"/>
          <w:b/>
          <w:sz w:val="22"/>
        </w:rPr>
        <w:t>Рабочие места</w:t>
      </w:r>
    </w:p>
    <w:tbl>
      <w:tblPr>
        <w:tblW w:w="569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52"/>
        <w:gridCol w:w="1275"/>
        <w:gridCol w:w="1686"/>
        <w:gridCol w:w="2939"/>
        <w:gridCol w:w="1329"/>
        <w:gridCol w:w="1478"/>
        <w:gridCol w:w="1859"/>
        <w:gridCol w:w="1826"/>
        <w:gridCol w:w="1176"/>
        <w:gridCol w:w="1392"/>
        <w:gridCol w:w="1054"/>
      </w:tblGrid>
      <w:tr w:rsidR="00D153F5" w:rsidRPr="0086487D" w14:paraId="3D284399" w14:textId="77777777" w:rsidTr="00D7375F">
        <w:trPr>
          <w:cantSplit/>
          <w:trHeight w:val="397"/>
          <w:tblHeader/>
          <w:jc w:val="center"/>
        </w:trPr>
        <w:tc>
          <w:tcPr>
            <w:tcW w:w="167" w:type="pct"/>
            <w:vMerge w:val="restart"/>
            <w:shd w:val="clear" w:color="auto" w:fill="FFC000"/>
            <w:vAlign w:val="center"/>
          </w:tcPr>
          <w:p w14:paraId="253ED478" w14:textId="77777777" w:rsidR="00D153F5" w:rsidRPr="0086487D" w:rsidRDefault="00D153F5" w:rsidP="00D153F5">
            <w:pPr>
              <w:jc w:val="center"/>
              <w:rPr>
                <w:rFonts w:ascii="Arial" w:hAnsi="Arial" w:cs="Arial"/>
                <w:b/>
                <w:sz w:val="20"/>
              </w:rPr>
            </w:pPr>
            <w:r>
              <w:rPr>
                <w:rFonts w:ascii="Arial" w:hAnsi="Arial" w:cs="Arial"/>
                <w:b/>
                <w:sz w:val="20"/>
              </w:rPr>
              <w:t>№</w:t>
            </w:r>
          </w:p>
        </w:tc>
        <w:tc>
          <w:tcPr>
            <w:tcW w:w="385" w:type="pct"/>
            <w:vMerge w:val="restart"/>
            <w:shd w:val="clear" w:color="auto" w:fill="FFC000"/>
            <w:vAlign w:val="center"/>
          </w:tcPr>
          <w:p w14:paraId="7669CB45" w14:textId="77777777" w:rsidR="00D153F5" w:rsidRPr="0086487D" w:rsidRDefault="00D153F5" w:rsidP="00D153F5">
            <w:pPr>
              <w:jc w:val="center"/>
              <w:rPr>
                <w:rFonts w:ascii="Arial" w:hAnsi="Arial" w:cs="Arial"/>
                <w:b/>
                <w:sz w:val="20"/>
              </w:rPr>
            </w:pPr>
            <w:r>
              <w:rPr>
                <w:rFonts w:ascii="Arial" w:hAnsi="Arial" w:cs="Arial"/>
                <w:b/>
                <w:sz w:val="20"/>
              </w:rPr>
              <w:t>Ракурс/ раздел</w:t>
            </w:r>
          </w:p>
        </w:tc>
        <w:tc>
          <w:tcPr>
            <w:tcW w:w="509" w:type="pct"/>
            <w:vMerge w:val="restart"/>
            <w:shd w:val="clear" w:color="auto" w:fill="FFC000"/>
            <w:vAlign w:val="center"/>
          </w:tcPr>
          <w:p w14:paraId="53A80170"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887" w:type="pct"/>
            <w:vMerge w:val="restart"/>
            <w:shd w:val="clear" w:color="auto" w:fill="FFC000"/>
            <w:vAlign w:val="center"/>
          </w:tcPr>
          <w:p w14:paraId="6F4C0AC3"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401" w:type="pct"/>
            <w:vMerge w:val="restart"/>
            <w:shd w:val="clear" w:color="auto" w:fill="FFC000"/>
            <w:vAlign w:val="center"/>
          </w:tcPr>
          <w:p w14:paraId="5345DC51"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46" w:type="pct"/>
            <w:vMerge w:val="restart"/>
            <w:shd w:val="clear" w:color="auto" w:fill="FFC000"/>
            <w:vAlign w:val="center"/>
          </w:tcPr>
          <w:p w14:paraId="3A21E478"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112" w:type="pct"/>
            <w:gridSpan w:val="2"/>
            <w:shd w:val="clear" w:color="auto" w:fill="FFC000"/>
          </w:tcPr>
          <w:p w14:paraId="4146AFA7"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75" w:type="pct"/>
            <w:gridSpan w:val="2"/>
            <w:shd w:val="clear" w:color="auto" w:fill="FFC000"/>
            <w:vAlign w:val="center"/>
          </w:tcPr>
          <w:p w14:paraId="4FCD6E43"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18" w:type="pct"/>
            <w:vMerge w:val="restart"/>
            <w:shd w:val="clear" w:color="auto" w:fill="FFC000"/>
            <w:vAlign w:val="center"/>
          </w:tcPr>
          <w:p w14:paraId="170BDCF4"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751BD592" w14:textId="77777777" w:rsidTr="00D7375F">
        <w:trPr>
          <w:cantSplit/>
          <w:jc w:val="center"/>
        </w:trPr>
        <w:tc>
          <w:tcPr>
            <w:tcW w:w="167" w:type="pct"/>
            <w:vMerge/>
            <w:vAlign w:val="center"/>
          </w:tcPr>
          <w:p w14:paraId="4CB61EF2" w14:textId="77777777" w:rsidR="00D153F5" w:rsidRPr="0086487D" w:rsidRDefault="00D153F5" w:rsidP="00D153F5">
            <w:pPr>
              <w:jc w:val="center"/>
              <w:rPr>
                <w:rFonts w:ascii="Arial" w:hAnsi="Arial" w:cs="Arial"/>
                <w:sz w:val="20"/>
              </w:rPr>
            </w:pPr>
          </w:p>
        </w:tc>
        <w:tc>
          <w:tcPr>
            <w:tcW w:w="385" w:type="pct"/>
            <w:vMerge/>
            <w:vAlign w:val="center"/>
          </w:tcPr>
          <w:p w14:paraId="01CE0601" w14:textId="77777777" w:rsidR="00D153F5" w:rsidRPr="0086487D" w:rsidRDefault="00D153F5" w:rsidP="00D153F5">
            <w:pPr>
              <w:jc w:val="center"/>
              <w:rPr>
                <w:rFonts w:ascii="Arial" w:hAnsi="Arial" w:cs="Arial"/>
                <w:sz w:val="20"/>
              </w:rPr>
            </w:pPr>
          </w:p>
        </w:tc>
        <w:tc>
          <w:tcPr>
            <w:tcW w:w="509" w:type="pct"/>
            <w:vMerge/>
            <w:vAlign w:val="center"/>
          </w:tcPr>
          <w:p w14:paraId="57C910E7" w14:textId="77777777" w:rsidR="00D153F5" w:rsidRPr="0086487D" w:rsidRDefault="00D153F5" w:rsidP="00D153F5">
            <w:pPr>
              <w:jc w:val="center"/>
              <w:rPr>
                <w:rFonts w:ascii="Arial" w:hAnsi="Arial" w:cs="Arial"/>
                <w:sz w:val="20"/>
              </w:rPr>
            </w:pPr>
          </w:p>
        </w:tc>
        <w:tc>
          <w:tcPr>
            <w:tcW w:w="887" w:type="pct"/>
            <w:vMerge/>
            <w:vAlign w:val="center"/>
          </w:tcPr>
          <w:p w14:paraId="579A6521" w14:textId="77777777" w:rsidR="00D153F5" w:rsidRPr="0086487D" w:rsidRDefault="00D153F5" w:rsidP="00D153F5">
            <w:pPr>
              <w:jc w:val="center"/>
              <w:rPr>
                <w:rFonts w:ascii="Arial" w:hAnsi="Arial" w:cs="Arial"/>
                <w:sz w:val="20"/>
              </w:rPr>
            </w:pPr>
          </w:p>
        </w:tc>
        <w:tc>
          <w:tcPr>
            <w:tcW w:w="401" w:type="pct"/>
            <w:vMerge/>
            <w:vAlign w:val="center"/>
          </w:tcPr>
          <w:p w14:paraId="59269374" w14:textId="77777777" w:rsidR="00D153F5" w:rsidRPr="0086487D" w:rsidRDefault="00D153F5" w:rsidP="00D153F5">
            <w:pPr>
              <w:jc w:val="center"/>
              <w:rPr>
                <w:rFonts w:ascii="Arial" w:hAnsi="Arial" w:cs="Arial"/>
                <w:sz w:val="20"/>
              </w:rPr>
            </w:pPr>
          </w:p>
        </w:tc>
        <w:tc>
          <w:tcPr>
            <w:tcW w:w="446" w:type="pct"/>
            <w:vMerge/>
            <w:vAlign w:val="center"/>
          </w:tcPr>
          <w:p w14:paraId="37F3BBA2" w14:textId="77777777" w:rsidR="00D153F5" w:rsidRPr="0086487D" w:rsidRDefault="00D153F5" w:rsidP="00D153F5">
            <w:pPr>
              <w:jc w:val="center"/>
              <w:rPr>
                <w:rFonts w:ascii="Arial" w:hAnsi="Arial" w:cs="Arial"/>
                <w:sz w:val="20"/>
              </w:rPr>
            </w:pPr>
          </w:p>
        </w:tc>
        <w:tc>
          <w:tcPr>
            <w:tcW w:w="561" w:type="pct"/>
            <w:tcBorders>
              <w:top w:val="single" w:sz="6" w:space="0" w:color="auto"/>
              <w:bottom w:val="single" w:sz="6" w:space="0" w:color="auto"/>
            </w:tcBorders>
            <w:shd w:val="clear" w:color="auto" w:fill="FFC000"/>
          </w:tcPr>
          <w:p w14:paraId="1C71FE4F"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551" w:type="pct"/>
            <w:tcBorders>
              <w:top w:val="single" w:sz="6" w:space="0" w:color="auto"/>
              <w:bottom w:val="single" w:sz="6" w:space="0" w:color="auto"/>
            </w:tcBorders>
            <w:shd w:val="clear" w:color="auto" w:fill="FFC000"/>
          </w:tcPr>
          <w:p w14:paraId="5C35E8FA"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55" w:type="pct"/>
            <w:tcBorders>
              <w:top w:val="single" w:sz="6" w:space="0" w:color="auto"/>
              <w:bottom w:val="single" w:sz="6" w:space="0" w:color="auto"/>
            </w:tcBorders>
            <w:shd w:val="clear" w:color="auto" w:fill="FFC000"/>
            <w:vAlign w:val="center"/>
          </w:tcPr>
          <w:p w14:paraId="1B379537"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420" w:type="pct"/>
            <w:shd w:val="clear" w:color="auto" w:fill="FFC000"/>
            <w:vAlign w:val="center"/>
          </w:tcPr>
          <w:p w14:paraId="3E642304"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18" w:type="pct"/>
            <w:vMerge/>
            <w:shd w:val="clear" w:color="auto" w:fill="FFC000"/>
          </w:tcPr>
          <w:p w14:paraId="22A02799" w14:textId="77777777" w:rsidR="00D153F5" w:rsidRPr="00675CA3" w:rsidRDefault="00D153F5" w:rsidP="00D153F5">
            <w:pPr>
              <w:jc w:val="center"/>
              <w:rPr>
                <w:rFonts w:ascii="Arial" w:hAnsi="Arial" w:cs="Arial"/>
                <w:b/>
                <w:sz w:val="20"/>
              </w:rPr>
            </w:pPr>
          </w:p>
        </w:tc>
      </w:tr>
      <w:tr w:rsidR="00D153F5" w:rsidRPr="0086487D" w14:paraId="0FCBC80C" w14:textId="77777777" w:rsidTr="00D7375F">
        <w:trPr>
          <w:cantSplit/>
          <w:jc w:val="center"/>
        </w:trPr>
        <w:tc>
          <w:tcPr>
            <w:tcW w:w="167" w:type="pct"/>
          </w:tcPr>
          <w:p w14:paraId="47DD3CB2" w14:textId="77777777" w:rsidR="00D153F5" w:rsidRPr="00696F74" w:rsidRDefault="00D153F5" w:rsidP="00D153F5">
            <w:pPr>
              <w:rPr>
                <w:rFonts w:ascii="Arial" w:hAnsi="Arial" w:cs="Arial"/>
                <w:sz w:val="20"/>
              </w:rPr>
            </w:pPr>
            <w:r w:rsidRPr="00696F74">
              <w:rPr>
                <w:rFonts w:ascii="Arial" w:hAnsi="Arial" w:cs="Arial"/>
                <w:sz w:val="20"/>
              </w:rPr>
              <w:t>1.</w:t>
            </w:r>
          </w:p>
        </w:tc>
        <w:tc>
          <w:tcPr>
            <w:tcW w:w="385" w:type="pct"/>
          </w:tcPr>
          <w:p w14:paraId="0D6E5FD8" w14:textId="77777777" w:rsidR="00D153F5" w:rsidRPr="00041CFE" w:rsidRDefault="00D153F5" w:rsidP="00D153F5">
            <w:pPr>
              <w:jc w:val="left"/>
              <w:rPr>
                <w:rFonts w:ascii="Arial" w:hAnsi="Arial" w:cs="Arial"/>
                <w:sz w:val="20"/>
              </w:rPr>
            </w:pPr>
            <w:r w:rsidRPr="00041CFE">
              <w:rPr>
                <w:rFonts w:ascii="Arial" w:hAnsi="Arial" w:cs="Arial"/>
                <w:sz w:val="20"/>
              </w:rPr>
              <w:t>Базовые данные</w:t>
            </w:r>
          </w:p>
        </w:tc>
        <w:tc>
          <w:tcPr>
            <w:tcW w:w="509" w:type="pct"/>
          </w:tcPr>
          <w:p w14:paraId="5E5F9983" w14:textId="77777777" w:rsidR="00D153F5" w:rsidRPr="00041CFE" w:rsidRDefault="00D153F5" w:rsidP="00D153F5">
            <w:pPr>
              <w:jc w:val="left"/>
              <w:rPr>
                <w:rFonts w:ascii="Arial" w:hAnsi="Arial" w:cs="Arial"/>
                <w:sz w:val="20"/>
              </w:rPr>
            </w:pPr>
            <w:r w:rsidRPr="00041CFE">
              <w:rPr>
                <w:rFonts w:ascii="Arial" w:hAnsi="Arial" w:cs="Arial"/>
                <w:sz w:val="20"/>
              </w:rPr>
              <w:t>Завод</w:t>
            </w:r>
          </w:p>
        </w:tc>
        <w:tc>
          <w:tcPr>
            <w:tcW w:w="887" w:type="pct"/>
          </w:tcPr>
          <w:p w14:paraId="149131B3" w14:textId="77777777" w:rsidR="00D153F5" w:rsidRPr="00041CFE" w:rsidRDefault="00D153F5" w:rsidP="00D153F5">
            <w:pPr>
              <w:jc w:val="left"/>
              <w:rPr>
                <w:rFonts w:ascii="Arial" w:hAnsi="Arial" w:cs="Arial"/>
                <w:sz w:val="20"/>
              </w:rPr>
            </w:pPr>
            <w:r w:rsidRPr="00041CFE">
              <w:rPr>
                <w:rFonts w:ascii="Arial" w:hAnsi="Arial" w:cs="Arial"/>
                <w:sz w:val="20"/>
                <w:szCs w:val="20"/>
              </w:rPr>
              <w:t xml:space="preserve">PM_14. </w:t>
            </w:r>
            <w:r w:rsidRPr="00041CFE">
              <w:rPr>
                <w:rFonts w:ascii="Arial" w:eastAsiaTheme="minorHAnsi" w:hAnsi="Arial" w:cs="Arial"/>
                <w:sz w:val="20"/>
                <w:szCs w:val="20"/>
              </w:rPr>
              <w:t>Орг. единица, на которой установлены и физически находятся технические объекты или объекты общего назначения</w:t>
            </w:r>
          </w:p>
        </w:tc>
        <w:tc>
          <w:tcPr>
            <w:tcW w:w="401" w:type="pct"/>
          </w:tcPr>
          <w:p w14:paraId="212C6437" w14:textId="77777777" w:rsidR="00D153F5" w:rsidRPr="00041CFE" w:rsidRDefault="00D153F5" w:rsidP="00D153F5">
            <w:pPr>
              <w:jc w:val="left"/>
              <w:rPr>
                <w:rFonts w:ascii="Arial" w:hAnsi="Arial"/>
                <w:sz w:val="20"/>
              </w:rPr>
            </w:pPr>
            <w:r w:rsidRPr="00041CFE">
              <w:rPr>
                <w:rFonts w:ascii="Arial" w:hAnsi="Arial" w:cs="Arial"/>
                <w:sz w:val="20"/>
                <w:lang w:val="en-US"/>
              </w:rPr>
              <w:t>CHAR</w:t>
            </w:r>
            <w:r w:rsidRPr="00041CFE">
              <w:rPr>
                <w:rFonts w:ascii="Arial" w:hAnsi="Arial"/>
                <w:sz w:val="20"/>
              </w:rPr>
              <w:t>, 4</w:t>
            </w:r>
          </w:p>
        </w:tc>
        <w:tc>
          <w:tcPr>
            <w:tcW w:w="446" w:type="pct"/>
          </w:tcPr>
          <w:p w14:paraId="3F0D50B2" w14:textId="77777777" w:rsidR="00D153F5" w:rsidRPr="00041CFE" w:rsidRDefault="00D153F5" w:rsidP="00D153F5">
            <w:pPr>
              <w:jc w:val="left"/>
              <w:rPr>
                <w:rFonts w:ascii="Arial" w:hAnsi="Arial"/>
                <w:sz w:val="20"/>
              </w:rPr>
            </w:pPr>
            <w:r w:rsidRPr="00041CFE">
              <w:rPr>
                <w:rFonts w:ascii="Arial" w:hAnsi="Arial" w:cs="Arial"/>
                <w:sz w:val="20"/>
              </w:rPr>
              <w:t>CRHD</w:t>
            </w:r>
            <w:r w:rsidRPr="00041CFE">
              <w:rPr>
                <w:rFonts w:ascii="Arial" w:hAnsi="Arial"/>
                <w:sz w:val="20"/>
              </w:rPr>
              <w:t>-</w:t>
            </w:r>
            <w:r w:rsidRPr="00041CFE">
              <w:rPr>
                <w:rFonts w:ascii="Arial" w:hAnsi="Arial" w:cs="Arial"/>
                <w:sz w:val="20"/>
                <w:lang w:val="en-US"/>
              </w:rPr>
              <w:t>WERKS</w:t>
            </w:r>
          </w:p>
        </w:tc>
        <w:tc>
          <w:tcPr>
            <w:tcW w:w="561" w:type="pct"/>
          </w:tcPr>
          <w:p w14:paraId="7CDD97C6" w14:textId="77777777" w:rsidR="00D153F5" w:rsidRPr="00041CFE" w:rsidRDefault="00D153F5" w:rsidP="00D153F5">
            <w:pPr>
              <w:jc w:val="center"/>
              <w:rPr>
                <w:rFonts w:ascii="Arial" w:hAnsi="Arial"/>
                <w:sz w:val="20"/>
              </w:rPr>
            </w:pPr>
            <w:r w:rsidRPr="00041CFE">
              <w:rPr>
                <w:rFonts w:ascii="Arial" w:hAnsi="Arial" w:cs="Arial"/>
                <w:sz w:val="20"/>
                <w:lang w:val="en-US"/>
              </w:rPr>
              <w:t>X</w:t>
            </w:r>
          </w:p>
        </w:tc>
        <w:tc>
          <w:tcPr>
            <w:tcW w:w="551" w:type="pct"/>
          </w:tcPr>
          <w:p w14:paraId="5C148256" w14:textId="77777777" w:rsidR="00D153F5" w:rsidRPr="00041CFE" w:rsidRDefault="00D153F5" w:rsidP="00D153F5">
            <w:pPr>
              <w:jc w:val="center"/>
              <w:rPr>
                <w:rFonts w:ascii="Arial" w:hAnsi="Arial" w:cs="Arial"/>
                <w:sz w:val="20"/>
              </w:rPr>
            </w:pPr>
            <w:r w:rsidRPr="00041CFE">
              <w:rPr>
                <w:rFonts w:ascii="Arial" w:hAnsi="Arial" w:cs="Arial"/>
                <w:sz w:val="20"/>
              </w:rPr>
              <w:t>Для всех объектов</w:t>
            </w:r>
          </w:p>
        </w:tc>
        <w:tc>
          <w:tcPr>
            <w:tcW w:w="355" w:type="pct"/>
          </w:tcPr>
          <w:p w14:paraId="19D8FD61" w14:textId="6F07B6C1" w:rsidR="00D153F5" w:rsidRPr="00041CFE" w:rsidRDefault="00634E3E" w:rsidP="00D153F5">
            <w:pPr>
              <w:jc w:val="center"/>
              <w:rPr>
                <w:rFonts w:ascii="Arial" w:hAnsi="Arial" w:cs="Arial"/>
                <w:sz w:val="20"/>
              </w:rPr>
            </w:pPr>
            <w:r w:rsidRPr="00041CFE">
              <w:rPr>
                <w:rFonts w:ascii="Arial" w:hAnsi="Arial" w:cs="Arial"/>
                <w:sz w:val="20"/>
              </w:rPr>
              <w:t>-</w:t>
            </w:r>
          </w:p>
        </w:tc>
        <w:tc>
          <w:tcPr>
            <w:tcW w:w="420" w:type="pct"/>
          </w:tcPr>
          <w:p w14:paraId="347D2770" w14:textId="346F45A9" w:rsidR="00D153F5" w:rsidRPr="00041CFE" w:rsidRDefault="00D76E76" w:rsidP="00D153F5">
            <w:pPr>
              <w:jc w:val="center"/>
              <w:rPr>
                <w:rFonts w:ascii="Arial" w:hAnsi="Arial" w:cs="Arial"/>
                <w:sz w:val="20"/>
              </w:rPr>
            </w:pPr>
            <w:r w:rsidRPr="00041CFE">
              <w:rPr>
                <w:rFonts w:ascii="Arial" w:hAnsi="Arial" w:cs="Arial"/>
                <w:sz w:val="20"/>
              </w:rPr>
              <w:t>Выбор из справочника</w:t>
            </w:r>
          </w:p>
        </w:tc>
        <w:tc>
          <w:tcPr>
            <w:tcW w:w="318" w:type="pct"/>
          </w:tcPr>
          <w:p w14:paraId="405ECC2E" w14:textId="77777777" w:rsidR="00D153F5" w:rsidRPr="00041CFE" w:rsidRDefault="00D153F5" w:rsidP="00D153F5">
            <w:pPr>
              <w:jc w:val="center"/>
              <w:rPr>
                <w:rFonts w:ascii="Arial" w:hAnsi="Arial"/>
                <w:sz w:val="20"/>
              </w:rPr>
            </w:pPr>
            <w:r w:rsidRPr="00041CFE">
              <w:rPr>
                <w:rFonts w:ascii="Arial" w:hAnsi="Arial" w:cs="Arial"/>
                <w:sz w:val="20"/>
                <w:lang w:val="en-US"/>
              </w:rPr>
              <w:t>SAP</w:t>
            </w:r>
          </w:p>
        </w:tc>
      </w:tr>
      <w:tr w:rsidR="00D153F5" w:rsidRPr="0086487D" w14:paraId="416621C3" w14:textId="77777777" w:rsidTr="00D7375F">
        <w:trPr>
          <w:cantSplit/>
          <w:jc w:val="center"/>
        </w:trPr>
        <w:tc>
          <w:tcPr>
            <w:tcW w:w="167" w:type="pct"/>
          </w:tcPr>
          <w:p w14:paraId="17C624D7" w14:textId="77777777" w:rsidR="00D153F5" w:rsidRPr="00696F74" w:rsidRDefault="00D153F5" w:rsidP="00D153F5">
            <w:pPr>
              <w:rPr>
                <w:rFonts w:ascii="Arial" w:hAnsi="Arial" w:cs="Arial"/>
                <w:sz w:val="20"/>
              </w:rPr>
            </w:pPr>
            <w:r w:rsidRPr="00696F74">
              <w:rPr>
                <w:rFonts w:ascii="Arial" w:hAnsi="Arial" w:cs="Arial"/>
                <w:sz w:val="20"/>
              </w:rPr>
              <w:t>2.</w:t>
            </w:r>
          </w:p>
        </w:tc>
        <w:tc>
          <w:tcPr>
            <w:tcW w:w="385" w:type="pct"/>
          </w:tcPr>
          <w:p w14:paraId="27801397" w14:textId="77777777" w:rsidR="00D153F5" w:rsidRPr="00041CFE" w:rsidRDefault="00D153F5" w:rsidP="00D153F5">
            <w:pPr>
              <w:jc w:val="left"/>
              <w:rPr>
                <w:rFonts w:ascii="Arial" w:hAnsi="Arial" w:cs="Arial"/>
                <w:sz w:val="20"/>
              </w:rPr>
            </w:pPr>
            <w:r w:rsidRPr="00041CFE">
              <w:rPr>
                <w:rFonts w:ascii="Arial" w:hAnsi="Arial" w:cs="Arial"/>
                <w:sz w:val="20"/>
              </w:rPr>
              <w:t>Базовые данные</w:t>
            </w:r>
          </w:p>
        </w:tc>
        <w:tc>
          <w:tcPr>
            <w:tcW w:w="509" w:type="pct"/>
          </w:tcPr>
          <w:p w14:paraId="777C4645" w14:textId="77777777" w:rsidR="00D153F5" w:rsidRPr="00041CFE" w:rsidRDefault="00D153F5" w:rsidP="00D153F5">
            <w:pPr>
              <w:jc w:val="left"/>
              <w:rPr>
                <w:rFonts w:ascii="Arial" w:hAnsi="Arial" w:cs="Arial"/>
                <w:sz w:val="20"/>
              </w:rPr>
            </w:pPr>
            <w:r w:rsidRPr="00041CFE">
              <w:rPr>
                <w:rFonts w:ascii="Arial" w:hAnsi="Arial" w:cs="Arial"/>
                <w:sz w:val="20"/>
              </w:rPr>
              <w:t>Вид рабочего места</w:t>
            </w:r>
          </w:p>
        </w:tc>
        <w:tc>
          <w:tcPr>
            <w:tcW w:w="887" w:type="pct"/>
          </w:tcPr>
          <w:p w14:paraId="75A0AAAB" w14:textId="0ECEE5E1" w:rsidR="00D153F5" w:rsidRPr="00696F74" w:rsidRDefault="00D153F5" w:rsidP="00D153F5">
            <w:pPr>
              <w:jc w:val="left"/>
              <w:rPr>
                <w:rFonts w:ascii="Arial" w:hAnsi="Arial"/>
                <w:sz w:val="20"/>
              </w:rPr>
            </w:pPr>
            <w:r w:rsidRPr="00041CFE">
              <w:rPr>
                <w:rFonts w:ascii="Arial" w:hAnsi="Arial" w:cs="Arial"/>
                <w:sz w:val="20"/>
                <w:lang w:val="en-US"/>
              </w:rPr>
              <w:t>PM</w:t>
            </w:r>
            <w:r w:rsidRPr="00041CFE">
              <w:rPr>
                <w:rFonts w:ascii="Arial" w:hAnsi="Arial"/>
                <w:sz w:val="20"/>
              </w:rPr>
              <w:t>_2</w:t>
            </w:r>
            <w:ins w:id="13875" w:author="Александр" w:date="2020-04-13T09:07:00Z">
              <w:r w:rsidR="00041CFE">
                <w:rPr>
                  <w:rFonts w:ascii="Arial" w:hAnsi="Arial"/>
                  <w:sz w:val="20"/>
                </w:rPr>
                <w:t xml:space="preserve"> </w:t>
              </w:r>
              <w:r w:rsidR="00041CFE">
                <w:rPr>
                  <w:rFonts w:ascii="Arial" w:eastAsiaTheme="minorHAnsi" w:hAnsi="Arial" w:cs="Arial"/>
                  <w:color w:val="000000"/>
                  <w:sz w:val="20"/>
                  <w:szCs w:val="20"/>
                </w:rPr>
                <w:t>Вид рабочего места</w:t>
              </w:r>
            </w:ins>
          </w:p>
        </w:tc>
        <w:tc>
          <w:tcPr>
            <w:tcW w:w="401" w:type="pct"/>
          </w:tcPr>
          <w:p w14:paraId="2FC047A6" w14:textId="77777777" w:rsidR="00D153F5" w:rsidRPr="00041CFE" w:rsidRDefault="00D153F5" w:rsidP="00D153F5">
            <w:pPr>
              <w:jc w:val="left"/>
              <w:rPr>
                <w:rFonts w:ascii="Arial" w:hAnsi="Arial" w:cs="Arial"/>
                <w:sz w:val="20"/>
              </w:rPr>
            </w:pPr>
            <w:r w:rsidRPr="00041CFE">
              <w:rPr>
                <w:rFonts w:ascii="Arial" w:hAnsi="Arial" w:cs="Arial"/>
                <w:sz w:val="20"/>
                <w:lang w:val="en-US"/>
              </w:rPr>
              <w:t>CHAR</w:t>
            </w:r>
            <w:r w:rsidRPr="00041CFE">
              <w:rPr>
                <w:rFonts w:ascii="Arial" w:hAnsi="Arial"/>
                <w:sz w:val="20"/>
              </w:rPr>
              <w:t>, 4</w:t>
            </w:r>
          </w:p>
        </w:tc>
        <w:tc>
          <w:tcPr>
            <w:tcW w:w="446" w:type="pct"/>
          </w:tcPr>
          <w:p w14:paraId="7E8989F0" w14:textId="77777777" w:rsidR="00D153F5" w:rsidRPr="00041CFE" w:rsidRDefault="00D153F5" w:rsidP="00D153F5">
            <w:pPr>
              <w:jc w:val="left"/>
              <w:rPr>
                <w:rFonts w:ascii="Arial" w:hAnsi="Arial" w:cs="Arial"/>
                <w:sz w:val="20"/>
              </w:rPr>
            </w:pPr>
            <w:r w:rsidRPr="00041CFE">
              <w:rPr>
                <w:rFonts w:ascii="Arial" w:hAnsi="Arial" w:cs="Arial"/>
                <w:sz w:val="20"/>
              </w:rPr>
              <w:t>CRHD</w:t>
            </w:r>
            <w:r w:rsidRPr="00041CFE">
              <w:rPr>
                <w:rFonts w:ascii="Arial" w:hAnsi="Arial"/>
                <w:sz w:val="20"/>
              </w:rPr>
              <w:t>-</w:t>
            </w:r>
            <w:r w:rsidRPr="00041CFE">
              <w:rPr>
                <w:rFonts w:ascii="Arial" w:hAnsi="Arial" w:cs="Arial"/>
                <w:sz w:val="20"/>
              </w:rPr>
              <w:t>VERWE</w:t>
            </w:r>
          </w:p>
        </w:tc>
        <w:tc>
          <w:tcPr>
            <w:tcW w:w="561" w:type="pct"/>
          </w:tcPr>
          <w:p w14:paraId="7D7DA5D5" w14:textId="77777777" w:rsidR="00D153F5" w:rsidRPr="00041CFE" w:rsidRDefault="00D153F5" w:rsidP="00D153F5">
            <w:pPr>
              <w:jc w:val="center"/>
              <w:rPr>
                <w:rFonts w:ascii="Arial" w:hAnsi="Arial" w:cs="Arial"/>
                <w:sz w:val="20"/>
              </w:rPr>
            </w:pPr>
            <w:r w:rsidRPr="00041CFE">
              <w:rPr>
                <w:rFonts w:ascii="Arial" w:hAnsi="Arial" w:cs="Arial"/>
                <w:sz w:val="20"/>
                <w:lang w:val="en-US"/>
              </w:rPr>
              <w:t>X</w:t>
            </w:r>
          </w:p>
        </w:tc>
        <w:tc>
          <w:tcPr>
            <w:tcW w:w="551" w:type="pct"/>
          </w:tcPr>
          <w:p w14:paraId="584FE113" w14:textId="77777777" w:rsidR="00D153F5" w:rsidRPr="00041CFE" w:rsidRDefault="00D153F5" w:rsidP="00D153F5">
            <w:pPr>
              <w:jc w:val="center"/>
              <w:rPr>
                <w:rFonts w:ascii="Arial" w:hAnsi="Arial" w:cs="Arial"/>
                <w:sz w:val="20"/>
              </w:rPr>
            </w:pPr>
            <w:r w:rsidRPr="00041CFE">
              <w:rPr>
                <w:rFonts w:ascii="Arial" w:hAnsi="Arial" w:cs="Arial"/>
                <w:sz w:val="20"/>
              </w:rPr>
              <w:t>Для всех объектов</w:t>
            </w:r>
          </w:p>
        </w:tc>
        <w:tc>
          <w:tcPr>
            <w:tcW w:w="355" w:type="pct"/>
          </w:tcPr>
          <w:p w14:paraId="0B7A8A1F" w14:textId="74D4D076" w:rsidR="00D153F5" w:rsidRPr="00041CFE" w:rsidRDefault="00634E3E" w:rsidP="00D153F5">
            <w:pPr>
              <w:jc w:val="center"/>
              <w:rPr>
                <w:rFonts w:ascii="Arial" w:hAnsi="Arial" w:cs="Arial"/>
                <w:sz w:val="20"/>
              </w:rPr>
            </w:pPr>
            <w:r w:rsidRPr="00041CFE">
              <w:rPr>
                <w:rFonts w:ascii="Arial" w:hAnsi="Arial" w:cs="Arial"/>
                <w:sz w:val="20"/>
              </w:rPr>
              <w:t>-</w:t>
            </w:r>
          </w:p>
        </w:tc>
        <w:tc>
          <w:tcPr>
            <w:tcW w:w="420" w:type="pct"/>
          </w:tcPr>
          <w:p w14:paraId="7711702B" w14:textId="096D5C82" w:rsidR="00D153F5" w:rsidRPr="00041CFE" w:rsidRDefault="00D76E76" w:rsidP="00D153F5">
            <w:pPr>
              <w:jc w:val="center"/>
              <w:rPr>
                <w:rFonts w:ascii="Arial" w:hAnsi="Arial" w:cs="Arial"/>
                <w:sz w:val="20"/>
              </w:rPr>
            </w:pPr>
            <w:r w:rsidRPr="00041CFE">
              <w:rPr>
                <w:rFonts w:ascii="Arial" w:hAnsi="Arial" w:cs="Arial"/>
                <w:sz w:val="20"/>
              </w:rPr>
              <w:t>Выбор из справочника</w:t>
            </w:r>
          </w:p>
        </w:tc>
        <w:tc>
          <w:tcPr>
            <w:tcW w:w="318" w:type="pct"/>
          </w:tcPr>
          <w:p w14:paraId="73092890" w14:textId="77777777" w:rsidR="00D153F5" w:rsidRPr="00041CFE" w:rsidRDefault="00D153F5" w:rsidP="00D153F5">
            <w:pPr>
              <w:jc w:val="center"/>
              <w:rPr>
                <w:rFonts w:ascii="Arial" w:hAnsi="Arial" w:cs="Arial"/>
                <w:sz w:val="20"/>
              </w:rPr>
            </w:pPr>
            <w:r w:rsidRPr="00041CFE">
              <w:rPr>
                <w:rFonts w:ascii="Arial" w:hAnsi="Arial" w:cs="Arial"/>
                <w:sz w:val="20"/>
                <w:lang w:val="en-US"/>
              </w:rPr>
              <w:t>SAP</w:t>
            </w:r>
          </w:p>
        </w:tc>
      </w:tr>
      <w:tr w:rsidR="00D153F5" w:rsidRPr="0086487D" w14:paraId="7F84CA47" w14:textId="77777777" w:rsidTr="00D7375F">
        <w:trPr>
          <w:cantSplit/>
          <w:jc w:val="center"/>
        </w:trPr>
        <w:tc>
          <w:tcPr>
            <w:tcW w:w="167" w:type="pct"/>
          </w:tcPr>
          <w:p w14:paraId="0629FCA7" w14:textId="77777777" w:rsidR="00D153F5" w:rsidRPr="00696F74" w:rsidRDefault="00D153F5" w:rsidP="00D153F5">
            <w:pPr>
              <w:rPr>
                <w:rFonts w:ascii="Arial" w:hAnsi="Arial" w:cs="Arial"/>
                <w:sz w:val="20"/>
                <w:szCs w:val="20"/>
              </w:rPr>
            </w:pPr>
            <w:r w:rsidRPr="00696F74">
              <w:rPr>
                <w:rFonts w:ascii="Arial" w:hAnsi="Arial" w:cs="Arial"/>
                <w:sz w:val="20"/>
                <w:szCs w:val="20"/>
              </w:rPr>
              <w:t>3.</w:t>
            </w:r>
          </w:p>
        </w:tc>
        <w:tc>
          <w:tcPr>
            <w:tcW w:w="385" w:type="pct"/>
          </w:tcPr>
          <w:p w14:paraId="13CE38BC" w14:textId="77777777" w:rsidR="00D153F5" w:rsidRPr="00041CFE" w:rsidRDefault="00D153F5" w:rsidP="00D153F5">
            <w:pPr>
              <w:jc w:val="left"/>
              <w:rPr>
                <w:rFonts w:ascii="Arial" w:hAnsi="Arial" w:cs="Arial"/>
                <w:sz w:val="20"/>
                <w:szCs w:val="20"/>
              </w:rPr>
            </w:pPr>
            <w:r w:rsidRPr="00041CFE">
              <w:rPr>
                <w:rFonts w:ascii="Arial" w:hAnsi="Arial" w:cs="Arial"/>
                <w:sz w:val="20"/>
                <w:szCs w:val="20"/>
              </w:rPr>
              <w:t>Базовые данные</w:t>
            </w:r>
          </w:p>
        </w:tc>
        <w:tc>
          <w:tcPr>
            <w:tcW w:w="509" w:type="pct"/>
          </w:tcPr>
          <w:p w14:paraId="69634243" w14:textId="77777777" w:rsidR="00D153F5" w:rsidRPr="00041CFE" w:rsidRDefault="00D153F5" w:rsidP="00D153F5">
            <w:pPr>
              <w:jc w:val="left"/>
              <w:rPr>
                <w:rFonts w:ascii="Arial" w:hAnsi="Arial" w:cs="Arial"/>
                <w:sz w:val="20"/>
                <w:szCs w:val="20"/>
              </w:rPr>
            </w:pPr>
            <w:r w:rsidRPr="00041CFE">
              <w:rPr>
                <w:rFonts w:ascii="Arial" w:hAnsi="Arial" w:cs="Arial"/>
                <w:sz w:val="20"/>
                <w:szCs w:val="20"/>
              </w:rPr>
              <w:t>Код рабочего места</w:t>
            </w:r>
          </w:p>
        </w:tc>
        <w:tc>
          <w:tcPr>
            <w:tcW w:w="887" w:type="pct"/>
          </w:tcPr>
          <w:p w14:paraId="1FF1E680" w14:textId="77777777" w:rsidR="00D153F5" w:rsidRPr="00041CFE" w:rsidRDefault="00D153F5" w:rsidP="00D153F5">
            <w:pPr>
              <w:jc w:val="left"/>
              <w:rPr>
                <w:rFonts w:ascii="Arial" w:hAnsi="Arial"/>
                <w:sz w:val="20"/>
              </w:rPr>
            </w:pPr>
            <w:r w:rsidRPr="00041CFE">
              <w:rPr>
                <w:rFonts w:ascii="Arial" w:hAnsi="Arial" w:cs="Arial"/>
                <w:sz w:val="20"/>
                <w:szCs w:val="20"/>
                <w:lang w:val="en-US"/>
              </w:rPr>
              <w:t>PM</w:t>
            </w:r>
            <w:r w:rsidRPr="00041CFE">
              <w:rPr>
                <w:rFonts w:ascii="Arial" w:hAnsi="Arial" w:cs="Arial"/>
                <w:sz w:val="20"/>
                <w:szCs w:val="20"/>
              </w:rPr>
              <w:t xml:space="preserve">_39. Сотрудник или подразделение, которые могут быть задействованы в процессах </w:t>
            </w:r>
            <w:proofErr w:type="spellStart"/>
            <w:r w:rsidRPr="00041CFE">
              <w:rPr>
                <w:rFonts w:ascii="Arial" w:hAnsi="Arial" w:cs="Arial"/>
                <w:sz w:val="20"/>
                <w:szCs w:val="20"/>
              </w:rPr>
              <w:t>ТОиР</w:t>
            </w:r>
            <w:proofErr w:type="spellEnd"/>
            <w:r w:rsidRPr="00041CFE">
              <w:rPr>
                <w:rFonts w:ascii="Arial" w:hAnsi="Arial" w:cs="Arial"/>
                <w:sz w:val="20"/>
                <w:szCs w:val="20"/>
              </w:rPr>
              <w:t xml:space="preserve"> или являются ответственными за их выполнение</w:t>
            </w:r>
          </w:p>
        </w:tc>
        <w:tc>
          <w:tcPr>
            <w:tcW w:w="401" w:type="pct"/>
          </w:tcPr>
          <w:p w14:paraId="1E246E08" w14:textId="77777777" w:rsidR="00D153F5" w:rsidRPr="00041CFE" w:rsidRDefault="00D153F5" w:rsidP="00D153F5">
            <w:pPr>
              <w:jc w:val="left"/>
              <w:rPr>
                <w:rFonts w:ascii="Arial" w:hAnsi="Arial" w:cs="Arial"/>
                <w:sz w:val="20"/>
                <w:szCs w:val="20"/>
              </w:rPr>
            </w:pPr>
            <w:r w:rsidRPr="00041CFE">
              <w:rPr>
                <w:rFonts w:ascii="Arial" w:hAnsi="Arial" w:cs="Arial"/>
                <w:sz w:val="20"/>
                <w:szCs w:val="20"/>
                <w:lang w:val="en-US"/>
              </w:rPr>
              <w:t>CHAR</w:t>
            </w:r>
            <w:r w:rsidRPr="00041CFE">
              <w:rPr>
                <w:rFonts w:ascii="Arial" w:hAnsi="Arial"/>
                <w:sz w:val="20"/>
              </w:rPr>
              <w:t>, 8</w:t>
            </w:r>
          </w:p>
        </w:tc>
        <w:tc>
          <w:tcPr>
            <w:tcW w:w="446" w:type="pct"/>
          </w:tcPr>
          <w:p w14:paraId="769DDEDA" w14:textId="77777777" w:rsidR="00D153F5" w:rsidRPr="00041CFE" w:rsidRDefault="00D153F5" w:rsidP="00D153F5">
            <w:pPr>
              <w:jc w:val="left"/>
              <w:rPr>
                <w:rFonts w:ascii="Arial" w:hAnsi="Arial" w:cs="Arial"/>
                <w:sz w:val="20"/>
                <w:szCs w:val="20"/>
              </w:rPr>
            </w:pPr>
            <w:r w:rsidRPr="00041CFE">
              <w:rPr>
                <w:rFonts w:ascii="Arial" w:hAnsi="Arial" w:cs="Arial"/>
                <w:sz w:val="20"/>
                <w:szCs w:val="20"/>
              </w:rPr>
              <w:t>CRHD</w:t>
            </w:r>
            <w:r w:rsidRPr="00041CFE">
              <w:rPr>
                <w:rFonts w:ascii="Arial" w:hAnsi="Arial"/>
                <w:sz w:val="20"/>
              </w:rPr>
              <w:t>-</w:t>
            </w:r>
            <w:r w:rsidRPr="00041CFE">
              <w:rPr>
                <w:rFonts w:ascii="Arial" w:hAnsi="Arial" w:cs="Arial"/>
                <w:sz w:val="20"/>
                <w:szCs w:val="20"/>
              </w:rPr>
              <w:t>ARBPL</w:t>
            </w:r>
          </w:p>
        </w:tc>
        <w:tc>
          <w:tcPr>
            <w:tcW w:w="561" w:type="pct"/>
          </w:tcPr>
          <w:p w14:paraId="217B4902" w14:textId="77777777" w:rsidR="00D153F5" w:rsidRPr="00041CFE" w:rsidRDefault="00D153F5" w:rsidP="00D153F5">
            <w:pPr>
              <w:jc w:val="center"/>
              <w:rPr>
                <w:rFonts w:ascii="Arial" w:hAnsi="Arial" w:cs="Arial"/>
                <w:sz w:val="20"/>
                <w:szCs w:val="20"/>
              </w:rPr>
            </w:pPr>
            <w:r w:rsidRPr="00041CFE">
              <w:rPr>
                <w:rFonts w:ascii="Arial" w:hAnsi="Arial" w:cs="Arial"/>
                <w:sz w:val="20"/>
                <w:szCs w:val="20"/>
                <w:lang w:val="en-US"/>
              </w:rPr>
              <w:t>X</w:t>
            </w:r>
          </w:p>
        </w:tc>
        <w:tc>
          <w:tcPr>
            <w:tcW w:w="551" w:type="pct"/>
          </w:tcPr>
          <w:p w14:paraId="11AC964A" w14:textId="77777777" w:rsidR="00D153F5" w:rsidRPr="00041CFE" w:rsidRDefault="00D153F5" w:rsidP="00D153F5">
            <w:pPr>
              <w:jc w:val="center"/>
              <w:rPr>
                <w:rFonts w:ascii="Arial" w:hAnsi="Arial" w:cs="Arial"/>
                <w:sz w:val="20"/>
                <w:szCs w:val="20"/>
              </w:rPr>
            </w:pPr>
            <w:r w:rsidRPr="00041CFE">
              <w:rPr>
                <w:rFonts w:ascii="Arial" w:hAnsi="Arial" w:cs="Arial"/>
                <w:sz w:val="20"/>
              </w:rPr>
              <w:t>Для всех объектов</w:t>
            </w:r>
          </w:p>
        </w:tc>
        <w:tc>
          <w:tcPr>
            <w:tcW w:w="355" w:type="pct"/>
          </w:tcPr>
          <w:p w14:paraId="250E5014" w14:textId="0AB1347B" w:rsidR="00D153F5" w:rsidRPr="00041CFE" w:rsidRDefault="00634E3E" w:rsidP="00D153F5">
            <w:pPr>
              <w:jc w:val="center"/>
              <w:rPr>
                <w:rFonts w:ascii="Arial" w:hAnsi="Arial" w:cs="Arial"/>
                <w:sz w:val="20"/>
              </w:rPr>
            </w:pPr>
            <w:r w:rsidRPr="00041CFE">
              <w:rPr>
                <w:rFonts w:ascii="Arial" w:hAnsi="Arial" w:cs="Arial"/>
                <w:sz w:val="20"/>
              </w:rPr>
              <w:t>-</w:t>
            </w:r>
          </w:p>
        </w:tc>
        <w:tc>
          <w:tcPr>
            <w:tcW w:w="420" w:type="pct"/>
          </w:tcPr>
          <w:p w14:paraId="3122D5C6" w14:textId="4B370B08" w:rsidR="00D153F5" w:rsidRPr="00041CFE" w:rsidRDefault="00634E3E" w:rsidP="00D153F5">
            <w:pPr>
              <w:jc w:val="center"/>
              <w:rPr>
                <w:rFonts w:ascii="Arial" w:hAnsi="Arial" w:cs="Arial"/>
                <w:sz w:val="20"/>
              </w:rPr>
            </w:pPr>
            <w:r w:rsidRPr="00041CFE">
              <w:rPr>
                <w:rFonts w:ascii="Arial" w:hAnsi="Arial" w:cs="Arial"/>
                <w:sz w:val="20"/>
              </w:rPr>
              <w:t>-</w:t>
            </w:r>
          </w:p>
        </w:tc>
        <w:tc>
          <w:tcPr>
            <w:tcW w:w="318" w:type="pct"/>
          </w:tcPr>
          <w:p w14:paraId="206FE3D9" w14:textId="77777777" w:rsidR="00D153F5" w:rsidRPr="00041CFE" w:rsidRDefault="00D153F5" w:rsidP="00D153F5">
            <w:pPr>
              <w:jc w:val="center"/>
              <w:rPr>
                <w:rFonts w:ascii="Arial" w:hAnsi="Arial"/>
                <w:sz w:val="20"/>
              </w:rPr>
            </w:pPr>
            <w:r w:rsidRPr="00041CFE">
              <w:rPr>
                <w:rFonts w:ascii="Arial" w:hAnsi="Arial" w:cs="Arial"/>
                <w:sz w:val="20"/>
                <w:lang w:val="en-US"/>
              </w:rPr>
              <w:t>SAP</w:t>
            </w:r>
          </w:p>
        </w:tc>
      </w:tr>
      <w:tr w:rsidR="00634E3E" w:rsidRPr="0086487D" w14:paraId="48BA083D" w14:textId="77777777" w:rsidTr="00D7375F">
        <w:trPr>
          <w:cantSplit/>
          <w:jc w:val="center"/>
        </w:trPr>
        <w:tc>
          <w:tcPr>
            <w:tcW w:w="167" w:type="pct"/>
          </w:tcPr>
          <w:p w14:paraId="24510CD1" w14:textId="77777777" w:rsidR="00634E3E" w:rsidRPr="00696F74" w:rsidRDefault="00634E3E" w:rsidP="00634E3E">
            <w:pPr>
              <w:rPr>
                <w:rFonts w:ascii="Arial" w:hAnsi="Arial"/>
                <w:sz w:val="20"/>
              </w:rPr>
            </w:pPr>
            <w:r w:rsidRPr="00696F74">
              <w:rPr>
                <w:rFonts w:ascii="Arial" w:hAnsi="Arial"/>
                <w:sz w:val="20"/>
              </w:rPr>
              <w:t>4.</w:t>
            </w:r>
          </w:p>
        </w:tc>
        <w:tc>
          <w:tcPr>
            <w:tcW w:w="385" w:type="pct"/>
          </w:tcPr>
          <w:p w14:paraId="54656DB0"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Базовые данные</w:t>
            </w:r>
          </w:p>
        </w:tc>
        <w:tc>
          <w:tcPr>
            <w:tcW w:w="509" w:type="pct"/>
          </w:tcPr>
          <w:p w14:paraId="522DE8E1"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Наименование</w:t>
            </w:r>
          </w:p>
        </w:tc>
        <w:tc>
          <w:tcPr>
            <w:tcW w:w="887" w:type="pct"/>
          </w:tcPr>
          <w:p w14:paraId="464BE7D0"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Наименование рабочего места</w:t>
            </w:r>
          </w:p>
        </w:tc>
        <w:tc>
          <w:tcPr>
            <w:tcW w:w="401" w:type="pct"/>
          </w:tcPr>
          <w:p w14:paraId="6908FBDD"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CHAR, 40</w:t>
            </w:r>
          </w:p>
        </w:tc>
        <w:tc>
          <w:tcPr>
            <w:tcW w:w="446" w:type="pct"/>
          </w:tcPr>
          <w:p w14:paraId="18B33D4E"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CRTX-KTEXT</w:t>
            </w:r>
          </w:p>
        </w:tc>
        <w:tc>
          <w:tcPr>
            <w:tcW w:w="561" w:type="pct"/>
          </w:tcPr>
          <w:p w14:paraId="2F43A205" w14:textId="147A354D" w:rsidR="00634E3E" w:rsidRPr="00041CFE" w:rsidRDefault="00AC6FF8" w:rsidP="00634E3E">
            <w:pPr>
              <w:jc w:val="center"/>
              <w:rPr>
                <w:rFonts w:ascii="Arial" w:hAnsi="Arial" w:cs="Arial"/>
                <w:sz w:val="20"/>
                <w:szCs w:val="20"/>
                <w:rPrChange w:id="13876" w:author="Александр" w:date="2020-04-13T09:06:00Z">
                  <w:rPr>
                    <w:rFonts w:ascii="Arial" w:hAnsi="Arial" w:cs="Arial"/>
                    <w:sz w:val="20"/>
                    <w:szCs w:val="20"/>
                    <w:highlight w:val="yellow"/>
                  </w:rPr>
                </w:rPrChange>
              </w:rPr>
            </w:pPr>
            <w:r w:rsidRPr="00041CFE">
              <w:rPr>
                <w:rFonts w:ascii="Arial" w:hAnsi="Arial" w:cs="Arial"/>
                <w:sz w:val="20"/>
                <w:szCs w:val="20"/>
                <w:rPrChange w:id="13877" w:author="Александр" w:date="2020-04-13T09:06:00Z">
                  <w:rPr>
                    <w:rFonts w:ascii="Arial" w:hAnsi="Arial" w:cs="Arial"/>
                    <w:sz w:val="20"/>
                    <w:szCs w:val="20"/>
                    <w:highlight w:val="yellow"/>
                  </w:rPr>
                </w:rPrChange>
              </w:rPr>
              <w:t>Х</w:t>
            </w:r>
          </w:p>
        </w:tc>
        <w:tc>
          <w:tcPr>
            <w:tcW w:w="551" w:type="pct"/>
          </w:tcPr>
          <w:p w14:paraId="50AB54A2" w14:textId="0B6C15E1" w:rsidR="00634E3E" w:rsidRPr="00041CFE" w:rsidRDefault="00A81622" w:rsidP="00634E3E">
            <w:pPr>
              <w:jc w:val="center"/>
              <w:rPr>
                <w:rFonts w:ascii="Arial" w:hAnsi="Arial" w:cs="Arial"/>
                <w:sz w:val="20"/>
                <w:szCs w:val="20"/>
                <w:rPrChange w:id="13878" w:author="Александр" w:date="2020-04-13T09:06:00Z">
                  <w:rPr>
                    <w:rFonts w:ascii="Arial" w:hAnsi="Arial" w:cs="Arial"/>
                    <w:sz w:val="20"/>
                    <w:szCs w:val="20"/>
                    <w:highlight w:val="yellow"/>
                  </w:rPr>
                </w:rPrChange>
              </w:rPr>
            </w:pPr>
            <w:r w:rsidRPr="00041CFE">
              <w:rPr>
                <w:rFonts w:ascii="Arial" w:hAnsi="Arial" w:cs="Arial"/>
                <w:sz w:val="20"/>
                <w:rPrChange w:id="13879" w:author="Александр" w:date="2020-04-13T09:06:00Z">
                  <w:rPr>
                    <w:rFonts w:ascii="Arial" w:hAnsi="Arial" w:cs="Arial"/>
                    <w:sz w:val="20"/>
                    <w:highlight w:val="yellow"/>
                  </w:rPr>
                </w:rPrChange>
              </w:rPr>
              <w:t>Для всех объектов</w:t>
            </w:r>
          </w:p>
        </w:tc>
        <w:tc>
          <w:tcPr>
            <w:tcW w:w="355" w:type="pct"/>
          </w:tcPr>
          <w:p w14:paraId="57DABB3E" w14:textId="73C5C3E8" w:rsidR="00634E3E" w:rsidRPr="00696F74" w:rsidRDefault="00634E3E" w:rsidP="00634E3E">
            <w:pPr>
              <w:jc w:val="center"/>
              <w:rPr>
                <w:rFonts w:ascii="Arial" w:hAnsi="Arial" w:cs="Arial"/>
                <w:sz w:val="20"/>
              </w:rPr>
            </w:pPr>
            <w:r w:rsidRPr="00696F74">
              <w:rPr>
                <w:rFonts w:ascii="Arial" w:hAnsi="Arial" w:cs="Arial"/>
                <w:sz w:val="20"/>
              </w:rPr>
              <w:t>-</w:t>
            </w:r>
          </w:p>
        </w:tc>
        <w:tc>
          <w:tcPr>
            <w:tcW w:w="420" w:type="pct"/>
          </w:tcPr>
          <w:p w14:paraId="7D4E250B" w14:textId="04F97EA4" w:rsidR="00634E3E" w:rsidRPr="00041CFE" w:rsidRDefault="00634E3E" w:rsidP="00634E3E">
            <w:pPr>
              <w:jc w:val="center"/>
              <w:rPr>
                <w:rFonts w:ascii="Arial" w:hAnsi="Arial" w:cs="Arial"/>
                <w:sz w:val="20"/>
              </w:rPr>
            </w:pPr>
            <w:r w:rsidRPr="00041CFE">
              <w:rPr>
                <w:rFonts w:ascii="Arial" w:hAnsi="Arial" w:cs="Arial"/>
                <w:sz w:val="20"/>
              </w:rPr>
              <w:t>-</w:t>
            </w:r>
          </w:p>
        </w:tc>
        <w:tc>
          <w:tcPr>
            <w:tcW w:w="318" w:type="pct"/>
          </w:tcPr>
          <w:p w14:paraId="39F009F0" w14:textId="77777777" w:rsidR="00634E3E" w:rsidRPr="00041CFE" w:rsidRDefault="00634E3E" w:rsidP="00634E3E">
            <w:pPr>
              <w:jc w:val="center"/>
              <w:rPr>
                <w:rFonts w:ascii="Arial" w:hAnsi="Arial" w:cs="Arial"/>
                <w:sz w:val="20"/>
              </w:rPr>
            </w:pPr>
            <w:r w:rsidRPr="00041CFE">
              <w:rPr>
                <w:rFonts w:ascii="Arial" w:hAnsi="Arial" w:cs="Arial"/>
                <w:sz w:val="20"/>
                <w:lang w:val="en-US"/>
              </w:rPr>
              <w:t>SAP</w:t>
            </w:r>
          </w:p>
        </w:tc>
      </w:tr>
      <w:tr w:rsidR="00634E3E" w:rsidRPr="0086487D" w14:paraId="03FB47A1" w14:textId="77777777" w:rsidTr="00D7375F">
        <w:trPr>
          <w:cantSplit/>
          <w:jc w:val="center"/>
        </w:trPr>
        <w:tc>
          <w:tcPr>
            <w:tcW w:w="167" w:type="pct"/>
          </w:tcPr>
          <w:p w14:paraId="23DAF403" w14:textId="77777777" w:rsidR="00634E3E" w:rsidRPr="00696F74" w:rsidRDefault="00634E3E" w:rsidP="00634E3E">
            <w:pPr>
              <w:rPr>
                <w:rFonts w:ascii="Arial" w:hAnsi="Arial" w:cs="Arial"/>
                <w:sz w:val="20"/>
                <w:szCs w:val="20"/>
              </w:rPr>
            </w:pPr>
            <w:r w:rsidRPr="00696F74">
              <w:rPr>
                <w:rFonts w:ascii="Arial" w:hAnsi="Arial" w:cs="Arial"/>
                <w:sz w:val="20"/>
                <w:szCs w:val="20"/>
              </w:rPr>
              <w:t>5.</w:t>
            </w:r>
          </w:p>
        </w:tc>
        <w:tc>
          <w:tcPr>
            <w:tcW w:w="385" w:type="pct"/>
          </w:tcPr>
          <w:p w14:paraId="21CFE77D"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Базовые данные</w:t>
            </w:r>
          </w:p>
        </w:tc>
        <w:tc>
          <w:tcPr>
            <w:tcW w:w="509" w:type="pct"/>
          </w:tcPr>
          <w:p w14:paraId="3FF07C6E"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Ответственный за рабочее место</w:t>
            </w:r>
          </w:p>
        </w:tc>
        <w:tc>
          <w:tcPr>
            <w:tcW w:w="887" w:type="pct"/>
          </w:tcPr>
          <w:p w14:paraId="07E24F85" w14:textId="77777777" w:rsidR="00634E3E" w:rsidRPr="00041CFE" w:rsidRDefault="00634E3E" w:rsidP="00634E3E">
            <w:pPr>
              <w:jc w:val="left"/>
              <w:rPr>
                <w:rFonts w:ascii="Arial" w:hAnsi="Arial"/>
                <w:sz w:val="20"/>
              </w:rPr>
            </w:pPr>
            <w:r w:rsidRPr="00041CFE">
              <w:rPr>
                <w:rFonts w:ascii="Arial" w:hAnsi="Arial" w:cs="Arial"/>
                <w:sz w:val="20"/>
                <w:szCs w:val="20"/>
                <w:lang w:val="en-US"/>
              </w:rPr>
              <w:t>PM</w:t>
            </w:r>
            <w:r w:rsidRPr="00041CFE">
              <w:rPr>
                <w:rFonts w:ascii="Arial" w:hAnsi="Arial" w:cs="Arial"/>
                <w:sz w:val="20"/>
                <w:szCs w:val="20"/>
              </w:rPr>
              <w:t>_30. Справочник, содержащий Ф.И.О. или наименование группы лиц, ответственных за рабочие места</w:t>
            </w:r>
          </w:p>
        </w:tc>
        <w:tc>
          <w:tcPr>
            <w:tcW w:w="401" w:type="pct"/>
          </w:tcPr>
          <w:p w14:paraId="101166B4"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CHAR</w:t>
            </w:r>
            <w:r w:rsidRPr="00041CFE">
              <w:rPr>
                <w:rFonts w:ascii="Arial" w:hAnsi="Arial" w:cs="Arial"/>
                <w:sz w:val="20"/>
                <w:szCs w:val="20"/>
                <w:lang w:val="en-US"/>
              </w:rPr>
              <w:t>, 3</w:t>
            </w:r>
          </w:p>
        </w:tc>
        <w:tc>
          <w:tcPr>
            <w:tcW w:w="446" w:type="pct"/>
          </w:tcPr>
          <w:p w14:paraId="069DC283" w14:textId="77777777" w:rsidR="00634E3E" w:rsidRPr="00041CFE" w:rsidRDefault="00634E3E" w:rsidP="00634E3E">
            <w:pPr>
              <w:jc w:val="left"/>
              <w:rPr>
                <w:rFonts w:ascii="Arial" w:hAnsi="Arial" w:cs="Arial"/>
                <w:sz w:val="20"/>
                <w:szCs w:val="20"/>
              </w:rPr>
            </w:pPr>
            <w:r w:rsidRPr="00041CFE">
              <w:rPr>
                <w:rFonts w:ascii="Arial" w:hAnsi="Arial" w:cs="Arial"/>
                <w:sz w:val="20"/>
                <w:szCs w:val="20"/>
              </w:rPr>
              <w:t>TC24</w:t>
            </w:r>
            <w:r w:rsidRPr="00041CFE">
              <w:rPr>
                <w:rFonts w:ascii="Arial" w:hAnsi="Arial" w:cs="Arial"/>
                <w:sz w:val="20"/>
                <w:szCs w:val="20"/>
                <w:lang w:val="en-US"/>
              </w:rPr>
              <w:t>-</w:t>
            </w:r>
            <w:r w:rsidRPr="00041CFE">
              <w:rPr>
                <w:rFonts w:ascii="Arial" w:hAnsi="Arial" w:cs="Arial"/>
                <w:sz w:val="20"/>
                <w:szCs w:val="20"/>
              </w:rPr>
              <w:t>VERAN</w:t>
            </w:r>
          </w:p>
        </w:tc>
        <w:tc>
          <w:tcPr>
            <w:tcW w:w="561" w:type="pct"/>
          </w:tcPr>
          <w:p w14:paraId="6D3BDB20" w14:textId="6417730F" w:rsidR="00634E3E" w:rsidRPr="00041CFE" w:rsidRDefault="00AC6FF8" w:rsidP="00634E3E">
            <w:pPr>
              <w:jc w:val="center"/>
              <w:rPr>
                <w:rFonts w:ascii="Arial" w:hAnsi="Arial" w:cs="Arial"/>
                <w:sz w:val="20"/>
                <w:szCs w:val="20"/>
                <w:rPrChange w:id="13880" w:author="Александр" w:date="2020-04-13T09:06:00Z">
                  <w:rPr>
                    <w:rFonts w:ascii="Arial" w:hAnsi="Arial" w:cs="Arial"/>
                    <w:sz w:val="20"/>
                    <w:szCs w:val="20"/>
                    <w:highlight w:val="yellow"/>
                  </w:rPr>
                </w:rPrChange>
              </w:rPr>
            </w:pPr>
            <w:r w:rsidRPr="00041CFE">
              <w:rPr>
                <w:rFonts w:ascii="Arial" w:hAnsi="Arial" w:cs="Arial"/>
                <w:sz w:val="20"/>
                <w:szCs w:val="20"/>
                <w:rPrChange w:id="13881" w:author="Александр" w:date="2020-04-13T09:06:00Z">
                  <w:rPr>
                    <w:rFonts w:ascii="Arial" w:hAnsi="Arial" w:cs="Arial"/>
                    <w:sz w:val="20"/>
                    <w:szCs w:val="20"/>
                    <w:highlight w:val="yellow"/>
                  </w:rPr>
                </w:rPrChange>
              </w:rPr>
              <w:t>Х</w:t>
            </w:r>
          </w:p>
        </w:tc>
        <w:tc>
          <w:tcPr>
            <w:tcW w:w="551" w:type="pct"/>
          </w:tcPr>
          <w:p w14:paraId="2C525C07" w14:textId="4D5F6995" w:rsidR="00634E3E" w:rsidRPr="00041CFE" w:rsidRDefault="00A81622" w:rsidP="00634E3E">
            <w:pPr>
              <w:jc w:val="center"/>
              <w:rPr>
                <w:rFonts w:ascii="Arial" w:hAnsi="Arial" w:cs="Arial"/>
                <w:sz w:val="20"/>
                <w:szCs w:val="20"/>
                <w:rPrChange w:id="13882" w:author="Александр" w:date="2020-04-13T09:06:00Z">
                  <w:rPr>
                    <w:rFonts w:ascii="Arial" w:hAnsi="Arial" w:cs="Arial"/>
                    <w:sz w:val="20"/>
                    <w:szCs w:val="20"/>
                    <w:highlight w:val="yellow"/>
                  </w:rPr>
                </w:rPrChange>
              </w:rPr>
            </w:pPr>
            <w:r w:rsidRPr="00041CFE">
              <w:rPr>
                <w:rFonts w:ascii="Arial" w:hAnsi="Arial" w:cs="Arial"/>
                <w:sz w:val="20"/>
                <w:rPrChange w:id="13883" w:author="Александр" w:date="2020-04-13T09:06:00Z">
                  <w:rPr>
                    <w:rFonts w:ascii="Arial" w:hAnsi="Arial" w:cs="Arial"/>
                    <w:sz w:val="20"/>
                    <w:highlight w:val="yellow"/>
                  </w:rPr>
                </w:rPrChange>
              </w:rPr>
              <w:t>Для всех объектов</w:t>
            </w:r>
          </w:p>
        </w:tc>
        <w:tc>
          <w:tcPr>
            <w:tcW w:w="355" w:type="pct"/>
          </w:tcPr>
          <w:p w14:paraId="6EA146B1" w14:textId="727C07A8" w:rsidR="00634E3E" w:rsidRPr="00696F74" w:rsidRDefault="00634E3E" w:rsidP="00634E3E">
            <w:pPr>
              <w:jc w:val="center"/>
              <w:rPr>
                <w:rFonts w:ascii="Arial" w:hAnsi="Arial" w:cs="Arial"/>
                <w:sz w:val="20"/>
              </w:rPr>
            </w:pPr>
            <w:r w:rsidRPr="00696F74">
              <w:rPr>
                <w:rFonts w:ascii="Arial" w:hAnsi="Arial" w:cs="Arial"/>
                <w:sz w:val="20"/>
              </w:rPr>
              <w:t>-</w:t>
            </w:r>
          </w:p>
        </w:tc>
        <w:tc>
          <w:tcPr>
            <w:tcW w:w="420" w:type="pct"/>
          </w:tcPr>
          <w:p w14:paraId="3C21DF73" w14:textId="1D3C203F" w:rsidR="00634E3E" w:rsidRPr="00041CFE" w:rsidRDefault="00634E3E" w:rsidP="00634E3E">
            <w:pPr>
              <w:jc w:val="center"/>
              <w:rPr>
                <w:rFonts w:ascii="Arial" w:hAnsi="Arial" w:cs="Arial"/>
                <w:sz w:val="20"/>
              </w:rPr>
            </w:pPr>
            <w:r w:rsidRPr="00041CFE">
              <w:rPr>
                <w:rFonts w:ascii="Arial" w:hAnsi="Arial" w:cs="Arial"/>
                <w:sz w:val="20"/>
              </w:rPr>
              <w:t>Выбор из справочника</w:t>
            </w:r>
          </w:p>
        </w:tc>
        <w:tc>
          <w:tcPr>
            <w:tcW w:w="318" w:type="pct"/>
          </w:tcPr>
          <w:p w14:paraId="7A860F06" w14:textId="77777777" w:rsidR="00634E3E" w:rsidRPr="00041CFE" w:rsidRDefault="00634E3E" w:rsidP="00634E3E">
            <w:pPr>
              <w:jc w:val="center"/>
              <w:rPr>
                <w:rFonts w:ascii="Arial" w:hAnsi="Arial" w:cs="Arial"/>
                <w:sz w:val="20"/>
                <w:lang w:val="en-US"/>
              </w:rPr>
            </w:pPr>
            <w:r w:rsidRPr="00041CFE">
              <w:rPr>
                <w:rFonts w:ascii="Arial" w:hAnsi="Arial" w:cs="Arial"/>
                <w:sz w:val="20"/>
                <w:lang w:val="en-US"/>
              </w:rPr>
              <w:t>SAP</w:t>
            </w:r>
          </w:p>
        </w:tc>
      </w:tr>
      <w:tr w:rsidR="00AC6FF8" w:rsidRPr="0086487D" w14:paraId="69F8CEA6" w14:textId="77777777" w:rsidTr="00D7375F">
        <w:trPr>
          <w:cantSplit/>
          <w:jc w:val="center"/>
        </w:trPr>
        <w:tc>
          <w:tcPr>
            <w:tcW w:w="167" w:type="pct"/>
          </w:tcPr>
          <w:p w14:paraId="5B8F12C8" w14:textId="6D96C068" w:rsidR="00AC6FF8" w:rsidRPr="00041CFE" w:rsidRDefault="00782755" w:rsidP="00AC6FF8">
            <w:pPr>
              <w:rPr>
                <w:rFonts w:ascii="Arial" w:hAnsi="Arial" w:cs="Arial"/>
                <w:sz w:val="20"/>
                <w:szCs w:val="20"/>
              </w:rPr>
            </w:pPr>
            <w:r w:rsidRPr="00696F74">
              <w:rPr>
                <w:rFonts w:ascii="Arial" w:hAnsi="Arial" w:cs="Arial"/>
                <w:sz w:val="20"/>
                <w:szCs w:val="20"/>
              </w:rPr>
              <w:t>8.</w:t>
            </w:r>
          </w:p>
        </w:tc>
        <w:tc>
          <w:tcPr>
            <w:tcW w:w="385" w:type="pct"/>
          </w:tcPr>
          <w:p w14:paraId="1AD06557" w14:textId="1250D828" w:rsidR="00AC6FF8" w:rsidRPr="00041CFE" w:rsidRDefault="00AC6FF8" w:rsidP="00AC6FF8">
            <w:pPr>
              <w:jc w:val="left"/>
              <w:rPr>
                <w:rFonts w:ascii="Arial" w:hAnsi="Arial" w:cs="Arial"/>
                <w:sz w:val="20"/>
                <w:szCs w:val="20"/>
                <w:rPrChange w:id="13884" w:author="Александр" w:date="2020-04-13T09:06:00Z">
                  <w:rPr>
                    <w:rFonts w:ascii="Arial" w:hAnsi="Arial" w:cs="Arial"/>
                    <w:sz w:val="20"/>
                    <w:szCs w:val="20"/>
                    <w:highlight w:val="yellow"/>
                  </w:rPr>
                </w:rPrChange>
              </w:rPr>
            </w:pPr>
            <w:r w:rsidRPr="00041CFE">
              <w:rPr>
                <w:rFonts w:ascii="Arial" w:hAnsi="Arial" w:cs="Arial"/>
                <w:sz w:val="20"/>
                <w:szCs w:val="20"/>
                <w:rPrChange w:id="13885" w:author="Александр" w:date="2020-04-13T09:06:00Z">
                  <w:rPr>
                    <w:rFonts w:ascii="Arial" w:hAnsi="Arial" w:cs="Arial"/>
                    <w:sz w:val="20"/>
                    <w:szCs w:val="20"/>
                    <w:highlight w:val="yellow"/>
                  </w:rPr>
                </w:rPrChange>
              </w:rPr>
              <w:t>Базовые данные</w:t>
            </w:r>
          </w:p>
        </w:tc>
        <w:tc>
          <w:tcPr>
            <w:tcW w:w="509" w:type="pct"/>
          </w:tcPr>
          <w:p w14:paraId="47CC768C" w14:textId="6F78B31B" w:rsidR="00AC6FF8" w:rsidRPr="00041CFE" w:rsidRDefault="00AC6FF8" w:rsidP="00AC6FF8">
            <w:pPr>
              <w:jc w:val="left"/>
              <w:rPr>
                <w:rFonts w:ascii="Arial" w:hAnsi="Arial" w:cs="Arial"/>
                <w:sz w:val="20"/>
                <w:szCs w:val="20"/>
                <w:rPrChange w:id="13886" w:author="Александр" w:date="2020-04-13T09:06:00Z">
                  <w:rPr>
                    <w:rFonts w:ascii="Arial" w:hAnsi="Arial" w:cs="Arial"/>
                    <w:sz w:val="20"/>
                    <w:szCs w:val="20"/>
                    <w:highlight w:val="yellow"/>
                  </w:rPr>
                </w:rPrChange>
              </w:rPr>
            </w:pPr>
            <w:r w:rsidRPr="00041CFE">
              <w:rPr>
                <w:rFonts w:ascii="Arial" w:hAnsi="Arial" w:cs="Arial"/>
                <w:sz w:val="20"/>
                <w:szCs w:val="20"/>
                <w:rPrChange w:id="13887" w:author="Александр" w:date="2020-04-13T09:06:00Z">
                  <w:rPr>
                    <w:rFonts w:ascii="Arial" w:hAnsi="Arial" w:cs="Arial"/>
                    <w:sz w:val="20"/>
                    <w:szCs w:val="20"/>
                    <w:highlight w:val="yellow"/>
                  </w:rPr>
                </w:rPrChange>
              </w:rPr>
              <w:t xml:space="preserve">Ключ </w:t>
            </w:r>
            <w:proofErr w:type="spellStart"/>
            <w:r w:rsidRPr="00041CFE">
              <w:rPr>
                <w:rFonts w:ascii="Arial" w:hAnsi="Arial" w:cs="Arial"/>
                <w:sz w:val="20"/>
                <w:szCs w:val="20"/>
                <w:rPrChange w:id="13888" w:author="Александр" w:date="2020-04-13T09:06:00Z">
                  <w:rPr>
                    <w:rFonts w:ascii="Arial" w:hAnsi="Arial" w:cs="Arial"/>
                    <w:sz w:val="20"/>
                    <w:szCs w:val="20"/>
                    <w:highlight w:val="yellow"/>
                  </w:rPr>
                </w:rPrChange>
              </w:rPr>
              <w:t>ЗаданЗначения</w:t>
            </w:r>
            <w:proofErr w:type="spellEnd"/>
          </w:p>
        </w:tc>
        <w:tc>
          <w:tcPr>
            <w:tcW w:w="887" w:type="pct"/>
          </w:tcPr>
          <w:p w14:paraId="09ECBEB1" w14:textId="2553D0EE" w:rsidR="00AC6FF8" w:rsidRPr="00041CFE" w:rsidRDefault="00AC6FF8" w:rsidP="00AC6FF8">
            <w:pPr>
              <w:jc w:val="left"/>
              <w:rPr>
                <w:rFonts w:ascii="Arial" w:hAnsi="Arial" w:cs="Arial"/>
                <w:sz w:val="20"/>
                <w:szCs w:val="20"/>
                <w:rPrChange w:id="13889" w:author="Александр" w:date="2020-04-13T09:06:00Z">
                  <w:rPr>
                    <w:rFonts w:ascii="Arial" w:hAnsi="Arial" w:cs="Arial"/>
                    <w:sz w:val="20"/>
                    <w:szCs w:val="20"/>
                    <w:highlight w:val="yellow"/>
                  </w:rPr>
                </w:rPrChange>
              </w:rPr>
            </w:pPr>
            <w:r w:rsidRPr="00041CFE">
              <w:rPr>
                <w:rFonts w:ascii="Arial" w:hAnsi="Arial" w:cs="Arial"/>
                <w:sz w:val="20"/>
                <w:szCs w:val="20"/>
                <w:rPrChange w:id="13890" w:author="Александр" w:date="2020-04-13T09:06:00Z">
                  <w:rPr>
                    <w:rFonts w:ascii="Arial" w:hAnsi="Arial" w:cs="Arial"/>
                    <w:sz w:val="20"/>
                    <w:szCs w:val="20"/>
                    <w:highlight w:val="yellow"/>
                  </w:rPr>
                </w:rPrChange>
              </w:rPr>
              <w:t>Параметры, которые будут использоваться по умолчанию в расчетных формулах рабочего места.</w:t>
            </w:r>
          </w:p>
        </w:tc>
        <w:tc>
          <w:tcPr>
            <w:tcW w:w="401" w:type="pct"/>
          </w:tcPr>
          <w:p w14:paraId="5A5C3A01" w14:textId="5C1C413B" w:rsidR="00AC6FF8" w:rsidRPr="00041CFE" w:rsidRDefault="00AC6FF8" w:rsidP="00AC6FF8">
            <w:pPr>
              <w:jc w:val="left"/>
              <w:rPr>
                <w:rFonts w:ascii="Arial" w:hAnsi="Arial" w:cs="Arial"/>
                <w:sz w:val="20"/>
                <w:szCs w:val="20"/>
                <w:lang w:val="en-US"/>
                <w:rPrChange w:id="13891"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3892" w:author="Александр" w:date="2020-04-13T09:06:00Z">
                  <w:rPr>
                    <w:rFonts w:ascii="Arial" w:hAnsi="Arial" w:cs="Arial"/>
                    <w:sz w:val="20"/>
                    <w:szCs w:val="20"/>
                    <w:highlight w:val="yellow"/>
                    <w:lang w:val="en-US"/>
                  </w:rPr>
                </w:rPrChange>
              </w:rPr>
              <w:t>CHAR</w:t>
            </w:r>
            <w:r w:rsidRPr="00041CFE">
              <w:rPr>
                <w:rFonts w:ascii="Arial" w:hAnsi="Arial"/>
                <w:sz w:val="20"/>
                <w:rPrChange w:id="13893" w:author="Александр" w:date="2020-04-13T09:06:00Z">
                  <w:rPr>
                    <w:rFonts w:ascii="Arial" w:hAnsi="Arial"/>
                    <w:sz w:val="20"/>
                    <w:highlight w:val="yellow"/>
                  </w:rPr>
                </w:rPrChange>
              </w:rPr>
              <w:t>, 8</w:t>
            </w:r>
          </w:p>
        </w:tc>
        <w:tc>
          <w:tcPr>
            <w:tcW w:w="446" w:type="pct"/>
          </w:tcPr>
          <w:p w14:paraId="1F2A30ED" w14:textId="2D9D5446" w:rsidR="00AC6FF8" w:rsidRPr="00041CFE" w:rsidRDefault="00A81622" w:rsidP="00AC6FF8">
            <w:pPr>
              <w:jc w:val="left"/>
              <w:rPr>
                <w:rFonts w:ascii="Arial" w:hAnsi="Arial" w:cs="Arial"/>
                <w:sz w:val="20"/>
                <w:szCs w:val="20"/>
                <w:lang w:val="en-US"/>
                <w:rPrChange w:id="13894"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3895" w:author="Александр" w:date="2020-04-13T09:06:00Z">
                  <w:rPr>
                    <w:rFonts w:ascii="Arial" w:hAnsi="Arial" w:cs="Arial"/>
                    <w:sz w:val="20"/>
                    <w:szCs w:val="20"/>
                    <w:highlight w:val="yellow"/>
                    <w:lang w:val="en-US"/>
                  </w:rPr>
                </w:rPrChange>
              </w:rPr>
              <w:t>CRHD-VGWTS</w:t>
            </w:r>
          </w:p>
        </w:tc>
        <w:tc>
          <w:tcPr>
            <w:tcW w:w="561" w:type="pct"/>
          </w:tcPr>
          <w:p w14:paraId="30A3B18A" w14:textId="375AC6E7" w:rsidR="00AC6FF8" w:rsidRPr="00041CFE" w:rsidRDefault="00473D25" w:rsidP="00AC6FF8">
            <w:pPr>
              <w:jc w:val="center"/>
              <w:rPr>
                <w:rFonts w:ascii="Arial" w:hAnsi="Arial" w:cs="Arial"/>
                <w:sz w:val="20"/>
                <w:szCs w:val="20"/>
                <w:rPrChange w:id="13896" w:author="Александр" w:date="2020-04-13T09:06:00Z">
                  <w:rPr>
                    <w:rFonts w:ascii="Arial" w:hAnsi="Arial" w:cs="Arial"/>
                    <w:sz w:val="20"/>
                    <w:szCs w:val="20"/>
                    <w:highlight w:val="yellow"/>
                  </w:rPr>
                </w:rPrChange>
              </w:rPr>
            </w:pPr>
            <w:r w:rsidRPr="00041CFE">
              <w:rPr>
                <w:rFonts w:ascii="Arial" w:hAnsi="Arial" w:cs="Arial"/>
                <w:sz w:val="20"/>
                <w:szCs w:val="20"/>
                <w:rPrChange w:id="13897" w:author="Александр" w:date="2020-04-13T09:06:00Z">
                  <w:rPr>
                    <w:rFonts w:ascii="Arial" w:hAnsi="Arial" w:cs="Arial"/>
                    <w:sz w:val="20"/>
                    <w:szCs w:val="20"/>
                    <w:highlight w:val="yellow"/>
                  </w:rPr>
                </w:rPrChange>
              </w:rPr>
              <w:t>Х</w:t>
            </w:r>
          </w:p>
        </w:tc>
        <w:tc>
          <w:tcPr>
            <w:tcW w:w="551" w:type="pct"/>
          </w:tcPr>
          <w:p w14:paraId="12DED2E0" w14:textId="01676FC0" w:rsidR="00AC6FF8" w:rsidRPr="00041CFE" w:rsidRDefault="00473D25" w:rsidP="00AC6FF8">
            <w:pPr>
              <w:jc w:val="center"/>
              <w:rPr>
                <w:rFonts w:ascii="Arial" w:hAnsi="Arial" w:cs="Arial"/>
                <w:sz w:val="20"/>
                <w:rPrChange w:id="13898" w:author="Александр" w:date="2020-04-13T09:06:00Z">
                  <w:rPr>
                    <w:rFonts w:ascii="Arial" w:hAnsi="Arial" w:cs="Arial"/>
                    <w:sz w:val="20"/>
                    <w:highlight w:val="yellow"/>
                  </w:rPr>
                </w:rPrChange>
              </w:rPr>
            </w:pPr>
            <w:r w:rsidRPr="00041CFE">
              <w:rPr>
                <w:rFonts w:ascii="Arial" w:hAnsi="Arial" w:cs="Arial"/>
                <w:sz w:val="20"/>
                <w:rPrChange w:id="13899" w:author="Александр" w:date="2020-04-13T09:06:00Z">
                  <w:rPr>
                    <w:rFonts w:ascii="Arial" w:hAnsi="Arial" w:cs="Arial"/>
                    <w:sz w:val="20"/>
                    <w:highlight w:val="yellow"/>
                  </w:rPr>
                </w:rPrChange>
              </w:rPr>
              <w:t>Для всех объектов</w:t>
            </w:r>
          </w:p>
        </w:tc>
        <w:tc>
          <w:tcPr>
            <w:tcW w:w="355" w:type="pct"/>
          </w:tcPr>
          <w:p w14:paraId="094CA9C1" w14:textId="24EA6E99" w:rsidR="00AC6FF8" w:rsidRPr="00041CFE" w:rsidRDefault="00AC6FF8" w:rsidP="00AC6FF8">
            <w:pPr>
              <w:jc w:val="center"/>
              <w:rPr>
                <w:rFonts w:ascii="Arial" w:hAnsi="Arial" w:cs="Arial"/>
                <w:sz w:val="20"/>
                <w:rPrChange w:id="13900" w:author="Александр" w:date="2020-04-13T09:06:00Z">
                  <w:rPr>
                    <w:rFonts w:ascii="Arial" w:hAnsi="Arial" w:cs="Arial"/>
                    <w:sz w:val="20"/>
                    <w:highlight w:val="yellow"/>
                  </w:rPr>
                </w:rPrChange>
              </w:rPr>
            </w:pPr>
            <w:r w:rsidRPr="00041CFE">
              <w:rPr>
                <w:rFonts w:ascii="Arial" w:hAnsi="Arial" w:cs="Arial"/>
                <w:sz w:val="20"/>
                <w:rPrChange w:id="13901" w:author="Александр" w:date="2020-04-13T09:06:00Z">
                  <w:rPr>
                    <w:rFonts w:ascii="Arial" w:hAnsi="Arial" w:cs="Arial"/>
                    <w:sz w:val="20"/>
                    <w:highlight w:val="yellow"/>
                  </w:rPr>
                </w:rPrChange>
              </w:rPr>
              <w:t>-</w:t>
            </w:r>
          </w:p>
        </w:tc>
        <w:tc>
          <w:tcPr>
            <w:tcW w:w="420" w:type="pct"/>
          </w:tcPr>
          <w:p w14:paraId="5D190470" w14:textId="50A1B09C" w:rsidR="00AC6FF8" w:rsidRPr="00041CFE" w:rsidRDefault="00AC6FF8" w:rsidP="00AC6FF8">
            <w:pPr>
              <w:jc w:val="center"/>
              <w:rPr>
                <w:rFonts w:ascii="Arial" w:hAnsi="Arial" w:cs="Arial"/>
                <w:sz w:val="20"/>
                <w:rPrChange w:id="13902" w:author="Александр" w:date="2020-04-13T09:06:00Z">
                  <w:rPr>
                    <w:rFonts w:ascii="Arial" w:hAnsi="Arial" w:cs="Arial"/>
                    <w:sz w:val="20"/>
                    <w:highlight w:val="yellow"/>
                  </w:rPr>
                </w:rPrChange>
              </w:rPr>
            </w:pPr>
            <w:r w:rsidRPr="00041CFE">
              <w:rPr>
                <w:rFonts w:ascii="Arial" w:hAnsi="Arial" w:cs="Arial"/>
                <w:sz w:val="20"/>
                <w:rPrChange w:id="13903" w:author="Александр" w:date="2020-04-13T09:06:00Z">
                  <w:rPr>
                    <w:rFonts w:ascii="Arial" w:hAnsi="Arial" w:cs="Arial"/>
                    <w:sz w:val="20"/>
                    <w:highlight w:val="yellow"/>
                  </w:rPr>
                </w:rPrChange>
              </w:rPr>
              <w:t>Выбор из справочника</w:t>
            </w:r>
          </w:p>
        </w:tc>
        <w:tc>
          <w:tcPr>
            <w:tcW w:w="318" w:type="pct"/>
          </w:tcPr>
          <w:p w14:paraId="23CC26CA" w14:textId="66012005" w:rsidR="00AC6FF8" w:rsidRPr="00041CFE" w:rsidRDefault="00AC6FF8" w:rsidP="00AC6FF8">
            <w:pPr>
              <w:jc w:val="center"/>
              <w:rPr>
                <w:rFonts w:ascii="Arial" w:hAnsi="Arial" w:cs="Arial"/>
                <w:sz w:val="20"/>
                <w:lang w:val="en-US"/>
                <w:rPrChange w:id="13904" w:author="Александр" w:date="2020-04-13T09:06:00Z">
                  <w:rPr>
                    <w:rFonts w:ascii="Arial" w:hAnsi="Arial" w:cs="Arial"/>
                    <w:sz w:val="20"/>
                    <w:highlight w:val="yellow"/>
                    <w:lang w:val="en-US"/>
                  </w:rPr>
                </w:rPrChange>
              </w:rPr>
            </w:pPr>
            <w:r w:rsidRPr="00041CFE">
              <w:rPr>
                <w:rFonts w:ascii="Arial" w:hAnsi="Arial" w:cs="Arial"/>
                <w:sz w:val="20"/>
                <w:lang w:val="en-US"/>
                <w:rPrChange w:id="13905" w:author="Александр" w:date="2020-04-13T09:06:00Z">
                  <w:rPr>
                    <w:rFonts w:ascii="Arial" w:hAnsi="Arial" w:cs="Arial"/>
                    <w:sz w:val="20"/>
                    <w:highlight w:val="yellow"/>
                    <w:lang w:val="en-US"/>
                  </w:rPr>
                </w:rPrChange>
              </w:rPr>
              <w:t>SAP</w:t>
            </w:r>
          </w:p>
        </w:tc>
      </w:tr>
      <w:tr w:rsidR="00A81622" w:rsidRPr="0086487D" w14:paraId="7F110549" w14:textId="77777777" w:rsidTr="00D7375F">
        <w:trPr>
          <w:cantSplit/>
          <w:jc w:val="center"/>
        </w:trPr>
        <w:tc>
          <w:tcPr>
            <w:tcW w:w="167" w:type="pct"/>
          </w:tcPr>
          <w:p w14:paraId="5FE3135B" w14:textId="4B60560F" w:rsidR="00A81622" w:rsidRPr="00041CFE" w:rsidRDefault="00782755" w:rsidP="00A81622">
            <w:pPr>
              <w:rPr>
                <w:rFonts w:ascii="Arial" w:hAnsi="Arial" w:cs="Arial"/>
                <w:sz w:val="20"/>
                <w:szCs w:val="20"/>
              </w:rPr>
            </w:pPr>
            <w:r w:rsidRPr="00696F74">
              <w:rPr>
                <w:rFonts w:ascii="Arial" w:hAnsi="Arial" w:cs="Arial"/>
                <w:sz w:val="20"/>
                <w:szCs w:val="20"/>
              </w:rPr>
              <w:t>9.</w:t>
            </w:r>
          </w:p>
        </w:tc>
        <w:tc>
          <w:tcPr>
            <w:tcW w:w="385" w:type="pct"/>
          </w:tcPr>
          <w:p w14:paraId="256A646D" w14:textId="41570BEC" w:rsidR="00A81622" w:rsidRPr="00041CFE" w:rsidRDefault="00A81622" w:rsidP="00A81622">
            <w:pPr>
              <w:jc w:val="left"/>
              <w:rPr>
                <w:rFonts w:ascii="Arial" w:hAnsi="Arial" w:cs="Arial"/>
                <w:sz w:val="20"/>
                <w:szCs w:val="20"/>
                <w:rPrChange w:id="13906" w:author="Александр" w:date="2020-04-13T09:06:00Z">
                  <w:rPr>
                    <w:rFonts w:ascii="Arial" w:hAnsi="Arial" w:cs="Arial"/>
                    <w:sz w:val="20"/>
                    <w:szCs w:val="20"/>
                    <w:highlight w:val="yellow"/>
                  </w:rPr>
                </w:rPrChange>
              </w:rPr>
            </w:pPr>
            <w:r w:rsidRPr="00041CFE">
              <w:rPr>
                <w:rFonts w:ascii="Arial" w:hAnsi="Arial" w:cs="Arial"/>
                <w:sz w:val="20"/>
                <w:szCs w:val="20"/>
                <w:rPrChange w:id="13907" w:author="Александр" w:date="2020-04-13T09:06:00Z">
                  <w:rPr>
                    <w:rFonts w:ascii="Arial" w:hAnsi="Arial" w:cs="Arial"/>
                    <w:sz w:val="20"/>
                    <w:szCs w:val="20"/>
                    <w:highlight w:val="yellow"/>
                  </w:rPr>
                </w:rPrChange>
              </w:rPr>
              <w:t>Базовые данные</w:t>
            </w:r>
          </w:p>
        </w:tc>
        <w:tc>
          <w:tcPr>
            <w:tcW w:w="509" w:type="pct"/>
          </w:tcPr>
          <w:p w14:paraId="7D9B5F51" w14:textId="440EBB23" w:rsidR="00A81622" w:rsidRPr="00041CFE" w:rsidRDefault="00A81622" w:rsidP="00A81622">
            <w:pPr>
              <w:jc w:val="left"/>
              <w:rPr>
                <w:rFonts w:ascii="Arial" w:hAnsi="Arial" w:cs="Arial"/>
                <w:sz w:val="20"/>
                <w:szCs w:val="20"/>
                <w:rPrChange w:id="13908" w:author="Александр" w:date="2020-04-13T09:06:00Z">
                  <w:rPr>
                    <w:rFonts w:ascii="Arial" w:hAnsi="Arial" w:cs="Arial"/>
                    <w:sz w:val="20"/>
                    <w:szCs w:val="20"/>
                    <w:highlight w:val="yellow"/>
                  </w:rPr>
                </w:rPrChange>
              </w:rPr>
            </w:pPr>
            <w:r w:rsidRPr="00041CFE">
              <w:rPr>
                <w:rFonts w:ascii="Arial" w:hAnsi="Arial" w:cs="Arial"/>
                <w:sz w:val="20"/>
                <w:szCs w:val="20"/>
                <w:rPrChange w:id="13909" w:author="Александр" w:date="2020-04-13T09:06:00Z">
                  <w:rPr>
                    <w:rFonts w:ascii="Arial" w:hAnsi="Arial" w:cs="Arial"/>
                    <w:sz w:val="20"/>
                    <w:szCs w:val="20"/>
                    <w:highlight w:val="yellow"/>
                  </w:rPr>
                </w:rPrChange>
              </w:rPr>
              <w:t xml:space="preserve">Ключ использования </w:t>
            </w:r>
            <w:proofErr w:type="spellStart"/>
            <w:r w:rsidRPr="00041CFE">
              <w:rPr>
                <w:rFonts w:ascii="Arial" w:hAnsi="Arial" w:cs="Arial"/>
                <w:sz w:val="20"/>
                <w:szCs w:val="20"/>
                <w:rPrChange w:id="13910" w:author="Александр" w:date="2020-04-13T09:06:00Z">
                  <w:rPr>
                    <w:rFonts w:ascii="Arial" w:hAnsi="Arial" w:cs="Arial"/>
                    <w:sz w:val="20"/>
                    <w:szCs w:val="20"/>
                    <w:highlight w:val="yellow"/>
                  </w:rPr>
                </w:rPrChange>
              </w:rPr>
              <w:t>техкарты</w:t>
            </w:r>
            <w:proofErr w:type="spellEnd"/>
          </w:p>
        </w:tc>
        <w:tc>
          <w:tcPr>
            <w:tcW w:w="887" w:type="pct"/>
          </w:tcPr>
          <w:p w14:paraId="4CA4AFB2" w14:textId="5F704F5F" w:rsidR="00A81622" w:rsidRPr="00041CFE" w:rsidRDefault="00A81622" w:rsidP="00A81622">
            <w:pPr>
              <w:jc w:val="left"/>
              <w:rPr>
                <w:rFonts w:ascii="Arial" w:hAnsi="Arial" w:cs="Arial"/>
                <w:sz w:val="20"/>
                <w:szCs w:val="20"/>
                <w:rPrChange w:id="13911" w:author="Александр" w:date="2020-04-13T09:06:00Z">
                  <w:rPr>
                    <w:rFonts w:ascii="Arial" w:hAnsi="Arial" w:cs="Arial"/>
                    <w:sz w:val="20"/>
                    <w:szCs w:val="20"/>
                    <w:highlight w:val="yellow"/>
                  </w:rPr>
                </w:rPrChange>
              </w:rPr>
            </w:pPr>
            <w:r w:rsidRPr="00041CFE">
              <w:rPr>
                <w:rFonts w:ascii="Arial" w:hAnsi="Arial" w:cs="Arial"/>
                <w:sz w:val="20"/>
                <w:szCs w:val="20"/>
                <w:rPrChange w:id="13912" w:author="Александр" w:date="2020-04-13T09:06:00Z">
                  <w:rPr>
                    <w:rFonts w:ascii="Arial" w:hAnsi="Arial" w:cs="Arial"/>
                    <w:sz w:val="20"/>
                    <w:szCs w:val="20"/>
                    <w:highlight w:val="yellow"/>
                  </w:rPr>
                </w:rPrChange>
              </w:rPr>
              <w:t>Возможность/невозможность использования рабочего места в различных типах технологических карт. По умолчанию 009.</w:t>
            </w:r>
          </w:p>
        </w:tc>
        <w:tc>
          <w:tcPr>
            <w:tcW w:w="401" w:type="pct"/>
          </w:tcPr>
          <w:p w14:paraId="64F51082" w14:textId="2F7970A5" w:rsidR="00A81622" w:rsidRPr="00041CFE" w:rsidRDefault="00A81622" w:rsidP="00A81622">
            <w:pPr>
              <w:jc w:val="left"/>
              <w:rPr>
                <w:rFonts w:ascii="Arial" w:hAnsi="Arial" w:cs="Arial"/>
                <w:sz w:val="20"/>
                <w:szCs w:val="20"/>
                <w:rPrChange w:id="13913" w:author="Александр" w:date="2020-04-13T09:06:00Z">
                  <w:rPr>
                    <w:rFonts w:ascii="Arial" w:hAnsi="Arial" w:cs="Arial"/>
                    <w:sz w:val="20"/>
                    <w:szCs w:val="20"/>
                    <w:highlight w:val="yellow"/>
                  </w:rPr>
                </w:rPrChange>
              </w:rPr>
            </w:pPr>
            <w:r w:rsidRPr="00041CFE">
              <w:rPr>
                <w:rFonts w:ascii="Arial" w:hAnsi="Arial" w:cs="Arial"/>
                <w:sz w:val="20"/>
                <w:szCs w:val="20"/>
                <w:lang w:val="en-US"/>
                <w:rPrChange w:id="13914" w:author="Александр" w:date="2020-04-13T09:06:00Z">
                  <w:rPr>
                    <w:rFonts w:ascii="Arial" w:hAnsi="Arial" w:cs="Arial"/>
                    <w:sz w:val="20"/>
                    <w:szCs w:val="20"/>
                    <w:highlight w:val="yellow"/>
                    <w:lang w:val="en-US"/>
                  </w:rPr>
                </w:rPrChange>
              </w:rPr>
              <w:t>CHAR</w:t>
            </w:r>
            <w:r w:rsidRPr="00041CFE">
              <w:rPr>
                <w:rFonts w:ascii="Arial" w:hAnsi="Arial" w:cs="Arial"/>
                <w:sz w:val="20"/>
                <w:szCs w:val="20"/>
                <w:rPrChange w:id="13915" w:author="Александр" w:date="2020-04-13T09:06:00Z">
                  <w:rPr>
                    <w:rFonts w:ascii="Arial" w:hAnsi="Arial" w:cs="Arial"/>
                    <w:sz w:val="20"/>
                    <w:szCs w:val="20"/>
                    <w:highlight w:val="yellow"/>
                  </w:rPr>
                </w:rPrChange>
              </w:rPr>
              <w:t>, 3</w:t>
            </w:r>
          </w:p>
        </w:tc>
        <w:tc>
          <w:tcPr>
            <w:tcW w:w="446" w:type="pct"/>
          </w:tcPr>
          <w:p w14:paraId="28874B0E" w14:textId="16AABF4B" w:rsidR="00A81622" w:rsidRPr="00041CFE" w:rsidRDefault="00A81622" w:rsidP="00A81622">
            <w:pPr>
              <w:jc w:val="left"/>
              <w:rPr>
                <w:rFonts w:ascii="Arial" w:hAnsi="Arial" w:cs="Arial"/>
                <w:sz w:val="20"/>
                <w:szCs w:val="20"/>
                <w:rPrChange w:id="13916" w:author="Александр" w:date="2020-04-13T09:06:00Z">
                  <w:rPr>
                    <w:rFonts w:ascii="Arial" w:hAnsi="Arial" w:cs="Arial"/>
                    <w:sz w:val="20"/>
                    <w:szCs w:val="20"/>
                    <w:highlight w:val="yellow"/>
                  </w:rPr>
                </w:rPrChange>
              </w:rPr>
            </w:pPr>
            <w:r w:rsidRPr="00041CFE">
              <w:rPr>
                <w:rFonts w:ascii="Arial" w:hAnsi="Arial" w:cs="Arial"/>
                <w:sz w:val="20"/>
                <w:szCs w:val="20"/>
                <w:lang w:val="en-US"/>
                <w:rPrChange w:id="13917" w:author="Александр" w:date="2020-04-13T09:06:00Z">
                  <w:rPr>
                    <w:rFonts w:ascii="Arial" w:hAnsi="Arial" w:cs="Arial"/>
                    <w:sz w:val="20"/>
                    <w:szCs w:val="20"/>
                    <w:highlight w:val="yellow"/>
                    <w:lang w:val="en-US"/>
                  </w:rPr>
                </w:rPrChange>
              </w:rPr>
              <w:t>CRHD</w:t>
            </w:r>
            <w:r w:rsidRPr="00041CFE">
              <w:rPr>
                <w:rFonts w:ascii="Arial" w:hAnsi="Arial" w:cs="Arial"/>
                <w:sz w:val="20"/>
                <w:szCs w:val="20"/>
                <w:rPrChange w:id="13918" w:author="Александр" w:date="2020-04-13T09:06:00Z">
                  <w:rPr>
                    <w:rFonts w:ascii="Arial" w:hAnsi="Arial" w:cs="Arial"/>
                    <w:sz w:val="20"/>
                    <w:szCs w:val="20"/>
                    <w:highlight w:val="yellow"/>
                  </w:rPr>
                </w:rPrChange>
              </w:rPr>
              <w:t>-</w:t>
            </w:r>
            <w:r w:rsidRPr="00041CFE">
              <w:rPr>
                <w:rFonts w:ascii="Arial" w:hAnsi="Arial" w:cs="Arial"/>
                <w:sz w:val="20"/>
                <w:szCs w:val="20"/>
                <w:lang w:val="en-US"/>
                <w:rPrChange w:id="13919" w:author="Александр" w:date="2020-04-13T09:06:00Z">
                  <w:rPr>
                    <w:rFonts w:ascii="Arial" w:hAnsi="Arial" w:cs="Arial"/>
                    <w:sz w:val="20"/>
                    <w:szCs w:val="20"/>
                    <w:highlight w:val="yellow"/>
                    <w:lang w:val="en-US"/>
                  </w:rPr>
                </w:rPrChange>
              </w:rPr>
              <w:t>PLANV</w:t>
            </w:r>
          </w:p>
        </w:tc>
        <w:tc>
          <w:tcPr>
            <w:tcW w:w="561" w:type="pct"/>
          </w:tcPr>
          <w:p w14:paraId="69572D47" w14:textId="767EF72F" w:rsidR="00A81622" w:rsidRPr="00041CFE" w:rsidRDefault="00A81622" w:rsidP="00A81622">
            <w:pPr>
              <w:jc w:val="center"/>
              <w:rPr>
                <w:rFonts w:ascii="Arial" w:hAnsi="Arial" w:cs="Arial"/>
                <w:sz w:val="20"/>
                <w:szCs w:val="20"/>
                <w:rPrChange w:id="13920" w:author="Александр" w:date="2020-04-13T09:06:00Z">
                  <w:rPr>
                    <w:rFonts w:ascii="Arial" w:hAnsi="Arial" w:cs="Arial"/>
                    <w:sz w:val="20"/>
                    <w:szCs w:val="20"/>
                    <w:highlight w:val="yellow"/>
                  </w:rPr>
                </w:rPrChange>
              </w:rPr>
            </w:pPr>
            <w:r w:rsidRPr="00041CFE">
              <w:rPr>
                <w:rFonts w:ascii="Arial" w:hAnsi="Arial" w:cs="Arial"/>
                <w:sz w:val="20"/>
                <w:szCs w:val="20"/>
                <w:rPrChange w:id="13921" w:author="Александр" w:date="2020-04-13T09:06:00Z">
                  <w:rPr>
                    <w:rFonts w:ascii="Arial" w:hAnsi="Arial" w:cs="Arial"/>
                    <w:sz w:val="20"/>
                    <w:szCs w:val="20"/>
                    <w:highlight w:val="yellow"/>
                  </w:rPr>
                </w:rPrChange>
              </w:rPr>
              <w:t>Х</w:t>
            </w:r>
          </w:p>
        </w:tc>
        <w:tc>
          <w:tcPr>
            <w:tcW w:w="551" w:type="pct"/>
          </w:tcPr>
          <w:p w14:paraId="5070EAC9" w14:textId="38A273EB" w:rsidR="00A81622" w:rsidRPr="00041CFE" w:rsidRDefault="00A81622" w:rsidP="00A81622">
            <w:pPr>
              <w:jc w:val="center"/>
              <w:rPr>
                <w:rFonts w:ascii="Arial" w:hAnsi="Arial" w:cs="Arial"/>
                <w:sz w:val="20"/>
                <w:rPrChange w:id="13922" w:author="Александр" w:date="2020-04-13T09:06:00Z">
                  <w:rPr>
                    <w:rFonts w:ascii="Arial" w:hAnsi="Arial" w:cs="Arial"/>
                    <w:sz w:val="20"/>
                    <w:highlight w:val="yellow"/>
                  </w:rPr>
                </w:rPrChange>
              </w:rPr>
            </w:pPr>
            <w:r w:rsidRPr="00041CFE">
              <w:rPr>
                <w:rFonts w:ascii="Arial" w:hAnsi="Arial" w:cs="Arial"/>
                <w:sz w:val="20"/>
                <w:rPrChange w:id="13923" w:author="Александр" w:date="2020-04-13T09:06:00Z">
                  <w:rPr>
                    <w:rFonts w:ascii="Arial" w:hAnsi="Arial" w:cs="Arial"/>
                    <w:sz w:val="20"/>
                    <w:highlight w:val="yellow"/>
                  </w:rPr>
                </w:rPrChange>
              </w:rPr>
              <w:t>Для всех объектов</w:t>
            </w:r>
          </w:p>
        </w:tc>
        <w:tc>
          <w:tcPr>
            <w:tcW w:w="355" w:type="pct"/>
          </w:tcPr>
          <w:p w14:paraId="16EC13BD" w14:textId="4DA6FE64" w:rsidR="00A81622" w:rsidRPr="00041CFE" w:rsidRDefault="00A81622" w:rsidP="00A81622">
            <w:pPr>
              <w:jc w:val="center"/>
              <w:rPr>
                <w:rFonts w:ascii="Arial" w:hAnsi="Arial" w:cs="Arial"/>
                <w:sz w:val="20"/>
                <w:rPrChange w:id="13924" w:author="Александр" w:date="2020-04-13T09:06:00Z">
                  <w:rPr>
                    <w:rFonts w:ascii="Arial" w:hAnsi="Arial" w:cs="Arial"/>
                    <w:sz w:val="20"/>
                    <w:highlight w:val="yellow"/>
                  </w:rPr>
                </w:rPrChange>
              </w:rPr>
            </w:pPr>
            <w:r w:rsidRPr="00041CFE">
              <w:rPr>
                <w:rFonts w:ascii="Arial" w:hAnsi="Arial" w:cs="Arial"/>
                <w:sz w:val="20"/>
                <w:rPrChange w:id="13925" w:author="Александр" w:date="2020-04-13T09:06:00Z">
                  <w:rPr>
                    <w:rFonts w:ascii="Arial" w:hAnsi="Arial" w:cs="Arial"/>
                    <w:sz w:val="20"/>
                    <w:highlight w:val="yellow"/>
                  </w:rPr>
                </w:rPrChange>
              </w:rPr>
              <w:t>-</w:t>
            </w:r>
          </w:p>
        </w:tc>
        <w:tc>
          <w:tcPr>
            <w:tcW w:w="420" w:type="pct"/>
          </w:tcPr>
          <w:p w14:paraId="79BDF0A8" w14:textId="1A7A3067" w:rsidR="00A81622" w:rsidRPr="00041CFE" w:rsidRDefault="00A81622" w:rsidP="00A81622">
            <w:pPr>
              <w:jc w:val="center"/>
              <w:rPr>
                <w:rFonts w:ascii="Arial" w:hAnsi="Arial" w:cs="Arial"/>
                <w:sz w:val="20"/>
                <w:rPrChange w:id="13926" w:author="Александр" w:date="2020-04-13T09:06:00Z">
                  <w:rPr>
                    <w:rFonts w:ascii="Arial" w:hAnsi="Arial" w:cs="Arial"/>
                    <w:sz w:val="20"/>
                    <w:highlight w:val="yellow"/>
                  </w:rPr>
                </w:rPrChange>
              </w:rPr>
            </w:pPr>
            <w:r w:rsidRPr="00041CFE">
              <w:rPr>
                <w:rFonts w:ascii="Arial" w:hAnsi="Arial" w:cs="Arial"/>
                <w:sz w:val="20"/>
                <w:rPrChange w:id="13927" w:author="Александр" w:date="2020-04-13T09:06:00Z">
                  <w:rPr>
                    <w:rFonts w:ascii="Arial" w:hAnsi="Arial" w:cs="Arial"/>
                    <w:sz w:val="20"/>
                    <w:highlight w:val="yellow"/>
                  </w:rPr>
                </w:rPrChange>
              </w:rPr>
              <w:t>Выбор из справочника</w:t>
            </w:r>
          </w:p>
        </w:tc>
        <w:tc>
          <w:tcPr>
            <w:tcW w:w="318" w:type="pct"/>
          </w:tcPr>
          <w:p w14:paraId="06C64350" w14:textId="5C9F8C60" w:rsidR="00A81622" w:rsidRPr="00041CFE" w:rsidRDefault="00A81622" w:rsidP="00A81622">
            <w:pPr>
              <w:jc w:val="center"/>
              <w:rPr>
                <w:rFonts w:ascii="Arial" w:hAnsi="Arial" w:cs="Arial"/>
                <w:sz w:val="20"/>
                <w:rPrChange w:id="13928" w:author="Александр" w:date="2020-04-13T09:06:00Z">
                  <w:rPr>
                    <w:rFonts w:ascii="Arial" w:hAnsi="Arial" w:cs="Arial"/>
                    <w:sz w:val="20"/>
                    <w:highlight w:val="yellow"/>
                  </w:rPr>
                </w:rPrChange>
              </w:rPr>
            </w:pPr>
            <w:r w:rsidRPr="00041CFE">
              <w:rPr>
                <w:rFonts w:ascii="Arial" w:hAnsi="Arial" w:cs="Arial"/>
                <w:sz w:val="20"/>
                <w:lang w:val="en-US"/>
                <w:rPrChange w:id="13929" w:author="Александр" w:date="2020-04-13T09:06:00Z">
                  <w:rPr>
                    <w:rFonts w:ascii="Arial" w:hAnsi="Arial" w:cs="Arial"/>
                    <w:sz w:val="20"/>
                    <w:highlight w:val="yellow"/>
                    <w:lang w:val="en-US"/>
                  </w:rPr>
                </w:rPrChange>
              </w:rPr>
              <w:t>SAP</w:t>
            </w:r>
          </w:p>
        </w:tc>
      </w:tr>
      <w:tr w:rsidR="001B5641" w:rsidRPr="0086487D" w14:paraId="63F617C2" w14:textId="77777777" w:rsidTr="00D7375F">
        <w:trPr>
          <w:cantSplit/>
          <w:jc w:val="center"/>
          <w:ins w:id="13930" w:author="Александр" w:date="2020-04-27T08:11:00Z"/>
        </w:trPr>
        <w:tc>
          <w:tcPr>
            <w:tcW w:w="167" w:type="pct"/>
          </w:tcPr>
          <w:p w14:paraId="450F7D05" w14:textId="01CD6E77" w:rsidR="001B5641" w:rsidRPr="00696F74" w:rsidRDefault="001B5641" w:rsidP="00A81622">
            <w:pPr>
              <w:rPr>
                <w:ins w:id="13931" w:author="Александр" w:date="2020-04-27T08:11:00Z"/>
                <w:rFonts w:ascii="Arial" w:hAnsi="Arial" w:cs="Arial"/>
                <w:sz w:val="20"/>
                <w:szCs w:val="20"/>
              </w:rPr>
            </w:pPr>
            <w:ins w:id="13932" w:author="Александр" w:date="2020-04-27T08:11:00Z">
              <w:r>
                <w:rPr>
                  <w:rFonts w:ascii="Arial" w:hAnsi="Arial" w:cs="Arial"/>
                  <w:sz w:val="20"/>
                  <w:szCs w:val="20"/>
                </w:rPr>
                <w:lastRenderedPageBreak/>
                <w:t>10</w:t>
              </w:r>
            </w:ins>
          </w:p>
        </w:tc>
        <w:tc>
          <w:tcPr>
            <w:tcW w:w="385" w:type="pct"/>
          </w:tcPr>
          <w:p w14:paraId="7E3C099F" w14:textId="7F5E85E5" w:rsidR="001B5641" w:rsidRPr="009A7E74" w:rsidRDefault="001B5641" w:rsidP="00A81622">
            <w:pPr>
              <w:jc w:val="left"/>
              <w:rPr>
                <w:ins w:id="13933" w:author="Александр" w:date="2020-04-27T08:11:00Z"/>
                <w:rFonts w:ascii="Arial" w:hAnsi="Arial" w:cs="Arial"/>
                <w:sz w:val="20"/>
                <w:szCs w:val="20"/>
              </w:rPr>
            </w:pPr>
            <w:ins w:id="13934" w:author="Александр" w:date="2020-04-27T08:11:00Z">
              <w:r>
                <w:rPr>
                  <w:rFonts w:ascii="Arial" w:hAnsi="Arial" w:cs="Arial"/>
                  <w:sz w:val="20"/>
                  <w:szCs w:val="20"/>
                </w:rPr>
                <w:t>Значения по умолчанию</w:t>
              </w:r>
            </w:ins>
          </w:p>
        </w:tc>
        <w:tc>
          <w:tcPr>
            <w:tcW w:w="509" w:type="pct"/>
          </w:tcPr>
          <w:p w14:paraId="604A0CAD" w14:textId="1C4FE9C3" w:rsidR="001B5641" w:rsidRPr="009A7E74" w:rsidRDefault="001B5641" w:rsidP="00A81622">
            <w:pPr>
              <w:jc w:val="left"/>
              <w:rPr>
                <w:ins w:id="13935" w:author="Александр" w:date="2020-04-27T08:11:00Z"/>
                <w:rFonts w:ascii="Arial" w:hAnsi="Arial" w:cs="Arial"/>
                <w:sz w:val="20"/>
                <w:szCs w:val="20"/>
              </w:rPr>
            </w:pPr>
            <w:ins w:id="13936" w:author="Александр" w:date="2020-04-27T08:12:00Z">
              <w:r>
                <w:rPr>
                  <w:rFonts w:ascii="Arial" w:hAnsi="Arial" w:cs="Arial"/>
                  <w:sz w:val="20"/>
                  <w:szCs w:val="20"/>
                </w:rPr>
                <w:t>Управляющий ключ</w:t>
              </w:r>
            </w:ins>
          </w:p>
        </w:tc>
        <w:tc>
          <w:tcPr>
            <w:tcW w:w="887" w:type="pct"/>
          </w:tcPr>
          <w:p w14:paraId="13D522B1" w14:textId="72140DC2" w:rsidR="001B5641" w:rsidRPr="009A7E74" w:rsidRDefault="001B5641" w:rsidP="00A81622">
            <w:pPr>
              <w:jc w:val="left"/>
              <w:rPr>
                <w:ins w:id="13937" w:author="Александр" w:date="2020-04-27T08:11:00Z"/>
                <w:rFonts w:ascii="Arial" w:hAnsi="Arial" w:cs="Arial"/>
                <w:sz w:val="20"/>
                <w:szCs w:val="20"/>
              </w:rPr>
            </w:pPr>
            <w:ins w:id="13938" w:author="Александр" w:date="2020-04-27T08:14:00Z">
              <w:r>
                <w:rPr>
                  <w:rFonts w:ascii="Arial" w:hAnsi="Arial" w:cs="Arial"/>
                  <w:sz w:val="20"/>
                  <w:szCs w:val="20"/>
                </w:rPr>
                <w:t xml:space="preserve">Ключ, определяющий способ выполнения </w:t>
              </w:r>
            </w:ins>
            <w:ins w:id="13939" w:author="Александр" w:date="2020-04-27T08:15:00Z">
              <w:r>
                <w:rPr>
                  <w:rFonts w:ascii="Arial" w:hAnsi="Arial" w:cs="Arial"/>
                  <w:sz w:val="20"/>
                  <w:szCs w:val="20"/>
                </w:rPr>
                <w:t>работ (</w:t>
              </w:r>
              <w:proofErr w:type="spellStart"/>
              <w:proofErr w:type="gramStart"/>
              <w:r>
                <w:rPr>
                  <w:rFonts w:ascii="Arial" w:hAnsi="Arial" w:cs="Arial"/>
                  <w:sz w:val="20"/>
                  <w:szCs w:val="20"/>
                </w:rPr>
                <w:t>хоз.способ</w:t>
              </w:r>
              <w:proofErr w:type="spellEnd"/>
              <w:proofErr w:type="gramEnd"/>
              <w:r>
                <w:rPr>
                  <w:rFonts w:ascii="Arial" w:hAnsi="Arial" w:cs="Arial"/>
                  <w:sz w:val="20"/>
                  <w:szCs w:val="20"/>
                </w:rPr>
                <w:t>, УСО), при указании рабочего места в з</w:t>
              </w:r>
            </w:ins>
            <w:ins w:id="13940" w:author="Александр" w:date="2020-04-27T08:16:00Z">
              <w:r>
                <w:rPr>
                  <w:rFonts w:ascii="Arial" w:hAnsi="Arial" w:cs="Arial"/>
                  <w:sz w:val="20"/>
                  <w:szCs w:val="20"/>
                </w:rPr>
                <w:t>аголовке заказа,</w:t>
              </w:r>
            </w:ins>
            <w:ins w:id="13941" w:author="Александр" w:date="2020-04-27T08:17:00Z">
              <w:r>
                <w:rPr>
                  <w:rFonts w:ascii="Arial" w:hAnsi="Arial" w:cs="Arial"/>
                  <w:sz w:val="20"/>
                  <w:szCs w:val="20"/>
                </w:rPr>
                <w:t xml:space="preserve"> по умолчанию заполняет поле «Упр. Ключ» в операциях заказа</w:t>
              </w:r>
            </w:ins>
          </w:p>
        </w:tc>
        <w:tc>
          <w:tcPr>
            <w:tcW w:w="401" w:type="pct"/>
          </w:tcPr>
          <w:p w14:paraId="72A08B9B" w14:textId="7B4FF465" w:rsidR="001B5641" w:rsidRPr="001B5641" w:rsidRDefault="001B5641" w:rsidP="00A81622">
            <w:pPr>
              <w:jc w:val="left"/>
              <w:rPr>
                <w:ins w:id="13942" w:author="Александр" w:date="2020-04-27T08:11:00Z"/>
                <w:rFonts w:ascii="Arial" w:hAnsi="Arial" w:cs="Arial"/>
                <w:sz w:val="20"/>
                <w:szCs w:val="20"/>
                <w:rPrChange w:id="13943" w:author="Александр" w:date="2020-04-27T08:17:00Z">
                  <w:rPr>
                    <w:ins w:id="13944" w:author="Александр" w:date="2020-04-27T08:11:00Z"/>
                    <w:rFonts w:ascii="Arial" w:hAnsi="Arial" w:cs="Arial"/>
                    <w:sz w:val="20"/>
                    <w:szCs w:val="20"/>
                    <w:lang w:val="en-US"/>
                  </w:rPr>
                </w:rPrChange>
              </w:rPr>
            </w:pPr>
            <w:ins w:id="13945" w:author="Александр" w:date="2020-04-27T08:13:00Z">
              <w:r w:rsidRPr="00BC2BC4">
                <w:rPr>
                  <w:rFonts w:ascii="Arial" w:hAnsi="Arial" w:cs="Arial"/>
                  <w:sz w:val="20"/>
                  <w:szCs w:val="20"/>
                </w:rPr>
                <w:t xml:space="preserve">CHAR, </w:t>
              </w:r>
              <w:r w:rsidRPr="001B5641">
                <w:rPr>
                  <w:rFonts w:ascii="Arial" w:hAnsi="Arial" w:cs="Arial"/>
                  <w:sz w:val="20"/>
                  <w:szCs w:val="20"/>
                  <w:rPrChange w:id="13946" w:author="Александр" w:date="2020-04-27T08:17:00Z">
                    <w:rPr>
                      <w:rFonts w:ascii="Arial" w:hAnsi="Arial" w:cs="Arial"/>
                      <w:sz w:val="20"/>
                      <w:szCs w:val="20"/>
                      <w:lang w:val="en-US"/>
                    </w:rPr>
                  </w:rPrChange>
                </w:rPr>
                <w:t>4</w:t>
              </w:r>
            </w:ins>
          </w:p>
        </w:tc>
        <w:tc>
          <w:tcPr>
            <w:tcW w:w="446" w:type="pct"/>
          </w:tcPr>
          <w:p w14:paraId="1418B910" w14:textId="35488115" w:rsidR="001B5641" w:rsidRPr="009A7E74" w:rsidRDefault="001B5641" w:rsidP="00A81622">
            <w:pPr>
              <w:jc w:val="left"/>
              <w:rPr>
                <w:ins w:id="13947" w:author="Александр" w:date="2020-04-27T08:11:00Z"/>
                <w:rFonts w:ascii="Arial" w:hAnsi="Arial" w:cs="Arial"/>
                <w:sz w:val="20"/>
                <w:szCs w:val="20"/>
                <w:lang w:val="en-US"/>
              </w:rPr>
            </w:pPr>
            <w:ins w:id="13948" w:author="Александр" w:date="2020-04-27T08:18:00Z">
              <w:r>
                <w:rPr>
                  <w:rFonts w:ascii="Arial" w:hAnsi="Arial" w:cs="Arial"/>
                  <w:sz w:val="20"/>
                  <w:szCs w:val="20"/>
                  <w:lang w:val="en-US"/>
                </w:rPr>
                <w:t>CRHD-</w:t>
              </w:r>
              <w:r w:rsidRPr="001B5641">
                <w:rPr>
                  <w:rFonts w:ascii="Arial" w:hAnsi="Arial" w:cs="Arial"/>
                  <w:sz w:val="20"/>
                  <w:szCs w:val="20"/>
                  <w:lang w:val="en-US"/>
                </w:rPr>
                <w:t>STEUS</w:t>
              </w:r>
            </w:ins>
          </w:p>
        </w:tc>
        <w:tc>
          <w:tcPr>
            <w:tcW w:w="561" w:type="pct"/>
          </w:tcPr>
          <w:p w14:paraId="1380691E" w14:textId="444496F5" w:rsidR="001B5641" w:rsidRPr="009A7E74" w:rsidRDefault="001B5641" w:rsidP="00A81622">
            <w:pPr>
              <w:jc w:val="center"/>
              <w:rPr>
                <w:ins w:id="13949" w:author="Александр" w:date="2020-04-27T08:11:00Z"/>
                <w:rFonts w:ascii="Arial" w:hAnsi="Arial" w:cs="Arial"/>
                <w:sz w:val="20"/>
                <w:szCs w:val="20"/>
              </w:rPr>
            </w:pPr>
            <w:ins w:id="13950" w:author="Александр" w:date="2020-04-27T08:13:00Z">
              <w:r w:rsidRPr="00BC2BC4">
                <w:rPr>
                  <w:rFonts w:ascii="Arial" w:hAnsi="Arial" w:cs="Arial"/>
                  <w:sz w:val="20"/>
                  <w:szCs w:val="20"/>
                </w:rPr>
                <w:t>Х</w:t>
              </w:r>
            </w:ins>
          </w:p>
        </w:tc>
        <w:tc>
          <w:tcPr>
            <w:tcW w:w="551" w:type="pct"/>
          </w:tcPr>
          <w:p w14:paraId="404D5042" w14:textId="079A0B38" w:rsidR="001B5641" w:rsidRPr="009A7E74" w:rsidRDefault="001B5641" w:rsidP="00A81622">
            <w:pPr>
              <w:jc w:val="center"/>
              <w:rPr>
                <w:ins w:id="13951" w:author="Александр" w:date="2020-04-27T08:11:00Z"/>
                <w:rFonts w:ascii="Arial" w:hAnsi="Arial" w:cs="Arial"/>
                <w:sz w:val="20"/>
              </w:rPr>
            </w:pPr>
            <w:ins w:id="13952" w:author="Александр" w:date="2020-04-27T08:13:00Z">
              <w:r w:rsidRPr="00BC2BC4">
                <w:rPr>
                  <w:rFonts w:ascii="Arial" w:hAnsi="Arial" w:cs="Arial"/>
                  <w:sz w:val="20"/>
                </w:rPr>
                <w:t>Для всех объектов</w:t>
              </w:r>
            </w:ins>
          </w:p>
        </w:tc>
        <w:tc>
          <w:tcPr>
            <w:tcW w:w="355" w:type="pct"/>
          </w:tcPr>
          <w:p w14:paraId="710CBBD5" w14:textId="1F0F6624" w:rsidR="001B5641" w:rsidRPr="009A7E74" w:rsidRDefault="001B5641" w:rsidP="00A81622">
            <w:pPr>
              <w:jc w:val="center"/>
              <w:rPr>
                <w:ins w:id="13953" w:author="Александр" w:date="2020-04-27T08:11:00Z"/>
                <w:rFonts w:ascii="Arial" w:hAnsi="Arial" w:cs="Arial"/>
                <w:sz w:val="20"/>
              </w:rPr>
            </w:pPr>
            <w:ins w:id="13954" w:author="Александр" w:date="2020-04-27T08:13:00Z">
              <w:r>
                <w:rPr>
                  <w:rFonts w:ascii="Arial" w:hAnsi="Arial" w:cs="Arial"/>
                  <w:sz w:val="20"/>
                </w:rPr>
                <w:t>-</w:t>
              </w:r>
            </w:ins>
          </w:p>
        </w:tc>
        <w:tc>
          <w:tcPr>
            <w:tcW w:w="420" w:type="pct"/>
          </w:tcPr>
          <w:p w14:paraId="108EBBA4" w14:textId="6BCD27F1" w:rsidR="001B5641" w:rsidRPr="009A7E74" w:rsidRDefault="001B5641" w:rsidP="00A81622">
            <w:pPr>
              <w:jc w:val="center"/>
              <w:rPr>
                <w:ins w:id="13955" w:author="Александр" w:date="2020-04-27T08:11:00Z"/>
                <w:rFonts w:ascii="Arial" w:hAnsi="Arial" w:cs="Arial"/>
                <w:sz w:val="20"/>
              </w:rPr>
            </w:pPr>
            <w:ins w:id="13956" w:author="Александр" w:date="2020-04-27T08:14:00Z">
              <w:r w:rsidRPr="00BC2BC4">
                <w:rPr>
                  <w:rFonts w:ascii="Arial" w:hAnsi="Arial" w:cs="Arial"/>
                  <w:sz w:val="20"/>
                </w:rPr>
                <w:t>Выбор из справочника</w:t>
              </w:r>
            </w:ins>
          </w:p>
        </w:tc>
        <w:tc>
          <w:tcPr>
            <w:tcW w:w="318" w:type="pct"/>
          </w:tcPr>
          <w:p w14:paraId="4EC12D5D" w14:textId="2E658ED8" w:rsidR="001B5641" w:rsidRPr="001B5641" w:rsidRDefault="001B5641" w:rsidP="00A81622">
            <w:pPr>
              <w:jc w:val="center"/>
              <w:rPr>
                <w:ins w:id="13957" w:author="Александр" w:date="2020-04-27T08:11:00Z"/>
                <w:rFonts w:ascii="Arial" w:hAnsi="Arial" w:cs="Arial"/>
                <w:sz w:val="20"/>
                <w:rPrChange w:id="13958" w:author="Александр" w:date="2020-04-27T08:17:00Z">
                  <w:rPr>
                    <w:ins w:id="13959" w:author="Александр" w:date="2020-04-27T08:11:00Z"/>
                    <w:rFonts w:ascii="Arial" w:hAnsi="Arial" w:cs="Arial"/>
                    <w:sz w:val="20"/>
                    <w:lang w:val="en-US"/>
                  </w:rPr>
                </w:rPrChange>
              </w:rPr>
            </w:pPr>
            <w:ins w:id="13960" w:author="Александр" w:date="2020-04-27T08:14:00Z">
              <w:r w:rsidRPr="00BC2BC4">
                <w:rPr>
                  <w:rFonts w:ascii="Arial" w:hAnsi="Arial" w:cs="Arial"/>
                  <w:sz w:val="20"/>
                  <w:lang w:val="en-US"/>
                </w:rPr>
                <w:t>SAP</w:t>
              </w:r>
            </w:ins>
          </w:p>
        </w:tc>
      </w:tr>
      <w:tr w:rsidR="00E37C19" w:rsidRPr="0086487D" w14:paraId="4F79DFBB" w14:textId="77777777" w:rsidTr="00D7375F">
        <w:trPr>
          <w:cantSplit/>
          <w:jc w:val="center"/>
        </w:trPr>
        <w:tc>
          <w:tcPr>
            <w:tcW w:w="167" w:type="pct"/>
          </w:tcPr>
          <w:p w14:paraId="2DC018A2" w14:textId="443C19BA" w:rsidR="00E37C19" w:rsidRPr="00041CFE" w:rsidRDefault="00782755" w:rsidP="00E37C19">
            <w:pPr>
              <w:rPr>
                <w:rFonts w:ascii="Arial" w:hAnsi="Arial" w:cs="Arial"/>
                <w:sz w:val="20"/>
                <w:szCs w:val="20"/>
              </w:rPr>
            </w:pPr>
            <w:r w:rsidRPr="00696F74">
              <w:rPr>
                <w:rFonts w:ascii="Arial" w:hAnsi="Arial" w:cs="Arial"/>
                <w:sz w:val="20"/>
                <w:szCs w:val="20"/>
              </w:rPr>
              <w:t>11.</w:t>
            </w:r>
          </w:p>
        </w:tc>
        <w:tc>
          <w:tcPr>
            <w:tcW w:w="385" w:type="pct"/>
          </w:tcPr>
          <w:p w14:paraId="3D7DC3F0" w14:textId="22967D66" w:rsidR="00E37C19" w:rsidRPr="00696F74" w:rsidRDefault="00E37C19" w:rsidP="00E37C19">
            <w:pPr>
              <w:jc w:val="left"/>
              <w:rPr>
                <w:rFonts w:ascii="Arial" w:hAnsi="Arial" w:cs="Arial"/>
                <w:sz w:val="20"/>
                <w:szCs w:val="20"/>
              </w:rPr>
            </w:pPr>
            <w:r w:rsidRPr="00041CFE">
              <w:rPr>
                <w:rFonts w:ascii="Arial" w:hAnsi="Arial" w:cs="Arial"/>
                <w:sz w:val="20"/>
                <w:szCs w:val="20"/>
                <w:rPrChange w:id="13961" w:author="Александр" w:date="2020-04-13T09:06:00Z">
                  <w:rPr>
                    <w:rFonts w:ascii="Arial" w:hAnsi="Arial" w:cs="Arial"/>
                    <w:sz w:val="20"/>
                    <w:szCs w:val="20"/>
                    <w:highlight w:val="yellow"/>
                  </w:rPr>
                </w:rPrChange>
              </w:rPr>
              <w:t>Мощность</w:t>
            </w:r>
          </w:p>
        </w:tc>
        <w:tc>
          <w:tcPr>
            <w:tcW w:w="509" w:type="pct"/>
          </w:tcPr>
          <w:p w14:paraId="1CD293CC" w14:textId="4839BC53" w:rsidR="00E37C19" w:rsidRPr="00696F74" w:rsidRDefault="00E37C19" w:rsidP="00E37C19">
            <w:pPr>
              <w:jc w:val="left"/>
              <w:rPr>
                <w:rFonts w:ascii="Arial" w:hAnsi="Arial" w:cs="Arial"/>
                <w:sz w:val="20"/>
                <w:szCs w:val="20"/>
              </w:rPr>
            </w:pPr>
            <w:r w:rsidRPr="00041CFE">
              <w:rPr>
                <w:rFonts w:ascii="Arial" w:hAnsi="Arial" w:cs="Arial"/>
                <w:sz w:val="20"/>
                <w:szCs w:val="20"/>
                <w:rPrChange w:id="13962" w:author="Александр" w:date="2020-04-13T09:06:00Z">
                  <w:rPr>
                    <w:rFonts w:ascii="Arial" w:hAnsi="Arial" w:cs="Arial"/>
                    <w:sz w:val="20"/>
                    <w:szCs w:val="20"/>
                    <w:highlight w:val="yellow"/>
                  </w:rPr>
                </w:rPrChange>
              </w:rPr>
              <w:t>Вид мощности</w:t>
            </w:r>
          </w:p>
        </w:tc>
        <w:tc>
          <w:tcPr>
            <w:tcW w:w="887" w:type="pct"/>
          </w:tcPr>
          <w:p w14:paraId="557CC922" w14:textId="752B7A36" w:rsidR="00E37C19" w:rsidRPr="00041CFE" w:rsidRDefault="00E968CC" w:rsidP="00E37C19">
            <w:pPr>
              <w:jc w:val="left"/>
              <w:rPr>
                <w:rFonts w:ascii="Arial" w:hAnsi="Arial" w:cs="Arial"/>
                <w:sz w:val="20"/>
                <w:szCs w:val="20"/>
                <w:rPrChange w:id="13963" w:author="Александр" w:date="2020-04-13T09:06:00Z">
                  <w:rPr>
                    <w:rFonts w:ascii="Arial" w:hAnsi="Arial" w:cs="Arial"/>
                    <w:sz w:val="20"/>
                    <w:szCs w:val="20"/>
                    <w:highlight w:val="yellow"/>
                  </w:rPr>
                </w:rPrChange>
              </w:rPr>
            </w:pPr>
            <w:r w:rsidRPr="00041CFE">
              <w:rPr>
                <w:rFonts w:ascii="Arial" w:hAnsi="Arial" w:cs="Arial"/>
                <w:sz w:val="20"/>
                <w:szCs w:val="20"/>
                <w:rPrChange w:id="13964" w:author="Александр" w:date="2020-04-13T09:06:00Z">
                  <w:rPr>
                    <w:rFonts w:ascii="Arial" w:hAnsi="Arial" w:cs="Arial"/>
                    <w:sz w:val="20"/>
                    <w:szCs w:val="20"/>
                    <w:highlight w:val="yellow"/>
                  </w:rPr>
                </w:rPrChange>
              </w:rPr>
              <w:t>Ключ, более детально описывающий мощности. Для персонала - 002, для оборудования - 001</w:t>
            </w:r>
          </w:p>
        </w:tc>
        <w:tc>
          <w:tcPr>
            <w:tcW w:w="401" w:type="pct"/>
          </w:tcPr>
          <w:p w14:paraId="2F3CF6E4" w14:textId="08545746" w:rsidR="00E37C19" w:rsidRPr="00041CFE" w:rsidRDefault="00E37C19" w:rsidP="00F94F4C">
            <w:pPr>
              <w:jc w:val="left"/>
              <w:rPr>
                <w:rFonts w:ascii="Arial" w:hAnsi="Arial" w:cs="Arial"/>
                <w:sz w:val="20"/>
                <w:szCs w:val="20"/>
                <w:lang w:val="en-US"/>
              </w:rPr>
            </w:pPr>
            <w:r w:rsidRPr="00041CFE">
              <w:rPr>
                <w:rFonts w:ascii="Arial" w:hAnsi="Arial" w:cs="Arial"/>
                <w:sz w:val="20"/>
                <w:szCs w:val="20"/>
                <w:rPrChange w:id="13965" w:author="Александр" w:date="2020-04-13T09:06:00Z">
                  <w:rPr>
                    <w:rFonts w:ascii="Arial" w:hAnsi="Arial" w:cs="Arial"/>
                    <w:sz w:val="20"/>
                    <w:szCs w:val="20"/>
                    <w:highlight w:val="yellow"/>
                  </w:rPr>
                </w:rPrChange>
              </w:rPr>
              <w:t xml:space="preserve">CHAR, </w:t>
            </w:r>
            <w:r w:rsidR="00F94F4C" w:rsidRPr="00696F74">
              <w:rPr>
                <w:rFonts w:ascii="Arial" w:hAnsi="Arial" w:cs="Arial"/>
                <w:sz w:val="20"/>
                <w:szCs w:val="20"/>
                <w:lang w:val="en-US"/>
              </w:rPr>
              <w:t>3</w:t>
            </w:r>
          </w:p>
        </w:tc>
        <w:tc>
          <w:tcPr>
            <w:tcW w:w="446" w:type="pct"/>
          </w:tcPr>
          <w:p w14:paraId="50D864FD" w14:textId="1C3D88CD" w:rsidR="00E37C19" w:rsidRPr="00696F74" w:rsidRDefault="00F94F4C" w:rsidP="00E37C19">
            <w:pPr>
              <w:jc w:val="left"/>
              <w:rPr>
                <w:rFonts w:ascii="Arial" w:hAnsi="Arial" w:cs="Arial"/>
                <w:sz w:val="20"/>
                <w:szCs w:val="20"/>
                <w:lang w:val="en-US"/>
              </w:rPr>
            </w:pPr>
            <w:r w:rsidRPr="00041CFE">
              <w:rPr>
                <w:rFonts w:ascii="Arial" w:hAnsi="Arial" w:cs="Arial"/>
                <w:sz w:val="20"/>
                <w:szCs w:val="20"/>
                <w:lang w:val="en-US"/>
                <w:rPrChange w:id="13966" w:author="Александр" w:date="2020-04-13T09:06:00Z">
                  <w:rPr>
                    <w:rFonts w:ascii="Arial" w:hAnsi="Arial" w:cs="Arial"/>
                    <w:sz w:val="20"/>
                    <w:szCs w:val="20"/>
                    <w:highlight w:val="yellow"/>
                    <w:lang w:val="en-US"/>
                  </w:rPr>
                </w:rPrChange>
              </w:rPr>
              <w:t>KAKO-KAPAR</w:t>
            </w:r>
          </w:p>
        </w:tc>
        <w:tc>
          <w:tcPr>
            <w:tcW w:w="561" w:type="pct"/>
          </w:tcPr>
          <w:p w14:paraId="18A727C9" w14:textId="7CEFEA30" w:rsidR="00E37C19" w:rsidRPr="00696F74" w:rsidRDefault="00F94F4C" w:rsidP="00E37C19">
            <w:pPr>
              <w:jc w:val="center"/>
              <w:rPr>
                <w:rFonts w:ascii="Arial" w:hAnsi="Arial" w:cs="Arial"/>
                <w:sz w:val="20"/>
                <w:szCs w:val="20"/>
              </w:rPr>
            </w:pPr>
            <w:r w:rsidRPr="00041CFE">
              <w:rPr>
                <w:rFonts w:ascii="Arial" w:hAnsi="Arial" w:cs="Arial"/>
                <w:sz w:val="20"/>
                <w:szCs w:val="20"/>
                <w:rPrChange w:id="13967" w:author="Александр" w:date="2020-04-13T09:06:00Z">
                  <w:rPr>
                    <w:rFonts w:ascii="Arial" w:hAnsi="Arial" w:cs="Arial"/>
                    <w:sz w:val="20"/>
                    <w:szCs w:val="20"/>
                    <w:highlight w:val="yellow"/>
                  </w:rPr>
                </w:rPrChange>
              </w:rPr>
              <w:t>Х</w:t>
            </w:r>
          </w:p>
        </w:tc>
        <w:tc>
          <w:tcPr>
            <w:tcW w:w="551" w:type="pct"/>
          </w:tcPr>
          <w:p w14:paraId="5FAE16BF" w14:textId="30F2A240" w:rsidR="00E37C19" w:rsidRPr="00696F74" w:rsidRDefault="00F94F4C" w:rsidP="00E37C19">
            <w:pPr>
              <w:jc w:val="center"/>
              <w:rPr>
                <w:rFonts w:ascii="Arial" w:hAnsi="Arial" w:cs="Arial"/>
                <w:sz w:val="20"/>
              </w:rPr>
            </w:pPr>
            <w:r w:rsidRPr="00041CFE">
              <w:rPr>
                <w:rFonts w:ascii="Arial" w:hAnsi="Arial" w:cs="Arial"/>
                <w:sz w:val="20"/>
                <w:rPrChange w:id="13968" w:author="Александр" w:date="2020-04-13T09:06:00Z">
                  <w:rPr>
                    <w:rFonts w:ascii="Arial" w:hAnsi="Arial" w:cs="Arial"/>
                    <w:sz w:val="20"/>
                    <w:highlight w:val="yellow"/>
                  </w:rPr>
                </w:rPrChange>
              </w:rPr>
              <w:t>Для всех объектов</w:t>
            </w:r>
          </w:p>
        </w:tc>
        <w:tc>
          <w:tcPr>
            <w:tcW w:w="355" w:type="pct"/>
          </w:tcPr>
          <w:p w14:paraId="34AB773A" w14:textId="414069FD" w:rsidR="00E37C19" w:rsidRPr="00696F74" w:rsidRDefault="00E37C19" w:rsidP="00E37C19">
            <w:pPr>
              <w:jc w:val="center"/>
              <w:rPr>
                <w:rFonts w:ascii="Arial" w:hAnsi="Arial" w:cs="Arial"/>
                <w:sz w:val="20"/>
              </w:rPr>
            </w:pPr>
            <w:r w:rsidRPr="00041CFE">
              <w:rPr>
                <w:rFonts w:ascii="Arial" w:hAnsi="Arial" w:cs="Arial"/>
                <w:sz w:val="20"/>
                <w:rPrChange w:id="13969" w:author="Александр" w:date="2020-04-13T09:06:00Z">
                  <w:rPr>
                    <w:rFonts w:ascii="Arial" w:hAnsi="Arial" w:cs="Arial"/>
                    <w:sz w:val="20"/>
                    <w:highlight w:val="yellow"/>
                  </w:rPr>
                </w:rPrChange>
              </w:rPr>
              <w:t>-</w:t>
            </w:r>
          </w:p>
        </w:tc>
        <w:tc>
          <w:tcPr>
            <w:tcW w:w="420" w:type="pct"/>
          </w:tcPr>
          <w:p w14:paraId="3109BDBE" w14:textId="354DB413" w:rsidR="00E37C19" w:rsidRPr="00696F74" w:rsidRDefault="00F94F4C" w:rsidP="00E37C19">
            <w:pPr>
              <w:jc w:val="center"/>
              <w:rPr>
                <w:rFonts w:ascii="Arial" w:hAnsi="Arial" w:cs="Arial"/>
                <w:sz w:val="20"/>
              </w:rPr>
            </w:pPr>
            <w:r w:rsidRPr="00041CFE">
              <w:rPr>
                <w:rFonts w:ascii="Arial" w:hAnsi="Arial" w:cs="Arial"/>
                <w:sz w:val="20"/>
                <w:rPrChange w:id="13970" w:author="Александр" w:date="2020-04-13T09:06:00Z">
                  <w:rPr>
                    <w:rFonts w:ascii="Arial" w:hAnsi="Arial" w:cs="Arial"/>
                    <w:sz w:val="20"/>
                    <w:highlight w:val="yellow"/>
                  </w:rPr>
                </w:rPrChange>
              </w:rPr>
              <w:t>Выбор из справочника</w:t>
            </w:r>
          </w:p>
        </w:tc>
        <w:tc>
          <w:tcPr>
            <w:tcW w:w="318" w:type="pct"/>
          </w:tcPr>
          <w:p w14:paraId="5DC0FB69" w14:textId="09F841A0" w:rsidR="00E37C19" w:rsidRPr="00696F74" w:rsidRDefault="001B5641" w:rsidP="00E37C19">
            <w:pPr>
              <w:jc w:val="center"/>
              <w:rPr>
                <w:rFonts w:ascii="Arial" w:hAnsi="Arial" w:cs="Arial"/>
                <w:sz w:val="20"/>
                <w:lang w:val="en-US"/>
              </w:rPr>
            </w:pPr>
            <w:ins w:id="13971" w:author="Александр" w:date="2020-04-27T08:14:00Z">
              <w:r w:rsidRPr="00BC2BC4">
                <w:rPr>
                  <w:rFonts w:ascii="Arial" w:hAnsi="Arial" w:cs="Arial"/>
                  <w:sz w:val="20"/>
                  <w:lang w:val="en-US"/>
                </w:rPr>
                <w:t>SAP</w:t>
              </w:r>
            </w:ins>
            <w:del w:id="13972" w:author="Александр" w:date="2020-04-27T08:14:00Z">
              <w:r w:rsidR="00E37C19" w:rsidRPr="00041CFE" w:rsidDel="001B5641">
                <w:rPr>
                  <w:rFonts w:ascii="Arial" w:hAnsi="Arial" w:cs="Arial"/>
                  <w:sz w:val="20"/>
                  <w:lang w:val="en-US"/>
                  <w:rPrChange w:id="13973" w:author="Александр" w:date="2020-04-13T09:06:00Z">
                    <w:rPr>
                      <w:rFonts w:ascii="Arial" w:hAnsi="Arial" w:cs="Arial"/>
                      <w:sz w:val="20"/>
                      <w:highlight w:val="yellow"/>
                      <w:lang w:val="en-US"/>
                    </w:rPr>
                  </w:rPrChange>
                </w:rPr>
                <w:delText>SAP</w:delText>
              </w:r>
            </w:del>
          </w:p>
        </w:tc>
      </w:tr>
      <w:tr w:rsidR="00B32306" w:rsidRPr="0086487D" w14:paraId="5DE31E85" w14:textId="77777777" w:rsidTr="00D7375F">
        <w:trPr>
          <w:cantSplit/>
          <w:jc w:val="center"/>
          <w:ins w:id="13974" w:author="Александр" w:date="2020-04-13T09:10:00Z"/>
        </w:trPr>
        <w:tc>
          <w:tcPr>
            <w:tcW w:w="167" w:type="pct"/>
          </w:tcPr>
          <w:p w14:paraId="6840967C" w14:textId="77777777" w:rsidR="00B32306" w:rsidRPr="00696F74" w:rsidRDefault="00B32306" w:rsidP="00B32306">
            <w:pPr>
              <w:rPr>
                <w:ins w:id="13975" w:author="Александр" w:date="2020-04-13T09:10:00Z"/>
                <w:rFonts w:ascii="Arial" w:hAnsi="Arial" w:cs="Arial"/>
                <w:sz w:val="20"/>
                <w:szCs w:val="20"/>
              </w:rPr>
            </w:pPr>
          </w:p>
        </w:tc>
        <w:tc>
          <w:tcPr>
            <w:tcW w:w="385" w:type="pct"/>
          </w:tcPr>
          <w:p w14:paraId="10D9FDAC" w14:textId="18D3D5AD" w:rsidR="00B32306" w:rsidRPr="00696F74" w:rsidRDefault="00B32306" w:rsidP="00B32306">
            <w:pPr>
              <w:jc w:val="left"/>
              <w:rPr>
                <w:ins w:id="13976" w:author="Александр" w:date="2020-04-13T09:10:00Z"/>
                <w:rFonts w:ascii="Arial" w:hAnsi="Arial" w:cs="Arial"/>
                <w:sz w:val="20"/>
                <w:szCs w:val="20"/>
              </w:rPr>
            </w:pPr>
            <w:ins w:id="13977" w:author="Александр" w:date="2020-04-13T09:10:00Z">
              <w:r>
                <w:rPr>
                  <w:rFonts w:ascii="Arial" w:hAnsi="Arial" w:cs="Arial"/>
                  <w:sz w:val="20"/>
                  <w:szCs w:val="20"/>
                </w:rPr>
                <w:t>Мощность</w:t>
              </w:r>
            </w:ins>
          </w:p>
        </w:tc>
        <w:tc>
          <w:tcPr>
            <w:tcW w:w="509" w:type="pct"/>
          </w:tcPr>
          <w:p w14:paraId="15E5752C" w14:textId="7C8D2E3E" w:rsidR="00B32306" w:rsidRPr="00696F74" w:rsidRDefault="00B32306" w:rsidP="00B32306">
            <w:pPr>
              <w:jc w:val="left"/>
              <w:rPr>
                <w:ins w:id="13978" w:author="Александр" w:date="2020-04-13T09:10:00Z"/>
                <w:rFonts w:ascii="Arial" w:hAnsi="Arial" w:cs="Arial"/>
                <w:sz w:val="20"/>
                <w:szCs w:val="20"/>
              </w:rPr>
            </w:pPr>
            <w:ins w:id="13979" w:author="Александр" w:date="2020-04-13T09:10:00Z">
              <w:r w:rsidRPr="00863BA4">
                <w:rPr>
                  <w:rFonts w:ascii="Arial" w:hAnsi="Arial" w:cs="Arial"/>
                  <w:sz w:val="20"/>
                  <w:szCs w:val="20"/>
                </w:rPr>
                <w:t>Ключ формулы калькуляции</w:t>
              </w:r>
            </w:ins>
          </w:p>
        </w:tc>
        <w:tc>
          <w:tcPr>
            <w:tcW w:w="887" w:type="pct"/>
          </w:tcPr>
          <w:p w14:paraId="1ECCC99D" w14:textId="554D9B21" w:rsidR="00B32306" w:rsidRPr="00696F74" w:rsidRDefault="00B32306" w:rsidP="00B32306">
            <w:pPr>
              <w:jc w:val="left"/>
              <w:rPr>
                <w:ins w:id="13980" w:author="Александр" w:date="2020-04-13T09:10:00Z"/>
                <w:rFonts w:ascii="Arial" w:hAnsi="Arial" w:cs="Arial"/>
                <w:sz w:val="20"/>
                <w:szCs w:val="20"/>
              </w:rPr>
            </w:pPr>
            <w:ins w:id="13981" w:author="Александр" w:date="2020-04-13T09:11:00Z">
              <w:r>
                <w:rPr>
                  <w:rFonts w:ascii="Arial" w:eastAsiaTheme="minorHAnsi" w:hAnsi="Arial" w:cs="Arial"/>
                  <w:sz w:val="20"/>
                  <w:szCs w:val="20"/>
                </w:rPr>
                <w:t>Формула для расчета мощность</w:t>
              </w:r>
              <w:r w:rsidRPr="00863BA4">
                <w:rPr>
                  <w:rFonts w:ascii="Arial" w:eastAsiaTheme="minorHAnsi" w:hAnsi="Arial" w:cs="Arial"/>
                  <w:sz w:val="20"/>
                  <w:szCs w:val="20"/>
                </w:rPr>
                <w:t>.</w:t>
              </w:r>
            </w:ins>
          </w:p>
        </w:tc>
        <w:tc>
          <w:tcPr>
            <w:tcW w:w="401" w:type="pct"/>
          </w:tcPr>
          <w:p w14:paraId="315F6174" w14:textId="3C3CD245" w:rsidR="00B32306" w:rsidRPr="00696F74" w:rsidRDefault="00B32306" w:rsidP="00B32306">
            <w:pPr>
              <w:jc w:val="left"/>
              <w:rPr>
                <w:ins w:id="13982" w:author="Александр" w:date="2020-04-13T09:10:00Z"/>
                <w:rFonts w:ascii="Arial" w:hAnsi="Arial" w:cs="Arial"/>
                <w:sz w:val="20"/>
                <w:szCs w:val="20"/>
              </w:rPr>
            </w:pPr>
            <w:ins w:id="13983" w:author="Александр" w:date="2020-04-13T09:11:00Z">
              <w:r w:rsidRPr="00863BA4">
                <w:rPr>
                  <w:rFonts w:ascii="Arial" w:hAnsi="Arial" w:cs="Arial"/>
                  <w:sz w:val="20"/>
                  <w:szCs w:val="20"/>
                  <w:lang w:val="en-US"/>
                </w:rPr>
                <w:t>CHAR, 6</w:t>
              </w:r>
            </w:ins>
          </w:p>
        </w:tc>
        <w:tc>
          <w:tcPr>
            <w:tcW w:w="446" w:type="pct"/>
          </w:tcPr>
          <w:p w14:paraId="332A7BAE" w14:textId="5EC5D5DD" w:rsidR="00B32306" w:rsidRPr="00696F74" w:rsidRDefault="00B32306" w:rsidP="00B32306">
            <w:pPr>
              <w:jc w:val="left"/>
              <w:rPr>
                <w:ins w:id="13984" w:author="Александр" w:date="2020-04-13T09:10:00Z"/>
                <w:rFonts w:ascii="Arial" w:hAnsi="Arial" w:cs="Arial"/>
                <w:sz w:val="20"/>
                <w:szCs w:val="20"/>
                <w:lang w:val="en-US"/>
              </w:rPr>
            </w:pPr>
            <w:ins w:id="13985" w:author="Александр" w:date="2020-04-13T09:17:00Z">
              <w:r>
                <w:rPr>
                  <w:rFonts w:ascii="Arial" w:hAnsi="Arial" w:cs="Arial"/>
                  <w:color w:val="000000"/>
                  <w:sz w:val="20"/>
                  <w:szCs w:val="20"/>
                  <w:lang w:val="en-US"/>
                </w:rPr>
                <w:t>KAKO</w:t>
              </w:r>
            </w:ins>
            <w:ins w:id="13986" w:author="Александр" w:date="2020-04-13T09:11:00Z">
              <w:r w:rsidRPr="00863BA4">
                <w:rPr>
                  <w:rFonts w:ascii="Arial" w:hAnsi="Arial" w:cs="Arial"/>
                  <w:color w:val="000000"/>
                  <w:sz w:val="20"/>
                  <w:szCs w:val="20"/>
                  <w:lang w:val="en-US"/>
                </w:rPr>
                <w:t>-</w:t>
              </w:r>
            </w:ins>
            <w:ins w:id="13987" w:author="Александр" w:date="2020-04-13T09:17:00Z">
              <w:r>
                <w:t xml:space="preserve"> </w:t>
              </w:r>
              <w:r w:rsidRPr="00B32306">
                <w:rPr>
                  <w:rFonts w:ascii="Arial" w:hAnsi="Arial" w:cs="Arial"/>
                  <w:color w:val="000000"/>
                  <w:sz w:val="20"/>
                  <w:szCs w:val="20"/>
                  <w:lang w:val="en-US"/>
                </w:rPr>
                <w:t>FORKN</w:t>
              </w:r>
            </w:ins>
          </w:p>
        </w:tc>
        <w:tc>
          <w:tcPr>
            <w:tcW w:w="561" w:type="pct"/>
          </w:tcPr>
          <w:p w14:paraId="7FD78232" w14:textId="120F5D79" w:rsidR="00B32306" w:rsidRPr="00B32306" w:rsidRDefault="00B32306" w:rsidP="00B32306">
            <w:pPr>
              <w:jc w:val="center"/>
              <w:rPr>
                <w:ins w:id="13988" w:author="Александр" w:date="2020-04-13T09:10:00Z"/>
                <w:rFonts w:ascii="Arial" w:hAnsi="Arial" w:cs="Arial"/>
                <w:sz w:val="20"/>
                <w:szCs w:val="20"/>
                <w:lang w:val="en-US"/>
                <w:rPrChange w:id="13989" w:author="Александр" w:date="2020-04-13T09:17:00Z">
                  <w:rPr>
                    <w:ins w:id="13990" w:author="Александр" w:date="2020-04-13T09:10:00Z"/>
                    <w:rFonts w:ascii="Arial" w:hAnsi="Arial" w:cs="Arial"/>
                    <w:sz w:val="20"/>
                    <w:szCs w:val="20"/>
                  </w:rPr>
                </w:rPrChange>
              </w:rPr>
            </w:pPr>
            <w:ins w:id="13991" w:author="Александр" w:date="2020-04-13T09:17:00Z">
              <w:r>
                <w:rPr>
                  <w:rFonts w:ascii="Arial" w:hAnsi="Arial" w:cs="Arial"/>
                  <w:sz w:val="20"/>
                  <w:szCs w:val="20"/>
                  <w:lang w:val="en-US"/>
                </w:rPr>
                <w:t>X</w:t>
              </w:r>
            </w:ins>
          </w:p>
        </w:tc>
        <w:tc>
          <w:tcPr>
            <w:tcW w:w="551" w:type="pct"/>
          </w:tcPr>
          <w:p w14:paraId="09AABD04" w14:textId="5295E2E8" w:rsidR="00B32306" w:rsidRPr="00696F74" w:rsidRDefault="00B32306" w:rsidP="00B32306">
            <w:pPr>
              <w:jc w:val="center"/>
              <w:rPr>
                <w:ins w:id="13992" w:author="Александр" w:date="2020-04-13T09:10:00Z"/>
                <w:rFonts w:ascii="Arial" w:hAnsi="Arial" w:cs="Arial"/>
                <w:sz w:val="20"/>
              </w:rPr>
            </w:pPr>
            <w:ins w:id="13993" w:author="Александр" w:date="2020-04-13T09:17:00Z">
              <w:r>
                <w:rPr>
                  <w:rFonts w:ascii="Arial" w:hAnsi="Arial" w:cs="Arial"/>
                  <w:sz w:val="20"/>
                </w:rPr>
                <w:t>Обязательно для исполняющих рабочих мест</w:t>
              </w:r>
            </w:ins>
          </w:p>
        </w:tc>
        <w:tc>
          <w:tcPr>
            <w:tcW w:w="355" w:type="pct"/>
          </w:tcPr>
          <w:p w14:paraId="7621F7E0" w14:textId="0A595914" w:rsidR="00B32306" w:rsidRPr="00696F74" w:rsidRDefault="00B32306" w:rsidP="00B32306">
            <w:pPr>
              <w:jc w:val="center"/>
              <w:rPr>
                <w:ins w:id="13994" w:author="Александр" w:date="2020-04-13T09:10:00Z"/>
                <w:rFonts w:ascii="Arial" w:hAnsi="Arial" w:cs="Arial"/>
                <w:sz w:val="20"/>
              </w:rPr>
            </w:pPr>
            <w:ins w:id="13995" w:author="Александр" w:date="2020-04-13T09:17:00Z">
              <w:r>
                <w:rPr>
                  <w:rFonts w:ascii="Arial" w:hAnsi="Arial" w:cs="Arial"/>
                  <w:sz w:val="20"/>
                </w:rPr>
                <w:t>-</w:t>
              </w:r>
            </w:ins>
          </w:p>
        </w:tc>
        <w:tc>
          <w:tcPr>
            <w:tcW w:w="420" w:type="pct"/>
          </w:tcPr>
          <w:p w14:paraId="102F39C6" w14:textId="119EEED2" w:rsidR="00B32306" w:rsidRPr="00696F74" w:rsidRDefault="00B32306" w:rsidP="00B32306">
            <w:pPr>
              <w:jc w:val="center"/>
              <w:rPr>
                <w:ins w:id="13996" w:author="Александр" w:date="2020-04-13T09:10:00Z"/>
                <w:rFonts w:ascii="Arial" w:hAnsi="Arial" w:cs="Arial"/>
                <w:sz w:val="20"/>
              </w:rPr>
            </w:pPr>
            <w:ins w:id="13997" w:author="Александр" w:date="2020-04-13T09:17:00Z">
              <w:r w:rsidRPr="00863BA4">
                <w:rPr>
                  <w:rFonts w:ascii="Arial" w:hAnsi="Arial" w:cs="Arial"/>
                  <w:sz w:val="20"/>
                </w:rPr>
                <w:t>Выбор из справочника</w:t>
              </w:r>
            </w:ins>
          </w:p>
        </w:tc>
        <w:tc>
          <w:tcPr>
            <w:tcW w:w="318" w:type="pct"/>
          </w:tcPr>
          <w:p w14:paraId="7EC81BE5" w14:textId="7F26CFEF" w:rsidR="00B32306" w:rsidRPr="00B32306" w:rsidRDefault="00B32306" w:rsidP="00B32306">
            <w:pPr>
              <w:jc w:val="center"/>
              <w:rPr>
                <w:ins w:id="13998" w:author="Александр" w:date="2020-04-13T09:10:00Z"/>
                <w:rFonts w:ascii="Arial" w:hAnsi="Arial" w:cs="Arial"/>
                <w:sz w:val="20"/>
                <w:rPrChange w:id="13999" w:author="Александр" w:date="2020-04-13T09:17:00Z">
                  <w:rPr>
                    <w:ins w:id="14000" w:author="Александр" w:date="2020-04-13T09:10:00Z"/>
                    <w:rFonts w:ascii="Arial" w:hAnsi="Arial" w:cs="Arial"/>
                    <w:sz w:val="20"/>
                    <w:lang w:val="en-US"/>
                  </w:rPr>
                </w:rPrChange>
              </w:rPr>
            </w:pPr>
            <w:ins w:id="14001" w:author="Александр" w:date="2020-04-13T09:17:00Z">
              <w:r w:rsidRPr="00863BA4">
                <w:rPr>
                  <w:rFonts w:ascii="Arial" w:hAnsi="Arial" w:cs="Arial"/>
                  <w:sz w:val="20"/>
                  <w:lang w:val="en-US"/>
                </w:rPr>
                <w:t>SAP</w:t>
              </w:r>
            </w:ins>
          </w:p>
        </w:tc>
      </w:tr>
      <w:tr w:rsidR="00B32306" w:rsidRPr="0086487D" w14:paraId="0771601A" w14:textId="77777777" w:rsidTr="00D7375F">
        <w:trPr>
          <w:cantSplit/>
          <w:jc w:val="center"/>
        </w:trPr>
        <w:tc>
          <w:tcPr>
            <w:tcW w:w="167" w:type="pct"/>
          </w:tcPr>
          <w:p w14:paraId="6C3750CC" w14:textId="1A5EE236" w:rsidR="00B32306" w:rsidRPr="00696F74" w:rsidRDefault="00B32306" w:rsidP="00B32306">
            <w:pPr>
              <w:rPr>
                <w:rFonts w:ascii="Arial" w:hAnsi="Arial" w:cs="Arial"/>
                <w:sz w:val="20"/>
                <w:szCs w:val="20"/>
              </w:rPr>
            </w:pPr>
            <w:r w:rsidRPr="00696F74">
              <w:rPr>
                <w:rFonts w:ascii="Arial" w:hAnsi="Arial" w:cs="Arial"/>
                <w:sz w:val="20"/>
                <w:szCs w:val="20"/>
              </w:rPr>
              <w:t>12.</w:t>
            </w:r>
          </w:p>
        </w:tc>
        <w:tc>
          <w:tcPr>
            <w:tcW w:w="385" w:type="pct"/>
          </w:tcPr>
          <w:p w14:paraId="212383BE"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Мощность</w:t>
            </w:r>
          </w:p>
        </w:tc>
        <w:tc>
          <w:tcPr>
            <w:tcW w:w="509" w:type="pct"/>
          </w:tcPr>
          <w:p w14:paraId="6A81DD92"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Наименование</w:t>
            </w:r>
          </w:p>
        </w:tc>
        <w:tc>
          <w:tcPr>
            <w:tcW w:w="887" w:type="pct"/>
          </w:tcPr>
          <w:p w14:paraId="131E2A2B"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Текстовое описание мощности</w:t>
            </w:r>
          </w:p>
        </w:tc>
        <w:tc>
          <w:tcPr>
            <w:tcW w:w="401" w:type="pct"/>
          </w:tcPr>
          <w:p w14:paraId="07447E54"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CHAR, 40</w:t>
            </w:r>
          </w:p>
        </w:tc>
        <w:tc>
          <w:tcPr>
            <w:tcW w:w="446" w:type="pct"/>
          </w:tcPr>
          <w:p w14:paraId="69AF13A9" w14:textId="77777777" w:rsidR="00B32306" w:rsidRPr="00041CFE" w:rsidRDefault="00B32306" w:rsidP="00B32306">
            <w:pPr>
              <w:jc w:val="left"/>
              <w:rPr>
                <w:rFonts w:ascii="Arial" w:hAnsi="Arial" w:cs="Arial"/>
                <w:sz w:val="20"/>
                <w:szCs w:val="20"/>
                <w:lang w:val="en-US"/>
              </w:rPr>
            </w:pPr>
            <w:r w:rsidRPr="00041CFE">
              <w:rPr>
                <w:rFonts w:ascii="Arial" w:hAnsi="Arial" w:cs="Arial"/>
                <w:sz w:val="20"/>
                <w:szCs w:val="20"/>
                <w:lang w:val="en-US"/>
              </w:rPr>
              <w:t>KAKT-KTEXT</w:t>
            </w:r>
          </w:p>
        </w:tc>
        <w:tc>
          <w:tcPr>
            <w:tcW w:w="561" w:type="pct"/>
          </w:tcPr>
          <w:p w14:paraId="7C922E9B" w14:textId="0191401A" w:rsidR="00B32306" w:rsidRPr="00696F74" w:rsidRDefault="00B32306" w:rsidP="00B32306">
            <w:pPr>
              <w:jc w:val="center"/>
              <w:rPr>
                <w:rFonts w:ascii="Arial" w:hAnsi="Arial" w:cs="Arial"/>
                <w:sz w:val="20"/>
                <w:szCs w:val="20"/>
              </w:rPr>
            </w:pPr>
            <w:ins w:id="14002" w:author="Александр" w:date="2020-04-13T09:08:00Z">
              <w:r>
                <w:rPr>
                  <w:rFonts w:ascii="Arial" w:hAnsi="Arial" w:cs="Arial"/>
                  <w:sz w:val="20"/>
                  <w:szCs w:val="20"/>
                </w:rPr>
                <w:t>-</w:t>
              </w:r>
            </w:ins>
            <w:del w:id="14003" w:author="Александр" w:date="2020-04-13T09:08:00Z">
              <w:r w:rsidRPr="00041CFE" w:rsidDel="00B32306">
                <w:rPr>
                  <w:rFonts w:ascii="Arial" w:hAnsi="Arial" w:cs="Arial"/>
                  <w:sz w:val="20"/>
                  <w:szCs w:val="20"/>
                  <w:rPrChange w:id="14004" w:author="Александр" w:date="2020-04-13T09:06:00Z">
                    <w:rPr>
                      <w:rFonts w:ascii="Arial" w:hAnsi="Arial" w:cs="Arial"/>
                      <w:sz w:val="20"/>
                      <w:szCs w:val="20"/>
                      <w:highlight w:val="yellow"/>
                    </w:rPr>
                  </w:rPrChange>
                </w:rPr>
                <w:delText>Х</w:delText>
              </w:r>
            </w:del>
          </w:p>
        </w:tc>
        <w:tc>
          <w:tcPr>
            <w:tcW w:w="551" w:type="pct"/>
          </w:tcPr>
          <w:p w14:paraId="0F12E5F3" w14:textId="4989F81D" w:rsidR="00B32306" w:rsidRPr="00696F74" w:rsidRDefault="00B32306" w:rsidP="00B32306">
            <w:pPr>
              <w:jc w:val="center"/>
              <w:rPr>
                <w:rFonts w:ascii="Arial" w:hAnsi="Arial" w:cs="Arial"/>
                <w:sz w:val="20"/>
                <w:szCs w:val="20"/>
              </w:rPr>
            </w:pPr>
            <w:ins w:id="14005" w:author="Александр" w:date="2020-04-13T09:08:00Z">
              <w:r>
                <w:rPr>
                  <w:rFonts w:ascii="Arial" w:hAnsi="Arial" w:cs="Arial"/>
                  <w:sz w:val="20"/>
                  <w:szCs w:val="20"/>
                </w:rPr>
                <w:t>-</w:t>
              </w:r>
            </w:ins>
            <w:del w:id="14006" w:author="Александр" w:date="2020-04-13T09:08:00Z">
              <w:r w:rsidRPr="00041CFE" w:rsidDel="00B32306">
                <w:rPr>
                  <w:rFonts w:ascii="Arial" w:hAnsi="Arial" w:cs="Arial"/>
                  <w:sz w:val="20"/>
                  <w:szCs w:val="20"/>
                  <w:rPrChange w:id="14007" w:author="Александр" w:date="2020-04-13T09:06:00Z">
                    <w:rPr>
                      <w:rFonts w:ascii="Arial" w:hAnsi="Arial" w:cs="Arial"/>
                      <w:sz w:val="20"/>
                      <w:szCs w:val="20"/>
                      <w:highlight w:val="yellow"/>
                    </w:rPr>
                  </w:rPrChange>
                </w:rPr>
                <w:delText>Если у рабочего места введена мощности</w:delText>
              </w:r>
            </w:del>
          </w:p>
        </w:tc>
        <w:tc>
          <w:tcPr>
            <w:tcW w:w="355" w:type="pct"/>
          </w:tcPr>
          <w:p w14:paraId="630C55A5" w14:textId="628C6330" w:rsidR="00B32306" w:rsidRPr="00041CFE" w:rsidRDefault="00B32306" w:rsidP="00B32306">
            <w:pPr>
              <w:jc w:val="center"/>
              <w:rPr>
                <w:rFonts w:ascii="Arial" w:hAnsi="Arial" w:cs="Arial"/>
                <w:sz w:val="20"/>
              </w:rPr>
            </w:pPr>
            <w:r w:rsidRPr="00041CFE">
              <w:rPr>
                <w:rFonts w:ascii="Arial" w:hAnsi="Arial" w:cs="Arial"/>
                <w:sz w:val="20"/>
              </w:rPr>
              <w:t>-</w:t>
            </w:r>
          </w:p>
        </w:tc>
        <w:tc>
          <w:tcPr>
            <w:tcW w:w="420" w:type="pct"/>
          </w:tcPr>
          <w:p w14:paraId="6B3E87E3" w14:textId="3EC603B3" w:rsidR="00B32306" w:rsidRPr="00041CFE" w:rsidRDefault="00B32306" w:rsidP="00B32306">
            <w:pPr>
              <w:jc w:val="center"/>
              <w:rPr>
                <w:rFonts w:ascii="Arial" w:hAnsi="Arial" w:cs="Arial"/>
                <w:sz w:val="20"/>
              </w:rPr>
            </w:pPr>
            <w:r w:rsidRPr="00041CFE">
              <w:rPr>
                <w:rFonts w:ascii="Arial" w:hAnsi="Arial" w:cs="Arial"/>
                <w:sz w:val="20"/>
              </w:rPr>
              <w:t>-</w:t>
            </w:r>
          </w:p>
        </w:tc>
        <w:tc>
          <w:tcPr>
            <w:tcW w:w="318" w:type="pct"/>
          </w:tcPr>
          <w:p w14:paraId="58EFED59" w14:textId="77777777" w:rsidR="00B32306" w:rsidRPr="00041CFE" w:rsidRDefault="00B32306" w:rsidP="00B32306">
            <w:pPr>
              <w:jc w:val="center"/>
              <w:rPr>
                <w:rFonts w:ascii="Arial" w:hAnsi="Arial" w:cs="Arial"/>
                <w:sz w:val="20"/>
                <w:lang w:val="en-US"/>
              </w:rPr>
            </w:pPr>
            <w:r w:rsidRPr="00041CFE">
              <w:rPr>
                <w:rFonts w:ascii="Arial" w:hAnsi="Arial" w:cs="Arial"/>
                <w:sz w:val="20"/>
                <w:lang w:val="en-US"/>
              </w:rPr>
              <w:t>SAP</w:t>
            </w:r>
          </w:p>
        </w:tc>
      </w:tr>
      <w:tr w:rsidR="00B32306" w:rsidRPr="0086487D" w14:paraId="4CE534E4" w14:textId="77777777" w:rsidTr="00D7375F">
        <w:trPr>
          <w:cantSplit/>
          <w:jc w:val="center"/>
        </w:trPr>
        <w:tc>
          <w:tcPr>
            <w:tcW w:w="167" w:type="pct"/>
          </w:tcPr>
          <w:p w14:paraId="6E48EA44" w14:textId="4518EE02" w:rsidR="00B32306" w:rsidRPr="00696F74" w:rsidRDefault="00B32306" w:rsidP="00B32306">
            <w:pPr>
              <w:rPr>
                <w:rFonts w:ascii="Arial" w:hAnsi="Arial" w:cs="Arial"/>
                <w:sz w:val="20"/>
                <w:szCs w:val="20"/>
              </w:rPr>
            </w:pPr>
            <w:r w:rsidRPr="00696F74">
              <w:rPr>
                <w:rFonts w:ascii="Arial" w:hAnsi="Arial" w:cs="Arial"/>
                <w:sz w:val="20"/>
                <w:szCs w:val="20"/>
              </w:rPr>
              <w:t>13.</w:t>
            </w:r>
          </w:p>
        </w:tc>
        <w:tc>
          <w:tcPr>
            <w:tcW w:w="385" w:type="pct"/>
          </w:tcPr>
          <w:p w14:paraId="7E50221E" w14:textId="188D5CFA" w:rsidR="00B32306" w:rsidRPr="00041CFE" w:rsidRDefault="00B32306" w:rsidP="00B32306">
            <w:pPr>
              <w:jc w:val="left"/>
              <w:rPr>
                <w:rFonts w:ascii="Arial" w:hAnsi="Arial" w:cs="Arial"/>
                <w:sz w:val="20"/>
                <w:szCs w:val="20"/>
                <w:rPrChange w:id="14008" w:author="Александр" w:date="2020-04-13T09:06:00Z">
                  <w:rPr>
                    <w:rFonts w:ascii="Arial" w:hAnsi="Arial" w:cs="Arial"/>
                    <w:sz w:val="20"/>
                    <w:szCs w:val="20"/>
                    <w:highlight w:val="yellow"/>
                  </w:rPr>
                </w:rPrChange>
              </w:rPr>
            </w:pPr>
            <w:r w:rsidRPr="00041CFE">
              <w:rPr>
                <w:rFonts w:ascii="Arial" w:hAnsi="Arial" w:cs="Arial"/>
                <w:sz w:val="20"/>
                <w:szCs w:val="20"/>
                <w:rPrChange w:id="14009" w:author="Александр" w:date="2020-04-13T09:06:00Z">
                  <w:rPr>
                    <w:rFonts w:ascii="Arial" w:hAnsi="Arial" w:cs="Arial"/>
                    <w:sz w:val="20"/>
                    <w:szCs w:val="20"/>
                    <w:highlight w:val="yellow"/>
                  </w:rPr>
                </w:rPrChange>
              </w:rPr>
              <w:t>Мощность</w:t>
            </w:r>
          </w:p>
        </w:tc>
        <w:tc>
          <w:tcPr>
            <w:tcW w:w="509" w:type="pct"/>
          </w:tcPr>
          <w:p w14:paraId="6339DCFF" w14:textId="6E615D32" w:rsidR="00B32306" w:rsidRPr="00041CFE" w:rsidRDefault="00B32306" w:rsidP="00B32306">
            <w:pPr>
              <w:jc w:val="left"/>
              <w:rPr>
                <w:rFonts w:ascii="Arial" w:hAnsi="Arial" w:cs="Arial"/>
                <w:sz w:val="20"/>
                <w:szCs w:val="20"/>
                <w:lang w:val="en-US"/>
                <w:rPrChange w:id="14010" w:author="Александр" w:date="2020-04-13T09:06:00Z">
                  <w:rPr>
                    <w:rFonts w:ascii="Arial" w:hAnsi="Arial" w:cs="Arial"/>
                    <w:sz w:val="20"/>
                    <w:szCs w:val="20"/>
                    <w:highlight w:val="yellow"/>
                    <w:lang w:val="en-US"/>
                  </w:rPr>
                </w:rPrChange>
              </w:rPr>
            </w:pPr>
            <w:r w:rsidRPr="00041CFE">
              <w:rPr>
                <w:rFonts w:ascii="Arial" w:hAnsi="Arial" w:cs="Arial"/>
                <w:sz w:val="20"/>
                <w:szCs w:val="20"/>
                <w:rPrChange w:id="14011" w:author="Александр" w:date="2020-04-13T09:06:00Z">
                  <w:rPr>
                    <w:rFonts w:ascii="Arial" w:hAnsi="Arial" w:cs="Arial"/>
                    <w:sz w:val="20"/>
                    <w:szCs w:val="20"/>
                    <w:highlight w:val="yellow"/>
                  </w:rPr>
                </w:rPrChange>
              </w:rPr>
              <w:t>Ответственный планов.</w:t>
            </w:r>
          </w:p>
        </w:tc>
        <w:tc>
          <w:tcPr>
            <w:tcW w:w="887" w:type="pct"/>
          </w:tcPr>
          <w:p w14:paraId="3DE00578" w14:textId="35DDD599" w:rsidR="00B32306" w:rsidRPr="00041CFE" w:rsidRDefault="00B32306" w:rsidP="00B32306">
            <w:pPr>
              <w:jc w:val="left"/>
              <w:rPr>
                <w:rFonts w:ascii="Arial" w:hAnsi="Arial" w:cs="Arial"/>
                <w:sz w:val="20"/>
                <w:szCs w:val="20"/>
                <w:rPrChange w:id="14012" w:author="Александр" w:date="2020-04-13T09:06:00Z">
                  <w:rPr>
                    <w:rFonts w:ascii="Arial" w:hAnsi="Arial" w:cs="Arial"/>
                    <w:sz w:val="20"/>
                    <w:szCs w:val="20"/>
                    <w:highlight w:val="yellow"/>
                  </w:rPr>
                </w:rPrChange>
              </w:rPr>
            </w:pPr>
            <w:r w:rsidRPr="00041CFE">
              <w:rPr>
                <w:rFonts w:ascii="Arial" w:hAnsi="Arial" w:cs="Arial"/>
                <w:sz w:val="20"/>
                <w:szCs w:val="20"/>
                <w:rPrChange w:id="14013" w:author="Александр" w:date="2020-04-13T09:06:00Z">
                  <w:rPr>
                    <w:rFonts w:ascii="Arial" w:hAnsi="Arial" w:cs="Arial"/>
                    <w:sz w:val="20"/>
                    <w:szCs w:val="20"/>
                    <w:highlight w:val="yellow"/>
                  </w:rPr>
                </w:rPrChange>
              </w:rPr>
              <w:t>Группа планирования, ответственная за планирование мощностей рабочего места</w:t>
            </w:r>
          </w:p>
        </w:tc>
        <w:tc>
          <w:tcPr>
            <w:tcW w:w="401" w:type="pct"/>
          </w:tcPr>
          <w:p w14:paraId="563E9679" w14:textId="70EFF754" w:rsidR="00B32306" w:rsidRPr="00041CFE" w:rsidRDefault="00B32306" w:rsidP="00B32306">
            <w:pPr>
              <w:jc w:val="left"/>
              <w:rPr>
                <w:rFonts w:ascii="Arial" w:hAnsi="Arial" w:cs="Arial"/>
                <w:sz w:val="20"/>
                <w:szCs w:val="20"/>
                <w:rPrChange w:id="14014" w:author="Александр" w:date="2020-04-13T09:06:00Z">
                  <w:rPr>
                    <w:rFonts w:ascii="Arial" w:hAnsi="Arial" w:cs="Arial"/>
                    <w:sz w:val="20"/>
                    <w:szCs w:val="20"/>
                    <w:highlight w:val="yellow"/>
                  </w:rPr>
                </w:rPrChange>
              </w:rPr>
            </w:pPr>
            <w:r w:rsidRPr="00041CFE">
              <w:rPr>
                <w:rFonts w:ascii="Arial" w:hAnsi="Arial" w:cs="Arial"/>
                <w:sz w:val="20"/>
                <w:szCs w:val="20"/>
                <w:rPrChange w:id="14015" w:author="Александр" w:date="2020-04-13T09:06:00Z">
                  <w:rPr>
                    <w:rFonts w:ascii="Arial" w:hAnsi="Arial" w:cs="Arial"/>
                    <w:sz w:val="20"/>
                    <w:szCs w:val="20"/>
                    <w:highlight w:val="yellow"/>
                  </w:rPr>
                </w:rPrChange>
              </w:rPr>
              <w:t>CHAR, 40</w:t>
            </w:r>
          </w:p>
        </w:tc>
        <w:tc>
          <w:tcPr>
            <w:tcW w:w="446" w:type="pct"/>
          </w:tcPr>
          <w:p w14:paraId="3A1F7D8B" w14:textId="3D9B8A79" w:rsidR="00B32306" w:rsidRPr="00041CFE" w:rsidRDefault="00B32306" w:rsidP="00B32306">
            <w:pPr>
              <w:jc w:val="left"/>
              <w:rPr>
                <w:rFonts w:ascii="Arial" w:hAnsi="Arial" w:cs="Arial"/>
                <w:sz w:val="20"/>
                <w:szCs w:val="20"/>
                <w:lang w:val="en-US"/>
                <w:rPrChange w:id="14016"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017" w:author="Александр" w:date="2020-04-13T09:06:00Z">
                  <w:rPr>
                    <w:rFonts w:ascii="Arial" w:hAnsi="Arial" w:cs="Arial"/>
                    <w:sz w:val="20"/>
                    <w:szCs w:val="20"/>
                    <w:highlight w:val="yellow"/>
                    <w:lang w:val="en-US"/>
                  </w:rPr>
                </w:rPrChange>
              </w:rPr>
              <w:t>KAKO-PLANR</w:t>
            </w:r>
          </w:p>
        </w:tc>
        <w:tc>
          <w:tcPr>
            <w:tcW w:w="561" w:type="pct"/>
          </w:tcPr>
          <w:p w14:paraId="65201250" w14:textId="3A73387A" w:rsidR="00B32306" w:rsidRPr="00041CFE" w:rsidRDefault="00B32306" w:rsidP="00B32306">
            <w:pPr>
              <w:jc w:val="center"/>
              <w:rPr>
                <w:rFonts w:ascii="Arial" w:hAnsi="Arial" w:cs="Arial"/>
                <w:sz w:val="20"/>
                <w:szCs w:val="20"/>
                <w:rPrChange w:id="14018" w:author="Александр" w:date="2020-04-13T09:06:00Z">
                  <w:rPr>
                    <w:rFonts w:ascii="Arial" w:hAnsi="Arial" w:cs="Arial"/>
                    <w:sz w:val="20"/>
                    <w:szCs w:val="20"/>
                    <w:highlight w:val="yellow"/>
                  </w:rPr>
                </w:rPrChange>
              </w:rPr>
            </w:pPr>
            <w:r w:rsidRPr="00041CFE">
              <w:rPr>
                <w:rFonts w:ascii="Arial" w:hAnsi="Arial" w:cs="Arial"/>
                <w:sz w:val="20"/>
                <w:szCs w:val="20"/>
                <w:rPrChange w:id="14019" w:author="Александр" w:date="2020-04-13T09:06:00Z">
                  <w:rPr>
                    <w:rFonts w:ascii="Arial" w:hAnsi="Arial" w:cs="Arial"/>
                    <w:sz w:val="20"/>
                    <w:szCs w:val="20"/>
                    <w:highlight w:val="yellow"/>
                  </w:rPr>
                </w:rPrChange>
              </w:rPr>
              <w:t>Х</w:t>
            </w:r>
          </w:p>
        </w:tc>
        <w:tc>
          <w:tcPr>
            <w:tcW w:w="551" w:type="pct"/>
          </w:tcPr>
          <w:p w14:paraId="1A6B7895" w14:textId="4C2C23F7" w:rsidR="00B32306" w:rsidRPr="00041CFE" w:rsidRDefault="00B32306" w:rsidP="00B32306">
            <w:pPr>
              <w:jc w:val="center"/>
              <w:rPr>
                <w:rFonts w:ascii="Arial" w:hAnsi="Arial" w:cs="Arial"/>
                <w:sz w:val="20"/>
                <w:szCs w:val="20"/>
                <w:rPrChange w:id="14020" w:author="Александр" w:date="2020-04-13T09:06:00Z">
                  <w:rPr>
                    <w:rFonts w:ascii="Arial" w:hAnsi="Arial" w:cs="Arial"/>
                    <w:sz w:val="20"/>
                    <w:szCs w:val="20"/>
                    <w:highlight w:val="yellow"/>
                  </w:rPr>
                </w:rPrChange>
              </w:rPr>
            </w:pPr>
            <w:ins w:id="14021" w:author="Александр" w:date="2020-04-13T09:08:00Z">
              <w:r>
                <w:rPr>
                  <w:rFonts w:ascii="Arial" w:hAnsi="Arial" w:cs="Arial"/>
                  <w:sz w:val="20"/>
                  <w:szCs w:val="20"/>
                </w:rPr>
                <w:t xml:space="preserve">В текущем решении не используется по умолчанию </w:t>
              </w:r>
              <w:del w:id="14022" w:author="Владимир Лаут" w:date="2021-04-07T19:07:00Z">
                <w:r w:rsidDel="00B70BFD">
                  <w:rPr>
                    <w:rFonts w:ascii="Arial" w:hAnsi="Arial" w:cs="Arial"/>
                    <w:sz w:val="20"/>
                    <w:szCs w:val="20"/>
                  </w:rPr>
                  <w:delText>утанавливается</w:delText>
                </w:r>
              </w:del>
            </w:ins>
            <w:ins w:id="14023" w:author="Владимир Лаут" w:date="2021-04-07T19:07:00Z">
              <w:r w:rsidR="00B70BFD">
                <w:rPr>
                  <w:rFonts w:ascii="Arial" w:hAnsi="Arial" w:cs="Arial"/>
                  <w:sz w:val="20"/>
                  <w:szCs w:val="20"/>
                </w:rPr>
                <w:t>устанавливается</w:t>
              </w:r>
            </w:ins>
            <w:ins w:id="14024" w:author="Александр" w:date="2020-04-13T09:08:00Z">
              <w:r>
                <w:rPr>
                  <w:rFonts w:ascii="Arial" w:hAnsi="Arial" w:cs="Arial"/>
                  <w:sz w:val="20"/>
                  <w:szCs w:val="20"/>
                </w:rPr>
                <w:t xml:space="preserve"> «А»</w:t>
              </w:r>
            </w:ins>
            <w:del w:id="14025" w:author="Александр" w:date="2020-04-13T09:08:00Z">
              <w:r w:rsidRPr="00041CFE" w:rsidDel="00B32306">
                <w:rPr>
                  <w:rFonts w:ascii="Arial" w:hAnsi="Arial" w:cs="Arial"/>
                  <w:sz w:val="20"/>
                  <w:szCs w:val="20"/>
                  <w:rPrChange w:id="14026" w:author="Александр" w:date="2020-04-13T09:06:00Z">
                    <w:rPr>
                      <w:rFonts w:ascii="Arial" w:hAnsi="Arial" w:cs="Arial"/>
                      <w:sz w:val="20"/>
                      <w:szCs w:val="20"/>
                      <w:highlight w:val="yellow"/>
                    </w:rPr>
                  </w:rPrChange>
                </w:rPr>
                <w:delText>Для всех объектов</w:delText>
              </w:r>
            </w:del>
          </w:p>
        </w:tc>
        <w:tc>
          <w:tcPr>
            <w:tcW w:w="355" w:type="pct"/>
          </w:tcPr>
          <w:p w14:paraId="27FDA6BA" w14:textId="60B39800" w:rsidR="00B32306" w:rsidRPr="00041CFE" w:rsidRDefault="00B32306" w:rsidP="00B32306">
            <w:pPr>
              <w:jc w:val="center"/>
              <w:rPr>
                <w:rFonts w:ascii="Arial" w:hAnsi="Arial" w:cs="Arial"/>
                <w:sz w:val="20"/>
                <w:rPrChange w:id="14027" w:author="Александр" w:date="2020-04-13T09:06:00Z">
                  <w:rPr>
                    <w:rFonts w:ascii="Arial" w:hAnsi="Arial" w:cs="Arial"/>
                    <w:sz w:val="20"/>
                    <w:highlight w:val="yellow"/>
                  </w:rPr>
                </w:rPrChange>
              </w:rPr>
            </w:pPr>
            <w:r w:rsidRPr="00041CFE">
              <w:rPr>
                <w:rFonts w:ascii="Arial" w:hAnsi="Arial" w:cs="Arial"/>
                <w:sz w:val="20"/>
                <w:rPrChange w:id="14028" w:author="Александр" w:date="2020-04-13T09:06:00Z">
                  <w:rPr>
                    <w:rFonts w:ascii="Arial" w:hAnsi="Arial" w:cs="Arial"/>
                    <w:sz w:val="20"/>
                    <w:highlight w:val="yellow"/>
                  </w:rPr>
                </w:rPrChange>
              </w:rPr>
              <w:t>-</w:t>
            </w:r>
          </w:p>
        </w:tc>
        <w:tc>
          <w:tcPr>
            <w:tcW w:w="420" w:type="pct"/>
          </w:tcPr>
          <w:p w14:paraId="48F1E2B2" w14:textId="27A7430C" w:rsidR="00B32306" w:rsidRPr="00041CFE" w:rsidRDefault="00B32306" w:rsidP="00B32306">
            <w:pPr>
              <w:jc w:val="center"/>
              <w:rPr>
                <w:rFonts w:ascii="Arial" w:hAnsi="Arial" w:cs="Arial"/>
                <w:sz w:val="20"/>
                <w:rPrChange w:id="14029" w:author="Александр" w:date="2020-04-13T09:06:00Z">
                  <w:rPr>
                    <w:rFonts w:ascii="Arial" w:hAnsi="Arial" w:cs="Arial"/>
                    <w:sz w:val="20"/>
                    <w:highlight w:val="yellow"/>
                  </w:rPr>
                </w:rPrChange>
              </w:rPr>
            </w:pPr>
            <w:r w:rsidRPr="00041CFE">
              <w:rPr>
                <w:rFonts w:ascii="Arial" w:hAnsi="Arial" w:cs="Arial"/>
                <w:sz w:val="20"/>
                <w:rPrChange w:id="14030" w:author="Александр" w:date="2020-04-13T09:06:00Z">
                  <w:rPr>
                    <w:rFonts w:ascii="Arial" w:hAnsi="Arial" w:cs="Arial"/>
                    <w:sz w:val="20"/>
                    <w:highlight w:val="yellow"/>
                  </w:rPr>
                </w:rPrChange>
              </w:rPr>
              <w:t>Выбор из справочника</w:t>
            </w:r>
          </w:p>
        </w:tc>
        <w:tc>
          <w:tcPr>
            <w:tcW w:w="318" w:type="pct"/>
          </w:tcPr>
          <w:p w14:paraId="02929831" w14:textId="458FBC86" w:rsidR="00B32306" w:rsidRPr="00041CFE" w:rsidRDefault="00B32306" w:rsidP="00B32306">
            <w:pPr>
              <w:jc w:val="center"/>
              <w:rPr>
                <w:rFonts w:ascii="Arial" w:hAnsi="Arial" w:cs="Arial"/>
                <w:sz w:val="20"/>
                <w:lang w:val="en-US"/>
                <w:rPrChange w:id="14031" w:author="Александр" w:date="2020-04-13T09:06:00Z">
                  <w:rPr>
                    <w:rFonts w:ascii="Arial" w:hAnsi="Arial" w:cs="Arial"/>
                    <w:sz w:val="20"/>
                    <w:highlight w:val="yellow"/>
                    <w:lang w:val="en-US"/>
                  </w:rPr>
                </w:rPrChange>
              </w:rPr>
            </w:pPr>
            <w:r w:rsidRPr="00041CFE">
              <w:rPr>
                <w:rFonts w:ascii="Arial" w:hAnsi="Arial" w:cs="Arial"/>
                <w:sz w:val="20"/>
                <w:lang w:val="en-US"/>
                <w:rPrChange w:id="14032" w:author="Александр" w:date="2020-04-13T09:06:00Z">
                  <w:rPr>
                    <w:rFonts w:ascii="Arial" w:hAnsi="Arial" w:cs="Arial"/>
                    <w:sz w:val="20"/>
                    <w:highlight w:val="yellow"/>
                    <w:lang w:val="en-US"/>
                  </w:rPr>
                </w:rPrChange>
              </w:rPr>
              <w:t>SAP</w:t>
            </w:r>
          </w:p>
        </w:tc>
      </w:tr>
      <w:tr w:rsidR="00B32306" w:rsidRPr="0086487D" w14:paraId="42D37892" w14:textId="77777777" w:rsidTr="00D7375F">
        <w:trPr>
          <w:cantSplit/>
          <w:jc w:val="center"/>
        </w:trPr>
        <w:tc>
          <w:tcPr>
            <w:tcW w:w="167" w:type="pct"/>
          </w:tcPr>
          <w:p w14:paraId="63C99CA7" w14:textId="686FAC00" w:rsidR="00B32306" w:rsidRPr="00696F74" w:rsidRDefault="00B32306" w:rsidP="00B32306">
            <w:pPr>
              <w:rPr>
                <w:rFonts w:ascii="Arial" w:hAnsi="Arial" w:cs="Arial"/>
                <w:sz w:val="20"/>
                <w:szCs w:val="20"/>
              </w:rPr>
            </w:pPr>
            <w:r w:rsidRPr="00696F74">
              <w:rPr>
                <w:rFonts w:ascii="Arial" w:hAnsi="Arial" w:cs="Arial"/>
                <w:sz w:val="20"/>
                <w:szCs w:val="20"/>
              </w:rPr>
              <w:t>14.</w:t>
            </w:r>
          </w:p>
        </w:tc>
        <w:tc>
          <w:tcPr>
            <w:tcW w:w="385" w:type="pct"/>
          </w:tcPr>
          <w:p w14:paraId="488BA8D4" w14:textId="3950213B" w:rsidR="00B32306" w:rsidRPr="00041CFE" w:rsidRDefault="00B32306" w:rsidP="00B32306">
            <w:pPr>
              <w:jc w:val="left"/>
              <w:rPr>
                <w:rFonts w:ascii="Arial" w:hAnsi="Arial" w:cs="Arial"/>
                <w:sz w:val="20"/>
                <w:szCs w:val="20"/>
                <w:rPrChange w:id="14033" w:author="Александр" w:date="2020-04-13T09:06:00Z">
                  <w:rPr>
                    <w:rFonts w:ascii="Arial" w:hAnsi="Arial" w:cs="Arial"/>
                    <w:sz w:val="20"/>
                    <w:szCs w:val="20"/>
                    <w:highlight w:val="yellow"/>
                  </w:rPr>
                </w:rPrChange>
              </w:rPr>
            </w:pPr>
            <w:r w:rsidRPr="00041CFE">
              <w:rPr>
                <w:rFonts w:ascii="Arial" w:hAnsi="Arial" w:cs="Arial"/>
                <w:sz w:val="20"/>
                <w:szCs w:val="20"/>
                <w:rPrChange w:id="14034" w:author="Александр" w:date="2020-04-13T09:06:00Z">
                  <w:rPr>
                    <w:rFonts w:ascii="Arial" w:hAnsi="Arial" w:cs="Arial"/>
                    <w:sz w:val="20"/>
                    <w:szCs w:val="20"/>
                    <w:highlight w:val="yellow"/>
                  </w:rPr>
                </w:rPrChange>
              </w:rPr>
              <w:t>Мощность</w:t>
            </w:r>
          </w:p>
        </w:tc>
        <w:tc>
          <w:tcPr>
            <w:tcW w:w="509" w:type="pct"/>
          </w:tcPr>
          <w:p w14:paraId="30D8B804" w14:textId="61723497" w:rsidR="00B32306" w:rsidRPr="00041CFE" w:rsidRDefault="00B32306" w:rsidP="00B32306">
            <w:pPr>
              <w:jc w:val="left"/>
              <w:rPr>
                <w:rFonts w:ascii="Arial" w:hAnsi="Arial" w:cs="Arial"/>
                <w:sz w:val="20"/>
                <w:szCs w:val="20"/>
                <w:rPrChange w:id="14035" w:author="Александр" w:date="2020-04-13T09:06:00Z">
                  <w:rPr>
                    <w:rFonts w:ascii="Arial" w:hAnsi="Arial" w:cs="Arial"/>
                    <w:sz w:val="20"/>
                    <w:szCs w:val="20"/>
                    <w:highlight w:val="yellow"/>
                  </w:rPr>
                </w:rPrChange>
              </w:rPr>
            </w:pPr>
            <w:del w:id="14036" w:author="Владимир Лаут" w:date="2021-04-07T19:07:00Z">
              <w:r w:rsidRPr="00041CFE" w:rsidDel="002079AC">
                <w:rPr>
                  <w:rFonts w:ascii="Arial" w:hAnsi="Arial" w:cs="Arial"/>
                  <w:sz w:val="20"/>
                  <w:szCs w:val="20"/>
                  <w:rPrChange w:id="14037" w:author="Александр" w:date="2020-04-13T09:06:00Z">
                    <w:rPr>
                      <w:rFonts w:ascii="Arial" w:hAnsi="Arial" w:cs="Arial"/>
                      <w:sz w:val="20"/>
                      <w:szCs w:val="20"/>
                      <w:highlight w:val="yellow"/>
                    </w:rPr>
                  </w:rPrChange>
                </w:rPr>
                <w:delText>Идетификатор</w:delText>
              </w:r>
            </w:del>
            <w:ins w:id="14038" w:author="Владимир Лаут" w:date="2021-04-07T19:07:00Z">
              <w:r w:rsidR="002079AC" w:rsidRPr="00041CFE">
                <w:rPr>
                  <w:rFonts w:ascii="Arial" w:hAnsi="Arial" w:cs="Arial"/>
                  <w:sz w:val="20"/>
                  <w:szCs w:val="20"/>
                </w:rPr>
                <w:t>Идентификатор</w:t>
              </w:r>
            </w:ins>
            <w:r w:rsidRPr="00041CFE">
              <w:rPr>
                <w:rFonts w:ascii="Arial" w:hAnsi="Arial" w:cs="Arial"/>
                <w:sz w:val="20"/>
                <w:szCs w:val="20"/>
                <w:rPrChange w:id="14039" w:author="Александр" w:date="2020-04-13T09:06:00Z">
                  <w:rPr>
                    <w:rFonts w:ascii="Arial" w:hAnsi="Arial" w:cs="Arial"/>
                    <w:sz w:val="20"/>
                    <w:szCs w:val="20"/>
                    <w:highlight w:val="yellow"/>
                  </w:rPr>
                </w:rPrChange>
              </w:rPr>
              <w:t xml:space="preserve"> производственного календаря</w:t>
            </w:r>
          </w:p>
        </w:tc>
        <w:tc>
          <w:tcPr>
            <w:tcW w:w="887" w:type="pct"/>
          </w:tcPr>
          <w:p w14:paraId="0518339E" w14:textId="630D6601" w:rsidR="00B32306" w:rsidRPr="00041CFE" w:rsidRDefault="00B32306" w:rsidP="00B32306">
            <w:pPr>
              <w:jc w:val="left"/>
              <w:rPr>
                <w:rFonts w:ascii="Arial" w:hAnsi="Arial" w:cs="Arial"/>
                <w:sz w:val="20"/>
                <w:szCs w:val="20"/>
                <w:lang w:val="en-US"/>
                <w:rPrChange w:id="14040" w:author="Александр" w:date="2020-04-13T09:06:00Z">
                  <w:rPr>
                    <w:rFonts w:ascii="Arial" w:hAnsi="Arial" w:cs="Arial"/>
                    <w:sz w:val="20"/>
                    <w:szCs w:val="20"/>
                    <w:highlight w:val="yellow"/>
                    <w:lang w:val="en-US"/>
                  </w:rPr>
                </w:rPrChange>
              </w:rPr>
            </w:pPr>
            <w:r w:rsidRPr="00041CFE">
              <w:rPr>
                <w:rFonts w:ascii="Arial" w:hAnsi="Arial" w:cs="Arial"/>
                <w:sz w:val="20"/>
                <w:szCs w:val="20"/>
                <w:rPrChange w:id="14041" w:author="Александр" w:date="2020-04-13T09:06:00Z">
                  <w:rPr>
                    <w:rFonts w:ascii="Arial" w:hAnsi="Arial" w:cs="Arial"/>
                    <w:sz w:val="20"/>
                    <w:szCs w:val="20"/>
                    <w:highlight w:val="yellow"/>
                  </w:rPr>
                </w:rPrChange>
              </w:rPr>
              <w:t>CROSS_</w:t>
            </w:r>
            <w:proofErr w:type="gramStart"/>
            <w:r w:rsidRPr="00041CFE">
              <w:rPr>
                <w:rFonts w:ascii="Arial" w:hAnsi="Arial" w:cs="Arial"/>
                <w:sz w:val="20"/>
                <w:szCs w:val="20"/>
                <w:rPrChange w:id="14042" w:author="Александр" w:date="2020-04-13T09:06:00Z">
                  <w:rPr>
                    <w:rFonts w:ascii="Arial" w:hAnsi="Arial" w:cs="Arial"/>
                    <w:sz w:val="20"/>
                    <w:szCs w:val="20"/>
                    <w:highlight w:val="yellow"/>
                  </w:rPr>
                </w:rPrChange>
              </w:rPr>
              <w:t>29.Календарь</w:t>
            </w:r>
            <w:proofErr w:type="gramEnd"/>
            <w:r w:rsidRPr="00041CFE">
              <w:rPr>
                <w:rFonts w:ascii="Arial" w:hAnsi="Arial" w:cs="Arial"/>
                <w:sz w:val="20"/>
                <w:szCs w:val="20"/>
                <w:rPrChange w:id="14043" w:author="Александр" w:date="2020-04-13T09:06:00Z">
                  <w:rPr>
                    <w:rFonts w:ascii="Arial" w:hAnsi="Arial" w:cs="Arial"/>
                    <w:sz w:val="20"/>
                    <w:szCs w:val="20"/>
                    <w:highlight w:val="yellow"/>
                  </w:rPr>
                </w:rPrChange>
              </w:rPr>
              <w:t xml:space="preserve"> планирования мощностей, учитывающий выходные и праздничные дни. По умолчанию </w:t>
            </w:r>
            <w:r w:rsidRPr="00041CFE">
              <w:rPr>
                <w:rFonts w:ascii="Arial" w:hAnsi="Arial" w:cs="Arial"/>
                <w:sz w:val="20"/>
                <w:szCs w:val="20"/>
                <w:lang w:val="en-US"/>
                <w:rPrChange w:id="14044" w:author="Александр" w:date="2020-04-13T09:06:00Z">
                  <w:rPr>
                    <w:rFonts w:ascii="Arial" w:hAnsi="Arial" w:cs="Arial"/>
                    <w:sz w:val="20"/>
                    <w:szCs w:val="20"/>
                    <w:highlight w:val="yellow"/>
                    <w:lang w:val="en-US"/>
                  </w:rPr>
                </w:rPrChange>
              </w:rPr>
              <w:t>RU.</w:t>
            </w:r>
          </w:p>
        </w:tc>
        <w:tc>
          <w:tcPr>
            <w:tcW w:w="401" w:type="pct"/>
          </w:tcPr>
          <w:p w14:paraId="0C80F6CA" w14:textId="1BFC9F2D" w:rsidR="00B32306" w:rsidRPr="00041CFE" w:rsidRDefault="00B32306" w:rsidP="00B32306">
            <w:pPr>
              <w:jc w:val="left"/>
              <w:rPr>
                <w:rFonts w:ascii="Arial" w:hAnsi="Arial" w:cs="Arial"/>
                <w:sz w:val="20"/>
                <w:szCs w:val="20"/>
                <w:rPrChange w:id="14045" w:author="Александр" w:date="2020-04-13T09:06:00Z">
                  <w:rPr>
                    <w:rFonts w:ascii="Arial" w:hAnsi="Arial" w:cs="Arial"/>
                    <w:sz w:val="20"/>
                    <w:szCs w:val="20"/>
                    <w:highlight w:val="yellow"/>
                  </w:rPr>
                </w:rPrChange>
              </w:rPr>
            </w:pPr>
            <w:r w:rsidRPr="00041CFE">
              <w:rPr>
                <w:rFonts w:ascii="Arial" w:hAnsi="Arial" w:cs="Arial"/>
                <w:sz w:val="20"/>
                <w:szCs w:val="20"/>
                <w:rPrChange w:id="14046" w:author="Александр" w:date="2020-04-13T09:06:00Z">
                  <w:rPr>
                    <w:rFonts w:ascii="Arial" w:hAnsi="Arial" w:cs="Arial"/>
                    <w:sz w:val="20"/>
                    <w:szCs w:val="20"/>
                    <w:highlight w:val="yellow"/>
                  </w:rPr>
                </w:rPrChange>
              </w:rPr>
              <w:t>CHAR, 2</w:t>
            </w:r>
          </w:p>
        </w:tc>
        <w:tc>
          <w:tcPr>
            <w:tcW w:w="446" w:type="pct"/>
          </w:tcPr>
          <w:p w14:paraId="4A885450" w14:textId="630138FE" w:rsidR="00B32306" w:rsidRPr="00041CFE" w:rsidRDefault="00B32306" w:rsidP="00B32306">
            <w:pPr>
              <w:jc w:val="left"/>
              <w:rPr>
                <w:rFonts w:ascii="Arial" w:hAnsi="Arial" w:cs="Arial"/>
                <w:sz w:val="20"/>
                <w:szCs w:val="20"/>
                <w:rPrChange w:id="14047" w:author="Александр" w:date="2020-04-13T09:06:00Z">
                  <w:rPr>
                    <w:rFonts w:ascii="Arial" w:hAnsi="Arial" w:cs="Arial"/>
                    <w:sz w:val="20"/>
                    <w:szCs w:val="20"/>
                    <w:highlight w:val="yellow"/>
                  </w:rPr>
                </w:rPrChange>
              </w:rPr>
            </w:pPr>
            <w:r w:rsidRPr="00041CFE">
              <w:rPr>
                <w:rFonts w:ascii="Arial" w:hAnsi="Arial" w:cs="Arial"/>
                <w:sz w:val="20"/>
                <w:szCs w:val="20"/>
                <w:lang w:val="en-US"/>
                <w:rPrChange w:id="14048" w:author="Александр" w:date="2020-04-13T09:06:00Z">
                  <w:rPr>
                    <w:rFonts w:ascii="Arial" w:hAnsi="Arial" w:cs="Arial"/>
                    <w:sz w:val="20"/>
                    <w:szCs w:val="20"/>
                    <w:highlight w:val="yellow"/>
                    <w:lang w:val="en-US"/>
                  </w:rPr>
                </w:rPrChange>
              </w:rPr>
              <w:t>KAKO</w:t>
            </w:r>
            <w:r w:rsidRPr="00041CFE">
              <w:rPr>
                <w:rFonts w:ascii="Arial" w:hAnsi="Arial" w:cs="Arial"/>
                <w:sz w:val="20"/>
                <w:szCs w:val="20"/>
                <w:rPrChange w:id="14049" w:author="Александр" w:date="2020-04-13T09:06:00Z">
                  <w:rPr>
                    <w:rFonts w:ascii="Arial" w:hAnsi="Arial" w:cs="Arial"/>
                    <w:sz w:val="20"/>
                    <w:szCs w:val="20"/>
                    <w:highlight w:val="yellow"/>
                  </w:rPr>
                </w:rPrChange>
              </w:rPr>
              <w:t>-</w:t>
            </w:r>
            <w:r w:rsidRPr="00041CFE">
              <w:rPr>
                <w:rFonts w:ascii="Arial" w:hAnsi="Arial" w:cs="Arial"/>
                <w:sz w:val="20"/>
                <w:szCs w:val="20"/>
                <w:lang w:val="en-US"/>
                <w:rPrChange w:id="14050" w:author="Александр" w:date="2020-04-13T09:06:00Z">
                  <w:rPr>
                    <w:rFonts w:ascii="Arial" w:hAnsi="Arial" w:cs="Arial"/>
                    <w:sz w:val="20"/>
                    <w:szCs w:val="20"/>
                    <w:highlight w:val="yellow"/>
                    <w:lang w:val="en-US"/>
                  </w:rPr>
                </w:rPrChange>
              </w:rPr>
              <w:t>KALID</w:t>
            </w:r>
          </w:p>
        </w:tc>
        <w:tc>
          <w:tcPr>
            <w:tcW w:w="561" w:type="pct"/>
          </w:tcPr>
          <w:p w14:paraId="6B174BFD" w14:textId="1C662A09" w:rsidR="00B32306" w:rsidRPr="00041CFE" w:rsidRDefault="00B32306" w:rsidP="00B32306">
            <w:pPr>
              <w:jc w:val="center"/>
              <w:rPr>
                <w:rFonts w:ascii="Arial" w:hAnsi="Arial" w:cs="Arial"/>
                <w:sz w:val="20"/>
                <w:szCs w:val="20"/>
                <w:rPrChange w:id="14051" w:author="Александр" w:date="2020-04-13T09:06:00Z">
                  <w:rPr>
                    <w:rFonts w:ascii="Arial" w:hAnsi="Arial" w:cs="Arial"/>
                    <w:sz w:val="20"/>
                    <w:szCs w:val="20"/>
                    <w:highlight w:val="yellow"/>
                  </w:rPr>
                </w:rPrChange>
              </w:rPr>
            </w:pPr>
            <w:ins w:id="14052" w:author="Александр" w:date="2020-04-13T09:09:00Z">
              <w:r>
                <w:rPr>
                  <w:rFonts w:ascii="Arial" w:hAnsi="Arial" w:cs="Arial"/>
                  <w:sz w:val="20"/>
                  <w:szCs w:val="20"/>
                </w:rPr>
                <w:t>-</w:t>
              </w:r>
            </w:ins>
            <w:del w:id="14053" w:author="Александр" w:date="2020-04-13T09:09:00Z">
              <w:r w:rsidRPr="00041CFE" w:rsidDel="00B32306">
                <w:rPr>
                  <w:rFonts w:ascii="Arial" w:hAnsi="Arial" w:cs="Arial"/>
                  <w:sz w:val="20"/>
                  <w:szCs w:val="20"/>
                  <w:rPrChange w:id="14054" w:author="Александр" w:date="2020-04-13T09:06:00Z">
                    <w:rPr>
                      <w:rFonts w:ascii="Arial" w:hAnsi="Arial" w:cs="Arial"/>
                      <w:sz w:val="20"/>
                      <w:szCs w:val="20"/>
                      <w:highlight w:val="yellow"/>
                    </w:rPr>
                  </w:rPrChange>
                </w:rPr>
                <w:delText>Х</w:delText>
              </w:r>
            </w:del>
          </w:p>
        </w:tc>
        <w:tc>
          <w:tcPr>
            <w:tcW w:w="551" w:type="pct"/>
          </w:tcPr>
          <w:p w14:paraId="77CB1B53" w14:textId="1D51D742" w:rsidR="00B32306" w:rsidRPr="00041CFE" w:rsidRDefault="00B32306" w:rsidP="00B32306">
            <w:pPr>
              <w:jc w:val="center"/>
              <w:rPr>
                <w:rFonts w:ascii="Arial" w:hAnsi="Arial" w:cs="Arial"/>
                <w:sz w:val="20"/>
                <w:szCs w:val="20"/>
                <w:rPrChange w:id="14055" w:author="Александр" w:date="2020-04-13T09:06:00Z">
                  <w:rPr>
                    <w:rFonts w:ascii="Arial" w:hAnsi="Arial" w:cs="Arial"/>
                    <w:sz w:val="20"/>
                    <w:szCs w:val="20"/>
                    <w:highlight w:val="yellow"/>
                  </w:rPr>
                </w:rPrChange>
              </w:rPr>
            </w:pPr>
            <w:del w:id="14056" w:author="Александр" w:date="2020-04-13T09:09:00Z">
              <w:r w:rsidRPr="00041CFE" w:rsidDel="00B32306">
                <w:rPr>
                  <w:rFonts w:ascii="Arial" w:hAnsi="Arial" w:cs="Arial"/>
                  <w:sz w:val="20"/>
                  <w:szCs w:val="20"/>
                  <w:rPrChange w:id="14057" w:author="Александр" w:date="2020-04-13T09:06:00Z">
                    <w:rPr>
                      <w:rFonts w:ascii="Arial" w:hAnsi="Arial" w:cs="Arial"/>
                      <w:sz w:val="20"/>
                      <w:szCs w:val="20"/>
                      <w:highlight w:val="yellow"/>
                    </w:rPr>
                  </w:rPrChange>
                </w:rPr>
                <w:delText>Для всех объектов</w:delText>
              </w:r>
            </w:del>
            <w:ins w:id="14058" w:author="Александр" w:date="2020-04-13T09:09:00Z">
              <w:r>
                <w:rPr>
                  <w:rFonts w:ascii="Arial" w:hAnsi="Arial" w:cs="Arial"/>
                  <w:sz w:val="20"/>
                  <w:szCs w:val="20"/>
                </w:rPr>
                <w:t>-</w:t>
              </w:r>
            </w:ins>
          </w:p>
        </w:tc>
        <w:tc>
          <w:tcPr>
            <w:tcW w:w="355" w:type="pct"/>
          </w:tcPr>
          <w:p w14:paraId="45E42714" w14:textId="1505AEC0" w:rsidR="00B32306" w:rsidRPr="00041CFE" w:rsidRDefault="00B32306" w:rsidP="00B32306">
            <w:pPr>
              <w:jc w:val="center"/>
              <w:rPr>
                <w:rFonts w:ascii="Arial" w:hAnsi="Arial" w:cs="Arial"/>
                <w:sz w:val="20"/>
                <w:rPrChange w:id="14059" w:author="Александр" w:date="2020-04-13T09:06:00Z">
                  <w:rPr>
                    <w:rFonts w:ascii="Arial" w:hAnsi="Arial" w:cs="Arial"/>
                    <w:sz w:val="20"/>
                    <w:highlight w:val="yellow"/>
                  </w:rPr>
                </w:rPrChange>
              </w:rPr>
            </w:pPr>
            <w:r w:rsidRPr="00041CFE">
              <w:rPr>
                <w:rFonts w:ascii="Arial" w:hAnsi="Arial" w:cs="Arial"/>
                <w:sz w:val="20"/>
                <w:rPrChange w:id="14060" w:author="Александр" w:date="2020-04-13T09:06:00Z">
                  <w:rPr>
                    <w:rFonts w:ascii="Arial" w:hAnsi="Arial" w:cs="Arial"/>
                    <w:sz w:val="20"/>
                    <w:highlight w:val="yellow"/>
                  </w:rPr>
                </w:rPrChange>
              </w:rPr>
              <w:t>-</w:t>
            </w:r>
          </w:p>
        </w:tc>
        <w:tc>
          <w:tcPr>
            <w:tcW w:w="420" w:type="pct"/>
          </w:tcPr>
          <w:p w14:paraId="5CBC01B5" w14:textId="160DC901" w:rsidR="00B32306" w:rsidRPr="00041CFE" w:rsidRDefault="00B32306" w:rsidP="00B32306">
            <w:pPr>
              <w:jc w:val="center"/>
              <w:rPr>
                <w:rFonts w:ascii="Arial" w:hAnsi="Arial" w:cs="Arial"/>
                <w:sz w:val="20"/>
                <w:rPrChange w:id="14061" w:author="Александр" w:date="2020-04-13T09:06:00Z">
                  <w:rPr>
                    <w:rFonts w:ascii="Arial" w:hAnsi="Arial" w:cs="Arial"/>
                    <w:sz w:val="20"/>
                    <w:highlight w:val="yellow"/>
                  </w:rPr>
                </w:rPrChange>
              </w:rPr>
            </w:pPr>
            <w:r w:rsidRPr="00041CFE">
              <w:rPr>
                <w:rFonts w:ascii="Arial" w:hAnsi="Arial" w:cs="Arial"/>
                <w:sz w:val="20"/>
                <w:rPrChange w:id="14062" w:author="Александр" w:date="2020-04-13T09:06:00Z">
                  <w:rPr>
                    <w:rFonts w:ascii="Arial" w:hAnsi="Arial" w:cs="Arial"/>
                    <w:sz w:val="20"/>
                    <w:highlight w:val="yellow"/>
                  </w:rPr>
                </w:rPrChange>
              </w:rPr>
              <w:t>Выбор из справочника</w:t>
            </w:r>
          </w:p>
        </w:tc>
        <w:tc>
          <w:tcPr>
            <w:tcW w:w="318" w:type="pct"/>
          </w:tcPr>
          <w:p w14:paraId="339A559F" w14:textId="29E4E941" w:rsidR="00B32306" w:rsidRPr="00041CFE" w:rsidRDefault="00B32306" w:rsidP="00B32306">
            <w:pPr>
              <w:jc w:val="center"/>
              <w:rPr>
                <w:rFonts w:ascii="Arial" w:hAnsi="Arial" w:cs="Arial"/>
                <w:sz w:val="20"/>
                <w:lang w:val="en-US"/>
                <w:rPrChange w:id="14063" w:author="Александр" w:date="2020-04-13T09:06:00Z">
                  <w:rPr>
                    <w:rFonts w:ascii="Arial" w:hAnsi="Arial" w:cs="Arial"/>
                    <w:sz w:val="20"/>
                    <w:highlight w:val="yellow"/>
                    <w:lang w:val="en-US"/>
                  </w:rPr>
                </w:rPrChange>
              </w:rPr>
            </w:pPr>
            <w:r w:rsidRPr="00041CFE">
              <w:rPr>
                <w:rFonts w:ascii="Arial" w:hAnsi="Arial" w:cs="Arial"/>
                <w:sz w:val="20"/>
                <w:lang w:val="en-US"/>
                <w:rPrChange w:id="14064" w:author="Александр" w:date="2020-04-13T09:06:00Z">
                  <w:rPr>
                    <w:rFonts w:ascii="Arial" w:hAnsi="Arial" w:cs="Arial"/>
                    <w:sz w:val="20"/>
                    <w:highlight w:val="yellow"/>
                    <w:lang w:val="en-US"/>
                  </w:rPr>
                </w:rPrChange>
              </w:rPr>
              <w:t>SAP</w:t>
            </w:r>
          </w:p>
        </w:tc>
      </w:tr>
      <w:tr w:rsidR="00B32306" w:rsidRPr="0086487D" w14:paraId="5276F1C7" w14:textId="77777777" w:rsidTr="00D7375F">
        <w:trPr>
          <w:cantSplit/>
          <w:jc w:val="center"/>
        </w:trPr>
        <w:tc>
          <w:tcPr>
            <w:tcW w:w="167" w:type="pct"/>
          </w:tcPr>
          <w:p w14:paraId="15A12102" w14:textId="1F265DB5" w:rsidR="00B32306" w:rsidRPr="00696F74" w:rsidRDefault="00B32306" w:rsidP="00B32306">
            <w:pPr>
              <w:rPr>
                <w:rFonts w:ascii="Arial" w:hAnsi="Arial" w:cs="Arial"/>
                <w:sz w:val="20"/>
                <w:szCs w:val="20"/>
              </w:rPr>
            </w:pPr>
            <w:r w:rsidRPr="00696F74">
              <w:rPr>
                <w:rFonts w:ascii="Arial" w:hAnsi="Arial" w:cs="Arial"/>
                <w:sz w:val="20"/>
                <w:szCs w:val="20"/>
              </w:rPr>
              <w:t>15.</w:t>
            </w:r>
          </w:p>
        </w:tc>
        <w:tc>
          <w:tcPr>
            <w:tcW w:w="385" w:type="pct"/>
          </w:tcPr>
          <w:p w14:paraId="617C10E8" w14:textId="45DDE1BB" w:rsidR="00B32306" w:rsidRPr="00041CFE" w:rsidRDefault="00B32306" w:rsidP="00B32306">
            <w:pPr>
              <w:jc w:val="left"/>
              <w:rPr>
                <w:rFonts w:ascii="Arial" w:hAnsi="Arial" w:cs="Arial"/>
                <w:sz w:val="20"/>
                <w:szCs w:val="20"/>
                <w:rPrChange w:id="14065" w:author="Александр" w:date="2020-04-13T09:06:00Z">
                  <w:rPr>
                    <w:rFonts w:ascii="Arial" w:hAnsi="Arial" w:cs="Arial"/>
                    <w:sz w:val="20"/>
                    <w:szCs w:val="20"/>
                    <w:highlight w:val="yellow"/>
                  </w:rPr>
                </w:rPrChange>
              </w:rPr>
            </w:pPr>
            <w:r w:rsidRPr="00041CFE">
              <w:rPr>
                <w:rFonts w:ascii="Arial" w:hAnsi="Arial" w:cs="Arial"/>
                <w:sz w:val="20"/>
                <w:szCs w:val="20"/>
                <w:rPrChange w:id="14066" w:author="Александр" w:date="2020-04-13T09:06:00Z">
                  <w:rPr>
                    <w:rFonts w:ascii="Arial" w:hAnsi="Arial" w:cs="Arial"/>
                    <w:sz w:val="20"/>
                    <w:szCs w:val="20"/>
                    <w:highlight w:val="yellow"/>
                  </w:rPr>
                </w:rPrChange>
              </w:rPr>
              <w:t>Мощность</w:t>
            </w:r>
          </w:p>
        </w:tc>
        <w:tc>
          <w:tcPr>
            <w:tcW w:w="509" w:type="pct"/>
          </w:tcPr>
          <w:p w14:paraId="6FA1838C" w14:textId="4E4F03FB" w:rsidR="00B32306" w:rsidRPr="00041CFE" w:rsidRDefault="00B32306" w:rsidP="00B32306">
            <w:pPr>
              <w:jc w:val="left"/>
              <w:rPr>
                <w:rFonts w:ascii="Arial" w:hAnsi="Arial" w:cs="Arial"/>
                <w:sz w:val="20"/>
                <w:szCs w:val="20"/>
                <w:rPrChange w:id="14067" w:author="Александр" w:date="2020-04-13T09:06:00Z">
                  <w:rPr>
                    <w:rFonts w:ascii="Arial" w:hAnsi="Arial" w:cs="Arial"/>
                    <w:sz w:val="20"/>
                    <w:szCs w:val="20"/>
                    <w:highlight w:val="yellow"/>
                  </w:rPr>
                </w:rPrChange>
              </w:rPr>
            </w:pPr>
            <w:r w:rsidRPr="00041CFE">
              <w:rPr>
                <w:rFonts w:ascii="Arial" w:hAnsi="Arial" w:cs="Arial"/>
                <w:sz w:val="20"/>
                <w:szCs w:val="20"/>
                <w:rPrChange w:id="14068" w:author="Александр" w:date="2020-04-13T09:06:00Z">
                  <w:rPr>
                    <w:rFonts w:ascii="Arial" w:hAnsi="Arial" w:cs="Arial"/>
                    <w:sz w:val="20"/>
                    <w:szCs w:val="20"/>
                    <w:highlight w:val="yellow"/>
                  </w:rPr>
                </w:rPrChange>
              </w:rPr>
              <w:t>Активная версия наличной мощности</w:t>
            </w:r>
          </w:p>
        </w:tc>
        <w:tc>
          <w:tcPr>
            <w:tcW w:w="887" w:type="pct"/>
          </w:tcPr>
          <w:p w14:paraId="224087F3" w14:textId="0BE2449A" w:rsidR="00B32306" w:rsidRPr="00041CFE" w:rsidRDefault="00B32306" w:rsidP="00B32306">
            <w:pPr>
              <w:jc w:val="left"/>
              <w:rPr>
                <w:rFonts w:ascii="Arial" w:hAnsi="Arial" w:cs="Arial"/>
                <w:sz w:val="20"/>
                <w:szCs w:val="20"/>
                <w:rPrChange w:id="14069" w:author="Александр" w:date="2020-04-13T09:06:00Z">
                  <w:rPr>
                    <w:rFonts w:ascii="Arial" w:hAnsi="Arial" w:cs="Arial"/>
                    <w:sz w:val="20"/>
                    <w:szCs w:val="20"/>
                    <w:highlight w:val="yellow"/>
                  </w:rPr>
                </w:rPrChange>
              </w:rPr>
            </w:pPr>
            <w:r w:rsidRPr="00041CFE">
              <w:rPr>
                <w:rFonts w:ascii="Arial" w:hAnsi="Arial" w:cs="Arial"/>
                <w:sz w:val="20"/>
                <w:szCs w:val="20"/>
                <w:rPrChange w:id="14070" w:author="Александр" w:date="2020-04-13T09:06:00Z">
                  <w:rPr>
                    <w:rFonts w:ascii="Arial" w:hAnsi="Arial" w:cs="Arial"/>
                    <w:sz w:val="20"/>
                    <w:szCs w:val="20"/>
                    <w:highlight w:val="yellow"/>
                  </w:rPr>
                </w:rPrChange>
              </w:rPr>
              <w:t>Версия наличной мощности. По умолчанию 1</w:t>
            </w:r>
          </w:p>
        </w:tc>
        <w:tc>
          <w:tcPr>
            <w:tcW w:w="401" w:type="pct"/>
          </w:tcPr>
          <w:p w14:paraId="20AC32F2" w14:textId="24C35D5E" w:rsidR="00B32306" w:rsidRPr="00041CFE" w:rsidRDefault="00B32306" w:rsidP="00B32306">
            <w:pPr>
              <w:jc w:val="left"/>
              <w:rPr>
                <w:rFonts w:ascii="Arial" w:hAnsi="Arial" w:cs="Arial"/>
                <w:sz w:val="20"/>
                <w:szCs w:val="20"/>
                <w:rPrChange w:id="14071" w:author="Александр" w:date="2020-04-13T09:06:00Z">
                  <w:rPr>
                    <w:rFonts w:ascii="Arial" w:hAnsi="Arial" w:cs="Arial"/>
                    <w:sz w:val="20"/>
                    <w:szCs w:val="20"/>
                    <w:highlight w:val="yellow"/>
                  </w:rPr>
                </w:rPrChange>
              </w:rPr>
            </w:pPr>
            <w:r w:rsidRPr="00041CFE">
              <w:rPr>
                <w:rFonts w:ascii="Arial" w:hAnsi="Arial" w:cs="Arial"/>
                <w:sz w:val="20"/>
                <w:szCs w:val="20"/>
                <w:lang w:val="en-US"/>
                <w:rPrChange w:id="14072" w:author="Александр" w:date="2020-04-13T09:06:00Z">
                  <w:rPr>
                    <w:rFonts w:ascii="Arial" w:hAnsi="Arial" w:cs="Arial"/>
                    <w:sz w:val="20"/>
                    <w:szCs w:val="20"/>
                    <w:highlight w:val="yellow"/>
                    <w:lang w:val="en-US"/>
                  </w:rPr>
                </w:rPrChange>
              </w:rPr>
              <w:t>NUMC</w:t>
            </w:r>
            <w:r w:rsidRPr="00041CFE">
              <w:rPr>
                <w:rFonts w:ascii="Arial" w:hAnsi="Arial" w:cs="Arial"/>
                <w:sz w:val="20"/>
                <w:szCs w:val="20"/>
                <w:rPrChange w:id="14073" w:author="Александр" w:date="2020-04-13T09:06:00Z">
                  <w:rPr>
                    <w:rFonts w:ascii="Arial" w:hAnsi="Arial" w:cs="Arial"/>
                    <w:sz w:val="20"/>
                    <w:szCs w:val="20"/>
                    <w:highlight w:val="yellow"/>
                  </w:rPr>
                </w:rPrChange>
              </w:rPr>
              <w:t>, 2</w:t>
            </w:r>
          </w:p>
        </w:tc>
        <w:tc>
          <w:tcPr>
            <w:tcW w:w="446" w:type="pct"/>
          </w:tcPr>
          <w:p w14:paraId="092B3433" w14:textId="48AF77EF" w:rsidR="00B32306" w:rsidRPr="00041CFE" w:rsidRDefault="00B32306" w:rsidP="00B32306">
            <w:pPr>
              <w:jc w:val="left"/>
              <w:rPr>
                <w:rFonts w:ascii="Arial" w:hAnsi="Arial" w:cs="Arial"/>
                <w:sz w:val="20"/>
                <w:szCs w:val="20"/>
                <w:lang w:val="en-US"/>
                <w:rPrChange w:id="14074"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075" w:author="Александр" w:date="2020-04-13T09:06:00Z">
                  <w:rPr>
                    <w:rFonts w:ascii="Arial" w:hAnsi="Arial" w:cs="Arial"/>
                    <w:sz w:val="20"/>
                    <w:szCs w:val="20"/>
                    <w:highlight w:val="yellow"/>
                    <w:lang w:val="en-US"/>
                  </w:rPr>
                </w:rPrChange>
              </w:rPr>
              <w:t>KAKO-VERSA</w:t>
            </w:r>
          </w:p>
        </w:tc>
        <w:tc>
          <w:tcPr>
            <w:tcW w:w="561" w:type="pct"/>
          </w:tcPr>
          <w:p w14:paraId="597E4A8A" w14:textId="49C1047B" w:rsidR="00B32306" w:rsidRPr="00041CFE" w:rsidRDefault="00B32306" w:rsidP="00B32306">
            <w:pPr>
              <w:jc w:val="center"/>
              <w:rPr>
                <w:rFonts w:ascii="Arial" w:hAnsi="Arial" w:cs="Arial"/>
                <w:sz w:val="20"/>
                <w:szCs w:val="20"/>
                <w:rPrChange w:id="14076" w:author="Александр" w:date="2020-04-13T09:06:00Z">
                  <w:rPr>
                    <w:rFonts w:ascii="Arial" w:hAnsi="Arial" w:cs="Arial"/>
                    <w:sz w:val="20"/>
                    <w:szCs w:val="20"/>
                    <w:highlight w:val="yellow"/>
                  </w:rPr>
                </w:rPrChange>
              </w:rPr>
            </w:pPr>
            <w:ins w:id="14077" w:author="Александр" w:date="2020-04-13T09:09:00Z">
              <w:r>
                <w:rPr>
                  <w:rFonts w:ascii="Arial" w:hAnsi="Arial" w:cs="Arial"/>
                  <w:sz w:val="20"/>
                  <w:szCs w:val="20"/>
                </w:rPr>
                <w:t>-</w:t>
              </w:r>
            </w:ins>
            <w:del w:id="14078" w:author="Александр" w:date="2020-04-13T09:09:00Z">
              <w:r w:rsidRPr="00041CFE" w:rsidDel="00B32306">
                <w:rPr>
                  <w:rFonts w:ascii="Arial" w:hAnsi="Arial" w:cs="Arial"/>
                  <w:sz w:val="20"/>
                  <w:szCs w:val="20"/>
                  <w:rPrChange w:id="14079" w:author="Александр" w:date="2020-04-13T09:06:00Z">
                    <w:rPr>
                      <w:rFonts w:ascii="Arial" w:hAnsi="Arial" w:cs="Arial"/>
                      <w:sz w:val="20"/>
                      <w:szCs w:val="20"/>
                      <w:highlight w:val="yellow"/>
                    </w:rPr>
                  </w:rPrChange>
                </w:rPr>
                <w:delText>Х</w:delText>
              </w:r>
            </w:del>
          </w:p>
        </w:tc>
        <w:tc>
          <w:tcPr>
            <w:tcW w:w="551" w:type="pct"/>
          </w:tcPr>
          <w:p w14:paraId="5CFE6AF2" w14:textId="1260EEC4" w:rsidR="00B32306" w:rsidRPr="00041CFE" w:rsidRDefault="00B32306" w:rsidP="00B32306">
            <w:pPr>
              <w:jc w:val="center"/>
              <w:rPr>
                <w:rFonts w:ascii="Arial" w:hAnsi="Arial" w:cs="Arial"/>
                <w:sz w:val="20"/>
                <w:szCs w:val="20"/>
                <w:rPrChange w:id="14080" w:author="Александр" w:date="2020-04-13T09:06:00Z">
                  <w:rPr>
                    <w:rFonts w:ascii="Arial" w:hAnsi="Arial" w:cs="Arial"/>
                    <w:sz w:val="20"/>
                    <w:szCs w:val="20"/>
                    <w:highlight w:val="yellow"/>
                  </w:rPr>
                </w:rPrChange>
              </w:rPr>
            </w:pPr>
            <w:del w:id="14081" w:author="Александр" w:date="2020-04-13T09:09:00Z">
              <w:r w:rsidRPr="00041CFE" w:rsidDel="00B32306">
                <w:rPr>
                  <w:rFonts w:ascii="Arial" w:hAnsi="Arial" w:cs="Arial"/>
                  <w:sz w:val="20"/>
                  <w:szCs w:val="20"/>
                  <w:rPrChange w:id="14082" w:author="Александр" w:date="2020-04-13T09:06:00Z">
                    <w:rPr>
                      <w:rFonts w:ascii="Arial" w:hAnsi="Arial" w:cs="Arial"/>
                      <w:sz w:val="20"/>
                      <w:szCs w:val="20"/>
                      <w:highlight w:val="yellow"/>
                    </w:rPr>
                  </w:rPrChange>
                </w:rPr>
                <w:delText>Для всех объектов</w:delText>
              </w:r>
            </w:del>
            <w:ins w:id="14083" w:author="Александр" w:date="2020-04-13T09:09:00Z">
              <w:r>
                <w:rPr>
                  <w:rFonts w:ascii="Arial" w:hAnsi="Arial" w:cs="Arial"/>
                  <w:sz w:val="20"/>
                  <w:szCs w:val="20"/>
                </w:rPr>
                <w:t>-</w:t>
              </w:r>
            </w:ins>
          </w:p>
        </w:tc>
        <w:tc>
          <w:tcPr>
            <w:tcW w:w="355" w:type="pct"/>
          </w:tcPr>
          <w:p w14:paraId="2759A573" w14:textId="21E0DBD2" w:rsidR="00B32306" w:rsidRPr="00041CFE" w:rsidRDefault="00B32306" w:rsidP="00B32306">
            <w:pPr>
              <w:jc w:val="center"/>
              <w:rPr>
                <w:rFonts w:ascii="Arial" w:hAnsi="Arial" w:cs="Arial"/>
                <w:sz w:val="20"/>
                <w:rPrChange w:id="14084" w:author="Александр" w:date="2020-04-13T09:06:00Z">
                  <w:rPr>
                    <w:rFonts w:ascii="Arial" w:hAnsi="Arial" w:cs="Arial"/>
                    <w:sz w:val="20"/>
                    <w:highlight w:val="yellow"/>
                  </w:rPr>
                </w:rPrChange>
              </w:rPr>
            </w:pPr>
            <w:r w:rsidRPr="00041CFE">
              <w:rPr>
                <w:rFonts w:ascii="Arial" w:hAnsi="Arial" w:cs="Arial"/>
                <w:sz w:val="20"/>
                <w:rPrChange w:id="14085" w:author="Александр" w:date="2020-04-13T09:06:00Z">
                  <w:rPr>
                    <w:rFonts w:ascii="Arial" w:hAnsi="Arial" w:cs="Arial"/>
                    <w:sz w:val="20"/>
                    <w:highlight w:val="yellow"/>
                  </w:rPr>
                </w:rPrChange>
              </w:rPr>
              <w:t>-</w:t>
            </w:r>
          </w:p>
        </w:tc>
        <w:tc>
          <w:tcPr>
            <w:tcW w:w="420" w:type="pct"/>
          </w:tcPr>
          <w:p w14:paraId="352CF6F5" w14:textId="4A5DBAB1" w:rsidR="00B32306" w:rsidRPr="00041CFE" w:rsidRDefault="00B32306" w:rsidP="00B32306">
            <w:pPr>
              <w:jc w:val="center"/>
              <w:rPr>
                <w:rFonts w:ascii="Arial" w:hAnsi="Arial" w:cs="Arial"/>
                <w:sz w:val="20"/>
                <w:rPrChange w:id="14086" w:author="Александр" w:date="2020-04-13T09:06:00Z">
                  <w:rPr>
                    <w:rFonts w:ascii="Arial" w:hAnsi="Arial" w:cs="Arial"/>
                    <w:sz w:val="20"/>
                    <w:highlight w:val="yellow"/>
                  </w:rPr>
                </w:rPrChange>
              </w:rPr>
            </w:pPr>
            <w:r w:rsidRPr="00041CFE">
              <w:rPr>
                <w:rFonts w:ascii="Arial" w:hAnsi="Arial" w:cs="Arial"/>
                <w:sz w:val="20"/>
                <w:rPrChange w:id="14087" w:author="Александр" w:date="2020-04-13T09:06:00Z">
                  <w:rPr>
                    <w:rFonts w:ascii="Arial" w:hAnsi="Arial" w:cs="Arial"/>
                    <w:sz w:val="20"/>
                    <w:highlight w:val="yellow"/>
                  </w:rPr>
                </w:rPrChange>
              </w:rPr>
              <w:t>Выбор из справочника</w:t>
            </w:r>
          </w:p>
        </w:tc>
        <w:tc>
          <w:tcPr>
            <w:tcW w:w="318" w:type="pct"/>
          </w:tcPr>
          <w:p w14:paraId="190AE81A" w14:textId="08CFE302" w:rsidR="00B32306" w:rsidRPr="00041CFE" w:rsidRDefault="00B32306" w:rsidP="00B32306">
            <w:pPr>
              <w:jc w:val="center"/>
              <w:rPr>
                <w:rFonts w:ascii="Arial" w:hAnsi="Arial" w:cs="Arial"/>
                <w:sz w:val="20"/>
                <w:lang w:val="en-US"/>
                <w:rPrChange w:id="14088" w:author="Александр" w:date="2020-04-13T09:06:00Z">
                  <w:rPr>
                    <w:rFonts w:ascii="Arial" w:hAnsi="Arial" w:cs="Arial"/>
                    <w:sz w:val="20"/>
                    <w:highlight w:val="yellow"/>
                    <w:lang w:val="en-US"/>
                  </w:rPr>
                </w:rPrChange>
              </w:rPr>
            </w:pPr>
            <w:r w:rsidRPr="00041CFE">
              <w:rPr>
                <w:rFonts w:ascii="Arial" w:hAnsi="Arial" w:cs="Arial"/>
                <w:sz w:val="20"/>
                <w:lang w:val="en-US"/>
                <w:rPrChange w:id="14089" w:author="Александр" w:date="2020-04-13T09:06:00Z">
                  <w:rPr>
                    <w:rFonts w:ascii="Arial" w:hAnsi="Arial" w:cs="Arial"/>
                    <w:sz w:val="20"/>
                    <w:highlight w:val="yellow"/>
                    <w:lang w:val="en-US"/>
                  </w:rPr>
                </w:rPrChange>
              </w:rPr>
              <w:t>SAP</w:t>
            </w:r>
          </w:p>
        </w:tc>
      </w:tr>
      <w:tr w:rsidR="00B32306" w:rsidRPr="0086487D" w14:paraId="04EDA8CF" w14:textId="77777777" w:rsidTr="00D7375F">
        <w:trPr>
          <w:cantSplit/>
          <w:jc w:val="center"/>
        </w:trPr>
        <w:tc>
          <w:tcPr>
            <w:tcW w:w="167" w:type="pct"/>
          </w:tcPr>
          <w:p w14:paraId="550407AF" w14:textId="1DE5BD33" w:rsidR="00B32306" w:rsidRPr="00696F74" w:rsidRDefault="00B32306" w:rsidP="00B32306">
            <w:pPr>
              <w:rPr>
                <w:rFonts w:ascii="Arial" w:hAnsi="Arial" w:cs="Arial"/>
                <w:sz w:val="20"/>
                <w:szCs w:val="20"/>
              </w:rPr>
            </w:pPr>
            <w:r w:rsidRPr="00696F74">
              <w:rPr>
                <w:rFonts w:ascii="Arial" w:hAnsi="Arial" w:cs="Arial"/>
                <w:sz w:val="20"/>
                <w:szCs w:val="20"/>
              </w:rPr>
              <w:lastRenderedPageBreak/>
              <w:t>16.</w:t>
            </w:r>
          </w:p>
        </w:tc>
        <w:tc>
          <w:tcPr>
            <w:tcW w:w="385" w:type="pct"/>
          </w:tcPr>
          <w:p w14:paraId="16A79B6B" w14:textId="7C748B54" w:rsidR="00B32306" w:rsidRPr="00041CFE" w:rsidRDefault="00B32306" w:rsidP="00B32306">
            <w:pPr>
              <w:jc w:val="left"/>
              <w:rPr>
                <w:rFonts w:ascii="Arial" w:hAnsi="Arial" w:cs="Arial"/>
                <w:sz w:val="20"/>
                <w:szCs w:val="20"/>
                <w:rPrChange w:id="14090" w:author="Александр" w:date="2020-04-13T09:06:00Z">
                  <w:rPr>
                    <w:rFonts w:ascii="Arial" w:hAnsi="Arial" w:cs="Arial"/>
                    <w:sz w:val="20"/>
                    <w:szCs w:val="20"/>
                    <w:highlight w:val="yellow"/>
                  </w:rPr>
                </w:rPrChange>
              </w:rPr>
            </w:pPr>
            <w:r w:rsidRPr="00041CFE">
              <w:rPr>
                <w:rFonts w:ascii="Arial" w:hAnsi="Arial" w:cs="Arial"/>
                <w:sz w:val="20"/>
                <w:szCs w:val="20"/>
                <w:rPrChange w:id="14091" w:author="Александр" w:date="2020-04-13T09:06:00Z">
                  <w:rPr>
                    <w:rFonts w:ascii="Arial" w:hAnsi="Arial" w:cs="Arial"/>
                    <w:sz w:val="20"/>
                    <w:szCs w:val="20"/>
                    <w:highlight w:val="yellow"/>
                  </w:rPr>
                </w:rPrChange>
              </w:rPr>
              <w:t>Мощность</w:t>
            </w:r>
          </w:p>
        </w:tc>
        <w:tc>
          <w:tcPr>
            <w:tcW w:w="509" w:type="pct"/>
          </w:tcPr>
          <w:p w14:paraId="37021F5B" w14:textId="0CDF4D1E" w:rsidR="00B32306" w:rsidRPr="00041CFE" w:rsidRDefault="00B32306" w:rsidP="00B32306">
            <w:pPr>
              <w:jc w:val="left"/>
              <w:rPr>
                <w:rFonts w:ascii="Arial" w:hAnsi="Arial" w:cs="Arial"/>
                <w:sz w:val="20"/>
                <w:szCs w:val="20"/>
                <w:rPrChange w:id="14092" w:author="Александр" w:date="2020-04-13T09:06:00Z">
                  <w:rPr>
                    <w:rFonts w:ascii="Arial" w:hAnsi="Arial" w:cs="Arial"/>
                    <w:sz w:val="20"/>
                    <w:szCs w:val="20"/>
                    <w:highlight w:val="yellow"/>
                  </w:rPr>
                </w:rPrChange>
              </w:rPr>
            </w:pPr>
            <w:r w:rsidRPr="00041CFE">
              <w:rPr>
                <w:rFonts w:ascii="Arial" w:hAnsi="Arial" w:cs="Arial"/>
                <w:sz w:val="20"/>
                <w:szCs w:val="20"/>
                <w:rPrChange w:id="14093" w:author="Александр" w:date="2020-04-13T09:06:00Z">
                  <w:rPr>
                    <w:rFonts w:ascii="Arial" w:hAnsi="Arial" w:cs="Arial"/>
                    <w:sz w:val="20"/>
                    <w:szCs w:val="20"/>
                    <w:highlight w:val="yellow"/>
                  </w:rPr>
                </w:rPrChange>
              </w:rPr>
              <w:t>Базисная единица мощности</w:t>
            </w:r>
          </w:p>
        </w:tc>
        <w:tc>
          <w:tcPr>
            <w:tcW w:w="887" w:type="pct"/>
          </w:tcPr>
          <w:p w14:paraId="6779A479" w14:textId="22AF81FF" w:rsidR="00B32306" w:rsidRPr="00041CFE" w:rsidRDefault="00B32306" w:rsidP="00B32306">
            <w:pPr>
              <w:jc w:val="left"/>
              <w:rPr>
                <w:rFonts w:ascii="Arial" w:hAnsi="Arial" w:cs="Arial"/>
                <w:sz w:val="20"/>
                <w:szCs w:val="20"/>
                <w:rPrChange w:id="14094" w:author="Александр" w:date="2020-04-13T09:06:00Z">
                  <w:rPr>
                    <w:rFonts w:ascii="Arial" w:hAnsi="Arial" w:cs="Arial"/>
                    <w:sz w:val="20"/>
                    <w:szCs w:val="20"/>
                    <w:highlight w:val="yellow"/>
                  </w:rPr>
                </w:rPrChange>
              </w:rPr>
            </w:pPr>
            <w:r w:rsidRPr="00041CFE">
              <w:rPr>
                <w:rFonts w:ascii="Arial" w:hAnsi="Arial" w:cs="Arial"/>
                <w:sz w:val="20"/>
                <w:szCs w:val="20"/>
                <w:lang w:val="en-US"/>
                <w:rPrChange w:id="14095" w:author="Александр" w:date="2020-04-13T09:06:00Z">
                  <w:rPr>
                    <w:rFonts w:ascii="Arial" w:hAnsi="Arial" w:cs="Arial"/>
                    <w:sz w:val="20"/>
                    <w:szCs w:val="20"/>
                    <w:highlight w:val="yellow"/>
                    <w:lang w:val="en-US"/>
                  </w:rPr>
                </w:rPrChange>
              </w:rPr>
              <w:t>CROSS</w:t>
            </w:r>
            <w:r w:rsidRPr="00041CFE">
              <w:rPr>
                <w:rFonts w:ascii="Arial" w:hAnsi="Arial" w:cs="Arial"/>
                <w:sz w:val="20"/>
                <w:szCs w:val="20"/>
                <w:rPrChange w:id="14096" w:author="Александр" w:date="2020-04-13T09:06:00Z">
                  <w:rPr>
                    <w:rFonts w:ascii="Arial" w:hAnsi="Arial" w:cs="Arial"/>
                    <w:sz w:val="20"/>
                    <w:szCs w:val="20"/>
                    <w:highlight w:val="yellow"/>
                  </w:rPr>
                </w:rPrChange>
              </w:rPr>
              <w:t>_</w:t>
            </w:r>
            <w:proofErr w:type="gramStart"/>
            <w:r w:rsidRPr="00041CFE">
              <w:rPr>
                <w:rFonts w:ascii="Arial" w:hAnsi="Arial" w:cs="Arial"/>
                <w:sz w:val="20"/>
                <w:szCs w:val="20"/>
                <w:rPrChange w:id="14097" w:author="Александр" w:date="2020-04-13T09:06:00Z">
                  <w:rPr>
                    <w:rFonts w:ascii="Arial" w:hAnsi="Arial" w:cs="Arial"/>
                    <w:sz w:val="20"/>
                    <w:szCs w:val="20"/>
                    <w:highlight w:val="yellow"/>
                  </w:rPr>
                </w:rPrChange>
              </w:rPr>
              <w:t>6.Базисная</w:t>
            </w:r>
            <w:proofErr w:type="gramEnd"/>
            <w:r w:rsidRPr="00041CFE">
              <w:rPr>
                <w:rFonts w:ascii="Arial" w:hAnsi="Arial" w:cs="Arial"/>
                <w:sz w:val="20"/>
                <w:szCs w:val="20"/>
                <w:rPrChange w:id="14098" w:author="Александр" w:date="2020-04-13T09:06:00Z">
                  <w:rPr>
                    <w:rFonts w:ascii="Arial" w:hAnsi="Arial" w:cs="Arial"/>
                    <w:sz w:val="20"/>
                    <w:szCs w:val="20"/>
                    <w:highlight w:val="yellow"/>
                  </w:rPr>
                </w:rPrChange>
              </w:rPr>
              <w:t xml:space="preserve"> единица мощности</w:t>
            </w:r>
          </w:p>
        </w:tc>
        <w:tc>
          <w:tcPr>
            <w:tcW w:w="401" w:type="pct"/>
          </w:tcPr>
          <w:p w14:paraId="40A79B8F" w14:textId="20767012" w:rsidR="00B32306" w:rsidRPr="00041CFE" w:rsidRDefault="00B32306" w:rsidP="00B32306">
            <w:pPr>
              <w:jc w:val="left"/>
              <w:rPr>
                <w:rFonts w:ascii="Arial" w:hAnsi="Arial" w:cs="Arial"/>
                <w:sz w:val="20"/>
                <w:szCs w:val="20"/>
                <w:lang w:val="en-US"/>
                <w:rPrChange w:id="14099"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100" w:author="Александр" w:date="2020-04-13T09:06:00Z">
                  <w:rPr>
                    <w:rFonts w:ascii="Arial" w:hAnsi="Arial" w:cs="Arial"/>
                    <w:sz w:val="20"/>
                    <w:szCs w:val="20"/>
                    <w:highlight w:val="yellow"/>
                    <w:lang w:val="en-US"/>
                  </w:rPr>
                </w:rPrChange>
              </w:rPr>
              <w:t>UNIT</w:t>
            </w:r>
            <w:r w:rsidRPr="00041CFE">
              <w:rPr>
                <w:rFonts w:ascii="Arial" w:hAnsi="Arial" w:cs="Arial"/>
                <w:sz w:val="20"/>
                <w:szCs w:val="20"/>
                <w:rPrChange w:id="14101" w:author="Александр" w:date="2020-04-13T09:06:00Z">
                  <w:rPr>
                    <w:rFonts w:ascii="Arial" w:hAnsi="Arial" w:cs="Arial"/>
                    <w:sz w:val="20"/>
                    <w:szCs w:val="20"/>
                    <w:highlight w:val="yellow"/>
                  </w:rPr>
                </w:rPrChange>
              </w:rPr>
              <w:t xml:space="preserve">, </w:t>
            </w:r>
            <w:r w:rsidRPr="00041CFE">
              <w:rPr>
                <w:rFonts w:ascii="Arial" w:hAnsi="Arial" w:cs="Arial"/>
                <w:sz w:val="20"/>
                <w:szCs w:val="20"/>
                <w:lang w:val="en-US"/>
                <w:rPrChange w:id="14102" w:author="Александр" w:date="2020-04-13T09:06:00Z">
                  <w:rPr>
                    <w:rFonts w:ascii="Arial" w:hAnsi="Arial" w:cs="Arial"/>
                    <w:sz w:val="20"/>
                    <w:szCs w:val="20"/>
                    <w:highlight w:val="yellow"/>
                    <w:lang w:val="en-US"/>
                  </w:rPr>
                </w:rPrChange>
              </w:rPr>
              <w:t>3</w:t>
            </w:r>
          </w:p>
        </w:tc>
        <w:tc>
          <w:tcPr>
            <w:tcW w:w="446" w:type="pct"/>
          </w:tcPr>
          <w:p w14:paraId="7907A279" w14:textId="28CB3CD2" w:rsidR="00B32306" w:rsidRPr="00041CFE" w:rsidRDefault="00B32306" w:rsidP="00B32306">
            <w:pPr>
              <w:jc w:val="left"/>
              <w:rPr>
                <w:rFonts w:ascii="Arial" w:hAnsi="Arial" w:cs="Arial"/>
                <w:sz w:val="20"/>
                <w:szCs w:val="20"/>
                <w:lang w:val="en-US"/>
                <w:rPrChange w:id="14103"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104" w:author="Александр" w:date="2020-04-13T09:06:00Z">
                  <w:rPr>
                    <w:rFonts w:ascii="Arial" w:hAnsi="Arial" w:cs="Arial"/>
                    <w:sz w:val="20"/>
                    <w:szCs w:val="20"/>
                    <w:highlight w:val="yellow"/>
                    <w:lang w:val="en-US"/>
                  </w:rPr>
                </w:rPrChange>
              </w:rPr>
              <w:t>KAKO-MEINS</w:t>
            </w:r>
          </w:p>
        </w:tc>
        <w:tc>
          <w:tcPr>
            <w:tcW w:w="561" w:type="pct"/>
          </w:tcPr>
          <w:p w14:paraId="34F100E1" w14:textId="33BE0CA0" w:rsidR="00B32306" w:rsidRPr="00041CFE" w:rsidRDefault="00B32306" w:rsidP="00B32306">
            <w:pPr>
              <w:jc w:val="center"/>
              <w:rPr>
                <w:rFonts w:ascii="Arial" w:hAnsi="Arial" w:cs="Arial"/>
                <w:sz w:val="20"/>
                <w:szCs w:val="20"/>
                <w:rPrChange w:id="14105" w:author="Александр" w:date="2020-04-13T09:06:00Z">
                  <w:rPr>
                    <w:rFonts w:ascii="Arial" w:hAnsi="Arial" w:cs="Arial"/>
                    <w:sz w:val="20"/>
                    <w:szCs w:val="20"/>
                    <w:highlight w:val="yellow"/>
                  </w:rPr>
                </w:rPrChange>
              </w:rPr>
            </w:pPr>
            <w:r w:rsidRPr="00041CFE">
              <w:rPr>
                <w:rFonts w:ascii="Arial" w:hAnsi="Arial" w:cs="Arial"/>
                <w:sz w:val="20"/>
                <w:szCs w:val="20"/>
                <w:rPrChange w:id="14106" w:author="Александр" w:date="2020-04-13T09:06:00Z">
                  <w:rPr>
                    <w:rFonts w:ascii="Arial" w:hAnsi="Arial" w:cs="Arial"/>
                    <w:sz w:val="20"/>
                    <w:szCs w:val="20"/>
                    <w:highlight w:val="yellow"/>
                  </w:rPr>
                </w:rPrChange>
              </w:rPr>
              <w:t>Х</w:t>
            </w:r>
          </w:p>
        </w:tc>
        <w:tc>
          <w:tcPr>
            <w:tcW w:w="551" w:type="pct"/>
          </w:tcPr>
          <w:p w14:paraId="1CBB9A92" w14:textId="1CF71930" w:rsidR="00B32306" w:rsidRPr="00041CFE" w:rsidRDefault="00B32306" w:rsidP="00B32306">
            <w:pPr>
              <w:jc w:val="center"/>
              <w:rPr>
                <w:rFonts w:ascii="Arial" w:hAnsi="Arial" w:cs="Arial"/>
                <w:sz w:val="20"/>
                <w:szCs w:val="20"/>
                <w:rPrChange w:id="14107" w:author="Александр" w:date="2020-04-13T09:06:00Z">
                  <w:rPr>
                    <w:rFonts w:ascii="Arial" w:hAnsi="Arial" w:cs="Arial"/>
                    <w:sz w:val="20"/>
                    <w:szCs w:val="20"/>
                    <w:highlight w:val="yellow"/>
                  </w:rPr>
                </w:rPrChange>
              </w:rPr>
            </w:pPr>
            <w:r w:rsidRPr="00041CFE">
              <w:rPr>
                <w:rFonts w:ascii="Arial" w:hAnsi="Arial" w:cs="Arial"/>
                <w:sz w:val="20"/>
                <w:szCs w:val="20"/>
                <w:rPrChange w:id="14108" w:author="Александр" w:date="2020-04-13T09:06:00Z">
                  <w:rPr>
                    <w:rFonts w:ascii="Arial" w:hAnsi="Arial" w:cs="Arial"/>
                    <w:sz w:val="20"/>
                    <w:szCs w:val="20"/>
                    <w:highlight w:val="yellow"/>
                  </w:rPr>
                </w:rPrChange>
              </w:rPr>
              <w:t>Для всех объектов</w:t>
            </w:r>
          </w:p>
        </w:tc>
        <w:tc>
          <w:tcPr>
            <w:tcW w:w="355" w:type="pct"/>
          </w:tcPr>
          <w:p w14:paraId="64259CEB" w14:textId="4E8E0FB8" w:rsidR="00B32306" w:rsidRPr="00041CFE" w:rsidRDefault="00B32306" w:rsidP="00B32306">
            <w:pPr>
              <w:jc w:val="center"/>
              <w:rPr>
                <w:rFonts w:ascii="Arial" w:hAnsi="Arial" w:cs="Arial"/>
                <w:sz w:val="20"/>
                <w:rPrChange w:id="14109" w:author="Александр" w:date="2020-04-13T09:06:00Z">
                  <w:rPr>
                    <w:rFonts w:ascii="Arial" w:hAnsi="Arial" w:cs="Arial"/>
                    <w:sz w:val="20"/>
                    <w:highlight w:val="yellow"/>
                  </w:rPr>
                </w:rPrChange>
              </w:rPr>
            </w:pPr>
            <w:r w:rsidRPr="00041CFE">
              <w:rPr>
                <w:rFonts w:ascii="Arial" w:hAnsi="Arial" w:cs="Arial"/>
                <w:sz w:val="20"/>
                <w:rPrChange w:id="14110" w:author="Александр" w:date="2020-04-13T09:06:00Z">
                  <w:rPr>
                    <w:rFonts w:ascii="Arial" w:hAnsi="Arial" w:cs="Arial"/>
                    <w:sz w:val="20"/>
                    <w:highlight w:val="yellow"/>
                  </w:rPr>
                </w:rPrChange>
              </w:rPr>
              <w:t>-</w:t>
            </w:r>
          </w:p>
        </w:tc>
        <w:tc>
          <w:tcPr>
            <w:tcW w:w="420" w:type="pct"/>
          </w:tcPr>
          <w:p w14:paraId="1201C0F6" w14:textId="3AFDD20C" w:rsidR="00B32306" w:rsidRPr="00041CFE" w:rsidRDefault="00B32306" w:rsidP="00B32306">
            <w:pPr>
              <w:jc w:val="center"/>
              <w:rPr>
                <w:rFonts w:ascii="Arial" w:hAnsi="Arial" w:cs="Arial"/>
                <w:sz w:val="20"/>
                <w:rPrChange w:id="14111" w:author="Александр" w:date="2020-04-13T09:06:00Z">
                  <w:rPr>
                    <w:rFonts w:ascii="Arial" w:hAnsi="Arial" w:cs="Arial"/>
                    <w:sz w:val="20"/>
                    <w:highlight w:val="yellow"/>
                  </w:rPr>
                </w:rPrChange>
              </w:rPr>
            </w:pPr>
            <w:r w:rsidRPr="00041CFE">
              <w:rPr>
                <w:rFonts w:ascii="Arial" w:hAnsi="Arial" w:cs="Arial"/>
                <w:sz w:val="20"/>
                <w:rPrChange w:id="14112" w:author="Александр" w:date="2020-04-13T09:06:00Z">
                  <w:rPr>
                    <w:rFonts w:ascii="Arial" w:hAnsi="Arial" w:cs="Arial"/>
                    <w:sz w:val="20"/>
                    <w:highlight w:val="yellow"/>
                  </w:rPr>
                </w:rPrChange>
              </w:rPr>
              <w:t>Выбор из справочника</w:t>
            </w:r>
          </w:p>
        </w:tc>
        <w:tc>
          <w:tcPr>
            <w:tcW w:w="318" w:type="pct"/>
          </w:tcPr>
          <w:p w14:paraId="68544BD2" w14:textId="3AA4B904" w:rsidR="00B32306" w:rsidRPr="00041CFE" w:rsidRDefault="00B32306" w:rsidP="00B32306">
            <w:pPr>
              <w:jc w:val="center"/>
              <w:rPr>
                <w:rFonts w:ascii="Arial" w:hAnsi="Arial" w:cs="Arial"/>
                <w:sz w:val="20"/>
                <w:rPrChange w:id="14113" w:author="Александр" w:date="2020-04-13T09:06:00Z">
                  <w:rPr>
                    <w:rFonts w:ascii="Arial" w:hAnsi="Arial" w:cs="Arial"/>
                    <w:sz w:val="20"/>
                    <w:highlight w:val="yellow"/>
                  </w:rPr>
                </w:rPrChange>
              </w:rPr>
            </w:pPr>
            <w:r w:rsidRPr="00041CFE">
              <w:rPr>
                <w:rFonts w:ascii="Arial" w:hAnsi="Arial" w:cs="Arial"/>
                <w:sz w:val="20"/>
                <w:rPrChange w:id="14114" w:author="Александр" w:date="2020-04-13T09:06:00Z">
                  <w:rPr>
                    <w:rFonts w:ascii="Arial" w:hAnsi="Arial" w:cs="Arial"/>
                    <w:sz w:val="20"/>
                    <w:highlight w:val="yellow"/>
                  </w:rPr>
                </w:rPrChange>
              </w:rPr>
              <w:t>КСУ НСИ</w:t>
            </w:r>
          </w:p>
        </w:tc>
      </w:tr>
      <w:tr w:rsidR="00B32306" w:rsidRPr="0086487D" w14:paraId="4E235A6C" w14:textId="77777777" w:rsidTr="00D7375F">
        <w:trPr>
          <w:cantSplit/>
          <w:jc w:val="center"/>
        </w:trPr>
        <w:tc>
          <w:tcPr>
            <w:tcW w:w="167" w:type="pct"/>
          </w:tcPr>
          <w:p w14:paraId="23808716" w14:textId="137EC618" w:rsidR="00B32306" w:rsidRPr="00041CFE" w:rsidRDefault="00B32306" w:rsidP="00B32306">
            <w:pPr>
              <w:rPr>
                <w:rFonts w:ascii="Arial" w:hAnsi="Arial" w:cs="Arial"/>
                <w:sz w:val="20"/>
                <w:szCs w:val="20"/>
                <w:lang w:val="en-US"/>
              </w:rPr>
            </w:pPr>
            <w:r w:rsidRPr="00696F74">
              <w:rPr>
                <w:rFonts w:ascii="Arial" w:hAnsi="Arial" w:cs="Arial"/>
                <w:sz w:val="20"/>
                <w:szCs w:val="20"/>
              </w:rPr>
              <w:t>17</w:t>
            </w:r>
            <w:r w:rsidRPr="00041CFE">
              <w:rPr>
                <w:rFonts w:ascii="Arial" w:hAnsi="Arial" w:cs="Arial"/>
                <w:sz w:val="20"/>
                <w:szCs w:val="20"/>
                <w:lang w:val="en-US"/>
              </w:rPr>
              <w:t>.</w:t>
            </w:r>
          </w:p>
        </w:tc>
        <w:tc>
          <w:tcPr>
            <w:tcW w:w="385" w:type="pct"/>
          </w:tcPr>
          <w:p w14:paraId="14CB0EF7"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Мощность</w:t>
            </w:r>
          </w:p>
        </w:tc>
        <w:tc>
          <w:tcPr>
            <w:tcW w:w="509" w:type="pct"/>
          </w:tcPr>
          <w:p w14:paraId="4D09E781"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Время начала</w:t>
            </w:r>
          </w:p>
        </w:tc>
        <w:tc>
          <w:tcPr>
            <w:tcW w:w="887" w:type="pct"/>
          </w:tcPr>
          <w:p w14:paraId="10032E89"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Время начала смены (в таблице хранится в секундах)</w:t>
            </w:r>
          </w:p>
        </w:tc>
        <w:tc>
          <w:tcPr>
            <w:tcW w:w="401" w:type="pct"/>
          </w:tcPr>
          <w:p w14:paraId="651CFC1C"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INT4, 10</w:t>
            </w:r>
            <w:r w:rsidRPr="00041CFE">
              <w:rPr>
                <w:rFonts w:ascii="Arial" w:hAnsi="Arial" w:cs="Arial"/>
                <w:sz w:val="20"/>
                <w:szCs w:val="20"/>
              </w:rPr>
              <w:br/>
              <w:t>Целое число</w:t>
            </w:r>
          </w:p>
        </w:tc>
        <w:tc>
          <w:tcPr>
            <w:tcW w:w="446" w:type="pct"/>
          </w:tcPr>
          <w:p w14:paraId="24009CCF" w14:textId="77777777" w:rsidR="00B32306" w:rsidRPr="00041CFE" w:rsidRDefault="00B32306" w:rsidP="00B32306">
            <w:pPr>
              <w:jc w:val="left"/>
              <w:rPr>
                <w:rFonts w:ascii="Arial" w:hAnsi="Arial" w:cs="Arial"/>
                <w:sz w:val="20"/>
                <w:szCs w:val="20"/>
                <w:lang w:val="en-US"/>
              </w:rPr>
            </w:pPr>
            <w:r w:rsidRPr="00041CFE">
              <w:rPr>
                <w:rFonts w:ascii="Arial" w:hAnsi="Arial" w:cs="Arial"/>
                <w:color w:val="000000"/>
                <w:sz w:val="20"/>
                <w:szCs w:val="20"/>
                <w:lang w:val="en-US"/>
              </w:rPr>
              <w:t>KAKO-</w:t>
            </w:r>
            <w:r w:rsidRPr="00041CFE">
              <w:rPr>
                <w:rFonts w:ascii="Arial" w:hAnsi="Arial" w:cs="Arial"/>
                <w:color w:val="000000"/>
                <w:sz w:val="20"/>
                <w:szCs w:val="20"/>
              </w:rPr>
              <w:t>BEGZT</w:t>
            </w:r>
          </w:p>
        </w:tc>
        <w:tc>
          <w:tcPr>
            <w:tcW w:w="561" w:type="pct"/>
          </w:tcPr>
          <w:p w14:paraId="468C747C" w14:textId="1D2514DA" w:rsidR="00B32306" w:rsidRPr="00696F74" w:rsidRDefault="00B32306" w:rsidP="00B32306">
            <w:pPr>
              <w:jc w:val="center"/>
              <w:rPr>
                <w:rFonts w:ascii="Arial" w:hAnsi="Arial" w:cs="Arial"/>
                <w:sz w:val="20"/>
                <w:szCs w:val="20"/>
              </w:rPr>
            </w:pPr>
            <w:r w:rsidRPr="00041CFE">
              <w:rPr>
                <w:rFonts w:ascii="Arial" w:hAnsi="Arial" w:cs="Arial"/>
                <w:sz w:val="20"/>
                <w:szCs w:val="20"/>
                <w:rPrChange w:id="14115" w:author="Александр" w:date="2020-04-13T09:06:00Z">
                  <w:rPr>
                    <w:rFonts w:ascii="Arial" w:hAnsi="Arial" w:cs="Arial"/>
                    <w:sz w:val="20"/>
                    <w:szCs w:val="20"/>
                    <w:highlight w:val="yellow"/>
                  </w:rPr>
                </w:rPrChange>
              </w:rPr>
              <w:t>Х</w:t>
            </w:r>
          </w:p>
        </w:tc>
        <w:tc>
          <w:tcPr>
            <w:tcW w:w="551" w:type="pct"/>
          </w:tcPr>
          <w:p w14:paraId="155D973C" w14:textId="7E84D0E6" w:rsidR="00B32306" w:rsidRPr="00696F74" w:rsidRDefault="00B32306" w:rsidP="00B32306">
            <w:pPr>
              <w:jc w:val="center"/>
              <w:rPr>
                <w:rFonts w:ascii="Arial" w:hAnsi="Arial" w:cs="Arial"/>
                <w:sz w:val="20"/>
                <w:szCs w:val="20"/>
              </w:rPr>
            </w:pPr>
            <w:r w:rsidRPr="00041CFE">
              <w:rPr>
                <w:rFonts w:ascii="Arial" w:hAnsi="Arial" w:cs="Arial"/>
                <w:sz w:val="20"/>
                <w:szCs w:val="20"/>
                <w:rPrChange w:id="14116" w:author="Александр" w:date="2020-04-13T09:06:00Z">
                  <w:rPr>
                    <w:rFonts w:ascii="Arial" w:hAnsi="Arial" w:cs="Arial"/>
                    <w:sz w:val="20"/>
                    <w:szCs w:val="20"/>
                    <w:highlight w:val="yellow"/>
                  </w:rPr>
                </w:rPrChange>
              </w:rPr>
              <w:t>Для всех объектов</w:t>
            </w:r>
          </w:p>
        </w:tc>
        <w:tc>
          <w:tcPr>
            <w:tcW w:w="355" w:type="pct"/>
          </w:tcPr>
          <w:p w14:paraId="427F98A3" w14:textId="4D88CD02" w:rsidR="00B32306" w:rsidRPr="00041CFE" w:rsidRDefault="00B32306" w:rsidP="00B32306">
            <w:pPr>
              <w:jc w:val="center"/>
              <w:rPr>
                <w:rFonts w:ascii="Arial" w:hAnsi="Arial" w:cs="Arial"/>
                <w:sz w:val="20"/>
              </w:rPr>
            </w:pPr>
            <w:r w:rsidRPr="00041CFE">
              <w:rPr>
                <w:rFonts w:ascii="Arial" w:hAnsi="Arial" w:cs="Arial"/>
                <w:sz w:val="20"/>
              </w:rPr>
              <w:t>-</w:t>
            </w:r>
          </w:p>
        </w:tc>
        <w:tc>
          <w:tcPr>
            <w:tcW w:w="420" w:type="pct"/>
          </w:tcPr>
          <w:p w14:paraId="340F75C4" w14:textId="142D9D8C" w:rsidR="00B32306" w:rsidRPr="00041CFE" w:rsidRDefault="00B32306" w:rsidP="00B32306">
            <w:pPr>
              <w:jc w:val="center"/>
              <w:rPr>
                <w:rFonts w:ascii="Arial" w:hAnsi="Arial" w:cs="Arial"/>
                <w:sz w:val="20"/>
              </w:rPr>
            </w:pPr>
            <w:r w:rsidRPr="00041CFE">
              <w:rPr>
                <w:rFonts w:ascii="Arial" w:hAnsi="Arial" w:cs="Arial"/>
                <w:sz w:val="20"/>
              </w:rPr>
              <w:t>-</w:t>
            </w:r>
          </w:p>
        </w:tc>
        <w:tc>
          <w:tcPr>
            <w:tcW w:w="318" w:type="pct"/>
          </w:tcPr>
          <w:p w14:paraId="50259DCB" w14:textId="77777777" w:rsidR="00B32306" w:rsidRPr="00041CFE" w:rsidRDefault="00B32306" w:rsidP="00B32306">
            <w:pPr>
              <w:jc w:val="center"/>
              <w:rPr>
                <w:rFonts w:ascii="Arial" w:hAnsi="Arial" w:cs="Arial"/>
                <w:sz w:val="20"/>
                <w:lang w:val="en-US"/>
              </w:rPr>
            </w:pPr>
            <w:r w:rsidRPr="00041CFE">
              <w:rPr>
                <w:rFonts w:ascii="Arial" w:hAnsi="Arial" w:cs="Arial"/>
                <w:sz w:val="20"/>
                <w:lang w:val="en-US"/>
              </w:rPr>
              <w:t>SAP</w:t>
            </w:r>
          </w:p>
        </w:tc>
      </w:tr>
      <w:tr w:rsidR="00B32306" w:rsidRPr="0086487D" w14:paraId="35FF901F" w14:textId="77777777" w:rsidTr="00D7375F">
        <w:trPr>
          <w:cantSplit/>
          <w:jc w:val="center"/>
        </w:trPr>
        <w:tc>
          <w:tcPr>
            <w:tcW w:w="167" w:type="pct"/>
          </w:tcPr>
          <w:p w14:paraId="3D50CDBB" w14:textId="7BF6C238" w:rsidR="00B32306" w:rsidRPr="00696F74" w:rsidRDefault="00B32306" w:rsidP="00B32306">
            <w:pPr>
              <w:rPr>
                <w:rFonts w:ascii="Arial" w:hAnsi="Arial" w:cs="Arial"/>
                <w:sz w:val="20"/>
                <w:szCs w:val="20"/>
              </w:rPr>
            </w:pPr>
            <w:r w:rsidRPr="00696F74">
              <w:rPr>
                <w:rFonts w:ascii="Arial" w:hAnsi="Arial" w:cs="Arial"/>
                <w:sz w:val="20"/>
                <w:szCs w:val="20"/>
              </w:rPr>
              <w:t>18.</w:t>
            </w:r>
          </w:p>
        </w:tc>
        <w:tc>
          <w:tcPr>
            <w:tcW w:w="385" w:type="pct"/>
          </w:tcPr>
          <w:p w14:paraId="5FF1595F"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Мощность</w:t>
            </w:r>
          </w:p>
        </w:tc>
        <w:tc>
          <w:tcPr>
            <w:tcW w:w="509" w:type="pct"/>
          </w:tcPr>
          <w:p w14:paraId="48FE7491"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Время окончания</w:t>
            </w:r>
          </w:p>
        </w:tc>
        <w:tc>
          <w:tcPr>
            <w:tcW w:w="887" w:type="pct"/>
          </w:tcPr>
          <w:p w14:paraId="64CABD75"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Время окончания смены (в таблице хранится в секундах)</w:t>
            </w:r>
          </w:p>
        </w:tc>
        <w:tc>
          <w:tcPr>
            <w:tcW w:w="401" w:type="pct"/>
          </w:tcPr>
          <w:p w14:paraId="50D32917"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INT4, 10</w:t>
            </w:r>
          </w:p>
          <w:p w14:paraId="4FDC2D4C"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Целое число</w:t>
            </w:r>
          </w:p>
        </w:tc>
        <w:tc>
          <w:tcPr>
            <w:tcW w:w="446" w:type="pct"/>
          </w:tcPr>
          <w:p w14:paraId="4CC2A38F" w14:textId="77777777" w:rsidR="00B32306" w:rsidRPr="00041CFE" w:rsidRDefault="00B32306" w:rsidP="00B32306">
            <w:pPr>
              <w:jc w:val="left"/>
              <w:rPr>
                <w:rFonts w:ascii="Arial" w:hAnsi="Arial" w:cs="Arial"/>
                <w:sz w:val="20"/>
                <w:szCs w:val="20"/>
                <w:lang w:val="en-US"/>
              </w:rPr>
            </w:pPr>
            <w:r w:rsidRPr="00041CFE">
              <w:rPr>
                <w:rFonts w:ascii="Arial" w:hAnsi="Arial" w:cs="Arial"/>
                <w:color w:val="000000"/>
                <w:sz w:val="20"/>
                <w:szCs w:val="20"/>
                <w:lang w:val="en-US"/>
              </w:rPr>
              <w:t>KAKO-</w:t>
            </w:r>
            <w:r w:rsidRPr="00041CFE">
              <w:rPr>
                <w:rFonts w:ascii="Arial" w:hAnsi="Arial" w:cs="Arial"/>
                <w:color w:val="000000"/>
                <w:sz w:val="20"/>
                <w:szCs w:val="20"/>
              </w:rPr>
              <w:t>ENDZT</w:t>
            </w:r>
          </w:p>
        </w:tc>
        <w:tc>
          <w:tcPr>
            <w:tcW w:w="561" w:type="pct"/>
          </w:tcPr>
          <w:p w14:paraId="620994D1" w14:textId="6603204F" w:rsidR="00B32306" w:rsidRPr="00696F74" w:rsidRDefault="00B32306" w:rsidP="00B32306">
            <w:pPr>
              <w:jc w:val="center"/>
              <w:rPr>
                <w:rFonts w:ascii="Arial" w:hAnsi="Arial" w:cs="Arial"/>
                <w:sz w:val="20"/>
                <w:szCs w:val="20"/>
              </w:rPr>
            </w:pPr>
            <w:r w:rsidRPr="00041CFE">
              <w:rPr>
                <w:rFonts w:ascii="Arial" w:hAnsi="Arial" w:cs="Arial"/>
                <w:sz w:val="20"/>
                <w:szCs w:val="20"/>
                <w:rPrChange w:id="14117" w:author="Александр" w:date="2020-04-13T09:06:00Z">
                  <w:rPr>
                    <w:rFonts w:ascii="Arial" w:hAnsi="Arial" w:cs="Arial"/>
                    <w:sz w:val="20"/>
                    <w:szCs w:val="20"/>
                    <w:highlight w:val="yellow"/>
                  </w:rPr>
                </w:rPrChange>
              </w:rPr>
              <w:t>Х</w:t>
            </w:r>
          </w:p>
        </w:tc>
        <w:tc>
          <w:tcPr>
            <w:tcW w:w="551" w:type="pct"/>
          </w:tcPr>
          <w:p w14:paraId="249EF709" w14:textId="1C8D1C58" w:rsidR="00B32306" w:rsidRPr="00696F74" w:rsidRDefault="00B32306" w:rsidP="00B32306">
            <w:pPr>
              <w:jc w:val="center"/>
              <w:rPr>
                <w:rFonts w:ascii="Arial" w:hAnsi="Arial" w:cs="Arial"/>
                <w:sz w:val="20"/>
                <w:szCs w:val="20"/>
              </w:rPr>
            </w:pPr>
            <w:r w:rsidRPr="00041CFE">
              <w:rPr>
                <w:rFonts w:ascii="Arial" w:hAnsi="Arial" w:cs="Arial"/>
                <w:sz w:val="20"/>
                <w:szCs w:val="20"/>
                <w:rPrChange w:id="14118" w:author="Александр" w:date="2020-04-13T09:06:00Z">
                  <w:rPr>
                    <w:rFonts w:ascii="Arial" w:hAnsi="Arial" w:cs="Arial"/>
                    <w:sz w:val="20"/>
                    <w:szCs w:val="20"/>
                    <w:highlight w:val="yellow"/>
                  </w:rPr>
                </w:rPrChange>
              </w:rPr>
              <w:t>Для всех объектов</w:t>
            </w:r>
          </w:p>
        </w:tc>
        <w:tc>
          <w:tcPr>
            <w:tcW w:w="355" w:type="pct"/>
          </w:tcPr>
          <w:p w14:paraId="0177D756" w14:textId="3501B2D7" w:rsidR="00B32306" w:rsidRPr="00041CFE" w:rsidRDefault="00B32306" w:rsidP="00B32306">
            <w:pPr>
              <w:jc w:val="center"/>
              <w:rPr>
                <w:rFonts w:ascii="Arial" w:hAnsi="Arial" w:cs="Arial"/>
                <w:sz w:val="20"/>
              </w:rPr>
            </w:pPr>
            <w:r w:rsidRPr="00041CFE">
              <w:rPr>
                <w:rFonts w:ascii="Arial" w:hAnsi="Arial" w:cs="Arial"/>
                <w:sz w:val="20"/>
              </w:rPr>
              <w:t>-</w:t>
            </w:r>
          </w:p>
        </w:tc>
        <w:tc>
          <w:tcPr>
            <w:tcW w:w="420" w:type="pct"/>
          </w:tcPr>
          <w:p w14:paraId="6D8CA128" w14:textId="1D36B7AD" w:rsidR="00B32306" w:rsidRPr="00041CFE" w:rsidRDefault="00B32306" w:rsidP="00B32306">
            <w:pPr>
              <w:jc w:val="center"/>
              <w:rPr>
                <w:rFonts w:ascii="Arial" w:hAnsi="Arial" w:cs="Arial"/>
                <w:sz w:val="20"/>
              </w:rPr>
            </w:pPr>
            <w:r w:rsidRPr="00041CFE">
              <w:rPr>
                <w:rFonts w:ascii="Arial" w:hAnsi="Arial" w:cs="Arial"/>
                <w:sz w:val="20"/>
              </w:rPr>
              <w:t>-</w:t>
            </w:r>
          </w:p>
        </w:tc>
        <w:tc>
          <w:tcPr>
            <w:tcW w:w="318" w:type="pct"/>
          </w:tcPr>
          <w:p w14:paraId="470F6E19" w14:textId="77777777" w:rsidR="00B32306" w:rsidRPr="00041CFE" w:rsidRDefault="00B32306" w:rsidP="00B32306">
            <w:pPr>
              <w:jc w:val="center"/>
              <w:rPr>
                <w:rFonts w:ascii="Arial" w:hAnsi="Arial" w:cs="Arial"/>
                <w:sz w:val="20"/>
                <w:lang w:val="en-US"/>
              </w:rPr>
            </w:pPr>
            <w:r w:rsidRPr="00041CFE">
              <w:rPr>
                <w:rFonts w:ascii="Arial" w:hAnsi="Arial" w:cs="Arial"/>
                <w:sz w:val="20"/>
                <w:lang w:val="en-US"/>
              </w:rPr>
              <w:t>SAP</w:t>
            </w:r>
          </w:p>
        </w:tc>
      </w:tr>
      <w:tr w:rsidR="00B32306" w:rsidRPr="0086487D" w14:paraId="56F8CF2C" w14:textId="77777777" w:rsidTr="00D7375F">
        <w:trPr>
          <w:cantSplit/>
          <w:jc w:val="center"/>
        </w:trPr>
        <w:tc>
          <w:tcPr>
            <w:tcW w:w="167" w:type="pct"/>
          </w:tcPr>
          <w:p w14:paraId="2848C357" w14:textId="60808981" w:rsidR="00B32306" w:rsidRPr="00696F74" w:rsidRDefault="00B32306" w:rsidP="00B32306">
            <w:pPr>
              <w:rPr>
                <w:rFonts w:ascii="Arial" w:hAnsi="Arial" w:cs="Arial"/>
                <w:sz w:val="20"/>
                <w:szCs w:val="20"/>
              </w:rPr>
            </w:pPr>
            <w:r w:rsidRPr="00696F74">
              <w:rPr>
                <w:rFonts w:ascii="Arial" w:hAnsi="Arial" w:cs="Arial"/>
                <w:sz w:val="20"/>
                <w:szCs w:val="20"/>
              </w:rPr>
              <w:t>19.</w:t>
            </w:r>
          </w:p>
        </w:tc>
        <w:tc>
          <w:tcPr>
            <w:tcW w:w="385" w:type="pct"/>
          </w:tcPr>
          <w:p w14:paraId="0A7A9E6D"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Мощность</w:t>
            </w:r>
          </w:p>
        </w:tc>
        <w:tc>
          <w:tcPr>
            <w:tcW w:w="509" w:type="pct"/>
          </w:tcPr>
          <w:p w14:paraId="1D1C6975"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Продолжительность перерывов</w:t>
            </w:r>
          </w:p>
        </w:tc>
        <w:tc>
          <w:tcPr>
            <w:tcW w:w="887" w:type="pct"/>
          </w:tcPr>
          <w:p w14:paraId="66066746"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Суммарная продолжительность перерывов (в таблице хранится в секундах)</w:t>
            </w:r>
          </w:p>
        </w:tc>
        <w:tc>
          <w:tcPr>
            <w:tcW w:w="401" w:type="pct"/>
          </w:tcPr>
          <w:p w14:paraId="1EB4C3FF"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INT4, 10</w:t>
            </w:r>
          </w:p>
          <w:p w14:paraId="17CFBFC4"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Целое число</w:t>
            </w:r>
          </w:p>
        </w:tc>
        <w:tc>
          <w:tcPr>
            <w:tcW w:w="446" w:type="pct"/>
          </w:tcPr>
          <w:p w14:paraId="17FC898A" w14:textId="77777777" w:rsidR="00B32306" w:rsidRPr="00041CFE" w:rsidRDefault="00B32306" w:rsidP="00B32306">
            <w:pPr>
              <w:jc w:val="left"/>
              <w:rPr>
                <w:rFonts w:ascii="Arial" w:hAnsi="Arial" w:cs="Arial"/>
                <w:sz w:val="20"/>
                <w:szCs w:val="20"/>
                <w:lang w:val="en-US"/>
              </w:rPr>
            </w:pPr>
            <w:r w:rsidRPr="00041CFE">
              <w:rPr>
                <w:rFonts w:ascii="Arial" w:hAnsi="Arial" w:cs="Arial"/>
                <w:color w:val="000000"/>
                <w:sz w:val="20"/>
                <w:szCs w:val="20"/>
                <w:lang w:val="en-US"/>
              </w:rPr>
              <w:t>KAKO</w:t>
            </w:r>
            <w:r w:rsidRPr="00041CFE">
              <w:rPr>
                <w:rFonts w:ascii="Arial" w:hAnsi="Arial" w:cs="Arial"/>
                <w:color w:val="000000"/>
                <w:sz w:val="20"/>
                <w:szCs w:val="20"/>
              </w:rPr>
              <w:t>-PAUSE</w:t>
            </w:r>
          </w:p>
        </w:tc>
        <w:tc>
          <w:tcPr>
            <w:tcW w:w="561" w:type="pct"/>
          </w:tcPr>
          <w:p w14:paraId="4E35239C" w14:textId="653F04F0" w:rsidR="00B32306" w:rsidRPr="00696F74" w:rsidRDefault="00B32306" w:rsidP="00B32306">
            <w:pPr>
              <w:jc w:val="center"/>
              <w:rPr>
                <w:rFonts w:ascii="Arial" w:hAnsi="Arial" w:cs="Arial"/>
                <w:sz w:val="20"/>
                <w:szCs w:val="20"/>
              </w:rPr>
            </w:pPr>
            <w:r w:rsidRPr="00041CFE">
              <w:rPr>
                <w:rFonts w:ascii="Arial" w:hAnsi="Arial" w:cs="Arial"/>
                <w:sz w:val="20"/>
                <w:szCs w:val="20"/>
                <w:rPrChange w:id="14119" w:author="Александр" w:date="2020-04-13T09:06:00Z">
                  <w:rPr>
                    <w:rFonts w:ascii="Arial" w:hAnsi="Arial" w:cs="Arial"/>
                    <w:sz w:val="20"/>
                    <w:szCs w:val="20"/>
                    <w:highlight w:val="yellow"/>
                  </w:rPr>
                </w:rPrChange>
              </w:rPr>
              <w:t>Х</w:t>
            </w:r>
          </w:p>
        </w:tc>
        <w:tc>
          <w:tcPr>
            <w:tcW w:w="551" w:type="pct"/>
          </w:tcPr>
          <w:p w14:paraId="67A40584" w14:textId="7E68B2F0" w:rsidR="00B32306" w:rsidRPr="00696F74" w:rsidRDefault="00B32306" w:rsidP="00B32306">
            <w:pPr>
              <w:jc w:val="center"/>
              <w:rPr>
                <w:rFonts w:ascii="Arial" w:hAnsi="Arial" w:cs="Arial"/>
                <w:sz w:val="20"/>
                <w:szCs w:val="20"/>
              </w:rPr>
            </w:pPr>
            <w:r w:rsidRPr="00041CFE">
              <w:rPr>
                <w:rFonts w:ascii="Arial" w:hAnsi="Arial" w:cs="Arial"/>
                <w:sz w:val="20"/>
                <w:szCs w:val="20"/>
                <w:rPrChange w:id="14120" w:author="Александр" w:date="2020-04-13T09:06:00Z">
                  <w:rPr>
                    <w:rFonts w:ascii="Arial" w:hAnsi="Arial" w:cs="Arial"/>
                    <w:sz w:val="20"/>
                    <w:szCs w:val="20"/>
                    <w:highlight w:val="yellow"/>
                  </w:rPr>
                </w:rPrChange>
              </w:rPr>
              <w:t>Обязательно, если рабочее место является собственным ресурсом</w:t>
            </w:r>
          </w:p>
        </w:tc>
        <w:tc>
          <w:tcPr>
            <w:tcW w:w="355" w:type="pct"/>
          </w:tcPr>
          <w:p w14:paraId="1A747DBC" w14:textId="2CC4C661" w:rsidR="00B32306" w:rsidRPr="00041CFE" w:rsidRDefault="00B32306" w:rsidP="00B32306">
            <w:pPr>
              <w:jc w:val="center"/>
              <w:rPr>
                <w:rFonts w:ascii="Arial" w:hAnsi="Arial" w:cs="Arial"/>
                <w:sz w:val="20"/>
              </w:rPr>
            </w:pPr>
            <w:r w:rsidRPr="00041CFE">
              <w:rPr>
                <w:rFonts w:ascii="Arial" w:hAnsi="Arial" w:cs="Arial"/>
                <w:sz w:val="20"/>
              </w:rPr>
              <w:t>-</w:t>
            </w:r>
          </w:p>
        </w:tc>
        <w:tc>
          <w:tcPr>
            <w:tcW w:w="420" w:type="pct"/>
          </w:tcPr>
          <w:p w14:paraId="0208548A" w14:textId="13FB3A14" w:rsidR="00B32306" w:rsidRPr="00041CFE" w:rsidRDefault="00B32306" w:rsidP="00B32306">
            <w:pPr>
              <w:jc w:val="center"/>
              <w:rPr>
                <w:rFonts w:ascii="Arial" w:hAnsi="Arial" w:cs="Arial"/>
                <w:sz w:val="20"/>
              </w:rPr>
            </w:pPr>
            <w:r w:rsidRPr="00041CFE">
              <w:rPr>
                <w:rFonts w:ascii="Arial" w:hAnsi="Arial" w:cs="Arial"/>
                <w:sz w:val="20"/>
              </w:rPr>
              <w:t>-</w:t>
            </w:r>
          </w:p>
        </w:tc>
        <w:tc>
          <w:tcPr>
            <w:tcW w:w="318" w:type="pct"/>
          </w:tcPr>
          <w:p w14:paraId="149FF14D" w14:textId="77777777" w:rsidR="00B32306" w:rsidRPr="00041CFE" w:rsidRDefault="00B32306" w:rsidP="00B32306">
            <w:pPr>
              <w:jc w:val="center"/>
              <w:rPr>
                <w:rFonts w:ascii="Arial" w:hAnsi="Arial" w:cs="Arial"/>
                <w:sz w:val="20"/>
                <w:lang w:val="en-US"/>
              </w:rPr>
            </w:pPr>
            <w:r w:rsidRPr="00041CFE">
              <w:rPr>
                <w:rFonts w:ascii="Arial" w:hAnsi="Arial" w:cs="Arial"/>
                <w:sz w:val="20"/>
                <w:lang w:val="en-US"/>
              </w:rPr>
              <w:t>SAP</w:t>
            </w:r>
          </w:p>
        </w:tc>
      </w:tr>
      <w:tr w:rsidR="00B32306" w:rsidRPr="0086487D" w14:paraId="07942FB3" w14:textId="77777777" w:rsidTr="00D7375F">
        <w:trPr>
          <w:cantSplit/>
          <w:jc w:val="center"/>
        </w:trPr>
        <w:tc>
          <w:tcPr>
            <w:tcW w:w="167" w:type="pct"/>
          </w:tcPr>
          <w:p w14:paraId="0C912684" w14:textId="3E28157F" w:rsidR="00B32306" w:rsidRPr="00696F74" w:rsidRDefault="00B32306" w:rsidP="00B32306">
            <w:pPr>
              <w:rPr>
                <w:rFonts w:ascii="Arial" w:hAnsi="Arial" w:cs="Arial"/>
                <w:sz w:val="20"/>
                <w:szCs w:val="20"/>
              </w:rPr>
            </w:pPr>
            <w:r w:rsidRPr="00696F74">
              <w:rPr>
                <w:rFonts w:ascii="Arial" w:hAnsi="Arial" w:cs="Arial"/>
                <w:sz w:val="20"/>
                <w:szCs w:val="20"/>
              </w:rPr>
              <w:t>20.</w:t>
            </w:r>
          </w:p>
        </w:tc>
        <w:tc>
          <w:tcPr>
            <w:tcW w:w="385" w:type="pct"/>
          </w:tcPr>
          <w:p w14:paraId="377F5904" w14:textId="2A153B0E" w:rsidR="00B32306" w:rsidRPr="00041CFE" w:rsidRDefault="00B32306" w:rsidP="00B32306">
            <w:pPr>
              <w:jc w:val="left"/>
              <w:rPr>
                <w:rFonts w:ascii="Arial" w:hAnsi="Arial" w:cs="Arial"/>
                <w:sz w:val="20"/>
                <w:szCs w:val="20"/>
                <w:rPrChange w:id="14121" w:author="Александр" w:date="2020-04-13T09:06:00Z">
                  <w:rPr>
                    <w:rFonts w:ascii="Arial" w:hAnsi="Arial" w:cs="Arial"/>
                    <w:sz w:val="20"/>
                    <w:szCs w:val="20"/>
                    <w:highlight w:val="yellow"/>
                  </w:rPr>
                </w:rPrChange>
              </w:rPr>
            </w:pPr>
            <w:r w:rsidRPr="00041CFE">
              <w:rPr>
                <w:rFonts w:ascii="Arial" w:hAnsi="Arial" w:cs="Arial"/>
                <w:sz w:val="20"/>
                <w:szCs w:val="20"/>
                <w:rPrChange w:id="14122" w:author="Александр" w:date="2020-04-13T09:06:00Z">
                  <w:rPr>
                    <w:rFonts w:ascii="Arial" w:hAnsi="Arial" w:cs="Arial"/>
                    <w:sz w:val="20"/>
                    <w:szCs w:val="20"/>
                    <w:highlight w:val="yellow"/>
                  </w:rPr>
                </w:rPrChange>
              </w:rPr>
              <w:t>Мощность</w:t>
            </w:r>
          </w:p>
        </w:tc>
        <w:tc>
          <w:tcPr>
            <w:tcW w:w="509" w:type="pct"/>
          </w:tcPr>
          <w:p w14:paraId="2B86B7BC" w14:textId="539CD863" w:rsidR="00B32306" w:rsidRPr="00041CFE" w:rsidRDefault="00B32306" w:rsidP="00B32306">
            <w:pPr>
              <w:jc w:val="left"/>
              <w:rPr>
                <w:rFonts w:ascii="Arial" w:hAnsi="Arial" w:cs="Arial"/>
                <w:sz w:val="20"/>
                <w:szCs w:val="20"/>
                <w:rPrChange w:id="14123" w:author="Александр" w:date="2020-04-13T09:06:00Z">
                  <w:rPr>
                    <w:rFonts w:ascii="Arial" w:hAnsi="Arial" w:cs="Arial"/>
                    <w:sz w:val="20"/>
                    <w:szCs w:val="20"/>
                    <w:highlight w:val="yellow"/>
                  </w:rPr>
                </w:rPrChange>
              </w:rPr>
            </w:pPr>
            <w:r w:rsidRPr="00041CFE">
              <w:rPr>
                <w:rFonts w:ascii="Arial" w:hAnsi="Arial" w:cs="Arial"/>
                <w:sz w:val="20"/>
                <w:szCs w:val="20"/>
                <w:rPrChange w:id="14124" w:author="Александр" w:date="2020-04-13T09:06:00Z">
                  <w:rPr>
                    <w:rFonts w:ascii="Arial" w:hAnsi="Arial" w:cs="Arial"/>
                    <w:sz w:val="20"/>
                    <w:szCs w:val="20"/>
                    <w:highlight w:val="yellow"/>
                  </w:rPr>
                </w:rPrChange>
              </w:rPr>
              <w:t>Степень использования мощности</w:t>
            </w:r>
          </w:p>
        </w:tc>
        <w:tc>
          <w:tcPr>
            <w:tcW w:w="887" w:type="pct"/>
          </w:tcPr>
          <w:p w14:paraId="6A43737F" w14:textId="2F12E288" w:rsidR="00B32306" w:rsidRPr="00041CFE" w:rsidRDefault="00B32306" w:rsidP="00B32306">
            <w:pPr>
              <w:jc w:val="left"/>
              <w:rPr>
                <w:rFonts w:ascii="Arial" w:hAnsi="Arial" w:cs="Arial"/>
                <w:sz w:val="20"/>
                <w:szCs w:val="20"/>
                <w:lang w:val="en-US"/>
                <w:rPrChange w:id="14125" w:author="Александр" w:date="2020-04-13T09:06:00Z">
                  <w:rPr>
                    <w:rFonts w:ascii="Arial" w:hAnsi="Arial" w:cs="Arial"/>
                    <w:sz w:val="20"/>
                    <w:szCs w:val="20"/>
                    <w:highlight w:val="yellow"/>
                    <w:lang w:val="en-US"/>
                  </w:rPr>
                </w:rPrChange>
              </w:rPr>
            </w:pPr>
            <w:r w:rsidRPr="00041CFE">
              <w:rPr>
                <w:rFonts w:ascii="Arial" w:hAnsi="Arial" w:cs="Arial"/>
                <w:sz w:val="20"/>
                <w:szCs w:val="20"/>
                <w:rPrChange w:id="14126" w:author="Александр" w:date="2020-04-13T09:06:00Z">
                  <w:rPr>
                    <w:rFonts w:ascii="Arial" w:hAnsi="Arial" w:cs="Arial"/>
                    <w:sz w:val="20"/>
                    <w:szCs w:val="20"/>
                    <w:highlight w:val="yellow"/>
                  </w:rPr>
                </w:rPrChange>
              </w:rPr>
              <w:t>Отношение фактической производительности к средней плановой. По умолчанию 100</w:t>
            </w:r>
            <w:r w:rsidRPr="00041CFE">
              <w:rPr>
                <w:rFonts w:ascii="Arial" w:hAnsi="Arial" w:cs="Arial"/>
                <w:sz w:val="20"/>
                <w:szCs w:val="20"/>
                <w:lang w:val="en-US"/>
                <w:rPrChange w:id="14127" w:author="Александр" w:date="2020-04-13T09:06:00Z">
                  <w:rPr>
                    <w:rFonts w:ascii="Arial" w:hAnsi="Arial" w:cs="Arial"/>
                    <w:sz w:val="20"/>
                    <w:szCs w:val="20"/>
                    <w:highlight w:val="yellow"/>
                    <w:lang w:val="en-US"/>
                  </w:rPr>
                </w:rPrChange>
              </w:rPr>
              <w:t>%</w:t>
            </w:r>
          </w:p>
        </w:tc>
        <w:tc>
          <w:tcPr>
            <w:tcW w:w="401" w:type="pct"/>
          </w:tcPr>
          <w:p w14:paraId="38B2C4ED" w14:textId="54F79C03" w:rsidR="00B32306" w:rsidRPr="00041CFE" w:rsidRDefault="00B32306" w:rsidP="00B32306">
            <w:pPr>
              <w:jc w:val="left"/>
              <w:rPr>
                <w:rFonts w:ascii="Arial" w:hAnsi="Arial" w:cs="Arial"/>
                <w:sz w:val="20"/>
                <w:szCs w:val="20"/>
                <w:lang w:val="en-US"/>
                <w:rPrChange w:id="14128" w:author="Александр" w:date="2020-04-13T09:06:00Z">
                  <w:rPr>
                    <w:rFonts w:ascii="Arial" w:hAnsi="Arial" w:cs="Arial"/>
                    <w:sz w:val="20"/>
                    <w:szCs w:val="20"/>
                    <w:highlight w:val="yellow"/>
                    <w:lang w:val="en-US"/>
                  </w:rPr>
                </w:rPrChange>
              </w:rPr>
            </w:pPr>
            <w:r w:rsidRPr="00041CFE">
              <w:rPr>
                <w:rFonts w:ascii="Arial" w:hAnsi="Arial" w:cs="Arial"/>
                <w:sz w:val="20"/>
                <w:szCs w:val="20"/>
                <w:rPrChange w:id="14129" w:author="Александр" w:date="2020-04-13T09:06:00Z">
                  <w:rPr>
                    <w:rFonts w:ascii="Arial" w:hAnsi="Arial" w:cs="Arial"/>
                    <w:sz w:val="20"/>
                    <w:szCs w:val="20"/>
                    <w:highlight w:val="yellow"/>
                  </w:rPr>
                </w:rPrChange>
              </w:rPr>
              <w:t xml:space="preserve"> </w:t>
            </w:r>
            <w:r w:rsidRPr="00041CFE">
              <w:rPr>
                <w:rFonts w:ascii="Arial" w:hAnsi="Arial" w:cs="Arial"/>
                <w:sz w:val="20"/>
                <w:szCs w:val="20"/>
                <w:lang w:val="en-US"/>
                <w:rPrChange w:id="14130" w:author="Александр" w:date="2020-04-13T09:06:00Z">
                  <w:rPr>
                    <w:rFonts w:ascii="Arial" w:hAnsi="Arial" w:cs="Arial"/>
                    <w:sz w:val="20"/>
                    <w:szCs w:val="20"/>
                    <w:highlight w:val="yellow"/>
                    <w:lang w:val="en-US"/>
                  </w:rPr>
                </w:rPrChange>
              </w:rPr>
              <w:t>NUMC, 3</w:t>
            </w:r>
          </w:p>
        </w:tc>
        <w:tc>
          <w:tcPr>
            <w:tcW w:w="446" w:type="pct"/>
          </w:tcPr>
          <w:p w14:paraId="3D398041" w14:textId="1085E394" w:rsidR="00B32306" w:rsidRPr="00041CFE" w:rsidRDefault="00B32306" w:rsidP="00B32306">
            <w:pPr>
              <w:jc w:val="left"/>
              <w:rPr>
                <w:rFonts w:ascii="Arial" w:hAnsi="Arial" w:cs="Arial"/>
                <w:color w:val="000000"/>
                <w:sz w:val="20"/>
                <w:szCs w:val="20"/>
                <w:rPrChange w:id="14131" w:author="Александр" w:date="2020-04-13T09:06:00Z">
                  <w:rPr>
                    <w:rFonts w:ascii="Arial" w:hAnsi="Arial" w:cs="Arial"/>
                    <w:color w:val="000000"/>
                    <w:sz w:val="20"/>
                    <w:szCs w:val="20"/>
                    <w:highlight w:val="yellow"/>
                  </w:rPr>
                </w:rPrChange>
              </w:rPr>
            </w:pPr>
            <w:r w:rsidRPr="00041CFE">
              <w:rPr>
                <w:rFonts w:ascii="Arial" w:hAnsi="Arial" w:cs="Arial"/>
                <w:sz w:val="20"/>
                <w:szCs w:val="20"/>
                <w:lang w:val="en-US"/>
                <w:rPrChange w:id="14132" w:author="Александр" w:date="2020-04-13T09:06:00Z">
                  <w:rPr>
                    <w:rFonts w:ascii="Arial" w:hAnsi="Arial" w:cs="Arial"/>
                    <w:sz w:val="20"/>
                    <w:szCs w:val="20"/>
                    <w:highlight w:val="yellow"/>
                    <w:lang w:val="en-US"/>
                  </w:rPr>
                </w:rPrChange>
              </w:rPr>
              <w:t>KAKO-NGRAD</w:t>
            </w:r>
          </w:p>
        </w:tc>
        <w:tc>
          <w:tcPr>
            <w:tcW w:w="561" w:type="pct"/>
          </w:tcPr>
          <w:p w14:paraId="61FA1461" w14:textId="27F92A85" w:rsidR="00B32306" w:rsidRPr="00041CFE" w:rsidRDefault="00B32306" w:rsidP="00B32306">
            <w:pPr>
              <w:jc w:val="center"/>
              <w:rPr>
                <w:rFonts w:ascii="Arial" w:hAnsi="Arial" w:cs="Arial"/>
                <w:sz w:val="20"/>
                <w:szCs w:val="20"/>
                <w:rPrChange w:id="14133" w:author="Александр" w:date="2020-04-13T09:06:00Z">
                  <w:rPr>
                    <w:rFonts w:ascii="Arial" w:hAnsi="Arial" w:cs="Arial"/>
                    <w:sz w:val="20"/>
                    <w:szCs w:val="20"/>
                    <w:highlight w:val="yellow"/>
                  </w:rPr>
                </w:rPrChange>
              </w:rPr>
            </w:pPr>
            <w:r w:rsidRPr="00041CFE">
              <w:rPr>
                <w:rFonts w:ascii="Arial" w:hAnsi="Arial" w:cs="Arial"/>
                <w:sz w:val="20"/>
                <w:szCs w:val="20"/>
                <w:rPrChange w:id="14134" w:author="Александр" w:date="2020-04-13T09:06:00Z">
                  <w:rPr>
                    <w:rFonts w:ascii="Arial" w:hAnsi="Arial" w:cs="Arial"/>
                    <w:sz w:val="20"/>
                    <w:szCs w:val="20"/>
                    <w:highlight w:val="yellow"/>
                  </w:rPr>
                </w:rPrChange>
              </w:rPr>
              <w:t>Х</w:t>
            </w:r>
          </w:p>
        </w:tc>
        <w:tc>
          <w:tcPr>
            <w:tcW w:w="551" w:type="pct"/>
          </w:tcPr>
          <w:p w14:paraId="51ECB41D" w14:textId="1CE0FACD" w:rsidR="00B32306" w:rsidRPr="00041CFE" w:rsidRDefault="00B32306" w:rsidP="00B32306">
            <w:pPr>
              <w:jc w:val="center"/>
              <w:rPr>
                <w:rFonts w:ascii="Arial" w:hAnsi="Arial" w:cs="Arial"/>
                <w:sz w:val="20"/>
                <w:szCs w:val="20"/>
                <w:rPrChange w:id="14135" w:author="Александр" w:date="2020-04-13T09:06:00Z">
                  <w:rPr>
                    <w:rFonts w:ascii="Arial" w:hAnsi="Arial" w:cs="Arial"/>
                    <w:sz w:val="20"/>
                    <w:szCs w:val="20"/>
                    <w:highlight w:val="yellow"/>
                  </w:rPr>
                </w:rPrChange>
              </w:rPr>
            </w:pPr>
            <w:r w:rsidRPr="00041CFE">
              <w:rPr>
                <w:rFonts w:ascii="Arial" w:hAnsi="Arial" w:cs="Arial"/>
                <w:sz w:val="20"/>
                <w:szCs w:val="20"/>
                <w:rPrChange w:id="14136" w:author="Александр" w:date="2020-04-13T09:06:00Z">
                  <w:rPr>
                    <w:rFonts w:ascii="Arial" w:hAnsi="Arial" w:cs="Arial"/>
                    <w:sz w:val="20"/>
                    <w:szCs w:val="20"/>
                    <w:highlight w:val="yellow"/>
                  </w:rPr>
                </w:rPrChange>
              </w:rPr>
              <w:t>Для всех объектов</w:t>
            </w:r>
          </w:p>
        </w:tc>
        <w:tc>
          <w:tcPr>
            <w:tcW w:w="355" w:type="pct"/>
          </w:tcPr>
          <w:p w14:paraId="00C6A570" w14:textId="7E0243B7" w:rsidR="00B32306" w:rsidRPr="00041CFE" w:rsidRDefault="00B32306" w:rsidP="00B32306">
            <w:pPr>
              <w:jc w:val="center"/>
              <w:rPr>
                <w:rFonts w:ascii="Arial" w:hAnsi="Arial" w:cs="Arial"/>
                <w:sz w:val="20"/>
                <w:rPrChange w:id="14137" w:author="Александр" w:date="2020-04-13T09:06:00Z">
                  <w:rPr>
                    <w:rFonts w:ascii="Arial" w:hAnsi="Arial" w:cs="Arial"/>
                    <w:sz w:val="20"/>
                    <w:highlight w:val="yellow"/>
                  </w:rPr>
                </w:rPrChange>
              </w:rPr>
            </w:pPr>
            <w:r w:rsidRPr="00041CFE">
              <w:rPr>
                <w:rFonts w:ascii="Arial" w:hAnsi="Arial" w:cs="Arial"/>
                <w:sz w:val="20"/>
                <w:rPrChange w:id="14138" w:author="Александр" w:date="2020-04-13T09:06:00Z">
                  <w:rPr>
                    <w:rFonts w:ascii="Arial" w:hAnsi="Arial" w:cs="Arial"/>
                    <w:sz w:val="20"/>
                    <w:highlight w:val="yellow"/>
                  </w:rPr>
                </w:rPrChange>
              </w:rPr>
              <w:t>-</w:t>
            </w:r>
          </w:p>
        </w:tc>
        <w:tc>
          <w:tcPr>
            <w:tcW w:w="420" w:type="pct"/>
          </w:tcPr>
          <w:p w14:paraId="5FC5788D" w14:textId="5052DA99" w:rsidR="00B32306" w:rsidRPr="00041CFE" w:rsidRDefault="00B32306" w:rsidP="00B32306">
            <w:pPr>
              <w:jc w:val="center"/>
              <w:rPr>
                <w:rFonts w:ascii="Arial" w:hAnsi="Arial" w:cs="Arial"/>
                <w:sz w:val="20"/>
                <w:lang w:val="en-US"/>
                <w:rPrChange w:id="14139" w:author="Александр" w:date="2020-04-13T09:06:00Z">
                  <w:rPr>
                    <w:rFonts w:ascii="Arial" w:hAnsi="Arial" w:cs="Arial"/>
                    <w:sz w:val="20"/>
                    <w:highlight w:val="yellow"/>
                    <w:lang w:val="en-US"/>
                  </w:rPr>
                </w:rPrChange>
              </w:rPr>
            </w:pPr>
            <w:r w:rsidRPr="00041CFE">
              <w:rPr>
                <w:rFonts w:ascii="Arial" w:hAnsi="Arial" w:cs="Arial"/>
                <w:sz w:val="20"/>
                <w:lang w:val="en-US"/>
                <w:rPrChange w:id="14140" w:author="Александр" w:date="2020-04-13T09:06:00Z">
                  <w:rPr>
                    <w:rFonts w:ascii="Arial" w:hAnsi="Arial" w:cs="Arial"/>
                    <w:sz w:val="20"/>
                    <w:highlight w:val="yellow"/>
                    <w:lang w:val="en-US"/>
                  </w:rPr>
                </w:rPrChange>
              </w:rPr>
              <w:t>-</w:t>
            </w:r>
          </w:p>
        </w:tc>
        <w:tc>
          <w:tcPr>
            <w:tcW w:w="318" w:type="pct"/>
          </w:tcPr>
          <w:p w14:paraId="35AEA246" w14:textId="2AB65E1D" w:rsidR="00B32306" w:rsidRPr="00041CFE" w:rsidRDefault="00B32306" w:rsidP="00B32306">
            <w:pPr>
              <w:jc w:val="center"/>
              <w:rPr>
                <w:rFonts w:ascii="Arial" w:hAnsi="Arial" w:cs="Arial"/>
                <w:sz w:val="20"/>
                <w:lang w:val="en-US"/>
                <w:rPrChange w:id="14141" w:author="Александр" w:date="2020-04-13T09:06:00Z">
                  <w:rPr>
                    <w:rFonts w:ascii="Arial" w:hAnsi="Arial" w:cs="Arial"/>
                    <w:sz w:val="20"/>
                    <w:highlight w:val="yellow"/>
                    <w:lang w:val="en-US"/>
                  </w:rPr>
                </w:rPrChange>
              </w:rPr>
            </w:pPr>
            <w:r w:rsidRPr="00041CFE">
              <w:rPr>
                <w:rFonts w:ascii="Arial" w:hAnsi="Arial" w:cs="Arial"/>
                <w:sz w:val="20"/>
                <w:lang w:val="en-US"/>
                <w:rPrChange w:id="14142" w:author="Александр" w:date="2020-04-13T09:06:00Z">
                  <w:rPr>
                    <w:rFonts w:ascii="Arial" w:hAnsi="Arial" w:cs="Arial"/>
                    <w:sz w:val="20"/>
                    <w:highlight w:val="yellow"/>
                    <w:lang w:val="en-US"/>
                  </w:rPr>
                </w:rPrChange>
              </w:rPr>
              <w:t>SAP</w:t>
            </w:r>
          </w:p>
        </w:tc>
      </w:tr>
      <w:tr w:rsidR="00B32306" w:rsidRPr="0086487D" w14:paraId="2C155DB0" w14:textId="77777777" w:rsidTr="00D7375F">
        <w:trPr>
          <w:cantSplit/>
          <w:jc w:val="center"/>
        </w:trPr>
        <w:tc>
          <w:tcPr>
            <w:tcW w:w="167" w:type="pct"/>
          </w:tcPr>
          <w:p w14:paraId="22309E4F" w14:textId="3F7755E4" w:rsidR="00B32306" w:rsidRPr="00696F74" w:rsidRDefault="00B32306" w:rsidP="00B32306">
            <w:pPr>
              <w:rPr>
                <w:rFonts w:ascii="Arial" w:hAnsi="Arial" w:cs="Arial"/>
                <w:sz w:val="20"/>
                <w:szCs w:val="20"/>
              </w:rPr>
            </w:pPr>
            <w:r w:rsidRPr="00696F74">
              <w:rPr>
                <w:rFonts w:ascii="Arial" w:hAnsi="Arial" w:cs="Arial"/>
                <w:sz w:val="20"/>
                <w:szCs w:val="20"/>
              </w:rPr>
              <w:t>21.</w:t>
            </w:r>
          </w:p>
        </w:tc>
        <w:tc>
          <w:tcPr>
            <w:tcW w:w="385" w:type="pct"/>
          </w:tcPr>
          <w:p w14:paraId="3E35EF93"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Мощность</w:t>
            </w:r>
          </w:p>
        </w:tc>
        <w:tc>
          <w:tcPr>
            <w:tcW w:w="509" w:type="pct"/>
          </w:tcPr>
          <w:p w14:paraId="3634C10E"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Количество человек</w:t>
            </w:r>
          </w:p>
        </w:tc>
        <w:tc>
          <w:tcPr>
            <w:tcW w:w="887" w:type="pct"/>
          </w:tcPr>
          <w:p w14:paraId="20DF0A15"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Число отдельных мощностей</w:t>
            </w:r>
          </w:p>
        </w:tc>
        <w:tc>
          <w:tcPr>
            <w:tcW w:w="401" w:type="pct"/>
          </w:tcPr>
          <w:p w14:paraId="279292DC"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INT2, 5</w:t>
            </w:r>
          </w:p>
          <w:p w14:paraId="3D18C37C"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Целое число</w:t>
            </w:r>
          </w:p>
        </w:tc>
        <w:tc>
          <w:tcPr>
            <w:tcW w:w="446" w:type="pct"/>
          </w:tcPr>
          <w:p w14:paraId="7A104369" w14:textId="77777777" w:rsidR="00B32306" w:rsidRPr="00041CFE" w:rsidRDefault="00B32306" w:rsidP="00B32306">
            <w:pPr>
              <w:rPr>
                <w:rFonts w:ascii="Arial" w:hAnsi="Arial" w:cs="Arial"/>
                <w:color w:val="000000"/>
                <w:sz w:val="20"/>
                <w:szCs w:val="20"/>
                <w:lang w:val="en-US"/>
              </w:rPr>
            </w:pPr>
            <w:r w:rsidRPr="00041CFE">
              <w:rPr>
                <w:rFonts w:ascii="Arial" w:hAnsi="Arial" w:cs="Arial"/>
                <w:color w:val="000000"/>
                <w:sz w:val="20"/>
                <w:szCs w:val="20"/>
                <w:lang w:val="en-US"/>
              </w:rPr>
              <w:t>KAKO-AZNOR</w:t>
            </w:r>
          </w:p>
        </w:tc>
        <w:tc>
          <w:tcPr>
            <w:tcW w:w="561" w:type="pct"/>
          </w:tcPr>
          <w:p w14:paraId="5CF70B67" w14:textId="0DD8BBC3" w:rsidR="00B32306" w:rsidRPr="00696F74" w:rsidRDefault="00B32306" w:rsidP="00B32306">
            <w:pPr>
              <w:jc w:val="center"/>
              <w:rPr>
                <w:rFonts w:ascii="Arial" w:hAnsi="Arial" w:cs="Arial"/>
                <w:sz w:val="20"/>
                <w:szCs w:val="20"/>
              </w:rPr>
            </w:pPr>
            <w:r w:rsidRPr="00041CFE">
              <w:rPr>
                <w:rFonts w:ascii="Arial" w:hAnsi="Arial" w:cs="Arial"/>
                <w:sz w:val="20"/>
                <w:szCs w:val="20"/>
                <w:rPrChange w:id="14143" w:author="Александр" w:date="2020-04-13T09:06:00Z">
                  <w:rPr>
                    <w:rFonts w:ascii="Arial" w:hAnsi="Arial" w:cs="Arial"/>
                    <w:sz w:val="20"/>
                    <w:szCs w:val="20"/>
                    <w:highlight w:val="yellow"/>
                  </w:rPr>
                </w:rPrChange>
              </w:rPr>
              <w:t>Х</w:t>
            </w:r>
          </w:p>
        </w:tc>
        <w:tc>
          <w:tcPr>
            <w:tcW w:w="551" w:type="pct"/>
          </w:tcPr>
          <w:p w14:paraId="0C7D5CCA" w14:textId="1A2DB1BC" w:rsidR="00B32306" w:rsidRPr="00696F74" w:rsidRDefault="00B32306" w:rsidP="00B32306">
            <w:pPr>
              <w:jc w:val="center"/>
              <w:rPr>
                <w:rFonts w:ascii="Arial" w:hAnsi="Arial" w:cs="Arial"/>
                <w:sz w:val="20"/>
                <w:szCs w:val="20"/>
              </w:rPr>
            </w:pPr>
            <w:r w:rsidRPr="00041CFE">
              <w:rPr>
                <w:rFonts w:ascii="Arial" w:hAnsi="Arial" w:cs="Arial"/>
                <w:sz w:val="20"/>
                <w:szCs w:val="20"/>
                <w:rPrChange w:id="14144" w:author="Александр" w:date="2020-04-13T09:06:00Z">
                  <w:rPr>
                    <w:rFonts w:ascii="Arial" w:hAnsi="Arial" w:cs="Arial"/>
                    <w:sz w:val="20"/>
                    <w:szCs w:val="20"/>
                    <w:highlight w:val="yellow"/>
                  </w:rPr>
                </w:rPrChange>
              </w:rPr>
              <w:t>Обязательно, если рабочее место является собственным ресурсом</w:t>
            </w:r>
          </w:p>
        </w:tc>
        <w:tc>
          <w:tcPr>
            <w:tcW w:w="355" w:type="pct"/>
          </w:tcPr>
          <w:p w14:paraId="405D7A37" w14:textId="27EFC5A4" w:rsidR="00B32306" w:rsidRPr="00041CFE" w:rsidRDefault="00B32306" w:rsidP="00B32306">
            <w:pPr>
              <w:jc w:val="center"/>
              <w:rPr>
                <w:rFonts w:ascii="Arial" w:hAnsi="Arial" w:cs="Arial"/>
                <w:sz w:val="20"/>
              </w:rPr>
            </w:pPr>
            <w:r w:rsidRPr="00041CFE">
              <w:rPr>
                <w:rFonts w:ascii="Arial" w:hAnsi="Arial" w:cs="Arial"/>
                <w:sz w:val="20"/>
              </w:rPr>
              <w:t>-</w:t>
            </w:r>
          </w:p>
        </w:tc>
        <w:tc>
          <w:tcPr>
            <w:tcW w:w="420" w:type="pct"/>
          </w:tcPr>
          <w:p w14:paraId="5D2658BC" w14:textId="347DFD25" w:rsidR="00B32306" w:rsidRPr="00041CFE" w:rsidRDefault="00B32306" w:rsidP="00B32306">
            <w:pPr>
              <w:jc w:val="center"/>
              <w:rPr>
                <w:rFonts w:ascii="Arial" w:hAnsi="Arial" w:cs="Arial"/>
                <w:sz w:val="20"/>
              </w:rPr>
            </w:pPr>
            <w:r w:rsidRPr="00041CFE">
              <w:rPr>
                <w:rFonts w:ascii="Arial" w:hAnsi="Arial" w:cs="Arial"/>
                <w:sz w:val="20"/>
              </w:rPr>
              <w:t>-</w:t>
            </w:r>
          </w:p>
        </w:tc>
        <w:tc>
          <w:tcPr>
            <w:tcW w:w="318" w:type="pct"/>
          </w:tcPr>
          <w:p w14:paraId="23270C73" w14:textId="77777777" w:rsidR="00B32306" w:rsidRPr="00041CFE" w:rsidRDefault="00B32306" w:rsidP="00B32306">
            <w:pPr>
              <w:jc w:val="center"/>
              <w:rPr>
                <w:rFonts w:ascii="Arial" w:hAnsi="Arial" w:cs="Arial"/>
                <w:sz w:val="20"/>
                <w:lang w:val="en-US"/>
              </w:rPr>
            </w:pPr>
            <w:r w:rsidRPr="00041CFE">
              <w:rPr>
                <w:rFonts w:ascii="Arial" w:hAnsi="Arial" w:cs="Arial"/>
                <w:sz w:val="20"/>
                <w:lang w:val="en-US"/>
              </w:rPr>
              <w:t>SAP</w:t>
            </w:r>
          </w:p>
        </w:tc>
      </w:tr>
      <w:tr w:rsidR="00B32306" w:rsidRPr="0086487D" w14:paraId="08E76D8B" w14:textId="77777777" w:rsidTr="00D7375F">
        <w:trPr>
          <w:cantSplit/>
          <w:jc w:val="center"/>
        </w:trPr>
        <w:tc>
          <w:tcPr>
            <w:tcW w:w="167" w:type="pct"/>
          </w:tcPr>
          <w:p w14:paraId="40D1CCF4" w14:textId="6026E990" w:rsidR="00B32306" w:rsidRPr="00696F74" w:rsidRDefault="00B32306" w:rsidP="00B32306">
            <w:pPr>
              <w:rPr>
                <w:rFonts w:ascii="Arial" w:hAnsi="Arial" w:cs="Arial"/>
                <w:sz w:val="20"/>
                <w:szCs w:val="20"/>
              </w:rPr>
            </w:pPr>
            <w:r w:rsidRPr="00696F74">
              <w:rPr>
                <w:rFonts w:ascii="Arial" w:hAnsi="Arial" w:cs="Arial"/>
                <w:sz w:val="20"/>
                <w:szCs w:val="20"/>
              </w:rPr>
              <w:t>22.</w:t>
            </w:r>
          </w:p>
        </w:tc>
        <w:tc>
          <w:tcPr>
            <w:tcW w:w="385" w:type="pct"/>
          </w:tcPr>
          <w:p w14:paraId="4BB083EF" w14:textId="52191402" w:rsidR="00B32306" w:rsidRPr="00041CFE" w:rsidRDefault="00B32306" w:rsidP="00B32306">
            <w:pPr>
              <w:jc w:val="left"/>
              <w:rPr>
                <w:rFonts w:ascii="Arial" w:hAnsi="Arial" w:cs="Arial"/>
                <w:sz w:val="20"/>
                <w:szCs w:val="20"/>
                <w:rPrChange w:id="14145" w:author="Александр" w:date="2020-04-13T09:06:00Z">
                  <w:rPr>
                    <w:rFonts w:ascii="Arial" w:hAnsi="Arial" w:cs="Arial"/>
                    <w:sz w:val="20"/>
                    <w:szCs w:val="20"/>
                    <w:highlight w:val="yellow"/>
                  </w:rPr>
                </w:rPrChange>
              </w:rPr>
            </w:pPr>
            <w:r w:rsidRPr="00041CFE">
              <w:rPr>
                <w:rFonts w:ascii="Arial" w:hAnsi="Arial" w:cs="Arial"/>
                <w:sz w:val="20"/>
                <w:szCs w:val="20"/>
                <w:rPrChange w:id="14146" w:author="Александр" w:date="2020-04-13T09:06:00Z">
                  <w:rPr>
                    <w:rFonts w:ascii="Arial" w:hAnsi="Arial" w:cs="Arial"/>
                    <w:sz w:val="20"/>
                    <w:szCs w:val="20"/>
                    <w:highlight w:val="yellow"/>
                  </w:rPr>
                </w:rPrChange>
              </w:rPr>
              <w:t>Мощность</w:t>
            </w:r>
          </w:p>
        </w:tc>
        <w:tc>
          <w:tcPr>
            <w:tcW w:w="509" w:type="pct"/>
          </w:tcPr>
          <w:p w14:paraId="4DC232C1" w14:textId="05687C9B" w:rsidR="00B32306" w:rsidRPr="00041CFE" w:rsidRDefault="00B32306" w:rsidP="00B32306">
            <w:pPr>
              <w:jc w:val="left"/>
              <w:rPr>
                <w:rFonts w:ascii="Arial" w:hAnsi="Arial" w:cs="Arial"/>
                <w:sz w:val="20"/>
                <w:szCs w:val="20"/>
                <w:rPrChange w:id="14147" w:author="Александр" w:date="2020-04-13T09:06:00Z">
                  <w:rPr>
                    <w:rFonts w:ascii="Arial" w:hAnsi="Arial" w:cs="Arial"/>
                    <w:sz w:val="20"/>
                    <w:szCs w:val="20"/>
                    <w:highlight w:val="yellow"/>
                  </w:rPr>
                </w:rPrChange>
              </w:rPr>
            </w:pPr>
            <w:r w:rsidRPr="00041CFE">
              <w:rPr>
                <w:rFonts w:ascii="Arial" w:hAnsi="Arial" w:cs="Arial"/>
                <w:sz w:val="20"/>
                <w:szCs w:val="20"/>
                <w:rPrChange w:id="14148" w:author="Александр" w:date="2020-04-13T09:06:00Z">
                  <w:rPr>
                    <w:rFonts w:ascii="Arial" w:hAnsi="Arial" w:cs="Arial"/>
                    <w:sz w:val="20"/>
                    <w:szCs w:val="20"/>
                    <w:highlight w:val="yellow"/>
                  </w:rPr>
                </w:rPrChange>
              </w:rPr>
              <w:t>Единица измерения мо</w:t>
            </w:r>
            <w:del w:id="14149" w:author="Александр" w:date="2020-04-13T09:09:00Z">
              <w:r w:rsidRPr="00041CFE" w:rsidDel="00B32306">
                <w:rPr>
                  <w:rFonts w:ascii="Arial" w:hAnsi="Arial" w:cs="Arial"/>
                  <w:sz w:val="20"/>
                  <w:szCs w:val="20"/>
                  <w:rPrChange w:id="14150" w:author="Александр" w:date="2020-04-13T09:06:00Z">
                    <w:rPr>
                      <w:rFonts w:ascii="Arial" w:hAnsi="Arial" w:cs="Arial"/>
                      <w:sz w:val="20"/>
                      <w:szCs w:val="20"/>
                      <w:highlight w:val="yellow"/>
                    </w:rPr>
                  </w:rPrChange>
                </w:rPr>
                <w:delText>д</w:delText>
              </w:r>
            </w:del>
            <w:r w:rsidRPr="00041CFE">
              <w:rPr>
                <w:rFonts w:ascii="Arial" w:hAnsi="Arial" w:cs="Arial"/>
                <w:sz w:val="20"/>
                <w:szCs w:val="20"/>
                <w:rPrChange w:id="14151" w:author="Александр" w:date="2020-04-13T09:06:00Z">
                  <w:rPr>
                    <w:rFonts w:ascii="Arial" w:hAnsi="Arial" w:cs="Arial"/>
                    <w:sz w:val="20"/>
                    <w:szCs w:val="20"/>
                    <w:highlight w:val="yellow"/>
                  </w:rPr>
                </w:rPrChange>
              </w:rPr>
              <w:t>щности</w:t>
            </w:r>
          </w:p>
        </w:tc>
        <w:tc>
          <w:tcPr>
            <w:tcW w:w="887" w:type="pct"/>
          </w:tcPr>
          <w:p w14:paraId="2E21E22B" w14:textId="66FC1E9D" w:rsidR="00B32306" w:rsidRPr="00041CFE" w:rsidRDefault="00B32306" w:rsidP="00B32306">
            <w:pPr>
              <w:jc w:val="left"/>
              <w:rPr>
                <w:rFonts w:ascii="Arial" w:hAnsi="Arial" w:cs="Arial"/>
                <w:sz w:val="20"/>
                <w:szCs w:val="20"/>
                <w:rPrChange w:id="14152" w:author="Александр" w:date="2020-04-13T09:06:00Z">
                  <w:rPr>
                    <w:rFonts w:ascii="Arial" w:hAnsi="Arial" w:cs="Arial"/>
                    <w:sz w:val="20"/>
                    <w:szCs w:val="20"/>
                    <w:highlight w:val="yellow"/>
                  </w:rPr>
                </w:rPrChange>
              </w:rPr>
            </w:pPr>
            <w:r w:rsidRPr="00041CFE">
              <w:rPr>
                <w:rFonts w:ascii="Arial" w:hAnsi="Arial" w:cs="Arial"/>
                <w:sz w:val="20"/>
                <w:szCs w:val="20"/>
                <w:lang w:val="en-US"/>
                <w:rPrChange w:id="14153" w:author="Александр" w:date="2020-04-13T09:06:00Z">
                  <w:rPr>
                    <w:rFonts w:ascii="Arial" w:hAnsi="Arial" w:cs="Arial"/>
                    <w:sz w:val="20"/>
                    <w:szCs w:val="20"/>
                    <w:highlight w:val="yellow"/>
                    <w:lang w:val="en-US"/>
                  </w:rPr>
                </w:rPrChange>
              </w:rPr>
              <w:t>CROSS</w:t>
            </w:r>
            <w:r w:rsidRPr="00041CFE">
              <w:rPr>
                <w:rFonts w:ascii="Arial" w:hAnsi="Arial" w:cs="Arial"/>
                <w:sz w:val="20"/>
                <w:szCs w:val="20"/>
                <w:rPrChange w:id="14154" w:author="Александр" w:date="2020-04-13T09:06:00Z">
                  <w:rPr>
                    <w:rFonts w:ascii="Arial" w:hAnsi="Arial" w:cs="Arial"/>
                    <w:sz w:val="20"/>
                    <w:szCs w:val="20"/>
                    <w:highlight w:val="yellow"/>
                  </w:rPr>
                </w:rPrChange>
              </w:rPr>
              <w:t>_</w:t>
            </w:r>
            <w:proofErr w:type="gramStart"/>
            <w:r w:rsidRPr="00041CFE">
              <w:rPr>
                <w:rFonts w:ascii="Arial" w:hAnsi="Arial" w:cs="Arial"/>
                <w:sz w:val="20"/>
                <w:szCs w:val="20"/>
                <w:rPrChange w:id="14155" w:author="Александр" w:date="2020-04-13T09:06:00Z">
                  <w:rPr>
                    <w:rFonts w:ascii="Arial" w:hAnsi="Arial" w:cs="Arial"/>
                    <w:sz w:val="20"/>
                    <w:szCs w:val="20"/>
                    <w:highlight w:val="yellow"/>
                  </w:rPr>
                </w:rPrChange>
              </w:rPr>
              <w:t>6.Единица</w:t>
            </w:r>
            <w:proofErr w:type="gramEnd"/>
            <w:r w:rsidRPr="00041CFE">
              <w:rPr>
                <w:rFonts w:ascii="Arial" w:hAnsi="Arial" w:cs="Arial"/>
                <w:sz w:val="20"/>
                <w:szCs w:val="20"/>
                <w:rPrChange w:id="14156" w:author="Александр" w:date="2020-04-13T09:06:00Z">
                  <w:rPr>
                    <w:rFonts w:ascii="Arial" w:hAnsi="Arial" w:cs="Arial"/>
                    <w:sz w:val="20"/>
                    <w:szCs w:val="20"/>
                    <w:highlight w:val="yellow"/>
                  </w:rPr>
                </w:rPrChange>
              </w:rPr>
              <w:t xml:space="preserve"> измерения мощности</w:t>
            </w:r>
          </w:p>
        </w:tc>
        <w:tc>
          <w:tcPr>
            <w:tcW w:w="401" w:type="pct"/>
          </w:tcPr>
          <w:p w14:paraId="64EE4D1B" w14:textId="04C3A412" w:rsidR="00B32306" w:rsidRPr="00041CFE" w:rsidRDefault="00B32306" w:rsidP="00B32306">
            <w:pPr>
              <w:jc w:val="left"/>
              <w:rPr>
                <w:rFonts w:ascii="Arial" w:hAnsi="Arial" w:cs="Arial"/>
                <w:sz w:val="20"/>
                <w:szCs w:val="20"/>
                <w:rPrChange w:id="14157" w:author="Александр" w:date="2020-04-13T09:06:00Z">
                  <w:rPr>
                    <w:rFonts w:ascii="Arial" w:hAnsi="Arial" w:cs="Arial"/>
                    <w:sz w:val="20"/>
                    <w:szCs w:val="20"/>
                    <w:highlight w:val="yellow"/>
                  </w:rPr>
                </w:rPrChange>
              </w:rPr>
            </w:pPr>
            <w:r w:rsidRPr="00041CFE">
              <w:rPr>
                <w:rFonts w:ascii="Arial" w:hAnsi="Arial" w:cs="Arial"/>
                <w:sz w:val="20"/>
                <w:szCs w:val="20"/>
                <w:rPrChange w:id="14158" w:author="Александр" w:date="2020-04-13T09:06:00Z">
                  <w:rPr>
                    <w:rFonts w:ascii="Arial" w:hAnsi="Arial" w:cs="Arial"/>
                    <w:sz w:val="20"/>
                    <w:szCs w:val="20"/>
                    <w:highlight w:val="yellow"/>
                  </w:rPr>
                </w:rPrChange>
              </w:rPr>
              <w:t xml:space="preserve"> </w:t>
            </w:r>
            <w:r w:rsidRPr="00041CFE">
              <w:rPr>
                <w:rFonts w:ascii="Arial" w:hAnsi="Arial" w:cs="Arial"/>
                <w:sz w:val="20"/>
                <w:szCs w:val="20"/>
                <w:lang w:val="en-US"/>
                <w:rPrChange w:id="14159" w:author="Александр" w:date="2020-04-13T09:06:00Z">
                  <w:rPr>
                    <w:rFonts w:ascii="Arial" w:hAnsi="Arial" w:cs="Arial"/>
                    <w:sz w:val="20"/>
                    <w:szCs w:val="20"/>
                    <w:highlight w:val="yellow"/>
                    <w:lang w:val="en-US"/>
                  </w:rPr>
                </w:rPrChange>
              </w:rPr>
              <w:t>UNIT, 3</w:t>
            </w:r>
          </w:p>
        </w:tc>
        <w:tc>
          <w:tcPr>
            <w:tcW w:w="446" w:type="pct"/>
          </w:tcPr>
          <w:p w14:paraId="2510FB92" w14:textId="1C87D83C" w:rsidR="00B32306" w:rsidRPr="00041CFE" w:rsidRDefault="00B32306" w:rsidP="00B32306">
            <w:pPr>
              <w:rPr>
                <w:rFonts w:ascii="Arial" w:hAnsi="Arial" w:cs="Arial"/>
                <w:color w:val="000000"/>
                <w:sz w:val="20"/>
                <w:szCs w:val="20"/>
                <w:lang w:val="en-US"/>
                <w:rPrChange w:id="14160" w:author="Александр" w:date="2020-04-13T09:06:00Z">
                  <w:rPr>
                    <w:rFonts w:ascii="Arial" w:hAnsi="Arial" w:cs="Arial"/>
                    <w:color w:val="000000"/>
                    <w:sz w:val="20"/>
                    <w:szCs w:val="20"/>
                    <w:highlight w:val="yellow"/>
                    <w:lang w:val="en-US"/>
                  </w:rPr>
                </w:rPrChange>
              </w:rPr>
            </w:pPr>
            <w:r w:rsidRPr="00041CFE">
              <w:rPr>
                <w:rFonts w:ascii="Arial" w:hAnsi="Arial" w:cs="Arial"/>
                <w:sz w:val="20"/>
                <w:szCs w:val="20"/>
                <w:lang w:val="en-US"/>
                <w:rPrChange w:id="14161" w:author="Александр" w:date="2020-04-13T09:06:00Z">
                  <w:rPr>
                    <w:rFonts w:ascii="Arial" w:hAnsi="Arial" w:cs="Arial"/>
                    <w:sz w:val="20"/>
                    <w:szCs w:val="20"/>
                    <w:highlight w:val="yellow"/>
                    <w:lang w:val="en-US"/>
                  </w:rPr>
                </w:rPrChange>
              </w:rPr>
              <w:t>KAKO-KAPEH</w:t>
            </w:r>
          </w:p>
        </w:tc>
        <w:tc>
          <w:tcPr>
            <w:tcW w:w="561" w:type="pct"/>
          </w:tcPr>
          <w:p w14:paraId="178FE60F" w14:textId="4D0F302C" w:rsidR="00B32306" w:rsidRPr="00041CFE" w:rsidRDefault="00B32306" w:rsidP="00B32306">
            <w:pPr>
              <w:jc w:val="center"/>
              <w:rPr>
                <w:rFonts w:ascii="Arial" w:hAnsi="Arial" w:cs="Arial"/>
                <w:sz w:val="20"/>
                <w:szCs w:val="20"/>
                <w:rPrChange w:id="14162" w:author="Александр" w:date="2020-04-13T09:06:00Z">
                  <w:rPr>
                    <w:rFonts w:ascii="Arial" w:hAnsi="Arial" w:cs="Arial"/>
                    <w:sz w:val="20"/>
                    <w:szCs w:val="20"/>
                    <w:highlight w:val="yellow"/>
                  </w:rPr>
                </w:rPrChange>
              </w:rPr>
            </w:pPr>
            <w:r w:rsidRPr="00041CFE">
              <w:rPr>
                <w:rFonts w:ascii="Arial" w:hAnsi="Arial" w:cs="Arial"/>
                <w:sz w:val="20"/>
                <w:szCs w:val="20"/>
                <w:rPrChange w:id="14163" w:author="Александр" w:date="2020-04-13T09:06:00Z">
                  <w:rPr>
                    <w:rFonts w:ascii="Arial" w:hAnsi="Arial" w:cs="Arial"/>
                    <w:sz w:val="20"/>
                    <w:szCs w:val="20"/>
                    <w:highlight w:val="yellow"/>
                  </w:rPr>
                </w:rPrChange>
              </w:rPr>
              <w:t>Х</w:t>
            </w:r>
          </w:p>
        </w:tc>
        <w:tc>
          <w:tcPr>
            <w:tcW w:w="551" w:type="pct"/>
          </w:tcPr>
          <w:p w14:paraId="06799502" w14:textId="5AB7EABD" w:rsidR="00B32306" w:rsidRPr="00041CFE" w:rsidRDefault="00B32306" w:rsidP="00B32306">
            <w:pPr>
              <w:jc w:val="center"/>
              <w:rPr>
                <w:rFonts w:ascii="Arial" w:hAnsi="Arial" w:cs="Arial"/>
                <w:sz w:val="20"/>
                <w:szCs w:val="20"/>
                <w:rPrChange w:id="14164" w:author="Александр" w:date="2020-04-13T09:06:00Z">
                  <w:rPr>
                    <w:rFonts w:ascii="Arial" w:hAnsi="Arial" w:cs="Arial"/>
                    <w:sz w:val="20"/>
                    <w:szCs w:val="20"/>
                    <w:highlight w:val="yellow"/>
                  </w:rPr>
                </w:rPrChange>
              </w:rPr>
            </w:pPr>
            <w:r w:rsidRPr="00041CFE">
              <w:rPr>
                <w:rFonts w:ascii="Arial" w:hAnsi="Arial" w:cs="Arial"/>
                <w:sz w:val="20"/>
                <w:szCs w:val="20"/>
                <w:rPrChange w:id="14165" w:author="Александр" w:date="2020-04-13T09:06:00Z">
                  <w:rPr>
                    <w:rFonts w:ascii="Arial" w:hAnsi="Arial" w:cs="Arial"/>
                    <w:sz w:val="20"/>
                    <w:szCs w:val="20"/>
                    <w:highlight w:val="yellow"/>
                  </w:rPr>
                </w:rPrChange>
              </w:rPr>
              <w:t>Для всех объектов</w:t>
            </w:r>
          </w:p>
        </w:tc>
        <w:tc>
          <w:tcPr>
            <w:tcW w:w="355" w:type="pct"/>
          </w:tcPr>
          <w:p w14:paraId="0156331D" w14:textId="5CB53DEF" w:rsidR="00B32306" w:rsidRPr="00041CFE" w:rsidRDefault="00B32306" w:rsidP="00B32306">
            <w:pPr>
              <w:jc w:val="center"/>
              <w:rPr>
                <w:rFonts w:ascii="Arial" w:hAnsi="Arial" w:cs="Arial"/>
                <w:sz w:val="20"/>
                <w:rPrChange w:id="14166" w:author="Александр" w:date="2020-04-13T09:06:00Z">
                  <w:rPr>
                    <w:rFonts w:ascii="Arial" w:hAnsi="Arial" w:cs="Arial"/>
                    <w:sz w:val="20"/>
                    <w:highlight w:val="yellow"/>
                  </w:rPr>
                </w:rPrChange>
              </w:rPr>
            </w:pPr>
            <w:r w:rsidRPr="00041CFE">
              <w:rPr>
                <w:rFonts w:ascii="Arial" w:hAnsi="Arial" w:cs="Arial"/>
                <w:sz w:val="20"/>
                <w:rPrChange w:id="14167" w:author="Александр" w:date="2020-04-13T09:06:00Z">
                  <w:rPr>
                    <w:rFonts w:ascii="Arial" w:hAnsi="Arial" w:cs="Arial"/>
                    <w:sz w:val="20"/>
                    <w:highlight w:val="yellow"/>
                  </w:rPr>
                </w:rPrChange>
              </w:rPr>
              <w:t>-</w:t>
            </w:r>
          </w:p>
        </w:tc>
        <w:tc>
          <w:tcPr>
            <w:tcW w:w="420" w:type="pct"/>
          </w:tcPr>
          <w:p w14:paraId="62F39AA7" w14:textId="3015DB88" w:rsidR="00B32306" w:rsidRPr="00041CFE" w:rsidRDefault="00B32306" w:rsidP="00B32306">
            <w:pPr>
              <w:jc w:val="center"/>
              <w:rPr>
                <w:rFonts w:ascii="Arial" w:hAnsi="Arial" w:cs="Arial"/>
                <w:sz w:val="20"/>
                <w:rPrChange w:id="14168" w:author="Александр" w:date="2020-04-13T09:06:00Z">
                  <w:rPr>
                    <w:rFonts w:ascii="Arial" w:hAnsi="Arial" w:cs="Arial"/>
                    <w:sz w:val="20"/>
                    <w:highlight w:val="yellow"/>
                  </w:rPr>
                </w:rPrChange>
              </w:rPr>
            </w:pPr>
            <w:r w:rsidRPr="00041CFE">
              <w:rPr>
                <w:rFonts w:ascii="Arial" w:hAnsi="Arial" w:cs="Arial"/>
                <w:sz w:val="20"/>
                <w:lang w:val="en-US"/>
                <w:rPrChange w:id="14169" w:author="Александр" w:date="2020-04-13T09:06:00Z">
                  <w:rPr>
                    <w:rFonts w:ascii="Arial" w:hAnsi="Arial" w:cs="Arial"/>
                    <w:sz w:val="20"/>
                    <w:highlight w:val="yellow"/>
                    <w:lang w:val="en-US"/>
                  </w:rPr>
                </w:rPrChange>
              </w:rPr>
              <w:t>-</w:t>
            </w:r>
          </w:p>
        </w:tc>
        <w:tc>
          <w:tcPr>
            <w:tcW w:w="318" w:type="pct"/>
          </w:tcPr>
          <w:p w14:paraId="3680DE93" w14:textId="5193C4DA" w:rsidR="00B32306" w:rsidRPr="00041CFE" w:rsidRDefault="00B32306" w:rsidP="00B32306">
            <w:pPr>
              <w:jc w:val="center"/>
              <w:rPr>
                <w:rFonts w:ascii="Arial" w:hAnsi="Arial" w:cs="Arial"/>
                <w:sz w:val="20"/>
                <w:lang w:val="en-US"/>
                <w:rPrChange w:id="14170" w:author="Александр" w:date="2020-04-13T09:06:00Z">
                  <w:rPr>
                    <w:rFonts w:ascii="Arial" w:hAnsi="Arial" w:cs="Arial"/>
                    <w:sz w:val="20"/>
                    <w:highlight w:val="yellow"/>
                    <w:lang w:val="en-US"/>
                  </w:rPr>
                </w:rPrChange>
              </w:rPr>
            </w:pPr>
            <w:r w:rsidRPr="00041CFE">
              <w:rPr>
                <w:rFonts w:ascii="Arial" w:hAnsi="Arial" w:cs="Arial"/>
                <w:sz w:val="20"/>
                <w:lang w:val="en-US"/>
                <w:rPrChange w:id="14171" w:author="Александр" w:date="2020-04-13T09:06:00Z">
                  <w:rPr>
                    <w:rFonts w:ascii="Arial" w:hAnsi="Arial" w:cs="Arial"/>
                    <w:sz w:val="20"/>
                    <w:highlight w:val="yellow"/>
                    <w:lang w:val="en-US"/>
                  </w:rPr>
                </w:rPrChange>
              </w:rPr>
              <w:t>SAP</w:t>
            </w:r>
          </w:p>
        </w:tc>
      </w:tr>
      <w:tr w:rsidR="00B32306" w:rsidRPr="0086487D" w14:paraId="5DF45084" w14:textId="77777777" w:rsidTr="00D7375F">
        <w:trPr>
          <w:cantSplit/>
          <w:jc w:val="center"/>
        </w:trPr>
        <w:tc>
          <w:tcPr>
            <w:tcW w:w="167" w:type="pct"/>
          </w:tcPr>
          <w:p w14:paraId="4AB7EE78" w14:textId="15CE9A7D" w:rsidR="00B32306" w:rsidRPr="00696F74" w:rsidRDefault="00B32306" w:rsidP="00B32306">
            <w:pPr>
              <w:rPr>
                <w:rFonts w:ascii="Arial" w:hAnsi="Arial" w:cs="Arial"/>
                <w:sz w:val="20"/>
                <w:szCs w:val="20"/>
              </w:rPr>
            </w:pPr>
            <w:r w:rsidRPr="00696F74">
              <w:rPr>
                <w:rFonts w:ascii="Arial" w:hAnsi="Arial" w:cs="Arial"/>
                <w:sz w:val="20"/>
                <w:szCs w:val="20"/>
              </w:rPr>
              <w:lastRenderedPageBreak/>
              <w:t>23.</w:t>
            </w:r>
          </w:p>
        </w:tc>
        <w:tc>
          <w:tcPr>
            <w:tcW w:w="385" w:type="pct"/>
          </w:tcPr>
          <w:p w14:paraId="0D446104"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Мощность</w:t>
            </w:r>
          </w:p>
        </w:tc>
        <w:tc>
          <w:tcPr>
            <w:tcW w:w="509" w:type="pct"/>
          </w:tcPr>
          <w:p w14:paraId="134A8DC1"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Процент перегрузки</w:t>
            </w:r>
          </w:p>
        </w:tc>
        <w:tc>
          <w:tcPr>
            <w:tcW w:w="887" w:type="pct"/>
          </w:tcPr>
          <w:p w14:paraId="2E2CDA8A" w14:textId="77777777" w:rsidR="00B32306" w:rsidRPr="00041CFE" w:rsidRDefault="00B32306" w:rsidP="00B32306">
            <w:pPr>
              <w:autoSpaceDE w:val="0"/>
              <w:autoSpaceDN w:val="0"/>
              <w:adjustRightInd w:val="0"/>
              <w:spacing w:before="100" w:after="100"/>
              <w:jc w:val="left"/>
              <w:rPr>
                <w:rFonts w:ascii="Arial" w:eastAsiaTheme="minorHAnsi" w:hAnsi="Arial" w:cs="Arial"/>
                <w:sz w:val="20"/>
                <w:szCs w:val="20"/>
              </w:rPr>
            </w:pPr>
            <w:r w:rsidRPr="00041CFE">
              <w:rPr>
                <w:rFonts w:ascii="Arial" w:eastAsiaTheme="minorHAnsi" w:hAnsi="Arial" w:cs="Arial"/>
                <w:sz w:val="20"/>
                <w:szCs w:val="20"/>
              </w:rPr>
              <w:t xml:space="preserve">Продолжительность работ, на которую может быть превышена нагрузка. Указывается в процентах. </w:t>
            </w:r>
            <w:r w:rsidRPr="00041CFE">
              <w:rPr>
                <w:rFonts w:ascii="Arial" w:eastAsiaTheme="minorHAnsi" w:hAnsi="Arial" w:cs="Arial"/>
                <w:sz w:val="20"/>
                <w:szCs w:val="20"/>
              </w:rPr>
              <w:br/>
              <w:t>Перегрузка используется в планировании и учитывается при проверке доступности рабочего места</w:t>
            </w:r>
          </w:p>
        </w:tc>
        <w:tc>
          <w:tcPr>
            <w:tcW w:w="401" w:type="pct"/>
          </w:tcPr>
          <w:p w14:paraId="09C8A72B"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NUMC, 3</w:t>
            </w:r>
          </w:p>
          <w:p w14:paraId="71C1D796" w14:textId="77777777" w:rsidR="00B32306" w:rsidRPr="00041CFE" w:rsidRDefault="00B32306" w:rsidP="00B32306">
            <w:pPr>
              <w:jc w:val="left"/>
              <w:rPr>
                <w:rFonts w:ascii="Arial" w:hAnsi="Arial" w:cs="Arial"/>
                <w:sz w:val="20"/>
                <w:szCs w:val="20"/>
              </w:rPr>
            </w:pPr>
            <w:r w:rsidRPr="00041CFE">
              <w:rPr>
                <w:rFonts w:ascii="Arial" w:hAnsi="Arial" w:cs="Arial"/>
                <w:sz w:val="20"/>
                <w:szCs w:val="20"/>
              </w:rPr>
              <w:t>Строка с числовыми значениями</w:t>
            </w:r>
          </w:p>
        </w:tc>
        <w:tc>
          <w:tcPr>
            <w:tcW w:w="446" w:type="pct"/>
          </w:tcPr>
          <w:p w14:paraId="347893D3" w14:textId="77777777" w:rsidR="00B32306" w:rsidRPr="00041CFE" w:rsidRDefault="00B32306" w:rsidP="00B32306">
            <w:pPr>
              <w:rPr>
                <w:rFonts w:ascii="Arial" w:hAnsi="Arial" w:cs="Arial"/>
                <w:color w:val="000000"/>
                <w:sz w:val="20"/>
                <w:szCs w:val="20"/>
                <w:lang w:val="en-US"/>
              </w:rPr>
            </w:pPr>
            <w:r w:rsidRPr="00041CFE">
              <w:rPr>
                <w:rFonts w:ascii="Arial" w:hAnsi="Arial" w:cs="Arial"/>
                <w:color w:val="000000"/>
                <w:sz w:val="20"/>
                <w:szCs w:val="20"/>
                <w:lang w:val="en-US"/>
              </w:rPr>
              <w:t>KAKO-</w:t>
            </w:r>
          </w:p>
          <w:p w14:paraId="10CBC2B9" w14:textId="77777777" w:rsidR="00B32306" w:rsidRPr="00041CFE" w:rsidRDefault="00B32306" w:rsidP="00B32306">
            <w:pPr>
              <w:rPr>
                <w:rFonts w:ascii="Arial" w:hAnsi="Arial" w:cs="Arial"/>
                <w:color w:val="000000"/>
                <w:sz w:val="20"/>
                <w:szCs w:val="20"/>
              </w:rPr>
            </w:pPr>
            <w:r w:rsidRPr="00041CFE">
              <w:rPr>
                <w:rFonts w:ascii="Arial" w:hAnsi="Arial" w:cs="Arial"/>
                <w:color w:val="000000"/>
                <w:sz w:val="20"/>
                <w:szCs w:val="20"/>
              </w:rPr>
              <w:t>UEBERLAST</w:t>
            </w:r>
          </w:p>
        </w:tc>
        <w:tc>
          <w:tcPr>
            <w:tcW w:w="561" w:type="pct"/>
          </w:tcPr>
          <w:p w14:paraId="73F9E81B" w14:textId="61600732" w:rsidR="00B32306" w:rsidRPr="00041CFE" w:rsidRDefault="00B32306" w:rsidP="00B32306">
            <w:pPr>
              <w:jc w:val="center"/>
              <w:rPr>
                <w:rFonts w:ascii="Arial" w:hAnsi="Arial" w:cs="Arial"/>
                <w:sz w:val="20"/>
                <w:szCs w:val="20"/>
              </w:rPr>
            </w:pPr>
            <w:r w:rsidRPr="00041CFE">
              <w:rPr>
                <w:rFonts w:ascii="Arial" w:hAnsi="Arial" w:cs="Arial"/>
                <w:sz w:val="20"/>
                <w:szCs w:val="20"/>
              </w:rPr>
              <w:t>-</w:t>
            </w:r>
          </w:p>
        </w:tc>
        <w:tc>
          <w:tcPr>
            <w:tcW w:w="551" w:type="pct"/>
          </w:tcPr>
          <w:p w14:paraId="554A36CA" w14:textId="60477507" w:rsidR="00B32306" w:rsidRPr="00041CFE" w:rsidRDefault="00B32306" w:rsidP="00B32306">
            <w:pPr>
              <w:jc w:val="center"/>
              <w:rPr>
                <w:rFonts w:ascii="Arial" w:hAnsi="Arial" w:cs="Arial"/>
                <w:sz w:val="20"/>
                <w:szCs w:val="20"/>
              </w:rPr>
            </w:pPr>
            <w:r w:rsidRPr="00041CFE">
              <w:rPr>
                <w:rFonts w:ascii="Arial" w:hAnsi="Arial" w:cs="Arial"/>
                <w:sz w:val="20"/>
                <w:szCs w:val="20"/>
              </w:rPr>
              <w:t>-</w:t>
            </w:r>
          </w:p>
        </w:tc>
        <w:tc>
          <w:tcPr>
            <w:tcW w:w="355" w:type="pct"/>
          </w:tcPr>
          <w:p w14:paraId="1B24BB47" w14:textId="606542BD" w:rsidR="00B32306" w:rsidRPr="00041CFE" w:rsidRDefault="00B32306" w:rsidP="00B32306">
            <w:pPr>
              <w:jc w:val="center"/>
              <w:rPr>
                <w:rFonts w:ascii="Arial" w:hAnsi="Arial" w:cs="Arial"/>
                <w:sz w:val="20"/>
              </w:rPr>
            </w:pPr>
            <w:r w:rsidRPr="00041CFE">
              <w:rPr>
                <w:rFonts w:ascii="Arial" w:hAnsi="Arial" w:cs="Arial"/>
                <w:sz w:val="20"/>
              </w:rPr>
              <w:t>-</w:t>
            </w:r>
          </w:p>
        </w:tc>
        <w:tc>
          <w:tcPr>
            <w:tcW w:w="420" w:type="pct"/>
          </w:tcPr>
          <w:p w14:paraId="6B3148BD" w14:textId="27BE45BF" w:rsidR="00B32306" w:rsidRPr="00041CFE" w:rsidRDefault="00B32306" w:rsidP="00B32306">
            <w:pPr>
              <w:jc w:val="center"/>
              <w:rPr>
                <w:rFonts w:ascii="Arial" w:hAnsi="Arial" w:cs="Arial"/>
                <w:sz w:val="20"/>
              </w:rPr>
            </w:pPr>
            <w:r w:rsidRPr="00041CFE">
              <w:rPr>
                <w:rFonts w:ascii="Arial" w:hAnsi="Arial" w:cs="Arial"/>
                <w:sz w:val="20"/>
              </w:rPr>
              <w:t>-</w:t>
            </w:r>
          </w:p>
        </w:tc>
        <w:tc>
          <w:tcPr>
            <w:tcW w:w="318" w:type="pct"/>
          </w:tcPr>
          <w:p w14:paraId="5CC07278" w14:textId="77777777" w:rsidR="00B32306" w:rsidRPr="00041CFE" w:rsidRDefault="00B32306" w:rsidP="00B32306">
            <w:pPr>
              <w:jc w:val="center"/>
              <w:rPr>
                <w:rFonts w:ascii="Arial" w:hAnsi="Arial" w:cs="Arial"/>
                <w:sz w:val="20"/>
                <w:lang w:val="en-US"/>
              </w:rPr>
            </w:pPr>
            <w:r w:rsidRPr="00041CFE">
              <w:rPr>
                <w:rFonts w:ascii="Arial" w:hAnsi="Arial" w:cs="Arial"/>
                <w:sz w:val="20"/>
                <w:lang w:val="en-US"/>
              </w:rPr>
              <w:t>SAP</w:t>
            </w:r>
          </w:p>
        </w:tc>
      </w:tr>
      <w:tr w:rsidR="00B32306" w:rsidRPr="0086487D" w14:paraId="7671E875" w14:textId="77777777" w:rsidTr="00D7375F">
        <w:trPr>
          <w:cantSplit/>
          <w:jc w:val="center"/>
        </w:trPr>
        <w:tc>
          <w:tcPr>
            <w:tcW w:w="167" w:type="pct"/>
          </w:tcPr>
          <w:p w14:paraId="7AEE1A29" w14:textId="32095B7E" w:rsidR="00B32306" w:rsidRPr="00696F74" w:rsidRDefault="00B32306" w:rsidP="00B32306">
            <w:pPr>
              <w:rPr>
                <w:rFonts w:ascii="Arial" w:hAnsi="Arial" w:cs="Arial"/>
                <w:sz w:val="20"/>
                <w:szCs w:val="20"/>
              </w:rPr>
            </w:pPr>
            <w:r w:rsidRPr="00696F74">
              <w:rPr>
                <w:rFonts w:ascii="Arial" w:hAnsi="Arial" w:cs="Arial"/>
                <w:sz w:val="20"/>
                <w:szCs w:val="20"/>
              </w:rPr>
              <w:t>24.</w:t>
            </w:r>
          </w:p>
        </w:tc>
        <w:tc>
          <w:tcPr>
            <w:tcW w:w="385" w:type="pct"/>
          </w:tcPr>
          <w:p w14:paraId="1B6E9334" w14:textId="0AEFD7FA" w:rsidR="00B32306" w:rsidRPr="00041CFE" w:rsidRDefault="00B32306" w:rsidP="00B32306">
            <w:pPr>
              <w:jc w:val="left"/>
              <w:rPr>
                <w:rFonts w:ascii="Arial" w:hAnsi="Arial" w:cs="Arial"/>
                <w:sz w:val="20"/>
                <w:szCs w:val="20"/>
                <w:rPrChange w:id="14172" w:author="Александр" w:date="2020-04-13T09:06:00Z">
                  <w:rPr>
                    <w:rFonts w:ascii="Arial" w:hAnsi="Arial" w:cs="Arial"/>
                    <w:sz w:val="20"/>
                    <w:szCs w:val="20"/>
                    <w:highlight w:val="yellow"/>
                  </w:rPr>
                </w:rPrChange>
              </w:rPr>
            </w:pPr>
            <w:r w:rsidRPr="00041CFE">
              <w:rPr>
                <w:rFonts w:ascii="Arial" w:hAnsi="Arial" w:cs="Arial"/>
                <w:sz w:val="20"/>
                <w:szCs w:val="20"/>
                <w:rPrChange w:id="14173" w:author="Александр" w:date="2020-04-13T09:06:00Z">
                  <w:rPr>
                    <w:rFonts w:ascii="Arial" w:hAnsi="Arial" w:cs="Arial"/>
                    <w:sz w:val="20"/>
                    <w:szCs w:val="20"/>
                    <w:highlight w:val="yellow"/>
                  </w:rPr>
                </w:rPrChange>
              </w:rPr>
              <w:t>Калькуляция</w:t>
            </w:r>
          </w:p>
        </w:tc>
        <w:tc>
          <w:tcPr>
            <w:tcW w:w="509" w:type="pct"/>
          </w:tcPr>
          <w:p w14:paraId="7C11F28D" w14:textId="628A4F97" w:rsidR="00B32306" w:rsidRPr="00041CFE" w:rsidRDefault="00B32306" w:rsidP="00B32306">
            <w:pPr>
              <w:jc w:val="left"/>
              <w:rPr>
                <w:rFonts w:ascii="Arial" w:hAnsi="Arial" w:cs="Arial"/>
                <w:sz w:val="20"/>
                <w:szCs w:val="20"/>
                <w:rPrChange w:id="14174" w:author="Александр" w:date="2020-04-13T09:06:00Z">
                  <w:rPr>
                    <w:rFonts w:ascii="Arial" w:hAnsi="Arial" w:cs="Arial"/>
                    <w:sz w:val="20"/>
                    <w:szCs w:val="20"/>
                    <w:highlight w:val="yellow"/>
                  </w:rPr>
                </w:rPrChange>
              </w:rPr>
            </w:pPr>
            <w:r w:rsidRPr="00041CFE">
              <w:rPr>
                <w:rFonts w:ascii="Arial" w:hAnsi="Arial" w:cs="Arial"/>
                <w:sz w:val="20"/>
                <w:szCs w:val="20"/>
                <w:rPrChange w:id="14175" w:author="Александр" w:date="2020-04-13T09:06:00Z">
                  <w:rPr>
                    <w:rFonts w:ascii="Arial" w:hAnsi="Arial" w:cs="Arial"/>
                    <w:sz w:val="20"/>
                    <w:szCs w:val="20"/>
                    <w:highlight w:val="yellow"/>
                  </w:rPr>
                </w:rPrChange>
              </w:rPr>
              <w:t>Начальная дата</w:t>
            </w:r>
          </w:p>
        </w:tc>
        <w:tc>
          <w:tcPr>
            <w:tcW w:w="887" w:type="pct"/>
          </w:tcPr>
          <w:p w14:paraId="5793020F" w14:textId="3C6AD6C2" w:rsidR="00B32306" w:rsidRPr="00041CFE" w:rsidRDefault="00B32306" w:rsidP="00B32306">
            <w:pPr>
              <w:autoSpaceDE w:val="0"/>
              <w:autoSpaceDN w:val="0"/>
              <w:adjustRightInd w:val="0"/>
              <w:spacing w:before="100" w:after="100"/>
              <w:jc w:val="left"/>
              <w:rPr>
                <w:rFonts w:ascii="Arial" w:eastAsiaTheme="minorHAnsi" w:hAnsi="Arial" w:cs="Arial"/>
                <w:sz w:val="20"/>
                <w:szCs w:val="20"/>
                <w:rPrChange w:id="14176" w:author="Александр" w:date="2020-04-13T09:06:00Z">
                  <w:rPr>
                    <w:rFonts w:ascii="Arial" w:eastAsiaTheme="minorHAnsi" w:hAnsi="Arial" w:cs="Arial"/>
                    <w:sz w:val="20"/>
                    <w:szCs w:val="20"/>
                    <w:highlight w:val="yellow"/>
                  </w:rPr>
                </w:rPrChange>
              </w:rPr>
            </w:pPr>
            <w:r w:rsidRPr="00041CFE">
              <w:rPr>
                <w:rFonts w:ascii="Arial" w:eastAsiaTheme="minorHAnsi" w:hAnsi="Arial" w:cs="Arial"/>
                <w:sz w:val="20"/>
                <w:szCs w:val="20"/>
                <w:rPrChange w:id="14177" w:author="Александр" w:date="2020-04-13T09:06:00Z">
                  <w:rPr>
                    <w:rFonts w:ascii="Arial" w:eastAsiaTheme="minorHAnsi" w:hAnsi="Arial" w:cs="Arial"/>
                    <w:sz w:val="20"/>
                    <w:szCs w:val="20"/>
                    <w:highlight w:val="yellow"/>
                  </w:rPr>
                </w:rPrChange>
              </w:rPr>
              <w:t xml:space="preserve">Дата, начиная с </w:t>
            </w:r>
            <w:proofErr w:type="spellStart"/>
            <w:r w:rsidRPr="00041CFE">
              <w:rPr>
                <w:rFonts w:ascii="Arial" w:eastAsiaTheme="minorHAnsi" w:hAnsi="Arial" w:cs="Arial"/>
                <w:sz w:val="20"/>
                <w:szCs w:val="20"/>
                <w:rPrChange w:id="14178" w:author="Александр" w:date="2020-04-13T09:06:00Z">
                  <w:rPr>
                    <w:rFonts w:ascii="Arial" w:eastAsiaTheme="minorHAnsi" w:hAnsi="Arial" w:cs="Arial"/>
                    <w:sz w:val="20"/>
                    <w:szCs w:val="20"/>
                    <w:highlight w:val="yellow"/>
                  </w:rPr>
                </w:rPrChange>
              </w:rPr>
              <w:t>котрой</w:t>
            </w:r>
            <w:proofErr w:type="spellEnd"/>
            <w:r w:rsidRPr="00041CFE">
              <w:rPr>
                <w:rFonts w:ascii="Arial" w:eastAsiaTheme="minorHAnsi" w:hAnsi="Arial" w:cs="Arial"/>
                <w:sz w:val="20"/>
                <w:szCs w:val="20"/>
                <w:rPrChange w:id="14179" w:author="Александр" w:date="2020-04-13T09:06:00Z">
                  <w:rPr>
                    <w:rFonts w:ascii="Arial" w:eastAsiaTheme="minorHAnsi" w:hAnsi="Arial" w:cs="Arial"/>
                    <w:sz w:val="20"/>
                    <w:szCs w:val="20"/>
                    <w:highlight w:val="yellow"/>
                  </w:rPr>
                </w:rPrChange>
              </w:rPr>
              <w:t xml:space="preserve"> действуют параметры калькуляции, заданные на экране</w:t>
            </w:r>
          </w:p>
        </w:tc>
        <w:tc>
          <w:tcPr>
            <w:tcW w:w="401" w:type="pct"/>
          </w:tcPr>
          <w:p w14:paraId="3DC2D696" w14:textId="17F9D4AC" w:rsidR="00B32306" w:rsidRPr="00041CFE" w:rsidRDefault="00B32306" w:rsidP="00B32306">
            <w:pPr>
              <w:jc w:val="left"/>
              <w:rPr>
                <w:rFonts w:ascii="Arial" w:hAnsi="Arial" w:cs="Arial"/>
                <w:sz w:val="20"/>
                <w:szCs w:val="20"/>
                <w:lang w:val="en-US"/>
                <w:rPrChange w:id="14180"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181" w:author="Александр" w:date="2020-04-13T09:06:00Z">
                  <w:rPr>
                    <w:rFonts w:ascii="Arial" w:hAnsi="Arial" w:cs="Arial"/>
                    <w:sz w:val="20"/>
                    <w:szCs w:val="20"/>
                    <w:highlight w:val="yellow"/>
                    <w:lang w:val="en-US"/>
                  </w:rPr>
                </w:rPrChange>
              </w:rPr>
              <w:t>DATS, 8</w:t>
            </w:r>
          </w:p>
        </w:tc>
        <w:tc>
          <w:tcPr>
            <w:tcW w:w="446" w:type="pct"/>
          </w:tcPr>
          <w:p w14:paraId="76AF09DC" w14:textId="23DCCB5F" w:rsidR="00B32306" w:rsidRPr="00041CFE" w:rsidRDefault="00B32306" w:rsidP="00B32306">
            <w:pPr>
              <w:rPr>
                <w:rFonts w:ascii="Arial" w:hAnsi="Arial" w:cs="Arial"/>
                <w:color w:val="000000"/>
                <w:sz w:val="20"/>
                <w:szCs w:val="20"/>
                <w:lang w:val="en-US"/>
                <w:rPrChange w:id="14182" w:author="Александр" w:date="2020-04-13T09:06:00Z">
                  <w:rPr>
                    <w:rFonts w:ascii="Arial" w:hAnsi="Arial" w:cs="Arial"/>
                    <w:color w:val="000000"/>
                    <w:sz w:val="20"/>
                    <w:szCs w:val="20"/>
                    <w:highlight w:val="yellow"/>
                    <w:lang w:val="en-US"/>
                  </w:rPr>
                </w:rPrChange>
              </w:rPr>
            </w:pPr>
            <w:r w:rsidRPr="00041CFE">
              <w:rPr>
                <w:rFonts w:ascii="Arial" w:hAnsi="Arial" w:cs="Arial"/>
                <w:color w:val="000000"/>
                <w:sz w:val="20"/>
                <w:szCs w:val="20"/>
                <w:lang w:val="en-US"/>
                <w:rPrChange w:id="14183" w:author="Александр" w:date="2020-04-13T09:06:00Z">
                  <w:rPr>
                    <w:rFonts w:ascii="Arial" w:hAnsi="Arial" w:cs="Arial"/>
                    <w:color w:val="000000"/>
                    <w:sz w:val="20"/>
                    <w:szCs w:val="20"/>
                    <w:highlight w:val="yellow"/>
                    <w:lang w:val="en-US"/>
                  </w:rPr>
                </w:rPrChange>
              </w:rPr>
              <w:t>CRHD-BEGDA</w:t>
            </w:r>
          </w:p>
        </w:tc>
        <w:tc>
          <w:tcPr>
            <w:tcW w:w="561" w:type="pct"/>
          </w:tcPr>
          <w:p w14:paraId="341A472A" w14:textId="6872D247" w:rsidR="00B32306" w:rsidRPr="00041CFE" w:rsidRDefault="00B32306" w:rsidP="00B32306">
            <w:pPr>
              <w:jc w:val="center"/>
              <w:rPr>
                <w:rFonts w:ascii="Arial" w:hAnsi="Arial" w:cs="Arial"/>
                <w:sz w:val="20"/>
                <w:szCs w:val="20"/>
                <w:rPrChange w:id="14184" w:author="Александр" w:date="2020-04-13T09:06:00Z">
                  <w:rPr>
                    <w:rFonts w:ascii="Arial" w:hAnsi="Arial" w:cs="Arial"/>
                    <w:sz w:val="20"/>
                    <w:szCs w:val="20"/>
                    <w:highlight w:val="yellow"/>
                  </w:rPr>
                </w:rPrChange>
              </w:rPr>
            </w:pPr>
            <w:r w:rsidRPr="00041CFE">
              <w:rPr>
                <w:rFonts w:ascii="Arial" w:hAnsi="Arial" w:cs="Arial"/>
                <w:sz w:val="20"/>
                <w:szCs w:val="20"/>
                <w:rPrChange w:id="14185" w:author="Александр" w:date="2020-04-13T09:06:00Z">
                  <w:rPr>
                    <w:rFonts w:ascii="Arial" w:hAnsi="Arial" w:cs="Arial"/>
                    <w:sz w:val="20"/>
                    <w:szCs w:val="20"/>
                    <w:highlight w:val="yellow"/>
                  </w:rPr>
                </w:rPrChange>
              </w:rPr>
              <w:t>Х</w:t>
            </w:r>
          </w:p>
        </w:tc>
        <w:tc>
          <w:tcPr>
            <w:tcW w:w="551" w:type="pct"/>
          </w:tcPr>
          <w:p w14:paraId="6F28F50A" w14:textId="2DB01451" w:rsidR="00B32306" w:rsidRPr="00041CFE" w:rsidRDefault="00B32306" w:rsidP="00B32306">
            <w:pPr>
              <w:jc w:val="center"/>
              <w:rPr>
                <w:rFonts w:ascii="Arial" w:hAnsi="Arial" w:cs="Arial"/>
                <w:sz w:val="20"/>
                <w:szCs w:val="20"/>
                <w:rPrChange w:id="14186" w:author="Александр" w:date="2020-04-13T09:06:00Z">
                  <w:rPr>
                    <w:rFonts w:ascii="Arial" w:hAnsi="Arial" w:cs="Arial"/>
                    <w:sz w:val="20"/>
                    <w:szCs w:val="20"/>
                    <w:highlight w:val="yellow"/>
                  </w:rPr>
                </w:rPrChange>
              </w:rPr>
            </w:pPr>
            <w:proofErr w:type="spellStart"/>
            <w:r w:rsidRPr="00041CFE">
              <w:rPr>
                <w:rFonts w:ascii="Arial" w:hAnsi="Arial" w:cs="Arial"/>
                <w:sz w:val="20"/>
                <w:szCs w:val="20"/>
                <w:lang w:val="en-US"/>
                <w:rPrChange w:id="14187" w:author="Александр" w:date="2020-04-13T09:06:00Z">
                  <w:rPr>
                    <w:rFonts w:ascii="Arial" w:hAnsi="Arial" w:cs="Arial"/>
                    <w:sz w:val="20"/>
                    <w:szCs w:val="20"/>
                    <w:highlight w:val="yellow"/>
                    <w:lang w:val="en-US"/>
                  </w:rPr>
                </w:rPrChange>
              </w:rPr>
              <w:t>Для</w:t>
            </w:r>
            <w:proofErr w:type="spellEnd"/>
            <w:r w:rsidRPr="00041CFE">
              <w:rPr>
                <w:rFonts w:ascii="Arial" w:hAnsi="Arial" w:cs="Arial"/>
                <w:sz w:val="20"/>
                <w:szCs w:val="20"/>
                <w:lang w:val="en-US"/>
                <w:rPrChange w:id="14188"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189" w:author="Александр" w:date="2020-04-13T09:06:00Z">
                  <w:rPr>
                    <w:rFonts w:ascii="Arial" w:hAnsi="Arial" w:cs="Arial"/>
                    <w:sz w:val="20"/>
                    <w:szCs w:val="20"/>
                    <w:highlight w:val="yellow"/>
                    <w:lang w:val="en-US"/>
                  </w:rPr>
                </w:rPrChange>
              </w:rPr>
              <w:t>всех</w:t>
            </w:r>
            <w:proofErr w:type="spellEnd"/>
            <w:r w:rsidRPr="00041CFE">
              <w:rPr>
                <w:rFonts w:ascii="Arial" w:hAnsi="Arial" w:cs="Arial"/>
                <w:sz w:val="20"/>
                <w:szCs w:val="20"/>
                <w:lang w:val="en-US"/>
                <w:rPrChange w:id="14190"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191" w:author="Александр" w:date="2020-04-13T09:06:00Z">
                  <w:rPr>
                    <w:rFonts w:ascii="Arial" w:hAnsi="Arial" w:cs="Arial"/>
                    <w:sz w:val="20"/>
                    <w:szCs w:val="20"/>
                    <w:highlight w:val="yellow"/>
                    <w:lang w:val="en-US"/>
                  </w:rPr>
                </w:rPrChange>
              </w:rPr>
              <w:t>объектов</w:t>
            </w:r>
            <w:proofErr w:type="spellEnd"/>
          </w:p>
        </w:tc>
        <w:tc>
          <w:tcPr>
            <w:tcW w:w="355" w:type="pct"/>
          </w:tcPr>
          <w:p w14:paraId="114D7839" w14:textId="3F0E5707" w:rsidR="00B32306" w:rsidRPr="00041CFE" w:rsidRDefault="00B32306" w:rsidP="00B32306">
            <w:pPr>
              <w:jc w:val="center"/>
              <w:rPr>
                <w:rFonts w:ascii="Arial" w:hAnsi="Arial" w:cs="Arial"/>
                <w:sz w:val="20"/>
                <w:rPrChange w:id="14192" w:author="Александр" w:date="2020-04-13T09:06:00Z">
                  <w:rPr>
                    <w:rFonts w:ascii="Arial" w:hAnsi="Arial" w:cs="Arial"/>
                    <w:sz w:val="20"/>
                    <w:highlight w:val="yellow"/>
                  </w:rPr>
                </w:rPrChange>
              </w:rPr>
            </w:pPr>
            <w:r w:rsidRPr="00041CFE">
              <w:rPr>
                <w:rFonts w:ascii="Arial" w:hAnsi="Arial" w:cs="Arial"/>
                <w:sz w:val="20"/>
                <w:rPrChange w:id="14193" w:author="Александр" w:date="2020-04-13T09:06:00Z">
                  <w:rPr>
                    <w:rFonts w:ascii="Arial" w:hAnsi="Arial" w:cs="Arial"/>
                    <w:sz w:val="20"/>
                    <w:highlight w:val="yellow"/>
                  </w:rPr>
                </w:rPrChange>
              </w:rPr>
              <w:t>-</w:t>
            </w:r>
          </w:p>
        </w:tc>
        <w:tc>
          <w:tcPr>
            <w:tcW w:w="420" w:type="pct"/>
          </w:tcPr>
          <w:p w14:paraId="6409D249" w14:textId="242D7C4A" w:rsidR="00B32306" w:rsidRPr="00041CFE" w:rsidRDefault="00B32306" w:rsidP="00B32306">
            <w:pPr>
              <w:jc w:val="center"/>
              <w:rPr>
                <w:rFonts w:ascii="Arial" w:hAnsi="Arial" w:cs="Arial"/>
                <w:sz w:val="20"/>
                <w:rPrChange w:id="14194" w:author="Александр" w:date="2020-04-13T09:06:00Z">
                  <w:rPr>
                    <w:rFonts w:ascii="Arial" w:hAnsi="Arial" w:cs="Arial"/>
                    <w:sz w:val="20"/>
                    <w:highlight w:val="yellow"/>
                  </w:rPr>
                </w:rPrChange>
              </w:rPr>
            </w:pPr>
            <w:r w:rsidRPr="00041CFE">
              <w:rPr>
                <w:rFonts w:ascii="Arial" w:hAnsi="Arial" w:cs="Arial"/>
                <w:sz w:val="20"/>
                <w:rPrChange w:id="14195" w:author="Александр" w:date="2020-04-13T09:06:00Z">
                  <w:rPr>
                    <w:rFonts w:ascii="Arial" w:hAnsi="Arial" w:cs="Arial"/>
                    <w:sz w:val="20"/>
                    <w:highlight w:val="yellow"/>
                  </w:rPr>
                </w:rPrChange>
              </w:rPr>
              <w:t>-</w:t>
            </w:r>
          </w:p>
        </w:tc>
        <w:tc>
          <w:tcPr>
            <w:tcW w:w="318" w:type="pct"/>
          </w:tcPr>
          <w:p w14:paraId="67D52178" w14:textId="0005E712" w:rsidR="00B32306" w:rsidRPr="00041CFE" w:rsidRDefault="00B32306" w:rsidP="00B32306">
            <w:pPr>
              <w:jc w:val="center"/>
              <w:rPr>
                <w:rFonts w:ascii="Arial" w:hAnsi="Arial" w:cs="Arial"/>
                <w:sz w:val="20"/>
                <w:lang w:val="en-US"/>
                <w:rPrChange w:id="14196" w:author="Александр" w:date="2020-04-13T09:06:00Z">
                  <w:rPr>
                    <w:rFonts w:ascii="Arial" w:hAnsi="Arial" w:cs="Arial"/>
                    <w:sz w:val="20"/>
                    <w:highlight w:val="yellow"/>
                    <w:lang w:val="en-US"/>
                  </w:rPr>
                </w:rPrChange>
              </w:rPr>
            </w:pPr>
            <w:r w:rsidRPr="00041CFE">
              <w:rPr>
                <w:rFonts w:ascii="Arial" w:hAnsi="Arial" w:cs="Arial"/>
                <w:sz w:val="20"/>
                <w:lang w:val="en-US"/>
                <w:rPrChange w:id="14197" w:author="Александр" w:date="2020-04-13T09:06:00Z">
                  <w:rPr>
                    <w:rFonts w:ascii="Arial" w:hAnsi="Arial" w:cs="Arial"/>
                    <w:sz w:val="20"/>
                    <w:highlight w:val="yellow"/>
                    <w:lang w:val="en-US"/>
                  </w:rPr>
                </w:rPrChange>
              </w:rPr>
              <w:t>SAP</w:t>
            </w:r>
          </w:p>
        </w:tc>
      </w:tr>
      <w:tr w:rsidR="00B32306" w:rsidRPr="0086487D" w14:paraId="50D690A0" w14:textId="77777777" w:rsidTr="00D7375F">
        <w:trPr>
          <w:cantSplit/>
          <w:jc w:val="center"/>
        </w:trPr>
        <w:tc>
          <w:tcPr>
            <w:tcW w:w="167" w:type="pct"/>
          </w:tcPr>
          <w:p w14:paraId="25EF7357" w14:textId="2C07BF73" w:rsidR="00B32306" w:rsidRPr="00696F74" w:rsidRDefault="00B32306" w:rsidP="00B32306">
            <w:pPr>
              <w:rPr>
                <w:rFonts w:ascii="Arial" w:hAnsi="Arial" w:cs="Arial"/>
                <w:sz w:val="20"/>
                <w:szCs w:val="20"/>
              </w:rPr>
            </w:pPr>
            <w:r w:rsidRPr="00696F74">
              <w:rPr>
                <w:rFonts w:ascii="Arial" w:hAnsi="Arial" w:cs="Arial"/>
                <w:sz w:val="20"/>
                <w:szCs w:val="20"/>
              </w:rPr>
              <w:t>25.</w:t>
            </w:r>
          </w:p>
        </w:tc>
        <w:tc>
          <w:tcPr>
            <w:tcW w:w="385" w:type="pct"/>
          </w:tcPr>
          <w:p w14:paraId="6E28A63F" w14:textId="0B3F8D17" w:rsidR="00B32306" w:rsidRPr="00696F74" w:rsidRDefault="00B32306" w:rsidP="00B32306">
            <w:pPr>
              <w:jc w:val="left"/>
              <w:rPr>
                <w:rFonts w:ascii="Arial" w:hAnsi="Arial" w:cs="Arial"/>
                <w:sz w:val="20"/>
                <w:szCs w:val="20"/>
              </w:rPr>
            </w:pPr>
            <w:r w:rsidRPr="00041CFE">
              <w:rPr>
                <w:rFonts w:ascii="Arial" w:hAnsi="Arial" w:cs="Arial"/>
                <w:sz w:val="20"/>
                <w:szCs w:val="20"/>
                <w:rPrChange w:id="14198" w:author="Александр" w:date="2020-04-13T09:06:00Z">
                  <w:rPr>
                    <w:rFonts w:ascii="Arial" w:hAnsi="Arial" w:cs="Arial"/>
                    <w:sz w:val="20"/>
                    <w:szCs w:val="20"/>
                    <w:highlight w:val="yellow"/>
                  </w:rPr>
                </w:rPrChange>
              </w:rPr>
              <w:t>Калькуляция</w:t>
            </w:r>
          </w:p>
        </w:tc>
        <w:tc>
          <w:tcPr>
            <w:tcW w:w="509" w:type="pct"/>
          </w:tcPr>
          <w:p w14:paraId="287EB054" w14:textId="5FCC8E4C" w:rsidR="00B32306" w:rsidRPr="00696F74" w:rsidRDefault="00B32306" w:rsidP="00B32306">
            <w:pPr>
              <w:jc w:val="left"/>
              <w:rPr>
                <w:rFonts w:ascii="Arial" w:hAnsi="Arial" w:cs="Arial"/>
                <w:sz w:val="20"/>
                <w:szCs w:val="20"/>
              </w:rPr>
            </w:pPr>
            <w:r w:rsidRPr="00041CFE">
              <w:rPr>
                <w:rFonts w:ascii="Arial" w:hAnsi="Arial" w:cs="Arial"/>
                <w:sz w:val="20"/>
                <w:szCs w:val="20"/>
                <w:rPrChange w:id="14199" w:author="Александр" w:date="2020-04-13T09:06:00Z">
                  <w:rPr>
                    <w:rFonts w:ascii="Arial" w:hAnsi="Arial" w:cs="Arial"/>
                    <w:sz w:val="20"/>
                    <w:szCs w:val="20"/>
                    <w:highlight w:val="yellow"/>
                  </w:rPr>
                </w:rPrChange>
              </w:rPr>
              <w:t>Конечная дата</w:t>
            </w:r>
          </w:p>
        </w:tc>
        <w:tc>
          <w:tcPr>
            <w:tcW w:w="887" w:type="pct"/>
          </w:tcPr>
          <w:p w14:paraId="1F3F60A8" w14:textId="2599585A" w:rsidR="00B32306" w:rsidRPr="00696F74" w:rsidRDefault="00B32306" w:rsidP="00B32306">
            <w:pPr>
              <w:autoSpaceDE w:val="0"/>
              <w:autoSpaceDN w:val="0"/>
              <w:adjustRightInd w:val="0"/>
              <w:spacing w:before="100" w:after="100"/>
              <w:jc w:val="left"/>
              <w:rPr>
                <w:rFonts w:ascii="Arial" w:eastAsiaTheme="minorHAnsi" w:hAnsi="Arial" w:cs="Arial"/>
                <w:sz w:val="20"/>
                <w:szCs w:val="20"/>
              </w:rPr>
            </w:pPr>
            <w:r w:rsidRPr="00041CFE">
              <w:rPr>
                <w:rFonts w:ascii="Arial" w:eastAsiaTheme="minorHAnsi" w:hAnsi="Arial" w:cs="Arial"/>
                <w:sz w:val="20"/>
                <w:szCs w:val="20"/>
                <w:rPrChange w:id="14200" w:author="Александр" w:date="2020-04-13T09:06:00Z">
                  <w:rPr>
                    <w:rFonts w:ascii="Arial" w:eastAsiaTheme="minorHAnsi" w:hAnsi="Arial" w:cs="Arial"/>
                    <w:sz w:val="20"/>
                    <w:szCs w:val="20"/>
                    <w:highlight w:val="yellow"/>
                  </w:rPr>
                </w:rPrChange>
              </w:rPr>
              <w:t>Дата, по окончании которой заканчивают действие параметры калькуляции, заданные на экране</w:t>
            </w:r>
          </w:p>
        </w:tc>
        <w:tc>
          <w:tcPr>
            <w:tcW w:w="401" w:type="pct"/>
          </w:tcPr>
          <w:p w14:paraId="5D6BD436" w14:textId="74A54636" w:rsidR="00B32306" w:rsidRPr="00696F74" w:rsidRDefault="00B32306" w:rsidP="00B32306">
            <w:pPr>
              <w:jc w:val="left"/>
              <w:rPr>
                <w:rFonts w:ascii="Arial" w:hAnsi="Arial" w:cs="Arial"/>
                <w:sz w:val="20"/>
                <w:szCs w:val="20"/>
              </w:rPr>
            </w:pPr>
            <w:r w:rsidRPr="00041CFE">
              <w:rPr>
                <w:rFonts w:ascii="Arial" w:hAnsi="Arial" w:cs="Arial"/>
                <w:sz w:val="20"/>
                <w:szCs w:val="20"/>
                <w:lang w:val="en-US"/>
                <w:rPrChange w:id="14201" w:author="Александр" w:date="2020-04-13T09:06:00Z">
                  <w:rPr>
                    <w:rFonts w:ascii="Arial" w:hAnsi="Arial" w:cs="Arial"/>
                    <w:sz w:val="20"/>
                    <w:szCs w:val="20"/>
                    <w:highlight w:val="yellow"/>
                    <w:lang w:val="en-US"/>
                  </w:rPr>
                </w:rPrChange>
              </w:rPr>
              <w:t>DATS, 8</w:t>
            </w:r>
          </w:p>
        </w:tc>
        <w:tc>
          <w:tcPr>
            <w:tcW w:w="446" w:type="pct"/>
          </w:tcPr>
          <w:p w14:paraId="0CB90AE4" w14:textId="5638348F" w:rsidR="00B32306" w:rsidRPr="00696F74" w:rsidRDefault="00B32306" w:rsidP="00B32306">
            <w:pPr>
              <w:rPr>
                <w:rFonts w:ascii="Arial" w:hAnsi="Arial" w:cs="Arial"/>
                <w:color w:val="000000"/>
                <w:sz w:val="20"/>
                <w:szCs w:val="20"/>
              </w:rPr>
            </w:pPr>
            <w:r w:rsidRPr="00041CFE">
              <w:rPr>
                <w:rFonts w:ascii="Arial" w:hAnsi="Arial" w:cs="Arial"/>
                <w:color w:val="000000"/>
                <w:sz w:val="20"/>
                <w:szCs w:val="20"/>
                <w:lang w:val="en-US"/>
                <w:rPrChange w:id="14202" w:author="Александр" w:date="2020-04-13T09:06:00Z">
                  <w:rPr>
                    <w:rFonts w:ascii="Arial" w:hAnsi="Arial" w:cs="Arial"/>
                    <w:color w:val="000000"/>
                    <w:sz w:val="20"/>
                    <w:szCs w:val="20"/>
                    <w:highlight w:val="yellow"/>
                    <w:lang w:val="en-US"/>
                  </w:rPr>
                </w:rPrChange>
              </w:rPr>
              <w:t>CRHD-ENDDA</w:t>
            </w:r>
          </w:p>
        </w:tc>
        <w:tc>
          <w:tcPr>
            <w:tcW w:w="561" w:type="pct"/>
          </w:tcPr>
          <w:p w14:paraId="31E37631" w14:textId="638FCAA0" w:rsidR="00B32306" w:rsidRPr="00696F74" w:rsidRDefault="00B32306" w:rsidP="00B32306">
            <w:pPr>
              <w:jc w:val="center"/>
              <w:rPr>
                <w:rFonts w:ascii="Arial" w:hAnsi="Arial" w:cs="Arial"/>
                <w:sz w:val="20"/>
                <w:szCs w:val="20"/>
              </w:rPr>
            </w:pPr>
            <w:r w:rsidRPr="00041CFE">
              <w:rPr>
                <w:rFonts w:ascii="Arial" w:hAnsi="Arial" w:cs="Arial"/>
                <w:sz w:val="20"/>
                <w:szCs w:val="20"/>
                <w:rPrChange w:id="14203" w:author="Александр" w:date="2020-04-13T09:06:00Z">
                  <w:rPr>
                    <w:rFonts w:ascii="Arial" w:hAnsi="Arial" w:cs="Arial"/>
                    <w:sz w:val="20"/>
                    <w:szCs w:val="20"/>
                    <w:highlight w:val="yellow"/>
                  </w:rPr>
                </w:rPrChange>
              </w:rPr>
              <w:t>Х</w:t>
            </w:r>
          </w:p>
        </w:tc>
        <w:tc>
          <w:tcPr>
            <w:tcW w:w="551" w:type="pct"/>
          </w:tcPr>
          <w:p w14:paraId="7E39F377" w14:textId="1E5D50DE" w:rsidR="00B32306" w:rsidRPr="00696F74" w:rsidRDefault="00B32306" w:rsidP="00B32306">
            <w:pPr>
              <w:jc w:val="center"/>
              <w:rPr>
                <w:rFonts w:ascii="Arial" w:hAnsi="Arial" w:cs="Arial"/>
                <w:sz w:val="20"/>
                <w:szCs w:val="20"/>
              </w:rPr>
            </w:pPr>
            <w:proofErr w:type="spellStart"/>
            <w:r w:rsidRPr="00041CFE">
              <w:rPr>
                <w:rFonts w:ascii="Arial" w:hAnsi="Arial" w:cs="Arial"/>
                <w:sz w:val="20"/>
                <w:szCs w:val="20"/>
                <w:lang w:val="en-US"/>
                <w:rPrChange w:id="14204" w:author="Александр" w:date="2020-04-13T09:06:00Z">
                  <w:rPr>
                    <w:rFonts w:ascii="Arial" w:hAnsi="Arial" w:cs="Arial"/>
                    <w:sz w:val="20"/>
                    <w:szCs w:val="20"/>
                    <w:highlight w:val="yellow"/>
                    <w:lang w:val="en-US"/>
                  </w:rPr>
                </w:rPrChange>
              </w:rPr>
              <w:t>Для</w:t>
            </w:r>
            <w:proofErr w:type="spellEnd"/>
            <w:r w:rsidRPr="00041CFE">
              <w:rPr>
                <w:rFonts w:ascii="Arial" w:hAnsi="Arial" w:cs="Arial"/>
                <w:sz w:val="20"/>
                <w:szCs w:val="20"/>
                <w:lang w:val="en-US"/>
                <w:rPrChange w:id="14205"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06" w:author="Александр" w:date="2020-04-13T09:06:00Z">
                  <w:rPr>
                    <w:rFonts w:ascii="Arial" w:hAnsi="Arial" w:cs="Arial"/>
                    <w:sz w:val="20"/>
                    <w:szCs w:val="20"/>
                    <w:highlight w:val="yellow"/>
                    <w:lang w:val="en-US"/>
                  </w:rPr>
                </w:rPrChange>
              </w:rPr>
              <w:t>всех</w:t>
            </w:r>
            <w:proofErr w:type="spellEnd"/>
            <w:r w:rsidRPr="00041CFE">
              <w:rPr>
                <w:rFonts w:ascii="Arial" w:hAnsi="Arial" w:cs="Arial"/>
                <w:sz w:val="20"/>
                <w:szCs w:val="20"/>
                <w:lang w:val="en-US"/>
                <w:rPrChange w:id="14207"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08" w:author="Александр" w:date="2020-04-13T09:06:00Z">
                  <w:rPr>
                    <w:rFonts w:ascii="Arial" w:hAnsi="Arial" w:cs="Arial"/>
                    <w:sz w:val="20"/>
                    <w:szCs w:val="20"/>
                    <w:highlight w:val="yellow"/>
                    <w:lang w:val="en-US"/>
                  </w:rPr>
                </w:rPrChange>
              </w:rPr>
              <w:t>объектов</w:t>
            </w:r>
            <w:proofErr w:type="spellEnd"/>
          </w:p>
        </w:tc>
        <w:tc>
          <w:tcPr>
            <w:tcW w:w="355" w:type="pct"/>
          </w:tcPr>
          <w:p w14:paraId="103E08E1" w14:textId="7CF407F9" w:rsidR="00B32306" w:rsidRPr="00696F74" w:rsidRDefault="00B32306" w:rsidP="00B32306">
            <w:pPr>
              <w:jc w:val="center"/>
              <w:rPr>
                <w:rFonts w:ascii="Arial" w:hAnsi="Arial" w:cs="Arial"/>
                <w:sz w:val="20"/>
              </w:rPr>
            </w:pPr>
            <w:r w:rsidRPr="00041CFE">
              <w:rPr>
                <w:rFonts w:ascii="Arial" w:hAnsi="Arial" w:cs="Arial"/>
                <w:sz w:val="20"/>
                <w:rPrChange w:id="14209" w:author="Александр" w:date="2020-04-13T09:06:00Z">
                  <w:rPr>
                    <w:rFonts w:ascii="Arial" w:hAnsi="Arial" w:cs="Arial"/>
                    <w:sz w:val="20"/>
                    <w:highlight w:val="yellow"/>
                  </w:rPr>
                </w:rPrChange>
              </w:rPr>
              <w:t>-</w:t>
            </w:r>
          </w:p>
        </w:tc>
        <w:tc>
          <w:tcPr>
            <w:tcW w:w="420" w:type="pct"/>
          </w:tcPr>
          <w:p w14:paraId="36E761E7" w14:textId="38E2C58E" w:rsidR="00B32306" w:rsidRPr="00696F74" w:rsidRDefault="00B32306" w:rsidP="00B32306">
            <w:pPr>
              <w:jc w:val="center"/>
              <w:rPr>
                <w:rFonts w:ascii="Arial" w:hAnsi="Arial" w:cs="Arial"/>
                <w:sz w:val="20"/>
              </w:rPr>
            </w:pPr>
            <w:r w:rsidRPr="00041CFE">
              <w:rPr>
                <w:rFonts w:ascii="Arial" w:hAnsi="Arial" w:cs="Arial"/>
                <w:sz w:val="20"/>
                <w:rPrChange w:id="14210" w:author="Александр" w:date="2020-04-13T09:06:00Z">
                  <w:rPr>
                    <w:rFonts w:ascii="Arial" w:hAnsi="Arial" w:cs="Arial"/>
                    <w:sz w:val="20"/>
                    <w:highlight w:val="yellow"/>
                  </w:rPr>
                </w:rPrChange>
              </w:rPr>
              <w:t>-</w:t>
            </w:r>
          </w:p>
        </w:tc>
        <w:tc>
          <w:tcPr>
            <w:tcW w:w="318" w:type="pct"/>
          </w:tcPr>
          <w:p w14:paraId="65A39D4D" w14:textId="6EC1BA37" w:rsidR="00B32306" w:rsidRPr="00696F74" w:rsidRDefault="00B32306" w:rsidP="00B32306">
            <w:pPr>
              <w:jc w:val="center"/>
              <w:rPr>
                <w:rFonts w:ascii="Arial" w:hAnsi="Arial" w:cs="Arial"/>
                <w:sz w:val="20"/>
              </w:rPr>
            </w:pPr>
            <w:r w:rsidRPr="00041CFE">
              <w:rPr>
                <w:rFonts w:ascii="Arial" w:hAnsi="Arial" w:cs="Arial"/>
                <w:sz w:val="20"/>
                <w:lang w:val="en-US"/>
                <w:rPrChange w:id="14211" w:author="Александр" w:date="2020-04-13T09:06:00Z">
                  <w:rPr>
                    <w:rFonts w:ascii="Arial" w:hAnsi="Arial" w:cs="Arial"/>
                    <w:sz w:val="20"/>
                    <w:highlight w:val="yellow"/>
                    <w:lang w:val="en-US"/>
                  </w:rPr>
                </w:rPrChange>
              </w:rPr>
              <w:t>SAP</w:t>
            </w:r>
          </w:p>
        </w:tc>
      </w:tr>
      <w:tr w:rsidR="00B32306" w:rsidRPr="0086487D" w14:paraId="6305E5AE" w14:textId="77777777" w:rsidTr="00D7375F">
        <w:trPr>
          <w:cantSplit/>
          <w:jc w:val="center"/>
        </w:trPr>
        <w:tc>
          <w:tcPr>
            <w:tcW w:w="167" w:type="pct"/>
          </w:tcPr>
          <w:p w14:paraId="63D278CF" w14:textId="40486DFA" w:rsidR="00B32306" w:rsidRPr="00696F74" w:rsidRDefault="00B32306" w:rsidP="00B32306">
            <w:pPr>
              <w:rPr>
                <w:rFonts w:ascii="Arial" w:hAnsi="Arial" w:cs="Arial"/>
                <w:sz w:val="20"/>
                <w:szCs w:val="20"/>
              </w:rPr>
            </w:pPr>
            <w:r w:rsidRPr="00696F74">
              <w:rPr>
                <w:rFonts w:ascii="Arial" w:hAnsi="Arial" w:cs="Arial"/>
                <w:sz w:val="20"/>
                <w:szCs w:val="20"/>
              </w:rPr>
              <w:t>26.</w:t>
            </w:r>
          </w:p>
        </w:tc>
        <w:tc>
          <w:tcPr>
            <w:tcW w:w="385" w:type="pct"/>
          </w:tcPr>
          <w:p w14:paraId="1C7181FB" w14:textId="16F5B40A" w:rsidR="00B32306" w:rsidRPr="00041CFE" w:rsidRDefault="00B32306" w:rsidP="00B32306">
            <w:pPr>
              <w:jc w:val="left"/>
              <w:rPr>
                <w:rFonts w:ascii="Arial" w:hAnsi="Arial" w:cs="Arial"/>
                <w:sz w:val="20"/>
                <w:szCs w:val="20"/>
                <w:rPrChange w:id="14212" w:author="Александр" w:date="2020-04-13T09:06:00Z">
                  <w:rPr>
                    <w:rFonts w:ascii="Arial" w:hAnsi="Arial" w:cs="Arial"/>
                    <w:sz w:val="20"/>
                    <w:szCs w:val="20"/>
                    <w:highlight w:val="yellow"/>
                  </w:rPr>
                </w:rPrChange>
              </w:rPr>
            </w:pPr>
            <w:r w:rsidRPr="00041CFE">
              <w:rPr>
                <w:rFonts w:ascii="Arial" w:hAnsi="Arial" w:cs="Arial"/>
                <w:sz w:val="20"/>
                <w:szCs w:val="20"/>
                <w:rPrChange w:id="14213" w:author="Александр" w:date="2020-04-13T09:06:00Z">
                  <w:rPr>
                    <w:rFonts w:ascii="Arial" w:hAnsi="Arial" w:cs="Arial"/>
                    <w:sz w:val="20"/>
                    <w:szCs w:val="20"/>
                    <w:highlight w:val="yellow"/>
                  </w:rPr>
                </w:rPrChange>
              </w:rPr>
              <w:t>Калькуляция</w:t>
            </w:r>
          </w:p>
        </w:tc>
        <w:tc>
          <w:tcPr>
            <w:tcW w:w="509" w:type="pct"/>
          </w:tcPr>
          <w:p w14:paraId="4994396C" w14:textId="43748086" w:rsidR="00B32306" w:rsidRPr="00696F74" w:rsidRDefault="00B32306" w:rsidP="00B32306">
            <w:pPr>
              <w:jc w:val="left"/>
              <w:rPr>
                <w:rFonts w:ascii="Arial" w:hAnsi="Arial" w:cs="Arial"/>
                <w:sz w:val="20"/>
                <w:szCs w:val="20"/>
              </w:rPr>
            </w:pPr>
            <w:proofErr w:type="spellStart"/>
            <w:r w:rsidRPr="00041CFE">
              <w:rPr>
                <w:rFonts w:ascii="Arial" w:hAnsi="Arial" w:cs="Arial"/>
                <w:sz w:val="20"/>
                <w:szCs w:val="20"/>
                <w:rPrChange w:id="14214" w:author="Александр" w:date="2020-04-13T09:06:00Z">
                  <w:rPr>
                    <w:rFonts w:ascii="Arial" w:hAnsi="Arial" w:cs="Arial"/>
                    <w:sz w:val="20"/>
                    <w:szCs w:val="20"/>
                    <w:highlight w:val="yellow"/>
                  </w:rPr>
                </w:rPrChange>
              </w:rPr>
              <w:t>Контрллинговая</w:t>
            </w:r>
            <w:proofErr w:type="spellEnd"/>
            <w:r w:rsidRPr="00041CFE">
              <w:rPr>
                <w:rFonts w:ascii="Arial" w:hAnsi="Arial" w:cs="Arial"/>
                <w:sz w:val="20"/>
                <w:szCs w:val="20"/>
                <w:rPrChange w:id="14215" w:author="Александр" w:date="2020-04-13T09:06:00Z">
                  <w:rPr>
                    <w:rFonts w:ascii="Arial" w:hAnsi="Arial" w:cs="Arial"/>
                    <w:sz w:val="20"/>
                    <w:szCs w:val="20"/>
                    <w:highlight w:val="yellow"/>
                  </w:rPr>
                </w:rPrChange>
              </w:rPr>
              <w:t xml:space="preserve"> единица</w:t>
            </w:r>
          </w:p>
        </w:tc>
        <w:tc>
          <w:tcPr>
            <w:tcW w:w="887" w:type="pct"/>
          </w:tcPr>
          <w:p w14:paraId="566BC9C3" w14:textId="549CDC61" w:rsidR="00B32306" w:rsidRPr="00041CFE" w:rsidRDefault="00B32306" w:rsidP="00B32306">
            <w:pPr>
              <w:autoSpaceDE w:val="0"/>
              <w:autoSpaceDN w:val="0"/>
              <w:adjustRightInd w:val="0"/>
              <w:spacing w:before="100" w:after="100"/>
              <w:jc w:val="left"/>
              <w:rPr>
                <w:rFonts w:ascii="Arial" w:eastAsiaTheme="minorHAnsi" w:hAnsi="Arial" w:cs="Arial"/>
                <w:sz w:val="20"/>
                <w:szCs w:val="20"/>
                <w:rPrChange w:id="14216" w:author="Александр" w:date="2020-04-13T09:06:00Z">
                  <w:rPr>
                    <w:rFonts w:ascii="Arial" w:eastAsiaTheme="minorHAnsi" w:hAnsi="Arial" w:cs="Arial"/>
                    <w:sz w:val="20"/>
                    <w:szCs w:val="20"/>
                    <w:highlight w:val="yellow"/>
                  </w:rPr>
                </w:rPrChange>
              </w:rPr>
            </w:pPr>
            <w:proofErr w:type="spellStart"/>
            <w:r w:rsidRPr="00041CFE">
              <w:rPr>
                <w:rFonts w:ascii="Arial" w:eastAsiaTheme="minorHAnsi" w:hAnsi="Arial" w:cs="Arial"/>
                <w:sz w:val="20"/>
                <w:szCs w:val="20"/>
                <w:rPrChange w:id="14217" w:author="Александр" w:date="2020-04-13T09:06:00Z">
                  <w:rPr>
                    <w:rFonts w:ascii="Arial" w:eastAsiaTheme="minorHAnsi" w:hAnsi="Arial" w:cs="Arial"/>
                    <w:sz w:val="20"/>
                    <w:szCs w:val="20"/>
                    <w:highlight w:val="yellow"/>
                  </w:rPr>
                </w:rPrChange>
              </w:rPr>
              <w:t>Контроллинговая</w:t>
            </w:r>
            <w:proofErr w:type="spellEnd"/>
            <w:r w:rsidRPr="00041CFE">
              <w:rPr>
                <w:rFonts w:ascii="Arial" w:eastAsiaTheme="minorHAnsi" w:hAnsi="Arial" w:cs="Arial"/>
                <w:sz w:val="20"/>
                <w:szCs w:val="20"/>
                <w:rPrChange w:id="14218" w:author="Александр" w:date="2020-04-13T09:06:00Z">
                  <w:rPr>
                    <w:rFonts w:ascii="Arial" w:eastAsiaTheme="minorHAnsi" w:hAnsi="Arial" w:cs="Arial"/>
                    <w:sz w:val="20"/>
                    <w:szCs w:val="20"/>
                    <w:highlight w:val="yellow"/>
                  </w:rPr>
                </w:rPrChange>
              </w:rPr>
              <w:t xml:space="preserve"> единица</w:t>
            </w:r>
          </w:p>
        </w:tc>
        <w:tc>
          <w:tcPr>
            <w:tcW w:w="401" w:type="pct"/>
          </w:tcPr>
          <w:p w14:paraId="00281C67" w14:textId="6A6B5458" w:rsidR="00B32306" w:rsidRPr="00041CFE" w:rsidRDefault="00B32306" w:rsidP="00B32306">
            <w:pPr>
              <w:jc w:val="left"/>
              <w:rPr>
                <w:rFonts w:ascii="Arial" w:hAnsi="Arial" w:cs="Arial"/>
                <w:sz w:val="20"/>
                <w:szCs w:val="20"/>
                <w:lang w:val="en-US"/>
                <w:rPrChange w:id="14219"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220" w:author="Александр" w:date="2020-04-13T09:06:00Z">
                  <w:rPr>
                    <w:rFonts w:ascii="Arial" w:hAnsi="Arial" w:cs="Arial"/>
                    <w:sz w:val="20"/>
                    <w:szCs w:val="20"/>
                    <w:highlight w:val="yellow"/>
                    <w:lang w:val="en-US"/>
                  </w:rPr>
                </w:rPrChange>
              </w:rPr>
              <w:t xml:space="preserve">CHAR, 4 </w:t>
            </w:r>
          </w:p>
        </w:tc>
        <w:tc>
          <w:tcPr>
            <w:tcW w:w="446" w:type="pct"/>
          </w:tcPr>
          <w:p w14:paraId="1DD657BD" w14:textId="4AE0B19C" w:rsidR="00B32306" w:rsidRPr="00041CFE" w:rsidRDefault="00B32306" w:rsidP="00B32306">
            <w:pPr>
              <w:rPr>
                <w:rFonts w:ascii="Arial" w:hAnsi="Arial" w:cs="Arial"/>
                <w:color w:val="000000"/>
                <w:sz w:val="20"/>
                <w:szCs w:val="20"/>
                <w:lang w:val="en-US"/>
                <w:rPrChange w:id="14221" w:author="Александр" w:date="2020-04-13T09:06:00Z">
                  <w:rPr>
                    <w:rFonts w:ascii="Arial" w:hAnsi="Arial" w:cs="Arial"/>
                    <w:color w:val="000000"/>
                    <w:sz w:val="20"/>
                    <w:szCs w:val="20"/>
                    <w:highlight w:val="yellow"/>
                    <w:lang w:val="en-US"/>
                  </w:rPr>
                </w:rPrChange>
              </w:rPr>
            </w:pPr>
            <w:r w:rsidRPr="00041CFE">
              <w:rPr>
                <w:rFonts w:ascii="Arial" w:hAnsi="Arial" w:cs="Arial"/>
                <w:color w:val="000000"/>
                <w:sz w:val="20"/>
                <w:szCs w:val="20"/>
                <w:lang w:val="en-US"/>
                <w:rPrChange w:id="14222" w:author="Александр" w:date="2020-04-13T09:06:00Z">
                  <w:rPr>
                    <w:rFonts w:ascii="Arial" w:hAnsi="Arial" w:cs="Arial"/>
                    <w:color w:val="000000"/>
                    <w:sz w:val="20"/>
                    <w:szCs w:val="20"/>
                    <w:highlight w:val="yellow"/>
                    <w:lang w:val="en-US"/>
                  </w:rPr>
                </w:rPrChange>
              </w:rPr>
              <w:t>CRCO-KOKRS</w:t>
            </w:r>
          </w:p>
        </w:tc>
        <w:tc>
          <w:tcPr>
            <w:tcW w:w="561" w:type="pct"/>
          </w:tcPr>
          <w:p w14:paraId="42F0A99B" w14:textId="13230818" w:rsidR="00B32306" w:rsidRPr="00041CFE" w:rsidRDefault="00B32306" w:rsidP="00B32306">
            <w:pPr>
              <w:jc w:val="center"/>
              <w:rPr>
                <w:rFonts w:ascii="Arial" w:hAnsi="Arial" w:cs="Arial"/>
                <w:sz w:val="20"/>
                <w:szCs w:val="20"/>
                <w:rPrChange w:id="14223" w:author="Александр" w:date="2020-04-13T09:06:00Z">
                  <w:rPr>
                    <w:rFonts w:ascii="Arial" w:hAnsi="Arial" w:cs="Arial"/>
                    <w:sz w:val="20"/>
                    <w:szCs w:val="20"/>
                    <w:highlight w:val="yellow"/>
                  </w:rPr>
                </w:rPrChange>
              </w:rPr>
            </w:pPr>
            <w:r w:rsidRPr="00041CFE">
              <w:rPr>
                <w:rFonts w:ascii="Arial" w:hAnsi="Arial" w:cs="Arial"/>
                <w:sz w:val="20"/>
                <w:szCs w:val="20"/>
                <w:rPrChange w:id="14224" w:author="Александр" w:date="2020-04-13T09:06:00Z">
                  <w:rPr>
                    <w:rFonts w:ascii="Arial" w:hAnsi="Arial" w:cs="Arial"/>
                    <w:sz w:val="20"/>
                    <w:szCs w:val="20"/>
                    <w:highlight w:val="yellow"/>
                  </w:rPr>
                </w:rPrChange>
              </w:rPr>
              <w:t>Х</w:t>
            </w:r>
          </w:p>
        </w:tc>
        <w:tc>
          <w:tcPr>
            <w:tcW w:w="551" w:type="pct"/>
          </w:tcPr>
          <w:p w14:paraId="25A76D29" w14:textId="379169C0" w:rsidR="00B32306" w:rsidRPr="00041CFE" w:rsidRDefault="00B32306" w:rsidP="00B32306">
            <w:pPr>
              <w:jc w:val="center"/>
              <w:rPr>
                <w:rFonts w:ascii="Arial" w:hAnsi="Arial" w:cs="Arial"/>
                <w:sz w:val="20"/>
                <w:szCs w:val="20"/>
                <w:lang w:val="en-US"/>
                <w:rPrChange w:id="14225" w:author="Александр" w:date="2020-04-13T09:06:00Z">
                  <w:rPr>
                    <w:rFonts w:ascii="Arial" w:hAnsi="Arial" w:cs="Arial"/>
                    <w:sz w:val="20"/>
                    <w:szCs w:val="20"/>
                    <w:highlight w:val="yellow"/>
                    <w:lang w:val="en-US"/>
                  </w:rPr>
                </w:rPrChange>
              </w:rPr>
            </w:pPr>
            <w:proofErr w:type="spellStart"/>
            <w:r w:rsidRPr="00041CFE">
              <w:rPr>
                <w:rFonts w:ascii="Arial" w:hAnsi="Arial" w:cs="Arial"/>
                <w:sz w:val="20"/>
                <w:szCs w:val="20"/>
                <w:lang w:val="en-US"/>
                <w:rPrChange w:id="14226" w:author="Александр" w:date="2020-04-13T09:06:00Z">
                  <w:rPr>
                    <w:rFonts w:ascii="Arial" w:hAnsi="Arial" w:cs="Arial"/>
                    <w:sz w:val="20"/>
                    <w:szCs w:val="20"/>
                    <w:highlight w:val="yellow"/>
                    <w:lang w:val="en-US"/>
                  </w:rPr>
                </w:rPrChange>
              </w:rPr>
              <w:t>Для</w:t>
            </w:r>
            <w:proofErr w:type="spellEnd"/>
            <w:r w:rsidRPr="00041CFE">
              <w:rPr>
                <w:rFonts w:ascii="Arial" w:hAnsi="Arial" w:cs="Arial"/>
                <w:sz w:val="20"/>
                <w:szCs w:val="20"/>
                <w:lang w:val="en-US"/>
                <w:rPrChange w:id="14227"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28" w:author="Александр" w:date="2020-04-13T09:06:00Z">
                  <w:rPr>
                    <w:rFonts w:ascii="Arial" w:hAnsi="Arial" w:cs="Arial"/>
                    <w:sz w:val="20"/>
                    <w:szCs w:val="20"/>
                    <w:highlight w:val="yellow"/>
                    <w:lang w:val="en-US"/>
                  </w:rPr>
                </w:rPrChange>
              </w:rPr>
              <w:t>всех</w:t>
            </w:r>
            <w:proofErr w:type="spellEnd"/>
            <w:r w:rsidRPr="00041CFE">
              <w:rPr>
                <w:rFonts w:ascii="Arial" w:hAnsi="Arial" w:cs="Arial"/>
                <w:sz w:val="20"/>
                <w:szCs w:val="20"/>
                <w:lang w:val="en-US"/>
                <w:rPrChange w:id="14229"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30" w:author="Александр" w:date="2020-04-13T09:06:00Z">
                  <w:rPr>
                    <w:rFonts w:ascii="Arial" w:hAnsi="Arial" w:cs="Arial"/>
                    <w:sz w:val="20"/>
                    <w:szCs w:val="20"/>
                    <w:highlight w:val="yellow"/>
                    <w:lang w:val="en-US"/>
                  </w:rPr>
                </w:rPrChange>
              </w:rPr>
              <w:t>объектов</w:t>
            </w:r>
            <w:proofErr w:type="spellEnd"/>
          </w:p>
        </w:tc>
        <w:tc>
          <w:tcPr>
            <w:tcW w:w="355" w:type="pct"/>
          </w:tcPr>
          <w:p w14:paraId="23138D2C" w14:textId="774DC064" w:rsidR="00B32306" w:rsidRPr="00041CFE" w:rsidRDefault="00B32306" w:rsidP="00B32306">
            <w:pPr>
              <w:jc w:val="center"/>
              <w:rPr>
                <w:rFonts w:ascii="Arial" w:hAnsi="Arial" w:cs="Arial"/>
                <w:sz w:val="20"/>
                <w:rPrChange w:id="14231" w:author="Александр" w:date="2020-04-13T09:06:00Z">
                  <w:rPr>
                    <w:rFonts w:ascii="Arial" w:hAnsi="Arial" w:cs="Arial"/>
                    <w:sz w:val="20"/>
                    <w:highlight w:val="yellow"/>
                  </w:rPr>
                </w:rPrChange>
              </w:rPr>
            </w:pPr>
            <w:r w:rsidRPr="00041CFE">
              <w:rPr>
                <w:rFonts w:ascii="Arial" w:hAnsi="Arial" w:cs="Arial"/>
                <w:sz w:val="20"/>
                <w:rPrChange w:id="14232" w:author="Александр" w:date="2020-04-13T09:06:00Z">
                  <w:rPr>
                    <w:rFonts w:ascii="Arial" w:hAnsi="Arial" w:cs="Arial"/>
                    <w:sz w:val="20"/>
                    <w:highlight w:val="yellow"/>
                  </w:rPr>
                </w:rPrChange>
              </w:rPr>
              <w:t>-</w:t>
            </w:r>
          </w:p>
        </w:tc>
        <w:tc>
          <w:tcPr>
            <w:tcW w:w="420" w:type="pct"/>
          </w:tcPr>
          <w:p w14:paraId="401B8B34" w14:textId="442F49C1" w:rsidR="00B32306" w:rsidRPr="00041CFE" w:rsidRDefault="00B32306" w:rsidP="00B32306">
            <w:pPr>
              <w:jc w:val="center"/>
              <w:rPr>
                <w:rFonts w:ascii="Arial" w:hAnsi="Arial" w:cs="Arial"/>
                <w:sz w:val="20"/>
                <w:rPrChange w:id="14233" w:author="Александр" w:date="2020-04-13T09:06:00Z">
                  <w:rPr>
                    <w:rFonts w:ascii="Arial" w:hAnsi="Arial" w:cs="Arial"/>
                    <w:sz w:val="20"/>
                    <w:highlight w:val="yellow"/>
                  </w:rPr>
                </w:rPrChange>
              </w:rPr>
            </w:pPr>
            <w:r w:rsidRPr="00041CFE">
              <w:rPr>
                <w:rFonts w:ascii="Arial" w:hAnsi="Arial" w:cs="Arial"/>
                <w:sz w:val="20"/>
                <w:rPrChange w:id="14234" w:author="Александр" w:date="2020-04-13T09:06:00Z">
                  <w:rPr>
                    <w:rFonts w:ascii="Arial" w:hAnsi="Arial" w:cs="Arial"/>
                    <w:sz w:val="20"/>
                    <w:highlight w:val="yellow"/>
                  </w:rPr>
                </w:rPrChange>
              </w:rPr>
              <w:t>Выбор из справочника</w:t>
            </w:r>
          </w:p>
        </w:tc>
        <w:tc>
          <w:tcPr>
            <w:tcW w:w="318" w:type="pct"/>
          </w:tcPr>
          <w:p w14:paraId="7BB828E5" w14:textId="61A1DD58" w:rsidR="00B32306" w:rsidRPr="00041CFE" w:rsidRDefault="00B32306" w:rsidP="00B32306">
            <w:pPr>
              <w:jc w:val="center"/>
              <w:rPr>
                <w:rFonts w:ascii="Arial" w:hAnsi="Arial" w:cs="Arial"/>
                <w:sz w:val="20"/>
                <w:lang w:val="en-US"/>
                <w:rPrChange w:id="14235" w:author="Александр" w:date="2020-04-13T09:06:00Z">
                  <w:rPr>
                    <w:rFonts w:ascii="Arial" w:hAnsi="Arial" w:cs="Arial"/>
                    <w:sz w:val="20"/>
                    <w:highlight w:val="yellow"/>
                    <w:lang w:val="en-US"/>
                  </w:rPr>
                </w:rPrChange>
              </w:rPr>
            </w:pPr>
            <w:r w:rsidRPr="00041CFE">
              <w:rPr>
                <w:rFonts w:ascii="Arial" w:hAnsi="Arial" w:cs="Arial"/>
                <w:sz w:val="20"/>
                <w:lang w:val="en-US"/>
                <w:rPrChange w:id="14236" w:author="Александр" w:date="2020-04-13T09:06:00Z">
                  <w:rPr>
                    <w:rFonts w:ascii="Arial" w:hAnsi="Arial" w:cs="Arial"/>
                    <w:sz w:val="20"/>
                    <w:highlight w:val="yellow"/>
                    <w:lang w:val="en-US"/>
                  </w:rPr>
                </w:rPrChange>
              </w:rPr>
              <w:t>SAP</w:t>
            </w:r>
          </w:p>
        </w:tc>
      </w:tr>
      <w:tr w:rsidR="00B32306" w:rsidRPr="0086487D" w14:paraId="64E8C8E5" w14:textId="77777777" w:rsidTr="00D7375F">
        <w:trPr>
          <w:cantSplit/>
          <w:jc w:val="center"/>
        </w:trPr>
        <w:tc>
          <w:tcPr>
            <w:tcW w:w="167" w:type="pct"/>
          </w:tcPr>
          <w:p w14:paraId="4C4D566E" w14:textId="35AFE96F" w:rsidR="00B32306" w:rsidRPr="00696F74" w:rsidRDefault="00B32306" w:rsidP="00B32306">
            <w:pPr>
              <w:rPr>
                <w:rFonts w:ascii="Arial" w:hAnsi="Arial" w:cs="Arial"/>
                <w:sz w:val="20"/>
                <w:szCs w:val="20"/>
              </w:rPr>
            </w:pPr>
            <w:r w:rsidRPr="00696F74">
              <w:rPr>
                <w:rFonts w:ascii="Arial" w:hAnsi="Arial" w:cs="Arial"/>
                <w:sz w:val="20"/>
                <w:szCs w:val="20"/>
              </w:rPr>
              <w:t>27.</w:t>
            </w:r>
          </w:p>
        </w:tc>
        <w:tc>
          <w:tcPr>
            <w:tcW w:w="385" w:type="pct"/>
          </w:tcPr>
          <w:p w14:paraId="4DF99FB7" w14:textId="73A8665E" w:rsidR="00B32306" w:rsidRPr="00041CFE" w:rsidRDefault="00B32306" w:rsidP="00B32306">
            <w:pPr>
              <w:jc w:val="left"/>
              <w:rPr>
                <w:rFonts w:ascii="Arial" w:hAnsi="Arial" w:cs="Arial"/>
                <w:sz w:val="20"/>
                <w:szCs w:val="20"/>
                <w:rPrChange w:id="14237" w:author="Александр" w:date="2020-04-13T09:06:00Z">
                  <w:rPr>
                    <w:rFonts w:ascii="Arial" w:hAnsi="Arial" w:cs="Arial"/>
                    <w:sz w:val="20"/>
                    <w:szCs w:val="20"/>
                    <w:highlight w:val="yellow"/>
                  </w:rPr>
                </w:rPrChange>
              </w:rPr>
            </w:pPr>
            <w:r w:rsidRPr="00041CFE">
              <w:rPr>
                <w:rFonts w:ascii="Arial" w:hAnsi="Arial" w:cs="Arial"/>
                <w:sz w:val="20"/>
                <w:szCs w:val="20"/>
                <w:rPrChange w:id="14238" w:author="Александр" w:date="2020-04-13T09:06:00Z">
                  <w:rPr>
                    <w:rFonts w:ascii="Arial" w:hAnsi="Arial" w:cs="Arial"/>
                    <w:sz w:val="20"/>
                    <w:szCs w:val="20"/>
                    <w:highlight w:val="yellow"/>
                  </w:rPr>
                </w:rPrChange>
              </w:rPr>
              <w:t>Калькуляция</w:t>
            </w:r>
          </w:p>
        </w:tc>
        <w:tc>
          <w:tcPr>
            <w:tcW w:w="509" w:type="pct"/>
          </w:tcPr>
          <w:p w14:paraId="7C70FC94" w14:textId="297070C8" w:rsidR="00B32306" w:rsidRPr="00041CFE" w:rsidRDefault="00B32306" w:rsidP="00B32306">
            <w:pPr>
              <w:jc w:val="left"/>
              <w:rPr>
                <w:rFonts w:ascii="Arial" w:hAnsi="Arial" w:cs="Arial"/>
                <w:sz w:val="20"/>
                <w:szCs w:val="20"/>
                <w:rPrChange w:id="14239" w:author="Александр" w:date="2020-04-13T09:06:00Z">
                  <w:rPr>
                    <w:rFonts w:ascii="Arial" w:hAnsi="Arial" w:cs="Arial"/>
                    <w:sz w:val="20"/>
                    <w:szCs w:val="20"/>
                    <w:highlight w:val="yellow"/>
                  </w:rPr>
                </w:rPrChange>
              </w:rPr>
            </w:pPr>
            <w:r w:rsidRPr="00041CFE">
              <w:rPr>
                <w:rFonts w:ascii="Arial" w:hAnsi="Arial" w:cs="Arial"/>
                <w:sz w:val="20"/>
                <w:szCs w:val="20"/>
                <w:rPrChange w:id="14240" w:author="Александр" w:date="2020-04-13T09:06:00Z">
                  <w:rPr>
                    <w:rFonts w:ascii="Arial" w:hAnsi="Arial" w:cs="Arial"/>
                    <w:sz w:val="20"/>
                    <w:szCs w:val="20"/>
                    <w:highlight w:val="yellow"/>
                  </w:rPr>
                </w:rPrChange>
              </w:rPr>
              <w:t>МВЗ</w:t>
            </w:r>
          </w:p>
        </w:tc>
        <w:tc>
          <w:tcPr>
            <w:tcW w:w="887" w:type="pct"/>
          </w:tcPr>
          <w:p w14:paraId="1596B673" w14:textId="2B8F2F97" w:rsidR="00B32306" w:rsidRPr="00041CFE" w:rsidRDefault="00B32306" w:rsidP="00B32306">
            <w:pPr>
              <w:autoSpaceDE w:val="0"/>
              <w:autoSpaceDN w:val="0"/>
              <w:adjustRightInd w:val="0"/>
              <w:spacing w:before="100" w:after="100"/>
              <w:jc w:val="left"/>
              <w:rPr>
                <w:rFonts w:ascii="Arial" w:eastAsiaTheme="minorHAnsi" w:hAnsi="Arial" w:cs="Arial"/>
                <w:sz w:val="20"/>
                <w:szCs w:val="20"/>
                <w:rPrChange w:id="14241" w:author="Александр" w:date="2020-04-13T09:06:00Z">
                  <w:rPr>
                    <w:rFonts w:ascii="Arial" w:eastAsiaTheme="minorHAnsi" w:hAnsi="Arial" w:cs="Arial"/>
                    <w:sz w:val="20"/>
                    <w:szCs w:val="20"/>
                    <w:highlight w:val="yellow"/>
                  </w:rPr>
                </w:rPrChange>
              </w:rPr>
            </w:pPr>
            <w:r w:rsidRPr="00041CFE">
              <w:rPr>
                <w:rFonts w:ascii="Arial" w:eastAsiaTheme="minorHAnsi" w:hAnsi="Arial" w:cs="Arial"/>
                <w:sz w:val="20"/>
                <w:szCs w:val="20"/>
                <w:rPrChange w:id="14242" w:author="Александр" w:date="2020-04-13T09:06:00Z">
                  <w:rPr>
                    <w:rFonts w:ascii="Arial" w:eastAsiaTheme="minorHAnsi" w:hAnsi="Arial" w:cs="Arial"/>
                    <w:sz w:val="20"/>
                    <w:szCs w:val="20"/>
                    <w:highlight w:val="yellow"/>
                  </w:rPr>
                </w:rPrChange>
              </w:rPr>
              <w:t>Место возникновения затрат</w:t>
            </w:r>
          </w:p>
        </w:tc>
        <w:tc>
          <w:tcPr>
            <w:tcW w:w="401" w:type="pct"/>
          </w:tcPr>
          <w:p w14:paraId="51E216D8" w14:textId="4CA072DC" w:rsidR="00B32306" w:rsidRPr="00041CFE" w:rsidRDefault="00B32306" w:rsidP="00B32306">
            <w:pPr>
              <w:jc w:val="left"/>
              <w:rPr>
                <w:rFonts w:ascii="Arial" w:hAnsi="Arial" w:cs="Arial"/>
                <w:sz w:val="20"/>
                <w:szCs w:val="20"/>
                <w:lang w:val="en-US"/>
                <w:rPrChange w:id="14243"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244" w:author="Александр" w:date="2020-04-13T09:06:00Z">
                  <w:rPr>
                    <w:rFonts w:ascii="Arial" w:hAnsi="Arial" w:cs="Arial"/>
                    <w:sz w:val="20"/>
                    <w:szCs w:val="20"/>
                    <w:highlight w:val="yellow"/>
                    <w:lang w:val="en-US"/>
                  </w:rPr>
                </w:rPrChange>
              </w:rPr>
              <w:t>CHAR, 10</w:t>
            </w:r>
          </w:p>
        </w:tc>
        <w:tc>
          <w:tcPr>
            <w:tcW w:w="446" w:type="pct"/>
          </w:tcPr>
          <w:p w14:paraId="699337BB" w14:textId="3CD0133F" w:rsidR="00B32306" w:rsidRPr="00041CFE" w:rsidRDefault="00B32306" w:rsidP="00B32306">
            <w:pPr>
              <w:rPr>
                <w:rFonts w:ascii="Arial" w:hAnsi="Arial" w:cs="Arial"/>
                <w:color w:val="000000"/>
                <w:sz w:val="20"/>
                <w:szCs w:val="20"/>
                <w:lang w:val="en-US"/>
                <w:rPrChange w:id="14245" w:author="Александр" w:date="2020-04-13T09:06:00Z">
                  <w:rPr>
                    <w:rFonts w:ascii="Arial" w:hAnsi="Arial" w:cs="Arial"/>
                    <w:color w:val="000000"/>
                    <w:sz w:val="20"/>
                    <w:szCs w:val="20"/>
                    <w:highlight w:val="yellow"/>
                    <w:lang w:val="en-US"/>
                  </w:rPr>
                </w:rPrChange>
              </w:rPr>
            </w:pPr>
            <w:r w:rsidRPr="00041CFE">
              <w:rPr>
                <w:rFonts w:ascii="Arial" w:hAnsi="Arial" w:cs="Arial"/>
                <w:color w:val="000000"/>
                <w:sz w:val="20"/>
                <w:szCs w:val="20"/>
                <w:lang w:val="en-US"/>
                <w:rPrChange w:id="14246" w:author="Александр" w:date="2020-04-13T09:06:00Z">
                  <w:rPr>
                    <w:rFonts w:ascii="Arial" w:hAnsi="Arial" w:cs="Arial"/>
                    <w:color w:val="000000"/>
                    <w:sz w:val="20"/>
                    <w:szCs w:val="20"/>
                    <w:highlight w:val="yellow"/>
                    <w:lang w:val="en-US"/>
                  </w:rPr>
                </w:rPrChange>
              </w:rPr>
              <w:t>CRCO-KOSTL</w:t>
            </w:r>
          </w:p>
        </w:tc>
        <w:tc>
          <w:tcPr>
            <w:tcW w:w="561" w:type="pct"/>
          </w:tcPr>
          <w:p w14:paraId="4FCDE3EA" w14:textId="76C78B2A" w:rsidR="00B32306" w:rsidRPr="00041CFE" w:rsidRDefault="00B32306" w:rsidP="00B32306">
            <w:pPr>
              <w:jc w:val="center"/>
              <w:rPr>
                <w:rFonts w:ascii="Arial" w:hAnsi="Arial" w:cs="Arial"/>
                <w:sz w:val="20"/>
                <w:szCs w:val="20"/>
                <w:rPrChange w:id="14247" w:author="Александр" w:date="2020-04-13T09:06:00Z">
                  <w:rPr>
                    <w:rFonts w:ascii="Arial" w:hAnsi="Arial" w:cs="Arial"/>
                    <w:sz w:val="20"/>
                    <w:szCs w:val="20"/>
                    <w:highlight w:val="yellow"/>
                  </w:rPr>
                </w:rPrChange>
              </w:rPr>
            </w:pPr>
            <w:r w:rsidRPr="00041CFE">
              <w:rPr>
                <w:rFonts w:ascii="Arial" w:hAnsi="Arial" w:cs="Arial"/>
                <w:sz w:val="20"/>
                <w:szCs w:val="20"/>
                <w:rPrChange w:id="14248" w:author="Александр" w:date="2020-04-13T09:06:00Z">
                  <w:rPr>
                    <w:rFonts w:ascii="Arial" w:hAnsi="Arial" w:cs="Arial"/>
                    <w:sz w:val="20"/>
                    <w:szCs w:val="20"/>
                    <w:highlight w:val="yellow"/>
                  </w:rPr>
                </w:rPrChange>
              </w:rPr>
              <w:t>Х</w:t>
            </w:r>
          </w:p>
        </w:tc>
        <w:tc>
          <w:tcPr>
            <w:tcW w:w="551" w:type="pct"/>
          </w:tcPr>
          <w:p w14:paraId="28AD5FD3" w14:textId="6032C8F6" w:rsidR="00B32306" w:rsidRPr="00041CFE" w:rsidRDefault="00B32306" w:rsidP="00B32306">
            <w:pPr>
              <w:jc w:val="center"/>
              <w:rPr>
                <w:rFonts w:ascii="Arial" w:hAnsi="Arial" w:cs="Arial"/>
                <w:sz w:val="20"/>
                <w:szCs w:val="20"/>
                <w:lang w:val="en-US"/>
                <w:rPrChange w:id="14249" w:author="Александр" w:date="2020-04-13T09:06:00Z">
                  <w:rPr>
                    <w:rFonts w:ascii="Arial" w:hAnsi="Arial" w:cs="Arial"/>
                    <w:sz w:val="20"/>
                    <w:szCs w:val="20"/>
                    <w:highlight w:val="yellow"/>
                    <w:lang w:val="en-US"/>
                  </w:rPr>
                </w:rPrChange>
              </w:rPr>
            </w:pPr>
            <w:proofErr w:type="spellStart"/>
            <w:r w:rsidRPr="00041CFE">
              <w:rPr>
                <w:rFonts w:ascii="Arial" w:hAnsi="Arial" w:cs="Arial"/>
                <w:sz w:val="20"/>
                <w:szCs w:val="20"/>
                <w:lang w:val="en-US"/>
                <w:rPrChange w:id="14250" w:author="Александр" w:date="2020-04-13T09:06:00Z">
                  <w:rPr>
                    <w:rFonts w:ascii="Arial" w:hAnsi="Arial" w:cs="Arial"/>
                    <w:sz w:val="20"/>
                    <w:szCs w:val="20"/>
                    <w:highlight w:val="yellow"/>
                    <w:lang w:val="en-US"/>
                  </w:rPr>
                </w:rPrChange>
              </w:rPr>
              <w:t>Для</w:t>
            </w:r>
            <w:proofErr w:type="spellEnd"/>
            <w:r w:rsidRPr="00041CFE">
              <w:rPr>
                <w:rFonts w:ascii="Arial" w:hAnsi="Arial" w:cs="Arial"/>
                <w:sz w:val="20"/>
                <w:szCs w:val="20"/>
                <w:lang w:val="en-US"/>
                <w:rPrChange w:id="14251"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52" w:author="Александр" w:date="2020-04-13T09:06:00Z">
                  <w:rPr>
                    <w:rFonts w:ascii="Arial" w:hAnsi="Arial" w:cs="Arial"/>
                    <w:sz w:val="20"/>
                    <w:szCs w:val="20"/>
                    <w:highlight w:val="yellow"/>
                    <w:lang w:val="en-US"/>
                  </w:rPr>
                </w:rPrChange>
              </w:rPr>
              <w:t>всех</w:t>
            </w:r>
            <w:proofErr w:type="spellEnd"/>
            <w:r w:rsidRPr="00041CFE">
              <w:rPr>
                <w:rFonts w:ascii="Arial" w:hAnsi="Arial" w:cs="Arial"/>
                <w:sz w:val="20"/>
                <w:szCs w:val="20"/>
                <w:lang w:val="en-US"/>
                <w:rPrChange w:id="14253"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54" w:author="Александр" w:date="2020-04-13T09:06:00Z">
                  <w:rPr>
                    <w:rFonts w:ascii="Arial" w:hAnsi="Arial" w:cs="Arial"/>
                    <w:sz w:val="20"/>
                    <w:szCs w:val="20"/>
                    <w:highlight w:val="yellow"/>
                    <w:lang w:val="en-US"/>
                  </w:rPr>
                </w:rPrChange>
              </w:rPr>
              <w:t>объектов</w:t>
            </w:r>
            <w:proofErr w:type="spellEnd"/>
          </w:p>
        </w:tc>
        <w:tc>
          <w:tcPr>
            <w:tcW w:w="355" w:type="pct"/>
          </w:tcPr>
          <w:p w14:paraId="1E41F700" w14:textId="17546534" w:rsidR="00B32306" w:rsidRPr="00041CFE" w:rsidRDefault="00B32306" w:rsidP="00B32306">
            <w:pPr>
              <w:jc w:val="center"/>
              <w:rPr>
                <w:rFonts w:ascii="Arial" w:hAnsi="Arial" w:cs="Arial"/>
                <w:sz w:val="20"/>
                <w:rPrChange w:id="14255" w:author="Александр" w:date="2020-04-13T09:06:00Z">
                  <w:rPr>
                    <w:rFonts w:ascii="Arial" w:hAnsi="Arial" w:cs="Arial"/>
                    <w:sz w:val="20"/>
                    <w:highlight w:val="yellow"/>
                  </w:rPr>
                </w:rPrChange>
              </w:rPr>
            </w:pPr>
            <w:r w:rsidRPr="00041CFE">
              <w:rPr>
                <w:rFonts w:ascii="Arial" w:hAnsi="Arial" w:cs="Arial"/>
                <w:sz w:val="20"/>
                <w:rPrChange w:id="14256" w:author="Александр" w:date="2020-04-13T09:06:00Z">
                  <w:rPr>
                    <w:rFonts w:ascii="Arial" w:hAnsi="Arial" w:cs="Arial"/>
                    <w:sz w:val="20"/>
                    <w:highlight w:val="yellow"/>
                  </w:rPr>
                </w:rPrChange>
              </w:rPr>
              <w:t>-</w:t>
            </w:r>
          </w:p>
        </w:tc>
        <w:tc>
          <w:tcPr>
            <w:tcW w:w="420" w:type="pct"/>
          </w:tcPr>
          <w:p w14:paraId="63AD6A34" w14:textId="60D3A40B" w:rsidR="00B32306" w:rsidRPr="00041CFE" w:rsidRDefault="00B32306" w:rsidP="00B32306">
            <w:pPr>
              <w:jc w:val="center"/>
              <w:rPr>
                <w:rFonts w:ascii="Arial" w:hAnsi="Arial" w:cs="Arial"/>
                <w:sz w:val="20"/>
                <w:rPrChange w:id="14257" w:author="Александр" w:date="2020-04-13T09:06:00Z">
                  <w:rPr>
                    <w:rFonts w:ascii="Arial" w:hAnsi="Arial" w:cs="Arial"/>
                    <w:sz w:val="20"/>
                    <w:highlight w:val="yellow"/>
                  </w:rPr>
                </w:rPrChange>
              </w:rPr>
            </w:pPr>
            <w:r w:rsidRPr="00041CFE">
              <w:rPr>
                <w:rFonts w:ascii="Arial" w:hAnsi="Arial" w:cs="Arial"/>
                <w:sz w:val="20"/>
                <w:rPrChange w:id="14258" w:author="Александр" w:date="2020-04-13T09:06:00Z">
                  <w:rPr>
                    <w:rFonts w:ascii="Arial" w:hAnsi="Arial" w:cs="Arial"/>
                    <w:sz w:val="20"/>
                    <w:highlight w:val="yellow"/>
                  </w:rPr>
                </w:rPrChange>
              </w:rPr>
              <w:t>Выбор из справочника</w:t>
            </w:r>
          </w:p>
        </w:tc>
        <w:tc>
          <w:tcPr>
            <w:tcW w:w="318" w:type="pct"/>
          </w:tcPr>
          <w:p w14:paraId="0ED0375E" w14:textId="78E985BD" w:rsidR="00B32306" w:rsidRPr="00041CFE" w:rsidRDefault="00B32306" w:rsidP="00B32306">
            <w:pPr>
              <w:jc w:val="center"/>
              <w:rPr>
                <w:rFonts w:ascii="Arial" w:hAnsi="Arial" w:cs="Arial"/>
                <w:sz w:val="20"/>
                <w:lang w:val="en-US"/>
                <w:rPrChange w:id="14259" w:author="Александр" w:date="2020-04-13T09:06:00Z">
                  <w:rPr>
                    <w:rFonts w:ascii="Arial" w:hAnsi="Arial" w:cs="Arial"/>
                    <w:sz w:val="20"/>
                    <w:highlight w:val="yellow"/>
                    <w:lang w:val="en-US"/>
                  </w:rPr>
                </w:rPrChange>
              </w:rPr>
            </w:pPr>
            <w:r w:rsidRPr="00041CFE">
              <w:rPr>
                <w:rFonts w:ascii="Arial" w:hAnsi="Arial" w:cs="Arial"/>
                <w:sz w:val="20"/>
                <w:lang w:val="en-US"/>
                <w:rPrChange w:id="14260" w:author="Александр" w:date="2020-04-13T09:06:00Z">
                  <w:rPr>
                    <w:rFonts w:ascii="Arial" w:hAnsi="Arial" w:cs="Arial"/>
                    <w:sz w:val="20"/>
                    <w:highlight w:val="yellow"/>
                    <w:lang w:val="en-US"/>
                  </w:rPr>
                </w:rPrChange>
              </w:rPr>
              <w:t>SAP</w:t>
            </w:r>
          </w:p>
        </w:tc>
      </w:tr>
      <w:tr w:rsidR="00B32306" w:rsidRPr="0086487D" w14:paraId="16918B15" w14:textId="77777777" w:rsidTr="00D7375F">
        <w:trPr>
          <w:cantSplit/>
          <w:jc w:val="center"/>
        </w:trPr>
        <w:tc>
          <w:tcPr>
            <w:tcW w:w="167" w:type="pct"/>
          </w:tcPr>
          <w:p w14:paraId="4704712C" w14:textId="389B2A75" w:rsidR="00B32306" w:rsidRPr="00696F74" w:rsidRDefault="00B32306" w:rsidP="00B32306">
            <w:pPr>
              <w:rPr>
                <w:rFonts w:ascii="Arial" w:hAnsi="Arial" w:cs="Arial"/>
                <w:sz w:val="20"/>
                <w:szCs w:val="20"/>
              </w:rPr>
            </w:pPr>
            <w:r w:rsidRPr="00696F74">
              <w:rPr>
                <w:rFonts w:ascii="Arial" w:hAnsi="Arial" w:cs="Arial"/>
                <w:sz w:val="20"/>
                <w:szCs w:val="20"/>
              </w:rPr>
              <w:t>28.</w:t>
            </w:r>
          </w:p>
        </w:tc>
        <w:tc>
          <w:tcPr>
            <w:tcW w:w="385" w:type="pct"/>
          </w:tcPr>
          <w:p w14:paraId="10766D25" w14:textId="4B23FC06" w:rsidR="00B32306" w:rsidRPr="00041CFE" w:rsidRDefault="00B32306" w:rsidP="00B32306">
            <w:pPr>
              <w:jc w:val="left"/>
              <w:rPr>
                <w:rFonts w:ascii="Arial" w:hAnsi="Arial" w:cs="Arial"/>
                <w:sz w:val="20"/>
                <w:szCs w:val="20"/>
                <w:rPrChange w:id="14261" w:author="Александр" w:date="2020-04-13T09:06:00Z">
                  <w:rPr>
                    <w:rFonts w:ascii="Arial" w:hAnsi="Arial" w:cs="Arial"/>
                    <w:sz w:val="20"/>
                    <w:szCs w:val="20"/>
                    <w:highlight w:val="yellow"/>
                  </w:rPr>
                </w:rPrChange>
              </w:rPr>
            </w:pPr>
            <w:r w:rsidRPr="00041CFE">
              <w:rPr>
                <w:rFonts w:ascii="Arial" w:hAnsi="Arial" w:cs="Arial"/>
                <w:sz w:val="20"/>
                <w:szCs w:val="20"/>
                <w:rPrChange w:id="14262" w:author="Александр" w:date="2020-04-13T09:06:00Z">
                  <w:rPr>
                    <w:rFonts w:ascii="Arial" w:hAnsi="Arial" w:cs="Arial"/>
                    <w:sz w:val="20"/>
                    <w:szCs w:val="20"/>
                    <w:highlight w:val="yellow"/>
                  </w:rPr>
                </w:rPrChange>
              </w:rPr>
              <w:t>Калькуляция</w:t>
            </w:r>
          </w:p>
        </w:tc>
        <w:tc>
          <w:tcPr>
            <w:tcW w:w="509" w:type="pct"/>
          </w:tcPr>
          <w:p w14:paraId="2A45D4D9" w14:textId="521C6046" w:rsidR="00B32306" w:rsidRPr="00041CFE" w:rsidRDefault="00B32306" w:rsidP="00B32306">
            <w:pPr>
              <w:jc w:val="left"/>
              <w:rPr>
                <w:rFonts w:ascii="Arial" w:hAnsi="Arial" w:cs="Arial"/>
                <w:sz w:val="20"/>
                <w:szCs w:val="20"/>
                <w:rPrChange w:id="14263" w:author="Александр" w:date="2020-04-13T09:06:00Z">
                  <w:rPr>
                    <w:rFonts w:ascii="Arial" w:hAnsi="Arial" w:cs="Arial"/>
                    <w:sz w:val="20"/>
                    <w:szCs w:val="20"/>
                    <w:highlight w:val="yellow"/>
                  </w:rPr>
                </w:rPrChange>
              </w:rPr>
            </w:pPr>
            <w:r w:rsidRPr="00041CFE">
              <w:rPr>
                <w:rFonts w:ascii="Arial" w:hAnsi="Arial" w:cs="Arial"/>
                <w:sz w:val="20"/>
                <w:szCs w:val="20"/>
                <w:rPrChange w:id="14264" w:author="Александр" w:date="2020-04-13T09:06:00Z">
                  <w:rPr>
                    <w:rFonts w:ascii="Arial" w:hAnsi="Arial" w:cs="Arial"/>
                    <w:sz w:val="20"/>
                    <w:szCs w:val="20"/>
                    <w:highlight w:val="yellow"/>
                  </w:rPr>
                </w:rPrChange>
              </w:rPr>
              <w:t>Вид работ для собственной обработки</w:t>
            </w:r>
          </w:p>
        </w:tc>
        <w:tc>
          <w:tcPr>
            <w:tcW w:w="887" w:type="pct"/>
          </w:tcPr>
          <w:p w14:paraId="54034958" w14:textId="16452A51" w:rsidR="00B32306" w:rsidRPr="00041CFE" w:rsidRDefault="00B32306" w:rsidP="00B32306">
            <w:pPr>
              <w:autoSpaceDE w:val="0"/>
              <w:autoSpaceDN w:val="0"/>
              <w:adjustRightInd w:val="0"/>
              <w:spacing w:before="100" w:after="100"/>
              <w:jc w:val="left"/>
              <w:rPr>
                <w:rFonts w:ascii="Arial" w:eastAsiaTheme="minorHAnsi" w:hAnsi="Arial" w:cs="Arial"/>
                <w:sz w:val="20"/>
                <w:szCs w:val="20"/>
                <w:rPrChange w:id="14265" w:author="Александр" w:date="2020-04-13T09:06:00Z">
                  <w:rPr>
                    <w:rFonts w:ascii="Arial" w:eastAsiaTheme="minorHAnsi" w:hAnsi="Arial" w:cs="Arial"/>
                    <w:sz w:val="20"/>
                    <w:szCs w:val="20"/>
                    <w:highlight w:val="yellow"/>
                  </w:rPr>
                </w:rPrChange>
              </w:rPr>
            </w:pPr>
            <w:r w:rsidRPr="00041CFE">
              <w:rPr>
                <w:rFonts w:ascii="Arial" w:eastAsiaTheme="minorHAnsi" w:hAnsi="Arial" w:cs="Arial"/>
                <w:sz w:val="20"/>
                <w:szCs w:val="20"/>
                <w:rPrChange w:id="14266" w:author="Александр" w:date="2020-04-13T09:06:00Z">
                  <w:rPr>
                    <w:rFonts w:ascii="Arial" w:eastAsiaTheme="minorHAnsi" w:hAnsi="Arial" w:cs="Arial"/>
                    <w:sz w:val="20"/>
                    <w:szCs w:val="20"/>
                    <w:highlight w:val="yellow"/>
                  </w:rPr>
                </w:rPrChange>
              </w:rPr>
              <w:t>Связывает рабочее место с тарифом.</w:t>
            </w:r>
          </w:p>
        </w:tc>
        <w:tc>
          <w:tcPr>
            <w:tcW w:w="401" w:type="pct"/>
          </w:tcPr>
          <w:p w14:paraId="1D219DDF" w14:textId="441BBAD0" w:rsidR="00B32306" w:rsidRPr="00041CFE" w:rsidRDefault="00B32306" w:rsidP="00B32306">
            <w:pPr>
              <w:jc w:val="left"/>
              <w:rPr>
                <w:rFonts w:ascii="Arial" w:hAnsi="Arial" w:cs="Arial"/>
                <w:sz w:val="20"/>
                <w:szCs w:val="20"/>
                <w:lang w:val="en-US"/>
                <w:rPrChange w:id="14267"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268" w:author="Александр" w:date="2020-04-13T09:06:00Z">
                  <w:rPr>
                    <w:rFonts w:ascii="Arial" w:hAnsi="Arial" w:cs="Arial"/>
                    <w:sz w:val="20"/>
                    <w:szCs w:val="20"/>
                    <w:highlight w:val="yellow"/>
                    <w:lang w:val="en-US"/>
                  </w:rPr>
                </w:rPrChange>
              </w:rPr>
              <w:t>CHAR, 6</w:t>
            </w:r>
          </w:p>
        </w:tc>
        <w:tc>
          <w:tcPr>
            <w:tcW w:w="446" w:type="pct"/>
          </w:tcPr>
          <w:p w14:paraId="2DB232E1" w14:textId="59EC2C48" w:rsidR="00B32306" w:rsidRPr="00041CFE" w:rsidRDefault="00B32306" w:rsidP="00B32306">
            <w:pPr>
              <w:rPr>
                <w:rFonts w:ascii="Arial" w:hAnsi="Arial" w:cs="Arial"/>
                <w:color w:val="000000"/>
                <w:sz w:val="20"/>
                <w:szCs w:val="20"/>
                <w:lang w:val="en-US"/>
                <w:rPrChange w:id="14269" w:author="Александр" w:date="2020-04-13T09:06:00Z">
                  <w:rPr>
                    <w:rFonts w:ascii="Arial" w:hAnsi="Arial" w:cs="Arial"/>
                    <w:color w:val="000000"/>
                    <w:sz w:val="20"/>
                    <w:szCs w:val="20"/>
                    <w:highlight w:val="yellow"/>
                    <w:lang w:val="en-US"/>
                  </w:rPr>
                </w:rPrChange>
              </w:rPr>
            </w:pPr>
            <w:r w:rsidRPr="00041CFE">
              <w:rPr>
                <w:rFonts w:ascii="Arial" w:hAnsi="Arial" w:cs="Arial"/>
                <w:color w:val="000000"/>
                <w:sz w:val="20"/>
                <w:szCs w:val="20"/>
                <w:lang w:val="en-US"/>
                <w:rPrChange w:id="14270" w:author="Александр" w:date="2020-04-13T09:06:00Z">
                  <w:rPr>
                    <w:rFonts w:ascii="Arial" w:hAnsi="Arial" w:cs="Arial"/>
                    <w:color w:val="000000"/>
                    <w:sz w:val="20"/>
                    <w:szCs w:val="20"/>
                    <w:highlight w:val="yellow"/>
                    <w:lang w:val="en-US"/>
                  </w:rPr>
                </w:rPrChange>
              </w:rPr>
              <w:t>CRCO-LSTAR</w:t>
            </w:r>
          </w:p>
        </w:tc>
        <w:tc>
          <w:tcPr>
            <w:tcW w:w="561" w:type="pct"/>
          </w:tcPr>
          <w:p w14:paraId="2856A46D" w14:textId="420996DF" w:rsidR="00B32306" w:rsidRPr="00041CFE" w:rsidRDefault="00B32306" w:rsidP="00B32306">
            <w:pPr>
              <w:jc w:val="center"/>
              <w:rPr>
                <w:rFonts w:ascii="Arial" w:hAnsi="Arial" w:cs="Arial"/>
                <w:sz w:val="20"/>
                <w:szCs w:val="20"/>
                <w:rPrChange w:id="14271" w:author="Александр" w:date="2020-04-13T09:06:00Z">
                  <w:rPr>
                    <w:rFonts w:ascii="Arial" w:hAnsi="Arial" w:cs="Arial"/>
                    <w:sz w:val="20"/>
                    <w:szCs w:val="20"/>
                    <w:highlight w:val="yellow"/>
                  </w:rPr>
                </w:rPrChange>
              </w:rPr>
            </w:pPr>
            <w:r w:rsidRPr="00041CFE">
              <w:rPr>
                <w:rFonts w:ascii="Arial" w:hAnsi="Arial" w:cs="Arial"/>
                <w:sz w:val="20"/>
                <w:szCs w:val="20"/>
                <w:rPrChange w:id="14272" w:author="Александр" w:date="2020-04-13T09:06:00Z">
                  <w:rPr>
                    <w:rFonts w:ascii="Arial" w:hAnsi="Arial" w:cs="Arial"/>
                    <w:sz w:val="20"/>
                    <w:szCs w:val="20"/>
                    <w:highlight w:val="yellow"/>
                  </w:rPr>
                </w:rPrChange>
              </w:rPr>
              <w:t>Х</w:t>
            </w:r>
          </w:p>
        </w:tc>
        <w:tc>
          <w:tcPr>
            <w:tcW w:w="551" w:type="pct"/>
          </w:tcPr>
          <w:p w14:paraId="1EEEB667" w14:textId="04EDC747" w:rsidR="00B32306" w:rsidRPr="00041CFE" w:rsidRDefault="00B32306" w:rsidP="00B32306">
            <w:pPr>
              <w:jc w:val="center"/>
              <w:rPr>
                <w:rFonts w:ascii="Arial" w:hAnsi="Arial" w:cs="Arial"/>
                <w:sz w:val="20"/>
                <w:szCs w:val="20"/>
                <w:lang w:val="en-US"/>
                <w:rPrChange w:id="14273" w:author="Александр" w:date="2020-04-13T09:06:00Z">
                  <w:rPr>
                    <w:rFonts w:ascii="Arial" w:hAnsi="Arial" w:cs="Arial"/>
                    <w:sz w:val="20"/>
                    <w:szCs w:val="20"/>
                    <w:highlight w:val="yellow"/>
                    <w:lang w:val="en-US"/>
                  </w:rPr>
                </w:rPrChange>
              </w:rPr>
            </w:pPr>
            <w:proofErr w:type="spellStart"/>
            <w:r w:rsidRPr="00041CFE">
              <w:rPr>
                <w:rFonts w:ascii="Arial" w:hAnsi="Arial" w:cs="Arial"/>
                <w:sz w:val="20"/>
                <w:szCs w:val="20"/>
                <w:lang w:val="en-US"/>
                <w:rPrChange w:id="14274" w:author="Александр" w:date="2020-04-13T09:06:00Z">
                  <w:rPr>
                    <w:rFonts w:ascii="Arial" w:hAnsi="Arial" w:cs="Arial"/>
                    <w:sz w:val="20"/>
                    <w:szCs w:val="20"/>
                    <w:highlight w:val="yellow"/>
                    <w:lang w:val="en-US"/>
                  </w:rPr>
                </w:rPrChange>
              </w:rPr>
              <w:t>Для</w:t>
            </w:r>
            <w:proofErr w:type="spellEnd"/>
            <w:r w:rsidRPr="00041CFE">
              <w:rPr>
                <w:rFonts w:ascii="Arial" w:hAnsi="Arial" w:cs="Arial"/>
                <w:sz w:val="20"/>
                <w:szCs w:val="20"/>
                <w:lang w:val="en-US"/>
                <w:rPrChange w:id="14275"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76" w:author="Александр" w:date="2020-04-13T09:06:00Z">
                  <w:rPr>
                    <w:rFonts w:ascii="Arial" w:hAnsi="Arial" w:cs="Arial"/>
                    <w:sz w:val="20"/>
                    <w:szCs w:val="20"/>
                    <w:highlight w:val="yellow"/>
                    <w:lang w:val="en-US"/>
                  </w:rPr>
                </w:rPrChange>
              </w:rPr>
              <w:t>всех</w:t>
            </w:r>
            <w:proofErr w:type="spellEnd"/>
            <w:r w:rsidRPr="00041CFE">
              <w:rPr>
                <w:rFonts w:ascii="Arial" w:hAnsi="Arial" w:cs="Arial"/>
                <w:sz w:val="20"/>
                <w:szCs w:val="20"/>
                <w:lang w:val="en-US"/>
                <w:rPrChange w:id="14277" w:author="Александр" w:date="2020-04-13T09:06:00Z">
                  <w:rPr>
                    <w:rFonts w:ascii="Arial" w:hAnsi="Arial" w:cs="Arial"/>
                    <w:sz w:val="20"/>
                    <w:szCs w:val="20"/>
                    <w:highlight w:val="yellow"/>
                    <w:lang w:val="en-US"/>
                  </w:rPr>
                </w:rPrChange>
              </w:rPr>
              <w:t xml:space="preserve"> </w:t>
            </w:r>
            <w:proofErr w:type="spellStart"/>
            <w:r w:rsidRPr="00041CFE">
              <w:rPr>
                <w:rFonts w:ascii="Arial" w:hAnsi="Arial" w:cs="Arial"/>
                <w:sz w:val="20"/>
                <w:szCs w:val="20"/>
                <w:lang w:val="en-US"/>
                <w:rPrChange w:id="14278" w:author="Александр" w:date="2020-04-13T09:06:00Z">
                  <w:rPr>
                    <w:rFonts w:ascii="Arial" w:hAnsi="Arial" w:cs="Arial"/>
                    <w:sz w:val="20"/>
                    <w:szCs w:val="20"/>
                    <w:highlight w:val="yellow"/>
                    <w:lang w:val="en-US"/>
                  </w:rPr>
                </w:rPrChange>
              </w:rPr>
              <w:t>объектов</w:t>
            </w:r>
            <w:proofErr w:type="spellEnd"/>
          </w:p>
        </w:tc>
        <w:tc>
          <w:tcPr>
            <w:tcW w:w="355" w:type="pct"/>
          </w:tcPr>
          <w:p w14:paraId="46D847DD" w14:textId="31028F3D" w:rsidR="00B32306" w:rsidRPr="00041CFE" w:rsidRDefault="00B32306" w:rsidP="00B32306">
            <w:pPr>
              <w:jc w:val="center"/>
              <w:rPr>
                <w:rFonts w:ascii="Arial" w:hAnsi="Arial" w:cs="Arial"/>
                <w:sz w:val="20"/>
                <w:rPrChange w:id="14279" w:author="Александр" w:date="2020-04-13T09:06:00Z">
                  <w:rPr>
                    <w:rFonts w:ascii="Arial" w:hAnsi="Arial" w:cs="Arial"/>
                    <w:sz w:val="20"/>
                    <w:highlight w:val="yellow"/>
                  </w:rPr>
                </w:rPrChange>
              </w:rPr>
            </w:pPr>
            <w:r w:rsidRPr="00041CFE">
              <w:rPr>
                <w:rFonts w:ascii="Arial" w:hAnsi="Arial" w:cs="Arial"/>
                <w:sz w:val="20"/>
                <w:rPrChange w:id="14280" w:author="Александр" w:date="2020-04-13T09:06:00Z">
                  <w:rPr>
                    <w:rFonts w:ascii="Arial" w:hAnsi="Arial" w:cs="Arial"/>
                    <w:sz w:val="20"/>
                    <w:highlight w:val="yellow"/>
                  </w:rPr>
                </w:rPrChange>
              </w:rPr>
              <w:t>-</w:t>
            </w:r>
          </w:p>
        </w:tc>
        <w:tc>
          <w:tcPr>
            <w:tcW w:w="420" w:type="pct"/>
          </w:tcPr>
          <w:p w14:paraId="7249B6D5" w14:textId="69F748D6" w:rsidR="00B32306" w:rsidRPr="00041CFE" w:rsidRDefault="00B32306" w:rsidP="00B32306">
            <w:pPr>
              <w:jc w:val="center"/>
              <w:rPr>
                <w:rFonts w:ascii="Arial" w:hAnsi="Arial" w:cs="Arial"/>
                <w:sz w:val="20"/>
                <w:rPrChange w:id="14281" w:author="Александр" w:date="2020-04-13T09:06:00Z">
                  <w:rPr>
                    <w:rFonts w:ascii="Arial" w:hAnsi="Arial" w:cs="Arial"/>
                    <w:sz w:val="20"/>
                    <w:highlight w:val="yellow"/>
                  </w:rPr>
                </w:rPrChange>
              </w:rPr>
            </w:pPr>
            <w:r w:rsidRPr="00041CFE">
              <w:rPr>
                <w:rFonts w:ascii="Arial" w:hAnsi="Arial" w:cs="Arial"/>
                <w:sz w:val="20"/>
                <w:rPrChange w:id="14282" w:author="Александр" w:date="2020-04-13T09:06:00Z">
                  <w:rPr>
                    <w:rFonts w:ascii="Arial" w:hAnsi="Arial" w:cs="Arial"/>
                    <w:sz w:val="20"/>
                    <w:highlight w:val="yellow"/>
                  </w:rPr>
                </w:rPrChange>
              </w:rPr>
              <w:t>Выбор из справочника</w:t>
            </w:r>
          </w:p>
        </w:tc>
        <w:tc>
          <w:tcPr>
            <w:tcW w:w="318" w:type="pct"/>
          </w:tcPr>
          <w:p w14:paraId="10F80982" w14:textId="4350D5D2" w:rsidR="00B32306" w:rsidRPr="00041CFE" w:rsidRDefault="00B32306" w:rsidP="00B32306">
            <w:pPr>
              <w:jc w:val="center"/>
              <w:rPr>
                <w:rFonts w:ascii="Arial" w:hAnsi="Arial" w:cs="Arial"/>
                <w:sz w:val="20"/>
                <w:lang w:val="en-US"/>
                <w:rPrChange w:id="14283" w:author="Александр" w:date="2020-04-13T09:06:00Z">
                  <w:rPr>
                    <w:rFonts w:ascii="Arial" w:hAnsi="Arial" w:cs="Arial"/>
                    <w:sz w:val="20"/>
                    <w:highlight w:val="yellow"/>
                    <w:lang w:val="en-US"/>
                  </w:rPr>
                </w:rPrChange>
              </w:rPr>
            </w:pPr>
            <w:r w:rsidRPr="00041CFE">
              <w:rPr>
                <w:rFonts w:ascii="Arial" w:hAnsi="Arial" w:cs="Arial"/>
                <w:sz w:val="20"/>
                <w:lang w:val="en-US"/>
                <w:rPrChange w:id="14284" w:author="Александр" w:date="2020-04-13T09:06:00Z">
                  <w:rPr>
                    <w:rFonts w:ascii="Arial" w:hAnsi="Arial" w:cs="Arial"/>
                    <w:sz w:val="20"/>
                    <w:highlight w:val="yellow"/>
                    <w:lang w:val="en-US"/>
                  </w:rPr>
                </w:rPrChange>
              </w:rPr>
              <w:t>SAP</w:t>
            </w:r>
          </w:p>
        </w:tc>
      </w:tr>
      <w:tr w:rsidR="00B32306" w:rsidRPr="0086487D" w14:paraId="5208ADB0" w14:textId="77777777" w:rsidTr="00D7375F">
        <w:trPr>
          <w:cantSplit/>
          <w:jc w:val="center"/>
        </w:trPr>
        <w:tc>
          <w:tcPr>
            <w:tcW w:w="167" w:type="pct"/>
          </w:tcPr>
          <w:p w14:paraId="14AF45D0" w14:textId="33B889E5" w:rsidR="00B32306" w:rsidRPr="00696F74" w:rsidRDefault="00B32306" w:rsidP="00B32306">
            <w:pPr>
              <w:rPr>
                <w:rFonts w:ascii="Arial" w:hAnsi="Arial" w:cs="Arial"/>
                <w:sz w:val="20"/>
                <w:szCs w:val="20"/>
              </w:rPr>
            </w:pPr>
            <w:r w:rsidRPr="00696F74">
              <w:rPr>
                <w:rFonts w:ascii="Arial" w:hAnsi="Arial" w:cs="Arial"/>
                <w:sz w:val="20"/>
                <w:szCs w:val="20"/>
              </w:rPr>
              <w:t>29.</w:t>
            </w:r>
          </w:p>
        </w:tc>
        <w:tc>
          <w:tcPr>
            <w:tcW w:w="385" w:type="pct"/>
          </w:tcPr>
          <w:p w14:paraId="2316088B" w14:textId="13BD8835" w:rsidR="00B32306" w:rsidRPr="00041CFE" w:rsidRDefault="00B32306" w:rsidP="00B32306">
            <w:pPr>
              <w:jc w:val="left"/>
              <w:rPr>
                <w:rFonts w:ascii="Arial" w:hAnsi="Arial" w:cs="Arial"/>
                <w:sz w:val="20"/>
                <w:szCs w:val="20"/>
                <w:rPrChange w:id="14285" w:author="Александр" w:date="2020-04-13T09:06:00Z">
                  <w:rPr>
                    <w:rFonts w:ascii="Arial" w:hAnsi="Arial" w:cs="Arial"/>
                    <w:sz w:val="20"/>
                    <w:szCs w:val="20"/>
                    <w:highlight w:val="yellow"/>
                  </w:rPr>
                </w:rPrChange>
              </w:rPr>
            </w:pPr>
            <w:r w:rsidRPr="00041CFE">
              <w:rPr>
                <w:rFonts w:ascii="Arial" w:hAnsi="Arial" w:cs="Arial"/>
                <w:sz w:val="20"/>
                <w:szCs w:val="20"/>
                <w:rPrChange w:id="14286" w:author="Александр" w:date="2020-04-13T09:06:00Z">
                  <w:rPr>
                    <w:rFonts w:ascii="Arial" w:hAnsi="Arial" w:cs="Arial"/>
                    <w:sz w:val="20"/>
                    <w:szCs w:val="20"/>
                    <w:highlight w:val="yellow"/>
                  </w:rPr>
                </w:rPrChange>
              </w:rPr>
              <w:t>Калькуляция</w:t>
            </w:r>
          </w:p>
        </w:tc>
        <w:tc>
          <w:tcPr>
            <w:tcW w:w="509" w:type="pct"/>
          </w:tcPr>
          <w:p w14:paraId="1F527704" w14:textId="24720F90" w:rsidR="00B32306" w:rsidRPr="00041CFE" w:rsidRDefault="00B32306" w:rsidP="00B32306">
            <w:pPr>
              <w:jc w:val="left"/>
              <w:rPr>
                <w:rFonts w:ascii="Arial" w:hAnsi="Arial" w:cs="Arial"/>
                <w:sz w:val="20"/>
                <w:szCs w:val="20"/>
                <w:rPrChange w:id="14287" w:author="Александр" w:date="2020-04-13T09:06:00Z">
                  <w:rPr>
                    <w:rFonts w:ascii="Arial" w:hAnsi="Arial" w:cs="Arial"/>
                    <w:sz w:val="20"/>
                    <w:szCs w:val="20"/>
                    <w:highlight w:val="yellow"/>
                  </w:rPr>
                </w:rPrChange>
              </w:rPr>
            </w:pPr>
            <w:r w:rsidRPr="00041CFE">
              <w:rPr>
                <w:rFonts w:ascii="Arial" w:hAnsi="Arial" w:cs="Arial"/>
                <w:sz w:val="20"/>
                <w:szCs w:val="20"/>
                <w:rPrChange w:id="14288" w:author="Александр" w:date="2020-04-13T09:06:00Z">
                  <w:rPr>
                    <w:rFonts w:ascii="Arial" w:hAnsi="Arial" w:cs="Arial"/>
                    <w:sz w:val="20"/>
                    <w:szCs w:val="20"/>
                    <w:highlight w:val="yellow"/>
                  </w:rPr>
                </w:rPrChange>
              </w:rPr>
              <w:t>Ключ формулы калькуляции</w:t>
            </w:r>
          </w:p>
        </w:tc>
        <w:tc>
          <w:tcPr>
            <w:tcW w:w="887" w:type="pct"/>
          </w:tcPr>
          <w:p w14:paraId="39ACA8F9" w14:textId="1EBFC39A" w:rsidR="00B32306" w:rsidRPr="00041CFE" w:rsidRDefault="00B32306" w:rsidP="00B32306">
            <w:pPr>
              <w:autoSpaceDE w:val="0"/>
              <w:autoSpaceDN w:val="0"/>
              <w:adjustRightInd w:val="0"/>
              <w:spacing w:before="100" w:after="100"/>
              <w:jc w:val="left"/>
              <w:rPr>
                <w:rFonts w:ascii="Arial" w:eastAsiaTheme="minorHAnsi" w:hAnsi="Arial" w:cs="Arial"/>
                <w:sz w:val="20"/>
                <w:szCs w:val="20"/>
                <w:rPrChange w:id="14289" w:author="Александр" w:date="2020-04-13T09:06:00Z">
                  <w:rPr>
                    <w:rFonts w:ascii="Arial" w:eastAsiaTheme="minorHAnsi" w:hAnsi="Arial" w:cs="Arial"/>
                    <w:sz w:val="20"/>
                    <w:szCs w:val="20"/>
                    <w:highlight w:val="yellow"/>
                  </w:rPr>
                </w:rPrChange>
              </w:rPr>
            </w:pPr>
            <w:r w:rsidRPr="00041CFE">
              <w:rPr>
                <w:rFonts w:ascii="Arial" w:eastAsiaTheme="minorHAnsi" w:hAnsi="Arial" w:cs="Arial"/>
                <w:sz w:val="20"/>
                <w:szCs w:val="20"/>
                <w:rPrChange w:id="14290" w:author="Александр" w:date="2020-04-13T09:06:00Z">
                  <w:rPr>
                    <w:rFonts w:ascii="Arial" w:eastAsiaTheme="minorHAnsi" w:hAnsi="Arial" w:cs="Arial"/>
                    <w:sz w:val="20"/>
                    <w:szCs w:val="20"/>
                    <w:highlight w:val="yellow"/>
                  </w:rPr>
                </w:rPrChange>
              </w:rPr>
              <w:t>Формула для расчета тарифа.</w:t>
            </w:r>
          </w:p>
        </w:tc>
        <w:tc>
          <w:tcPr>
            <w:tcW w:w="401" w:type="pct"/>
          </w:tcPr>
          <w:p w14:paraId="2FDB2E1A" w14:textId="25283EC0" w:rsidR="00B32306" w:rsidRPr="00041CFE" w:rsidRDefault="00B32306" w:rsidP="00B32306">
            <w:pPr>
              <w:jc w:val="left"/>
              <w:rPr>
                <w:rFonts w:ascii="Arial" w:hAnsi="Arial" w:cs="Arial"/>
                <w:sz w:val="20"/>
                <w:szCs w:val="20"/>
                <w:lang w:val="en-US"/>
                <w:rPrChange w:id="14291" w:author="Александр" w:date="2020-04-13T09:06:00Z">
                  <w:rPr>
                    <w:rFonts w:ascii="Arial" w:hAnsi="Arial" w:cs="Arial"/>
                    <w:sz w:val="20"/>
                    <w:szCs w:val="20"/>
                    <w:highlight w:val="yellow"/>
                    <w:lang w:val="en-US"/>
                  </w:rPr>
                </w:rPrChange>
              </w:rPr>
            </w:pPr>
            <w:r w:rsidRPr="00041CFE">
              <w:rPr>
                <w:rFonts w:ascii="Arial" w:hAnsi="Arial" w:cs="Arial"/>
                <w:sz w:val="20"/>
                <w:szCs w:val="20"/>
                <w:lang w:val="en-US"/>
                <w:rPrChange w:id="14292" w:author="Александр" w:date="2020-04-13T09:06:00Z">
                  <w:rPr>
                    <w:rFonts w:ascii="Arial" w:hAnsi="Arial" w:cs="Arial"/>
                    <w:sz w:val="20"/>
                    <w:szCs w:val="20"/>
                    <w:highlight w:val="yellow"/>
                    <w:lang w:val="en-US"/>
                  </w:rPr>
                </w:rPrChange>
              </w:rPr>
              <w:t>CHAR, 6</w:t>
            </w:r>
          </w:p>
        </w:tc>
        <w:tc>
          <w:tcPr>
            <w:tcW w:w="446" w:type="pct"/>
          </w:tcPr>
          <w:p w14:paraId="06846687" w14:textId="156E532F" w:rsidR="00B32306" w:rsidRPr="00041CFE" w:rsidRDefault="00B32306" w:rsidP="00B32306">
            <w:pPr>
              <w:rPr>
                <w:rFonts w:ascii="Arial" w:hAnsi="Arial" w:cs="Arial"/>
                <w:color w:val="000000"/>
                <w:sz w:val="20"/>
                <w:szCs w:val="20"/>
                <w:lang w:val="en-US"/>
                <w:rPrChange w:id="14293" w:author="Александр" w:date="2020-04-13T09:06:00Z">
                  <w:rPr>
                    <w:rFonts w:ascii="Arial" w:hAnsi="Arial" w:cs="Arial"/>
                    <w:color w:val="000000"/>
                    <w:sz w:val="20"/>
                    <w:szCs w:val="20"/>
                    <w:highlight w:val="yellow"/>
                    <w:lang w:val="en-US"/>
                  </w:rPr>
                </w:rPrChange>
              </w:rPr>
            </w:pPr>
            <w:r w:rsidRPr="00041CFE">
              <w:rPr>
                <w:rFonts w:ascii="Arial" w:hAnsi="Arial" w:cs="Arial"/>
                <w:color w:val="000000"/>
                <w:sz w:val="20"/>
                <w:szCs w:val="20"/>
                <w:lang w:val="en-US"/>
                <w:rPrChange w:id="14294" w:author="Александр" w:date="2020-04-13T09:06:00Z">
                  <w:rPr>
                    <w:rFonts w:ascii="Arial" w:hAnsi="Arial" w:cs="Arial"/>
                    <w:color w:val="000000"/>
                    <w:sz w:val="20"/>
                    <w:szCs w:val="20"/>
                    <w:highlight w:val="yellow"/>
                    <w:lang w:val="en-US"/>
                  </w:rPr>
                </w:rPrChange>
              </w:rPr>
              <w:t>CRCO-FORML</w:t>
            </w:r>
          </w:p>
        </w:tc>
        <w:tc>
          <w:tcPr>
            <w:tcW w:w="561" w:type="pct"/>
          </w:tcPr>
          <w:p w14:paraId="205DFCAC" w14:textId="48D97EF2" w:rsidR="00B32306" w:rsidRPr="00041CFE" w:rsidRDefault="00B32306" w:rsidP="00B32306">
            <w:pPr>
              <w:jc w:val="center"/>
              <w:rPr>
                <w:rFonts w:ascii="Arial" w:hAnsi="Arial" w:cs="Arial"/>
                <w:sz w:val="20"/>
                <w:szCs w:val="20"/>
                <w:rPrChange w:id="14295" w:author="Александр" w:date="2020-04-13T09:06:00Z">
                  <w:rPr>
                    <w:rFonts w:ascii="Arial" w:hAnsi="Arial" w:cs="Arial"/>
                    <w:sz w:val="20"/>
                    <w:szCs w:val="20"/>
                    <w:highlight w:val="yellow"/>
                  </w:rPr>
                </w:rPrChange>
              </w:rPr>
            </w:pPr>
            <w:r w:rsidRPr="00041CFE">
              <w:rPr>
                <w:rFonts w:ascii="Arial" w:hAnsi="Arial" w:cs="Arial"/>
                <w:sz w:val="20"/>
                <w:szCs w:val="20"/>
                <w:rPrChange w:id="14296" w:author="Александр" w:date="2020-04-13T09:06:00Z">
                  <w:rPr>
                    <w:rFonts w:ascii="Arial" w:hAnsi="Arial" w:cs="Arial"/>
                    <w:sz w:val="20"/>
                    <w:szCs w:val="20"/>
                    <w:highlight w:val="yellow"/>
                  </w:rPr>
                </w:rPrChange>
              </w:rPr>
              <w:t>Х</w:t>
            </w:r>
          </w:p>
        </w:tc>
        <w:tc>
          <w:tcPr>
            <w:tcW w:w="551" w:type="pct"/>
          </w:tcPr>
          <w:p w14:paraId="50B30BBB" w14:textId="1C639B8F" w:rsidR="00B32306" w:rsidRPr="002B1E80" w:rsidRDefault="002B1E80" w:rsidP="00B32306">
            <w:pPr>
              <w:jc w:val="center"/>
              <w:rPr>
                <w:rFonts w:ascii="Arial" w:hAnsi="Arial" w:cs="Arial"/>
                <w:sz w:val="20"/>
                <w:szCs w:val="20"/>
                <w:rPrChange w:id="14297" w:author="Александр" w:date="2020-04-13T09:18:00Z">
                  <w:rPr>
                    <w:rFonts w:ascii="Arial" w:hAnsi="Arial" w:cs="Arial"/>
                    <w:sz w:val="20"/>
                    <w:szCs w:val="20"/>
                    <w:highlight w:val="yellow"/>
                    <w:lang w:val="en-US"/>
                  </w:rPr>
                </w:rPrChange>
              </w:rPr>
            </w:pPr>
            <w:ins w:id="14298" w:author="Александр" w:date="2020-04-13T09:18:00Z">
              <w:r>
                <w:rPr>
                  <w:rFonts w:ascii="Arial" w:hAnsi="Arial" w:cs="Arial"/>
                  <w:sz w:val="20"/>
                </w:rPr>
                <w:t>Обязательно для исполняющих рабочих мест</w:t>
              </w:r>
            </w:ins>
            <w:del w:id="14299" w:author="Александр" w:date="2020-04-13T09:18:00Z">
              <w:r w:rsidR="00B32306" w:rsidRPr="002B1E80" w:rsidDel="002B1E80">
                <w:rPr>
                  <w:rFonts w:ascii="Arial" w:hAnsi="Arial" w:cs="Arial"/>
                  <w:sz w:val="20"/>
                  <w:szCs w:val="20"/>
                  <w:rPrChange w:id="14300" w:author="Александр" w:date="2020-04-13T09:18:00Z">
                    <w:rPr>
                      <w:rFonts w:ascii="Arial" w:hAnsi="Arial" w:cs="Arial"/>
                      <w:sz w:val="20"/>
                      <w:szCs w:val="20"/>
                      <w:highlight w:val="yellow"/>
                      <w:lang w:val="en-US"/>
                    </w:rPr>
                  </w:rPrChange>
                </w:rPr>
                <w:delText>Для всех объектов</w:delText>
              </w:r>
            </w:del>
          </w:p>
        </w:tc>
        <w:tc>
          <w:tcPr>
            <w:tcW w:w="355" w:type="pct"/>
          </w:tcPr>
          <w:p w14:paraId="7FD5D614" w14:textId="0BBA8491" w:rsidR="00B32306" w:rsidRPr="00041CFE" w:rsidRDefault="00B32306" w:rsidP="00B32306">
            <w:pPr>
              <w:jc w:val="center"/>
              <w:rPr>
                <w:rFonts w:ascii="Arial" w:hAnsi="Arial" w:cs="Arial"/>
                <w:sz w:val="20"/>
                <w:rPrChange w:id="14301" w:author="Александр" w:date="2020-04-13T09:06:00Z">
                  <w:rPr>
                    <w:rFonts w:ascii="Arial" w:hAnsi="Arial" w:cs="Arial"/>
                    <w:sz w:val="20"/>
                    <w:highlight w:val="yellow"/>
                  </w:rPr>
                </w:rPrChange>
              </w:rPr>
            </w:pPr>
            <w:r w:rsidRPr="00041CFE">
              <w:rPr>
                <w:rFonts w:ascii="Arial" w:hAnsi="Arial" w:cs="Arial"/>
                <w:sz w:val="20"/>
                <w:rPrChange w:id="14302" w:author="Александр" w:date="2020-04-13T09:06:00Z">
                  <w:rPr>
                    <w:rFonts w:ascii="Arial" w:hAnsi="Arial" w:cs="Arial"/>
                    <w:sz w:val="20"/>
                    <w:highlight w:val="yellow"/>
                  </w:rPr>
                </w:rPrChange>
              </w:rPr>
              <w:t>-</w:t>
            </w:r>
          </w:p>
        </w:tc>
        <w:tc>
          <w:tcPr>
            <w:tcW w:w="420" w:type="pct"/>
          </w:tcPr>
          <w:p w14:paraId="4982B29A" w14:textId="0D7C65C0" w:rsidR="00B32306" w:rsidRPr="00041CFE" w:rsidRDefault="00B32306" w:rsidP="00B32306">
            <w:pPr>
              <w:jc w:val="center"/>
              <w:rPr>
                <w:rFonts w:ascii="Arial" w:hAnsi="Arial" w:cs="Arial"/>
                <w:sz w:val="20"/>
                <w:rPrChange w:id="14303" w:author="Александр" w:date="2020-04-13T09:06:00Z">
                  <w:rPr>
                    <w:rFonts w:ascii="Arial" w:hAnsi="Arial" w:cs="Arial"/>
                    <w:sz w:val="20"/>
                    <w:highlight w:val="yellow"/>
                  </w:rPr>
                </w:rPrChange>
              </w:rPr>
            </w:pPr>
            <w:r w:rsidRPr="00041CFE">
              <w:rPr>
                <w:rFonts w:ascii="Arial" w:hAnsi="Arial" w:cs="Arial"/>
                <w:sz w:val="20"/>
                <w:rPrChange w:id="14304" w:author="Александр" w:date="2020-04-13T09:06:00Z">
                  <w:rPr>
                    <w:rFonts w:ascii="Arial" w:hAnsi="Arial" w:cs="Arial"/>
                    <w:sz w:val="20"/>
                    <w:highlight w:val="yellow"/>
                  </w:rPr>
                </w:rPrChange>
              </w:rPr>
              <w:t>Выбор из справочника</w:t>
            </w:r>
          </w:p>
        </w:tc>
        <w:tc>
          <w:tcPr>
            <w:tcW w:w="318" w:type="pct"/>
          </w:tcPr>
          <w:p w14:paraId="360AA92B" w14:textId="78583DA1" w:rsidR="00B32306" w:rsidRPr="00041CFE" w:rsidRDefault="00B32306" w:rsidP="00B32306">
            <w:pPr>
              <w:jc w:val="center"/>
              <w:rPr>
                <w:rFonts w:ascii="Arial" w:hAnsi="Arial" w:cs="Arial"/>
                <w:sz w:val="20"/>
                <w:lang w:val="en-US"/>
                <w:rPrChange w:id="14305" w:author="Александр" w:date="2020-04-13T09:06:00Z">
                  <w:rPr>
                    <w:rFonts w:ascii="Arial" w:hAnsi="Arial" w:cs="Arial"/>
                    <w:sz w:val="20"/>
                    <w:highlight w:val="yellow"/>
                    <w:lang w:val="en-US"/>
                  </w:rPr>
                </w:rPrChange>
              </w:rPr>
            </w:pPr>
            <w:r w:rsidRPr="00041CFE">
              <w:rPr>
                <w:rFonts w:ascii="Arial" w:hAnsi="Arial" w:cs="Arial"/>
                <w:sz w:val="20"/>
                <w:lang w:val="en-US"/>
                <w:rPrChange w:id="14306" w:author="Александр" w:date="2020-04-13T09:06:00Z">
                  <w:rPr>
                    <w:rFonts w:ascii="Arial" w:hAnsi="Arial" w:cs="Arial"/>
                    <w:sz w:val="20"/>
                    <w:highlight w:val="yellow"/>
                    <w:lang w:val="en-US"/>
                  </w:rPr>
                </w:rPrChange>
              </w:rPr>
              <w:t>SAP</w:t>
            </w:r>
          </w:p>
        </w:tc>
      </w:tr>
    </w:tbl>
    <w:p w14:paraId="00C1B984" w14:textId="77777777" w:rsidR="00D153F5" w:rsidRDefault="00D153F5" w:rsidP="00D153F5">
      <w:pPr>
        <w:spacing w:after="200" w:line="276" w:lineRule="auto"/>
        <w:jc w:val="left"/>
        <w:rPr>
          <w:rFonts w:eastAsiaTheme="majorEastAsia"/>
        </w:rPr>
        <w:sectPr w:rsidR="00D153F5" w:rsidSect="008D4E24">
          <w:headerReference w:type="default" r:id="rId83"/>
          <w:footerReference w:type="default" r:id="rId84"/>
          <w:pgSz w:w="16840" w:h="11907" w:orient="landscape" w:code="9"/>
          <w:pgMar w:top="1134" w:right="1134" w:bottom="567" w:left="1134" w:header="737" w:footer="283" w:gutter="0"/>
          <w:cols w:space="708"/>
          <w:docGrid w:linePitch="360"/>
        </w:sectPr>
      </w:pPr>
    </w:p>
    <w:p w14:paraId="22F69D19" w14:textId="77777777" w:rsidR="00D153F5" w:rsidRPr="00977CDA" w:rsidRDefault="00D153F5" w:rsidP="00197D54">
      <w:pPr>
        <w:pStyle w:val="3"/>
      </w:pPr>
      <w:bookmarkStart w:id="14307" w:name="_Toc521083850"/>
      <w:bookmarkStart w:id="14308" w:name="_Toc521340990"/>
      <w:bookmarkStart w:id="14309" w:name="_Toc521439510"/>
      <w:bookmarkStart w:id="14310" w:name="_Toc67557132"/>
      <w:r w:rsidRPr="00977CDA">
        <w:lastRenderedPageBreak/>
        <w:t>Особенности технической реализации</w:t>
      </w:r>
      <w:bookmarkEnd w:id="14307"/>
      <w:bookmarkEnd w:id="14308"/>
      <w:bookmarkEnd w:id="14309"/>
      <w:bookmarkEnd w:id="14310"/>
    </w:p>
    <w:p w14:paraId="69F59EFF" w14:textId="7DCF6636" w:rsidR="00D153F5"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0F1F15">
        <w:rPr>
          <w:rFonts w:ascii="Arial" w:hAnsi="Arial" w:cs="Arial"/>
        </w:rPr>
        <w:t xml:space="preserve"> </w:t>
      </w:r>
      <w:r>
        <w:rPr>
          <w:rFonts w:ascii="Arial" w:hAnsi="Arial" w:cs="Arial"/>
          <w:lang w:val="en-US"/>
        </w:rPr>
        <w:t>S</w:t>
      </w:r>
      <w:r w:rsidRPr="000F1F15">
        <w:rPr>
          <w:rFonts w:ascii="Arial" w:hAnsi="Arial" w:cs="Arial"/>
        </w:rPr>
        <w:t>/4</w:t>
      </w:r>
      <w:r>
        <w:rPr>
          <w:rFonts w:ascii="Arial" w:hAnsi="Arial" w:cs="Arial"/>
          <w:lang w:val="en-US"/>
        </w:rPr>
        <w:t>HANA</w:t>
      </w:r>
      <w:r w:rsidR="00C257A0">
        <w:rPr>
          <w:rFonts w:ascii="Arial" w:hAnsi="Arial" w:cs="Arial"/>
        </w:rPr>
        <w:t xml:space="preserve"> по заявкам</w:t>
      </w:r>
      <w:r>
        <w:rPr>
          <w:rFonts w:ascii="Arial" w:hAnsi="Arial" w:cs="Arial"/>
        </w:rPr>
        <w:t xml:space="preserve"> НСИ</w:t>
      </w:r>
      <w:r w:rsidR="00C257A0">
        <w:rPr>
          <w:rFonts w:ascii="Arial" w:hAnsi="Arial" w:cs="Arial"/>
        </w:rPr>
        <w:t xml:space="preserve"> </w:t>
      </w:r>
      <w:proofErr w:type="spellStart"/>
      <w:r w:rsidR="00C257A0">
        <w:rPr>
          <w:rFonts w:ascii="Arial" w:hAnsi="Arial" w:cs="Arial"/>
        </w:rPr>
        <w:t>ТОиР</w:t>
      </w:r>
      <w:proofErr w:type="spellEnd"/>
      <w:r>
        <w:rPr>
          <w:rFonts w:ascii="Arial" w:hAnsi="Arial" w:cs="Arial"/>
        </w:rPr>
        <w:t>.</w:t>
      </w:r>
    </w:p>
    <w:p w14:paraId="0EE19CF4" w14:textId="77777777" w:rsidR="00D153F5" w:rsidRDefault="00D153F5" w:rsidP="00D153F5">
      <w:pPr>
        <w:spacing w:after="120" w:line="276" w:lineRule="auto"/>
        <w:ind w:firstLine="567"/>
        <w:rPr>
          <w:rFonts w:ascii="Arial" w:hAnsi="Arial" w:cs="Arial"/>
        </w:rPr>
      </w:pPr>
      <w:r>
        <w:rPr>
          <w:rFonts w:ascii="Arial" w:hAnsi="Arial" w:cs="Arial"/>
        </w:rPr>
        <w:t>Транзакции для ведения рабочих мест:</w:t>
      </w:r>
    </w:p>
    <w:p w14:paraId="004F05A0" w14:textId="77777777" w:rsidR="00D153F5" w:rsidRPr="00E71C9B" w:rsidRDefault="00D153F5" w:rsidP="00F45D35">
      <w:pPr>
        <w:pStyle w:val="afc"/>
        <w:numPr>
          <w:ilvl w:val="0"/>
          <w:numId w:val="17"/>
        </w:numPr>
        <w:spacing w:after="120" w:line="276" w:lineRule="auto"/>
        <w:ind w:left="851" w:hanging="284"/>
        <w:rPr>
          <w:rFonts w:ascii="Arial" w:hAnsi="Arial" w:cs="Arial"/>
          <w:lang w:val="en-US"/>
        </w:rPr>
      </w:pPr>
      <w:r>
        <w:rPr>
          <w:rFonts w:ascii="Arial" w:hAnsi="Arial" w:cs="Arial"/>
          <w:lang w:val="en-US"/>
        </w:rPr>
        <w:t xml:space="preserve">IR01 – </w:t>
      </w:r>
      <w:r>
        <w:rPr>
          <w:rFonts w:ascii="Arial" w:hAnsi="Arial" w:cs="Arial"/>
        </w:rPr>
        <w:t>Создать рабочее место,</w:t>
      </w:r>
    </w:p>
    <w:p w14:paraId="72977B73" w14:textId="77777777" w:rsidR="00D153F5" w:rsidRPr="00E71C9B" w:rsidRDefault="00D153F5" w:rsidP="00F45D35">
      <w:pPr>
        <w:pStyle w:val="afc"/>
        <w:numPr>
          <w:ilvl w:val="0"/>
          <w:numId w:val="17"/>
        </w:numPr>
        <w:spacing w:after="120" w:line="276" w:lineRule="auto"/>
        <w:ind w:left="851" w:hanging="284"/>
        <w:rPr>
          <w:rFonts w:ascii="Arial" w:hAnsi="Arial" w:cs="Arial"/>
          <w:lang w:val="en-US"/>
        </w:rPr>
      </w:pPr>
      <w:r>
        <w:rPr>
          <w:rFonts w:ascii="Arial" w:hAnsi="Arial" w:cs="Arial"/>
          <w:lang w:val="en-US"/>
        </w:rPr>
        <w:t xml:space="preserve">IR02 – </w:t>
      </w:r>
      <w:proofErr w:type="spellStart"/>
      <w:r>
        <w:rPr>
          <w:rFonts w:ascii="Arial" w:hAnsi="Arial" w:cs="Arial"/>
          <w:lang w:val="en-US"/>
        </w:rPr>
        <w:t>Изменить</w:t>
      </w:r>
      <w:proofErr w:type="spellEnd"/>
      <w:r>
        <w:rPr>
          <w:rFonts w:ascii="Arial" w:hAnsi="Arial" w:cs="Arial"/>
        </w:rPr>
        <w:t xml:space="preserve"> рабочее место</w:t>
      </w:r>
      <w:r>
        <w:rPr>
          <w:rFonts w:ascii="Arial" w:hAnsi="Arial" w:cs="Arial"/>
          <w:lang w:val="en-US"/>
        </w:rPr>
        <w:t>,</w:t>
      </w:r>
    </w:p>
    <w:p w14:paraId="3867F10D" w14:textId="77777777" w:rsidR="00D153F5" w:rsidRPr="00E71C9B" w:rsidRDefault="00D153F5" w:rsidP="00F45D35">
      <w:pPr>
        <w:pStyle w:val="afc"/>
        <w:numPr>
          <w:ilvl w:val="0"/>
          <w:numId w:val="17"/>
        </w:numPr>
        <w:spacing w:after="240" w:line="276" w:lineRule="auto"/>
        <w:ind w:left="851" w:hanging="284"/>
        <w:rPr>
          <w:rFonts w:ascii="Arial" w:hAnsi="Arial" w:cs="Arial"/>
          <w:lang w:val="en-US"/>
        </w:rPr>
      </w:pPr>
      <w:r>
        <w:rPr>
          <w:rFonts w:ascii="Arial" w:hAnsi="Arial" w:cs="Arial"/>
          <w:lang w:val="en-US"/>
        </w:rPr>
        <w:t xml:space="preserve">IR03 – </w:t>
      </w:r>
      <w:r>
        <w:rPr>
          <w:rFonts w:ascii="Arial" w:hAnsi="Arial" w:cs="Arial"/>
        </w:rPr>
        <w:t>П</w:t>
      </w:r>
      <w:proofErr w:type="spellStart"/>
      <w:r>
        <w:rPr>
          <w:rFonts w:ascii="Arial" w:hAnsi="Arial" w:cs="Arial"/>
          <w:lang w:val="en-US"/>
        </w:rPr>
        <w:t>росмотреть</w:t>
      </w:r>
      <w:proofErr w:type="spellEnd"/>
      <w:r>
        <w:rPr>
          <w:rFonts w:ascii="Arial" w:hAnsi="Arial" w:cs="Arial"/>
        </w:rPr>
        <w:t xml:space="preserve"> рабочее место</w:t>
      </w:r>
      <w:r>
        <w:rPr>
          <w:rFonts w:ascii="Arial" w:hAnsi="Arial" w:cs="Arial"/>
          <w:lang w:val="en-US"/>
        </w:rPr>
        <w:t>.</w:t>
      </w:r>
    </w:p>
    <w:p w14:paraId="069754C5"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769BC342" w14:textId="77777777" w:rsidR="00D153F5" w:rsidRPr="00977CDA" w:rsidRDefault="00D153F5" w:rsidP="00197D54">
      <w:pPr>
        <w:pStyle w:val="3"/>
      </w:pPr>
      <w:bookmarkStart w:id="14311" w:name="_Toc521083851"/>
      <w:bookmarkStart w:id="14312" w:name="_Toc521340991"/>
      <w:bookmarkStart w:id="14313" w:name="_Toc521439511"/>
      <w:bookmarkStart w:id="14314" w:name="_Toc67557133"/>
      <w:r w:rsidRPr="00977CDA">
        <w:t>Миграция объекта данных</w:t>
      </w:r>
      <w:bookmarkEnd w:id="14311"/>
      <w:bookmarkEnd w:id="14312"/>
      <w:bookmarkEnd w:id="14313"/>
      <w:bookmarkEnd w:id="14314"/>
    </w:p>
    <w:p w14:paraId="529060D1" w14:textId="77777777" w:rsidR="00D92ABC" w:rsidRPr="006E73B8" w:rsidRDefault="00D92ABC" w:rsidP="00D92ABC">
      <w:pPr>
        <w:spacing w:after="120" w:line="276" w:lineRule="auto"/>
        <w:ind w:firstLine="567"/>
        <w:rPr>
          <w:rFonts w:ascii="Arial" w:hAnsi="Arial" w:cs="Arial"/>
          <w:szCs w:val="24"/>
        </w:rPr>
      </w:pPr>
      <w:r w:rsidRPr="00AF3522">
        <w:rPr>
          <w:rFonts w:ascii="Arial" w:hAnsi="Arial" w:cs="Arial"/>
          <w:szCs w:val="24"/>
        </w:rPr>
        <w:t xml:space="preserve">Возможна миграция данных </w:t>
      </w:r>
      <w:r>
        <w:rPr>
          <w:rFonts w:ascii="Arial" w:hAnsi="Arial" w:cs="Arial"/>
          <w:szCs w:val="24"/>
        </w:rPr>
        <w:t xml:space="preserve">в систему </w:t>
      </w:r>
      <w:r>
        <w:rPr>
          <w:rFonts w:ascii="Arial" w:hAnsi="Arial" w:cs="Arial"/>
          <w:szCs w:val="24"/>
          <w:lang w:val="en-US"/>
        </w:rPr>
        <w:t>SAP</w:t>
      </w:r>
      <w:r w:rsidRPr="006E73B8">
        <w:rPr>
          <w:rFonts w:ascii="Arial" w:hAnsi="Arial" w:cs="Arial"/>
          <w:szCs w:val="24"/>
        </w:rPr>
        <w:t xml:space="preserve"> </w:t>
      </w:r>
      <w:r>
        <w:rPr>
          <w:rFonts w:ascii="Arial" w:hAnsi="Arial" w:cs="Arial"/>
          <w:szCs w:val="24"/>
          <w:lang w:val="en-US"/>
        </w:rPr>
        <w:t>S</w:t>
      </w:r>
      <w:r w:rsidRPr="006E73B8">
        <w:rPr>
          <w:rFonts w:ascii="Arial" w:hAnsi="Arial" w:cs="Arial"/>
          <w:szCs w:val="24"/>
        </w:rPr>
        <w:t>/4</w:t>
      </w:r>
      <w:r>
        <w:rPr>
          <w:rFonts w:ascii="Arial" w:hAnsi="Arial" w:cs="Arial"/>
          <w:szCs w:val="24"/>
          <w:lang w:val="en-US"/>
        </w:rPr>
        <w:t>HANA</w:t>
      </w:r>
      <w:r w:rsidRPr="006E73B8">
        <w:rPr>
          <w:rFonts w:ascii="Arial" w:hAnsi="Arial" w:cs="Arial"/>
          <w:szCs w:val="24"/>
        </w:rPr>
        <w:t>:</w:t>
      </w:r>
    </w:p>
    <w:p w14:paraId="07DF16C8" w14:textId="77777777" w:rsidR="00D92ABC" w:rsidRDefault="00D92ABC" w:rsidP="00D92ABC">
      <w:pPr>
        <w:pStyle w:val="afc"/>
        <w:numPr>
          <w:ilvl w:val="0"/>
          <w:numId w:val="23"/>
        </w:numPr>
        <w:spacing w:after="120" w:line="276" w:lineRule="auto"/>
        <w:ind w:left="851" w:hanging="284"/>
        <w:rPr>
          <w:rFonts w:ascii="Arial" w:hAnsi="Arial" w:cs="Arial"/>
          <w:szCs w:val="24"/>
        </w:rPr>
      </w:pPr>
      <w:r>
        <w:rPr>
          <w:rFonts w:ascii="Arial" w:hAnsi="Arial" w:cs="Arial"/>
          <w:szCs w:val="24"/>
        </w:rPr>
        <w:t xml:space="preserve">по шаблонам данных, подготовленных в рамках проекта </w:t>
      </w:r>
      <w:r w:rsidRPr="006E73B8">
        <w:rPr>
          <w:rFonts w:ascii="Arial" w:hAnsi="Arial" w:cs="Arial"/>
          <w:szCs w:val="24"/>
        </w:rPr>
        <w:t xml:space="preserve">117306 «Паспортизация объектов </w:t>
      </w:r>
      <w:proofErr w:type="spellStart"/>
      <w:r w:rsidRPr="006E73B8">
        <w:rPr>
          <w:rFonts w:ascii="Arial" w:hAnsi="Arial" w:cs="Arial"/>
          <w:szCs w:val="24"/>
        </w:rPr>
        <w:t>ТОиР</w:t>
      </w:r>
      <w:proofErr w:type="spellEnd"/>
      <w:r w:rsidRPr="006E73B8">
        <w:rPr>
          <w:rFonts w:ascii="Arial" w:hAnsi="Arial" w:cs="Arial"/>
          <w:szCs w:val="24"/>
        </w:rPr>
        <w:t xml:space="preserve">, разработка системы управления НСИ </w:t>
      </w:r>
      <w:proofErr w:type="spellStart"/>
      <w:r w:rsidRPr="006E73B8">
        <w:rPr>
          <w:rFonts w:ascii="Arial" w:hAnsi="Arial" w:cs="Arial"/>
          <w:szCs w:val="24"/>
        </w:rPr>
        <w:t>ТОиР</w:t>
      </w:r>
      <w:proofErr w:type="spellEnd"/>
      <w:r w:rsidRPr="006E73B8">
        <w:rPr>
          <w:rFonts w:ascii="Arial" w:hAnsi="Arial" w:cs="Arial"/>
          <w:szCs w:val="24"/>
        </w:rPr>
        <w:t>»</w:t>
      </w:r>
      <w:r>
        <w:rPr>
          <w:rFonts w:ascii="Arial" w:hAnsi="Arial" w:cs="Arial"/>
          <w:szCs w:val="24"/>
        </w:rPr>
        <w:t>,</w:t>
      </w:r>
    </w:p>
    <w:p w14:paraId="1479BCDE" w14:textId="77777777" w:rsidR="00D92ABC" w:rsidRDefault="00D92ABC" w:rsidP="00D92ABC">
      <w:pPr>
        <w:pStyle w:val="afc"/>
        <w:numPr>
          <w:ilvl w:val="0"/>
          <w:numId w:val="23"/>
        </w:numPr>
        <w:spacing w:after="120" w:line="276" w:lineRule="auto"/>
        <w:ind w:left="851" w:hanging="284"/>
        <w:rPr>
          <w:rFonts w:ascii="Arial" w:hAnsi="Arial" w:cs="Arial"/>
          <w:szCs w:val="24"/>
        </w:rPr>
      </w:pPr>
      <w:r>
        <w:rPr>
          <w:rFonts w:ascii="Arial" w:hAnsi="Arial" w:cs="Arial"/>
          <w:szCs w:val="24"/>
        </w:rPr>
        <w:t xml:space="preserve">по данным </w:t>
      </w:r>
      <w:r w:rsidRPr="006E73B8">
        <w:rPr>
          <w:rFonts w:ascii="Arial" w:hAnsi="Arial" w:cs="Arial"/>
          <w:szCs w:val="24"/>
        </w:rPr>
        <w:t xml:space="preserve">системы АСУ </w:t>
      </w:r>
      <w:proofErr w:type="spellStart"/>
      <w:r w:rsidRPr="006E73B8">
        <w:rPr>
          <w:rFonts w:ascii="Arial" w:hAnsi="Arial" w:cs="Arial"/>
          <w:szCs w:val="24"/>
        </w:rPr>
        <w:t>ТОиР</w:t>
      </w:r>
      <w:proofErr w:type="spellEnd"/>
      <w:r>
        <w:rPr>
          <w:rFonts w:ascii="Arial" w:hAnsi="Arial" w:cs="Arial"/>
          <w:szCs w:val="24"/>
        </w:rPr>
        <w:t>,</w:t>
      </w:r>
    </w:p>
    <w:p w14:paraId="1D4F4BB2" w14:textId="77777777" w:rsidR="00D92ABC" w:rsidRDefault="00D92ABC" w:rsidP="00D92ABC">
      <w:pPr>
        <w:pStyle w:val="afc"/>
        <w:numPr>
          <w:ilvl w:val="0"/>
          <w:numId w:val="23"/>
        </w:numPr>
        <w:spacing w:after="240" w:line="276" w:lineRule="auto"/>
        <w:ind w:left="851" w:hanging="284"/>
        <w:rPr>
          <w:rFonts w:ascii="Arial" w:hAnsi="Arial" w:cs="Arial"/>
          <w:szCs w:val="24"/>
        </w:rPr>
      </w:pPr>
      <w:r>
        <w:rPr>
          <w:rFonts w:ascii="Arial" w:hAnsi="Arial" w:cs="Arial"/>
          <w:szCs w:val="24"/>
        </w:rPr>
        <w:t>п</w:t>
      </w:r>
      <w:r w:rsidRPr="006E73B8">
        <w:rPr>
          <w:rFonts w:ascii="Arial" w:hAnsi="Arial" w:cs="Arial"/>
          <w:szCs w:val="24"/>
        </w:rPr>
        <w:t>ри заполнении в шаблонах вручную.</w:t>
      </w:r>
    </w:p>
    <w:p w14:paraId="0610EE3D" w14:textId="4C014F0E" w:rsidR="00D92ABC" w:rsidRPr="00D92ABC" w:rsidRDefault="00D92ABC" w:rsidP="00D92ABC">
      <w:pPr>
        <w:pStyle w:val="afc"/>
        <w:spacing w:after="240" w:line="276" w:lineRule="auto"/>
        <w:ind w:left="567"/>
        <w:rPr>
          <w:rFonts w:ascii="Arial" w:hAnsi="Arial" w:cs="Arial"/>
          <w:szCs w:val="24"/>
        </w:rPr>
      </w:pPr>
      <w:r w:rsidRPr="006E73B8">
        <w:rPr>
          <w:rFonts w:ascii="Arial" w:hAnsi="Arial" w:cs="Arial"/>
          <w:szCs w:val="24"/>
        </w:rPr>
        <w:t xml:space="preserve">Принципы миграции описаны КД </w:t>
      </w:r>
      <w:del w:id="14315" w:author="Владимир Лаут" w:date="2021-03-05T12:46:00Z">
        <w:r w:rsidRPr="006E73B8" w:rsidDel="006D5936">
          <w:rPr>
            <w:rFonts w:ascii="Arial" w:hAnsi="Arial" w:cs="Arial"/>
            <w:szCs w:val="24"/>
            <w:lang w:val="en-US"/>
          </w:rPr>
          <w:delText>ERP</w:delText>
        </w:r>
        <w:r w:rsidRPr="006E73B8" w:rsidDel="006D5936">
          <w:rPr>
            <w:rFonts w:ascii="Arial" w:hAnsi="Arial" w:cs="Arial"/>
            <w:szCs w:val="24"/>
          </w:rPr>
          <w:delText>.</w:delText>
        </w:r>
      </w:del>
      <w:ins w:id="14316" w:author="Александр" w:date="2020-04-13T09:18:00Z">
        <w:del w:id="14317" w:author="Владимир Лаут" w:date="2021-03-05T12:46:00Z">
          <w:r w:rsidR="002B1E80" w:rsidDel="006D5936">
            <w:rPr>
              <w:rFonts w:ascii="Arial" w:hAnsi="Arial" w:cs="Arial"/>
              <w:szCs w:val="24"/>
            </w:rPr>
            <w:delText>9.9.2</w:delText>
          </w:r>
        </w:del>
      </w:ins>
      <w:ins w:id="14318" w:author="Владимир Лаут" w:date="2021-03-05T12:46:00Z">
        <w:r w:rsidR="006D5936">
          <w:rPr>
            <w:rFonts w:ascii="Arial" w:hAnsi="Arial" w:cs="Arial"/>
            <w:szCs w:val="24"/>
            <w:lang w:val="en-US"/>
          </w:rPr>
          <w:t>ERP</w:t>
        </w:r>
        <w:r w:rsidR="006D5936" w:rsidRPr="006D5936">
          <w:rPr>
            <w:rFonts w:ascii="Arial" w:hAnsi="Arial" w:cs="Arial"/>
            <w:szCs w:val="24"/>
            <w:rPrChange w:id="14319" w:author="Владимир Лаут" w:date="2021-03-05T12:46:00Z">
              <w:rPr>
                <w:rFonts w:ascii="Arial" w:hAnsi="Arial" w:cs="Arial"/>
                <w:szCs w:val="24"/>
                <w:lang w:val="en-US"/>
              </w:rPr>
            </w:rPrChange>
          </w:rPr>
          <w:t>.13.9.2</w:t>
        </w:r>
      </w:ins>
      <w:del w:id="14320" w:author="Александр" w:date="2020-04-13T09:18:00Z">
        <w:r w:rsidRPr="006E73B8" w:rsidDel="002B1E80">
          <w:rPr>
            <w:rFonts w:ascii="Arial" w:hAnsi="Arial" w:cs="Arial"/>
            <w:szCs w:val="24"/>
          </w:rPr>
          <w:delText>5.7</w:delText>
        </w:r>
      </w:del>
      <w:r w:rsidRPr="006E73B8">
        <w:rPr>
          <w:rFonts w:ascii="Arial" w:hAnsi="Arial" w:cs="Arial"/>
          <w:szCs w:val="24"/>
        </w:rPr>
        <w:t>.1_Концепция миграции данных.</w:t>
      </w:r>
    </w:p>
    <w:p w14:paraId="73B66E82"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4321" w:name="_Объект_основных_данных_22"/>
      <w:bookmarkStart w:id="14322" w:name="_Toc521083852"/>
      <w:bookmarkStart w:id="14323" w:name="_Toc521340992"/>
      <w:bookmarkStart w:id="14324" w:name="_Toc521439512"/>
      <w:bookmarkStart w:id="14325" w:name="_Toc67557134"/>
      <w:bookmarkEnd w:id="14321"/>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034098">
        <w:rPr>
          <w:rFonts w:eastAsiaTheme="majorEastAsia" w:cstheme="majorBidi"/>
          <w:bCs w:val="0"/>
          <w:iCs w:val="0"/>
          <w:szCs w:val="26"/>
        </w:rPr>
        <w:t>_40 Разрешения на работы</w:t>
      </w:r>
      <w:r w:rsidRPr="00FB401A">
        <w:rPr>
          <w:rFonts w:eastAsiaTheme="majorEastAsia" w:cstheme="majorBidi"/>
          <w:bCs w:val="0"/>
          <w:iCs w:val="0"/>
          <w:szCs w:val="26"/>
        </w:rPr>
        <w:t>.</w:t>
      </w:r>
      <w:bookmarkEnd w:id="14322"/>
      <w:bookmarkEnd w:id="14323"/>
      <w:bookmarkEnd w:id="14324"/>
      <w:bookmarkEnd w:id="14325"/>
    </w:p>
    <w:p w14:paraId="38BA6584" w14:textId="77777777" w:rsidR="00D153F5" w:rsidRPr="00FB401A" w:rsidRDefault="00D153F5" w:rsidP="00197D54">
      <w:pPr>
        <w:pStyle w:val="3"/>
      </w:pPr>
      <w:bookmarkStart w:id="14326" w:name="_Toc521083853"/>
      <w:bookmarkStart w:id="14327" w:name="_Toc521340993"/>
      <w:bookmarkStart w:id="14328" w:name="_Toc521439513"/>
      <w:bookmarkStart w:id="14329" w:name="_Toc67557135"/>
      <w:r w:rsidRPr="00FB401A">
        <w:t>Описание объекта</w:t>
      </w:r>
      <w:bookmarkEnd w:id="14326"/>
      <w:bookmarkEnd w:id="14327"/>
      <w:bookmarkEnd w:id="14328"/>
      <w:bookmarkEnd w:id="14329"/>
    </w:p>
    <w:p w14:paraId="61D54F32" w14:textId="11B69724" w:rsidR="00D153F5" w:rsidRDefault="0010144A" w:rsidP="00D153F5">
      <w:pPr>
        <w:spacing w:after="240" w:line="276" w:lineRule="auto"/>
        <w:ind w:firstLine="567"/>
        <w:rPr>
          <w:rFonts w:ascii="Arial" w:hAnsi="Arial" w:cs="Arial"/>
        </w:rPr>
      </w:pPr>
      <w:r>
        <w:rPr>
          <w:rFonts w:ascii="Arial" w:hAnsi="Arial" w:cs="Arial"/>
        </w:rPr>
        <w:t>Справочник р</w:t>
      </w:r>
      <w:r w:rsidR="00D153F5">
        <w:rPr>
          <w:rFonts w:ascii="Arial" w:hAnsi="Arial" w:cs="Arial"/>
        </w:rPr>
        <w:t>азрешени</w:t>
      </w:r>
      <w:r>
        <w:rPr>
          <w:rFonts w:ascii="Arial" w:hAnsi="Arial" w:cs="Arial"/>
        </w:rPr>
        <w:t>й</w:t>
      </w:r>
      <w:r w:rsidR="00D153F5">
        <w:rPr>
          <w:rFonts w:ascii="Arial" w:hAnsi="Arial" w:cs="Arial"/>
        </w:rPr>
        <w:t xml:space="preserve"> </w:t>
      </w:r>
      <w:r w:rsidR="00D153F5" w:rsidRPr="00034098">
        <w:rPr>
          <w:rFonts w:ascii="Arial" w:hAnsi="Arial" w:cs="Arial"/>
        </w:rPr>
        <w:t>используется для подтверждения допуска к выполнению мероприятий ТОРО и подтверждения наличия всех необходимых разрешительных документов для допуска персонала к выполнению работ.</w:t>
      </w:r>
    </w:p>
    <w:p w14:paraId="4F4C0DA0" w14:textId="77777777" w:rsidR="00D153F5" w:rsidRPr="00D93197"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Данные ведутся в системе </w:t>
      </w:r>
      <w:r>
        <w:rPr>
          <w:rFonts w:ascii="Arial" w:hAnsi="Arial" w:cs="Arial"/>
          <w:lang w:val="en-US"/>
        </w:rPr>
        <w:t>SAP</w:t>
      </w:r>
      <w:r w:rsidRPr="00B21114">
        <w:rPr>
          <w:rFonts w:ascii="Arial" w:hAnsi="Arial" w:cs="Arial"/>
        </w:rPr>
        <w:t xml:space="preserve"> </w:t>
      </w:r>
      <w:r>
        <w:rPr>
          <w:rFonts w:ascii="Arial" w:hAnsi="Arial" w:cs="Arial"/>
          <w:lang w:val="en-US"/>
        </w:rPr>
        <w:t>S</w:t>
      </w:r>
      <w:r w:rsidRPr="00B21114">
        <w:rPr>
          <w:rFonts w:ascii="Arial" w:hAnsi="Arial" w:cs="Arial"/>
        </w:rPr>
        <w:t>/4</w:t>
      </w:r>
      <w:r>
        <w:rPr>
          <w:rFonts w:ascii="Arial" w:hAnsi="Arial" w:cs="Arial"/>
          <w:lang w:val="en-US"/>
        </w:rPr>
        <w:t>HANA</w:t>
      </w:r>
      <w:r w:rsidRPr="007969A6">
        <w:rPr>
          <w:rFonts w:ascii="Arial" w:hAnsi="Arial" w:cs="Arial"/>
        </w:rPr>
        <w:t xml:space="preserve"> </w:t>
      </w:r>
      <w:r>
        <w:rPr>
          <w:rFonts w:ascii="Arial" w:hAnsi="Arial" w:cs="Arial"/>
        </w:rPr>
        <w:t>сотрудниками,</w:t>
      </w:r>
      <w:r w:rsidRPr="007969A6">
        <w:rPr>
          <w:rFonts w:ascii="Arial" w:hAnsi="Arial" w:cs="Arial"/>
        </w:rPr>
        <w:t xml:space="preserve"> </w:t>
      </w:r>
      <w:r>
        <w:rPr>
          <w:rFonts w:ascii="Arial" w:hAnsi="Arial" w:cs="Arial"/>
        </w:rPr>
        <w:t>имеющими на это полномочия.</w:t>
      </w:r>
    </w:p>
    <w:p w14:paraId="33B39283" w14:textId="77777777" w:rsidR="00D153F5" w:rsidRPr="00A2149C" w:rsidRDefault="00D153F5" w:rsidP="00197D54">
      <w:pPr>
        <w:pStyle w:val="3"/>
      </w:pPr>
      <w:bookmarkStart w:id="14330" w:name="_Toc521083854"/>
      <w:bookmarkStart w:id="14331" w:name="_Toc521340994"/>
      <w:bookmarkStart w:id="14332" w:name="_Toc521439514"/>
      <w:bookmarkStart w:id="14333" w:name="_Toc67557136"/>
      <w:r w:rsidRPr="00A2149C">
        <w:t>Принципы кодирования и нумерации</w:t>
      </w:r>
      <w:bookmarkEnd w:id="14330"/>
      <w:bookmarkEnd w:id="14331"/>
      <w:bookmarkEnd w:id="14332"/>
      <w:bookmarkEnd w:id="14333"/>
    </w:p>
    <w:p w14:paraId="2B814E6C" w14:textId="38CE0820" w:rsidR="00A2149C" w:rsidRDefault="00E358E7" w:rsidP="00F45D35">
      <w:pPr>
        <w:spacing w:after="120" w:line="276" w:lineRule="auto"/>
        <w:ind w:firstLine="567"/>
        <w:rPr>
          <w:rFonts w:ascii="Arial" w:hAnsi="Arial" w:cs="Arial"/>
        </w:rPr>
      </w:pPr>
      <w:r>
        <w:rPr>
          <w:rFonts w:ascii="Arial" w:hAnsi="Arial" w:cs="Arial"/>
        </w:rPr>
        <w:t>Справочник разрешений на работы приведен в таблице ниже.</w:t>
      </w:r>
    </w:p>
    <w:p w14:paraId="4B5CA9CF" w14:textId="64E6300E" w:rsidR="00BC792C" w:rsidRPr="00BC792C" w:rsidRDefault="00156F97" w:rsidP="00BC792C">
      <w:pPr>
        <w:spacing w:after="120" w:line="276" w:lineRule="auto"/>
        <w:jc w:val="right"/>
        <w:rPr>
          <w:rFonts w:ascii="Arial" w:hAnsi="Arial" w:cs="Arial"/>
          <w:b/>
          <w:sz w:val="22"/>
        </w:rPr>
      </w:pPr>
      <w:r>
        <w:rPr>
          <w:rFonts w:ascii="Arial" w:hAnsi="Arial" w:cs="Arial"/>
          <w:b/>
          <w:sz w:val="22"/>
        </w:rPr>
        <w:t xml:space="preserve">Таблица </w:t>
      </w:r>
      <w:ins w:id="14334" w:author="Александр" w:date="2020-04-13T13:14:00Z">
        <w:r w:rsidR="0036397B">
          <w:rPr>
            <w:rFonts w:ascii="Arial" w:hAnsi="Arial" w:cs="Arial"/>
            <w:b/>
            <w:sz w:val="22"/>
          </w:rPr>
          <w:t>44</w:t>
        </w:r>
      </w:ins>
      <w:del w:id="14335" w:author="Александр" w:date="2020-04-13T13:14:00Z">
        <w:r w:rsidDel="00870994">
          <w:rPr>
            <w:rFonts w:ascii="Arial" w:hAnsi="Arial" w:cs="Arial"/>
            <w:b/>
            <w:sz w:val="22"/>
          </w:rPr>
          <w:delText>39</w:delText>
        </w:r>
      </w:del>
      <w:r w:rsidR="00BC792C" w:rsidRPr="00BC792C">
        <w:rPr>
          <w:rFonts w:ascii="Arial" w:hAnsi="Arial" w:cs="Arial"/>
          <w:b/>
          <w:sz w:val="22"/>
        </w:rPr>
        <w:t xml:space="preserve">. </w:t>
      </w:r>
      <w:r w:rsidR="000523B2">
        <w:rPr>
          <w:rFonts w:ascii="Arial" w:hAnsi="Arial" w:cs="Arial"/>
          <w:b/>
          <w:sz w:val="22"/>
        </w:rPr>
        <w:t>Разрешения на работы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Change w:id="14336" w:author="Владимир Лаут" w:date="2021-03-03T16:33:00Z">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4258"/>
        <w:gridCol w:w="5918"/>
        <w:tblGridChange w:id="14337">
          <w:tblGrid>
            <w:gridCol w:w="3136"/>
            <w:gridCol w:w="1121"/>
            <w:gridCol w:w="5919"/>
          </w:tblGrid>
        </w:tblGridChange>
      </w:tblGrid>
      <w:tr w:rsidR="00E358E7" w:rsidRPr="0086487D" w14:paraId="0C970565" w14:textId="77777777" w:rsidTr="00002B10">
        <w:trPr>
          <w:cantSplit/>
          <w:trHeight w:val="397"/>
          <w:trPrChange w:id="14338" w:author="Владимир Лаут" w:date="2021-03-03T16:33:00Z">
            <w:trPr>
              <w:cantSplit/>
              <w:trHeight w:val="397"/>
            </w:trPr>
          </w:trPrChange>
        </w:trPr>
        <w:tc>
          <w:tcPr>
            <w:tcW w:w="2092" w:type="pct"/>
            <w:shd w:val="clear" w:color="auto" w:fill="FFC000"/>
            <w:vAlign w:val="center"/>
            <w:tcPrChange w:id="14339" w:author="Владимир Лаут" w:date="2021-03-03T16:33:00Z">
              <w:tcPr>
                <w:tcW w:w="1541" w:type="pct"/>
                <w:gridSpan w:val="2"/>
                <w:shd w:val="clear" w:color="auto" w:fill="FFC000"/>
                <w:vAlign w:val="center"/>
              </w:tcPr>
            </w:tcPrChange>
          </w:tcPr>
          <w:p w14:paraId="7925B335" w14:textId="77777777" w:rsidR="00E358E7" w:rsidRPr="0086487D" w:rsidRDefault="00E358E7" w:rsidP="00FF1C23">
            <w:pPr>
              <w:jc w:val="center"/>
              <w:rPr>
                <w:rFonts w:ascii="Arial" w:hAnsi="Arial" w:cs="Arial"/>
                <w:b/>
                <w:sz w:val="20"/>
              </w:rPr>
            </w:pPr>
            <w:r>
              <w:rPr>
                <w:rFonts w:ascii="Arial" w:hAnsi="Arial" w:cs="Arial"/>
                <w:b/>
                <w:sz w:val="20"/>
              </w:rPr>
              <w:t>Системный код объекта</w:t>
            </w:r>
          </w:p>
        </w:tc>
        <w:tc>
          <w:tcPr>
            <w:tcW w:w="2908" w:type="pct"/>
            <w:shd w:val="clear" w:color="auto" w:fill="FFC000"/>
            <w:vAlign w:val="center"/>
            <w:tcPrChange w:id="14340" w:author="Владимир Лаут" w:date="2021-03-03T16:33:00Z">
              <w:tcPr>
                <w:tcW w:w="3459" w:type="pct"/>
                <w:shd w:val="clear" w:color="auto" w:fill="FFC000"/>
                <w:vAlign w:val="center"/>
              </w:tcPr>
            </w:tcPrChange>
          </w:tcPr>
          <w:p w14:paraId="3658ED5E" w14:textId="77777777" w:rsidR="00E358E7" w:rsidRPr="0086487D" w:rsidRDefault="00E358E7" w:rsidP="00FF1C23">
            <w:pPr>
              <w:jc w:val="center"/>
              <w:rPr>
                <w:rFonts w:ascii="Arial" w:hAnsi="Arial" w:cs="Arial"/>
                <w:b/>
                <w:sz w:val="20"/>
              </w:rPr>
            </w:pPr>
            <w:r>
              <w:rPr>
                <w:rFonts w:ascii="Arial" w:hAnsi="Arial" w:cs="Arial"/>
                <w:b/>
                <w:sz w:val="20"/>
              </w:rPr>
              <w:t>Наименование</w:t>
            </w:r>
          </w:p>
        </w:tc>
      </w:tr>
      <w:tr w:rsidR="00002B10" w:rsidRPr="0086487D" w14:paraId="3A5E06CF" w14:textId="77777777" w:rsidTr="00002B10">
        <w:trPr>
          <w:cantSplit/>
          <w:trPrChange w:id="14341" w:author="Владимир Лаут" w:date="2021-03-03T16:33:00Z">
            <w:trPr>
              <w:cantSplit/>
            </w:trPr>
          </w:trPrChange>
        </w:trPr>
        <w:tc>
          <w:tcPr>
            <w:tcW w:w="2092" w:type="pct"/>
            <w:tcPrChange w:id="14342" w:author="Владимир Лаут" w:date="2021-03-03T16:33:00Z">
              <w:tcPr>
                <w:tcW w:w="1541" w:type="pct"/>
              </w:tcPr>
            </w:tcPrChange>
          </w:tcPr>
          <w:p w14:paraId="18B6A9CB" w14:textId="4AF7C7DE" w:rsidR="00002B10" w:rsidRPr="00BC792C" w:rsidRDefault="00002B10" w:rsidP="00002B10">
            <w:pPr>
              <w:rPr>
                <w:rFonts w:ascii="Arial" w:hAnsi="Arial" w:cs="Arial"/>
                <w:sz w:val="20"/>
                <w:szCs w:val="20"/>
                <w:lang w:val="en-US"/>
              </w:rPr>
            </w:pPr>
            <w:ins w:id="14343" w:author="Владимир Лаут" w:date="2021-03-03T16:33:00Z">
              <w:r w:rsidRPr="00133EF7">
                <w:t>PM_CONFINE</w:t>
              </w:r>
            </w:ins>
            <w:ins w:id="14344" w:author="Александр" w:date="2020-04-13T09:22:00Z">
              <w:del w:id="14345" w:author="Владимир Лаут" w:date="2021-03-03T16:33:00Z">
                <w:r w:rsidDel="00002B10">
                  <w:rPr>
                    <w:rFonts w:ascii="Arial" w:hAnsi="Arial" w:cs="Arial"/>
                    <w:color w:val="000000"/>
                    <w:sz w:val="20"/>
                    <w:szCs w:val="20"/>
                    <w:lang w:val="en-US"/>
                  </w:rPr>
                  <w:delText>PM_DANGER</w:delText>
                </w:r>
              </w:del>
            </w:ins>
            <w:del w:id="14346" w:author="Владимир Лаут" w:date="2021-03-03T16:33:00Z">
              <w:r w:rsidDel="00002B10">
                <w:rPr>
                  <w:rFonts w:ascii="Arial" w:hAnsi="Arial" w:cs="Arial"/>
                  <w:sz w:val="20"/>
                  <w:szCs w:val="20"/>
                  <w:lang w:val="en-US"/>
                </w:rPr>
                <w:delText>PM_DANGER</w:delText>
              </w:r>
            </w:del>
          </w:p>
        </w:tc>
        <w:tc>
          <w:tcPr>
            <w:tcW w:w="2908" w:type="pct"/>
            <w:tcPrChange w:id="14347" w:author="Владимир Лаут" w:date="2021-03-03T16:33:00Z">
              <w:tcPr>
                <w:tcW w:w="3459" w:type="pct"/>
                <w:gridSpan w:val="2"/>
              </w:tcPr>
            </w:tcPrChange>
          </w:tcPr>
          <w:p w14:paraId="329C89C5" w14:textId="1EBB6F09" w:rsidR="00002B10" w:rsidRPr="00BC792C" w:rsidRDefault="00002B10" w:rsidP="00002B10">
            <w:pPr>
              <w:jc w:val="left"/>
              <w:rPr>
                <w:rFonts w:ascii="Arial" w:hAnsi="Arial" w:cs="Arial"/>
                <w:sz w:val="20"/>
                <w:szCs w:val="20"/>
              </w:rPr>
            </w:pPr>
            <w:ins w:id="14348" w:author="Владимир Лаут" w:date="2021-03-03T16:33:00Z">
              <w:r w:rsidRPr="00133EF7">
                <w:t xml:space="preserve">Наряд-допуск - работы в </w:t>
              </w:r>
              <w:proofErr w:type="spellStart"/>
              <w:r w:rsidRPr="00133EF7">
                <w:t>замк</w:t>
              </w:r>
              <w:proofErr w:type="spellEnd"/>
              <w:r w:rsidRPr="00133EF7">
                <w:t>.</w:t>
              </w:r>
            </w:ins>
            <w:del w:id="14349" w:author="Владимир Лаут" w:date="2021-03-03T16:33:00Z">
              <w:r w:rsidRPr="00BC792C" w:rsidDel="00002B10">
                <w:rPr>
                  <w:rFonts w:ascii="Arial" w:hAnsi="Arial" w:cs="Arial"/>
                  <w:sz w:val="20"/>
                  <w:szCs w:val="20"/>
                </w:rPr>
                <w:delText>Выполнение работ повышенной опасности</w:delText>
              </w:r>
            </w:del>
          </w:p>
        </w:tc>
      </w:tr>
      <w:tr w:rsidR="00002B10" w:rsidRPr="0086487D" w14:paraId="516D718A" w14:textId="77777777" w:rsidTr="00002B10">
        <w:trPr>
          <w:cantSplit/>
          <w:trPrChange w:id="14350" w:author="Владимир Лаут" w:date="2021-03-03T16:33:00Z">
            <w:trPr>
              <w:cantSplit/>
            </w:trPr>
          </w:trPrChange>
        </w:trPr>
        <w:tc>
          <w:tcPr>
            <w:tcW w:w="2092" w:type="pct"/>
            <w:tcPrChange w:id="14351" w:author="Владимир Лаут" w:date="2021-03-03T16:33:00Z">
              <w:tcPr>
                <w:tcW w:w="1541" w:type="pct"/>
              </w:tcPr>
            </w:tcPrChange>
          </w:tcPr>
          <w:p w14:paraId="44380E89" w14:textId="179F6884" w:rsidR="00002B10" w:rsidRPr="00002B10" w:rsidRDefault="00002B10" w:rsidP="00002B10">
            <w:pPr>
              <w:rPr>
                <w:rFonts w:ascii="Arial" w:hAnsi="Arial" w:cs="Arial"/>
                <w:sz w:val="20"/>
                <w:szCs w:val="20"/>
                <w:rPrChange w:id="14352" w:author="Владимир Лаут" w:date="2021-03-03T16:33:00Z">
                  <w:rPr>
                    <w:rFonts w:ascii="Arial" w:hAnsi="Arial" w:cs="Arial"/>
                    <w:sz w:val="20"/>
                    <w:szCs w:val="20"/>
                    <w:lang w:val="en-US"/>
                  </w:rPr>
                </w:rPrChange>
              </w:rPr>
            </w:pPr>
            <w:ins w:id="14353" w:author="Владимир Лаут" w:date="2021-03-03T16:33:00Z">
              <w:r w:rsidRPr="00133EF7">
                <w:t>PM_DANGER</w:t>
              </w:r>
            </w:ins>
            <w:ins w:id="14354" w:author="Александр" w:date="2020-04-13T09:22:00Z">
              <w:del w:id="14355" w:author="Владимир Лаут" w:date="2021-03-03T16:33:00Z">
                <w:r w:rsidDel="00002B10">
                  <w:rPr>
                    <w:rFonts w:ascii="Arial" w:hAnsi="Arial" w:cs="Arial"/>
                    <w:color w:val="000000"/>
                    <w:sz w:val="20"/>
                    <w:szCs w:val="20"/>
                    <w:lang w:val="en-US"/>
                  </w:rPr>
                  <w:delText>PM</w:delText>
                </w:r>
                <w:r w:rsidRPr="00002B10" w:rsidDel="00002B10">
                  <w:rPr>
                    <w:rFonts w:ascii="Arial" w:hAnsi="Arial" w:cs="Arial"/>
                    <w:color w:val="000000"/>
                    <w:sz w:val="20"/>
                    <w:szCs w:val="20"/>
                    <w:rPrChange w:id="14356" w:author="Владимир Лаут" w:date="2021-03-03T16:33:00Z">
                      <w:rPr>
                        <w:rFonts w:ascii="Arial" w:hAnsi="Arial" w:cs="Arial"/>
                        <w:color w:val="000000"/>
                        <w:sz w:val="20"/>
                        <w:szCs w:val="20"/>
                        <w:lang w:val="en-US"/>
                      </w:rPr>
                    </w:rPrChange>
                  </w:rPr>
                  <w:delText>_</w:delText>
                </w:r>
                <w:r w:rsidDel="00002B10">
                  <w:rPr>
                    <w:rFonts w:ascii="Arial" w:hAnsi="Arial" w:cs="Arial"/>
                    <w:color w:val="000000"/>
                    <w:sz w:val="20"/>
                    <w:szCs w:val="20"/>
                    <w:lang w:val="en-US"/>
                  </w:rPr>
                  <w:delText>ELECTRO</w:delText>
                </w:r>
              </w:del>
            </w:ins>
            <w:del w:id="14357" w:author="Владимир Лаут" w:date="2021-03-03T16:33:00Z">
              <w:r w:rsidDel="00002B10">
                <w:rPr>
                  <w:rFonts w:ascii="Arial" w:hAnsi="Arial" w:cs="Arial"/>
                  <w:sz w:val="20"/>
                  <w:szCs w:val="20"/>
                  <w:lang w:val="en-US"/>
                </w:rPr>
                <w:delText>PM</w:delText>
              </w:r>
              <w:r w:rsidRPr="00002B10" w:rsidDel="00002B10">
                <w:rPr>
                  <w:rFonts w:ascii="Arial" w:hAnsi="Arial" w:cs="Arial"/>
                  <w:sz w:val="20"/>
                  <w:szCs w:val="20"/>
                  <w:rPrChange w:id="14358" w:author="Владимир Лаут" w:date="2021-03-03T16:33:00Z">
                    <w:rPr>
                      <w:rFonts w:ascii="Arial" w:hAnsi="Arial" w:cs="Arial"/>
                      <w:sz w:val="20"/>
                      <w:szCs w:val="20"/>
                      <w:lang w:val="en-US"/>
                    </w:rPr>
                  </w:rPrChange>
                </w:rPr>
                <w:delText>_</w:delText>
              </w:r>
              <w:r w:rsidDel="00002B10">
                <w:rPr>
                  <w:rFonts w:ascii="Arial" w:hAnsi="Arial" w:cs="Arial"/>
                  <w:sz w:val="20"/>
                  <w:szCs w:val="20"/>
                  <w:lang w:val="en-US"/>
                </w:rPr>
                <w:delText>EL</w:delText>
              </w:r>
            </w:del>
          </w:p>
        </w:tc>
        <w:tc>
          <w:tcPr>
            <w:tcW w:w="2908" w:type="pct"/>
            <w:tcPrChange w:id="14359" w:author="Владимир Лаут" w:date="2021-03-03T16:33:00Z">
              <w:tcPr>
                <w:tcW w:w="3459" w:type="pct"/>
                <w:gridSpan w:val="2"/>
              </w:tcPr>
            </w:tcPrChange>
          </w:tcPr>
          <w:p w14:paraId="359287B8" w14:textId="597944ED" w:rsidR="00002B10" w:rsidRPr="00BC792C" w:rsidRDefault="00002B10" w:rsidP="00002B10">
            <w:pPr>
              <w:jc w:val="left"/>
              <w:rPr>
                <w:rFonts w:ascii="Arial" w:hAnsi="Arial" w:cs="Arial"/>
                <w:sz w:val="20"/>
                <w:szCs w:val="20"/>
              </w:rPr>
            </w:pPr>
            <w:ins w:id="14360" w:author="Владимир Лаут" w:date="2021-03-03T16:33:00Z">
              <w:r w:rsidRPr="00133EF7">
                <w:t>Наряд - допуск ТУ</w:t>
              </w:r>
            </w:ins>
            <w:del w:id="14361" w:author="Владимир Лаут" w:date="2021-03-03T16:33:00Z">
              <w:r w:rsidRPr="00BC792C" w:rsidDel="00002B10">
                <w:rPr>
                  <w:rFonts w:ascii="Arial" w:hAnsi="Arial" w:cs="Arial"/>
                  <w:sz w:val="20"/>
                  <w:szCs w:val="20"/>
                </w:rPr>
                <w:delText>Работа в электроустановках</w:delText>
              </w:r>
            </w:del>
          </w:p>
        </w:tc>
      </w:tr>
      <w:tr w:rsidR="00002B10" w:rsidRPr="0086487D" w14:paraId="45727E12" w14:textId="77777777" w:rsidTr="00002B10">
        <w:trPr>
          <w:cantSplit/>
          <w:ins w:id="14362" w:author="Александр" w:date="2020-04-13T09:19:00Z"/>
          <w:trPrChange w:id="14363" w:author="Владимир Лаут" w:date="2021-03-03T16:33:00Z">
            <w:trPr>
              <w:cantSplit/>
            </w:trPr>
          </w:trPrChange>
        </w:trPr>
        <w:tc>
          <w:tcPr>
            <w:tcW w:w="2092" w:type="pct"/>
            <w:tcPrChange w:id="14364" w:author="Владимир Лаут" w:date="2021-03-03T16:33:00Z">
              <w:tcPr>
                <w:tcW w:w="1541" w:type="pct"/>
              </w:tcPr>
            </w:tcPrChange>
          </w:tcPr>
          <w:p w14:paraId="13C00C4C" w14:textId="1C56220C" w:rsidR="00002B10" w:rsidRPr="00002B10" w:rsidRDefault="00002B10" w:rsidP="00002B10">
            <w:pPr>
              <w:rPr>
                <w:ins w:id="14365" w:author="Александр" w:date="2020-04-13T09:19:00Z"/>
                <w:rFonts w:ascii="Arial" w:hAnsi="Arial" w:cs="Arial"/>
                <w:sz w:val="20"/>
                <w:szCs w:val="20"/>
                <w:rPrChange w:id="14366" w:author="Владимир Лаут" w:date="2021-03-03T16:33:00Z">
                  <w:rPr>
                    <w:ins w:id="14367" w:author="Александр" w:date="2020-04-13T09:19:00Z"/>
                    <w:rFonts w:ascii="Arial" w:hAnsi="Arial" w:cs="Arial"/>
                    <w:sz w:val="20"/>
                    <w:szCs w:val="20"/>
                    <w:lang w:val="en-US"/>
                  </w:rPr>
                </w:rPrChange>
              </w:rPr>
            </w:pPr>
            <w:ins w:id="14368" w:author="Владимир Лаут" w:date="2021-03-03T16:33:00Z">
              <w:r w:rsidRPr="00133EF7">
                <w:t>PM_ELECTRO</w:t>
              </w:r>
            </w:ins>
            <w:ins w:id="14369" w:author="Александр" w:date="2020-04-13T09:22:00Z">
              <w:del w:id="14370" w:author="Владимир Лаут" w:date="2021-03-03T16:33:00Z">
                <w:r w:rsidDel="00002B10">
                  <w:rPr>
                    <w:rFonts w:ascii="Arial" w:hAnsi="Arial" w:cs="Arial"/>
                    <w:color w:val="000000"/>
                    <w:sz w:val="20"/>
                    <w:szCs w:val="20"/>
                    <w:lang w:val="en-US"/>
                  </w:rPr>
                  <w:delText>PM</w:delText>
                </w:r>
                <w:r w:rsidRPr="00002B10" w:rsidDel="00002B10">
                  <w:rPr>
                    <w:rFonts w:ascii="Arial" w:hAnsi="Arial" w:cs="Arial"/>
                    <w:color w:val="000000"/>
                    <w:sz w:val="20"/>
                    <w:szCs w:val="20"/>
                    <w:rPrChange w:id="14371" w:author="Владимир Лаут" w:date="2021-03-03T16:33:00Z">
                      <w:rPr>
                        <w:rFonts w:ascii="Arial" w:hAnsi="Arial" w:cs="Arial"/>
                        <w:color w:val="000000"/>
                        <w:sz w:val="20"/>
                        <w:szCs w:val="20"/>
                        <w:lang w:val="en-US"/>
                      </w:rPr>
                    </w:rPrChange>
                  </w:rPr>
                  <w:delText>_</w:delText>
                </w:r>
                <w:r w:rsidDel="00002B10">
                  <w:rPr>
                    <w:rFonts w:ascii="Arial" w:hAnsi="Arial" w:cs="Arial"/>
                    <w:color w:val="000000"/>
                    <w:sz w:val="20"/>
                    <w:szCs w:val="20"/>
                    <w:lang w:val="en-US"/>
                  </w:rPr>
                  <w:delText>FIRE</w:delText>
                </w:r>
              </w:del>
            </w:ins>
          </w:p>
        </w:tc>
        <w:tc>
          <w:tcPr>
            <w:tcW w:w="2908" w:type="pct"/>
            <w:tcPrChange w:id="14372" w:author="Владимир Лаут" w:date="2021-03-03T16:33:00Z">
              <w:tcPr>
                <w:tcW w:w="3459" w:type="pct"/>
                <w:gridSpan w:val="2"/>
              </w:tcPr>
            </w:tcPrChange>
          </w:tcPr>
          <w:p w14:paraId="49A476E8" w14:textId="2F64FA0E" w:rsidR="00002B10" w:rsidRPr="00BC792C" w:rsidRDefault="00002B10" w:rsidP="00002B10">
            <w:pPr>
              <w:jc w:val="left"/>
              <w:rPr>
                <w:ins w:id="14373" w:author="Александр" w:date="2020-04-13T09:19:00Z"/>
                <w:rFonts w:ascii="Arial" w:hAnsi="Arial" w:cs="Arial"/>
                <w:sz w:val="20"/>
                <w:szCs w:val="20"/>
              </w:rPr>
            </w:pPr>
            <w:ins w:id="14374" w:author="Владимир Лаут" w:date="2021-03-03T16:33:00Z">
              <w:r w:rsidRPr="00133EF7">
                <w:t xml:space="preserve">Наряд - допуск раб. в </w:t>
              </w:r>
              <w:proofErr w:type="spellStart"/>
              <w:r w:rsidRPr="00133EF7">
                <w:t>электро</w:t>
              </w:r>
              <w:proofErr w:type="spellEnd"/>
              <w:r w:rsidRPr="00133EF7">
                <w:t>.</w:t>
              </w:r>
            </w:ins>
            <w:ins w:id="14375" w:author="Александр" w:date="2020-04-13T09:22:00Z">
              <w:del w:id="14376" w:author="Владимир Лаут" w:date="2021-03-03T16:33:00Z">
                <w:r w:rsidDel="00002B10">
                  <w:rPr>
                    <w:rFonts w:ascii="Arial" w:hAnsi="Arial" w:cs="Arial"/>
                    <w:sz w:val="20"/>
                    <w:szCs w:val="20"/>
                  </w:rPr>
                  <w:delText>Огнеопасные работы</w:delText>
                </w:r>
              </w:del>
            </w:ins>
          </w:p>
        </w:tc>
      </w:tr>
      <w:tr w:rsidR="00002B10" w:rsidRPr="0086487D" w14:paraId="54FDE1FA" w14:textId="77777777" w:rsidTr="00002B10">
        <w:trPr>
          <w:cantSplit/>
          <w:ins w:id="14377" w:author="Александр" w:date="2020-04-13T09:19:00Z"/>
          <w:trPrChange w:id="14378" w:author="Владимир Лаут" w:date="2021-03-03T16:33:00Z">
            <w:trPr>
              <w:cantSplit/>
            </w:trPr>
          </w:trPrChange>
        </w:trPr>
        <w:tc>
          <w:tcPr>
            <w:tcW w:w="2092" w:type="pct"/>
            <w:tcPrChange w:id="14379" w:author="Владимир Лаут" w:date="2021-03-03T16:33:00Z">
              <w:tcPr>
                <w:tcW w:w="1541" w:type="pct"/>
              </w:tcPr>
            </w:tcPrChange>
          </w:tcPr>
          <w:p w14:paraId="0A3D5F66" w14:textId="4FD9C0CE" w:rsidR="00002B10" w:rsidRPr="00002B10" w:rsidRDefault="00002B10" w:rsidP="00002B10">
            <w:pPr>
              <w:rPr>
                <w:ins w:id="14380" w:author="Александр" w:date="2020-04-13T09:19:00Z"/>
                <w:rFonts w:ascii="Arial" w:hAnsi="Arial" w:cs="Arial"/>
                <w:sz w:val="20"/>
                <w:szCs w:val="20"/>
                <w:rPrChange w:id="14381" w:author="Владимир Лаут" w:date="2021-03-03T16:33:00Z">
                  <w:rPr>
                    <w:ins w:id="14382" w:author="Александр" w:date="2020-04-13T09:19:00Z"/>
                    <w:rFonts w:ascii="Arial" w:hAnsi="Arial" w:cs="Arial"/>
                    <w:sz w:val="20"/>
                    <w:szCs w:val="20"/>
                    <w:lang w:val="en-US"/>
                  </w:rPr>
                </w:rPrChange>
              </w:rPr>
            </w:pPr>
            <w:ins w:id="14383" w:author="Владимир Лаут" w:date="2021-03-03T16:33:00Z">
              <w:r w:rsidRPr="00133EF7">
                <w:t>PM_FIRE</w:t>
              </w:r>
            </w:ins>
            <w:ins w:id="14384" w:author="Александр" w:date="2020-04-13T09:22:00Z">
              <w:del w:id="14385" w:author="Владимир Лаут" w:date="2021-03-03T16:33:00Z">
                <w:r w:rsidDel="00002B10">
                  <w:rPr>
                    <w:rFonts w:ascii="Arial" w:hAnsi="Arial" w:cs="Arial"/>
                    <w:color w:val="000000"/>
                    <w:sz w:val="20"/>
                    <w:szCs w:val="20"/>
                    <w:lang w:val="en-US"/>
                  </w:rPr>
                  <w:delText>PM</w:delText>
                </w:r>
                <w:r w:rsidRPr="00002B10" w:rsidDel="00002B10">
                  <w:rPr>
                    <w:rFonts w:ascii="Arial" w:hAnsi="Arial" w:cs="Arial"/>
                    <w:color w:val="000000"/>
                    <w:sz w:val="20"/>
                    <w:szCs w:val="20"/>
                    <w:rPrChange w:id="14386" w:author="Владимир Лаут" w:date="2021-03-03T16:33:00Z">
                      <w:rPr>
                        <w:rFonts w:ascii="Arial" w:hAnsi="Arial" w:cs="Arial"/>
                        <w:color w:val="000000"/>
                        <w:sz w:val="20"/>
                        <w:szCs w:val="20"/>
                        <w:lang w:val="en-US"/>
                      </w:rPr>
                    </w:rPrChange>
                  </w:rPr>
                  <w:delText>_</w:delText>
                </w:r>
                <w:r w:rsidDel="00002B10">
                  <w:rPr>
                    <w:rFonts w:ascii="Arial" w:hAnsi="Arial" w:cs="Arial"/>
                    <w:color w:val="000000"/>
                    <w:sz w:val="20"/>
                    <w:szCs w:val="20"/>
                    <w:lang w:val="en-US"/>
                  </w:rPr>
                  <w:delText>HEIGHT</w:delText>
                </w:r>
              </w:del>
            </w:ins>
          </w:p>
        </w:tc>
        <w:tc>
          <w:tcPr>
            <w:tcW w:w="2908" w:type="pct"/>
            <w:tcPrChange w:id="14387" w:author="Владимир Лаут" w:date="2021-03-03T16:33:00Z">
              <w:tcPr>
                <w:tcW w:w="3459" w:type="pct"/>
                <w:gridSpan w:val="2"/>
              </w:tcPr>
            </w:tcPrChange>
          </w:tcPr>
          <w:p w14:paraId="6F8178A2" w14:textId="6FC670E1" w:rsidR="00002B10" w:rsidRPr="00BC792C" w:rsidRDefault="00002B10" w:rsidP="00002B10">
            <w:pPr>
              <w:jc w:val="left"/>
              <w:rPr>
                <w:ins w:id="14388" w:author="Александр" w:date="2020-04-13T09:19:00Z"/>
                <w:rFonts w:ascii="Arial" w:hAnsi="Arial" w:cs="Arial"/>
                <w:sz w:val="20"/>
                <w:szCs w:val="20"/>
              </w:rPr>
            </w:pPr>
            <w:ins w:id="14389" w:author="Владимир Лаут" w:date="2021-03-03T16:33:00Z">
              <w:r w:rsidRPr="00133EF7">
                <w:t xml:space="preserve">Наряд - допуск на </w:t>
              </w:r>
              <w:proofErr w:type="spellStart"/>
              <w:r w:rsidRPr="00133EF7">
                <w:t>огн</w:t>
              </w:r>
              <w:proofErr w:type="spellEnd"/>
              <w:r w:rsidRPr="00133EF7">
                <w:t>. работы</w:t>
              </w:r>
            </w:ins>
            <w:ins w:id="14390" w:author="Александр" w:date="2020-04-13T09:23:00Z">
              <w:del w:id="14391" w:author="Владимир Лаут" w:date="2021-03-03T16:33:00Z">
                <w:r w:rsidDel="00002B10">
                  <w:rPr>
                    <w:rFonts w:ascii="Arial" w:hAnsi="Arial" w:cs="Arial"/>
                    <w:sz w:val="20"/>
                    <w:szCs w:val="20"/>
                  </w:rPr>
                  <w:delText>Проведение ГОР</w:delText>
                </w:r>
              </w:del>
            </w:ins>
          </w:p>
        </w:tc>
      </w:tr>
      <w:tr w:rsidR="00002B10" w:rsidRPr="0086487D" w14:paraId="3D0AA04C" w14:textId="77777777" w:rsidTr="00002B10">
        <w:trPr>
          <w:cantSplit/>
          <w:ins w:id="14392" w:author="Александр" w:date="2020-04-13T09:19:00Z"/>
          <w:trPrChange w:id="14393" w:author="Владимир Лаут" w:date="2021-03-03T16:33:00Z">
            <w:trPr>
              <w:cantSplit/>
            </w:trPr>
          </w:trPrChange>
        </w:trPr>
        <w:tc>
          <w:tcPr>
            <w:tcW w:w="2092" w:type="pct"/>
            <w:tcPrChange w:id="14394" w:author="Владимир Лаут" w:date="2021-03-03T16:33:00Z">
              <w:tcPr>
                <w:tcW w:w="1541" w:type="pct"/>
              </w:tcPr>
            </w:tcPrChange>
          </w:tcPr>
          <w:p w14:paraId="42B4E975" w14:textId="2AE563F9" w:rsidR="00002B10" w:rsidRPr="00002B10" w:rsidRDefault="00002B10" w:rsidP="00002B10">
            <w:pPr>
              <w:rPr>
                <w:ins w:id="14395" w:author="Александр" w:date="2020-04-13T09:19:00Z"/>
                <w:rFonts w:ascii="Arial" w:hAnsi="Arial" w:cs="Arial"/>
                <w:sz w:val="20"/>
                <w:szCs w:val="20"/>
                <w:rPrChange w:id="14396" w:author="Владимир Лаут" w:date="2021-03-03T16:33:00Z">
                  <w:rPr>
                    <w:ins w:id="14397" w:author="Александр" w:date="2020-04-13T09:19:00Z"/>
                    <w:rFonts w:ascii="Arial" w:hAnsi="Arial" w:cs="Arial"/>
                    <w:sz w:val="20"/>
                    <w:szCs w:val="20"/>
                    <w:lang w:val="en-US"/>
                  </w:rPr>
                </w:rPrChange>
              </w:rPr>
            </w:pPr>
            <w:ins w:id="14398" w:author="Владимир Лаут" w:date="2021-03-03T16:33:00Z">
              <w:r w:rsidRPr="00133EF7">
                <w:t>PM_HEIGHT</w:t>
              </w:r>
            </w:ins>
            <w:ins w:id="14399" w:author="Александр" w:date="2020-04-13T09:22:00Z">
              <w:del w:id="14400" w:author="Владимир Лаут" w:date="2021-03-03T16:33:00Z">
                <w:r w:rsidDel="00002B10">
                  <w:rPr>
                    <w:rFonts w:ascii="Arial" w:hAnsi="Arial" w:cs="Arial"/>
                    <w:color w:val="000000"/>
                    <w:sz w:val="20"/>
                    <w:szCs w:val="20"/>
                    <w:lang w:val="en-US"/>
                  </w:rPr>
                  <w:delText>PM</w:delText>
                </w:r>
                <w:r w:rsidRPr="00002B10" w:rsidDel="00002B10">
                  <w:rPr>
                    <w:rFonts w:ascii="Arial" w:hAnsi="Arial" w:cs="Arial"/>
                    <w:color w:val="000000"/>
                    <w:sz w:val="20"/>
                    <w:szCs w:val="20"/>
                    <w:rPrChange w:id="14401" w:author="Владимир Лаут" w:date="2021-03-03T16:33:00Z">
                      <w:rPr>
                        <w:rFonts w:ascii="Arial" w:hAnsi="Arial" w:cs="Arial"/>
                        <w:color w:val="000000"/>
                        <w:sz w:val="20"/>
                        <w:szCs w:val="20"/>
                        <w:lang w:val="en-US"/>
                      </w:rPr>
                    </w:rPrChange>
                  </w:rPr>
                  <w:delText>_</w:delText>
                </w:r>
                <w:r w:rsidDel="00002B10">
                  <w:rPr>
                    <w:rFonts w:ascii="Arial" w:hAnsi="Arial" w:cs="Arial"/>
                    <w:color w:val="000000"/>
                    <w:sz w:val="20"/>
                    <w:szCs w:val="20"/>
                    <w:lang w:val="en-US"/>
                  </w:rPr>
                  <w:delText>MOUNT</w:delText>
                </w:r>
              </w:del>
            </w:ins>
          </w:p>
        </w:tc>
        <w:tc>
          <w:tcPr>
            <w:tcW w:w="2908" w:type="pct"/>
            <w:tcPrChange w:id="14402" w:author="Владимир Лаут" w:date="2021-03-03T16:33:00Z">
              <w:tcPr>
                <w:tcW w:w="3459" w:type="pct"/>
                <w:gridSpan w:val="2"/>
              </w:tcPr>
            </w:tcPrChange>
          </w:tcPr>
          <w:p w14:paraId="316CFBF4" w14:textId="3D39013A" w:rsidR="00002B10" w:rsidRPr="00BC792C" w:rsidRDefault="00002B10" w:rsidP="00002B10">
            <w:pPr>
              <w:jc w:val="left"/>
              <w:rPr>
                <w:ins w:id="14403" w:author="Александр" w:date="2020-04-13T09:19:00Z"/>
                <w:rFonts w:ascii="Arial" w:hAnsi="Arial" w:cs="Arial"/>
                <w:sz w:val="20"/>
                <w:szCs w:val="20"/>
              </w:rPr>
            </w:pPr>
            <w:ins w:id="14404" w:author="Владимир Лаут" w:date="2021-03-03T16:33:00Z">
              <w:r w:rsidRPr="00133EF7">
                <w:t>Наряд - допуск раб. на высоте</w:t>
              </w:r>
            </w:ins>
            <w:ins w:id="14405" w:author="Александр" w:date="2020-04-13T09:22:00Z">
              <w:del w:id="14406" w:author="Владимир Лаут" w:date="2021-03-03T16:33:00Z">
                <w:r w:rsidDel="00002B10">
                  <w:rPr>
                    <w:rFonts w:ascii="Arial" w:hAnsi="Arial" w:cs="Arial"/>
                    <w:sz w:val="20"/>
                    <w:szCs w:val="20"/>
                  </w:rPr>
                  <w:delText>Работа на высоте</w:delText>
                </w:r>
              </w:del>
            </w:ins>
          </w:p>
        </w:tc>
      </w:tr>
      <w:tr w:rsidR="00002B10" w:rsidRPr="0086487D" w14:paraId="5384D97E" w14:textId="77777777" w:rsidTr="00002B10">
        <w:trPr>
          <w:cantSplit/>
          <w:ins w:id="14407" w:author="Владимир Лаут" w:date="2021-03-03T16:32:00Z"/>
          <w:trPrChange w:id="14408" w:author="Владимир Лаут" w:date="2021-03-03T16:33:00Z">
            <w:trPr>
              <w:cantSplit/>
            </w:trPr>
          </w:trPrChange>
        </w:trPr>
        <w:tc>
          <w:tcPr>
            <w:tcW w:w="2092" w:type="pct"/>
            <w:tcPrChange w:id="14409" w:author="Владимир Лаут" w:date="2021-03-03T16:33:00Z">
              <w:tcPr>
                <w:tcW w:w="1541" w:type="pct"/>
                <w:vAlign w:val="center"/>
              </w:tcPr>
            </w:tcPrChange>
          </w:tcPr>
          <w:p w14:paraId="73F3A783" w14:textId="4EF0E9A2" w:rsidR="00002B10" w:rsidRPr="00002B10" w:rsidRDefault="00002B10" w:rsidP="00002B10">
            <w:pPr>
              <w:rPr>
                <w:ins w:id="14410" w:author="Владимир Лаут" w:date="2021-03-03T16:32:00Z"/>
                <w:rFonts w:ascii="Arial" w:hAnsi="Arial" w:cs="Arial"/>
                <w:color w:val="000000"/>
                <w:sz w:val="20"/>
                <w:szCs w:val="20"/>
                <w:rPrChange w:id="14411" w:author="Владимир Лаут" w:date="2021-03-03T16:33:00Z">
                  <w:rPr>
                    <w:ins w:id="14412" w:author="Владимир Лаут" w:date="2021-03-03T16:32:00Z"/>
                    <w:rFonts w:ascii="Arial" w:hAnsi="Arial" w:cs="Arial"/>
                    <w:color w:val="000000"/>
                    <w:sz w:val="20"/>
                    <w:szCs w:val="20"/>
                    <w:lang w:val="en-US"/>
                  </w:rPr>
                </w:rPrChange>
              </w:rPr>
            </w:pPr>
            <w:ins w:id="14413" w:author="Владимир Лаут" w:date="2021-03-03T16:33:00Z">
              <w:r w:rsidRPr="00133EF7">
                <w:t>PM_MOUNT</w:t>
              </w:r>
            </w:ins>
          </w:p>
        </w:tc>
        <w:tc>
          <w:tcPr>
            <w:tcW w:w="2908" w:type="pct"/>
            <w:tcPrChange w:id="14414" w:author="Владимир Лаут" w:date="2021-03-03T16:33:00Z">
              <w:tcPr>
                <w:tcW w:w="3459" w:type="pct"/>
                <w:gridSpan w:val="2"/>
              </w:tcPr>
            </w:tcPrChange>
          </w:tcPr>
          <w:p w14:paraId="656E4CCA" w14:textId="0B3FC458" w:rsidR="00002B10" w:rsidRDefault="00002B10" w:rsidP="00002B10">
            <w:pPr>
              <w:jc w:val="left"/>
              <w:rPr>
                <w:ins w:id="14415" w:author="Владимир Лаут" w:date="2021-03-03T16:32:00Z"/>
                <w:rFonts w:ascii="Arial" w:hAnsi="Arial" w:cs="Arial"/>
                <w:sz w:val="20"/>
                <w:szCs w:val="20"/>
              </w:rPr>
            </w:pPr>
            <w:ins w:id="14416" w:author="Владимир Лаут" w:date="2021-03-03T16:33:00Z">
              <w:r w:rsidRPr="00133EF7">
                <w:t xml:space="preserve">Наряд - допуск на </w:t>
              </w:r>
              <w:proofErr w:type="spellStart"/>
              <w:r w:rsidRPr="00133EF7">
                <w:t>провед</w:t>
              </w:r>
              <w:proofErr w:type="spellEnd"/>
              <w:r w:rsidRPr="00133EF7">
                <w:t>. ГОР</w:t>
              </w:r>
            </w:ins>
          </w:p>
        </w:tc>
      </w:tr>
      <w:tr w:rsidR="00002B10" w:rsidRPr="0086487D" w14:paraId="1D8DFFB2" w14:textId="77777777" w:rsidTr="00002B10">
        <w:trPr>
          <w:cantSplit/>
          <w:ins w:id="14417" w:author="Владимир Лаут" w:date="2021-03-03T16:33:00Z"/>
          <w:trPrChange w:id="14418" w:author="Владимир Лаут" w:date="2021-03-03T16:33:00Z">
            <w:trPr>
              <w:cantSplit/>
            </w:trPr>
          </w:trPrChange>
        </w:trPr>
        <w:tc>
          <w:tcPr>
            <w:tcW w:w="2092" w:type="pct"/>
            <w:tcPrChange w:id="14419" w:author="Владимир Лаут" w:date="2021-03-03T16:33:00Z">
              <w:tcPr>
                <w:tcW w:w="1541" w:type="pct"/>
                <w:vAlign w:val="center"/>
              </w:tcPr>
            </w:tcPrChange>
          </w:tcPr>
          <w:p w14:paraId="5FC796EC" w14:textId="285C2B4D" w:rsidR="00002B10" w:rsidRPr="00002B10" w:rsidRDefault="00002B10" w:rsidP="00002B10">
            <w:pPr>
              <w:rPr>
                <w:ins w:id="14420" w:author="Владимир Лаут" w:date="2021-03-03T16:33:00Z"/>
                <w:rFonts w:ascii="Arial" w:hAnsi="Arial" w:cs="Arial"/>
                <w:color w:val="000000"/>
                <w:sz w:val="20"/>
                <w:szCs w:val="20"/>
                <w:rPrChange w:id="14421" w:author="Владимир Лаут" w:date="2021-03-03T16:33:00Z">
                  <w:rPr>
                    <w:ins w:id="14422" w:author="Владимир Лаут" w:date="2021-03-03T16:33:00Z"/>
                    <w:rFonts w:ascii="Arial" w:hAnsi="Arial" w:cs="Arial"/>
                    <w:color w:val="000000"/>
                    <w:sz w:val="20"/>
                    <w:szCs w:val="20"/>
                    <w:lang w:val="en-US"/>
                  </w:rPr>
                </w:rPrChange>
              </w:rPr>
            </w:pPr>
            <w:ins w:id="14423" w:author="Владимир Лаут" w:date="2021-03-03T16:33:00Z">
              <w:r w:rsidRPr="00133EF7">
                <w:lastRenderedPageBreak/>
                <w:t>PM_REPAIRS</w:t>
              </w:r>
            </w:ins>
          </w:p>
        </w:tc>
        <w:tc>
          <w:tcPr>
            <w:tcW w:w="2908" w:type="pct"/>
            <w:tcPrChange w:id="14424" w:author="Владимир Лаут" w:date="2021-03-03T16:33:00Z">
              <w:tcPr>
                <w:tcW w:w="3459" w:type="pct"/>
                <w:gridSpan w:val="2"/>
              </w:tcPr>
            </w:tcPrChange>
          </w:tcPr>
          <w:p w14:paraId="06F5C4DD" w14:textId="72F5FFD0" w:rsidR="00002B10" w:rsidRDefault="00002B10" w:rsidP="00002B10">
            <w:pPr>
              <w:jc w:val="left"/>
              <w:rPr>
                <w:ins w:id="14425" w:author="Владимир Лаут" w:date="2021-03-03T16:33:00Z"/>
                <w:rFonts w:ascii="Arial" w:hAnsi="Arial" w:cs="Arial"/>
                <w:sz w:val="20"/>
                <w:szCs w:val="20"/>
              </w:rPr>
            </w:pPr>
            <w:ins w:id="14426" w:author="Владимир Лаут" w:date="2021-03-03T16:33:00Z">
              <w:r w:rsidRPr="00133EF7">
                <w:t>Наряд - допуск на рем. работы</w:t>
              </w:r>
            </w:ins>
          </w:p>
        </w:tc>
      </w:tr>
    </w:tbl>
    <w:p w14:paraId="5C8431B7" w14:textId="77777777" w:rsidR="00D153F5" w:rsidRPr="00E71C9B" w:rsidRDefault="00D153F5" w:rsidP="00197D54">
      <w:pPr>
        <w:pStyle w:val="3"/>
      </w:pPr>
      <w:bookmarkStart w:id="14427" w:name="_Toc521083855"/>
      <w:bookmarkStart w:id="14428" w:name="_Toc521340995"/>
      <w:bookmarkStart w:id="14429" w:name="_Toc521439515"/>
      <w:bookmarkStart w:id="14430" w:name="_Toc67557137"/>
      <w:r>
        <w:t>К</w:t>
      </w:r>
      <w:r w:rsidRPr="00FB401A">
        <w:t>лючевые параметры объекта</w:t>
      </w:r>
      <w:bookmarkEnd w:id="14427"/>
      <w:bookmarkEnd w:id="14428"/>
      <w:bookmarkEnd w:id="14429"/>
      <w:bookmarkEnd w:id="14430"/>
    </w:p>
    <w:p w14:paraId="5674236E" w14:textId="77777777" w:rsidR="00D153F5" w:rsidRPr="0014784D" w:rsidRDefault="00D153F5" w:rsidP="00D153F5">
      <w:pPr>
        <w:spacing w:after="240" w:line="276" w:lineRule="auto"/>
        <w:ind w:firstLine="567"/>
        <w:jc w:val="left"/>
        <w:rPr>
          <w:rFonts w:ascii="Arial" w:hAnsi="Arial" w:cs="Arial"/>
        </w:rPr>
        <w:sectPr w:rsidR="00D153F5" w:rsidRPr="0014784D" w:rsidSect="008D4E24">
          <w:headerReference w:type="default" r:id="rId85"/>
          <w:footerReference w:type="default" r:id="rId86"/>
          <w:headerReference w:type="first" r:id="rId87"/>
          <w:pgSz w:w="11907" w:h="16840" w:code="9"/>
          <w:pgMar w:top="1134" w:right="567" w:bottom="1134" w:left="1134" w:header="737" w:footer="283" w:gutter="0"/>
          <w:cols w:space="708"/>
          <w:docGrid w:linePitch="360"/>
        </w:sectPr>
      </w:pPr>
      <w:r w:rsidRPr="00E71C9B">
        <w:rPr>
          <w:rFonts w:ascii="Arial" w:hAnsi="Arial" w:cs="Arial"/>
          <w:szCs w:val="24"/>
        </w:rPr>
        <w:t xml:space="preserve">Ключевым параметром объекта является </w:t>
      </w:r>
      <w:r w:rsidRPr="00E71C9B">
        <w:rPr>
          <w:rFonts w:ascii="Arial" w:hAnsi="Arial" w:cs="Arial"/>
          <w:szCs w:val="24"/>
          <w:lang w:val="en-US"/>
        </w:rPr>
        <w:t>SOGEN</w:t>
      </w:r>
      <w:r w:rsidRPr="00E71C9B">
        <w:rPr>
          <w:rFonts w:ascii="Arial" w:hAnsi="Arial" w:cs="Arial"/>
          <w:szCs w:val="24"/>
        </w:rPr>
        <w:t xml:space="preserve"> - код разрешения</w:t>
      </w:r>
      <w:r>
        <w:rPr>
          <w:rFonts w:ascii="Arial" w:hAnsi="Arial" w:cs="Arial"/>
        </w:rPr>
        <w:t>.</w:t>
      </w:r>
    </w:p>
    <w:p w14:paraId="408006A8" w14:textId="77777777" w:rsidR="00D153F5" w:rsidRPr="003F2961" w:rsidRDefault="00D153F5" w:rsidP="00197D54">
      <w:pPr>
        <w:pStyle w:val="3"/>
      </w:pPr>
      <w:bookmarkStart w:id="14431" w:name="_Toc521083856"/>
      <w:bookmarkStart w:id="14432" w:name="_Toc521340996"/>
      <w:bookmarkStart w:id="14433" w:name="_Toc521439516"/>
      <w:bookmarkStart w:id="14434" w:name="_Toc67557138"/>
      <w:r w:rsidRPr="003F2961">
        <w:lastRenderedPageBreak/>
        <w:t>Модель данных объекта</w:t>
      </w:r>
      <w:bookmarkEnd w:id="14431"/>
      <w:bookmarkEnd w:id="14432"/>
      <w:bookmarkEnd w:id="14433"/>
      <w:bookmarkEnd w:id="14434"/>
    </w:p>
    <w:p w14:paraId="0A8C30C1" w14:textId="581B990D" w:rsidR="00D153F5" w:rsidRPr="00332A57"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sidRPr="001D3E93">
        <w:rPr>
          <w:rFonts w:ascii="Arial" w:hAnsi="Arial"/>
          <w:b/>
          <w:sz w:val="22"/>
        </w:rPr>
        <w:t xml:space="preserve"> </w:t>
      </w:r>
      <w:ins w:id="14435" w:author="Александр" w:date="2020-04-13T13:14:00Z">
        <w:r w:rsidR="0036397B">
          <w:rPr>
            <w:rFonts w:ascii="Arial" w:hAnsi="Arial"/>
            <w:b/>
            <w:sz w:val="22"/>
          </w:rPr>
          <w:t>45</w:t>
        </w:r>
      </w:ins>
      <w:del w:id="14436" w:author="Александр" w:date="2020-04-13T13:14:00Z">
        <w:r w:rsidR="002870F7" w:rsidDel="00870994">
          <w:rPr>
            <w:rFonts w:ascii="Arial" w:hAnsi="Arial"/>
            <w:b/>
            <w:sz w:val="22"/>
          </w:rPr>
          <w:delText>4</w:delText>
        </w:r>
        <w:r w:rsidR="00156F97" w:rsidDel="00870994">
          <w:rPr>
            <w:rFonts w:ascii="Arial" w:hAnsi="Arial"/>
            <w:b/>
            <w:sz w:val="22"/>
          </w:rPr>
          <w:delText>0</w:delText>
        </w:r>
      </w:del>
      <w:r w:rsidRPr="00321205">
        <w:rPr>
          <w:rFonts w:ascii="Arial" w:hAnsi="Arial" w:cs="Arial"/>
          <w:b/>
          <w:sz w:val="22"/>
        </w:rPr>
        <w:t xml:space="preserve">. Модель данных </w:t>
      </w:r>
      <w:r>
        <w:rPr>
          <w:rFonts w:ascii="Arial" w:hAnsi="Arial" w:cs="Arial"/>
          <w:b/>
          <w:sz w:val="22"/>
          <w:lang w:val="en-US"/>
        </w:rPr>
        <w:t>PM</w:t>
      </w:r>
      <w:r w:rsidRPr="00332A57">
        <w:rPr>
          <w:rFonts w:ascii="Arial" w:hAnsi="Arial" w:cs="Arial"/>
          <w:b/>
          <w:sz w:val="22"/>
        </w:rPr>
        <w:t xml:space="preserve">_40 </w:t>
      </w:r>
      <w:r>
        <w:rPr>
          <w:rFonts w:ascii="Arial" w:hAnsi="Arial" w:cs="Arial"/>
          <w:b/>
          <w:sz w:val="22"/>
        </w:rPr>
        <w:t>Разрешения на работы</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477"/>
        <w:gridCol w:w="1477"/>
        <w:gridCol w:w="1967"/>
        <w:gridCol w:w="839"/>
        <w:gridCol w:w="1477"/>
        <w:gridCol w:w="1857"/>
        <w:gridCol w:w="1824"/>
        <w:gridCol w:w="1174"/>
        <w:gridCol w:w="1390"/>
        <w:gridCol w:w="1063"/>
      </w:tblGrid>
      <w:tr w:rsidR="00D153F5" w:rsidRPr="0086487D" w14:paraId="5742F87E" w14:textId="77777777" w:rsidTr="00D153F5">
        <w:trPr>
          <w:cantSplit/>
          <w:trHeight w:val="397"/>
        </w:trPr>
        <w:tc>
          <w:tcPr>
            <w:tcW w:w="146" w:type="pct"/>
            <w:vMerge w:val="restart"/>
            <w:shd w:val="clear" w:color="auto" w:fill="FFC000"/>
            <w:vAlign w:val="center"/>
          </w:tcPr>
          <w:p w14:paraId="3F3707CC" w14:textId="77777777" w:rsidR="00D153F5" w:rsidRPr="0086487D" w:rsidRDefault="00D153F5" w:rsidP="00D153F5">
            <w:pPr>
              <w:jc w:val="center"/>
              <w:rPr>
                <w:rFonts w:ascii="Arial" w:hAnsi="Arial" w:cs="Arial"/>
                <w:b/>
                <w:sz w:val="20"/>
              </w:rPr>
            </w:pPr>
            <w:r>
              <w:rPr>
                <w:rFonts w:ascii="Arial" w:hAnsi="Arial" w:cs="Arial"/>
                <w:b/>
                <w:sz w:val="20"/>
              </w:rPr>
              <w:t>№</w:t>
            </w:r>
          </w:p>
        </w:tc>
        <w:tc>
          <w:tcPr>
            <w:tcW w:w="515" w:type="pct"/>
            <w:vMerge w:val="restart"/>
            <w:shd w:val="clear" w:color="auto" w:fill="FFC000"/>
          </w:tcPr>
          <w:p w14:paraId="3D32F2FA" w14:textId="77777777" w:rsidR="00D153F5" w:rsidRDefault="00D153F5" w:rsidP="00D153F5">
            <w:pPr>
              <w:jc w:val="center"/>
              <w:rPr>
                <w:rFonts w:ascii="Arial" w:hAnsi="Arial" w:cs="Arial"/>
                <w:b/>
                <w:sz w:val="20"/>
              </w:rPr>
            </w:pPr>
          </w:p>
          <w:p w14:paraId="66A040CD"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15" w:type="pct"/>
            <w:vMerge w:val="restart"/>
            <w:shd w:val="clear" w:color="auto" w:fill="FFC000"/>
            <w:vAlign w:val="center"/>
          </w:tcPr>
          <w:p w14:paraId="2CE2EC77"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678" w:type="pct"/>
            <w:vMerge w:val="restart"/>
            <w:shd w:val="clear" w:color="auto" w:fill="FFC000"/>
            <w:vAlign w:val="center"/>
          </w:tcPr>
          <w:p w14:paraId="18964B9A"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280" w:type="pct"/>
            <w:vMerge w:val="restart"/>
            <w:shd w:val="clear" w:color="auto" w:fill="FFC000"/>
            <w:vAlign w:val="center"/>
          </w:tcPr>
          <w:p w14:paraId="58DF1987"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01E32DEF"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0365CDCB"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73949F6A"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27B49EF6"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5CDE1DB2" w14:textId="77777777" w:rsidTr="00D153F5">
        <w:trPr>
          <w:cantSplit/>
        </w:trPr>
        <w:tc>
          <w:tcPr>
            <w:tcW w:w="146" w:type="pct"/>
            <w:vMerge/>
            <w:vAlign w:val="center"/>
          </w:tcPr>
          <w:p w14:paraId="3F43CB4C" w14:textId="77777777" w:rsidR="00D153F5" w:rsidRPr="0086487D" w:rsidRDefault="00D153F5" w:rsidP="00D153F5">
            <w:pPr>
              <w:jc w:val="center"/>
              <w:rPr>
                <w:rFonts w:ascii="Arial" w:hAnsi="Arial" w:cs="Arial"/>
                <w:sz w:val="20"/>
              </w:rPr>
            </w:pPr>
          </w:p>
        </w:tc>
        <w:tc>
          <w:tcPr>
            <w:tcW w:w="515" w:type="pct"/>
            <w:vMerge/>
          </w:tcPr>
          <w:p w14:paraId="26DAEE10" w14:textId="77777777" w:rsidR="00D153F5" w:rsidRPr="0086487D" w:rsidRDefault="00D153F5" w:rsidP="00D153F5">
            <w:pPr>
              <w:jc w:val="center"/>
              <w:rPr>
                <w:rFonts w:ascii="Arial" w:hAnsi="Arial" w:cs="Arial"/>
                <w:sz w:val="20"/>
              </w:rPr>
            </w:pPr>
          </w:p>
        </w:tc>
        <w:tc>
          <w:tcPr>
            <w:tcW w:w="515" w:type="pct"/>
            <w:vMerge/>
            <w:vAlign w:val="center"/>
          </w:tcPr>
          <w:p w14:paraId="37EBB248" w14:textId="77777777" w:rsidR="00D153F5" w:rsidRPr="0086487D" w:rsidRDefault="00D153F5" w:rsidP="00D153F5">
            <w:pPr>
              <w:jc w:val="center"/>
              <w:rPr>
                <w:rFonts w:ascii="Arial" w:hAnsi="Arial" w:cs="Arial"/>
                <w:sz w:val="20"/>
              </w:rPr>
            </w:pPr>
          </w:p>
        </w:tc>
        <w:tc>
          <w:tcPr>
            <w:tcW w:w="678" w:type="pct"/>
            <w:vMerge/>
            <w:vAlign w:val="center"/>
          </w:tcPr>
          <w:p w14:paraId="68233F28" w14:textId="77777777" w:rsidR="00D153F5" w:rsidRPr="0086487D" w:rsidRDefault="00D153F5" w:rsidP="00D153F5">
            <w:pPr>
              <w:jc w:val="center"/>
              <w:rPr>
                <w:rFonts w:ascii="Arial" w:hAnsi="Arial" w:cs="Arial"/>
                <w:sz w:val="20"/>
              </w:rPr>
            </w:pPr>
          </w:p>
        </w:tc>
        <w:tc>
          <w:tcPr>
            <w:tcW w:w="280" w:type="pct"/>
            <w:vMerge/>
            <w:vAlign w:val="center"/>
          </w:tcPr>
          <w:p w14:paraId="2B3ADAEB" w14:textId="77777777" w:rsidR="00D153F5" w:rsidRPr="0086487D" w:rsidRDefault="00D153F5" w:rsidP="00D153F5">
            <w:pPr>
              <w:jc w:val="center"/>
              <w:rPr>
                <w:rFonts w:ascii="Arial" w:hAnsi="Arial" w:cs="Arial"/>
                <w:sz w:val="20"/>
              </w:rPr>
            </w:pPr>
          </w:p>
        </w:tc>
        <w:tc>
          <w:tcPr>
            <w:tcW w:w="493" w:type="pct"/>
            <w:vMerge/>
            <w:vAlign w:val="center"/>
          </w:tcPr>
          <w:p w14:paraId="0BED26BE"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23F3F16F"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608201D2"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768CAE9A"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0E133792"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124785A1" w14:textId="77777777" w:rsidR="00D153F5" w:rsidRPr="00675CA3" w:rsidRDefault="00D153F5" w:rsidP="00D153F5">
            <w:pPr>
              <w:jc w:val="center"/>
              <w:rPr>
                <w:rFonts w:ascii="Arial" w:hAnsi="Arial" w:cs="Arial"/>
                <w:b/>
                <w:sz w:val="20"/>
              </w:rPr>
            </w:pPr>
          </w:p>
        </w:tc>
      </w:tr>
      <w:tr w:rsidR="00D153F5" w:rsidRPr="0086487D" w14:paraId="7D69BF20" w14:textId="77777777" w:rsidTr="00D153F5">
        <w:trPr>
          <w:cantSplit/>
        </w:trPr>
        <w:tc>
          <w:tcPr>
            <w:tcW w:w="146" w:type="pct"/>
          </w:tcPr>
          <w:p w14:paraId="502615F2" w14:textId="77777777" w:rsidR="00D153F5" w:rsidRPr="00E86342" w:rsidRDefault="00D153F5" w:rsidP="00D153F5">
            <w:pPr>
              <w:rPr>
                <w:rFonts w:ascii="Arial" w:hAnsi="Arial" w:cs="Arial"/>
                <w:sz w:val="20"/>
                <w:lang w:val="en-US"/>
              </w:rPr>
            </w:pPr>
            <w:r>
              <w:rPr>
                <w:rFonts w:ascii="Arial" w:hAnsi="Arial" w:cs="Arial"/>
                <w:sz w:val="20"/>
                <w:lang w:val="en-US"/>
              </w:rPr>
              <w:t>1.</w:t>
            </w:r>
          </w:p>
        </w:tc>
        <w:tc>
          <w:tcPr>
            <w:tcW w:w="515" w:type="pct"/>
          </w:tcPr>
          <w:p w14:paraId="6024CE69" w14:textId="733ED65C" w:rsidR="00D153F5" w:rsidRDefault="00634E3E" w:rsidP="00D153F5">
            <w:pPr>
              <w:jc w:val="left"/>
              <w:rPr>
                <w:rFonts w:ascii="Arial" w:hAnsi="Arial" w:cs="Arial"/>
                <w:sz w:val="20"/>
              </w:rPr>
            </w:pPr>
            <w:r>
              <w:rPr>
                <w:rFonts w:ascii="Arial" w:hAnsi="Arial" w:cs="Arial"/>
                <w:sz w:val="20"/>
              </w:rPr>
              <w:t>-</w:t>
            </w:r>
          </w:p>
        </w:tc>
        <w:tc>
          <w:tcPr>
            <w:tcW w:w="515" w:type="pct"/>
          </w:tcPr>
          <w:p w14:paraId="7F0F88C1" w14:textId="77777777" w:rsidR="00D153F5" w:rsidRPr="00332A57" w:rsidRDefault="00D153F5" w:rsidP="00D153F5">
            <w:pPr>
              <w:jc w:val="left"/>
              <w:rPr>
                <w:rFonts w:ascii="Arial" w:hAnsi="Arial" w:cs="Arial"/>
                <w:sz w:val="20"/>
              </w:rPr>
            </w:pPr>
            <w:r>
              <w:rPr>
                <w:rFonts w:ascii="Arial" w:hAnsi="Arial" w:cs="Arial"/>
                <w:sz w:val="20"/>
              </w:rPr>
              <w:t>Разрешение</w:t>
            </w:r>
          </w:p>
        </w:tc>
        <w:tc>
          <w:tcPr>
            <w:tcW w:w="678" w:type="pct"/>
          </w:tcPr>
          <w:p w14:paraId="11FE4290" w14:textId="15B4D855" w:rsidR="00D153F5" w:rsidRPr="002B1E80" w:rsidRDefault="00D153F5" w:rsidP="00D153F5">
            <w:pPr>
              <w:jc w:val="left"/>
              <w:rPr>
                <w:rFonts w:ascii="Arial" w:hAnsi="Arial" w:cs="Arial"/>
                <w:sz w:val="20"/>
                <w:rPrChange w:id="14437" w:author="Александр" w:date="2020-04-13T09:24:00Z">
                  <w:rPr>
                    <w:rFonts w:ascii="Arial" w:hAnsi="Arial" w:cs="Arial"/>
                    <w:sz w:val="20"/>
                    <w:lang w:val="en-US"/>
                  </w:rPr>
                </w:rPrChange>
              </w:rPr>
            </w:pPr>
            <w:r>
              <w:rPr>
                <w:rFonts w:ascii="Arial" w:hAnsi="Arial" w:cs="Arial"/>
                <w:sz w:val="20"/>
                <w:lang w:val="en-US"/>
              </w:rPr>
              <w:t>PM_40</w:t>
            </w:r>
            <w:ins w:id="14438" w:author="Александр" w:date="2020-04-13T09:24:00Z">
              <w:r w:rsidR="002B1E80">
                <w:rPr>
                  <w:rFonts w:ascii="Arial" w:hAnsi="Arial" w:cs="Arial"/>
                  <w:sz w:val="20"/>
                </w:rPr>
                <w:t xml:space="preserve"> </w:t>
              </w:r>
              <w:r w:rsidR="002B1E80">
                <w:rPr>
                  <w:rFonts w:ascii="Arial" w:eastAsiaTheme="minorHAnsi" w:hAnsi="Arial" w:cs="Arial"/>
                  <w:color w:val="000000"/>
                  <w:sz w:val="20"/>
                  <w:szCs w:val="20"/>
                </w:rPr>
                <w:t>Разрешения на работы</w:t>
              </w:r>
            </w:ins>
          </w:p>
        </w:tc>
        <w:tc>
          <w:tcPr>
            <w:tcW w:w="280" w:type="pct"/>
          </w:tcPr>
          <w:p w14:paraId="624C37E5" w14:textId="77777777" w:rsidR="00D153F5" w:rsidRPr="00332A57" w:rsidRDefault="00D153F5" w:rsidP="00D153F5">
            <w:pPr>
              <w:jc w:val="center"/>
              <w:rPr>
                <w:rFonts w:ascii="Arial" w:hAnsi="Arial" w:cs="Arial"/>
                <w:sz w:val="20"/>
                <w:lang w:val="en-US"/>
              </w:rPr>
            </w:pPr>
            <w:r>
              <w:rPr>
                <w:rFonts w:ascii="Arial" w:hAnsi="Arial" w:cs="Arial"/>
                <w:sz w:val="20"/>
                <w:lang w:val="en-US"/>
              </w:rPr>
              <w:t>CHAR, 10</w:t>
            </w:r>
          </w:p>
        </w:tc>
        <w:tc>
          <w:tcPr>
            <w:tcW w:w="493" w:type="pct"/>
          </w:tcPr>
          <w:p w14:paraId="21094521" w14:textId="77777777" w:rsidR="00D153F5" w:rsidRPr="00332A57" w:rsidRDefault="00D153F5" w:rsidP="00D153F5">
            <w:pPr>
              <w:jc w:val="center"/>
              <w:rPr>
                <w:rFonts w:ascii="Arial" w:hAnsi="Arial" w:cs="Arial"/>
                <w:sz w:val="20"/>
                <w:lang w:val="en-US"/>
              </w:rPr>
            </w:pPr>
            <w:r w:rsidRPr="00332A57">
              <w:rPr>
                <w:rFonts w:ascii="Arial" w:hAnsi="Arial" w:cs="Arial"/>
                <w:sz w:val="20"/>
              </w:rPr>
              <w:t>T357G</w:t>
            </w:r>
            <w:r>
              <w:rPr>
                <w:rFonts w:ascii="Arial" w:hAnsi="Arial" w:cs="Arial"/>
                <w:sz w:val="20"/>
                <w:lang w:val="en-US"/>
              </w:rPr>
              <w:t>-</w:t>
            </w:r>
            <w:r w:rsidRPr="00332A57">
              <w:rPr>
                <w:rFonts w:ascii="Arial" w:hAnsi="Arial" w:cs="Arial"/>
                <w:sz w:val="20"/>
                <w:lang w:val="en-US"/>
              </w:rPr>
              <w:t>SOGEN</w:t>
            </w:r>
          </w:p>
        </w:tc>
        <w:tc>
          <w:tcPr>
            <w:tcW w:w="620" w:type="pct"/>
          </w:tcPr>
          <w:p w14:paraId="7BADBCE8" w14:textId="77777777" w:rsidR="00D153F5" w:rsidRPr="00332A57" w:rsidRDefault="00D153F5" w:rsidP="00D153F5">
            <w:pPr>
              <w:jc w:val="center"/>
              <w:rPr>
                <w:rFonts w:ascii="Arial" w:hAnsi="Arial" w:cs="Arial"/>
                <w:sz w:val="20"/>
                <w:lang w:val="en-US"/>
              </w:rPr>
            </w:pPr>
            <w:r>
              <w:rPr>
                <w:rFonts w:ascii="Arial" w:hAnsi="Arial" w:cs="Arial"/>
                <w:sz w:val="20"/>
                <w:lang w:val="en-US"/>
              </w:rPr>
              <w:t>X</w:t>
            </w:r>
          </w:p>
        </w:tc>
        <w:tc>
          <w:tcPr>
            <w:tcW w:w="609" w:type="pct"/>
          </w:tcPr>
          <w:p w14:paraId="5334F9C8" w14:textId="5331989F" w:rsidR="00D153F5" w:rsidRPr="0086487D" w:rsidRDefault="00634E3E" w:rsidP="00D153F5">
            <w:pPr>
              <w:jc w:val="center"/>
              <w:rPr>
                <w:rFonts w:ascii="Arial" w:hAnsi="Arial" w:cs="Arial"/>
                <w:sz w:val="20"/>
              </w:rPr>
            </w:pPr>
            <w:r>
              <w:rPr>
                <w:rFonts w:ascii="Arial" w:hAnsi="Arial" w:cs="Arial"/>
                <w:sz w:val="20"/>
              </w:rPr>
              <w:t>-</w:t>
            </w:r>
          </w:p>
        </w:tc>
        <w:tc>
          <w:tcPr>
            <w:tcW w:w="392" w:type="pct"/>
          </w:tcPr>
          <w:p w14:paraId="325F3DE8" w14:textId="24855471" w:rsidR="00D153F5" w:rsidRPr="0086487D" w:rsidRDefault="00634E3E" w:rsidP="00D153F5">
            <w:pPr>
              <w:jc w:val="center"/>
              <w:rPr>
                <w:rFonts w:ascii="Arial" w:hAnsi="Arial" w:cs="Arial"/>
                <w:sz w:val="20"/>
              </w:rPr>
            </w:pPr>
            <w:r>
              <w:rPr>
                <w:rFonts w:ascii="Arial" w:hAnsi="Arial" w:cs="Arial"/>
                <w:sz w:val="20"/>
              </w:rPr>
              <w:t>-</w:t>
            </w:r>
          </w:p>
        </w:tc>
        <w:tc>
          <w:tcPr>
            <w:tcW w:w="398" w:type="pct"/>
          </w:tcPr>
          <w:p w14:paraId="0AD6B55E" w14:textId="2A0535F7" w:rsidR="00D153F5" w:rsidRPr="0086487D" w:rsidRDefault="00634E3E" w:rsidP="00D153F5">
            <w:pPr>
              <w:jc w:val="center"/>
              <w:rPr>
                <w:rFonts w:ascii="Arial" w:hAnsi="Arial" w:cs="Arial"/>
                <w:sz w:val="20"/>
              </w:rPr>
            </w:pPr>
            <w:r>
              <w:rPr>
                <w:rFonts w:ascii="Arial" w:hAnsi="Arial" w:cs="Arial"/>
                <w:sz w:val="20"/>
              </w:rPr>
              <w:t>-</w:t>
            </w:r>
          </w:p>
        </w:tc>
        <w:tc>
          <w:tcPr>
            <w:tcW w:w="355" w:type="pct"/>
          </w:tcPr>
          <w:p w14:paraId="69F88095" w14:textId="77777777" w:rsidR="00D153F5" w:rsidRPr="00332A57"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7A180CBD" w14:textId="77777777" w:rsidTr="00D153F5">
        <w:trPr>
          <w:cantSplit/>
        </w:trPr>
        <w:tc>
          <w:tcPr>
            <w:tcW w:w="146" w:type="pct"/>
          </w:tcPr>
          <w:p w14:paraId="5CD61726" w14:textId="77777777" w:rsidR="00D153F5" w:rsidRDefault="00D153F5" w:rsidP="00D153F5">
            <w:pPr>
              <w:rPr>
                <w:rFonts w:ascii="Arial" w:hAnsi="Arial" w:cs="Arial"/>
                <w:sz w:val="20"/>
                <w:lang w:val="en-US"/>
              </w:rPr>
            </w:pPr>
            <w:r>
              <w:rPr>
                <w:rFonts w:ascii="Arial" w:hAnsi="Arial" w:cs="Arial"/>
                <w:sz w:val="20"/>
                <w:lang w:val="en-US"/>
              </w:rPr>
              <w:t>2.</w:t>
            </w:r>
          </w:p>
        </w:tc>
        <w:tc>
          <w:tcPr>
            <w:tcW w:w="515" w:type="pct"/>
          </w:tcPr>
          <w:p w14:paraId="1C42F5A2" w14:textId="4CB27DA9" w:rsidR="00D153F5" w:rsidRDefault="00634E3E" w:rsidP="00D153F5">
            <w:pPr>
              <w:jc w:val="left"/>
              <w:rPr>
                <w:rFonts w:ascii="Arial" w:hAnsi="Arial" w:cs="Arial"/>
                <w:sz w:val="20"/>
              </w:rPr>
            </w:pPr>
            <w:r>
              <w:rPr>
                <w:rFonts w:ascii="Arial" w:hAnsi="Arial" w:cs="Arial"/>
                <w:sz w:val="20"/>
              </w:rPr>
              <w:t>-</w:t>
            </w:r>
          </w:p>
        </w:tc>
        <w:tc>
          <w:tcPr>
            <w:tcW w:w="515" w:type="pct"/>
          </w:tcPr>
          <w:p w14:paraId="4FD5FFBF" w14:textId="77777777" w:rsidR="00D153F5" w:rsidRPr="0086487D" w:rsidRDefault="00D153F5" w:rsidP="00D153F5">
            <w:pPr>
              <w:jc w:val="left"/>
              <w:rPr>
                <w:rFonts w:ascii="Arial" w:hAnsi="Arial" w:cs="Arial"/>
                <w:sz w:val="20"/>
              </w:rPr>
            </w:pPr>
            <w:r>
              <w:rPr>
                <w:rFonts w:ascii="Arial" w:hAnsi="Arial" w:cs="Arial"/>
                <w:sz w:val="20"/>
              </w:rPr>
              <w:t>Текст разрешения</w:t>
            </w:r>
          </w:p>
        </w:tc>
        <w:tc>
          <w:tcPr>
            <w:tcW w:w="678" w:type="pct"/>
          </w:tcPr>
          <w:p w14:paraId="5FC12F8E" w14:textId="77777777" w:rsidR="00D153F5" w:rsidRPr="00332A57" w:rsidRDefault="00D153F5" w:rsidP="00D153F5">
            <w:pPr>
              <w:jc w:val="left"/>
              <w:rPr>
                <w:rFonts w:ascii="Arial" w:hAnsi="Arial" w:cs="Arial"/>
                <w:sz w:val="20"/>
              </w:rPr>
            </w:pPr>
            <w:r>
              <w:rPr>
                <w:rFonts w:ascii="Arial" w:hAnsi="Arial" w:cs="Arial"/>
                <w:sz w:val="20"/>
              </w:rPr>
              <w:t>Наименование разрешения</w:t>
            </w:r>
          </w:p>
        </w:tc>
        <w:tc>
          <w:tcPr>
            <w:tcW w:w="280" w:type="pct"/>
          </w:tcPr>
          <w:p w14:paraId="114A4D61" w14:textId="77777777" w:rsidR="00D153F5" w:rsidRPr="00332A57" w:rsidRDefault="00D153F5" w:rsidP="00D153F5">
            <w:pPr>
              <w:jc w:val="center"/>
              <w:rPr>
                <w:rFonts w:ascii="Arial" w:hAnsi="Arial" w:cs="Arial"/>
                <w:sz w:val="20"/>
                <w:lang w:val="en-US"/>
              </w:rPr>
            </w:pPr>
            <w:r>
              <w:rPr>
                <w:rFonts w:ascii="Arial" w:hAnsi="Arial" w:cs="Arial"/>
                <w:sz w:val="20"/>
                <w:lang w:val="en-US"/>
              </w:rPr>
              <w:t>CHAR, 30</w:t>
            </w:r>
          </w:p>
        </w:tc>
        <w:tc>
          <w:tcPr>
            <w:tcW w:w="493" w:type="pct"/>
          </w:tcPr>
          <w:p w14:paraId="6A874034" w14:textId="77777777" w:rsidR="00D153F5" w:rsidRPr="00332A57" w:rsidRDefault="00D153F5" w:rsidP="00D153F5">
            <w:pPr>
              <w:jc w:val="center"/>
              <w:rPr>
                <w:rFonts w:ascii="Arial" w:hAnsi="Arial" w:cs="Arial"/>
                <w:sz w:val="20"/>
                <w:lang w:val="en-US"/>
              </w:rPr>
            </w:pPr>
            <w:r w:rsidRPr="00332A57">
              <w:rPr>
                <w:rFonts w:ascii="Arial" w:hAnsi="Arial" w:cs="Arial"/>
                <w:sz w:val="20"/>
              </w:rPr>
              <w:t>T357G_T</w:t>
            </w:r>
            <w:r>
              <w:rPr>
                <w:rFonts w:ascii="Arial" w:hAnsi="Arial" w:cs="Arial"/>
                <w:sz w:val="20"/>
                <w:lang w:val="en-US"/>
              </w:rPr>
              <w:t>-</w:t>
            </w:r>
            <w:r w:rsidRPr="00332A57">
              <w:rPr>
                <w:rFonts w:ascii="Arial" w:hAnsi="Arial" w:cs="Arial"/>
                <w:sz w:val="20"/>
                <w:lang w:val="en-US"/>
              </w:rPr>
              <w:t>GNTXT</w:t>
            </w:r>
          </w:p>
        </w:tc>
        <w:tc>
          <w:tcPr>
            <w:tcW w:w="620" w:type="pct"/>
          </w:tcPr>
          <w:p w14:paraId="61B6ED0C" w14:textId="3E660AB0" w:rsidR="00D153F5" w:rsidRPr="0086487D" w:rsidRDefault="00634E3E" w:rsidP="00D153F5">
            <w:pPr>
              <w:jc w:val="center"/>
              <w:rPr>
                <w:rFonts w:ascii="Arial" w:hAnsi="Arial" w:cs="Arial"/>
                <w:sz w:val="20"/>
              </w:rPr>
            </w:pPr>
            <w:r>
              <w:rPr>
                <w:rFonts w:ascii="Arial" w:hAnsi="Arial" w:cs="Arial"/>
                <w:sz w:val="20"/>
              </w:rPr>
              <w:t>-</w:t>
            </w:r>
          </w:p>
        </w:tc>
        <w:tc>
          <w:tcPr>
            <w:tcW w:w="609" w:type="pct"/>
          </w:tcPr>
          <w:p w14:paraId="41B0BD40" w14:textId="30B8E5AD" w:rsidR="00D153F5" w:rsidRPr="0086487D" w:rsidRDefault="00634E3E" w:rsidP="00D153F5">
            <w:pPr>
              <w:jc w:val="center"/>
              <w:rPr>
                <w:rFonts w:ascii="Arial" w:hAnsi="Arial" w:cs="Arial"/>
                <w:sz w:val="20"/>
              </w:rPr>
            </w:pPr>
            <w:r>
              <w:rPr>
                <w:rFonts w:ascii="Arial" w:hAnsi="Arial" w:cs="Arial"/>
                <w:sz w:val="20"/>
              </w:rPr>
              <w:t>-</w:t>
            </w:r>
          </w:p>
        </w:tc>
        <w:tc>
          <w:tcPr>
            <w:tcW w:w="392" w:type="pct"/>
          </w:tcPr>
          <w:p w14:paraId="34591C90" w14:textId="3237DF7C" w:rsidR="00D153F5" w:rsidRPr="0086487D" w:rsidRDefault="00634E3E" w:rsidP="00D153F5">
            <w:pPr>
              <w:jc w:val="center"/>
              <w:rPr>
                <w:rFonts w:ascii="Arial" w:hAnsi="Arial" w:cs="Arial"/>
                <w:sz w:val="20"/>
              </w:rPr>
            </w:pPr>
            <w:r>
              <w:rPr>
                <w:rFonts w:ascii="Arial" w:hAnsi="Arial" w:cs="Arial"/>
                <w:sz w:val="20"/>
              </w:rPr>
              <w:t>-</w:t>
            </w:r>
          </w:p>
        </w:tc>
        <w:tc>
          <w:tcPr>
            <w:tcW w:w="398" w:type="pct"/>
          </w:tcPr>
          <w:p w14:paraId="59A991C2" w14:textId="24F40013" w:rsidR="00D153F5" w:rsidRPr="0086487D" w:rsidRDefault="00634E3E" w:rsidP="00D153F5">
            <w:pPr>
              <w:jc w:val="center"/>
              <w:rPr>
                <w:rFonts w:ascii="Arial" w:hAnsi="Arial" w:cs="Arial"/>
                <w:sz w:val="20"/>
              </w:rPr>
            </w:pPr>
            <w:r>
              <w:rPr>
                <w:rFonts w:ascii="Arial" w:hAnsi="Arial" w:cs="Arial"/>
                <w:sz w:val="20"/>
              </w:rPr>
              <w:t>-</w:t>
            </w:r>
          </w:p>
        </w:tc>
        <w:tc>
          <w:tcPr>
            <w:tcW w:w="355" w:type="pct"/>
          </w:tcPr>
          <w:p w14:paraId="5949AA53" w14:textId="77777777" w:rsidR="00D153F5" w:rsidRPr="00332A57"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6FA921CF" w14:textId="77777777" w:rsidTr="00D153F5">
        <w:trPr>
          <w:cantSplit/>
        </w:trPr>
        <w:tc>
          <w:tcPr>
            <w:tcW w:w="146" w:type="pct"/>
          </w:tcPr>
          <w:p w14:paraId="07AD9FA8" w14:textId="77777777" w:rsidR="00D153F5" w:rsidRDefault="00D153F5" w:rsidP="00D153F5">
            <w:pPr>
              <w:rPr>
                <w:rFonts w:ascii="Arial" w:hAnsi="Arial" w:cs="Arial"/>
                <w:sz w:val="20"/>
                <w:lang w:val="en-US"/>
              </w:rPr>
            </w:pPr>
            <w:r>
              <w:rPr>
                <w:rFonts w:ascii="Arial" w:hAnsi="Arial" w:cs="Arial"/>
                <w:sz w:val="20"/>
                <w:lang w:val="en-US"/>
              </w:rPr>
              <w:t>3.</w:t>
            </w:r>
          </w:p>
        </w:tc>
        <w:tc>
          <w:tcPr>
            <w:tcW w:w="515" w:type="pct"/>
          </w:tcPr>
          <w:p w14:paraId="2AD2A036" w14:textId="768B8825" w:rsidR="00D153F5" w:rsidRDefault="00634E3E" w:rsidP="00D153F5">
            <w:pPr>
              <w:jc w:val="left"/>
              <w:rPr>
                <w:rFonts w:ascii="Arial" w:hAnsi="Arial" w:cs="Arial"/>
                <w:sz w:val="20"/>
              </w:rPr>
            </w:pPr>
            <w:r>
              <w:rPr>
                <w:rFonts w:ascii="Arial" w:hAnsi="Arial" w:cs="Arial"/>
                <w:sz w:val="20"/>
              </w:rPr>
              <w:t>-</w:t>
            </w:r>
          </w:p>
        </w:tc>
        <w:tc>
          <w:tcPr>
            <w:tcW w:w="515" w:type="pct"/>
          </w:tcPr>
          <w:p w14:paraId="6D590996" w14:textId="77777777" w:rsidR="00D153F5" w:rsidRPr="0086487D" w:rsidRDefault="00D153F5" w:rsidP="00D153F5">
            <w:pPr>
              <w:jc w:val="left"/>
              <w:rPr>
                <w:rFonts w:ascii="Arial" w:hAnsi="Arial" w:cs="Arial"/>
                <w:sz w:val="20"/>
              </w:rPr>
            </w:pPr>
            <w:r>
              <w:rPr>
                <w:rFonts w:ascii="Arial" w:hAnsi="Arial" w:cs="Arial"/>
                <w:sz w:val="20"/>
              </w:rPr>
              <w:t>Тип разрешения</w:t>
            </w:r>
          </w:p>
        </w:tc>
        <w:tc>
          <w:tcPr>
            <w:tcW w:w="678" w:type="pct"/>
          </w:tcPr>
          <w:p w14:paraId="0BD1B4C2" w14:textId="77777777" w:rsidR="00D153F5" w:rsidRPr="00AE4F05" w:rsidRDefault="00D153F5" w:rsidP="00D153F5">
            <w:pPr>
              <w:jc w:val="left"/>
              <w:rPr>
                <w:rFonts w:ascii="Arial" w:hAnsi="Arial" w:cs="Arial"/>
                <w:sz w:val="20"/>
              </w:rPr>
            </w:pPr>
            <w:r>
              <w:rPr>
                <w:rFonts w:ascii="Arial" w:hAnsi="Arial" w:cs="Arial"/>
                <w:sz w:val="20"/>
              </w:rPr>
              <w:t>Тип разрешения на работы</w:t>
            </w:r>
          </w:p>
        </w:tc>
        <w:tc>
          <w:tcPr>
            <w:tcW w:w="280" w:type="pct"/>
          </w:tcPr>
          <w:p w14:paraId="0710344C" w14:textId="77777777" w:rsidR="00D153F5" w:rsidRPr="0086487D" w:rsidRDefault="00D153F5" w:rsidP="00D153F5">
            <w:pPr>
              <w:jc w:val="center"/>
              <w:rPr>
                <w:rFonts w:ascii="Arial" w:hAnsi="Arial" w:cs="Arial"/>
                <w:sz w:val="20"/>
              </w:rPr>
            </w:pPr>
            <w:r>
              <w:rPr>
                <w:rFonts w:ascii="Arial" w:hAnsi="Arial" w:cs="Arial"/>
                <w:sz w:val="20"/>
                <w:lang w:val="en-US"/>
              </w:rPr>
              <w:t>CHAR, 1</w:t>
            </w:r>
          </w:p>
        </w:tc>
        <w:tc>
          <w:tcPr>
            <w:tcW w:w="493" w:type="pct"/>
          </w:tcPr>
          <w:p w14:paraId="13B2F578" w14:textId="77777777" w:rsidR="00D153F5" w:rsidRPr="0086487D" w:rsidRDefault="00D153F5" w:rsidP="00D153F5">
            <w:pPr>
              <w:jc w:val="center"/>
              <w:rPr>
                <w:rFonts w:ascii="Arial" w:hAnsi="Arial" w:cs="Arial"/>
                <w:sz w:val="20"/>
              </w:rPr>
            </w:pPr>
            <w:r w:rsidRPr="00332A57">
              <w:rPr>
                <w:rFonts w:ascii="Arial" w:hAnsi="Arial" w:cs="Arial"/>
                <w:sz w:val="20"/>
              </w:rPr>
              <w:t>T357G</w:t>
            </w:r>
            <w:r>
              <w:rPr>
                <w:rFonts w:ascii="Arial" w:hAnsi="Arial" w:cs="Arial"/>
                <w:sz w:val="20"/>
                <w:lang w:val="en-US"/>
              </w:rPr>
              <w:t>-</w:t>
            </w:r>
            <w:r w:rsidRPr="00332A57">
              <w:rPr>
                <w:rFonts w:ascii="Arial" w:hAnsi="Arial" w:cs="Arial"/>
                <w:sz w:val="20"/>
              </w:rPr>
              <w:t>GNTYP</w:t>
            </w:r>
          </w:p>
        </w:tc>
        <w:tc>
          <w:tcPr>
            <w:tcW w:w="620" w:type="pct"/>
          </w:tcPr>
          <w:p w14:paraId="537FB65D" w14:textId="6BB4E464" w:rsidR="00D153F5" w:rsidRPr="0086487D" w:rsidRDefault="00634E3E" w:rsidP="00D153F5">
            <w:pPr>
              <w:jc w:val="center"/>
              <w:rPr>
                <w:rFonts w:ascii="Arial" w:hAnsi="Arial" w:cs="Arial"/>
                <w:sz w:val="20"/>
              </w:rPr>
            </w:pPr>
            <w:r>
              <w:rPr>
                <w:rFonts w:ascii="Arial" w:hAnsi="Arial" w:cs="Arial"/>
                <w:sz w:val="20"/>
              </w:rPr>
              <w:t>-</w:t>
            </w:r>
          </w:p>
        </w:tc>
        <w:tc>
          <w:tcPr>
            <w:tcW w:w="609" w:type="pct"/>
          </w:tcPr>
          <w:p w14:paraId="6583E958" w14:textId="404FF67D" w:rsidR="00D153F5" w:rsidRPr="0086487D" w:rsidRDefault="00634E3E" w:rsidP="00D153F5">
            <w:pPr>
              <w:jc w:val="center"/>
              <w:rPr>
                <w:rFonts w:ascii="Arial" w:hAnsi="Arial" w:cs="Arial"/>
                <w:sz w:val="20"/>
              </w:rPr>
            </w:pPr>
            <w:r>
              <w:rPr>
                <w:rFonts w:ascii="Arial" w:hAnsi="Arial" w:cs="Arial"/>
                <w:sz w:val="20"/>
              </w:rPr>
              <w:t>-</w:t>
            </w:r>
          </w:p>
        </w:tc>
        <w:tc>
          <w:tcPr>
            <w:tcW w:w="392" w:type="pct"/>
          </w:tcPr>
          <w:p w14:paraId="109BD3D3" w14:textId="42898ECB" w:rsidR="00D153F5" w:rsidRPr="0086487D" w:rsidRDefault="00634E3E" w:rsidP="00D153F5">
            <w:pPr>
              <w:jc w:val="center"/>
              <w:rPr>
                <w:rFonts w:ascii="Arial" w:hAnsi="Arial" w:cs="Arial"/>
                <w:sz w:val="20"/>
              </w:rPr>
            </w:pPr>
            <w:r>
              <w:rPr>
                <w:rFonts w:ascii="Arial" w:hAnsi="Arial" w:cs="Arial"/>
                <w:sz w:val="20"/>
              </w:rPr>
              <w:t>-</w:t>
            </w:r>
          </w:p>
        </w:tc>
        <w:tc>
          <w:tcPr>
            <w:tcW w:w="398" w:type="pct"/>
          </w:tcPr>
          <w:p w14:paraId="451A0CFC" w14:textId="45779AC9" w:rsidR="00D153F5" w:rsidRPr="0086487D" w:rsidRDefault="00634E3E" w:rsidP="00D153F5">
            <w:pPr>
              <w:jc w:val="center"/>
              <w:rPr>
                <w:rFonts w:ascii="Arial" w:hAnsi="Arial" w:cs="Arial"/>
                <w:sz w:val="20"/>
              </w:rPr>
            </w:pPr>
            <w:r>
              <w:rPr>
                <w:rFonts w:ascii="Arial" w:hAnsi="Arial" w:cs="Arial"/>
                <w:sz w:val="20"/>
              </w:rPr>
              <w:t>Выбор из справочника</w:t>
            </w:r>
          </w:p>
        </w:tc>
        <w:tc>
          <w:tcPr>
            <w:tcW w:w="355" w:type="pct"/>
          </w:tcPr>
          <w:p w14:paraId="1370F664" w14:textId="77777777" w:rsidR="00D153F5"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2E09CBE8" w14:textId="77777777" w:rsidTr="00D153F5">
        <w:trPr>
          <w:cantSplit/>
        </w:trPr>
        <w:tc>
          <w:tcPr>
            <w:tcW w:w="146" w:type="pct"/>
          </w:tcPr>
          <w:p w14:paraId="4682E6FA" w14:textId="77777777" w:rsidR="00D153F5" w:rsidRDefault="00D153F5" w:rsidP="00D153F5">
            <w:pPr>
              <w:rPr>
                <w:rFonts w:ascii="Arial" w:hAnsi="Arial" w:cs="Arial"/>
                <w:sz w:val="20"/>
                <w:lang w:val="en-US"/>
              </w:rPr>
            </w:pPr>
            <w:r>
              <w:rPr>
                <w:rFonts w:ascii="Arial" w:hAnsi="Arial" w:cs="Arial"/>
                <w:sz w:val="20"/>
                <w:lang w:val="en-US"/>
              </w:rPr>
              <w:t>4.</w:t>
            </w:r>
          </w:p>
        </w:tc>
        <w:tc>
          <w:tcPr>
            <w:tcW w:w="515" w:type="pct"/>
          </w:tcPr>
          <w:p w14:paraId="26E3EA80" w14:textId="61F2E5C8" w:rsidR="00D153F5" w:rsidRDefault="00634E3E" w:rsidP="00D153F5">
            <w:pPr>
              <w:jc w:val="left"/>
              <w:rPr>
                <w:rFonts w:ascii="Arial" w:hAnsi="Arial" w:cs="Arial"/>
                <w:sz w:val="20"/>
              </w:rPr>
            </w:pPr>
            <w:r>
              <w:rPr>
                <w:rFonts w:ascii="Arial" w:hAnsi="Arial" w:cs="Arial"/>
                <w:sz w:val="20"/>
              </w:rPr>
              <w:t>-</w:t>
            </w:r>
          </w:p>
        </w:tc>
        <w:tc>
          <w:tcPr>
            <w:tcW w:w="515" w:type="pct"/>
          </w:tcPr>
          <w:p w14:paraId="10A7F6A3" w14:textId="77777777" w:rsidR="00D153F5" w:rsidRPr="0086487D" w:rsidRDefault="00D153F5" w:rsidP="00D153F5">
            <w:pPr>
              <w:jc w:val="left"/>
              <w:rPr>
                <w:rFonts w:ascii="Arial" w:hAnsi="Arial" w:cs="Arial"/>
                <w:sz w:val="20"/>
              </w:rPr>
            </w:pPr>
            <w:r>
              <w:rPr>
                <w:rFonts w:ascii="Arial" w:hAnsi="Arial" w:cs="Arial"/>
                <w:sz w:val="20"/>
              </w:rPr>
              <w:t>Текст типа разрешения</w:t>
            </w:r>
          </w:p>
        </w:tc>
        <w:tc>
          <w:tcPr>
            <w:tcW w:w="678" w:type="pct"/>
          </w:tcPr>
          <w:p w14:paraId="16AD7F4B" w14:textId="77777777" w:rsidR="00D153F5" w:rsidRPr="0086487D" w:rsidRDefault="00D153F5" w:rsidP="00D153F5">
            <w:pPr>
              <w:jc w:val="left"/>
              <w:rPr>
                <w:rFonts w:ascii="Arial" w:hAnsi="Arial" w:cs="Arial"/>
                <w:sz w:val="20"/>
              </w:rPr>
            </w:pPr>
            <w:r>
              <w:rPr>
                <w:rFonts w:ascii="Arial" w:hAnsi="Arial" w:cs="Arial"/>
                <w:sz w:val="20"/>
              </w:rPr>
              <w:t>Наименование типа разрешения на работы</w:t>
            </w:r>
          </w:p>
        </w:tc>
        <w:tc>
          <w:tcPr>
            <w:tcW w:w="280" w:type="pct"/>
          </w:tcPr>
          <w:p w14:paraId="18F91CF1" w14:textId="77777777" w:rsidR="00D153F5" w:rsidRPr="0086487D" w:rsidRDefault="00D153F5" w:rsidP="00D153F5">
            <w:pPr>
              <w:jc w:val="center"/>
              <w:rPr>
                <w:rFonts w:ascii="Arial" w:hAnsi="Arial" w:cs="Arial"/>
                <w:sz w:val="20"/>
              </w:rPr>
            </w:pPr>
            <w:r>
              <w:rPr>
                <w:rFonts w:ascii="Arial" w:hAnsi="Arial" w:cs="Arial"/>
                <w:sz w:val="20"/>
                <w:lang w:val="en-US"/>
              </w:rPr>
              <w:t>CHAR, 30</w:t>
            </w:r>
          </w:p>
        </w:tc>
        <w:tc>
          <w:tcPr>
            <w:tcW w:w="493" w:type="pct"/>
          </w:tcPr>
          <w:p w14:paraId="27D801F9" w14:textId="77777777" w:rsidR="00D153F5" w:rsidRPr="0086487D" w:rsidRDefault="00D153F5" w:rsidP="00D153F5">
            <w:pPr>
              <w:jc w:val="center"/>
              <w:rPr>
                <w:rFonts w:ascii="Arial" w:hAnsi="Arial" w:cs="Arial"/>
                <w:sz w:val="20"/>
              </w:rPr>
            </w:pPr>
            <w:r w:rsidRPr="00AE4F05">
              <w:rPr>
                <w:rFonts w:ascii="Arial" w:hAnsi="Arial" w:cs="Arial"/>
                <w:sz w:val="20"/>
              </w:rPr>
              <w:t>T352T_T</w:t>
            </w:r>
            <w:r>
              <w:rPr>
                <w:rFonts w:ascii="Arial" w:hAnsi="Arial" w:cs="Arial"/>
                <w:sz w:val="20"/>
              </w:rPr>
              <w:t>-</w:t>
            </w:r>
            <w:r w:rsidRPr="00AE4F05">
              <w:rPr>
                <w:rFonts w:ascii="Arial" w:hAnsi="Arial" w:cs="Arial"/>
                <w:sz w:val="20"/>
              </w:rPr>
              <w:t>GTTXT</w:t>
            </w:r>
          </w:p>
        </w:tc>
        <w:tc>
          <w:tcPr>
            <w:tcW w:w="620" w:type="pct"/>
          </w:tcPr>
          <w:p w14:paraId="24D07EAE" w14:textId="15AAC418" w:rsidR="00D153F5" w:rsidRPr="0086487D" w:rsidRDefault="00634E3E" w:rsidP="00D153F5">
            <w:pPr>
              <w:jc w:val="center"/>
              <w:rPr>
                <w:rFonts w:ascii="Arial" w:hAnsi="Arial" w:cs="Arial"/>
                <w:sz w:val="20"/>
              </w:rPr>
            </w:pPr>
            <w:r>
              <w:rPr>
                <w:rFonts w:ascii="Arial" w:hAnsi="Arial" w:cs="Arial"/>
                <w:sz w:val="20"/>
              </w:rPr>
              <w:t>-</w:t>
            </w:r>
          </w:p>
        </w:tc>
        <w:tc>
          <w:tcPr>
            <w:tcW w:w="609" w:type="pct"/>
          </w:tcPr>
          <w:p w14:paraId="6D98AF27" w14:textId="56AFEEAD" w:rsidR="00D153F5" w:rsidRPr="0086487D" w:rsidRDefault="00634E3E" w:rsidP="00D153F5">
            <w:pPr>
              <w:jc w:val="center"/>
              <w:rPr>
                <w:rFonts w:ascii="Arial" w:hAnsi="Arial" w:cs="Arial"/>
                <w:sz w:val="20"/>
              </w:rPr>
            </w:pPr>
            <w:r>
              <w:rPr>
                <w:rFonts w:ascii="Arial" w:hAnsi="Arial" w:cs="Arial"/>
                <w:sz w:val="20"/>
              </w:rPr>
              <w:t>-</w:t>
            </w:r>
          </w:p>
        </w:tc>
        <w:tc>
          <w:tcPr>
            <w:tcW w:w="392" w:type="pct"/>
          </w:tcPr>
          <w:p w14:paraId="1584521F" w14:textId="366457D0" w:rsidR="00D153F5" w:rsidRPr="0086487D" w:rsidRDefault="00634E3E" w:rsidP="00D153F5">
            <w:pPr>
              <w:jc w:val="center"/>
              <w:rPr>
                <w:rFonts w:ascii="Arial" w:hAnsi="Arial" w:cs="Arial"/>
                <w:sz w:val="20"/>
              </w:rPr>
            </w:pPr>
            <w:r>
              <w:rPr>
                <w:rFonts w:ascii="Arial" w:hAnsi="Arial" w:cs="Arial"/>
                <w:sz w:val="20"/>
              </w:rPr>
              <w:t>-</w:t>
            </w:r>
          </w:p>
        </w:tc>
        <w:tc>
          <w:tcPr>
            <w:tcW w:w="398" w:type="pct"/>
          </w:tcPr>
          <w:p w14:paraId="104F38EB" w14:textId="6B0DFE01" w:rsidR="00D153F5" w:rsidRPr="0086487D" w:rsidRDefault="00634E3E" w:rsidP="00D153F5">
            <w:pPr>
              <w:jc w:val="center"/>
              <w:rPr>
                <w:rFonts w:ascii="Arial" w:hAnsi="Arial" w:cs="Arial"/>
                <w:sz w:val="20"/>
              </w:rPr>
            </w:pPr>
            <w:r>
              <w:rPr>
                <w:rFonts w:ascii="Arial" w:hAnsi="Arial" w:cs="Arial"/>
                <w:sz w:val="20"/>
              </w:rPr>
              <w:t>-</w:t>
            </w:r>
          </w:p>
        </w:tc>
        <w:tc>
          <w:tcPr>
            <w:tcW w:w="355" w:type="pct"/>
          </w:tcPr>
          <w:p w14:paraId="4A47580D" w14:textId="77777777" w:rsidR="00D153F5" w:rsidRDefault="00D153F5" w:rsidP="00D153F5">
            <w:pPr>
              <w:jc w:val="center"/>
              <w:rPr>
                <w:rFonts w:ascii="Arial" w:hAnsi="Arial" w:cs="Arial"/>
                <w:sz w:val="20"/>
                <w:lang w:val="en-US"/>
              </w:rPr>
            </w:pPr>
            <w:r>
              <w:rPr>
                <w:rFonts w:ascii="Arial" w:hAnsi="Arial" w:cs="Arial"/>
                <w:sz w:val="20"/>
                <w:lang w:val="en-US"/>
              </w:rPr>
              <w:t>SAP</w:t>
            </w:r>
          </w:p>
        </w:tc>
      </w:tr>
    </w:tbl>
    <w:p w14:paraId="48E04D4F" w14:textId="77777777" w:rsidR="00D153F5" w:rsidRPr="00EB5FD9" w:rsidRDefault="00D153F5" w:rsidP="00AA5109">
      <w:pPr>
        <w:pStyle w:val="1"/>
        <w:rPr>
          <w:rFonts w:eastAsiaTheme="majorEastAsia"/>
        </w:rPr>
        <w:sectPr w:rsidR="00D153F5" w:rsidRPr="00EB5FD9" w:rsidSect="008D4E24">
          <w:headerReference w:type="default" r:id="rId88"/>
          <w:footerReference w:type="first" r:id="rId89"/>
          <w:pgSz w:w="16840" w:h="11907" w:orient="landscape" w:code="9"/>
          <w:pgMar w:top="1134" w:right="1134" w:bottom="567" w:left="1134" w:header="737" w:footer="283" w:gutter="0"/>
          <w:cols w:space="708"/>
          <w:docGrid w:linePitch="360"/>
        </w:sectPr>
      </w:pPr>
    </w:p>
    <w:p w14:paraId="6002BB38" w14:textId="70948FE9" w:rsidR="00D153F5" w:rsidRPr="00977CDA" w:rsidRDefault="00D153F5" w:rsidP="00197D54">
      <w:pPr>
        <w:pStyle w:val="3"/>
      </w:pPr>
      <w:bookmarkStart w:id="14439" w:name="_Toc521083857"/>
      <w:bookmarkStart w:id="14440" w:name="_Toc521340997"/>
      <w:bookmarkStart w:id="14441" w:name="_Toc521439517"/>
      <w:bookmarkStart w:id="14442" w:name="_Toc67557139"/>
      <w:r w:rsidRPr="00977CDA">
        <w:lastRenderedPageBreak/>
        <w:t>Особенности технической реализации</w:t>
      </w:r>
      <w:bookmarkEnd w:id="14439"/>
      <w:bookmarkEnd w:id="14440"/>
      <w:bookmarkEnd w:id="14441"/>
      <w:bookmarkEnd w:id="14442"/>
    </w:p>
    <w:p w14:paraId="7646CF12" w14:textId="77777777" w:rsidR="008B5E36"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sidR="008B5E36">
        <w:rPr>
          <w:rFonts w:ascii="Arial" w:hAnsi="Arial" w:cs="Arial"/>
        </w:rPr>
        <w:t>по запросам на изменение.</w:t>
      </w:r>
    </w:p>
    <w:p w14:paraId="63D54648" w14:textId="5EF19DFD"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Транзакция ведения Разрешений на работы - </w:t>
      </w:r>
      <w:r w:rsidRPr="00476FFD">
        <w:rPr>
          <w:rFonts w:ascii="Arial" w:hAnsi="Arial" w:cs="Arial"/>
          <w:color w:val="000000" w:themeColor="text1"/>
          <w:szCs w:val="24"/>
        </w:rPr>
        <w:t>IPMD</w:t>
      </w:r>
      <w:r>
        <w:rPr>
          <w:rFonts w:ascii="Arial" w:hAnsi="Arial" w:cs="Arial"/>
          <w:color w:val="000000" w:themeColor="text1"/>
          <w:szCs w:val="24"/>
        </w:rPr>
        <w:t xml:space="preserve"> «</w:t>
      </w:r>
      <w:r w:rsidRPr="00476FFD">
        <w:rPr>
          <w:rFonts w:ascii="Arial" w:hAnsi="Arial" w:cs="Arial"/>
          <w:color w:val="000000" w:themeColor="text1"/>
          <w:szCs w:val="24"/>
        </w:rPr>
        <w:t>Ведение/просмотр разрешений</w:t>
      </w:r>
      <w:r>
        <w:rPr>
          <w:rFonts w:ascii="Arial" w:hAnsi="Arial" w:cs="Arial"/>
          <w:color w:val="000000" w:themeColor="text1"/>
          <w:szCs w:val="24"/>
        </w:rPr>
        <w:t>».</w:t>
      </w:r>
    </w:p>
    <w:p w14:paraId="07F62A6D"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09C64B27" w14:textId="77777777" w:rsidR="00D153F5" w:rsidRPr="00977CDA" w:rsidRDefault="00D153F5" w:rsidP="00197D54">
      <w:pPr>
        <w:pStyle w:val="3"/>
      </w:pPr>
      <w:bookmarkStart w:id="14443" w:name="_Toc521083858"/>
      <w:bookmarkStart w:id="14444" w:name="_Toc521340998"/>
      <w:bookmarkStart w:id="14445" w:name="_Toc521439518"/>
      <w:bookmarkStart w:id="14446" w:name="_Toc67557140"/>
      <w:r w:rsidRPr="00977CDA">
        <w:t>Миграция объекта данных</w:t>
      </w:r>
      <w:bookmarkEnd w:id="14443"/>
      <w:bookmarkEnd w:id="14444"/>
      <w:bookmarkEnd w:id="14445"/>
      <w:bookmarkEnd w:id="14446"/>
    </w:p>
    <w:p w14:paraId="173DC973" w14:textId="77777777" w:rsidR="00D153F5" w:rsidRDefault="00D153F5" w:rsidP="00D153F5">
      <w:pPr>
        <w:pStyle w:val="Base"/>
        <w:rPr>
          <w:rFonts w:eastAsiaTheme="majorEastAsia" w:cstheme="majorBidi"/>
          <w:bCs/>
          <w:iCs/>
          <w:szCs w:val="26"/>
        </w:rPr>
      </w:pPr>
      <w:r>
        <w:t>Разрешения на работы должны быть созданы в продуктивной системе до начала миграции данных</w:t>
      </w:r>
      <w:r>
        <w:rPr>
          <w:rFonts w:eastAsiaTheme="majorEastAsia" w:cstheme="majorBidi"/>
          <w:bCs/>
          <w:iCs/>
          <w:szCs w:val="26"/>
        </w:rPr>
        <w:t>.</w:t>
      </w:r>
    </w:p>
    <w:p w14:paraId="3865EFAF"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4447" w:name="_Объект_основных_данных_23"/>
      <w:bookmarkStart w:id="14448" w:name="_Toc521083859"/>
      <w:bookmarkStart w:id="14449" w:name="_Toc521340999"/>
      <w:bookmarkStart w:id="14450" w:name="_Toc521439519"/>
      <w:bookmarkStart w:id="14451" w:name="_Toc67557141"/>
      <w:bookmarkStart w:id="14452" w:name="_Hlk517252566"/>
      <w:bookmarkEnd w:id="14447"/>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AE4F05">
        <w:rPr>
          <w:rFonts w:eastAsiaTheme="majorEastAsia" w:cstheme="majorBidi"/>
          <w:bCs w:val="0"/>
          <w:iCs w:val="0"/>
          <w:szCs w:val="26"/>
        </w:rPr>
        <w:t>_41</w:t>
      </w:r>
      <w:r>
        <w:rPr>
          <w:rFonts w:eastAsiaTheme="majorEastAsia" w:cstheme="majorBidi"/>
          <w:bCs w:val="0"/>
          <w:iCs w:val="0"/>
          <w:szCs w:val="26"/>
        </w:rPr>
        <w:t xml:space="preserve">, </w:t>
      </w:r>
      <w:r>
        <w:rPr>
          <w:rFonts w:eastAsiaTheme="majorEastAsia" w:cstheme="majorBidi"/>
          <w:bCs w:val="0"/>
          <w:iCs w:val="0"/>
          <w:szCs w:val="26"/>
          <w:lang w:val="en-US"/>
        </w:rPr>
        <w:t>PM</w:t>
      </w:r>
      <w:r w:rsidRPr="00AE4F05">
        <w:rPr>
          <w:rFonts w:eastAsiaTheme="majorEastAsia" w:cstheme="majorBidi"/>
          <w:bCs w:val="0"/>
          <w:iCs w:val="0"/>
          <w:szCs w:val="26"/>
        </w:rPr>
        <w:t xml:space="preserve">_42 </w:t>
      </w:r>
      <w:r>
        <w:rPr>
          <w:rFonts w:eastAsiaTheme="majorEastAsia" w:cstheme="majorBidi"/>
          <w:bCs w:val="0"/>
          <w:iCs w:val="0"/>
          <w:szCs w:val="26"/>
        </w:rPr>
        <w:t>Спецификации</w:t>
      </w:r>
      <w:r w:rsidRPr="00FB401A">
        <w:rPr>
          <w:rFonts w:eastAsiaTheme="majorEastAsia" w:cstheme="majorBidi"/>
          <w:bCs w:val="0"/>
          <w:iCs w:val="0"/>
          <w:szCs w:val="26"/>
        </w:rPr>
        <w:t>.</w:t>
      </w:r>
      <w:bookmarkEnd w:id="14448"/>
      <w:bookmarkEnd w:id="14449"/>
      <w:bookmarkEnd w:id="14450"/>
      <w:bookmarkEnd w:id="14451"/>
    </w:p>
    <w:p w14:paraId="39A8DB2D" w14:textId="77777777" w:rsidR="00D153F5" w:rsidRPr="00FB401A" w:rsidRDefault="00D153F5" w:rsidP="00197D54">
      <w:pPr>
        <w:pStyle w:val="3"/>
      </w:pPr>
      <w:bookmarkStart w:id="14453" w:name="_Toc521083860"/>
      <w:bookmarkStart w:id="14454" w:name="_Toc521341000"/>
      <w:bookmarkStart w:id="14455" w:name="_Toc521439520"/>
      <w:bookmarkStart w:id="14456" w:name="_Toc67557142"/>
      <w:r w:rsidRPr="00FB401A">
        <w:t>Описание объекта</w:t>
      </w:r>
      <w:bookmarkEnd w:id="14453"/>
      <w:bookmarkEnd w:id="14454"/>
      <w:bookmarkEnd w:id="14455"/>
      <w:bookmarkEnd w:id="14456"/>
    </w:p>
    <w:p w14:paraId="1DED1595" w14:textId="77777777" w:rsidR="00D153F5" w:rsidRDefault="00D153F5" w:rsidP="00E16A62">
      <w:pPr>
        <w:autoSpaceDE w:val="0"/>
        <w:autoSpaceDN w:val="0"/>
        <w:adjustRightInd w:val="0"/>
        <w:spacing w:after="240" w:line="276" w:lineRule="auto"/>
        <w:ind w:firstLine="567"/>
        <w:rPr>
          <w:rFonts w:ascii="Arial" w:eastAsiaTheme="minorHAnsi" w:hAnsi="Arial" w:cs="Arial"/>
          <w:szCs w:val="24"/>
        </w:rPr>
      </w:pPr>
      <w:r w:rsidRPr="0085414B">
        <w:rPr>
          <w:rFonts w:ascii="Arial" w:eastAsiaTheme="minorHAnsi" w:hAnsi="Arial" w:cs="Arial"/>
          <w:szCs w:val="24"/>
        </w:rPr>
        <w:t xml:space="preserve">Спецификация – </w:t>
      </w:r>
      <w:r>
        <w:rPr>
          <w:rFonts w:ascii="Arial" w:eastAsiaTheme="minorHAnsi" w:hAnsi="Arial" w:cs="Arial"/>
          <w:szCs w:val="24"/>
        </w:rPr>
        <w:t xml:space="preserve">справочник в системе </w:t>
      </w:r>
      <w:r>
        <w:rPr>
          <w:rFonts w:ascii="Arial" w:eastAsiaTheme="minorHAnsi" w:hAnsi="Arial" w:cs="Arial"/>
          <w:szCs w:val="24"/>
          <w:lang w:val="en-US"/>
        </w:rPr>
        <w:t>S</w:t>
      </w:r>
      <w:r w:rsidRPr="00665E07">
        <w:rPr>
          <w:rFonts w:ascii="Arial" w:eastAsiaTheme="minorHAnsi" w:hAnsi="Arial" w:cs="Arial"/>
          <w:szCs w:val="24"/>
        </w:rPr>
        <w:t>/4</w:t>
      </w:r>
      <w:r>
        <w:rPr>
          <w:rFonts w:ascii="Arial" w:eastAsiaTheme="minorHAnsi" w:hAnsi="Arial" w:cs="Arial"/>
          <w:szCs w:val="24"/>
          <w:lang w:val="en-US"/>
        </w:rPr>
        <w:t>HANA</w:t>
      </w:r>
      <w:r w:rsidRPr="00665E07">
        <w:rPr>
          <w:rFonts w:ascii="Arial" w:eastAsiaTheme="minorHAnsi" w:hAnsi="Arial" w:cs="Arial"/>
          <w:szCs w:val="24"/>
        </w:rPr>
        <w:t xml:space="preserve">, </w:t>
      </w:r>
      <w:r>
        <w:rPr>
          <w:rFonts w:ascii="Arial" w:eastAsiaTheme="minorHAnsi" w:hAnsi="Arial" w:cs="Arial"/>
          <w:szCs w:val="24"/>
        </w:rPr>
        <w:t>содержащий</w:t>
      </w:r>
      <w:r w:rsidRPr="0085414B">
        <w:rPr>
          <w:rFonts w:ascii="Arial" w:eastAsiaTheme="minorHAnsi" w:hAnsi="Arial" w:cs="Arial"/>
          <w:szCs w:val="24"/>
        </w:rPr>
        <w:t xml:space="preserve"> полный, формально структурированный список компонентов (позиций спецификации), необходимых</w:t>
      </w:r>
      <w:r>
        <w:rPr>
          <w:rFonts w:ascii="Arial" w:eastAsiaTheme="minorHAnsi" w:hAnsi="Arial" w:cs="Arial"/>
          <w:szCs w:val="24"/>
        </w:rPr>
        <w:t xml:space="preserve"> </w:t>
      </w:r>
      <w:r w:rsidRPr="0085414B">
        <w:rPr>
          <w:rFonts w:ascii="Arial" w:eastAsiaTheme="minorHAnsi" w:hAnsi="Arial" w:cs="Arial"/>
          <w:szCs w:val="24"/>
        </w:rPr>
        <w:t xml:space="preserve">для </w:t>
      </w:r>
      <w:r>
        <w:rPr>
          <w:rFonts w:ascii="Arial" w:eastAsiaTheme="minorHAnsi" w:hAnsi="Arial" w:cs="Arial"/>
          <w:szCs w:val="24"/>
        </w:rPr>
        <w:t>ремонта технического объекта.</w:t>
      </w:r>
    </w:p>
    <w:p w14:paraId="2B61AC81" w14:textId="77777777" w:rsidR="00D153F5" w:rsidRDefault="00D153F5" w:rsidP="00E16A62">
      <w:pPr>
        <w:autoSpaceDE w:val="0"/>
        <w:autoSpaceDN w:val="0"/>
        <w:adjustRightInd w:val="0"/>
        <w:spacing w:after="240" w:line="276" w:lineRule="auto"/>
        <w:ind w:firstLine="567"/>
        <w:rPr>
          <w:rFonts w:ascii="Arial" w:eastAsiaTheme="minorHAnsi" w:hAnsi="Arial" w:cs="Arial"/>
          <w:szCs w:val="24"/>
        </w:rPr>
      </w:pPr>
      <w:r w:rsidRPr="0085414B">
        <w:rPr>
          <w:rFonts w:ascii="Arial" w:eastAsiaTheme="minorHAnsi" w:hAnsi="Arial" w:cs="Arial"/>
          <w:szCs w:val="24"/>
        </w:rPr>
        <w:t>Для каждого компонента этого списка определен номер материала,</w:t>
      </w:r>
      <w:r>
        <w:rPr>
          <w:rFonts w:ascii="Arial" w:eastAsiaTheme="minorHAnsi" w:hAnsi="Arial" w:cs="Arial"/>
          <w:szCs w:val="24"/>
        </w:rPr>
        <w:t xml:space="preserve"> </w:t>
      </w:r>
      <w:r w:rsidRPr="0085414B">
        <w:rPr>
          <w:rFonts w:ascii="Arial" w:eastAsiaTheme="minorHAnsi" w:hAnsi="Arial" w:cs="Arial"/>
          <w:szCs w:val="24"/>
        </w:rPr>
        <w:t>количество и единица измерения.</w:t>
      </w:r>
      <w:r>
        <w:rPr>
          <w:rFonts w:ascii="Arial" w:eastAsiaTheme="minorHAnsi" w:hAnsi="Arial" w:cs="Arial"/>
          <w:szCs w:val="24"/>
        </w:rPr>
        <w:t xml:space="preserve"> </w:t>
      </w:r>
      <w:r w:rsidRPr="0085414B">
        <w:rPr>
          <w:rFonts w:ascii="Arial" w:eastAsiaTheme="minorHAnsi" w:hAnsi="Arial" w:cs="Arial"/>
          <w:szCs w:val="24"/>
        </w:rPr>
        <w:t>Спецификации ТОРО могут быть созданы индивидуально</w:t>
      </w:r>
      <w:r>
        <w:rPr>
          <w:rFonts w:ascii="Arial" w:eastAsiaTheme="minorHAnsi" w:hAnsi="Arial" w:cs="Arial"/>
          <w:szCs w:val="24"/>
        </w:rPr>
        <w:t xml:space="preserve"> </w:t>
      </w:r>
      <w:r w:rsidRPr="0085414B">
        <w:rPr>
          <w:rFonts w:ascii="Arial" w:eastAsiaTheme="minorHAnsi" w:hAnsi="Arial" w:cs="Arial"/>
          <w:szCs w:val="24"/>
        </w:rPr>
        <w:t>для определенного технического объекта или д</w:t>
      </w:r>
      <w:r>
        <w:rPr>
          <w:rFonts w:ascii="Arial" w:eastAsiaTheme="minorHAnsi" w:hAnsi="Arial" w:cs="Arial"/>
          <w:szCs w:val="24"/>
        </w:rPr>
        <w:t>ля группы технических объектов.</w:t>
      </w:r>
    </w:p>
    <w:p w14:paraId="5D238D41" w14:textId="77777777" w:rsidR="00D153F5" w:rsidRPr="0085414B" w:rsidRDefault="00D153F5" w:rsidP="00E16A62">
      <w:pPr>
        <w:autoSpaceDE w:val="0"/>
        <w:autoSpaceDN w:val="0"/>
        <w:adjustRightInd w:val="0"/>
        <w:spacing w:after="120" w:line="276" w:lineRule="auto"/>
        <w:ind w:firstLine="567"/>
        <w:rPr>
          <w:rFonts w:ascii="Arial" w:eastAsiaTheme="minorHAnsi" w:hAnsi="Arial" w:cs="Arial"/>
          <w:szCs w:val="24"/>
        </w:rPr>
      </w:pPr>
      <w:r>
        <w:rPr>
          <w:rFonts w:ascii="Arial" w:eastAsiaTheme="minorHAnsi" w:hAnsi="Arial" w:cs="Arial"/>
          <w:szCs w:val="24"/>
        </w:rPr>
        <w:t>Вид с</w:t>
      </w:r>
      <w:r w:rsidRPr="0085414B">
        <w:rPr>
          <w:rFonts w:ascii="Arial" w:eastAsiaTheme="minorHAnsi" w:hAnsi="Arial" w:cs="Arial"/>
          <w:szCs w:val="24"/>
        </w:rPr>
        <w:t xml:space="preserve">пецификации определяется </w:t>
      </w:r>
      <w:r>
        <w:rPr>
          <w:rFonts w:ascii="Arial" w:eastAsiaTheme="minorHAnsi" w:hAnsi="Arial" w:cs="Arial"/>
          <w:szCs w:val="24"/>
        </w:rPr>
        <w:t>в</w:t>
      </w:r>
      <w:r w:rsidRPr="0085414B">
        <w:rPr>
          <w:rFonts w:ascii="Arial" w:eastAsiaTheme="minorHAnsi" w:hAnsi="Arial" w:cs="Arial"/>
          <w:szCs w:val="24"/>
        </w:rPr>
        <w:t>идом</w:t>
      </w:r>
      <w:r>
        <w:rPr>
          <w:rFonts w:ascii="Arial" w:eastAsiaTheme="minorHAnsi" w:hAnsi="Arial" w:cs="Arial"/>
          <w:szCs w:val="24"/>
        </w:rPr>
        <w:t xml:space="preserve"> </w:t>
      </w:r>
      <w:r w:rsidRPr="0085414B">
        <w:rPr>
          <w:rFonts w:ascii="Arial" w:eastAsiaTheme="minorHAnsi" w:hAnsi="Arial" w:cs="Arial"/>
          <w:szCs w:val="24"/>
        </w:rPr>
        <w:t>тех</w:t>
      </w:r>
      <w:r>
        <w:rPr>
          <w:rFonts w:ascii="Arial" w:eastAsiaTheme="minorHAnsi" w:hAnsi="Arial" w:cs="Arial"/>
          <w:szCs w:val="24"/>
        </w:rPr>
        <w:t>нического объекта, для которого создается с</w:t>
      </w:r>
      <w:r w:rsidRPr="0085414B">
        <w:rPr>
          <w:rFonts w:ascii="Arial" w:eastAsiaTheme="minorHAnsi" w:hAnsi="Arial" w:cs="Arial"/>
          <w:szCs w:val="24"/>
        </w:rPr>
        <w:t>пецификация. В ТОРО используются следующие виды</w:t>
      </w:r>
      <w:r>
        <w:rPr>
          <w:rFonts w:ascii="Arial" w:eastAsiaTheme="minorHAnsi" w:hAnsi="Arial" w:cs="Arial"/>
          <w:szCs w:val="24"/>
        </w:rPr>
        <w:t xml:space="preserve"> с</w:t>
      </w:r>
      <w:r w:rsidRPr="0085414B">
        <w:rPr>
          <w:rFonts w:ascii="Arial" w:eastAsiaTheme="minorHAnsi" w:hAnsi="Arial" w:cs="Arial"/>
          <w:szCs w:val="24"/>
        </w:rPr>
        <w:t>пецификаций:</w:t>
      </w:r>
    </w:p>
    <w:p w14:paraId="37EEDFE3" w14:textId="055EF610" w:rsidR="00D153F5" w:rsidRPr="004B0B9F" w:rsidRDefault="00D153F5" w:rsidP="00E16A62">
      <w:pPr>
        <w:autoSpaceDE w:val="0"/>
        <w:autoSpaceDN w:val="0"/>
        <w:adjustRightInd w:val="0"/>
        <w:spacing w:after="120" w:line="276" w:lineRule="auto"/>
        <w:ind w:firstLine="567"/>
        <w:rPr>
          <w:rFonts w:ascii="Arial" w:eastAsiaTheme="minorHAnsi" w:hAnsi="Arial" w:cs="Arial"/>
          <w:szCs w:val="24"/>
          <w:rPrChange w:id="14457" w:author="Владимир Лаут" w:date="2021-03-25T08:39:00Z">
            <w:rPr>
              <w:rFonts w:ascii="Arial" w:eastAsiaTheme="minorHAnsi" w:hAnsi="Arial" w:cs="Arial"/>
              <w:szCs w:val="24"/>
              <w:lang w:val="en-US"/>
            </w:rPr>
          </w:rPrChange>
        </w:rPr>
      </w:pPr>
      <w:r>
        <w:rPr>
          <w:rFonts w:ascii="Arial" w:eastAsiaTheme="minorHAnsi" w:hAnsi="Arial" w:cs="Arial"/>
          <w:szCs w:val="24"/>
        </w:rPr>
        <w:t xml:space="preserve">- </w:t>
      </w:r>
      <w:r w:rsidRPr="0085414B">
        <w:rPr>
          <w:rFonts w:ascii="Arial" w:eastAsiaTheme="minorHAnsi" w:hAnsi="Arial" w:cs="Arial"/>
          <w:szCs w:val="24"/>
        </w:rPr>
        <w:t xml:space="preserve">Спецификация </w:t>
      </w:r>
      <w:r>
        <w:rPr>
          <w:rFonts w:ascii="Arial" w:eastAsiaTheme="minorHAnsi" w:hAnsi="Arial" w:cs="Arial"/>
          <w:szCs w:val="24"/>
        </w:rPr>
        <w:t>монтажного узла (</w:t>
      </w:r>
      <w:r w:rsidRPr="00665E07">
        <w:rPr>
          <w:rFonts w:ascii="Arial" w:eastAsiaTheme="minorHAnsi" w:hAnsi="Arial" w:cs="Arial"/>
          <w:szCs w:val="24"/>
        </w:rPr>
        <w:t xml:space="preserve">материала), </w:t>
      </w:r>
      <w:del w:id="14458" w:author="Владимир Лаут" w:date="2021-03-25T08:34:00Z">
        <w:r w:rsidRPr="00665E07" w:rsidDel="004B0B9F">
          <w:rPr>
            <w:rFonts w:ascii="Arial" w:eastAsiaTheme="minorHAnsi" w:hAnsi="Arial" w:cs="Arial"/>
            <w:szCs w:val="24"/>
          </w:rPr>
          <w:delText>описан</w:delText>
        </w:r>
        <w:r w:rsidDel="004B0B9F">
          <w:rPr>
            <w:rFonts w:ascii="Arial" w:eastAsiaTheme="minorHAnsi" w:hAnsi="Arial" w:cs="Arial"/>
            <w:szCs w:val="24"/>
          </w:rPr>
          <w:delText>а</w:delText>
        </w:r>
        <w:r w:rsidRPr="00665E07" w:rsidDel="004B0B9F">
          <w:rPr>
            <w:rFonts w:ascii="Arial" w:eastAsiaTheme="minorHAnsi" w:hAnsi="Arial" w:cs="Arial"/>
            <w:szCs w:val="24"/>
          </w:rPr>
          <w:delText xml:space="preserve"> в КД </w:delText>
        </w:r>
      </w:del>
      <w:del w:id="14459" w:author="Владимир Лаут" w:date="2021-03-05T12:46:00Z">
        <w:r w:rsidRPr="00665E07" w:rsidDel="006D5936">
          <w:rPr>
            <w:rFonts w:ascii="Arial" w:hAnsi="Arial" w:cs="Arial"/>
            <w:szCs w:val="24"/>
            <w:lang w:val="en-US"/>
          </w:rPr>
          <w:delText>ERP</w:delText>
        </w:r>
        <w:r w:rsidRPr="00665E07" w:rsidDel="006D5936">
          <w:rPr>
            <w:rFonts w:ascii="Arial" w:hAnsi="Arial" w:cs="Arial"/>
            <w:szCs w:val="24"/>
          </w:rPr>
          <w:delText>.</w:delText>
        </w:r>
      </w:del>
      <w:ins w:id="14460" w:author="Александр" w:date="2020-04-13T09:24:00Z">
        <w:del w:id="14461" w:author="Владимир Лаут" w:date="2021-03-05T12:46:00Z">
          <w:r w:rsidR="00B525E9" w:rsidDel="006D5936">
            <w:rPr>
              <w:rFonts w:ascii="Arial" w:hAnsi="Arial" w:cs="Arial"/>
              <w:szCs w:val="24"/>
            </w:rPr>
            <w:delText>9.9.2</w:delText>
          </w:r>
        </w:del>
      </w:ins>
      <w:del w:id="14462" w:author="Владимир Лаут" w:date="2021-03-25T08:34:00Z">
        <w:r w:rsidRPr="00665E07" w:rsidDel="004B0B9F">
          <w:rPr>
            <w:rFonts w:ascii="Arial" w:hAnsi="Arial" w:cs="Arial"/>
            <w:szCs w:val="24"/>
          </w:rPr>
          <w:delText xml:space="preserve">5.1.8 </w:delText>
        </w:r>
        <w:r w:rsidRPr="00665E07" w:rsidDel="004B0B9F">
          <w:rPr>
            <w:rFonts w:ascii="Arial" w:hAnsi="Arial" w:cs="Arial"/>
            <w:color w:val="000000"/>
            <w:szCs w:val="24"/>
            <w:lang w:eastAsia="ru-RU"/>
          </w:rPr>
          <w:delText>Ведение основных данных по направлению Производство,</w:delText>
        </w:r>
        <w:r w:rsidDel="004B0B9F">
          <w:rPr>
            <w:rFonts w:ascii="Arial" w:hAnsi="Arial" w:cs="Arial"/>
            <w:color w:val="000000"/>
            <w:szCs w:val="24"/>
            <w:lang w:eastAsia="ru-RU"/>
          </w:rPr>
          <w:delText xml:space="preserve"> справочник </w:delText>
        </w:r>
        <w:r w:rsidDel="004B0B9F">
          <w:rPr>
            <w:rFonts w:ascii="Arial" w:hAnsi="Arial" w:cs="Arial"/>
            <w:color w:val="000000"/>
            <w:szCs w:val="24"/>
            <w:lang w:val="en-US" w:eastAsia="ru-RU"/>
          </w:rPr>
          <w:delText>PP</w:delText>
        </w:r>
        <w:r w:rsidRPr="004B0B9F" w:rsidDel="004B0B9F">
          <w:rPr>
            <w:rFonts w:ascii="Arial" w:hAnsi="Arial" w:cs="Arial"/>
            <w:color w:val="000000"/>
            <w:szCs w:val="24"/>
            <w:lang w:eastAsia="ru-RU"/>
            <w:rPrChange w:id="14463" w:author="Владимир Лаут" w:date="2021-03-25T08:39:00Z">
              <w:rPr>
                <w:rFonts w:ascii="Arial" w:hAnsi="Arial" w:cs="Arial"/>
                <w:color w:val="000000"/>
                <w:szCs w:val="24"/>
                <w:lang w:val="en-US" w:eastAsia="ru-RU"/>
              </w:rPr>
            </w:rPrChange>
          </w:rPr>
          <w:delText>_17,</w:delText>
        </w:r>
      </w:del>
    </w:p>
    <w:p w14:paraId="620FE92B" w14:textId="77777777" w:rsidR="00D153F5" w:rsidRPr="0085414B" w:rsidRDefault="00D153F5" w:rsidP="00F45D35">
      <w:pPr>
        <w:autoSpaceDE w:val="0"/>
        <w:autoSpaceDN w:val="0"/>
        <w:adjustRightInd w:val="0"/>
        <w:spacing w:after="120" w:line="276" w:lineRule="auto"/>
        <w:ind w:firstLine="567"/>
        <w:jc w:val="left"/>
        <w:rPr>
          <w:rFonts w:ascii="Arial" w:eastAsiaTheme="minorHAnsi" w:hAnsi="Arial" w:cs="Arial"/>
          <w:szCs w:val="24"/>
        </w:rPr>
      </w:pPr>
      <w:r>
        <w:rPr>
          <w:rFonts w:ascii="Arial" w:eastAsiaTheme="minorHAnsi" w:hAnsi="Arial" w:cs="Arial"/>
          <w:szCs w:val="24"/>
        </w:rPr>
        <w:t>- Спецификация единицы о</w:t>
      </w:r>
      <w:r w:rsidRPr="0085414B">
        <w:rPr>
          <w:rFonts w:ascii="Arial" w:eastAsiaTheme="minorHAnsi" w:hAnsi="Arial" w:cs="Arial"/>
          <w:szCs w:val="24"/>
        </w:rPr>
        <w:t>борудования</w:t>
      </w:r>
      <w:r>
        <w:rPr>
          <w:rFonts w:ascii="Arial" w:eastAsiaTheme="minorHAnsi" w:hAnsi="Arial" w:cs="Arial"/>
          <w:szCs w:val="24"/>
        </w:rPr>
        <w:t>,</w:t>
      </w:r>
    </w:p>
    <w:p w14:paraId="1771116E" w14:textId="28FF956C" w:rsidR="00D153F5" w:rsidRDefault="00D153F5" w:rsidP="00F45D35">
      <w:pPr>
        <w:spacing w:after="240" w:line="276" w:lineRule="auto"/>
        <w:ind w:firstLine="567"/>
        <w:rPr>
          <w:ins w:id="14464" w:author="Владимир Лаут" w:date="2021-03-25T08:34:00Z"/>
          <w:rFonts w:ascii="Arial" w:eastAsiaTheme="minorHAnsi" w:hAnsi="Arial" w:cs="Arial"/>
          <w:szCs w:val="24"/>
        </w:rPr>
      </w:pPr>
      <w:r>
        <w:rPr>
          <w:rFonts w:ascii="Arial" w:eastAsiaTheme="minorHAnsi" w:hAnsi="Arial" w:cs="Arial"/>
          <w:szCs w:val="24"/>
        </w:rPr>
        <w:t>- Спецификация технического м</w:t>
      </w:r>
      <w:r w:rsidRPr="0085414B">
        <w:rPr>
          <w:rFonts w:ascii="Arial" w:eastAsiaTheme="minorHAnsi" w:hAnsi="Arial" w:cs="Arial"/>
          <w:szCs w:val="24"/>
        </w:rPr>
        <w:t>еста</w:t>
      </w:r>
      <w:r>
        <w:rPr>
          <w:rFonts w:ascii="Arial" w:eastAsiaTheme="minorHAnsi" w:hAnsi="Arial" w:cs="Arial"/>
          <w:szCs w:val="24"/>
        </w:rPr>
        <w:t>.</w:t>
      </w:r>
    </w:p>
    <w:p w14:paraId="4C4C3E5D" w14:textId="77777777" w:rsidR="004B0B9F" w:rsidRPr="004B0B9F" w:rsidRDefault="004B0B9F" w:rsidP="004B0B9F">
      <w:pPr>
        <w:autoSpaceDE w:val="0"/>
        <w:autoSpaceDN w:val="0"/>
        <w:adjustRightInd w:val="0"/>
        <w:spacing w:after="240" w:line="276" w:lineRule="auto"/>
        <w:ind w:firstLine="567"/>
        <w:rPr>
          <w:ins w:id="14465" w:author="Владимир Лаут" w:date="2021-03-25T08:34:00Z"/>
          <w:rFonts w:ascii="Arial" w:eastAsiaTheme="minorHAnsi" w:hAnsi="Arial" w:cs="Arial"/>
          <w:szCs w:val="24"/>
          <w:rPrChange w:id="14466" w:author="Владимир Лаут" w:date="2021-03-25T08:34:00Z">
            <w:rPr>
              <w:ins w:id="14467" w:author="Владимир Лаут" w:date="2021-03-25T08:34:00Z"/>
              <w:rFonts w:ascii="Arial" w:eastAsiaTheme="minorHAnsi" w:hAnsi="Arial" w:cs="Arial"/>
              <w:szCs w:val="24"/>
              <w:highlight w:val="green"/>
            </w:rPr>
          </w:rPrChange>
        </w:rPr>
      </w:pPr>
      <w:ins w:id="14468" w:author="Владимир Лаут" w:date="2021-03-25T08:34:00Z">
        <w:r w:rsidRPr="004B0B9F">
          <w:rPr>
            <w:rFonts w:ascii="Arial" w:eastAsiaTheme="minorHAnsi" w:hAnsi="Arial" w:cs="Arial"/>
            <w:szCs w:val="24"/>
            <w:rPrChange w:id="14469" w:author="Владимир Лаут" w:date="2021-03-25T08:34:00Z">
              <w:rPr>
                <w:rFonts w:ascii="Arial" w:eastAsiaTheme="minorHAnsi" w:hAnsi="Arial" w:cs="Arial"/>
                <w:szCs w:val="24"/>
                <w:highlight w:val="green"/>
              </w:rPr>
            </w:rPrChange>
          </w:rPr>
          <w:t xml:space="preserve">В целевом решении </w:t>
        </w:r>
        <w:proofErr w:type="spellStart"/>
        <w:r w:rsidRPr="004B0B9F">
          <w:rPr>
            <w:rFonts w:ascii="Arial" w:eastAsiaTheme="minorHAnsi" w:hAnsi="Arial" w:cs="Arial"/>
            <w:szCs w:val="24"/>
            <w:rPrChange w:id="14470" w:author="Владимир Лаут" w:date="2021-03-25T08:34:00Z">
              <w:rPr>
                <w:rFonts w:ascii="Arial" w:eastAsiaTheme="minorHAnsi" w:hAnsi="Arial" w:cs="Arial"/>
                <w:szCs w:val="24"/>
                <w:highlight w:val="green"/>
              </w:rPr>
            </w:rPrChange>
          </w:rPr>
          <w:t>ТОиР</w:t>
        </w:r>
        <w:proofErr w:type="spellEnd"/>
        <w:r w:rsidRPr="004B0B9F">
          <w:rPr>
            <w:rFonts w:ascii="Arial" w:eastAsiaTheme="minorHAnsi" w:hAnsi="Arial" w:cs="Arial"/>
            <w:szCs w:val="24"/>
            <w:rPrChange w:id="14471" w:author="Владимир Лаут" w:date="2021-03-25T08:34:00Z">
              <w:rPr>
                <w:rFonts w:ascii="Arial" w:eastAsiaTheme="minorHAnsi" w:hAnsi="Arial" w:cs="Arial"/>
                <w:szCs w:val="24"/>
                <w:highlight w:val="green"/>
              </w:rPr>
            </w:rPrChange>
          </w:rPr>
          <w:t xml:space="preserve"> «Спецификации материала» используются для ведения спецификаций сезонных аналогов. Для целей ведения сезонных аналогов настроен отдельный тип Использования спецификации «</w:t>
        </w:r>
        <w:r w:rsidRPr="004B0B9F">
          <w:rPr>
            <w:rFonts w:ascii="Arial" w:eastAsiaTheme="minorHAnsi" w:hAnsi="Arial" w:cs="Arial"/>
            <w:szCs w:val="24"/>
            <w:lang w:val="en-US"/>
            <w:rPrChange w:id="14472" w:author="Владимир Лаут" w:date="2021-03-25T08:34:00Z">
              <w:rPr>
                <w:rFonts w:ascii="Arial" w:eastAsiaTheme="minorHAnsi" w:hAnsi="Arial" w:cs="Arial"/>
                <w:szCs w:val="24"/>
                <w:highlight w:val="green"/>
                <w:lang w:val="en-US"/>
              </w:rPr>
            </w:rPrChange>
          </w:rPr>
          <w:t>S</w:t>
        </w:r>
        <w:r w:rsidRPr="004B0B9F">
          <w:rPr>
            <w:rFonts w:ascii="Arial" w:eastAsiaTheme="minorHAnsi" w:hAnsi="Arial" w:cs="Arial"/>
            <w:szCs w:val="24"/>
            <w:rPrChange w:id="14473" w:author="Владимир Лаут" w:date="2021-03-25T08:34:00Z">
              <w:rPr>
                <w:rFonts w:ascii="Arial" w:eastAsiaTheme="minorHAnsi" w:hAnsi="Arial" w:cs="Arial"/>
                <w:szCs w:val="24"/>
                <w:highlight w:val="green"/>
              </w:rPr>
            </w:rPrChange>
          </w:rPr>
          <w:t xml:space="preserve"> – Сезонный аналог».  </w:t>
        </w:r>
      </w:ins>
    </w:p>
    <w:p w14:paraId="24015CF7" w14:textId="77777777" w:rsidR="004B0B9F" w:rsidRPr="004B0B9F" w:rsidRDefault="004B0B9F" w:rsidP="004B0B9F">
      <w:pPr>
        <w:autoSpaceDE w:val="0"/>
        <w:autoSpaceDN w:val="0"/>
        <w:adjustRightInd w:val="0"/>
        <w:spacing w:after="240" w:line="276" w:lineRule="auto"/>
        <w:ind w:firstLine="567"/>
        <w:rPr>
          <w:ins w:id="14474" w:author="Владимир Лаут" w:date="2021-03-25T08:34:00Z"/>
          <w:rFonts w:ascii="Arial" w:hAnsi="Arial" w:cs="Arial"/>
          <w:szCs w:val="24"/>
        </w:rPr>
      </w:pPr>
      <w:ins w:id="14475" w:author="Владимир Лаут" w:date="2021-03-25T08:34:00Z">
        <w:r w:rsidRPr="004B0B9F">
          <w:rPr>
            <w:rFonts w:ascii="Arial" w:eastAsiaTheme="minorHAnsi" w:hAnsi="Arial" w:cs="Arial"/>
            <w:szCs w:val="24"/>
            <w:rPrChange w:id="14476" w:author="Владимир Лаут" w:date="2021-03-25T08:34:00Z">
              <w:rPr>
                <w:rFonts w:ascii="Arial" w:eastAsiaTheme="minorHAnsi" w:hAnsi="Arial" w:cs="Arial"/>
                <w:szCs w:val="24"/>
                <w:highlight w:val="green"/>
              </w:rPr>
            </w:rPrChange>
          </w:rPr>
          <w:t>В заголовке спецификации с Использованием «</w:t>
        </w:r>
        <w:r w:rsidRPr="004B0B9F">
          <w:rPr>
            <w:rFonts w:ascii="Arial" w:eastAsiaTheme="minorHAnsi" w:hAnsi="Arial" w:cs="Arial"/>
            <w:szCs w:val="24"/>
            <w:lang w:val="en-US"/>
            <w:rPrChange w:id="14477" w:author="Владимир Лаут" w:date="2021-03-25T08:34:00Z">
              <w:rPr>
                <w:rFonts w:ascii="Arial" w:eastAsiaTheme="minorHAnsi" w:hAnsi="Arial" w:cs="Arial"/>
                <w:szCs w:val="24"/>
                <w:highlight w:val="green"/>
                <w:lang w:val="en-US"/>
              </w:rPr>
            </w:rPrChange>
          </w:rPr>
          <w:t>S</w:t>
        </w:r>
        <w:r w:rsidRPr="004B0B9F">
          <w:rPr>
            <w:rFonts w:ascii="Arial" w:eastAsiaTheme="minorHAnsi" w:hAnsi="Arial" w:cs="Arial"/>
            <w:szCs w:val="24"/>
            <w:rPrChange w:id="14478" w:author="Владимир Лаут" w:date="2021-03-25T08:34:00Z">
              <w:rPr>
                <w:rFonts w:ascii="Arial" w:eastAsiaTheme="minorHAnsi" w:hAnsi="Arial" w:cs="Arial"/>
                <w:szCs w:val="24"/>
                <w:highlight w:val="green"/>
              </w:rPr>
            </w:rPrChange>
          </w:rPr>
          <w:t xml:space="preserve"> – Сезонный аналог» указывается ЕК МТР, который является «базовым» компонентом Технологической карты ТОРО. В качестве позиций Спецификации материала ведутся ЕК МТР, являющиеся сезонными аналогами базового компонента. Для идентификации принадлежности ЕК МТР к сезону, на уровне позиции спецификации используется справочник «сезонов».</w:t>
        </w:r>
      </w:ins>
    </w:p>
    <w:p w14:paraId="635827C6" w14:textId="77777777" w:rsidR="004B0B9F" w:rsidRPr="004B0B9F" w:rsidRDefault="004B0B9F" w:rsidP="004B0B9F">
      <w:pPr>
        <w:spacing w:after="240" w:line="276" w:lineRule="auto"/>
        <w:ind w:firstLine="567"/>
        <w:rPr>
          <w:ins w:id="14479" w:author="Владимир Лаут" w:date="2021-03-25T08:34:00Z"/>
          <w:rFonts w:ascii="Arial" w:hAnsi="Arial" w:cs="Arial"/>
          <w:rPrChange w:id="14480" w:author="Владимир Лаут" w:date="2021-03-25T08:34:00Z">
            <w:rPr>
              <w:ins w:id="14481" w:author="Владимир Лаут" w:date="2021-03-25T08:34:00Z"/>
              <w:rFonts w:ascii="Arial" w:hAnsi="Arial" w:cs="Arial"/>
              <w:highlight w:val="green"/>
            </w:rPr>
          </w:rPrChange>
        </w:rPr>
      </w:pPr>
      <w:ins w:id="14482" w:author="Владимир Лаут" w:date="2021-03-25T08:34:00Z">
        <w:r w:rsidRPr="004B0B9F">
          <w:rPr>
            <w:rFonts w:ascii="Arial" w:hAnsi="Arial" w:cs="Arial"/>
            <w:rPrChange w:id="14483" w:author="Владимир Лаут" w:date="2021-03-25T08:34:00Z">
              <w:rPr>
                <w:rFonts w:ascii="Arial" w:hAnsi="Arial" w:cs="Arial"/>
                <w:highlight w:val="green"/>
              </w:rPr>
            </w:rPrChange>
          </w:rPr>
          <w:t>Разработка по расширению спецификации на ведение справочника «сезонов» описана в разделе «</w:t>
        </w:r>
        <w:r w:rsidRPr="004B0B9F">
          <w:rPr>
            <w:rFonts w:ascii="Arial" w:hAnsi="Arial" w:cs="Arial"/>
            <w:rPrChange w:id="14484" w:author="Владимир Лаут" w:date="2021-03-25T08:34:00Z">
              <w:rPr>
                <w:rFonts w:ascii="Arial" w:hAnsi="Arial" w:cs="Arial"/>
                <w:highlight w:val="green"/>
              </w:rPr>
            </w:rPrChange>
          </w:rPr>
          <w:fldChar w:fldCharType="begin"/>
        </w:r>
        <w:r w:rsidRPr="004B0B9F">
          <w:rPr>
            <w:rFonts w:ascii="Arial" w:hAnsi="Arial" w:cs="Arial"/>
            <w:rPrChange w:id="14485" w:author="Владимир Лаут" w:date="2021-03-25T08:34:00Z">
              <w:rPr>
                <w:rFonts w:ascii="Arial" w:hAnsi="Arial" w:cs="Arial"/>
                <w:highlight w:val="green"/>
              </w:rPr>
            </w:rPrChange>
          </w:rPr>
          <w:instrText xml:space="preserve"> REF _Ref67508075 \r \h  \* MERGEFORMAT </w:instrText>
        </w:r>
      </w:ins>
      <w:r w:rsidRPr="004B0B9F">
        <w:rPr>
          <w:rFonts w:ascii="Arial" w:hAnsi="Arial" w:cs="Arial"/>
          <w:rPrChange w:id="14486" w:author="Владимир Лаут" w:date="2021-03-25T08:34:00Z">
            <w:rPr>
              <w:rFonts w:ascii="Arial" w:hAnsi="Arial" w:cs="Arial"/>
            </w:rPr>
          </w:rPrChange>
        </w:rPr>
      </w:r>
      <w:ins w:id="14487" w:author="Владимир Лаут" w:date="2021-03-25T08:34:00Z">
        <w:r w:rsidRPr="004B0B9F">
          <w:rPr>
            <w:rFonts w:ascii="Arial" w:hAnsi="Arial" w:cs="Arial"/>
            <w:rPrChange w:id="14488" w:author="Владимир Лаут" w:date="2021-03-25T08:34:00Z">
              <w:rPr>
                <w:rFonts w:ascii="Arial" w:hAnsi="Arial" w:cs="Arial"/>
                <w:highlight w:val="green"/>
              </w:rPr>
            </w:rPrChange>
          </w:rPr>
          <w:fldChar w:fldCharType="separate"/>
        </w:r>
        <w:r w:rsidRPr="004B0B9F">
          <w:rPr>
            <w:rFonts w:ascii="Arial" w:hAnsi="Arial" w:cs="Arial"/>
            <w:rPrChange w:id="14489" w:author="Владимир Лаут" w:date="2021-03-25T08:34:00Z">
              <w:rPr>
                <w:rFonts w:ascii="Arial" w:hAnsi="Arial" w:cs="Arial"/>
                <w:highlight w:val="green"/>
              </w:rPr>
            </w:rPrChange>
          </w:rPr>
          <w:t>3.20.5</w:t>
        </w:r>
        <w:r w:rsidRPr="004B0B9F">
          <w:rPr>
            <w:rFonts w:ascii="Arial" w:hAnsi="Arial" w:cs="Arial"/>
            <w:rPrChange w:id="14490" w:author="Владимир Лаут" w:date="2021-03-25T08:34:00Z">
              <w:rPr>
                <w:rFonts w:ascii="Arial" w:hAnsi="Arial" w:cs="Arial"/>
                <w:highlight w:val="green"/>
              </w:rPr>
            </w:rPrChange>
          </w:rPr>
          <w:fldChar w:fldCharType="end"/>
        </w:r>
        <w:r w:rsidRPr="004B0B9F">
          <w:rPr>
            <w:rFonts w:ascii="Arial" w:hAnsi="Arial" w:cs="Arial"/>
            <w:rPrChange w:id="14491" w:author="Владимир Лаут" w:date="2021-03-25T08:34:00Z">
              <w:rPr>
                <w:rFonts w:ascii="Arial" w:hAnsi="Arial" w:cs="Arial"/>
                <w:highlight w:val="green"/>
              </w:rPr>
            </w:rPrChange>
          </w:rPr>
          <w:t xml:space="preserve"> </w:t>
        </w:r>
        <w:r w:rsidRPr="004B0B9F">
          <w:rPr>
            <w:rFonts w:ascii="Arial" w:hAnsi="Arial" w:cs="Arial"/>
            <w:rPrChange w:id="14492" w:author="Владимир Лаут" w:date="2021-03-25T08:34:00Z">
              <w:rPr>
                <w:rFonts w:ascii="Arial" w:hAnsi="Arial" w:cs="Arial"/>
                <w:highlight w:val="green"/>
              </w:rPr>
            </w:rPrChange>
          </w:rPr>
          <w:fldChar w:fldCharType="begin"/>
        </w:r>
        <w:r w:rsidRPr="004B0B9F">
          <w:rPr>
            <w:rFonts w:ascii="Arial" w:hAnsi="Arial" w:cs="Arial"/>
            <w:rPrChange w:id="14493" w:author="Владимир Лаут" w:date="2021-03-25T08:34:00Z">
              <w:rPr>
                <w:rFonts w:ascii="Arial" w:hAnsi="Arial" w:cs="Arial"/>
                <w:highlight w:val="green"/>
              </w:rPr>
            </w:rPrChange>
          </w:rPr>
          <w:instrText xml:space="preserve"> REF _Ref67508079 \h  \* MERGEFORMAT </w:instrText>
        </w:r>
      </w:ins>
      <w:r w:rsidRPr="004B0B9F">
        <w:rPr>
          <w:rFonts w:ascii="Arial" w:hAnsi="Arial" w:cs="Arial"/>
          <w:rPrChange w:id="14494" w:author="Владимир Лаут" w:date="2021-03-25T08:34:00Z">
            <w:rPr>
              <w:rFonts w:ascii="Arial" w:hAnsi="Arial" w:cs="Arial"/>
            </w:rPr>
          </w:rPrChange>
        </w:rPr>
      </w:r>
      <w:ins w:id="14495" w:author="Владимир Лаут" w:date="2021-03-25T08:34:00Z">
        <w:r w:rsidRPr="004B0B9F">
          <w:rPr>
            <w:rFonts w:ascii="Arial" w:hAnsi="Arial" w:cs="Arial"/>
            <w:rPrChange w:id="14496" w:author="Владимир Лаут" w:date="2021-03-25T08:34:00Z">
              <w:rPr>
                <w:rFonts w:ascii="Arial" w:hAnsi="Arial" w:cs="Arial"/>
                <w:highlight w:val="green"/>
              </w:rPr>
            </w:rPrChange>
          </w:rPr>
          <w:fldChar w:fldCharType="separate"/>
        </w:r>
        <w:r w:rsidRPr="004B0B9F">
          <w:rPr>
            <w:rFonts w:ascii="Arial" w:hAnsi="Arial" w:cs="Arial"/>
            <w:rPrChange w:id="14497" w:author="Владимир Лаут" w:date="2021-03-25T08:34:00Z">
              <w:rPr>
                <w:rFonts w:ascii="Arial" w:hAnsi="Arial" w:cs="Arial"/>
                <w:highlight w:val="green"/>
              </w:rPr>
            </w:rPrChange>
          </w:rPr>
          <w:t>Особенности технической реализации</w:t>
        </w:r>
        <w:r w:rsidRPr="004B0B9F">
          <w:rPr>
            <w:rFonts w:ascii="Arial" w:hAnsi="Arial" w:cs="Arial"/>
            <w:rPrChange w:id="14498" w:author="Владимир Лаут" w:date="2021-03-25T08:34:00Z">
              <w:rPr>
                <w:rFonts w:ascii="Arial" w:hAnsi="Arial" w:cs="Arial"/>
                <w:highlight w:val="green"/>
              </w:rPr>
            </w:rPrChange>
          </w:rPr>
          <w:fldChar w:fldCharType="end"/>
        </w:r>
        <w:r w:rsidRPr="004B0B9F">
          <w:rPr>
            <w:rFonts w:ascii="Arial" w:hAnsi="Arial" w:cs="Arial"/>
            <w:rPrChange w:id="14499" w:author="Владимир Лаут" w:date="2021-03-25T08:34:00Z">
              <w:rPr>
                <w:rFonts w:ascii="Arial" w:hAnsi="Arial" w:cs="Arial"/>
                <w:highlight w:val="green"/>
              </w:rPr>
            </w:rPrChange>
          </w:rPr>
          <w:t>».</w:t>
        </w:r>
      </w:ins>
    </w:p>
    <w:p w14:paraId="70140D39" w14:textId="77777777" w:rsidR="004B0B9F" w:rsidRDefault="004B0B9F" w:rsidP="00F45D35">
      <w:pPr>
        <w:spacing w:after="240" w:line="276" w:lineRule="auto"/>
        <w:ind w:firstLine="567"/>
        <w:rPr>
          <w:rFonts w:ascii="Arial" w:eastAsiaTheme="minorHAnsi" w:hAnsi="Arial" w:cs="Arial"/>
          <w:szCs w:val="24"/>
        </w:rPr>
      </w:pPr>
    </w:p>
    <w:p w14:paraId="67B677A2" w14:textId="77777777" w:rsidR="00D153F5" w:rsidRPr="00FB401A" w:rsidRDefault="00D153F5" w:rsidP="00197D54">
      <w:pPr>
        <w:pStyle w:val="3"/>
      </w:pPr>
      <w:bookmarkStart w:id="14500" w:name="_Toc521083861"/>
      <w:bookmarkStart w:id="14501" w:name="_Toc521341001"/>
      <w:bookmarkStart w:id="14502" w:name="_Toc521439521"/>
      <w:bookmarkStart w:id="14503" w:name="_Toc67557143"/>
      <w:r w:rsidRPr="00FB401A">
        <w:lastRenderedPageBreak/>
        <w:t>Принципы кодирования и нумерации</w:t>
      </w:r>
      <w:bookmarkEnd w:id="14500"/>
      <w:bookmarkEnd w:id="14501"/>
      <w:bookmarkEnd w:id="14502"/>
      <w:bookmarkEnd w:id="14503"/>
    </w:p>
    <w:p w14:paraId="5E18776A" w14:textId="77777777" w:rsidR="00D153F5" w:rsidRDefault="00D153F5" w:rsidP="00E16A62">
      <w:pPr>
        <w:pStyle w:val="a9"/>
        <w:keepNext/>
        <w:spacing w:before="0" w:beforeAutospacing="0" w:after="240" w:afterAutospacing="0" w:line="276" w:lineRule="auto"/>
        <w:ind w:firstLine="567"/>
        <w:rPr>
          <w:rFonts w:ascii="Arial" w:eastAsiaTheme="majorEastAsia" w:hAnsi="Arial" w:cs="Arial"/>
        </w:rPr>
      </w:pPr>
      <w:r w:rsidRPr="00696F74">
        <w:rPr>
          <w:rFonts w:ascii="Arial" w:hAnsi="Arial" w:cs="Arial"/>
        </w:rPr>
        <w:t>К Спецификациям применяется автоматическая нумерация с номера 0000000</w:t>
      </w:r>
      <w:r w:rsidRPr="00DC0761">
        <w:rPr>
          <w:rFonts w:ascii="Arial" w:hAnsi="Arial" w:cs="Arial"/>
        </w:rPr>
        <w:t>1</w:t>
      </w:r>
      <w:r w:rsidRPr="00DC0761">
        <w:rPr>
          <w:rFonts w:ascii="Arial" w:eastAsiaTheme="majorEastAsia" w:hAnsi="Arial" w:cs="Arial"/>
        </w:rPr>
        <w:t xml:space="preserve"> по 99999999.</w:t>
      </w:r>
    </w:p>
    <w:p w14:paraId="727A4364" w14:textId="77777777" w:rsidR="00D153F5" w:rsidRPr="00FB401A" w:rsidRDefault="00D153F5" w:rsidP="00197D54">
      <w:pPr>
        <w:pStyle w:val="3"/>
      </w:pPr>
      <w:bookmarkStart w:id="14504" w:name="_Toc521083862"/>
      <w:bookmarkStart w:id="14505" w:name="_Toc521341002"/>
      <w:bookmarkStart w:id="14506" w:name="_Toc521439522"/>
      <w:bookmarkStart w:id="14507" w:name="_Toc67557144"/>
      <w:r>
        <w:t>К</w:t>
      </w:r>
      <w:r w:rsidRPr="00FB401A">
        <w:t>лючевые параметры объекта</w:t>
      </w:r>
      <w:bookmarkEnd w:id="14504"/>
      <w:bookmarkEnd w:id="14505"/>
      <w:bookmarkEnd w:id="14506"/>
      <w:bookmarkEnd w:id="14507"/>
    </w:p>
    <w:p w14:paraId="57783928" w14:textId="77777777" w:rsidR="00D153F5" w:rsidRPr="00285530" w:rsidRDefault="00D153F5" w:rsidP="00D153F5">
      <w:pPr>
        <w:spacing w:after="120" w:line="276" w:lineRule="auto"/>
        <w:ind w:firstLine="567"/>
        <w:rPr>
          <w:rFonts w:ascii="Arial" w:hAnsi="Arial" w:cs="Arial"/>
          <w:szCs w:val="24"/>
        </w:rPr>
      </w:pPr>
      <w:r w:rsidRPr="00285530">
        <w:rPr>
          <w:rFonts w:ascii="Arial" w:hAnsi="Arial" w:cs="Arial"/>
          <w:szCs w:val="24"/>
        </w:rPr>
        <w:t>Ключевыми параметрами Спецификации являются:</w:t>
      </w:r>
    </w:p>
    <w:p w14:paraId="3A3587AD" w14:textId="77777777" w:rsidR="00D153F5" w:rsidRPr="00285530" w:rsidRDefault="00D153F5" w:rsidP="00F45D35">
      <w:pPr>
        <w:pStyle w:val="afc"/>
        <w:numPr>
          <w:ilvl w:val="0"/>
          <w:numId w:val="17"/>
        </w:numPr>
        <w:spacing w:after="120" w:line="276" w:lineRule="auto"/>
        <w:ind w:left="851" w:hanging="284"/>
        <w:rPr>
          <w:rFonts w:ascii="Arial" w:hAnsi="Arial" w:cs="Arial"/>
          <w:szCs w:val="24"/>
        </w:rPr>
      </w:pPr>
      <w:r w:rsidRPr="00285530">
        <w:rPr>
          <w:rFonts w:ascii="Arial" w:hAnsi="Arial" w:cs="Arial"/>
          <w:szCs w:val="24"/>
          <w:lang w:val="en-US"/>
        </w:rPr>
        <w:t>STLTY</w:t>
      </w:r>
      <w:r w:rsidRPr="00285530">
        <w:rPr>
          <w:rFonts w:ascii="Arial" w:hAnsi="Arial" w:cs="Arial"/>
          <w:szCs w:val="24"/>
        </w:rPr>
        <w:t xml:space="preserve"> - Тип спецификации,</w:t>
      </w:r>
    </w:p>
    <w:p w14:paraId="32A2D103" w14:textId="77777777" w:rsidR="00D153F5" w:rsidRPr="00285530" w:rsidRDefault="00D153F5" w:rsidP="00F45D35">
      <w:pPr>
        <w:pStyle w:val="afc"/>
        <w:numPr>
          <w:ilvl w:val="0"/>
          <w:numId w:val="17"/>
        </w:numPr>
        <w:spacing w:after="120" w:line="276" w:lineRule="auto"/>
        <w:ind w:left="851" w:hanging="284"/>
        <w:rPr>
          <w:rFonts w:ascii="Arial" w:hAnsi="Arial" w:cs="Arial"/>
          <w:szCs w:val="24"/>
        </w:rPr>
      </w:pPr>
      <w:r w:rsidRPr="00285530">
        <w:rPr>
          <w:rFonts w:ascii="Arial" w:hAnsi="Arial" w:cs="Arial"/>
          <w:szCs w:val="24"/>
        </w:rPr>
        <w:t>STLNR - Спецификация,</w:t>
      </w:r>
    </w:p>
    <w:p w14:paraId="2B393FC6" w14:textId="77777777" w:rsidR="00D153F5" w:rsidRPr="00285530" w:rsidRDefault="00D153F5" w:rsidP="00F45D35">
      <w:pPr>
        <w:pStyle w:val="afc"/>
        <w:numPr>
          <w:ilvl w:val="0"/>
          <w:numId w:val="17"/>
        </w:numPr>
        <w:spacing w:after="240" w:line="276" w:lineRule="auto"/>
        <w:ind w:left="851" w:hanging="284"/>
        <w:rPr>
          <w:rFonts w:ascii="Arial" w:hAnsi="Arial" w:cs="Arial"/>
          <w:szCs w:val="24"/>
        </w:rPr>
        <w:sectPr w:rsidR="00D153F5" w:rsidRPr="00285530" w:rsidSect="008D4E24">
          <w:headerReference w:type="default" r:id="rId90"/>
          <w:footerReference w:type="default" r:id="rId91"/>
          <w:headerReference w:type="first" r:id="rId92"/>
          <w:pgSz w:w="11907" w:h="16840" w:code="9"/>
          <w:pgMar w:top="1134" w:right="567" w:bottom="1134" w:left="1134" w:header="737" w:footer="283" w:gutter="0"/>
          <w:cols w:space="708"/>
          <w:docGrid w:linePitch="360"/>
        </w:sectPr>
      </w:pPr>
      <w:r w:rsidRPr="00285530">
        <w:rPr>
          <w:rFonts w:ascii="Arial" w:hAnsi="Arial" w:cs="Arial"/>
          <w:szCs w:val="24"/>
          <w:lang w:val="en-US"/>
        </w:rPr>
        <w:t>MAST</w:t>
      </w:r>
      <w:r>
        <w:rPr>
          <w:rFonts w:ascii="Arial" w:hAnsi="Arial" w:cs="Arial"/>
          <w:szCs w:val="24"/>
        </w:rPr>
        <w:t xml:space="preserve"> – </w:t>
      </w:r>
      <w:r w:rsidRPr="00285530">
        <w:rPr>
          <w:rFonts w:ascii="Arial" w:hAnsi="Arial" w:cs="Arial"/>
          <w:szCs w:val="24"/>
        </w:rPr>
        <w:t>Материал</w:t>
      </w:r>
      <w:r>
        <w:rPr>
          <w:rFonts w:ascii="Arial" w:hAnsi="Arial" w:cs="Arial"/>
          <w:szCs w:val="24"/>
        </w:rPr>
        <w:t>,</w:t>
      </w:r>
      <w:r w:rsidRPr="00285530">
        <w:rPr>
          <w:rFonts w:ascii="Arial" w:hAnsi="Arial" w:cs="Arial"/>
          <w:szCs w:val="24"/>
        </w:rPr>
        <w:t xml:space="preserve"> </w:t>
      </w:r>
      <w:r w:rsidRPr="00285530">
        <w:rPr>
          <w:rFonts w:ascii="Arial" w:hAnsi="Arial" w:cs="Arial"/>
          <w:szCs w:val="24"/>
          <w:lang w:val="en-US"/>
        </w:rPr>
        <w:t>TPST</w:t>
      </w:r>
      <w:r w:rsidRPr="00285530">
        <w:rPr>
          <w:rFonts w:ascii="Arial" w:hAnsi="Arial" w:cs="Arial"/>
          <w:szCs w:val="24"/>
        </w:rPr>
        <w:t xml:space="preserve"> </w:t>
      </w:r>
      <w:r>
        <w:rPr>
          <w:rFonts w:ascii="Arial" w:hAnsi="Arial" w:cs="Arial"/>
          <w:szCs w:val="24"/>
        </w:rPr>
        <w:t xml:space="preserve">– ТМ, </w:t>
      </w:r>
      <w:r w:rsidRPr="00285530">
        <w:rPr>
          <w:rFonts w:ascii="Arial" w:hAnsi="Arial" w:cs="Arial"/>
          <w:szCs w:val="24"/>
          <w:lang w:val="en-US"/>
        </w:rPr>
        <w:t>EQST</w:t>
      </w:r>
      <w:r>
        <w:rPr>
          <w:rFonts w:ascii="Arial" w:hAnsi="Arial" w:cs="Arial"/>
          <w:szCs w:val="24"/>
        </w:rPr>
        <w:t xml:space="preserve"> –</w:t>
      </w:r>
      <w:r w:rsidRPr="00285530">
        <w:rPr>
          <w:rFonts w:ascii="Arial" w:hAnsi="Arial" w:cs="Arial"/>
          <w:szCs w:val="24"/>
        </w:rPr>
        <w:t xml:space="preserve"> ЕО в зависимости от типа спецификации.</w:t>
      </w:r>
    </w:p>
    <w:p w14:paraId="4E50670B" w14:textId="77777777" w:rsidR="00D153F5" w:rsidRPr="003F2961" w:rsidRDefault="00D153F5" w:rsidP="00197D54">
      <w:pPr>
        <w:pStyle w:val="3"/>
      </w:pPr>
      <w:bookmarkStart w:id="14508" w:name="_Toc521083863"/>
      <w:bookmarkStart w:id="14509" w:name="_Toc521341003"/>
      <w:bookmarkStart w:id="14510" w:name="_Toc521439523"/>
      <w:bookmarkStart w:id="14511" w:name="_Toc67557145"/>
      <w:r w:rsidRPr="003F2961">
        <w:lastRenderedPageBreak/>
        <w:t>Модель данных объекта</w:t>
      </w:r>
      <w:bookmarkEnd w:id="14508"/>
      <w:bookmarkEnd w:id="14509"/>
      <w:bookmarkEnd w:id="14510"/>
      <w:bookmarkEnd w:id="14511"/>
    </w:p>
    <w:p w14:paraId="7D8E0236" w14:textId="0E659694" w:rsidR="00D153F5" w:rsidRPr="00285530" w:rsidRDefault="00D153F5" w:rsidP="00E16A62">
      <w:pPr>
        <w:pStyle w:val="a9"/>
        <w:keepNext/>
        <w:spacing w:after="240" w:afterAutospacing="0" w:line="276" w:lineRule="auto"/>
        <w:ind w:right="-596"/>
        <w:jc w:val="right"/>
        <w:rPr>
          <w:rFonts w:ascii="Arial" w:hAnsi="Arial" w:cs="Arial"/>
          <w:b/>
          <w:sz w:val="22"/>
        </w:rPr>
      </w:pPr>
      <w:r w:rsidRPr="00321205">
        <w:rPr>
          <w:rFonts w:ascii="Arial" w:hAnsi="Arial" w:cs="Arial"/>
          <w:b/>
          <w:sz w:val="22"/>
        </w:rPr>
        <w:t xml:space="preserve">Таблица </w:t>
      </w:r>
      <w:r w:rsidR="002870F7">
        <w:rPr>
          <w:rFonts w:ascii="Arial" w:hAnsi="Arial" w:cs="Arial"/>
          <w:b/>
          <w:sz w:val="22"/>
        </w:rPr>
        <w:t>4</w:t>
      </w:r>
      <w:ins w:id="14512" w:author="Александр" w:date="2020-04-13T13:14:00Z">
        <w:r w:rsidR="0036397B">
          <w:rPr>
            <w:rFonts w:ascii="Arial" w:hAnsi="Arial" w:cs="Arial"/>
            <w:b/>
            <w:sz w:val="22"/>
          </w:rPr>
          <w:t>6</w:t>
        </w:r>
      </w:ins>
      <w:del w:id="14513" w:author="Александр" w:date="2020-04-13T13:14:00Z">
        <w:r w:rsidR="00156F97" w:rsidDel="00870994">
          <w:rPr>
            <w:rFonts w:ascii="Arial" w:hAnsi="Arial" w:cs="Arial"/>
            <w:b/>
            <w:sz w:val="22"/>
          </w:rPr>
          <w:delText>1</w:delText>
        </w:r>
      </w:del>
      <w:r w:rsidRPr="00321205">
        <w:rPr>
          <w:rFonts w:ascii="Arial" w:hAnsi="Arial" w:cs="Arial"/>
          <w:b/>
          <w:sz w:val="22"/>
        </w:rPr>
        <w:t xml:space="preserve">. Модель данных </w:t>
      </w:r>
      <w:r>
        <w:rPr>
          <w:rFonts w:ascii="Arial" w:hAnsi="Arial" w:cs="Arial"/>
          <w:b/>
          <w:sz w:val="22"/>
        </w:rPr>
        <w:t>Спецификация</w:t>
      </w:r>
    </w:p>
    <w:tbl>
      <w:tblPr>
        <w:tblW w:w="536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166"/>
        <w:gridCol w:w="1616"/>
        <w:gridCol w:w="1642"/>
        <w:gridCol w:w="1575"/>
        <w:gridCol w:w="1477"/>
        <w:gridCol w:w="1857"/>
        <w:gridCol w:w="1824"/>
        <w:gridCol w:w="1575"/>
        <w:gridCol w:w="1390"/>
        <w:gridCol w:w="1063"/>
      </w:tblGrid>
      <w:tr w:rsidR="00D153F5" w:rsidRPr="0086487D" w14:paraId="228D0B7E" w14:textId="77777777" w:rsidTr="00634E3E">
        <w:trPr>
          <w:cantSplit/>
          <w:trHeight w:val="397"/>
        </w:trPr>
        <w:tc>
          <w:tcPr>
            <w:tcW w:w="141" w:type="pct"/>
            <w:vMerge w:val="restart"/>
            <w:shd w:val="clear" w:color="auto" w:fill="FFC000"/>
            <w:vAlign w:val="center"/>
          </w:tcPr>
          <w:p w14:paraId="4BF7BD10" w14:textId="77777777" w:rsidR="00D153F5" w:rsidRPr="0086487D" w:rsidRDefault="00D153F5" w:rsidP="00D153F5">
            <w:pPr>
              <w:jc w:val="center"/>
              <w:rPr>
                <w:rFonts w:ascii="Arial" w:hAnsi="Arial" w:cs="Arial"/>
                <w:b/>
                <w:sz w:val="20"/>
              </w:rPr>
            </w:pPr>
            <w:r>
              <w:rPr>
                <w:rFonts w:ascii="Arial" w:hAnsi="Arial" w:cs="Arial"/>
                <w:b/>
                <w:sz w:val="20"/>
              </w:rPr>
              <w:t>№</w:t>
            </w:r>
          </w:p>
        </w:tc>
        <w:tc>
          <w:tcPr>
            <w:tcW w:w="374" w:type="pct"/>
            <w:vMerge w:val="restart"/>
            <w:shd w:val="clear" w:color="auto" w:fill="FFC000"/>
            <w:vAlign w:val="center"/>
          </w:tcPr>
          <w:p w14:paraId="7A1CFAEE" w14:textId="77777777" w:rsidR="00D153F5" w:rsidRPr="0086487D" w:rsidRDefault="00D153F5" w:rsidP="00D153F5">
            <w:pPr>
              <w:jc w:val="center"/>
              <w:rPr>
                <w:rFonts w:ascii="Arial" w:hAnsi="Arial" w:cs="Arial"/>
                <w:b/>
                <w:sz w:val="20"/>
              </w:rPr>
            </w:pPr>
            <w:r>
              <w:rPr>
                <w:rFonts w:ascii="Arial" w:hAnsi="Arial" w:cs="Arial"/>
                <w:b/>
                <w:sz w:val="20"/>
              </w:rPr>
              <w:t>Ракурс/ раздел</w:t>
            </w:r>
          </w:p>
        </w:tc>
        <w:tc>
          <w:tcPr>
            <w:tcW w:w="518" w:type="pct"/>
            <w:vMerge w:val="restart"/>
            <w:shd w:val="clear" w:color="auto" w:fill="FFC000"/>
            <w:vAlign w:val="center"/>
          </w:tcPr>
          <w:p w14:paraId="44D380C9"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709" w:type="pct"/>
            <w:vMerge w:val="restart"/>
            <w:shd w:val="clear" w:color="auto" w:fill="FFC000"/>
            <w:vAlign w:val="center"/>
          </w:tcPr>
          <w:p w14:paraId="01007079"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505" w:type="pct"/>
            <w:vMerge w:val="restart"/>
            <w:shd w:val="clear" w:color="auto" w:fill="FFC000"/>
            <w:vAlign w:val="center"/>
          </w:tcPr>
          <w:p w14:paraId="08E77015"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74" w:type="pct"/>
            <w:vMerge w:val="restart"/>
            <w:shd w:val="clear" w:color="auto" w:fill="FFC000"/>
            <w:vAlign w:val="center"/>
          </w:tcPr>
          <w:p w14:paraId="31C389DB"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180" w:type="pct"/>
            <w:gridSpan w:val="2"/>
            <w:shd w:val="clear" w:color="auto" w:fill="FFC000"/>
          </w:tcPr>
          <w:p w14:paraId="358C6CB1"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59" w:type="pct"/>
            <w:gridSpan w:val="2"/>
            <w:shd w:val="clear" w:color="auto" w:fill="FFC000"/>
            <w:vAlign w:val="center"/>
          </w:tcPr>
          <w:p w14:paraId="67328120"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41" w:type="pct"/>
            <w:vMerge w:val="restart"/>
            <w:shd w:val="clear" w:color="auto" w:fill="FFC000"/>
            <w:vAlign w:val="center"/>
          </w:tcPr>
          <w:p w14:paraId="1790A16A"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35C774FD" w14:textId="77777777" w:rsidTr="00634E3E">
        <w:trPr>
          <w:cantSplit/>
        </w:trPr>
        <w:tc>
          <w:tcPr>
            <w:tcW w:w="141" w:type="pct"/>
            <w:vMerge/>
            <w:vAlign w:val="center"/>
          </w:tcPr>
          <w:p w14:paraId="17FEAC27" w14:textId="77777777" w:rsidR="00D153F5" w:rsidRPr="0086487D" w:rsidRDefault="00D153F5" w:rsidP="00D153F5">
            <w:pPr>
              <w:jc w:val="center"/>
              <w:rPr>
                <w:rFonts w:ascii="Arial" w:hAnsi="Arial" w:cs="Arial"/>
                <w:sz w:val="20"/>
              </w:rPr>
            </w:pPr>
          </w:p>
        </w:tc>
        <w:tc>
          <w:tcPr>
            <w:tcW w:w="374" w:type="pct"/>
            <w:vMerge/>
            <w:vAlign w:val="center"/>
          </w:tcPr>
          <w:p w14:paraId="201F23AB" w14:textId="77777777" w:rsidR="00D153F5" w:rsidRPr="0086487D" w:rsidRDefault="00D153F5" w:rsidP="00D153F5">
            <w:pPr>
              <w:jc w:val="center"/>
              <w:rPr>
                <w:rFonts w:ascii="Arial" w:hAnsi="Arial" w:cs="Arial"/>
                <w:sz w:val="20"/>
              </w:rPr>
            </w:pPr>
          </w:p>
        </w:tc>
        <w:tc>
          <w:tcPr>
            <w:tcW w:w="518" w:type="pct"/>
            <w:vMerge/>
            <w:vAlign w:val="center"/>
          </w:tcPr>
          <w:p w14:paraId="65A8263E" w14:textId="77777777" w:rsidR="00D153F5" w:rsidRPr="0086487D" w:rsidRDefault="00D153F5" w:rsidP="00D153F5">
            <w:pPr>
              <w:jc w:val="center"/>
              <w:rPr>
                <w:rFonts w:ascii="Arial" w:hAnsi="Arial" w:cs="Arial"/>
                <w:sz w:val="20"/>
              </w:rPr>
            </w:pPr>
          </w:p>
        </w:tc>
        <w:tc>
          <w:tcPr>
            <w:tcW w:w="709" w:type="pct"/>
            <w:vMerge/>
            <w:vAlign w:val="center"/>
          </w:tcPr>
          <w:p w14:paraId="7ED01187" w14:textId="77777777" w:rsidR="00D153F5" w:rsidRPr="0086487D" w:rsidRDefault="00D153F5" w:rsidP="00D153F5">
            <w:pPr>
              <w:jc w:val="center"/>
              <w:rPr>
                <w:rFonts w:ascii="Arial" w:hAnsi="Arial" w:cs="Arial"/>
                <w:sz w:val="20"/>
              </w:rPr>
            </w:pPr>
          </w:p>
        </w:tc>
        <w:tc>
          <w:tcPr>
            <w:tcW w:w="505" w:type="pct"/>
            <w:vMerge/>
            <w:vAlign w:val="center"/>
          </w:tcPr>
          <w:p w14:paraId="0F3D75A9" w14:textId="77777777" w:rsidR="00D153F5" w:rsidRPr="0086487D" w:rsidRDefault="00D153F5" w:rsidP="00D153F5">
            <w:pPr>
              <w:jc w:val="center"/>
              <w:rPr>
                <w:rFonts w:ascii="Arial" w:hAnsi="Arial" w:cs="Arial"/>
                <w:sz w:val="20"/>
              </w:rPr>
            </w:pPr>
          </w:p>
        </w:tc>
        <w:tc>
          <w:tcPr>
            <w:tcW w:w="474" w:type="pct"/>
            <w:vMerge/>
            <w:vAlign w:val="center"/>
          </w:tcPr>
          <w:p w14:paraId="43D7938F" w14:textId="77777777" w:rsidR="00D153F5" w:rsidRPr="0086487D" w:rsidRDefault="00D153F5" w:rsidP="00D153F5">
            <w:pPr>
              <w:jc w:val="center"/>
              <w:rPr>
                <w:rFonts w:ascii="Arial" w:hAnsi="Arial" w:cs="Arial"/>
                <w:sz w:val="20"/>
              </w:rPr>
            </w:pPr>
          </w:p>
        </w:tc>
        <w:tc>
          <w:tcPr>
            <w:tcW w:w="595" w:type="pct"/>
            <w:tcBorders>
              <w:top w:val="single" w:sz="6" w:space="0" w:color="auto"/>
              <w:bottom w:val="single" w:sz="6" w:space="0" w:color="auto"/>
            </w:tcBorders>
            <w:shd w:val="clear" w:color="auto" w:fill="FFC000"/>
          </w:tcPr>
          <w:p w14:paraId="4044B382"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585" w:type="pct"/>
            <w:tcBorders>
              <w:top w:val="single" w:sz="6" w:space="0" w:color="auto"/>
              <w:bottom w:val="single" w:sz="6" w:space="0" w:color="auto"/>
            </w:tcBorders>
            <w:shd w:val="clear" w:color="auto" w:fill="FFC000"/>
          </w:tcPr>
          <w:p w14:paraId="26A764E9"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76" w:type="pct"/>
            <w:tcBorders>
              <w:top w:val="single" w:sz="6" w:space="0" w:color="auto"/>
              <w:bottom w:val="single" w:sz="6" w:space="0" w:color="auto"/>
            </w:tcBorders>
            <w:shd w:val="clear" w:color="auto" w:fill="FFC000"/>
            <w:vAlign w:val="center"/>
          </w:tcPr>
          <w:p w14:paraId="7ED6FA95"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83" w:type="pct"/>
            <w:shd w:val="clear" w:color="auto" w:fill="FFC000"/>
            <w:vAlign w:val="center"/>
          </w:tcPr>
          <w:p w14:paraId="18583253"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41" w:type="pct"/>
            <w:vMerge/>
            <w:shd w:val="clear" w:color="auto" w:fill="FFC000"/>
          </w:tcPr>
          <w:p w14:paraId="0A8F47F0" w14:textId="77777777" w:rsidR="00D153F5" w:rsidRPr="00675CA3" w:rsidRDefault="00D153F5" w:rsidP="00D153F5">
            <w:pPr>
              <w:jc w:val="center"/>
              <w:rPr>
                <w:rFonts w:ascii="Arial" w:hAnsi="Arial" w:cs="Arial"/>
                <w:b/>
                <w:sz w:val="20"/>
              </w:rPr>
            </w:pPr>
          </w:p>
        </w:tc>
      </w:tr>
      <w:tr w:rsidR="00634E3E" w:rsidRPr="0086487D" w14:paraId="4990D8D9" w14:textId="77777777" w:rsidTr="00634E3E">
        <w:trPr>
          <w:cantSplit/>
        </w:trPr>
        <w:tc>
          <w:tcPr>
            <w:tcW w:w="141" w:type="pct"/>
          </w:tcPr>
          <w:p w14:paraId="3FDFED98" w14:textId="77777777" w:rsidR="00634E3E" w:rsidRPr="002019C3" w:rsidRDefault="00634E3E" w:rsidP="00634E3E">
            <w:pPr>
              <w:rPr>
                <w:rFonts w:ascii="Arial" w:hAnsi="Arial" w:cs="Arial"/>
                <w:sz w:val="20"/>
                <w:lang w:val="en-US"/>
              </w:rPr>
            </w:pPr>
            <w:r>
              <w:rPr>
                <w:rFonts w:ascii="Arial" w:hAnsi="Arial" w:cs="Arial"/>
                <w:sz w:val="20"/>
                <w:lang w:val="en-US"/>
              </w:rPr>
              <w:t>1.</w:t>
            </w:r>
          </w:p>
        </w:tc>
        <w:tc>
          <w:tcPr>
            <w:tcW w:w="374" w:type="pct"/>
          </w:tcPr>
          <w:p w14:paraId="0CAAB856" w14:textId="77777777" w:rsidR="00634E3E" w:rsidRPr="0086487D" w:rsidRDefault="00634E3E" w:rsidP="00634E3E">
            <w:pPr>
              <w:jc w:val="center"/>
              <w:rPr>
                <w:rFonts w:ascii="Arial" w:hAnsi="Arial" w:cs="Arial"/>
                <w:sz w:val="20"/>
              </w:rPr>
            </w:pPr>
            <w:r>
              <w:rPr>
                <w:rFonts w:ascii="Arial" w:hAnsi="Arial" w:cs="Arial"/>
                <w:sz w:val="20"/>
              </w:rPr>
              <w:t>Заголовок</w:t>
            </w:r>
          </w:p>
        </w:tc>
        <w:tc>
          <w:tcPr>
            <w:tcW w:w="518" w:type="pct"/>
          </w:tcPr>
          <w:p w14:paraId="0C6E8619" w14:textId="77777777" w:rsidR="00634E3E" w:rsidRPr="0086487D" w:rsidRDefault="00634E3E" w:rsidP="00634E3E">
            <w:pPr>
              <w:jc w:val="left"/>
              <w:rPr>
                <w:rFonts w:ascii="Arial" w:hAnsi="Arial" w:cs="Arial"/>
                <w:sz w:val="20"/>
              </w:rPr>
            </w:pPr>
            <w:r>
              <w:rPr>
                <w:rFonts w:ascii="Arial" w:hAnsi="Arial" w:cs="Arial"/>
                <w:sz w:val="20"/>
              </w:rPr>
              <w:t>Тип спецификации</w:t>
            </w:r>
          </w:p>
        </w:tc>
        <w:tc>
          <w:tcPr>
            <w:tcW w:w="709" w:type="pct"/>
          </w:tcPr>
          <w:p w14:paraId="071B322B" w14:textId="77777777" w:rsidR="00634E3E" w:rsidRPr="0086487D" w:rsidRDefault="00634E3E" w:rsidP="00634E3E">
            <w:pPr>
              <w:jc w:val="left"/>
              <w:rPr>
                <w:rFonts w:ascii="Arial" w:hAnsi="Arial" w:cs="Arial"/>
                <w:sz w:val="20"/>
              </w:rPr>
            </w:pPr>
            <w:r>
              <w:rPr>
                <w:rFonts w:ascii="Arial" w:hAnsi="Arial" w:cs="Arial"/>
                <w:sz w:val="20"/>
              </w:rPr>
              <w:t>Определяет, для какого объекта ведутся данные</w:t>
            </w:r>
          </w:p>
        </w:tc>
        <w:tc>
          <w:tcPr>
            <w:tcW w:w="505" w:type="pct"/>
          </w:tcPr>
          <w:p w14:paraId="3960613B" w14:textId="77777777" w:rsidR="00634E3E" w:rsidRPr="002604EA" w:rsidRDefault="00634E3E" w:rsidP="00634E3E">
            <w:pPr>
              <w:jc w:val="center"/>
              <w:rPr>
                <w:rFonts w:ascii="Arial" w:hAnsi="Arial" w:cs="Arial"/>
                <w:sz w:val="20"/>
                <w:lang w:val="en-US"/>
              </w:rPr>
            </w:pPr>
            <w:r w:rsidRPr="002604EA">
              <w:rPr>
                <w:rFonts w:ascii="Arial" w:hAnsi="Arial" w:cs="Arial"/>
                <w:sz w:val="20"/>
              </w:rPr>
              <w:t>CHAR</w:t>
            </w:r>
            <w:r>
              <w:rPr>
                <w:rFonts w:ascii="Arial" w:hAnsi="Arial" w:cs="Arial"/>
                <w:sz w:val="20"/>
                <w:lang w:val="en-US"/>
              </w:rPr>
              <w:t>, 1</w:t>
            </w:r>
          </w:p>
        </w:tc>
        <w:tc>
          <w:tcPr>
            <w:tcW w:w="474" w:type="pct"/>
          </w:tcPr>
          <w:p w14:paraId="417EE475" w14:textId="77777777" w:rsidR="00634E3E" w:rsidRPr="002019C3" w:rsidRDefault="00634E3E" w:rsidP="00634E3E">
            <w:pPr>
              <w:jc w:val="center"/>
              <w:rPr>
                <w:rFonts w:ascii="Arial" w:hAnsi="Arial" w:cs="Arial"/>
                <w:sz w:val="20"/>
                <w:lang w:val="en-US"/>
              </w:rPr>
            </w:pPr>
            <w:r w:rsidRPr="002019C3">
              <w:rPr>
                <w:rFonts w:ascii="Arial" w:hAnsi="Arial" w:cs="Arial"/>
                <w:sz w:val="20"/>
              </w:rPr>
              <w:t>STKO</w:t>
            </w:r>
            <w:r>
              <w:rPr>
                <w:rFonts w:ascii="Arial" w:hAnsi="Arial" w:cs="Arial"/>
                <w:sz w:val="20"/>
                <w:lang w:val="en-US"/>
              </w:rPr>
              <w:t>-</w:t>
            </w:r>
            <w:r w:rsidRPr="002019C3">
              <w:rPr>
                <w:rFonts w:ascii="Arial" w:hAnsi="Arial" w:cs="Arial"/>
                <w:sz w:val="20"/>
                <w:lang w:val="en-US"/>
              </w:rPr>
              <w:t>STLTY</w:t>
            </w:r>
          </w:p>
        </w:tc>
        <w:tc>
          <w:tcPr>
            <w:tcW w:w="595" w:type="pct"/>
          </w:tcPr>
          <w:p w14:paraId="3C0F360B" w14:textId="77777777" w:rsidR="00634E3E" w:rsidRPr="002019C3" w:rsidRDefault="00634E3E" w:rsidP="00634E3E">
            <w:pPr>
              <w:jc w:val="center"/>
              <w:rPr>
                <w:rFonts w:ascii="Arial" w:hAnsi="Arial" w:cs="Arial"/>
                <w:sz w:val="20"/>
                <w:lang w:val="en-US"/>
              </w:rPr>
            </w:pPr>
            <w:r>
              <w:rPr>
                <w:rFonts w:ascii="Arial" w:hAnsi="Arial" w:cs="Arial"/>
                <w:sz w:val="20"/>
                <w:lang w:val="en-US"/>
              </w:rPr>
              <w:t>X</w:t>
            </w:r>
          </w:p>
        </w:tc>
        <w:tc>
          <w:tcPr>
            <w:tcW w:w="585" w:type="pct"/>
          </w:tcPr>
          <w:p w14:paraId="2E992029" w14:textId="27E84DEF" w:rsidR="00634E3E" w:rsidRPr="0086487D" w:rsidRDefault="00634E3E" w:rsidP="00634E3E">
            <w:pPr>
              <w:jc w:val="center"/>
              <w:rPr>
                <w:rFonts w:ascii="Arial" w:hAnsi="Arial" w:cs="Arial"/>
                <w:sz w:val="20"/>
              </w:rPr>
            </w:pPr>
            <w:r>
              <w:rPr>
                <w:rFonts w:ascii="Arial" w:hAnsi="Arial" w:cs="Arial"/>
                <w:sz w:val="20"/>
              </w:rPr>
              <w:t>Для всех объектов</w:t>
            </w:r>
          </w:p>
        </w:tc>
        <w:tc>
          <w:tcPr>
            <w:tcW w:w="376" w:type="pct"/>
          </w:tcPr>
          <w:p w14:paraId="43738868" w14:textId="5B99CAB1"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4244CA82" w14:textId="300EE450" w:rsidR="00634E3E" w:rsidRPr="0086487D" w:rsidRDefault="00634E3E" w:rsidP="00634E3E">
            <w:pPr>
              <w:jc w:val="center"/>
              <w:rPr>
                <w:rFonts w:ascii="Arial" w:hAnsi="Arial" w:cs="Arial"/>
                <w:sz w:val="20"/>
              </w:rPr>
            </w:pPr>
            <w:r>
              <w:rPr>
                <w:rFonts w:ascii="Arial" w:hAnsi="Arial" w:cs="Arial"/>
                <w:sz w:val="20"/>
              </w:rPr>
              <w:t>-</w:t>
            </w:r>
          </w:p>
        </w:tc>
        <w:tc>
          <w:tcPr>
            <w:tcW w:w="341" w:type="pct"/>
          </w:tcPr>
          <w:p w14:paraId="6419B710" w14:textId="77777777" w:rsidR="00634E3E" w:rsidRPr="002019C3" w:rsidRDefault="00634E3E" w:rsidP="00634E3E">
            <w:pPr>
              <w:jc w:val="center"/>
              <w:rPr>
                <w:rFonts w:ascii="Arial" w:hAnsi="Arial" w:cs="Arial"/>
                <w:sz w:val="20"/>
                <w:lang w:val="en-US"/>
              </w:rPr>
            </w:pPr>
            <w:r>
              <w:rPr>
                <w:rFonts w:ascii="Arial" w:hAnsi="Arial" w:cs="Arial"/>
                <w:sz w:val="20"/>
                <w:lang w:val="en-US"/>
              </w:rPr>
              <w:t>SAP</w:t>
            </w:r>
          </w:p>
        </w:tc>
      </w:tr>
      <w:tr w:rsidR="00634E3E" w:rsidRPr="0086487D" w14:paraId="752B764E" w14:textId="77777777" w:rsidTr="00634E3E">
        <w:trPr>
          <w:cantSplit/>
        </w:trPr>
        <w:tc>
          <w:tcPr>
            <w:tcW w:w="141" w:type="pct"/>
          </w:tcPr>
          <w:p w14:paraId="54DBD638" w14:textId="77777777" w:rsidR="00634E3E" w:rsidRPr="002019C3" w:rsidRDefault="00634E3E" w:rsidP="00634E3E">
            <w:pPr>
              <w:rPr>
                <w:rFonts w:ascii="Arial" w:hAnsi="Arial" w:cs="Arial"/>
                <w:sz w:val="20"/>
                <w:lang w:val="en-US"/>
              </w:rPr>
            </w:pPr>
            <w:r>
              <w:rPr>
                <w:rFonts w:ascii="Arial" w:hAnsi="Arial" w:cs="Arial"/>
                <w:sz w:val="20"/>
                <w:lang w:val="en-US"/>
              </w:rPr>
              <w:t>2.</w:t>
            </w:r>
          </w:p>
        </w:tc>
        <w:tc>
          <w:tcPr>
            <w:tcW w:w="374" w:type="pct"/>
          </w:tcPr>
          <w:p w14:paraId="10B616EF" w14:textId="77777777" w:rsidR="00634E3E" w:rsidRPr="0086487D" w:rsidRDefault="00634E3E" w:rsidP="00634E3E">
            <w:pPr>
              <w:jc w:val="center"/>
              <w:rPr>
                <w:rFonts w:ascii="Arial" w:hAnsi="Arial" w:cs="Arial"/>
                <w:sz w:val="20"/>
              </w:rPr>
            </w:pPr>
            <w:r>
              <w:rPr>
                <w:rFonts w:ascii="Arial" w:hAnsi="Arial" w:cs="Arial"/>
                <w:sz w:val="20"/>
              </w:rPr>
              <w:t>Заголовок</w:t>
            </w:r>
          </w:p>
        </w:tc>
        <w:tc>
          <w:tcPr>
            <w:tcW w:w="518" w:type="pct"/>
          </w:tcPr>
          <w:p w14:paraId="349A9A94" w14:textId="77777777" w:rsidR="00634E3E" w:rsidRPr="0086487D" w:rsidRDefault="00634E3E" w:rsidP="00634E3E">
            <w:pPr>
              <w:jc w:val="left"/>
              <w:rPr>
                <w:rFonts w:ascii="Arial" w:hAnsi="Arial" w:cs="Arial"/>
                <w:sz w:val="20"/>
              </w:rPr>
            </w:pPr>
            <w:r>
              <w:rPr>
                <w:rFonts w:ascii="Arial" w:hAnsi="Arial" w:cs="Arial"/>
                <w:sz w:val="20"/>
              </w:rPr>
              <w:t>Спецификация</w:t>
            </w:r>
          </w:p>
        </w:tc>
        <w:tc>
          <w:tcPr>
            <w:tcW w:w="709" w:type="pct"/>
          </w:tcPr>
          <w:p w14:paraId="2A28EBBF" w14:textId="77777777" w:rsidR="00634E3E" w:rsidRPr="002019C3" w:rsidRDefault="00634E3E" w:rsidP="00634E3E">
            <w:pPr>
              <w:jc w:val="left"/>
              <w:rPr>
                <w:rFonts w:ascii="Arial" w:hAnsi="Arial" w:cs="Arial"/>
                <w:sz w:val="20"/>
                <w:lang w:val="en-US"/>
              </w:rPr>
            </w:pPr>
            <w:r>
              <w:rPr>
                <w:rFonts w:ascii="Arial" w:hAnsi="Arial" w:cs="Arial"/>
                <w:sz w:val="20"/>
                <w:lang w:val="en-US"/>
              </w:rPr>
              <w:t>PM_41, PM_42</w:t>
            </w:r>
          </w:p>
        </w:tc>
        <w:tc>
          <w:tcPr>
            <w:tcW w:w="505" w:type="pct"/>
          </w:tcPr>
          <w:p w14:paraId="7EE8B8E7" w14:textId="77777777" w:rsidR="00634E3E" w:rsidRPr="002604EA" w:rsidRDefault="00634E3E" w:rsidP="00634E3E">
            <w:pPr>
              <w:jc w:val="center"/>
              <w:rPr>
                <w:rFonts w:ascii="Arial" w:hAnsi="Arial" w:cs="Arial"/>
                <w:sz w:val="20"/>
                <w:lang w:val="en-US"/>
              </w:rPr>
            </w:pPr>
            <w:r w:rsidRPr="002604EA">
              <w:rPr>
                <w:rFonts w:ascii="Arial" w:hAnsi="Arial" w:cs="Arial"/>
                <w:sz w:val="20"/>
              </w:rPr>
              <w:t>CHAR</w:t>
            </w:r>
            <w:r>
              <w:rPr>
                <w:rFonts w:ascii="Arial" w:hAnsi="Arial" w:cs="Arial"/>
                <w:sz w:val="20"/>
                <w:lang w:val="en-US"/>
              </w:rPr>
              <w:t>, 8</w:t>
            </w:r>
          </w:p>
        </w:tc>
        <w:tc>
          <w:tcPr>
            <w:tcW w:w="474" w:type="pct"/>
          </w:tcPr>
          <w:p w14:paraId="410A70CD" w14:textId="77777777" w:rsidR="00634E3E" w:rsidRPr="0086487D" w:rsidRDefault="00634E3E" w:rsidP="00634E3E">
            <w:pPr>
              <w:jc w:val="center"/>
              <w:rPr>
                <w:rFonts w:ascii="Arial" w:hAnsi="Arial" w:cs="Arial"/>
                <w:sz w:val="20"/>
              </w:rPr>
            </w:pPr>
            <w:r w:rsidRPr="002019C3">
              <w:rPr>
                <w:rFonts w:ascii="Arial" w:hAnsi="Arial" w:cs="Arial"/>
                <w:sz w:val="20"/>
              </w:rPr>
              <w:t>STKO</w:t>
            </w:r>
            <w:r>
              <w:rPr>
                <w:rFonts w:ascii="Arial" w:hAnsi="Arial" w:cs="Arial"/>
                <w:sz w:val="20"/>
              </w:rPr>
              <w:t>-</w:t>
            </w:r>
            <w:r w:rsidRPr="002019C3">
              <w:rPr>
                <w:rFonts w:ascii="Arial" w:hAnsi="Arial" w:cs="Arial"/>
                <w:sz w:val="20"/>
              </w:rPr>
              <w:t>STLNR</w:t>
            </w:r>
          </w:p>
        </w:tc>
        <w:tc>
          <w:tcPr>
            <w:tcW w:w="595" w:type="pct"/>
          </w:tcPr>
          <w:p w14:paraId="48963E1E" w14:textId="77777777" w:rsidR="00634E3E" w:rsidRPr="002019C3" w:rsidRDefault="00634E3E" w:rsidP="00634E3E">
            <w:pPr>
              <w:jc w:val="center"/>
              <w:rPr>
                <w:rFonts w:ascii="Arial" w:hAnsi="Arial" w:cs="Arial"/>
                <w:sz w:val="20"/>
                <w:lang w:val="en-US"/>
              </w:rPr>
            </w:pPr>
            <w:r>
              <w:rPr>
                <w:rFonts w:ascii="Arial" w:hAnsi="Arial" w:cs="Arial"/>
                <w:sz w:val="20"/>
                <w:lang w:val="en-US"/>
              </w:rPr>
              <w:t>X</w:t>
            </w:r>
          </w:p>
        </w:tc>
        <w:tc>
          <w:tcPr>
            <w:tcW w:w="585" w:type="pct"/>
          </w:tcPr>
          <w:p w14:paraId="46D9CFFA" w14:textId="18DE9CB0" w:rsidR="00634E3E" w:rsidRPr="0086487D" w:rsidRDefault="00634E3E" w:rsidP="00634E3E">
            <w:pPr>
              <w:jc w:val="center"/>
              <w:rPr>
                <w:rFonts w:ascii="Arial" w:hAnsi="Arial" w:cs="Arial"/>
                <w:sz w:val="20"/>
              </w:rPr>
            </w:pPr>
            <w:r>
              <w:rPr>
                <w:rFonts w:ascii="Arial" w:hAnsi="Arial" w:cs="Arial"/>
                <w:sz w:val="20"/>
              </w:rPr>
              <w:t>Для всех объектов</w:t>
            </w:r>
          </w:p>
        </w:tc>
        <w:tc>
          <w:tcPr>
            <w:tcW w:w="376" w:type="pct"/>
          </w:tcPr>
          <w:p w14:paraId="2D0C83D0" w14:textId="3601CB95"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54297BCF" w14:textId="4659934D" w:rsidR="00634E3E" w:rsidRPr="0086487D" w:rsidRDefault="00634E3E" w:rsidP="00634E3E">
            <w:pPr>
              <w:jc w:val="center"/>
              <w:rPr>
                <w:rFonts w:ascii="Arial" w:hAnsi="Arial" w:cs="Arial"/>
                <w:sz w:val="20"/>
              </w:rPr>
            </w:pPr>
            <w:r>
              <w:rPr>
                <w:rFonts w:ascii="Arial" w:hAnsi="Arial" w:cs="Arial"/>
                <w:sz w:val="20"/>
              </w:rPr>
              <w:t>-</w:t>
            </w:r>
          </w:p>
        </w:tc>
        <w:tc>
          <w:tcPr>
            <w:tcW w:w="341" w:type="pct"/>
          </w:tcPr>
          <w:p w14:paraId="567F8558" w14:textId="77777777" w:rsidR="00634E3E" w:rsidRDefault="00634E3E" w:rsidP="00634E3E">
            <w:pPr>
              <w:jc w:val="center"/>
              <w:rPr>
                <w:rFonts w:ascii="Arial" w:hAnsi="Arial" w:cs="Arial"/>
                <w:sz w:val="20"/>
                <w:lang w:val="en-US"/>
              </w:rPr>
            </w:pPr>
            <w:r>
              <w:rPr>
                <w:rFonts w:ascii="Arial" w:hAnsi="Arial" w:cs="Arial"/>
                <w:sz w:val="20"/>
                <w:lang w:val="en-US"/>
              </w:rPr>
              <w:t>SAP</w:t>
            </w:r>
          </w:p>
        </w:tc>
      </w:tr>
      <w:tr w:rsidR="00634E3E" w:rsidRPr="0086487D" w14:paraId="301130B4" w14:textId="77777777" w:rsidTr="00634E3E">
        <w:trPr>
          <w:cantSplit/>
        </w:trPr>
        <w:tc>
          <w:tcPr>
            <w:tcW w:w="141" w:type="pct"/>
          </w:tcPr>
          <w:p w14:paraId="1F667969" w14:textId="77777777" w:rsidR="00634E3E" w:rsidRPr="002604EA" w:rsidRDefault="00634E3E" w:rsidP="00634E3E">
            <w:pPr>
              <w:rPr>
                <w:rFonts w:ascii="Arial" w:hAnsi="Arial" w:cs="Arial"/>
                <w:sz w:val="20"/>
              </w:rPr>
            </w:pPr>
            <w:r>
              <w:rPr>
                <w:rFonts w:ascii="Arial" w:hAnsi="Arial" w:cs="Arial"/>
                <w:sz w:val="20"/>
              </w:rPr>
              <w:t>3.</w:t>
            </w:r>
          </w:p>
        </w:tc>
        <w:tc>
          <w:tcPr>
            <w:tcW w:w="374" w:type="pct"/>
          </w:tcPr>
          <w:p w14:paraId="394C7A5A" w14:textId="77777777" w:rsidR="00634E3E" w:rsidRDefault="00634E3E" w:rsidP="00634E3E">
            <w:pPr>
              <w:jc w:val="center"/>
              <w:rPr>
                <w:rFonts w:ascii="Arial" w:hAnsi="Arial" w:cs="Arial"/>
                <w:sz w:val="20"/>
              </w:rPr>
            </w:pPr>
            <w:r>
              <w:rPr>
                <w:rFonts w:ascii="Arial" w:hAnsi="Arial" w:cs="Arial"/>
                <w:sz w:val="20"/>
              </w:rPr>
              <w:t>Заголовок</w:t>
            </w:r>
          </w:p>
        </w:tc>
        <w:tc>
          <w:tcPr>
            <w:tcW w:w="518" w:type="pct"/>
          </w:tcPr>
          <w:p w14:paraId="45FE93EE" w14:textId="77777777" w:rsidR="00634E3E" w:rsidRPr="002604EA" w:rsidRDefault="00634E3E" w:rsidP="00634E3E">
            <w:pPr>
              <w:jc w:val="left"/>
              <w:rPr>
                <w:rFonts w:ascii="Arial" w:hAnsi="Arial" w:cs="Arial"/>
                <w:sz w:val="20"/>
              </w:rPr>
            </w:pPr>
            <w:r>
              <w:rPr>
                <w:rFonts w:ascii="Arial" w:hAnsi="Arial" w:cs="Arial"/>
                <w:sz w:val="20"/>
              </w:rPr>
              <w:t xml:space="preserve">Материал </w:t>
            </w:r>
            <w:r>
              <w:rPr>
                <w:rFonts w:ascii="Arial" w:hAnsi="Arial" w:cs="Arial"/>
                <w:sz w:val="20"/>
                <w:lang w:val="en-US"/>
              </w:rPr>
              <w:t>/</w:t>
            </w:r>
            <w:r>
              <w:rPr>
                <w:rFonts w:ascii="Arial" w:hAnsi="Arial" w:cs="Arial"/>
                <w:sz w:val="20"/>
              </w:rPr>
              <w:t xml:space="preserve">ТМ </w:t>
            </w:r>
            <w:r>
              <w:rPr>
                <w:rFonts w:ascii="Arial" w:hAnsi="Arial" w:cs="Arial"/>
                <w:sz w:val="20"/>
                <w:lang w:val="en-US"/>
              </w:rPr>
              <w:t>/</w:t>
            </w:r>
            <w:r>
              <w:rPr>
                <w:rFonts w:ascii="Arial" w:hAnsi="Arial" w:cs="Arial"/>
                <w:sz w:val="20"/>
              </w:rPr>
              <w:t>ЕО</w:t>
            </w:r>
          </w:p>
        </w:tc>
        <w:tc>
          <w:tcPr>
            <w:tcW w:w="709" w:type="pct"/>
          </w:tcPr>
          <w:p w14:paraId="527DE501" w14:textId="77777777" w:rsidR="00634E3E" w:rsidRPr="002604EA" w:rsidRDefault="00634E3E" w:rsidP="00634E3E">
            <w:pPr>
              <w:jc w:val="left"/>
              <w:rPr>
                <w:rFonts w:ascii="Arial" w:hAnsi="Arial" w:cs="Arial"/>
                <w:sz w:val="20"/>
              </w:rPr>
            </w:pPr>
            <w:r>
              <w:rPr>
                <w:rFonts w:ascii="Arial" w:hAnsi="Arial" w:cs="Arial"/>
                <w:sz w:val="20"/>
              </w:rPr>
              <w:t>Вид объекта, для которого создаётся спецификация в соответствии с её типом</w:t>
            </w:r>
          </w:p>
        </w:tc>
        <w:tc>
          <w:tcPr>
            <w:tcW w:w="505" w:type="pct"/>
          </w:tcPr>
          <w:p w14:paraId="42C74582" w14:textId="77777777" w:rsidR="00634E3E" w:rsidRPr="00964050" w:rsidRDefault="00634E3E" w:rsidP="00634E3E">
            <w:pPr>
              <w:jc w:val="left"/>
              <w:rPr>
                <w:rFonts w:ascii="Arial" w:hAnsi="Arial" w:cs="Arial"/>
                <w:sz w:val="20"/>
              </w:rPr>
            </w:pPr>
            <w:r>
              <w:rPr>
                <w:rFonts w:ascii="Arial" w:hAnsi="Arial" w:cs="Arial"/>
                <w:sz w:val="20"/>
              </w:rPr>
              <w:t>В зависимости от типа спецификации</w:t>
            </w:r>
          </w:p>
        </w:tc>
        <w:tc>
          <w:tcPr>
            <w:tcW w:w="474" w:type="pct"/>
          </w:tcPr>
          <w:p w14:paraId="71C26683" w14:textId="77777777" w:rsidR="00634E3E" w:rsidRPr="00D31FD5" w:rsidRDefault="00634E3E" w:rsidP="00634E3E">
            <w:pPr>
              <w:jc w:val="center"/>
              <w:rPr>
                <w:rFonts w:ascii="Arial" w:hAnsi="Arial" w:cs="Arial"/>
                <w:sz w:val="20"/>
              </w:rPr>
            </w:pPr>
            <w:r>
              <w:rPr>
                <w:rFonts w:ascii="Arial" w:hAnsi="Arial" w:cs="Arial"/>
                <w:sz w:val="20"/>
                <w:lang w:val="en-US"/>
              </w:rPr>
              <w:t>MAST</w:t>
            </w:r>
            <w:r w:rsidRPr="00D31FD5">
              <w:rPr>
                <w:rFonts w:ascii="Arial" w:hAnsi="Arial" w:cs="Arial"/>
                <w:sz w:val="20"/>
              </w:rPr>
              <w:t xml:space="preserve">, </w:t>
            </w:r>
            <w:r>
              <w:rPr>
                <w:rFonts w:ascii="Arial" w:hAnsi="Arial" w:cs="Arial"/>
                <w:sz w:val="20"/>
                <w:lang w:val="en-US"/>
              </w:rPr>
              <w:t>EQST</w:t>
            </w:r>
            <w:r w:rsidRPr="00D31FD5">
              <w:rPr>
                <w:rFonts w:ascii="Arial" w:hAnsi="Arial" w:cs="Arial"/>
                <w:sz w:val="20"/>
              </w:rPr>
              <w:t xml:space="preserve">, </w:t>
            </w:r>
            <w:r>
              <w:rPr>
                <w:rFonts w:ascii="Arial" w:hAnsi="Arial" w:cs="Arial"/>
                <w:sz w:val="20"/>
                <w:lang w:val="en-US"/>
              </w:rPr>
              <w:t>TPST</w:t>
            </w:r>
            <w:r w:rsidRPr="00D31FD5">
              <w:rPr>
                <w:rFonts w:ascii="Arial" w:hAnsi="Arial" w:cs="Arial"/>
                <w:sz w:val="20"/>
              </w:rPr>
              <w:t xml:space="preserve"> – </w:t>
            </w:r>
            <w:r>
              <w:rPr>
                <w:rFonts w:ascii="Arial" w:hAnsi="Arial" w:cs="Arial"/>
                <w:sz w:val="20"/>
              </w:rPr>
              <w:t>в зависимости от типа</w:t>
            </w:r>
          </w:p>
        </w:tc>
        <w:tc>
          <w:tcPr>
            <w:tcW w:w="595" w:type="pct"/>
          </w:tcPr>
          <w:p w14:paraId="49E3AB12" w14:textId="77777777" w:rsidR="00634E3E" w:rsidRPr="00964050" w:rsidRDefault="00634E3E" w:rsidP="00634E3E">
            <w:pPr>
              <w:jc w:val="center"/>
              <w:rPr>
                <w:rFonts w:ascii="Arial" w:hAnsi="Arial" w:cs="Arial"/>
                <w:sz w:val="20"/>
                <w:lang w:val="en-US"/>
              </w:rPr>
            </w:pPr>
            <w:r>
              <w:rPr>
                <w:rFonts w:ascii="Arial" w:hAnsi="Arial" w:cs="Arial"/>
                <w:sz w:val="20"/>
                <w:lang w:val="en-US"/>
              </w:rPr>
              <w:t>X</w:t>
            </w:r>
          </w:p>
        </w:tc>
        <w:tc>
          <w:tcPr>
            <w:tcW w:w="585" w:type="pct"/>
          </w:tcPr>
          <w:p w14:paraId="3E26B891" w14:textId="0B961A58" w:rsidR="00634E3E" w:rsidRPr="0086487D" w:rsidRDefault="00634E3E" w:rsidP="00634E3E">
            <w:pPr>
              <w:jc w:val="center"/>
              <w:rPr>
                <w:rFonts w:ascii="Arial" w:hAnsi="Arial" w:cs="Arial"/>
                <w:sz w:val="20"/>
              </w:rPr>
            </w:pPr>
            <w:r>
              <w:rPr>
                <w:rFonts w:ascii="Arial" w:hAnsi="Arial" w:cs="Arial"/>
                <w:sz w:val="20"/>
              </w:rPr>
              <w:t>Для всех объектов</w:t>
            </w:r>
          </w:p>
        </w:tc>
        <w:tc>
          <w:tcPr>
            <w:tcW w:w="376" w:type="pct"/>
          </w:tcPr>
          <w:p w14:paraId="6E836325" w14:textId="62900C9D" w:rsidR="00634E3E" w:rsidRPr="0086487D" w:rsidRDefault="00D76E76" w:rsidP="00634E3E">
            <w:pPr>
              <w:jc w:val="center"/>
              <w:rPr>
                <w:rFonts w:ascii="Arial" w:hAnsi="Arial" w:cs="Arial"/>
                <w:sz w:val="20"/>
              </w:rPr>
            </w:pPr>
            <w:r>
              <w:rPr>
                <w:rFonts w:ascii="Arial" w:hAnsi="Arial" w:cs="Arial"/>
                <w:sz w:val="20"/>
              </w:rPr>
              <w:t>Тип спецификации</w:t>
            </w:r>
          </w:p>
        </w:tc>
        <w:tc>
          <w:tcPr>
            <w:tcW w:w="383" w:type="pct"/>
          </w:tcPr>
          <w:p w14:paraId="417F85CA" w14:textId="61719C4E" w:rsidR="00634E3E" w:rsidRPr="0086487D" w:rsidRDefault="00D76E76" w:rsidP="00634E3E">
            <w:pPr>
              <w:jc w:val="center"/>
              <w:rPr>
                <w:rFonts w:ascii="Arial" w:hAnsi="Arial" w:cs="Arial"/>
                <w:sz w:val="20"/>
              </w:rPr>
            </w:pPr>
            <w:r>
              <w:rPr>
                <w:rFonts w:ascii="Arial" w:hAnsi="Arial" w:cs="Arial"/>
                <w:sz w:val="20"/>
              </w:rPr>
              <w:t>Выбор из справочника</w:t>
            </w:r>
          </w:p>
        </w:tc>
        <w:tc>
          <w:tcPr>
            <w:tcW w:w="341" w:type="pct"/>
          </w:tcPr>
          <w:p w14:paraId="543C8041" w14:textId="77777777" w:rsidR="00634E3E" w:rsidRPr="002604EA" w:rsidRDefault="00634E3E" w:rsidP="00634E3E">
            <w:pPr>
              <w:jc w:val="center"/>
              <w:rPr>
                <w:rFonts w:ascii="Arial" w:hAnsi="Arial" w:cs="Arial"/>
                <w:sz w:val="20"/>
              </w:rPr>
            </w:pPr>
            <w:r>
              <w:rPr>
                <w:rFonts w:ascii="Arial" w:hAnsi="Arial" w:cs="Arial"/>
                <w:sz w:val="20"/>
                <w:lang w:val="en-US"/>
              </w:rPr>
              <w:t>SAP</w:t>
            </w:r>
          </w:p>
        </w:tc>
      </w:tr>
      <w:tr w:rsidR="00634E3E" w:rsidRPr="0086487D" w14:paraId="2953C5B4" w14:textId="77777777" w:rsidTr="00634E3E">
        <w:trPr>
          <w:cantSplit/>
        </w:trPr>
        <w:tc>
          <w:tcPr>
            <w:tcW w:w="141" w:type="pct"/>
          </w:tcPr>
          <w:p w14:paraId="1E86433B" w14:textId="77777777" w:rsidR="00634E3E" w:rsidRDefault="00634E3E" w:rsidP="00634E3E">
            <w:pPr>
              <w:rPr>
                <w:rFonts w:ascii="Arial" w:hAnsi="Arial" w:cs="Arial"/>
                <w:sz w:val="20"/>
              </w:rPr>
            </w:pPr>
            <w:r>
              <w:rPr>
                <w:rFonts w:ascii="Arial" w:hAnsi="Arial" w:cs="Arial"/>
                <w:sz w:val="20"/>
              </w:rPr>
              <w:t>4.</w:t>
            </w:r>
          </w:p>
        </w:tc>
        <w:tc>
          <w:tcPr>
            <w:tcW w:w="374" w:type="pct"/>
          </w:tcPr>
          <w:p w14:paraId="1FCE001C" w14:textId="77777777" w:rsidR="00634E3E" w:rsidRDefault="00634E3E" w:rsidP="00634E3E">
            <w:pPr>
              <w:jc w:val="center"/>
              <w:rPr>
                <w:rFonts w:ascii="Arial" w:hAnsi="Arial" w:cs="Arial"/>
                <w:sz w:val="20"/>
              </w:rPr>
            </w:pPr>
            <w:r>
              <w:rPr>
                <w:rFonts w:ascii="Arial" w:hAnsi="Arial" w:cs="Arial"/>
                <w:sz w:val="20"/>
              </w:rPr>
              <w:t>Заголовок</w:t>
            </w:r>
          </w:p>
        </w:tc>
        <w:tc>
          <w:tcPr>
            <w:tcW w:w="518" w:type="pct"/>
          </w:tcPr>
          <w:p w14:paraId="3CE6E533" w14:textId="77777777" w:rsidR="00634E3E" w:rsidRDefault="00634E3E" w:rsidP="00634E3E">
            <w:pPr>
              <w:jc w:val="left"/>
              <w:rPr>
                <w:rFonts w:ascii="Arial" w:hAnsi="Arial" w:cs="Arial"/>
                <w:sz w:val="20"/>
              </w:rPr>
            </w:pPr>
            <w:r>
              <w:rPr>
                <w:rFonts w:ascii="Arial" w:hAnsi="Arial" w:cs="Arial"/>
                <w:sz w:val="20"/>
              </w:rPr>
              <w:t>Текст спецификации</w:t>
            </w:r>
          </w:p>
        </w:tc>
        <w:tc>
          <w:tcPr>
            <w:tcW w:w="709" w:type="pct"/>
          </w:tcPr>
          <w:p w14:paraId="00F3A3C2" w14:textId="77777777" w:rsidR="00634E3E" w:rsidRDefault="00634E3E" w:rsidP="00634E3E">
            <w:pPr>
              <w:jc w:val="left"/>
              <w:rPr>
                <w:rFonts w:ascii="Arial" w:hAnsi="Arial" w:cs="Arial"/>
                <w:sz w:val="20"/>
                <w:lang w:val="en-US"/>
              </w:rPr>
            </w:pPr>
            <w:r>
              <w:rPr>
                <w:rFonts w:ascii="Arial" w:hAnsi="Arial" w:cs="Arial"/>
                <w:sz w:val="20"/>
              </w:rPr>
              <w:t>Наименование спецификации</w:t>
            </w:r>
          </w:p>
        </w:tc>
        <w:tc>
          <w:tcPr>
            <w:tcW w:w="505" w:type="pct"/>
          </w:tcPr>
          <w:p w14:paraId="1DDDEEDE" w14:textId="77777777" w:rsidR="00634E3E" w:rsidRPr="002604EA" w:rsidRDefault="00634E3E" w:rsidP="00634E3E">
            <w:pPr>
              <w:jc w:val="center"/>
              <w:rPr>
                <w:rFonts w:ascii="Arial" w:hAnsi="Arial" w:cs="Arial"/>
                <w:sz w:val="20"/>
              </w:rPr>
            </w:pPr>
            <w:r>
              <w:rPr>
                <w:rFonts w:ascii="Arial" w:hAnsi="Arial" w:cs="Arial"/>
                <w:sz w:val="20"/>
                <w:lang w:val="en-US"/>
              </w:rPr>
              <w:t>CHAR, 40</w:t>
            </w:r>
          </w:p>
        </w:tc>
        <w:tc>
          <w:tcPr>
            <w:tcW w:w="474" w:type="pct"/>
          </w:tcPr>
          <w:p w14:paraId="662186A0" w14:textId="77777777" w:rsidR="00634E3E" w:rsidRPr="002019C3" w:rsidRDefault="00634E3E" w:rsidP="00634E3E">
            <w:pPr>
              <w:jc w:val="center"/>
              <w:rPr>
                <w:rFonts w:ascii="Arial" w:hAnsi="Arial" w:cs="Arial"/>
                <w:sz w:val="20"/>
              </w:rPr>
            </w:pPr>
            <w:r w:rsidRPr="00F13A71">
              <w:rPr>
                <w:rFonts w:ascii="Arial" w:hAnsi="Arial" w:cs="Arial"/>
                <w:sz w:val="20"/>
              </w:rPr>
              <w:t>STZU</w:t>
            </w:r>
            <w:r>
              <w:rPr>
                <w:rFonts w:ascii="Arial" w:hAnsi="Arial" w:cs="Arial"/>
                <w:sz w:val="20"/>
                <w:lang w:val="en-US"/>
              </w:rPr>
              <w:t>-ZTEXT</w:t>
            </w:r>
          </w:p>
        </w:tc>
        <w:tc>
          <w:tcPr>
            <w:tcW w:w="595" w:type="pct"/>
          </w:tcPr>
          <w:p w14:paraId="2F369483" w14:textId="6AEAA95F" w:rsidR="00634E3E" w:rsidRPr="00634E3E" w:rsidRDefault="00634E3E" w:rsidP="00634E3E">
            <w:pPr>
              <w:jc w:val="center"/>
              <w:rPr>
                <w:rFonts w:ascii="Arial" w:hAnsi="Arial" w:cs="Arial"/>
                <w:sz w:val="20"/>
              </w:rPr>
            </w:pPr>
            <w:r>
              <w:rPr>
                <w:rFonts w:ascii="Arial" w:hAnsi="Arial" w:cs="Arial"/>
                <w:sz w:val="20"/>
              </w:rPr>
              <w:t>-</w:t>
            </w:r>
          </w:p>
        </w:tc>
        <w:tc>
          <w:tcPr>
            <w:tcW w:w="585" w:type="pct"/>
          </w:tcPr>
          <w:p w14:paraId="5BEC226E" w14:textId="56A3E8D2" w:rsidR="00634E3E" w:rsidRPr="0086487D" w:rsidRDefault="00634E3E" w:rsidP="00634E3E">
            <w:pPr>
              <w:jc w:val="center"/>
              <w:rPr>
                <w:rFonts w:ascii="Arial" w:hAnsi="Arial" w:cs="Arial"/>
                <w:sz w:val="20"/>
              </w:rPr>
            </w:pPr>
            <w:r>
              <w:rPr>
                <w:rFonts w:ascii="Arial" w:hAnsi="Arial" w:cs="Arial"/>
                <w:sz w:val="20"/>
              </w:rPr>
              <w:t>-</w:t>
            </w:r>
          </w:p>
        </w:tc>
        <w:tc>
          <w:tcPr>
            <w:tcW w:w="376" w:type="pct"/>
          </w:tcPr>
          <w:p w14:paraId="0CF1C2AF" w14:textId="5D0EAD5D"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31C67C8E" w14:textId="1BD637E0" w:rsidR="00634E3E" w:rsidRPr="0086487D" w:rsidRDefault="00634E3E" w:rsidP="00634E3E">
            <w:pPr>
              <w:jc w:val="center"/>
              <w:rPr>
                <w:rFonts w:ascii="Arial" w:hAnsi="Arial" w:cs="Arial"/>
                <w:sz w:val="20"/>
              </w:rPr>
            </w:pPr>
            <w:r>
              <w:rPr>
                <w:rFonts w:ascii="Arial" w:hAnsi="Arial" w:cs="Arial"/>
                <w:sz w:val="20"/>
              </w:rPr>
              <w:t>-</w:t>
            </w:r>
          </w:p>
        </w:tc>
        <w:tc>
          <w:tcPr>
            <w:tcW w:w="341" w:type="pct"/>
          </w:tcPr>
          <w:p w14:paraId="26A52A48" w14:textId="77777777" w:rsidR="00634E3E" w:rsidRDefault="00634E3E" w:rsidP="00634E3E">
            <w:pPr>
              <w:jc w:val="center"/>
              <w:rPr>
                <w:rFonts w:ascii="Arial" w:hAnsi="Arial" w:cs="Arial"/>
                <w:sz w:val="20"/>
                <w:lang w:val="en-US"/>
              </w:rPr>
            </w:pPr>
            <w:r>
              <w:rPr>
                <w:rFonts w:ascii="Arial" w:hAnsi="Arial" w:cs="Arial"/>
                <w:sz w:val="20"/>
                <w:lang w:val="en-US"/>
              </w:rPr>
              <w:t>SAP</w:t>
            </w:r>
          </w:p>
        </w:tc>
      </w:tr>
      <w:tr w:rsidR="00634E3E" w:rsidRPr="0086487D" w14:paraId="629B3578" w14:textId="77777777" w:rsidTr="00634E3E">
        <w:trPr>
          <w:cantSplit/>
        </w:trPr>
        <w:tc>
          <w:tcPr>
            <w:tcW w:w="141" w:type="pct"/>
          </w:tcPr>
          <w:p w14:paraId="0DD4510D" w14:textId="77777777" w:rsidR="00634E3E" w:rsidRDefault="00634E3E" w:rsidP="00634E3E">
            <w:pPr>
              <w:rPr>
                <w:rFonts w:ascii="Arial" w:hAnsi="Arial" w:cs="Arial"/>
                <w:sz w:val="20"/>
              </w:rPr>
            </w:pPr>
            <w:r>
              <w:rPr>
                <w:rFonts w:ascii="Arial" w:hAnsi="Arial" w:cs="Arial"/>
                <w:sz w:val="20"/>
              </w:rPr>
              <w:t>5.</w:t>
            </w:r>
          </w:p>
        </w:tc>
        <w:tc>
          <w:tcPr>
            <w:tcW w:w="374" w:type="pct"/>
          </w:tcPr>
          <w:p w14:paraId="25361E37" w14:textId="77777777" w:rsidR="00634E3E" w:rsidRPr="00D31FD5" w:rsidRDefault="00634E3E" w:rsidP="00634E3E">
            <w:pPr>
              <w:jc w:val="center"/>
              <w:rPr>
                <w:rFonts w:ascii="Arial" w:hAnsi="Arial" w:cs="Arial"/>
                <w:sz w:val="20"/>
              </w:rPr>
            </w:pPr>
            <w:r>
              <w:rPr>
                <w:rFonts w:ascii="Arial" w:hAnsi="Arial" w:cs="Arial"/>
                <w:sz w:val="20"/>
              </w:rPr>
              <w:t>Позиция</w:t>
            </w:r>
          </w:p>
        </w:tc>
        <w:tc>
          <w:tcPr>
            <w:tcW w:w="518" w:type="pct"/>
          </w:tcPr>
          <w:p w14:paraId="2831EA31" w14:textId="77777777" w:rsidR="00634E3E" w:rsidRDefault="00634E3E" w:rsidP="00634E3E">
            <w:pPr>
              <w:jc w:val="left"/>
              <w:rPr>
                <w:rFonts w:ascii="Arial" w:hAnsi="Arial" w:cs="Arial"/>
                <w:sz w:val="20"/>
              </w:rPr>
            </w:pPr>
            <w:r>
              <w:rPr>
                <w:rFonts w:ascii="Arial" w:hAnsi="Arial" w:cs="Arial"/>
                <w:sz w:val="20"/>
              </w:rPr>
              <w:t>Позиция</w:t>
            </w:r>
          </w:p>
        </w:tc>
        <w:tc>
          <w:tcPr>
            <w:tcW w:w="709" w:type="pct"/>
          </w:tcPr>
          <w:p w14:paraId="1DF214D9" w14:textId="77777777" w:rsidR="00634E3E" w:rsidRDefault="00634E3E" w:rsidP="00634E3E">
            <w:pPr>
              <w:jc w:val="left"/>
              <w:rPr>
                <w:rFonts w:ascii="Arial" w:hAnsi="Arial" w:cs="Arial"/>
                <w:sz w:val="20"/>
                <w:lang w:val="en-US"/>
              </w:rPr>
            </w:pPr>
            <w:proofErr w:type="spellStart"/>
            <w:r w:rsidRPr="004B4C80">
              <w:rPr>
                <w:rFonts w:ascii="Arial" w:hAnsi="Arial" w:cs="Arial"/>
                <w:sz w:val="20"/>
                <w:lang w:val="en-US"/>
              </w:rPr>
              <w:t>Номер</w:t>
            </w:r>
            <w:proofErr w:type="spellEnd"/>
            <w:r w:rsidRPr="004B4C80">
              <w:rPr>
                <w:rFonts w:ascii="Arial" w:hAnsi="Arial" w:cs="Arial"/>
                <w:sz w:val="20"/>
                <w:lang w:val="en-US"/>
              </w:rPr>
              <w:t xml:space="preserve"> </w:t>
            </w:r>
            <w:proofErr w:type="spellStart"/>
            <w:r w:rsidRPr="004B4C80">
              <w:rPr>
                <w:rFonts w:ascii="Arial" w:hAnsi="Arial" w:cs="Arial"/>
                <w:sz w:val="20"/>
                <w:lang w:val="en-US"/>
              </w:rPr>
              <w:t>позиции</w:t>
            </w:r>
            <w:proofErr w:type="spellEnd"/>
            <w:r w:rsidRPr="004B4C80">
              <w:rPr>
                <w:rFonts w:ascii="Arial" w:hAnsi="Arial" w:cs="Arial"/>
                <w:sz w:val="20"/>
                <w:lang w:val="en-US"/>
              </w:rPr>
              <w:t xml:space="preserve"> </w:t>
            </w:r>
            <w:proofErr w:type="spellStart"/>
            <w:r w:rsidRPr="004B4C80">
              <w:rPr>
                <w:rFonts w:ascii="Arial" w:hAnsi="Arial" w:cs="Arial"/>
                <w:sz w:val="20"/>
                <w:lang w:val="en-US"/>
              </w:rPr>
              <w:t>спецификации</w:t>
            </w:r>
            <w:proofErr w:type="spellEnd"/>
          </w:p>
        </w:tc>
        <w:tc>
          <w:tcPr>
            <w:tcW w:w="505" w:type="pct"/>
          </w:tcPr>
          <w:p w14:paraId="6B168167" w14:textId="77777777" w:rsidR="00634E3E" w:rsidRPr="002604EA" w:rsidRDefault="00634E3E" w:rsidP="00634E3E">
            <w:pPr>
              <w:jc w:val="center"/>
              <w:rPr>
                <w:rFonts w:ascii="Arial" w:hAnsi="Arial" w:cs="Arial"/>
                <w:sz w:val="20"/>
              </w:rPr>
            </w:pPr>
            <w:r>
              <w:rPr>
                <w:rFonts w:ascii="Arial" w:hAnsi="Arial" w:cs="Arial"/>
                <w:sz w:val="20"/>
                <w:lang w:val="en-US"/>
              </w:rPr>
              <w:t>CHAR, 4</w:t>
            </w:r>
          </w:p>
        </w:tc>
        <w:tc>
          <w:tcPr>
            <w:tcW w:w="474" w:type="pct"/>
          </w:tcPr>
          <w:p w14:paraId="596F2B93" w14:textId="77777777" w:rsidR="00634E3E" w:rsidRPr="002019C3" w:rsidRDefault="00634E3E" w:rsidP="00634E3E">
            <w:pPr>
              <w:jc w:val="center"/>
              <w:rPr>
                <w:rFonts w:ascii="Arial" w:hAnsi="Arial" w:cs="Arial"/>
                <w:sz w:val="20"/>
              </w:rPr>
            </w:pPr>
            <w:r w:rsidRPr="004B4C80">
              <w:rPr>
                <w:rFonts w:ascii="Arial" w:hAnsi="Arial" w:cs="Arial"/>
                <w:sz w:val="20"/>
              </w:rPr>
              <w:t>STPO</w:t>
            </w:r>
            <w:r>
              <w:rPr>
                <w:rFonts w:ascii="Arial" w:hAnsi="Arial" w:cs="Arial"/>
                <w:sz w:val="20"/>
              </w:rPr>
              <w:t>-</w:t>
            </w:r>
            <w:r w:rsidRPr="00D31FD5">
              <w:rPr>
                <w:rFonts w:ascii="Arial" w:hAnsi="Arial" w:cs="Arial"/>
                <w:sz w:val="20"/>
              </w:rPr>
              <w:t>POSNR</w:t>
            </w:r>
          </w:p>
        </w:tc>
        <w:tc>
          <w:tcPr>
            <w:tcW w:w="595" w:type="pct"/>
          </w:tcPr>
          <w:p w14:paraId="18E79A9E" w14:textId="4770993F" w:rsidR="00634E3E" w:rsidRPr="00634E3E" w:rsidRDefault="00634E3E" w:rsidP="00634E3E">
            <w:pPr>
              <w:jc w:val="center"/>
              <w:rPr>
                <w:rFonts w:ascii="Arial" w:hAnsi="Arial" w:cs="Arial"/>
                <w:sz w:val="20"/>
              </w:rPr>
            </w:pPr>
            <w:r>
              <w:rPr>
                <w:rFonts w:ascii="Arial" w:hAnsi="Arial" w:cs="Arial"/>
                <w:sz w:val="20"/>
              </w:rPr>
              <w:t>-</w:t>
            </w:r>
          </w:p>
        </w:tc>
        <w:tc>
          <w:tcPr>
            <w:tcW w:w="585" w:type="pct"/>
          </w:tcPr>
          <w:p w14:paraId="08236EAD" w14:textId="6927AC2F" w:rsidR="00634E3E" w:rsidRPr="0086487D" w:rsidRDefault="00634E3E" w:rsidP="00634E3E">
            <w:pPr>
              <w:jc w:val="center"/>
              <w:rPr>
                <w:rFonts w:ascii="Arial" w:hAnsi="Arial" w:cs="Arial"/>
                <w:sz w:val="20"/>
              </w:rPr>
            </w:pPr>
            <w:r>
              <w:rPr>
                <w:rFonts w:ascii="Arial" w:hAnsi="Arial" w:cs="Arial"/>
                <w:sz w:val="20"/>
              </w:rPr>
              <w:t>-</w:t>
            </w:r>
          </w:p>
        </w:tc>
        <w:tc>
          <w:tcPr>
            <w:tcW w:w="376" w:type="pct"/>
          </w:tcPr>
          <w:p w14:paraId="52599D11" w14:textId="171D9FEE"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52EB742F" w14:textId="042A488C" w:rsidR="00634E3E" w:rsidRPr="0086487D" w:rsidRDefault="00634E3E" w:rsidP="00634E3E">
            <w:pPr>
              <w:jc w:val="center"/>
              <w:rPr>
                <w:rFonts w:ascii="Arial" w:hAnsi="Arial" w:cs="Arial"/>
                <w:sz w:val="20"/>
              </w:rPr>
            </w:pPr>
            <w:r>
              <w:rPr>
                <w:rFonts w:ascii="Arial" w:hAnsi="Arial" w:cs="Arial"/>
                <w:sz w:val="20"/>
              </w:rPr>
              <w:t>-</w:t>
            </w:r>
          </w:p>
        </w:tc>
        <w:tc>
          <w:tcPr>
            <w:tcW w:w="341" w:type="pct"/>
          </w:tcPr>
          <w:p w14:paraId="2DD51534" w14:textId="77777777" w:rsidR="00634E3E" w:rsidRDefault="00634E3E" w:rsidP="00634E3E">
            <w:pPr>
              <w:jc w:val="center"/>
              <w:rPr>
                <w:rFonts w:ascii="Arial" w:hAnsi="Arial" w:cs="Arial"/>
                <w:sz w:val="20"/>
                <w:lang w:val="en-US"/>
              </w:rPr>
            </w:pPr>
            <w:r>
              <w:rPr>
                <w:rFonts w:ascii="Arial" w:hAnsi="Arial" w:cs="Arial"/>
                <w:sz w:val="20"/>
                <w:lang w:val="en-US"/>
              </w:rPr>
              <w:t>SAP</w:t>
            </w:r>
          </w:p>
        </w:tc>
      </w:tr>
      <w:tr w:rsidR="00634E3E" w:rsidRPr="0086487D" w14:paraId="36FEBF2C" w14:textId="77777777" w:rsidTr="00634E3E">
        <w:trPr>
          <w:cantSplit/>
        </w:trPr>
        <w:tc>
          <w:tcPr>
            <w:tcW w:w="141" w:type="pct"/>
          </w:tcPr>
          <w:p w14:paraId="775F24AB" w14:textId="77777777" w:rsidR="00634E3E" w:rsidRPr="002604EA" w:rsidRDefault="00634E3E" w:rsidP="00634E3E">
            <w:pPr>
              <w:rPr>
                <w:rFonts w:ascii="Arial" w:hAnsi="Arial" w:cs="Arial"/>
                <w:sz w:val="20"/>
              </w:rPr>
            </w:pPr>
            <w:r>
              <w:rPr>
                <w:rFonts w:ascii="Arial" w:hAnsi="Arial" w:cs="Arial"/>
                <w:sz w:val="20"/>
              </w:rPr>
              <w:t>6.</w:t>
            </w:r>
          </w:p>
        </w:tc>
        <w:tc>
          <w:tcPr>
            <w:tcW w:w="374" w:type="pct"/>
          </w:tcPr>
          <w:p w14:paraId="180E996D" w14:textId="77777777" w:rsidR="00634E3E" w:rsidRPr="0086487D" w:rsidRDefault="00634E3E" w:rsidP="00634E3E">
            <w:pPr>
              <w:jc w:val="center"/>
              <w:rPr>
                <w:rFonts w:ascii="Arial" w:hAnsi="Arial" w:cs="Arial"/>
                <w:sz w:val="20"/>
              </w:rPr>
            </w:pPr>
            <w:r>
              <w:rPr>
                <w:rFonts w:ascii="Arial" w:hAnsi="Arial" w:cs="Arial"/>
                <w:sz w:val="20"/>
              </w:rPr>
              <w:t>Позиция</w:t>
            </w:r>
          </w:p>
        </w:tc>
        <w:tc>
          <w:tcPr>
            <w:tcW w:w="518" w:type="pct"/>
          </w:tcPr>
          <w:p w14:paraId="0320B442" w14:textId="77777777" w:rsidR="00634E3E" w:rsidRPr="002604EA" w:rsidRDefault="00634E3E" w:rsidP="00634E3E">
            <w:pPr>
              <w:jc w:val="left"/>
              <w:rPr>
                <w:rFonts w:ascii="Arial" w:hAnsi="Arial" w:cs="Arial"/>
                <w:sz w:val="20"/>
              </w:rPr>
            </w:pPr>
            <w:r>
              <w:rPr>
                <w:rFonts w:ascii="Arial" w:hAnsi="Arial" w:cs="Arial"/>
                <w:sz w:val="20"/>
              </w:rPr>
              <w:t>Тип позиции</w:t>
            </w:r>
          </w:p>
        </w:tc>
        <w:tc>
          <w:tcPr>
            <w:tcW w:w="709" w:type="pct"/>
          </w:tcPr>
          <w:p w14:paraId="18AFEA4C" w14:textId="77777777" w:rsidR="00634E3E" w:rsidRPr="002604EA" w:rsidRDefault="00634E3E" w:rsidP="00634E3E">
            <w:pPr>
              <w:jc w:val="left"/>
              <w:rPr>
                <w:rFonts w:ascii="Arial" w:hAnsi="Arial" w:cs="Arial"/>
                <w:sz w:val="20"/>
              </w:rPr>
            </w:pPr>
            <w:r w:rsidRPr="004B4C80">
              <w:rPr>
                <w:rFonts w:ascii="Arial" w:hAnsi="Arial" w:cs="Arial"/>
                <w:sz w:val="20"/>
              </w:rPr>
              <w:t>Тип позиции (в спецификации)</w:t>
            </w:r>
          </w:p>
        </w:tc>
        <w:tc>
          <w:tcPr>
            <w:tcW w:w="505" w:type="pct"/>
          </w:tcPr>
          <w:p w14:paraId="2FBC206F" w14:textId="77777777" w:rsidR="00634E3E" w:rsidRPr="002604EA" w:rsidRDefault="00634E3E" w:rsidP="00634E3E">
            <w:pPr>
              <w:jc w:val="center"/>
              <w:rPr>
                <w:rFonts w:ascii="Arial" w:hAnsi="Arial" w:cs="Arial"/>
                <w:sz w:val="20"/>
                <w:lang w:val="en-US"/>
              </w:rPr>
            </w:pPr>
            <w:r>
              <w:rPr>
                <w:rFonts w:ascii="Arial" w:hAnsi="Arial" w:cs="Arial"/>
                <w:sz w:val="20"/>
                <w:lang w:val="en-US"/>
              </w:rPr>
              <w:t>CHAR, 1</w:t>
            </w:r>
          </w:p>
        </w:tc>
        <w:tc>
          <w:tcPr>
            <w:tcW w:w="474" w:type="pct"/>
          </w:tcPr>
          <w:p w14:paraId="5F34FCFE" w14:textId="77777777" w:rsidR="00634E3E" w:rsidRPr="00F13A71" w:rsidRDefault="00634E3E" w:rsidP="00634E3E">
            <w:pPr>
              <w:jc w:val="center"/>
              <w:rPr>
                <w:rFonts w:ascii="Arial" w:hAnsi="Arial" w:cs="Arial"/>
                <w:sz w:val="20"/>
              </w:rPr>
            </w:pPr>
            <w:r w:rsidRPr="004B4C80">
              <w:rPr>
                <w:rFonts w:ascii="Arial" w:hAnsi="Arial" w:cs="Arial"/>
                <w:sz w:val="20"/>
              </w:rPr>
              <w:t>STPO</w:t>
            </w:r>
            <w:r>
              <w:rPr>
                <w:rFonts w:ascii="Arial" w:hAnsi="Arial" w:cs="Arial"/>
                <w:sz w:val="20"/>
              </w:rPr>
              <w:t>-</w:t>
            </w:r>
            <w:r w:rsidRPr="00D31FD5">
              <w:rPr>
                <w:rFonts w:ascii="Arial" w:hAnsi="Arial" w:cs="Arial"/>
                <w:sz w:val="20"/>
              </w:rPr>
              <w:t>POSTP</w:t>
            </w:r>
          </w:p>
        </w:tc>
        <w:tc>
          <w:tcPr>
            <w:tcW w:w="595" w:type="pct"/>
          </w:tcPr>
          <w:p w14:paraId="0EDA7EBC" w14:textId="45B3E9EA" w:rsidR="00634E3E" w:rsidRPr="00634E3E" w:rsidRDefault="00634E3E" w:rsidP="00634E3E">
            <w:pPr>
              <w:jc w:val="center"/>
              <w:rPr>
                <w:rFonts w:ascii="Arial" w:hAnsi="Arial" w:cs="Arial"/>
                <w:sz w:val="20"/>
              </w:rPr>
            </w:pPr>
            <w:r>
              <w:rPr>
                <w:rFonts w:ascii="Arial" w:hAnsi="Arial" w:cs="Arial"/>
                <w:sz w:val="20"/>
              </w:rPr>
              <w:t>-</w:t>
            </w:r>
          </w:p>
        </w:tc>
        <w:tc>
          <w:tcPr>
            <w:tcW w:w="585" w:type="pct"/>
          </w:tcPr>
          <w:p w14:paraId="6F3C9955" w14:textId="3205767E" w:rsidR="00634E3E" w:rsidRPr="0086487D" w:rsidRDefault="00634E3E" w:rsidP="00634E3E">
            <w:pPr>
              <w:jc w:val="center"/>
              <w:rPr>
                <w:rFonts w:ascii="Arial" w:hAnsi="Arial" w:cs="Arial"/>
                <w:sz w:val="20"/>
              </w:rPr>
            </w:pPr>
            <w:r>
              <w:rPr>
                <w:rFonts w:ascii="Arial" w:hAnsi="Arial" w:cs="Arial"/>
                <w:sz w:val="20"/>
              </w:rPr>
              <w:t>-</w:t>
            </w:r>
          </w:p>
        </w:tc>
        <w:tc>
          <w:tcPr>
            <w:tcW w:w="376" w:type="pct"/>
          </w:tcPr>
          <w:p w14:paraId="02D34413" w14:textId="668D2A73"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7DE7397B" w14:textId="652DD0DD" w:rsidR="00634E3E" w:rsidRPr="0086487D" w:rsidRDefault="00634E3E" w:rsidP="00634E3E">
            <w:pPr>
              <w:jc w:val="center"/>
              <w:rPr>
                <w:rFonts w:ascii="Arial" w:hAnsi="Arial" w:cs="Arial"/>
                <w:sz w:val="20"/>
              </w:rPr>
            </w:pPr>
            <w:r>
              <w:rPr>
                <w:rFonts w:ascii="Arial" w:hAnsi="Arial" w:cs="Arial"/>
                <w:sz w:val="20"/>
              </w:rPr>
              <w:t>-</w:t>
            </w:r>
          </w:p>
        </w:tc>
        <w:tc>
          <w:tcPr>
            <w:tcW w:w="341" w:type="pct"/>
          </w:tcPr>
          <w:p w14:paraId="2A9526D0" w14:textId="77777777" w:rsidR="00634E3E" w:rsidRDefault="00634E3E" w:rsidP="00634E3E">
            <w:pPr>
              <w:jc w:val="center"/>
              <w:rPr>
                <w:rFonts w:ascii="Arial" w:hAnsi="Arial" w:cs="Arial"/>
                <w:sz w:val="20"/>
                <w:lang w:val="en-US"/>
              </w:rPr>
            </w:pPr>
            <w:r>
              <w:rPr>
                <w:rFonts w:ascii="Arial" w:hAnsi="Arial" w:cs="Arial"/>
                <w:sz w:val="20"/>
                <w:lang w:val="en-US"/>
              </w:rPr>
              <w:t>SAP</w:t>
            </w:r>
          </w:p>
        </w:tc>
      </w:tr>
      <w:tr w:rsidR="00634E3E" w:rsidRPr="0086487D" w14:paraId="2E44B249" w14:textId="77777777" w:rsidTr="00634E3E">
        <w:trPr>
          <w:cantSplit/>
        </w:trPr>
        <w:tc>
          <w:tcPr>
            <w:tcW w:w="141" w:type="pct"/>
          </w:tcPr>
          <w:p w14:paraId="65F8CB01" w14:textId="77777777" w:rsidR="00634E3E" w:rsidRDefault="00634E3E" w:rsidP="00634E3E">
            <w:pPr>
              <w:rPr>
                <w:rFonts w:ascii="Arial" w:hAnsi="Arial" w:cs="Arial"/>
                <w:sz w:val="20"/>
              </w:rPr>
            </w:pPr>
            <w:r>
              <w:rPr>
                <w:rFonts w:ascii="Arial" w:hAnsi="Arial" w:cs="Arial"/>
                <w:sz w:val="20"/>
              </w:rPr>
              <w:t>7.</w:t>
            </w:r>
          </w:p>
        </w:tc>
        <w:tc>
          <w:tcPr>
            <w:tcW w:w="374" w:type="pct"/>
          </w:tcPr>
          <w:p w14:paraId="1490E545" w14:textId="77777777" w:rsidR="00634E3E" w:rsidRDefault="00634E3E" w:rsidP="00634E3E">
            <w:pPr>
              <w:jc w:val="center"/>
              <w:rPr>
                <w:rFonts w:ascii="Arial" w:hAnsi="Arial" w:cs="Arial"/>
                <w:sz w:val="20"/>
              </w:rPr>
            </w:pPr>
            <w:r>
              <w:rPr>
                <w:rFonts w:ascii="Arial" w:hAnsi="Arial" w:cs="Arial"/>
                <w:sz w:val="20"/>
              </w:rPr>
              <w:t>Позиция</w:t>
            </w:r>
          </w:p>
        </w:tc>
        <w:tc>
          <w:tcPr>
            <w:tcW w:w="518" w:type="pct"/>
          </w:tcPr>
          <w:p w14:paraId="15B83DDE" w14:textId="77777777" w:rsidR="00634E3E" w:rsidRDefault="00634E3E" w:rsidP="00634E3E">
            <w:pPr>
              <w:jc w:val="left"/>
              <w:rPr>
                <w:rFonts w:ascii="Arial" w:hAnsi="Arial" w:cs="Arial"/>
                <w:sz w:val="20"/>
              </w:rPr>
            </w:pPr>
            <w:r>
              <w:rPr>
                <w:rFonts w:ascii="Arial" w:hAnsi="Arial" w:cs="Arial"/>
                <w:sz w:val="20"/>
              </w:rPr>
              <w:t>Компонент</w:t>
            </w:r>
          </w:p>
        </w:tc>
        <w:tc>
          <w:tcPr>
            <w:tcW w:w="709" w:type="pct"/>
          </w:tcPr>
          <w:p w14:paraId="582A3128" w14:textId="3E2ADCE6" w:rsidR="00634E3E" w:rsidRDefault="00634E3E" w:rsidP="00634E3E">
            <w:pPr>
              <w:jc w:val="left"/>
              <w:rPr>
                <w:rFonts w:ascii="Arial" w:hAnsi="Arial" w:cs="Arial"/>
                <w:sz w:val="20"/>
              </w:rPr>
            </w:pPr>
            <w:r>
              <w:rPr>
                <w:rFonts w:ascii="Arial" w:hAnsi="Arial" w:cs="Arial"/>
                <w:sz w:val="20"/>
                <w:lang w:val="en-US"/>
              </w:rPr>
              <w:t>CROSS</w:t>
            </w:r>
            <w:r w:rsidRPr="00634E3E">
              <w:rPr>
                <w:rFonts w:ascii="Arial" w:hAnsi="Arial" w:cs="Arial"/>
                <w:sz w:val="20"/>
              </w:rPr>
              <w:t xml:space="preserve">_9. </w:t>
            </w:r>
            <w:r w:rsidRPr="004B4C80">
              <w:rPr>
                <w:rFonts w:ascii="Arial" w:hAnsi="Arial" w:cs="Arial"/>
                <w:sz w:val="20"/>
              </w:rPr>
              <w:t>Компонент спецификации</w:t>
            </w:r>
          </w:p>
        </w:tc>
        <w:tc>
          <w:tcPr>
            <w:tcW w:w="505" w:type="pct"/>
          </w:tcPr>
          <w:p w14:paraId="65ACBE9E" w14:textId="77777777" w:rsidR="00634E3E" w:rsidRPr="00634E3E" w:rsidRDefault="00634E3E" w:rsidP="00634E3E">
            <w:pPr>
              <w:jc w:val="center"/>
              <w:rPr>
                <w:rFonts w:ascii="Arial" w:hAnsi="Arial" w:cs="Arial"/>
                <w:sz w:val="20"/>
              </w:rPr>
            </w:pPr>
            <w:r>
              <w:rPr>
                <w:rFonts w:ascii="Arial" w:hAnsi="Arial" w:cs="Arial"/>
                <w:sz w:val="20"/>
                <w:lang w:val="en-US"/>
              </w:rPr>
              <w:t>CHAR</w:t>
            </w:r>
            <w:r w:rsidRPr="00634E3E">
              <w:rPr>
                <w:rFonts w:ascii="Arial" w:hAnsi="Arial" w:cs="Arial"/>
                <w:sz w:val="20"/>
              </w:rPr>
              <w:t>, 40</w:t>
            </w:r>
          </w:p>
        </w:tc>
        <w:tc>
          <w:tcPr>
            <w:tcW w:w="474" w:type="pct"/>
          </w:tcPr>
          <w:p w14:paraId="2F19B39A" w14:textId="77777777" w:rsidR="00634E3E" w:rsidRPr="00F13A71" w:rsidRDefault="00634E3E" w:rsidP="00634E3E">
            <w:pPr>
              <w:jc w:val="center"/>
              <w:rPr>
                <w:rFonts w:ascii="Arial" w:hAnsi="Arial" w:cs="Arial"/>
                <w:sz w:val="20"/>
              </w:rPr>
            </w:pPr>
            <w:r w:rsidRPr="004B4C80">
              <w:rPr>
                <w:rFonts w:ascii="Arial" w:hAnsi="Arial" w:cs="Arial"/>
                <w:sz w:val="20"/>
              </w:rPr>
              <w:t>STPO</w:t>
            </w:r>
            <w:r>
              <w:rPr>
                <w:rFonts w:ascii="Arial" w:hAnsi="Arial" w:cs="Arial"/>
                <w:sz w:val="20"/>
              </w:rPr>
              <w:t>-</w:t>
            </w:r>
            <w:r w:rsidRPr="00D31FD5">
              <w:rPr>
                <w:rFonts w:ascii="Arial" w:hAnsi="Arial" w:cs="Arial"/>
                <w:sz w:val="20"/>
              </w:rPr>
              <w:t>IDNRK</w:t>
            </w:r>
          </w:p>
        </w:tc>
        <w:tc>
          <w:tcPr>
            <w:tcW w:w="595" w:type="pct"/>
          </w:tcPr>
          <w:p w14:paraId="080BEC9F" w14:textId="2221A2A8" w:rsidR="00634E3E" w:rsidRPr="00634E3E" w:rsidRDefault="00634E3E" w:rsidP="00634E3E">
            <w:pPr>
              <w:jc w:val="center"/>
              <w:rPr>
                <w:rFonts w:ascii="Arial" w:hAnsi="Arial" w:cs="Arial"/>
                <w:sz w:val="20"/>
              </w:rPr>
            </w:pPr>
            <w:r>
              <w:rPr>
                <w:rFonts w:ascii="Arial" w:hAnsi="Arial" w:cs="Arial"/>
                <w:sz w:val="20"/>
              </w:rPr>
              <w:t>-</w:t>
            </w:r>
          </w:p>
        </w:tc>
        <w:tc>
          <w:tcPr>
            <w:tcW w:w="585" w:type="pct"/>
          </w:tcPr>
          <w:p w14:paraId="4C8142CA" w14:textId="5193ED79" w:rsidR="00634E3E" w:rsidRPr="0086487D" w:rsidRDefault="00634E3E" w:rsidP="00634E3E">
            <w:pPr>
              <w:jc w:val="center"/>
              <w:rPr>
                <w:rFonts w:ascii="Arial" w:hAnsi="Arial" w:cs="Arial"/>
                <w:sz w:val="20"/>
              </w:rPr>
            </w:pPr>
            <w:r>
              <w:rPr>
                <w:rFonts w:ascii="Arial" w:hAnsi="Arial" w:cs="Arial"/>
                <w:sz w:val="20"/>
              </w:rPr>
              <w:t>-</w:t>
            </w:r>
          </w:p>
        </w:tc>
        <w:tc>
          <w:tcPr>
            <w:tcW w:w="376" w:type="pct"/>
          </w:tcPr>
          <w:p w14:paraId="15EC0D9C" w14:textId="330A1625"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1BD2E56D" w14:textId="174E6CF4" w:rsidR="00634E3E" w:rsidRPr="0086487D" w:rsidRDefault="00634E3E" w:rsidP="00634E3E">
            <w:pPr>
              <w:jc w:val="center"/>
              <w:rPr>
                <w:rFonts w:ascii="Arial" w:hAnsi="Arial" w:cs="Arial"/>
                <w:sz w:val="20"/>
              </w:rPr>
            </w:pPr>
            <w:r>
              <w:rPr>
                <w:rFonts w:ascii="Arial" w:hAnsi="Arial" w:cs="Arial"/>
                <w:sz w:val="20"/>
              </w:rPr>
              <w:t>Выбор из справочника</w:t>
            </w:r>
          </w:p>
        </w:tc>
        <w:tc>
          <w:tcPr>
            <w:tcW w:w="341" w:type="pct"/>
          </w:tcPr>
          <w:p w14:paraId="04B85294" w14:textId="77777777" w:rsidR="00634E3E" w:rsidRPr="00634E3E" w:rsidRDefault="00634E3E" w:rsidP="00634E3E">
            <w:pPr>
              <w:jc w:val="center"/>
              <w:rPr>
                <w:rFonts w:ascii="Arial" w:hAnsi="Arial" w:cs="Arial"/>
                <w:sz w:val="20"/>
              </w:rPr>
            </w:pPr>
            <w:r>
              <w:rPr>
                <w:rFonts w:ascii="Arial" w:hAnsi="Arial" w:cs="Arial"/>
                <w:sz w:val="20"/>
                <w:lang w:val="en-US"/>
              </w:rPr>
              <w:t>SAP</w:t>
            </w:r>
          </w:p>
        </w:tc>
      </w:tr>
      <w:tr w:rsidR="00634E3E" w:rsidRPr="0086487D" w14:paraId="46582537" w14:textId="77777777" w:rsidTr="00634E3E">
        <w:trPr>
          <w:cantSplit/>
        </w:trPr>
        <w:tc>
          <w:tcPr>
            <w:tcW w:w="141" w:type="pct"/>
          </w:tcPr>
          <w:p w14:paraId="1C786F0B" w14:textId="77777777" w:rsidR="00634E3E" w:rsidRPr="00964050" w:rsidRDefault="00634E3E" w:rsidP="00634E3E">
            <w:pPr>
              <w:rPr>
                <w:rFonts w:ascii="Arial" w:hAnsi="Arial" w:cs="Arial"/>
                <w:sz w:val="20"/>
              </w:rPr>
            </w:pPr>
            <w:r w:rsidRPr="00634E3E">
              <w:rPr>
                <w:rFonts w:ascii="Arial" w:hAnsi="Arial" w:cs="Arial"/>
                <w:sz w:val="20"/>
              </w:rPr>
              <w:t>8.</w:t>
            </w:r>
          </w:p>
        </w:tc>
        <w:tc>
          <w:tcPr>
            <w:tcW w:w="374" w:type="pct"/>
          </w:tcPr>
          <w:p w14:paraId="5348A846" w14:textId="77777777" w:rsidR="00634E3E" w:rsidRDefault="00634E3E" w:rsidP="00634E3E">
            <w:pPr>
              <w:jc w:val="center"/>
              <w:rPr>
                <w:rFonts w:ascii="Arial" w:hAnsi="Arial" w:cs="Arial"/>
                <w:sz w:val="20"/>
              </w:rPr>
            </w:pPr>
            <w:r>
              <w:rPr>
                <w:rFonts w:ascii="Arial" w:hAnsi="Arial" w:cs="Arial"/>
                <w:sz w:val="20"/>
              </w:rPr>
              <w:t>Позиция</w:t>
            </w:r>
          </w:p>
        </w:tc>
        <w:tc>
          <w:tcPr>
            <w:tcW w:w="518" w:type="pct"/>
          </w:tcPr>
          <w:p w14:paraId="256C76E0" w14:textId="77777777" w:rsidR="00634E3E" w:rsidRDefault="00634E3E" w:rsidP="00634E3E">
            <w:pPr>
              <w:jc w:val="left"/>
              <w:rPr>
                <w:rFonts w:ascii="Arial" w:hAnsi="Arial" w:cs="Arial"/>
                <w:sz w:val="20"/>
              </w:rPr>
            </w:pPr>
            <w:r>
              <w:rPr>
                <w:rFonts w:ascii="Arial" w:hAnsi="Arial" w:cs="Arial"/>
                <w:sz w:val="20"/>
              </w:rPr>
              <w:t>Количество</w:t>
            </w:r>
          </w:p>
        </w:tc>
        <w:tc>
          <w:tcPr>
            <w:tcW w:w="709" w:type="pct"/>
          </w:tcPr>
          <w:p w14:paraId="4D192300" w14:textId="77777777" w:rsidR="00634E3E" w:rsidRDefault="00634E3E" w:rsidP="00634E3E">
            <w:pPr>
              <w:jc w:val="left"/>
              <w:rPr>
                <w:rFonts w:ascii="Arial" w:hAnsi="Arial" w:cs="Arial"/>
                <w:sz w:val="20"/>
              </w:rPr>
            </w:pPr>
            <w:r w:rsidRPr="004B4C80">
              <w:rPr>
                <w:rFonts w:ascii="Arial" w:hAnsi="Arial" w:cs="Arial"/>
                <w:sz w:val="20"/>
              </w:rPr>
              <w:t>Количество компонента</w:t>
            </w:r>
          </w:p>
        </w:tc>
        <w:tc>
          <w:tcPr>
            <w:tcW w:w="505" w:type="pct"/>
          </w:tcPr>
          <w:p w14:paraId="5860969B" w14:textId="77777777" w:rsidR="00634E3E" w:rsidRPr="004B4C80" w:rsidRDefault="00634E3E" w:rsidP="00634E3E">
            <w:pPr>
              <w:jc w:val="center"/>
              <w:rPr>
                <w:rFonts w:ascii="Arial" w:hAnsi="Arial" w:cs="Arial"/>
                <w:sz w:val="20"/>
              </w:rPr>
            </w:pPr>
            <w:r w:rsidRPr="004B4C80">
              <w:rPr>
                <w:rFonts w:ascii="Arial" w:hAnsi="Arial" w:cs="Arial"/>
                <w:sz w:val="20"/>
                <w:lang w:val="en-US"/>
              </w:rPr>
              <w:t>QUAN</w:t>
            </w:r>
            <w:r>
              <w:rPr>
                <w:rFonts w:ascii="Arial" w:hAnsi="Arial" w:cs="Arial"/>
                <w:sz w:val="20"/>
              </w:rPr>
              <w:t>, 13, 3 Число, 13 разрядов, 3 десятичных</w:t>
            </w:r>
          </w:p>
        </w:tc>
        <w:tc>
          <w:tcPr>
            <w:tcW w:w="474" w:type="pct"/>
          </w:tcPr>
          <w:p w14:paraId="0C7EAFD3" w14:textId="77777777" w:rsidR="00634E3E" w:rsidRPr="00F13A71" w:rsidRDefault="00634E3E" w:rsidP="00634E3E">
            <w:pPr>
              <w:jc w:val="center"/>
              <w:rPr>
                <w:rFonts w:ascii="Arial" w:hAnsi="Arial" w:cs="Arial"/>
                <w:sz w:val="20"/>
              </w:rPr>
            </w:pPr>
            <w:r w:rsidRPr="004B4C80">
              <w:rPr>
                <w:rFonts w:ascii="Arial" w:hAnsi="Arial" w:cs="Arial"/>
                <w:sz w:val="20"/>
              </w:rPr>
              <w:t>STPO</w:t>
            </w:r>
            <w:r>
              <w:rPr>
                <w:rFonts w:ascii="Arial" w:hAnsi="Arial" w:cs="Arial"/>
                <w:sz w:val="20"/>
              </w:rPr>
              <w:t>-</w:t>
            </w:r>
            <w:r w:rsidRPr="00D31FD5">
              <w:rPr>
                <w:rFonts w:ascii="Arial" w:hAnsi="Arial" w:cs="Arial"/>
                <w:sz w:val="20"/>
              </w:rPr>
              <w:t>MENGE</w:t>
            </w:r>
          </w:p>
        </w:tc>
        <w:tc>
          <w:tcPr>
            <w:tcW w:w="595" w:type="pct"/>
          </w:tcPr>
          <w:p w14:paraId="732BDA43" w14:textId="7F69C90A" w:rsidR="00634E3E" w:rsidRPr="00634E3E" w:rsidRDefault="00634E3E" w:rsidP="00634E3E">
            <w:pPr>
              <w:jc w:val="center"/>
              <w:rPr>
                <w:rFonts w:ascii="Arial" w:hAnsi="Arial" w:cs="Arial"/>
                <w:sz w:val="20"/>
              </w:rPr>
            </w:pPr>
            <w:r>
              <w:rPr>
                <w:rFonts w:ascii="Arial" w:hAnsi="Arial" w:cs="Arial"/>
                <w:sz w:val="20"/>
              </w:rPr>
              <w:t>-</w:t>
            </w:r>
          </w:p>
        </w:tc>
        <w:tc>
          <w:tcPr>
            <w:tcW w:w="585" w:type="pct"/>
          </w:tcPr>
          <w:p w14:paraId="74612769" w14:textId="1B40EF15" w:rsidR="00634E3E" w:rsidRPr="0086487D" w:rsidRDefault="00634E3E" w:rsidP="00634E3E">
            <w:pPr>
              <w:jc w:val="center"/>
              <w:rPr>
                <w:rFonts w:ascii="Arial" w:hAnsi="Arial" w:cs="Arial"/>
                <w:sz w:val="20"/>
              </w:rPr>
            </w:pPr>
            <w:r>
              <w:rPr>
                <w:rFonts w:ascii="Arial" w:hAnsi="Arial" w:cs="Arial"/>
                <w:sz w:val="20"/>
              </w:rPr>
              <w:t>-</w:t>
            </w:r>
          </w:p>
        </w:tc>
        <w:tc>
          <w:tcPr>
            <w:tcW w:w="376" w:type="pct"/>
          </w:tcPr>
          <w:p w14:paraId="4E31D6B6" w14:textId="2520A73C"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6906EFC9" w14:textId="70BC81E2" w:rsidR="00634E3E" w:rsidRPr="0086487D" w:rsidRDefault="00634E3E" w:rsidP="00634E3E">
            <w:pPr>
              <w:jc w:val="center"/>
              <w:rPr>
                <w:rFonts w:ascii="Arial" w:hAnsi="Arial" w:cs="Arial"/>
                <w:sz w:val="20"/>
              </w:rPr>
            </w:pPr>
            <w:r>
              <w:rPr>
                <w:rFonts w:ascii="Arial" w:hAnsi="Arial" w:cs="Arial"/>
                <w:sz w:val="20"/>
              </w:rPr>
              <w:t>-</w:t>
            </w:r>
          </w:p>
        </w:tc>
        <w:tc>
          <w:tcPr>
            <w:tcW w:w="341" w:type="pct"/>
          </w:tcPr>
          <w:p w14:paraId="4A29F2E5" w14:textId="77777777" w:rsidR="00634E3E" w:rsidRDefault="00634E3E" w:rsidP="00634E3E">
            <w:pPr>
              <w:jc w:val="center"/>
              <w:rPr>
                <w:rFonts w:ascii="Arial" w:hAnsi="Arial" w:cs="Arial"/>
                <w:sz w:val="20"/>
                <w:lang w:val="en-US"/>
              </w:rPr>
            </w:pPr>
            <w:r>
              <w:rPr>
                <w:rFonts w:ascii="Arial" w:hAnsi="Arial" w:cs="Arial"/>
                <w:sz w:val="20"/>
                <w:lang w:val="en-US"/>
              </w:rPr>
              <w:t>SAP</w:t>
            </w:r>
          </w:p>
        </w:tc>
      </w:tr>
      <w:tr w:rsidR="00634E3E" w:rsidRPr="0086487D" w14:paraId="5D46C092" w14:textId="77777777" w:rsidTr="00634E3E">
        <w:trPr>
          <w:cantSplit/>
        </w:trPr>
        <w:tc>
          <w:tcPr>
            <w:tcW w:w="141" w:type="pct"/>
          </w:tcPr>
          <w:p w14:paraId="3E9889A5" w14:textId="77777777" w:rsidR="00634E3E" w:rsidRPr="004B4C80" w:rsidRDefault="00634E3E" w:rsidP="00634E3E">
            <w:pPr>
              <w:rPr>
                <w:rFonts w:ascii="Arial" w:hAnsi="Arial" w:cs="Arial"/>
                <w:sz w:val="20"/>
              </w:rPr>
            </w:pPr>
            <w:r>
              <w:rPr>
                <w:rFonts w:ascii="Arial" w:hAnsi="Arial" w:cs="Arial"/>
                <w:sz w:val="20"/>
              </w:rPr>
              <w:lastRenderedPageBreak/>
              <w:t>9.</w:t>
            </w:r>
          </w:p>
        </w:tc>
        <w:tc>
          <w:tcPr>
            <w:tcW w:w="374" w:type="pct"/>
          </w:tcPr>
          <w:p w14:paraId="7CE55089" w14:textId="77777777" w:rsidR="00634E3E" w:rsidRDefault="00634E3E" w:rsidP="00634E3E">
            <w:pPr>
              <w:jc w:val="center"/>
              <w:rPr>
                <w:rFonts w:ascii="Arial" w:hAnsi="Arial" w:cs="Arial"/>
                <w:sz w:val="20"/>
              </w:rPr>
            </w:pPr>
            <w:r>
              <w:rPr>
                <w:rFonts w:ascii="Arial" w:hAnsi="Arial" w:cs="Arial"/>
                <w:sz w:val="20"/>
              </w:rPr>
              <w:t>Позиция</w:t>
            </w:r>
          </w:p>
        </w:tc>
        <w:tc>
          <w:tcPr>
            <w:tcW w:w="518" w:type="pct"/>
          </w:tcPr>
          <w:p w14:paraId="044F908F" w14:textId="77777777" w:rsidR="00634E3E" w:rsidRDefault="00634E3E" w:rsidP="00634E3E">
            <w:pPr>
              <w:jc w:val="left"/>
              <w:rPr>
                <w:rFonts w:ascii="Arial" w:hAnsi="Arial" w:cs="Arial"/>
                <w:sz w:val="20"/>
              </w:rPr>
            </w:pPr>
            <w:r>
              <w:rPr>
                <w:rFonts w:ascii="Arial" w:hAnsi="Arial" w:cs="Arial"/>
                <w:sz w:val="20"/>
              </w:rPr>
              <w:t>Единица измерения</w:t>
            </w:r>
          </w:p>
        </w:tc>
        <w:tc>
          <w:tcPr>
            <w:tcW w:w="709" w:type="pct"/>
          </w:tcPr>
          <w:p w14:paraId="7B6969EE" w14:textId="77777777" w:rsidR="00634E3E" w:rsidRDefault="00634E3E" w:rsidP="00634E3E">
            <w:pPr>
              <w:jc w:val="left"/>
              <w:rPr>
                <w:rFonts w:ascii="Arial" w:hAnsi="Arial" w:cs="Arial"/>
                <w:sz w:val="20"/>
              </w:rPr>
            </w:pPr>
            <w:r w:rsidRPr="00662BDF">
              <w:rPr>
                <w:rFonts w:ascii="Arial" w:hAnsi="Arial" w:cs="Arial"/>
                <w:sz w:val="20"/>
              </w:rPr>
              <w:t>CROSS_6</w:t>
            </w:r>
          </w:p>
          <w:p w14:paraId="1611C134" w14:textId="77777777" w:rsidR="00634E3E" w:rsidRDefault="00634E3E" w:rsidP="00634E3E">
            <w:pPr>
              <w:jc w:val="left"/>
              <w:rPr>
                <w:rFonts w:ascii="Arial" w:hAnsi="Arial" w:cs="Arial"/>
                <w:sz w:val="20"/>
              </w:rPr>
            </w:pPr>
            <w:r w:rsidRPr="004B4C80">
              <w:rPr>
                <w:rFonts w:ascii="Arial" w:hAnsi="Arial" w:cs="Arial"/>
                <w:sz w:val="20"/>
              </w:rPr>
              <w:t>Единица измерения компонента</w:t>
            </w:r>
          </w:p>
        </w:tc>
        <w:tc>
          <w:tcPr>
            <w:tcW w:w="505" w:type="pct"/>
          </w:tcPr>
          <w:p w14:paraId="422DB78A" w14:textId="77777777" w:rsidR="00634E3E" w:rsidRPr="004B4C80" w:rsidRDefault="00634E3E" w:rsidP="00634E3E">
            <w:pPr>
              <w:jc w:val="center"/>
              <w:rPr>
                <w:rFonts w:ascii="Arial" w:hAnsi="Arial" w:cs="Arial"/>
                <w:sz w:val="20"/>
              </w:rPr>
            </w:pPr>
            <w:r w:rsidRPr="004B4C80">
              <w:rPr>
                <w:rFonts w:ascii="Arial" w:hAnsi="Arial" w:cs="Arial"/>
                <w:sz w:val="20"/>
                <w:lang w:val="en-US"/>
              </w:rPr>
              <w:t>UNIT</w:t>
            </w:r>
            <w:r>
              <w:rPr>
                <w:rFonts w:ascii="Arial" w:hAnsi="Arial" w:cs="Arial"/>
                <w:sz w:val="20"/>
              </w:rPr>
              <w:t>, 3</w:t>
            </w:r>
          </w:p>
        </w:tc>
        <w:tc>
          <w:tcPr>
            <w:tcW w:w="474" w:type="pct"/>
          </w:tcPr>
          <w:p w14:paraId="6EE70631" w14:textId="77777777" w:rsidR="00634E3E" w:rsidRPr="00D31FD5" w:rsidRDefault="00634E3E" w:rsidP="00634E3E">
            <w:pPr>
              <w:jc w:val="center"/>
              <w:rPr>
                <w:rFonts w:ascii="Arial" w:hAnsi="Arial" w:cs="Arial"/>
                <w:sz w:val="20"/>
              </w:rPr>
            </w:pPr>
            <w:r w:rsidRPr="004B4C80">
              <w:rPr>
                <w:rFonts w:ascii="Arial" w:hAnsi="Arial" w:cs="Arial"/>
                <w:sz w:val="20"/>
              </w:rPr>
              <w:t>STPO</w:t>
            </w:r>
            <w:r>
              <w:rPr>
                <w:rFonts w:ascii="Arial" w:hAnsi="Arial" w:cs="Arial"/>
                <w:sz w:val="20"/>
              </w:rPr>
              <w:t>-</w:t>
            </w:r>
            <w:r w:rsidRPr="004B4C80">
              <w:rPr>
                <w:rFonts w:ascii="Arial" w:hAnsi="Arial" w:cs="Arial"/>
                <w:sz w:val="20"/>
              </w:rPr>
              <w:t>MEINS</w:t>
            </w:r>
          </w:p>
        </w:tc>
        <w:tc>
          <w:tcPr>
            <w:tcW w:w="595" w:type="pct"/>
          </w:tcPr>
          <w:p w14:paraId="2FE57692" w14:textId="5B23A359" w:rsidR="00634E3E" w:rsidRPr="00634E3E" w:rsidRDefault="00634E3E" w:rsidP="00634E3E">
            <w:pPr>
              <w:jc w:val="center"/>
              <w:rPr>
                <w:rFonts w:ascii="Arial" w:hAnsi="Arial" w:cs="Arial"/>
                <w:sz w:val="20"/>
              </w:rPr>
            </w:pPr>
            <w:r>
              <w:rPr>
                <w:rFonts w:ascii="Arial" w:hAnsi="Arial" w:cs="Arial"/>
                <w:sz w:val="20"/>
              </w:rPr>
              <w:t>-</w:t>
            </w:r>
          </w:p>
        </w:tc>
        <w:tc>
          <w:tcPr>
            <w:tcW w:w="585" w:type="pct"/>
          </w:tcPr>
          <w:p w14:paraId="110280C1" w14:textId="0ACFBA2F" w:rsidR="00634E3E" w:rsidRPr="0086487D" w:rsidRDefault="00634E3E" w:rsidP="00634E3E">
            <w:pPr>
              <w:jc w:val="center"/>
              <w:rPr>
                <w:rFonts w:ascii="Arial" w:hAnsi="Arial" w:cs="Arial"/>
                <w:sz w:val="20"/>
              </w:rPr>
            </w:pPr>
            <w:r>
              <w:rPr>
                <w:rFonts w:ascii="Arial" w:hAnsi="Arial" w:cs="Arial"/>
                <w:sz w:val="20"/>
              </w:rPr>
              <w:t>-</w:t>
            </w:r>
          </w:p>
        </w:tc>
        <w:tc>
          <w:tcPr>
            <w:tcW w:w="376" w:type="pct"/>
          </w:tcPr>
          <w:p w14:paraId="28122B0E" w14:textId="5E2652F2" w:rsidR="00634E3E" w:rsidRPr="0086487D" w:rsidRDefault="00634E3E" w:rsidP="00634E3E">
            <w:pPr>
              <w:jc w:val="center"/>
              <w:rPr>
                <w:rFonts w:ascii="Arial" w:hAnsi="Arial" w:cs="Arial"/>
                <w:sz w:val="20"/>
              </w:rPr>
            </w:pPr>
            <w:r>
              <w:rPr>
                <w:rFonts w:ascii="Arial" w:hAnsi="Arial" w:cs="Arial"/>
                <w:sz w:val="20"/>
              </w:rPr>
              <w:t>-</w:t>
            </w:r>
          </w:p>
        </w:tc>
        <w:tc>
          <w:tcPr>
            <w:tcW w:w="383" w:type="pct"/>
          </w:tcPr>
          <w:p w14:paraId="5C0A81BD" w14:textId="70E363E6" w:rsidR="00634E3E" w:rsidRPr="0086487D" w:rsidRDefault="00634E3E" w:rsidP="00634E3E">
            <w:pPr>
              <w:jc w:val="center"/>
              <w:rPr>
                <w:rFonts w:ascii="Arial" w:hAnsi="Arial" w:cs="Arial"/>
                <w:sz w:val="20"/>
              </w:rPr>
            </w:pPr>
            <w:r>
              <w:rPr>
                <w:rFonts w:ascii="Arial" w:hAnsi="Arial" w:cs="Arial"/>
                <w:sz w:val="20"/>
              </w:rPr>
              <w:t>Выбор из справочника</w:t>
            </w:r>
          </w:p>
        </w:tc>
        <w:tc>
          <w:tcPr>
            <w:tcW w:w="341" w:type="pct"/>
          </w:tcPr>
          <w:p w14:paraId="1A201EB5" w14:textId="77777777" w:rsidR="00634E3E" w:rsidRDefault="00634E3E" w:rsidP="00634E3E">
            <w:pPr>
              <w:jc w:val="center"/>
              <w:rPr>
                <w:rFonts w:ascii="Arial" w:hAnsi="Arial" w:cs="Arial"/>
                <w:sz w:val="20"/>
                <w:lang w:val="en-US"/>
              </w:rPr>
            </w:pPr>
            <w:r>
              <w:rPr>
                <w:rFonts w:ascii="Arial" w:hAnsi="Arial" w:cs="Arial"/>
                <w:sz w:val="20"/>
                <w:lang w:val="en-US"/>
              </w:rPr>
              <w:t>SAP</w:t>
            </w:r>
          </w:p>
        </w:tc>
      </w:tr>
    </w:tbl>
    <w:p w14:paraId="7E56916E" w14:textId="77777777" w:rsidR="00D153F5" w:rsidRPr="00E4043B" w:rsidRDefault="00D153F5" w:rsidP="00D153F5">
      <w:pPr>
        <w:spacing w:after="200" w:line="276" w:lineRule="auto"/>
        <w:jc w:val="left"/>
        <w:rPr>
          <w:rFonts w:eastAsiaTheme="majorEastAsia"/>
          <w:sz w:val="2"/>
          <w:szCs w:val="2"/>
        </w:rPr>
        <w:sectPr w:rsidR="00D153F5" w:rsidRPr="00E4043B" w:rsidSect="008D4E24">
          <w:headerReference w:type="default" r:id="rId93"/>
          <w:headerReference w:type="first" r:id="rId94"/>
          <w:footerReference w:type="first" r:id="rId95"/>
          <w:pgSz w:w="16840" w:h="11907" w:orient="landscape" w:code="9"/>
          <w:pgMar w:top="1134" w:right="1134" w:bottom="567" w:left="1134" w:header="737" w:footer="283" w:gutter="0"/>
          <w:cols w:space="708"/>
          <w:docGrid w:linePitch="360"/>
        </w:sectPr>
      </w:pPr>
    </w:p>
    <w:p w14:paraId="5A16147B" w14:textId="77777777" w:rsidR="00D153F5" w:rsidRPr="00977CDA" w:rsidRDefault="00D153F5" w:rsidP="00197D54">
      <w:pPr>
        <w:pStyle w:val="3"/>
      </w:pPr>
      <w:bookmarkStart w:id="14514" w:name="_Toc521083864"/>
      <w:bookmarkStart w:id="14515" w:name="_Toc521341004"/>
      <w:bookmarkStart w:id="14516" w:name="_Toc521439524"/>
      <w:bookmarkStart w:id="14517" w:name="_Toc67557146"/>
      <w:r w:rsidRPr="00977CDA">
        <w:lastRenderedPageBreak/>
        <w:t>Особенности технической реализации</w:t>
      </w:r>
      <w:bookmarkEnd w:id="14514"/>
      <w:bookmarkEnd w:id="14515"/>
      <w:bookmarkEnd w:id="14516"/>
      <w:bookmarkEnd w:id="14517"/>
    </w:p>
    <w:p w14:paraId="1C1CA5B3" w14:textId="385D653B" w:rsidR="00D153F5"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по з</w:t>
      </w:r>
      <w:r w:rsidR="00C257A0">
        <w:rPr>
          <w:rFonts w:ascii="Arial" w:hAnsi="Arial" w:cs="Arial"/>
        </w:rPr>
        <w:t xml:space="preserve">аявкам </w:t>
      </w:r>
      <w:r>
        <w:rPr>
          <w:rFonts w:ascii="Arial" w:hAnsi="Arial" w:cs="Arial"/>
        </w:rPr>
        <w:t>НСИ</w:t>
      </w:r>
      <w:r w:rsidR="00C257A0">
        <w:rPr>
          <w:rFonts w:ascii="Arial" w:hAnsi="Arial" w:cs="Arial"/>
        </w:rPr>
        <w:t xml:space="preserve"> </w:t>
      </w:r>
      <w:proofErr w:type="spellStart"/>
      <w:r w:rsidR="00C257A0">
        <w:rPr>
          <w:rFonts w:ascii="Arial" w:hAnsi="Arial" w:cs="Arial"/>
        </w:rPr>
        <w:t>ТОиР</w:t>
      </w:r>
      <w:proofErr w:type="spellEnd"/>
      <w:r>
        <w:rPr>
          <w:rFonts w:ascii="Arial" w:hAnsi="Arial" w:cs="Arial"/>
        </w:rPr>
        <w:t>.</w:t>
      </w:r>
    </w:p>
    <w:p w14:paraId="120D96E7" w14:textId="77777777" w:rsidR="00D153F5" w:rsidRDefault="00D153F5" w:rsidP="00D153F5">
      <w:pPr>
        <w:spacing w:after="120" w:line="276" w:lineRule="auto"/>
        <w:ind w:firstLine="567"/>
        <w:rPr>
          <w:rFonts w:ascii="Arial" w:hAnsi="Arial" w:cs="Arial"/>
        </w:rPr>
      </w:pPr>
      <w:r>
        <w:rPr>
          <w:rFonts w:ascii="Arial" w:hAnsi="Arial" w:cs="Arial"/>
        </w:rPr>
        <w:t>Транзакции ведения спецификаций:</w:t>
      </w:r>
    </w:p>
    <w:p w14:paraId="2E62CB59" w14:textId="77777777" w:rsidR="00D153F5" w:rsidRPr="00476FFD" w:rsidRDefault="00D153F5" w:rsidP="00F45D35">
      <w:pPr>
        <w:pStyle w:val="afc"/>
        <w:numPr>
          <w:ilvl w:val="0"/>
          <w:numId w:val="17"/>
        </w:numPr>
        <w:spacing w:after="120" w:line="276" w:lineRule="auto"/>
        <w:ind w:left="851" w:hanging="284"/>
        <w:rPr>
          <w:rFonts w:ascii="Arial" w:hAnsi="Arial" w:cs="Arial"/>
        </w:rPr>
      </w:pPr>
      <w:r w:rsidRPr="00476FFD">
        <w:rPr>
          <w:rFonts w:ascii="Arial" w:hAnsi="Arial" w:cs="Arial"/>
          <w:lang w:val="en-US"/>
        </w:rPr>
        <w:t>IB</w:t>
      </w:r>
      <w:r w:rsidRPr="00476FFD">
        <w:rPr>
          <w:rFonts w:ascii="Arial" w:hAnsi="Arial" w:cs="Arial"/>
        </w:rPr>
        <w:t>01 - Создать спецификацию ЕО,</w:t>
      </w:r>
    </w:p>
    <w:p w14:paraId="1F1FEE59" w14:textId="77777777" w:rsidR="00D153F5" w:rsidRPr="00476FFD" w:rsidRDefault="00D153F5" w:rsidP="00F45D35">
      <w:pPr>
        <w:pStyle w:val="afc"/>
        <w:numPr>
          <w:ilvl w:val="0"/>
          <w:numId w:val="17"/>
        </w:numPr>
        <w:spacing w:after="120" w:line="276" w:lineRule="auto"/>
        <w:ind w:left="851" w:hanging="284"/>
        <w:rPr>
          <w:rFonts w:ascii="Arial" w:hAnsi="Arial" w:cs="Arial"/>
        </w:rPr>
      </w:pPr>
      <w:r w:rsidRPr="00476FFD">
        <w:rPr>
          <w:rFonts w:ascii="Arial" w:hAnsi="Arial" w:cs="Arial"/>
          <w:lang w:val="en-US"/>
        </w:rPr>
        <w:t>IB</w:t>
      </w:r>
      <w:r w:rsidRPr="00476FFD">
        <w:rPr>
          <w:rFonts w:ascii="Arial" w:hAnsi="Arial" w:cs="Arial"/>
        </w:rPr>
        <w:t>02 - Изменить спецификацию ЕО,</w:t>
      </w:r>
    </w:p>
    <w:p w14:paraId="27079E15" w14:textId="77777777" w:rsidR="00D153F5" w:rsidRPr="00476FFD" w:rsidRDefault="00D153F5" w:rsidP="00F45D35">
      <w:pPr>
        <w:pStyle w:val="afc"/>
        <w:numPr>
          <w:ilvl w:val="0"/>
          <w:numId w:val="17"/>
        </w:numPr>
        <w:spacing w:after="120" w:line="276" w:lineRule="auto"/>
        <w:ind w:left="851" w:hanging="284"/>
        <w:rPr>
          <w:rFonts w:ascii="Arial" w:hAnsi="Arial" w:cs="Arial"/>
        </w:rPr>
      </w:pPr>
      <w:r w:rsidRPr="00476FFD">
        <w:rPr>
          <w:rFonts w:ascii="Arial" w:hAnsi="Arial" w:cs="Arial"/>
          <w:lang w:val="en-US"/>
        </w:rPr>
        <w:t>IB</w:t>
      </w:r>
      <w:r w:rsidRPr="00476FFD">
        <w:rPr>
          <w:rFonts w:ascii="Arial" w:hAnsi="Arial" w:cs="Arial"/>
        </w:rPr>
        <w:t>03 - Просмотреть спецификацию ЕО,</w:t>
      </w:r>
    </w:p>
    <w:p w14:paraId="6A48459F" w14:textId="77777777" w:rsidR="00D153F5" w:rsidRPr="00476FFD" w:rsidRDefault="00D153F5" w:rsidP="00F45D35">
      <w:pPr>
        <w:pStyle w:val="afc"/>
        <w:numPr>
          <w:ilvl w:val="0"/>
          <w:numId w:val="17"/>
        </w:numPr>
        <w:spacing w:after="120" w:line="276" w:lineRule="auto"/>
        <w:ind w:left="851" w:hanging="284"/>
        <w:rPr>
          <w:rFonts w:ascii="Arial" w:hAnsi="Arial" w:cs="Arial"/>
        </w:rPr>
      </w:pPr>
      <w:r w:rsidRPr="00476FFD">
        <w:rPr>
          <w:rFonts w:ascii="Arial" w:hAnsi="Arial" w:cs="Arial"/>
          <w:lang w:val="en-US"/>
        </w:rPr>
        <w:t>IB</w:t>
      </w:r>
      <w:r w:rsidRPr="00476FFD">
        <w:rPr>
          <w:rFonts w:ascii="Arial" w:hAnsi="Arial" w:cs="Arial"/>
        </w:rPr>
        <w:t>11 - Создать спецификацию тех. места,</w:t>
      </w:r>
    </w:p>
    <w:p w14:paraId="71A3D53A" w14:textId="77777777" w:rsidR="00D153F5" w:rsidRPr="00476FFD" w:rsidRDefault="00D153F5" w:rsidP="00F45D35">
      <w:pPr>
        <w:pStyle w:val="afc"/>
        <w:numPr>
          <w:ilvl w:val="0"/>
          <w:numId w:val="17"/>
        </w:numPr>
        <w:spacing w:after="120" w:line="276" w:lineRule="auto"/>
        <w:ind w:left="851" w:hanging="284"/>
        <w:rPr>
          <w:rFonts w:ascii="Arial" w:hAnsi="Arial" w:cs="Arial"/>
        </w:rPr>
      </w:pPr>
      <w:r w:rsidRPr="00476FFD">
        <w:rPr>
          <w:rFonts w:ascii="Arial" w:hAnsi="Arial" w:cs="Arial"/>
          <w:lang w:val="en-US"/>
        </w:rPr>
        <w:t>IB</w:t>
      </w:r>
      <w:r w:rsidRPr="00476FFD">
        <w:rPr>
          <w:rFonts w:ascii="Arial" w:hAnsi="Arial" w:cs="Arial"/>
        </w:rPr>
        <w:t>12 - Изменить спецификацию тех. места,</w:t>
      </w:r>
    </w:p>
    <w:p w14:paraId="35380490" w14:textId="77777777" w:rsidR="00D153F5" w:rsidRPr="004A380F" w:rsidRDefault="00D153F5" w:rsidP="00F45D35">
      <w:pPr>
        <w:pStyle w:val="afc"/>
        <w:numPr>
          <w:ilvl w:val="0"/>
          <w:numId w:val="17"/>
        </w:numPr>
        <w:spacing w:after="120" w:line="276" w:lineRule="auto"/>
        <w:ind w:left="851" w:hanging="284"/>
        <w:rPr>
          <w:rFonts w:ascii="Arial" w:hAnsi="Arial" w:cs="Arial"/>
        </w:rPr>
      </w:pPr>
      <w:r w:rsidRPr="00476FFD">
        <w:rPr>
          <w:rFonts w:ascii="Arial" w:hAnsi="Arial" w:cs="Arial"/>
          <w:lang w:val="en-US"/>
        </w:rPr>
        <w:t>IB</w:t>
      </w:r>
      <w:r w:rsidRPr="00476FFD">
        <w:rPr>
          <w:rFonts w:ascii="Arial" w:hAnsi="Arial" w:cs="Arial"/>
        </w:rPr>
        <w:t>13 - Просмотреть спецификацию тех. места</w:t>
      </w:r>
      <w:r w:rsidRPr="004A380F">
        <w:rPr>
          <w:rFonts w:ascii="Arial" w:hAnsi="Arial" w:cs="Arial"/>
        </w:rPr>
        <w:t>,</w:t>
      </w:r>
    </w:p>
    <w:p w14:paraId="4113D0C5" w14:textId="77777777" w:rsidR="00D153F5" w:rsidRPr="00476FFD" w:rsidRDefault="00D153F5" w:rsidP="00F45D35">
      <w:pPr>
        <w:pStyle w:val="afc"/>
        <w:numPr>
          <w:ilvl w:val="0"/>
          <w:numId w:val="17"/>
        </w:numPr>
        <w:spacing w:after="120" w:line="276" w:lineRule="auto"/>
        <w:ind w:left="851" w:hanging="284"/>
        <w:rPr>
          <w:rFonts w:ascii="Arial" w:hAnsi="Arial" w:cs="Arial"/>
        </w:rPr>
      </w:pPr>
      <w:r>
        <w:rPr>
          <w:rFonts w:ascii="Arial" w:hAnsi="Arial" w:cs="Arial"/>
          <w:lang w:val="en-US"/>
        </w:rPr>
        <w:t>CS</w:t>
      </w:r>
      <w:r w:rsidRPr="004A380F">
        <w:rPr>
          <w:rFonts w:ascii="Arial" w:hAnsi="Arial" w:cs="Arial"/>
        </w:rPr>
        <w:t>01</w:t>
      </w:r>
      <w:r w:rsidRPr="00476FFD">
        <w:rPr>
          <w:rFonts w:ascii="Arial" w:hAnsi="Arial" w:cs="Arial"/>
        </w:rPr>
        <w:t xml:space="preserve"> - Создать спецификацию </w:t>
      </w:r>
      <w:r>
        <w:rPr>
          <w:rFonts w:ascii="Arial" w:hAnsi="Arial" w:cs="Arial"/>
        </w:rPr>
        <w:t>материала</w:t>
      </w:r>
      <w:r w:rsidRPr="00476FFD">
        <w:rPr>
          <w:rFonts w:ascii="Arial" w:hAnsi="Arial" w:cs="Arial"/>
        </w:rPr>
        <w:t>,</w:t>
      </w:r>
    </w:p>
    <w:p w14:paraId="303CE1D8" w14:textId="77777777" w:rsidR="00D153F5" w:rsidRPr="00476FFD" w:rsidRDefault="00D153F5" w:rsidP="00F45D35">
      <w:pPr>
        <w:pStyle w:val="afc"/>
        <w:numPr>
          <w:ilvl w:val="0"/>
          <w:numId w:val="17"/>
        </w:numPr>
        <w:spacing w:after="120" w:line="276" w:lineRule="auto"/>
        <w:ind w:left="851" w:hanging="284"/>
        <w:rPr>
          <w:rFonts w:ascii="Arial" w:hAnsi="Arial" w:cs="Arial"/>
        </w:rPr>
      </w:pPr>
      <w:r>
        <w:rPr>
          <w:rFonts w:ascii="Arial" w:hAnsi="Arial" w:cs="Arial"/>
          <w:lang w:val="en-US"/>
        </w:rPr>
        <w:t>CS</w:t>
      </w:r>
      <w:r>
        <w:rPr>
          <w:rFonts w:ascii="Arial" w:hAnsi="Arial" w:cs="Arial"/>
        </w:rPr>
        <w:t>02</w:t>
      </w:r>
      <w:r w:rsidRPr="00476FFD">
        <w:rPr>
          <w:rFonts w:ascii="Arial" w:hAnsi="Arial" w:cs="Arial"/>
        </w:rPr>
        <w:t xml:space="preserve"> - Изменить спецификацию </w:t>
      </w:r>
      <w:r>
        <w:rPr>
          <w:rFonts w:ascii="Arial" w:hAnsi="Arial" w:cs="Arial"/>
        </w:rPr>
        <w:t>материала</w:t>
      </w:r>
      <w:r w:rsidRPr="00476FFD">
        <w:rPr>
          <w:rFonts w:ascii="Arial" w:hAnsi="Arial" w:cs="Arial"/>
        </w:rPr>
        <w:t>,</w:t>
      </w:r>
    </w:p>
    <w:p w14:paraId="2AB0F1DD" w14:textId="77777777" w:rsidR="00D153F5" w:rsidRPr="00476FFD" w:rsidRDefault="00D153F5" w:rsidP="00F45D35">
      <w:pPr>
        <w:pStyle w:val="afc"/>
        <w:numPr>
          <w:ilvl w:val="0"/>
          <w:numId w:val="17"/>
        </w:numPr>
        <w:spacing w:after="240" w:line="276" w:lineRule="auto"/>
        <w:ind w:left="851" w:hanging="284"/>
        <w:rPr>
          <w:rFonts w:ascii="Arial" w:hAnsi="Arial" w:cs="Arial"/>
        </w:rPr>
      </w:pPr>
      <w:r>
        <w:rPr>
          <w:rFonts w:ascii="Arial" w:hAnsi="Arial" w:cs="Arial"/>
          <w:lang w:val="en-US"/>
        </w:rPr>
        <w:t>CS</w:t>
      </w:r>
      <w:r>
        <w:rPr>
          <w:rFonts w:ascii="Arial" w:hAnsi="Arial" w:cs="Arial"/>
        </w:rPr>
        <w:t>03</w:t>
      </w:r>
      <w:r w:rsidRPr="00476FFD">
        <w:rPr>
          <w:rFonts w:ascii="Arial" w:hAnsi="Arial" w:cs="Arial"/>
        </w:rPr>
        <w:t xml:space="preserve"> - Просмотр</w:t>
      </w:r>
      <w:r>
        <w:rPr>
          <w:rFonts w:ascii="Arial" w:hAnsi="Arial" w:cs="Arial"/>
        </w:rPr>
        <w:t xml:space="preserve"> спецификации</w:t>
      </w:r>
      <w:r w:rsidRPr="00476FFD">
        <w:rPr>
          <w:rFonts w:ascii="Arial" w:hAnsi="Arial" w:cs="Arial"/>
        </w:rPr>
        <w:t xml:space="preserve"> </w:t>
      </w:r>
      <w:r>
        <w:rPr>
          <w:rFonts w:ascii="Arial" w:hAnsi="Arial" w:cs="Arial"/>
        </w:rPr>
        <w:t>материала.</w:t>
      </w:r>
    </w:p>
    <w:p w14:paraId="484C3968" w14:textId="77777777" w:rsidR="004B0B9F" w:rsidRPr="004B0B9F" w:rsidRDefault="004B0B9F" w:rsidP="004B0B9F">
      <w:pPr>
        <w:spacing w:before="240" w:after="240" w:line="276" w:lineRule="auto"/>
        <w:ind w:firstLine="567"/>
        <w:rPr>
          <w:ins w:id="14518" w:author="Владимир Лаут" w:date="2021-03-25T08:35:00Z"/>
          <w:rFonts w:ascii="Arial" w:hAnsi="Arial" w:cs="Arial"/>
          <w:szCs w:val="24"/>
        </w:rPr>
      </w:pPr>
      <w:ins w:id="14519" w:author="Владимир Лаут" w:date="2021-03-25T08:35:00Z">
        <w:r w:rsidRPr="004B0B9F">
          <w:rPr>
            <w:rFonts w:ascii="Arial" w:hAnsi="Arial" w:cs="Arial"/>
            <w:szCs w:val="24"/>
            <w:rPrChange w:id="14520" w:author="Владимир Лаут" w:date="2021-03-25T08:35:00Z">
              <w:rPr>
                <w:rFonts w:ascii="Arial" w:hAnsi="Arial" w:cs="Arial"/>
                <w:szCs w:val="24"/>
                <w:highlight w:val="yellow"/>
              </w:rPr>
            </w:rPrChange>
          </w:rPr>
          <w:t>Особенности технической реализации с использованием Спецификаций материала.</w:t>
        </w:r>
      </w:ins>
    </w:p>
    <w:p w14:paraId="2F432E36" w14:textId="77777777" w:rsidR="004B0B9F" w:rsidRPr="004B0B9F" w:rsidRDefault="004B0B9F" w:rsidP="004B0B9F">
      <w:pPr>
        <w:spacing w:before="240" w:after="240" w:line="276" w:lineRule="auto"/>
        <w:ind w:firstLine="567"/>
        <w:rPr>
          <w:ins w:id="14521" w:author="Владимир Лаут" w:date="2021-03-25T08:35:00Z"/>
          <w:rFonts w:ascii="Arial" w:hAnsi="Arial" w:cs="Arial"/>
          <w:szCs w:val="24"/>
          <w:rPrChange w:id="14522" w:author="Владимир Лаут" w:date="2021-03-25T08:35:00Z">
            <w:rPr>
              <w:ins w:id="14523" w:author="Владимир Лаут" w:date="2021-03-25T08:35:00Z"/>
              <w:rFonts w:ascii="Arial" w:hAnsi="Arial" w:cs="Arial"/>
              <w:szCs w:val="24"/>
              <w:highlight w:val="yellow"/>
            </w:rPr>
          </w:rPrChange>
        </w:rPr>
      </w:pPr>
      <w:ins w:id="14524" w:author="Владимир Лаут" w:date="2021-03-25T08:35:00Z">
        <w:r w:rsidRPr="004B0B9F">
          <w:rPr>
            <w:rFonts w:ascii="Arial" w:hAnsi="Arial" w:cs="Arial"/>
            <w:szCs w:val="24"/>
            <w:rPrChange w:id="14525" w:author="Владимир Лаут" w:date="2021-03-25T08:35:00Z">
              <w:rPr>
                <w:rFonts w:ascii="Arial" w:hAnsi="Arial" w:cs="Arial"/>
                <w:szCs w:val="24"/>
                <w:highlight w:val="yellow"/>
              </w:rPr>
            </w:rPrChange>
          </w:rPr>
          <w:t>В рамках разработки РМ69 реализован механизм ведения сезонных аналогов на объектах: Технологические карты и Спецификации материала.</w:t>
        </w:r>
      </w:ins>
    </w:p>
    <w:p w14:paraId="3F50A8E1" w14:textId="77777777" w:rsidR="004B0B9F" w:rsidRPr="004B0B9F" w:rsidRDefault="004B0B9F" w:rsidP="004B0B9F">
      <w:pPr>
        <w:pStyle w:val="afc"/>
        <w:numPr>
          <w:ilvl w:val="0"/>
          <w:numId w:val="35"/>
        </w:numPr>
        <w:spacing w:before="240" w:after="240" w:line="276" w:lineRule="auto"/>
        <w:rPr>
          <w:ins w:id="14526" w:author="Владимир Лаут" w:date="2021-03-25T08:35:00Z"/>
          <w:rFonts w:ascii="Arial" w:hAnsi="Arial" w:cs="Arial"/>
          <w:szCs w:val="24"/>
          <w:rPrChange w:id="14527" w:author="Владимир Лаут" w:date="2021-03-25T08:35:00Z">
            <w:rPr>
              <w:ins w:id="14528" w:author="Владимир Лаут" w:date="2021-03-25T08:35:00Z"/>
              <w:rFonts w:ascii="Arial" w:hAnsi="Arial" w:cs="Arial"/>
              <w:szCs w:val="24"/>
              <w:highlight w:val="yellow"/>
            </w:rPr>
          </w:rPrChange>
        </w:rPr>
      </w:pPr>
      <w:ins w:id="14529" w:author="Владимир Лаут" w:date="2021-03-25T08:35:00Z">
        <w:r w:rsidRPr="004B0B9F">
          <w:rPr>
            <w:rFonts w:ascii="Arial" w:hAnsi="Arial" w:cs="Arial"/>
            <w:szCs w:val="24"/>
            <w:rPrChange w:id="14530" w:author="Владимир Лаут" w:date="2021-03-25T08:35:00Z">
              <w:rPr>
                <w:rFonts w:ascii="Arial" w:hAnsi="Arial" w:cs="Arial"/>
                <w:szCs w:val="24"/>
                <w:highlight w:val="yellow"/>
              </w:rPr>
            </w:rPrChange>
          </w:rPr>
          <w:t>На уровне компонентов Технологической карты ТОРО выполняется ведение признака «Наличие сезонности» для МТР, по которым существуют сезонные аналоги (описание ведения признака в разделе «</w:t>
        </w:r>
        <w:r w:rsidRPr="004B0B9F">
          <w:rPr>
            <w:rFonts w:ascii="Arial" w:hAnsi="Arial" w:cs="Arial"/>
            <w:szCs w:val="24"/>
            <w:rPrChange w:id="14531" w:author="Владимир Лаут" w:date="2021-03-25T08:35:00Z">
              <w:rPr>
                <w:rFonts w:ascii="Arial" w:hAnsi="Arial" w:cs="Arial"/>
                <w:szCs w:val="24"/>
                <w:highlight w:val="yellow"/>
              </w:rPr>
            </w:rPrChange>
          </w:rPr>
          <w:fldChar w:fldCharType="begin"/>
        </w:r>
        <w:r w:rsidRPr="004B0B9F">
          <w:rPr>
            <w:rFonts w:ascii="Arial" w:hAnsi="Arial" w:cs="Arial"/>
            <w:szCs w:val="24"/>
            <w:rPrChange w:id="14532" w:author="Владимир Лаут" w:date="2021-03-25T08:35:00Z">
              <w:rPr>
                <w:rFonts w:ascii="Arial" w:hAnsi="Arial" w:cs="Arial"/>
                <w:szCs w:val="24"/>
                <w:highlight w:val="yellow"/>
              </w:rPr>
            </w:rPrChange>
          </w:rPr>
          <w:instrText xml:space="preserve"> REF _Ref67506066 \r \h  \* MERGEFORMAT </w:instrText>
        </w:r>
      </w:ins>
      <w:r w:rsidRPr="004B0B9F">
        <w:rPr>
          <w:rFonts w:ascii="Arial" w:hAnsi="Arial" w:cs="Arial"/>
          <w:szCs w:val="24"/>
          <w:rPrChange w:id="14533" w:author="Владимир Лаут" w:date="2021-03-25T08:35:00Z">
            <w:rPr>
              <w:rFonts w:ascii="Arial" w:hAnsi="Arial" w:cs="Arial"/>
              <w:szCs w:val="24"/>
            </w:rPr>
          </w:rPrChange>
        </w:rPr>
      </w:r>
      <w:ins w:id="14534" w:author="Владимир Лаут" w:date="2021-03-25T08:35:00Z">
        <w:r w:rsidRPr="004B0B9F">
          <w:rPr>
            <w:rFonts w:ascii="Arial" w:hAnsi="Arial" w:cs="Arial"/>
            <w:szCs w:val="24"/>
            <w:rPrChange w:id="14535" w:author="Владимир Лаут" w:date="2021-03-25T08:35:00Z">
              <w:rPr>
                <w:rFonts w:ascii="Arial" w:hAnsi="Arial" w:cs="Arial"/>
                <w:szCs w:val="24"/>
                <w:highlight w:val="yellow"/>
              </w:rPr>
            </w:rPrChange>
          </w:rPr>
          <w:fldChar w:fldCharType="separate"/>
        </w:r>
        <w:r w:rsidRPr="004B0B9F">
          <w:rPr>
            <w:rFonts w:ascii="Arial" w:hAnsi="Arial" w:cs="Arial"/>
            <w:szCs w:val="24"/>
            <w:rPrChange w:id="14536" w:author="Владимир Лаут" w:date="2021-03-25T08:35:00Z">
              <w:rPr>
                <w:rFonts w:ascii="Arial" w:hAnsi="Arial" w:cs="Arial"/>
                <w:szCs w:val="24"/>
                <w:highlight w:val="yellow"/>
              </w:rPr>
            </w:rPrChange>
          </w:rPr>
          <w:t>3.5.5</w:t>
        </w:r>
        <w:r w:rsidRPr="004B0B9F">
          <w:rPr>
            <w:rFonts w:ascii="Arial" w:hAnsi="Arial" w:cs="Arial"/>
            <w:szCs w:val="24"/>
            <w:rPrChange w:id="14537" w:author="Владимир Лаут" w:date="2021-03-25T08:35:00Z">
              <w:rPr>
                <w:rFonts w:ascii="Arial" w:hAnsi="Arial" w:cs="Arial"/>
                <w:szCs w:val="24"/>
                <w:highlight w:val="yellow"/>
              </w:rPr>
            </w:rPrChange>
          </w:rPr>
          <w:fldChar w:fldCharType="end"/>
        </w:r>
        <w:r w:rsidRPr="004B0B9F">
          <w:rPr>
            <w:rFonts w:ascii="Arial" w:hAnsi="Arial" w:cs="Arial"/>
            <w:szCs w:val="24"/>
            <w:rPrChange w:id="14538" w:author="Владимир Лаут" w:date="2021-03-25T08:35:00Z">
              <w:rPr>
                <w:rFonts w:ascii="Arial" w:hAnsi="Arial" w:cs="Arial"/>
                <w:szCs w:val="24"/>
                <w:highlight w:val="yellow"/>
              </w:rPr>
            </w:rPrChange>
          </w:rPr>
          <w:t xml:space="preserve"> </w:t>
        </w:r>
        <w:r w:rsidRPr="004B0B9F">
          <w:rPr>
            <w:rFonts w:ascii="Arial" w:hAnsi="Arial" w:cs="Arial"/>
            <w:szCs w:val="24"/>
            <w:rPrChange w:id="14539" w:author="Владимир Лаут" w:date="2021-03-25T08:35:00Z">
              <w:rPr>
                <w:rFonts w:ascii="Arial" w:hAnsi="Arial" w:cs="Arial"/>
                <w:szCs w:val="24"/>
                <w:highlight w:val="yellow"/>
              </w:rPr>
            </w:rPrChange>
          </w:rPr>
          <w:fldChar w:fldCharType="begin"/>
        </w:r>
        <w:r w:rsidRPr="004B0B9F">
          <w:rPr>
            <w:rFonts w:ascii="Arial" w:hAnsi="Arial" w:cs="Arial"/>
            <w:szCs w:val="24"/>
            <w:rPrChange w:id="14540" w:author="Владимир Лаут" w:date="2021-03-25T08:35:00Z">
              <w:rPr>
                <w:rFonts w:ascii="Arial" w:hAnsi="Arial" w:cs="Arial"/>
                <w:szCs w:val="24"/>
                <w:highlight w:val="yellow"/>
              </w:rPr>
            </w:rPrChange>
          </w:rPr>
          <w:instrText xml:space="preserve"> REF _Ref67506070 \h  \* MERGEFORMAT </w:instrText>
        </w:r>
      </w:ins>
      <w:r w:rsidRPr="004B0B9F">
        <w:rPr>
          <w:rFonts w:ascii="Arial" w:hAnsi="Arial" w:cs="Arial"/>
          <w:szCs w:val="24"/>
          <w:rPrChange w:id="14541" w:author="Владимир Лаут" w:date="2021-03-25T08:35:00Z">
            <w:rPr>
              <w:rFonts w:ascii="Arial" w:hAnsi="Arial" w:cs="Arial"/>
              <w:szCs w:val="24"/>
            </w:rPr>
          </w:rPrChange>
        </w:rPr>
      </w:r>
      <w:ins w:id="14542" w:author="Владимир Лаут" w:date="2021-03-25T08:35:00Z">
        <w:r w:rsidRPr="004B0B9F">
          <w:rPr>
            <w:rFonts w:ascii="Arial" w:hAnsi="Arial" w:cs="Arial"/>
            <w:szCs w:val="24"/>
            <w:rPrChange w:id="14543" w:author="Владимир Лаут" w:date="2021-03-25T08:35:00Z">
              <w:rPr>
                <w:rFonts w:ascii="Arial" w:hAnsi="Arial" w:cs="Arial"/>
                <w:szCs w:val="24"/>
                <w:highlight w:val="yellow"/>
              </w:rPr>
            </w:rPrChange>
          </w:rPr>
          <w:fldChar w:fldCharType="separate"/>
        </w:r>
        <w:r w:rsidRPr="004B0B9F">
          <w:rPr>
            <w:rFonts w:ascii="Arial" w:hAnsi="Arial" w:cs="Arial"/>
            <w:szCs w:val="24"/>
            <w:rPrChange w:id="14544" w:author="Владимир Лаут" w:date="2021-03-25T08:35:00Z">
              <w:rPr>
                <w:rFonts w:ascii="Arial" w:hAnsi="Arial" w:cs="Arial"/>
                <w:szCs w:val="24"/>
                <w:highlight w:val="yellow"/>
              </w:rPr>
            </w:rPrChange>
          </w:rPr>
          <w:t>Особенности технической реализации</w:t>
        </w:r>
        <w:r w:rsidRPr="004B0B9F">
          <w:rPr>
            <w:rFonts w:ascii="Arial" w:hAnsi="Arial" w:cs="Arial"/>
            <w:szCs w:val="24"/>
            <w:rPrChange w:id="14545" w:author="Владимир Лаут" w:date="2021-03-25T08:35:00Z">
              <w:rPr>
                <w:rFonts w:ascii="Arial" w:hAnsi="Arial" w:cs="Arial"/>
                <w:szCs w:val="24"/>
                <w:highlight w:val="yellow"/>
              </w:rPr>
            </w:rPrChange>
          </w:rPr>
          <w:fldChar w:fldCharType="end"/>
        </w:r>
        <w:r w:rsidRPr="004B0B9F">
          <w:rPr>
            <w:rFonts w:ascii="Arial" w:hAnsi="Arial" w:cs="Arial"/>
            <w:szCs w:val="24"/>
            <w:rPrChange w:id="14546" w:author="Владимир Лаут" w:date="2021-03-25T08:35:00Z">
              <w:rPr>
                <w:rFonts w:ascii="Arial" w:hAnsi="Arial" w:cs="Arial"/>
                <w:szCs w:val="24"/>
                <w:highlight w:val="yellow"/>
              </w:rPr>
            </w:rPrChange>
          </w:rPr>
          <w:t>»);</w:t>
        </w:r>
      </w:ins>
    </w:p>
    <w:p w14:paraId="146BA2B9" w14:textId="77777777" w:rsidR="004B0B9F" w:rsidRPr="004B0B9F" w:rsidRDefault="004B0B9F" w:rsidP="004B0B9F">
      <w:pPr>
        <w:pStyle w:val="afc"/>
        <w:numPr>
          <w:ilvl w:val="0"/>
          <w:numId w:val="35"/>
        </w:numPr>
        <w:spacing w:before="240" w:line="276" w:lineRule="auto"/>
        <w:rPr>
          <w:ins w:id="14547" w:author="Владимир Лаут" w:date="2021-03-25T08:35:00Z"/>
          <w:rFonts w:ascii="Arial" w:hAnsi="Arial" w:cs="Arial"/>
          <w:szCs w:val="24"/>
          <w:rPrChange w:id="14548" w:author="Владимир Лаут" w:date="2021-03-25T08:35:00Z">
            <w:rPr>
              <w:ins w:id="14549" w:author="Владимир Лаут" w:date="2021-03-25T08:35:00Z"/>
              <w:rFonts w:ascii="Arial" w:hAnsi="Arial" w:cs="Arial"/>
              <w:szCs w:val="24"/>
              <w:highlight w:val="yellow"/>
            </w:rPr>
          </w:rPrChange>
        </w:rPr>
      </w:pPr>
      <w:ins w:id="14550" w:author="Владимир Лаут" w:date="2021-03-25T08:35:00Z">
        <w:r w:rsidRPr="004B0B9F">
          <w:rPr>
            <w:rFonts w:ascii="Arial" w:hAnsi="Arial" w:cs="Arial"/>
            <w:szCs w:val="24"/>
            <w:rPrChange w:id="14551" w:author="Владимир Лаут" w:date="2021-03-25T08:35:00Z">
              <w:rPr>
                <w:rFonts w:ascii="Arial" w:hAnsi="Arial" w:cs="Arial"/>
                <w:szCs w:val="24"/>
                <w:highlight w:val="yellow"/>
              </w:rPr>
            </w:rPrChange>
          </w:rPr>
          <w:t>Для компонентов ТК с признаком «Наличие сезонности» должны вестись Спецификации материала с Использованием «</w:t>
        </w:r>
        <w:r w:rsidRPr="004B0B9F">
          <w:rPr>
            <w:rFonts w:ascii="Arial" w:hAnsi="Arial" w:cs="Arial"/>
            <w:szCs w:val="24"/>
            <w:lang w:val="en-US"/>
            <w:rPrChange w:id="14552" w:author="Владимир Лаут" w:date="2021-03-25T08:35:00Z">
              <w:rPr>
                <w:rFonts w:ascii="Arial" w:hAnsi="Arial" w:cs="Arial"/>
                <w:szCs w:val="24"/>
                <w:highlight w:val="yellow"/>
                <w:lang w:val="en-US"/>
              </w:rPr>
            </w:rPrChange>
          </w:rPr>
          <w:t>S</w:t>
        </w:r>
        <w:r w:rsidRPr="004B0B9F">
          <w:rPr>
            <w:rFonts w:ascii="Arial" w:hAnsi="Arial" w:cs="Arial"/>
            <w:szCs w:val="24"/>
            <w:rPrChange w:id="14553" w:author="Владимир Лаут" w:date="2021-03-25T08:35:00Z">
              <w:rPr>
                <w:rFonts w:ascii="Arial" w:hAnsi="Arial" w:cs="Arial"/>
                <w:szCs w:val="24"/>
                <w:highlight w:val="yellow"/>
              </w:rPr>
            </w:rPrChange>
          </w:rPr>
          <w:t xml:space="preserve"> – Сезонный материал». Позиции спецификации содержат записи с ЕК МТР, являющиеся сезонными аналогами. Для идентификации принадлежности ЕК МТР к сезону, на уровне позиции спецификации используется стандартное поле экрана RC29P-SORTF – Поле сортировки. Значения сезонов определены настройкой:</w:t>
        </w:r>
      </w:ins>
    </w:p>
    <w:p w14:paraId="004E44AA" w14:textId="77777777" w:rsidR="004B0B9F" w:rsidRPr="004B0B9F" w:rsidRDefault="004B0B9F" w:rsidP="004B0B9F">
      <w:pPr>
        <w:pStyle w:val="afc"/>
        <w:spacing w:line="276" w:lineRule="auto"/>
        <w:ind w:left="1416"/>
        <w:rPr>
          <w:ins w:id="14554" w:author="Владимир Лаут" w:date="2021-03-25T08:35:00Z"/>
          <w:rFonts w:ascii="Arial" w:hAnsi="Arial" w:cs="Arial"/>
          <w:szCs w:val="24"/>
          <w:rPrChange w:id="14555" w:author="Владимир Лаут" w:date="2021-03-25T08:35:00Z">
            <w:rPr>
              <w:ins w:id="14556" w:author="Владимир Лаут" w:date="2021-03-25T08:35:00Z"/>
              <w:rFonts w:ascii="Arial" w:hAnsi="Arial" w:cs="Arial"/>
              <w:szCs w:val="24"/>
              <w:highlight w:val="yellow"/>
            </w:rPr>
          </w:rPrChange>
        </w:rPr>
      </w:pPr>
      <w:ins w:id="14557" w:author="Владимир Лаут" w:date="2021-03-25T08:35:00Z">
        <w:r w:rsidRPr="004B0B9F">
          <w:rPr>
            <w:rFonts w:ascii="Arial" w:hAnsi="Arial" w:cs="Arial"/>
            <w:szCs w:val="24"/>
            <w:rPrChange w:id="14558" w:author="Владимир Лаут" w:date="2021-03-25T08:35:00Z">
              <w:rPr>
                <w:rFonts w:ascii="Arial" w:hAnsi="Arial" w:cs="Arial"/>
                <w:szCs w:val="24"/>
                <w:highlight w:val="yellow"/>
              </w:rPr>
            </w:rPrChange>
          </w:rPr>
          <w:t>LET - Лето</w:t>
        </w:r>
      </w:ins>
    </w:p>
    <w:p w14:paraId="55ACDCBD" w14:textId="77777777" w:rsidR="004B0B9F" w:rsidRPr="004B0B9F" w:rsidRDefault="004B0B9F" w:rsidP="004B0B9F">
      <w:pPr>
        <w:pStyle w:val="afc"/>
        <w:spacing w:line="276" w:lineRule="auto"/>
        <w:ind w:left="1416"/>
        <w:rPr>
          <w:ins w:id="14559" w:author="Владимир Лаут" w:date="2021-03-25T08:35:00Z"/>
          <w:rFonts w:ascii="Arial" w:hAnsi="Arial" w:cs="Arial"/>
          <w:szCs w:val="24"/>
          <w:rPrChange w:id="14560" w:author="Владимир Лаут" w:date="2021-03-25T08:35:00Z">
            <w:rPr>
              <w:ins w:id="14561" w:author="Владимир Лаут" w:date="2021-03-25T08:35:00Z"/>
              <w:rFonts w:ascii="Arial" w:hAnsi="Arial" w:cs="Arial"/>
              <w:szCs w:val="24"/>
              <w:highlight w:val="yellow"/>
            </w:rPr>
          </w:rPrChange>
        </w:rPr>
      </w:pPr>
      <w:ins w:id="14562" w:author="Владимир Лаут" w:date="2021-03-25T08:35:00Z">
        <w:r w:rsidRPr="004B0B9F">
          <w:rPr>
            <w:rFonts w:ascii="Arial" w:hAnsi="Arial" w:cs="Arial"/>
            <w:szCs w:val="24"/>
            <w:rPrChange w:id="14563" w:author="Владимир Лаут" w:date="2021-03-25T08:35:00Z">
              <w:rPr>
                <w:rFonts w:ascii="Arial" w:hAnsi="Arial" w:cs="Arial"/>
                <w:szCs w:val="24"/>
                <w:highlight w:val="yellow"/>
              </w:rPr>
            </w:rPrChange>
          </w:rPr>
          <w:t>OSN - Осень</w:t>
        </w:r>
      </w:ins>
    </w:p>
    <w:p w14:paraId="639D143A" w14:textId="77777777" w:rsidR="004B0B9F" w:rsidRPr="004B0B9F" w:rsidRDefault="004B0B9F" w:rsidP="004B0B9F">
      <w:pPr>
        <w:pStyle w:val="afc"/>
        <w:spacing w:line="276" w:lineRule="auto"/>
        <w:ind w:left="1416"/>
        <w:rPr>
          <w:ins w:id="14564" w:author="Владимир Лаут" w:date="2021-03-25T08:35:00Z"/>
          <w:rFonts w:ascii="Arial" w:hAnsi="Arial" w:cs="Arial"/>
          <w:szCs w:val="24"/>
          <w:rPrChange w:id="14565" w:author="Владимир Лаут" w:date="2021-03-25T08:35:00Z">
            <w:rPr>
              <w:ins w:id="14566" w:author="Владимир Лаут" w:date="2021-03-25T08:35:00Z"/>
              <w:rFonts w:ascii="Arial" w:hAnsi="Arial" w:cs="Arial"/>
              <w:szCs w:val="24"/>
              <w:highlight w:val="yellow"/>
            </w:rPr>
          </w:rPrChange>
        </w:rPr>
      </w:pPr>
      <w:ins w:id="14567" w:author="Владимир Лаут" w:date="2021-03-25T08:35:00Z">
        <w:r w:rsidRPr="004B0B9F">
          <w:rPr>
            <w:rFonts w:ascii="Arial" w:hAnsi="Arial" w:cs="Arial"/>
            <w:szCs w:val="24"/>
            <w:rPrChange w:id="14568" w:author="Владимир Лаут" w:date="2021-03-25T08:35:00Z">
              <w:rPr>
                <w:rFonts w:ascii="Arial" w:hAnsi="Arial" w:cs="Arial"/>
                <w:szCs w:val="24"/>
                <w:highlight w:val="yellow"/>
              </w:rPr>
            </w:rPrChange>
          </w:rPr>
          <w:t>VSN - Весна</w:t>
        </w:r>
      </w:ins>
    </w:p>
    <w:p w14:paraId="1C1DEDEF" w14:textId="77777777" w:rsidR="004B0B9F" w:rsidRPr="004B0B9F" w:rsidRDefault="004B0B9F" w:rsidP="004B0B9F">
      <w:pPr>
        <w:pStyle w:val="afc"/>
        <w:spacing w:line="276" w:lineRule="auto"/>
        <w:ind w:left="1416"/>
        <w:rPr>
          <w:ins w:id="14569" w:author="Владимир Лаут" w:date="2021-03-25T08:35:00Z"/>
          <w:rFonts w:ascii="Arial" w:hAnsi="Arial" w:cs="Arial"/>
          <w:szCs w:val="24"/>
          <w:rPrChange w:id="14570" w:author="Владимир Лаут" w:date="2021-03-25T08:35:00Z">
            <w:rPr>
              <w:ins w:id="14571" w:author="Владимир Лаут" w:date="2021-03-25T08:35:00Z"/>
              <w:rFonts w:ascii="Arial" w:hAnsi="Arial" w:cs="Arial"/>
              <w:szCs w:val="24"/>
              <w:highlight w:val="yellow"/>
            </w:rPr>
          </w:rPrChange>
        </w:rPr>
      </w:pPr>
      <w:ins w:id="14572" w:author="Владимир Лаут" w:date="2021-03-25T08:35:00Z">
        <w:r w:rsidRPr="004B0B9F">
          <w:rPr>
            <w:rFonts w:ascii="Arial" w:hAnsi="Arial" w:cs="Arial"/>
            <w:szCs w:val="24"/>
            <w:rPrChange w:id="14573" w:author="Владимир Лаут" w:date="2021-03-25T08:35:00Z">
              <w:rPr>
                <w:rFonts w:ascii="Arial" w:hAnsi="Arial" w:cs="Arial"/>
                <w:szCs w:val="24"/>
                <w:highlight w:val="yellow"/>
              </w:rPr>
            </w:rPrChange>
          </w:rPr>
          <w:t>ZIM – Зима</w:t>
        </w:r>
      </w:ins>
    </w:p>
    <w:p w14:paraId="433D9CC7" w14:textId="77777777" w:rsidR="004B0B9F" w:rsidRPr="004B0B9F" w:rsidRDefault="004B0B9F" w:rsidP="004B0B9F">
      <w:pPr>
        <w:spacing w:before="240" w:after="240" w:line="276" w:lineRule="auto"/>
        <w:ind w:firstLine="567"/>
        <w:rPr>
          <w:ins w:id="14574" w:author="Владимир Лаут" w:date="2021-03-25T08:35:00Z"/>
          <w:rFonts w:ascii="Arial" w:hAnsi="Arial" w:cs="Arial"/>
          <w:szCs w:val="24"/>
          <w:rPrChange w:id="14575" w:author="Владимир Лаут" w:date="2021-03-25T08:35:00Z">
            <w:rPr>
              <w:ins w:id="14576" w:author="Владимир Лаут" w:date="2021-03-25T08:35:00Z"/>
              <w:rFonts w:ascii="Arial" w:hAnsi="Arial" w:cs="Arial"/>
              <w:szCs w:val="24"/>
              <w:highlight w:val="yellow"/>
            </w:rPr>
          </w:rPrChange>
        </w:rPr>
      </w:pPr>
      <w:ins w:id="14577" w:author="Владимир Лаут" w:date="2021-03-25T08:35:00Z">
        <w:r w:rsidRPr="004B0B9F">
          <w:rPr>
            <w:rFonts w:ascii="Arial" w:hAnsi="Arial" w:cs="Arial"/>
            <w:szCs w:val="24"/>
            <w:rPrChange w:id="14578" w:author="Владимир Лаут" w:date="2021-03-25T08:35:00Z">
              <w:rPr>
                <w:rFonts w:ascii="Arial" w:hAnsi="Arial" w:cs="Arial"/>
                <w:szCs w:val="24"/>
                <w:highlight w:val="yellow"/>
              </w:rPr>
            </w:rPrChange>
          </w:rPr>
          <w:t>Более подробно разработка РМ69 описана в функциональной спецификации «ERP.PM69. Расширение ведения ТК ТОРО».</w:t>
        </w:r>
      </w:ins>
    </w:p>
    <w:p w14:paraId="2DB4458D" w14:textId="77777777" w:rsidR="004B0B9F" w:rsidRPr="004B0B9F" w:rsidRDefault="004B0B9F" w:rsidP="004B0B9F">
      <w:pPr>
        <w:spacing w:before="240" w:after="240" w:line="276" w:lineRule="auto"/>
        <w:ind w:firstLine="567"/>
        <w:rPr>
          <w:ins w:id="14579" w:author="Владимир Лаут" w:date="2021-03-25T08:35:00Z"/>
          <w:rFonts w:ascii="Arial" w:hAnsi="Arial" w:cs="Arial"/>
          <w:szCs w:val="24"/>
          <w:rPrChange w:id="14580" w:author="Владимир Лаут" w:date="2021-03-25T08:35:00Z">
            <w:rPr>
              <w:ins w:id="14581" w:author="Владимир Лаут" w:date="2021-03-25T08:35:00Z"/>
              <w:rFonts w:ascii="Arial" w:hAnsi="Arial" w:cs="Arial"/>
              <w:szCs w:val="24"/>
              <w:highlight w:val="yellow"/>
            </w:rPr>
          </w:rPrChange>
        </w:rPr>
      </w:pPr>
      <w:ins w:id="14582" w:author="Владимир Лаут" w:date="2021-03-25T08:35:00Z">
        <w:r w:rsidRPr="004B0B9F">
          <w:rPr>
            <w:rFonts w:ascii="Arial" w:hAnsi="Arial" w:cs="Arial"/>
            <w:szCs w:val="24"/>
            <w:rPrChange w:id="14583" w:author="Владимир Лаут" w:date="2021-03-25T08:35:00Z">
              <w:rPr>
                <w:rFonts w:ascii="Arial" w:hAnsi="Arial" w:cs="Arial"/>
                <w:szCs w:val="24"/>
                <w:highlight w:val="yellow"/>
              </w:rPr>
            </w:rPrChange>
          </w:rPr>
          <w:lastRenderedPageBreak/>
          <w:t>В рамках разработки РМ46 реализовано замещение МТР ТК при их использовании в Заказах ТОРО. Замещение выполняется на основе данных из Спецификации материала и сроков выполнения работ по Заказу ТОРО.</w:t>
        </w:r>
      </w:ins>
    </w:p>
    <w:p w14:paraId="77DD0218" w14:textId="77777777" w:rsidR="004B0B9F" w:rsidRPr="004B0B9F" w:rsidRDefault="004B0B9F" w:rsidP="004B0B9F">
      <w:pPr>
        <w:spacing w:before="240" w:after="240" w:line="276" w:lineRule="auto"/>
        <w:ind w:firstLine="567"/>
        <w:rPr>
          <w:ins w:id="14584" w:author="Владимир Лаут" w:date="2021-03-25T08:35:00Z"/>
          <w:rFonts w:ascii="Arial" w:hAnsi="Arial" w:cs="Arial"/>
          <w:szCs w:val="24"/>
          <w:rPrChange w:id="14585" w:author="Владимир Лаут" w:date="2021-03-25T08:35:00Z">
            <w:rPr>
              <w:ins w:id="14586" w:author="Владимир Лаут" w:date="2021-03-25T08:35:00Z"/>
              <w:rFonts w:ascii="Arial" w:hAnsi="Arial" w:cs="Arial"/>
              <w:szCs w:val="24"/>
              <w:highlight w:val="yellow"/>
            </w:rPr>
          </w:rPrChange>
        </w:rPr>
      </w:pPr>
      <w:ins w:id="14587" w:author="Владимир Лаут" w:date="2021-03-25T08:35:00Z">
        <w:r w:rsidRPr="004B0B9F">
          <w:rPr>
            <w:rFonts w:ascii="Arial" w:hAnsi="Arial" w:cs="Arial"/>
            <w:szCs w:val="24"/>
            <w:rPrChange w:id="14588" w:author="Владимир Лаут" w:date="2021-03-25T08:35:00Z">
              <w:rPr>
                <w:rFonts w:ascii="Arial" w:hAnsi="Arial" w:cs="Arial"/>
                <w:szCs w:val="24"/>
                <w:highlight w:val="yellow"/>
              </w:rPr>
            </w:rPrChange>
          </w:rPr>
          <w:t xml:space="preserve">Реализация замещения описана в документе «ERP.13.9.2.52_PM_КД Годовое планирование воздействий на </w:t>
        </w:r>
        <w:proofErr w:type="gramStart"/>
        <w:r w:rsidRPr="004B0B9F">
          <w:rPr>
            <w:rFonts w:ascii="Arial" w:hAnsi="Arial" w:cs="Arial"/>
            <w:szCs w:val="24"/>
            <w:rPrChange w:id="14589" w:author="Владимир Лаут" w:date="2021-03-25T08:35:00Z">
              <w:rPr>
                <w:rFonts w:ascii="Arial" w:hAnsi="Arial" w:cs="Arial"/>
                <w:szCs w:val="24"/>
                <w:highlight w:val="yellow"/>
              </w:rPr>
            </w:rPrChange>
          </w:rPr>
          <w:t>ПА»  раздел</w:t>
        </w:r>
        <w:proofErr w:type="gramEnd"/>
        <w:r w:rsidRPr="004B0B9F">
          <w:rPr>
            <w:rFonts w:ascii="Arial" w:hAnsi="Arial" w:cs="Arial"/>
            <w:szCs w:val="24"/>
            <w:rPrChange w:id="14590" w:author="Владимир Лаут" w:date="2021-03-25T08:35:00Z">
              <w:rPr>
                <w:rFonts w:ascii="Arial" w:hAnsi="Arial" w:cs="Arial"/>
                <w:szCs w:val="24"/>
                <w:highlight w:val="yellow"/>
              </w:rPr>
            </w:rPrChange>
          </w:rPr>
          <w:t xml:space="preserve"> «5.10.7.3 Разработка PM46 Проверка при сохранении заказа ТОРО».</w:t>
        </w:r>
      </w:ins>
    </w:p>
    <w:p w14:paraId="613B6F51" w14:textId="59782CE4" w:rsidR="00D153F5" w:rsidDel="004B0B9F" w:rsidRDefault="00D153F5" w:rsidP="00D153F5">
      <w:pPr>
        <w:spacing w:before="240" w:after="240" w:line="276" w:lineRule="auto"/>
        <w:ind w:firstLine="567"/>
        <w:rPr>
          <w:del w:id="14591" w:author="Владимир Лаут" w:date="2021-03-25T08:35:00Z"/>
          <w:rFonts w:ascii="Arial" w:hAnsi="Arial" w:cs="Arial"/>
          <w:iCs/>
        </w:rPr>
      </w:pPr>
      <w:del w:id="14592" w:author="Владимир Лаут" w:date="2021-03-03T16:36:00Z">
        <w:r w:rsidRPr="00B10F88" w:rsidDel="00002B10">
          <w:rPr>
            <w:rFonts w:ascii="Arial" w:hAnsi="Arial" w:cs="Arial"/>
            <w:iCs/>
          </w:rPr>
          <w:delText>Разработки для справочника не предполагаются.</w:delText>
        </w:r>
      </w:del>
    </w:p>
    <w:p w14:paraId="4053F2E3" w14:textId="3EAA7256" w:rsidR="00EB4173" w:rsidRPr="00EB4173" w:rsidRDefault="00EB4173">
      <w:pPr>
        <w:spacing w:before="240" w:after="240" w:line="276" w:lineRule="auto"/>
        <w:ind w:firstLine="567"/>
        <w:rPr>
          <w:rFonts w:ascii="Arial" w:hAnsi="Arial" w:cs="Arial"/>
          <w:szCs w:val="24"/>
          <w:lang w:eastAsia="ru-RU"/>
        </w:rPr>
        <w:pPrChange w:id="14593" w:author="Владимир Лаут" w:date="2021-03-25T08:35:00Z">
          <w:pPr>
            <w:suppressAutoHyphens/>
            <w:spacing w:after="240" w:line="276" w:lineRule="auto"/>
            <w:ind w:firstLine="567"/>
          </w:pPr>
        </w:pPrChange>
      </w:pPr>
      <w:r w:rsidRPr="00EB4173">
        <w:rPr>
          <w:rFonts w:ascii="Arial" w:hAnsi="Arial" w:cs="Arial"/>
          <w:szCs w:val="24"/>
          <w:lang w:eastAsia="ru-RU"/>
        </w:rPr>
        <w:t xml:space="preserve">Признаки спецификаций, используемые для отчетов, приведены в документе </w:t>
      </w:r>
      <w:del w:id="14594" w:author="Владимир Лаут" w:date="2021-03-05T12:46:00Z">
        <w:r w:rsidRPr="00EB4173" w:rsidDel="006D5936">
          <w:rPr>
            <w:rFonts w:ascii="Arial" w:hAnsi="Arial" w:cs="Arial"/>
            <w:szCs w:val="24"/>
            <w:lang w:val="en-US" w:eastAsia="ru-RU"/>
          </w:rPr>
          <w:delText>ERP</w:delText>
        </w:r>
        <w:r w:rsidRPr="00EB4173" w:rsidDel="006D5936">
          <w:rPr>
            <w:rFonts w:ascii="Arial" w:hAnsi="Arial" w:cs="Arial"/>
            <w:szCs w:val="24"/>
            <w:lang w:eastAsia="ru-RU"/>
          </w:rPr>
          <w:delText>.</w:delText>
        </w:r>
      </w:del>
      <w:ins w:id="14595" w:author="Александр" w:date="2020-04-13T09:31:00Z">
        <w:del w:id="14596" w:author="Владимир Лаут" w:date="2021-03-05T12:46:00Z">
          <w:r w:rsidR="009C7602" w:rsidDel="006D5936">
            <w:rPr>
              <w:rFonts w:ascii="Arial" w:hAnsi="Arial" w:cs="Arial"/>
              <w:szCs w:val="24"/>
              <w:lang w:eastAsia="ru-RU"/>
            </w:rPr>
            <w:delText>9.9.2</w:delText>
          </w:r>
        </w:del>
      </w:ins>
      <w:ins w:id="14597" w:author="Владимир Лаут" w:date="2021-03-05T12:46:00Z">
        <w:r w:rsidR="006D5936">
          <w:rPr>
            <w:rFonts w:ascii="Arial" w:hAnsi="Arial" w:cs="Arial"/>
            <w:szCs w:val="24"/>
            <w:lang w:val="en-US" w:eastAsia="ru-RU"/>
          </w:rPr>
          <w:t>ERP</w:t>
        </w:r>
        <w:r w:rsidR="006D5936" w:rsidRPr="006D5936">
          <w:rPr>
            <w:rFonts w:ascii="Arial" w:hAnsi="Arial" w:cs="Arial"/>
            <w:szCs w:val="24"/>
            <w:lang w:eastAsia="ru-RU"/>
            <w:rPrChange w:id="14598" w:author="Владимир Лаут" w:date="2021-03-05T12:46:00Z">
              <w:rPr>
                <w:rFonts w:ascii="Arial" w:hAnsi="Arial" w:cs="Arial"/>
                <w:szCs w:val="24"/>
                <w:lang w:val="en-US" w:eastAsia="ru-RU"/>
              </w:rPr>
            </w:rPrChange>
          </w:rPr>
          <w:t>.13.9.2</w:t>
        </w:r>
      </w:ins>
      <w:del w:id="14599" w:author="Александр" w:date="2020-04-13T09:31:00Z">
        <w:r w:rsidRPr="00EB4173" w:rsidDel="009C7602">
          <w:rPr>
            <w:rFonts w:ascii="Arial" w:hAnsi="Arial" w:cs="Arial"/>
            <w:szCs w:val="24"/>
            <w:lang w:eastAsia="ru-RU"/>
          </w:rPr>
          <w:delText>5.1</w:delText>
        </w:r>
      </w:del>
      <w:r w:rsidRPr="00EB4173">
        <w:rPr>
          <w:rFonts w:ascii="Arial" w:hAnsi="Arial" w:cs="Arial"/>
          <w:szCs w:val="24"/>
          <w:lang w:eastAsia="ru-RU"/>
        </w:rPr>
        <w:t xml:space="preserve">.66 Альбом отчетных форм по направлению </w:t>
      </w:r>
      <w:proofErr w:type="spellStart"/>
      <w:r w:rsidRPr="00EB4173">
        <w:rPr>
          <w:rFonts w:ascii="Arial" w:hAnsi="Arial" w:cs="Arial"/>
          <w:szCs w:val="24"/>
          <w:lang w:eastAsia="ru-RU"/>
        </w:rPr>
        <w:t>ТОиР</w:t>
      </w:r>
      <w:proofErr w:type="spellEnd"/>
      <w:r w:rsidRPr="00EB4173">
        <w:rPr>
          <w:rFonts w:ascii="Arial" w:hAnsi="Arial" w:cs="Arial"/>
          <w:szCs w:val="24"/>
          <w:lang w:eastAsia="ru-RU"/>
        </w:rPr>
        <w:t xml:space="preserve">, матрица </w:t>
      </w:r>
      <w:r w:rsidRPr="00EB4173">
        <w:rPr>
          <w:rFonts w:ascii="Arial" w:hAnsi="Arial" w:cs="Arial"/>
          <w:szCs w:val="24"/>
          <w:lang w:val="en-US" w:eastAsia="ru-RU"/>
        </w:rPr>
        <w:t>PM</w:t>
      </w:r>
      <w:r w:rsidRPr="00EB4173">
        <w:rPr>
          <w:rFonts w:ascii="Arial" w:hAnsi="Arial" w:cs="Arial"/>
          <w:szCs w:val="24"/>
          <w:lang w:eastAsia="ru-RU"/>
        </w:rPr>
        <w:t>_</w:t>
      </w:r>
      <w:r w:rsidRPr="00EB4173">
        <w:rPr>
          <w:rFonts w:ascii="Arial" w:hAnsi="Arial" w:cs="Arial"/>
          <w:szCs w:val="24"/>
          <w:lang w:val="en-US" w:eastAsia="ru-RU"/>
        </w:rPr>
        <w:t>M</w:t>
      </w:r>
      <w:r w:rsidRPr="00EB4173">
        <w:rPr>
          <w:rFonts w:ascii="Arial" w:hAnsi="Arial" w:cs="Arial"/>
          <w:szCs w:val="24"/>
          <w:lang w:eastAsia="ru-RU"/>
        </w:rPr>
        <w:t>03 Отчет по спецификациям ТОРО.</w:t>
      </w:r>
    </w:p>
    <w:p w14:paraId="402A73EE" w14:textId="77777777" w:rsidR="00D153F5" w:rsidRPr="00977CDA" w:rsidRDefault="00D153F5" w:rsidP="00197D54">
      <w:pPr>
        <w:pStyle w:val="3"/>
      </w:pPr>
      <w:bookmarkStart w:id="14600" w:name="_Toc521083865"/>
      <w:bookmarkStart w:id="14601" w:name="_Toc521341005"/>
      <w:bookmarkStart w:id="14602" w:name="_Toc521439525"/>
      <w:bookmarkStart w:id="14603" w:name="_Toc67557147"/>
      <w:r w:rsidRPr="00977CDA">
        <w:t>Миграция объекта данных</w:t>
      </w:r>
      <w:bookmarkEnd w:id="14600"/>
      <w:bookmarkEnd w:id="14601"/>
      <w:bookmarkEnd w:id="14602"/>
      <w:bookmarkEnd w:id="14603"/>
    </w:p>
    <w:p w14:paraId="37AE54D1" w14:textId="2156C818" w:rsidR="00D153F5" w:rsidRPr="003353CD" w:rsidRDefault="00620F06" w:rsidP="00D153F5">
      <w:pPr>
        <w:pStyle w:val="Base"/>
        <w:rPr>
          <w:rFonts w:eastAsiaTheme="majorEastAsia" w:cstheme="majorBidi"/>
          <w:bCs/>
          <w:iCs/>
          <w:szCs w:val="26"/>
        </w:rPr>
      </w:pPr>
      <w:r w:rsidRPr="00AF3522">
        <w:rPr>
          <w:szCs w:val="24"/>
        </w:rPr>
        <w:t>В</w:t>
      </w:r>
      <w:del w:id="14604" w:author="Кононов Александр Валерьевич (Подрядчик. ООО БерингПойнт)" w:date="2020-04-15T09:32:00Z">
        <w:r w:rsidRPr="00AF3522" w:rsidDel="0086728D">
          <w:rPr>
            <w:szCs w:val="24"/>
          </w:rPr>
          <w:delText>озможна</w:delText>
        </w:r>
      </w:del>
      <w:r w:rsidRPr="00AF3522">
        <w:rPr>
          <w:szCs w:val="24"/>
        </w:rPr>
        <w:t xml:space="preserve"> миграци</w:t>
      </w:r>
      <w:ins w:id="14605" w:author="Кононов Александр Валерьевич (Подрядчик. ООО БерингПойнт)" w:date="2020-04-15T09:32:00Z">
        <w:r w:rsidR="0086728D">
          <w:rPr>
            <w:szCs w:val="24"/>
          </w:rPr>
          <w:t>и</w:t>
        </w:r>
      </w:ins>
      <w:del w:id="14606" w:author="Кононов Александр Валерьевич (Подрядчик. ООО БерингПойнт)" w:date="2020-04-15T09:32:00Z">
        <w:r w:rsidRPr="00AF3522" w:rsidDel="0086728D">
          <w:rPr>
            <w:szCs w:val="24"/>
          </w:rPr>
          <w:delText>я</w:delText>
        </w:r>
      </w:del>
      <w:r w:rsidRPr="00AF3522">
        <w:rPr>
          <w:szCs w:val="24"/>
        </w:rPr>
        <w:t xml:space="preserve"> данных </w:t>
      </w:r>
      <w:r>
        <w:rPr>
          <w:szCs w:val="24"/>
        </w:rPr>
        <w:t xml:space="preserve">в систему </w:t>
      </w:r>
      <w:r>
        <w:rPr>
          <w:szCs w:val="24"/>
          <w:lang w:val="en-US"/>
        </w:rPr>
        <w:t>SAP</w:t>
      </w:r>
      <w:r w:rsidRPr="00620F06">
        <w:rPr>
          <w:szCs w:val="24"/>
        </w:rPr>
        <w:t xml:space="preserve"> </w:t>
      </w:r>
      <w:r>
        <w:rPr>
          <w:szCs w:val="24"/>
          <w:lang w:val="en-US"/>
        </w:rPr>
        <w:t>S</w:t>
      </w:r>
      <w:r w:rsidRPr="00620F06">
        <w:rPr>
          <w:szCs w:val="24"/>
        </w:rPr>
        <w:t>/4</w:t>
      </w:r>
      <w:r>
        <w:rPr>
          <w:szCs w:val="24"/>
          <w:lang w:val="en-US"/>
        </w:rPr>
        <w:t>HANA</w:t>
      </w:r>
      <w:ins w:id="14607" w:author="Кононов Александр Валерьевич (Подрядчик. ООО БерингПойнт)" w:date="2020-04-15T09:33:00Z">
        <w:r w:rsidR="0086728D">
          <w:rPr>
            <w:szCs w:val="24"/>
          </w:rPr>
          <w:t xml:space="preserve">, объекты </w:t>
        </w:r>
        <w:r w:rsidR="0086728D" w:rsidRPr="0086728D">
          <w:rPr>
            <w:szCs w:val="24"/>
          </w:rPr>
          <w:t>PM_41 Спецификации единиц оборудования</w:t>
        </w:r>
        <w:r w:rsidR="0086728D">
          <w:rPr>
            <w:szCs w:val="24"/>
          </w:rPr>
          <w:t xml:space="preserve"> и</w:t>
        </w:r>
        <w:r w:rsidR="0086728D" w:rsidRPr="0086728D">
          <w:t xml:space="preserve"> </w:t>
        </w:r>
        <w:r w:rsidR="0086728D" w:rsidRPr="0086728D">
          <w:rPr>
            <w:szCs w:val="24"/>
          </w:rPr>
          <w:t>PM_42 Спецификации технических мест</w:t>
        </w:r>
      </w:ins>
      <w:ins w:id="14608" w:author="Кононов Александр Валерьевич (Подрядчик. ООО БерингПойнт)" w:date="2020-04-15T18:56:00Z">
        <w:r w:rsidR="0070437C" w:rsidRPr="0070437C">
          <w:rPr>
            <w:szCs w:val="24"/>
            <w:rPrChange w:id="14609" w:author="Кононов Александр Валерьевич (Подрядчик. ООО БерингПойнт)" w:date="2020-04-15T18:56:00Z">
              <w:rPr>
                <w:szCs w:val="24"/>
                <w:lang w:val="en-US"/>
              </w:rPr>
            </w:rPrChange>
          </w:rPr>
          <w:t xml:space="preserve"> </w:t>
        </w:r>
        <w:r w:rsidR="0070437C">
          <w:rPr>
            <w:szCs w:val="24"/>
          </w:rPr>
          <w:t>не</w:t>
        </w:r>
      </w:ins>
      <w:ins w:id="14610" w:author="Кононов Александр Валерьевич (Подрядчик. ООО БерингПойнт)" w:date="2020-04-15T09:33:00Z">
        <w:r w:rsidR="0086728D">
          <w:rPr>
            <w:szCs w:val="24"/>
          </w:rPr>
          <w:t xml:space="preserve"> </w:t>
        </w:r>
      </w:ins>
      <w:ins w:id="14611" w:author="Кононов Александр Валерьевич (Подрядчик. ООО БерингПойнт)" w:date="2020-04-15T09:32:00Z">
        <w:r w:rsidR="0086728D">
          <w:rPr>
            <w:szCs w:val="24"/>
          </w:rPr>
          <w:t xml:space="preserve"> </w:t>
        </w:r>
        <w:del w:id="14612" w:author="Владимир Лаут" w:date="2021-04-07T15:44:00Z">
          <w:r w:rsidR="0086728D" w:rsidDel="003F7F02">
            <w:rPr>
              <w:szCs w:val="24"/>
            </w:rPr>
            <w:delText>учатству</w:delText>
          </w:r>
        </w:del>
      </w:ins>
      <w:ins w:id="14613" w:author="Кононов Александр Валерьевич (Подрядчик. ООО БерингПойнт)" w:date="2020-04-15T09:33:00Z">
        <w:del w:id="14614" w:author="Владимир Лаут" w:date="2021-04-07T15:44:00Z">
          <w:r w:rsidR="0086728D" w:rsidDel="003F7F02">
            <w:rPr>
              <w:szCs w:val="24"/>
            </w:rPr>
            <w:delText>ю</w:delText>
          </w:r>
        </w:del>
      </w:ins>
      <w:ins w:id="14615" w:author="Кононов Александр Валерьевич (Подрядчик. ООО БерингПойнт)" w:date="2020-04-15T09:32:00Z">
        <w:del w:id="14616" w:author="Владимир Лаут" w:date="2021-04-07T15:44:00Z">
          <w:r w:rsidR="0086728D" w:rsidDel="003F7F02">
            <w:rPr>
              <w:szCs w:val="24"/>
            </w:rPr>
            <w:delText>т</w:delText>
          </w:r>
        </w:del>
      </w:ins>
      <w:ins w:id="14617" w:author="Владимир Лаут" w:date="2021-04-07T15:44:00Z">
        <w:r w:rsidR="003F7F02">
          <w:rPr>
            <w:szCs w:val="24"/>
          </w:rPr>
          <w:t>участвуют</w:t>
        </w:r>
      </w:ins>
      <w:del w:id="14618" w:author="Кононов Александр Валерьевич (Подрядчик. ООО БерингПойнт)" w:date="2020-04-15T09:32:00Z">
        <w:r w:rsidRPr="00620F06" w:rsidDel="0086728D">
          <w:rPr>
            <w:szCs w:val="24"/>
          </w:rPr>
          <w:delText xml:space="preserve"> </w:delText>
        </w:r>
        <w:r w:rsidDel="0086728D">
          <w:rPr>
            <w:szCs w:val="24"/>
          </w:rPr>
          <w:delText>пр</w:delText>
        </w:r>
        <w:r w:rsidRPr="00AF3522" w:rsidDel="0086728D">
          <w:rPr>
            <w:szCs w:val="24"/>
          </w:rPr>
          <w:delText>и заполнении в шаблонах вручную</w:delText>
        </w:r>
      </w:del>
      <w:r w:rsidRPr="00AF3522">
        <w:rPr>
          <w:szCs w:val="24"/>
        </w:rPr>
        <w:t>.</w:t>
      </w:r>
      <w:r>
        <w:rPr>
          <w:szCs w:val="24"/>
        </w:rPr>
        <w:t xml:space="preserve"> </w:t>
      </w:r>
      <w:del w:id="14619" w:author="Кононов Александр Валерьевич (Подрядчик. ООО БерингПойнт)" w:date="2020-04-15T09:32:00Z">
        <w:r w:rsidDel="0086728D">
          <w:rPr>
            <w:szCs w:val="24"/>
          </w:rPr>
          <w:delText>Принципы миграции описаны</w:delText>
        </w:r>
        <w:r w:rsidRPr="00AF3522" w:rsidDel="0086728D">
          <w:rPr>
            <w:szCs w:val="24"/>
          </w:rPr>
          <w:delText xml:space="preserve"> КД </w:delText>
        </w:r>
        <w:r w:rsidRPr="00AF3522" w:rsidDel="0086728D">
          <w:rPr>
            <w:szCs w:val="24"/>
            <w:lang w:val="en-US"/>
          </w:rPr>
          <w:delText>ERP</w:delText>
        </w:r>
        <w:r w:rsidRPr="00AF3522" w:rsidDel="0086728D">
          <w:rPr>
            <w:szCs w:val="24"/>
          </w:rPr>
          <w:delText>.</w:delText>
        </w:r>
      </w:del>
      <w:ins w:id="14620" w:author="Александр" w:date="2020-04-13T09:31:00Z">
        <w:del w:id="14621" w:author="Кононов Александр Валерьевич (Подрядчик. ООО БерингПойнт)" w:date="2020-04-15T09:32:00Z">
          <w:r w:rsidR="009C7602" w:rsidDel="0086728D">
            <w:rPr>
              <w:szCs w:val="24"/>
            </w:rPr>
            <w:delText>9.9.2</w:delText>
          </w:r>
        </w:del>
      </w:ins>
      <w:del w:id="14622" w:author="Кононов Александр Валерьевич (Подрядчик. ООО БерингПойнт)" w:date="2020-04-15T09:32:00Z">
        <w:r w:rsidRPr="00AF3522" w:rsidDel="0086728D">
          <w:rPr>
            <w:szCs w:val="24"/>
          </w:rPr>
          <w:delText>5.7.1_Концепция миграции данных</w:delText>
        </w:r>
      </w:del>
    </w:p>
    <w:p w14:paraId="35F8AA39" w14:textId="1787BCCC" w:rsidR="00D153F5" w:rsidRPr="00FB401A" w:rsidRDefault="00D153F5" w:rsidP="00D153F5">
      <w:pPr>
        <w:pStyle w:val="21"/>
        <w:keepNext/>
        <w:keepLines/>
        <w:numPr>
          <w:ilvl w:val="1"/>
          <w:numId w:val="8"/>
        </w:numPr>
        <w:spacing w:after="120" w:line="276" w:lineRule="auto"/>
        <w:ind w:left="578" w:hanging="578"/>
        <w:rPr>
          <w:rFonts w:eastAsiaTheme="majorEastAsia" w:cstheme="majorBidi"/>
          <w:bCs w:val="0"/>
          <w:iCs w:val="0"/>
          <w:szCs w:val="26"/>
        </w:rPr>
      </w:pPr>
      <w:bookmarkStart w:id="14623" w:name="_Объект_основных_данных_24"/>
      <w:bookmarkStart w:id="14624" w:name="_Toc521083866"/>
      <w:bookmarkStart w:id="14625" w:name="_Toc521341006"/>
      <w:bookmarkStart w:id="14626" w:name="_Toc521439526"/>
      <w:bookmarkStart w:id="14627" w:name="_Toc67557148"/>
      <w:bookmarkEnd w:id="14452"/>
      <w:bookmarkEnd w:id="14623"/>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5B4859">
        <w:rPr>
          <w:rFonts w:eastAsiaTheme="majorEastAsia" w:cstheme="majorBidi"/>
          <w:bCs w:val="0"/>
          <w:iCs w:val="0"/>
          <w:szCs w:val="26"/>
        </w:rPr>
        <w:t xml:space="preserve">_43 </w:t>
      </w:r>
      <w:r>
        <w:rPr>
          <w:rFonts w:eastAsiaTheme="majorEastAsia" w:cstheme="majorBidi"/>
          <w:bCs w:val="0"/>
          <w:iCs w:val="0"/>
          <w:szCs w:val="26"/>
        </w:rPr>
        <w:t>Вид заказа</w:t>
      </w:r>
      <w:r w:rsidRPr="005B4859">
        <w:rPr>
          <w:rFonts w:eastAsiaTheme="majorEastAsia" w:cstheme="majorBidi"/>
          <w:bCs w:val="0"/>
          <w:iCs w:val="0"/>
          <w:szCs w:val="26"/>
        </w:rPr>
        <w:t xml:space="preserve"> ТОРО</w:t>
      </w:r>
      <w:r w:rsidRPr="00FB401A">
        <w:rPr>
          <w:rFonts w:eastAsiaTheme="majorEastAsia" w:cstheme="majorBidi"/>
          <w:bCs w:val="0"/>
          <w:iCs w:val="0"/>
          <w:szCs w:val="26"/>
        </w:rPr>
        <w:t>.</w:t>
      </w:r>
      <w:bookmarkEnd w:id="14624"/>
      <w:bookmarkEnd w:id="14625"/>
      <w:bookmarkEnd w:id="14626"/>
      <w:bookmarkEnd w:id="14627"/>
    </w:p>
    <w:p w14:paraId="1FA70D73" w14:textId="77777777" w:rsidR="00D153F5" w:rsidRPr="00FB401A" w:rsidRDefault="00D153F5" w:rsidP="00197D54">
      <w:pPr>
        <w:pStyle w:val="3"/>
      </w:pPr>
      <w:bookmarkStart w:id="14628" w:name="_Toc521083867"/>
      <w:bookmarkStart w:id="14629" w:name="_Toc521341007"/>
      <w:bookmarkStart w:id="14630" w:name="_Toc521439527"/>
      <w:bookmarkStart w:id="14631" w:name="_Toc67557149"/>
      <w:r w:rsidRPr="00FB401A">
        <w:t>Описание объекта</w:t>
      </w:r>
      <w:bookmarkEnd w:id="14628"/>
      <w:bookmarkEnd w:id="14629"/>
      <w:bookmarkEnd w:id="14630"/>
      <w:bookmarkEnd w:id="14631"/>
    </w:p>
    <w:p w14:paraId="66BBA5DA" w14:textId="77777777" w:rsidR="00D153F5" w:rsidRPr="009050D3" w:rsidRDefault="00D153F5" w:rsidP="00D153F5">
      <w:pPr>
        <w:spacing w:after="240" w:line="276" w:lineRule="auto"/>
        <w:ind w:firstLine="567"/>
        <w:rPr>
          <w:rFonts w:ascii="Arial" w:hAnsi="Arial" w:cs="Arial"/>
        </w:rPr>
      </w:pPr>
      <w:r w:rsidRPr="00B44AB5">
        <w:rPr>
          <w:rFonts w:ascii="Arial" w:hAnsi="Arial" w:cs="Arial"/>
        </w:rPr>
        <w:t>Вид заказа – это признак классификации для заказов.</w:t>
      </w:r>
      <w:r w:rsidRPr="00B4701E">
        <w:rPr>
          <w:rFonts w:ascii="Arial" w:hAnsi="Arial" w:cs="Arial"/>
        </w:rPr>
        <w:t xml:space="preserve"> </w:t>
      </w:r>
      <w:r>
        <w:rPr>
          <w:rFonts w:ascii="Arial" w:hAnsi="Arial" w:cs="Arial"/>
        </w:rPr>
        <w:t xml:space="preserve">При помощи вида заказа определяются: диапазон номеров заказа, приоритеты (справочник </w:t>
      </w:r>
      <w:r>
        <w:rPr>
          <w:rFonts w:ascii="Arial" w:hAnsi="Arial" w:cs="Arial"/>
          <w:lang w:val="en-US"/>
        </w:rPr>
        <w:t>PM</w:t>
      </w:r>
      <w:r w:rsidRPr="00E91FD7">
        <w:rPr>
          <w:rFonts w:ascii="Arial" w:hAnsi="Arial" w:cs="Arial"/>
        </w:rPr>
        <w:t>_37)</w:t>
      </w:r>
      <w:r>
        <w:rPr>
          <w:rFonts w:ascii="Arial" w:hAnsi="Arial" w:cs="Arial"/>
        </w:rPr>
        <w:t>, статусная схема заказа</w:t>
      </w:r>
      <w:r w:rsidRPr="00E91FD7">
        <w:rPr>
          <w:rFonts w:ascii="Arial" w:hAnsi="Arial" w:cs="Arial"/>
        </w:rPr>
        <w:t xml:space="preserve"> (</w:t>
      </w:r>
      <w:r>
        <w:rPr>
          <w:rFonts w:ascii="Arial" w:hAnsi="Arial" w:cs="Arial"/>
        </w:rPr>
        <w:t xml:space="preserve">справочник статусов заказов </w:t>
      </w:r>
      <w:r w:rsidRPr="00E91FD7">
        <w:rPr>
          <w:rFonts w:ascii="Arial" w:hAnsi="Arial" w:cs="Arial"/>
        </w:rPr>
        <w:t>PM_34</w:t>
      </w:r>
      <w:r>
        <w:rPr>
          <w:rFonts w:ascii="Arial" w:hAnsi="Arial" w:cs="Arial"/>
        </w:rPr>
        <w:t>).</w:t>
      </w:r>
    </w:p>
    <w:p w14:paraId="47D69B6C" w14:textId="77777777" w:rsidR="00D153F5" w:rsidRDefault="00D153F5" w:rsidP="00D153F5">
      <w:pPr>
        <w:spacing w:after="240" w:line="276" w:lineRule="auto"/>
        <w:ind w:firstLine="567"/>
        <w:rPr>
          <w:rFonts w:ascii="Arial" w:hAnsi="Arial" w:cs="Arial"/>
        </w:rPr>
      </w:pPr>
      <w:r w:rsidRPr="00B44AB5">
        <w:rPr>
          <w:rFonts w:ascii="Arial" w:hAnsi="Arial" w:cs="Arial"/>
        </w:rPr>
        <w:t xml:space="preserve">Вид заказа зависит от манданта. Это значит, что каждый вид заказа может использоваться во всех </w:t>
      </w:r>
      <w:proofErr w:type="spellStart"/>
      <w:r w:rsidRPr="00B44AB5">
        <w:rPr>
          <w:rFonts w:ascii="Arial" w:hAnsi="Arial" w:cs="Arial"/>
        </w:rPr>
        <w:t>контроллинговых</w:t>
      </w:r>
      <w:proofErr w:type="spellEnd"/>
      <w:r w:rsidRPr="00B44AB5">
        <w:rPr>
          <w:rFonts w:ascii="Arial" w:hAnsi="Arial" w:cs="Arial"/>
        </w:rPr>
        <w:t xml:space="preserve"> единицах.</w:t>
      </w:r>
    </w:p>
    <w:p w14:paraId="0F156869" w14:textId="77777777" w:rsidR="00D153F5" w:rsidRPr="00FB401A" w:rsidRDefault="00D153F5" w:rsidP="00197D54">
      <w:pPr>
        <w:pStyle w:val="3"/>
      </w:pPr>
      <w:bookmarkStart w:id="14632" w:name="_Toc521083868"/>
      <w:bookmarkStart w:id="14633" w:name="_Toc521341008"/>
      <w:bookmarkStart w:id="14634" w:name="_Toc521439528"/>
      <w:bookmarkStart w:id="14635" w:name="_Toc67557150"/>
      <w:r w:rsidRPr="00FB401A">
        <w:t>Принципы кодирования и нумерации</w:t>
      </w:r>
      <w:bookmarkEnd w:id="14632"/>
      <w:bookmarkEnd w:id="14633"/>
      <w:bookmarkEnd w:id="14634"/>
      <w:bookmarkEnd w:id="14635"/>
    </w:p>
    <w:p w14:paraId="11C3C634" w14:textId="167C65B6" w:rsidR="00E358E7" w:rsidRPr="009C7602" w:rsidRDefault="00E358E7" w:rsidP="00F45D35">
      <w:pPr>
        <w:pStyle w:val="a9"/>
        <w:keepNext/>
        <w:spacing w:after="240" w:afterAutospacing="0" w:line="276" w:lineRule="auto"/>
        <w:ind w:firstLine="567"/>
        <w:jc w:val="left"/>
        <w:rPr>
          <w:rFonts w:ascii="Arial" w:hAnsi="Arial" w:cs="Arial"/>
          <w:rPrChange w:id="14636" w:author="Александр" w:date="2020-04-13T09:31:00Z">
            <w:rPr>
              <w:rFonts w:ascii="Arial" w:hAnsi="Arial" w:cs="Arial"/>
              <w:sz w:val="22"/>
            </w:rPr>
          </w:rPrChange>
        </w:rPr>
      </w:pPr>
      <w:r w:rsidRPr="009C7602">
        <w:rPr>
          <w:rFonts w:ascii="Arial" w:hAnsi="Arial" w:cs="Arial"/>
          <w:rPrChange w:id="14637" w:author="Александр" w:date="2020-04-13T09:31:00Z">
            <w:rPr>
              <w:rFonts w:ascii="Arial" w:hAnsi="Arial" w:cs="Arial"/>
              <w:sz w:val="22"/>
            </w:rPr>
          </w:rPrChange>
        </w:rPr>
        <w:t xml:space="preserve">Перечень видов заказов ТОРО приведен КД </w:t>
      </w:r>
      <w:del w:id="14638" w:author="Владимир Лаут" w:date="2021-03-05T12:46:00Z">
        <w:r w:rsidRPr="009C7602" w:rsidDel="006D5936">
          <w:rPr>
            <w:rFonts w:ascii="Arial" w:hAnsi="Arial" w:cs="Arial"/>
            <w:lang w:val="en-US"/>
            <w:rPrChange w:id="14639" w:author="Александр" w:date="2020-04-13T09:31:00Z">
              <w:rPr>
                <w:rFonts w:ascii="Arial" w:hAnsi="Arial" w:cs="Arial"/>
                <w:sz w:val="22"/>
                <w:lang w:val="en-US"/>
              </w:rPr>
            </w:rPrChange>
          </w:rPr>
          <w:delText>ERP</w:delText>
        </w:r>
        <w:r w:rsidRPr="009C7602" w:rsidDel="006D5936">
          <w:rPr>
            <w:rFonts w:ascii="Arial" w:hAnsi="Arial" w:cs="Arial"/>
            <w:rPrChange w:id="14640" w:author="Александр" w:date="2020-04-13T09:31:00Z">
              <w:rPr>
                <w:rFonts w:ascii="Arial" w:hAnsi="Arial" w:cs="Arial"/>
                <w:sz w:val="22"/>
              </w:rPr>
            </w:rPrChange>
          </w:rPr>
          <w:delText>.</w:delText>
        </w:r>
      </w:del>
      <w:ins w:id="14641" w:author="Александр" w:date="2020-04-13T09:31:00Z">
        <w:del w:id="14642" w:author="Владимир Лаут" w:date="2021-03-05T12:46:00Z">
          <w:r w:rsidR="009C7602" w:rsidRPr="009C7602" w:rsidDel="006D5936">
            <w:rPr>
              <w:rFonts w:ascii="Arial" w:hAnsi="Arial" w:cs="Arial"/>
              <w:rPrChange w:id="14643" w:author="Александр" w:date="2020-04-13T09:31:00Z">
                <w:rPr>
                  <w:rFonts w:ascii="Arial" w:hAnsi="Arial" w:cs="Arial"/>
                  <w:sz w:val="22"/>
                </w:rPr>
              </w:rPrChange>
            </w:rPr>
            <w:delText>9.9.2</w:delText>
          </w:r>
        </w:del>
      </w:ins>
      <w:ins w:id="14644" w:author="Владимир Лаут" w:date="2021-03-05T12:46:00Z">
        <w:r w:rsidR="006D5936">
          <w:rPr>
            <w:rFonts w:ascii="Arial" w:hAnsi="Arial" w:cs="Arial"/>
            <w:lang w:val="en-US"/>
          </w:rPr>
          <w:t>ERP</w:t>
        </w:r>
        <w:r w:rsidR="006D5936" w:rsidRPr="006D5936">
          <w:rPr>
            <w:rFonts w:ascii="Arial" w:hAnsi="Arial" w:cs="Arial"/>
            <w:rPrChange w:id="14645" w:author="Владимир Лаут" w:date="2021-03-05T12:46:00Z">
              <w:rPr>
                <w:rFonts w:ascii="Arial" w:hAnsi="Arial" w:cs="Arial"/>
                <w:lang w:val="en-US"/>
              </w:rPr>
            </w:rPrChange>
          </w:rPr>
          <w:t>.13.9.2</w:t>
        </w:r>
      </w:ins>
      <w:del w:id="14646" w:author="Александр" w:date="2020-04-13T09:31:00Z">
        <w:r w:rsidRPr="009C7602" w:rsidDel="009C7602">
          <w:rPr>
            <w:rFonts w:ascii="Arial" w:hAnsi="Arial" w:cs="Arial"/>
            <w:rPrChange w:id="14647" w:author="Александр" w:date="2020-04-13T09:31:00Z">
              <w:rPr>
                <w:rFonts w:ascii="Arial" w:hAnsi="Arial" w:cs="Arial"/>
                <w:sz w:val="22"/>
              </w:rPr>
            </w:rPrChange>
          </w:rPr>
          <w:delText>5.1</w:delText>
        </w:r>
      </w:del>
      <w:r w:rsidRPr="009C7602">
        <w:rPr>
          <w:rFonts w:ascii="Arial" w:hAnsi="Arial" w:cs="Arial"/>
          <w:rPrChange w:id="14648" w:author="Александр" w:date="2020-04-13T09:31:00Z">
            <w:rPr>
              <w:rFonts w:ascii="Arial" w:hAnsi="Arial" w:cs="Arial"/>
              <w:sz w:val="22"/>
            </w:rPr>
          </w:rPrChange>
        </w:rPr>
        <w:t>.52_</w:t>
      </w:r>
      <w:r w:rsidRPr="009C7602">
        <w:rPr>
          <w:rFonts w:ascii="Arial" w:hAnsi="Arial" w:cs="Arial"/>
          <w:lang w:val="en-US"/>
          <w:rPrChange w:id="14649" w:author="Александр" w:date="2020-04-13T09:31:00Z">
            <w:rPr>
              <w:rFonts w:ascii="Arial" w:hAnsi="Arial" w:cs="Arial"/>
              <w:sz w:val="22"/>
              <w:lang w:val="en-US"/>
            </w:rPr>
          </w:rPrChange>
        </w:rPr>
        <w:t>PM</w:t>
      </w:r>
      <w:r w:rsidRPr="009C7602">
        <w:rPr>
          <w:rFonts w:ascii="Arial" w:hAnsi="Arial" w:cs="Arial"/>
          <w:rPrChange w:id="14650" w:author="Александр" w:date="2020-04-13T09:31:00Z">
            <w:rPr>
              <w:rFonts w:ascii="Arial" w:hAnsi="Arial" w:cs="Arial"/>
              <w:sz w:val="22"/>
            </w:rPr>
          </w:rPrChange>
        </w:rPr>
        <w:t>_КД Годовое планирование воздействий на ПА, таблица «Виды заказов ТОРО».</w:t>
      </w:r>
    </w:p>
    <w:p w14:paraId="7E8B7F80" w14:textId="77777777" w:rsidR="00D153F5" w:rsidRPr="00FB401A" w:rsidRDefault="00D153F5" w:rsidP="00197D54">
      <w:pPr>
        <w:pStyle w:val="3"/>
      </w:pPr>
      <w:bookmarkStart w:id="14651" w:name="_Toc521083869"/>
      <w:bookmarkStart w:id="14652" w:name="_Toc521341009"/>
      <w:bookmarkStart w:id="14653" w:name="_Toc521439529"/>
      <w:bookmarkStart w:id="14654" w:name="_Toc67557151"/>
      <w:r>
        <w:t>К</w:t>
      </w:r>
      <w:r w:rsidRPr="00FB401A">
        <w:t>лючевые параметры объекта</w:t>
      </w:r>
      <w:bookmarkEnd w:id="14651"/>
      <w:bookmarkEnd w:id="14652"/>
      <w:bookmarkEnd w:id="14653"/>
      <w:bookmarkEnd w:id="14654"/>
    </w:p>
    <w:p w14:paraId="48A757B2" w14:textId="77777777" w:rsidR="00D153F5" w:rsidRPr="00476FFD" w:rsidRDefault="00D153F5" w:rsidP="00D153F5">
      <w:pPr>
        <w:spacing w:after="240" w:line="276" w:lineRule="auto"/>
        <w:ind w:firstLine="567"/>
        <w:rPr>
          <w:rFonts w:ascii="Arial" w:hAnsi="Arial" w:cs="Arial"/>
          <w:i/>
          <w:szCs w:val="24"/>
        </w:rPr>
      </w:pPr>
      <w:r>
        <w:rPr>
          <w:rFonts w:ascii="Arial" w:hAnsi="Arial" w:cs="Arial"/>
        </w:rPr>
        <w:t xml:space="preserve">Ключевым параметром справочника </w:t>
      </w:r>
      <w:r w:rsidRPr="00476FFD">
        <w:rPr>
          <w:rFonts w:ascii="Arial" w:hAnsi="Arial" w:cs="Arial"/>
          <w:szCs w:val="24"/>
        </w:rPr>
        <w:t>является AUART - Вид заказа.</w:t>
      </w:r>
    </w:p>
    <w:p w14:paraId="56DC2DCA" w14:textId="77777777" w:rsidR="00D153F5" w:rsidRDefault="00D153F5" w:rsidP="00D153F5">
      <w:pPr>
        <w:spacing w:after="240" w:line="276" w:lineRule="auto"/>
        <w:ind w:firstLine="567"/>
        <w:rPr>
          <w:rFonts w:ascii="Arial" w:hAnsi="Arial" w:cs="Arial"/>
          <w:i/>
          <w:color w:val="7F7F7F" w:themeColor="text1" w:themeTint="80"/>
        </w:rPr>
        <w:sectPr w:rsidR="00D153F5" w:rsidSect="008D4E24">
          <w:headerReference w:type="default" r:id="rId96"/>
          <w:footerReference w:type="default" r:id="rId97"/>
          <w:headerReference w:type="first" r:id="rId98"/>
          <w:pgSz w:w="11907" w:h="16840" w:code="9"/>
          <w:pgMar w:top="1134" w:right="567" w:bottom="1134" w:left="1134" w:header="737" w:footer="283" w:gutter="0"/>
          <w:cols w:space="708"/>
          <w:docGrid w:linePitch="360"/>
        </w:sectPr>
      </w:pPr>
    </w:p>
    <w:p w14:paraId="57D58E53" w14:textId="77777777" w:rsidR="00D153F5" w:rsidRPr="003F2961" w:rsidRDefault="00D153F5" w:rsidP="00197D54">
      <w:pPr>
        <w:pStyle w:val="3"/>
      </w:pPr>
      <w:bookmarkStart w:id="14655" w:name="_Toc521083870"/>
      <w:bookmarkStart w:id="14656" w:name="_Toc521341010"/>
      <w:bookmarkStart w:id="14657" w:name="_Toc521439530"/>
      <w:bookmarkStart w:id="14658" w:name="_Toc67557152"/>
      <w:r w:rsidRPr="003F2961">
        <w:lastRenderedPageBreak/>
        <w:t>Модель данных объекта</w:t>
      </w:r>
      <w:bookmarkEnd w:id="14655"/>
      <w:bookmarkEnd w:id="14656"/>
      <w:bookmarkEnd w:id="14657"/>
      <w:bookmarkEnd w:id="14658"/>
    </w:p>
    <w:p w14:paraId="36C1EE3B" w14:textId="76E374F4" w:rsidR="00D153F5" w:rsidRPr="003B536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r w:rsidR="00156F97">
        <w:rPr>
          <w:rFonts w:ascii="Arial" w:hAnsi="Arial"/>
          <w:b/>
          <w:sz w:val="22"/>
        </w:rPr>
        <w:t>4</w:t>
      </w:r>
      <w:ins w:id="14659" w:author="Александр" w:date="2020-04-13T13:15:00Z">
        <w:r w:rsidR="0036397B">
          <w:rPr>
            <w:rFonts w:ascii="Arial" w:hAnsi="Arial"/>
            <w:b/>
            <w:sz w:val="22"/>
          </w:rPr>
          <w:t>7</w:t>
        </w:r>
      </w:ins>
      <w:del w:id="14660" w:author="Александр" w:date="2020-04-13T13:15:00Z">
        <w:r w:rsidR="00156F97" w:rsidDel="00870994">
          <w:rPr>
            <w:rFonts w:ascii="Arial" w:hAnsi="Arial"/>
            <w:b/>
            <w:sz w:val="22"/>
          </w:rPr>
          <w:delText>2</w:delText>
        </w:r>
      </w:del>
      <w:r w:rsidRPr="00321205">
        <w:rPr>
          <w:rFonts w:ascii="Arial" w:hAnsi="Arial" w:cs="Arial"/>
          <w:b/>
          <w:sz w:val="22"/>
        </w:rPr>
        <w:t xml:space="preserve">. Модель данных </w:t>
      </w:r>
      <w:r>
        <w:rPr>
          <w:rFonts w:ascii="Arial" w:hAnsi="Arial" w:cs="Arial"/>
          <w:b/>
          <w:sz w:val="22"/>
          <w:lang w:val="en-US"/>
        </w:rPr>
        <w:t>PM</w:t>
      </w:r>
      <w:r w:rsidRPr="003B536E">
        <w:rPr>
          <w:rFonts w:ascii="Arial" w:hAnsi="Arial" w:cs="Arial"/>
          <w:b/>
          <w:sz w:val="22"/>
        </w:rPr>
        <w:t xml:space="preserve">_43 </w:t>
      </w:r>
      <w:r>
        <w:rPr>
          <w:rFonts w:ascii="Arial" w:hAnsi="Arial" w:cs="Arial"/>
          <w:b/>
          <w:sz w:val="22"/>
        </w:rPr>
        <w:t>Вид заказа ТОРО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617"/>
        <w:gridCol w:w="1617"/>
        <w:gridCol w:w="1878"/>
        <w:gridCol w:w="844"/>
        <w:gridCol w:w="1477"/>
        <w:gridCol w:w="1857"/>
        <w:gridCol w:w="1824"/>
        <w:gridCol w:w="1175"/>
        <w:gridCol w:w="1193"/>
        <w:gridCol w:w="1063"/>
      </w:tblGrid>
      <w:tr w:rsidR="00D153F5" w:rsidRPr="0086487D" w14:paraId="0E2E0759" w14:textId="77777777" w:rsidTr="00D153F5">
        <w:trPr>
          <w:cantSplit/>
          <w:trHeight w:val="397"/>
        </w:trPr>
        <w:tc>
          <w:tcPr>
            <w:tcW w:w="146" w:type="pct"/>
            <w:vMerge w:val="restart"/>
            <w:shd w:val="clear" w:color="auto" w:fill="FFC000"/>
            <w:vAlign w:val="center"/>
          </w:tcPr>
          <w:p w14:paraId="48DD0C60" w14:textId="77777777" w:rsidR="00D153F5" w:rsidRPr="0086487D" w:rsidRDefault="00D153F5" w:rsidP="00D153F5">
            <w:pPr>
              <w:jc w:val="center"/>
              <w:rPr>
                <w:rFonts w:ascii="Arial" w:hAnsi="Arial" w:cs="Arial"/>
                <w:b/>
                <w:sz w:val="20"/>
              </w:rPr>
            </w:pPr>
            <w:r>
              <w:rPr>
                <w:rFonts w:ascii="Arial" w:hAnsi="Arial" w:cs="Arial"/>
                <w:b/>
                <w:sz w:val="20"/>
              </w:rPr>
              <w:t>№</w:t>
            </w:r>
          </w:p>
        </w:tc>
        <w:tc>
          <w:tcPr>
            <w:tcW w:w="540" w:type="pct"/>
            <w:vMerge w:val="restart"/>
            <w:shd w:val="clear" w:color="auto" w:fill="FFC000"/>
          </w:tcPr>
          <w:p w14:paraId="63308887" w14:textId="77777777" w:rsidR="00D153F5" w:rsidRDefault="00D153F5" w:rsidP="00D153F5">
            <w:pPr>
              <w:jc w:val="center"/>
              <w:rPr>
                <w:rFonts w:ascii="Arial" w:hAnsi="Arial" w:cs="Arial"/>
                <w:b/>
                <w:sz w:val="20"/>
              </w:rPr>
            </w:pPr>
          </w:p>
          <w:p w14:paraId="57F29216"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40" w:type="pct"/>
            <w:vMerge w:val="restart"/>
            <w:shd w:val="clear" w:color="auto" w:fill="FFC000"/>
            <w:vAlign w:val="center"/>
          </w:tcPr>
          <w:p w14:paraId="0FDB372D"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627" w:type="pct"/>
            <w:vMerge w:val="restart"/>
            <w:shd w:val="clear" w:color="auto" w:fill="FFC000"/>
            <w:vAlign w:val="center"/>
          </w:tcPr>
          <w:p w14:paraId="67E08360"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282" w:type="pct"/>
            <w:vMerge w:val="restart"/>
            <w:shd w:val="clear" w:color="auto" w:fill="FFC000"/>
            <w:vAlign w:val="center"/>
          </w:tcPr>
          <w:p w14:paraId="2B1CE566"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0E9946A2"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8" w:type="pct"/>
            <w:gridSpan w:val="2"/>
            <w:shd w:val="clear" w:color="auto" w:fill="FFC000"/>
          </w:tcPr>
          <w:p w14:paraId="293780C1"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51534607"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02B25330"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6DCC396F" w14:textId="77777777" w:rsidTr="00D153F5">
        <w:trPr>
          <w:cantSplit/>
        </w:trPr>
        <w:tc>
          <w:tcPr>
            <w:tcW w:w="146" w:type="pct"/>
            <w:vMerge/>
            <w:vAlign w:val="center"/>
          </w:tcPr>
          <w:p w14:paraId="16DC8993" w14:textId="77777777" w:rsidR="00D153F5" w:rsidRPr="0086487D" w:rsidRDefault="00D153F5" w:rsidP="00D153F5">
            <w:pPr>
              <w:jc w:val="center"/>
              <w:rPr>
                <w:rFonts w:ascii="Arial" w:hAnsi="Arial" w:cs="Arial"/>
                <w:sz w:val="20"/>
              </w:rPr>
            </w:pPr>
          </w:p>
        </w:tc>
        <w:tc>
          <w:tcPr>
            <w:tcW w:w="540" w:type="pct"/>
            <w:vMerge/>
          </w:tcPr>
          <w:p w14:paraId="25968546" w14:textId="77777777" w:rsidR="00D153F5" w:rsidRPr="0086487D" w:rsidRDefault="00D153F5" w:rsidP="00D153F5">
            <w:pPr>
              <w:jc w:val="center"/>
              <w:rPr>
                <w:rFonts w:ascii="Arial" w:hAnsi="Arial" w:cs="Arial"/>
                <w:sz w:val="20"/>
              </w:rPr>
            </w:pPr>
          </w:p>
        </w:tc>
        <w:tc>
          <w:tcPr>
            <w:tcW w:w="540" w:type="pct"/>
            <w:vMerge/>
            <w:vAlign w:val="center"/>
          </w:tcPr>
          <w:p w14:paraId="1A83A31A" w14:textId="77777777" w:rsidR="00D153F5" w:rsidRPr="0086487D" w:rsidRDefault="00D153F5" w:rsidP="00D153F5">
            <w:pPr>
              <w:jc w:val="center"/>
              <w:rPr>
                <w:rFonts w:ascii="Arial" w:hAnsi="Arial" w:cs="Arial"/>
                <w:sz w:val="20"/>
              </w:rPr>
            </w:pPr>
          </w:p>
        </w:tc>
        <w:tc>
          <w:tcPr>
            <w:tcW w:w="627" w:type="pct"/>
            <w:vMerge/>
            <w:vAlign w:val="center"/>
          </w:tcPr>
          <w:p w14:paraId="4714D9A9" w14:textId="77777777" w:rsidR="00D153F5" w:rsidRPr="0086487D" w:rsidRDefault="00D153F5" w:rsidP="00D153F5">
            <w:pPr>
              <w:jc w:val="center"/>
              <w:rPr>
                <w:rFonts w:ascii="Arial" w:hAnsi="Arial" w:cs="Arial"/>
                <w:sz w:val="20"/>
              </w:rPr>
            </w:pPr>
          </w:p>
        </w:tc>
        <w:tc>
          <w:tcPr>
            <w:tcW w:w="282" w:type="pct"/>
            <w:vMerge/>
            <w:vAlign w:val="center"/>
          </w:tcPr>
          <w:p w14:paraId="05EF1199" w14:textId="77777777" w:rsidR="00D153F5" w:rsidRPr="0086487D" w:rsidRDefault="00D153F5" w:rsidP="00D153F5">
            <w:pPr>
              <w:jc w:val="center"/>
              <w:rPr>
                <w:rFonts w:ascii="Arial" w:hAnsi="Arial" w:cs="Arial"/>
                <w:sz w:val="20"/>
              </w:rPr>
            </w:pPr>
          </w:p>
        </w:tc>
        <w:tc>
          <w:tcPr>
            <w:tcW w:w="493" w:type="pct"/>
            <w:vMerge/>
            <w:vAlign w:val="center"/>
          </w:tcPr>
          <w:p w14:paraId="3F82CEF5"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184A6592"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79276056"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76A7BC53"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1BF0AA60"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7AC4DFD7" w14:textId="77777777" w:rsidR="00D153F5" w:rsidRPr="00675CA3" w:rsidRDefault="00D153F5" w:rsidP="00D153F5">
            <w:pPr>
              <w:jc w:val="center"/>
              <w:rPr>
                <w:rFonts w:ascii="Arial" w:hAnsi="Arial" w:cs="Arial"/>
                <w:b/>
                <w:sz w:val="20"/>
              </w:rPr>
            </w:pPr>
          </w:p>
        </w:tc>
      </w:tr>
      <w:tr w:rsidR="00D153F5" w:rsidRPr="0086487D" w14:paraId="2F996E30" w14:textId="77777777" w:rsidTr="00D153F5">
        <w:trPr>
          <w:cantSplit/>
        </w:trPr>
        <w:tc>
          <w:tcPr>
            <w:tcW w:w="146" w:type="pct"/>
          </w:tcPr>
          <w:p w14:paraId="4EC43AC1" w14:textId="77777777" w:rsidR="00D153F5" w:rsidRPr="0086487D" w:rsidRDefault="00D153F5" w:rsidP="00D153F5">
            <w:pPr>
              <w:rPr>
                <w:rFonts w:ascii="Arial" w:hAnsi="Arial" w:cs="Arial"/>
                <w:sz w:val="20"/>
              </w:rPr>
            </w:pPr>
            <w:r>
              <w:rPr>
                <w:rFonts w:ascii="Arial" w:hAnsi="Arial" w:cs="Arial"/>
                <w:sz w:val="20"/>
              </w:rPr>
              <w:t>1.</w:t>
            </w:r>
          </w:p>
        </w:tc>
        <w:tc>
          <w:tcPr>
            <w:tcW w:w="540" w:type="pct"/>
          </w:tcPr>
          <w:p w14:paraId="590ED973" w14:textId="0D694BA2" w:rsidR="00D153F5" w:rsidRPr="00634E3E" w:rsidRDefault="00634E3E" w:rsidP="00D153F5">
            <w:pPr>
              <w:jc w:val="left"/>
              <w:rPr>
                <w:rFonts w:ascii="Arial" w:hAnsi="Arial" w:cs="Arial"/>
                <w:sz w:val="20"/>
                <w:lang w:val="en-US"/>
              </w:rPr>
            </w:pPr>
            <w:r>
              <w:rPr>
                <w:rFonts w:ascii="Arial" w:hAnsi="Arial" w:cs="Arial"/>
                <w:sz w:val="20"/>
                <w:lang w:val="en-US"/>
              </w:rPr>
              <w:t>-</w:t>
            </w:r>
          </w:p>
        </w:tc>
        <w:tc>
          <w:tcPr>
            <w:tcW w:w="540" w:type="pct"/>
          </w:tcPr>
          <w:p w14:paraId="29B8FABA" w14:textId="77777777" w:rsidR="00D153F5" w:rsidRPr="003B536E" w:rsidRDefault="00D153F5" w:rsidP="00D153F5">
            <w:pPr>
              <w:jc w:val="left"/>
              <w:rPr>
                <w:rFonts w:ascii="Arial" w:hAnsi="Arial" w:cs="Arial"/>
                <w:sz w:val="20"/>
              </w:rPr>
            </w:pPr>
            <w:r>
              <w:rPr>
                <w:rFonts w:ascii="Arial" w:hAnsi="Arial" w:cs="Arial"/>
                <w:sz w:val="20"/>
              </w:rPr>
              <w:t>Вид заказа</w:t>
            </w:r>
          </w:p>
        </w:tc>
        <w:tc>
          <w:tcPr>
            <w:tcW w:w="627" w:type="pct"/>
          </w:tcPr>
          <w:p w14:paraId="38778544" w14:textId="77777777" w:rsidR="00D153F5" w:rsidRPr="003B536E" w:rsidRDefault="00D153F5" w:rsidP="00D153F5">
            <w:pPr>
              <w:rPr>
                <w:rFonts w:ascii="Arial" w:hAnsi="Arial" w:cs="Arial"/>
                <w:sz w:val="20"/>
                <w:lang w:val="en-US"/>
              </w:rPr>
            </w:pPr>
            <w:r>
              <w:rPr>
                <w:rFonts w:ascii="Arial" w:hAnsi="Arial" w:cs="Arial"/>
                <w:sz w:val="20"/>
                <w:lang w:val="en-US"/>
              </w:rPr>
              <w:t>PM_43</w:t>
            </w:r>
          </w:p>
        </w:tc>
        <w:tc>
          <w:tcPr>
            <w:tcW w:w="282" w:type="pct"/>
          </w:tcPr>
          <w:p w14:paraId="5C40576B" w14:textId="77777777" w:rsidR="00D153F5" w:rsidRPr="003B536E" w:rsidRDefault="00D153F5" w:rsidP="00D153F5">
            <w:pPr>
              <w:jc w:val="center"/>
              <w:rPr>
                <w:rFonts w:ascii="Arial" w:hAnsi="Arial" w:cs="Arial"/>
                <w:sz w:val="20"/>
                <w:lang w:val="en-US"/>
              </w:rPr>
            </w:pPr>
            <w:r>
              <w:rPr>
                <w:rFonts w:ascii="Arial" w:hAnsi="Arial" w:cs="Arial"/>
                <w:sz w:val="20"/>
                <w:lang w:val="en-US"/>
              </w:rPr>
              <w:t>CHAR, 4</w:t>
            </w:r>
          </w:p>
        </w:tc>
        <w:tc>
          <w:tcPr>
            <w:tcW w:w="493" w:type="pct"/>
          </w:tcPr>
          <w:p w14:paraId="2B669C48" w14:textId="77777777" w:rsidR="00D153F5" w:rsidRPr="0086487D" w:rsidRDefault="00D153F5" w:rsidP="00D153F5">
            <w:pPr>
              <w:jc w:val="center"/>
              <w:rPr>
                <w:rFonts w:ascii="Arial" w:hAnsi="Arial" w:cs="Arial"/>
                <w:sz w:val="20"/>
              </w:rPr>
            </w:pPr>
            <w:r w:rsidRPr="003D5BF4">
              <w:rPr>
                <w:rFonts w:ascii="Arial" w:hAnsi="Arial" w:cs="Arial"/>
                <w:sz w:val="20"/>
              </w:rPr>
              <w:t>T003O</w:t>
            </w:r>
            <w:r>
              <w:rPr>
                <w:rFonts w:ascii="Arial" w:hAnsi="Arial" w:cs="Arial"/>
                <w:sz w:val="20"/>
              </w:rPr>
              <w:t>-</w:t>
            </w:r>
            <w:r w:rsidRPr="003D5BF4">
              <w:rPr>
                <w:rFonts w:ascii="Arial" w:hAnsi="Arial" w:cs="Arial"/>
                <w:sz w:val="20"/>
              </w:rPr>
              <w:t>AUART</w:t>
            </w:r>
          </w:p>
        </w:tc>
        <w:tc>
          <w:tcPr>
            <w:tcW w:w="620" w:type="pct"/>
          </w:tcPr>
          <w:p w14:paraId="1A864C07" w14:textId="77777777" w:rsidR="00D153F5" w:rsidRPr="003B536E" w:rsidRDefault="00D153F5" w:rsidP="00D153F5">
            <w:pPr>
              <w:jc w:val="center"/>
              <w:rPr>
                <w:rFonts w:ascii="Arial" w:hAnsi="Arial" w:cs="Arial"/>
                <w:sz w:val="20"/>
                <w:lang w:val="en-US"/>
              </w:rPr>
            </w:pPr>
            <w:r>
              <w:rPr>
                <w:rFonts w:ascii="Arial" w:hAnsi="Arial" w:cs="Arial"/>
                <w:sz w:val="20"/>
                <w:lang w:val="en-US"/>
              </w:rPr>
              <w:t>X</w:t>
            </w:r>
          </w:p>
        </w:tc>
        <w:tc>
          <w:tcPr>
            <w:tcW w:w="609" w:type="pct"/>
          </w:tcPr>
          <w:p w14:paraId="2D1F622A" w14:textId="51A07435" w:rsidR="00D153F5" w:rsidRPr="00634E3E" w:rsidRDefault="00634E3E" w:rsidP="00D153F5">
            <w:pPr>
              <w:jc w:val="center"/>
              <w:rPr>
                <w:rFonts w:ascii="Arial" w:hAnsi="Arial" w:cs="Arial"/>
                <w:sz w:val="20"/>
              </w:rPr>
            </w:pPr>
            <w:r>
              <w:rPr>
                <w:rFonts w:ascii="Arial" w:hAnsi="Arial" w:cs="Arial"/>
                <w:sz w:val="20"/>
              </w:rPr>
              <w:t>Для всех объектов</w:t>
            </w:r>
          </w:p>
        </w:tc>
        <w:tc>
          <w:tcPr>
            <w:tcW w:w="392" w:type="pct"/>
          </w:tcPr>
          <w:p w14:paraId="2805B2E3" w14:textId="2D72E944" w:rsidR="00D153F5" w:rsidRPr="00634E3E" w:rsidRDefault="00634E3E" w:rsidP="00D153F5">
            <w:pPr>
              <w:jc w:val="center"/>
              <w:rPr>
                <w:rFonts w:ascii="Arial" w:hAnsi="Arial" w:cs="Arial"/>
                <w:sz w:val="20"/>
                <w:lang w:val="en-US"/>
              </w:rPr>
            </w:pPr>
            <w:r>
              <w:rPr>
                <w:rFonts w:ascii="Arial" w:hAnsi="Arial" w:cs="Arial"/>
                <w:sz w:val="20"/>
                <w:lang w:val="en-US"/>
              </w:rPr>
              <w:t>-</w:t>
            </w:r>
          </w:p>
        </w:tc>
        <w:tc>
          <w:tcPr>
            <w:tcW w:w="398" w:type="pct"/>
          </w:tcPr>
          <w:p w14:paraId="7DAC68D5" w14:textId="2C6B9FBC" w:rsidR="00D153F5" w:rsidRPr="00634E3E" w:rsidRDefault="00634E3E" w:rsidP="00D153F5">
            <w:pPr>
              <w:jc w:val="center"/>
              <w:rPr>
                <w:rFonts w:ascii="Arial" w:hAnsi="Arial" w:cs="Arial"/>
                <w:sz w:val="20"/>
                <w:lang w:val="en-US"/>
              </w:rPr>
            </w:pPr>
            <w:r>
              <w:rPr>
                <w:rFonts w:ascii="Arial" w:hAnsi="Arial" w:cs="Arial"/>
                <w:sz w:val="20"/>
                <w:lang w:val="en-US"/>
              </w:rPr>
              <w:t>-</w:t>
            </w:r>
          </w:p>
        </w:tc>
        <w:tc>
          <w:tcPr>
            <w:tcW w:w="355" w:type="pct"/>
          </w:tcPr>
          <w:p w14:paraId="5A3EA053" w14:textId="77777777" w:rsidR="00D153F5" w:rsidRPr="003B536E"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276F2EDC" w14:textId="77777777" w:rsidTr="00D153F5">
        <w:trPr>
          <w:cantSplit/>
        </w:trPr>
        <w:tc>
          <w:tcPr>
            <w:tcW w:w="146" w:type="pct"/>
          </w:tcPr>
          <w:p w14:paraId="2C24FFB4" w14:textId="77777777" w:rsidR="00D153F5" w:rsidRDefault="00D153F5" w:rsidP="00D153F5">
            <w:pPr>
              <w:rPr>
                <w:rFonts w:ascii="Arial" w:hAnsi="Arial" w:cs="Arial"/>
                <w:sz w:val="20"/>
              </w:rPr>
            </w:pPr>
            <w:r>
              <w:rPr>
                <w:rFonts w:ascii="Arial" w:hAnsi="Arial" w:cs="Arial"/>
                <w:sz w:val="20"/>
              </w:rPr>
              <w:t>2.</w:t>
            </w:r>
          </w:p>
        </w:tc>
        <w:tc>
          <w:tcPr>
            <w:tcW w:w="540" w:type="pct"/>
          </w:tcPr>
          <w:p w14:paraId="2272752F" w14:textId="1B8744CB" w:rsidR="00D153F5" w:rsidRPr="00634E3E" w:rsidRDefault="00634E3E" w:rsidP="00D153F5">
            <w:pPr>
              <w:jc w:val="left"/>
              <w:rPr>
                <w:rFonts w:ascii="Arial" w:hAnsi="Arial" w:cs="Arial"/>
                <w:sz w:val="20"/>
                <w:lang w:val="en-US"/>
              </w:rPr>
            </w:pPr>
            <w:r>
              <w:rPr>
                <w:rFonts w:ascii="Arial" w:hAnsi="Arial" w:cs="Arial"/>
                <w:sz w:val="20"/>
                <w:lang w:val="en-US"/>
              </w:rPr>
              <w:t>-</w:t>
            </w:r>
          </w:p>
        </w:tc>
        <w:tc>
          <w:tcPr>
            <w:tcW w:w="540" w:type="pct"/>
          </w:tcPr>
          <w:p w14:paraId="1C0648EB" w14:textId="77777777" w:rsidR="00D153F5" w:rsidRPr="0086487D" w:rsidRDefault="00D153F5" w:rsidP="00D153F5">
            <w:pPr>
              <w:jc w:val="left"/>
              <w:rPr>
                <w:rFonts w:ascii="Arial" w:hAnsi="Arial" w:cs="Arial"/>
                <w:sz w:val="20"/>
              </w:rPr>
            </w:pPr>
            <w:r>
              <w:rPr>
                <w:rFonts w:ascii="Arial" w:hAnsi="Arial" w:cs="Arial"/>
                <w:sz w:val="20"/>
              </w:rPr>
              <w:t>Краткий текст</w:t>
            </w:r>
          </w:p>
        </w:tc>
        <w:tc>
          <w:tcPr>
            <w:tcW w:w="627" w:type="pct"/>
          </w:tcPr>
          <w:p w14:paraId="382825BB" w14:textId="77777777" w:rsidR="00D153F5" w:rsidRPr="0086487D" w:rsidRDefault="00D153F5" w:rsidP="00D153F5">
            <w:pPr>
              <w:jc w:val="left"/>
              <w:rPr>
                <w:rFonts w:ascii="Arial" w:hAnsi="Arial" w:cs="Arial"/>
                <w:sz w:val="20"/>
              </w:rPr>
            </w:pPr>
            <w:r>
              <w:rPr>
                <w:rFonts w:ascii="Arial" w:hAnsi="Arial" w:cs="Arial"/>
                <w:sz w:val="20"/>
              </w:rPr>
              <w:t>Наименование вида заказа</w:t>
            </w:r>
          </w:p>
        </w:tc>
        <w:tc>
          <w:tcPr>
            <w:tcW w:w="282" w:type="pct"/>
          </w:tcPr>
          <w:p w14:paraId="773C3FE9" w14:textId="77777777" w:rsidR="00D153F5" w:rsidRPr="003B536E" w:rsidRDefault="00D153F5" w:rsidP="00D153F5">
            <w:pPr>
              <w:jc w:val="center"/>
              <w:rPr>
                <w:rFonts w:ascii="Arial" w:hAnsi="Arial" w:cs="Arial"/>
                <w:sz w:val="20"/>
              </w:rPr>
            </w:pPr>
            <w:r>
              <w:rPr>
                <w:rFonts w:ascii="Arial" w:hAnsi="Arial" w:cs="Arial"/>
                <w:sz w:val="20"/>
                <w:lang w:val="en-US"/>
              </w:rPr>
              <w:t>CHAR, 4</w:t>
            </w:r>
            <w:r>
              <w:rPr>
                <w:rFonts w:ascii="Arial" w:hAnsi="Arial" w:cs="Arial"/>
                <w:sz w:val="20"/>
              </w:rPr>
              <w:t>0</w:t>
            </w:r>
          </w:p>
        </w:tc>
        <w:tc>
          <w:tcPr>
            <w:tcW w:w="493" w:type="pct"/>
          </w:tcPr>
          <w:p w14:paraId="5D6CCAB3" w14:textId="77777777" w:rsidR="00D153F5" w:rsidRPr="003D5BF4" w:rsidRDefault="00D153F5" w:rsidP="00D153F5">
            <w:pPr>
              <w:jc w:val="center"/>
              <w:rPr>
                <w:rFonts w:ascii="Arial" w:hAnsi="Arial" w:cs="Arial"/>
                <w:sz w:val="20"/>
              </w:rPr>
            </w:pPr>
            <w:r w:rsidRPr="003D5BF4">
              <w:rPr>
                <w:rFonts w:ascii="Arial" w:hAnsi="Arial" w:cs="Arial"/>
                <w:sz w:val="20"/>
              </w:rPr>
              <w:t>T003P</w:t>
            </w:r>
            <w:r>
              <w:rPr>
                <w:rFonts w:ascii="Arial" w:hAnsi="Arial" w:cs="Arial"/>
                <w:sz w:val="20"/>
              </w:rPr>
              <w:t>-</w:t>
            </w:r>
            <w:r w:rsidRPr="003D5BF4">
              <w:rPr>
                <w:rFonts w:ascii="Arial" w:hAnsi="Arial" w:cs="Arial"/>
                <w:sz w:val="20"/>
              </w:rPr>
              <w:t>TXT</w:t>
            </w:r>
          </w:p>
        </w:tc>
        <w:tc>
          <w:tcPr>
            <w:tcW w:w="620" w:type="pct"/>
          </w:tcPr>
          <w:p w14:paraId="31A91503" w14:textId="2F66E967" w:rsidR="00D153F5" w:rsidRPr="00634E3E" w:rsidRDefault="00634E3E" w:rsidP="00D153F5">
            <w:pPr>
              <w:jc w:val="center"/>
              <w:rPr>
                <w:rFonts w:ascii="Arial" w:hAnsi="Arial" w:cs="Arial"/>
                <w:sz w:val="20"/>
                <w:lang w:val="en-US"/>
              </w:rPr>
            </w:pPr>
            <w:r>
              <w:rPr>
                <w:rFonts w:ascii="Arial" w:hAnsi="Arial" w:cs="Arial"/>
                <w:sz w:val="20"/>
                <w:lang w:val="en-US"/>
              </w:rPr>
              <w:t>-</w:t>
            </w:r>
          </w:p>
        </w:tc>
        <w:tc>
          <w:tcPr>
            <w:tcW w:w="609" w:type="pct"/>
          </w:tcPr>
          <w:p w14:paraId="3E97E1B7" w14:textId="51172688" w:rsidR="00D153F5" w:rsidRPr="00634E3E" w:rsidRDefault="00634E3E" w:rsidP="00D153F5">
            <w:pPr>
              <w:jc w:val="center"/>
              <w:rPr>
                <w:rFonts w:ascii="Arial" w:hAnsi="Arial" w:cs="Arial"/>
                <w:sz w:val="20"/>
                <w:lang w:val="en-US"/>
              </w:rPr>
            </w:pPr>
            <w:r>
              <w:rPr>
                <w:rFonts w:ascii="Arial" w:hAnsi="Arial" w:cs="Arial"/>
                <w:sz w:val="20"/>
                <w:lang w:val="en-US"/>
              </w:rPr>
              <w:t>-</w:t>
            </w:r>
          </w:p>
        </w:tc>
        <w:tc>
          <w:tcPr>
            <w:tcW w:w="392" w:type="pct"/>
          </w:tcPr>
          <w:p w14:paraId="63BB0A36" w14:textId="02A6B916" w:rsidR="00D153F5" w:rsidRPr="00634E3E" w:rsidRDefault="00634E3E" w:rsidP="00D153F5">
            <w:pPr>
              <w:jc w:val="center"/>
              <w:rPr>
                <w:rFonts w:ascii="Arial" w:hAnsi="Arial" w:cs="Arial"/>
                <w:sz w:val="20"/>
                <w:lang w:val="en-US"/>
              </w:rPr>
            </w:pPr>
            <w:r>
              <w:rPr>
                <w:rFonts w:ascii="Arial" w:hAnsi="Arial" w:cs="Arial"/>
                <w:sz w:val="20"/>
                <w:lang w:val="en-US"/>
              </w:rPr>
              <w:t>-</w:t>
            </w:r>
          </w:p>
        </w:tc>
        <w:tc>
          <w:tcPr>
            <w:tcW w:w="398" w:type="pct"/>
          </w:tcPr>
          <w:p w14:paraId="1983A691" w14:textId="37DBB475" w:rsidR="00D153F5" w:rsidRPr="00634E3E" w:rsidRDefault="00634E3E" w:rsidP="00D153F5">
            <w:pPr>
              <w:jc w:val="center"/>
              <w:rPr>
                <w:rFonts w:ascii="Arial" w:hAnsi="Arial" w:cs="Arial"/>
                <w:sz w:val="20"/>
                <w:lang w:val="en-US"/>
              </w:rPr>
            </w:pPr>
            <w:r>
              <w:rPr>
                <w:rFonts w:ascii="Arial" w:hAnsi="Arial" w:cs="Arial"/>
                <w:sz w:val="20"/>
                <w:lang w:val="en-US"/>
              </w:rPr>
              <w:t>-</w:t>
            </w:r>
          </w:p>
        </w:tc>
        <w:tc>
          <w:tcPr>
            <w:tcW w:w="355" w:type="pct"/>
          </w:tcPr>
          <w:p w14:paraId="6A99C032" w14:textId="77777777" w:rsidR="00D153F5" w:rsidRPr="003B536E" w:rsidRDefault="00D153F5" w:rsidP="00D153F5">
            <w:pPr>
              <w:jc w:val="center"/>
              <w:rPr>
                <w:rFonts w:ascii="Arial" w:hAnsi="Arial" w:cs="Arial"/>
                <w:sz w:val="20"/>
                <w:lang w:val="en-US"/>
              </w:rPr>
            </w:pPr>
            <w:r>
              <w:rPr>
                <w:rFonts w:ascii="Arial" w:hAnsi="Arial" w:cs="Arial"/>
                <w:sz w:val="20"/>
                <w:lang w:val="en-US"/>
              </w:rPr>
              <w:t>SAP</w:t>
            </w:r>
          </w:p>
        </w:tc>
      </w:tr>
    </w:tbl>
    <w:p w14:paraId="6F656897" w14:textId="77777777" w:rsidR="00D153F5" w:rsidRDefault="00D153F5" w:rsidP="00175EC7">
      <w:pPr>
        <w:rPr>
          <w:rFonts w:eastAsiaTheme="majorEastAsia"/>
        </w:rPr>
      </w:pPr>
    </w:p>
    <w:p w14:paraId="206A4B50" w14:textId="77777777" w:rsidR="00D153F5" w:rsidRDefault="00D153F5" w:rsidP="00D153F5">
      <w:pPr>
        <w:spacing w:after="200" w:line="276" w:lineRule="auto"/>
        <w:jc w:val="left"/>
        <w:rPr>
          <w:rFonts w:eastAsiaTheme="majorEastAsia"/>
        </w:rPr>
        <w:sectPr w:rsidR="00D153F5" w:rsidSect="008D4E24">
          <w:headerReference w:type="default" r:id="rId99"/>
          <w:footerReference w:type="first" r:id="rId100"/>
          <w:pgSz w:w="16840" w:h="11907" w:orient="landscape" w:code="9"/>
          <w:pgMar w:top="1134" w:right="1134" w:bottom="567" w:left="1134" w:header="737" w:footer="283" w:gutter="0"/>
          <w:cols w:space="708"/>
          <w:docGrid w:linePitch="360"/>
        </w:sectPr>
      </w:pPr>
    </w:p>
    <w:p w14:paraId="28D8099D" w14:textId="77777777" w:rsidR="00D153F5" w:rsidRPr="00977CDA" w:rsidRDefault="00D153F5" w:rsidP="00197D54">
      <w:pPr>
        <w:pStyle w:val="3"/>
      </w:pPr>
      <w:bookmarkStart w:id="14661" w:name="_Toc521083871"/>
      <w:bookmarkStart w:id="14662" w:name="_Toc521341011"/>
      <w:bookmarkStart w:id="14663" w:name="_Toc521439531"/>
      <w:bookmarkStart w:id="14664" w:name="_Toc67557153"/>
      <w:r w:rsidRPr="00977CDA">
        <w:lastRenderedPageBreak/>
        <w:t>Особенности технической реализации</w:t>
      </w:r>
      <w:bookmarkEnd w:id="14661"/>
      <w:bookmarkEnd w:id="14662"/>
      <w:bookmarkEnd w:id="14663"/>
      <w:bookmarkEnd w:id="14664"/>
    </w:p>
    <w:p w14:paraId="02F5A5CE" w14:textId="6DEBCBC0"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476FFD">
        <w:rPr>
          <w:rFonts w:ascii="Arial" w:hAnsi="Arial" w:cs="Arial"/>
        </w:rPr>
        <w:t xml:space="preserve">V_T003O_I </w:t>
      </w:r>
      <w:r>
        <w:rPr>
          <w:rFonts w:ascii="Arial" w:hAnsi="Arial" w:cs="Arial"/>
        </w:rPr>
        <w:t>«Виды заказов ТОРО»</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24E6742E"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476FFD">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476FFD">
        <w:rPr>
          <w:rFonts w:ascii="Arial" w:hAnsi="Arial" w:cs="Arial"/>
          <w:color w:val="000000" w:themeColor="text1"/>
          <w:szCs w:val="24"/>
        </w:rPr>
        <w:t>Заказы ТОРО и сервисные заказы</w:t>
      </w:r>
      <w:r w:rsidRPr="00B97F3A">
        <w:rPr>
          <w:rFonts w:ascii="Arial" w:hAnsi="Arial" w:cs="Arial"/>
          <w:color w:val="000000" w:themeColor="text1"/>
          <w:szCs w:val="24"/>
        </w:rPr>
        <w:t xml:space="preserve"> </w:t>
      </w:r>
      <w:r>
        <w:rPr>
          <w:rFonts w:ascii="Arial" w:hAnsi="Arial" w:cs="Arial"/>
          <w:color w:val="000000" w:themeColor="text1"/>
          <w:szCs w:val="24"/>
        </w:rPr>
        <w:t xml:space="preserve">-&gt; </w:t>
      </w:r>
      <w:r w:rsidRPr="00476FFD">
        <w:rPr>
          <w:rFonts w:ascii="Arial" w:hAnsi="Arial" w:cs="Arial"/>
          <w:color w:val="000000" w:themeColor="text1"/>
          <w:szCs w:val="24"/>
        </w:rPr>
        <w:t>Функции и параметры настройки видов заказов</w:t>
      </w:r>
      <w:r>
        <w:rPr>
          <w:rFonts w:ascii="Arial" w:hAnsi="Arial" w:cs="Arial"/>
          <w:color w:val="000000" w:themeColor="text1"/>
          <w:szCs w:val="24"/>
        </w:rPr>
        <w:t xml:space="preserve"> -&gt; </w:t>
      </w:r>
      <w:r w:rsidRPr="00476FFD">
        <w:rPr>
          <w:rFonts w:ascii="Arial" w:hAnsi="Arial" w:cs="Arial"/>
          <w:color w:val="000000" w:themeColor="text1"/>
          <w:szCs w:val="24"/>
        </w:rPr>
        <w:t>Ввод видов заказов</w:t>
      </w:r>
      <w:r>
        <w:rPr>
          <w:rFonts w:ascii="Arial" w:hAnsi="Arial" w:cs="Arial"/>
          <w:color w:val="000000" w:themeColor="text1"/>
          <w:szCs w:val="24"/>
        </w:rPr>
        <w:t>.</w:t>
      </w:r>
    </w:p>
    <w:p w14:paraId="3803BFDC"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02E43FC8" w14:textId="77777777" w:rsidR="00D153F5" w:rsidRPr="00977CDA" w:rsidRDefault="00D153F5" w:rsidP="00197D54">
      <w:pPr>
        <w:pStyle w:val="3"/>
      </w:pPr>
      <w:bookmarkStart w:id="14665" w:name="_Toc521083872"/>
      <w:bookmarkStart w:id="14666" w:name="_Toc521341012"/>
      <w:bookmarkStart w:id="14667" w:name="_Toc521439532"/>
      <w:bookmarkStart w:id="14668" w:name="_Toc67557154"/>
      <w:r w:rsidRPr="00977CDA">
        <w:t>Миграция объекта данных</w:t>
      </w:r>
      <w:bookmarkEnd w:id="14665"/>
      <w:bookmarkEnd w:id="14666"/>
      <w:bookmarkEnd w:id="14667"/>
      <w:bookmarkEnd w:id="14668"/>
    </w:p>
    <w:p w14:paraId="096F7B81" w14:textId="77777777" w:rsidR="00D153F5" w:rsidRPr="003353CD" w:rsidRDefault="00D153F5" w:rsidP="00D153F5">
      <w:pPr>
        <w:pStyle w:val="Base"/>
        <w:rPr>
          <w:rFonts w:eastAsiaTheme="majorEastAsia" w:cstheme="majorBidi"/>
          <w:bCs/>
          <w:iCs/>
          <w:szCs w:val="26"/>
        </w:rPr>
      </w:pPr>
      <w:r>
        <w:t>Виды заказов ТОРО должны быть настроены и перенесены в продуктивную систему до начала миграции данных</w:t>
      </w:r>
      <w:r>
        <w:rPr>
          <w:rFonts w:eastAsiaTheme="majorEastAsia" w:cstheme="majorBidi"/>
          <w:bCs/>
          <w:iCs/>
          <w:szCs w:val="26"/>
        </w:rPr>
        <w:t>.</w:t>
      </w:r>
    </w:p>
    <w:p w14:paraId="14E1BEE9"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4669" w:name="_Объект_основных_данных_25"/>
      <w:bookmarkStart w:id="14670" w:name="_Toc521083873"/>
      <w:bookmarkStart w:id="14671" w:name="_Toc521341013"/>
      <w:bookmarkStart w:id="14672" w:name="_Toc521439533"/>
      <w:bookmarkStart w:id="14673" w:name="_Toc67557155"/>
      <w:bookmarkEnd w:id="14669"/>
      <w:r w:rsidRPr="00FB401A">
        <w:rPr>
          <w:rFonts w:eastAsiaTheme="majorEastAsia" w:cstheme="majorBidi"/>
          <w:bCs w:val="0"/>
          <w:iCs w:val="0"/>
          <w:szCs w:val="26"/>
        </w:rPr>
        <w:t xml:space="preserve">Объект основных данных </w:t>
      </w:r>
      <w:r w:rsidRPr="00F15864">
        <w:rPr>
          <w:rFonts w:eastAsiaTheme="majorEastAsia" w:cstheme="majorBidi"/>
          <w:bCs w:val="0"/>
          <w:iCs w:val="0"/>
          <w:szCs w:val="26"/>
        </w:rPr>
        <w:t>PM_44</w:t>
      </w:r>
      <w:r>
        <w:rPr>
          <w:rFonts w:eastAsiaTheme="majorEastAsia" w:cstheme="majorBidi"/>
          <w:bCs w:val="0"/>
          <w:iCs w:val="0"/>
          <w:szCs w:val="26"/>
        </w:rPr>
        <w:t xml:space="preserve"> Вид работ ТОРО</w:t>
      </w:r>
      <w:r w:rsidRPr="00FB401A">
        <w:rPr>
          <w:rFonts w:eastAsiaTheme="majorEastAsia" w:cstheme="majorBidi"/>
          <w:bCs w:val="0"/>
          <w:iCs w:val="0"/>
          <w:szCs w:val="26"/>
        </w:rPr>
        <w:t>.</w:t>
      </w:r>
      <w:bookmarkEnd w:id="14670"/>
      <w:bookmarkEnd w:id="14671"/>
      <w:bookmarkEnd w:id="14672"/>
      <w:bookmarkEnd w:id="14673"/>
    </w:p>
    <w:p w14:paraId="3365C036" w14:textId="77777777" w:rsidR="00D153F5" w:rsidRPr="00FB401A" w:rsidRDefault="00D153F5" w:rsidP="00197D54">
      <w:pPr>
        <w:pStyle w:val="3"/>
      </w:pPr>
      <w:bookmarkStart w:id="14674" w:name="_Toc521083874"/>
      <w:bookmarkStart w:id="14675" w:name="_Toc521341014"/>
      <w:bookmarkStart w:id="14676" w:name="_Toc521439534"/>
      <w:bookmarkStart w:id="14677" w:name="_Toc67557156"/>
      <w:r w:rsidRPr="00FB401A">
        <w:t>Описание объекта</w:t>
      </w:r>
      <w:bookmarkEnd w:id="14674"/>
      <w:bookmarkEnd w:id="14675"/>
      <w:bookmarkEnd w:id="14676"/>
      <w:bookmarkEnd w:id="14677"/>
    </w:p>
    <w:p w14:paraId="618B9E76" w14:textId="77777777" w:rsidR="00D153F5" w:rsidRDefault="00D153F5" w:rsidP="00D153F5">
      <w:pPr>
        <w:spacing w:after="240" w:line="276" w:lineRule="auto"/>
        <w:ind w:firstLine="567"/>
        <w:jc w:val="left"/>
        <w:rPr>
          <w:rFonts w:ascii="Arial" w:hAnsi="Arial" w:cs="Arial"/>
        </w:rPr>
      </w:pPr>
      <w:r w:rsidRPr="00F15864">
        <w:rPr>
          <w:rFonts w:ascii="Arial" w:hAnsi="Arial" w:cs="Arial"/>
        </w:rPr>
        <w:t xml:space="preserve">Идентификатор для определения </w:t>
      </w:r>
      <w:r>
        <w:rPr>
          <w:rFonts w:ascii="Arial" w:hAnsi="Arial" w:cs="Arial"/>
        </w:rPr>
        <w:t>принадлежности мероприятий ТОРО к определённой категории</w:t>
      </w:r>
      <w:r w:rsidRPr="00F15864">
        <w:rPr>
          <w:rFonts w:ascii="Arial" w:hAnsi="Arial" w:cs="Arial"/>
        </w:rPr>
        <w:t xml:space="preserve">, например, капитальный ремонт, </w:t>
      </w:r>
      <w:r>
        <w:rPr>
          <w:rFonts w:ascii="Arial" w:hAnsi="Arial" w:cs="Arial"/>
        </w:rPr>
        <w:t>текущий ремонт, диагностика</w:t>
      </w:r>
      <w:r w:rsidRPr="00F15864">
        <w:rPr>
          <w:rFonts w:ascii="Arial" w:hAnsi="Arial" w:cs="Arial"/>
        </w:rPr>
        <w:t>.</w:t>
      </w:r>
      <w:r>
        <w:rPr>
          <w:rFonts w:ascii="Arial" w:hAnsi="Arial" w:cs="Arial"/>
        </w:rPr>
        <w:t xml:space="preserve"> Может использоваться для определения статей затрат для контроля бюджета.</w:t>
      </w:r>
    </w:p>
    <w:p w14:paraId="444AF7F6" w14:textId="77777777" w:rsidR="00D153F5" w:rsidRPr="00FB401A" w:rsidRDefault="00D153F5" w:rsidP="00197D54">
      <w:pPr>
        <w:pStyle w:val="3"/>
      </w:pPr>
      <w:bookmarkStart w:id="14678" w:name="_Toc521083875"/>
      <w:bookmarkStart w:id="14679" w:name="_Toc521341015"/>
      <w:bookmarkStart w:id="14680" w:name="_Toc521439535"/>
      <w:bookmarkStart w:id="14681" w:name="_Toc67557157"/>
      <w:r w:rsidRPr="00FB401A">
        <w:t>Принципы кодирования и нумерации</w:t>
      </w:r>
      <w:bookmarkEnd w:id="14678"/>
      <w:bookmarkEnd w:id="14679"/>
      <w:bookmarkEnd w:id="14680"/>
      <w:bookmarkEnd w:id="14681"/>
    </w:p>
    <w:p w14:paraId="0B17677F" w14:textId="3D56B77B" w:rsidR="00D153F5" w:rsidRPr="00AB4757" w:rsidRDefault="00D153F5" w:rsidP="00F45D35">
      <w:pPr>
        <w:pStyle w:val="a9"/>
        <w:keepNext/>
        <w:spacing w:after="240" w:afterAutospacing="0" w:line="276" w:lineRule="auto"/>
        <w:ind w:firstLine="567"/>
        <w:rPr>
          <w:rFonts w:ascii="Arial" w:hAnsi="Arial" w:cs="Arial"/>
        </w:rPr>
      </w:pPr>
      <w:r w:rsidRPr="00AB4757">
        <w:rPr>
          <w:rFonts w:ascii="Arial" w:hAnsi="Arial" w:cs="Arial"/>
        </w:rPr>
        <w:t xml:space="preserve">Перечень видов работ </w:t>
      </w:r>
      <w:r>
        <w:rPr>
          <w:rFonts w:ascii="Arial" w:hAnsi="Arial" w:cs="Arial"/>
        </w:rPr>
        <w:t xml:space="preserve">и перечень допустимых видов работ для видов заказов </w:t>
      </w:r>
      <w:r w:rsidRPr="00AB4757">
        <w:rPr>
          <w:rFonts w:ascii="Arial" w:hAnsi="Arial" w:cs="Arial"/>
        </w:rPr>
        <w:t>приведен</w:t>
      </w:r>
      <w:r>
        <w:rPr>
          <w:rFonts w:ascii="Arial" w:hAnsi="Arial" w:cs="Arial"/>
        </w:rPr>
        <w:t>ы</w:t>
      </w:r>
      <w:r w:rsidRPr="00AB4757">
        <w:rPr>
          <w:rFonts w:ascii="Arial" w:hAnsi="Arial" w:cs="Arial"/>
        </w:rPr>
        <w:t xml:space="preserve"> в </w:t>
      </w:r>
      <w:del w:id="14682" w:author="Владимир Лаут" w:date="2021-03-05T12:46:00Z">
        <w:r w:rsidRPr="00AB4757" w:rsidDel="006D5936">
          <w:rPr>
            <w:rFonts w:ascii="Arial" w:hAnsi="Arial" w:cs="Arial"/>
          </w:rPr>
          <w:delText>ERP.</w:delText>
        </w:r>
      </w:del>
      <w:ins w:id="14683" w:author="Александр" w:date="2020-04-13T09:32:00Z">
        <w:del w:id="14684" w:author="Владимир Лаут" w:date="2021-03-05T12:46:00Z">
          <w:r w:rsidR="00134812" w:rsidDel="006D5936">
            <w:rPr>
              <w:rFonts w:ascii="Arial" w:hAnsi="Arial" w:cs="Arial"/>
            </w:rPr>
            <w:delText>9.9.2</w:delText>
          </w:r>
        </w:del>
      </w:ins>
      <w:ins w:id="14685" w:author="Владимир Лаут" w:date="2021-03-05T12:46:00Z">
        <w:r w:rsidR="006D5936">
          <w:rPr>
            <w:rFonts w:ascii="Arial" w:hAnsi="Arial" w:cs="Arial"/>
          </w:rPr>
          <w:t>ERP.13.9.2</w:t>
        </w:r>
      </w:ins>
      <w:del w:id="14686" w:author="Александр" w:date="2020-04-13T09:32:00Z">
        <w:r w:rsidRPr="00AB4757" w:rsidDel="00134812">
          <w:rPr>
            <w:rFonts w:ascii="Arial" w:hAnsi="Arial" w:cs="Arial"/>
          </w:rPr>
          <w:delText>5.1</w:delText>
        </w:r>
      </w:del>
      <w:r w:rsidRPr="00AB4757">
        <w:rPr>
          <w:rFonts w:ascii="Arial" w:hAnsi="Arial" w:cs="Arial"/>
        </w:rPr>
        <w:t>.52_PM_КД Годовое</w:t>
      </w:r>
      <w:r w:rsidR="00991BA2">
        <w:rPr>
          <w:rFonts w:ascii="Arial" w:hAnsi="Arial" w:cs="Arial"/>
        </w:rPr>
        <w:t xml:space="preserve"> планирование воздействий на ПА, Таблиц</w:t>
      </w:r>
      <w:r w:rsidR="00C35D26">
        <w:rPr>
          <w:rFonts w:ascii="Arial" w:hAnsi="Arial" w:cs="Arial"/>
        </w:rPr>
        <w:t>ы 13 и 14</w:t>
      </w:r>
      <w:r w:rsidR="00991BA2">
        <w:rPr>
          <w:rFonts w:ascii="Arial" w:hAnsi="Arial" w:cs="Arial"/>
        </w:rPr>
        <w:t>.</w:t>
      </w:r>
    </w:p>
    <w:p w14:paraId="7FC4331E" w14:textId="77777777" w:rsidR="00D153F5" w:rsidRPr="00FB401A" w:rsidRDefault="00D153F5" w:rsidP="00197D54">
      <w:pPr>
        <w:pStyle w:val="3"/>
      </w:pPr>
      <w:bookmarkStart w:id="14687" w:name="_Toc521083876"/>
      <w:bookmarkStart w:id="14688" w:name="_Toc521341016"/>
      <w:bookmarkStart w:id="14689" w:name="_Toc521439536"/>
      <w:bookmarkStart w:id="14690" w:name="_Toc67557158"/>
      <w:r>
        <w:t>К</w:t>
      </w:r>
      <w:r w:rsidRPr="00FB401A">
        <w:t>лючевые параметры объекта</w:t>
      </w:r>
      <w:bookmarkEnd w:id="14687"/>
      <w:bookmarkEnd w:id="14688"/>
      <w:bookmarkEnd w:id="14689"/>
      <w:bookmarkEnd w:id="14690"/>
    </w:p>
    <w:p w14:paraId="24EA11A4" w14:textId="77777777" w:rsidR="00D153F5" w:rsidRDefault="00D153F5" w:rsidP="00D153F5">
      <w:pPr>
        <w:spacing w:after="240" w:line="276" w:lineRule="auto"/>
        <w:ind w:firstLine="567"/>
        <w:rPr>
          <w:rFonts w:ascii="Arial" w:hAnsi="Arial" w:cs="Arial"/>
        </w:rPr>
      </w:pPr>
      <w:r>
        <w:rPr>
          <w:rFonts w:ascii="Arial" w:hAnsi="Arial" w:cs="Arial"/>
        </w:rPr>
        <w:t xml:space="preserve">Ключевым параметром объекта является </w:t>
      </w:r>
      <w:r>
        <w:rPr>
          <w:rFonts w:ascii="Arial" w:hAnsi="Arial" w:cs="Arial"/>
          <w:lang w:val="en-US"/>
        </w:rPr>
        <w:t>ILART</w:t>
      </w:r>
      <w:r w:rsidRPr="00476FFD">
        <w:rPr>
          <w:rFonts w:ascii="Arial" w:hAnsi="Arial" w:cs="Arial"/>
        </w:rPr>
        <w:t xml:space="preserve"> - </w:t>
      </w:r>
      <w:r>
        <w:rPr>
          <w:rFonts w:ascii="Arial" w:hAnsi="Arial" w:cs="Arial"/>
        </w:rPr>
        <w:t>Вид работ ТОРО.</w:t>
      </w:r>
    </w:p>
    <w:p w14:paraId="42B39147" w14:textId="77777777" w:rsidR="00D153F5" w:rsidRPr="003F2961" w:rsidRDefault="00D153F5" w:rsidP="00D153F5">
      <w:pPr>
        <w:spacing w:after="240" w:line="276" w:lineRule="auto"/>
        <w:ind w:firstLine="567"/>
        <w:rPr>
          <w:rFonts w:ascii="Arial" w:hAnsi="Arial" w:cs="Arial"/>
          <w:i/>
          <w:color w:val="7F7F7F" w:themeColor="text1" w:themeTint="80"/>
        </w:rPr>
      </w:pPr>
    </w:p>
    <w:p w14:paraId="7DD91C51" w14:textId="77777777" w:rsidR="00D153F5" w:rsidRPr="00A25D1F" w:rsidRDefault="00D153F5" w:rsidP="00D153F5">
      <w:pPr>
        <w:spacing w:after="240" w:line="276" w:lineRule="auto"/>
        <w:ind w:firstLine="567"/>
        <w:rPr>
          <w:rFonts w:ascii="Arial" w:hAnsi="Arial" w:cs="Arial"/>
          <w:color w:val="7F7F7F" w:themeColor="text1" w:themeTint="80"/>
        </w:rPr>
        <w:sectPr w:rsidR="00D153F5" w:rsidRPr="00A25D1F" w:rsidSect="008D4E24">
          <w:headerReference w:type="default" r:id="rId101"/>
          <w:footerReference w:type="default" r:id="rId102"/>
          <w:headerReference w:type="first" r:id="rId103"/>
          <w:pgSz w:w="11907" w:h="16840" w:code="9"/>
          <w:pgMar w:top="1134" w:right="567" w:bottom="1134" w:left="1134" w:header="737" w:footer="283" w:gutter="0"/>
          <w:cols w:space="708"/>
          <w:docGrid w:linePitch="360"/>
        </w:sectPr>
      </w:pPr>
    </w:p>
    <w:p w14:paraId="0D20533A" w14:textId="77777777" w:rsidR="00D153F5" w:rsidRPr="003F2961" w:rsidRDefault="00D153F5" w:rsidP="00197D54">
      <w:pPr>
        <w:pStyle w:val="3"/>
      </w:pPr>
      <w:bookmarkStart w:id="14691" w:name="_Toc521083877"/>
      <w:bookmarkStart w:id="14692" w:name="_Toc521341017"/>
      <w:bookmarkStart w:id="14693" w:name="_Toc521439537"/>
      <w:bookmarkStart w:id="14694" w:name="_Toc67557159"/>
      <w:r w:rsidRPr="003F2961">
        <w:lastRenderedPageBreak/>
        <w:t>Модель данных объекта</w:t>
      </w:r>
      <w:bookmarkEnd w:id="14691"/>
      <w:bookmarkEnd w:id="14692"/>
      <w:bookmarkEnd w:id="14693"/>
      <w:bookmarkEnd w:id="14694"/>
    </w:p>
    <w:p w14:paraId="2C259F07" w14:textId="3755C7FA" w:rsidR="00D153F5" w:rsidRPr="00F15864"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r w:rsidR="002870F7">
        <w:rPr>
          <w:rFonts w:ascii="Arial" w:hAnsi="Arial"/>
          <w:b/>
          <w:sz w:val="22"/>
        </w:rPr>
        <w:t>4</w:t>
      </w:r>
      <w:ins w:id="14695" w:author="Александр" w:date="2020-04-13T13:15:00Z">
        <w:r w:rsidR="0036397B">
          <w:rPr>
            <w:rFonts w:ascii="Arial" w:hAnsi="Arial"/>
            <w:b/>
            <w:sz w:val="22"/>
          </w:rPr>
          <w:t>8</w:t>
        </w:r>
      </w:ins>
      <w:del w:id="14696" w:author="Александр" w:date="2020-04-13T13:15:00Z">
        <w:r w:rsidR="00156F97" w:rsidDel="00870994">
          <w:rPr>
            <w:rFonts w:ascii="Arial" w:hAnsi="Arial"/>
            <w:b/>
            <w:sz w:val="22"/>
          </w:rPr>
          <w:delText>3</w:delText>
        </w:r>
      </w:del>
      <w:r w:rsidRPr="00321205">
        <w:rPr>
          <w:rFonts w:ascii="Arial" w:hAnsi="Arial" w:cs="Arial"/>
          <w:b/>
          <w:sz w:val="22"/>
        </w:rPr>
        <w:t xml:space="preserve">. Модель данных </w:t>
      </w:r>
      <w:r>
        <w:rPr>
          <w:rFonts w:ascii="Arial" w:hAnsi="Arial" w:cs="Arial"/>
          <w:b/>
          <w:sz w:val="22"/>
          <w:lang w:val="en-US"/>
        </w:rPr>
        <w:t>PM</w:t>
      </w:r>
      <w:r w:rsidRPr="00F15864">
        <w:rPr>
          <w:rFonts w:ascii="Arial" w:hAnsi="Arial" w:cs="Arial"/>
          <w:b/>
          <w:sz w:val="22"/>
        </w:rPr>
        <w:t xml:space="preserve">_44 </w:t>
      </w:r>
      <w:r>
        <w:rPr>
          <w:rFonts w:ascii="Arial" w:hAnsi="Arial" w:cs="Arial"/>
          <w:b/>
          <w:sz w:val="22"/>
        </w:rPr>
        <w:t>Вид работ ТОРО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701"/>
        <w:gridCol w:w="1701"/>
        <w:gridCol w:w="1713"/>
        <w:gridCol w:w="839"/>
        <w:gridCol w:w="1477"/>
        <w:gridCol w:w="1858"/>
        <w:gridCol w:w="1825"/>
        <w:gridCol w:w="1175"/>
        <w:gridCol w:w="1193"/>
        <w:gridCol w:w="1063"/>
      </w:tblGrid>
      <w:tr w:rsidR="00D153F5" w:rsidRPr="0086487D" w14:paraId="6CFEF93A" w14:textId="77777777" w:rsidTr="00D153F5">
        <w:trPr>
          <w:cantSplit/>
          <w:trHeight w:val="397"/>
        </w:trPr>
        <w:tc>
          <w:tcPr>
            <w:tcW w:w="146" w:type="pct"/>
            <w:vMerge w:val="restart"/>
            <w:shd w:val="clear" w:color="auto" w:fill="FFC000"/>
            <w:vAlign w:val="center"/>
          </w:tcPr>
          <w:p w14:paraId="3A52A9E8" w14:textId="77777777" w:rsidR="00D153F5" w:rsidRPr="0086487D" w:rsidRDefault="00D153F5" w:rsidP="00D153F5">
            <w:pPr>
              <w:jc w:val="center"/>
              <w:rPr>
                <w:rFonts w:ascii="Arial" w:hAnsi="Arial" w:cs="Arial"/>
                <w:b/>
                <w:sz w:val="20"/>
              </w:rPr>
            </w:pPr>
            <w:r>
              <w:rPr>
                <w:rFonts w:ascii="Arial" w:hAnsi="Arial" w:cs="Arial"/>
                <w:b/>
                <w:sz w:val="20"/>
              </w:rPr>
              <w:t>№</w:t>
            </w:r>
          </w:p>
        </w:tc>
        <w:tc>
          <w:tcPr>
            <w:tcW w:w="568" w:type="pct"/>
            <w:vMerge w:val="restart"/>
            <w:shd w:val="clear" w:color="auto" w:fill="FFC000"/>
          </w:tcPr>
          <w:p w14:paraId="104D055F" w14:textId="77777777" w:rsidR="00D153F5" w:rsidRDefault="00D153F5" w:rsidP="00D153F5">
            <w:pPr>
              <w:jc w:val="center"/>
              <w:rPr>
                <w:rFonts w:ascii="Arial" w:hAnsi="Arial" w:cs="Arial"/>
                <w:b/>
                <w:sz w:val="20"/>
              </w:rPr>
            </w:pPr>
          </w:p>
          <w:p w14:paraId="75D3CA0D"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68" w:type="pct"/>
            <w:vMerge w:val="restart"/>
            <w:shd w:val="clear" w:color="auto" w:fill="FFC000"/>
            <w:vAlign w:val="center"/>
          </w:tcPr>
          <w:p w14:paraId="58FB4BEF"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572" w:type="pct"/>
            <w:vMerge w:val="restart"/>
            <w:shd w:val="clear" w:color="auto" w:fill="FFC000"/>
            <w:vAlign w:val="center"/>
          </w:tcPr>
          <w:p w14:paraId="3B9CE95D"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280" w:type="pct"/>
            <w:vMerge w:val="restart"/>
            <w:shd w:val="clear" w:color="auto" w:fill="FFC000"/>
            <w:vAlign w:val="center"/>
          </w:tcPr>
          <w:p w14:paraId="0DB170F3"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6B46DDC9"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18B75B1D"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4D2F1B03"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232C13C4"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2FE2303C" w14:textId="77777777" w:rsidTr="00D153F5">
        <w:trPr>
          <w:cantSplit/>
        </w:trPr>
        <w:tc>
          <w:tcPr>
            <w:tcW w:w="146" w:type="pct"/>
            <w:vMerge/>
            <w:vAlign w:val="center"/>
          </w:tcPr>
          <w:p w14:paraId="0CAC1AAA" w14:textId="77777777" w:rsidR="00D153F5" w:rsidRPr="0086487D" w:rsidRDefault="00D153F5" w:rsidP="00D153F5">
            <w:pPr>
              <w:jc w:val="center"/>
              <w:rPr>
                <w:rFonts w:ascii="Arial" w:hAnsi="Arial" w:cs="Arial"/>
                <w:sz w:val="20"/>
              </w:rPr>
            </w:pPr>
          </w:p>
        </w:tc>
        <w:tc>
          <w:tcPr>
            <w:tcW w:w="568" w:type="pct"/>
            <w:vMerge/>
          </w:tcPr>
          <w:p w14:paraId="41879126" w14:textId="77777777" w:rsidR="00D153F5" w:rsidRPr="0086487D" w:rsidRDefault="00D153F5" w:rsidP="00D153F5">
            <w:pPr>
              <w:jc w:val="center"/>
              <w:rPr>
                <w:rFonts w:ascii="Arial" w:hAnsi="Arial" w:cs="Arial"/>
                <w:sz w:val="20"/>
              </w:rPr>
            </w:pPr>
          </w:p>
        </w:tc>
        <w:tc>
          <w:tcPr>
            <w:tcW w:w="568" w:type="pct"/>
            <w:vMerge/>
            <w:vAlign w:val="center"/>
          </w:tcPr>
          <w:p w14:paraId="08D82AC9" w14:textId="77777777" w:rsidR="00D153F5" w:rsidRPr="0086487D" w:rsidRDefault="00D153F5" w:rsidP="00D153F5">
            <w:pPr>
              <w:jc w:val="center"/>
              <w:rPr>
                <w:rFonts w:ascii="Arial" w:hAnsi="Arial" w:cs="Arial"/>
                <w:sz w:val="20"/>
              </w:rPr>
            </w:pPr>
          </w:p>
        </w:tc>
        <w:tc>
          <w:tcPr>
            <w:tcW w:w="572" w:type="pct"/>
            <w:vMerge/>
            <w:vAlign w:val="center"/>
          </w:tcPr>
          <w:p w14:paraId="67EE1B89" w14:textId="77777777" w:rsidR="00D153F5" w:rsidRPr="0086487D" w:rsidRDefault="00D153F5" w:rsidP="00D153F5">
            <w:pPr>
              <w:jc w:val="center"/>
              <w:rPr>
                <w:rFonts w:ascii="Arial" w:hAnsi="Arial" w:cs="Arial"/>
                <w:sz w:val="20"/>
              </w:rPr>
            </w:pPr>
          </w:p>
        </w:tc>
        <w:tc>
          <w:tcPr>
            <w:tcW w:w="280" w:type="pct"/>
            <w:vMerge/>
            <w:vAlign w:val="center"/>
          </w:tcPr>
          <w:p w14:paraId="34A351A7" w14:textId="77777777" w:rsidR="00D153F5" w:rsidRPr="0086487D" w:rsidRDefault="00D153F5" w:rsidP="00D153F5">
            <w:pPr>
              <w:jc w:val="center"/>
              <w:rPr>
                <w:rFonts w:ascii="Arial" w:hAnsi="Arial" w:cs="Arial"/>
                <w:sz w:val="20"/>
              </w:rPr>
            </w:pPr>
          </w:p>
        </w:tc>
        <w:tc>
          <w:tcPr>
            <w:tcW w:w="493" w:type="pct"/>
            <w:vMerge/>
            <w:vAlign w:val="center"/>
          </w:tcPr>
          <w:p w14:paraId="7880494F"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6C894D23"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6A613837"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2EB6839A"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2AE37AD2"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73EB95E4" w14:textId="77777777" w:rsidR="00D153F5" w:rsidRPr="00675CA3" w:rsidRDefault="00D153F5" w:rsidP="00D153F5">
            <w:pPr>
              <w:jc w:val="center"/>
              <w:rPr>
                <w:rFonts w:ascii="Arial" w:hAnsi="Arial" w:cs="Arial"/>
                <w:b/>
                <w:sz w:val="20"/>
              </w:rPr>
            </w:pPr>
          </w:p>
        </w:tc>
      </w:tr>
      <w:tr w:rsidR="00D153F5" w:rsidRPr="0086487D" w14:paraId="75AB1DA1" w14:textId="77777777" w:rsidTr="00D153F5">
        <w:trPr>
          <w:cantSplit/>
        </w:trPr>
        <w:tc>
          <w:tcPr>
            <w:tcW w:w="146" w:type="pct"/>
          </w:tcPr>
          <w:p w14:paraId="13613090" w14:textId="77777777" w:rsidR="00D153F5" w:rsidRPr="00F15864" w:rsidRDefault="00D153F5" w:rsidP="00D153F5">
            <w:pPr>
              <w:rPr>
                <w:rFonts w:ascii="Arial" w:hAnsi="Arial" w:cs="Arial"/>
                <w:sz w:val="20"/>
                <w:lang w:val="en-US"/>
              </w:rPr>
            </w:pPr>
            <w:r>
              <w:rPr>
                <w:rFonts w:ascii="Arial" w:hAnsi="Arial" w:cs="Arial"/>
                <w:sz w:val="20"/>
                <w:lang w:val="en-US"/>
              </w:rPr>
              <w:t>1.</w:t>
            </w:r>
          </w:p>
        </w:tc>
        <w:tc>
          <w:tcPr>
            <w:tcW w:w="568" w:type="pct"/>
          </w:tcPr>
          <w:p w14:paraId="1290B1B9" w14:textId="1B74A5E4" w:rsidR="00D153F5" w:rsidRDefault="00634E3E" w:rsidP="00D153F5">
            <w:pPr>
              <w:jc w:val="left"/>
              <w:rPr>
                <w:rFonts w:ascii="Arial" w:hAnsi="Arial" w:cs="Arial"/>
                <w:sz w:val="20"/>
              </w:rPr>
            </w:pPr>
            <w:r>
              <w:rPr>
                <w:rFonts w:ascii="Arial" w:hAnsi="Arial" w:cs="Arial"/>
                <w:sz w:val="20"/>
              </w:rPr>
              <w:t>-</w:t>
            </w:r>
          </w:p>
        </w:tc>
        <w:tc>
          <w:tcPr>
            <w:tcW w:w="568" w:type="pct"/>
          </w:tcPr>
          <w:p w14:paraId="53FEBC87" w14:textId="77777777" w:rsidR="00D153F5" w:rsidRPr="00F15864" w:rsidRDefault="00D153F5" w:rsidP="00D153F5">
            <w:pPr>
              <w:jc w:val="left"/>
              <w:rPr>
                <w:rFonts w:ascii="Arial" w:hAnsi="Arial" w:cs="Arial"/>
                <w:sz w:val="20"/>
              </w:rPr>
            </w:pPr>
            <w:r>
              <w:rPr>
                <w:rFonts w:ascii="Arial" w:hAnsi="Arial" w:cs="Arial"/>
                <w:sz w:val="20"/>
              </w:rPr>
              <w:t>Вид работ ТОРО</w:t>
            </w:r>
          </w:p>
        </w:tc>
        <w:tc>
          <w:tcPr>
            <w:tcW w:w="572" w:type="pct"/>
          </w:tcPr>
          <w:p w14:paraId="6E937B54" w14:textId="77777777" w:rsidR="00D153F5" w:rsidRPr="00502213" w:rsidRDefault="00D153F5" w:rsidP="00D153F5">
            <w:pPr>
              <w:jc w:val="center"/>
              <w:rPr>
                <w:rFonts w:ascii="Arial" w:hAnsi="Arial" w:cs="Arial"/>
                <w:sz w:val="20"/>
                <w:lang w:val="en-US"/>
              </w:rPr>
            </w:pPr>
            <w:r>
              <w:rPr>
                <w:rFonts w:ascii="Arial" w:hAnsi="Arial" w:cs="Arial"/>
                <w:sz w:val="20"/>
                <w:lang w:val="en-US"/>
              </w:rPr>
              <w:t>PM_44</w:t>
            </w:r>
          </w:p>
        </w:tc>
        <w:tc>
          <w:tcPr>
            <w:tcW w:w="280" w:type="pct"/>
          </w:tcPr>
          <w:p w14:paraId="2AEF421F" w14:textId="77777777" w:rsidR="00D153F5" w:rsidRPr="00F15864" w:rsidRDefault="00D153F5" w:rsidP="00D153F5">
            <w:pPr>
              <w:jc w:val="center"/>
              <w:rPr>
                <w:rFonts w:ascii="Arial" w:hAnsi="Arial" w:cs="Arial"/>
                <w:sz w:val="20"/>
                <w:lang w:val="en-US"/>
              </w:rPr>
            </w:pPr>
            <w:r>
              <w:rPr>
                <w:rFonts w:ascii="Arial" w:hAnsi="Arial" w:cs="Arial"/>
                <w:sz w:val="20"/>
                <w:lang w:val="en-US"/>
              </w:rPr>
              <w:t>CHAR,</w:t>
            </w:r>
            <w:r>
              <w:rPr>
                <w:rFonts w:ascii="Arial" w:hAnsi="Arial" w:cs="Arial"/>
                <w:sz w:val="20"/>
              </w:rPr>
              <w:t xml:space="preserve"> 3</w:t>
            </w:r>
            <w:r>
              <w:rPr>
                <w:rFonts w:ascii="Arial" w:hAnsi="Arial" w:cs="Arial"/>
                <w:sz w:val="20"/>
                <w:lang w:val="en-US"/>
              </w:rPr>
              <w:t xml:space="preserve"> </w:t>
            </w:r>
          </w:p>
        </w:tc>
        <w:tc>
          <w:tcPr>
            <w:tcW w:w="493" w:type="pct"/>
          </w:tcPr>
          <w:p w14:paraId="37C87BCD" w14:textId="77777777" w:rsidR="00D153F5" w:rsidRPr="0086487D" w:rsidRDefault="00D153F5" w:rsidP="00D153F5">
            <w:pPr>
              <w:jc w:val="center"/>
              <w:rPr>
                <w:rFonts w:ascii="Arial" w:hAnsi="Arial" w:cs="Arial"/>
                <w:sz w:val="20"/>
              </w:rPr>
            </w:pPr>
            <w:r w:rsidRPr="00F15864">
              <w:rPr>
                <w:rFonts w:ascii="Arial" w:hAnsi="Arial" w:cs="Arial"/>
                <w:sz w:val="20"/>
              </w:rPr>
              <w:t>T353I</w:t>
            </w:r>
            <w:r>
              <w:rPr>
                <w:rFonts w:ascii="Arial" w:hAnsi="Arial" w:cs="Arial"/>
                <w:sz w:val="20"/>
              </w:rPr>
              <w:t>-</w:t>
            </w:r>
            <w:r w:rsidRPr="00502213">
              <w:rPr>
                <w:rFonts w:ascii="Arial" w:hAnsi="Arial" w:cs="Arial"/>
                <w:sz w:val="20"/>
              </w:rPr>
              <w:t>ILART</w:t>
            </w:r>
          </w:p>
        </w:tc>
        <w:tc>
          <w:tcPr>
            <w:tcW w:w="620" w:type="pct"/>
          </w:tcPr>
          <w:p w14:paraId="21422777" w14:textId="77777777" w:rsidR="00D153F5" w:rsidRPr="00F15864" w:rsidRDefault="00D153F5" w:rsidP="00D153F5">
            <w:pPr>
              <w:jc w:val="center"/>
              <w:rPr>
                <w:rFonts w:ascii="Arial" w:hAnsi="Arial" w:cs="Arial"/>
                <w:sz w:val="20"/>
                <w:lang w:val="en-US"/>
              </w:rPr>
            </w:pPr>
            <w:r>
              <w:rPr>
                <w:rFonts w:ascii="Arial" w:hAnsi="Arial" w:cs="Arial"/>
                <w:sz w:val="20"/>
                <w:lang w:val="en-US"/>
              </w:rPr>
              <w:t>X</w:t>
            </w:r>
          </w:p>
        </w:tc>
        <w:tc>
          <w:tcPr>
            <w:tcW w:w="609" w:type="pct"/>
          </w:tcPr>
          <w:p w14:paraId="01F0B85B" w14:textId="187D56B9" w:rsidR="00D153F5" w:rsidRPr="0086487D" w:rsidRDefault="00634E3E" w:rsidP="00D153F5">
            <w:pPr>
              <w:jc w:val="center"/>
              <w:rPr>
                <w:rFonts w:ascii="Arial" w:hAnsi="Arial" w:cs="Arial"/>
                <w:sz w:val="20"/>
              </w:rPr>
            </w:pPr>
            <w:r>
              <w:rPr>
                <w:rFonts w:ascii="Arial" w:hAnsi="Arial" w:cs="Arial"/>
                <w:sz w:val="20"/>
              </w:rPr>
              <w:t>Для всех объектов</w:t>
            </w:r>
          </w:p>
        </w:tc>
        <w:tc>
          <w:tcPr>
            <w:tcW w:w="392" w:type="pct"/>
          </w:tcPr>
          <w:p w14:paraId="0ADD3069" w14:textId="35C2F3AF" w:rsidR="00D153F5" w:rsidRPr="0086487D" w:rsidRDefault="00634E3E" w:rsidP="00D153F5">
            <w:pPr>
              <w:jc w:val="center"/>
              <w:rPr>
                <w:rFonts w:ascii="Arial" w:hAnsi="Arial" w:cs="Arial"/>
                <w:sz w:val="20"/>
              </w:rPr>
            </w:pPr>
            <w:r>
              <w:rPr>
                <w:rFonts w:ascii="Arial" w:hAnsi="Arial" w:cs="Arial"/>
                <w:sz w:val="20"/>
              </w:rPr>
              <w:t>-</w:t>
            </w:r>
          </w:p>
        </w:tc>
        <w:tc>
          <w:tcPr>
            <w:tcW w:w="398" w:type="pct"/>
          </w:tcPr>
          <w:p w14:paraId="6296EC35" w14:textId="00A0D974" w:rsidR="00D153F5" w:rsidRPr="0086487D" w:rsidRDefault="00634E3E" w:rsidP="00D153F5">
            <w:pPr>
              <w:jc w:val="center"/>
              <w:rPr>
                <w:rFonts w:ascii="Arial" w:hAnsi="Arial" w:cs="Arial"/>
                <w:sz w:val="20"/>
              </w:rPr>
            </w:pPr>
            <w:r>
              <w:rPr>
                <w:rFonts w:ascii="Arial" w:hAnsi="Arial" w:cs="Arial"/>
                <w:sz w:val="20"/>
              </w:rPr>
              <w:t>-</w:t>
            </w:r>
          </w:p>
        </w:tc>
        <w:tc>
          <w:tcPr>
            <w:tcW w:w="355" w:type="pct"/>
          </w:tcPr>
          <w:p w14:paraId="52F0A9B3" w14:textId="77777777" w:rsidR="00D153F5" w:rsidRPr="00F15864"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78681E11" w14:textId="77777777" w:rsidTr="00D153F5">
        <w:trPr>
          <w:cantSplit/>
        </w:trPr>
        <w:tc>
          <w:tcPr>
            <w:tcW w:w="146" w:type="pct"/>
          </w:tcPr>
          <w:p w14:paraId="409C8F04" w14:textId="77777777" w:rsidR="00D153F5" w:rsidRPr="00F15864" w:rsidRDefault="00D153F5" w:rsidP="00D153F5">
            <w:pPr>
              <w:rPr>
                <w:rFonts w:ascii="Arial" w:hAnsi="Arial" w:cs="Arial"/>
                <w:sz w:val="20"/>
                <w:lang w:val="en-US"/>
              </w:rPr>
            </w:pPr>
            <w:r>
              <w:rPr>
                <w:rFonts w:ascii="Arial" w:hAnsi="Arial" w:cs="Arial"/>
                <w:sz w:val="20"/>
                <w:lang w:val="en-US"/>
              </w:rPr>
              <w:t>2.</w:t>
            </w:r>
          </w:p>
        </w:tc>
        <w:tc>
          <w:tcPr>
            <w:tcW w:w="568" w:type="pct"/>
          </w:tcPr>
          <w:p w14:paraId="51276B16" w14:textId="650CD585" w:rsidR="00D153F5" w:rsidRDefault="00634E3E" w:rsidP="00D153F5">
            <w:pPr>
              <w:jc w:val="left"/>
              <w:rPr>
                <w:rFonts w:ascii="Arial" w:hAnsi="Arial" w:cs="Arial"/>
                <w:sz w:val="20"/>
              </w:rPr>
            </w:pPr>
            <w:r>
              <w:rPr>
                <w:rFonts w:ascii="Arial" w:hAnsi="Arial" w:cs="Arial"/>
                <w:sz w:val="20"/>
              </w:rPr>
              <w:t>-</w:t>
            </w:r>
          </w:p>
        </w:tc>
        <w:tc>
          <w:tcPr>
            <w:tcW w:w="568" w:type="pct"/>
          </w:tcPr>
          <w:p w14:paraId="704414A3" w14:textId="77777777" w:rsidR="00D153F5" w:rsidRPr="0086487D" w:rsidRDefault="00D153F5" w:rsidP="00D153F5">
            <w:pPr>
              <w:jc w:val="left"/>
              <w:rPr>
                <w:rFonts w:ascii="Arial" w:hAnsi="Arial" w:cs="Arial"/>
                <w:sz w:val="20"/>
              </w:rPr>
            </w:pPr>
            <w:r>
              <w:rPr>
                <w:rFonts w:ascii="Arial" w:hAnsi="Arial" w:cs="Arial"/>
                <w:sz w:val="20"/>
              </w:rPr>
              <w:t>Название</w:t>
            </w:r>
          </w:p>
        </w:tc>
        <w:tc>
          <w:tcPr>
            <w:tcW w:w="572" w:type="pct"/>
          </w:tcPr>
          <w:p w14:paraId="7ED8B5C2" w14:textId="77777777" w:rsidR="00D153F5" w:rsidRPr="0086487D" w:rsidRDefault="00D153F5" w:rsidP="00D153F5">
            <w:pPr>
              <w:jc w:val="center"/>
              <w:rPr>
                <w:rFonts w:ascii="Arial" w:hAnsi="Arial" w:cs="Arial"/>
                <w:sz w:val="20"/>
              </w:rPr>
            </w:pPr>
            <w:r w:rsidRPr="00502213">
              <w:rPr>
                <w:rFonts w:ascii="Arial" w:hAnsi="Arial" w:cs="Arial"/>
                <w:sz w:val="20"/>
              </w:rPr>
              <w:t>На</w:t>
            </w:r>
            <w:r>
              <w:rPr>
                <w:rFonts w:ascii="Arial" w:hAnsi="Arial" w:cs="Arial"/>
                <w:sz w:val="20"/>
              </w:rPr>
              <w:t xml:space="preserve">именование </w:t>
            </w:r>
            <w:r w:rsidRPr="00502213">
              <w:rPr>
                <w:rFonts w:ascii="Arial" w:hAnsi="Arial" w:cs="Arial"/>
                <w:sz w:val="20"/>
              </w:rPr>
              <w:t>вида работ ТОРО</w:t>
            </w:r>
          </w:p>
        </w:tc>
        <w:tc>
          <w:tcPr>
            <w:tcW w:w="280" w:type="pct"/>
          </w:tcPr>
          <w:p w14:paraId="5AC1E01E" w14:textId="77777777" w:rsidR="00D153F5" w:rsidRPr="0086487D" w:rsidRDefault="00D153F5" w:rsidP="00D153F5">
            <w:pPr>
              <w:jc w:val="center"/>
              <w:rPr>
                <w:rFonts w:ascii="Arial" w:hAnsi="Arial" w:cs="Arial"/>
                <w:sz w:val="20"/>
              </w:rPr>
            </w:pPr>
            <w:r>
              <w:rPr>
                <w:rFonts w:ascii="Arial" w:hAnsi="Arial" w:cs="Arial"/>
                <w:sz w:val="20"/>
                <w:lang w:val="en-US"/>
              </w:rPr>
              <w:t>CHAR,</w:t>
            </w:r>
            <w:r>
              <w:rPr>
                <w:rFonts w:ascii="Arial" w:hAnsi="Arial" w:cs="Arial"/>
                <w:sz w:val="20"/>
              </w:rPr>
              <w:t xml:space="preserve"> 30</w:t>
            </w:r>
          </w:p>
        </w:tc>
        <w:tc>
          <w:tcPr>
            <w:tcW w:w="493" w:type="pct"/>
          </w:tcPr>
          <w:p w14:paraId="5ABFB67D" w14:textId="77777777" w:rsidR="00D153F5" w:rsidRPr="0086487D" w:rsidRDefault="00D153F5" w:rsidP="00D153F5">
            <w:pPr>
              <w:jc w:val="center"/>
              <w:rPr>
                <w:rFonts w:ascii="Arial" w:hAnsi="Arial" w:cs="Arial"/>
                <w:sz w:val="20"/>
              </w:rPr>
            </w:pPr>
            <w:r w:rsidRPr="00502213">
              <w:rPr>
                <w:rFonts w:ascii="Arial" w:hAnsi="Arial" w:cs="Arial"/>
                <w:sz w:val="20"/>
              </w:rPr>
              <w:t>T353I_T</w:t>
            </w:r>
            <w:r>
              <w:rPr>
                <w:rFonts w:ascii="Arial" w:hAnsi="Arial" w:cs="Arial"/>
                <w:sz w:val="20"/>
              </w:rPr>
              <w:t>-</w:t>
            </w:r>
            <w:r w:rsidRPr="00502213">
              <w:rPr>
                <w:rFonts w:ascii="Arial" w:hAnsi="Arial" w:cs="Arial"/>
                <w:sz w:val="20"/>
              </w:rPr>
              <w:t>ILATX</w:t>
            </w:r>
          </w:p>
        </w:tc>
        <w:tc>
          <w:tcPr>
            <w:tcW w:w="620" w:type="pct"/>
          </w:tcPr>
          <w:p w14:paraId="07C8C037" w14:textId="38684A46" w:rsidR="00D153F5" w:rsidRPr="0086487D" w:rsidRDefault="00634E3E" w:rsidP="00D153F5">
            <w:pPr>
              <w:jc w:val="center"/>
              <w:rPr>
                <w:rFonts w:ascii="Arial" w:hAnsi="Arial" w:cs="Arial"/>
                <w:sz w:val="20"/>
              </w:rPr>
            </w:pPr>
            <w:r>
              <w:rPr>
                <w:rFonts w:ascii="Arial" w:hAnsi="Arial" w:cs="Arial"/>
                <w:sz w:val="20"/>
              </w:rPr>
              <w:t>-</w:t>
            </w:r>
          </w:p>
        </w:tc>
        <w:tc>
          <w:tcPr>
            <w:tcW w:w="609" w:type="pct"/>
          </w:tcPr>
          <w:p w14:paraId="3B82B98D" w14:textId="13F63C0B" w:rsidR="00D153F5" w:rsidRPr="0086487D" w:rsidRDefault="00634E3E" w:rsidP="00D153F5">
            <w:pPr>
              <w:jc w:val="center"/>
              <w:rPr>
                <w:rFonts w:ascii="Arial" w:hAnsi="Arial" w:cs="Arial"/>
                <w:sz w:val="20"/>
              </w:rPr>
            </w:pPr>
            <w:r>
              <w:rPr>
                <w:rFonts w:ascii="Arial" w:hAnsi="Arial" w:cs="Arial"/>
                <w:sz w:val="20"/>
              </w:rPr>
              <w:t>-</w:t>
            </w:r>
          </w:p>
        </w:tc>
        <w:tc>
          <w:tcPr>
            <w:tcW w:w="392" w:type="pct"/>
          </w:tcPr>
          <w:p w14:paraId="21151936" w14:textId="686A38F3" w:rsidR="00D153F5" w:rsidRPr="0086487D" w:rsidRDefault="00634E3E" w:rsidP="00D153F5">
            <w:pPr>
              <w:jc w:val="center"/>
              <w:rPr>
                <w:rFonts w:ascii="Arial" w:hAnsi="Arial" w:cs="Arial"/>
                <w:sz w:val="20"/>
              </w:rPr>
            </w:pPr>
            <w:r>
              <w:rPr>
                <w:rFonts w:ascii="Arial" w:hAnsi="Arial" w:cs="Arial"/>
                <w:sz w:val="20"/>
              </w:rPr>
              <w:t>-</w:t>
            </w:r>
          </w:p>
        </w:tc>
        <w:tc>
          <w:tcPr>
            <w:tcW w:w="398" w:type="pct"/>
          </w:tcPr>
          <w:p w14:paraId="4174EEEE" w14:textId="4E17C301" w:rsidR="00D153F5" w:rsidRPr="0086487D" w:rsidRDefault="00634E3E" w:rsidP="00D153F5">
            <w:pPr>
              <w:jc w:val="center"/>
              <w:rPr>
                <w:rFonts w:ascii="Arial" w:hAnsi="Arial" w:cs="Arial"/>
                <w:sz w:val="20"/>
              </w:rPr>
            </w:pPr>
            <w:r>
              <w:rPr>
                <w:rFonts w:ascii="Arial" w:hAnsi="Arial" w:cs="Arial"/>
                <w:sz w:val="20"/>
              </w:rPr>
              <w:t>-</w:t>
            </w:r>
          </w:p>
        </w:tc>
        <w:tc>
          <w:tcPr>
            <w:tcW w:w="355" w:type="pct"/>
          </w:tcPr>
          <w:p w14:paraId="3DFEF0C9" w14:textId="77777777" w:rsidR="00D153F5" w:rsidRDefault="00D153F5" w:rsidP="00D153F5">
            <w:pPr>
              <w:jc w:val="center"/>
              <w:rPr>
                <w:rFonts w:ascii="Arial" w:hAnsi="Arial" w:cs="Arial"/>
                <w:sz w:val="20"/>
                <w:lang w:val="en-US"/>
              </w:rPr>
            </w:pPr>
            <w:r>
              <w:rPr>
                <w:rFonts w:ascii="Arial" w:hAnsi="Arial" w:cs="Arial"/>
                <w:sz w:val="20"/>
                <w:lang w:val="en-US"/>
              </w:rPr>
              <w:t>SAP</w:t>
            </w:r>
          </w:p>
        </w:tc>
      </w:tr>
    </w:tbl>
    <w:p w14:paraId="4D566437" w14:textId="77777777" w:rsidR="00D153F5" w:rsidRDefault="00D153F5" w:rsidP="00175EC7">
      <w:pPr>
        <w:rPr>
          <w:rFonts w:eastAsiaTheme="majorEastAsia"/>
        </w:rPr>
      </w:pPr>
    </w:p>
    <w:p w14:paraId="064F7D82" w14:textId="77777777" w:rsidR="00D153F5" w:rsidRDefault="00D153F5" w:rsidP="00D153F5">
      <w:pPr>
        <w:spacing w:after="200" w:line="276" w:lineRule="auto"/>
        <w:jc w:val="left"/>
        <w:rPr>
          <w:rFonts w:eastAsiaTheme="majorEastAsia"/>
        </w:rPr>
        <w:sectPr w:rsidR="00D153F5" w:rsidSect="008D4E24">
          <w:headerReference w:type="default" r:id="rId104"/>
          <w:footerReference w:type="first" r:id="rId105"/>
          <w:pgSz w:w="16840" w:h="11907" w:orient="landscape" w:code="9"/>
          <w:pgMar w:top="1134" w:right="1134" w:bottom="567" w:left="1134" w:header="737" w:footer="283" w:gutter="0"/>
          <w:cols w:space="708"/>
          <w:docGrid w:linePitch="360"/>
        </w:sectPr>
      </w:pPr>
    </w:p>
    <w:p w14:paraId="328E8A71" w14:textId="77777777" w:rsidR="00D153F5" w:rsidRPr="00977CDA" w:rsidRDefault="00D153F5" w:rsidP="00197D54">
      <w:pPr>
        <w:pStyle w:val="3"/>
      </w:pPr>
      <w:bookmarkStart w:id="14697" w:name="_Toc521083878"/>
      <w:bookmarkStart w:id="14698" w:name="_Toc521341018"/>
      <w:bookmarkStart w:id="14699" w:name="_Toc521439538"/>
      <w:bookmarkStart w:id="14700" w:name="_Toc67557160"/>
      <w:r w:rsidRPr="00977CDA">
        <w:lastRenderedPageBreak/>
        <w:t>Особенности технической реализации</w:t>
      </w:r>
      <w:bookmarkEnd w:id="14697"/>
      <w:bookmarkEnd w:id="14698"/>
      <w:bookmarkEnd w:id="14699"/>
      <w:bookmarkEnd w:id="14700"/>
    </w:p>
    <w:p w14:paraId="2161DCF5" w14:textId="02B78C53"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CE4F65">
        <w:rPr>
          <w:rFonts w:ascii="Arial" w:hAnsi="Arial" w:cs="Arial"/>
        </w:rPr>
        <w:t>V_T353I</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4266568E"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476FFD">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476FFD">
        <w:rPr>
          <w:rFonts w:ascii="Arial" w:hAnsi="Arial" w:cs="Arial"/>
          <w:color w:val="000000" w:themeColor="text1"/>
          <w:szCs w:val="24"/>
        </w:rPr>
        <w:t>Заказы ТОРО и сервисные заказы</w:t>
      </w:r>
      <w:r w:rsidRPr="00B97F3A">
        <w:rPr>
          <w:rFonts w:ascii="Arial" w:hAnsi="Arial" w:cs="Arial"/>
          <w:color w:val="000000" w:themeColor="text1"/>
          <w:szCs w:val="24"/>
        </w:rPr>
        <w:t xml:space="preserve"> </w:t>
      </w:r>
      <w:r>
        <w:rPr>
          <w:rFonts w:ascii="Arial" w:hAnsi="Arial" w:cs="Arial"/>
          <w:color w:val="000000" w:themeColor="text1"/>
          <w:szCs w:val="24"/>
        </w:rPr>
        <w:t xml:space="preserve">-&gt; </w:t>
      </w:r>
      <w:r w:rsidRPr="00476FFD">
        <w:rPr>
          <w:rFonts w:ascii="Arial" w:hAnsi="Arial" w:cs="Arial"/>
          <w:color w:val="000000" w:themeColor="text1"/>
          <w:szCs w:val="24"/>
        </w:rPr>
        <w:t>Функции и параметры настройки видов заказов</w:t>
      </w:r>
      <w:r>
        <w:rPr>
          <w:rFonts w:ascii="Arial" w:hAnsi="Arial" w:cs="Arial"/>
          <w:color w:val="000000" w:themeColor="text1"/>
          <w:szCs w:val="24"/>
        </w:rPr>
        <w:t xml:space="preserve"> -&gt; </w:t>
      </w:r>
      <w:r w:rsidRPr="00CE4F65">
        <w:rPr>
          <w:rFonts w:ascii="Arial" w:hAnsi="Arial" w:cs="Arial"/>
          <w:color w:val="000000" w:themeColor="text1"/>
          <w:szCs w:val="24"/>
        </w:rPr>
        <w:t xml:space="preserve">Вид работы ТОРО </w:t>
      </w:r>
      <w:r>
        <w:rPr>
          <w:rFonts w:ascii="Arial" w:hAnsi="Arial" w:cs="Arial"/>
          <w:color w:val="000000" w:themeColor="text1"/>
          <w:szCs w:val="24"/>
        </w:rPr>
        <w:t>-&gt;</w:t>
      </w:r>
      <w:r w:rsidRPr="00CE4F65">
        <w:rPr>
          <w:rFonts w:ascii="Arial" w:hAnsi="Arial" w:cs="Arial"/>
          <w:color w:val="000000" w:themeColor="text1"/>
          <w:szCs w:val="24"/>
        </w:rPr>
        <w:t xml:space="preserve"> Определение видов работ ТОРО</w:t>
      </w:r>
      <w:r>
        <w:rPr>
          <w:rFonts w:ascii="Arial" w:hAnsi="Arial" w:cs="Arial"/>
          <w:color w:val="000000" w:themeColor="text1"/>
          <w:szCs w:val="24"/>
        </w:rPr>
        <w:t>.</w:t>
      </w:r>
    </w:p>
    <w:p w14:paraId="6B135E39"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6112AC56" w14:textId="77777777" w:rsidR="00D153F5" w:rsidRPr="00977CDA" w:rsidRDefault="00D153F5" w:rsidP="00197D54">
      <w:pPr>
        <w:pStyle w:val="3"/>
      </w:pPr>
      <w:bookmarkStart w:id="14701" w:name="_Toc521083879"/>
      <w:bookmarkStart w:id="14702" w:name="_Toc521341019"/>
      <w:bookmarkStart w:id="14703" w:name="_Toc521439539"/>
      <w:bookmarkStart w:id="14704" w:name="_Toc67557161"/>
      <w:r w:rsidRPr="00977CDA">
        <w:t>Миграция объекта данных</w:t>
      </w:r>
      <w:bookmarkEnd w:id="14701"/>
      <w:bookmarkEnd w:id="14702"/>
      <w:bookmarkEnd w:id="14703"/>
      <w:bookmarkEnd w:id="14704"/>
    </w:p>
    <w:p w14:paraId="246A545B" w14:textId="77777777" w:rsidR="00D153F5" w:rsidRDefault="00D153F5" w:rsidP="00D153F5">
      <w:pPr>
        <w:pStyle w:val="Base"/>
        <w:rPr>
          <w:rFonts w:eastAsiaTheme="majorEastAsia" w:cstheme="majorBidi"/>
          <w:bCs/>
          <w:iCs/>
          <w:szCs w:val="26"/>
        </w:rPr>
      </w:pPr>
      <w:r>
        <w:t>Виды работ ТОРО должны быть настроены и перенесены в продуктивную систему до начала миграции данных</w:t>
      </w:r>
      <w:r>
        <w:rPr>
          <w:rFonts w:eastAsiaTheme="majorEastAsia" w:cstheme="majorBidi"/>
          <w:bCs/>
          <w:iCs/>
          <w:szCs w:val="26"/>
        </w:rPr>
        <w:t>.</w:t>
      </w:r>
    </w:p>
    <w:p w14:paraId="1E32FD3B" w14:textId="0B42A8EF"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4705" w:name="_Toc67557162"/>
      <w:r w:rsidRPr="00FB401A">
        <w:rPr>
          <w:rFonts w:eastAsiaTheme="majorEastAsia" w:cstheme="majorBidi"/>
          <w:bCs w:val="0"/>
          <w:iCs w:val="0"/>
          <w:szCs w:val="26"/>
        </w:rPr>
        <w:t>Объект основных данных</w:t>
      </w:r>
      <w:r>
        <w:rPr>
          <w:rFonts w:eastAsiaTheme="majorEastAsia" w:cstheme="majorBidi"/>
          <w:bCs w:val="0"/>
          <w:iCs w:val="0"/>
          <w:szCs w:val="26"/>
        </w:rPr>
        <w:t xml:space="preserve"> </w:t>
      </w:r>
      <w:r>
        <w:rPr>
          <w:rFonts w:eastAsiaTheme="majorEastAsia" w:cstheme="majorBidi"/>
          <w:bCs w:val="0"/>
          <w:iCs w:val="0"/>
          <w:szCs w:val="26"/>
          <w:lang w:val="en-US"/>
        </w:rPr>
        <w:t>PM</w:t>
      </w:r>
      <w:r w:rsidRPr="00795B6E">
        <w:rPr>
          <w:rFonts w:eastAsiaTheme="majorEastAsia" w:cstheme="majorBidi"/>
          <w:bCs w:val="0"/>
          <w:iCs w:val="0"/>
          <w:szCs w:val="26"/>
        </w:rPr>
        <w:t>_</w:t>
      </w:r>
      <w:r w:rsidRPr="003B057E">
        <w:rPr>
          <w:rFonts w:eastAsiaTheme="majorEastAsia" w:cstheme="majorBidi"/>
          <w:bCs w:val="0"/>
          <w:iCs w:val="0"/>
          <w:szCs w:val="26"/>
        </w:rPr>
        <w:t>47</w:t>
      </w:r>
      <w:r w:rsidRPr="00795B6E">
        <w:rPr>
          <w:rFonts w:eastAsiaTheme="majorEastAsia" w:cstheme="majorBidi"/>
          <w:bCs w:val="0"/>
          <w:iCs w:val="0"/>
          <w:szCs w:val="26"/>
        </w:rPr>
        <w:t xml:space="preserve"> </w:t>
      </w:r>
      <w:r w:rsidRPr="003B057E">
        <w:rPr>
          <w:rFonts w:eastAsiaTheme="majorEastAsia" w:cstheme="majorBidi"/>
          <w:bCs w:val="0"/>
          <w:iCs w:val="0"/>
          <w:szCs w:val="26"/>
        </w:rPr>
        <w:t>Причина отклонения</w:t>
      </w:r>
      <w:ins w:id="14706" w:author="Александр" w:date="2020-04-13T09:33:00Z">
        <w:r w:rsidR="00134812">
          <w:rPr>
            <w:rFonts w:eastAsiaTheme="majorEastAsia" w:cstheme="majorBidi"/>
            <w:bCs w:val="0"/>
            <w:iCs w:val="0"/>
            <w:szCs w:val="26"/>
          </w:rPr>
          <w:t>.</w:t>
        </w:r>
      </w:ins>
      <w:bookmarkEnd w:id="14705"/>
      <w:del w:id="14707" w:author="Александр" w:date="2020-04-13T09:33:00Z">
        <w:r w:rsidRPr="003B057E" w:rsidDel="00134812">
          <w:rPr>
            <w:rFonts w:eastAsiaTheme="majorEastAsia" w:cstheme="majorBidi"/>
            <w:bCs w:val="0"/>
            <w:iCs w:val="0"/>
            <w:szCs w:val="26"/>
          </w:rPr>
          <w:delText xml:space="preserve"> при подтверждениях</w:delText>
        </w:r>
        <w:r w:rsidRPr="00FB401A" w:rsidDel="00134812">
          <w:rPr>
            <w:rFonts w:eastAsiaTheme="majorEastAsia" w:cstheme="majorBidi"/>
            <w:bCs w:val="0"/>
            <w:iCs w:val="0"/>
            <w:szCs w:val="26"/>
          </w:rPr>
          <w:delText>.</w:delText>
        </w:r>
      </w:del>
    </w:p>
    <w:p w14:paraId="25296F91" w14:textId="77777777" w:rsidR="00D153F5" w:rsidRPr="00FB401A" w:rsidRDefault="00D153F5" w:rsidP="00197D54">
      <w:pPr>
        <w:pStyle w:val="3"/>
      </w:pPr>
      <w:bookmarkStart w:id="14708" w:name="_Toc67557163"/>
      <w:r w:rsidRPr="00FB401A">
        <w:t>Описание объекта</w:t>
      </w:r>
      <w:bookmarkEnd w:id="14708"/>
    </w:p>
    <w:p w14:paraId="41A9CAD1" w14:textId="3E79D9AD" w:rsidR="00D153F5" w:rsidRDefault="00D153F5">
      <w:pPr>
        <w:autoSpaceDE w:val="0"/>
        <w:autoSpaceDN w:val="0"/>
        <w:adjustRightInd w:val="0"/>
        <w:spacing w:after="240" w:line="23" w:lineRule="atLeast"/>
        <w:ind w:firstLine="567"/>
        <w:rPr>
          <w:rFonts w:ascii="Arial" w:hAnsi="Arial" w:cs="Arial"/>
        </w:rPr>
        <w:pPrChange w:id="14709" w:author="Владимир Лаут" w:date="2021-04-07T15:47:00Z">
          <w:pPr>
            <w:autoSpaceDE w:val="0"/>
            <w:autoSpaceDN w:val="0"/>
            <w:adjustRightInd w:val="0"/>
            <w:spacing w:after="240" w:line="23" w:lineRule="atLeast"/>
            <w:ind w:firstLine="567"/>
            <w:jc w:val="left"/>
          </w:pPr>
        </w:pPrChange>
      </w:pPr>
      <w:r>
        <w:rPr>
          <w:rFonts w:ascii="Arial" w:eastAsiaTheme="minorHAnsi" w:hAnsi="Arial" w:cs="Arial"/>
          <w:szCs w:val="24"/>
        </w:rPr>
        <w:t>Причина отклонения при подтверждениях – справочник значений, определяющих причины отклонения сроков выполнения операций заказов ТОРО от запланированных</w:t>
      </w:r>
      <w:r w:rsidRPr="00710D0D">
        <w:rPr>
          <w:rFonts w:ascii="Arial" w:hAnsi="Arial" w:cs="Arial"/>
        </w:rPr>
        <w:t>.</w:t>
      </w:r>
      <w:r>
        <w:rPr>
          <w:rFonts w:ascii="Arial" w:hAnsi="Arial" w:cs="Arial"/>
        </w:rPr>
        <w:t xml:space="preserve"> Например, «Неисправность» или «Ошибка оператора».</w:t>
      </w:r>
      <w:ins w:id="14710" w:author="Владимир Лаут" w:date="2021-04-07T15:46:00Z">
        <w:r w:rsidR="003F7F02">
          <w:rPr>
            <w:rFonts w:ascii="Arial" w:hAnsi="Arial" w:cs="Arial"/>
          </w:rPr>
          <w:t xml:space="preserve"> Используется при </w:t>
        </w:r>
      </w:ins>
      <w:ins w:id="14711" w:author="Владимир Лаут" w:date="2021-04-07T15:47:00Z">
        <w:r w:rsidR="003F7F02">
          <w:rPr>
            <w:rFonts w:ascii="Arial" w:hAnsi="Arial" w:cs="Arial"/>
          </w:rPr>
          <w:t xml:space="preserve">вводе подтверждений трудозатрат к операциям заказа ТОРО. </w:t>
        </w:r>
      </w:ins>
    </w:p>
    <w:p w14:paraId="76760E1A" w14:textId="77777777" w:rsidR="00991BA2" w:rsidRPr="00FB401A" w:rsidRDefault="00991BA2" w:rsidP="00197D54">
      <w:pPr>
        <w:pStyle w:val="3"/>
      </w:pPr>
      <w:bookmarkStart w:id="14712" w:name="_Toc523250663"/>
      <w:bookmarkStart w:id="14713" w:name="_Toc67557164"/>
      <w:r w:rsidRPr="00FB401A">
        <w:t>Принципы кодирования и нумерации</w:t>
      </w:r>
      <w:bookmarkEnd w:id="14712"/>
      <w:bookmarkEnd w:id="14713"/>
    </w:p>
    <w:p w14:paraId="29D69629" w14:textId="1DA9A5BD" w:rsidR="00D153F5" w:rsidRDefault="00D153F5" w:rsidP="00F45D35">
      <w:pPr>
        <w:pStyle w:val="a9"/>
        <w:keepNext/>
        <w:spacing w:after="240" w:afterAutospacing="0" w:line="276" w:lineRule="auto"/>
        <w:ind w:firstLine="567"/>
        <w:jc w:val="left"/>
        <w:rPr>
          <w:rFonts w:ascii="Arial" w:hAnsi="Arial" w:cs="Arial"/>
        </w:rPr>
      </w:pPr>
      <w:r>
        <w:rPr>
          <w:rFonts w:ascii="Arial" w:hAnsi="Arial" w:cs="Arial"/>
        </w:rPr>
        <w:t xml:space="preserve">Нумерация – четырехзначные числа от </w:t>
      </w:r>
      <w:ins w:id="14714" w:author="Александр" w:date="2020-04-13T09:38:00Z">
        <w:r w:rsidR="00134812">
          <w:rPr>
            <w:rFonts w:ascii="Arial" w:hAnsi="Arial" w:cs="Arial"/>
          </w:rPr>
          <w:t>000</w:t>
        </w:r>
      </w:ins>
      <w:r>
        <w:rPr>
          <w:rFonts w:ascii="Arial" w:hAnsi="Arial" w:cs="Arial"/>
        </w:rPr>
        <w:t>1 до 9999 по порядку.</w:t>
      </w:r>
    </w:p>
    <w:p w14:paraId="284B5B64" w14:textId="77777777" w:rsidR="00D153F5" w:rsidRDefault="00D153F5" w:rsidP="00F45D35">
      <w:pPr>
        <w:pStyle w:val="a9"/>
        <w:keepNext/>
        <w:spacing w:after="240" w:afterAutospacing="0" w:line="276" w:lineRule="auto"/>
        <w:ind w:firstLine="567"/>
        <w:jc w:val="left"/>
        <w:rPr>
          <w:rFonts w:ascii="Arial" w:hAnsi="Arial" w:cs="Arial"/>
          <w:i/>
          <w:color w:val="7F7F7F" w:themeColor="text1" w:themeTint="80"/>
        </w:rPr>
      </w:pPr>
      <w:r>
        <w:rPr>
          <w:rFonts w:ascii="Arial" w:hAnsi="Arial" w:cs="Arial"/>
        </w:rPr>
        <w:t>Перечень управляющих ключей операций приведен в таблице ниже</w:t>
      </w:r>
      <w:r w:rsidRPr="00D53D0D">
        <w:rPr>
          <w:rFonts w:ascii="Arial" w:hAnsi="Arial" w:cs="Arial"/>
        </w:rPr>
        <w:t>.</w:t>
      </w:r>
    </w:p>
    <w:p w14:paraId="6DFDE384" w14:textId="5ED1308D"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sidRPr="001722E7">
        <w:rPr>
          <w:rFonts w:ascii="Arial" w:hAnsi="Arial" w:cs="Arial"/>
          <w:b/>
          <w:sz w:val="22"/>
        </w:rPr>
        <w:t xml:space="preserve"> </w:t>
      </w:r>
      <w:r w:rsidR="002870F7">
        <w:rPr>
          <w:rFonts w:ascii="Arial" w:hAnsi="Arial" w:cs="Arial"/>
          <w:b/>
          <w:sz w:val="22"/>
        </w:rPr>
        <w:t>4</w:t>
      </w:r>
      <w:ins w:id="14715" w:author="Александр" w:date="2020-04-13T13:15:00Z">
        <w:r w:rsidR="0036397B">
          <w:rPr>
            <w:rFonts w:ascii="Arial" w:hAnsi="Arial" w:cs="Arial"/>
            <w:b/>
            <w:sz w:val="22"/>
          </w:rPr>
          <w:t>9</w:t>
        </w:r>
      </w:ins>
      <w:del w:id="14716" w:author="Александр" w:date="2020-04-13T13:15:00Z">
        <w:r w:rsidR="00156F97" w:rsidDel="00870994">
          <w:rPr>
            <w:rFonts w:ascii="Arial" w:hAnsi="Arial" w:cs="Arial"/>
            <w:b/>
            <w:sz w:val="22"/>
          </w:rPr>
          <w:delText>4</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Причин отклонения</w:t>
      </w:r>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
      <w:tr w:rsidR="00D153F5" w:rsidRPr="0086487D" w14:paraId="750E68FA" w14:textId="77777777" w:rsidTr="00D153F5">
        <w:trPr>
          <w:cantSplit/>
          <w:trHeight w:val="397"/>
        </w:trPr>
        <w:tc>
          <w:tcPr>
            <w:tcW w:w="1541" w:type="pct"/>
            <w:shd w:val="clear" w:color="auto" w:fill="FFC000"/>
            <w:vAlign w:val="center"/>
          </w:tcPr>
          <w:p w14:paraId="400E3723" w14:textId="77777777" w:rsidR="00D153F5" w:rsidRPr="0086487D" w:rsidRDefault="00D153F5" w:rsidP="00D153F5">
            <w:pPr>
              <w:jc w:val="center"/>
              <w:rPr>
                <w:rFonts w:ascii="Arial" w:hAnsi="Arial" w:cs="Arial"/>
                <w:b/>
                <w:sz w:val="20"/>
              </w:rPr>
            </w:pPr>
            <w:r>
              <w:rPr>
                <w:rFonts w:ascii="Arial" w:hAnsi="Arial" w:cs="Arial"/>
                <w:b/>
                <w:sz w:val="20"/>
              </w:rPr>
              <w:t>Системный код объекта</w:t>
            </w:r>
          </w:p>
        </w:tc>
        <w:tc>
          <w:tcPr>
            <w:tcW w:w="3459" w:type="pct"/>
            <w:shd w:val="clear" w:color="auto" w:fill="FFC000"/>
            <w:vAlign w:val="center"/>
          </w:tcPr>
          <w:p w14:paraId="7C66210A" w14:textId="77777777" w:rsidR="00D153F5" w:rsidRPr="0086487D" w:rsidRDefault="00D153F5" w:rsidP="00D153F5">
            <w:pPr>
              <w:jc w:val="center"/>
              <w:rPr>
                <w:rFonts w:ascii="Arial" w:hAnsi="Arial" w:cs="Arial"/>
                <w:b/>
                <w:sz w:val="20"/>
              </w:rPr>
            </w:pPr>
            <w:r>
              <w:rPr>
                <w:rFonts w:ascii="Arial" w:hAnsi="Arial" w:cs="Arial"/>
                <w:b/>
                <w:sz w:val="20"/>
              </w:rPr>
              <w:t>Наименование</w:t>
            </w:r>
          </w:p>
        </w:tc>
      </w:tr>
      <w:tr w:rsidR="00134812" w:rsidRPr="0086487D" w14:paraId="4FEF89B3" w14:textId="77777777" w:rsidTr="00D153F5">
        <w:trPr>
          <w:cantSplit/>
        </w:trPr>
        <w:tc>
          <w:tcPr>
            <w:tcW w:w="1541" w:type="pct"/>
          </w:tcPr>
          <w:p w14:paraId="44DE31D6" w14:textId="17EF2560" w:rsidR="00134812" w:rsidRPr="00134812" w:rsidRDefault="00134812" w:rsidP="00134812">
            <w:pPr>
              <w:rPr>
                <w:rFonts w:ascii="Arial" w:hAnsi="Arial" w:cs="Arial"/>
                <w:sz w:val="20"/>
                <w:szCs w:val="20"/>
                <w:lang w:val="en-US"/>
              </w:rPr>
            </w:pPr>
            <w:ins w:id="14717" w:author="Александр" w:date="2020-04-13T09:38:00Z">
              <w:r w:rsidRPr="00134812">
                <w:rPr>
                  <w:rFonts w:ascii="Arial" w:hAnsi="Arial" w:cs="Arial"/>
                  <w:sz w:val="20"/>
                  <w:szCs w:val="20"/>
                  <w:rPrChange w:id="14718" w:author="Александр" w:date="2020-04-13T09:39:00Z">
                    <w:rPr/>
                  </w:rPrChange>
                </w:rPr>
                <w:t>0001</w:t>
              </w:r>
            </w:ins>
            <w:del w:id="14719" w:author="Александр" w:date="2020-04-13T09:38:00Z">
              <w:r w:rsidRPr="00696F74" w:rsidDel="00871A15">
                <w:rPr>
                  <w:rFonts w:ascii="Arial" w:hAnsi="Arial" w:cs="Arial"/>
                  <w:sz w:val="20"/>
                  <w:szCs w:val="20"/>
                  <w:lang w:val="en-US"/>
                </w:rPr>
                <w:delText>0010</w:delText>
              </w:r>
            </w:del>
          </w:p>
        </w:tc>
        <w:tc>
          <w:tcPr>
            <w:tcW w:w="3459" w:type="pct"/>
          </w:tcPr>
          <w:p w14:paraId="1B2AB1B1" w14:textId="3E436F88" w:rsidR="00134812" w:rsidRPr="00134812" w:rsidRDefault="00134812" w:rsidP="00134812">
            <w:pPr>
              <w:jc w:val="left"/>
              <w:rPr>
                <w:rFonts w:ascii="Arial" w:hAnsi="Arial" w:cs="Arial"/>
                <w:sz w:val="20"/>
                <w:szCs w:val="20"/>
              </w:rPr>
            </w:pPr>
            <w:ins w:id="14720" w:author="Александр" w:date="2020-04-13T09:38:00Z">
              <w:r w:rsidRPr="00134812">
                <w:rPr>
                  <w:rFonts w:ascii="Arial" w:hAnsi="Arial" w:cs="Arial"/>
                  <w:sz w:val="20"/>
                  <w:szCs w:val="20"/>
                  <w:rPrChange w:id="14721" w:author="Александр" w:date="2020-04-13T09:39:00Z">
                    <w:rPr/>
                  </w:rPrChange>
                </w:rPr>
                <w:t>Машинный дефект</w:t>
              </w:r>
            </w:ins>
            <w:del w:id="14722" w:author="Александр" w:date="2020-04-13T09:38:00Z">
              <w:r w:rsidRPr="00696F74" w:rsidDel="00871A15">
                <w:rPr>
                  <w:rFonts w:ascii="Arial" w:hAnsi="Arial" w:cs="Arial"/>
                  <w:sz w:val="20"/>
                  <w:szCs w:val="20"/>
                </w:rPr>
                <w:delText>Наруш. вып. работ подрядчиком</w:delText>
              </w:r>
            </w:del>
          </w:p>
        </w:tc>
      </w:tr>
      <w:tr w:rsidR="00134812" w:rsidRPr="0086487D" w14:paraId="71CB8D64" w14:textId="77777777" w:rsidTr="00D153F5">
        <w:trPr>
          <w:cantSplit/>
        </w:trPr>
        <w:tc>
          <w:tcPr>
            <w:tcW w:w="1541" w:type="pct"/>
          </w:tcPr>
          <w:p w14:paraId="33826CEC" w14:textId="6270D151" w:rsidR="00134812" w:rsidRPr="00134812" w:rsidRDefault="00134812" w:rsidP="00134812">
            <w:pPr>
              <w:rPr>
                <w:rFonts w:ascii="Arial" w:hAnsi="Arial" w:cs="Arial"/>
                <w:sz w:val="20"/>
                <w:szCs w:val="20"/>
                <w:lang w:val="en-US"/>
              </w:rPr>
            </w:pPr>
            <w:ins w:id="14723" w:author="Александр" w:date="2020-04-13T09:38:00Z">
              <w:r w:rsidRPr="00134812">
                <w:rPr>
                  <w:rFonts w:ascii="Arial" w:hAnsi="Arial" w:cs="Arial"/>
                  <w:sz w:val="20"/>
                  <w:szCs w:val="20"/>
                  <w:rPrChange w:id="14724" w:author="Александр" w:date="2020-04-13T09:39:00Z">
                    <w:rPr/>
                  </w:rPrChange>
                </w:rPr>
                <w:t>0002</w:t>
              </w:r>
            </w:ins>
            <w:del w:id="14725" w:author="Александр" w:date="2020-04-13T09:38:00Z">
              <w:r w:rsidRPr="00696F74" w:rsidDel="00871A15">
                <w:rPr>
                  <w:rFonts w:ascii="Arial" w:hAnsi="Arial" w:cs="Arial"/>
                  <w:sz w:val="20"/>
                  <w:szCs w:val="20"/>
                  <w:lang w:val="en-US"/>
                </w:rPr>
                <w:delText>0020</w:delText>
              </w:r>
            </w:del>
          </w:p>
        </w:tc>
        <w:tc>
          <w:tcPr>
            <w:tcW w:w="3459" w:type="pct"/>
          </w:tcPr>
          <w:p w14:paraId="2D996BDB" w14:textId="23CCE5CC" w:rsidR="00134812" w:rsidRPr="00134812" w:rsidRDefault="00134812" w:rsidP="00134812">
            <w:pPr>
              <w:jc w:val="left"/>
              <w:rPr>
                <w:rFonts w:ascii="Arial" w:hAnsi="Arial" w:cs="Arial"/>
                <w:sz w:val="20"/>
                <w:szCs w:val="20"/>
              </w:rPr>
            </w:pPr>
            <w:ins w:id="14726" w:author="Александр" w:date="2020-04-13T09:38:00Z">
              <w:r w:rsidRPr="00134812">
                <w:rPr>
                  <w:rFonts w:ascii="Arial" w:hAnsi="Arial" w:cs="Arial"/>
                  <w:sz w:val="20"/>
                  <w:szCs w:val="20"/>
                  <w:rPrChange w:id="14727" w:author="Александр" w:date="2020-04-13T09:39:00Z">
                    <w:rPr/>
                  </w:rPrChange>
                </w:rPr>
                <w:t>Ошибка обслуживания</w:t>
              </w:r>
            </w:ins>
            <w:del w:id="14728" w:author="Александр" w:date="2020-04-13T09:38:00Z">
              <w:r w:rsidRPr="00696F74" w:rsidDel="00871A15">
                <w:rPr>
                  <w:rFonts w:ascii="Arial" w:hAnsi="Arial" w:cs="Arial"/>
                  <w:sz w:val="20"/>
                  <w:szCs w:val="20"/>
                </w:rPr>
                <w:delText>Позднее поступление МТР</w:delText>
              </w:r>
            </w:del>
          </w:p>
        </w:tc>
      </w:tr>
    </w:tbl>
    <w:p w14:paraId="28FC378E" w14:textId="77777777" w:rsidR="00D153F5" w:rsidRPr="00FB401A" w:rsidRDefault="00D153F5" w:rsidP="00197D54">
      <w:pPr>
        <w:pStyle w:val="3"/>
      </w:pPr>
      <w:bookmarkStart w:id="14729" w:name="_Toc67557165"/>
      <w:r>
        <w:t>К</w:t>
      </w:r>
      <w:r w:rsidRPr="00FB401A">
        <w:t>лючевые параметры объекта</w:t>
      </w:r>
      <w:bookmarkEnd w:id="14729"/>
    </w:p>
    <w:p w14:paraId="6EEC10BC" w14:textId="77777777" w:rsidR="00D153F5" w:rsidRPr="009172EE" w:rsidRDefault="00D153F5" w:rsidP="00D153F5">
      <w:pPr>
        <w:spacing w:after="120" w:line="276" w:lineRule="auto"/>
        <w:ind w:firstLine="567"/>
        <w:rPr>
          <w:rFonts w:ascii="Arial" w:hAnsi="Arial" w:cs="Arial"/>
          <w:szCs w:val="24"/>
        </w:rPr>
      </w:pPr>
      <w:r w:rsidRPr="009172EE">
        <w:rPr>
          <w:rFonts w:ascii="Arial" w:hAnsi="Arial" w:cs="Arial"/>
          <w:szCs w:val="24"/>
        </w:rPr>
        <w:t>Ключевым параметром объекта являются:</w:t>
      </w:r>
    </w:p>
    <w:p w14:paraId="714AE771" w14:textId="77777777" w:rsidR="00D153F5" w:rsidRPr="009172EE" w:rsidRDefault="00D153F5" w:rsidP="00F45D35">
      <w:pPr>
        <w:pStyle w:val="afc"/>
        <w:numPr>
          <w:ilvl w:val="0"/>
          <w:numId w:val="16"/>
        </w:numPr>
        <w:spacing w:after="120" w:line="276" w:lineRule="auto"/>
        <w:ind w:left="851" w:hanging="284"/>
        <w:rPr>
          <w:rFonts w:ascii="Arial" w:hAnsi="Arial" w:cs="Arial"/>
          <w:szCs w:val="24"/>
        </w:rPr>
      </w:pPr>
      <w:r w:rsidRPr="009172EE">
        <w:rPr>
          <w:rFonts w:ascii="Arial" w:hAnsi="Arial" w:cs="Arial"/>
          <w:szCs w:val="24"/>
          <w:lang w:val="en-US"/>
        </w:rPr>
        <w:t>WERKS</w:t>
      </w:r>
      <w:r w:rsidRPr="009172EE">
        <w:rPr>
          <w:rFonts w:ascii="Arial" w:hAnsi="Arial" w:cs="Arial"/>
          <w:szCs w:val="24"/>
        </w:rPr>
        <w:t xml:space="preserve"> - Завод,</w:t>
      </w:r>
    </w:p>
    <w:p w14:paraId="619DD0A9" w14:textId="77777777" w:rsidR="00D153F5" w:rsidRPr="009172EE" w:rsidRDefault="00D153F5" w:rsidP="00F45D35">
      <w:pPr>
        <w:pStyle w:val="afc"/>
        <w:numPr>
          <w:ilvl w:val="0"/>
          <w:numId w:val="16"/>
        </w:numPr>
        <w:spacing w:after="240" w:line="276" w:lineRule="auto"/>
        <w:ind w:left="851" w:hanging="284"/>
        <w:rPr>
          <w:rFonts w:ascii="Arial" w:hAnsi="Arial" w:cs="Arial"/>
          <w:szCs w:val="24"/>
        </w:rPr>
        <w:sectPr w:rsidR="00D153F5" w:rsidRPr="009172EE" w:rsidSect="008D4E24">
          <w:headerReference w:type="default" r:id="rId106"/>
          <w:footerReference w:type="default" r:id="rId107"/>
          <w:headerReference w:type="first" r:id="rId108"/>
          <w:pgSz w:w="11907" w:h="16840" w:code="9"/>
          <w:pgMar w:top="1134" w:right="567" w:bottom="1134" w:left="1134" w:header="737" w:footer="283" w:gutter="0"/>
          <w:cols w:space="708"/>
          <w:docGrid w:linePitch="360"/>
        </w:sectPr>
      </w:pPr>
      <w:r w:rsidRPr="009172EE">
        <w:rPr>
          <w:rFonts w:ascii="Arial" w:hAnsi="Arial" w:cs="Arial"/>
          <w:szCs w:val="24"/>
        </w:rPr>
        <w:t>GRUND - Причина отклонения.</w:t>
      </w:r>
    </w:p>
    <w:p w14:paraId="7E5AD1E9" w14:textId="77777777" w:rsidR="00D153F5" w:rsidRPr="003F2961" w:rsidRDefault="00D153F5" w:rsidP="00197D54">
      <w:pPr>
        <w:pStyle w:val="3"/>
      </w:pPr>
      <w:bookmarkStart w:id="14730" w:name="_Toc67557166"/>
      <w:r w:rsidRPr="003F2961">
        <w:lastRenderedPageBreak/>
        <w:t>Модель данных объекта</w:t>
      </w:r>
      <w:bookmarkEnd w:id="14730"/>
    </w:p>
    <w:p w14:paraId="7D33D4C5" w14:textId="78E01A19" w:rsidR="00D153F5" w:rsidRPr="00795B6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ins w:id="14731" w:author="Александр" w:date="2020-04-27T23:40:00Z">
        <w:r w:rsidR="0036397B">
          <w:rPr>
            <w:rFonts w:ascii="Arial" w:hAnsi="Arial" w:cs="Arial"/>
            <w:b/>
            <w:sz w:val="22"/>
          </w:rPr>
          <w:t>50</w:t>
        </w:r>
      </w:ins>
      <w:del w:id="14732" w:author="Александр" w:date="2020-04-27T23:40:00Z">
        <w:r w:rsidR="002870F7" w:rsidDel="0036397B">
          <w:rPr>
            <w:rFonts w:ascii="Arial" w:hAnsi="Arial" w:cs="Arial"/>
            <w:b/>
            <w:sz w:val="22"/>
          </w:rPr>
          <w:delText>4</w:delText>
        </w:r>
      </w:del>
      <w:del w:id="14733" w:author="Александр" w:date="2020-04-13T13:15:00Z">
        <w:r w:rsidR="00156F97" w:rsidDel="00870994">
          <w:rPr>
            <w:rFonts w:ascii="Arial" w:hAnsi="Arial" w:cs="Arial"/>
            <w:b/>
            <w:sz w:val="22"/>
          </w:rPr>
          <w:delText>5</w:delText>
        </w:r>
      </w:del>
      <w:r w:rsidRPr="00321205">
        <w:rPr>
          <w:rFonts w:ascii="Arial" w:hAnsi="Arial" w:cs="Arial"/>
          <w:b/>
          <w:sz w:val="22"/>
        </w:rPr>
        <w:t xml:space="preserve">. Модель данных </w:t>
      </w:r>
      <w:r>
        <w:rPr>
          <w:rFonts w:ascii="Arial" w:hAnsi="Arial" w:cs="Arial"/>
          <w:b/>
          <w:sz w:val="22"/>
          <w:lang w:val="en-US"/>
        </w:rPr>
        <w:t>PM</w:t>
      </w:r>
      <w:r w:rsidRPr="00795B6E">
        <w:rPr>
          <w:rFonts w:ascii="Arial" w:hAnsi="Arial" w:cs="Arial"/>
          <w:b/>
          <w:sz w:val="22"/>
        </w:rPr>
        <w:t xml:space="preserve">_60 </w:t>
      </w:r>
      <w:r>
        <w:rPr>
          <w:rFonts w:ascii="Arial" w:hAnsi="Arial" w:cs="Arial"/>
          <w:b/>
          <w:sz w:val="22"/>
        </w:rPr>
        <w:t>Причина отклонения при подтверждениях</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408"/>
        <w:gridCol w:w="1431"/>
        <w:gridCol w:w="1882"/>
        <w:gridCol w:w="1039"/>
        <w:gridCol w:w="1477"/>
        <w:gridCol w:w="1857"/>
        <w:gridCol w:w="1824"/>
        <w:gridCol w:w="1174"/>
        <w:gridCol w:w="1390"/>
        <w:gridCol w:w="1063"/>
      </w:tblGrid>
      <w:tr w:rsidR="00D153F5" w:rsidRPr="000E3C42" w14:paraId="57C16999" w14:textId="77777777" w:rsidTr="00D153F5">
        <w:trPr>
          <w:cantSplit/>
          <w:trHeight w:val="397"/>
        </w:trPr>
        <w:tc>
          <w:tcPr>
            <w:tcW w:w="149" w:type="pct"/>
            <w:vMerge w:val="restart"/>
            <w:shd w:val="clear" w:color="auto" w:fill="FFC000"/>
            <w:vAlign w:val="center"/>
          </w:tcPr>
          <w:p w14:paraId="487696F5"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97" w:type="pct"/>
            <w:vMerge w:val="restart"/>
            <w:shd w:val="clear" w:color="auto" w:fill="FFC000"/>
          </w:tcPr>
          <w:p w14:paraId="088A058E" w14:textId="77777777" w:rsidR="00D153F5" w:rsidRPr="000E3C42" w:rsidRDefault="00D153F5" w:rsidP="00D153F5">
            <w:pPr>
              <w:jc w:val="center"/>
              <w:rPr>
                <w:rFonts w:ascii="Arial" w:hAnsi="Arial" w:cs="Arial"/>
                <w:b/>
                <w:sz w:val="20"/>
                <w:szCs w:val="20"/>
              </w:rPr>
            </w:pPr>
          </w:p>
          <w:p w14:paraId="3203D62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497" w:type="pct"/>
            <w:vMerge w:val="restart"/>
            <w:shd w:val="clear" w:color="auto" w:fill="FFC000"/>
            <w:vAlign w:val="center"/>
          </w:tcPr>
          <w:p w14:paraId="583C620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627" w:type="pct"/>
            <w:vMerge w:val="restart"/>
            <w:shd w:val="clear" w:color="auto" w:fill="FFC000"/>
            <w:vAlign w:val="center"/>
          </w:tcPr>
          <w:p w14:paraId="1F896CA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66" w:type="pct"/>
            <w:vMerge w:val="restart"/>
            <w:shd w:val="clear" w:color="auto" w:fill="FFC000"/>
            <w:vAlign w:val="center"/>
          </w:tcPr>
          <w:p w14:paraId="761B034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0559EA9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8" w:type="pct"/>
            <w:gridSpan w:val="2"/>
            <w:shd w:val="clear" w:color="auto" w:fill="FFC000"/>
          </w:tcPr>
          <w:p w14:paraId="6588E85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90" w:type="pct"/>
            <w:gridSpan w:val="2"/>
            <w:shd w:val="clear" w:color="auto" w:fill="FFC000"/>
            <w:vAlign w:val="center"/>
          </w:tcPr>
          <w:p w14:paraId="50460A6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2A09DF1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27FFCA6A" w14:textId="77777777" w:rsidTr="00D153F5">
        <w:trPr>
          <w:cantSplit/>
        </w:trPr>
        <w:tc>
          <w:tcPr>
            <w:tcW w:w="149" w:type="pct"/>
            <w:vMerge/>
            <w:vAlign w:val="center"/>
          </w:tcPr>
          <w:p w14:paraId="31FCFB68" w14:textId="77777777" w:rsidR="00D153F5" w:rsidRPr="000E3C42" w:rsidRDefault="00D153F5" w:rsidP="00D153F5">
            <w:pPr>
              <w:jc w:val="center"/>
              <w:rPr>
                <w:rFonts w:ascii="Arial" w:hAnsi="Arial" w:cs="Arial"/>
                <w:sz w:val="20"/>
                <w:szCs w:val="20"/>
              </w:rPr>
            </w:pPr>
          </w:p>
        </w:tc>
        <w:tc>
          <w:tcPr>
            <w:tcW w:w="497" w:type="pct"/>
            <w:vMerge/>
          </w:tcPr>
          <w:p w14:paraId="5145A30A" w14:textId="77777777" w:rsidR="00D153F5" w:rsidRPr="000E3C42" w:rsidRDefault="00D153F5" w:rsidP="00D153F5">
            <w:pPr>
              <w:jc w:val="center"/>
              <w:rPr>
                <w:rFonts w:ascii="Arial" w:hAnsi="Arial" w:cs="Arial"/>
                <w:sz w:val="20"/>
                <w:szCs w:val="20"/>
              </w:rPr>
            </w:pPr>
          </w:p>
        </w:tc>
        <w:tc>
          <w:tcPr>
            <w:tcW w:w="497" w:type="pct"/>
            <w:vMerge/>
            <w:vAlign w:val="center"/>
          </w:tcPr>
          <w:p w14:paraId="778CA3CD" w14:textId="77777777" w:rsidR="00D153F5" w:rsidRPr="000E3C42" w:rsidRDefault="00D153F5" w:rsidP="00D153F5">
            <w:pPr>
              <w:jc w:val="center"/>
              <w:rPr>
                <w:rFonts w:ascii="Arial" w:hAnsi="Arial" w:cs="Arial"/>
                <w:sz w:val="20"/>
                <w:szCs w:val="20"/>
              </w:rPr>
            </w:pPr>
          </w:p>
        </w:tc>
        <w:tc>
          <w:tcPr>
            <w:tcW w:w="627" w:type="pct"/>
            <w:vMerge/>
            <w:vAlign w:val="center"/>
          </w:tcPr>
          <w:p w14:paraId="6974E243" w14:textId="77777777" w:rsidR="00D153F5" w:rsidRPr="000E3C42" w:rsidRDefault="00D153F5" w:rsidP="00D153F5">
            <w:pPr>
              <w:jc w:val="center"/>
              <w:rPr>
                <w:rFonts w:ascii="Arial" w:hAnsi="Arial" w:cs="Arial"/>
                <w:sz w:val="20"/>
                <w:szCs w:val="20"/>
              </w:rPr>
            </w:pPr>
          </w:p>
        </w:tc>
        <w:tc>
          <w:tcPr>
            <w:tcW w:w="366" w:type="pct"/>
            <w:vMerge/>
            <w:vAlign w:val="center"/>
          </w:tcPr>
          <w:p w14:paraId="441908AB" w14:textId="77777777" w:rsidR="00D153F5" w:rsidRPr="000E3C42" w:rsidRDefault="00D153F5" w:rsidP="00D153F5">
            <w:pPr>
              <w:jc w:val="center"/>
              <w:rPr>
                <w:rFonts w:ascii="Arial" w:hAnsi="Arial" w:cs="Arial"/>
                <w:sz w:val="20"/>
                <w:szCs w:val="20"/>
              </w:rPr>
            </w:pPr>
          </w:p>
        </w:tc>
        <w:tc>
          <w:tcPr>
            <w:tcW w:w="493" w:type="pct"/>
            <w:vMerge/>
            <w:vAlign w:val="center"/>
          </w:tcPr>
          <w:p w14:paraId="0F6E6A48"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19EFFDB0"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26E3FEE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13B61BE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8" w:type="pct"/>
            <w:shd w:val="clear" w:color="auto" w:fill="FFC000"/>
            <w:vAlign w:val="center"/>
          </w:tcPr>
          <w:p w14:paraId="4C59A47E"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2608505D" w14:textId="77777777" w:rsidR="00D153F5" w:rsidRPr="000E3C42" w:rsidRDefault="00D153F5" w:rsidP="00D153F5">
            <w:pPr>
              <w:jc w:val="center"/>
              <w:rPr>
                <w:rFonts w:ascii="Arial" w:hAnsi="Arial" w:cs="Arial"/>
                <w:b/>
                <w:sz w:val="20"/>
                <w:szCs w:val="20"/>
              </w:rPr>
            </w:pPr>
          </w:p>
        </w:tc>
      </w:tr>
      <w:tr w:rsidR="00D153F5" w:rsidRPr="000E3C42" w14:paraId="37F0A44D" w14:textId="77777777" w:rsidTr="00D153F5">
        <w:trPr>
          <w:cantSplit/>
        </w:trPr>
        <w:tc>
          <w:tcPr>
            <w:tcW w:w="149" w:type="pct"/>
          </w:tcPr>
          <w:p w14:paraId="1B051B0D" w14:textId="77777777" w:rsidR="00D153F5" w:rsidRPr="000E3C42" w:rsidRDefault="00D153F5" w:rsidP="00D153F5">
            <w:pPr>
              <w:rPr>
                <w:rFonts w:ascii="Arial" w:hAnsi="Arial" w:cs="Arial"/>
                <w:sz w:val="20"/>
                <w:szCs w:val="20"/>
                <w:lang w:val="en-US"/>
              </w:rPr>
            </w:pPr>
            <w:r w:rsidRPr="000E3C42">
              <w:rPr>
                <w:rFonts w:ascii="Arial" w:hAnsi="Arial" w:cs="Arial"/>
                <w:sz w:val="20"/>
                <w:szCs w:val="20"/>
                <w:lang w:val="en-US"/>
              </w:rPr>
              <w:t>1.</w:t>
            </w:r>
          </w:p>
        </w:tc>
        <w:tc>
          <w:tcPr>
            <w:tcW w:w="497" w:type="pct"/>
          </w:tcPr>
          <w:p w14:paraId="2DEB93B2" w14:textId="130B516D"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497" w:type="pct"/>
          </w:tcPr>
          <w:p w14:paraId="418DE290"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Завод</w:t>
            </w:r>
          </w:p>
        </w:tc>
        <w:tc>
          <w:tcPr>
            <w:tcW w:w="627" w:type="pct"/>
          </w:tcPr>
          <w:p w14:paraId="7B39926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PM_14. </w:t>
            </w:r>
            <w:r w:rsidRPr="000E3C42">
              <w:rPr>
                <w:rFonts w:ascii="Arial" w:eastAsiaTheme="minorHAnsi" w:hAnsi="Arial" w:cs="Arial"/>
                <w:sz w:val="20"/>
                <w:szCs w:val="20"/>
              </w:rPr>
              <w:t>Орг. единица, на которой установлены и физически находятся технические объекты или объекты общего назначения</w:t>
            </w:r>
          </w:p>
        </w:tc>
        <w:tc>
          <w:tcPr>
            <w:tcW w:w="366" w:type="pct"/>
          </w:tcPr>
          <w:p w14:paraId="6AB2E01F"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CHAR, 4</w:t>
            </w:r>
          </w:p>
        </w:tc>
        <w:tc>
          <w:tcPr>
            <w:tcW w:w="493" w:type="pct"/>
          </w:tcPr>
          <w:p w14:paraId="6B4CE997"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TRUG</w:t>
            </w:r>
            <w:r w:rsidRPr="000E3C42">
              <w:rPr>
                <w:rFonts w:ascii="Arial" w:hAnsi="Arial" w:cs="Arial"/>
                <w:sz w:val="20"/>
                <w:szCs w:val="20"/>
              </w:rPr>
              <w:t>-</w:t>
            </w:r>
            <w:r w:rsidRPr="000E3C42">
              <w:rPr>
                <w:rFonts w:ascii="Arial" w:hAnsi="Arial" w:cs="Arial"/>
                <w:sz w:val="20"/>
                <w:szCs w:val="20"/>
                <w:lang w:val="en-US"/>
              </w:rPr>
              <w:t>WERKS</w:t>
            </w:r>
          </w:p>
        </w:tc>
        <w:tc>
          <w:tcPr>
            <w:tcW w:w="620" w:type="pct"/>
          </w:tcPr>
          <w:p w14:paraId="00AA280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1ACDD322" w14:textId="246A128E" w:rsidR="00D153F5" w:rsidRPr="000E3C42" w:rsidRDefault="00634E3E"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6529833C" w14:textId="268A7D49"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049C8FDF" w14:textId="5D7E4265" w:rsidR="00D153F5" w:rsidRPr="000E3C42" w:rsidRDefault="00D76E76" w:rsidP="00D153F5">
            <w:pPr>
              <w:jc w:val="center"/>
              <w:rPr>
                <w:rFonts w:ascii="Arial" w:hAnsi="Arial" w:cs="Arial"/>
                <w:sz w:val="20"/>
                <w:szCs w:val="20"/>
              </w:rPr>
            </w:pPr>
            <w:r>
              <w:rPr>
                <w:rFonts w:ascii="Arial" w:hAnsi="Arial" w:cs="Arial"/>
                <w:sz w:val="20"/>
                <w:szCs w:val="20"/>
              </w:rPr>
              <w:t>Выбор из справочника</w:t>
            </w:r>
          </w:p>
        </w:tc>
        <w:tc>
          <w:tcPr>
            <w:tcW w:w="355" w:type="pct"/>
          </w:tcPr>
          <w:p w14:paraId="05480B92"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648B255B" w14:textId="77777777" w:rsidTr="00D153F5">
        <w:trPr>
          <w:cantSplit/>
        </w:trPr>
        <w:tc>
          <w:tcPr>
            <w:tcW w:w="149" w:type="pct"/>
          </w:tcPr>
          <w:p w14:paraId="25DBE3A8" w14:textId="77777777" w:rsidR="00D153F5" w:rsidRPr="000E3C42" w:rsidRDefault="00D153F5" w:rsidP="00D153F5">
            <w:pPr>
              <w:rPr>
                <w:rFonts w:ascii="Arial" w:hAnsi="Arial" w:cs="Arial"/>
                <w:sz w:val="20"/>
                <w:szCs w:val="20"/>
              </w:rPr>
            </w:pPr>
            <w:r w:rsidRPr="000E3C42">
              <w:rPr>
                <w:rFonts w:ascii="Arial" w:hAnsi="Arial" w:cs="Arial"/>
                <w:sz w:val="20"/>
                <w:szCs w:val="20"/>
              </w:rPr>
              <w:t>2.</w:t>
            </w:r>
          </w:p>
        </w:tc>
        <w:tc>
          <w:tcPr>
            <w:tcW w:w="497" w:type="pct"/>
          </w:tcPr>
          <w:p w14:paraId="7FB97B05" w14:textId="343F812A"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497" w:type="pct"/>
          </w:tcPr>
          <w:p w14:paraId="09B16A9A"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Причина отклонения</w:t>
            </w:r>
          </w:p>
        </w:tc>
        <w:tc>
          <w:tcPr>
            <w:tcW w:w="627" w:type="pct"/>
          </w:tcPr>
          <w:p w14:paraId="76534C1E" w14:textId="028C4191" w:rsidR="00D153F5" w:rsidRPr="00A25D1F" w:rsidRDefault="00D153F5" w:rsidP="00D153F5">
            <w:pPr>
              <w:jc w:val="left"/>
              <w:rPr>
                <w:rFonts w:ascii="Arial" w:hAnsi="Arial" w:cs="Arial"/>
                <w:sz w:val="20"/>
                <w:szCs w:val="20"/>
              </w:rPr>
            </w:pPr>
            <w:r w:rsidRPr="00A25D1F">
              <w:rPr>
                <w:rFonts w:ascii="Arial" w:hAnsi="Arial" w:cs="Arial"/>
                <w:sz w:val="20"/>
                <w:szCs w:val="20"/>
                <w:lang w:val="en-US"/>
              </w:rPr>
              <w:t>PM</w:t>
            </w:r>
            <w:r w:rsidRPr="00A25D1F">
              <w:rPr>
                <w:rFonts w:ascii="Arial" w:hAnsi="Arial" w:cs="Arial"/>
                <w:sz w:val="20"/>
                <w:szCs w:val="20"/>
              </w:rPr>
              <w:t>_47</w:t>
            </w:r>
            <w:r w:rsidR="00A25D1F" w:rsidRPr="00A25D1F">
              <w:rPr>
                <w:rFonts w:ascii="Arial" w:hAnsi="Arial" w:cs="Arial"/>
                <w:sz w:val="20"/>
                <w:szCs w:val="20"/>
              </w:rPr>
              <w:t xml:space="preserve">. </w:t>
            </w:r>
            <w:r w:rsidR="00A25D1F">
              <w:rPr>
                <w:rFonts w:ascii="Arial" w:eastAsiaTheme="minorHAnsi" w:hAnsi="Arial" w:cs="Arial"/>
                <w:sz w:val="20"/>
                <w:szCs w:val="20"/>
              </w:rPr>
              <w:t>Определяет</w:t>
            </w:r>
            <w:r w:rsidR="00A25D1F" w:rsidRPr="00A25D1F">
              <w:rPr>
                <w:rFonts w:ascii="Arial" w:eastAsiaTheme="minorHAnsi" w:hAnsi="Arial" w:cs="Arial"/>
                <w:sz w:val="20"/>
                <w:szCs w:val="20"/>
              </w:rPr>
              <w:t xml:space="preserve"> причины отклонения сроков выполнения операций заказов ТОРО от запланированных</w:t>
            </w:r>
          </w:p>
        </w:tc>
        <w:tc>
          <w:tcPr>
            <w:tcW w:w="366" w:type="pct"/>
          </w:tcPr>
          <w:p w14:paraId="749C013F" w14:textId="77777777" w:rsidR="00D153F5" w:rsidRPr="00A25D1F" w:rsidRDefault="00D153F5" w:rsidP="00D153F5">
            <w:pPr>
              <w:jc w:val="center"/>
              <w:rPr>
                <w:rFonts w:ascii="Arial" w:hAnsi="Arial" w:cs="Arial"/>
                <w:sz w:val="20"/>
                <w:szCs w:val="20"/>
              </w:rPr>
            </w:pPr>
            <w:r w:rsidRPr="00A25D1F">
              <w:rPr>
                <w:rFonts w:ascii="Arial" w:hAnsi="Arial" w:cs="Arial"/>
                <w:sz w:val="20"/>
                <w:szCs w:val="20"/>
                <w:lang w:val="en-US"/>
              </w:rPr>
              <w:t>CHAR</w:t>
            </w:r>
            <w:r w:rsidRPr="00A25D1F">
              <w:rPr>
                <w:rFonts w:ascii="Arial" w:hAnsi="Arial" w:cs="Arial"/>
                <w:sz w:val="20"/>
                <w:szCs w:val="20"/>
              </w:rPr>
              <w:t>, 4</w:t>
            </w:r>
          </w:p>
        </w:tc>
        <w:tc>
          <w:tcPr>
            <w:tcW w:w="493" w:type="pct"/>
          </w:tcPr>
          <w:p w14:paraId="1FE8D2E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TRUG-GRUND</w:t>
            </w:r>
          </w:p>
        </w:tc>
        <w:tc>
          <w:tcPr>
            <w:tcW w:w="620" w:type="pct"/>
          </w:tcPr>
          <w:p w14:paraId="41EF11D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0B8BB0CF" w14:textId="124AF152" w:rsidR="00D153F5" w:rsidRPr="000E3C42" w:rsidRDefault="00634E3E"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090AB0EC" w14:textId="1161F980"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7A31F84A" w14:textId="3E67061A"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6A0F35A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7890896F" w14:textId="77777777" w:rsidTr="00D153F5">
        <w:trPr>
          <w:cantSplit/>
        </w:trPr>
        <w:tc>
          <w:tcPr>
            <w:tcW w:w="149" w:type="pct"/>
          </w:tcPr>
          <w:p w14:paraId="49250965" w14:textId="77777777" w:rsidR="00D153F5" w:rsidRPr="000E3C42" w:rsidRDefault="00D153F5" w:rsidP="00D153F5">
            <w:pPr>
              <w:rPr>
                <w:rFonts w:ascii="Arial" w:hAnsi="Arial" w:cs="Arial"/>
                <w:sz w:val="20"/>
                <w:szCs w:val="20"/>
              </w:rPr>
            </w:pPr>
            <w:r w:rsidRPr="000E3C42">
              <w:rPr>
                <w:rFonts w:ascii="Arial" w:hAnsi="Arial" w:cs="Arial"/>
                <w:sz w:val="20"/>
                <w:szCs w:val="20"/>
              </w:rPr>
              <w:t>3.</w:t>
            </w:r>
          </w:p>
        </w:tc>
        <w:tc>
          <w:tcPr>
            <w:tcW w:w="497" w:type="pct"/>
          </w:tcPr>
          <w:p w14:paraId="2CE652C4" w14:textId="034AF570"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497" w:type="pct"/>
          </w:tcPr>
          <w:p w14:paraId="1B01F25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Описание</w:t>
            </w:r>
          </w:p>
        </w:tc>
        <w:tc>
          <w:tcPr>
            <w:tcW w:w="627" w:type="pct"/>
          </w:tcPr>
          <w:p w14:paraId="34BA8B82"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Наименование причины отклонения</w:t>
            </w:r>
          </w:p>
        </w:tc>
        <w:tc>
          <w:tcPr>
            <w:tcW w:w="366" w:type="pct"/>
          </w:tcPr>
          <w:p w14:paraId="7386D1E4" w14:textId="77777777" w:rsidR="00D153F5" w:rsidRPr="00A25D1F"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30</w:t>
            </w:r>
          </w:p>
        </w:tc>
        <w:tc>
          <w:tcPr>
            <w:tcW w:w="493" w:type="pct"/>
          </w:tcPr>
          <w:p w14:paraId="162F059A" w14:textId="77777777" w:rsidR="00D153F5" w:rsidRPr="000E3C42" w:rsidRDefault="00D153F5" w:rsidP="00D153F5">
            <w:pPr>
              <w:jc w:val="center"/>
              <w:rPr>
                <w:rFonts w:ascii="Arial" w:hAnsi="Arial" w:cs="Arial"/>
                <w:sz w:val="20"/>
                <w:szCs w:val="20"/>
              </w:rPr>
            </w:pPr>
            <w:r w:rsidRPr="000E3C42">
              <w:rPr>
                <w:rFonts w:ascii="Arial" w:hAnsi="Arial" w:cs="Arial"/>
                <w:sz w:val="20"/>
                <w:szCs w:val="20"/>
              </w:rPr>
              <w:t>TRUGT-GRDTX</w:t>
            </w:r>
          </w:p>
        </w:tc>
        <w:tc>
          <w:tcPr>
            <w:tcW w:w="620" w:type="pct"/>
          </w:tcPr>
          <w:p w14:paraId="24F69C78" w14:textId="3981F2E6"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609" w:type="pct"/>
          </w:tcPr>
          <w:p w14:paraId="23DD71ED" w14:textId="2B882154" w:rsidR="00D153F5" w:rsidRPr="000E3C42" w:rsidRDefault="00634E3E"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01684BC5" w14:textId="76AD661C"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192F80A9" w14:textId="75332C5E"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4E67A0CC"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bl>
    <w:p w14:paraId="5BF56F3E" w14:textId="77777777" w:rsidR="00D153F5" w:rsidRDefault="00D153F5" w:rsidP="00175EC7">
      <w:pPr>
        <w:rPr>
          <w:rFonts w:eastAsiaTheme="majorEastAsia"/>
        </w:rPr>
      </w:pPr>
    </w:p>
    <w:p w14:paraId="71B98A8B" w14:textId="77777777" w:rsidR="00D153F5" w:rsidRDefault="00D153F5" w:rsidP="00D153F5">
      <w:pPr>
        <w:spacing w:after="200" w:line="276" w:lineRule="auto"/>
        <w:jc w:val="left"/>
        <w:rPr>
          <w:rFonts w:eastAsiaTheme="majorEastAsia"/>
        </w:rPr>
        <w:sectPr w:rsidR="00D153F5" w:rsidSect="008D4E24">
          <w:headerReference w:type="default" r:id="rId109"/>
          <w:headerReference w:type="first" r:id="rId110"/>
          <w:footerReference w:type="first" r:id="rId111"/>
          <w:pgSz w:w="16840" w:h="11907" w:orient="landscape" w:code="9"/>
          <w:pgMar w:top="1134" w:right="1134" w:bottom="567" w:left="1134" w:header="737" w:footer="283" w:gutter="0"/>
          <w:cols w:space="708"/>
          <w:docGrid w:linePitch="360"/>
        </w:sectPr>
      </w:pPr>
    </w:p>
    <w:p w14:paraId="7604DB59" w14:textId="77777777" w:rsidR="00D153F5" w:rsidRPr="00977CDA" w:rsidRDefault="00D153F5" w:rsidP="00197D54">
      <w:pPr>
        <w:pStyle w:val="3"/>
      </w:pPr>
      <w:bookmarkStart w:id="14734" w:name="_Toc67557167"/>
      <w:r w:rsidRPr="00977CDA">
        <w:lastRenderedPageBreak/>
        <w:t>Особенности технической реализации</w:t>
      </w:r>
      <w:bookmarkEnd w:id="14734"/>
    </w:p>
    <w:p w14:paraId="335FD20E" w14:textId="441A55E2"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9172EE">
        <w:rPr>
          <w:rFonts w:ascii="Arial" w:hAnsi="Arial" w:cs="Arial"/>
        </w:rPr>
        <w:t>V_TRUG</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7E0A2C23"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DB3B06">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DB3B06">
        <w:rPr>
          <w:rFonts w:ascii="Arial" w:hAnsi="Arial" w:cs="Arial"/>
          <w:color w:val="000000" w:themeColor="text1"/>
          <w:szCs w:val="24"/>
        </w:rPr>
        <w:t>Подтверждения</w:t>
      </w:r>
      <w:r>
        <w:rPr>
          <w:rFonts w:ascii="Arial" w:hAnsi="Arial" w:cs="Arial"/>
          <w:color w:val="000000" w:themeColor="text1"/>
          <w:szCs w:val="24"/>
        </w:rPr>
        <w:t xml:space="preserve"> -&gt; </w:t>
      </w:r>
      <w:r w:rsidRPr="00DB3B06">
        <w:rPr>
          <w:rFonts w:ascii="Arial" w:hAnsi="Arial" w:cs="Arial"/>
          <w:color w:val="000000" w:themeColor="text1"/>
          <w:szCs w:val="24"/>
        </w:rPr>
        <w:t>Определение причин отклонений</w:t>
      </w:r>
      <w:r>
        <w:rPr>
          <w:rFonts w:ascii="Arial" w:hAnsi="Arial" w:cs="Arial"/>
          <w:color w:val="000000" w:themeColor="text1"/>
          <w:szCs w:val="24"/>
        </w:rPr>
        <w:t>.</w:t>
      </w:r>
    </w:p>
    <w:p w14:paraId="674C3EBD" w14:textId="77777777" w:rsidR="00D153F5" w:rsidRPr="00977CDA" w:rsidRDefault="00D153F5" w:rsidP="00197D54">
      <w:pPr>
        <w:pStyle w:val="3"/>
      </w:pPr>
      <w:bookmarkStart w:id="14735" w:name="_Toc67557168"/>
      <w:r w:rsidRPr="00977CDA">
        <w:t>Миграция объекта данных</w:t>
      </w:r>
      <w:bookmarkEnd w:id="14735"/>
    </w:p>
    <w:p w14:paraId="730FB498" w14:textId="77777777" w:rsidR="00D153F5" w:rsidRPr="003353CD" w:rsidRDefault="00D153F5" w:rsidP="00D153F5">
      <w:pPr>
        <w:pStyle w:val="Base"/>
        <w:rPr>
          <w:rFonts w:eastAsiaTheme="majorEastAsia" w:cstheme="majorBidi"/>
          <w:bCs/>
          <w:iCs/>
          <w:szCs w:val="26"/>
        </w:rPr>
      </w:pPr>
      <w:r>
        <w:t>Причины отклонения должны быть настроены и перенесены в продуктивную систему до начала миграции данных</w:t>
      </w:r>
      <w:r>
        <w:rPr>
          <w:rFonts w:eastAsiaTheme="majorEastAsia" w:cstheme="majorBidi"/>
          <w:bCs/>
          <w:iCs/>
          <w:szCs w:val="26"/>
        </w:rPr>
        <w:t>.</w:t>
      </w:r>
    </w:p>
    <w:p w14:paraId="3C90268D"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4736" w:name="_Объект_основных_данных_26"/>
      <w:bookmarkStart w:id="14737" w:name="_Toc521083880"/>
      <w:bookmarkStart w:id="14738" w:name="_Toc521341020"/>
      <w:bookmarkStart w:id="14739" w:name="_Toc521439540"/>
      <w:bookmarkStart w:id="14740" w:name="_Toc67557169"/>
      <w:bookmarkEnd w:id="14736"/>
      <w:r w:rsidRPr="00FB401A">
        <w:rPr>
          <w:rFonts w:eastAsiaTheme="majorEastAsia" w:cstheme="majorBidi"/>
          <w:bCs w:val="0"/>
          <w:iCs w:val="0"/>
          <w:szCs w:val="26"/>
        </w:rPr>
        <w:t xml:space="preserve">Объект основных данных </w:t>
      </w:r>
      <w:r w:rsidRPr="00502213">
        <w:rPr>
          <w:rFonts w:eastAsiaTheme="majorEastAsia" w:cstheme="majorBidi"/>
          <w:bCs w:val="0"/>
          <w:iCs w:val="0"/>
          <w:szCs w:val="26"/>
        </w:rPr>
        <w:t>PM_4</w:t>
      </w:r>
      <w:r>
        <w:rPr>
          <w:rFonts w:eastAsiaTheme="majorEastAsia" w:cstheme="majorBidi"/>
          <w:bCs w:val="0"/>
          <w:iCs w:val="0"/>
          <w:szCs w:val="26"/>
        </w:rPr>
        <w:t xml:space="preserve">9 </w:t>
      </w:r>
      <w:r w:rsidRPr="00D9556D">
        <w:rPr>
          <w:rFonts w:eastAsiaTheme="majorEastAsia" w:cstheme="majorBidi"/>
          <w:bCs w:val="0"/>
          <w:iCs w:val="0"/>
          <w:szCs w:val="26"/>
        </w:rPr>
        <w:t>Степень квалификации</w:t>
      </w:r>
      <w:r w:rsidRPr="00FB401A">
        <w:rPr>
          <w:rFonts w:eastAsiaTheme="majorEastAsia" w:cstheme="majorBidi"/>
          <w:bCs w:val="0"/>
          <w:iCs w:val="0"/>
          <w:szCs w:val="26"/>
        </w:rPr>
        <w:t>.</w:t>
      </w:r>
      <w:bookmarkEnd w:id="14737"/>
      <w:bookmarkEnd w:id="14738"/>
      <w:bookmarkEnd w:id="14739"/>
      <w:bookmarkEnd w:id="14740"/>
    </w:p>
    <w:p w14:paraId="0123C877" w14:textId="77777777" w:rsidR="00D153F5" w:rsidRPr="00FB401A" w:rsidRDefault="00D153F5" w:rsidP="00197D54">
      <w:pPr>
        <w:pStyle w:val="3"/>
      </w:pPr>
      <w:bookmarkStart w:id="14741" w:name="_Toc521083881"/>
      <w:bookmarkStart w:id="14742" w:name="_Toc521341021"/>
      <w:bookmarkStart w:id="14743" w:name="_Toc521439541"/>
      <w:bookmarkStart w:id="14744" w:name="_Toc67557170"/>
      <w:r w:rsidRPr="00FB401A">
        <w:t>Описание объекта</w:t>
      </w:r>
      <w:bookmarkEnd w:id="14741"/>
      <w:bookmarkEnd w:id="14742"/>
      <w:bookmarkEnd w:id="14743"/>
      <w:bookmarkEnd w:id="14744"/>
    </w:p>
    <w:p w14:paraId="54CE3D85" w14:textId="77777777" w:rsidR="00D153F5" w:rsidRPr="00496792" w:rsidRDefault="00D153F5" w:rsidP="00D153F5">
      <w:pPr>
        <w:spacing w:after="240" w:line="276" w:lineRule="auto"/>
        <w:ind w:firstLine="567"/>
        <w:rPr>
          <w:rFonts w:ascii="Arial" w:hAnsi="Arial" w:cs="Arial"/>
        </w:rPr>
      </w:pPr>
      <w:r w:rsidRPr="00496792">
        <w:rPr>
          <w:rFonts w:ascii="Arial" w:hAnsi="Arial" w:cs="Arial"/>
        </w:rPr>
        <w:t>Содержит перечень специальностей персонала с указанием необходимой квалификации (с учетом разрядности).</w:t>
      </w:r>
    </w:p>
    <w:p w14:paraId="071AEB51" w14:textId="77777777" w:rsidR="00D153F5" w:rsidRPr="00496792" w:rsidRDefault="00D153F5" w:rsidP="00D153F5">
      <w:pPr>
        <w:spacing w:after="240" w:line="276" w:lineRule="auto"/>
        <w:ind w:firstLine="567"/>
        <w:rPr>
          <w:rFonts w:ascii="Arial" w:hAnsi="Arial" w:cs="Arial"/>
        </w:rPr>
      </w:pPr>
      <w:r w:rsidRPr="00496792">
        <w:rPr>
          <w:rFonts w:ascii="Arial" w:hAnsi="Arial" w:cs="Arial"/>
        </w:rPr>
        <w:t>Объект информационной системы SAP ERP «Степень квалификации» используется с целью:</w:t>
      </w:r>
    </w:p>
    <w:p w14:paraId="2EC232C2" w14:textId="77777777" w:rsidR="00D153F5" w:rsidRPr="00496792" w:rsidRDefault="00D153F5" w:rsidP="00D153F5">
      <w:pPr>
        <w:spacing w:after="240" w:line="276" w:lineRule="auto"/>
        <w:ind w:firstLine="567"/>
        <w:rPr>
          <w:rFonts w:ascii="Arial" w:hAnsi="Arial" w:cs="Arial"/>
        </w:rPr>
      </w:pPr>
      <w:r w:rsidRPr="00496792">
        <w:rPr>
          <w:rFonts w:ascii="Arial" w:hAnsi="Arial" w:cs="Arial"/>
        </w:rPr>
        <w:t xml:space="preserve">- конкретизации нормативной профессии и квалификационного разряда исполнителей работ по </w:t>
      </w:r>
      <w:proofErr w:type="spellStart"/>
      <w:r w:rsidRPr="00496792">
        <w:rPr>
          <w:rFonts w:ascii="Arial" w:hAnsi="Arial" w:cs="Arial"/>
        </w:rPr>
        <w:t>ТОиР</w:t>
      </w:r>
      <w:proofErr w:type="spellEnd"/>
      <w:r w:rsidRPr="00496792">
        <w:rPr>
          <w:rFonts w:ascii="Arial" w:hAnsi="Arial" w:cs="Arial"/>
        </w:rPr>
        <w:t>;</w:t>
      </w:r>
    </w:p>
    <w:p w14:paraId="6B21F605" w14:textId="77777777" w:rsidR="00D153F5" w:rsidRPr="00496792" w:rsidRDefault="00D153F5" w:rsidP="00D153F5">
      <w:pPr>
        <w:spacing w:after="240" w:line="276" w:lineRule="auto"/>
        <w:ind w:firstLine="567"/>
        <w:rPr>
          <w:rFonts w:ascii="Arial" w:hAnsi="Arial" w:cs="Arial"/>
        </w:rPr>
      </w:pPr>
      <w:r w:rsidRPr="00496792">
        <w:rPr>
          <w:rFonts w:ascii="Arial" w:hAnsi="Arial" w:cs="Arial"/>
        </w:rPr>
        <w:t>- возможности анализа потребности в требуемых трудовых ресурсах.</w:t>
      </w:r>
    </w:p>
    <w:p w14:paraId="10E80AD7" w14:textId="77777777" w:rsidR="00D153F5" w:rsidRPr="00496792" w:rsidRDefault="00D153F5" w:rsidP="00D153F5">
      <w:pPr>
        <w:spacing w:after="240" w:line="276" w:lineRule="auto"/>
        <w:ind w:firstLine="567"/>
        <w:rPr>
          <w:rFonts w:ascii="Arial" w:hAnsi="Arial" w:cs="Arial"/>
        </w:rPr>
      </w:pPr>
      <w:r w:rsidRPr="00496792">
        <w:rPr>
          <w:rFonts w:ascii="Arial" w:hAnsi="Arial" w:cs="Arial"/>
        </w:rPr>
        <w:t xml:space="preserve">Степень квалификации указывается в операциях </w:t>
      </w:r>
      <w:proofErr w:type="spellStart"/>
      <w:r w:rsidRPr="00496792">
        <w:rPr>
          <w:rFonts w:ascii="Arial" w:hAnsi="Arial" w:cs="Arial"/>
        </w:rPr>
        <w:t>техкарты</w:t>
      </w:r>
      <w:proofErr w:type="spellEnd"/>
      <w:r w:rsidRPr="00496792">
        <w:rPr>
          <w:rFonts w:ascii="Arial" w:hAnsi="Arial" w:cs="Arial"/>
        </w:rPr>
        <w:t xml:space="preserve"> и заказов ТОРО. </w:t>
      </w:r>
    </w:p>
    <w:p w14:paraId="30F498AC" w14:textId="77777777" w:rsidR="00D153F5" w:rsidRPr="00240193" w:rsidRDefault="00D153F5" w:rsidP="00D153F5">
      <w:pPr>
        <w:spacing w:after="240" w:line="276" w:lineRule="auto"/>
        <w:ind w:firstLine="567"/>
        <w:rPr>
          <w:rFonts w:ascii="Arial" w:hAnsi="Arial" w:cs="Arial"/>
        </w:rPr>
      </w:pPr>
      <w:r w:rsidRPr="00496792">
        <w:rPr>
          <w:rFonts w:ascii="Arial" w:hAnsi="Arial" w:cs="Arial"/>
        </w:rPr>
        <w:t xml:space="preserve">В справочнике «Степень квалификации» указывается перечень всех нормативных профессий и квалификационных разрядов исполнителей, которые принимают участие в процессе выполнения работ по </w:t>
      </w:r>
      <w:proofErr w:type="spellStart"/>
      <w:r w:rsidRPr="00496792">
        <w:rPr>
          <w:rFonts w:ascii="Arial" w:hAnsi="Arial" w:cs="Arial"/>
        </w:rPr>
        <w:t>ТОиР</w:t>
      </w:r>
      <w:proofErr w:type="spellEnd"/>
      <w:r w:rsidRPr="00496792">
        <w:rPr>
          <w:rFonts w:ascii="Arial" w:hAnsi="Arial" w:cs="Arial"/>
        </w:rPr>
        <w:t>, кроме административного и обслуживающего персонала.</w:t>
      </w:r>
    </w:p>
    <w:p w14:paraId="3291CBA9" w14:textId="77777777" w:rsidR="00D153F5" w:rsidRPr="00FB401A" w:rsidRDefault="00D153F5" w:rsidP="00197D54">
      <w:pPr>
        <w:pStyle w:val="3"/>
      </w:pPr>
      <w:bookmarkStart w:id="14745" w:name="_Toc521083882"/>
      <w:bookmarkStart w:id="14746" w:name="_Toc521341022"/>
      <w:bookmarkStart w:id="14747" w:name="_Toc521439542"/>
      <w:bookmarkStart w:id="14748" w:name="_Toc67557171"/>
      <w:r w:rsidRPr="00FB401A">
        <w:t>Принципы кодирования и нумерации</w:t>
      </w:r>
      <w:bookmarkEnd w:id="14745"/>
      <w:bookmarkEnd w:id="14746"/>
      <w:bookmarkEnd w:id="14747"/>
      <w:bookmarkEnd w:id="14748"/>
    </w:p>
    <w:p w14:paraId="1E3EEFAF" w14:textId="128D9023" w:rsidR="00D153F5" w:rsidRPr="0014784D" w:rsidRDefault="00D153F5" w:rsidP="00E16A62">
      <w:pPr>
        <w:pStyle w:val="a9"/>
        <w:keepNext/>
        <w:spacing w:after="240" w:afterAutospacing="0" w:line="276" w:lineRule="auto"/>
        <w:ind w:firstLine="567"/>
        <w:rPr>
          <w:rFonts w:ascii="Arial" w:hAnsi="Arial" w:cs="Arial"/>
        </w:rPr>
      </w:pPr>
      <w:r>
        <w:rPr>
          <w:rFonts w:ascii="Arial" w:eastAsiaTheme="majorEastAsia" w:hAnsi="Arial" w:cs="Arial"/>
        </w:rPr>
        <w:t>Принципы кодирования и нумерации Степеней квалификации будут описаны в текущем документе по результатам разработки Методики ведения НСИ</w:t>
      </w:r>
      <w:del w:id="14749" w:author="Владимир Лаут" w:date="2021-04-07T15:49:00Z">
        <w:r w:rsidDel="003F7F02">
          <w:rPr>
            <w:rFonts w:ascii="Arial" w:eastAsiaTheme="majorEastAsia" w:hAnsi="Arial" w:cs="Arial"/>
          </w:rPr>
          <w:delText xml:space="preserve"> (БДО, БДН)</w:delText>
        </w:r>
      </w:del>
      <w:r>
        <w:rPr>
          <w:rFonts w:ascii="Arial" w:eastAsiaTheme="majorEastAsia" w:hAnsi="Arial" w:cs="Arial"/>
        </w:rPr>
        <w:t xml:space="preserve"> </w:t>
      </w:r>
      <w:proofErr w:type="spellStart"/>
      <w:r>
        <w:rPr>
          <w:rFonts w:ascii="Arial" w:eastAsiaTheme="majorEastAsia" w:hAnsi="Arial" w:cs="Arial"/>
        </w:rPr>
        <w:t>ТОиР</w:t>
      </w:r>
      <w:proofErr w:type="spellEnd"/>
      <w:r>
        <w:rPr>
          <w:rFonts w:ascii="Arial" w:eastAsiaTheme="majorEastAsia" w:hAnsi="Arial" w:cs="Arial"/>
        </w:rPr>
        <w:t>.</w:t>
      </w:r>
    </w:p>
    <w:p w14:paraId="6F7DC584" w14:textId="5A431663"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sidRPr="008B756C">
        <w:rPr>
          <w:rFonts w:ascii="Arial" w:hAnsi="Arial"/>
          <w:b/>
          <w:sz w:val="22"/>
        </w:rPr>
        <w:t xml:space="preserve"> </w:t>
      </w:r>
      <w:ins w:id="14750" w:author="Александр" w:date="2020-04-13T13:15:00Z">
        <w:r w:rsidR="00DA4FCC">
          <w:rPr>
            <w:rFonts w:ascii="Arial" w:hAnsi="Arial" w:cs="Arial"/>
            <w:b/>
            <w:sz w:val="22"/>
          </w:rPr>
          <w:t>51</w:t>
        </w:r>
      </w:ins>
      <w:del w:id="14751" w:author="Александр" w:date="2020-04-13T13:15:00Z">
        <w:r w:rsidR="002870F7" w:rsidDel="00870994">
          <w:rPr>
            <w:rFonts w:ascii="Arial" w:hAnsi="Arial" w:cs="Arial"/>
            <w:b/>
            <w:sz w:val="22"/>
          </w:rPr>
          <w:delText>4</w:delText>
        </w:r>
        <w:r w:rsidR="00156F97" w:rsidDel="00870994">
          <w:rPr>
            <w:rFonts w:ascii="Arial" w:hAnsi="Arial" w:cs="Arial"/>
            <w:b/>
            <w:sz w:val="22"/>
          </w:rPr>
          <w:delText>6</w:delText>
        </w:r>
      </w:del>
      <w:r w:rsidRPr="003F2961">
        <w:rPr>
          <w:rFonts w:ascii="Arial" w:hAnsi="Arial" w:cs="Arial"/>
          <w:b/>
          <w:sz w:val="22"/>
        </w:rPr>
        <w:t>.</w:t>
      </w:r>
      <w:r>
        <w:rPr>
          <w:rFonts w:ascii="Arial" w:hAnsi="Arial" w:cs="Arial"/>
          <w:b/>
          <w:sz w:val="22"/>
        </w:rPr>
        <w:t xml:space="preserve"> Пример перечня степеней квалификации</w:t>
      </w:r>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
      <w:tr w:rsidR="00D153F5" w:rsidRPr="000E3C42" w14:paraId="1928E288" w14:textId="77777777" w:rsidTr="00D153F5">
        <w:trPr>
          <w:cantSplit/>
          <w:trHeight w:val="397"/>
          <w:tblHeader/>
        </w:trPr>
        <w:tc>
          <w:tcPr>
            <w:tcW w:w="1541" w:type="pct"/>
            <w:shd w:val="clear" w:color="auto" w:fill="FFC000"/>
            <w:vAlign w:val="center"/>
          </w:tcPr>
          <w:p w14:paraId="470F5AF4"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Системный код объекта</w:t>
            </w:r>
          </w:p>
        </w:tc>
        <w:tc>
          <w:tcPr>
            <w:tcW w:w="3459" w:type="pct"/>
            <w:shd w:val="clear" w:color="auto" w:fill="FFC000"/>
            <w:vAlign w:val="center"/>
          </w:tcPr>
          <w:p w14:paraId="3321222D"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Наименование</w:t>
            </w:r>
          </w:p>
        </w:tc>
      </w:tr>
      <w:tr w:rsidR="00D153F5" w:rsidRPr="000E3C42" w14:paraId="7D71FC28" w14:textId="77777777" w:rsidTr="00D153F5">
        <w:trPr>
          <w:cantSplit/>
        </w:trPr>
        <w:tc>
          <w:tcPr>
            <w:tcW w:w="1541" w:type="pct"/>
            <w:vAlign w:val="center"/>
          </w:tcPr>
          <w:p w14:paraId="50872823" w14:textId="77777777" w:rsidR="00D153F5" w:rsidRPr="000E3C42" w:rsidRDefault="00D153F5" w:rsidP="00D153F5">
            <w:pPr>
              <w:rPr>
                <w:rFonts w:ascii="Arial" w:hAnsi="Arial" w:cs="Arial"/>
                <w:sz w:val="20"/>
                <w:szCs w:val="20"/>
              </w:rPr>
            </w:pPr>
            <w:r w:rsidRPr="000E3C42">
              <w:rPr>
                <w:rFonts w:ascii="Arial" w:hAnsi="Arial" w:cs="Arial"/>
                <w:sz w:val="20"/>
                <w:szCs w:val="20"/>
                <w:lang w:eastAsia="ru-RU"/>
              </w:rPr>
              <w:t>01</w:t>
            </w:r>
          </w:p>
        </w:tc>
        <w:tc>
          <w:tcPr>
            <w:tcW w:w="3459" w:type="pct"/>
            <w:vAlign w:val="center"/>
          </w:tcPr>
          <w:p w14:paraId="6C1BB169"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eastAsia="ru-RU"/>
              </w:rPr>
              <w:t>Водитель автомобиля 5р.</w:t>
            </w:r>
          </w:p>
        </w:tc>
      </w:tr>
      <w:tr w:rsidR="00D153F5" w:rsidRPr="000E3C42" w14:paraId="6AE21869" w14:textId="77777777" w:rsidTr="00D153F5">
        <w:trPr>
          <w:cantSplit/>
        </w:trPr>
        <w:tc>
          <w:tcPr>
            <w:tcW w:w="1541" w:type="pct"/>
            <w:vAlign w:val="center"/>
          </w:tcPr>
          <w:p w14:paraId="18E383D8" w14:textId="77777777" w:rsidR="00D153F5" w:rsidRPr="000E3C42" w:rsidRDefault="00D153F5" w:rsidP="00D153F5">
            <w:pPr>
              <w:rPr>
                <w:rFonts w:ascii="Arial" w:hAnsi="Arial" w:cs="Arial"/>
                <w:sz w:val="20"/>
                <w:szCs w:val="20"/>
              </w:rPr>
            </w:pPr>
            <w:r w:rsidRPr="000E3C42">
              <w:rPr>
                <w:rFonts w:ascii="Arial" w:hAnsi="Arial" w:cs="Arial"/>
                <w:sz w:val="20"/>
                <w:szCs w:val="20"/>
                <w:lang w:eastAsia="ru-RU"/>
              </w:rPr>
              <w:t>02</w:t>
            </w:r>
          </w:p>
        </w:tc>
        <w:tc>
          <w:tcPr>
            <w:tcW w:w="3459" w:type="pct"/>
            <w:vAlign w:val="center"/>
          </w:tcPr>
          <w:p w14:paraId="6B45ABF0"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eastAsia="ru-RU"/>
              </w:rPr>
              <w:t>Газосварщик 4р.</w:t>
            </w:r>
          </w:p>
        </w:tc>
      </w:tr>
      <w:tr w:rsidR="00D153F5" w:rsidRPr="000E3C42" w14:paraId="681DF4C1" w14:textId="77777777" w:rsidTr="00D153F5">
        <w:trPr>
          <w:cantSplit/>
        </w:trPr>
        <w:tc>
          <w:tcPr>
            <w:tcW w:w="1541" w:type="pct"/>
            <w:vAlign w:val="center"/>
          </w:tcPr>
          <w:p w14:paraId="7ECF68A8" w14:textId="77777777" w:rsidR="00D153F5" w:rsidRPr="000E3C42" w:rsidRDefault="00D153F5" w:rsidP="00D153F5">
            <w:pPr>
              <w:rPr>
                <w:rFonts w:ascii="Arial" w:hAnsi="Arial" w:cs="Arial"/>
                <w:sz w:val="20"/>
                <w:szCs w:val="20"/>
              </w:rPr>
            </w:pPr>
            <w:r w:rsidRPr="000E3C42">
              <w:rPr>
                <w:rFonts w:ascii="Arial" w:hAnsi="Arial" w:cs="Arial"/>
                <w:sz w:val="20"/>
                <w:szCs w:val="20"/>
                <w:lang w:eastAsia="ru-RU"/>
              </w:rPr>
              <w:lastRenderedPageBreak/>
              <w:t>03</w:t>
            </w:r>
          </w:p>
        </w:tc>
        <w:tc>
          <w:tcPr>
            <w:tcW w:w="3459" w:type="pct"/>
            <w:vAlign w:val="center"/>
          </w:tcPr>
          <w:p w14:paraId="75EEE040" w14:textId="77777777" w:rsidR="00D153F5" w:rsidRPr="000E3C42" w:rsidRDefault="00D153F5" w:rsidP="00D153F5">
            <w:pPr>
              <w:jc w:val="left"/>
              <w:rPr>
                <w:rFonts w:ascii="Arial" w:hAnsi="Arial" w:cs="Arial"/>
                <w:sz w:val="20"/>
                <w:szCs w:val="20"/>
              </w:rPr>
            </w:pPr>
            <w:r w:rsidRPr="000E3C42">
              <w:rPr>
                <w:rFonts w:ascii="Arial" w:hAnsi="Arial" w:cs="Arial"/>
                <w:sz w:val="20"/>
                <w:szCs w:val="20"/>
                <w:lang w:eastAsia="ru-RU"/>
              </w:rPr>
              <w:t>Газорезчик 5р.</w:t>
            </w:r>
          </w:p>
        </w:tc>
      </w:tr>
      <w:tr w:rsidR="00D153F5" w:rsidRPr="000E3C42" w14:paraId="243CD375" w14:textId="77777777" w:rsidTr="00D153F5">
        <w:trPr>
          <w:cantSplit/>
        </w:trPr>
        <w:tc>
          <w:tcPr>
            <w:tcW w:w="1541" w:type="pct"/>
            <w:vAlign w:val="center"/>
          </w:tcPr>
          <w:p w14:paraId="6043738B"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04</w:t>
            </w:r>
          </w:p>
        </w:tc>
        <w:tc>
          <w:tcPr>
            <w:tcW w:w="3459" w:type="pct"/>
            <w:vAlign w:val="center"/>
          </w:tcPr>
          <w:p w14:paraId="16B476C3"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Газосварщик 6р.</w:t>
            </w:r>
          </w:p>
        </w:tc>
      </w:tr>
      <w:tr w:rsidR="00D153F5" w:rsidRPr="000E3C42" w14:paraId="288DAFEC" w14:textId="77777777" w:rsidTr="00D153F5">
        <w:trPr>
          <w:cantSplit/>
        </w:trPr>
        <w:tc>
          <w:tcPr>
            <w:tcW w:w="1541" w:type="pct"/>
            <w:vAlign w:val="center"/>
          </w:tcPr>
          <w:p w14:paraId="4C890752"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05</w:t>
            </w:r>
          </w:p>
        </w:tc>
        <w:tc>
          <w:tcPr>
            <w:tcW w:w="3459" w:type="pct"/>
            <w:vAlign w:val="center"/>
          </w:tcPr>
          <w:p w14:paraId="3FEAAA22"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Ведущий инженер электроник</w:t>
            </w:r>
          </w:p>
        </w:tc>
      </w:tr>
      <w:tr w:rsidR="00D153F5" w:rsidRPr="000E3C42" w14:paraId="6A1D2CFF" w14:textId="77777777" w:rsidTr="00D153F5">
        <w:trPr>
          <w:cantSplit/>
        </w:trPr>
        <w:tc>
          <w:tcPr>
            <w:tcW w:w="1541" w:type="pct"/>
            <w:vAlign w:val="center"/>
          </w:tcPr>
          <w:p w14:paraId="5EA2B4D8"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06</w:t>
            </w:r>
          </w:p>
        </w:tc>
        <w:tc>
          <w:tcPr>
            <w:tcW w:w="3459" w:type="pct"/>
            <w:vAlign w:val="center"/>
          </w:tcPr>
          <w:p w14:paraId="2300A095"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Машинист крана (крановщик) 4р.</w:t>
            </w:r>
          </w:p>
        </w:tc>
      </w:tr>
      <w:tr w:rsidR="00D153F5" w:rsidRPr="000E3C42" w14:paraId="05E7A84E" w14:textId="77777777" w:rsidTr="00D153F5">
        <w:trPr>
          <w:cantSplit/>
        </w:trPr>
        <w:tc>
          <w:tcPr>
            <w:tcW w:w="1541" w:type="pct"/>
            <w:vAlign w:val="center"/>
          </w:tcPr>
          <w:p w14:paraId="7C542DAA"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07</w:t>
            </w:r>
          </w:p>
        </w:tc>
        <w:tc>
          <w:tcPr>
            <w:tcW w:w="3459" w:type="pct"/>
            <w:vAlign w:val="center"/>
          </w:tcPr>
          <w:p w14:paraId="4468DCB3"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Машинист бульдозера 5р.</w:t>
            </w:r>
          </w:p>
        </w:tc>
      </w:tr>
      <w:tr w:rsidR="00D153F5" w:rsidRPr="000E3C42" w14:paraId="718331B4" w14:textId="77777777" w:rsidTr="00D153F5">
        <w:trPr>
          <w:cantSplit/>
        </w:trPr>
        <w:tc>
          <w:tcPr>
            <w:tcW w:w="1541" w:type="pct"/>
            <w:vAlign w:val="center"/>
          </w:tcPr>
          <w:p w14:paraId="233073AE"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08</w:t>
            </w:r>
          </w:p>
        </w:tc>
        <w:tc>
          <w:tcPr>
            <w:tcW w:w="3459" w:type="pct"/>
            <w:vAlign w:val="center"/>
          </w:tcPr>
          <w:p w14:paraId="14D2AEA8"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Машинист экскаватора 6р.</w:t>
            </w:r>
          </w:p>
        </w:tc>
      </w:tr>
      <w:tr w:rsidR="00D153F5" w:rsidRPr="000E3C42" w14:paraId="49B0D59D" w14:textId="77777777" w:rsidTr="00D153F5">
        <w:trPr>
          <w:cantSplit/>
        </w:trPr>
        <w:tc>
          <w:tcPr>
            <w:tcW w:w="1541" w:type="pct"/>
            <w:vAlign w:val="center"/>
          </w:tcPr>
          <w:p w14:paraId="5116BBF4"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09</w:t>
            </w:r>
          </w:p>
        </w:tc>
        <w:tc>
          <w:tcPr>
            <w:tcW w:w="3459" w:type="pct"/>
            <w:vAlign w:val="center"/>
          </w:tcPr>
          <w:p w14:paraId="70355954"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Слесарь по ремонту автомобилей 2р.</w:t>
            </w:r>
          </w:p>
        </w:tc>
      </w:tr>
      <w:tr w:rsidR="00D153F5" w:rsidRPr="000E3C42" w14:paraId="1A812A61" w14:textId="77777777" w:rsidTr="00D153F5">
        <w:trPr>
          <w:cantSplit/>
        </w:trPr>
        <w:tc>
          <w:tcPr>
            <w:tcW w:w="1541" w:type="pct"/>
            <w:vAlign w:val="center"/>
          </w:tcPr>
          <w:p w14:paraId="1FFFC9AB"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10</w:t>
            </w:r>
          </w:p>
        </w:tc>
        <w:tc>
          <w:tcPr>
            <w:tcW w:w="3459" w:type="pct"/>
            <w:vAlign w:val="center"/>
          </w:tcPr>
          <w:p w14:paraId="32E87299"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Электрослесарь поземный 4р.</w:t>
            </w:r>
          </w:p>
        </w:tc>
      </w:tr>
      <w:tr w:rsidR="00D153F5" w:rsidRPr="000E3C42" w14:paraId="5F4E1FA6" w14:textId="77777777" w:rsidTr="00D153F5">
        <w:trPr>
          <w:cantSplit/>
        </w:trPr>
        <w:tc>
          <w:tcPr>
            <w:tcW w:w="1541" w:type="pct"/>
            <w:vAlign w:val="center"/>
          </w:tcPr>
          <w:p w14:paraId="68439A10" w14:textId="77777777" w:rsidR="00D153F5" w:rsidRPr="000E3C42" w:rsidRDefault="00D153F5" w:rsidP="00D153F5">
            <w:pPr>
              <w:rPr>
                <w:rFonts w:ascii="Arial" w:hAnsi="Arial" w:cs="Arial"/>
                <w:sz w:val="20"/>
                <w:szCs w:val="20"/>
                <w:lang w:eastAsia="ru-RU"/>
              </w:rPr>
            </w:pPr>
            <w:r w:rsidRPr="000E3C42">
              <w:rPr>
                <w:rFonts w:ascii="Arial" w:hAnsi="Arial" w:cs="Arial"/>
                <w:sz w:val="20"/>
                <w:szCs w:val="20"/>
                <w:lang w:eastAsia="ru-RU"/>
              </w:rPr>
              <w:t>11</w:t>
            </w:r>
          </w:p>
        </w:tc>
        <w:tc>
          <w:tcPr>
            <w:tcW w:w="3459" w:type="pct"/>
            <w:vAlign w:val="center"/>
          </w:tcPr>
          <w:p w14:paraId="047A34F4" w14:textId="77777777" w:rsidR="00D153F5" w:rsidRPr="000E3C42" w:rsidRDefault="00D153F5" w:rsidP="00D153F5">
            <w:pPr>
              <w:jc w:val="left"/>
              <w:rPr>
                <w:rFonts w:ascii="Arial" w:hAnsi="Arial" w:cs="Arial"/>
                <w:sz w:val="20"/>
                <w:szCs w:val="20"/>
                <w:lang w:eastAsia="ru-RU"/>
              </w:rPr>
            </w:pPr>
            <w:r w:rsidRPr="000E3C42">
              <w:rPr>
                <w:rFonts w:ascii="Arial" w:hAnsi="Arial" w:cs="Arial"/>
                <w:sz w:val="20"/>
                <w:szCs w:val="20"/>
                <w:lang w:eastAsia="ru-RU"/>
              </w:rPr>
              <w:t>Дефектоскопист УЗК 5р.</w:t>
            </w:r>
          </w:p>
        </w:tc>
      </w:tr>
    </w:tbl>
    <w:p w14:paraId="5321072F" w14:textId="77777777" w:rsidR="00D153F5" w:rsidRPr="00FB401A" w:rsidRDefault="00D153F5" w:rsidP="00197D54">
      <w:pPr>
        <w:pStyle w:val="3"/>
      </w:pPr>
      <w:bookmarkStart w:id="14752" w:name="_Toc521083883"/>
      <w:bookmarkStart w:id="14753" w:name="_Toc521341023"/>
      <w:bookmarkStart w:id="14754" w:name="_Toc521439543"/>
      <w:bookmarkStart w:id="14755" w:name="_Toc67557172"/>
      <w:r>
        <w:t>К</w:t>
      </w:r>
      <w:r w:rsidRPr="00FB401A">
        <w:t>лючевые параметры объекта</w:t>
      </w:r>
      <w:bookmarkEnd w:id="14752"/>
      <w:bookmarkEnd w:id="14753"/>
      <w:bookmarkEnd w:id="14754"/>
      <w:bookmarkEnd w:id="14755"/>
    </w:p>
    <w:p w14:paraId="351D74C9" w14:textId="77777777" w:rsidR="00D153F5" w:rsidRPr="00951C2B" w:rsidRDefault="00D153F5" w:rsidP="00D153F5">
      <w:pPr>
        <w:spacing w:after="120" w:line="276" w:lineRule="auto"/>
        <w:ind w:firstLine="567"/>
        <w:rPr>
          <w:rFonts w:ascii="Arial" w:hAnsi="Arial" w:cs="Arial"/>
        </w:rPr>
      </w:pPr>
      <w:r w:rsidRPr="00951C2B">
        <w:rPr>
          <w:rFonts w:ascii="Arial" w:hAnsi="Arial" w:cs="Arial"/>
        </w:rPr>
        <w:t>Ключевым параметр</w:t>
      </w:r>
      <w:r>
        <w:rPr>
          <w:rFonts w:ascii="Arial" w:hAnsi="Arial" w:cs="Arial"/>
        </w:rPr>
        <w:t>а</w:t>
      </w:r>
      <w:r w:rsidRPr="00951C2B">
        <w:rPr>
          <w:rFonts w:ascii="Arial" w:hAnsi="Arial" w:cs="Arial"/>
        </w:rPr>
        <w:t>м</w:t>
      </w:r>
      <w:r>
        <w:rPr>
          <w:rFonts w:ascii="Arial" w:hAnsi="Arial" w:cs="Arial"/>
        </w:rPr>
        <w:t>и</w:t>
      </w:r>
      <w:r w:rsidRPr="00951C2B">
        <w:rPr>
          <w:rFonts w:ascii="Arial" w:hAnsi="Arial" w:cs="Arial"/>
        </w:rPr>
        <w:t xml:space="preserve"> объекта являются:</w:t>
      </w:r>
    </w:p>
    <w:p w14:paraId="46160D46" w14:textId="77777777" w:rsidR="00D153F5" w:rsidRPr="00951C2B" w:rsidRDefault="00D153F5" w:rsidP="00F45D35">
      <w:pPr>
        <w:pStyle w:val="afc"/>
        <w:numPr>
          <w:ilvl w:val="0"/>
          <w:numId w:val="17"/>
        </w:numPr>
        <w:spacing w:after="120" w:line="276" w:lineRule="auto"/>
        <w:ind w:left="851" w:hanging="284"/>
        <w:rPr>
          <w:rFonts w:ascii="Arial" w:hAnsi="Arial" w:cs="Arial"/>
          <w:szCs w:val="24"/>
        </w:rPr>
      </w:pPr>
      <w:r w:rsidRPr="00951C2B">
        <w:rPr>
          <w:rFonts w:ascii="Arial" w:hAnsi="Arial" w:cs="Arial"/>
          <w:szCs w:val="24"/>
        </w:rPr>
        <w:t>WERKS - Завод,</w:t>
      </w:r>
    </w:p>
    <w:p w14:paraId="5708107E" w14:textId="77777777" w:rsidR="00D153F5" w:rsidRPr="00951C2B" w:rsidRDefault="00D153F5" w:rsidP="00F45D35">
      <w:pPr>
        <w:pStyle w:val="afc"/>
        <w:numPr>
          <w:ilvl w:val="0"/>
          <w:numId w:val="17"/>
        </w:numPr>
        <w:spacing w:after="240" w:line="276" w:lineRule="auto"/>
        <w:ind w:left="851" w:hanging="284"/>
        <w:rPr>
          <w:rFonts w:ascii="Arial" w:hAnsi="Arial" w:cs="Arial"/>
          <w:szCs w:val="24"/>
        </w:rPr>
        <w:sectPr w:rsidR="00D153F5" w:rsidRPr="00951C2B" w:rsidSect="008D4E24">
          <w:headerReference w:type="default" r:id="rId112"/>
          <w:headerReference w:type="first" r:id="rId113"/>
          <w:pgSz w:w="11907" w:h="16840" w:code="9"/>
          <w:pgMar w:top="1134" w:right="567" w:bottom="1134" w:left="1134" w:header="737" w:footer="283" w:gutter="0"/>
          <w:cols w:space="708"/>
          <w:docGrid w:linePitch="360"/>
        </w:sectPr>
      </w:pPr>
      <w:r w:rsidRPr="00951C2B">
        <w:rPr>
          <w:rFonts w:ascii="Arial" w:hAnsi="Arial" w:cs="Arial"/>
          <w:szCs w:val="24"/>
        </w:rPr>
        <w:t xml:space="preserve">QUALF - Степень квалификации. </w:t>
      </w:r>
    </w:p>
    <w:p w14:paraId="6B6D9859" w14:textId="77777777" w:rsidR="00D153F5" w:rsidRPr="003F2961" w:rsidRDefault="00D153F5" w:rsidP="00197D54">
      <w:pPr>
        <w:pStyle w:val="3"/>
      </w:pPr>
      <w:bookmarkStart w:id="14756" w:name="_Toc521083884"/>
      <w:bookmarkStart w:id="14757" w:name="_Toc521341024"/>
      <w:bookmarkStart w:id="14758" w:name="_Toc521439544"/>
      <w:bookmarkStart w:id="14759" w:name="_Toc67557173"/>
      <w:r w:rsidRPr="003F2961">
        <w:lastRenderedPageBreak/>
        <w:t>Модель данных объекта</w:t>
      </w:r>
      <w:bookmarkEnd w:id="14756"/>
      <w:bookmarkEnd w:id="14757"/>
      <w:bookmarkEnd w:id="14758"/>
      <w:bookmarkEnd w:id="14759"/>
    </w:p>
    <w:p w14:paraId="667A81B8" w14:textId="7521ACE1" w:rsidR="00D153F5" w:rsidRPr="00240193"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sidRPr="001D3E93">
        <w:rPr>
          <w:rFonts w:ascii="Arial" w:hAnsi="Arial"/>
          <w:b/>
          <w:sz w:val="22"/>
        </w:rPr>
        <w:t xml:space="preserve"> </w:t>
      </w:r>
      <w:ins w:id="14760" w:author="Александр" w:date="2020-04-13T13:15:00Z">
        <w:r w:rsidR="00DA4FCC">
          <w:rPr>
            <w:rFonts w:ascii="Arial" w:hAnsi="Arial"/>
            <w:b/>
            <w:sz w:val="22"/>
          </w:rPr>
          <w:t>52</w:t>
        </w:r>
      </w:ins>
      <w:del w:id="14761" w:author="Александр" w:date="2020-04-13T13:15:00Z">
        <w:r w:rsidR="002870F7" w:rsidDel="00870994">
          <w:rPr>
            <w:rFonts w:ascii="Arial" w:hAnsi="Arial"/>
            <w:b/>
            <w:sz w:val="22"/>
          </w:rPr>
          <w:delText>4</w:delText>
        </w:r>
        <w:r w:rsidR="00156F97" w:rsidDel="00870994">
          <w:rPr>
            <w:rFonts w:ascii="Arial" w:hAnsi="Arial"/>
            <w:b/>
            <w:sz w:val="22"/>
          </w:rPr>
          <w:delText>7</w:delText>
        </w:r>
      </w:del>
      <w:r w:rsidRPr="00321205">
        <w:rPr>
          <w:rFonts w:ascii="Arial" w:hAnsi="Arial" w:cs="Arial"/>
          <w:b/>
          <w:sz w:val="22"/>
        </w:rPr>
        <w:t xml:space="preserve">. Модель данных </w:t>
      </w:r>
      <w:r>
        <w:rPr>
          <w:rFonts w:ascii="Arial" w:hAnsi="Arial" w:cs="Arial"/>
          <w:b/>
          <w:sz w:val="22"/>
          <w:lang w:val="en-US"/>
        </w:rPr>
        <w:t>PM</w:t>
      </w:r>
      <w:r w:rsidRPr="00240193">
        <w:rPr>
          <w:rFonts w:ascii="Arial" w:hAnsi="Arial" w:cs="Arial"/>
          <w:b/>
          <w:sz w:val="22"/>
        </w:rPr>
        <w:t xml:space="preserve">_49 </w:t>
      </w:r>
      <w:r>
        <w:rPr>
          <w:rFonts w:ascii="Arial" w:hAnsi="Arial" w:cs="Arial"/>
          <w:b/>
          <w:sz w:val="22"/>
        </w:rPr>
        <w:t>Степень квалификации</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1"/>
        <w:gridCol w:w="1360"/>
        <w:gridCol w:w="1563"/>
        <w:gridCol w:w="1644"/>
        <w:gridCol w:w="1031"/>
        <w:gridCol w:w="1477"/>
        <w:gridCol w:w="1857"/>
        <w:gridCol w:w="1824"/>
        <w:gridCol w:w="1174"/>
        <w:gridCol w:w="1390"/>
        <w:gridCol w:w="1063"/>
      </w:tblGrid>
      <w:tr w:rsidR="00D153F5" w:rsidRPr="000E3C42" w14:paraId="681EF6E5" w14:textId="77777777" w:rsidTr="00D153F5">
        <w:trPr>
          <w:cantSplit/>
          <w:trHeight w:val="397"/>
        </w:trPr>
        <w:tc>
          <w:tcPr>
            <w:tcW w:w="215" w:type="pct"/>
            <w:vMerge w:val="restart"/>
            <w:shd w:val="clear" w:color="auto" w:fill="FFC000"/>
            <w:vAlign w:val="center"/>
          </w:tcPr>
          <w:p w14:paraId="04CF658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w:t>
            </w:r>
          </w:p>
        </w:tc>
        <w:tc>
          <w:tcPr>
            <w:tcW w:w="468" w:type="pct"/>
            <w:vMerge w:val="restart"/>
            <w:shd w:val="clear" w:color="auto" w:fill="FFC000"/>
          </w:tcPr>
          <w:p w14:paraId="2377E024" w14:textId="77777777" w:rsidR="00D153F5" w:rsidRPr="000E3C42" w:rsidRDefault="00D153F5" w:rsidP="00D153F5">
            <w:pPr>
              <w:jc w:val="center"/>
              <w:rPr>
                <w:rFonts w:ascii="Arial" w:hAnsi="Arial" w:cs="Arial"/>
                <w:b/>
                <w:sz w:val="20"/>
                <w:szCs w:val="20"/>
              </w:rPr>
            </w:pPr>
          </w:p>
          <w:p w14:paraId="48DE799A"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Ракурс/ раздел</w:t>
            </w:r>
          </w:p>
        </w:tc>
        <w:tc>
          <w:tcPr>
            <w:tcW w:w="522" w:type="pct"/>
            <w:vMerge w:val="restart"/>
            <w:shd w:val="clear" w:color="auto" w:fill="FFC000"/>
            <w:vAlign w:val="center"/>
          </w:tcPr>
          <w:p w14:paraId="19EBEF7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Атрибут</w:t>
            </w:r>
          </w:p>
        </w:tc>
        <w:tc>
          <w:tcPr>
            <w:tcW w:w="571" w:type="pct"/>
            <w:vMerge w:val="restart"/>
            <w:shd w:val="clear" w:color="auto" w:fill="FFC000"/>
            <w:vAlign w:val="center"/>
          </w:tcPr>
          <w:p w14:paraId="0B4DD4D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Описание/код объекта из реестра НСИ</w:t>
            </w:r>
          </w:p>
        </w:tc>
        <w:tc>
          <w:tcPr>
            <w:tcW w:w="358" w:type="pct"/>
            <w:vMerge w:val="restart"/>
            <w:shd w:val="clear" w:color="auto" w:fill="FFC000"/>
            <w:vAlign w:val="center"/>
          </w:tcPr>
          <w:p w14:paraId="43EAE93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Тип</w:t>
            </w:r>
          </w:p>
        </w:tc>
        <w:tc>
          <w:tcPr>
            <w:tcW w:w="493" w:type="pct"/>
            <w:vMerge w:val="restart"/>
            <w:shd w:val="clear" w:color="auto" w:fill="FFC000"/>
            <w:vAlign w:val="center"/>
          </w:tcPr>
          <w:p w14:paraId="2601A3CC"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Техническое поле</w:t>
            </w:r>
          </w:p>
        </w:tc>
        <w:tc>
          <w:tcPr>
            <w:tcW w:w="1229" w:type="pct"/>
            <w:gridSpan w:val="2"/>
            <w:shd w:val="clear" w:color="auto" w:fill="FFC000"/>
          </w:tcPr>
          <w:p w14:paraId="27F58128"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790" w:type="pct"/>
            <w:gridSpan w:val="2"/>
            <w:shd w:val="clear" w:color="auto" w:fill="FFC000"/>
            <w:vAlign w:val="center"/>
          </w:tcPr>
          <w:p w14:paraId="1068B04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Правило заполнения</w:t>
            </w:r>
          </w:p>
        </w:tc>
        <w:tc>
          <w:tcPr>
            <w:tcW w:w="355" w:type="pct"/>
            <w:vMerge w:val="restart"/>
            <w:shd w:val="clear" w:color="auto" w:fill="FFC000"/>
            <w:vAlign w:val="center"/>
          </w:tcPr>
          <w:p w14:paraId="1B3F57FB"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Система ведения</w:t>
            </w:r>
          </w:p>
        </w:tc>
      </w:tr>
      <w:tr w:rsidR="00D153F5" w:rsidRPr="000E3C42" w14:paraId="7DF3453F" w14:textId="77777777" w:rsidTr="00D153F5">
        <w:trPr>
          <w:cantSplit/>
        </w:trPr>
        <w:tc>
          <w:tcPr>
            <w:tcW w:w="215" w:type="pct"/>
            <w:vMerge/>
            <w:vAlign w:val="center"/>
          </w:tcPr>
          <w:p w14:paraId="06F2B0AC" w14:textId="77777777" w:rsidR="00D153F5" w:rsidRPr="000E3C42" w:rsidRDefault="00D153F5" w:rsidP="00D153F5">
            <w:pPr>
              <w:jc w:val="center"/>
              <w:rPr>
                <w:rFonts w:ascii="Arial" w:hAnsi="Arial" w:cs="Arial"/>
                <w:sz w:val="20"/>
                <w:szCs w:val="20"/>
              </w:rPr>
            </w:pPr>
          </w:p>
        </w:tc>
        <w:tc>
          <w:tcPr>
            <w:tcW w:w="468" w:type="pct"/>
            <w:vMerge/>
          </w:tcPr>
          <w:p w14:paraId="2770652B" w14:textId="77777777" w:rsidR="00D153F5" w:rsidRPr="000E3C42" w:rsidRDefault="00D153F5" w:rsidP="00D153F5">
            <w:pPr>
              <w:jc w:val="center"/>
              <w:rPr>
                <w:rFonts w:ascii="Arial" w:hAnsi="Arial" w:cs="Arial"/>
                <w:sz w:val="20"/>
                <w:szCs w:val="20"/>
              </w:rPr>
            </w:pPr>
          </w:p>
        </w:tc>
        <w:tc>
          <w:tcPr>
            <w:tcW w:w="522" w:type="pct"/>
            <w:vMerge/>
            <w:vAlign w:val="center"/>
          </w:tcPr>
          <w:p w14:paraId="1DE5DC51" w14:textId="77777777" w:rsidR="00D153F5" w:rsidRPr="000E3C42" w:rsidRDefault="00D153F5" w:rsidP="00D153F5">
            <w:pPr>
              <w:jc w:val="center"/>
              <w:rPr>
                <w:rFonts w:ascii="Arial" w:hAnsi="Arial" w:cs="Arial"/>
                <w:sz w:val="20"/>
                <w:szCs w:val="20"/>
              </w:rPr>
            </w:pPr>
          </w:p>
        </w:tc>
        <w:tc>
          <w:tcPr>
            <w:tcW w:w="571" w:type="pct"/>
            <w:vMerge/>
            <w:vAlign w:val="center"/>
          </w:tcPr>
          <w:p w14:paraId="1641E406" w14:textId="77777777" w:rsidR="00D153F5" w:rsidRPr="000E3C42" w:rsidRDefault="00D153F5" w:rsidP="00D153F5">
            <w:pPr>
              <w:jc w:val="center"/>
              <w:rPr>
                <w:rFonts w:ascii="Arial" w:hAnsi="Arial" w:cs="Arial"/>
                <w:sz w:val="20"/>
                <w:szCs w:val="20"/>
              </w:rPr>
            </w:pPr>
          </w:p>
        </w:tc>
        <w:tc>
          <w:tcPr>
            <w:tcW w:w="358" w:type="pct"/>
            <w:vMerge/>
            <w:vAlign w:val="center"/>
          </w:tcPr>
          <w:p w14:paraId="78D5706D" w14:textId="77777777" w:rsidR="00D153F5" w:rsidRPr="000E3C42" w:rsidRDefault="00D153F5" w:rsidP="00D153F5">
            <w:pPr>
              <w:jc w:val="center"/>
              <w:rPr>
                <w:rFonts w:ascii="Arial" w:hAnsi="Arial" w:cs="Arial"/>
                <w:sz w:val="20"/>
                <w:szCs w:val="20"/>
              </w:rPr>
            </w:pPr>
          </w:p>
        </w:tc>
        <w:tc>
          <w:tcPr>
            <w:tcW w:w="493" w:type="pct"/>
            <w:vMerge/>
            <w:vAlign w:val="center"/>
          </w:tcPr>
          <w:p w14:paraId="2F46F2EB" w14:textId="77777777" w:rsidR="00D153F5" w:rsidRPr="000E3C42" w:rsidRDefault="00D153F5" w:rsidP="00D153F5">
            <w:pPr>
              <w:jc w:val="center"/>
              <w:rPr>
                <w:rFonts w:ascii="Arial" w:hAnsi="Arial" w:cs="Arial"/>
                <w:sz w:val="20"/>
                <w:szCs w:val="20"/>
              </w:rPr>
            </w:pPr>
          </w:p>
        </w:tc>
        <w:tc>
          <w:tcPr>
            <w:tcW w:w="620" w:type="pct"/>
            <w:tcBorders>
              <w:top w:val="single" w:sz="6" w:space="0" w:color="auto"/>
              <w:bottom w:val="single" w:sz="6" w:space="0" w:color="auto"/>
            </w:tcBorders>
            <w:shd w:val="clear" w:color="auto" w:fill="FFC000"/>
          </w:tcPr>
          <w:p w14:paraId="4FE1FBCF"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Обязательность</w:t>
            </w:r>
          </w:p>
        </w:tc>
        <w:tc>
          <w:tcPr>
            <w:tcW w:w="609" w:type="pct"/>
            <w:tcBorders>
              <w:top w:val="single" w:sz="6" w:space="0" w:color="auto"/>
              <w:bottom w:val="single" w:sz="6" w:space="0" w:color="auto"/>
            </w:tcBorders>
            <w:shd w:val="clear" w:color="auto" w:fill="FFC000"/>
          </w:tcPr>
          <w:p w14:paraId="2B861742"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5236F766"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Ведущие атрибуты</w:t>
            </w:r>
          </w:p>
        </w:tc>
        <w:tc>
          <w:tcPr>
            <w:tcW w:w="398" w:type="pct"/>
            <w:shd w:val="clear" w:color="auto" w:fill="FFC000"/>
            <w:vAlign w:val="center"/>
          </w:tcPr>
          <w:p w14:paraId="21BDD547"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Описание правила</w:t>
            </w:r>
          </w:p>
        </w:tc>
        <w:tc>
          <w:tcPr>
            <w:tcW w:w="355" w:type="pct"/>
            <w:vMerge/>
            <w:shd w:val="clear" w:color="auto" w:fill="FFC000"/>
          </w:tcPr>
          <w:p w14:paraId="0AABDABD" w14:textId="77777777" w:rsidR="00D153F5" w:rsidRPr="000E3C42" w:rsidRDefault="00D153F5" w:rsidP="00D153F5">
            <w:pPr>
              <w:jc w:val="center"/>
              <w:rPr>
                <w:rFonts w:ascii="Arial" w:hAnsi="Arial" w:cs="Arial"/>
                <w:b/>
                <w:sz w:val="20"/>
                <w:szCs w:val="20"/>
              </w:rPr>
            </w:pPr>
          </w:p>
        </w:tc>
      </w:tr>
      <w:tr w:rsidR="00D153F5" w:rsidRPr="000E3C42" w14:paraId="63774C11" w14:textId="77777777" w:rsidTr="00D153F5">
        <w:trPr>
          <w:cantSplit/>
        </w:trPr>
        <w:tc>
          <w:tcPr>
            <w:tcW w:w="215" w:type="pct"/>
          </w:tcPr>
          <w:p w14:paraId="78B471C0" w14:textId="77777777" w:rsidR="00D153F5" w:rsidRPr="000E3C42" w:rsidRDefault="00D153F5" w:rsidP="00D153F5">
            <w:pPr>
              <w:rPr>
                <w:rFonts w:ascii="Arial" w:hAnsi="Arial" w:cs="Arial"/>
                <w:sz w:val="20"/>
                <w:szCs w:val="20"/>
              </w:rPr>
            </w:pPr>
            <w:r w:rsidRPr="000E3C42">
              <w:rPr>
                <w:rFonts w:ascii="Arial" w:hAnsi="Arial" w:cs="Arial"/>
                <w:sz w:val="20"/>
                <w:szCs w:val="20"/>
              </w:rPr>
              <w:t>1.</w:t>
            </w:r>
          </w:p>
        </w:tc>
        <w:tc>
          <w:tcPr>
            <w:tcW w:w="468" w:type="pct"/>
          </w:tcPr>
          <w:p w14:paraId="3D7CDA4C" w14:textId="207368A3"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522" w:type="pct"/>
          </w:tcPr>
          <w:p w14:paraId="79CF5FB6"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Завод</w:t>
            </w:r>
          </w:p>
        </w:tc>
        <w:tc>
          <w:tcPr>
            <w:tcW w:w="571" w:type="pct"/>
          </w:tcPr>
          <w:p w14:paraId="2397BB9C"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 xml:space="preserve">PM_14. </w:t>
            </w:r>
            <w:r w:rsidRPr="000E3C42">
              <w:rPr>
                <w:rFonts w:ascii="Arial" w:eastAsiaTheme="minorHAnsi" w:hAnsi="Arial" w:cs="Arial"/>
                <w:sz w:val="20"/>
                <w:szCs w:val="20"/>
              </w:rPr>
              <w:t>Орг. единица, на которой установлены и физически находятся технические объекты или объекты общего назначения</w:t>
            </w:r>
          </w:p>
        </w:tc>
        <w:tc>
          <w:tcPr>
            <w:tcW w:w="358" w:type="pct"/>
          </w:tcPr>
          <w:p w14:paraId="0F051821"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4</w:t>
            </w:r>
          </w:p>
        </w:tc>
        <w:tc>
          <w:tcPr>
            <w:tcW w:w="493" w:type="pct"/>
          </w:tcPr>
          <w:p w14:paraId="517B764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T</w:t>
            </w:r>
            <w:r w:rsidRPr="000E3C42">
              <w:rPr>
                <w:rFonts w:ascii="Arial" w:hAnsi="Arial" w:cs="Arial"/>
                <w:sz w:val="20"/>
                <w:szCs w:val="20"/>
              </w:rPr>
              <w:t>423-WERKS</w:t>
            </w:r>
          </w:p>
        </w:tc>
        <w:tc>
          <w:tcPr>
            <w:tcW w:w="620" w:type="pct"/>
          </w:tcPr>
          <w:p w14:paraId="0874E519"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0785B41F" w14:textId="51C6878B" w:rsidR="00D153F5" w:rsidRPr="000E3C42" w:rsidRDefault="00634E3E"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2F5BBA0B" w14:textId="4EDB32BE"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6CFCF4FC" w14:textId="79C3D4B0" w:rsidR="00D153F5" w:rsidRPr="000E3C42" w:rsidRDefault="00D76E76" w:rsidP="00D153F5">
            <w:pPr>
              <w:jc w:val="center"/>
              <w:rPr>
                <w:rFonts w:ascii="Arial" w:hAnsi="Arial" w:cs="Arial"/>
                <w:sz w:val="20"/>
                <w:szCs w:val="20"/>
              </w:rPr>
            </w:pPr>
            <w:r>
              <w:rPr>
                <w:rFonts w:ascii="Arial" w:hAnsi="Arial" w:cs="Arial"/>
                <w:sz w:val="20"/>
                <w:szCs w:val="20"/>
              </w:rPr>
              <w:t>Выбор из справочника</w:t>
            </w:r>
          </w:p>
        </w:tc>
        <w:tc>
          <w:tcPr>
            <w:tcW w:w="355" w:type="pct"/>
          </w:tcPr>
          <w:p w14:paraId="3F4F6234"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66B76E20" w14:textId="77777777" w:rsidTr="00D153F5">
        <w:trPr>
          <w:cantSplit/>
        </w:trPr>
        <w:tc>
          <w:tcPr>
            <w:tcW w:w="215" w:type="pct"/>
          </w:tcPr>
          <w:p w14:paraId="72AE0695" w14:textId="77777777" w:rsidR="00D153F5" w:rsidRPr="000E3C42" w:rsidRDefault="00D153F5" w:rsidP="00D153F5">
            <w:pPr>
              <w:rPr>
                <w:rFonts w:ascii="Arial" w:hAnsi="Arial" w:cs="Arial"/>
                <w:sz w:val="20"/>
                <w:szCs w:val="20"/>
              </w:rPr>
            </w:pPr>
            <w:r w:rsidRPr="000E3C42">
              <w:rPr>
                <w:rFonts w:ascii="Arial" w:hAnsi="Arial" w:cs="Arial"/>
                <w:sz w:val="20"/>
                <w:szCs w:val="20"/>
              </w:rPr>
              <w:t>2.</w:t>
            </w:r>
          </w:p>
        </w:tc>
        <w:tc>
          <w:tcPr>
            <w:tcW w:w="468" w:type="pct"/>
          </w:tcPr>
          <w:p w14:paraId="193F7D3D" w14:textId="0681F5E2"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522" w:type="pct"/>
          </w:tcPr>
          <w:p w14:paraId="33B4516C"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Степень квалификации</w:t>
            </w:r>
          </w:p>
        </w:tc>
        <w:tc>
          <w:tcPr>
            <w:tcW w:w="571" w:type="pct"/>
          </w:tcPr>
          <w:p w14:paraId="27A461EB" w14:textId="77777777" w:rsidR="00D153F5" w:rsidRPr="000E3C42" w:rsidRDefault="00D153F5" w:rsidP="00D153F5">
            <w:pPr>
              <w:rPr>
                <w:rFonts w:ascii="Arial" w:hAnsi="Arial" w:cs="Arial"/>
                <w:sz w:val="20"/>
                <w:szCs w:val="20"/>
              </w:rPr>
            </w:pPr>
            <w:r w:rsidRPr="000E3C42">
              <w:rPr>
                <w:rFonts w:ascii="Arial" w:hAnsi="Arial" w:cs="Arial"/>
                <w:sz w:val="20"/>
                <w:szCs w:val="20"/>
                <w:lang w:val="en-US"/>
              </w:rPr>
              <w:t>PM</w:t>
            </w:r>
            <w:r w:rsidRPr="000E3C42">
              <w:rPr>
                <w:rFonts w:ascii="Arial" w:hAnsi="Arial" w:cs="Arial"/>
                <w:sz w:val="20"/>
                <w:szCs w:val="20"/>
              </w:rPr>
              <w:t>_49</w:t>
            </w:r>
          </w:p>
        </w:tc>
        <w:tc>
          <w:tcPr>
            <w:tcW w:w="358" w:type="pct"/>
          </w:tcPr>
          <w:p w14:paraId="684D4B5C"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w:t>
            </w:r>
            <w:r w:rsidRPr="000E3C42">
              <w:rPr>
                <w:rFonts w:ascii="Arial" w:hAnsi="Arial" w:cs="Arial"/>
                <w:sz w:val="20"/>
                <w:szCs w:val="20"/>
              </w:rPr>
              <w:t>, 2</w:t>
            </w:r>
          </w:p>
        </w:tc>
        <w:tc>
          <w:tcPr>
            <w:tcW w:w="493" w:type="pct"/>
          </w:tcPr>
          <w:p w14:paraId="78510433"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T</w:t>
            </w:r>
            <w:r w:rsidRPr="000E3C42">
              <w:rPr>
                <w:rFonts w:ascii="Arial" w:hAnsi="Arial" w:cs="Arial"/>
                <w:sz w:val="20"/>
                <w:szCs w:val="20"/>
              </w:rPr>
              <w:t>423-QUALF</w:t>
            </w:r>
          </w:p>
        </w:tc>
        <w:tc>
          <w:tcPr>
            <w:tcW w:w="620" w:type="pct"/>
          </w:tcPr>
          <w:p w14:paraId="571B1B6D"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X</w:t>
            </w:r>
          </w:p>
        </w:tc>
        <w:tc>
          <w:tcPr>
            <w:tcW w:w="609" w:type="pct"/>
          </w:tcPr>
          <w:p w14:paraId="45F80B06" w14:textId="00EE7495" w:rsidR="00D153F5" w:rsidRPr="000E3C42" w:rsidRDefault="00634E3E"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57CBCAA2" w14:textId="45ADC564"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40298071" w14:textId="2A1E5C67"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133155DB"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SAP</w:t>
            </w:r>
          </w:p>
        </w:tc>
      </w:tr>
      <w:tr w:rsidR="00D153F5" w:rsidRPr="000E3C42" w14:paraId="68781A85" w14:textId="77777777" w:rsidTr="00D153F5">
        <w:trPr>
          <w:cantSplit/>
        </w:trPr>
        <w:tc>
          <w:tcPr>
            <w:tcW w:w="215" w:type="pct"/>
          </w:tcPr>
          <w:p w14:paraId="2608AAFA" w14:textId="77777777" w:rsidR="00D153F5" w:rsidRPr="000E3C42" w:rsidRDefault="00D153F5" w:rsidP="00D153F5">
            <w:pPr>
              <w:rPr>
                <w:rFonts w:ascii="Arial" w:hAnsi="Arial" w:cs="Arial"/>
                <w:sz w:val="20"/>
                <w:szCs w:val="20"/>
              </w:rPr>
            </w:pPr>
            <w:r w:rsidRPr="000E3C42">
              <w:rPr>
                <w:rFonts w:ascii="Arial" w:hAnsi="Arial" w:cs="Arial"/>
                <w:sz w:val="20"/>
                <w:szCs w:val="20"/>
              </w:rPr>
              <w:t>3.</w:t>
            </w:r>
          </w:p>
        </w:tc>
        <w:tc>
          <w:tcPr>
            <w:tcW w:w="468" w:type="pct"/>
          </w:tcPr>
          <w:p w14:paraId="3593FB22" w14:textId="42C28936" w:rsidR="00D153F5" w:rsidRPr="000E3C42" w:rsidRDefault="00634E3E" w:rsidP="00D153F5">
            <w:pPr>
              <w:jc w:val="left"/>
              <w:rPr>
                <w:rFonts w:ascii="Arial" w:hAnsi="Arial" w:cs="Arial"/>
                <w:sz w:val="20"/>
                <w:szCs w:val="20"/>
              </w:rPr>
            </w:pPr>
            <w:r w:rsidRPr="000E3C42">
              <w:rPr>
                <w:rFonts w:ascii="Arial" w:hAnsi="Arial" w:cs="Arial"/>
                <w:sz w:val="20"/>
                <w:szCs w:val="20"/>
              </w:rPr>
              <w:t>-</w:t>
            </w:r>
          </w:p>
        </w:tc>
        <w:tc>
          <w:tcPr>
            <w:tcW w:w="522" w:type="pct"/>
          </w:tcPr>
          <w:p w14:paraId="091617AE"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Краткий текст</w:t>
            </w:r>
          </w:p>
        </w:tc>
        <w:tc>
          <w:tcPr>
            <w:tcW w:w="571" w:type="pct"/>
          </w:tcPr>
          <w:p w14:paraId="2F9716E6" w14:textId="77777777" w:rsidR="00D153F5" w:rsidRPr="000E3C42" w:rsidRDefault="00D153F5" w:rsidP="00D153F5">
            <w:pPr>
              <w:autoSpaceDE w:val="0"/>
              <w:autoSpaceDN w:val="0"/>
              <w:adjustRightInd w:val="0"/>
              <w:spacing w:before="100" w:after="100"/>
              <w:jc w:val="left"/>
              <w:rPr>
                <w:rFonts w:ascii="Arial" w:eastAsiaTheme="minorHAnsi" w:hAnsi="Arial" w:cs="Arial"/>
                <w:sz w:val="20"/>
                <w:szCs w:val="20"/>
                <w:lang w:val="en-US"/>
              </w:rPr>
            </w:pPr>
            <w:r w:rsidRPr="000E3C42">
              <w:rPr>
                <w:rFonts w:ascii="Arial" w:eastAsiaTheme="minorHAnsi" w:hAnsi="Arial" w:cs="Arial"/>
                <w:sz w:val="20"/>
                <w:szCs w:val="20"/>
              </w:rPr>
              <w:t>Пояснение к степени к</w:t>
            </w:r>
            <w:proofErr w:type="spellStart"/>
            <w:r w:rsidRPr="000E3C42">
              <w:rPr>
                <w:rFonts w:ascii="Arial" w:eastAsiaTheme="minorHAnsi" w:hAnsi="Arial" w:cs="Arial"/>
                <w:sz w:val="20"/>
                <w:szCs w:val="20"/>
                <w:lang w:val="en-US"/>
              </w:rPr>
              <w:t>валификации</w:t>
            </w:r>
            <w:proofErr w:type="spellEnd"/>
          </w:p>
          <w:p w14:paraId="5256413B" w14:textId="77777777" w:rsidR="00D153F5" w:rsidRPr="000E3C42" w:rsidRDefault="00D153F5" w:rsidP="00D153F5">
            <w:pPr>
              <w:jc w:val="center"/>
              <w:rPr>
                <w:rFonts w:ascii="Arial" w:hAnsi="Arial" w:cs="Arial"/>
                <w:sz w:val="20"/>
                <w:szCs w:val="20"/>
              </w:rPr>
            </w:pPr>
          </w:p>
        </w:tc>
        <w:tc>
          <w:tcPr>
            <w:tcW w:w="358" w:type="pct"/>
          </w:tcPr>
          <w:p w14:paraId="52115FCE" w14:textId="77777777" w:rsidR="00D153F5" w:rsidRPr="000E3C42" w:rsidRDefault="00D153F5" w:rsidP="00D153F5">
            <w:pPr>
              <w:jc w:val="center"/>
              <w:rPr>
                <w:rFonts w:ascii="Arial" w:hAnsi="Arial" w:cs="Arial"/>
                <w:sz w:val="20"/>
                <w:szCs w:val="20"/>
              </w:rPr>
            </w:pPr>
            <w:r w:rsidRPr="000E3C42">
              <w:rPr>
                <w:rFonts w:ascii="Arial" w:hAnsi="Arial" w:cs="Arial"/>
                <w:sz w:val="20"/>
                <w:szCs w:val="20"/>
                <w:lang w:val="en-US"/>
              </w:rPr>
              <w:t>CHAR, 30</w:t>
            </w:r>
          </w:p>
        </w:tc>
        <w:tc>
          <w:tcPr>
            <w:tcW w:w="493" w:type="pct"/>
          </w:tcPr>
          <w:p w14:paraId="7F9546D6"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T423T-TXT</w:t>
            </w:r>
          </w:p>
        </w:tc>
        <w:tc>
          <w:tcPr>
            <w:tcW w:w="620" w:type="pct"/>
          </w:tcPr>
          <w:p w14:paraId="1CCB7A41" w14:textId="3C16B99B"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609" w:type="pct"/>
          </w:tcPr>
          <w:p w14:paraId="451DC27D" w14:textId="56FB284F" w:rsidR="00D153F5" w:rsidRPr="000E3C42" w:rsidRDefault="00634E3E" w:rsidP="00D153F5">
            <w:pPr>
              <w:jc w:val="center"/>
              <w:rPr>
                <w:rFonts w:ascii="Arial" w:hAnsi="Arial" w:cs="Arial"/>
                <w:sz w:val="20"/>
                <w:szCs w:val="20"/>
              </w:rPr>
            </w:pPr>
            <w:r w:rsidRPr="000E3C42">
              <w:rPr>
                <w:rFonts w:ascii="Arial" w:hAnsi="Arial" w:cs="Arial"/>
                <w:sz w:val="20"/>
                <w:szCs w:val="20"/>
              </w:rPr>
              <w:t>Для всех объектов</w:t>
            </w:r>
          </w:p>
        </w:tc>
        <w:tc>
          <w:tcPr>
            <w:tcW w:w="392" w:type="pct"/>
          </w:tcPr>
          <w:p w14:paraId="21BB1C10" w14:textId="367A7029"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98" w:type="pct"/>
          </w:tcPr>
          <w:p w14:paraId="223065CF" w14:textId="69CBACB7" w:rsidR="00D153F5" w:rsidRPr="000E3C42" w:rsidRDefault="00634E3E" w:rsidP="00D153F5">
            <w:pPr>
              <w:jc w:val="center"/>
              <w:rPr>
                <w:rFonts w:ascii="Arial" w:hAnsi="Arial" w:cs="Arial"/>
                <w:sz w:val="20"/>
                <w:szCs w:val="20"/>
              </w:rPr>
            </w:pPr>
            <w:r w:rsidRPr="000E3C42">
              <w:rPr>
                <w:rFonts w:ascii="Arial" w:hAnsi="Arial" w:cs="Arial"/>
                <w:sz w:val="20"/>
                <w:szCs w:val="20"/>
              </w:rPr>
              <w:t>-</w:t>
            </w:r>
          </w:p>
        </w:tc>
        <w:tc>
          <w:tcPr>
            <w:tcW w:w="355" w:type="pct"/>
          </w:tcPr>
          <w:p w14:paraId="35BE816E" w14:textId="77777777" w:rsidR="00D153F5" w:rsidRPr="000E3C42" w:rsidRDefault="00D153F5" w:rsidP="00D153F5">
            <w:pPr>
              <w:jc w:val="center"/>
              <w:rPr>
                <w:rFonts w:ascii="Arial" w:hAnsi="Arial" w:cs="Arial"/>
                <w:sz w:val="20"/>
                <w:szCs w:val="20"/>
                <w:lang w:val="en-US"/>
              </w:rPr>
            </w:pPr>
            <w:r w:rsidRPr="000E3C42">
              <w:rPr>
                <w:rFonts w:ascii="Arial" w:hAnsi="Arial" w:cs="Arial"/>
                <w:sz w:val="20"/>
                <w:szCs w:val="20"/>
                <w:lang w:val="en-US"/>
              </w:rPr>
              <w:t>SAP</w:t>
            </w:r>
          </w:p>
        </w:tc>
      </w:tr>
    </w:tbl>
    <w:p w14:paraId="629E5E0B" w14:textId="77777777" w:rsidR="00D153F5" w:rsidRDefault="00D153F5" w:rsidP="00175EC7">
      <w:pPr>
        <w:rPr>
          <w:rFonts w:eastAsiaTheme="majorEastAsia"/>
        </w:rPr>
      </w:pPr>
    </w:p>
    <w:p w14:paraId="708AC441" w14:textId="77777777" w:rsidR="00D153F5" w:rsidRPr="00C53188" w:rsidRDefault="00D153F5" w:rsidP="00D153F5">
      <w:pPr>
        <w:spacing w:after="200" w:line="276" w:lineRule="auto"/>
        <w:jc w:val="left"/>
        <w:rPr>
          <w:rFonts w:eastAsiaTheme="majorEastAsia"/>
          <w:lang w:val="en-US"/>
        </w:rPr>
        <w:sectPr w:rsidR="00D153F5" w:rsidRPr="00C53188" w:rsidSect="008D4E24">
          <w:headerReference w:type="default" r:id="rId114"/>
          <w:footerReference w:type="first" r:id="rId115"/>
          <w:pgSz w:w="16840" w:h="11907" w:orient="landscape" w:code="9"/>
          <w:pgMar w:top="1134" w:right="1134" w:bottom="567" w:left="1134" w:header="737" w:footer="283" w:gutter="0"/>
          <w:cols w:space="708"/>
          <w:docGrid w:linePitch="360"/>
        </w:sectPr>
      </w:pPr>
    </w:p>
    <w:p w14:paraId="1697DFE9" w14:textId="77777777" w:rsidR="00D153F5" w:rsidRPr="00977CDA" w:rsidRDefault="00D153F5" w:rsidP="00197D54">
      <w:pPr>
        <w:pStyle w:val="3"/>
      </w:pPr>
      <w:bookmarkStart w:id="14762" w:name="_Toc521083885"/>
      <w:bookmarkStart w:id="14763" w:name="_Toc521341025"/>
      <w:bookmarkStart w:id="14764" w:name="_Toc521439545"/>
      <w:bookmarkStart w:id="14765" w:name="_Toc67557174"/>
      <w:r w:rsidRPr="00977CDA">
        <w:lastRenderedPageBreak/>
        <w:t>Особенности технической реализации</w:t>
      </w:r>
      <w:bookmarkEnd w:id="14762"/>
      <w:bookmarkEnd w:id="14763"/>
      <w:bookmarkEnd w:id="14764"/>
      <w:bookmarkEnd w:id="14765"/>
    </w:p>
    <w:p w14:paraId="5B75AF81" w14:textId="23720868" w:rsidR="00D153F5" w:rsidRPr="00D37183" w:rsidRDefault="00D153F5" w:rsidP="00D153F5">
      <w:pPr>
        <w:spacing w:after="240" w:line="276" w:lineRule="auto"/>
        <w:ind w:firstLine="567"/>
        <w:rPr>
          <w:rFonts w:ascii="Arial" w:hAnsi="Arial" w:cs="Arial"/>
        </w:rPr>
      </w:pPr>
      <w:r>
        <w:rPr>
          <w:rFonts w:ascii="Arial" w:hAnsi="Arial" w:cs="Arial"/>
        </w:rPr>
        <w:t>Справочник</w:t>
      </w:r>
      <w:r w:rsidR="0087440C">
        <w:rPr>
          <w:rFonts w:ascii="Arial" w:hAnsi="Arial" w:cs="Arial"/>
        </w:rPr>
        <w:t xml:space="preserve"> </w:t>
      </w:r>
      <w:r>
        <w:rPr>
          <w:rFonts w:ascii="Arial" w:hAnsi="Arial" w:cs="Arial"/>
        </w:rPr>
        <w:t xml:space="preserve">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CE4F65">
        <w:rPr>
          <w:rFonts w:ascii="Arial" w:hAnsi="Arial" w:cs="Arial"/>
        </w:rPr>
        <w:t>V_T423</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4CDADB1A"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CE4F65">
        <w:rPr>
          <w:rFonts w:ascii="Arial" w:hAnsi="Arial" w:cs="Arial"/>
          <w:color w:val="000000" w:themeColor="text1"/>
          <w:szCs w:val="24"/>
        </w:rPr>
        <w:t>Планы предупредительного ТОРО, рабочие места, технологические карты и ВПС</w:t>
      </w:r>
      <w:r>
        <w:rPr>
          <w:rFonts w:ascii="Arial" w:hAnsi="Arial" w:cs="Arial"/>
          <w:color w:val="000000" w:themeColor="text1"/>
          <w:szCs w:val="24"/>
        </w:rPr>
        <w:t xml:space="preserve"> -&gt; </w:t>
      </w:r>
      <w:r w:rsidRPr="00CE4F65">
        <w:rPr>
          <w:rFonts w:ascii="Arial" w:hAnsi="Arial" w:cs="Arial"/>
          <w:color w:val="000000" w:themeColor="text1"/>
          <w:szCs w:val="24"/>
        </w:rPr>
        <w:t>Рабочие места</w:t>
      </w:r>
      <w:r>
        <w:rPr>
          <w:rFonts w:ascii="Arial" w:hAnsi="Arial" w:cs="Arial"/>
          <w:color w:val="000000" w:themeColor="text1"/>
          <w:szCs w:val="24"/>
        </w:rPr>
        <w:t xml:space="preserve"> -&gt; </w:t>
      </w:r>
      <w:r w:rsidRPr="00CE4F65">
        <w:rPr>
          <w:rFonts w:ascii="Arial" w:hAnsi="Arial" w:cs="Arial"/>
          <w:color w:val="000000" w:themeColor="text1"/>
          <w:szCs w:val="24"/>
        </w:rPr>
        <w:t>Данные технологической карты</w:t>
      </w:r>
      <w:r>
        <w:rPr>
          <w:rFonts w:ascii="Arial" w:hAnsi="Arial" w:cs="Arial"/>
          <w:color w:val="000000" w:themeColor="text1"/>
          <w:szCs w:val="24"/>
        </w:rPr>
        <w:t xml:space="preserve"> -&gt; </w:t>
      </w:r>
      <w:r w:rsidRPr="00CE4F65">
        <w:rPr>
          <w:rFonts w:ascii="Arial" w:hAnsi="Arial" w:cs="Arial"/>
          <w:color w:val="000000" w:themeColor="text1"/>
          <w:szCs w:val="24"/>
        </w:rPr>
        <w:t>Определение квалификации</w:t>
      </w:r>
      <w:r>
        <w:rPr>
          <w:rFonts w:ascii="Arial" w:hAnsi="Arial" w:cs="Arial"/>
          <w:color w:val="000000" w:themeColor="text1"/>
          <w:szCs w:val="24"/>
        </w:rPr>
        <w:t>.</w:t>
      </w:r>
    </w:p>
    <w:p w14:paraId="03145C3A"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3F22C023" w14:textId="77777777" w:rsidR="00D153F5" w:rsidRPr="00977CDA" w:rsidRDefault="00D153F5" w:rsidP="00197D54">
      <w:pPr>
        <w:pStyle w:val="3"/>
      </w:pPr>
      <w:bookmarkStart w:id="14766" w:name="_Toc521083886"/>
      <w:bookmarkStart w:id="14767" w:name="_Toc521341026"/>
      <w:bookmarkStart w:id="14768" w:name="_Toc521439546"/>
      <w:bookmarkStart w:id="14769" w:name="_Toc67557175"/>
      <w:r w:rsidRPr="00977CDA">
        <w:t>Миграция объекта данных</w:t>
      </w:r>
      <w:bookmarkEnd w:id="14766"/>
      <w:bookmarkEnd w:id="14767"/>
      <w:bookmarkEnd w:id="14768"/>
      <w:bookmarkEnd w:id="14769"/>
    </w:p>
    <w:p w14:paraId="3F2B0C04" w14:textId="77777777" w:rsidR="00D92ABC" w:rsidRDefault="00D92ABC" w:rsidP="00D92ABC">
      <w:pPr>
        <w:spacing w:after="240" w:line="276" w:lineRule="auto"/>
        <w:ind w:firstLine="567"/>
        <w:rPr>
          <w:rFonts w:ascii="Arial" w:hAnsi="Arial" w:cs="Arial"/>
          <w:szCs w:val="24"/>
        </w:rPr>
      </w:pPr>
      <w:r w:rsidRPr="00AF3522">
        <w:rPr>
          <w:rFonts w:ascii="Arial" w:hAnsi="Arial" w:cs="Arial"/>
          <w:szCs w:val="24"/>
        </w:rPr>
        <w:t xml:space="preserve">Возможна миграция </w:t>
      </w:r>
      <w:r>
        <w:rPr>
          <w:rFonts w:ascii="Arial" w:hAnsi="Arial" w:cs="Arial"/>
          <w:szCs w:val="24"/>
        </w:rPr>
        <w:t xml:space="preserve">данных единиц оборудования в систему </w:t>
      </w:r>
      <w:r>
        <w:rPr>
          <w:rFonts w:ascii="Arial" w:hAnsi="Arial" w:cs="Arial"/>
          <w:szCs w:val="24"/>
          <w:lang w:val="en-US"/>
        </w:rPr>
        <w:t>SAP</w:t>
      </w:r>
      <w:r w:rsidRPr="00B56EB0">
        <w:rPr>
          <w:rFonts w:ascii="Arial" w:hAnsi="Arial" w:cs="Arial"/>
          <w:szCs w:val="24"/>
        </w:rPr>
        <w:t xml:space="preserve"> </w:t>
      </w:r>
      <w:r>
        <w:rPr>
          <w:rFonts w:ascii="Arial" w:hAnsi="Arial" w:cs="Arial"/>
          <w:szCs w:val="24"/>
          <w:lang w:val="en-US"/>
        </w:rPr>
        <w:t>S</w:t>
      </w:r>
      <w:r w:rsidRPr="00B56EB0">
        <w:rPr>
          <w:rFonts w:ascii="Arial" w:hAnsi="Arial" w:cs="Arial"/>
          <w:szCs w:val="24"/>
        </w:rPr>
        <w:t>/4</w:t>
      </w:r>
      <w:r>
        <w:rPr>
          <w:rFonts w:ascii="Arial" w:hAnsi="Arial" w:cs="Arial"/>
          <w:szCs w:val="24"/>
          <w:lang w:val="en-US"/>
        </w:rPr>
        <w:t>HANA</w:t>
      </w:r>
      <w:r w:rsidRPr="00AF3522">
        <w:rPr>
          <w:rFonts w:ascii="Arial" w:hAnsi="Arial" w:cs="Arial"/>
          <w:szCs w:val="24"/>
        </w:rPr>
        <w:t xml:space="preserve"> пр</w:t>
      </w:r>
      <w:r>
        <w:rPr>
          <w:rFonts w:ascii="Arial" w:hAnsi="Arial" w:cs="Arial"/>
          <w:szCs w:val="24"/>
        </w:rPr>
        <w:t xml:space="preserve">и заполнении в шаблонах вручную или по шаблонам данных, подготовленных в рамках проекта </w:t>
      </w:r>
      <w:r w:rsidRPr="006E73B8">
        <w:rPr>
          <w:rFonts w:ascii="Arial" w:hAnsi="Arial" w:cs="Arial"/>
          <w:szCs w:val="24"/>
        </w:rPr>
        <w:t xml:space="preserve">117306 «Паспортизация объектов </w:t>
      </w:r>
      <w:proofErr w:type="spellStart"/>
      <w:r w:rsidRPr="006E73B8">
        <w:rPr>
          <w:rFonts w:ascii="Arial" w:hAnsi="Arial" w:cs="Arial"/>
          <w:szCs w:val="24"/>
        </w:rPr>
        <w:t>ТОиР</w:t>
      </w:r>
      <w:proofErr w:type="spellEnd"/>
      <w:r w:rsidRPr="006E73B8">
        <w:rPr>
          <w:rFonts w:ascii="Arial" w:hAnsi="Arial" w:cs="Arial"/>
          <w:szCs w:val="24"/>
        </w:rPr>
        <w:t xml:space="preserve">, разработка системы управления НСИ </w:t>
      </w:r>
      <w:proofErr w:type="spellStart"/>
      <w:r w:rsidRPr="006E73B8">
        <w:rPr>
          <w:rFonts w:ascii="Arial" w:hAnsi="Arial" w:cs="Arial"/>
          <w:szCs w:val="24"/>
        </w:rPr>
        <w:t>ТОиР</w:t>
      </w:r>
      <w:proofErr w:type="spellEnd"/>
      <w:r w:rsidRPr="006E73B8">
        <w:rPr>
          <w:rFonts w:ascii="Arial" w:hAnsi="Arial" w:cs="Arial"/>
          <w:szCs w:val="24"/>
        </w:rPr>
        <w:t>»</w:t>
      </w:r>
      <w:r>
        <w:rPr>
          <w:rFonts w:ascii="Arial" w:hAnsi="Arial" w:cs="Arial"/>
          <w:szCs w:val="24"/>
        </w:rPr>
        <w:t>.</w:t>
      </w:r>
    </w:p>
    <w:p w14:paraId="3331D8DB" w14:textId="42C9C4A6" w:rsidR="00D153F5" w:rsidRPr="00D92ABC" w:rsidRDefault="00D92ABC" w:rsidP="00D92ABC">
      <w:pPr>
        <w:pStyle w:val="Base"/>
        <w:rPr>
          <w:rFonts w:eastAsiaTheme="majorEastAsia" w:cstheme="majorBidi"/>
          <w:bCs/>
          <w:iCs/>
          <w:szCs w:val="26"/>
        </w:rPr>
      </w:pPr>
      <w:r>
        <w:rPr>
          <w:szCs w:val="24"/>
        </w:rPr>
        <w:t>Принципы миграции описаны</w:t>
      </w:r>
      <w:r w:rsidRPr="00AF3522">
        <w:rPr>
          <w:szCs w:val="24"/>
        </w:rPr>
        <w:t xml:space="preserve"> КД </w:t>
      </w:r>
      <w:del w:id="14770" w:author="Владимир Лаут" w:date="2021-03-05T12:46:00Z">
        <w:r w:rsidRPr="00AF3522" w:rsidDel="006D5936">
          <w:rPr>
            <w:szCs w:val="24"/>
            <w:lang w:val="en-US"/>
          </w:rPr>
          <w:delText>ERP</w:delText>
        </w:r>
        <w:r w:rsidRPr="00AF3522" w:rsidDel="006D5936">
          <w:rPr>
            <w:szCs w:val="24"/>
          </w:rPr>
          <w:delText>.</w:delText>
        </w:r>
      </w:del>
      <w:ins w:id="14771" w:author="Александр" w:date="2020-04-13T09:40:00Z">
        <w:del w:id="14772" w:author="Владимир Лаут" w:date="2021-03-05T12:46:00Z">
          <w:r w:rsidR="00550C2A" w:rsidDel="006D5936">
            <w:rPr>
              <w:szCs w:val="24"/>
            </w:rPr>
            <w:delText>9.9.2</w:delText>
          </w:r>
        </w:del>
      </w:ins>
      <w:ins w:id="14773" w:author="Владимир Лаут" w:date="2021-03-05T12:46:00Z">
        <w:r w:rsidR="006D5936">
          <w:rPr>
            <w:szCs w:val="24"/>
            <w:lang w:val="en-US"/>
          </w:rPr>
          <w:t>ERP</w:t>
        </w:r>
        <w:r w:rsidR="006D5936" w:rsidRPr="006D5936">
          <w:rPr>
            <w:szCs w:val="24"/>
            <w:rPrChange w:id="14774" w:author="Владимир Лаут" w:date="2021-03-05T12:46:00Z">
              <w:rPr>
                <w:szCs w:val="24"/>
                <w:lang w:val="en-US"/>
              </w:rPr>
            </w:rPrChange>
          </w:rPr>
          <w:t>.13.9.2</w:t>
        </w:r>
      </w:ins>
      <w:del w:id="14775" w:author="Александр" w:date="2020-04-13T09:40:00Z">
        <w:r w:rsidRPr="00AF3522" w:rsidDel="00550C2A">
          <w:rPr>
            <w:szCs w:val="24"/>
          </w:rPr>
          <w:delText>5.7</w:delText>
        </w:r>
      </w:del>
      <w:r w:rsidRPr="00AF3522">
        <w:rPr>
          <w:szCs w:val="24"/>
        </w:rPr>
        <w:t>.1_Концепция миграции данных</w:t>
      </w:r>
      <w:r w:rsidRPr="00D92ABC">
        <w:rPr>
          <w:szCs w:val="24"/>
        </w:rPr>
        <w:t>.</w:t>
      </w:r>
    </w:p>
    <w:p w14:paraId="1A5927BF"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4776" w:name="_Объект_основных_данных_27"/>
      <w:bookmarkStart w:id="14777" w:name="_Toc521083887"/>
      <w:bookmarkStart w:id="14778" w:name="_Toc521341027"/>
      <w:bookmarkStart w:id="14779" w:name="_Toc521439547"/>
      <w:bookmarkStart w:id="14780" w:name="_Toc67557176"/>
      <w:bookmarkEnd w:id="14776"/>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203B88">
        <w:rPr>
          <w:rFonts w:eastAsiaTheme="majorEastAsia" w:cstheme="majorBidi"/>
          <w:bCs w:val="0"/>
          <w:iCs w:val="0"/>
          <w:szCs w:val="26"/>
        </w:rPr>
        <w:t>_50 Стратегия Предупредительного ТОРО</w:t>
      </w:r>
      <w:r w:rsidRPr="00FB401A">
        <w:rPr>
          <w:rFonts w:eastAsiaTheme="majorEastAsia" w:cstheme="majorBidi"/>
          <w:bCs w:val="0"/>
          <w:iCs w:val="0"/>
          <w:szCs w:val="26"/>
        </w:rPr>
        <w:t>.</w:t>
      </w:r>
      <w:bookmarkEnd w:id="14777"/>
      <w:bookmarkEnd w:id="14778"/>
      <w:bookmarkEnd w:id="14779"/>
      <w:bookmarkEnd w:id="14780"/>
    </w:p>
    <w:p w14:paraId="69568A39" w14:textId="77777777" w:rsidR="00D153F5" w:rsidRPr="00FB401A" w:rsidRDefault="00D153F5" w:rsidP="00197D54">
      <w:pPr>
        <w:pStyle w:val="3"/>
      </w:pPr>
      <w:bookmarkStart w:id="14781" w:name="_Toc521083888"/>
      <w:bookmarkStart w:id="14782" w:name="_Toc521341028"/>
      <w:bookmarkStart w:id="14783" w:name="_Toc521439548"/>
      <w:bookmarkStart w:id="14784" w:name="_Toc67557177"/>
      <w:r w:rsidRPr="00FB401A">
        <w:t>Описание объекта</w:t>
      </w:r>
      <w:bookmarkEnd w:id="14781"/>
      <w:bookmarkEnd w:id="14782"/>
      <w:bookmarkEnd w:id="14783"/>
      <w:bookmarkEnd w:id="14784"/>
    </w:p>
    <w:p w14:paraId="3801A39E" w14:textId="416740D8" w:rsidR="00D153F5" w:rsidRDefault="00D153F5" w:rsidP="00D153F5">
      <w:pPr>
        <w:spacing w:after="120" w:line="276" w:lineRule="auto"/>
        <w:ind w:firstLine="567"/>
        <w:rPr>
          <w:rFonts w:ascii="Arial" w:hAnsi="Arial" w:cs="Arial"/>
        </w:rPr>
      </w:pPr>
      <w:r w:rsidRPr="00C53188">
        <w:rPr>
          <w:rFonts w:ascii="Arial" w:hAnsi="Arial" w:cs="Arial"/>
        </w:rPr>
        <w:t>Стратегия предупредительного ТОРО</w:t>
      </w:r>
      <w:ins w:id="14785" w:author="Владимир Лаут" w:date="2021-04-07T16:27:00Z">
        <w:r w:rsidR="00B61C42">
          <w:rPr>
            <w:rFonts w:ascii="Arial" w:hAnsi="Arial" w:cs="Arial"/>
          </w:rPr>
          <w:t xml:space="preserve"> (далее </w:t>
        </w:r>
      </w:ins>
      <w:ins w:id="14786" w:author="Владимир Лаут" w:date="2021-04-07T16:29:00Z">
        <w:r w:rsidR="00B61C42">
          <w:rPr>
            <w:rFonts w:ascii="Arial" w:hAnsi="Arial" w:cs="Arial"/>
          </w:rPr>
          <w:t>- С</w:t>
        </w:r>
      </w:ins>
      <w:ins w:id="14787" w:author="Владимир Лаут" w:date="2021-04-07T16:27:00Z">
        <w:r w:rsidR="00B61C42">
          <w:rPr>
            <w:rFonts w:ascii="Arial" w:hAnsi="Arial" w:cs="Arial"/>
          </w:rPr>
          <w:t>тратегия)</w:t>
        </w:r>
      </w:ins>
      <w:r w:rsidRPr="00C53188">
        <w:rPr>
          <w:rFonts w:ascii="Arial" w:hAnsi="Arial" w:cs="Arial"/>
        </w:rPr>
        <w:t xml:space="preserve"> определяет правила для последовательности </w:t>
      </w:r>
      <w:r>
        <w:rPr>
          <w:rFonts w:ascii="Arial" w:hAnsi="Arial" w:cs="Arial"/>
        </w:rPr>
        <w:t xml:space="preserve">и периодичности </w:t>
      </w:r>
      <w:r w:rsidRPr="00C53188">
        <w:rPr>
          <w:rFonts w:ascii="Arial" w:hAnsi="Arial" w:cs="Arial"/>
        </w:rPr>
        <w:t xml:space="preserve">плановых работ ТОРО. </w:t>
      </w:r>
      <w:r>
        <w:rPr>
          <w:rFonts w:ascii="Arial" w:hAnsi="Arial" w:cs="Arial"/>
        </w:rPr>
        <w:t>Стратегия</w:t>
      </w:r>
      <w:r w:rsidRPr="00C53188">
        <w:rPr>
          <w:rFonts w:ascii="Arial" w:hAnsi="Arial" w:cs="Arial"/>
        </w:rPr>
        <w:t xml:space="preserve"> содержит общие данные календарного планирования и, следовательно, может быть присвоена любому требуемому количеству технологических карт ТОРО и планов предупредительного ТОРО. Стратегия предупредительного ТОРО содержит пакеты мероприятий предупредительного ТОРО, в которых о</w:t>
      </w:r>
      <w:r>
        <w:rPr>
          <w:rFonts w:ascii="Arial" w:hAnsi="Arial" w:cs="Arial"/>
        </w:rPr>
        <w:t>пределена следующая информация:</w:t>
      </w:r>
    </w:p>
    <w:p w14:paraId="31EEC85B" w14:textId="77777777" w:rsidR="00D153F5" w:rsidRDefault="00D153F5" w:rsidP="00F45D35">
      <w:pPr>
        <w:pStyle w:val="afc"/>
        <w:numPr>
          <w:ilvl w:val="0"/>
          <w:numId w:val="15"/>
        </w:numPr>
        <w:spacing w:after="120" w:line="276" w:lineRule="auto"/>
        <w:ind w:left="851" w:hanging="284"/>
        <w:rPr>
          <w:rFonts w:ascii="Arial" w:hAnsi="Arial" w:cs="Arial"/>
        </w:rPr>
      </w:pPr>
      <w:r>
        <w:rPr>
          <w:rFonts w:ascii="Arial" w:hAnsi="Arial" w:cs="Arial"/>
        </w:rPr>
        <w:t>Ц</w:t>
      </w:r>
      <w:r w:rsidRPr="00C53188">
        <w:rPr>
          <w:rFonts w:ascii="Arial" w:hAnsi="Arial" w:cs="Arial"/>
        </w:rPr>
        <w:t xml:space="preserve">икл выполнения отдельной работы (например, каждые </w:t>
      </w:r>
      <w:r>
        <w:rPr>
          <w:rFonts w:ascii="Arial" w:hAnsi="Arial" w:cs="Arial"/>
        </w:rPr>
        <w:t>три месяца, каждые 10</w:t>
      </w:r>
      <w:r w:rsidRPr="00C53188">
        <w:rPr>
          <w:rFonts w:ascii="Arial" w:hAnsi="Arial" w:cs="Arial"/>
        </w:rPr>
        <w:t xml:space="preserve"> 000 км, каждые </w:t>
      </w:r>
      <w:r>
        <w:rPr>
          <w:rFonts w:ascii="Arial" w:hAnsi="Arial" w:cs="Arial"/>
        </w:rPr>
        <w:t>800</w:t>
      </w:r>
      <w:r w:rsidRPr="00C53188">
        <w:rPr>
          <w:rFonts w:ascii="Arial" w:hAnsi="Arial" w:cs="Arial"/>
        </w:rPr>
        <w:t xml:space="preserve"> эксплуатационных часов)</w:t>
      </w:r>
    </w:p>
    <w:p w14:paraId="30890A60" w14:textId="77777777" w:rsidR="00D153F5" w:rsidRDefault="00D153F5" w:rsidP="00F45D35">
      <w:pPr>
        <w:pStyle w:val="afc"/>
        <w:numPr>
          <w:ilvl w:val="0"/>
          <w:numId w:val="15"/>
        </w:numPr>
        <w:spacing w:after="240" w:line="276" w:lineRule="auto"/>
        <w:ind w:left="851" w:hanging="284"/>
        <w:rPr>
          <w:rFonts w:ascii="Arial" w:hAnsi="Arial" w:cs="Arial"/>
        </w:rPr>
      </w:pPr>
      <w:r>
        <w:rPr>
          <w:rFonts w:ascii="Arial" w:hAnsi="Arial" w:cs="Arial"/>
        </w:rPr>
        <w:t>Прочие</w:t>
      </w:r>
      <w:r w:rsidRPr="00C53188">
        <w:rPr>
          <w:rFonts w:ascii="Arial" w:hAnsi="Arial" w:cs="Arial"/>
        </w:rPr>
        <w:t xml:space="preserve"> данные, влияющие на календарное планирование.</w:t>
      </w:r>
    </w:p>
    <w:p w14:paraId="145FCB03" w14:textId="77777777" w:rsidR="00D153F5" w:rsidRDefault="00D153F5" w:rsidP="00F45D35">
      <w:pPr>
        <w:autoSpaceDE w:val="0"/>
        <w:autoSpaceDN w:val="0"/>
        <w:adjustRightInd w:val="0"/>
        <w:spacing w:after="240" w:line="276" w:lineRule="auto"/>
        <w:ind w:firstLine="567"/>
        <w:jc w:val="left"/>
        <w:rPr>
          <w:rFonts w:ascii="Arial" w:eastAsiaTheme="minorHAnsi" w:hAnsi="Arial" w:cs="Arial"/>
          <w:szCs w:val="24"/>
        </w:rPr>
      </w:pPr>
      <w:r>
        <w:rPr>
          <w:rFonts w:ascii="Arial" w:eastAsiaTheme="minorHAnsi" w:hAnsi="Arial" w:cs="Arial"/>
          <w:szCs w:val="24"/>
        </w:rPr>
        <w:t>Один из вариантов ведения планов ТОРО основывается на стратегиях ТОРО.</w:t>
      </w:r>
    </w:p>
    <w:p w14:paraId="39FBE62A" w14:textId="312F6308" w:rsidR="00D153F5" w:rsidRPr="00573E0A" w:rsidRDefault="00D153F5" w:rsidP="00F45D35">
      <w:pPr>
        <w:autoSpaceDE w:val="0"/>
        <w:autoSpaceDN w:val="0"/>
        <w:adjustRightInd w:val="0"/>
        <w:spacing w:after="240" w:line="276" w:lineRule="auto"/>
        <w:ind w:firstLine="567"/>
        <w:jc w:val="left"/>
        <w:rPr>
          <w:rFonts w:ascii="Arial" w:hAnsi="Arial" w:cs="Arial"/>
          <w:szCs w:val="24"/>
        </w:rPr>
      </w:pPr>
      <w:r w:rsidRPr="00573E0A">
        <w:rPr>
          <w:rFonts w:ascii="Arial" w:eastAsiaTheme="minorHAnsi" w:hAnsi="Arial" w:cs="Arial"/>
          <w:szCs w:val="24"/>
        </w:rPr>
        <w:t xml:space="preserve">Стратегия </w:t>
      </w:r>
      <w:del w:id="14788" w:author="Владимир Лаут" w:date="2021-04-07T16:29:00Z">
        <w:r w:rsidDel="00B61C42">
          <w:rPr>
            <w:rFonts w:ascii="Arial" w:eastAsiaTheme="minorHAnsi" w:hAnsi="Arial" w:cs="Arial"/>
            <w:szCs w:val="24"/>
          </w:rPr>
          <w:delText xml:space="preserve">может </w:delText>
        </w:r>
      </w:del>
      <w:r>
        <w:rPr>
          <w:rFonts w:ascii="Arial" w:eastAsiaTheme="minorHAnsi" w:hAnsi="Arial" w:cs="Arial"/>
          <w:szCs w:val="24"/>
        </w:rPr>
        <w:t>указывается</w:t>
      </w:r>
      <w:r w:rsidRPr="00573E0A">
        <w:rPr>
          <w:rFonts w:ascii="Arial" w:eastAsiaTheme="minorHAnsi" w:hAnsi="Arial" w:cs="Arial"/>
          <w:szCs w:val="24"/>
        </w:rPr>
        <w:t xml:space="preserve"> в данных</w:t>
      </w:r>
      <w:r>
        <w:rPr>
          <w:rFonts w:ascii="Arial" w:eastAsiaTheme="minorHAnsi" w:hAnsi="Arial" w:cs="Arial"/>
          <w:szCs w:val="24"/>
        </w:rPr>
        <w:t xml:space="preserve"> </w:t>
      </w:r>
      <w:r w:rsidRPr="00573E0A">
        <w:rPr>
          <w:rFonts w:ascii="Arial" w:eastAsiaTheme="minorHAnsi" w:hAnsi="Arial" w:cs="Arial"/>
          <w:szCs w:val="24"/>
        </w:rPr>
        <w:t>заголовка тех</w:t>
      </w:r>
      <w:r>
        <w:rPr>
          <w:rFonts w:ascii="Arial" w:eastAsiaTheme="minorHAnsi" w:hAnsi="Arial" w:cs="Arial"/>
          <w:szCs w:val="24"/>
        </w:rPr>
        <w:t>нологических</w:t>
      </w:r>
      <w:r w:rsidRPr="00573E0A">
        <w:rPr>
          <w:rFonts w:ascii="Arial" w:eastAsiaTheme="minorHAnsi" w:hAnsi="Arial" w:cs="Arial"/>
          <w:szCs w:val="24"/>
        </w:rPr>
        <w:t xml:space="preserve"> карт ТОРО.</w:t>
      </w:r>
      <w:r>
        <w:rPr>
          <w:rFonts w:ascii="Arial" w:eastAsiaTheme="minorHAnsi" w:hAnsi="Arial" w:cs="Arial"/>
          <w:szCs w:val="24"/>
        </w:rPr>
        <w:t xml:space="preserve"> </w:t>
      </w:r>
      <w:r w:rsidRPr="00573E0A">
        <w:rPr>
          <w:rFonts w:ascii="Arial" w:eastAsiaTheme="minorHAnsi" w:hAnsi="Arial" w:cs="Arial"/>
          <w:szCs w:val="24"/>
        </w:rPr>
        <w:t xml:space="preserve">В </w:t>
      </w:r>
      <w:r>
        <w:rPr>
          <w:rFonts w:ascii="Arial" w:eastAsiaTheme="minorHAnsi" w:hAnsi="Arial" w:cs="Arial"/>
          <w:szCs w:val="24"/>
        </w:rPr>
        <w:t xml:space="preserve">этом случае </w:t>
      </w:r>
      <w:r w:rsidRPr="00573E0A">
        <w:rPr>
          <w:rFonts w:ascii="Arial" w:eastAsiaTheme="minorHAnsi" w:hAnsi="Arial" w:cs="Arial"/>
          <w:szCs w:val="24"/>
        </w:rPr>
        <w:t>каждая операция присваивается определенному пакету стратегии ТОРО, в</w:t>
      </w:r>
      <w:r>
        <w:rPr>
          <w:rFonts w:ascii="Arial" w:eastAsiaTheme="minorHAnsi" w:hAnsi="Arial" w:cs="Arial"/>
          <w:szCs w:val="24"/>
        </w:rPr>
        <w:t xml:space="preserve"> соответствии с которым </w:t>
      </w:r>
      <w:r w:rsidRPr="00573E0A">
        <w:rPr>
          <w:rFonts w:ascii="Arial" w:eastAsiaTheme="minorHAnsi" w:hAnsi="Arial" w:cs="Arial"/>
          <w:szCs w:val="24"/>
        </w:rPr>
        <w:t>она должна выполняться. При создании плана ТОРО на основании стратегии циклы используемой</w:t>
      </w:r>
      <w:r>
        <w:rPr>
          <w:rFonts w:ascii="Arial" w:eastAsiaTheme="minorHAnsi" w:hAnsi="Arial" w:cs="Arial"/>
          <w:szCs w:val="24"/>
        </w:rPr>
        <w:t xml:space="preserve"> с</w:t>
      </w:r>
      <w:r w:rsidRPr="00573E0A">
        <w:rPr>
          <w:rFonts w:ascii="Arial" w:eastAsiaTheme="minorHAnsi" w:hAnsi="Arial" w:cs="Arial"/>
          <w:szCs w:val="24"/>
        </w:rPr>
        <w:t>тратегии будут переданы автоматически</w:t>
      </w:r>
      <w:r>
        <w:rPr>
          <w:rFonts w:ascii="Arial" w:eastAsiaTheme="minorHAnsi" w:hAnsi="Arial" w:cs="Arial"/>
          <w:szCs w:val="24"/>
        </w:rPr>
        <w:t xml:space="preserve"> из технологической карты в план ТОРО</w:t>
      </w:r>
      <w:r w:rsidRPr="00573E0A">
        <w:rPr>
          <w:rFonts w:ascii="Arial" w:eastAsiaTheme="minorHAnsi" w:hAnsi="Arial" w:cs="Arial"/>
          <w:szCs w:val="24"/>
        </w:rPr>
        <w:t>.</w:t>
      </w:r>
    </w:p>
    <w:p w14:paraId="0FB9BC51" w14:textId="77777777" w:rsidR="00D153F5" w:rsidRPr="00FB401A" w:rsidRDefault="00D153F5" w:rsidP="00197D54">
      <w:pPr>
        <w:pStyle w:val="3"/>
      </w:pPr>
      <w:bookmarkStart w:id="14789" w:name="_Toc521083889"/>
      <w:bookmarkStart w:id="14790" w:name="_Toc521341029"/>
      <w:bookmarkStart w:id="14791" w:name="_Toc521439549"/>
      <w:bookmarkStart w:id="14792" w:name="_Toc67557178"/>
      <w:r w:rsidRPr="00FB401A">
        <w:lastRenderedPageBreak/>
        <w:t>Принципы кодирования и нумерации</w:t>
      </w:r>
      <w:bookmarkEnd w:id="14789"/>
      <w:bookmarkEnd w:id="14790"/>
      <w:bookmarkEnd w:id="14791"/>
      <w:bookmarkEnd w:id="14792"/>
    </w:p>
    <w:p w14:paraId="0FE345A2" w14:textId="77777777" w:rsidR="00550C2A" w:rsidRPr="00550C2A" w:rsidRDefault="00550C2A" w:rsidP="00550C2A">
      <w:pPr>
        <w:pStyle w:val="aff4"/>
        <w:rPr>
          <w:ins w:id="14793" w:author="Александр" w:date="2020-04-13T09:42:00Z"/>
          <w:rFonts w:ascii="Arial" w:hAnsi="Arial" w:cs="Arial"/>
          <w:rPrChange w:id="14794" w:author="Александр" w:date="2020-04-13T09:42:00Z">
            <w:rPr>
              <w:ins w:id="14795" w:author="Александр" w:date="2020-04-13T09:42:00Z"/>
            </w:rPr>
          </w:rPrChange>
        </w:rPr>
      </w:pPr>
      <w:ins w:id="14796" w:author="Александр" w:date="2020-04-13T09:42:00Z">
        <w:r w:rsidRPr="00550C2A">
          <w:rPr>
            <w:rFonts w:ascii="Arial" w:hAnsi="Arial" w:cs="Arial"/>
            <w:rPrChange w:id="14797" w:author="Александр" w:date="2020-04-13T09:42:00Z">
              <w:rPr/>
            </w:rPrChange>
          </w:rPr>
          <w:t xml:space="preserve">Код стратегии, формируется по маске вида </w:t>
        </w:r>
        <w:r w:rsidRPr="00550C2A">
          <w:rPr>
            <w:rFonts w:ascii="Arial" w:hAnsi="Arial" w:cs="Arial"/>
            <w:b/>
            <w:rPrChange w:id="14798" w:author="Александр" w:date="2020-04-13T09:42:00Z">
              <w:rPr>
                <w:b/>
              </w:rPr>
            </w:rPrChange>
          </w:rPr>
          <w:t>N-NNNN</w:t>
        </w:r>
        <w:r w:rsidRPr="00550C2A">
          <w:rPr>
            <w:rFonts w:ascii="Arial" w:hAnsi="Arial" w:cs="Arial"/>
            <w:rPrChange w:id="14799" w:author="Александр" w:date="2020-04-13T09:42:00Z">
              <w:rPr/>
            </w:rPrChange>
          </w:rPr>
          <w:t>, где:</w:t>
        </w:r>
      </w:ins>
    </w:p>
    <w:p w14:paraId="1CF31452" w14:textId="77777777" w:rsidR="00550C2A" w:rsidRPr="00550C2A" w:rsidRDefault="00550C2A" w:rsidP="00550C2A">
      <w:pPr>
        <w:pStyle w:val="a0"/>
        <w:rPr>
          <w:ins w:id="14800" w:author="Александр" w:date="2020-04-13T09:42:00Z"/>
        </w:rPr>
      </w:pPr>
      <w:ins w:id="14801" w:author="Александр" w:date="2020-04-13T09:42:00Z">
        <w:r w:rsidRPr="00696F74">
          <w:t>1 символ - тип стратегии (1 - п</w:t>
        </w:r>
        <w:r w:rsidRPr="00550C2A">
          <w:t>о календарю, 2 - по фактической наработке);</w:t>
        </w:r>
      </w:ins>
    </w:p>
    <w:p w14:paraId="345F57AB" w14:textId="77777777" w:rsidR="00550C2A" w:rsidRPr="00550C2A" w:rsidRDefault="00550C2A" w:rsidP="00550C2A">
      <w:pPr>
        <w:pStyle w:val="a0"/>
        <w:rPr>
          <w:ins w:id="14802" w:author="Александр" w:date="2020-04-13T09:42:00Z"/>
        </w:rPr>
      </w:pPr>
      <w:ins w:id="14803" w:author="Александр" w:date="2020-04-13T09:42:00Z">
        <w:r w:rsidRPr="00550C2A">
          <w:t xml:space="preserve">2 символ - разделитель «-»; </w:t>
        </w:r>
      </w:ins>
    </w:p>
    <w:p w14:paraId="48B318B5" w14:textId="77777777" w:rsidR="00550C2A" w:rsidRPr="00550C2A" w:rsidRDefault="00550C2A" w:rsidP="00550C2A">
      <w:pPr>
        <w:pStyle w:val="a0"/>
        <w:rPr>
          <w:ins w:id="14804" w:author="Александр" w:date="2020-04-13T09:42:00Z"/>
        </w:rPr>
      </w:pPr>
      <w:ins w:id="14805" w:author="Александр" w:date="2020-04-13T09:42:00Z">
        <w:r w:rsidRPr="00550C2A">
          <w:t>3-6 символ - порядковый номер стратегии.</w:t>
        </w:r>
      </w:ins>
    </w:p>
    <w:p w14:paraId="19C7AC93" w14:textId="77777777" w:rsidR="00550C2A" w:rsidRPr="00550C2A" w:rsidRDefault="00550C2A" w:rsidP="00550C2A">
      <w:pPr>
        <w:pStyle w:val="aff4"/>
        <w:rPr>
          <w:ins w:id="14806" w:author="Александр" w:date="2020-04-13T09:42:00Z"/>
          <w:rFonts w:ascii="Arial" w:hAnsi="Arial" w:cs="Arial"/>
          <w:rPrChange w:id="14807" w:author="Александр" w:date="2020-04-13T09:42:00Z">
            <w:rPr>
              <w:ins w:id="14808" w:author="Александр" w:date="2020-04-13T09:42:00Z"/>
            </w:rPr>
          </w:rPrChange>
        </w:rPr>
      </w:pPr>
      <w:ins w:id="14809" w:author="Александр" w:date="2020-04-13T09:42:00Z">
        <w:r w:rsidRPr="00550C2A">
          <w:rPr>
            <w:rFonts w:ascii="Arial" w:hAnsi="Arial" w:cs="Arial"/>
            <w:rPrChange w:id="14810" w:author="Александр" w:date="2020-04-13T09:42:00Z">
              <w:rPr/>
            </w:rPrChange>
          </w:rPr>
          <w:t>Название стратегии формируется так, чтобы была понятна периодичность внутри этой стратегии. В названии стратегии ТОРО указывается пакет и периодичность. Наименование стратегии формируется в соответствии с формулой (количество символов в группе может быть переменным):</w:t>
        </w:r>
      </w:ins>
    </w:p>
    <w:p w14:paraId="1C344E8F" w14:textId="77777777" w:rsidR="00550C2A" w:rsidRPr="00550C2A" w:rsidRDefault="00550C2A" w:rsidP="00550C2A">
      <w:pPr>
        <w:spacing w:before="60" w:after="60" w:line="312" w:lineRule="auto"/>
        <w:ind w:firstLine="567"/>
        <w:jc w:val="center"/>
        <w:textAlignment w:val="top"/>
        <w:rPr>
          <w:ins w:id="14811" w:author="Александр" w:date="2020-04-13T09:42:00Z"/>
          <w:rFonts w:ascii="Arial" w:hAnsi="Arial" w:cs="Arial"/>
          <w:szCs w:val="24"/>
        </w:rPr>
      </w:pPr>
      <w:ins w:id="14812" w:author="Александр" w:date="2020-04-13T09:42:00Z">
        <w:r w:rsidRPr="00696F74">
          <w:rPr>
            <w:rFonts w:ascii="Arial" w:hAnsi="Arial" w:cs="Arial"/>
            <w:b/>
            <w:szCs w:val="24"/>
          </w:rPr>
          <w:t>XXX</w:t>
        </w:r>
        <w:r w:rsidRPr="00550C2A">
          <w:rPr>
            <w:rFonts w:ascii="Arial" w:hAnsi="Arial" w:cs="Arial"/>
            <w:b/>
            <w:szCs w:val="24"/>
            <w:lang w:val="en-US"/>
          </w:rPr>
          <w:t>X</w:t>
        </w:r>
        <w:r w:rsidRPr="00550C2A">
          <w:rPr>
            <w:rFonts w:ascii="Arial" w:hAnsi="Arial" w:cs="Arial"/>
            <w:b/>
            <w:szCs w:val="24"/>
          </w:rPr>
          <w:t>X XXXXX-XXXXX-XXXXX-XXXXXX</w:t>
        </w:r>
        <w:r w:rsidRPr="00550C2A">
          <w:rPr>
            <w:rFonts w:ascii="Arial" w:hAnsi="Arial" w:cs="Arial"/>
            <w:szCs w:val="24"/>
          </w:rPr>
          <w:t>, где</w:t>
        </w:r>
      </w:ins>
    </w:p>
    <w:p w14:paraId="1DB67E8C" w14:textId="77777777" w:rsidR="00550C2A" w:rsidRPr="00550C2A" w:rsidRDefault="00550C2A" w:rsidP="00550C2A">
      <w:pPr>
        <w:pStyle w:val="a0"/>
        <w:rPr>
          <w:ins w:id="14813" w:author="Александр" w:date="2020-04-13T09:42:00Z"/>
        </w:rPr>
      </w:pPr>
      <w:ins w:id="14814" w:author="Александр" w:date="2020-04-13T09:42:00Z">
        <w:r w:rsidRPr="00550C2A">
          <w:t>первая группа символов - количество повторений пакета работ в указанной структуре ремонтного цикла;</w:t>
        </w:r>
      </w:ins>
    </w:p>
    <w:p w14:paraId="7D2175FB" w14:textId="77777777" w:rsidR="00550C2A" w:rsidRPr="00550C2A" w:rsidRDefault="00550C2A" w:rsidP="00550C2A">
      <w:pPr>
        <w:pStyle w:val="a0"/>
        <w:rPr>
          <w:ins w:id="14815" w:author="Александр" w:date="2020-04-13T09:42:00Z"/>
        </w:rPr>
      </w:pPr>
      <w:ins w:id="14816" w:author="Александр" w:date="2020-04-13T09:42:00Z">
        <w:r w:rsidRPr="00550C2A">
          <w:t>последующие группы символов через разделитель «-» - описывают последовательность работ.</w:t>
        </w:r>
      </w:ins>
    </w:p>
    <w:p w14:paraId="07B81613" w14:textId="77777777" w:rsidR="00550C2A" w:rsidRPr="00550C2A" w:rsidRDefault="00550C2A" w:rsidP="00550C2A">
      <w:pPr>
        <w:pStyle w:val="aff4"/>
        <w:rPr>
          <w:ins w:id="14817" w:author="Александр" w:date="2020-04-13T09:42:00Z"/>
          <w:rFonts w:ascii="Arial" w:hAnsi="Arial" w:cs="Arial"/>
          <w:rPrChange w:id="14818" w:author="Александр" w:date="2020-04-13T09:42:00Z">
            <w:rPr>
              <w:ins w:id="14819" w:author="Александр" w:date="2020-04-13T09:42:00Z"/>
            </w:rPr>
          </w:rPrChange>
        </w:rPr>
      </w:pPr>
      <w:ins w:id="14820" w:author="Александр" w:date="2020-04-13T09:42:00Z">
        <w:r w:rsidRPr="00550C2A">
          <w:rPr>
            <w:rFonts w:ascii="Arial" w:hAnsi="Arial" w:cs="Arial"/>
            <w:rPrChange w:id="14821" w:author="Александр" w:date="2020-04-13T09:42:00Z">
              <w:rPr/>
            </w:rPrChange>
          </w:rPr>
          <w:t>Название стратегии не должно превышать 30 символов.</w:t>
        </w:r>
      </w:ins>
    </w:p>
    <w:p w14:paraId="637A27D8" w14:textId="0A9657F0" w:rsidR="00D153F5" w:rsidDel="00550C2A" w:rsidRDefault="00D153F5" w:rsidP="00D153F5">
      <w:pPr>
        <w:spacing w:after="120" w:line="276" w:lineRule="auto"/>
        <w:ind w:firstLine="567"/>
        <w:textAlignment w:val="top"/>
        <w:rPr>
          <w:del w:id="14822" w:author="Александр" w:date="2020-04-13T09:42:00Z"/>
          <w:rFonts w:ascii="Arial" w:hAnsi="Arial" w:cs="Arial"/>
          <w:color w:val="000000"/>
          <w:szCs w:val="24"/>
        </w:rPr>
      </w:pPr>
      <w:del w:id="14823" w:author="Александр" w:date="2020-04-13T09:42:00Z">
        <w:r w:rsidDel="00550C2A">
          <w:rPr>
            <w:rFonts w:ascii="Arial" w:eastAsiaTheme="majorEastAsia" w:hAnsi="Arial" w:cs="Arial"/>
          </w:rPr>
          <w:delText>В текущем документе возможно уточнение принципов кодирования и нумерации Стратегий ТОРО по результатам разработки Методики ведения НСИ (БДО, БДН) ТОиР.</w:delText>
        </w:r>
      </w:del>
    </w:p>
    <w:p w14:paraId="55D65D2E" w14:textId="44B835EE" w:rsidR="00300BED" w:rsidDel="00550C2A" w:rsidRDefault="00300BED" w:rsidP="00D153F5">
      <w:pPr>
        <w:spacing w:after="120" w:line="276" w:lineRule="auto"/>
        <w:ind w:firstLine="567"/>
        <w:textAlignment w:val="top"/>
        <w:rPr>
          <w:del w:id="14824" w:author="Александр" w:date="2020-04-13T09:42:00Z"/>
          <w:rFonts w:ascii="Arial" w:hAnsi="Arial" w:cs="Arial"/>
          <w:color w:val="000000"/>
          <w:szCs w:val="24"/>
        </w:rPr>
      </w:pPr>
    </w:p>
    <w:p w14:paraId="6057810D" w14:textId="56B18093" w:rsidR="00D153F5" w:rsidRPr="00015CFF" w:rsidDel="00550C2A" w:rsidRDefault="00D153F5" w:rsidP="00D153F5">
      <w:pPr>
        <w:spacing w:after="120" w:line="276" w:lineRule="auto"/>
        <w:ind w:firstLine="567"/>
        <w:textAlignment w:val="top"/>
        <w:rPr>
          <w:del w:id="14825" w:author="Александр" w:date="2020-04-13T09:42:00Z"/>
          <w:rFonts w:ascii="Arial" w:hAnsi="Arial" w:cs="Arial"/>
          <w:color w:val="000000"/>
          <w:szCs w:val="24"/>
        </w:rPr>
      </w:pPr>
      <w:del w:id="14826" w:author="Александр" w:date="2020-04-13T09:42:00Z">
        <w:r w:rsidRPr="00015CFF" w:rsidDel="00550C2A">
          <w:rPr>
            <w:rFonts w:ascii="Arial" w:hAnsi="Arial" w:cs="Arial"/>
            <w:color w:val="000000"/>
            <w:szCs w:val="24"/>
          </w:rPr>
          <w:delText xml:space="preserve">Код </w:delText>
        </w:r>
        <w:r w:rsidDel="00550C2A">
          <w:rPr>
            <w:rFonts w:ascii="Arial" w:hAnsi="Arial" w:cs="Arial"/>
            <w:color w:val="000000"/>
            <w:szCs w:val="24"/>
          </w:rPr>
          <w:delText>стратегии формируется по маске вида</w:delText>
        </w:r>
        <w:r w:rsidRPr="00015CFF" w:rsidDel="00550C2A">
          <w:rPr>
            <w:rFonts w:ascii="Arial" w:hAnsi="Arial" w:cs="Arial"/>
            <w:color w:val="000000"/>
            <w:szCs w:val="24"/>
          </w:rPr>
          <w:delText xml:space="preserve"> </w:delText>
        </w:r>
        <w:r w:rsidRPr="00A746E0" w:rsidDel="00550C2A">
          <w:rPr>
            <w:rFonts w:ascii="Arial" w:hAnsi="Arial" w:cs="Arial"/>
            <w:b/>
            <w:color w:val="000000"/>
            <w:szCs w:val="24"/>
          </w:rPr>
          <w:delText>N-NNNN</w:delText>
        </w:r>
        <w:r w:rsidRPr="00015CFF" w:rsidDel="00550C2A">
          <w:rPr>
            <w:rFonts w:ascii="Arial" w:hAnsi="Arial" w:cs="Arial"/>
            <w:color w:val="000000"/>
            <w:szCs w:val="24"/>
          </w:rPr>
          <w:delText>, где</w:delText>
        </w:r>
        <w:r w:rsidDel="00550C2A">
          <w:rPr>
            <w:rFonts w:ascii="Arial" w:hAnsi="Arial" w:cs="Arial"/>
            <w:color w:val="000000"/>
            <w:szCs w:val="24"/>
          </w:rPr>
          <w:delText>:</w:delText>
        </w:r>
      </w:del>
    </w:p>
    <w:p w14:paraId="17FECC08" w14:textId="3475888D" w:rsidR="00D153F5" w:rsidRPr="00015CFF" w:rsidDel="00550C2A" w:rsidRDefault="00D153F5" w:rsidP="00F45D35">
      <w:pPr>
        <w:pStyle w:val="afc"/>
        <w:numPr>
          <w:ilvl w:val="0"/>
          <w:numId w:val="16"/>
        </w:numPr>
        <w:tabs>
          <w:tab w:val="left" w:pos="851"/>
        </w:tabs>
        <w:spacing w:after="120" w:line="276" w:lineRule="auto"/>
        <w:ind w:left="851" w:hanging="284"/>
        <w:jc w:val="left"/>
        <w:textAlignment w:val="top"/>
        <w:rPr>
          <w:del w:id="14827" w:author="Александр" w:date="2020-04-13T09:42:00Z"/>
          <w:rFonts w:ascii="Arial" w:hAnsi="Arial" w:cs="Arial"/>
          <w:color w:val="000000"/>
        </w:rPr>
      </w:pPr>
      <w:del w:id="14828" w:author="Александр" w:date="2020-04-13T09:42:00Z">
        <w:r w:rsidDel="00550C2A">
          <w:rPr>
            <w:rFonts w:ascii="Arial" w:hAnsi="Arial" w:cs="Arial"/>
            <w:color w:val="000000"/>
          </w:rPr>
          <w:delText>1 символ – т</w:delText>
        </w:r>
        <w:r w:rsidRPr="00015CFF" w:rsidDel="00550C2A">
          <w:rPr>
            <w:rFonts w:ascii="Arial" w:hAnsi="Arial" w:cs="Arial"/>
            <w:color w:val="000000"/>
          </w:rPr>
          <w:delText>ип стратегии (1 - по календарю, 2 - по фактической наработке);</w:delText>
        </w:r>
      </w:del>
    </w:p>
    <w:p w14:paraId="24E60F7F" w14:textId="1C046589" w:rsidR="00D153F5" w:rsidDel="00550C2A" w:rsidRDefault="00D153F5" w:rsidP="00F45D35">
      <w:pPr>
        <w:pStyle w:val="afc"/>
        <w:numPr>
          <w:ilvl w:val="0"/>
          <w:numId w:val="16"/>
        </w:numPr>
        <w:tabs>
          <w:tab w:val="left" w:pos="851"/>
        </w:tabs>
        <w:spacing w:after="120" w:line="276" w:lineRule="auto"/>
        <w:ind w:left="851" w:hanging="284"/>
        <w:jc w:val="left"/>
        <w:textAlignment w:val="top"/>
        <w:rPr>
          <w:del w:id="14829" w:author="Александр" w:date="2020-04-13T09:42:00Z"/>
          <w:rFonts w:ascii="Arial" w:hAnsi="Arial" w:cs="Arial"/>
          <w:color w:val="000000"/>
        </w:rPr>
      </w:pPr>
      <w:del w:id="14830" w:author="Александр" w:date="2020-04-13T09:42:00Z">
        <w:r w:rsidDel="00550C2A">
          <w:rPr>
            <w:rFonts w:ascii="Arial" w:hAnsi="Arial" w:cs="Arial"/>
            <w:color w:val="000000"/>
          </w:rPr>
          <w:delText>2 символ – разделитель «-»,</w:delText>
        </w:r>
      </w:del>
    </w:p>
    <w:p w14:paraId="28ED44A5" w14:textId="026CCAD5" w:rsidR="00D153F5" w:rsidDel="00550C2A" w:rsidRDefault="00D153F5" w:rsidP="00F45D35">
      <w:pPr>
        <w:pStyle w:val="afc"/>
        <w:numPr>
          <w:ilvl w:val="0"/>
          <w:numId w:val="16"/>
        </w:numPr>
        <w:tabs>
          <w:tab w:val="left" w:pos="851"/>
        </w:tabs>
        <w:spacing w:after="240" w:line="276" w:lineRule="auto"/>
        <w:ind w:left="851" w:hanging="284"/>
        <w:jc w:val="left"/>
        <w:textAlignment w:val="top"/>
        <w:rPr>
          <w:del w:id="14831" w:author="Александр" w:date="2020-04-13T09:42:00Z"/>
          <w:rFonts w:ascii="Arial" w:hAnsi="Arial" w:cs="Arial"/>
          <w:color w:val="000000"/>
        </w:rPr>
      </w:pPr>
      <w:del w:id="14832" w:author="Александр" w:date="2020-04-13T09:42:00Z">
        <w:r w:rsidRPr="00053BE2" w:rsidDel="00550C2A">
          <w:rPr>
            <w:rFonts w:ascii="Arial" w:hAnsi="Arial" w:cs="Arial"/>
            <w:color w:val="000000"/>
          </w:rPr>
          <w:delText>3-6 символ – порядковый номер стратегии.</w:delText>
        </w:r>
      </w:del>
    </w:p>
    <w:p w14:paraId="1191D320" w14:textId="1196335B" w:rsidR="00FA529F" w:rsidRPr="00FA529F" w:rsidDel="00550C2A" w:rsidRDefault="00D153F5" w:rsidP="00FA529F">
      <w:pPr>
        <w:spacing w:line="312" w:lineRule="auto"/>
        <w:ind w:firstLine="567"/>
        <w:textAlignment w:val="top"/>
        <w:rPr>
          <w:del w:id="14833" w:author="Александр" w:date="2020-04-13T09:42:00Z"/>
          <w:rFonts w:ascii="Arial" w:hAnsi="Arial" w:cs="Arial"/>
          <w:color w:val="000000"/>
          <w:szCs w:val="24"/>
        </w:rPr>
      </w:pPr>
      <w:del w:id="14834" w:author="Александр" w:date="2020-04-13T09:42:00Z">
        <w:r w:rsidRPr="00015CFF" w:rsidDel="00550C2A">
          <w:rPr>
            <w:rFonts w:ascii="Arial" w:hAnsi="Arial" w:cs="Arial"/>
            <w:color w:val="000000"/>
            <w:szCs w:val="24"/>
          </w:rPr>
          <w:delText xml:space="preserve">Название стратегии формируется так, чтобы была понятна периодичность внутри этой стратегии. В названии стратегии ТОРО указывается </w:delText>
        </w:r>
        <w:r w:rsidR="00F07F35" w:rsidDel="00550C2A">
          <w:rPr>
            <w:rFonts w:ascii="Arial" w:hAnsi="Arial" w:cs="Arial"/>
            <w:color w:val="000000"/>
          </w:rPr>
          <w:delText>единица измерения времени для</w:delText>
        </w:r>
        <w:r w:rsidR="00F07F35" w:rsidRPr="00015CFF" w:rsidDel="00550C2A">
          <w:rPr>
            <w:rFonts w:ascii="Arial" w:hAnsi="Arial" w:cs="Arial"/>
            <w:color w:val="000000"/>
          </w:rPr>
          <w:delText xml:space="preserve"> повторений</w:delText>
        </w:r>
        <w:r w:rsidR="00FA529F" w:rsidRPr="00FA529F" w:rsidDel="00550C2A">
          <w:rPr>
            <w:rFonts w:ascii="Arial" w:hAnsi="Arial" w:cs="Arial"/>
            <w:color w:val="000000"/>
            <w:szCs w:val="24"/>
          </w:rPr>
          <w:delText xml:space="preserve"> пакета в цикле, пакет и периодичность (количество символов в группе может быть переменным):</w:delText>
        </w:r>
      </w:del>
    </w:p>
    <w:p w14:paraId="1078AB00" w14:textId="1D2555C5" w:rsidR="00D153F5" w:rsidRPr="00015CFF" w:rsidDel="00550C2A" w:rsidRDefault="00D153F5" w:rsidP="00D153F5">
      <w:pPr>
        <w:spacing w:before="60" w:after="60" w:line="312" w:lineRule="auto"/>
        <w:ind w:firstLine="567"/>
        <w:jc w:val="center"/>
        <w:textAlignment w:val="top"/>
        <w:rPr>
          <w:del w:id="14835" w:author="Александр" w:date="2020-04-13T09:42:00Z"/>
          <w:rFonts w:ascii="Arial" w:hAnsi="Arial" w:cs="Arial"/>
          <w:color w:val="000000"/>
          <w:szCs w:val="24"/>
        </w:rPr>
      </w:pPr>
      <w:del w:id="14836" w:author="Александр" w:date="2020-04-13T09:42:00Z">
        <w:r w:rsidRPr="00A746E0" w:rsidDel="00550C2A">
          <w:rPr>
            <w:rFonts w:ascii="Arial" w:hAnsi="Arial" w:cs="Arial"/>
            <w:b/>
            <w:color w:val="000000"/>
            <w:szCs w:val="24"/>
          </w:rPr>
          <w:delText>XXXХX XXXXX-XXXXX-XXXXX-XXXXXX</w:delText>
        </w:r>
        <w:r w:rsidRPr="00015CFF" w:rsidDel="00550C2A">
          <w:rPr>
            <w:rFonts w:ascii="Arial" w:hAnsi="Arial" w:cs="Arial"/>
            <w:color w:val="000000"/>
            <w:szCs w:val="24"/>
          </w:rPr>
          <w:delText>, где</w:delText>
        </w:r>
      </w:del>
    </w:p>
    <w:p w14:paraId="0044E849" w14:textId="41E289C3" w:rsidR="00D153F5" w:rsidRPr="00015CFF" w:rsidDel="00550C2A" w:rsidRDefault="00D153F5" w:rsidP="00E16A62">
      <w:pPr>
        <w:pStyle w:val="afc"/>
        <w:numPr>
          <w:ilvl w:val="0"/>
          <w:numId w:val="16"/>
        </w:numPr>
        <w:tabs>
          <w:tab w:val="left" w:pos="851"/>
        </w:tabs>
        <w:spacing w:line="312" w:lineRule="auto"/>
        <w:ind w:left="851" w:hanging="284"/>
        <w:textAlignment w:val="top"/>
        <w:rPr>
          <w:del w:id="14837" w:author="Александр" w:date="2020-04-13T09:42:00Z"/>
          <w:rFonts w:ascii="Arial" w:hAnsi="Arial" w:cs="Arial"/>
          <w:color w:val="000000"/>
        </w:rPr>
      </w:pPr>
      <w:del w:id="14838" w:author="Александр" w:date="2020-04-13T09:42:00Z">
        <w:r w:rsidRPr="00015CFF" w:rsidDel="00550C2A">
          <w:rPr>
            <w:rFonts w:ascii="Arial" w:hAnsi="Arial" w:cs="Arial"/>
            <w:color w:val="000000"/>
          </w:rPr>
          <w:delText xml:space="preserve">первая группа символов – </w:delText>
        </w:r>
        <w:r w:rsidR="00F07F35" w:rsidDel="00550C2A">
          <w:rPr>
            <w:rFonts w:ascii="Arial" w:hAnsi="Arial" w:cs="Arial"/>
            <w:color w:val="000000"/>
          </w:rPr>
          <w:delText>единица измерения времени для</w:delText>
        </w:r>
        <w:r w:rsidR="0014688A" w:rsidRPr="00015CFF" w:rsidDel="00550C2A">
          <w:rPr>
            <w:rFonts w:ascii="Arial" w:hAnsi="Arial" w:cs="Arial"/>
            <w:color w:val="000000"/>
          </w:rPr>
          <w:delText xml:space="preserve"> повторений пакета работ в указанной структуре ремонтного цикла</w:delText>
        </w:r>
        <w:r w:rsidRPr="00015CFF" w:rsidDel="00550C2A">
          <w:rPr>
            <w:rFonts w:ascii="Arial" w:hAnsi="Arial" w:cs="Arial"/>
            <w:color w:val="000000"/>
          </w:rPr>
          <w:delText>;</w:delText>
        </w:r>
      </w:del>
    </w:p>
    <w:p w14:paraId="6E8FDE5B" w14:textId="2ACBD31C" w:rsidR="00D153F5" w:rsidRPr="00015CFF" w:rsidDel="00550C2A" w:rsidRDefault="00D153F5" w:rsidP="00E16A62">
      <w:pPr>
        <w:pStyle w:val="afc"/>
        <w:numPr>
          <w:ilvl w:val="0"/>
          <w:numId w:val="16"/>
        </w:numPr>
        <w:tabs>
          <w:tab w:val="left" w:pos="851"/>
        </w:tabs>
        <w:spacing w:line="312" w:lineRule="auto"/>
        <w:ind w:left="851" w:hanging="284"/>
        <w:textAlignment w:val="top"/>
        <w:rPr>
          <w:del w:id="14839" w:author="Александр" w:date="2020-04-13T09:42:00Z"/>
          <w:rFonts w:ascii="Arial" w:hAnsi="Arial" w:cs="Arial"/>
          <w:color w:val="000000"/>
        </w:rPr>
      </w:pPr>
      <w:del w:id="14840" w:author="Александр" w:date="2020-04-13T09:42:00Z">
        <w:r w:rsidRPr="00015CFF" w:rsidDel="00550C2A">
          <w:rPr>
            <w:rFonts w:ascii="Arial" w:hAnsi="Arial" w:cs="Arial"/>
            <w:color w:val="000000"/>
          </w:rPr>
          <w:delText>последующие группы символов через разделитель «-» – описывают последовательность работ.</w:delText>
        </w:r>
      </w:del>
    </w:p>
    <w:p w14:paraId="20523ED9" w14:textId="78271F28" w:rsidR="00D153F5" w:rsidRPr="00015CFF" w:rsidDel="00550C2A" w:rsidRDefault="00001CC7" w:rsidP="00D153F5">
      <w:pPr>
        <w:spacing w:line="312" w:lineRule="auto"/>
        <w:ind w:firstLine="567"/>
        <w:textAlignment w:val="top"/>
        <w:rPr>
          <w:del w:id="14841" w:author="Александр" w:date="2020-04-13T09:42:00Z"/>
          <w:rFonts w:ascii="Arial" w:hAnsi="Arial" w:cs="Arial"/>
          <w:color w:val="000000"/>
          <w:szCs w:val="24"/>
        </w:rPr>
      </w:pPr>
      <w:del w:id="14842" w:author="Александр" w:date="2020-04-13T09:42:00Z">
        <w:r w:rsidDel="00550C2A">
          <w:rPr>
            <w:rFonts w:ascii="Arial" w:hAnsi="Arial" w:cs="Arial"/>
            <w:color w:val="000000"/>
            <w:szCs w:val="24"/>
          </w:rPr>
          <w:delText>Название стратегии не</w:delText>
        </w:r>
        <w:r w:rsidR="00D153F5" w:rsidRPr="00015CFF" w:rsidDel="00550C2A">
          <w:rPr>
            <w:rFonts w:ascii="Arial" w:hAnsi="Arial" w:cs="Arial"/>
            <w:color w:val="000000"/>
            <w:szCs w:val="24"/>
          </w:rPr>
          <w:delText xml:space="preserve"> должно превышать 30 символов.</w:delText>
        </w:r>
      </w:del>
    </w:p>
    <w:p w14:paraId="0E41E161" w14:textId="4B11D90F" w:rsidR="00D153F5" w:rsidRDefault="00D153F5" w:rsidP="00D153F5">
      <w:pPr>
        <w:spacing w:line="312" w:lineRule="auto"/>
        <w:ind w:firstLine="567"/>
        <w:textAlignment w:val="top"/>
        <w:rPr>
          <w:rFonts w:ascii="Arial" w:hAnsi="Arial" w:cs="Arial"/>
          <w:color w:val="000000"/>
          <w:szCs w:val="24"/>
        </w:rPr>
      </w:pPr>
      <w:r w:rsidRPr="00015CFF">
        <w:rPr>
          <w:rFonts w:ascii="Arial" w:hAnsi="Arial" w:cs="Arial"/>
          <w:color w:val="000000"/>
          <w:szCs w:val="24"/>
        </w:rPr>
        <w:t>Пример</w:t>
      </w:r>
      <w:r>
        <w:rPr>
          <w:rFonts w:ascii="Arial" w:hAnsi="Arial" w:cs="Arial"/>
          <w:color w:val="000000"/>
          <w:szCs w:val="24"/>
        </w:rPr>
        <w:t>ы стратегий приведены в таблице</w:t>
      </w:r>
      <w:r w:rsidR="0071056D">
        <w:rPr>
          <w:rFonts w:ascii="Arial" w:hAnsi="Arial" w:cs="Arial"/>
          <w:color w:val="000000"/>
          <w:szCs w:val="24"/>
        </w:rPr>
        <w:t xml:space="preserve"> ниже</w:t>
      </w:r>
      <w:r>
        <w:rPr>
          <w:rFonts w:ascii="Arial" w:hAnsi="Arial" w:cs="Arial"/>
          <w:color w:val="000000"/>
          <w:szCs w:val="24"/>
        </w:rPr>
        <w:t>.</w:t>
      </w:r>
    </w:p>
    <w:p w14:paraId="106FF1DA" w14:textId="35BFAB53" w:rsidR="00D153F5" w:rsidRDefault="00D153F5" w:rsidP="0014688A">
      <w:pPr>
        <w:spacing w:before="120" w:after="120" w:line="312" w:lineRule="auto"/>
        <w:ind w:firstLine="567"/>
        <w:jc w:val="right"/>
        <w:textAlignment w:val="top"/>
        <w:rPr>
          <w:ins w:id="14843" w:author="Александр" w:date="2020-04-13T09:43:00Z"/>
          <w:rFonts w:ascii="Arial" w:hAnsi="Arial" w:cs="Arial"/>
          <w:b/>
          <w:sz w:val="22"/>
        </w:rPr>
      </w:pPr>
      <w:r w:rsidRPr="003F2961">
        <w:rPr>
          <w:rFonts w:ascii="Arial" w:hAnsi="Arial" w:cs="Arial"/>
          <w:b/>
          <w:sz w:val="22"/>
        </w:rPr>
        <w:t>Таблица</w:t>
      </w:r>
      <w:r w:rsidRPr="008B756C">
        <w:rPr>
          <w:rFonts w:ascii="Arial" w:hAnsi="Arial"/>
          <w:b/>
          <w:sz w:val="22"/>
        </w:rPr>
        <w:t xml:space="preserve"> </w:t>
      </w:r>
      <w:ins w:id="14844" w:author="Александр" w:date="2020-04-13T13:15:00Z">
        <w:r w:rsidR="00DA4FCC">
          <w:rPr>
            <w:rFonts w:ascii="Arial" w:hAnsi="Arial" w:cs="Arial"/>
            <w:b/>
            <w:sz w:val="22"/>
          </w:rPr>
          <w:t>53</w:t>
        </w:r>
      </w:ins>
      <w:del w:id="14845" w:author="Александр" w:date="2020-04-13T13:15:00Z">
        <w:r w:rsidR="00156F97" w:rsidDel="00870994">
          <w:rPr>
            <w:rFonts w:ascii="Arial" w:hAnsi="Arial" w:cs="Arial"/>
            <w:b/>
            <w:sz w:val="22"/>
          </w:rPr>
          <w:delText>48</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стратегий предупредительного ТОРО</w:t>
      </w:r>
    </w:p>
    <w:tbl>
      <w:tblPr>
        <w:tblW w:w="1020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1129"/>
        <w:gridCol w:w="176"/>
        <w:gridCol w:w="2801"/>
        <w:gridCol w:w="709"/>
        <w:gridCol w:w="5386"/>
      </w:tblGrid>
      <w:tr w:rsidR="00550C2A" w:rsidRPr="00357B34" w14:paraId="0905C092" w14:textId="77777777" w:rsidTr="00550C2A">
        <w:trPr>
          <w:cantSplit/>
          <w:trHeight w:val="20"/>
          <w:tblHeader/>
          <w:ins w:id="14846" w:author="Александр" w:date="2020-04-13T09:43:00Z"/>
        </w:trPr>
        <w:tc>
          <w:tcPr>
            <w:tcW w:w="1305" w:type="dxa"/>
            <w:gridSpan w:val="2"/>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hideMark/>
          </w:tcPr>
          <w:p w14:paraId="0C6BBEC8" w14:textId="77777777" w:rsidR="00550C2A" w:rsidRPr="00357B34" w:rsidRDefault="00550C2A" w:rsidP="00224E39">
            <w:pPr>
              <w:pStyle w:val="afffd"/>
              <w:rPr>
                <w:ins w:id="14847" w:author="Александр" w:date="2020-04-13T09:43:00Z"/>
              </w:rPr>
            </w:pPr>
            <w:ins w:id="14848" w:author="Александр" w:date="2020-04-13T09:43:00Z">
              <w:r w:rsidRPr="00357B34">
                <w:t>Код</w:t>
              </w:r>
            </w:ins>
          </w:p>
          <w:p w14:paraId="1C82AA1E" w14:textId="77777777" w:rsidR="00550C2A" w:rsidRPr="00357B34" w:rsidRDefault="00550C2A" w:rsidP="00224E39">
            <w:pPr>
              <w:pStyle w:val="afffd"/>
              <w:rPr>
                <w:ins w:id="14849" w:author="Александр" w:date="2020-04-13T09:43:00Z"/>
              </w:rPr>
            </w:pPr>
            <w:ins w:id="14850" w:author="Александр" w:date="2020-04-13T09:43:00Z">
              <w:r w:rsidRPr="00357B34">
                <w:t>стратегии</w:t>
              </w:r>
            </w:ins>
          </w:p>
        </w:tc>
        <w:tc>
          <w:tcPr>
            <w:tcW w:w="3510" w:type="dxa"/>
            <w:gridSpan w:val="2"/>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vAlign w:val="center"/>
            <w:hideMark/>
          </w:tcPr>
          <w:p w14:paraId="5BC501DC" w14:textId="77777777" w:rsidR="00550C2A" w:rsidRPr="00357B34" w:rsidRDefault="00550C2A" w:rsidP="00224E39">
            <w:pPr>
              <w:pStyle w:val="afffd"/>
              <w:rPr>
                <w:ins w:id="14851" w:author="Александр" w:date="2020-04-13T09:43:00Z"/>
              </w:rPr>
            </w:pPr>
            <w:ins w:id="14852" w:author="Александр" w:date="2020-04-13T09:43:00Z">
              <w:r w:rsidRPr="00357B34">
                <w:t>Название стратегии</w:t>
              </w:r>
            </w:ins>
          </w:p>
        </w:tc>
        <w:tc>
          <w:tcPr>
            <w:tcW w:w="5386" w:type="dxa"/>
            <w:tcBorders>
              <w:top w:val="single" w:sz="4" w:space="0" w:color="auto"/>
              <w:left w:val="single" w:sz="4" w:space="0" w:color="auto"/>
              <w:bottom w:val="single" w:sz="4" w:space="0" w:color="auto"/>
              <w:right w:val="single" w:sz="4" w:space="0" w:color="auto"/>
            </w:tcBorders>
            <w:shd w:val="clear" w:color="auto" w:fill="FFC000"/>
            <w:tcMar>
              <w:top w:w="0" w:type="dxa"/>
              <w:left w:w="0" w:type="dxa"/>
              <w:bottom w:w="0" w:type="dxa"/>
              <w:right w:w="0" w:type="dxa"/>
            </w:tcMar>
            <w:vAlign w:val="center"/>
            <w:hideMark/>
          </w:tcPr>
          <w:p w14:paraId="2FE54145" w14:textId="77777777" w:rsidR="00550C2A" w:rsidRPr="00357B34" w:rsidRDefault="00550C2A" w:rsidP="00224E39">
            <w:pPr>
              <w:pStyle w:val="afffd"/>
              <w:rPr>
                <w:ins w:id="14853" w:author="Александр" w:date="2020-04-13T09:43:00Z"/>
              </w:rPr>
            </w:pPr>
            <w:ins w:id="14854" w:author="Александр" w:date="2020-04-13T09:43:00Z">
              <w:r w:rsidRPr="00357B34">
                <w:t>Описание стратегии</w:t>
              </w:r>
            </w:ins>
          </w:p>
        </w:tc>
      </w:tr>
      <w:tr w:rsidR="00550C2A" w:rsidRPr="00357B34" w14:paraId="2914016D" w14:textId="77777777" w:rsidTr="00550C2A">
        <w:trPr>
          <w:cantSplit/>
          <w:trHeight w:val="20"/>
          <w:ins w:id="14855" w:author="Александр" w:date="2020-04-13T09:43:00Z"/>
        </w:trPr>
        <w:tc>
          <w:tcPr>
            <w:tcW w:w="1305" w:type="dxa"/>
            <w:gridSpan w:val="2"/>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hideMark/>
          </w:tcPr>
          <w:p w14:paraId="3CB965F9" w14:textId="77777777" w:rsidR="00550C2A" w:rsidRPr="00357B34" w:rsidRDefault="00550C2A" w:rsidP="00224E39">
            <w:pPr>
              <w:pStyle w:val="afffe"/>
              <w:rPr>
                <w:ins w:id="14856" w:author="Александр" w:date="2020-04-13T09:43:00Z"/>
              </w:rPr>
            </w:pPr>
            <w:ins w:id="14857" w:author="Александр" w:date="2020-04-13T09:43:00Z">
              <w:r w:rsidRPr="00357B34">
                <w:t>1-0036</w:t>
              </w:r>
            </w:ins>
          </w:p>
        </w:tc>
        <w:tc>
          <w:tcPr>
            <w:tcW w:w="3510" w:type="dxa"/>
            <w:gridSpan w:val="2"/>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hideMark/>
          </w:tcPr>
          <w:p w14:paraId="2F89DF7E" w14:textId="77777777" w:rsidR="00550C2A" w:rsidRPr="00357B34" w:rsidRDefault="00550C2A" w:rsidP="00224E39">
            <w:pPr>
              <w:pStyle w:val="afffe"/>
              <w:rPr>
                <w:ins w:id="14858" w:author="Александр" w:date="2020-04-13T09:43:00Z"/>
              </w:rPr>
            </w:pPr>
            <w:ins w:id="14859" w:author="Александр" w:date="2020-04-13T09:43:00Z">
              <w:r w:rsidRPr="00357B34">
                <w:t>ДЕН 1КР720-1ТР360-2ТО180</w:t>
              </w:r>
            </w:ins>
          </w:p>
        </w:tc>
        <w:tc>
          <w:tcPr>
            <w:tcW w:w="538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74FBD0A" w14:textId="77777777" w:rsidR="00550C2A" w:rsidRPr="00357B34" w:rsidRDefault="00550C2A" w:rsidP="00224E39">
            <w:pPr>
              <w:pStyle w:val="afffe"/>
              <w:rPr>
                <w:ins w:id="14860" w:author="Александр" w:date="2020-04-13T09:43:00Z"/>
              </w:rPr>
            </w:pPr>
            <w:ins w:id="14861" w:author="Александр" w:date="2020-04-13T09:43:00Z">
              <w:r w:rsidRPr="00357B34">
                <w:t>Стратегия, соответствующая ремонтному циклу 1КР-1ТР-2ТО, имеющая минимальный межремонтный интервал в 180 дней в которой капитальный ремонт выполняется 1 раз в 2 года, текущий ремонт 1 раз в год и техническое обслуживание выполняется каждые полгода</w:t>
              </w:r>
            </w:ins>
          </w:p>
        </w:tc>
      </w:tr>
      <w:tr w:rsidR="00550C2A" w:rsidRPr="00357B34" w14:paraId="3D801B30" w14:textId="77777777" w:rsidTr="00550C2A">
        <w:trPr>
          <w:cantSplit/>
          <w:trHeight w:val="20"/>
          <w:ins w:id="14862" w:author="Александр" w:date="2020-04-13T09:43:00Z"/>
        </w:trPr>
        <w:tc>
          <w:tcPr>
            <w:tcW w:w="1305" w:type="dxa"/>
            <w:gridSpan w:val="2"/>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hideMark/>
          </w:tcPr>
          <w:p w14:paraId="7F876F70" w14:textId="77777777" w:rsidR="00550C2A" w:rsidRPr="00357B34" w:rsidRDefault="00550C2A" w:rsidP="00224E39">
            <w:pPr>
              <w:pStyle w:val="afffe"/>
              <w:rPr>
                <w:ins w:id="14863" w:author="Александр" w:date="2020-04-13T09:43:00Z"/>
              </w:rPr>
            </w:pPr>
            <w:ins w:id="14864" w:author="Александр" w:date="2020-04-13T09:43:00Z">
              <w:r w:rsidRPr="00357B34">
                <w:t>2-0023</w:t>
              </w:r>
            </w:ins>
          </w:p>
        </w:tc>
        <w:tc>
          <w:tcPr>
            <w:tcW w:w="3510" w:type="dxa"/>
            <w:gridSpan w:val="2"/>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hideMark/>
          </w:tcPr>
          <w:p w14:paraId="09CB0869" w14:textId="77777777" w:rsidR="00550C2A" w:rsidRPr="00357B34" w:rsidRDefault="00550C2A" w:rsidP="00224E39">
            <w:pPr>
              <w:pStyle w:val="afffe"/>
              <w:rPr>
                <w:ins w:id="14865" w:author="Александр" w:date="2020-04-13T09:43:00Z"/>
              </w:rPr>
            </w:pPr>
            <w:ins w:id="14866" w:author="Александр" w:date="2020-04-13T09:43:00Z">
              <w:r w:rsidRPr="00357B34">
                <w:t>ЧАС00 1КР42-1ТР21-4ТО7</w:t>
              </w:r>
            </w:ins>
          </w:p>
        </w:tc>
        <w:tc>
          <w:tcPr>
            <w:tcW w:w="538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hideMark/>
          </w:tcPr>
          <w:p w14:paraId="4D0E6D33" w14:textId="7779E2F3" w:rsidR="00550C2A" w:rsidRPr="00357B34" w:rsidRDefault="00550C2A" w:rsidP="00224E39">
            <w:pPr>
              <w:pStyle w:val="afffe"/>
              <w:rPr>
                <w:ins w:id="14867" w:author="Александр" w:date="2020-04-13T09:43:00Z"/>
              </w:rPr>
            </w:pPr>
            <w:ins w:id="14868" w:author="Александр" w:date="2020-04-13T09:43:00Z">
              <w:r w:rsidRPr="00357B34">
                <w:t xml:space="preserve">Стратегия, соответствующая ремонтному циклу 1КР-1ТР-4ТО в которой </w:t>
              </w:r>
              <w:del w:id="14869" w:author="Владимир Лаут" w:date="2021-04-07T19:08:00Z">
                <w:r w:rsidRPr="00357B34" w:rsidDel="000E7523">
                  <w:delText>значение минимального межремонтного интервала</w:delText>
                </w:r>
              </w:del>
            </w:ins>
            <w:ins w:id="14870" w:author="Владимир Лаут" w:date="2021-04-07T19:08:00Z">
              <w:r w:rsidR="000E7523" w:rsidRPr="00357B34">
                <w:t>значение минимального межремонтного интервала,</w:t>
              </w:r>
            </w:ins>
            <w:ins w:id="14871" w:author="Александр" w:date="2020-04-13T09:43:00Z">
              <w:r w:rsidRPr="00357B34">
                <w:t xml:space="preserve"> соответствует 700 часам и выполняется 1 капитальный ремонт каждые 4200 часов, текущий ремонт каждые 2100 часов, техническое обслуживания каждые 700 часов.</w:t>
              </w:r>
            </w:ins>
          </w:p>
        </w:tc>
      </w:tr>
      <w:tr w:rsidR="00D153F5" w:rsidRPr="000E3C42" w:rsidDel="00550C2A" w14:paraId="4FD9163F" w14:textId="6E5122DC" w:rsidTr="00550C2A">
        <w:trPr>
          <w:cantSplit/>
          <w:trHeight w:val="20"/>
          <w:tblHeader/>
          <w:del w:id="14872" w:author="Александр" w:date="2020-04-13T09:43:00Z"/>
        </w:trPr>
        <w:tc>
          <w:tcPr>
            <w:tcW w:w="1129" w:type="dxa"/>
            <w:shd w:val="clear" w:color="auto" w:fill="FFC000"/>
            <w:tcMar>
              <w:top w:w="0" w:type="dxa"/>
              <w:left w:w="0" w:type="dxa"/>
              <w:bottom w:w="0" w:type="dxa"/>
              <w:right w:w="0" w:type="dxa"/>
            </w:tcMar>
          </w:tcPr>
          <w:p w14:paraId="319DE0BC" w14:textId="13BDDCDF" w:rsidR="00D153F5" w:rsidRPr="000E3C42" w:rsidDel="00550C2A" w:rsidRDefault="00D153F5" w:rsidP="00D153F5">
            <w:pPr>
              <w:pStyle w:val="120"/>
              <w:spacing w:before="40" w:after="40" w:line="240" w:lineRule="auto"/>
              <w:rPr>
                <w:del w:id="14873" w:author="Александр" w:date="2020-04-13T09:43:00Z"/>
                <w:rFonts w:ascii="Arial" w:hAnsi="Arial" w:cs="Arial"/>
                <w:sz w:val="20"/>
                <w:szCs w:val="20"/>
              </w:rPr>
            </w:pPr>
            <w:del w:id="14874" w:author="Александр" w:date="2020-04-13T09:43:00Z">
              <w:r w:rsidRPr="000E3C42" w:rsidDel="00550C2A">
                <w:rPr>
                  <w:rFonts w:ascii="Arial" w:hAnsi="Arial" w:cs="Arial"/>
                  <w:sz w:val="20"/>
                  <w:szCs w:val="20"/>
                </w:rPr>
                <w:delText>Код</w:delText>
              </w:r>
            </w:del>
          </w:p>
          <w:p w14:paraId="10C34A0A" w14:textId="2541F305" w:rsidR="00D153F5" w:rsidRPr="000E3C42" w:rsidDel="00550C2A" w:rsidRDefault="00D153F5" w:rsidP="00D153F5">
            <w:pPr>
              <w:pStyle w:val="120"/>
              <w:spacing w:before="40" w:after="40" w:line="240" w:lineRule="auto"/>
              <w:rPr>
                <w:del w:id="14875" w:author="Александр" w:date="2020-04-13T09:43:00Z"/>
                <w:rFonts w:ascii="Arial" w:hAnsi="Arial" w:cs="Arial"/>
                <w:sz w:val="20"/>
                <w:szCs w:val="20"/>
              </w:rPr>
            </w:pPr>
            <w:del w:id="14876" w:author="Александр" w:date="2020-04-13T09:43:00Z">
              <w:r w:rsidRPr="000E3C42" w:rsidDel="00550C2A">
                <w:rPr>
                  <w:rFonts w:ascii="Arial" w:hAnsi="Arial" w:cs="Arial"/>
                  <w:sz w:val="20"/>
                  <w:szCs w:val="20"/>
                </w:rPr>
                <w:delText>стратегии</w:delText>
              </w:r>
            </w:del>
          </w:p>
        </w:tc>
        <w:tc>
          <w:tcPr>
            <w:tcW w:w="2977" w:type="dxa"/>
            <w:gridSpan w:val="2"/>
            <w:shd w:val="clear" w:color="auto" w:fill="FFC000"/>
            <w:tcMar>
              <w:top w:w="0" w:type="dxa"/>
              <w:left w:w="0" w:type="dxa"/>
              <w:bottom w:w="0" w:type="dxa"/>
              <w:right w:w="0" w:type="dxa"/>
            </w:tcMar>
            <w:vAlign w:val="center"/>
          </w:tcPr>
          <w:p w14:paraId="2EFC2EE3" w14:textId="6E14D45D" w:rsidR="00D153F5" w:rsidRPr="000E3C42" w:rsidDel="00550C2A" w:rsidRDefault="00D153F5" w:rsidP="00D153F5">
            <w:pPr>
              <w:pStyle w:val="120"/>
              <w:spacing w:before="40" w:after="40" w:line="240" w:lineRule="auto"/>
              <w:rPr>
                <w:del w:id="14877" w:author="Александр" w:date="2020-04-13T09:43:00Z"/>
                <w:rFonts w:ascii="Arial" w:hAnsi="Arial" w:cs="Arial"/>
                <w:sz w:val="20"/>
                <w:szCs w:val="20"/>
              </w:rPr>
            </w:pPr>
            <w:del w:id="14878" w:author="Александр" w:date="2020-04-13T09:43:00Z">
              <w:r w:rsidRPr="000E3C42" w:rsidDel="00550C2A">
                <w:rPr>
                  <w:rFonts w:ascii="Arial" w:hAnsi="Arial" w:cs="Arial"/>
                  <w:sz w:val="20"/>
                  <w:szCs w:val="20"/>
                </w:rPr>
                <w:delText>Название стратегии</w:delText>
              </w:r>
            </w:del>
          </w:p>
        </w:tc>
        <w:tc>
          <w:tcPr>
            <w:tcW w:w="6095" w:type="dxa"/>
            <w:gridSpan w:val="2"/>
            <w:shd w:val="clear" w:color="auto" w:fill="FFC000"/>
            <w:tcMar>
              <w:top w:w="0" w:type="dxa"/>
              <w:left w:w="0" w:type="dxa"/>
              <w:bottom w:w="0" w:type="dxa"/>
              <w:right w:w="0" w:type="dxa"/>
            </w:tcMar>
            <w:vAlign w:val="center"/>
          </w:tcPr>
          <w:p w14:paraId="1B9F785C" w14:textId="3023F3EA" w:rsidR="00D153F5" w:rsidRPr="000E3C42" w:rsidDel="00550C2A" w:rsidRDefault="00D153F5" w:rsidP="00D153F5">
            <w:pPr>
              <w:pStyle w:val="120"/>
              <w:spacing w:before="40" w:after="40" w:line="240" w:lineRule="auto"/>
              <w:rPr>
                <w:del w:id="14879" w:author="Александр" w:date="2020-04-13T09:43:00Z"/>
                <w:rFonts w:ascii="Arial" w:hAnsi="Arial" w:cs="Arial"/>
                <w:sz w:val="20"/>
                <w:szCs w:val="20"/>
              </w:rPr>
            </w:pPr>
            <w:del w:id="14880" w:author="Александр" w:date="2020-04-13T09:43:00Z">
              <w:r w:rsidRPr="000E3C42" w:rsidDel="00550C2A">
                <w:rPr>
                  <w:rFonts w:ascii="Arial" w:hAnsi="Arial" w:cs="Arial"/>
                  <w:sz w:val="20"/>
                  <w:szCs w:val="20"/>
                </w:rPr>
                <w:delText>Описание стратегии</w:delText>
              </w:r>
            </w:del>
          </w:p>
        </w:tc>
      </w:tr>
      <w:tr w:rsidR="00D153F5" w:rsidRPr="000E3C42" w:rsidDel="00550C2A" w14:paraId="3F060D1D" w14:textId="172B8713" w:rsidTr="00550C2A">
        <w:trPr>
          <w:cantSplit/>
          <w:trHeight w:val="20"/>
          <w:del w:id="14881" w:author="Александр" w:date="2020-04-13T09:43:00Z"/>
        </w:trPr>
        <w:tc>
          <w:tcPr>
            <w:tcW w:w="1129" w:type="dxa"/>
            <w:tcMar>
              <w:top w:w="28" w:type="dxa"/>
              <w:left w:w="57" w:type="dxa"/>
              <w:bottom w:w="28" w:type="dxa"/>
              <w:right w:w="57" w:type="dxa"/>
            </w:tcMar>
          </w:tcPr>
          <w:p w14:paraId="56374AE6" w14:textId="39B33D5F" w:rsidR="00D153F5" w:rsidRPr="000E3C42" w:rsidDel="00550C2A" w:rsidRDefault="00D153F5" w:rsidP="00D153F5">
            <w:pPr>
              <w:pStyle w:val="afff9"/>
              <w:spacing w:after="0" w:line="240" w:lineRule="auto"/>
              <w:rPr>
                <w:del w:id="14882" w:author="Александр" w:date="2020-04-13T09:43:00Z"/>
                <w:rFonts w:ascii="Arial" w:hAnsi="Arial" w:cs="Arial"/>
                <w:sz w:val="20"/>
                <w:szCs w:val="20"/>
              </w:rPr>
            </w:pPr>
            <w:del w:id="14883" w:author="Александр" w:date="2020-04-13T09:43:00Z">
              <w:r w:rsidRPr="000E3C42" w:rsidDel="00550C2A">
                <w:rPr>
                  <w:rFonts w:ascii="Arial" w:hAnsi="Arial" w:cs="Arial"/>
                  <w:sz w:val="20"/>
                  <w:szCs w:val="20"/>
                </w:rPr>
                <w:delText>1-0036</w:delText>
              </w:r>
            </w:del>
          </w:p>
        </w:tc>
        <w:tc>
          <w:tcPr>
            <w:tcW w:w="2977" w:type="dxa"/>
            <w:gridSpan w:val="2"/>
            <w:shd w:val="clear" w:color="auto" w:fill="auto"/>
            <w:tcMar>
              <w:top w:w="28" w:type="dxa"/>
              <w:left w:w="57" w:type="dxa"/>
              <w:bottom w:w="28" w:type="dxa"/>
              <w:right w:w="57" w:type="dxa"/>
            </w:tcMar>
          </w:tcPr>
          <w:p w14:paraId="2241357E" w14:textId="0A30E1D8" w:rsidR="00D153F5" w:rsidRPr="000E3C42" w:rsidDel="00550C2A" w:rsidRDefault="00D153F5" w:rsidP="00D153F5">
            <w:pPr>
              <w:pStyle w:val="afff9"/>
              <w:spacing w:after="0" w:line="240" w:lineRule="auto"/>
              <w:jc w:val="left"/>
              <w:rPr>
                <w:del w:id="14884" w:author="Александр" w:date="2020-04-13T09:43:00Z"/>
                <w:rFonts w:ascii="Arial" w:hAnsi="Arial" w:cs="Arial"/>
                <w:sz w:val="20"/>
                <w:szCs w:val="20"/>
              </w:rPr>
            </w:pPr>
            <w:del w:id="14885" w:author="Александр" w:date="2020-04-13T09:43:00Z">
              <w:r w:rsidRPr="000E3C42" w:rsidDel="00550C2A">
                <w:rPr>
                  <w:rFonts w:ascii="Arial" w:hAnsi="Arial" w:cs="Arial"/>
                  <w:sz w:val="20"/>
                  <w:szCs w:val="20"/>
                </w:rPr>
                <w:delText>ДЕН КР720-ТР360-ТО</w:delText>
              </w:r>
              <w:r w:rsidR="00001CC7" w:rsidDel="00550C2A">
                <w:rPr>
                  <w:rFonts w:ascii="Arial" w:hAnsi="Arial" w:cs="Arial"/>
                  <w:sz w:val="20"/>
                  <w:szCs w:val="20"/>
                </w:rPr>
                <w:delText>180</w:delText>
              </w:r>
            </w:del>
          </w:p>
        </w:tc>
        <w:tc>
          <w:tcPr>
            <w:tcW w:w="6095" w:type="dxa"/>
            <w:gridSpan w:val="2"/>
            <w:shd w:val="clear" w:color="auto" w:fill="auto"/>
            <w:tcMar>
              <w:top w:w="28" w:type="dxa"/>
              <w:left w:w="57" w:type="dxa"/>
              <w:bottom w:w="28" w:type="dxa"/>
              <w:right w:w="57" w:type="dxa"/>
            </w:tcMar>
          </w:tcPr>
          <w:p w14:paraId="3AADF7BE" w14:textId="3B5DC3C1" w:rsidR="00D153F5" w:rsidRPr="000E3C42" w:rsidDel="00550C2A" w:rsidRDefault="00001CC7" w:rsidP="00D153F5">
            <w:pPr>
              <w:pStyle w:val="afff9"/>
              <w:spacing w:after="0" w:line="240" w:lineRule="auto"/>
              <w:jc w:val="left"/>
              <w:rPr>
                <w:del w:id="14886" w:author="Александр" w:date="2020-04-13T09:43:00Z"/>
                <w:rFonts w:ascii="Arial" w:hAnsi="Arial" w:cs="Arial"/>
                <w:sz w:val="20"/>
                <w:szCs w:val="20"/>
              </w:rPr>
            </w:pPr>
            <w:del w:id="14887" w:author="Александр" w:date="2020-04-13T09:43:00Z">
              <w:r w:rsidRPr="00001CC7" w:rsidDel="00550C2A">
                <w:rPr>
                  <w:rFonts w:ascii="Arial" w:hAnsi="Arial" w:cs="Arial"/>
                  <w:sz w:val="20"/>
                  <w:szCs w:val="20"/>
                </w:rPr>
                <w:delText>Стратегия, с</w:delText>
              </w:r>
              <w:r w:rsidR="009F1281" w:rsidDel="00550C2A">
                <w:rPr>
                  <w:rFonts w:ascii="Arial" w:hAnsi="Arial" w:cs="Arial"/>
                  <w:sz w:val="20"/>
                  <w:szCs w:val="20"/>
                </w:rPr>
                <w:delText>о</w:delText>
              </w:r>
              <w:r w:rsidRPr="00001CC7" w:rsidDel="00550C2A">
                <w:rPr>
                  <w:rFonts w:ascii="Arial" w:hAnsi="Arial" w:cs="Arial"/>
                  <w:sz w:val="20"/>
                  <w:szCs w:val="20"/>
                </w:rPr>
                <w:delText>ответствующая ремонтному циклу 1КР-1ТР-2ТО, имеющая минимальный межремонтный интервал в 180 дней</w:delText>
              </w:r>
              <w:r w:rsidR="0014688A" w:rsidDel="00550C2A">
                <w:rPr>
                  <w:rFonts w:ascii="Arial" w:hAnsi="Arial" w:cs="Arial"/>
                  <w:sz w:val="20"/>
                  <w:szCs w:val="20"/>
                </w:rPr>
                <w:delText>,</w:delText>
              </w:r>
              <w:r w:rsidRPr="00001CC7" w:rsidDel="00550C2A">
                <w:rPr>
                  <w:rFonts w:ascii="Arial" w:hAnsi="Arial" w:cs="Arial"/>
                  <w:sz w:val="20"/>
                  <w:szCs w:val="20"/>
                </w:rPr>
                <w:delText xml:space="preserve"> в которой капитальный ремонт выполняется 1 раз в 2 года, текущий ремонт </w:delText>
              </w:r>
              <w:r w:rsidR="004A0639" w:rsidRPr="004A0639" w:rsidDel="00550C2A">
                <w:rPr>
                  <w:rFonts w:ascii="Arial" w:hAnsi="Arial" w:cs="Arial"/>
                  <w:sz w:val="20"/>
                  <w:szCs w:val="20"/>
                </w:rPr>
                <w:delText xml:space="preserve">- </w:delText>
              </w:r>
              <w:r w:rsidRPr="00001CC7" w:rsidDel="00550C2A">
                <w:rPr>
                  <w:rFonts w:ascii="Arial" w:hAnsi="Arial" w:cs="Arial"/>
                  <w:sz w:val="20"/>
                  <w:szCs w:val="20"/>
                </w:rPr>
                <w:delText xml:space="preserve">1 раз в год и техническое обслуживание </w:delText>
              </w:r>
              <w:r w:rsidR="004A0639" w:rsidRPr="004A0639" w:rsidDel="00550C2A">
                <w:rPr>
                  <w:rFonts w:ascii="Arial" w:hAnsi="Arial" w:cs="Arial"/>
                  <w:sz w:val="20"/>
                  <w:szCs w:val="20"/>
                </w:rPr>
                <w:delText>-</w:delText>
              </w:r>
              <w:r w:rsidRPr="00001CC7" w:rsidDel="00550C2A">
                <w:rPr>
                  <w:rFonts w:ascii="Arial" w:hAnsi="Arial" w:cs="Arial"/>
                  <w:sz w:val="20"/>
                  <w:szCs w:val="20"/>
                </w:rPr>
                <w:delText xml:space="preserve"> каждые полгода</w:delText>
              </w:r>
            </w:del>
          </w:p>
        </w:tc>
      </w:tr>
      <w:tr w:rsidR="00D153F5" w:rsidRPr="000E3C42" w:rsidDel="00550C2A" w14:paraId="23B12170" w14:textId="38004AC3" w:rsidTr="00550C2A">
        <w:trPr>
          <w:cantSplit/>
          <w:trHeight w:val="20"/>
          <w:del w:id="14888" w:author="Александр" w:date="2020-04-13T09:43:00Z"/>
        </w:trPr>
        <w:tc>
          <w:tcPr>
            <w:tcW w:w="1129" w:type="dxa"/>
            <w:tcMar>
              <w:top w:w="28" w:type="dxa"/>
              <w:left w:w="57" w:type="dxa"/>
              <w:bottom w:w="28" w:type="dxa"/>
              <w:right w:w="57" w:type="dxa"/>
            </w:tcMar>
          </w:tcPr>
          <w:p w14:paraId="6631EA40" w14:textId="7BE9B413" w:rsidR="00D153F5" w:rsidRPr="000E3C42" w:rsidDel="00550C2A" w:rsidRDefault="00D153F5" w:rsidP="00D153F5">
            <w:pPr>
              <w:pStyle w:val="afff9"/>
              <w:spacing w:after="0" w:line="240" w:lineRule="auto"/>
              <w:rPr>
                <w:del w:id="14889" w:author="Александр" w:date="2020-04-13T09:43:00Z"/>
                <w:rFonts w:ascii="Arial" w:hAnsi="Arial" w:cs="Arial"/>
                <w:sz w:val="20"/>
                <w:szCs w:val="20"/>
              </w:rPr>
            </w:pPr>
            <w:del w:id="14890" w:author="Александр" w:date="2020-04-13T09:43:00Z">
              <w:r w:rsidRPr="000E3C42" w:rsidDel="00550C2A">
                <w:rPr>
                  <w:rFonts w:ascii="Arial" w:hAnsi="Arial" w:cs="Arial"/>
                  <w:sz w:val="20"/>
                  <w:szCs w:val="20"/>
                </w:rPr>
                <w:delText>2-0023</w:delText>
              </w:r>
            </w:del>
          </w:p>
        </w:tc>
        <w:tc>
          <w:tcPr>
            <w:tcW w:w="2977" w:type="dxa"/>
            <w:gridSpan w:val="2"/>
            <w:shd w:val="clear" w:color="auto" w:fill="auto"/>
            <w:tcMar>
              <w:top w:w="28" w:type="dxa"/>
              <w:left w:w="57" w:type="dxa"/>
              <w:bottom w:w="28" w:type="dxa"/>
              <w:right w:w="57" w:type="dxa"/>
            </w:tcMar>
          </w:tcPr>
          <w:p w14:paraId="23F4757D" w14:textId="66B6713B" w:rsidR="00D153F5" w:rsidRPr="000E3C42" w:rsidDel="00550C2A" w:rsidRDefault="00001CC7" w:rsidP="00D153F5">
            <w:pPr>
              <w:pStyle w:val="afff9"/>
              <w:spacing w:after="0" w:line="240" w:lineRule="auto"/>
              <w:jc w:val="left"/>
              <w:rPr>
                <w:del w:id="14891" w:author="Александр" w:date="2020-04-13T09:43:00Z"/>
                <w:rFonts w:ascii="Arial" w:hAnsi="Arial" w:cs="Arial"/>
                <w:sz w:val="20"/>
                <w:szCs w:val="20"/>
              </w:rPr>
            </w:pPr>
            <w:del w:id="14892" w:author="Александр" w:date="2020-04-13T09:43:00Z">
              <w:r w:rsidDel="00550C2A">
                <w:rPr>
                  <w:rFonts w:ascii="Arial" w:hAnsi="Arial" w:cs="Arial"/>
                  <w:sz w:val="20"/>
                  <w:szCs w:val="20"/>
                </w:rPr>
                <w:delText>ЧАС00</w:delText>
              </w:r>
              <w:r w:rsidR="00D153F5" w:rsidRPr="000E3C42" w:rsidDel="00550C2A">
                <w:rPr>
                  <w:rFonts w:ascii="Arial" w:hAnsi="Arial" w:cs="Arial"/>
                  <w:sz w:val="20"/>
                  <w:szCs w:val="20"/>
                </w:rPr>
                <w:delText xml:space="preserve"> КР168-ТР42-Д21-ТО7</w:delText>
              </w:r>
            </w:del>
          </w:p>
        </w:tc>
        <w:tc>
          <w:tcPr>
            <w:tcW w:w="6095" w:type="dxa"/>
            <w:gridSpan w:val="2"/>
            <w:shd w:val="clear" w:color="auto" w:fill="auto"/>
            <w:tcMar>
              <w:top w:w="28" w:type="dxa"/>
              <w:left w:w="57" w:type="dxa"/>
              <w:bottom w:w="28" w:type="dxa"/>
              <w:right w:w="57" w:type="dxa"/>
            </w:tcMar>
          </w:tcPr>
          <w:p w14:paraId="744C06E3" w14:textId="0FCC9F19" w:rsidR="00D153F5" w:rsidRPr="000E3C42" w:rsidDel="00550C2A" w:rsidRDefault="00001CC7" w:rsidP="00D153F5">
            <w:pPr>
              <w:pStyle w:val="afff9"/>
              <w:spacing w:after="0" w:line="240" w:lineRule="auto"/>
              <w:jc w:val="left"/>
              <w:rPr>
                <w:del w:id="14893" w:author="Александр" w:date="2020-04-13T09:43:00Z"/>
                <w:rFonts w:ascii="Arial" w:hAnsi="Arial" w:cs="Arial"/>
                <w:sz w:val="20"/>
                <w:szCs w:val="20"/>
              </w:rPr>
            </w:pPr>
            <w:del w:id="14894" w:author="Александр" w:date="2020-04-13T09:43:00Z">
              <w:r w:rsidRPr="00001CC7" w:rsidDel="00550C2A">
                <w:rPr>
                  <w:rFonts w:ascii="Arial" w:hAnsi="Arial" w:cs="Arial"/>
                  <w:sz w:val="20"/>
                  <w:szCs w:val="20"/>
                </w:rPr>
                <w:delText>Стратегия, соответс</w:delText>
              </w:r>
              <w:r w:rsidR="0014688A" w:rsidDel="00550C2A">
                <w:rPr>
                  <w:rFonts w:ascii="Arial" w:hAnsi="Arial" w:cs="Arial"/>
                  <w:sz w:val="20"/>
                  <w:szCs w:val="20"/>
                </w:rPr>
                <w:delText>т</w:delText>
              </w:r>
              <w:r w:rsidR="004A0639" w:rsidDel="00550C2A">
                <w:rPr>
                  <w:rFonts w:ascii="Arial" w:hAnsi="Arial" w:cs="Arial"/>
                  <w:sz w:val="20"/>
                  <w:szCs w:val="20"/>
                </w:rPr>
                <w:delText>вующая ремонт</w:delText>
              </w:r>
              <w:r w:rsidR="009F1281" w:rsidDel="00550C2A">
                <w:rPr>
                  <w:rFonts w:ascii="Arial" w:hAnsi="Arial" w:cs="Arial"/>
                  <w:sz w:val="20"/>
                  <w:szCs w:val="20"/>
                </w:rPr>
                <w:delText>н</w:delText>
              </w:r>
              <w:r w:rsidR="004A0639" w:rsidDel="00550C2A">
                <w:rPr>
                  <w:rFonts w:ascii="Arial" w:hAnsi="Arial" w:cs="Arial"/>
                  <w:sz w:val="20"/>
                  <w:szCs w:val="20"/>
                </w:rPr>
                <w:delText>ому циклу 1КР-4</w:delText>
              </w:r>
              <w:r w:rsidRPr="00001CC7" w:rsidDel="00550C2A">
                <w:rPr>
                  <w:rFonts w:ascii="Arial" w:hAnsi="Arial" w:cs="Arial"/>
                  <w:sz w:val="20"/>
                  <w:szCs w:val="20"/>
                </w:rPr>
                <w:delText>ТР-</w:delText>
              </w:r>
              <w:r w:rsidR="004A0639" w:rsidDel="00550C2A">
                <w:rPr>
                  <w:rFonts w:ascii="Arial" w:hAnsi="Arial" w:cs="Arial"/>
                  <w:sz w:val="20"/>
                  <w:szCs w:val="20"/>
                </w:rPr>
                <w:delText>4</w:delText>
              </w:r>
              <w:r w:rsidR="0014688A" w:rsidDel="00550C2A">
                <w:rPr>
                  <w:rFonts w:ascii="Arial" w:hAnsi="Arial" w:cs="Arial"/>
                  <w:sz w:val="20"/>
                  <w:szCs w:val="20"/>
                </w:rPr>
                <w:delText>ДК-</w:delText>
              </w:r>
              <w:r w:rsidR="004A0639" w:rsidDel="00550C2A">
                <w:rPr>
                  <w:rFonts w:ascii="Arial" w:hAnsi="Arial" w:cs="Arial"/>
                  <w:sz w:val="20"/>
                  <w:szCs w:val="20"/>
                </w:rPr>
                <w:delText>16</w:delText>
              </w:r>
              <w:r w:rsidRPr="00001CC7" w:rsidDel="00550C2A">
                <w:rPr>
                  <w:rFonts w:ascii="Arial" w:hAnsi="Arial" w:cs="Arial"/>
                  <w:sz w:val="20"/>
                  <w:szCs w:val="20"/>
                </w:rPr>
                <w:delText>ТО</w:delText>
              </w:r>
              <w:r w:rsidR="0014688A" w:rsidDel="00550C2A">
                <w:rPr>
                  <w:rFonts w:ascii="Arial" w:hAnsi="Arial" w:cs="Arial"/>
                  <w:sz w:val="20"/>
                  <w:szCs w:val="20"/>
                </w:rPr>
                <w:delText>,</w:delText>
              </w:r>
              <w:r w:rsidRPr="00001CC7" w:rsidDel="00550C2A">
                <w:rPr>
                  <w:rFonts w:ascii="Arial" w:hAnsi="Arial" w:cs="Arial"/>
                  <w:sz w:val="20"/>
                  <w:szCs w:val="20"/>
                </w:rPr>
                <w:delText xml:space="preserve"> в которой значение минимального межремонтного интервала соответс</w:delText>
              </w:r>
              <w:r w:rsidR="009F1281" w:rsidDel="00550C2A">
                <w:rPr>
                  <w:rFonts w:ascii="Arial" w:hAnsi="Arial" w:cs="Arial"/>
                  <w:sz w:val="20"/>
                  <w:szCs w:val="20"/>
                </w:rPr>
                <w:delText>т</w:delText>
              </w:r>
              <w:r w:rsidRPr="00001CC7" w:rsidDel="00550C2A">
                <w:rPr>
                  <w:rFonts w:ascii="Arial" w:hAnsi="Arial" w:cs="Arial"/>
                  <w:sz w:val="20"/>
                  <w:szCs w:val="20"/>
                </w:rPr>
                <w:delText>вует 700 часам</w:delText>
              </w:r>
              <w:r w:rsidR="0014688A" w:rsidDel="00550C2A">
                <w:rPr>
                  <w:rFonts w:ascii="Arial" w:hAnsi="Arial" w:cs="Arial"/>
                  <w:sz w:val="20"/>
                  <w:szCs w:val="20"/>
                </w:rPr>
                <w:delText>,</w:delText>
              </w:r>
              <w:r w:rsidRPr="00001CC7" w:rsidDel="00550C2A">
                <w:rPr>
                  <w:rFonts w:ascii="Arial" w:hAnsi="Arial" w:cs="Arial"/>
                  <w:sz w:val="20"/>
                  <w:szCs w:val="20"/>
                </w:rPr>
                <w:delText xml:space="preserve"> и выполняется 1 капитальный ремонт каждые </w:delText>
              </w:r>
              <w:r w:rsidR="004A0639" w:rsidDel="00550C2A">
                <w:rPr>
                  <w:rFonts w:ascii="Arial" w:hAnsi="Arial" w:cs="Arial"/>
                  <w:sz w:val="20"/>
                  <w:szCs w:val="20"/>
                </w:rPr>
                <w:delText>16800 часов, текущий ремонт -каждые 42</w:delText>
              </w:r>
              <w:r w:rsidRPr="00001CC7" w:rsidDel="00550C2A">
                <w:rPr>
                  <w:rFonts w:ascii="Arial" w:hAnsi="Arial" w:cs="Arial"/>
                  <w:sz w:val="20"/>
                  <w:szCs w:val="20"/>
                </w:rPr>
                <w:delText xml:space="preserve">00 часов, </w:delText>
              </w:r>
              <w:r w:rsidR="00F07F35" w:rsidDel="00550C2A">
                <w:rPr>
                  <w:rFonts w:ascii="Arial" w:hAnsi="Arial" w:cs="Arial"/>
                  <w:sz w:val="20"/>
                  <w:szCs w:val="20"/>
                </w:rPr>
                <w:delText>диагностирование</w:delText>
              </w:r>
              <w:r w:rsidR="004A0639" w:rsidDel="00550C2A">
                <w:rPr>
                  <w:rFonts w:ascii="Arial" w:hAnsi="Arial" w:cs="Arial"/>
                  <w:sz w:val="20"/>
                  <w:szCs w:val="20"/>
                </w:rPr>
                <w:delText xml:space="preserve"> - каждые 2100 часов и </w:delText>
              </w:r>
              <w:r w:rsidRPr="00001CC7" w:rsidDel="00550C2A">
                <w:rPr>
                  <w:rFonts w:ascii="Arial" w:hAnsi="Arial" w:cs="Arial"/>
                  <w:sz w:val="20"/>
                  <w:szCs w:val="20"/>
                </w:rPr>
                <w:delText xml:space="preserve">техническое обслуживания </w:delText>
              </w:r>
              <w:r w:rsidR="004A0639" w:rsidDel="00550C2A">
                <w:rPr>
                  <w:rFonts w:ascii="Arial" w:hAnsi="Arial" w:cs="Arial"/>
                  <w:sz w:val="20"/>
                  <w:szCs w:val="20"/>
                </w:rPr>
                <w:delText xml:space="preserve">- </w:delText>
              </w:r>
              <w:r w:rsidRPr="00001CC7" w:rsidDel="00550C2A">
                <w:rPr>
                  <w:rFonts w:ascii="Arial" w:hAnsi="Arial" w:cs="Arial"/>
                  <w:sz w:val="20"/>
                  <w:szCs w:val="20"/>
                </w:rPr>
                <w:delText>каждые 700 часов</w:delText>
              </w:r>
            </w:del>
          </w:p>
        </w:tc>
      </w:tr>
    </w:tbl>
    <w:p w14:paraId="5D5C799D" w14:textId="6B3019F9" w:rsidR="00D153F5" w:rsidRPr="00542472" w:rsidRDefault="00D153F5" w:rsidP="00D153F5">
      <w:pPr>
        <w:spacing w:before="240" w:after="240" w:line="276" w:lineRule="auto"/>
        <w:ind w:firstLine="567"/>
        <w:textAlignment w:val="top"/>
        <w:rPr>
          <w:rFonts w:ascii="Arial" w:hAnsi="Arial" w:cs="Arial"/>
          <w:color w:val="000000"/>
          <w:szCs w:val="24"/>
        </w:rPr>
      </w:pPr>
      <w:r w:rsidRPr="00015CFF">
        <w:rPr>
          <w:rFonts w:ascii="Arial" w:hAnsi="Arial" w:cs="Arial"/>
          <w:color w:val="000000"/>
          <w:szCs w:val="24"/>
        </w:rPr>
        <w:t>Код</w:t>
      </w:r>
      <w:r>
        <w:rPr>
          <w:rFonts w:ascii="Arial" w:hAnsi="Arial" w:cs="Arial"/>
          <w:color w:val="000000"/>
          <w:szCs w:val="24"/>
        </w:rPr>
        <w:t>ы пакетов мероприятий содержат 2 символа.</w:t>
      </w:r>
      <w:r>
        <w:rPr>
          <w:rFonts w:ascii="Arial" w:hAnsi="Arial" w:cs="Arial"/>
          <w:color w:val="000000"/>
        </w:rPr>
        <w:t xml:space="preserve"> </w:t>
      </w:r>
      <w:r w:rsidRPr="00542472">
        <w:rPr>
          <w:rFonts w:ascii="Arial" w:hAnsi="Arial" w:cs="Arial"/>
          <w:color w:val="000000"/>
          <w:szCs w:val="24"/>
        </w:rPr>
        <w:t>Если вид работ является «номерным», т.е. со</w:t>
      </w:r>
      <w:r>
        <w:rPr>
          <w:rFonts w:ascii="Arial" w:hAnsi="Arial" w:cs="Arial"/>
          <w:color w:val="000000"/>
          <w:szCs w:val="24"/>
        </w:rPr>
        <w:t>держит порядковый номер (ТО-1, ТО</w:t>
      </w:r>
      <w:r w:rsidRPr="00542472">
        <w:rPr>
          <w:rFonts w:ascii="Arial" w:hAnsi="Arial" w:cs="Arial"/>
          <w:color w:val="000000"/>
          <w:szCs w:val="24"/>
        </w:rPr>
        <w:t>-2), то при кодировке пакета работ необходимо использовать первую бу</w:t>
      </w:r>
      <w:r>
        <w:rPr>
          <w:rFonts w:ascii="Arial" w:hAnsi="Arial" w:cs="Arial"/>
          <w:color w:val="000000"/>
          <w:szCs w:val="24"/>
        </w:rPr>
        <w:t xml:space="preserve">кву вида работ и </w:t>
      </w:r>
      <w:ins w:id="14895" w:author="Владимир Лаут" w:date="2021-04-07T16:31:00Z">
        <w:r w:rsidR="00B61C42">
          <w:rPr>
            <w:rFonts w:ascii="Arial" w:hAnsi="Arial" w:cs="Arial"/>
            <w:color w:val="000000"/>
            <w:szCs w:val="24"/>
          </w:rPr>
          <w:t>порядковый номер</w:t>
        </w:r>
      </w:ins>
      <w:ins w:id="14896" w:author="Владимир Лаут" w:date="2021-04-08T11:49:00Z">
        <w:r w:rsidR="00A543AC">
          <w:rPr>
            <w:rFonts w:ascii="Arial" w:hAnsi="Arial" w:cs="Arial"/>
            <w:color w:val="000000"/>
            <w:szCs w:val="24"/>
          </w:rPr>
          <w:t xml:space="preserve"> (за исключением</w:t>
        </w:r>
      </w:ins>
      <w:ins w:id="14897" w:author="Владимир Лаут" w:date="2021-04-08T11:50:00Z">
        <w:r w:rsidR="00A543AC">
          <w:rPr>
            <w:rFonts w:ascii="Arial" w:hAnsi="Arial" w:cs="Arial"/>
            <w:color w:val="000000"/>
            <w:szCs w:val="24"/>
          </w:rPr>
          <w:t xml:space="preserve"> видов работ ТО, где используется вторая буква – «О»</w:t>
        </w:r>
      </w:ins>
      <w:bookmarkStart w:id="14898" w:name="_GoBack"/>
      <w:bookmarkEnd w:id="14898"/>
      <w:ins w:id="14899" w:author="Владимир Лаут" w:date="2021-04-08T11:49:00Z">
        <w:r w:rsidR="00A543AC">
          <w:rPr>
            <w:rFonts w:ascii="Arial" w:hAnsi="Arial" w:cs="Arial"/>
            <w:color w:val="000000"/>
            <w:szCs w:val="24"/>
          </w:rPr>
          <w:t>)</w:t>
        </w:r>
      </w:ins>
      <w:del w:id="14900" w:author="Владимир Лаут" w:date="2021-04-07T16:31:00Z">
        <w:r w:rsidDel="00B61C42">
          <w:rPr>
            <w:rFonts w:ascii="Arial" w:hAnsi="Arial" w:cs="Arial"/>
            <w:color w:val="000000"/>
            <w:szCs w:val="24"/>
          </w:rPr>
          <w:delText xml:space="preserve">номер работ по </w:delText>
        </w:r>
        <w:r w:rsidRPr="00542472" w:rsidDel="00B61C42">
          <w:rPr>
            <w:rFonts w:ascii="Arial" w:hAnsi="Arial" w:cs="Arial"/>
            <w:color w:val="000000"/>
            <w:szCs w:val="24"/>
          </w:rPr>
          <w:delText>порядку</w:delText>
        </w:r>
      </w:del>
      <w:r w:rsidRPr="00542472">
        <w:rPr>
          <w:rFonts w:ascii="Arial" w:hAnsi="Arial" w:cs="Arial"/>
          <w:color w:val="000000"/>
          <w:szCs w:val="24"/>
        </w:rPr>
        <w:t>.</w:t>
      </w:r>
    </w:p>
    <w:p w14:paraId="3FB25127" w14:textId="1BC1A00E" w:rsidR="00D153F5" w:rsidRDefault="00D153F5" w:rsidP="00D153F5">
      <w:pPr>
        <w:spacing w:after="60" w:line="312" w:lineRule="auto"/>
        <w:ind w:firstLine="567"/>
        <w:textAlignment w:val="top"/>
        <w:rPr>
          <w:rFonts w:ascii="Arial" w:hAnsi="Arial" w:cs="Arial"/>
          <w:color w:val="000000"/>
          <w:szCs w:val="24"/>
        </w:rPr>
      </w:pPr>
      <w:r w:rsidRPr="00542472">
        <w:rPr>
          <w:rFonts w:ascii="Arial" w:hAnsi="Arial" w:cs="Arial"/>
          <w:color w:val="000000"/>
          <w:szCs w:val="24"/>
        </w:rPr>
        <w:t>В таблице ниже приведены примеры значений для пакетов мероприятий предупредительного ТОРО.</w:t>
      </w:r>
    </w:p>
    <w:p w14:paraId="36E02C32" w14:textId="3E874853"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lastRenderedPageBreak/>
        <w:t>Таблица</w:t>
      </w:r>
      <w:r w:rsidRPr="008B756C">
        <w:rPr>
          <w:rFonts w:ascii="Arial" w:hAnsi="Arial"/>
          <w:b/>
          <w:sz w:val="22"/>
        </w:rPr>
        <w:t xml:space="preserve"> </w:t>
      </w:r>
      <w:ins w:id="14901" w:author="Александр" w:date="2020-04-13T13:15:00Z">
        <w:r w:rsidR="00DA4FCC">
          <w:rPr>
            <w:rFonts w:ascii="Arial" w:hAnsi="Arial" w:cs="Arial"/>
            <w:b/>
            <w:sz w:val="22"/>
          </w:rPr>
          <w:t>54</w:t>
        </w:r>
      </w:ins>
      <w:del w:id="14902" w:author="Александр" w:date="2020-04-13T13:15:00Z">
        <w:r w:rsidR="00156F97" w:rsidDel="00870994">
          <w:rPr>
            <w:rFonts w:ascii="Arial" w:hAnsi="Arial" w:cs="Arial"/>
            <w:b/>
            <w:sz w:val="22"/>
          </w:rPr>
          <w:delText>49</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стратегий предупредительного ТОРО</w:t>
      </w:r>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
      <w:tr w:rsidR="00D153F5" w:rsidRPr="000E3C42" w14:paraId="6BE48A53" w14:textId="77777777" w:rsidTr="00D153F5">
        <w:trPr>
          <w:cantSplit/>
          <w:trHeight w:val="397"/>
          <w:tblHeader/>
        </w:trPr>
        <w:tc>
          <w:tcPr>
            <w:tcW w:w="1541" w:type="pct"/>
            <w:shd w:val="clear" w:color="auto" w:fill="FFC000"/>
            <w:vAlign w:val="center"/>
          </w:tcPr>
          <w:p w14:paraId="510C4AA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Системный код объекта</w:t>
            </w:r>
          </w:p>
        </w:tc>
        <w:tc>
          <w:tcPr>
            <w:tcW w:w="3459" w:type="pct"/>
            <w:shd w:val="clear" w:color="auto" w:fill="FFC000"/>
            <w:vAlign w:val="center"/>
          </w:tcPr>
          <w:p w14:paraId="5F982C33" w14:textId="77777777" w:rsidR="00D153F5" w:rsidRPr="000E3C42" w:rsidRDefault="00D153F5" w:rsidP="00D153F5">
            <w:pPr>
              <w:jc w:val="center"/>
              <w:rPr>
                <w:rFonts w:ascii="Arial" w:hAnsi="Arial" w:cs="Arial"/>
                <w:b/>
                <w:sz w:val="20"/>
                <w:szCs w:val="20"/>
              </w:rPr>
            </w:pPr>
            <w:r w:rsidRPr="000E3C42">
              <w:rPr>
                <w:rFonts w:ascii="Arial" w:hAnsi="Arial" w:cs="Arial"/>
                <w:b/>
                <w:sz w:val="20"/>
                <w:szCs w:val="20"/>
              </w:rPr>
              <w:t>Наименование</w:t>
            </w:r>
          </w:p>
        </w:tc>
      </w:tr>
      <w:tr w:rsidR="00D153F5" w:rsidRPr="000E3C42" w14:paraId="7338AA7E" w14:textId="77777777" w:rsidTr="00D153F5">
        <w:trPr>
          <w:cantSplit/>
        </w:trPr>
        <w:tc>
          <w:tcPr>
            <w:tcW w:w="1541" w:type="pct"/>
            <w:vAlign w:val="center"/>
          </w:tcPr>
          <w:p w14:paraId="399B7E46" w14:textId="77777777" w:rsidR="00D153F5" w:rsidRPr="000E3C42" w:rsidRDefault="00D153F5" w:rsidP="00D153F5">
            <w:pPr>
              <w:rPr>
                <w:rFonts w:ascii="Arial" w:hAnsi="Arial" w:cs="Arial"/>
                <w:sz w:val="20"/>
                <w:szCs w:val="20"/>
              </w:rPr>
            </w:pPr>
            <w:r w:rsidRPr="000E3C42">
              <w:rPr>
                <w:rFonts w:ascii="Arial" w:hAnsi="Arial" w:cs="Arial"/>
                <w:sz w:val="20"/>
                <w:szCs w:val="20"/>
              </w:rPr>
              <w:t>КР</w:t>
            </w:r>
          </w:p>
        </w:tc>
        <w:tc>
          <w:tcPr>
            <w:tcW w:w="3459" w:type="pct"/>
            <w:vAlign w:val="center"/>
          </w:tcPr>
          <w:p w14:paraId="1D482178"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Капитальный ремонт</w:t>
            </w:r>
          </w:p>
        </w:tc>
      </w:tr>
      <w:tr w:rsidR="00D153F5" w:rsidRPr="000E3C42" w14:paraId="424CF391" w14:textId="77777777" w:rsidTr="00D153F5">
        <w:trPr>
          <w:cantSplit/>
        </w:trPr>
        <w:tc>
          <w:tcPr>
            <w:tcW w:w="1541" w:type="pct"/>
            <w:vAlign w:val="center"/>
          </w:tcPr>
          <w:p w14:paraId="5FF1A2ED" w14:textId="77777777" w:rsidR="00D153F5" w:rsidRPr="000E3C42" w:rsidRDefault="00D153F5" w:rsidP="00D153F5">
            <w:pPr>
              <w:rPr>
                <w:rFonts w:ascii="Arial" w:hAnsi="Arial" w:cs="Arial"/>
                <w:sz w:val="20"/>
                <w:szCs w:val="20"/>
              </w:rPr>
            </w:pPr>
            <w:r w:rsidRPr="000E3C42">
              <w:rPr>
                <w:rFonts w:ascii="Arial" w:hAnsi="Arial" w:cs="Arial"/>
                <w:sz w:val="20"/>
                <w:szCs w:val="20"/>
              </w:rPr>
              <w:t>ТР</w:t>
            </w:r>
          </w:p>
        </w:tc>
        <w:tc>
          <w:tcPr>
            <w:tcW w:w="3459" w:type="pct"/>
            <w:vAlign w:val="center"/>
          </w:tcPr>
          <w:p w14:paraId="54044160" w14:textId="77777777" w:rsidR="00D153F5" w:rsidRPr="000E3C42" w:rsidRDefault="00D153F5" w:rsidP="00D153F5">
            <w:pPr>
              <w:jc w:val="left"/>
              <w:rPr>
                <w:rFonts w:ascii="Arial" w:hAnsi="Arial" w:cs="Arial"/>
                <w:sz w:val="20"/>
                <w:szCs w:val="20"/>
              </w:rPr>
            </w:pPr>
            <w:r w:rsidRPr="000E3C42">
              <w:rPr>
                <w:rFonts w:ascii="Arial" w:hAnsi="Arial" w:cs="Arial"/>
                <w:sz w:val="20"/>
                <w:szCs w:val="20"/>
              </w:rPr>
              <w:t>Текущий ремонт</w:t>
            </w:r>
          </w:p>
        </w:tc>
      </w:tr>
      <w:tr w:rsidR="001869CD" w:rsidRPr="000E3C42" w14:paraId="23718A21" w14:textId="77777777" w:rsidTr="00D153F5">
        <w:trPr>
          <w:cantSplit/>
        </w:trPr>
        <w:tc>
          <w:tcPr>
            <w:tcW w:w="1541" w:type="pct"/>
            <w:vAlign w:val="center"/>
          </w:tcPr>
          <w:p w14:paraId="1D28C68A" w14:textId="28A24B4A" w:rsidR="001869CD" w:rsidRPr="000E3C42" w:rsidRDefault="001869CD" w:rsidP="001869CD">
            <w:pPr>
              <w:rPr>
                <w:rFonts w:ascii="Arial" w:hAnsi="Arial" w:cs="Arial"/>
                <w:sz w:val="20"/>
                <w:szCs w:val="20"/>
              </w:rPr>
            </w:pPr>
            <w:ins w:id="14903" w:author="Владимир Лаут" w:date="2021-04-07T16:34:00Z">
              <w:r w:rsidRPr="001869CD">
                <w:rPr>
                  <w:rFonts w:ascii="Arial" w:hAnsi="Arial" w:cs="Arial"/>
                  <w:sz w:val="20"/>
                  <w:szCs w:val="20"/>
                  <w:rPrChange w:id="14904" w:author="Владимир Лаут" w:date="2021-04-07T16:34:00Z">
                    <w:rPr>
                      <w:rFonts w:ascii="Arial" w:hAnsi="Arial" w:cs="Arial"/>
                      <w:szCs w:val="24"/>
                    </w:rPr>
                  </w:rPrChange>
                </w:rPr>
                <w:t>СР</w:t>
              </w:r>
            </w:ins>
            <w:del w:id="14905" w:author="Владимир Лаут" w:date="2021-04-07T16:34:00Z">
              <w:r w:rsidRPr="000E3C42" w:rsidDel="00422270">
                <w:rPr>
                  <w:rFonts w:ascii="Arial" w:hAnsi="Arial" w:cs="Arial"/>
                  <w:sz w:val="20"/>
                  <w:szCs w:val="20"/>
                </w:rPr>
                <w:delText>ТО</w:delText>
              </w:r>
            </w:del>
          </w:p>
        </w:tc>
        <w:tc>
          <w:tcPr>
            <w:tcW w:w="3459" w:type="pct"/>
            <w:vAlign w:val="center"/>
          </w:tcPr>
          <w:p w14:paraId="40554CD6" w14:textId="2A6CAA3D" w:rsidR="001869CD" w:rsidRPr="000E3C42" w:rsidRDefault="001869CD" w:rsidP="001869CD">
            <w:pPr>
              <w:jc w:val="left"/>
              <w:rPr>
                <w:rFonts w:ascii="Arial" w:hAnsi="Arial" w:cs="Arial"/>
                <w:sz w:val="20"/>
                <w:szCs w:val="20"/>
              </w:rPr>
            </w:pPr>
            <w:ins w:id="14906" w:author="Владимир Лаут" w:date="2021-04-07T16:34:00Z">
              <w:r w:rsidRPr="001869CD">
                <w:rPr>
                  <w:rFonts w:ascii="Arial" w:hAnsi="Arial" w:cs="Arial"/>
                  <w:sz w:val="20"/>
                  <w:szCs w:val="20"/>
                  <w:rPrChange w:id="14907" w:author="Владимир Лаут" w:date="2021-04-07T16:34:00Z">
                    <w:rPr>
                      <w:rFonts w:ascii="Arial" w:hAnsi="Arial" w:cs="Arial"/>
                      <w:szCs w:val="24"/>
                    </w:rPr>
                  </w:rPrChange>
                </w:rPr>
                <w:t>Средний ремонт</w:t>
              </w:r>
            </w:ins>
            <w:del w:id="14908" w:author="Владимир Лаут" w:date="2021-04-07T16:34:00Z">
              <w:r w:rsidRPr="000E3C42" w:rsidDel="00422270">
                <w:rPr>
                  <w:rFonts w:ascii="Arial" w:hAnsi="Arial" w:cs="Arial"/>
                  <w:sz w:val="20"/>
                  <w:szCs w:val="20"/>
                </w:rPr>
                <w:delText>Техническое обслуживание</w:delText>
              </w:r>
            </w:del>
          </w:p>
        </w:tc>
      </w:tr>
      <w:tr w:rsidR="001869CD" w:rsidRPr="000E3C42" w14:paraId="6542F067" w14:textId="77777777" w:rsidTr="00D153F5">
        <w:trPr>
          <w:cantSplit/>
        </w:trPr>
        <w:tc>
          <w:tcPr>
            <w:tcW w:w="1541" w:type="pct"/>
            <w:vAlign w:val="center"/>
          </w:tcPr>
          <w:p w14:paraId="55CCEC67" w14:textId="13A01C8A" w:rsidR="001869CD" w:rsidRPr="000E3C42" w:rsidRDefault="001869CD" w:rsidP="001869CD">
            <w:pPr>
              <w:rPr>
                <w:rFonts w:ascii="Arial" w:hAnsi="Arial" w:cs="Arial"/>
                <w:sz w:val="20"/>
                <w:szCs w:val="20"/>
              </w:rPr>
            </w:pPr>
            <w:ins w:id="14909" w:author="Владимир Лаут" w:date="2021-04-07T16:34:00Z">
              <w:r w:rsidRPr="001869CD">
                <w:rPr>
                  <w:rFonts w:ascii="Arial" w:hAnsi="Arial" w:cs="Arial"/>
                  <w:sz w:val="20"/>
                  <w:szCs w:val="20"/>
                  <w:rPrChange w:id="14910" w:author="Владимир Лаут" w:date="2021-04-07T16:34:00Z">
                    <w:rPr>
                      <w:rFonts w:ascii="Arial" w:hAnsi="Arial" w:cs="Arial"/>
                      <w:szCs w:val="24"/>
                    </w:rPr>
                  </w:rPrChange>
                </w:rPr>
                <w:t>Т1</w:t>
              </w:r>
            </w:ins>
            <w:del w:id="14911" w:author="Владимир Лаут" w:date="2021-04-07T16:34:00Z">
              <w:r w:rsidRPr="000E3C42" w:rsidDel="00422270">
                <w:rPr>
                  <w:rFonts w:ascii="Arial" w:hAnsi="Arial" w:cs="Arial"/>
                  <w:sz w:val="20"/>
                  <w:szCs w:val="20"/>
                </w:rPr>
                <w:delText>Т1</w:delText>
              </w:r>
            </w:del>
          </w:p>
        </w:tc>
        <w:tc>
          <w:tcPr>
            <w:tcW w:w="3459" w:type="pct"/>
            <w:vAlign w:val="center"/>
          </w:tcPr>
          <w:p w14:paraId="31961225" w14:textId="6C1DAA91" w:rsidR="001869CD" w:rsidRPr="000E3C42" w:rsidRDefault="001869CD" w:rsidP="001869CD">
            <w:pPr>
              <w:jc w:val="left"/>
              <w:rPr>
                <w:rFonts w:ascii="Arial" w:hAnsi="Arial" w:cs="Arial"/>
                <w:sz w:val="20"/>
                <w:szCs w:val="20"/>
              </w:rPr>
            </w:pPr>
            <w:ins w:id="14912" w:author="Владимир Лаут" w:date="2021-04-07T16:34:00Z">
              <w:r w:rsidRPr="001869CD">
                <w:rPr>
                  <w:rFonts w:ascii="Arial" w:hAnsi="Arial" w:cs="Arial"/>
                  <w:sz w:val="20"/>
                  <w:szCs w:val="20"/>
                  <w:rPrChange w:id="14913" w:author="Владимир Лаут" w:date="2021-04-07T16:34:00Z">
                    <w:rPr>
                      <w:rFonts w:ascii="Arial" w:hAnsi="Arial" w:cs="Arial"/>
                      <w:szCs w:val="24"/>
                    </w:rPr>
                  </w:rPrChange>
                </w:rPr>
                <w:t>Текущий ремонт 1</w:t>
              </w:r>
            </w:ins>
            <w:del w:id="14914" w:author="Владимир Лаут" w:date="2021-04-07T16:34:00Z">
              <w:r w:rsidRPr="000E3C42" w:rsidDel="00422270">
                <w:rPr>
                  <w:rFonts w:ascii="Arial" w:hAnsi="Arial" w:cs="Arial"/>
                  <w:sz w:val="20"/>
                  <w:szCs w:val="20"/>
                </w:rPr>
                <w:delText>Техническое обслуживание - 1</w:delText>
              </w:r>
            </w:del>
          </w:p>
        </w:tc>
      </w:tr>
      <w:tr w:rsidR="001869CD" w:rsidRPr="000E3C42" w14:paraId="1F9E4786" w14:textId="77777777" w:rsidTr="00D153F5">
        <w:trPr>
          <w:cantSplit/>
        </w:trPr>
        <w:tc>
          <w:tcPr>
            <w:tcW w:w="1541" w:type="pct"/>
            <w:vAlign w:val="center"/>
          </w:tcPr>
          <w:p w14:paraId="0E70CD7A" w14:textId="3A6ECC7A" w:rsidR="001869CD" w:rsidRPr="000E3C42" w:rsidRDefault="001869CD" w:rsidP="001869CD">
            <w:pPr>
              <w:rPr>
                <w:rFonts w:ascii="Arial" w:hAnsi="Arial" w:cs="Arial"/>
                <w:sz w:val="20"/>
                <w:szCs w:val="20"/>
              </w:rPr>
            </w:pPr>
            <w:ins w:id="14915" w:author="Владимир Лаут" w:date="2021-04-07T16:34:00Z">
              <w:r w:rsidRPr="001869CD">
                <w:rPr>
                  <w:rFonts w:ascii="Arial" w:hAnsi="Arial" w:cs="Arial"/>
                  <w:sz w:val="20"/>
                  <w:szCs w:val="20"/>
                  <w:rPrChange w:id="14916" w:author="Владимир Лаут" w:date="2021-04-07T16:34:00Z">
                    <w:rPr>
                      <w:rFonts w:ascii="Arial" w:hAnsi="Arial" w:cs="Arial"/>
                      <w:szCs w:val="24"/>
                    </w:rPr>
                  </w:rPrChange>
                </w:rPr>
                <w:t>Т2</w:t>
              </w:r>
            </w:ins>
            <w:del w:id="14917" w:author="Владимир Лаут" w:date="2021-04-07T16:34:00Z">
              <w:r w:rsidDel="00422270">
                <w:rPr>
                  <w:rFonts w:ascii="Arial" w:hAnsi="Arial" w:cs="Arial"/>
                  <w:sz w:val="20"/>
                  <w:szCs w:val="20"/>
                </w:rPr>
                <w:delText>Т2</w:delText>
              </w:r>
            </w:del>
          </w:p>
        </w:tc>
        <w:tc>
          <w:tcPr>
            <w:tcW w:w="3459" w:type="pct"/>
            <w:vAlign w:val="center"/>
          </w:tcPr>
          <w:p w14:paraId="188774F3" w14:textId="3D8C1890" w:rsidR="001869CD" w:rsidRPr="000E3C42" w:rsidRDefault="001869CD">
            <w:pPr>
              <w:jc w:val="left"/>
              <w:rPr>
                <w:rFonts w:ascii="Arial" w:hAnsi="Arial" w:cs="Arial"/>
                <w:sz w:val="20"/>
                <w:szCs w:val="20"/>
              </w:rPr>
            </w:pPr>
            <w:ins w:id="14918" w:author="Владимир Лаут" w:date="2021-04-07T16:34:00Z">
              <w:r w:rsidRPr="001869CD">
                <w:rPr>
                  <w:rFonts w:ascii="Arial" w:hAnsi="Arial" w:cs="Arial"/>
                  <w:sz w:val="20"/>
                  <w:szCs w:val="20"/>
                  <w:rPrChange w:id="14919" w:author="Владимир Лаут" w:date="2021-04-07T16:34:00Z">
                    <w:rPr>
                      <w:rFonts w:ascii="Arial" w:eastAsiaTheme="minorHAnsi" w:hAnsi="Arial" w:cs="Arial"/>
                      <w:iCs/>
                      <w:szCs w:val="24"/>
                    </w:rPr>
                  </w:rPrChange>
                </w:rPr>
                <w:t>Текущий ремонт 2</w:t>
              </w:r>
            </w:ins>
            <w:del w:id="14920" w:author="Владимир Лаут" w:date="2021-04-07T16:34:00Z">
              <w:r w:rsidDel="00422270">
                <w:rPr>
                  <w:rFonts w:ascii="Arial" w:hAnsi="Arial" w:cs="Arial"/>
                  <w:sz w:val="20"/>
                  <w:szCs w:val="20"/>
                </w:rPr>
                <w:delText>Техническое обслуживание - 2</w:delText>
              </w:r>
            </w:del>
          </w:p>
        </w:tc>
      </w:tr>
    </w:tbl>
    <w:p w14:paraId="6AAC3F03" w14:textId="77777777" w:rsidR="00D153F5" w:rsidRPr="00FB401A" w:rsidRDefault="00D153F5" w:rsidP="00197D54">
      <w:pPr>
        <w:pStyle w:val="3"/>
      </w:pPr>
      <w:bookmarkStart w:id="14921" w:name="_Toc521083890"/>
      <w:bookmarkStart w:id="14922" w:name="_Toc521341030"/>
      <w:bookmarkStart w:id="14923" w:name="_Toc521439550"/>
      <w:bookmarkStart w:id="14924" w:name="_Toc67557179"/>
      <w:r>
        <w:t>К</w:t>
      </w:r>
      <w:r w:rsidRPr="00FB401A">
        <w:t>лючевые параметры объекта</w:t>
      </w:r>
      <w:bookmarkEnd w:id="14921"/>
      <w:bookmarkEnd w:id="14922"/>
      <w:bookmarkEnd w:id="14923"/>
      <w:bookmarkEnd w:id="14924"/>
    </w:p>
    <w:p w14:paraId="6CFA4641" w14:textId="77777777" w:rsidR="00D153F5" w:rsidRPr="00277E8D" w:rsidRDefault="00D153F5" w:rsidP="00D153F5">
      <w:pPr>
        <w:spacing w:after="240" w:line="276" w:lineRule="auto"/>
        <w:ind w:firstLine="567"/>
        <w:rPr>
          <w:rFonts w:ascii="Arial" w:hAnsi="Arial" w:cs="Arial"/>
        </w:rPr>
        <w:sectPr w:rsidR="00D153F5" w:rsidRPr="00277E8D" w:rsidSect="008D4E24">
          <w:headerReference w:type="default" r:id="rId116"/>
          <w:footerReference w:type="default" r:id="rId117"/>
          <w:headerReference w:type="first" r:id="rId118"/>
          <w:pgSz w:w="11907" w:h="16840" w:code="9"/>
          <w:pgMar w:top="1134" w:right="567" w:bottom="1134" w:left="1134" w:header="737" w:footer="283" w:gutter="0"/>
          <w:cols w:space="708"/>
          <w:docGrid w:linePitch="360"/>
        </w:sectPr>
      </w:pPr>
      <w:r>
        <w:rPr>
          <w:rFonts w:ascii="Arial" w:hAnsi="Arial" w:cs="Arial"/>
        </w:rPr>
        <w:t xml:space="preserve">Ключевым параметром объекта </w:t>
      </w:r>
      <w:r w:rsidRPr="00CE4F65">
        <w:rPr>
          <w:rFonts w:ascii="Arial" w:hAnsi="Arial" w:cs="Arial"/>
          <w:szCs w:val="24"/>
        </w:rPr>
        <w:t xml:space="preserve">является </w:t>
      </w:r>
      <w:r w:rsidRPr="00CE4F65">
        <w:rPr>
          <w:rFonts w:ascii="Arial" w:hAnsi="Arial" w:cs="Arial"/>
          <w:szCs w:val="24"/>
          <w:lang w:val="en-US"/>
        </w:rPr>
        <w:t>STRAT</w:t>
      </w:r>
      <w:r w:rsidRPr="00CE4F65">
        <w:rPr>
          <w:rFonts w:ascii="Arial" w:hAnsi="Arial" w:cs="Arial"/>
          <w:szCs w:val="24"/>
        </w:rPr>
        <w:t xml:space="preserve"> - Код стратегии</w:t>
      </w:r>
      <w:r>
        <w:rPr>
          <w:rFonts w:ascii="Arial" w:hAnsi="Arial" w:cs="Arial"/>
        </w:rPr>
        <w:t>.</w:t>
      </w:r>
    </w:p>
    <w:p w14:paraId="58662898" w14:textId="77777777" w:rsidR="00D153F5" w:rsidRPr="003F2961" w:rsidRDefault="00D153F5" w:rsidP="00197D54">
      <w:pPr>
        <w:pStyle w:val="3"/>
      </w:pPr>
      <w:bookmarkStart w:id="14925" w:name="_Toc521083891"/>
      <w:bookmarkStart w:id="14926" w:name="_Toc521341031"/>
      <w:bookmarkStart w:id="14927" w:name="_Toc521439551"/>
      <w:bookmarkStart w:id="14928" w:name="_Toc67557180"/>
      <w:r w:rsidRPr="003F2961">
        <w:lastRenderedPageBreak/>
        <w:t>Модель данных объекта</w:t>
      </w:r>
      <w:bookmarkEnd w:id="14925"/>
      <w:bookmarkEnd w:id="14926"/>
      <w:bookmarkEnd w:id="14927"/>
      <w:bookmarkEnd w:id="14928"/>
    </w:p>
    <w:p w14:paraId="62302828" w14:textId="42AD7122" w:rsidR="00D153F5" w:rsidRPr="00496792" w:rsidRDefault="00D153F5" w:rsidP="00E16A62">
      <w:pPr>
        <w:pStyle w:val="a9"/>
        <w:keepNext/>
        <w:spacing w:after="240" w:afterAutospacing="0" w:line="276" w:lineRule="auto"/>
        <w:ind w:right="-879"/>
        <w:jc w:val="right"/>
        <w:rPr>
          <w:rFonts w:ascii="Arial" w:hAnsi="Arial" w:cs="Arial"/>
          <w:b/>
          <w:sz w:val="22"/>
        </w:rPr>
      </w:pPr>
      <w:r w:rsidRPr="00321205">
        <w:rPr>
          <w:rFonts w:ascii="Arial" w:hAnsi="Arial" w:cs="Arial"/>
          <w:b/>
          <w:sz w:val="22"/>
        </w:rPr>
        <w:t>Таблица</w:t>
      </w:r>
      <w:r w:rsidRPr="001D3E93">
        <w:rPr>
          <w:rFonts w:ascii="Arial" w:hAnsi="Arial"/>
          <w:b/>
          <w:sz w:val="22"/>
        </w:rPr>
        <w:t xml:space="preserve"> </w:t>
      </w:r>
      <w:r w:rsidR="002870F7">
        <w:rPr>
          <w:rFonts w:ascii="Arial" w:hAnsi="Arial"/>
          <w:b/>
          <w:sz w:val="22"/>
        </w:rPr>
        <w:t>5</w:t>
      </w:r>
      <w:ins w:id="14929" w:author="Александр" w:date="2020-04-13T13:15:00Z">
        <w:r w:rsidR="00DA4FCC">
          <w:rPr>
            <w:rFonts w:ascii="Arial" w:hAnsi="Arial"/>
            <w:b/>
            <w:sz w:val="22"/>
          </w:rPr>
          <w:t>5</w:t>
        </w:r>
      </w:ins>
      <w:del w:id="14930" w:author="Александр" w:date="2020-04-13T13:15:00Z">
        <w:r w:rsidR="00156F97" w:rsidDel="00870994">
          <w:rPr>
            <w:rFonts w:ascii="Arial" w:hAnsi="Arial"/>
            <w:b/>
            <w:sz w:val="22"/>
          </w:rPr>
          <w:delText>0</w:delText>
        </w:r>
      </w:del>
      <w:r w:rsidRPr="00321205">
        <w:rPr>
          <w:rFonts w:ascii="Arial" w:hAnsi="Arial" w:cs="Arial"/>
          <w:b/>
          <w:sz w:val="22"/>
        </w:rPr>
        <w:t xml:space="preserve">. Модель данных </w:t>
      </w:r>
      <w:r>
        <w:rPr>
          <w:rFonts w:ascii="Arial" w:hAnsi="Arial" w:cs="Arial"/>
          <w:b/>
          <w:sz w:val="22"/>
          <w:lang w:val="en-US"/>
        </w:rPr>
        <w:t>PM</w:t>
      </w:r>
      <w:r w:rsidRPr="00496792">
        <w:rPr>
          <w:rFonts w:ascii="Arial" w:hAnsi="Arial" w:cs="Arial"/>
          <w:b/>
          <w:sz w:val="22"/>
        </w:rPr>
        <w:t xml:space="preserve">_50 </w:t>
      </w:r>
      <w:r>
        <w:rPr>
          <w:rFonts w:ascii="Arial" w:hAnsi="Arial" w:cs="Arial"/>
          <w:b/>
          <w:sz w:val="22"/>
        </w:rPr>
        <w:t>Стратегия предупредительного ТОРО</w:t>
      </w:r>
    </w:p>
    <w:tbl>
      <w:tblPr>
        <w:tblW w:w="5459"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9"/>
        <w:gridCol w:w="1045"/>
        <w:gridCol w:w="1604"/>
        <w:gridCol w:w="2902"/>
        <w:gridCol w:w="1305"/>
        <w:gridCol w:w="1477"/>
        <w:gridCol w:w="1448"/>
        <w:gridCol w:w="1705"/>
        <w:gridCol w:w="1273"/>
        <w:gridCol w:w="1419"/>
        <w:gridCol w:w="1130"/>
      </w:tblGrid>
      <w:tr w:rsidR="00D153F5" w:rsidRPr="0086487D" w14:paraId="4B1A8B23" w14:textId="77777777" w:rsidTr="00535C30">
        <w:trPr>
          <w:cantSplit/>
          <w:trHeight w:val="397"/>
          <w:tblHeader/>
        </w:trPr>
        <w:tc>
          <w:tcPr>
            <w:tcW w:w="179" w:type="pct"/>
            <w:vMerge w:val="restart"/>
            <w:shd w:val="clear" w:color="auto" w:fill="FFC000"/>
            <w:vAlign w:val="center"/>
          </w:tcPr>
          <w:p w14:paraId="6C8177AC" w14:textId="77777777" w:rsidR="00D153F5" w:rsidRPr="0086487D" w:rsidRDefault="00D153F5" w:rsidP="00D153F5">
            <w:pPr>
              <w:jc w:val="center"/>
              <w:rPr>
                <w:rFonts w:ascii="Arial" w:hAnsi="Arial" w:cs="Arial"/>
                <w:b/>
                <w:sz w:val="20"/>
              </w:rPr>
            </w:pPr>
            <w:r>
              <w:rPr>
                <w:rFonts w:ascii="Arial" w:hAnsi="Arial" w:cs="Arial"/>
                <w:b/>
                <w:sz w:val="20"/>
              </w:rPr>
              <w:t>№</w:t>
            </w:r>
          </w:p>
        </w:tc>
        <w:tc>
          <w:tcPr>
            <w:tcW w:w="329" w:type="pct"/>
            <w:vMerge w:val="restart"/>
            <w:shd w:val="clear" w:color="auto" w:fill="FFC000"/>
            <w:vAlign w:val="center"/>
          </w:tcPr>
          <w:p w14:paraId="3DD8E5F7" w14:textId="77777777" w:rsidR="00D153F5" w:rsidRPr="0086487D" w:rsidRDefault="00D153F5" w:rsidP="00D153F5">
            <w:pPr>
              <w:jc w:val="center"/>
              <w:rPr>
                <w:rFonts w:ascii="Arial" w:hAnsi="Arial" w:cs="Arial"/>
                <w:b/>
                <w:sz w:val="20"/>
              </w:rPr>
            </w:pPr>
            <w:r>
              <w:rPr>
                <w:rFonts w:ascii="Arial" w:hAnsi="Arial" w:cs="Arial"/>
                <w:b/>
                <w:sz w:val="20"/>
              </w:rPr>
              <w:t>Ракурс/</w:t>
            </w:r>
            <w:r>
              <w:rPr>
                <w:rFonts w:ascii="Arial" w:hAnsi="Arial" w:cs="Arial"/>
                <w:b/>
                <w:sz w:val="20"/>
                <w:lang w:val="en-US"/>
              </w:rPr>
              <w:t xml:space="preserve"> </w:t>
            </w:r>
            <w:r>
              <w:rPr>
                <w:rFonts w:ascii="Arial" w:hAnsi="Arial" w:cs="Arial"/>
                <w:b/>
                <w:sz w:val="20"/>
              </w:rPr>
              <w:t>раздел</w:t>
            </w:r>
          </w:p>
        </w:tc>
        <w:tc>
          <w:tcPr>
            <w:tcW w:w="505" w:type="pct"/>
            <w:vMerge w:val="restart"/>
            <w:shd w:val="clear" w:color="auto" w:fill="FFC000"/>
            <w:vAlign w:val="center"/>
          </w:tcPr>
          <w:p w14:paraId="44FAFE89"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914" w:type="pct"/>
            <w:vMerge w:val="restart"/>
            <w:shd w:val="clear" w:color="auto" w:fill="FFC000"/>
            <w:vAlign w:val="center"/>
          </w:tcPr>
          <w:p w14:paraId="6C03A462"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411" w:type="pct"/>
            <w:vMerge w:val="restart"/>
            <w:shd w:val="clear" w:color="auto" w:fill="FFC000"/>
            <w:vAlign w:val="center"/>
          </w:tcPr>
          <w:p w14:paraId="62C642E7"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65" w:type="pct"/>
            <w:vMerge w:val="restart"/>
            <w:shd w:val="clear" w:color="auto" w:fill="FFC000"/>
            <w:vAlign w:val="center"/>
          </w:tcPr>
          <w:p w14:paraId="6B018922"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993" w:type="pct"/>
            <w:gridSpan w:val="2"/>
            <w:shd w:val="clear" w:color="auto" w:fill="FFC000"/>
          </w:tcPr>
          <w:p w14:paraId="34F6C8CD"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848" w:type="pct"/>
            <w:gridSpan w:val="2"/>
            <w:shd w:val="clear" w:color="auto" w:fill="FFC000"/>
            <w:vAlign w:val="center"/>
          </w:tcPr>
          <w:p w14:paraId="7A82263A"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6" w:type="pct"/>
            <w:vMerge w:val="restart"/>
            <w:shd w:val="clear" w:color="auto" w:fill="FFC000"/>
            <w:vAlign w:val="center"/>
          </w:tcPr>
          <w:p w14:paraId="6E018364"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52673B1A" w14:textId="77777777" w:rsidTr="00535C30">
        <w:trPr>
          <w:cantSplit/>
        </w:trPr>
        <w:tc>
          <w:tcPr>
            <w:tcW w:w="179" w:type="pct"/>
            <w:vMerge/>
            <w:vAlign w:val="center"/>
          </w:tcPr>
          <w:p w14:paraId="5458A8A3" w14:textId="77777777" w:rsidR="00D153F5" w:rsidRPr="0086487D" w:rsidRDefault="00D153F5" w:rsidP="00D153F5">
            <w:pPr>
              <w:jc w:val="center"/>
              <w:rPr>
                <w:rFonts w:ascii="Arial" w:hAnsi="Arial" w:cs="Arial"/>
                <w:sz w:val="20"/>
              </w:rPr>
            </w:pPr>
          </w:p>
        </w:tc>
        <w:tc>
          <w:tcPr>
            <w:tcW w:w="329" w:type="pct"/>
            <w:vMerge/>
            <w:vAlign w:val="center"/>
          </w:tcPr>
          <w:p w14:paraId="684A56C5" w14:textId="77777777" w:rsidR="00D153F5" w:rsidRPr="0086487D" w:rsidRDefault="00D153F5" w:rsidP="00D153F5">
            <w:pPr>
              <w:jc w:val="center"/>
              <w:rPr>
                <w:rFonts w:ascii="Arial" w:hAnsi="Arial" w:cs="Arial"/>
                <w:sz w:val="20"/>
              </w:rPr>
            </w:pPr>
          </w:p>
        </w:tc>
        <w:tc>
          <w:tcPr>
            <w:tcW w:w="505" w:type="pct"/>
            <w:vMerge/>
            <w:vAlign w:val="center"/>
          </w:tcPr>
          <w:p w14:paraId="06EFB071" w14:textId="77777777" w:rsidR="00D153F5" w:rsidRPr="0086487D" w:rsidRDefault="00D153F5" w:rsidP="00D153F5">
            <w:pPr>
              <w:jc w:val="center"/>
              <w:rPr>
                <w:rFonts w:ascii="Arial" w:hAnsi="Arial" w:cs="Arial"/>
                <w:sz w:val="20"/>
              </w:rPr>
            </w:pPr>
          </w:p>
        </w:tc>
        <w:tc>
          <w:tcPr>
            <w:tcW w:w="914" w:type="pct"/>
            <w:vMerge/>
            <w:vAlign w:val="center"/>
          </w:tcPr>
          <w:p w14:paraId="34508F9B" w14:textId="77777777" w:rsidR="00D153F5" w:rsidRPr="0086487D" w:rsidRDefault="00D153F5" w:rsidP="00D153F5">
            <w:pPr>
              <w:jc w:val="center"/>
              <w:rPr>
                <w:rFonts w:ascii="Arial" w:hAnsi="Arial" w:cs="Arial"/>
                <w:sz w:val="20"/>
              </w:rPr>
            </w:pPr>
          </w:p>
        </w:tc>
        <w:tc>
          <w:tcPr>
            <w:tcW w:w="411" w:type="pct"/>
            <w:vMerge/>
            <w:vAlign w:val="center"/>
          </w:tcPr>
          <w:p w14:paraId="11A1FBC3" w14:textId="77777777" w:rsidR="00D153F5" w:rsidRPr="0086487D" w:rsidRDefault="00D153F5" w:rsidP="00D153F5">
            <w:pPr>
              <w:jc w:val="center"/>
              <w:rPr>
                <w:rFonts w:ascii="Arial" w:hAnsi="Arial" w:cs="Arial"/>
                <w:sz w:val="20"/>
              </w:rPr>
            </w:pPr>
          </w:p>
        </w:tc>
        <w:tc>
          <w:tcPr>
            <w:tcW w:w="465" w:type="pct"/>
            <w:vMerge/>
            <w:vAlign w:val="center"/>
          </w:tcPr>
          <w:p w14:paraId="0E442223" w14:textId="77777777" w:rsidR="00D153F5" w:rsidRPr="0086487D" w:rsidRDefault="00D153F5" w:rsidP="00D153F5">
            <w:pPr>
              <w:jc w:val="center"/>
              <w:rPr>
                <w:rFonts w:ascii="Arial" w:hAnsi="Arial" w:cs="Arial"/>
                <w:sz w:val="20"/>
              </w:rPr>
            </w:pPr>
          </w:p>
        </w:tc>
        <w:tc>
          <w:tcPr>
            <w:tcW w:w="456" w:type="pct"/>
            <w:tcBorders>
              <w:top w:val="single" w:sz="6" w:space="0" w:color="auto"/>
              <w:bottom w:val="single" w:sz="6" w:space="0" w:color="auto"/>
            </w:tcBorders>
            <w:shd w:val="clear" w:color="auto" w:fill="FFC000"/>
          </w:tcPr>
          <w:p w14:paraId="66DE5854" w14:textId="104F497C" w:rsidR="00D153F5" w:rsidRPr="00321205" w:rsidRDefault="00D153F5" w:rsidP="00D153F5">
            <w:pPr>
              <w:jc w:val="center"/>
              <w:rPr>
                <w:rFonts w:ascii="Arial" w:hAnsi="Arial" w:cs="Arial"/>
                <w:b/>
                <w:sz w:val="20"/>
              </w:rPr>
            </w:pPr>
            <w:proofErr w:type="spellStart"/>
            <w:proofErr w:type="gramStart"/>
            <w:r>
              <w:rPr>
                <w:rFonts w:ascii="Arial" w:hAnsi="Arial" w:cs="Arial"/>
                <w:b/>
                <w:sz w:val="20"/>
              </w:rPr>
              <w:t>Обязатель</w:t>
            </w:r>
            <w:r w:rsidR="00972D19">
              <w:rPr>
                <w:rFonts w:ascii="Arial" w:hAnsi="Arial" w:cs="Arial"/>
                <w:b/>
                <w:sz w:val="20"/>
              </w:rPr>
              <w:t>-</w:t>
            </w:r>
            <w:r>
              <w:rPr>
                <w:rFonts w:ascii="Arial" w:hAnsi="Arial" w:cs="Arial"/>
                <w:b/>
                <w:sz w:val="20"/>
              </w:rPr>
              <w:t>ность</w:t>
            </w:r>
            <w:proofErr w:type="spellEnd"/>
            <w:proofErr w:type="gramEnd"/>
          </w:p>
        </w:tc>
        <w:tc>
          <w:tcPr>
            <w:tcW w:w="537" w:type="pct"/>
            <w:tcBorders>
              <w:top w:val="single" w:sz="6" w:space="0" w:color="auto"/>
              <w:bottom w:val="single" w:sz="6" w:space="0" w:color="auto"/>
            </w:tcBorders>
            <w:shd w:val="clear" w:color="auto" w:fill="FFC000"/>
          </w:tcPr>
          <w:p w14:paraId="7AEF7085"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401" w:type="pct"/>
            <w:tcBorders>
              <w:top w:val="single" w:sz="6" w:space="0" w:color="auto"/>
              <w:bottom w:val="single" w:sz="6" w:space="0" w:color="auto"/>
            </w:tcBorders>
            <w:shd w:val="clear" w:color="auto" w:fill="FFC000"/>
            <w:vAlign w:val="center"/>
          </w:tcPr>
          <w:p w14:paraId="4EBC8EA2"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447" w:type="pct"/>
            <w:shd w:val="clear" w:color="auto" w:fill="FFC000"/>
            <w:vAlign w:val="center"/>
          </w:tcPr>
          <w:p w14:paraId="32B8C17B"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6" w:type="pct"/>
            <w:vMerge/>
            <w:shd w:val="clear" w:color="auto" w:fill="FFC000"/>
          </w:tcPr>
          <w:p w14:paraId="74E36359" w14:textId="77777777" w:rsidR="00D153F5" w:rsidRPr="00675CA3" w:rsidRDefault="00D153F5" w:rsidP="00D153F5">
            <w:pPr>
              <w:jc w:val="center"/>
              <w:rPr>
                <w:rFonts w:ascii="Arial" w:hAnsi="Arial" w:cs="Arial"/>
                <w:b/>
                <w:sz w:val="20"/>
              </w:rPr>
            </w:pPr>
          </w:p>
        </w:tc>
      </w:tr>
      <w:tr w:rsidR="00972D19" w:rsidRPr="0086487D" w14:paraId="518A0609" w14:textId="77777777" w:rsidTr="00535C30">
        <w:trPr>
          <w:cantSplit/>
        </w:trPr>
        <w:tc>
          <w:tcPr>
            <w:tcW w:w="179" w:type="pct"/>
          </w:tcPr>
          <w:p w14:paraId="5D533254" w14:textId="77777777" w:rsidR="00972D19" w:rsidRPr="00696F74" w:rsidRDefault="00972D19" w:rsidP="00972D19">
            <w:pPr>
              <w:rPr>
                <w:rFonts w:ascii="Arial" w:hAnsi="Arial" w:cs="Arial"/>
                <w:sz w:val="20"/>
              </w:rPr>
            </w:pPr>
            <w:r w:rsidRPr="00696F74">
              <w:rPr>
                <w:rFonts w:ascii="Arial" w:hAnsi="Arial" w:cs="Arial"/>
                <w:sz w:val="20"/>
              </w:rPr>
              <w:t>1.</w:t>
            </w:r>
          </w:p>
        </w:tc>
        <w:tc>
          <w:tcPr>
            <w:tcW w:w="329" w:type="pct"/>
          </w:tcPr>
          <w:p w14:paraId="5BBEB135" w14:textId="77777777" w:rsidR="00972D19" w:rsidRPr="000E13BC" w:rsidRDefault="00972D19" w:rsidP="00972D19">
            <w:pPr>
              <w:jc w:val="center"/>
              <w:rPr>
                <w:rFonts w:ascii="Arial" w:hAnsi="Arial" w:cs="Arial"/>
                <w:sz w:val="20"/>
              </w:rPr>
            </w:pPr>
            <w:r w:rsidRPr="000E13BC">
              <w:rPr>
                <w:rFonts w:ascii="Arial" w:hAnsi="Arial" w:cs="Arial"/>
                <w:sz w:val="20"/>
              </w:rPr>
              <w:t>Стратегия</w:t>
            </w:r>
          </w:p>
        </w:tc>
        <w:tc>
          <w:tcPr>
            <w:tcW w:w="505" w:type="pct"/>
          </w:tcPr>
          <w:p w14:paraId="3DA11F49" w14:textId="77777777" w:rsidR="00972D19" w:rsidRPr="000E13BC" w:rsidRDefault="00972D19" w:rsidP="00972D19">
            <w:pPr>
              <w:jc w:val="left"/>
              <w:rPr>
                <w:rFonts w:ascii="Arial" w:hAnsi="Arial" w:cs="Arial"/>
                <w:sz w:val="20"/>
                <w:szCs w:val="20"/>
              </w:rPr>
            </w:pPr>
            <w:r w:rsidRPr="000E13BC">
              <w:rPr>
                <w:rFonts w:ascii="Arial" w:hAnsi="Arial" w:cs="Arial"/>
                <w:sz w:val="20"/>
                <w:szCs w:val="20"/>
                <w:lang w:eastAsia="ru-RU"/>
              </w:rPr>
              <w:t>Код стратегии</w:t>
            </w:r>
          </w:p>
        </w:tc>
        <w:tc>
          <w:tcPr>
            <w:tcW w:w="914" w:type="pct"/>
          </w:tcPr>
          <w:p w14:paraId="693A15F9" w14:textId="5D045D2B" w:rsidR="00972D19" w:rsidRPr="000E13BC" w:rsidRDefault="00972D19" w:rsidP="00972D19">
            <w:pPr>
              <w:jc w:val="left"/>
              <w:rPr>
                <w:rFonts w:ascii="Arial" w:hAnsi="Arial" w:cs="Arial"/>
                <w:sz w:val="20"/>
                <w:rPrChange w:id="14931" w:author="Александр" w:date="2020-04-13T09:45:00Z">
                  <w:rPr>
                    <w:rFonts w:ascii="Arial" w:hAnsi="Arial" w:cs="Arial"/>
                    <w:sz w:val="20"/>
                    <w:lang w:val="en-US"/>
                  </w:rPr>
                </w:rPrChange>
              </w:rPr>
            </w:pPr>
            <w:r w:rsidRPr="000E13BC">
              <w:rPr>
                <w:rFonts w:ascii="Arial" w:hAnsi="Arial" w:cs="Arial"/>
                <w:sz w:val="20"/>
                <w:lang w:val="en-US"/>
              </w:rPr>
              <w:t>PM_50</w:t>
            </w:r>
            <w:ins w:id="14932" w:author="Александр" w:date="2020-04-13T09:45:00Z">
              <w:r w:rsidR="000E13BC">
                <w:rPr>
                  <w:rFonts w:ascii="Arial" w:hAnsi="Arial" w:cs="Arial"/>
                  <w:sz w:val="20"/>
                </w:rPr>
                <w:t xml:space="preserve"> </w:t>
              </w:r>
              <w:r w:rsidR="000E13BC">
                <w:rPr>
                  <w:rFonts w:ascii="Arial" w:eastAsiaTheme="minorHAnsi" w:hAnsi="Arial" w:cs="Arial"/>
                  <w:color w:val="000000"/>
                  <w:sz w:val="20"/>
                  <w:szCs w:val="20"/>
                </w:rPr>
                <w:t>Стратегии Предупредительного ТОРО</w:t>
              </w:r>
            </w:ins>
          </w:p>
        </w:tc>
        <w:tc>
          <w:tcPr>
            <w:tcW w:w="411" w:type="pct"/>
          </w:tcPr>
          <w:p w14:paraId="7469E538" w14:textId="77777777" w:rsidR="00972D19" w:rsidRPr="00696F74" w:rsidRDefault="00972D19" w:rsidP="00972D19">
            <w:pPr>
              <w:jc w:val="center"/>
              <w:rPr>
                <w:rFonts w:ascii="Arial" w:hAnsi="Arial" w:cs="Arial"/>
                <w:sz w:val="20"/>
                <w:lang w:val="en-US"/>
              </w:rPr>
            </w:pPr>
            <w:r w:rsidRPr="00696F74">
              <w:rPr>
                <w:rFonts w:ascii="Arial" w:hAnsi="Arial" w:cs="Arial"/>
                <w:sz w:val="20"/>
                <w:lang w:val="en-US"/>
              </w:rPr>
              <w:t>CHAR, 6</w:t>
            </w:r>
          </w:p>
        </w:tc>
        <w:tc>
          <w:tcPr>
            <w:tcW w:w="465" w:type="pct"/>
          </w:tcPr>
          <w:p w14:paraId="1D8B8789" w14:textId="77777777" w:rsidR="00972D19" w:rsidRPr="000E13BC" w:rsidRDefault="00972D19" w:rsidP="00972D19">
            <w:pPr>
              <w:jc w:val="center"/>
              <w:rPr>
                <w:rFonts w:ascii="Arial" w:hAnsi="Arial" w:cs="Arial"/>
                <w:sz w:val="20"/>
                <w:lang w:val="en-US"/>
              </w:rPr>
            </w:pPr>
            <w:r w:rsidRPr="000E13BC">
              <w:rPr>
                <w:rFonts w:ascii="Arial" w:hAnsi="Arial" w:cs="Arial"/>
                <w:sz w:val="20"/>
              </w:rPr>
              <w:t>T351</w:t>
            </w:r>
            <w:r w:rsidRPr="000E13BC">
              <w:rPr>
                <w:rFonts w:ascii="Arial" w:hAnsi="Arial" w:cs="Arial"/>
                <w:sz w:val="20"/>
                <w:lang w:val="en-US"/>
              </w:rPr>
              <w:t>-STRAT</w:t>
            </w:r>
          </w:p>
        </w:tc>
        <w:tc>
          <w:tcPr>
            <w:tcW w:w="456" w:type="pct"/>
          </w:tcPr>
          <w:p w14:paraId="0CDB65B8" w14:textId="77777777" w:rsidR="00972D19" w:rsidRPr="000E13BC" w:rsidRDefault="00972D19" w:rsidP="00972D19">
            <w:pPr>
              <w:jc w:val="center"/>
              <w:rPr>
                <w:rFonts w:ascii="Arial" w:hAnsi="Arial" w:cs="Arial"/>
                <w:sz w:val="20"/>
                <w:lang w:val="en-US"/>
              </w:rPr>
            </w:pPr>
            <w:r w:rsidRPr="000E13BC">
              <w:rPr>
                <w:rFonts w:ascii="Arial" w:hAnsi="Arial" w:cs="Arial"/>
                <w:sz w:val="20"/>
                <w:lang w:val="en-US"/>
              </w:rPr>
              <w:t>X</w:t>
            </w:r>
          </w:p>
        </w:tc>
        <w:tc>
          <w:tcPr>
            <w:tcW w:w="537" w:type="pct"/>
          </w:tcPr>
          <w:p w14:paraId="57D9FA3E" w14:textId="213878E1" w:rsidR="00972D19" w:rsidRPr="000E13BC" w:rsidRDefault="00972D19" w:rsidP="00972D19">
            <w:pPr>
              <w:jc w:val="center"/>
              <w:rPr>
                <w:rFonts w:ascii="Arial" w:hAnsi="Arial" w:cs="Arial"/>
                <w:sz w:val="20"/>
              </w:rPr>
            </w:pPr>
            <w:r w:rsidRPr="000E13BC">
              <w:rPr>
                <w:rFonts w:ascii="Arial" w:hAnsi="Arial" w:cs="Arial"/>
                <w:sz w:val="20"/>
              </w:rPr>
              <w:t>Для всех объектов</w:t>
            </w:r>
          </w:p>
        </w:tc>
        <w:tc>
          <w:tcPr>
            <w:tcW w:w="401" w:type="pct"/>
          </w:tcPr>
          <w:p w14:paraId="6061F16A" w14:textId="565579F4" w:rsidR="00972D19" w:rsidRPr="000E13BC" w:rsidRDefault="00972D19" w:rsidP="00972D19">
            <w:pPr>
              <w:jc w:val="center"/>
              <w:rPr>
                <w:rFonts w:ascii="Arial" w:hAnsi="Arial" w:cs="Arial"/>
                <w:sz w:val="20"/>
              </w:rPr>
            </w:pPr>
            <w:r w:rsidRPr="000E13BC">
              <w:rPr>
                <w:rFonts w:ascii="Arial" w:hAnsi="Arial" w:cs="Arial"/>
                <w:sz w:val="20"/>
                <w:lang w:val="en-US"/>
              </w:rPr>
              <w:t>-</w:t>
            </w:r>
          </w:p>
        </w:tc>
        <w:tc>
          <w:tcPr>
            <w:tcW w:w="447" w:type="pct"/>
          </w:tcPr>
          <w:p w14:paraId="287767FF" w14:textId="0962D7A0" w:rsidR="00972D19" w:rsidRPr="000E13BC" w:rsidRDefault="00972D19" w:rsidP="00972D19">
            <w:pPr>
              <w:jc w:val="center"/>
              <w:rPr>
                <w:rFonts w:ascii="Arial" w:hAnsi="Arial" w:cs="Arial"/>
                <w:sz w:val="20"/>
              </w:rPr>
            </w:pPr>
            <w:r w:rsidRPr="000E13BC">
              <w:rPr>
                <w:rFonts w:ascii="Arial" w:hAnsi="Arial" w:cs="Arial"/>
                <w:sz w:val="20"/>
              </w:rPr>
              <w:t>-</w:t>
            </w:r>
          </w:p>
        </w:tc>
        <w:tc>
          <w:tcPr>
            <w:tcW w:w="356" w:type="pct"/>
          </w:tcPr>
          <w:p w14:paraId="07DD581D" w14:textId="4E232766" w:rsidR="00972D19" w:rsidRPr="000E13BC" w:rsidRDefault="00972D19" w:rsidP="00972D19">
            <w:pPr>
              <w:jc w:val="center"/>
              <w:rPr>
                <w:rFonts w:ascii="Arial" w:hAnsi="Arial" w:cs="Arial"/>
                <w:sz w:val="20"/>
              </w:rPr>
            </w:pPr>
            <w:r w:rsidRPr="000E13BC">
              <w:rPr>
                <w:rFonts w:ascii="Arial" w:hAnsi="Arial" w:cs="Arial"/>
                <w:sz w:val="20"/>
                <w:lang w:val="en-US"/>
              </w:rPr>
              <w:t>SAP</w:t>
            </w:r>
          </w:p>
        </w:tc>
      </w:tr>
      <w:tr w:rsidR="00972D19" w:rsidRPr="0086487D" w14:paraId="2DEF6612" w14:textId="77777777" w:rsidTr="00535C30">
        <w:trPr>
          <w:cantSplit/>
        </w:trPr>
        <w:tc>
          <w:tcPr>
            <w:tcW w:w="179" w:type="pct"/>
          </w:tcPr>
          <w:p w14:paraId="37165545" w14:textId="77777777" w:rsidR="00972D19" w:rsidRPr="00696F74" w:rsidRDefault="00972D19" w:rsidP="00972D19">
            <w:pPr>
              <w:rPr>
                <w:rFonts w:ascii="Arial" w:hAnsi="Arial" w:cs="Arial"/>
                <w:sz w:val="20"/>
              </w:rPr>
            </w:pPr>
            <w:r w:rsidRPr="00696F74">
              <w:rPr>
                <w:rFonts w:ascii="Arial" w:hAnsi="Arial" w:cs="Arial"/>
                <w:sz w:val="20"/>
              </w:rPr>
              <w:t>2.</w:t>
            </w:r>
          </w:p>
        </w:tc>
        <w:tc>
          <w:tcPr>
            <w:tcW w:w="329" w:type="pct"/>
          </w:tcPr>
          <w:p w14:paraId="6ED21546" w14:textId="77777777" w:rsidR="00972D19" w:rsidRPr="000E13BC" w:rsidRDefault="00972D19" w:rsidP="00972D19">
            <w:pPr>
              <w:jc w:val="center"/>
              <w:rPr>
                <w:rFonts w:ascii="Arial" w:hAnsi="Arial" w:cs="Arial"/>
                <w:sz w:val="20"/>
              </w:rPr>
            </w:pPr>
            <w:r w:rsidRPr="000E13BC">
              <w:rPr>
                <w:rFonts w:ascii="Arial" w:hAnsi="Arial" w:cs="Arial"/>
                <w:sz w:val="20"/>
              </w:rPr>
              <w:t>Стратегия</w:t>
            </w:r>
          </w:p>
        </w:tc>
        <w:tc>
          <w:tcPr>
            <w:tcW w:w="505" w:type="pct"/>
          </w:tcPr>
          <w:p w14:paraId="0C871D23" w14:textId="77777777" w:rsidR="00972D19" w:rsidRPr="000E13BC" w:rsidRDefault="00972D19" w:rsidP="00972D19">
            <w:pPr>
              <w:jc w:val="left"/>
              <w:rPr>
                <w:rFonts w:ascii="Arial" w:hAnsi="Arial" w:cs="Arial"/>
                <w:sz w:val="20"/>
                <w:szCs w:val="20"/>
              </w:rPr>
            </w:pPr>
            <w:r w:rsidRPr="000E13BC">
              <w:rPr>
                <w:rFonts w:ascii="Arial" w:hAnsi="Arial" w:cs="Arial"/>
                <w:sz w:val="20"/>
                <w:szCs w:val="20"/>
                <w:lang w:eastAsia="ru-RU"/>
              </w:rPr>
              <w:t>Наименование стратегии</w:t>
            </w:r>
          </w:p>
        </w:tc>
        <w:tc>
          <w:tcPr>
            <w:tcW w:w="914" w:type="pct"/>
          </w:tcPr>
          <w:p w14:paraId="36758130" w14:textId="77777777" w:rsidR="00972D19" w:rsidRPr="000E13BC" w:rsidRDefault="00972D19" w:rsidP="00972D19">
            <w:pPr>
              <w:jc w:val="left"/>
              <w:rPr>
                <w:rFonts w:ascii="Arial" w:hAnsi="Arial" w:cs="Arial"/>
                <w:sz w:val="20"/>
              </w:rPr>
            </w:pPr>
            <w:r w:rsidRPr="000E13BC">
              <w:rPr>
                <w:rFonts w:ascii="Arial" w:hAnsi="Arial" w:cs="Arial"/>
                <w:sz w:val="20"/>
              </w:rPr>
              <w:t>Наименование стратегии предупредительного ТОРО</w:t>
            </w:r>
          </w:p>
        </w:tc>
        <w:tc>
          <w:tcPr>
            <w:tcW w:w="411" w:type="pct"/>
          </w:tcPr>
          <w:p w14:paraId="54E9CE20" w14:textId="77777777" w:rsidR="00972D19" w:rsidRPr="000E13BC" w:rsidRDefault="00972D19" w:rsidP="00972D19">
            <w:pPr>
              <w:jc w:val="center"/>
              <w:rPr>
                <w:rFonts w:ascii="Arial" w:hAnsi="Arial" w:cs="Arial"/>
                <w:sz w:val="20"/>
                <w:lang w:val="en-US"/>
              </w:rPr>
            </w:pPr>
            <w:r w:rsidRPr="000E13BC">
              <w:rPr>
                <w:rFonts w:ascii="Arial" w:hAnsi="Arial" w:cs="Arial"/>
                <w:sz w:val="20"/>
                <w:lang w:val="en-US"/>
              </w:rPr>
              <w:t>CHAR, 30</w:t>
            </w:r>
          </w:p>
        </w:tc>
        <w:tc>
          <w:tcPr>
            <w:tcW w:w="465" w:type="pct"/>
          </w:tcPr>
          <w:p w14:paraId="28958A9A" w14:textId="77777777" w:rsidR="00972D19" w:rsidRPr="000E13BC" w:rsidRDefault="00972D19" w:rsidP="00972D19">
            <w:pPr>
              <w:jc w:val="center"/>
              <w:rPr>
                <w:rFonts w:ascii="Arial" w:hAnsi="Arial" w:cs="Arial"/>
                <w:sz w:val="20"/>
                <w:lang w:val="en-US"/>
              </w:rPr>
            </w:pPr>
            <w:r w:rsidRPr="000E13BC">
              <w:rPr>
                <w:rFonts w:ascii="Arial" w:hAnsi="Arial" w:cs="Arial"/>
                <w:sz w:val="20"/>
              </w:rPr>
              <w:t>T351T</w:t>
            </w:r>
            <w:r w:rsidRPr="000E13BC">
              <w:rPr>
                <w:rFonts w:ascii="Arial" w:hAnsi="Arial" w:cs="Arial"/>
                <w:sz w:val="20"/>
                <w:lang w:val="en-US"/>
              </w:rPr>
              <w:t>-</w:t>
            </w:r>
            <w:r w:rsidRPr="000E13BC">
              <w:t xml:space="preserve"> </w:t>
            </w:r>
            <w:r w:rsidRPr="000E13BC">
              <w:rPr>
                <w:rFonts w:ascii="Arial" w:hAnsi="Arial" w:cs="Arial"/>
                <w:sz w:val="20"/>
                <w:lang w:val="en-US"/>
              </w:rPr>
              <w:t>KTEXT</w:t>
            </w:r>
          </w:p>
        </w:tc>
        <w:tc>
          <w:tcPr>
            <w:tcW w:w="456" w:type="pct"/>
          </w:tcPr>
          <w:p w14:paraId="0BF2FBC8" w14:textId="40CC02C3" w:rsidR="00972D19" w:rsidRPr="00696F74" w:rsidRDefault="005003A2" w:rsidP="00972D19">
            <w:pPr>
              <w:jc w:val="center"/>
              <w:rPr>
                <w:rFonts w:ascii="Arial" w:hAnsi="Arial" w:cs="Arial"/>
                <w:sz w:val="20"/>
              </w:rPr>
            </w:pPr>
            <w:r w:rsidRPr="000E13BC">
              <w:rPr>
                <w:rFonts w:ascii="Arial" w:hAnsi="Arial" w:cs="Arial"/>
                <w:sz w:val="20"/>
                <w:rPrChange w:id="14933" w:author="Александр" w:date="2020-04-13T09:45:00Z">
                  <w:rPr>
                    <w:rFonts w:ascii="Arial" w:hAnsi="Arial" w:cs="Arial"/>
                    <w:sz w:val="20"/>
                    <w:highlight w:val="yellow"/>
                  </w:rPr>
                </w:rPrChange>
              </w:rPr>
              <w:t>Х</w:t>
            </w:r>
          </w:p>
        </w:tc>
        <w:tc>
          <w:tcPr>
            <w:tcW w:w="537" w:type="pct"/>
          </w:tcPr>
          <w:p w14:paraId="03B1E63A" w14:textId="3BC9B7BC" w:rsidR="00972D19" w:rsidRPr="00696F74" w:rsidRDefault="005003A2" w:rsidP="00972D19">
            <w:pPr>
              <w:jc w:val="center"/>
              <w:rPr>
                <w:rFonts w:ascii="Arial" w:hAnsi="Arial" w:cs="Arial"/>
                <w:sz w:val="20"/>
              </w:rPr>
            </w:pPr>
            <w:r w:rsidRPr="000E13BC">
              <w:rPr>
                <w:rFonts w:ascii="Arial" w:hAnsi="Arial" w:cs="Arial"/>
                <w:sz w:val="20"/>
                <w:rPrChange w:id="14934" w:author="Александр" w:date="2020-04-13T09:45:00Z">
                  <w:rPr>
                    <w:rFonts w:ascii="Arial" w:hAnsi="Arial" w:cs="Arial"/>
                    <w:sz w:val="20"/>
                    <w:highlight w:val="yellow"/>
                  </w:rPr>
                </w:rPrChange>
              </w:rPr>
              <w:t>Для всех объектов</w:t>
            </w:r>
          </w:p>
        </w:tc>
        <w:tc>
          <w:tcPr>
            <w:tcW w:w="401" w:type="pct"/>
          </w:tcPr>
          <w:p w14:paraId="5AD9E5E2" w14:textId="28345DAF" w:rsidR="00972D19" w:rsidRPr="000E13BC" w:rsidRDefault="00972D19" w:rsidP="00972D19">
            <w:pPr>
              <w:jc w:val="center"/>
              <w:rPr>
                <w:rFonts w:ascii="Arial" w:hAnsi="Arial" w:cs="Arial"/>
                <w:sz w:val="20"/>
              </w:rPr>
            </w:pPr>
            <w:r w:rsidRPr="000E13BC">
              <w:rPr>
                <w:rFonts w:ascii="Arial" w:hAnsi="Arial" w:cs="Arial"/>
                <w:sz w:val="20"/>
                <w:lang w:val="en-US"/>
              </w:rPr>
              <w:t>-</w:t>
            </w:r>
          </w:p>
        </w:tc>
        <w:tc>
          <w:tcPr>
            <w:tcW w:w="447" w:type="pct"/>
          </w:tcPr>
          <w:p w14:paraId="7454EC62" w14:textId="2FF6D62A" w:rsidR="00972D19" w:rsidRPr="000E13BC" w:rsidRDefault="00972D19" w:rsidP="00972D19">
            <w:pPr>
              <w:jc w:val="center"/>
              <w:rPr>
                <w:rFonts w:ascii="Arial" w:hAnsi="Arial" w:cs="Arial"/>
                <w:sz w:val="20"/>
              </w:rPr>
            </w:pPr>
            <w:r w:rsidRPr="000E13BC">
              <w:rPr>
                <w:rFonts w:ascii="Arial" w:hAnsi="Arial" w:cs="Arial"/>
                <w:sz w:val="20"/>
              </w:rPr>
              <w:t>-</w:t>
            </w:r>
          </w:p>
        </w:tc>
        <w:tc>
          <w:tcPr>
            <w:tcW w:w="356" w:type="pct"/>
          </w:tcPr>
          <w:p w14:paraId="78FD7145" w14:textId="35AB50BE" w:rsidR="00972D19" w:rsidRPr="000E13BC" w:rsidRDefault="00972D19" w:rsidP="00972D19">
            <w:pPr>
              <w:jc w:val="center"/>
              <w:rPr>
                <w:rFonts w:ascii="Arial" w:hAnsi="Arial" w:cs="Arial"/>
                <w:sz w:val="20"/>
              </w:rPr>
            </w:pPr>
            <w:r w:rsidRPr="000E13BC">
              <w:rPr>
                <w:rFonts w:ascii="Arial" w:hAnsi="Arial" w:cs="Arial"/>
                <w:sz w:val="20"/>
                <w:lang w:val="en-US"/>
              </w:rPr>
              <w:t>SAP</w:t>
            </w:r>
          </w:p>
        </w:tc>
      </w:tr>
      <w:tr w:rsidR="00972D19" w:rsidRPr="0086487D" w14:paraId="00ADC80C" w14:textId="77777777" w:rsidTr="00535C30">
        <w:trPr>
          <w:cantSplit/>
        </w:trPr>
        <w:tc>
          <w:tcPr>
            <w:tcW w:w="179" w:type="pct"/>
          </w:tcPr>
          <w:p w14:paraId="542B79B5" w14:textId="77777777" w:rsidR="00972D19" w:rsidRPr="00696F74" w:rsidRDefault="00972D19" w:rsidP="00972D19">
            <w:pPr>
              <w:rPr>
                <w:rFonts w:ascii="Arial" w:hAnsi="Arial" w:cs="Arial"/>
                <w:sz w:val="20"/>
              </w:rPr>
            </w:pPr>
            <w:r w:rsidRPr="00696F74">
              <w:rPr>
                <w:rFonts w:ascii="Arial" w:hAnsi="Arial" w:cs="Arial"/>
                <w:sz w:val="20"/>
              </w:rPr>
              <w:t>3.</w:t>
            </w:r>
          </w:p>
        </w:tc>
        <w:tc>
          <w:tcPr>
            <w:tcW w:w="329" w:type="pct"/>
          </w:tcPr>
          <w:p w14:paraId="22E9054C" w14:textId="77777777" w:rsidR="00972D19" w:rsidRPr="000E13BC" w:rsidRDefault="00972D19" w:rsidP="00972D19">
            <w:pPr>
              <w:jc w:val="center"/>
              <w:rPr>
                <w:rFonts w:ascii="Arial" w:hAnsi="Arial" w:cs="Arial"/>
                <w:sz w:val="20"/>
              </w:rPr>
            </w:pPr>
            <w:r w:rsidRPr="000E13BC">
              <w:rPr>
                <w:rFonts w:ascii="Arial" w:hAnsi="Arial" w:cs="Arial"/>
                <w:sz w:val="20"/>
              </w:rPr>
              <w:t>Стратегия</w:t>
            </w:r>
          </w:p>
        </w:tc>
        <w:tc>
          <w:tcPr>
            <w:tcW w:w="505" w:type="pct"/>
          </w:tcPr>
          <w:p w14:paraId="607D07B4" w14:textId="77777777" w:rsidR="00972D19" w:rsidRPr="000E13BC" w:rsidRDefault="00972D19" w:rsidP="00972D19">
            <w:pPr>
              <w:jc w:val="left"/>
              <w:rPr>
                <w:rFonts w:ascii="Arial" w:hAnsi="Arial" w:cs="Arial"/>
                <w:sz w:val="20"/>
                <w:szCs w:val="20"/>
              </w:rPr>
            </w:pPr>
            <w:r w:rsidRPr="000E13BC">
              <w:rPr>
                <w:rFonts w:ascii="Arial" w:hAnsi="Arial" w:cs="Arial"/>
                <w:sz w:val="20"/>
                <w:szCs w:val="20"/>
                <w:lang w:eastAsia="ru-RU"/>
              </w:rPr>
              <w:t>Индикатор календарного планирования</w:t>
            </w:r>
          </w:p>
        </w:tc>
        <w:tc>
          <w:tcPr>
            <w:tcW w:w="914" w:type="pct"/>
          </w:tcPr>
          <w:p w14:paraId="379D6F17" w14:textId="77777777" w:rsidR="00972D19" w:rsidRPr="000E13BC" w:rsidRDefault="00972D19" w:rsidP="00972D19">
            <w:pPr>
              <w:jc w:val="left"/>
              <w:rPr>
                <w:rFonts w:ascii="Arial" w:hAnsi="Arial" w:cs="Arial"/>
                <w:sz w:val="20"/>
              </w:rPr>
            </w:pPr>
            <w:r w:rsidRPr="000E13BC">
              <w:rPr>
                <w:rFonts w:ascii="Arial" w:hAnsi="Arial" w:cs="Arial"/>
                <w:sz w:val="20"/>
              </w:rPr>
              <w:t>Индикатор определяет тип планирования или набор циклов</w:t>
            </w:r>
          </w:p>
        </w:tc>
        <w:tc>
          <w:tcPr>
            <w:tcW w:w="411" w:type="pct"/>
          </w:tcPr>
          <w:p w14:paraId="2DBB9202" w14:textId="77777777" w:rsidR="00972D19" w:rsidRPr="000E13BC" w:rsidRDefault="00972D19" w:rsidP="00972D19">
            <w:pPr>
              <w:jc w:val="center"/>
              <w:rPr>
                <w:rFonts w:ascii="Arial" w:hAnsi="Arial" w:cs="Arial"/>
                <w:sz w:val="20"/>
                <w:lang w:val="en-US"/>
              </w:rPr>
            </w:pPr>
            <w:r w:rsidRPr="000E13BC">
              <w:rPr>
                <w:rFonts w:ascii="Arial" w:hAnsi="Arial" w:cs="Arial"/>
                <w:sz w:val="20"/>
                <w:lang w:val="en-US"/>
              </w:rPr>
              <w:t>CHAR, 1</w:t>
            </w:r>
          </w:p>
        </w:tc>
        <w:tc>
          <w:tcPr>
            <w:tcW w:w="465" w:type="pct"/>
          </w:tcPr>
          <w:p w14:paraId="0FDD299A" w14:textId="77777777" w:rsidR="00972D19" w:rsidRPr="000E13BC" w:rsidRDefault="00972D19" w:rsidP="00972D19">
            <w:pPr>
              <w:jc w:val="center"/>
              <w:rPr>
                <w:rFonts w:ascii="Arial" w:hAnsi="Arial" w:cs="Arial"/>
                <w:sz w:val="20"/>
              </w:rPr>
            </w:pPr>
            <w:r w:rsidRPr="000E13BC">
              <w:rPr>
                <w:rFonts w:ascii="Arial" w:hAnsi="Arial" w:cs="Arial"/>
                <w:sz w:val="20"/>
              </w:rPr>
              <w:t>T351</w:t>
            </w:r>
            <w:r w:rsidRPr="000E13BC">
              <w:rPr>
                <w:rFonts w:ascii="Arial" w:hAnsi="Arial" w:cs="Arial"/>
                <w:sz w:val="20"/>
                <w:lang w:val="en-US"/>
              </w:rPr>
              <w:t>-</w:t>
            </w:r>
            <w:r w:rsidRPr="000E13BC">
              <w:rPr>
                <w:rFonts w:ascii="Arial" w:hAnsi="Arial" w:cs="Arial"/>
                <w:sz w:val="20"/>
              </w:rPr>
              <w:t>TERMK</w:t>
            </w:r>
          </w:p>
        </w:tc>
        <w:tc>
          <w:tcPr>
            <w:tcW w:w="456" w:type="pct"/>
          </w:tcPr>
          <w:p w14:paraId="3291A860" w14:textId="73DACA18" w:rsidR="00972D19" w:rsidRPr="00696F74" w:rsidRDefault="005003A2" w:rsidP="00972D19">
            <w:pPr>
              <w:jc w:val="center"/>
              <w:rPr>
                <w:rFonts w:ascii="Arial" w:hAnsi="Arial" w:cs="Arial"/>
                <w:sz w:val="20"/>
              </w:rPr>
            </w:pPr>
            <w:r w:rsidRPr="000E13BC">
              <w:rPr>
                <w:rFonts w:ascii="Arial" w:hAnsi="Arial" w:cs="Arial"/>
                <w:sz w:val="20"/>
                <w:rPrChange w:id="14935" w:author="Александр" w:date="2020-04-13T09:45:00Z">
                  <w:rPr>
                    <w:rFonts w:ascii="Arial" w:hAnsi="Arial" w:cs="Arial"/>
                    <w:sz w:val="20"/>
                    <w:highlight w:val="yellow"/>
                  </w:rPr>
                </w:rPrChange>
              </w:rPr>
              <w:t>Х</w:t>
            </w:r>
          </w:p>
        </w:tc>
        <w:tc>
          <w:tcPr>
            <w:tcW w:w="537" w:type="pct"/>
          </w:tcPr>
          <w:p w14:paraId="18F543E4" w14:textId="43FF74B8" w:rsidR="00972D19" w:rsidRPr="00696F74" w:rsidRDefault="005003A2" w:rsidP="00972D19">
            <w:pPr>
              <w:jc w:val="center"/>
              <w:rPr>
                <w:rFonts w:ascii="Arial" w:hAnsi="Arial" w:cs="Arial"/>
                <w:sz w:val="20"/>
              </w:rPr>
            </w:pPr>
            <w:r w:rsidRPr="000E13BC">
              <w:rPr>
                <w:rFonts w:ascii="Arial" w:hAnsi="Arial" w:cs="Arial"/>
                <w:sz w:val="20"/>
                <w:rPrChange w:id="14936" w:author="Александр" w:date="2020-04-13T09:45:00Z">
                  <w:rPr>
                    <w:rFonts w:ascii="Arial" w:hAnsi="Arial" w:cs="Arial"/>
                    <w:sz w:val="20"/>
                    <w:highlight w:val="yellow"/>
                  </w:rPr>
                </w:rPrChange>
              </w:rPr>
              <w:t>Для всех объектов</w:t>
            </w:r>
          </w:p>
        </w:tc>
        <w:tc>
          <w:tcPr>
            <w:tcW w:w="401" w:type="pct"/>
          </w:tcPr>
          <w:p w14:paraId="143A5394" w14:textId="7BFAC675" w:rsidR="00972D19" w:rsidRPr="000E13BC" w:rsidRDefault="00972D19" w:rsidP="00972D19">
            <w:pPr>
              <w:jc w:val="center"/>
              <w:rPr>
                <w:rFonts w:ascii="Arial" w:hAnsi="Arial" w:cs="Arial"/>
                <w:sz w:val="20"/>
              </w:rPr>
            </w:pPr>
            <w:r w:rsidRPr="000E13BC">
              <w:rPr>
                <w:rFonts w:ascii="Arial" w:hAnsi="Arial" w:cs="Arial"/>
                <w:sz w:val="20"/>
                <w:lang w:val="en-US"/>
              </w:rPr>
              <w:t>-</w:t>
            </w:r>
          </w:p>
        </w:tc>
        <w:tc>
          <w:tcPr>
            <w:tcW w:w="447" w:type="pct"/>
          </w:tcPr>
          <w:p w14:paraId="1CA50EC3" w14:textId="2B82D636" w:rsidR="00972D19" w:rsidRPr="000E13BC" w:rsidRDefault="00972D19" w:rsidP="00972D19">
            <w:pPr>
              <w:jc w:val="center"/>
              <w:rPr>
                <w:rFonts w:ascii="Arial" w:hAnsi="Arial" w:cs="Arial"/>
                <w:sz w:val="20"/>
              </w:rPr>
            </w:pPr>
            <w:r w:rsidRPr="000E13BC">
              <w:rPr>
                <w:rFonts w:ascii="Arial" w:hAnsi="Arial" w:cs="Arial"/>
                <w:sz w:val="20"/>
              </w:rPr>
              <w:t>-</w:t>
            </w:r>
          </w:p>
        </w:tc>
        <w:tc>
          <w:tcPr>
            <w:tcW w:w="356" w:type="pct"/>
          </w:tcPr>
          <w:p w14:paraId="033418F3" w14:textId="084556F4" w:rsidR="00972D19" w:rsidRPr="000E13BC" w:rsidRDefault="00972D19" w:rsidP="00972D19">
            <w:pPr>
              <w:jc w:val="center"/>
              <w:rPr>
                <w:rFonts w:ascii="Arial" w:hAnsi="Arial" w:cs="Arial"/>
                <w:sz w:val="20"/>
              </w:rPr>
            </w:pPr>
            <w:r w:rsidRPr="000E13BC">
              <w:rPr>
                <w:rFonts w:ascii="Arial" w:hAnsi="Arial" w:cs="Arial"/>
                <w:sz w:val="20"/>
                <w:lang w:val="en-US"/>
              </w:rPr>
              <w:t>SAP</w:t>
            </w:r>
          </w:p>
        </w:tc>
      </w:tr>
      <w:tr w:rsidR="00972D19" w:rsidRPr="0086487D" w14:paraId="3C51D4E6" w14:textId="77777777" w:rsidTr="00535C30">
        <w:trPr>
          <w:cantSplit/>
        </w:trPr>
        <w:tc>
          <w:tcPr>
            <w:tcW w:w="179" w:type="pct"/>
          </w:tcPr>
          <w:p w14:paraId="25E01675" w14:textId="77777777" w:rsidR="00972D19" w:rsidRPr="00696F74" w:rsidRDefault="00972D19" w:rsidP="00972D19">
            <w:pPr>
              <w:rPr>
                <w:rFonts w:ascii="Arial" w:hAnsi="Arial" w:cs="Arial"/>
                <w:sz w:val="20"/>
              </w:rPr>
            </w:pPr>
            <w:r w:rsidRPr="00696F74">
              <w:rPr>
                <w:rFonts w:ascii="Arial" w:hAnsi="Arial" w:cs="Arial"/>
                <w:sz w:val="20"/>
              </w:rPr>
              <w:t>4.</w:t>
            </w:r>
          </w:p>
        </w:tc>
        <w:tc>
          <w:tcPr>
            <w:tcW w:w="329" w:type="pct"/>
          </w:tcPr>
          <w:p w14:paraId="20CA436B" w14:textId="77777777" w:rsidR="00972D19" w:rsidRPr="000E13BC" w:rsidRDefault="00972D19" w:rsidP="00972D19">
            <w:pPr>
              <w:jc w:val="center"/>
              <w:rPr>
                <w:rFonts w:ascii="Arial" w:hAnsi="Arial" w:cs="Arial"/>
                <w:sz w:val="20"/>
              </w:rPr>
            </w:pPr>
            <w:r w:rsidRPr="000E13BC">
              <w:rPr>
                <w:rFonts w:ascii="Arial" w:hAnsi="Arial" w:cs="Arial"/>
                <w:sz w:val="20"/>
              </w:rPr>
              <w:t>Стратегия</w:t>
            </w:r>
          </w:p>
        </w:tc>
        <w:tc>
          <w:tcPr>
            <w:tcW w:w="505" w:type="pct"/>
          </w:tcPr>
          <w:p w14:paraId="0A891A0E" w14:textId="77777777" w:rsidR="00972D19" w:rsidRPr="000E13BC" w:rsidRDefault="00972D19" w:rsidP="00972D19">
            <w:pPr>
              <w:jc w:val="left"/>
              <w:rPr>
                <w:rFonts w:ascii="Arial" w:hAnsi="Arial" w:cs="Arial"/>
                <w:sz w:val="20"/>
              </w:rPr>
            </w:pPr>
            <w:r w:rsidRPr="000E13BC">
              <w:rPr>
                <w:rFonts w:ascii="Arial" w:hAnsi="Arial" w:cs="Arial"/>
                <w:sz w:val="20"/>
              </w:rPr>
              <w:t>CROSS_6</w:t>
            </w:r>
          </w:p>
          <w:p w14:paraId="48B9536E" w14:textId="77777777" w:rsidR="00972D19" w:rsidRPr="000E13BC" w:rsidRDefault="00972D19" w:rsidP="00972D19">
            <w:pPr>
              <w:jc w:val="left"/>
              <w:rPr>
                <w:rFonts w:ascii="Arial" w:hAnsi="Arial" w:cs="Arial"/>
                <w:sz w:val="20"/>
                <w:szCs w:val="20"/>
              </w:rPr>
            </w:pPr>
            <w:r w:rsidRPr="000E13BC">
              <w:rPr>
                <w:rFonts w:ascii="Arial" w:hAnsi="Arial" w:cs="Arial"/>
                <w:sz w:val="20"/>
                <w:szCs w:val="20"/>
                <w:lang w:eastAsia="ru-RU"/>
              </w:rPr>
              <w:t>Единица измерения интервала</w:t>
            </w:r>
          </w:p>
        </w:tc>
        <w:tc>
          <w:tcPr>
            <w:tcW w:w="914" w:type="pct"/>
          </w:tcPr>
          <w:p w14:paraId="08C277F9" w14:textId="77777777" w:rsidR="00972D19" w:rsidRPr="000E13BC" w:rsidRDefault="00972D19" w:rsidP="00972D19">
            <w:pPr>
              <w:jc w:val="left"/>
              <w:rPr>
                <w:rFonts w:ascii="Arial" w:hAnsi="Arial" w:cs="Arial"/>
                <w:sz w:val="20"/>
              </w:rPr>
            </w:pPr>
            <w:r w:rsidRPr="000E13BC">
              <w:rPr>
                <w:rFonts w:ascii="Arial" w:hAnsi="Arial" w:cs="Arial"/>
                <w:sz w:val="20"/>
              </w:rPr>
              <w:t>Единица измерения интервала планирования</w:t>
            </w:r>
          </w:p>
        </w:tc>
        <w:tc>
          <w:tcPr>
            <w:tcW w:w="411" w:type="pct"/>
          </w:tcPr>
          <w:p w14:paraId="27812E86" w14:textId="77777777" w:rsidR="00972D19" w:rsidRPr="000E13BC" w:rsidRDefault="00972D19" w:rsidP="00972D19">
            <w:pPr>
              <w:jc w:val="center"/>
              <w:rPr>
                <w:rFonts w:ascii="Arial" w:hAnsi="Arial" w:cs="Arial"/>
                <w:sz w:val="20"/>
                <w:lang w:val="en-US"/>
              </w:rPr>
            </w:pPr>
            <w:r w:rsidRPr="000E13BC">
              <w:rPr>
                <w:rFonts w:ascii="Arial" w:hAnsi="Arial" w:cs="Arial"/>
                <w:sz w:val="20"/>
                <w:lang w:val="en-US"/>
              </w:rPr>
              <w:t>UNIT, 3</w:t>
            </w:r>
          </w:p>
          <w:p w14:paraId="21E2A4D2" w14:textId="77777777" w:rsidR="00972D19" w:rsidRPr="000E13BC" w:rsidRDefault="00972D19" w:rsidP="00972D19">
            <w:pPr>
              <w:jc w:val="center"/>
              <w:rPr>
                <w:rFonts w:ascii="Arial" w:hAnsi="Arial" w:cs="Arial"/>
                <w:sz w:val="20"/>
              </w:rPr>
            </w:pPr>
            <w:r w:rsidRPr="000E13BC">
              <w:rPr>
                <w:rFonts w:ascii="Arial" w:hAnsi="Arial" w:cs="Arial"/>
                <w:sz w:val="20"/>
              </w:rPr>
              <w:t>Единица измерения</w:t>
            </w:r>
          </w:p>
        </w:tc>
        <w:tc>
          <w:tcPr>
            <w:tcW w:w="465" w:type="pct"/>
          </w:tcPr>
          <w:p w14:paraId="0ED9D379" w14:textId="77777777" w:rsidR="00972D19" w:rsidRPr="000E13BC" w:rsidRDefault="00972D19" w:rsidP="00972D19">
            <w:pPr>
              <w:jc w:val="center"/>
              <w:rPr>
                <w:rFonts w:ascii="Arial" w:hAnsi="Arial" w:cs="Arial"/>
                <w:sz w:val="20"/>
              </w:rPr>
            </w:pPr>
            <w:r w:rsidRPr="000E13BC">
              <w:rPr>
                <w:rFonts w:ascii="Arial" w:hAnsi="Arial" w:cs="Arial"/>
                <w:sz w:val="20"/>
                <w:lang w:val="en-US"/>
              </w:rPr>
              <w:t>T351-</w:t>
            </w:r>
            <w:r w:rsidRPr="000E13BC">
              <w:rPr>
                <w:rFonts w:ascii="Arial" w:hAnsi="Arial" w:cs="Arial"/>
                <w:sz w:val="20"/>
              </w:rPr>
              <w:t>ZEIEH</w:t>
            </w:r>
          </w:p>
        </w:tc>
        <w:tc>
          <w:tcPr>
            <w:tcW w:w="456" w:type="pct"/>
          </w:tcPr>
          <w:p w14:paraId="559291DC" w14:textId="19C08C59" w:rsidR="00972D19" w:rsidRPr="00696F74" w:rsidRDefault="005003A2" w:rsidP="00972D19">
            <w:pPr>
              <w:jc w:val="center"/>
              <w:rPr>
                <w:rFonts w:ascii="Arial" w:hAnsi="Arial" w:cs="Arial"/>
                <w:sz w:val="20"/>
              </w:rPr>
            </w:pPr>
            <w:r w:rsidRPr="000E13BC">
              <w:rPr>
                <w:rFonts w:ascii="Arial" w:hAnsi="Arial" w:cs="Arial"/>
                <w:sz w:val="20"/>
                <w:rPrChange w:id="14937" w:author="Александр" w:date="2020-04-13T09:45:00Z">
                  <w:rPr>
                    <w:rFonts w:ascii="Arial" w:hAnsi="Arial" w:cs="Arial"/>
                    <w:sz w:val="20"/>
                    <w:highlight w:val="yellow"/>
                  </w:rPr>
                </w:rPrChange>
              </w:rPr>
              <w:t>Х</w:t>
            </w:r>
          </w:p>
        </w:tc>
        <w:tc>
          <w:tcPr>
            <w:tcW w:w="537" w:type="pct"/>
          </w:tcPr>
          <w:p w14:paraId="72F29B02" w14:textId="7E769960" w:rsidR="00972D19" w:rsidRPr="00696F74" w:rsidRDefault="005003A2" w:rsidP="00972D19">
            <w:pPr>
              <w:jc w:val="center"/>
              <w:rPr>
                <w:rFonts w:ascii="Arial" w:hAnsi="Arial" w:cs="Arial"/>
                <w:sz w:val="20"/>
                <w:lang w:val="en-US"/>
              </w:rPr>
            </w:pPr>
            <w:r w:rsidRPr="000E13BC">
              <w:rPr>
                <w:rFonts w:ascii="Arial" w:hAnsi="Arial" w:cs="Arial"/>
                <w:sz w:val="20"/>
                <w:rPrChange w:id="14938" w:author="Александр" w:date="2020-04-13T09:45:00Z">
                  <w:rPr>
                    <w:rFonts w:ascii="Arial" w:hAnsi="Arial" w:cs="Arial"/>
                    <w:sz w:val="20"/>
                    <w:highlight w:val="yellow"/>
                  </w:rPr>
                </w:rPrChange>
              </w:rPr>
              <w:t>Для всех объектов</w:t>
            </w:r>
          </w:p>
        </w:tc>
        <w:tc>
          <w:tcPr>
            <w:tcW w:w="401" w:type="pct"/>
          </w:tcPr>
          <w:p w14:paraId="60317FC1" w14:textId="5E9C6612" w:rsidR="00972D19" w:rsidRPr="000E13BC" w:rsidRDefault="00972D19" w:rsidP="00972D19">
            <w:pPr>
              <w:jc w:val="center"/>
              <w:rPr>
                <w:rFonts w:ascii="Arial" w:hAnsi="Arial" w:cs="Arial"/>
                <w:sz w:val="20"/>
              </w:rPr>
            </w:pPr>
            <w:r w:rsidRPr="000E13BC">
              <w:rPr>
                <w:rFonts w:ascii="Arial" w:hAnsi="Arial" w:cs="Arial"/>
                <w:sz w:val="20"/>
                <w:lang w:val="en-US"/>
              </w:rPr>
              <w:t>-</w:t>
            </w:r>
          </w:p>
        </w:tc>
        <w:tc>
          <w:tcPr>
            <w:tcW w:w="447" w:type="pct"/>
          </w:tcPr>
          <w:p w14:paraId="65FEFBD5" w14:textId="774AFC44" w:rsidR="00972D19" w:rsidRPr="000E13BC" w:rsidRDefault="00972D19" w:rsidP="00972D19">
            <w:pPr>
              <w:jc w:val="center"/>
              <w:rPr>
                <w:rFonts w:ascii="Arial" w:hAnsi="Arial" w:cs="Arial"/>
                <w:sz w:val="20"/>
              </w:rPr>
            </w:pPr>
            <w:r w:rsidRPr="000E13BC">
              <w:rPr>
                <w:rFonts w:ascii="Arial" w:hAnsi="Arial" w:cs="Arial"/>
                <w:sz w:val="20"/>
              </w:rPr>
              <w:t>Выбор из справочника</w:t>
            </w:r>
          </w:p>
        </w:tc>
        <w:tc>
          <w:tcPr>
            <w:tcW w:w="356" w:type="pct"/>
          </w:tcPr>
          <w:p w14:paraId="021009BA" w14:textId="67257E85" w:rsidR="00972D19" w:rsidRPr="000E13BC" w:rsidRDefault="00972D19" w:rsidP="00972D19">
            <w:pPr>
              <w:jc w:val="center"/>
              <w:rPr>
                <w:rFonts w:ascii="Arial" w:hAnsi="Arial" w:cs="Arial"/>
                <w:sz w:val="20"/>
              </w:rPr>
            </w:pPr>
            <w:r w:rsidRPr="000E13BC">
              <w:rPr>
                <w:rFonts w:ascii="Arial" w:hAnsi="Arial" w:cs="Arial"/>
                <w:sz w:val="20"/>
                <w:lang w:val="en-US"/>
              </w:rPr>
              <w:t>SAP</w:t>
            </w:r>
          </w:p>
        </w:tc>
      </w:tr>
      <w:tr w:rsidR="00726EF2" w:rsidRPr="0086487D" w14:paraId="7C46F9CA" w14:textId="77777777" w:rsidTr="00535C30">
        <w:trPr>
          <w:cantSplit/>
        </w:trPr>
        <w:tc>
          <w:tcPr>
            <w:tcW w:w="179" w:type="pct"/>
          </w:tcPr>
          <w:p w14:paraId="75F25DFB" w14:textId="655395AF" w:rsidR="00726EF2" w:rsidRPr="00696F74" w:rsidRDefault="00726EF2" w:rsidP="00726EF2">
            <w:pPr>
              <w:rPr>
                <w:rFonts w:ascii="Arial" w:hAnsi="Arial" w:cs="Arial"/>
                <w:sz w:val="20"/>
              </w:rPr>
            </w:pPr>
            <w:r w:rsidRPr="00696F74">
              <w:rPr>
                <w:rFonts w:ascii="Arial" w:hAnsi="Arial" w:cs="Arial"/>
                <w:sz w:val="20"/>
              </w:rPr>
              <w:t>5.</w:t>
            </w:r>
          </w:p>
        </w:tc>
        <w:tc>
          <w:tcPr>
            <w:tcW w:w="329" w:type="pct"/>
          </w:tcPr>
          <w:p w14:paraId="6E0C6FF9" w14:textId="64C79267" w:rsidR="00726EF2" w:rsidRPr="000E13BC" w:rsidRDefault="00726EF2" w:rsidP="00726EF2">
            <w:pPr>
              <w:jc w:val="center"/>
              <w:rPr>
                <w:rFonts w:ascii="Arial" w:hAnsi="Arial" w:cs="Arial"/>
                <w:sz w:val="20"/>
                <w:rPrChange w:id="14939" w:author="Александр" w:date="2020-04-13T09:45:00Z">
                  <w:rPr>
                    <w:rFonts w:ascii="Arial" w:hAnsi="Arial" w:cs="Arial"/>
                    <w:sz w:val="20"/>
                    <w:highlight w:val="yellow"/>
                  </w:rPr>
                </w:rPrChange>
              </w:rPr>
            </w:pPr>
            <w:r w:rsidRPr="000E13BC">
              <w:rPr>
                <w:rFonts w:ascii="Arial" w:hAnsi="Arial" w:cs="Arial"/>
                <w:sz w:val="20"/>
                <w:rPrChange w:id="14940" w:author="Александр" w:date="2020-04-13T09:45:00Z">
                  <w:rPr>
                    <w:rFonts w:ascii="Arial" w:hAnsi="Arial" w:cs="Arial"/>
                    <w:sz w:val="20"/>
                    <w:highlight w:val="yellow"/>
                  </w:rPr>
                </w:rPrChange>
              </w:rPr>
              <w:t>Стратегия</w:t>
            </w:r>
          </w:p>
        </w:tc>
        <w:tc>
          <w:tcPr>
            <w:tcW w:w="505" w:type="pct"/>
          </w:tcPr>
          <w:p w14:paraId="6E30A528" w14:textId="1AD1966B" w:rsidR="00726EF2" w:rsidRPr="000E13BC" w:rsidRDefault="00726EF2" w:rsidP="00726EF2">
            <w:pPr>
              <w:jc w:val="left"/>
              <w:rPr>
                <w:rFonts w:ascii="Arial" w:hAnsi="Arial" w:cs="Arial"/>
                <w:sz w:val="20"/>
                <w:rPrChange w:id="14941" w:author="Александр" w:date="2020-04-13T09:45:00Z">
                  <w:rPr>
                    <w:rFonts w:ascii="Arial" w:hAnsi="Arial" w:cs="Arial"/>
                    <w:sz w:val="20"/>
                    <w:highlight w:val="yellow"/>
                  </w:rPr>
                </w:rPrChange>
              </w:rPr>
            </w:pPr>
            <w:del w:id="14942" w:author="Владимир Лаут" w:date="2021-04-07T19:08:00Z">
              <w:r w:rsidRPr="000E13BC" w:rsidDel="000E7523">
                <w:rPr>
                  <w:rFonts w:ascii="Arial" w:hAnsi="Arial" w:cs="Arial"/>
                  <w:sz w:val="20"/>
                  <w:rPrChange w:id="14943" w:author="Александр" w:date="2020-04-13T09:45:00Z">
                    <w:rPr>
                      <w:rFonts w:ascii="Arial" w:hAnsi="Arial" w:cs="Arial"/>
                      <w:sz w:val="20"/>
                      <w:highlight w:val="yellow"/>
                    </w:rPr>
                  </w:rPrChange>
                </w:rPr>
                <w:delText>Производственый</w:delText>
              </w:r>
            </w:del>
            <w:ins w:id="14944" w:author="Владимир Лаут" w:date="2021-04-07T19:08:00Z">
              <w:r w:rsidR="000E7523" w:rsidRPr="000E13BC">
                <w:rPr>
                  <w:rFonts w:ascii="Arial" w:hAnsi="Arial" w:cs="Arial"/>
                  <w:sz w:val="20"/>
                </w:rPr>
                <w:t>Производственный</w:t>
              </w:r>
            </w:ins>
            <w:r w:rsidRPr="000E13BC">
              <w:rPr>
                <w:rFonts w:ascii="Arial" w:hAnsi="Arial" w:cs="Arial"/>
                <w:sz w:val="20"/>
                <w:rPrChange w:id="14945" w:author="Александр" w:date="2020-04-13T09:45:00Z">
                  <w:rPr>
                    <w:rFonts w:ascii="Arial" w:hAnsi="Arial" w:cs="Arial"/>
                    <w:sz w:val="20"/>
                    <w:highlight w:val="yellow"/>
                  </w:rPr>
                </w:rPrChange>
              </w:rPr>
              <w:t xml:space="preserve"> календарь</w:t>
            </w:r>
          </w:p>
        </w:tc>
        <w:tc>
          <w:tcPr>
            <w:tcW w:w="914" w:type="pct"/>
          </w:tcPr>
          <w:p w14:paraId="5B3CD98E" w14:textId="4D3DB004" w:rsidR="00726EF2" w:rsidRPr="000E13BC" w:rsidRDefault="00726EF2" w:rsidP="00726EF2">
            <w:pPr>
              <w:jc w:val="left"/>
              <w:rPr>
                <w:rFonts w:ascii="Arial" w:hAnsi="Arial" w:cs="Arial"/>
                <w:sz w:val="20"/>
                <w:rPrChange w:id="14946" w:author="Александр" w:date="2020-04-13T09:45:00Z">
                  <w:rPr>
                    <w:rFonts w:ascii="Arial" w:hAnsi="Arial" w:cs="Arial"/>
                    <w:sz w:val="20"/>
                    <w:highlight w:val="yellow"/>
                  </w:rPr>
                </w:rPrChange>
              </w:rPr>
            </w:pPr>
            <w:r w:rsidRPr="000E13BC">
              <w:rPr>
                <w:rFonts w:ascii="Arial" w:hAnsi="Arial" w:cs="Arial"/>
                <w:sz w:val="20"/>
                <w:rPrChange w:id="14947" w:author="Александр" w:date="2020-04-13T09:45:00Z">
                  <w:rPr>
                    <w:rFonts w:ascii="Arial" w:hAnsi="Arial" w:cs="Arial"/>
                    <w:sz w:val="20"/>
                    <w:highlight w:val="yellow"/>
                  </w:rPr>
                </w:rPrChange>
              </w:rPr>
              <w:t>Код производственного календаря</w:t>
            </w:r>
          </w:p>
        </w:tc>
        <w:tc>
          <w:tcPr>
            <w:tcW w:w="411" w:type="pct"/>
          </w:tcPr>
          <w:p w14:paraId="4872F753" w14:textId="66E11E48" w:rsidR="00726EF2" w:rsidRPr="000E13BC" w:rsidRDefault="00726EF2" w:rsidP="00726EF2">
            <w:pPr>
              <w:jc w:val="center"/>
              <w:rPr>
                <w:rFonts w:ascii="Arial" w:hAnsi="Arial" w:cs="Arial"/>
                <w:sz w:val="20"/>
                <w:lang w:val="en-US"/>
                <w:rPrChange w:id="14948" w:author="Александр" w:date="2020-04-13T09:45:00Z">
                  <w:rPr>
                    <w:rFonts w:ascii="Arial" w:hAnsi="Arial" w:cs="Arial"/>
                    <w:sz w:val="20"/>
                    <w:highlight w:val="yellow"/>
                    <w:lang w:val="en-US"/>
                  </w:rPr>
                </w:rPrChange>
              </w:rPr>
            </w:pPr>
            <w:r w:rsidRPr="000E13BC">
              <w:rPr>
                <w:rFonts w:ascii="Arial" w:hAnsi="Arial" w:cs="Arial"/>
                <w:sz w:val="20"/>
                <w:lang w:val="en-US"/>
                <w:rPrChange w:id="14949" w:author="Александр" w:date="2020-04-13T09:45:00Z">
                  <w:rPr>
                    <w:rFonts w:ascii="Arial" w:hAnsi="Arial" w:cs="Arial"/>
                    <w:sz w:val="20"/>
                    <w:highlight w:val="yellow"/>
                    <w:lang w:val="en-US"/>
                  </w:rPr>
                </w:rPrChange>
              </w:rPr>
              <w:t>CHAR, 2</w:t>
            </w:r>
          </w:p>
        </w:tc>
        <w:tc>
          <w:tcPr>
            <w:tcW w:w="465" w:type="pct"/>
          </w:tcPr>
          <w:p w14:paraId="7D8703B7" w14:textId="198D9619" w:rsidR="00726EF2" w:rsidRPr="000E13BC" w:rsidRDefault="00726EF2" w:rsidP="00726EF2">
            <w:pPr>
              <w:jc w:val="center"/>
              <w:rPr>
                <w:rFonts w:ascii="Arial" w:hAnsi="Arial" w:cs="Arial"/>
                <w:sz w:val="20"/>
                <w:lang w:val="en-US"/>
                <w:rPrChange w:id="14950" w:author="Александр" w:date="2020-04-13T09:45:00Z">
                  <w:rPr>
                    <w:rFonts w:ascii="Arial" w:hAnsi="Arial" w:cs="Arial"/>
                    <w:sz w:val="20"/>
                    <w:highlight w:val="yellow"/>
                    <w:lang w:val="en-US"/>
                  </w:rPr>
                </w:rPrChange>
              </w:rPr>
            </w:pPr>
            <w:r w:rsidRPr="000E13BC">
              <w:rPr>
                <w:rFonts w:ascii="Arial" w:hAnsi="Arial" w:cs="Arial"/>
                <w:sz w:val="20"/>
                <w:lang w:val="en-US"/>
                <w:rPrChange w:id="14951" w:author="Александр" w:date="2020-04-13T09:45:00Z">
                  <w:rPr>
                    <w:rFonts w:ascii="Arial" w:hAnsi="Arial" w:cs="Arial"/>
                    <w:sz w:val="20"/>
                    <w:highlight w:val="yellow"/>
                    <w:lang w:val="en-US"/>
                  </w:rPr>
                </w:rPrChange>
              </w:rPr>
              <w:t>T351-</w:t>
            </w:r>
            <w:r w:rsidRPr="000E13BC">
              <w:rPr>
                <w:rFonts w:ascii="Arial" w:hAnsi="Arial" w:cs="Arial"/>
                <w:sz w:val="20"/>
                <w:rPrChange w:id="14952" w:author="Александр" w:date="2020-04-13T09:45:00Z">
                  <w:rPr>
                    <w:rFonts w:ascii="Arial" w:hAnsi="Arial" w:cs="Arial"/>
                    <w:sz w:val="20"/>
                    <w:highlight w:val="yellow"/>
                  </w:rPr>
                </w:rPrChange>
              </w:rPr>
              <w:t>FABKL</w:t>
            </w:r>
          </w:p>
        </w:tc>
        <w:tc>
          <w:tcPr>
            <w:tcW w:w="456" w:type="pct"/>
          </w:tcPr>
          <w:p w14:paraId="3FA67825" w14:textId="68306907" w:rsidR="00726EF2" w:rsidRPr="000E13BC" w:rsidRDefault="000E13BC" w:rsidP="00726EF2">
            <w:pPr>
              <w:jc w:val="center"/>
              <w:rPr>
                <w:rFonts w:ascii="Arial" w:hAnsi="Arial" w:cs="Arial"/>
                <w:sz w:val="20"/>
                <w:rPrChange w:id="14953" w:author="Александр" w:date="2020-04-13T09:45:00Z">
                  <w:rPr>
                    <w:rFonts w:ascii="Arial" w:hAnsi="Arial" w:cs="Arial"/>
                    <w:sz w:val="20"/>
                    <w:highlight w:val="yellow"/>
                  </w:rPr>
                </w:rPrChange>
              </w:rPr>
            </w:pPr>
            <w:ins w:id="14954" w:author="Александр" w:date="2020-04-13T09:45:00Z">
              <w:r>
                <w:rPr>
                  <w:rFonts w:ascii="Arial" w:hAnsi="Arial" w:cs="Arial"/>
                  <w:sz w:val="20"/>
                </w:rPr>
                <w:t>-</w:t>
              </w:r>
            </w:ins>
            <w:del w:id="14955" w:author="Александр" w:date="2020-04-13T09:45:00Z">
              <w:r w:rsidR="00726EF2" w:rsidRPr="000E13BC" w:rsidDel="000E13BC">
                <w:rPr>
                  <w:rFonts w:ascii="Arial" w:hAnsi="Arial" w:cs="Arial"/>
                  <w:sz w:val="20"/>
                  <w:rPrChange w:id="14956" w:author="Александр" w:date="2020-04-13T09:45:00Z">
                    <w:rPr>
                      <w:rFonts w:ascii="Arial" w:hAnsi="Arial" w:cs="Arial"/>
                      <w:sz w:val="20"/>
                      <w:highlight w:val="yellow"/>
                    </w:rPr>
                  </w:rPrChange>
                </w:rPr>
                <w:delText>Х</w:delText>
              </w:r>
            </w:del>
          </w:p>
        </w:tc>
        <w:tc>
          <w:tcPr>
            <w:tcW w:w="537" w:type="pct"/>
          </w:tcPr>
          <w:p w14:paraId="705BF63C" w14:textId="5DB270F5" w:rsidR="00726EF2" w:rsidRPr="000E13BC" w:rsidRDefault="000E13BC" w:rsidP="00726EF2">
            <w:pPr>
              <w:jc w:val="center"/>
              <w:rPr>
                <w:rFonts w:ascii="Arial" w:hAnsi="Arial" w:cs="Arial"/>
                <w:sz w:val="20"/>
                <w:rPrChange w:id="14957" w:author="Александр" w:date="2020-04-13T09:45:00Z">
                  <w:rPr>
                    <w:rFonts w:ascii="Arial" w:hAnsi="Arial" w:cs="Arial"/>
                    <w:sz w:val="20"/>
                    <w:highlight w:val="yellow"/>
                  </w:rPr>
                </w:rPrChange>
              </w:rPr>
            </w:pPr>
            <w:ins w:id="14958" w:author="Александр" w:date="2020-04-13T09:46:00Z">
              <w:r>
                <w:rPr>
                  <w:rFonts w:ascii="Arial" w:hAnsi="Arial" w:cs="Arial"/>
                  <w:sz w:val="20"/>
                </w:rPr>
                <w:t>Не используется в текущем решении</w:t>
              </w:r>
            </w:ins>
            <w:del w:id="14959" w:author="Александр" w:date="2020-04-13T09:46:00Z">
              <w:r w:rsidR="00726EF2" w:rsidRPr="000E13BC" w:rsidDel="000E13BC">
                <w:rPr>
                  <w:rFonts w:ascii="Arial" w:hAnsi="Arial" w:cs="Arial"/>
                  <w:sz w:val="20"/>
                  <w:rPrChange w:id="14960" w:author="Александр" w:date="2020-04-13T09:45:00Z">
                    <w:rPr>
                      <w:rFonts w:ascii="Arial" w:hAnsi="Arial" w:cs="Arial"/>
                      <w:sz w:val="20"/>
                      <w:highlight w:val="yellow"/>
                    </w:rPr>
                  </w:rPrChange>
                </w:rPr>
                <w:delText>Для всех объектов</w:delText>
              </w:r>
            </w:del>
          </w:p>
        </w:tc>
        <w:tc>
          <w:tcPr>
            <w:tcW w:w="401" w:type="pct"/>
          </w:tcPr>
          <w:p w14:paraId="130250FD" w14:textId="1C48C946" w:rsidR="00726EF2" w:rsidRPr="000E13BC" w:rsidRDefault="00726EF2" w:rsidP="00726EF2">
            <w:pPr>
              <w:jc w:val="center"/>
              <w:rPr>
                <w:rFonts w:ascii="Arial" w:hAnsi="Arial" w:cs="Arial"/>
                <w:sz w:val="20"/>
                <w:lang w:val="en-US"/>
                <w:rPrChange w:id="14961" w:author="Александр" w:date="2020-04-13T09:45:00Z">
                  <w:rPr>
                    <w:rFonts w:ascii="Arial" w:hAnsi="Arial" w:cs="Arial"/>
                    <w:sz w:val="20"/>
                    <w:highlight w:val="yellow"/>
                    <w:lang w:val="en-US"/>
                  </w:rPr>
                </w:rPrChange>
              </w:rPr>
            </w:pPr>
            <w:r w:rsidRPr="000E13BC">
              <w:rPr>
                <w:rFonts w:ascii="Arial" w:hAnsi="Arial" w:cs="Arial"/>
                <w:sz w:val="20"/>
                <w:lang w:val="en-US"/>
                <w:rPrChange w:id="14962" w:author="Александр" w:date="2020-04-13T09:45:00Z">
                  <w:rPr>
                    <w:rFonts w:ascii="Arial" w:hAnsi="Arial" w:cs="Arial"/>
                    <w:sz w:val="20"/>
                    <w:highlight w:val="yellow"/>
                    <w:lang w:val="en-US"/>
                  </w:rPr>
                </w:rPrChange>
              </w:rPr>
              <w:t>-</w:t>
            </w:r>
          </w:p>
        </w:tc>
        <w:tc>
          <w:tcPr>
            <w:tcW w:w="447" w:type="pct"/>
          </w:tcPr>
          <w:p w14:paraId="5AE9B0AE" w14:textId="2F5E323C" w:rsidR="00726EF2" w:rsidRPr="000E13BC" w:rsidRDefault="00726EF2" w:rsidP="00726EF2">
            <w:pPr>
              <w:jc w:val="center"/>
              <w:rPr>
                <w:rFonts w:ascii="Arial" w:hAnsi="Arial" w:cs="Arial"/>
                <w:sz w:val="20"/>
                <w:rPrChange w:id="14963" w:author="Александр" w:date="2020-04-13T09:45:00Z">
                  <w:rPr>
                    <w:rFonts w:ascii="Arial" w:hAnsi="Arial" w:cs="Arial"/>
                    <w:sz w:val="20"/>
                    <w:highlight w:val="yellow"/>
                  </w:rPr>
                </w:rPrChange>
              </w:rPr>
            </w:pPr>
            <w:r w:rsidRPr="000E13BC">
              <w:rPr>
                <w:rFonts w:ascii="Arial" w:hAnsi="Arial" w:cs="Arial"/>
                <w:sz w:val="20"/>
                <w:rPrChange w:id="14964" w:author="Александр" w:date="2020-04-13T09:45:00Z">
                  <w:rPr>
                    <w:rFonts w:ascii="Arial" w:hAnsi="Arial" w:cs="Arial"/>
                    <w:sz w:val="20"/>
                    <w:highlight w:val="yellow"/>
                  </w:rPr>
                </w:rPrChange>
              </w:rPr>
              <w:t>Выбор из справочника</w:t>
            </w:r>
          </w:p>
        </w:tc>
        <w:tc>
          <w:tcPr>
            <w:tcW w:w="356" w:type="pct"/>
          </w:tcPr>
          <w:p w14:paraId="522BFAF2" w14:textId="4BB9FD4A" w:rsidR="00726EF2" w:rsidRPr="000E13BC" w:rsidRDefault="00726EF2" w:rsidP="00726EF2">
            <w:pPr>
              <w:jc w:val="center"/>
              <w:rPr>
                <w:rFonts w:ascii="Arial" w:hAnsi="Arial" w:cs="Arial"/>
                <w:sz w:val="20"/>
                <w:lang w:val="en-US"/>
                <w:rPrChange w:id="14965" w:author="Александр" w:date="2020-04-13T09:45:00Z">
                  <w:rPr>
                    <w:rFonts w:ascii="Arial" w:hAnsi="Arial" w:cs="Arial"/>
                    <w:sz w:val="20"/>
                    <w:highlight w:val="yellow"/>
                    <w:lang w:val="en-US"/>
                  </w:rPr>
                </w:rPrChange>
              </w:rPr>
            </w:pPr>
            <w:r w:rsidRPr="000E13BC">
              <w:rPr>
                <w:rFonts w:ascii="Arial" w:hAnsi="Arial" w:cs="Arial"/>
                <w:sz w:val="20"/>
                <w:lang w:val="en-US"/>
                <w:rPrChange w:id="14966" w:author="Александр" w:date="2020-04-13T09:45:00Z">
                  <w:rPr>
                    <w:rFonts w:ascii="Arial" w:hAnsi="Arial" w:cs="Arial"/>
                    <w:sz w:val="20"/>
                    <w:highlight w:val="yellow"/>
                    <w:lang w:val="en-US"/>
                  </w:rPr>
                </w:rPrChange>
              </w:rPr>
              <w:t>SAP</w:t>
            </w:r>
          </w:p>
        </w:tc>
      </w:tr>
      <w:tr w:rsidR="000E13BC" w:rsidRPr="0086487D" w14:paraId="7AD31587" w14:textId="77777777" w:rsidTr="00535C30">
        <w:trPr>
          <w:cantSplit/>
        </w:trPr>
        <w:tc>
          <w:tcPr>
            <w:tcW w:w="179" w:type="pct"/>
          </w:tcPr>
          <w:p w14:paraId="6F77DC82" w14:textId="5852B710" w:rsidR="000E13BC" w:rsidRPr="00696F74" w:rsidRDefault="000E13BC" w:rsidP="000E13BC">
            <w:pPr>
              <w:rPr>
                <w:rFonts w:ascii="Arial" w:hAnsi="Arial" w:cs="Arial"/>
                <w:sz w:val="20"/>
              </w:rPr>
            </w:pPr>
            <w:r w:rsidRPr="00696F74">
              <w:rPr>
                <w:rFonts w:ascii="Arial" w:hAnsi="Arial" w:cs="Arial"/>
                <w:sz w:val="20"/>
              </w:rPr>
              <w:t>6.</w:t>
            </w:r>
          </w:p>
        </w:tc>
        <w:tc>
          <w:tcPr>
            <w:tcW w:w="329" w:type="pct"/>
          </w:tcPr>
          <w:p w14:paraId="64534CE7" w14:textId="150E659F" w:rsidR="000E13BC" w:rsidRPr="000E13BC" w:rsidRDefault="000E13BC" w:rsidP="000E13BC">
            <w:pPr>
              <w:jc w:val="center"/>
              <w:rPr>
                <w:rFonts w:ascii="Arial" w:hAnsi="Arial" w:cs="Arial"/>
                <w:sz w:val="20"/>
                <w:rPrChange w:id="14967" w:author="Александр" w:date="2020-04-13T09:45:00Z">
                  <w:rPr>
                    <w:rFonts w:ascii="Arial" w:hAnsi="Arial" w:cs="Arial"/>
                    <w:sz w:val="20"/>
                    <w:highlight w:val="yellow"/>
                  </w:rPr>
                </w:rPrChange>
              </w:rPr>
            </w:pPr>
            <w:r w:rsidRPr="000E13BC">
              <w:rPr>
                <w:rFonts w:ascii="Arial" w:hAnsi="Arial" w:cs="Arial"/>
                <w:sz w:val="20"/>
                <w:rPrChange w:id="14968" w:author="Александр" w:date="2020-04-13T09:45:00Z">
                  <w:rPr>
                    <w:rFonts w:ascii="Arial" w:hAnsi="Arial" w:cs="Arial"/>
                    <w:sz w:val="20"/>
                    <w:highlight w:val="yellow"/>
                  </w:rPr>
                </w:rPrChange>
              </w:rPr>
              <w:t>Стратегия</w:t>
            </w:r>
          </w:p>
        </w:tc>
        <w:tc>
          <w:tcPr>
            <w:tcW w:w="505" w:type="pct"/>
          </w:tcPr>
          <w:p w14:paraId="6ABA267D" w14:textId="769A7D3C" w:rsidR="000E13BC" w:rsidRPr="000E13BC" w:rsidRDefault="000E13BC" w:rsidP="000E13BC">
            <w:pPr>
              <w:jc w:val="left"/>
              <w:rPr>
                <w:rFonts w:ascii="Arial" w:hAnsi="Arial" w:cs="Arial"/>
                <w:sz w:val="20"/>
                <w:rPrChange w:id="14969" w:author="Александр" w:date="2020-04-13T09:45:00Z">
                  <w:rPr>
                    <w:rFonts w:ascii="Arial" w:hAnsi="Arial" w:cs="Arial"/>
                    <w:sz w:val="20"/>
                    <w:highlight w:val="yellow"/>
                  </w:rPr>
                </w:rPrChange>
              </w:rPr>
            </w:pPr>
            <w:r w:rsidRPr="000E13BC">
              <w:rPr>
                <w:rFonts w:ascii="Arial" w:hAnsi="Arial" w:cs="Arial"/>
                <w:sz w:val="20"/>
                <w:rPrChange w:id="14970" w:author="Александр" w:date="2020-04-13T09:45:00Z">
                  <w:rPr>
                    <w:rFonts w:ascii="Arial" w:hAnsi="Arial" w:cs="Arial"/>
                    <w:sz w:val="20"/>
                    <w:highlight w:val="yellow"/>
                  </w:rPr>
                </w:rPrChange>
              </w:rPr>
              <w:t>КСС при задержке выполнения</w:t>
            </w:r>
          </w:p>
        </w:tc>
        <w:tc>
          <w:tcPr>
            <w:tcW w:w="914" w:type="pct"/>
          </w:tcPr>
          <w:p w14:paraId="02636AD2" w14:textId="25CF02B3" w:rsidR="000E13BC" w:rsidRPr="000E13BC" w:rsidRDefault="000E13BC" w:rsidP="000E13BC">
            <w:pPr>
              <w:jc w:val="left"/>
              <w:rPr>
                <w:rFonts w:ascii="Arial" w:hAnsi="Arial" w:cs="Arial"/>
                <w:sz w:val="20"/>
                <w:rPrChange w:id="14971" w:author="Александр" w:date="2020-04-13T09:45:00Z">
                  <w:rPr>
                    <w:rFonts w:ascii="Arial" w:hAnsi="Arial" w:cs="Arial"/>
                    <w:sz w:val="20"/>
                    <w:highlight w:val="yellow"/>
                  </w:rPr>
                </w:rPrChange>
              </w:rPr>
            </w:pPr>
            <w:r w:rsidRPr="000E13BC">
              <w:rPr>
                <w:rFonts w:ascii="Arial" w:hAnsi="Arial" w:cs="Arial"/>
                <w:sz w:val="20"/>
                <w:rPrChange w:id="14972" w:author="Александр" w:date="2020-04-13T09:45:00Z">
                  <w:rPr>
                    <w:rFonts w:ascii="Arial" w:hAnsi="Arial" w:cs="Arial"/>
                    <w:sz w:val="20"/>
                    <w:highlight w:val="yellow"/>
                  </w:rPr>
                </w:rPrChange>
              </w:rPr>
              <w:t>Коэффициент смещения срока при задержке выполнения</w:t>
            </w:r>
          </w:p>
        </w:tc>
        <w:tc>
          <w:tcPr>
            <w:tcW w:w="411" w:type="pct"/>
          </w:tcPr>
          <w:p w14:paraId="3B05B2DC" w14:textId="2F62F1FB" w:rsidR="000E13BC" w:rsidRPr="000E13BC" w:rsidRDefault="000E13BC" w:rsidP="000E13BC">
            <w:pPr>
              <w:jc w:val="center"/>
              <w:rPr>
                <w:rFonts w:ascii="Arial" w:hAnsi="Arial" w:cs="Arial"/>
                <w:sz w:val="20"/>
                <w:lang w:val="en-US"/>
                <w:rPrChange w:id="14973" w:author="Александр" w:date="2020-04-13T09:45:00Z">
                  <w:rPr>
                    <w:rFonts w:ascii="Arial" w:hAnsi="Arial" w:cs="Arial"/>
                    <w:sz w:val="20"/>
                    <w:highlight w:val="yellow"/>
                    <w:lang w:val="en-US"/>
                  </w:rPr>
                </w:rPrChange>
              </w:rPr>
            </w:pPr>
            <w:r w:rsidRPr="000E13BC">
              <w:rPr>
                <w:rFonts w:ascii="Arial" w:hAnsi="Arial" w:cs="Arial"/>
                <w:sz w:val="20"/>
                <w:lang w:val="en-US"/>
                <w:rPrChange w:id="14974" w:author="Александр" w:date="2020-04-13T09:45:00Z">
                  <w:rPr>
                    <w:rFonts w:ascii="Arial" w:hAnsi="Arial" w:cs="Arial"/>
                    <w:sz w:val="20"/>
                    <w:highlight w:val="yellow"/>
                    <w:lang w:val="en-US"/>
                  </w:rPr>
                </w:rPrChange>
              </w:rPr>
              <w:t>NUMC, 3</w:t>
            </w:r>
          </w:p>
        </w:tc>
        <w:tc>
          <w:tcPr>
            <w:tcW w:w="465" w:type="pct"/>
          </w:tcPr>
          <w:p w14:paraId="64AB8115" w14:textId="088CFAC1" w:rsidR="000E13BC" w:rsidRPr="000E13BC" w:rsidRDefault="000E13BC" w:rsidP="000E13BC">
            <w:pPr>
              <w:jc w:val="center"/>
              <w:rPr>
                <w:rFonts w:ascii="Arial" w:hAnsi="Arial" w:cs="Arial"/>
                <w:sz w:val="20"/>
                <w:lang w:val="en-US"/>
                <w:rPrChange w:id="14975" w:author="Александр" w:date="2020-04-13T09:45:00Z">
                  <w:rPr>
                    <w:rFonts w:ascii="Arial" w:hAnsi="Arial" w:cs="Arial"/>
                    <w:sz w:val="20"/>
                    <w:highlight w:val="yellow"/>
                    <w:lang w:val="en-US"/>
                  </w:rPr>
                </w:rPrChange>
              </w:rPr>
            </w:pPr>
            <w:r w:rsidRPr="000E13BC">
              <w:rPr>
                <w:rFonts w:ascii="Arial" w:hAnsi="Arial" w:cs="Arial"/>
                <w:sz w:val="20"/>
                <w:lang w:val="en-US"/>
                <w:rPrChange w:id="14976" w:author="Александр" w:date="2020-04-13T09:45:00Z">
                  <w:rPr>
                    <w:rFonts w:ascii="Arial" w:hAnsi="Arial" w:cs="Arial"/>
                    <w:sz w:val="20"/>
                    <w:highlight w:val="yellow"/>
                    <w:lang w:val="en-US"/>
                  </w:rPr>
                </w:rPrChange>
              </w:rPr>
              <w:t>T351-</w:t>
            </w:r>
            <w:r w:rsidRPr="000E13BC">
              <w:rPr>
                <w:rFonts w:ascii="Arial" w:hAnsi="Arial" w:cs="Arial"/>
                <w:sz w:val="20"/>
                <w:rPrChange w:id="14977" w:author="Александр" w:date="2020-04-13T09:45:00Z">
                  <w:rPr>
                    <w:rFonts w:ascii="Arial" w:hAnsi="Arial" w:cs="Arial"/>
                    <w:sz w:val="20"/>
                    <w:highlight w:val="yellow"/>
                  </w:rPr>
                </w:rPrChange>
              </w:rPr>
              <w:t>VERS1</w:t>
            </w:r>
          </w:p>
        </w:tc>
        <w:tc>
          <w:tcPr>
            <w:tcW w:w="456" w:type="pct"/>
          </w:tcPr>
          <w:p w14:paraId="2283E756" w14:textId="59063F2A" w:rsidR="000E13BC" w:rsidRPr="000E13BC" w:rsidRDefault="000E13BC" w:rsidP="000E13BC">
            <w:pPr>
              <w:jc w:val="center"/>
              <w:rPr>
                <w:rFonts w:ascii="Arial" w:hAnsi="Arial" w:cs="Arial"/>
                <w:sz w:val="20"/>
                <w:rPrChange w:id="14978" w:author="Александр" w:date="2020-04-13T09:45:00Z">
                  <w:rPr>
                    <w:rFonts w:ascii="Arial" w:hAnsi="Arial" w:cs="Arial"/>
                    <w:sz w:val="20"/>
                    <w:highlight w:val="yellow"/>
                  </w:rPr>
                </w:rPrChange>
              </w:rPr>
            </w:pPr>
            <w:r w:rsidRPr="000E13BC">
              <w:rPr>
                <w:rFonts w:ascii="Arial" w:hAnsi="Arial" w:cs="Arial"/>
                <w:sz w:val="20"/>
                <w:rPrChange w:id="14979" w:author="Александр" w:date="2020-04-13T09:45:00Z">
                  <w:rPr>
                    <w:rFonts w:ascii="Arial" w:hAnsi="Arial" w:cs="Arial"/>
                    <w:sz w:val="20"/>
                    <w:highlight w:val="yellow"/>
                  </w:rPr>
                </w:rPrChange>
              </w:rPr>
              <w:t>-</w:t>
            </w:r>
          </w:p>
        </w:tc>
        <w:tc>
          <w:tcPr>
            <w:tcW w:w="537" w:type="pct"/>
          </w:tcPr>
          <w:p w14:paraId="394E8684" w14:textId="16C0798C" w:rsidR="000E13BC" w:rsidRPr="000E13BC" w:rsidRDefault="000E13BC" w:rsidP="000E13BC">
            <w:pPr>
              <w:jc w:val="center"/>
              <w:rPr>
                <w:rFonts w:ascii="Arial" w:hAnsi="Arial" w:cs="Arial"/>
                <w:sz w:val="20"/>
                <w:rPrChange w:id="14980" w:author="Александр" w:date="2020-04-13T09:45:00Z">
                  <w:rPr>
                    <w:rFonts w:ascii="Arial" w:hAnsi="Arial" w:cs="Arial"/>
                    <w:sz w:val="20"/>
                    <w:highlight w:val="yellow"/>
                  </w:rPr>
                </w:rPrChange>
              </w:rPr>
            </w:pPr>
            <w:ins w:id="14981" w:author="Александр" w:date="2020-04-13T09:46:00Z">
              <w:r>
                <w:rPr>
                  <w:rFonts w:ascii="Arial" w:hAnsi="Arial" w:cs="Arial"/>
                  <w:sz w:val="20"/>
                </w:rPr>
                <w:t>Не используется в текущем решении</w:t>
              </w:r>
            </w:ins>
            <w:del w:id="14982" w:author="Александр" w:date="2020-04-13T09:46:00Z">
              <w:r w:rsidRPr="000E13BC" w:rsidDel="009D21A9">
                <w:rPr>
                  <w:rFonts w:ascii="Arial" w:hAnsi="Arial" w:cs="Arial"/>
                  <w:sz w:val="20"/>
                  <w:rPrChange w:id="14983" w:author="Александр" w:date="2020-04-13T09:45:00Z">
                    <w:rPr>
                      <w:rFonts w:ascii="Arial" w:hAnsi="Arial" w:cs="Arial"/>
                      <w:sz w:val="20"/>
                      <w:highlight w:val="yellow"/>
                    </w:rPr>
                  </w:rPrChange>
                </w:rPr>
                <w:delText>-</w:delText>
              </w:r>
            </w:del>
          </w:p>
        </w:tc>
        <w:tc>
          <w:tcPr>
            <w:tcW w:w="401" w:type="pct"/>
          </w:tcPr>
          <w:p w14:paraId="148B393E" w14:textId="378CF8F5" w:rsidR="000E13BC" w:rsidRPr="000E13BC" w:rsidRDefault="000E13BC" w:rsidP="000E13BC">
            <w:pPr>
              <w:jc w:val="center"/>
              <w:rPr>
                <w:rFonts w:ascii="Arial" w:hAnsi="Arial" w:cs="Arial"/>
                <w:sz w:val="20"/>
                <w:lang w:val="en-US"/>
                <w:rPrChange w:id="14984" w:author="Александр" w:date="2020-04-13T09:45:00Z">
                  <w:rPr>
                    <w:rFonts w:ascii="Arial" w:hAnsi="Arial" w:cs="Arial"/>
                    <w:sz w:val="20"/>
                    <w:highlight w:val="yellow"/>
                    <w:lang w:val="en-US"/>
                  </w:rPr>
                </w:rPrChange>
              </w:rPr>
            </w:pPr>
            <w:r w:rsidRPr="000E13BC">
              <w:rPr>
                <w:rFonts w:ascii="Arial" w:hAnsi="Arial" w:cs="Arial"/>
                <w:sz w:val="20"/>
                <w:lang w:val="en-US"/>
                <w:rPrChange w:id="14985" w:author="Александр" w:date="2020-04-13T09:45:00Z">
                  <w:rPr>
                    <w:rFonts w:ascii="Arial" w:hAnsi="Arial" w:cs="Arial"/>
                    <w:sz w:val="20"/>
                    <w:highlight w:val="yellow"/>
                    <w:lang w:val="en-US"/>
                  </w:rPr>
                </w:rPrChange>
              </w:rPr>
              <w:t>-</w:t>
            </w:r>
          </w:p>
        </w:tc>
        <w:tc>
          <w:tcPr>
            <w:tcW w:w="447" w:type="pct"/>
          </w:tcPr>
          <w:p w14:paraId="3C1FB758" w14:textId="3F73EB42" w:rsidR="000E13BC" w:rsidRPr="000E13BC" w:rsidRDefault="000E13BC" w:rsidP="000E13BC">
            <w:pPr>
              <w:jc w:val="center"/>
              <w:rPr>
                <w:rFonts w:ascii="Arial" w:hAnsi="Arial" w:cs="Arial"/>
                <w:sz w:val="20"/>
                <w:rPrChange w:id="14986" w:author="Александр" w:date="2020-04-13T09:45:00Z">
                  <w:rPr>
                    <w:rFonts w:ascii="Arial" w:hAnsi="Arial" w:cs="Arial"/>
                    <w:sz w:val="20"/>
                    <w:highlight w:val="yellow"/>
                  </w:rPr>
                </w:rPrChange>
              </w:rPr>
            </w:pPr>
            <w:r w:rsidRPr="000E13BC">
              <w:rPr>
                <w:rFonts w:ascii="Arial" w:hAnsi="Arial" w:cs="Arial"/>
                <w:sz w:val="20"/>
                <w:rPrChange w:id="14987" w:author="Александр" w:date="2020-04-13T09:45:00Z">
                  <w:rPr>
                    <w:rFonts w:ascii="Arial" w:hAnsi="Arial" w:cs="Arial"/>
                    <w:sz w:val="20"/>
                    <w:highlight w:val="yellow"/>
                  </w:rPr>
                </w:rPrChange>
              </w:rPr>
              <w:t>-</w:t>
            </w:r>
          </w:p>
        </w:tc>
        <w:tc>
          <w:tcPr>
            <w:tcW w:w="356" w:type="pct"/>
          </w:tcPr>
          <w:p w14:paraId="27C9912C" w14:textId="0DF9934D" w:rsidR="000E13BC" w:rsidRPr="000E13BC" w:rsidRDefault="000E13BC" w:rsidP="000E13BC">
            <w:pPr>
              <w:jc w:val="center"/>
              <w:rPr>
                <w:rFonts w:ascii="Arial" w:hAnsi="Arial" w:cs="Arial"/>
                <w:sz w:val="20"/>
                <w:lang w:val="en-US"/>
                <w:rPrChange w:id="14988" w:author="Александр" w:date="2020-04-13T09:45:00Z">
                  <w:rPr>
                    <w:rFonts w:ascii="Arial" w:hAnsi="Arial" w:cs="Arial"/>
                    <w:sz w:val="20"/>
                    <w:highlight w:val="yellow"/>
                    <w:lang w:val="en-US"/>
                  </w:rPr>
                </w:rPrChange>
              </w:rPr>
            </w:pPr>
            <w:r w:rsidRPr="000E13BC">
              <w:rPr>
                <w:rFonts w:ascii="Arial" w:hAnsi="Arial" w:cs="Arial"/>
                <w:sz w:val="20"/>
                <w:lang w:val="en-US"/>
                <w:rPrChange w:id="14989" w:author="Александр" w:date="2020-04-13T09:45:00Z">
                  <w:rPr>
                    <w:rFonts w:ascii="Arial" w:hAnsi="Arial" w:cs="Arial"/>
                    <w:sz w:val="20"/>
                    <w:highlight w:val="yellow"/>
                    <w:lang w:val="en-US"/>
                  </w:rPr>
                </w:rPrChange>
              </w:rPr>
              <w:t>SAP</w:t>
            </w:r>
          </w:p>
        </w:tc>
      </w:tr>
      <w:tr w:rsidR="000E13BC" w:rsidRPr="0086487D" w14:paraId="25B82356" w14:textId="77777777" w:rsidTr="00535C30">
        <w:trPr>
          <w:cantSplit/>
        </w:trPr>
        <w:tc>
          <w:tcPr>
            <w:tcW w:w="179" w:type="pct"/>
          </w:tcPr>
          <w:p w14:paraId="151549BA" w14:textId="7845BA20" w:rsidR="000E13BC" w:rsidRPr="00696F74" w:rsidRDefault="000E13BC" w:rsidP="000E13BC">
            <w:pPr>
              <w:rPr>
                <w:rFonts w:ascii="Arial" w:hAnsi="Arial" w:cs="Arial"/>
                <w:sz w:val="20"/>
              </w:rPr>
            </w:pPr>
            <w:r w:rsidRPr="00696F74">
              <w:rPr>
                <w:rFonts w:ascii="Arial" w:hAnsi="Arial" w:cs="Arial"/>
                <w:sz w:val="20"/>
              </w:rPr>
              <w:t>7.</w:t>
            </w:r>
          </w:p>
        </w:tc>
        <w:tc>
          <w:tcPr>
            <w:tcW w:w="329" w:type="pct"/>
          </w:tcPr>
          <w:p w14:paraId="6CBA1559" w14:textId="7C207F5F" w:rsidR="000E13BC" w:rsidRPr="000E13BC" w:rsidRDefault="000E13BC" w:rsidP="000E13BC">
            <w:pPr>
              <w:jc w:val="center"/>
              <w:rPr>
                <w:rFonts w:ascii="Arial" w:hAnsi="Arial" w:cs="Arial"/>
                <w:sz w:val="20"/>
                <w:rPrChange w:id="14990" w:author="Александр" w:date="2020-04-13T09:45:00Z">
                  <w:rPr>
                    <w:rFonts w:ascii="Arial" w:hAnsi="Arial" w:cs="Arial"/>
                    <w:sz w:val="20"/>
                    <w:highlight w:val="yellow"/>
                  </w:rPr>
                </w:rPrChange>
              </w:rPr>
            </w:pPr>
            <w:r w:rsidRPr="000E13BC">
              <w:rPr>
                <w:rFonts w:ascii="Arial" w:hAnsi="Arial" w:cs="Arial"/>
                <w:sz w:val="20"/>
                <w:rPrChange w:id="14991" w:author="Александр" w:date="2020-04-13T09:45:00Z">
                  <w:rPr>
                    <w:rFonts w:ascii="Arial" w:hAnsi="Arial" w:cs="Arial"/>
                    <w:sz w:val="20"/>
                    <w:highlight w:val="yellow"/>
                  </w:rPr>
                </w:rPrChange>
              </w:rPr>
              <w:t>Стратегия</w:t>
            </w:r>
          </w:p>
        </w:tc>
        <w:tc>
          <w:tcPr>
            <w:tcW w:w="505" w:type="pct"/>
          </w:tcPr>
          <w:p w14:paraId="39D1DAB0" w14:textId="67800995" w:rsidR="000E13BC" w:rsidRPr="000E13BC" w:rsidRDefault="000E13BC" w:rsidP="000E13BC">
            <w:pPr>
              <w:jc w:val="left"/>
              <w:rPr>
                <w:rFonts w:ascii="Arial" w:hAnsi="Arial" w:cs="Arial"/>
                <w:sz w:val="20"/>
                <w:rPrChange w:id="14992" w:author="Александр" w:date="2020-04-13T09:45:00Z">
                  <w:rPr>
                    <w:rFonts w:ascii="Arial" w:hAnsi="Arial" w:cs="Arial"/>
                    <w:sz w:val="20"/>
                    <w:highlight w:val="yellow"/>
                  </w:rPr>
                </w:rPrChange>
              </w:rPr>
            </w:pPr>
            <w:r w:rsidRPr="000E13BC">
              <w:rPr>
                <w:rFonts w:ascii="Arial" w:hAnsi="Arial" w:cs="Arial"/>
                <w:sz w:val="20"/>
                <w:rPrChange w:id="14993" w:author="Александр" w:date="2020-04-13T09:45:00Z">
                  <w:rPr>
                    <w:rFonts w:ascii="Arial" w:hAnsi="Arial" w:cs="Arial"/>
                    <w:sz w:val="20"/>
                    <w:highlight w:val="yellow"/>
                  </w:rPr>
                </w:rPrChange>
              </w:rPr>
              <w:t>КСС при досрочном выполнении</w:t>
            </w:r>
          </w:p>
        </w:tc>
        <w:tc>
          <w:tcPr>
            <w:tcW w:w="914" w:type="pct"/>
          </w:tcPr>
          <w:p w14:paraId="42BF6662" w14:textId="5DB690FA" w:rsidR="000E13BC" w:rsidRPr="000E13BC" w:rsidRDefault="000E13BC" w:rsidP="000E13BC">
            <w:pPr>
              <w:jc w:val="left"/>
              <w:rPr>
                <w:rFonts w:ascii="Arial" w:hAnsi="Arial" w:cs="Arial"/>
                <w:sz w:val="20"/>
                <w:rPrChange w:id="14994" w:author="Александр" w:date="2020-04-13T09:45:00Z">
                  <w:rPr>
                    <w:rFonts w:ascii="Arial" w:hAnsi="Arial" w:cs="Arial"/>
                    <w:sz w:val="20"/>
                    <w:highlight w:val="yellow"/>
                  </w:rPr>
                </w:rPrChange>
              </w:rPr>
            </w:pPr>
            <w:r w:rsidRPr="000E13BC">
              <w:rPr>
                <w:rFonts w:ascii="Arial" w:hAnsi="Arial" w:cs="Arial"/>
                <w:sz w:val="20"/>
                <w:rPrChange w:id="14995" w:author="Александр" w:date="2020-04-13T09:45:00Z">
                  <w:rPr>
                    <w:rFonts w:ascii="Arial" w:hAnsi="Arial" w:cs="Arial"/>
                    <w:sz w:val="20"/>
                    <w:highlight w:val="yellow"/>
                  </w:rPr>
                </w:rPrChange>
              </w:rPr>
              <w:t>Коэффициент смещения срока при досрочном выполнении</w:t>
            </w:r>
          </w:p>
        </w:tc>
        <w:tc>
          <w:tcPr>
            <w:tcW w:w="411" w:type="pct"/>
          </w:tcPr>
          <w:p w14:paraId="43C78C47" w14:textId="20315CF7" w:rsidR="000E13BC" w:rsidRPr="000E13BC" w:rsidRDefault="000E13BC" w:rsidP="000E13BC">
            <w:pPr>
              <w:jc w:val="center"/>
              <w:rPr>
                <w:rFonts w:ascii="Arial" w:hAnsi="Arial" w:cs="Arial"/>
                <w:sz w:val="20"/>
                <w:lang w:val="en-US"/>
                <w:rPrChange w:id="14996" w:author="Александр" w:date="2020-04-13T09:45:00Z">
                  <w:rPr>
                    <w:rFonts w:ascii="Arial" w:hAnsi="Arial" w:cs="Arial"/>
                    <w:sz w:val="20"/>
                    <w:highlight w:val="yellow"/>
                    <w:lang w:val="en-US"/>
                  </w:rPr>
                </w:rPrChange>
              </w:rPr>
            </w:pPr>
            <w:r w:rsidRPr="000E13BC">
              <w:rPr>
                <w:rFonts w:ascii="Arial" w:hAnsi="Arial" w:cs="Arial"/>
                <w:sz w:val="20"/>
                <w:lang w:val="en-US"/>
                <w:rPrChange w:id="14997" w:author="Александр" w:date="2020-04-13T09:45:00Z">
                  <w:rPr>
                    <w:rFonts w:ascii="Arial" w:hAnsi="Arial" w:cs="Arial"/>
                    <w:sz w:val="20"/>
                    <w:highlight w:val="yellow"/>
                    <w:lang w:val="en-US"/>
                  </w:rPr>
                </w:rPrChange>
              </w:rPr>
              <w:t>NUMC, 3</w:t>
            </w:r>
          </w:p>
        </w:tc>
        <w:tc>
          <w:tcPr>
            <w:tcW w:w="465" w:type="pct"/>
          </w:tcPr>
          <w:p w14:paraId="595D4EFE" w14:textId="4116C384" w:rsidR="000E13BC" w:rsidRPr="000E13BC" w:rsidRDefault="000E13BC" w:rsidP="000E13BC">
            <w:pPr>
              <w:jc w:val="center"/>
              <w:rPr>
                <w:rFonts w:ascii="Arial" w:hAnsi="Arial" w:cs="Arial"/>
                <w:sz w:val="20"/>
                <w:lang w:val="en-US"/>
                <w:rPrChange w:id="14998" w:author="Александр" w:date="2020-04-13T09:45:00Z">
                  <w:rPr>
                    <w:rFonts w:ascii="Arial" w:hAnsi="Arial" w:cs="Arial"/>
                    <w:sz w:val="20"/>
                    <w:highlight w:val="yellow"/>
                    <w:lang w:val="en-US"/>
                  </w:rPr>
                </w:rPrChange>
              </w:rPr>
            </w:pPr>
            <w:r w:rsidRPr="000E13BC">
              <w:rPr>
                <w:rFonts w:ascii="Arial" w:hAnsi="Arial" w:cs="Arial"/>
                <w:sz w:val="20"/>
                <w:lang w:val="en-US"/>
                <w:rPrChange w:id="14999" w:author="Александр" w:date="2020-04-13T09:45:00Z">
                  <w:rPr>
                    <w:rFonts w:ascii="Arial" w:hAnsi="Arial" w:cs="Arial"/>
                    <w:sz w:val="20"/>
                    <w:highlight w:val="yellow"/>
                    <w:lang w:val="en-US"/>
                  </w:rPr>
                </w:rPrChange>
              </w:rPr>
              <w:t>T351-</w:t>
            </w:r>
            <w:r w:rsidRPr="000E13BC">
              <w:rPr>
                <w:rFonts w:ascii="Arial" w:hAnsi="Arial" w:cs="Arial"/>
                <w:sz w:val="20"/>
                <w:rPrChange w:id="15000" w:author="Александр" w:date="2020-04-13T09:45:00Z">
                  <w:rPr>
                    <w:rFonts w:ascii="Arial" w:hAnsi="Arial" w:cs="Arial"/>
                    <w:sz w:val="20"/>
                    <w:highlight w:val="yellow"/>
                  </w:rPr>
                </w:rPrChange>
              </w:rPr>
              <w:t>VERS2</w:t>
            </w:r>
          </w:p>
        </w:tc>
        <w:tc>
          <w:tcPr>
            <w:tcW w:w="456" w:type="pct"/>
          </w:tcPr>
          <w:p w14:paraId="6BAC3FE3" w14:textId="396E74C1" w:rsidR="000E13BC" w:rsidRPr="000E13BC" w:rsidRDefault="000E13BC" w:rsidP="000E13BC">
            <w:pPr>
              <w:jc w:val="center"/>
              <w:rPr>
                <w:rFonts w:ascii="Arial" w:hAnsi="Arial" w:cs="Arial"/>
                <w:sz w:val="20"/>
                <w:rPrChange w:id="15001" w:author="Александр" w:date="2020-04-13T09:45:00Z">
                  <w:rPr>
                    <w:rFonts w:ascii="Arial" w:hAnsi="Arial" w:cs="Arial"/>
                    <w:sz w:val="20"/>
                    <w:highlight w:val="yellow"/>
                  </w:rPr>
                </w:rPrChange>
              </w:rPr>
            </w:pPr>
            <w:r w:rsidRPr="000E13BC">
              <w:rPr>
                <w:rFonts w:ascii="Arial" w:hAnsi="Arial" w:cs="Arial"/>
                <w:sz w:val="20"/>
                <w:rPrChange w:id="15002" w:author="Александр" w:date="2020-04-13T09:45:00Z">
                  <w:rPr>
                    <w:rFonts w:ascii="Arial" w:hAnsi="Arial" w:cs="Arial"/>
                    <w:sz w:val="20"/>
                    <w:highlight w:val="yellow"/>
                  </w:rPr>
                </w:rPrChange>
              </w:rPr>
              <w:t>-</w:t>
            </w:r>
          </w:p>
        </w:tc>
        <w:tc>
          <w:tcPr>
            <w:tcW w:w="537" w:type="pct"/>
          </w:tcPr>
          <w:p w14:paraId="4A1BCA98" w14:textId="371ECF11" w:rsidR="000E13BC" w:rsidRPr="000E13BC" w:rsidRDefault="000E13BC" w:rsidP="000E13BC">
            <w:pPr>
              <w:jc w:val="center"/>
              <w:rPr>
                <w:rFonts w:ascii="Arial" w:hAnsi="Arial" w:cs="Arial"/>
                <w:sz w:val="20"/>
                <w:rPrChange w:id="15003" w:author="Александр" w:date="2020-04-13T09:45:00Z">
                  <w:rPr>
                    <w:rFonts w:ascii="Arial" w:hAnsi="Arial" w:cs="Arial"/>
                    <w:sz w:val="20"/>
                    <w:highlight w:val="yellow"/>
                  </w:rPr>
                </w:rPrChange>
              </w:rPr>
            </w:pPr>
            <w:ins w:id="15004" w:author="Александр" w:date="2020-04-13T09:46:00Z">
              <w:r>
                <w:rPr>
                  <w:rFonts w:ascii="Arial" w:hAnsi="Arial" w:cs="Arial"/>
                  <w:sz w:val="20"/>
                </w:rPr>
                <w:t>Не используется в текущем решении</w:t>
              </w:r>
            </w:ins>
            <w:del w:id="15005" w:author="Александр" w:date="2020-04-13T09:46:00Z">
              <w:r w:rsidRPr="000E13BC" w:rsidDel="009D21A9">
                <w:rPr>
                  <w:rFonts w:ascii="Arial" w:hAnsi="Arial" w:cs="Arial"/>
                  <w:sz w:val="20"/>
                  <w:rPrChange w:id="15006" w:author="Александр" w:date="2020-04-13T09:45:00Z">
                    <w:rPr>
                      <w:rFonts w:ascii="Arial" w:hAnsi="Arial" w:cs="Arial"/>
                      <w:sz w:val="20"/>
                      <w:highlight w:val="yellow"/>
                    </w:rPr>
                  </w:rPrChange>
                </w:rPr>
                <w:delText>-</w:delText>
              </w:r>
            </w:del>
          </w:p>
        </w:tc>
        <w:tc>
          <w:tcPr>
            <w:tcW w:w="401" w:type="pct"/>
          </w:tcPr>
          <w:p w14:paraId="27380F0C" w14:textId="5A32DBBF" w:rsidR="000E13BC" w:rsidRPr="000E13BC" w:rsidRDefault="000E13BC" w:rsidP="000E13BC">
            <w:pPr>
              <w:jc w:val="center"/>
              <w:rPr>
                <w:rFonts w:ascii="Arial" w:hAnsi="Arial" w:cs="Arial"/>
                <w:sz w:val="20"/>
                <w:lang w:val="en-US"/>
                <w:rPrChange w:id="15007" w:author="Александр" w:date="2020-04-13T09:45:00Z">
                  <w:rPr>
                    <w:rFonts w:ascii="Arial" w:hAnsi="Arial" w:cs="Arial"/>
                    <w:sz w:val="20"/>
                    <w:highlight w:val="yellow"/>
                    <w:lang w:val="en-US"/>
                  </w:rPr>
                </w:rPrChange>
              </w:rPr>
            </w:pPr>
            <w:r w:rsidRPr="000E13BC">
              <w:rPr>
                <w:rFonts w:ascii="Arial" w:hAnsi="Arial" w:cs="Arial"/>
                <w:sz w:val="20"/>
                <w:lang w:val="en-US"/>
                <w:rPrChange w:id="15008" w:author="Александр" w:date="2020-04-13T09:45:00Z">
                  <w:rPr>
                    <w:rFonts w:ascii="Arial" w:hAnsi="Arial" w:cs="Arial"/>
                    <w:sz w:val="20"/>
                    <w:highlight w:val="yellow"/>
                    <w:lang w:val="en-US"/>
                  </w:rPr>
                </w:rPrChange>
              </w:rPr>
              <w:t>-</w:t>
            </w:r>
          </w:p>
        </w:tc>
        <w:tc>
          <w:tcPr>
            <w:tcW w:w="447" w:type="pct"/>
          </w:tcPr>
          <w:p w14:paraId="2CA6136E" w14:textId="6C2506BA" w:rsidR="000E13BC" w:rsidRPr="000E13BC" w:rsidRDefault="000E13BC" w:rsidP="000E13BC">
            <w:pPr>
              <w:jc w:val="center"/>
              <w:rPr>
                <w:rFonts w:ascii="Arial" w:hAnsi="Arial" w:cs="Arial"/>
                <w:sz w:val="20"/>
                <w:rPrChange w:id="15009" w:author="Александр" w:date="2020-04-13T09:45:00Z">
                  <w:rPr>
                    <w:rFonts w:ascii="Arial" w:hAnsi="Arial" w:cs="Arial"/>
                    <w:sz w:val="20"/>
                    <w:highlight w:val="yellow"/>
                  </w:rPr>
                </w:rPrChange>
              </w:rPr>
            </w:pPr>
            <w:r w:rsidRPr="000E13BC">
              <w:rPr>
                <w:rFonts w:ascii="Arial" w:hAnsi="Arial" w:cs="Arial"/>
                <w:sz w:val="20"/>
                <w:rPrChange w:id="15010" w:author="Александр" w:date="2020-04-13T09:45:00Z">
                  <w:rPr>
                    <w:rFonts w:ascii="Arial" w:hAnsi="Arial" w:cs="Arial"/>
                    <w:sz w:val="20"/>
                    <w:highlight w:val="yellow"/>
                  </w:rPr>
                </w:rPrChange>
              </w:rPr>
              <w:t>-</w:t>
            </w:r>
          </w:p>
        </w:tc>
        <w:tc>
          <w:tcPr>
            <w:tcW w:w="356" w:type="pct"/>
          </w:tcPr>
          <w:p w14:paraId="7A443527" w14:textId="637FED54" w:rsidR="000E13BC" w:rsidRPr="000E13BC" w:rsidRDefault="000E13BC" w:rsidP="000E13BC">
            <w:pPr>
              <w:jc w:val="center"/>
              <w:rPr>
                <w:rFonts w:ascii="Arial" w:hAnsi="Arial" w:cs="Arial"/>
                <w:sz w:val="20"/>
                <w:lang w:val="en-US"/>
                <w:rPrChange w:id="15011" w:author="Александр" w:date="2020-04-13T09:45:00Z">
                  <w:rPr>
                    <w:rFonts w:ascii="Arial" w:hAnsi="Arial" w:cs="Arial"/>
                    <w:sz w:val="20"/>
                    <w:highlight w:val="yellow"/>
                    <w:lang w:val="en-US"/>
                  </w:rPr>
                </w:rPrChange>
              </w:rPr>
            </w:pPr>
            <w:r w:rsidRPr="000E13BC">
              <w:rPr>
                <w:rFonts w:ascii="Arial" w:hAnsi="Arial" w:cs="Arial"/>
                <w:sz w:val="20"/>
                <w:lang w:val="en-US"/>
                <w:rPrChange w:id="15012" w:author="Александр" w:date="2020-04-13T09:45:00Z">
                  <w:rPr>
                    <w:rFonts w:ascii="Arial" w:hAnsi="Arial" w:cs="Arial"/>
                    <w:sz w:val="20"/>
                    <w:highlight w:val="yellow"/>
                    <w:lang w:val="en-US"/>
                  </w:rPr>
                </w:rPrChange>
              </w:rPr>
              <w:t>SAP</w:t>
            </w:r>
          </w:p>
        </w:tc>
      </w:tr>
      <w:tr w:rsidR="000E13BC" w:rsidRPr="0086487D" w14:paraId="409F00A9" w14:textId="77777777" w:rsidTr="00535C30">
        <w:trPr>
          <w:cantSplit/>
        </w:trPr>
        <w:tc>
          <w:tcPr>
            <w:tcW w:w="179" w:type="pct"/>
          </w:tcPr>
          <w:p w14:paraId="2BC2B72D" w14:textId="26024B3F" w:rsidR="000E13BC" w:rsidRPr="00696F74" w:rsidRDefault="000E13BC" w:rsidP="000E13BC">
            <w:pPr>
              <w:rPr>
                <w:rFonts w:ascii="Arial" w:hAnsi="Arial" w:cs="Arial"/>
                <w:sz w:val="20"/>
              </w:rPr>
            </w:pPr>
            <w:r w:rsidRPr="00696F74">
              <w:rPr>
                <w:rFonts w:ascii="Arial" w:hAnsi="Arial" w:cs="Arial"/>
                <w:sz w:val="20"/>
              </w:rPr>
              <w:t>8.</w:t>
            </w:r>
          </w:p>
        </w:tc>
        <w:tc>
          <w:tcPr>
            <w:tcW w:w="329" w:type="pct"/>
          </w:tcPr>
          <w:p w14:paraId="67FA1223" w14:textId="5B019242" w:rsidR="000E13BC" w:rsidRPr="000E13BC" w:rsidRDefault="000E13BC" w:rsidP="000E13BC">
            <w:pPr>
              <w:jc w:val="center"/>
              <w:rPr>
                <w:rFonts w:ascii="Arial" w:hAnsi="Arial" w:cs="Arial"/>
                <w:color w:val="FF0000"/>
                <w:sz w:val="20"/>
                <w:rPrChange w:id="15013" w:author="Александр" w:date="2020-04-13T09:45:00Z">
                  <w:rPr>
                    <w:rFonts w:ascii="Arial" w:hAnsi="Arial" w:cs="Arial"/>
                    <w:color w:val="FF0000"/>
                    <w:sz w:val="20"/>
                    <w:highlight w:val="yellow"/>
                  </w:rPr>
                </w:rPrChange>
              </w:rPr>
            </w:pPr>
            <w:r w:rsidRPr="000E13BC">
              <w:rPr>
                <w:rFonts w:ascii="Arial" w:hAnsi="Arial" w:cs="Arial"/>
                <w:sz w:val="20"/>
                <w:rPrChange w:id="15014" w:author="Александр" w:date="2020-04-13T09:45:00Z">
                  <w:rPr>
                    <w:rFonts w:ascii="Arial" w:hAnsi="Arial" w:cs="Arial"/>
                    <w:sz w:val="20"/>
                    <w:highlight w:val="yellow"/>
                  </w:rPr>
                </w:rPrChange>
              </w:rPr>
              <w:t>Стратегия</w:t>
            </w:r>
          </w:p>
        </w:tc>
        <w:tc>
          <w:tcPr>
            <w:tcW w:w="505" w:type="pct"/>
          </w:tcPr>
          <w:p w14:paraId="7F96ABEB" w14:textId="01ECA302" w:rsidR="000E13BC" w:rsidRPr="000E13BC" w:rsidRDefault="000E13BC" w:rsidP="000E13BC">
            <w:pPr>
              <w:jc w:val="left"/>
              <w:rPr>
                <w:rFonts w:ascii="Arial" w:hAnsi="Arial" w:cs="Arial"/>
                <w:color w:val="FF0000"/>
                <w:sz w:val="20"/>
                <w:rPrChange w:id="15015" w:author="Александр" w:date="2020-04-13T09:45:00Z">
                  <w:rPr>
                    <w:rFonts w:ascii="Arial" w:hAnsi="Arial" w:cs="Arial"/>
                    <w:color w:val="FF0000"/>
                    <w:sz w:val="20"/>
                    <w:highlight w:val="yellow"/>
                  </w:rPr>
                </w:rPrChange>
              </w:rPr>
            </w:pPr>
            <w:r w:rsidRPr="000E13BC">
              <w:rPr>
                <w:rFonts w:ascii="Arial" w:hAnsi="Arial" w:cs="Arial"/>
                <w:sz w:val="20"/>
                <w:rPrChange w:id="15016" w:author="Александр" w:date="2020-04-13T09:45:00Z">
                  <w:rPr>
                    <w:rFonts w:ascii="Arial" w:hAnsi="Arial" w:cs="Arial"/>
                    <w:sz w:val="20"/>
                    <w:highlight w:val="yellow"/>
                  </w:rPr>
                </w:rPrChange>
              </w:rPr>
              <w:t>Допустимое отклонение при запоздалом выполнении</w:t>
            </w:r>
          </w:p>
        </w:tc>
        <w:tc>
          <w:tcPr>
            <w:tcW w:w="914" w:type="pct"/>
          </w:tcPr>
          <w:p w14:paraId="524E4317" w14:textId="57A1E357" w:rsidR="000E13BC" w:rsidRPr="000E13BC" w:rsidRDefault="000E13BC" w:rsidP="000E13BC">
            <w:pPr>
              <w:jc w:val="left"/>
              <w:rPr>
                <w:rFonts w:ascii="Arial" w:hAnsi="Arial" w:cs="Arial"/>
                <w:color w:val="FF0000"/>
                <w:sz w:val="20"/>
                <w:rPrChange w:id="15017" w:author="Александр" w:date="2020-04-13T09:45:00Z">
                  <w:rPr>
                    <w:rFonts w:ascii="Arial" w:hAnsi="Arial" w:cs="Arial"/>
                    <w:color w:val="FF0000"/>
                    <w:sz w:val="20"/>
                    <w:highlight w:val="yellow"/>
                  </w:rPr>
                </w:rPrChange>
              </w:rPr>
            </w:pPr>
            <w:r w:rsidRPr="000E13BC">
              <w:rPr>
                <w:rFonts w:ascii="Arial" w:hAnsi="Arial" w:cs="Arial"/>
                <w:sz w:val="20"/>
                <w:rPrChange w:id="15018" w:author="Александр" w:date="2020-04-13T09:45:00Z">
                  <w:rPr>
                    <w:rFonts w:ascii="Arial" w:hAnsi="Arial" w:cs="Arial"/>
                    <w:sz w:val="20"/>
                    <w:highlight w:val="yellow"/>
                  </w:rPr>
                </w:rPrChange>
              </w:rPr>
              <w:t xml:space="preserve">Допустимое отклонение при запоздалом </w:t>
            </w:r>
            <w:del w:id="15019" w:author="Владимир Лаут" w:date="2021-04-07T19:08:00Z">
              <w:r w:rsidRPr="000E13BC" w:rsidDel="000E7523">
                <w:rPr>
                  <w:rFonts w:ascii="Arial" w:hAnsi="Arial" w:cs="Arial"/>
                  <w:sz w:val="20"/>
                  <w:rPrChange w:id="15020" w:author="Александр" w:date="2020-04-13T09:45:00Z">
                    <w:rPr>
                      <w:rFonts w:ascii="Arial" w:hAnsi="Arial" w:cs="Arial"/>
                      <w:sz w:val="20"/>
                      <w:highlight w:val="yellow"/>
                    </w:rPr>
                  </w:rPrChange>
                </w:rPr>
                <w:delText>выполнении,%</w:delText>
              </w:r>
            </w:del>
            <w:ins w:id="15021" w:author="Владимир Лаут" w:date="2021-04-07T19:08:00Z">
              <w:r w:rsidR="000E7523" w:rsidRPr="000E13BC">
                <w:rPr>
                  <w:rFonts w:ascii="Arial" w:hAnsi="Arial" w:cs="Arial"/>
                  <w:sz w:val="20"/>
                </w:rPr>
                <w:t>выполнении, %</w:t>
              </w:r>
            </w:ins>
          </w:p>
        </w:tc>
        <w:tc>
          <w:tcPr>
            <w:tcW w:w="411" w:type="pct"/>
          </w:tcPr>
          <w:p w14:paraId="1F70B8C7" w14:textId="766016D1" w:rsidR="000E13BC" w:rsidRPr="000E13BC" w:rsidRDefault="000E13BC" w:rsidP="000E13BC">
            <w:pPr>
              <w:jc w:val="center"/>
              <w:rPr>
                <w:rFonts w:ascii="Arial" w:hAnsi="Arial" w:cs="Arial"/>
                <w:color w:val="FF0000"/>
                <w:sz w:val="20"/>
                <w:lang w:val="en-US"/>
                <w:rPrChange w:id="15022" w:author="Александр" w:date="2020-04-13T09:45:00Z">
                  <w:rPr>
                    <w:rFonts w:ascii="Arial" w:hAnsi="Arial" w:cs="Arial"/>
                    <w:color w:val="FF0000"/>
                    <w:sz w:val="20"/>
                    <w:highlight w:val="yellow"/>
                    <w:lang w:val="en-US"/>
                  </w:rPr>
                </w:rPrChange>
              </w:rPr>
            </w:pPr>
            <w:r w:rsidRPr="000E13BC">
              <w:rPr>
                <w:rFonts w:ascii="Arial" w:hAnsi="Arial" w:cs="Arial"/>
                <w:sz w:val="20"/>
                <w:lang w:val="en-US"/>
                <w:rPrChange w:id="15023" w:author="Александр" w:date="2020-04-13T09:45:00Z">
                  <w:rPr>
                    <w:rFonts w:ascii="Arial" w:hAnsi="Arial" w:cs="Arial"/>
                    <w:sz w:val="20"/>
                    <w:highlight w:val="yellow"/>
                    <w:lang w:val="en-US"/>
                  </w:rPr>
                </w:rPrChange>
              </w:rPr>
              <w:t>NUMC, 3</w:t>
            </w:r>
          </w:p>
        </w:tc>
        <w:tc>
          <w:tcPr>
            <w:tcW w:w="465" w:type="pct"/>
          </w:tcPr>
          <w:p w14:paraId="426D6197" w14:textId="53A934BB" w:rsidR="000E13BC" w:rsidRPr="000E13BC" w:rsidRDefault="000E13BC" w:rsidP="000E13BC">
            <w:pPr>
              <w:jc w:val="center"/>
              <w:rPr>
                <w:rFonts w:ascii="Arial" w:hAnsi="Arial" w:cs="Arial"/>
                <w:color w:val="FF0000"/>
                <w:sz w:val="20"/>
                <w:lang w:val="en-US"/>
                <w:rPrChange w:id="15024" w:author="Александр" w:date="2020-04-13T09:45:00Z">
                  <w:rPr>
                    <w:rFonts w:ascii="Arial" w:hAnsi="Arial" w:cs="Arial"/>
                    <w:color w:val="FF0000"/>
                    <w:sz w:val="20"/>
                    <w:highlight w:val="yellow"/>
                    <w:lang w:val="en-US"/>
                  </w:rPr>
                </w:rPrChange>
              </w:rPr>
            </w:pPr>
            <w:r w:rsidRPr="000E13BC">
              <w:rPr>
                <w:rFonts w:ascii="Arial" w:hAnsi="Arial" w:cs="Arial"/>
                <w:sz w:val="20"/>
                <w:lang w:val="en-US"/>
                <w:rPrChange w:id="15025" w:author="Александр" w:date="2020-04-13T09:45:00Z">
                  <w:rPr>
                    <w:rFonts w:ascii="Arial" w:hAnsi="Arial" w:cs="Arial"/>
                    <w:sz w:val="20"/>
                    <w:highlight w:val="yellow"/>
                    <w:lang w:val="en-US"/>
                  </w:rPr>
                </w:rPrChange>
              </w:rPr>
              <w:t>T351-</w:t>
            </w:r>
            <w:r w:rsidRPr="00696F74">
              <w:t xml:space="preserve"> </w:t>
            </w:r>
            <w:r w:rsidRPr="000E13BC">
              <w:rPr>
                <w:rFonts w:ascii="Arial" w:hAnsi="Arial" w:cs="Arial"/>
                <w:sz w:val="20"/>
                <w:rPrChange w:id="15026" w:author="Александр" w:date="2020-04-13T09:45:00Z">
                  <w:rPr>
                    <w:rFonts w:ascii="Arial" w:hAnsi="Arial" w:cs="Arial"/>
                    <w:sz w:val="20"/>
                    <w:highlight w:val="yellow"/>
                  </w:rPr>
                </w:rPrChange>
              </w:rPr>
              <w:t>TOLE1</w:t>
            </w:r>
          </w:p>
        </w:tc>
        <w:tc>
          <w:tcPr>
            <w:tcW w:w="456" w:type="pct"/>
          </w:tcPr>
          <w:p w14:paraId="7945B9A4" w14:textId="1AEF7036" w:rsidR="000E13BC" w:rsidRPr="000E13BC" w:rsidRDefault="000E13BC" w:rsidP="000E13BC">
            <w:pPr>
              <w:jc w:val="center"/>
              <w:rPr>
                <w:rFonts w:ascii="Arial" w:hAnsi="Arial" w:cs="Arial"/>
                <w:color w:val="FF0000"/>
                <w:sz w:val="20"/>
                <w:rPrChange w:id="15027" w:author="Александр" w:date="2020-04-13T09:45:00Z">
                  <w:rPr>
                    <w:rFonts w:ascii="Arial" w:hAnsi="Arial" w:cs="Arial"/>
                    <w:color w:val="FF0000"/>
                    <w:sz w:val="20"/>
                    <w:highlight w:val="yellow"/>
                  </w:rPr>
                </w:rPrChange>
              </w:rPr>
            </w:pPr>
            <w:r w:rsidRPr="000E13BC">
              <w:rPr>
                <w:rFonts w:ascii="Arial" w:hAnsi="Arial" w:cs="Arial"/>
                <w:sz w:val="20"/>
                <w:rPrChange w:id="15028" w:author="Александр" w:date="2020-04-13T09:45:00Z">
                  <w:rPr>
                    <w:rFonts w:ascii="Arial" w:hAnsi="Arial" w:cs="Arial"/>
                    <w:sz w:val="20"/>
                    <w:highlight w:val="yellow"/>
                  </w:rPr>
                </w:rPrChange>
              </w:rPr>
              <w:t>-</w:t>
            </w:r>
          </w:p>
        </w:tc>
        <w:tc>
          <w:tcPr>
            <w:tcW w:w="537" w:type="pct"/>
          </w:tcPr>
          <w:p w14:paraId="02EFB5FA" w14:textId="068AD5EB" w:rsidR="000E13BC" w:rsidRPr="000E13BC" w:rsidRDefault="000E13BC" w:rsidP="000E13BC">
            <w:pPr>
              <w:jc w:val="center"/>
              <w:rPr>
                <w:rFonts w:ascii="Arial" w:hAnsi="Arial" w:cs="Arial"/>
                <w:color w:val="FF0000"/>
                <w:sz w:val="20"/>
                <w:rPrChange w:id="15029" w:author="Александр" w:date="2020-04-13T09:45:00Z">
                  <w:rPr>
                    <w:rFonts w:ascii="Arial" w:hAnsi="Arial" w:cs="Arial"/>
                    <w:color w:val="FF0000"/>
                    <w:sz w:val="20"/>
                    <w:highlight w:val="yellow"/>
                  </w:rPr>
                </w:rPrChange>
              </w:rPr>
            </w:pPr>
            <w:ins w:id="15030" w:author="Александр" w:date="2020-04-13T09:46:00Z">
              <w:r>
                <w:rPr>
                  <w:rFonts w:ascii="Arial" w:hAnsi="Arial" w:cs="Arial"/>
                  <w:sz w:val="20"/>
                </w:rPr>
                <w:t>Не используется в текущем решении</w:t>
              </w:r>
            </w:ins>
            <w:del w:id="15031" w:author="Александр" w:date="2020-04-13T09:46:00Z">
              <w:r w:rsidRPr="000E13BC" w:rsidDel="002D1165">
                <w:rPr>
                  <w:rFonts w:ascii="Arial" w:hAnsi="Arial" w:cs="Arial"/>
                  <w:sz w:val="20"/>
                  <w:rPrChange w:id="15032" w:author="Александр" w:date="2020-04-13T09:45:00Z">
                    <w:rPr>
                      <w:rFonts w:ascii="Arial" w:hAnsi="Arial" w:cs="Arial"/>
                      <w:sz w:val="20"/>
                      <w:highlight w:val="yellow"/>
                    </w:rPr>
                  </w:rPrChange>
                </w:rPr>
                <w:delText>-</w:delText>
              </w:r>
            </w:del>
          </w:p>
        </w:tc>
        <w:tc>
          <w:tcPr>
            <w:tcW w:w="401" w:type="pct"/>
          </w:tcPr>
          <w:p w14:paraId="4124F2CA" w14:textId="03E21439" w:rsidR="000E13BC" w:rsidRPr="000E13BC" w:rsidRDefault="000E13BC" w:rsidP="000E13BC">
            <w:pPr>
              <w:jc w:val="center"/>
              <w:rPr>
                <w:rFonts w:ascii="Arial" w:hAnsi="Arial" w:cs="Arial"/>
                <w:color w:val="FF0000"/>
                <w:sz w:val="20"/>
                <w:lang w:val="en-US"/>
                <w:rPrChange w:id="15033" w:author="Александр" w:date="2020-04-13T09:45:00Z">
                  <w:rPr>
                    <w:rFonts w:ascii="Arial" w:hAnsi="Arial" w:cs="Arial"/>
                    <w:color w:val="FF0000"/>
                    <w:sz w:val="20"/>
                    <w:highlight w:val="yellow"/>
                    <w:lang w:val="en-US"/>
                  </w:rPr>
                </w:rPrChange>
              </w:rPr>
            </w:pPr>
            <w:r w:rsidRPr="000E13BC">
              <w:rPr>
                <w:rFonts w:ascii="Arial" w:hAnsi="Arial" w:cs="Arial"/>
                <w:sz w:val="20"/>
                <w:lang w:val="en-US"/>
                <w:rPrChange w:id="15034" w:author="Александр" w:date="2020-04-13T09:45:00Z">
                  <w:rPr>
                    <w:rFonts w:ascii="Arial" w:hAnsi="Arial" w:cs="Arial"/>
                    <w:sz w:val="20"/>
                    <w:highlight w:val="yellow"/>
                    <w:lang w:val="en-US"/>
                  </w:rPr>
                </w:rPrChange>
              </w:rPr>
              <w:t>-</w:t>
            </w:r>
          </w:p>
        </w:tc>
        <w:tc>
          <w:tcPr>
            <w:tcW w:w="447" w:type="pct"/>
          </w:tcPr>
          <w:p w14:paraId="4183075A" w14:textId="132E767F" w:rsidR="000E13BC" w:rsidRPr="000E13BC" w:rsidRDefault="000E13BC" w:rsidP="000E13BC">
            <w:pPr>
              <w:jc w:val="center"/>
              <w:rPr>
                <w:rFonts w:ascii="Arial" w:hAnsi="Arial" w:cs="Arial"/>
                <w:color w:val="FF0000"/>
                <w:sz w:val="20"/>
                <w:rPrChange w:id="15035" w:author="Александр" w:date="2020-04-13T09:45:00Z">
                  <w:rPr>
                    <w:rFonts w:ascii="Arial" w:hAnsi="Arial" w:cs="Arial"/>
                    <w:color w:val="FF0000"/>
                    <w:sz w:val="20"/>
                    <w:highlight w:val="yellow"/>
                  </w:rPr>
                </w:rPrChange>
              </w:rPr>
            </w:pPr>
            <w:r w:rsidRPr="000E13BC">
              <w:rPr>
                <w:rFonts w:ascii="Arial" w:hAnsi="Arial" w:cs="Arial"/>
                <w:sz w:val="20"/>
                <w:rPrChange w:id="15036" w:author="Александр" w:date="2020-04-13T09:45:00Z">
                  <w:rPr>
                    <w:rFonts w:ascii="Arial" w:hAnsi="Arial" w:cs="Arial"/>
                    <w:sz w:val="20"/>
                    <w:highlight w:val="yellow"/>
                  </w:rPr>
                </w:rPrChange>
              </w:rPr>
              <w:t>-</w:t>
            </w:r>
          </w:p>
        </w:tc>
        <w:tc>
          <w:tcPr>
            <w:tcW w:w="356" w:type="pct"/>
          </w:tcPr>
          <w:p w14:paraId="5ABDDB9D" w14:textId="7884AAEB" w:rsidR="000E13BC" w:rsidRPr="000E13BC" w:rsidRDefault="000E13BC" w:rsidP="000E13BC">
            <w:pPr>
              <w:jc w:val="center"/>
              <w:rPr>
                <w:rFonts w:ascii="Arial" w:hAnsi="Arial" w:cs="Arial"/>
                <w:color w:val="FF0000"/>
                <w:sz w:val="20"/>
                <w:lang w:val="en-US"/>
                <w:rPrChange w:id="15037" w:author="Александр" w:date="2020-04-13T09:45:00Z">
                  <w:rPr>
                    <w:rFonts w:ascii="Arial" w:hAnsi="Arial" w:cs="Arial"/>
                    <w:color w:val="FF0000"/>
                    <w:sz w:val="20"/>
                    <w:highlight w:val="yellow"/>
                    <w:lang w:val="en-US"/>
                  </w:rPr>
                </w:rPrChange>
              </w:rPr>
            </w:pPr>
            <w:r w:rsidRPr="000E13BC">
              <w:rPr>
                <w:rFonts w:ascii="Arial" w:hAnsi="Arial" w:cs="Arial"/>
                <w:sz w:val="20"/>
                <w:lang w:val="en-US"/>
                <w:rPrChange w:id="15038" w:author="Александр" w:date="2020-04-13T09:45:00Z">
                  <w:rPr>
                    <w:rFonts w:ascii="Arial" w:hAnsi="Arial" w:cs="Arial"/>
                    <w:sz w:val="20"/>
                    <w:highlight w:val="yellow"/>
                    <w:lang w:val="en-US"/>
                  </w:rPr>
                </w:rPrChange>
              </w:rPr>
              <w:t>SAP</w:t>
            </w:r>
          </w:p>
        </w:tc>
      </w:tr>
      <w:tr w:rsidR="000E13BC" w:rsidRPr="0086487D" w14:paraId="564DA687" w14:textId="77777777" w:rsidTr="00535C30">
        <w:trPr>
          <w:cantSplit/>
        </w:trPr>
        <w:tc>
          <w:tcPr>
            <w:tcW w:w="179" w:type="pct"/>
          </w:tcPr>
          <w:p w14:paraId="5FFEDF3C" w14:textId="410D7FD6" w:rsidR="000E13BC" w:rsidRPr="00696F74" w:rsidRDefault="000E13BC" w:rsidP="000E13BC">
            <w:pPr>
              <w:rPr>
                <w:rFonts w:ascii="Arial" w:hAnsi="Arial" w:cs="Arial"/>
                <w:sz w:val="20"/>
              </w:rPr>
            </w:pPr>
            <w:r w:rsidRPr="00696F74">
              <w:rPr>
                <w:rFonts w:ascii="Arial" w:hAnsi="Arial" w:cs="Arial"/>
                <w:sz w:val="20"/>
              </w:rPr>
              <w:lastRenderedPageBreak/>
              <w:t>9.</w:t>
            </w:r>
          </w:p>
        </w:tc>
        <w:tc>
          <w:tcPr>
            <w:tcW w:w="329" w:type="pct"/>
          </w:tcPr>
          <w:p w14:paraId="4FC6F1B7" w14:textId="319C001A" w:rsidR="000E13BC" w:rsidRPr="000E13BC" w:rsidRDefault="000E13BC" w:rsidP="000E13BC">
            <w:pPr>
              <w:jc w:val="center"/>
              <w:rPr>
                <w:rFonts w:ascii="Arial" w:hAnsi="Arial" w:cs="Arial"/>
                <w:sz w:val="20"/>
                <w:rPrChange w:id="15039" w:author="Александр" w:date="2020-04-13T09:45:00Z">
                  <w:rPr>
                    <w:rFonts w:ascii="Arial" w:hAnsi="Arial" w:cs="Arial"/>
                    <w:sz w:val="20"/>
                    <w:highlight w:val="yellow"/>
                  </w:rPr>
                </w:rPrChange>
              </w:rPr>
            </w:pPr>
            <w:r w:rsidRPr="000E13BC">
              <w:rPr>
                <w:rFonts w:ascii="Arial" w:hAnsi="Arial" w:cs="Arial"/>
                <w:sz w:val="20"/>
                <w:rPrChange w:id="15040" w:author="Александр" w:date="2020-04-13T09:45:00Z">
                  <w:rPr>
                    <w:rFonts w:ascii="Arial" w:hAnsi="Arial" w:cs="Arial"/>
                    <w:sz w:val="20"/>
                    <w:highlight w:val="yellow"/>
                  </w:rPr>
                </w:rPrChange>
              </w:rPr>
              <w:t>Стратегия</w:t>
            </w:r>
          </w:p>
        </w:tc>
        <w:tc>
          <w:tcPr>
            <w:tcW w:w="505" w:type="pct"/>
          </w:tcPr>
          <w:p w14:paraId="1E33C90F" w14:textId="35FC78F7" w:rsidR="000E13BC" w:rsidRPr="000E13BC" w:rsidRDefault="000E13BC" w:rsidP="000E13BC">
            <w:pPr>
              <w:jc w:val="left"/>
              <w:rPr>
                <w:rFonts w:ascii="Arial" w:hAnsi="Arial" w:cs="Arial"/>
                <w:sz w:val="20"/>
                <w:rPrChange w:id="15041" w:author="Александр" w:date="2020-04-13T09:45:00Z">
                  <w:rPr>
                    <w:rFonts w:ascii="Arial" w:hAnsi="Arial" w:cs="Arial"/>
                    <w:sz w:val="20"/>
                    <w:highlight w:val="yellow"/>
                  </w:rPr>
                </w:rPrChange>
              </w:rPr>
            </w:pPr>
            <w:r w:rsidRPr="000E13BC">
              <w:rPr>
                <w:rFonts w:ascii="Arial" w:hAnsi="Arial" w:cs="Arial"/>
                <w:sz w:val="20"/>
                <w:rPrChange w:id="15042" w:author="Александр" w:date="2020-04-13T09:45:00Z">
                  <w:rPr>
                    <w:rFonts w:ascii="Arial" w:hAnsi="Arial" w:cs="Arial"/>
                    <w:sz w:val="20"/>
                    <w:highlight w:val="yellow"/>
                  </w:rPr>
                </w:rPrChange>
              </w:rPr>
              <w:t>Допустимое отклонение при преждевременном выполнении</w:t>
            </w:r>
          </w:p>
        </w:tc>
        <w:tc>
          <w:tcPr>
            <w:tcW w:w="914" w:type="pct"/>
          </w:tcPr>
          <w:p w14:paraId="43B4F42E" w14:textId="082E4AAB" w:rsidR="000E13BC" w:rsidRPr="000E13BC" w:rsidRDefault="000E13BC" w:rsidP="000E13BC">
            <w:pPr>
              <w:jc w:val="left"/>
              <w:rPr>
                <w:rFonts w:ascii="Arial" w:hAnsi="Arial" w:cs="Arial"/>
                <w:sz w:val="20"/>
                <w:rPrChange w:id="15043" w:author="Александр" w:date="2020-04-13T09:45:00Z">
                  <w:rPr>
                    <w:rFonts w:ascii="Arial" w:hAnsi="Arial" w:cs="Arial"/>
                    <w:sz w:val="20"/>
                    <w:highlight w:val="yellow"/>
                  </w:rPr>
                </w:rPrChange>
              </w:rPr>
            </w:pPr>
            <w:r w:rsidRPr="000E13BC">
              <w:rPr>
                <w:rFonts w:ascii="Arial" w:hAnsi="Arial" w:cs="Arial"/>
                <w:sz w:val="20"/>
                <w:rPrChange w:id="15044" w:author="Александр" w:date="2020-04-13T09:45:00Z">
                  <w:rPr>
                    <w:rFonts w:ascii="Arial" w:hAnsi="Arial" w:cs="Arial"/>
                    <w:sz w:val="20"/>
                    <w:highlight w:val="yellow"/>
                  </w:rPr>
                </w:rPrChange>
              </w:rPr>
              <w:t xml:space="preserve">Допустимое отклонение при преждевременном </w:t>
            </w:r>
            <w:proofErr w:type="gramStart"/>
            <w:r w:rsidRPr="000E13BC">
              <w:rPr>
                <w:rFonts w:ascii="Arial" w:hAnsi="Arial" w:cs="Arial"/>
                <w:sz w:val="20"/>
                <w:rPrChange w:id="15045" w:author="Александр" w:date="2020-04-13T09:45:00Z">
                  <w:rPr>
                    <w:rFonts w:ascii="Arial" w:hAnsi="Arial" w:cs="Arial"/>
                    <w:sz w:val="20"/>
                    <w:highlight w:val="yellow"/>
                  </w:rPr>
                </w:rPrChange>
              </w:rPr>
              <w:t>выполнении,%</w:t>
            </w:r>
            <w:proofErr w:type="gramEnd"/>
          </w:p>
        </w:tc>
        <w:tc>
          <w:tcPr>
            <w:tcW w:w="411" w:type="pct"/>
          </w:tcPr>
          <w:p w14:paraId="1008573D" w14:textId="5BF70AE9" w:rsidR="000E13BC" w:rsidRPr="000E13BC" w:rsidRDefault="000E13BC" w:rsidP="000E13BC">
            <w:pPr>
              <w:jc w:val="center"/>
              <w:rPr>
                <w:rFonts w:ascii="Arial" w:hAnsi="Arial" w:cs="Arial"/>
                <w:sz w:val="20"/>
                <w:lang w:val="en-US"/>
                <w:rPrChange w:id="15046" w:author="Александр" w:date="2020-04-13T09:45:00Z">
                  <w:rPr>
                    <w:rFonts w:ascii="Arial" w:hAnsi="Arial" w:cs="Arial"/>
                    <w:sz w:val="20"/>
                    <w:highlight w:val="yellow"/>
                    <w:lang w:val="en-US"/>
                  </w:rPr>
                </w:rPrChange>
              </w:rPr>
            </w:pPr>
            <w:r w:rsidRPr="000E13BC">
              <w:rPr>
                <w:rFonts w:ascii="Arial" w:hAnsi="Arial" w:cs="Arial"/>
                <w:sz w:val="20"/>
                <w:lang w:val="en-US"/>
                <w:rPrChange w:id="15047" w:author="Александр" w:date="2020-04-13T09:45:00Z">
                  <w:rPr>
                    <w:rFonts w:ascii="Arial" w:hAnsi="Arial" w:cs="Arial"/>
                    <w:sz w:val="20"/>
                    <w:highlight w:val="yellow"/>
                    <w:lang w:val="en-US"/>
                  </w:rPr>
                </w:rPrChange>
              </w:rPr>
              <w:t>NUMC, 3</w:t>
            </w:r>
          </w:p>
        </w:tc>
        <w:tc>
          <w:tcPr>
            <w:tcW w:w="465" w:type="pct"/>
          </w:tcPr>
          <w:p w14:paraId="2B07806D" w14:textId="79056D1C" w:rsidR="000E13BC" w:rsidRPr="000E13BC" w:rsidRDefault="000E13BC" w:rsidP="000E13BC">
            <w:pPr>
              <w:jc w:val="center"/>
              <w:rPr>
                <w:rFonts w:ascii="Arial" w:hAnsi="Arial" w:cs="Arial"/>
                <w:sz w:val="20"/>
                <w:lang w:val="en-US"/>
                <w:rPrChange w:id="15048" w:author="Александр" w:date="2020-04-13T09:45:00Z">
                  <w:rPr>
                    <w:rFonts w:ascii="Arial" w:hAnsi="Arial" w:cs="Arial"/>
                    <w:sz w:val="20"/>
                    <w:highlight w:val="yellow"/>
                    <w:lang w:val="en-US"/>
                  </w:rPr>
                </w:rPrChange>
              </w:rPr>
            </w:pPr>
            <w:r w:rsidRPr="000E13BC">
              <w:rPr>
                <w:rFonts w:ascii="Arial" w:hAnsi="Arial" w:cs="Arial"/>
                <w:sz w:val="20"/>
                <w:lang w:val="en-US"/>
                <w:rPrChange w:id="15049" w:author="Александр" w:date="2020-04-13T09:45:00Z">
                  <w:rPr>
                    <w:rFonts w:ascii="Arial" w:hAnsi="Arial" w:cs="Arial"/>
                    <w:sz w:val="20"/>
                    <w:highlight w:val="yellow"/>
                    <w:lang w:val="en-US"/>
                  </w:rPr>
                </w:rPrChange>
              </w:rPr>
              <w:t>T351-</w:t>
            </w:r>
            <w:r w:rsidRPr="00696F74">
              <w:t xml:space="preserve"> </w:t>
            </w:r>
            <w:r w:rsidRPr="000E13BC">
              <w:rPr>
                <w:rFonts w:ascii="Arial" w:hAnsi="Arial" w:cs="Arial"/>
                <w:sz w:val="20"/>
                <w:rPrChange w:id="15050" w:author="Александр" w:date="2020-04-13T09:45:00Z">
                  <w:rPr>
                    <w:rFonts w:ascii="Arial" w:hAnsi="Arial" w:cs="Arial"/>
                    <w:sz w:val="20"/>
                    <w:highlight w:val="yellow"/>
                  </w:rPr>
                </w:rPrChange>
              </w:rPr>
              <w:t>TOLE2</w:t>
            </w:r>
          </w:p>
        </w:tc>
        <w:tc>
          <w:tcPr>
            <w:tcW w:w="456" w:type="pct"/>
          </w:tcPr>
          <w:p w14:paraId="59D69117" w14:textId="784B2546" w:rsidR="000E13BC" w:rsidRPr="000E13BC" w:rsidRDefault="000E13BC" w:rsidP="000E13BC">
            <w:pPr>
              <w:jc w:val="center"/>
              <w:rPr>
                <w:rFonts w:ascii="Arial" w:hAnsi="Arial" w:cs="Arial"/>
                <w:sz w:val="20"/>
                <w:rPrChange w:id="15051" w:author="Александр" w:date="2020-04-13T09:45:00Z">
                  <w:rPr>
                    <w:rFonts w:ascii="Arial" w:hAnsi="Arial" w:cs="Arial"/>
                    <w:sz w:val="20"/>
                    <w:highlight w:val="yellow"/>
                  </w:rPr>
                </w:rPrChange>
              </w:rPr>
            </w:pPr>
            <w:r w:rsidRPr="000E13BC">
              <w:rPr>
                <w:rFonts w:ascii="Arial" w:hAnsi="Arial" w:cs="Arial"/>
                <w:sz w:val="20"/>
                <w:rPrChange w:id="15052" w:author="Александр" w:date="2020-04-13T09:45:00Z">
                  <w:rPr>
                    <w:rFonts w:ascii="Arial" w:hAnsi="Arial" w:cs="Arial"/>
                    <w:sz w:val="20"/>
                    <w:highlight w:val="yellow"/>
                  </w:rPr>
                </w:rPrChange>
              </w:rPr>
              <w:t>-</w:t>
            </w:r>
          </w:p>
        </w:tc>
        <w:tc>
          <w:tcPr>
            <w:tcW w:w="537" w:type="pct"/>
          </w:tcPr>
          <w:p w14:paraId="178901BD" w14:textId="6929C24B" w:rsidR="000E13BC" w:rsidRPr="000E13BC" w:rsidRDefault="000E13BC" w:rsidP="000E13BC">
            <w:pPr>
              <w:jc w:val="center"/>
              <w:rPr>
                <w:rFonts w:ascii="Arial" w:hAnsi="Arial" w:cs="Arial"/>
                <w:sz w:val="20"/>
                <w:rPrChange w:id="15053" w:author="Александр" w:date="2020-04-13T09:45:00Z">
                  <w:rPr>
                    <w:rFonts w:ascii="Arial" w:hAnsi="Arial" w:cs="Arial"/>
                    <w:sz w:val="20"/>
                    <w:highlight w:val="yellow"/>
                  </w:rPr>
                </w:rPrChange>
              </w:rPr>
            </w:pPr>
            <w:ins w:id="15054" w:author="Александр" w:date="2020-04-13T09:46:00Z">
              <w:r>
                <w:rPr>
                  <w:rFonts w:ascii="Arial" w:hAnsi="Arial" w:cs="Arial"/>
                  <w:sz w:val="20"/>
                </w:rPr>
                <w:t>Не используется в текущем решении</w:t>
              </w:r>
            </w:ins>
            <w:del w:id="15055" w:author="Александр" w:date="2020-04-13T09:46:00Z">
              <w:r w:rsidRPr="000E13BC" w:rsidDel="009634A8">
                <w:rPr>
                  <w:rFonts w:ascii="Arial" w:hAnsi="Arial" w:cs="Arial"/>
                  <w:sz w:val="20"/>
                  <w:rPrChange w:id="15056" w:author="Александр" w:date="2020-04-13T09:45:00Z">
                    <w:rPr>
                      <w:rFonts w:ascii="Arial" w:hAnsi="Arial" w:cs="Arial"/>
                      <w:sz w:val="20"/>
                      <w:highlight w:val="yellow"/>
                    </w:rPr>
                  </w:rPrChange>
                </w:rPr>
                <w:delText>-</w:delText>
              </w:r>
            </w:del>
          </w:p>
        </w:tc>
        <w:tc>
          <w:tcPr>
            <w:tcW w:w="401" w:type="pct"/>
          </w:tcPr>
          <w:p w14:paraId="7E147617" w14:textId="7561C7A1" w:rsidR="000E13BC" w:rsidRPr="000E13BC" w:rsidRDefault="000E13BC" w:rsidP="000E13BC">
            <w:pPr>
              <w:jc w:val="center"/>
              <w:rPr>
                <w:rFonts w:ascii="Arial" w:hAnsi="Arial" w:cs="Arial"/>
                <w:sz w:val="20"/>
                <w:lang w:val="en-US"/>
                <w:rPrChange w:id="15057" w:author="Александр" w:date="2020-04-13T09:45:00Z">
                  <w:rPr>
                    <w:rFonts w:ascii="Arial" w:hAnsi="Arial" w:cs="Arial"/>
                    <w:sz w:val="20"/>
                    <w:highlight w:val="yellow"/>
                    <w:lang w:val="en-US"/>
                  </w:rPr>
                </w:rPrChange>
              </w:rPr>
            </w:pPr>
            <w:r w:rsidRPr="000E13BC">
              <w:rPr>
                <w:rFonts w:ascii="Arial" w:hAnsi="Arial" w:cs="Arial"/>
                <w:sz w:val="20"/>
                <w:lang w:val="en-US"/>
                <w:rPrChange w:id="15058" w:author="Александр" w:date="2020-04-13T09:45:00Z">
                  <w:rPr>
                    <w:rFonts w:ascii="Arial" w:hAnsi="Arial" w:cs="Arial"/>
                    <w:sz w:val="20"/>
                    <w:highlight w:val="yellow"/>
                    <w:lang w:val="en-US"/>
                  </w:rPr>
                </w:rPrChange>
              </w:rPr>
              <w:t>-</w:t>
            </w:r>
          </w:p>
        </w:tc>
        <w:tc>
          <w:tcPr>
            <w:tcW w:w="447" w:type="pct"/>
          </w:tcPr>
          <w:p w14:paraId="720346AA" w14:textId="43346EFD" w:rsidR="000E13BC" w:rsidRPr="000E13BC" w:rsidRDefault="000E13BC" w:rsidP="000E13BC">
            <w:pPr>
              <w:jc w:val="center"/>
              <w:rPr>
                <w:rFonts w:ascii="Arial" w:hAnsi="Arial" w:cs="Arial"/>
                <w:sz w:val="20"/>
                <w:rPrChange w:id="15059" w:author="Александр" w:date="2020-04-13T09:45:00Z">
                  <w:rPr>
                    <w:rFonts w:ascii="Arial" w:hAnsi="Arial" w:cs="Arial"/>
                    <w:sz w:val="20"/>
                    <w:highlight w:val="yellow"/>
                  </w:rPr>
                </w:rPrChange>
              </w:rPr>
            </w:pPr>
            <w:r w:rsidRPr="000E13BC">
              <w:rPr>
                <w:rFonts w:ascii="Arial" w:hAnsi="Arial" w:cs="Arial"/>
                <w:sz w:val="20"/>
                <w:rPrChange w:id="15060" w:author="Александр" w:date="2020-04-13T09:45:00Z">
                  <w:rPr>
                    <w:rFonts w:ascii="Arial" w:hAnsi="Arial" w:cs="Arial"/>
                    <w:sz w:val="20"/>
                    <w:highlight w:val="yellow"/>
                  </w:rPr>
                </w:rPrChange>
              </w:rPr>
              <w:t>-</w:t>
            </w:r>
          </w:p>
        </w:tc>
        <w:tc>
          <w:tcPr>
            <w:tcW w:w="356" w:type="pct"/>
          </w:tcPr>
          <w:p w14:paraId="02BAE0C5" w14:textId="4D92B15B" w:rsidR="000E13BC" w:rsidRPr="000E13BC" w:rsidRDefault="000E13BC" w:rsidP="000E13BC">
            <w:pPr>
              <w:jc w:val="center"/>
              <w:rPr>
                <w:rFonts w:ascii="Arial" w:hAnsi="Arial" w:cs="Arial"/>
                <w:sz w:val="20"/>
                <w:lang w:val="en-US"/>
                <w:rPrChange w:id="15061" w:author="Александр" w:date="2020-04-13T09:45:00Z">
                  <w:rPr>
                    <w:rFonts w:ascii="Arial" w:hAnsi="Arial" w:cs="Arial"/>
                    <w:sz w:val="20"/>
                    <w:highlight w:val="yellow"/>
                    <w:lang w:val="en-US"/>
                  </w:rPr>
                </w:rPrChange>
              </w:rPr>
            </w:pPr>
            <w:r w:rsidRPr="000E13BC">
              <w:rPr>
                <w:rFonts w:ascii="Arial" w:hAnsi="Arial" w:cs="Arial"/>
                <w:sz w:val="20"/>
                <w:lang w:val="en-US"/>
                <w:rPrChange w:id="15062" w:author="Александр" w:date="2020-04-13T09:45:00Z">
                  <w:rPr>
                    <w:rFonts w:ascii="Arial" w:hAnsi="Arial" w:cs="Arial"/>
                    <w:sz w:val="20"/>
                    <w:highlight w:val="yellow"/>
                    <w:lang w:val="en-US"/>
                  </w:rPr>
                </w:rPrChange>
              </w:rPr>
              <w:t>SAP</w:t>
            </w:r>
          </w:p>
        </w:tc>
      </w:tr>
      <w:tr w:rsidR="000E13BC" w:rsidRPr="0086487D" w14:paraId="380A419C" w14:textId="77777777" w:rsidTr="00535C30">
        <w:trPr>
          <w:cantSplit/>
        </w:trPr>
        <w:tc>
          <w:tcPr>
            <w:tcW w:w="179" w:type="pct"/>
          </w:tcPr>
          <w:p w14:paraId="2A615B78" w14:textId="37FEE178" w:rsidR="000E13BC" w:rsidRPr="00696F74" w:rsidRDefault="000E13BC" w:rsidP="000E13BC">
            <w:pPr>
              <w:rPr>
                <w:rFonts w:ascii="Arial" w:hAnsi="Arial" w:cs="Arial"/>
                <w:sz w:val="20"/>
              </w:rPr>
            </w:pPr>
            <w:r w:rsidRPr="00696F74">
              <w:rPr>
                <w:rFonts w:ascii="Arial" w:hAnsi="Arial" w:cs="Arial"/>
                <w:sz w:val="20"/>
              </w:rPr>
              <w:t>10.</w:t>
            </w:r>
          </w:p>
        </w:tc>
        <w:tc>
          <w:tcPr>
            <w:tcW w:w="329" w:type="pct"/>
          </w:tcPr>
          <w:p w14:paraId="73FEC1E3" w14:textId="77777777" w:rsidR="000E13BC" w:rsidRPr="000E13BC" w:rsidRDefault="000E13BC" w:rsidP="000E13BC">
            <w:pPr>
              <w:jc w:val="center"/>
              <w:rPr>
                <w:rFonts w:ascii="Arial" w:hAnsi="Arial" w:cs="Arial"/>
                <w:sz w:val="20"/>
              </w:rPr>
            </w:pPr>
            <w:r w:rsidRPr="000E13BC">
              <w:rPr>
                <w:rFonts w:ascii="Arial" w:hAnsi="Arial" w:cs="Arial"/>
                <w:sz w:val="20"/>
              </w:rPr>
              <w:t>Пакеты</w:t>
            </w:r>
          </w:p>
        </w:tc>
        <w:tc>
          <w:tcPr>
            <w:tcW w:w="505" w:type="pct"/>
          </w:tcPr>
          <w:p w14:paraId="0F61239E" w14:textId="77777777" w:rsidR="000E13BC" w:rsidRPr="000E13BC" w:rsidRDefault="000E13BC" w:rsidP="000E13BC">
            <w:pPr>
              <w:jc w:val="left"/>
              <w:rPr>
                <w:rFonts w:ascii="Arial" w:hAnsi="Arial" w:cs="Arial"/>
                <w:sz w:val="20"/>
                <w:szCs w:val="20"/>
              </w:rPr>
            </w:pPr>
            <w:r w:rsidRPr="000E13BC">
              <w:rPr>
                <w:rFonts w:ascii="Arial" w:hAnsi="Arial" w:cs="Arial"/>
                <w:sz w:val="20"/>
                <w:szCs w:val="20"/>
                <w:lang w:eastAsia="ru-RU"/>
              </w:rPr>
              <w:t>Интервал планирования</w:t>
            </w:r>
          </w:p>
        </w:tc>
        <w:tc>
          <w:tcPr>
            <w:tcW w:w="914" w:type="pct"/>
          </w:tcPr>
          <w:p w14:paraId="1CA02B82" w14:textId="77777777" w:rsidR="000E13BC" w:rsidRPr="000E13BC" w:rsidRDefault="000E13BC" w:rsidP="000E13BC">
            <w:pPr>
              <w:jc w:val="left"/>
              <w:rPr>
                <w:rFonts w:ascii="Arial" w:hAnsi="Arial" w:cs="Arial"/>
                <w:sz w:val="20"/>
              </w:rPr>
            </w:pPr>
            <w:r w:rsidRPr="000E13BC">
              <w:rPr>
                <w:rFonts w:ascii="Arial" w:hAnsi="Arial" w:cs="Arial"/>
                <w:sz w:val="20"/>
              </w:rPr>
              <w:t>Определяет временной интервал, по истечению которого возникает необходимость выполнения мероприятия ТОРО</w:t>
            </w:r>
          </w:p>
        </w:tc>
        <w:tc>
          <w:tcPr>
            <w:tcW w:w="411" w:type="pct"/>
          </w:tcPr>
          <w:p w14:paraId="47B1DC2A" w14:textId="77777777" w:rsidR="000E13BC" w:rsidRPr="000E13BC" w:rsidRDefault="000E13BC" w:rsidP="000E13BC">
            <w:pPr>
              <w:jc w:val="center"/>
              <w:rPr>
                <w:rFonts w:ascii="Arial" w:hAnsi="Arial" w:cs="Arial"/>
                <w:sz w:val="20"/>
              </w:rPr>
            </w:pPr>
            <w:r w:rsidRPr="000E13BC">
              <w:rPr>
                <w:rFonts w:ascii="Arial" w:hAnsi="Arial" w:cs="Arial"/>
                <w:sz w:val="20"/>
              </w:rPr>
              <w:t>FLTP, 16, 16</w:t>
            </w:r>
          </w:p>
          <w:p w14:paraId="0D580B1B" w14:textId="77777777" w:rsidR="000E13BC" w:rsidRPr="000E13BC" w:rsidRDefault="000E13BC" w:rsidP="000E13BC">
            <w:pPr>
              <w:jc w:val="center"/>
              <w:rPr>
                <w:rFonts w:ascii="Arial" w:hAnsi="Arial" w:cs="Arial"/>
                <w:sz w:val="20"/>
              </w:rPr>
            </w:pPr>
            <w:r w:rsidRPr="000E13BC">
              <w:rPr>
                <w:rFonts w:ascii="Arial" w:hAnsi="Arial" w:cs="Arial"/>
                <w:sz w:val="20"/>
              </w:rPr>
              <w:t>Числовой формат с плавающей запятой</w:t>
            </w:r>
          </w:p>
        </w:tc>
        <w:tc>
          <w:tcPr>
            <w:tcW w:w="465" w:type="pct"/>
          </w:tcPr>
          <w:p w14:paraId="05AEC81B" w14:textId="77777777" w:rsidR="000E13BC" w:rsidRPr="000E13BC" w:rsidRDefault="000E13BC" w:rsidP="000E13BC">
            <w:pPr>
              <w:jc w:val="center"/>
              <w:rPr>
                <w:rFonts w:ascii="Arial" w:hAnsi="Arial" w:cs="Arial"/>
                <w:sz w:val="20"/>
              </w:rPr>
            </w:pPr>
            <w:r w:rsidRPr="000E13BC">
              <w:rPr>
                <w:rFonts w:ascii="Arial" w:hAnsi="Arial" w:cs="Arial"/>
                <w:sz w:val="20"/>
              </w:rPr>
              <w:t>T351P-ZYKZT</w:t>
            </w:r>
          </w:p>
        </w:tc>
        <w:tc>
          <w:tcPr>
            <w:tcW w:w="456" w:type="pct"/>
          </w:tcPr>
          <w:p w14:paraId="1D3F5741" w14:textId="3DDAD144" w:rsidR="000E13BC" w:rsidRPr="00696F74" w:rsidRDefault="000E13BC" w:rsidP="000E13BC">
            <w:pPr>
              <w:jc w:val="center"/>
              <w:rPr>
                <w:rFonts w:ascii="Arial" w:hAnsi="Arial" w:cs="Arial"/>
                <w:sz w:val="20"/>
              </w:rPr>
            </w:pPr>
            <w:r w:rsidRPr="000E13BC">
              <w:rPr>
                <w:rFonts w:ascii="Arial" w:hAnsi="Arial" w:cs="Arial"/>
                <w:sz w:val="20"/>
                <w:rPrChange w:id="15063" w:author="Александр" w:date="2020-04-13T09:45:00Z">
                  <w:rPr>
                    <w:rFonts w:ascii="Arial" w:hAnsi="Arial" w:cs="Arial"/>
                    <w:sz w:val="20"/>
                    <w:highlight w:val="yellow"/>
                  </w:rPr>
                </w:rPrChange>
              </w:rPr>
              <w:t>Х</w:t>
            </w:r>
          </w:p>
        </w:tc>
        <w:tc>
          <w:tcPr>
            <w:tcW w:w="537" w:type="pct"/>
          </w:tcPr>
          <w:p w14:paraId="220308DF" w14:textId="53B234AF"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401" w:type="pct"/>
          </w:tcPr>
          <w:p w14:paraId="69780596" w14:textId="3D5B98B6"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447" w:type="pct"/>
          </w:tcPr>
          <w:p w14:paraId="3C7B3CA2" w14:textId="55609DFF" w:rsidR="000E13BC" w:rsidRPr="000E13BC" w:rsidRDefault="000E13BC" w:rsidP="000E13BC">
            <w:pPr>
              <w:jc w:val="center"/>
              <w:rPr>
                <w:rFonts w:ascii="Arial" w:hAnsi="Arial" w:cs="Arial"/>
                <w:sz w:val="20"/>
              </w:rPr>
            </w:pPr>
            <w:r w:rsidRPr="000E13BC">
              <w:rPr>
                <w:rFonts w:ascii="Arial" w:hAnsi="Arial" w:cs="Arial"/>
                <w:sz w:val="20"/>
              </w:rPr>
              <w:t>-</w:t>
            </w:r>
          </w:p>
        </w:tc>
        <w:tc>
          <w:tcPr>
            <w:tcW w:w="356" w:type="pct"/>
          </w:tcPr>
          <w:p w14:paraId="5ED1F754" w14:textId="247390C8" w:rsidR="000E13BC" w:rsidRPr="000E13BC" w:rsidRDefault="000E13BC" w:rsidP="000E13BC">
            <w:pPr>
              <w:jc w:val="center"/>
              <w:rPr>
                <w:rFonts w:ascii="Arial" w:hAnsi="Arial" w:cs="Arial"/>
                <w:sz w:val="20"/>
              </w:rPr>
            </w:pPr>
            <w:r w:rsidRPr="000E13BC">
              <w:rPr>
                <w:rFonts w:ascii="Arial" w:hAnsi="Arial" w:cs="Arial"/>
                <w:sz w:val="20"/>
                <w:lang w:val="en-US"/>
              </w:rPr>
              <w:t>SAP</w:t>
            </w:r>
          </w:p>
        </w:tc>
      </w:tr>
      <w:tr w:rsidR="000E13BC" w:rsidRPr="0086487D" w14:paraId="214DA151" w14:textId="77777777" w:rsidTr="00535C30">
        <w:trPr>
          <w:cantSplit/>
        </w:trPr>
        <w:tc>
          <w:tcPr>
            <w:tcW w:w="179" w:type="pct"/>
          </w:tcPr>
          <w:p w14:paraId="1C573A3D" w14:textId="09BA8E8E" w:rsidR="000E13BC" w:rsidRPr="00696F74" w:rsidRDefault="000E13BC" w:rsidP="000E13BC">
            <w:pPr>
              <w:rPr>
                <w:rFonts w:ascii="Arial" w:hAnsi="Arial" w:cs="Arial"/>
                <w:sz w:val="20"/>
              </w:rPr>
            </w:pPr>
            <w:r w:rsidRPr="00696F74">
              <w:rPr>
                <w:rFonts w:ascii="Arial" w:hAnsi="Arial" w:cs="Arial"/>
                <w:sz w:val="20"/>
              </w:rPr>
              <w:t>11.</w:t>
            </w:r>
          </w:p>
        </w:tc>
        <w:tc>
          <w:tcPr>
            <w:tcW w:w="329" w:type="pct"/>
          </w:tcPr>
          <w:p w14:paraId="5961FD6A" w14:textId="1E857757" w:rsidR="000E13BC" w:rsidRPr="000E13BC" w:rsidRDefault="000E13BC" w:rsidP="000E13BC">
            <w:pPr>
              <w:jc w:val="center"/>
              <w:rPr>
                <w:rFonts w:ascii="Arial" w:hAnsi="Arial" w:cs="Arial"/>
                <w:sz w:val="20"/>
                <w:rPrChange w:id="15064" w:author="Александр" w:date="2020-04-13T09:45:00Z">
                  <w:rPr>
                    <w:rFonts w:ascii="Arial" w:hAnsi="Arial" w:cs="Arial"/>
                    <w:sz w:val="20"/>
                    <w:highlight w:val="yellow"/>
                  </w:rPr>
                </w:rPrChange>
              </w:rPr>
            </w:pPr>
            <w:r w:rsidRPr="000E13BC">
              <w:rPr>
                <w:rFonts w:ascii="Arial" w:hAnsi="Arial" w:cs="Arial"/>
                <w:sz w:val="20"/>
                <w:rPrChange w:id="15065" w:author="Александр" w:date="2020-04-13T09:45:00Z">
                  <w:rPr>
                    <w:rFonts w:ascii="Arial" w:hAnsi="Arial" w:cs="Arial"/>
                    <w:sz w:val="20"/>
                    <w:highlight w:val="yellow"/>
                  </w:rPr>
                </w:rPrChange>
              </w:rPr>
              <w:t>Пакеты</w:t>
            </w:r>
          </w:p>
        </w:tc>
        <w:tc>
          <w:tcPr>
            <w:tcW w:w="505" w:type="pct"/>
          </w:tcPr>
          <w:p w14:paraId="1F43C1BF" w14:textId="32017543" w:rsidR="000E13BC" w:rsidRPr="000E13BC" w:rsidRDefault="000E13BC" w:rsidP="000E13BC">
            <w:pPr>
              <w:jc w:val="left"/>
              <w:rPr>
                <w:rFonts w:ascii="Arial" w:hAnsi="Arial" w:cs="Arial"/>
                <w:sz w:val="20"/>
                <w:szCs w:val="20"/>
                <w:lang w:eastAsia="ru-RU"/>
                <w:rPrChange w:id="15066"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067" w:author="Александр" w:date="2020-04-13T09:45:00Z">
                  <w:rPr>
                    <w:rFonts w:ascii="Arial" w:hAnsi="Arial" w:cs="Arial"/>
                    <w:sz w:val="20"/>
                    <w:szCs w:val="20"/>
                    <w:highlight w:val="yellow"/>
                    <w:lang w:eastAsia="ru-RU"/>
                  </w:rPr>
                </w:rPrChange>
              </w:rPr>
              <w:t>Единица измерения</w:t>
            </w:r>
          </w:p>
        </w:tc>
        <w:tc>
          <w:tcPr>
            <w:tcW w:w="914" w:type="pct"/>
          </w:tcPr>
          <w:p w14:paraId="056C87FE" w14:textId="3B3B7A5E" w:rsidR="000E13BC" w:rsidRPr="000E13BC" w:rsidRDefault="000E13BC" w:rsidP="000E13BC">
            <w:pPr>
              <w:jc w:val="left"/>
              <w:rPr>
                <w:rFonts w:ascii="Arial" w:hAnsi="Arial" w:cs="Arial"/>
                <w:sz w:val="20"/>
                <w:rPrChange w:id="15068" w:author="Александр" w:date="2020-04-13T09:45:00Z">
                  <w:rPr>
                    <w:rFonts w:ascii="Arial" w:hAnsi="Arial" w:cs="Arial"/>
                    <w:sz w:val="20"/>
                    <w:highlight w:val="yellow"/>
                  </w:rPr>
                </w:rPrChange>
              </w:rPr>
            </w:pPr>
            <w:r w:rsidRPr="000E13BC">
              <w:rPr>
                <w:rFonts w:ascii="Arial" w:hAnsi="Arial" w:cs="Arial"/>
                <w:sz w:val="20"/>
                <w:rPrChange w:id="15069" w:author="Александр" w:date="2020-04-13T09:45:00Z">
                  <w:rPr>
                    <w:rFonts w:ascii="Arial" w:hAnsi="Arial" w:cs="Arial"/>
                    <w:sz w:val="20"/>
                    <w:highlight w:val="yellow"/>
                  </w:rPr>
                </w:rPrChange>
              </w:rPr>
              <w:t xml:space="preserve">Единица измерения для длины </w:t>
            </w:r>
            <w:proofErr w:type="gramStart"/>
            <w:r w:rsidRPr="000E13BC">
              <w:rPr>
                <w:rFonts w:ascii="Arial" w:hAnsi="Arial" w:cs="Arial"/>
                <w:sz w:val="20"/>
                <w:rPrChange w:id="15070" w:author="Александр" w:date="2020-04-13T09:45:00Z">
                  <w:rPr>
                    <w:rFonts w:ascii="Arial" w:hAnsi="Arial" w:cs="Arial"/>
                    <w:sz w:val="20"/>
                    <w:highlight w:val="yellow"/>
                  </w:rPr>
                </w:rPrChange>
              </w:rPr>
              <w:t>цикла(</w:t>
            </w:r>
            <w:proofErr w:type="gramEnd"/>
            <w:r w:rsidRPr="000E13BC">
              <w:rPr>
                <w:rFonts w:ascii="Arial" w:hAnsi="Arial" w:cs="Arial"/>
                <w:sz w:val="20"/>
                <w:rPrChange w:id="15071" w:author="Александр" w:date="2020-04-13T09:45:00Z">
                  <w:rPr>
                    <w:rFonts w:ascii="Arial" w:hAnsi="Arial" w:cs="Arial"/>
                    <w:sz w:val="20"/>
                    <w:highlight w:val="yellow"/>
                  </w:rPr>
                </w:rPrChange>
              </w:rPr>
              <w:t xml:space="preserve">час, метр, моточас, месяц, год и </w:t>
            </w:r>
            <w:proofErr w:type="spellStart"/>
            <w:r w:rsidRPr="000E13BC">
              <w:rPr>
                <w:rFonts w:ascii="Arial" w:hAnsi="Arial" w:cs="Arial"/>
                <w:sz w:val="20"/>
                <w:rPrChange w:id="15072" w:author="Александр" w:date="2020-04-13T09:45:00Z">
                  <w:rPr>
                    <w:rFonts w:ascii="Arial" w:hAnsi="Arial" w:cs="Arial"/>
                    <w:sz w:val="20"/>
                    <w:highlight w:val="yellow"/>
                  </w:rPr>
                </w:rPrChange>
              </w:rPr>
              <w:t>тд</w:t>
            </w:r>
            <w:proofErr w:type="spellEnd"/>
            <w:r w:rsidRPr="000E13BC">
              <w:rPr>
                <w:rFonts w:ascii="Arial" w:hAnsi="Arial" w:cs="Arial"/>
                <w:sz w:val="20"/>
                <w:rPrChange w:id="15073" w:author="Александр" w:date="2020-04-13T09:45:00Z">
                  <w:rPr>
                    <w:rFonts w:ascii="Arial" w:hAnsi="Arial" w:cs="Arial"/>
                    <w:sz w:val="20"/>
                    <w:highlight w:val="yellow"/>
                  </w:rPr>
                </w:rPrChange>
              </w:rPr>
              <w:t>.)</w:t>
            </w:r>
          </w:p>
        </w:tc>
        <w:tc>
          <w:tcPr>
            <w:tcW w:w="411" w:type="pct"/>
          </w:tcPr>
          <w:p w14:paraId="2FA9D951" w14:textId="6709BBF3" w:rsidR="000E13BC" w:rsidRPr="000E13BC" w:rsidRDefault="000E13BC" w:rsidP="000E13BC">
            <w:pPr>
              <w:jc w:val="center"/>
              <w:rPr>
                <w:rFonts w:ascii="Arial" w:hAnsi="Arial" w:cs="Arial"/>
                <w:sz w:val="20"/>
                <w:lang w:val="en-US"/>
                <w:rPrChange w:id="15074" w:author="Александр" w:date="2020-04-13T09:45:00Z">
                  <w:rPr>
                    <w:rFonts w:ascii="Arial" w:hAnsi="Arial" w:cs="Arial"/>
                    <w:sz w:val="20"/>
                    <w:highlight w:val="yellow"/>
                    <w:lang w:val="en-US"/>
                  </w:rPr>
                </w:rPrChange>
              </w:rPr>
            </w:pPr>
            <w:r w:rsidRPr="000E13BC">
              <w:rPr>
                <w:rFonts w:ascii="Arial" w:hAnsi="Arial" w:cs="Arial"/>
                <w:sz w:val="20"/>
                <w:lang w:val="en-US"/>
                <w:rPrChange w:id="15075" w:author="Александр" w:date="2020-04-13T09:45:00Z">
                  <w:rPr>
                    <w:rFonts w:ascii="Arial" w:hAnsi="Arial" w:cs="Arial"/>
                    <w:sz w:val="20"/>
                    <w:highlight w:val="yellow"/>
                    <w:lang w:val="en-US"/>
                  </w:rPr>
                </w:rPrChange>
              </w:rPr>
              <w:t>UNIT, 3</w:t>
            </w:r>
          </w:p>
        </w:tc>
        <w:tc>
          <w:tcPr>
            <w:tcW w:w="465" w:type="pct"/>
          </w:tcPr>
          <w:p w14:paraId="2202BB30" w14:textId="6D084051" w:rsidR="000E13BC" w:rsidRPr="000E13BC" w:rsidRDefault="000E13BC" w:rsidP="000E13BC">
            <w:pPr>
              <w:jc w:val="center"/>
              <w:rPr>
                <w:rFonts w:ascii="Arial" w:hAnsi="Arial" w:cs="Arial"/>
                <w:sz w:val="20"/>
                <w:rPrChange w:id="15076" w:author="Александр" w:date="2020-04-13T09:45:00Z">
                  <w:rPr>
                    <w:rFonts w:ascii="Arial" w:hAnsi="Arial" w:cs="Arial"/>
                    <w:sz w:val="20"/>
                    <w:highlight w:val="yellow"/>
                  </w:rPr>
                </w:rPrChange>
              </w:rPr>
            </w:pPr>
            <w:r w:rsidRPr="000E13BC">
              <w:rPr>
                <w:rFonts w:ascii="Arial" w:hAnsi="Arial" w:cs="Arial"/>
                <w:sz w:val="20"/>
                <w:rPrChange w:id="15077" w:author="Александр" w:date="2020-04-13T09:45:00Z">
                  <w:rPr>
                    <w:rFonts w:ascii="Arial" w:hAnsi="Arial" w:cs="Arial"/>
                    <w:sz w:val="20"/>
                    <w:highlight w:val="yellow"/>
                  </w:rPr>
                </w:rPrChange>
              </w:rPr>
              <w:t>T351P-</w:t>
            </w:r>
            <w:r w:rsidRPr="00696F74">
              <w:rPr>
                <w:rFonts w:ascii="Arial" w:hAnsi="Arial" w:cs="Arial"/>
                <w:sz w:val="20"/>
              </w:rPr>
              <w:t xml:space="preserve"> </w:t>
            </w:r>
            <w:r w:rsidRPr="000E13BC">
              <w:rPr>
                <w:rFonts w:ascii="Arial" w:hAnsi="Arial" w:cs="Arial"/>
                <w:sz w:val="20"/>
                <w:rPrChange w:id="15078" w:author="Александр" w:date="2020-04-13T09:45:00Z">
                  <w:rPr>
                    <w:rFonts w:ascii="Arial" w:hAnsi="Arial" w:cs="Arial"/>
                    <w:sz w:val="20"/>
                    <w:highlight w:val="yellow"/>
                  </w:rPr>
                </w:rPrChange>
              </w:rPr>
              <w:t>ZEIEH</w:t>
            </w:r>
          </w:p>
        </w:tc>
        <w:tc>
          <w:tcPr>
            <w:tcW w:w="456" w:type="pct"/>
          </w:tcPr>
          <w:p w14:paraId="5DD3F435" w14:textId="6A3CBF7C" w:rsidR="000E13BC" w:rsidRPr="000E13BC" w:rsidRDefault="000E13BC" w:rsidP="000E13BC">
            <w:pPr>
              <w:jc w:val="center"/>
              <w:rPr>
                <w:rFonts w:ascii="Arial" w:hAnsi="Arial" w:cs="Arial"/>
                <w:sz w:val="20"/>
                <w:rPrChange w:id="15079" w:author="Александр" w:date="2020-04-13T09:45:00Z">
                  <w:rPr>
                    <w:rFonts w:ascii="Arial" w:hAnsi="Arial" w:cs="Arial"/>
                    <w:sz w:val="20"/>
                    <w:highlight w:val="yellow"/>
                  </w:rPr>
                </w:rPrChange>
              </w:rPr>
            </w:pPr>
            <w:r w:rsidRPr="000E13BC">
              <w:rPr>
                <w:rFonts w:ascii="Arial" w:hAnsi="Arial" w:cs="Arial"/>
                <w:sz w:val="20"/>
                <w:rPrChange w:id="15080" w:author="Александр" w:date="2020-04-13T09:45:00Z">
                  <w:rPr>
                    <w:rFonts w:ascii="Arial" w:hAnsi="Arial" w:cs="Arial"/>
                    <w:sz w:val="20"/>
                    <w:highlight w:val="yellow"/>
                  </w:rPr>
                </w:rPrChange>
              </w:rPr>
              <w:t>Х</w:t>
            </w:r>
          </w:p>
        </w:tc>
        <w:tc>
          <w:tcPr>
            <w:tcW w:w="537" w:type="pct"/>
          </w:tcPr>
          <w:p w14:paraId="274C71F1" w14:textId="375908AE" w:rsidR="000E13BC" w:rsidRPr="000E13BC" w:rsidRDefault="000E13BC" w:rsidP="000E13BC">
            <w:pPr>
              <w:jc w:val="center"/>
              <w:rPr>
                <w:rFonts w:ascii="Arial" w:hAnsi="Arial" w:cs="Arial"/>
                <w:sz w:val="20"/>
                <w:lang w:val="en-US"/>
                <w:rPrChange w:id="15081" w:author="Александр" w:date="2020-04-13T09:45:00Z">
                  <w:rPr>
                    <w:rFonts w:ascii="Arial" w:hAnsi="Arial" w:cs="Arial"/>
                    <w:sz w:val="20"/>
                    <w:highlight w:val="yellow"/>
                    <w:lang w:val="en-US"/>
                  </w:rPr>
                </w:rPrChange>
              </w:rPr>
            </w:pPr>
            <w:r w:rsidRPr="000E13BC">
              <w:rPr>
                <w:rFonts w:ascii="Arial" w:hAnsi="Arial" w:cs="Arial"/>
                <w:sz w:val="20"/>
                <w:rPrChange w:id="15082" w:author="Александр" w:date="2020-04-13T09:45:00Z">
                  <w:rPr>
                    <w:rFonts w:ascii="Arial" w:hAnsi="Arial" w:cs="Arial"/>
                    <w:sz w:val="20"/>
                    <w:highlight w:val="yellow"/>
                  </w:rPr>
                </w:rPrChange>
              </w:rPr>
              <w:t>Для всех объектов</w:t>
            </w:r>
          </w:p>
        </w:tc>
        <w:tc>
          <w:tcPr>
            <w:tcW w:w="401" w:type="pct"/>
          </w:tcPr>
          <w:p w14:paraId="3ABBF87A" w14:textId="5FDD21AD" w:rsidR="000E13BC" w:rsidRPr="000E13BC" w:rsidRDefault="000E13BC" w:rsidP="000E13BC">
            <w:pPr>
              <w:jc w:val="center"/>
              <w:rPr>
                <w:rFonts w:ascii="Arial" w:hAnsi="Arial" w:cs="Arial"/>
                <w:sz w:val="20"/>
                <w:lang w:val="en-US"/>
                <w:rPrChange w:id="15083" w:author="Александр" w:date="2020-04-13T09:45:00Z">
                  <w:rPr>
                    <w:rFonts w:ascii="Arial" w:hAnsi="Arial" w:cs="Arial"/>
                    <w:sz w:val="20"/>
                    <w:highlight w:val="yellow"/>
                    <w:lang w:val="en-US"/>
                  </w:rPr>
                </w:rPrChange>
              </w:rPr>
            </w:pPr>
            <w:r w:rsidRPr="000E13BC">
              <w:rPr>
                <w:rFonts w:ascii="Arial" w:hAnsi="Arial" w:cs="Arial"/>
                <w:sz w:val="20"/>
                <w:lang w:val="en-US"/>
                <w:rPrChange w:id="15084" w:author="Александр" w:date="2020-04-13T09:45:00Z">
                  <w:rPr>
                    <w:rFonts w:ascii="Arial" w:hAnsi="Arial" w:cs="Arial"/>
                    <w:sz w:val="20"/>
                    <w:highlight w:val="yellow"/>
                    <w:lang w:val="en-US"/>
                  </w:rPr>
                </w:rPrChange>
              </w:rPr>
              <w:t>-</w:t>
            </w:r>
          </w:p>
        </w:tc>
        <w:tc>
          <w:tcPr>
            <w:tcW w:w="447" w:type="pct"/>
          </w:tcPr>
          <w:p w14:paraId="58383690" w14:textId="4161DEA9" w:rsidR="000E13BC" w:rsidRPr="000E13BC" w:rsidRDefault="000E13BC" w:rsidP="000E13BC">
            <w:pPr>
              <w:jc w:val="center"/>
              <w:rPr>
                <w:rFonts w:ascii="Arial" w:hAnsi="Arial" w:cs="Arial"/>
                <w:sz w:val="20"/>
                <w:rPrChange w:id="15085" w:author="Александр" w:date="2020-04-13T09:45:00Z">
                  <w:rPr>
                    <w:rFonts w:ascii="Arial" w:hAnsi="Arial" w:cs="Arial"/>
                    <w:sz w:val="20"/>
                    <w:highlight w:val="yellow"/>
                  </w:rPr>
                </w:rPrChange>
              </w:rPr>
            </w:pPr>
            <w:r w:rsidRPr="000E13BC">
              <w:rPr>
                <w:rFonts w:ascii="Arial" w:hAnsi="Arial" w:cs="Arial"/>
                <w:sz w:val="20"/>
                <w:rPrChange w:id="15086" w:author="Александр" w:date="2020-04-13T09:45:00Z">
                  <w:rPr>
                    <w:rFonts w:ascii="Arial" w:hAnsi="Arial" w:cs="Arial"/>
                    <w:sz w:val="20"/>
                    <w:highlight w:val="yellow"/>
                  </w:rPr>
                </w:rPrChange>
              </w:rPr>
              <w:t>-</w:t>
            </w:r>
          </w:p>
        </w:tc>
        <w:tc>
          <w:tcPr>
            <w:tcW w:w="356" w:type="pct"/>
          </w:tcPr>
          <w:p w14:paraId="7F920EC5" w14:textId="62A7DA0D" w:rsidR="000E13BC" w:rsidRPr="000E13BC" w:rsidRDefault="000E13BC" w:rsidP="000E13BC">
            <w:pPr>
              <w:jc w:val="center"/>
              <w:rPr>
                <w:rFonts w:ascii="Arial" w:hAnsi="Arial" w:cs="Arial"/>
                <w:sz w:val="20"/>
                <w:lang w:val="en-US"/>
                <w:rPrChange w:id="15087" w:author="Александр" w:date="2020-04-13T09:45:00Z">
                  <w:rPr>
                    <w:rFonts w:ascii="Arial" w:hAnsi="Arial" w:cs="Arial"/>
                    <w:sz w:val="20"/>
                    <w:highlight w:val="yellow"/>
                    <w:lang w:val="en-US"/>
                  </w:rPr>
                </w:rPrChange>
              </w:rPr>
            </w:pPr>
            <w:r w:rsidRPr="000E13BC">
              <w:rPr>
                <w:rFonts w:ascii="Arial" w:hAnsi="Arial" w:cs="Arial"/>
                <w:sz w:val="20"/>
                <w:lang w:val="en-US"/>
                <w:rPrChange w:id="15088" w:author="Александр" w:date="2020-04-13T09:45:00Z">
                  <w:rPr>
                    <w:rFonts w:ascii="Arial" w:hAnsi="Arial" w:cs="Arial"/>
                    <w:sz w:val="20"/>
                    <w:highlight w:val="yellow"/>
                    <w:lang w:val="en-US"/>
                  </w:rPr>
                </w:rPrChange>
              </w:rPr>
              <w:t>SAP</w:t>
            </w:r>
          </w:p>
        </w:tc>
      </w:tr>
      <w:tr w:rsidR="000E13BC" w:rsidRPr="0086487D" w14:paraId="0DC0887F" w14:textId="77777777" w:rsidTr="00535C30">
        <w:trPr>
          <w:cantSplit/>
        </w:trPr>
        <w:tc>
          <w:tcPr>
            <w:tcW w:w="179" w:type="pct"/>
          </w:tcPr>
          <w:p w14:paraId="7C83CD51" w14:textId="5077B5D0" w:rsidR="000E13BC" w:rsidRPr="00696F74" w:rsidRDefault="000E13BC" w:rsidP="000E13BC">
            <w:pPr>
              <w:rPr>
                <w:rFonts w:ascii="Arial" w:hAnsi="Arial" w:cs="Arial"/>
                <w:sz w:val="20"/>
              </w:rPr>
            </w:pPr>
            <w:r w:rsidRPr="00696F74">
              <w:rPr>
                <w:rFonts w:ascii="Arial" w:hAnsi="Arial" w:cs="Arial"/>
                <w:sz w:val="20"/>
              </w:rPr>
              <w:t>12.</w:t>
            </w:r>
          </w:p>
        </w:tc>
        <w:tc>
          <w:tcPr>
            <w:tcW w:w="329" w:type="pct"/>
          </w:tcPr>
          <w:p w14:paraId="67689FD9" w14:textId="77777777" w:rsidR="000E13BC" w:rsidRPr="000E13BC" w:rsidRDefault="000E13BC" w:rsidP="000E13BC">
            <w:pPr>
              <w:jc w:val="center"/>
              <w:rPr>
                <w:rFonts w:ascii="Arial" w:hAnsi="Arial" w:cs="Arial"/>
                <w:sz w:val="20"/>
              </w:rPr>
            </w:pPr>
            <w:r w:rsidRPr="000E13BC">
              <w:rPr>
                <w:rFonts w:ascii="Arial" w:hAnsi="Arial" w:cs="Arial"/>
                <w:sz w:val="20"/>
              </w:rPr>
              <w:t>Пакеты</w:t>
            </w:r>
          </w:p>
        </w:tc>
        <w:tc>
          <w:tcPr>
            <w:tcW w:w="505" w:type="pct"/>
          </w:tcPr>
          <w:p w14:paraId="33C938C0" w14:textId="77777777" w:rsidR="000E13BC" w:rsidRPr="000E13BC" w:rsidRDefault="000E13BC" w:rsidP="000E13BC">
            <w:pPr>
              <w:jc w:val="left"/>
              <w:rPr>
                <w:rFonts w:ascii="Arial" w:hAnsi="Arial" w:cs="Arial"/>
                <w:sz w:val="20"/>
                <w:szCs w:val="20"/>
              </w:rPr>
            </w:pPr>
            <w:r w:rsidRPr="000E13BC">
              <w:rPr>
                <w:rFonts w:ascii="Arial" w:hAnsi="Arial" w:cs="Arial"/>
                <w:sz w:val="20"/>
                <w:szCs w:val="20"/>
                <w:lang w:eastAsia="ru-RU"/>
              </w:rPr>
              <w:t>Номер пакета</w:t>
            </w:r>
          </w:p>
        </w:tc>
        <w:tc>
          <w:tcPr>
            <w:tcW w:w="914" w:type="pct"/>
          </w:tcPr>
          <w:p w14:paraId="4992ED53" w14:textId="3764A34F" w:rsidR="000E13BC" w:rsidRPr="000E13BC" w:rsidRDefault="000E13BC" w:rsidP="000E13BC">
            <w:pPr>
              <w:jc w:val="left"/>
              <w:rPr>
                <w:rFonts w:ascii="Arial" w:hAnsi="Arial" w:cs="Arial"/>
                <w:sz w:val="20"/>
              </w:rPr>
            </w:pPr>
            <w:r w:rsidRPr="000E13BC">
              <w:rPr>
                <w:rFonts w:ascii="Arial" w:hAnsi="Arial" w:cs="Arial"/>
                <w:sz w:val="20"/>
              </w:rPr>
              <w:t>Порядковый номер пакета в стратегии</w:t>
            </w:r>
          </w:p>
        </w:tc>
        <w:tc>
          <w:tcPr>
            <w:tcW w:w="411" w:type="pct"/>
          </w:tcPr>
          <w:p w14:paraId="24A75F3F" w14:textId="77777777" w:rsidR="000E13BC" w:rsidRPr="000E13BC" w:rsidRDefault="000E13BC" w:rsidP="000E13BC">
            <w:pPr>
              <w:jc w:val="center"/>
              <w:rPr>
                <w:rFonts w:ascii="Arial" w:hAnsi="Arial" w:cs="Arial"/>
                <w:sz w:val="20"/>
              </w:rPr>
            </w:pPr>
            <w:r w:rsidRPr="000E13BC">
              <w:rPr>
                <w:rFonts w:ascii="Arial" w:hAnsi="Arial" w:cs="Arial"/>
                <w:sz w:val="20"/>
              </w:rPr>
              <w:t>NUMC, 2</w:t>
            </w:r>
          </w:p>
        </w:tc>
        <w:tc>
          <w:tcPr>
            <w:tcW w:w="465" w:type="pct"/>
          </w:tcPr>
          <w:p w14:paraId="43FDC269" w14:textId="77777777" w:rsidR="000E13BC" w:rsidRPr="000E13BC" w:rsidRDefault="000E13BC" w:rsidP="000E13BC">
            <w:pPr>
              <w:jc w:val="center"/>
              <w:rPr>
                <w:rFonts w:ascii="Arial" w:hAnsi="Arial" w:cs="Arial"/>
                <w:sz w:val="20"/>
              </w:rPr>
            </w:pPr>
            <w:r w:rsidRPr="000E13BC">
              <w:rPr>
                <w:rFonts w:ascii="Arial" w:hAnsi="Arial" w:cs="Arial"/>
                <w:sz w:val="20"/>
              </w:rPr>
              <w:t>T351P-</w:t>
            </w:r>
            <w:r w:rsidRPr="000E13BC">
              <w:t xml:space="preserve"> </w:t>
            </w:r>
            <w:r w:rsidRPr="000E13BC">
              <w:rPr>
                <w:rFonts w:ascii="Arial" w:hAnsi="Arial" w:cs="Arial"/>
                <w:sz w:val="20"/>
              </w:rPr>
              <w:t>ZAEHL</w:t>
            </w:r>
          </w:p>
        </w:tc>
        <w:tc>
          <w:tcPr>
            <w:tcW w:w="456" w:type="pct"/>
          </w:tcPr>
          <w:p w14:paraId="79181DC4" w14:textId="77777777" w:rsidR="000E13BC" w:rsidRPr="00696F74" w:rsidRDefault="000E13BC" w:rsidP="000E13BC">
            <w:pPr>
              <w:jc w:val="center"/>
              <w:rPr>
                <w:rFonts w:ascii="Arial" w:hAnsi="Arial" w:cs="Arial"/>
                <w:sz w:val="20"/>
              </w:rPr>
            </w:pPr>
            <w:r w:rsidRPr="000E13BC">
              <w:rPr>
                <w:rFonts w:ascii="Arial" w:hAnsi="Arial" w:cs="Arial"/>
                <w:sz w:val="20"/>
                <w:lang w:val="en-US"/>
                <w:rPrChange w:id="15089" w:author="Александр" w:date="2020-04-13T09:45:00Z">
                  <w:rPr>
                    <w:rFonts w:ascii="Arial" w:hAnsi="Arial" w:cs="Arial"/>
                    <w:sz w:val="20"/>
                    <w:highlight w:val="yellow"/>
                    <w:lang w:val="en-US"/>
                  </w:rPr>
                </w:rPrChange>
              </w:rPr>
              <w:t>X</w:t>
            </w:r>
          </w:p>
        </w:tc>
        <w:tc>
          <w:tcPr>
            <w:tcW w:w="537" w:type="pct"/>
          </w:tcPr>
          <w:p w14:paraId="2D3AF06D" w14:textId="2F0C8C45" w:rsidR="000E13BC" w:rsidRPr="00696F74" w:rsidRDefault="000E13BC" w:rsidP="000E13BC">
            <w:pPr>
              <w:jc w:val="center"/>
              <w:rPr>
                <w:rFonts w:ascii="Arial" w:hAnsi="Arial" w:cs="Arial"/>
                <w:sz w:val="20"/>
              </w:rPr>
            </w:pPr>
            <w:r w:rsidRPr="000E13BC">
              <w:rPr>
                <w:rFonts w:ascii="Arial" w:hAnsi="Arial" w:cs="Arial"/>
                <w:sz w:val="20"/>
                <w:rPrChange w:id="15090" w:author="Александр" w:date="2020-04-13T09:45:00Z">
                  <w:rPr>
                    <w:rFonts w:ascii="Arial" w:hAnsi="Arial" w:cs="Arial"/>
                    <w:sz w:val="20"/>
                    <w:highlight w:val="yellow"/>
                  </w:rPr>
                </w:rPrChange>
              </w:rPr>
              <w:t>Для всех объектов</w:t>
            </w:r>
          </w:p>
        </w:tc>
        <w:tc>
          <w:tcPr>
            <w:tcW w:w="401" w:type="pct"/>
          </w:tcPr>
          <w:p w14:paraId="492641C4" w14:textId="7DFE5089"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447" w:type="pct"/>
          </w:tcPr>
          <w:p w14:paraId="5BB5D092" w14:textId="769A2B4E" w:rsidR="000E13BC" w:rsidRPr="000E13BC" w:rsidRDefault="000E13BC" w:rsidP="000E13BC">
            <w:pPr>
              <w:jc w:val="center"/>
              <w:rPr>
                <w:rFonts w:ascii="Arial" w:hAnsi="Arial" w:cs="Arial"/>
                <w:sz w:val="20"/>
              </w:rPr>
            </w:pPr>
            <w:r w:rsidRPr="000E13BC">
              <w:rPr>
                <w:rFonts w:ascii="Arial" w:hAnsi="Arial" w:cs="Arial"/>
                <w:sz w:val="20"/>
              </w:rPr>
              <w:t>-</w:t>
            </w:r>
          </w:p>
        </w:tc>
        <w:tc>
          <w:tcPr>
            <w:tcW w:w="356" w:type="pct"/>
          </w:tcPr>
          <w:p w14:paraId="690F5F1B" w14:textId="008601AE" w:rsidR="000E13BC" w:rsidRPr="000E13BC" w:rsidRDefault="000E13BC" w:rsidP="000E13BC">
            <w:pPr>
              <w:jc w:val="center"/>
              <w:rPr>
                <w:rFonts w:ascii="Arial" w:hAnsi="Arial" w:cs="Arial"/>
                <w:sz w:val="20"/>
              </w:rPr>
            </w:pPr>
            <w:r w:rsidRPr="000E13BC">
              <w:rPr>
                <w:rFonts w:ascii="Arial" w:hAnsi="Arial" w:cs="Arial"/>
                <w:sz w:val="20"/>
                <w:lang w:val="en-US"/>
              </w:rPr>
              <w:t>SAP</w:t>
            </w:r>
          </w:p>
        </w:tc>
      </w:tr>
      <w:tr w:rsidR="000E13BC" w:rsidRPr="0086487D" w14:paraId="5C8D4581" w14:textId="77777777" w:rsidTr="00535C30">
        <w:trPr>
          <w:cantSplit/>
        </w:trPr>
        <w:tc>
          <w:tcPr>
            <w:tcW w:w="179" w:type="pct"/>
          </w:tcPr>
          <w:p w14:paraId="2E412304" w14:textId="1EA995BF" w:rsidR="000E13BC" w:rsidRPr="00696F74" w:rsidRDefault="000E13BC" w:rsidP="000E13BC">
            <w:pPr>
              <w:rPr>
                <w:rFonts w:ascii="Arial" w:hAnsi="Arial" w:cs="Arial"/>
                <w:sz w:val="20"/>
              </w:rPr>
            </w:pPr>
            <w:r w:rsidRPr="00696F74">
              <w:rPr>
                <w:rFonts w:ascii="Arial" w:hAnsi="Arial" w:cs="Arial"/>
                <w:sz w:val="20"/>
              </w:rPr>
              <w:t>13.</w:t>
            </w:r>
          </w:p>
        </w:tc>
        <w:tc>
          <w:tcPr>
            <w:tcW w:w="329" w:type="pct"/>
          </w:tcPr>
          <w:p w14:paraId="13E910BF" w14:textId="77777777" w:rsidR="000E13BC" w:rsidRPr="000E13BC" w:rsidRDefault="000E13BC" w:rsidP="000E13BC">
            <w:pPr>
              <w:jc w:val="center"/>
              <w:rPr>
                <w:rFonts w:ascii="Arial" w:hAnsi="Arial" w:cs="Arial"/>
                <w:sz w:val="20"/>
              </w:rPr>
            </w:pPr>
            <w:r w:rsidRPr="000E13BC">
              <w:rPr>
                <w:rFonts w:ascii="Arial" w:hAnsi="Arial" w:cs="Arial"/>
                <w:sz w:val="20"/>
              </w:rPr>
              <w:t>Пакеты</w:t>
            </w:r>
          </w:p>
        </w:tc>
        <w:tc>
          <w:tcPr>
            <w:tcW w:w="505" w:type="pct"/>
          </w:tcPr>
          <w:p w14:paraId="6F341D04" w14:textId="77777777" w:rsidR="000E13BC" w:rsidRPr="000E13BC" w:rsidRDefault="000E13BC" w:rsidP="000E13BC">
            <w:pPr>
              <w:jc w:val="left"/>
              <w:rPr>
                <w:rFonts w:ascii="Arial" w:hAnsi="Arial" w:cs="Arial"/>
                <w:sz w:val="20"/>
                <w:szCs w:val="20"/>
              </w:rPr>
            </w:pPr>
            <w:r w:rsidRPr="000E13BC">
              <w:rPr>
                <w:rFonts w:ascii="Arial" w:hAnsi="Arial" w:cs="Arial"/>
                <w:sz w:val="20"/>
                <w:szCs w:val="20"/>
                <w:lang w:eastAsia="ru-RU"/>
              </w:rPr>
              <w:t>Краткое наименование цикла</w:t>
            </w:r>
          </w:p>
        </w:tc>
        <w:tc>
          <w:tcPr>
            <w:tcW w:w="914" w:type="pct"/>
          </w:tcPr>
          <w:p w14:paraId="3D4A140B" w14:textId="77777777" w:rsidR="000E13BC" w:rsidRPr="000E13BC" w:rsidRDefault="000E13BC" w:rsidP="000E13BC">
            <w:pPr>
              <w:jc w:val="left"/>
              <w:rPr>
                <w:rFonts w:ascii="Arial" w:hAnsi="Arial" w:cs="Arial"/>
                <w:sz w:val="20"/>
              </w:rPr>
            </w:pPr>
            <w:r w:rsidRPr="000E13BC">
              <w:rPr>
                <w:rFonts w:ascii="Arial" w:hAnsi="Arial" w:cs="Arial"/>
                <w:sz w:val="20"/>
              </w:rPr>
              <w:t xml:space="preserve">Краткий текст цикла </w:t>
            </w:r>
            <w:proofErr w:type="spellStart"/>
            <w:r w:rsidRPr="000E13BC">
              <w:rPr>
                <w:rFonts w:ascii="Arial" w:hAnsi="Arial" w:cs="Arial"/>
                <w:sz w:val="20"/>
              </w:rPr>
              <w:t>ПредупрТОРО</w:t>
            </w:r>
            <w:proofErr w:type="spellEnd"/>
            <w:r w:rsidRPr="000E13BC">
              <w:rPr>
                <w:rFonts w:ascii="Arial" w:hAnsi="Arial" w:cs="Arial"/>
                <w:sz w:val="20"/>
              </w:rPr>
              <w:t xml:space="preserve"> (время/производительность)</w:t>
            </w:r>
          </w:p>
        </w:tc>
        <w:tc>
          <w:tcPr>
            <w:tcW w:w="411" w:type="pct"/>
          </w:tcPr>
          <w:p w14:paraId="5DEFD1EC" w14:textId="77777777" w:rsidR="000E13BC" w:rsidRPr="000E13BC" w:rsidRDefault="000E13BC" w:rsidP="000E13BC">
            <w:pPr>
              <w:jc w:val="center"/>
              <w:rPr>
                <w:rFonts w:ascii="Arial" w:hAnsi="Arial" w:cs="Arial"/>
                <w:sz w:val="20"/>
                <w:lang w:val="en-US"/>
              </w:rPr>
            </w:pPr>
            <w:r w:rsidRPr="000E13BC">
              <w:rPr>
                <w:rFonts w:ascii="Arial" w:hAnsi="Arial" w:cs="Arial"/>
                <w:sz w:val="20"/>
                <w:lang w:val="en-US"/>
              </w:rPr>
              <w:t>CHAR, 2</w:t>
            </w:r>
          </w:p>
        </w:tc>
        <w:tc>
          <w:tcPr>
            <w:tcW w:w="465" w:type="pct"/>
          </w:tcPr>
          <w:p w14:paraId="5455221A" w14:textId="77777777" w:rsidR="000E13BC" w:rsidRPr="000E13BC" w:rsidRDefault="000E13BC" w:rsidP="000E13BC">
            <w:pPr>
              <w:jc w:val="center"/>
              <w:rPr>
                <w:rFonts w:ascii="Arial" w:hAnsi="Arial" w:cs="Arial"/>
                <w:sz w:val="20"/>
              </w:rPr>
            </w:pPr>
            <w:r w:rsidRPr="000E13BC">
              <w:rPr>
                <w:rFonts w:ascii="Arial" w:hAnsi="Arial" w:cs="Arial"/>
                <w:sz w:val="20"/>
              </w:rPr>
              <w:t>T351X-KZYK1</w:t>
            </w:r>
          </w:p>
        </w:tc>
        <w:tc>
          <w:tcPr>
            <w:tcW w:w="456" w:type="pct"/>
          </w:tcPr>
          <w:p w14:paraId="610A1157" w14:textId="18670972" w:rsidR="000E13BC" w:rsidRPr="000E13BC" w:rsidRDefault="000E13BC" w:rsidP="000E13BC">
            <w:pPr>
              <w:jc w:val="center"/>
              <w:rPr>
                <w:rFonts w:ascii="Arial" w:hAnsi="Arial" w:cs="Arial"/>
                <w:sz w:val="20"/>
                <w:rPrChange w:id="15091" w:author="Александр" w:date="2020-04-13T09:45:00Z">
                  <w:rPr>
                    <w:rFonts w:ascii="Arial" w:hAnsi="Arial" w:cs="Arial"/>
                    <w:sz w:val="20"/>
                    <w:highlight w:val="yellow"/>
                  </w:rPr>
                </w:rPrChange>
              </w:rPr>
            </w:pPr>
            <w:r w:rsidRPr="000E13BC">
              <w:rPr>
                <w:rFonts w:ascii="Arial" w:hAnsi="Arial" w:cs="Arial"/>
                <w:sz w:val="20"/>
                <w:rPrChange w:id="15092" w:author="Александр" w:date="2020-04-13T09:45:00Z">
                  <w:rPr>
                    <w:rFonts w:ascii="Arial" w:hAnsi="Arial" w:cs="Arial"/>
                    <w:sz w:val="20"/>
                    <w:highlight w:val="yellow"/>
                  </w:rPr>
                </w:rPrChange>
              </w:rPr>
              <w:t>Х</w:t>
            </w:r>
          </w:p>
        </w:tc>
        <w:tc>
          <w:tcPr>
            <w:tcW w:w="537" w:type="pct"/>
          </w:tcPr>
          <w:p w14:paraId="5A4824E6" w14:textId="33DE455A" w:rsidR="000E13BC" w:rsidRPr="000E13BC" w:rsidRDefault="000E13BC" w:rsidP="000E13BC">
            <w:pPr>
              <w:jc w:val="center"/>
              <w:rPr>
                <w:rFonts w:ascii="Arial" w:hAnsi="Arial" w:cs="Arial"/>
                <w:sz w:val="20"/>
                <w:rPrChange w:id="15093" w:author="Александр" w:date="2020-04-13T09:45:00Z">
                  <w:rPr>
                    <w:rFonts w:ascii="Arial" w:hAnsi="Arial" w:cs="Arial"/>
                    <w:sz w:val="20"/>
                    <w:highlight w:val="yellow"/>
                  </w:rPr>
                </w:rPrChange>
              </w:rPr>
            </w:pPr>
            <w:r w:rsidRPr="000E13BC">
              <w:rPr>
                <w:rFonts w:ascii="Arial" w:hAnsi="Arial" w:cs="Arial"/>
                <w:sz w:val="20"/>
                <w:rPrChange w:id="15094" w:author="Александр" w:date="2020-04-13T09:45:00Z">
                  <w:rPr>
                    <w:rFonts w:ascii="Arial" w:hAnsi="Arial" w:cs="Arial"/>
                    <w:sz w:val="20"/>
                    <w:highlight w:val="yellow"/>
                  </w:rPr>
                </w:rPrChange>
              </w:rPr>
              <w:t>Для всех объектов</w:t>
            </w:r>
          </w:p>
        </w:tc>
        <w:tc>
          <w:tcPr>
            <w:tcW w:w="401" w:type="pct"/>
          </w:tcPr>
          <w:p w14:paraId="1CBC73C8" w14:textId="2064907B" w:rsidR="000E13BC" w:rsidRPr="000E13BC" w:rsidRDefault="000E13BC" w:rsidP="000E13BC">
            <w:pPr>
              <w:jc w:val="center"/>
              <w:rPr>
                <w:rFonts w:ascii="Arial" w:hAnsi="Arial" w:cs="Arial"/>
                <w:sz w:val="20"/>
              </w:rPr>
            </w:pPr>
            <w:r w:rsidRPr="00696F74">
              <w:rPr>
                <w:rFonts w:ascii="Arial" w:hAnsi="Arial" w:cs="Arial"/>
                <w:sz w:val="20"/>
                <w:lang w:val="en-US"/>
              </w:rPr>
              <w:t>-</w:t>
            </w:r>
          </w:p>
        </w:tc>
        <w:tc>
          <w:tcPr>
            <w:tcW w:w="447" w:type="pct"/>
          </w:tcPr>
          <w:p w14:paraId="04B28C89" w14:textId="70E518E7"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356" w:type="pct"/>
          </w:tcPr>
          <w:p w14:paraId="50C6252E" w14:textId="2FFB2C74" w:rsidR="000E13BC" w:rsidRPr="000E13BC" w:rsidRDefault="000E13BC" w:rsidP="000E13BC">
            <w:pPr>
              <w:jc w:val="center"/>
              <w:rPr>
                <w:rFonts w:ascii="Arial" w:hAnsi="Arial" w:cs="Arial"/>
                <w:sz w:val="20"/>
              </w:rPr>
            </w:pPr>
            <w:r w:rsidRPr="000E13BC">
              <w:rPr>
                <w:rFonts w:ascii="Arial" w:hAnsi="Arial" w:cs="Arial"/>
                <w:sz w:val="20"/>
                <w:lang w:val="en-US"/>
              </w:rPr>
              <w:t>SAP</w:t>
            </w:r>
          </w:p>
        </w:tc>
      </w:tr>
      <w:tr w:rsidR="000E13BC" w:rsidRPr="0086487D" w14:paraId="5A5169A2" w14:textId="77777777" w:rsidTr="00535C30">
        <w:trPr>
          <w:cantSplit/>
        </w:trPr>
        <w:tc>
          <w:tcPr>
            <w:tcW w:w="179" w:type="pct"/>
          </w:tcPr>
          <w:p w14:paraId="32B04001" w14:textId="0C21FB5C" w:rsidR="000E13BC" w:rsidRPr="00696F74" w:rsidRDefault="000E13BC" w:rsidP="000E13BC">
            <w:pPr>
              <w:rPr>
                <w:rFonts w:ascii="Arial" w:hAnsi="Arial" w:cs="Arial"/>
                <w:sz w:val="20"/>
              </w:rPr>
            </w:pPr>
            <w:r w:rsidRPr="00696F74">
              <w:rPr>
                <w:rFonts w:ascii="Arial" w:hAnsi="Arial" w:cs="Arial"/>
                <w:sz w:val="20"/>
              </w:rPr>
              <w:t>14.</w:t>
            </w:r>
          </w:p>
        </w:tc>
        <w:tc>
          <w:tcPr>
            <w:tcW w:w="329" w:type="pct"/>
          </w:tcPr>
          <w:p w14:paraId="2E942D8C" w14:textId="77777777" w:rsidR="000E13BC" w:rsidRPr="000E13BC" w:rsidRDefault="000E13BC" w:rsidP="000E13BC">
            <w:pPr>
              <w:jc w:val="center"/>
              <w:rPr>
                <w:rFonts w:ascii="Arial" w:hAnsi="Arial" w:cs="Arial"/>
                <w:sz w:val="20"/>
              </w:rPr>
            </w:pPr>
            <w:r w:rsidRPr="000E13BC">
              <w:rPr>
                <w:rFonts w:ascii="Arial" w:hAnsi="Arial" w:cs="Arial"/>
                <w:sz w:val="20"/>
              </w:rPr>
              <w:t>Пакеты</w:t>
            </w:r>
          </w:p>
        </w:tc>
        <w:tc>
          <w:tcPr>
            <w:tcW w:w="505" w:type="pct"/>
          </w:tcPr>
          <w:p w14:paraId="05A41CC5" w14:textId="77777777" w:rsidR="000E13BC" w:rsidRPr="000E13BC" w:rsidRDefault="000E13BC" w:rsidP="000E13BC">
            <w:pPr>
              <w:jc w:val="left"/>
              <w:rPr>
                <w:rFonts w:ascii="Arial" w:hAnsi="Arial" w:cs="Arial"/>
                <w:sz w:val="20"/>
                <w:szCs w:val="20"/>
              </w:rPr>
            </w:pPr>
            <w:r w:rsidRPr="000E13BC">
              <w:rPr>
                <w:rFonts w:ascii="Arial" w:hAnsi="Arial" w:cs="Arial"/>
                <w:sz w:val="20"/>
                <w:szCs w:val="20"/>
              </w:rPr>
              <w:t>Наименование цикла</w:t>
            </w:r>
          </w:p>
        </w:tc>
        <w:tc>
          <w:tcPr>
            <w:tcW w:w="914" w:type="pct"/>
          </w:tcPr>
          <w:p w14:paraId="03F05AEE" w14:textId="77777777" w:rsidR="000E13BC" w:rsidRPr="000E13BC" w:rsidRDefault="000E13BC" w:rsidP="000E13BC">
            <w:pPr>
              <w:jc w:val="left"/>
              <w:rPr>
                <w:rFonts w:ascii="Arial" w:hAnsi="Arial" w:cs="Arial"/>
                <w:sz w:val="20"/>
              </w:rPr>
            </w:pPr>
            <w:r w:rsidRPr="000E13BC">
              <w:rPr>
                <w:rFonts w:ascii="Arial" w:hAnsi="Arial" w:cs="Arial"/>
                <w:sz w:val="20"/>
              </w:rPr>
              <w:t>Текст к пакету мероприятий ТОРО или циклу ТО (время/работа)</w:t>
            </w:r>
          </w:p>
        </w:tc>
        <w:tc>
          <w:tcPr>
            <w:tcW w:w="411" w:type="pct"/>
          </w:tcPr>
          <w:p w14:paraId="36DD1A21" w14:textId="77777777" w:rsidR="000E13BC" w:rsidRPr="000E13BC" w:rsidRDefault="000E13BC" w:rsidP="000E13BC">
            <w:pPr>
              <w:jc w:val="center"/>
              <w:rPr>
                <w:rFonts w:ascii="Arial" w:hAnsi="Arial" w:cs="Arial"/>
                <w:sz w:val="20"/>
                <w:lang w:val="en-US"/>
              </w:rPr>
            </w:pPr>
            <w:r w:rsidRPr="000E13BC">
              <w:rPr>
                <w:rFonts w:ascii="Arial" w:hAnsi="Arial" w:cs="Arial"/>
                <w:sz w:val="20"/>
                <w:lang w:val="en-US"/>
              </w:rPr>
              <w:t>CHAR, 30</w:t>
            </w:r>
          </w:p>
        </w:tc>
        <w:tc>
          <w:tcPr>
            <w:tcW w:w="465" w:type="pct"/>
          </w:tcPr>
          <w:p w14:paraId="5B402A45" w14:textId="77777777" w:rsidR="000E13BC" w:rsidRPr="000E13BC" w:rsidRDefault="000E13BC" w:rsidP="000E13BC">
            <w:pPr>
              <w:jc w:val="center"/>
              <w:rPr>
                <w:rFonts w:ascii="Arial" w:hAnsi="Arial" w:cs="Arial"/>
                <w:sz w:val="20"/>
              </w:rPr>
            </w:pPr>
            <w:r w:rsidRPr="000E13BC">
              <w:rPr>
                <w:rFonts w:ascii="Arial" w:hAnsi="Arial" w:cs="Arial"/>
                <w:sz w:val="20"/>
              </w:rPr>
              <w:t>T351X-</w:t>
            </w:r>
            <w:r w:rsidRPr="000E13BC">
              <w:t xml:space="preserve"> </w:t>
            </w:r>
            <w:r w:rsidRPr="000E13BC">
              <w:rPr>
                <w:rFonts w:ascii="Arial" w:hAnsi="Arial" w:cs="Arial"/>
                <w:sz w:val="20"/>
              </w:rPr>
              <w:t>KTEX1</w:t>
            </w:r>
          </w:p>
        </w:tc>
        <w:tc>
          <w:tcPr>
            <w:tcW w:w="456" w:type="pct"/>
          </w:tcPr>
          <w:p w14:paraId="47A28171" w14:textId="340EFB37" w:rsidR="000E13BC" w:rsidRPr="00696F74" w:rsidRDefault="000E13BC" w:rsidP="000E13BC">
            <w:pPr>
              <w:jc w:val="center"/>
              <w:rPr>
                <w:rFonts w:ascii="Arial" w:hAnsi="Arial" w:cs="Arial"/>
                <w:sz w:val="20"/>
                <w:lang w:val="en-US"/>
              </w:rPr>
            </w:pPr>
            <w:r w:rsidRPr="000E13BC">
              <w:rPr>
                <w:rFonts w:ascii="Arial" w:hAnsi="Arial" w:cs="Arial"/>
                <w:sz w:val="20"/>
                <w:rPrChange w:id="15095" w:author="Александр" w:date="2020-04-13T09:45:00Z">
                  <w:rPr>
                    <w:rFonts w:ascii="Arial" w:hAnsi="Arial" w:cs="Arial"/>
                    <w:sz w:val="20"/>
                    <w:highlight w:val="yellow"/>
                  </w:rPr>
                </w:rPrChange>
              </w:rPr>
              <w:t>Х</w:t>
            </w:r>
          </w:p>
        </w:tc>
        <w:tc>
          <w:tcPr>
            <w:tcW w:w="537" w:type="pct"/>
          </w:tcPr>
          <w:p w14:paraId="404CA6DD" w14:textId="44357BC9" w:rsidR="000E13BC" w:rsidRPr="00696F74" w:rsidRDefault="000E13BC" w:rsidP="000E13BC">
            <w:pPr>
              <w:jc w:val="center"/>
              <w:rPr>
                <w:rFonts w:ascii="Arial" w:hAnsi="Arial" w:cs="Arial"/>
                <w:sz w:val="20"/>
              </w:rPr>
            </w:pPr>
            <w:r w:rsidRPr="000E13BC">
              <w:rPr>
                <w:rFonts w:ascii="Arial" w:hAnsi="Arial" w:cs="Arial"/>
                <w:sz w:val="20"/>
                <w:rPrChange w:id="15096" w:author="Александр" w:date="2020-04-13T09:45:00Z">
                  <w:rPr>
                    <w:rFonts w:ascii="Arial" w:hAnsi="Arial" w:cs="Arial"/>
                    <w:sz w:val="20"/>
                    <w:highlight w:val="yellow"/>
                  </w:rPr>
                </w:rPrChange>
              </w:rPr>
              <w:t>Для всех объектов</w:t>
            </w:r>
          </w:p>
        </w:tc>
        <w:tc>
          <w:tcPr>
            <w:tcW w:w="401" w:type="pct"/>
          </w:tcPr>
          <w:p w14:paraId="57AA4BD1" w14:textId="4D078A23"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447" w:type="pct"/>
          </w:tcPr>
          <w:p w14:paraId="3B2B8178" w14:textId="2190D114"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356" w:type="pct"/>
          </w:tcPr>
          <w:p w14:paraId="0F12ABB1" w14:textId="51E5397B" w:rsidR="000E13BC" w:rsidRPr="000E13BC" w:rsidRDefault="000E13BC" w:rsidP="000E13BC">
            <w:pPr>
              <w:jc w:val="center"/>
              <w:rPr>
                <w:rFonts w:ascii="Arial" w:hAnsi="Arial" w:cs="Arial"/>
                <w:sz w:val="20"/>
              </w:rPr>
            </w:pPr>
            <w:r w:rsidRPr="000E13BC">
              <w:rPr>
                <w:rFonts w:ascii="Arial" w:hAnsi="Arial" w:cs="Arial"/>
                <w:sz w:val="20"/>
                <w:lang w:val="en-US"/>
              </w:rPr>
              <w:t>SAP</w:t>
            </w:r>
          </w:p>
        </w:tc>
      </w:tr>
      <w:tr w:rsidR="000E13BC" w:rsidRPr="0086487D" w14:paraId="19290CB8" w14:textId="77777777" w:rsidTr="00535C30">
        <w:trPr>
          <w:cantSplit/>
        </w:trPr>
        <w:tc>
          <w:tcPr>
            <w:tcW w:w="179" w:type="pct"/>
          </w:tcPr>
          <w:p w14:paraId="004E5EDF" w14:textId="42228006" w:rsidR="000E13BC" w:rsidRPr="00696F74" w:rsidRDefault="000E13BC" w:rsidP="000E13BC">
            <w:pPr>
              <w:rPr>
                <w:rFonts w:ascii="Arial" w:hAnsi="Arial" w:cs="Arial"/>
                <w:sz w:val="20"/>
              </w:rPr>
            </w:pPr>
            <w:r w:rsidRPr="00696F74">
              <w:rPr>
                <w:rFonts w:ascii="Arial" w:hAnsi="Arial" w:cs="Arial"/>
                <w:sz w:val="20"/>
              </w:rPr>
              <w:t>15.</w:t>
            </w:r>
          </w:p>
        </w:tc>
        <w:tc>
          <w:tcPr>
            <w:tcW w:w="329" w:type="pct"/>
          </w:tcPr>
          <w:p w14:paraId="599A3D85" w14:textId="77777777" w:rsidR="000E13BC" w:rsidRPr="000E13BC" w:rsidRDefault="000E13BC" w:rsidP="000E13BC">
            <w:pPr>
              <w:jc w:val="center"/>
              <w:rPr>
                <w:rFonts w:ascii="Arial" w:hAnsi="Arial" w:cs="Arial"/>
                <w:sz w:val="20"/>
              </w:rPr>
            </w:pPr>
            <w:r w:rsidRPr="000E13BC">
              <w:rPr>
                <w:rFonts w:ascii="Arial" w:hAnsi="Arial" w:cs="Arial"/>
                <w:sz w:val="20"/>
              </w:rPr>
              <w:t>Пакеты</w:t>
            </w:r>
          </w:p>
        </w:tc>
        <w:tc>
          <w:tcPr>
            <w:tcW w:w="505" w:type="pct"/>
          </w:tcPr>
          <w:p w14:paraId="0D36ED1D" w14:textId="77777777" w:rsidR="000E13BC" w:rsidRPr="000E13BC" w:rsidRDefault="000E13BC" w:rsidP="000E13BC">
            <w:pPr>
              <w:jc w:val="left"/>
              <w:rPr>
                <w:rFonts w:ascii="Arial" w:hAnsi="Arial" w:cs="Arial"/>
                <w:sz w:val="20"/>
                <w:szCs w:val="20"/>
              </w:rPr>
            </w:pPr>
            <w:r w:rsidRPr="000E13BC">
              <w:rPr>
                <w:rFonts w:ascii="Arial" w:hAnsi="Arial" w:cs="Arial"/>
                <w:sz w:val="20"/>
                <w:szCs w:val="20"/>
                <w:lang w:eastAsia="ru-RU"/>
              </w:rPr>
              <w:t>Приоритет цикла</w:t>
            </w:r>
          </w:p>
        </w:tc>
        <w:tc>
          <w:tcPr>
            <w:tcW w:w="914" w:type="pct"/>
          </w:tcPr>
          <w:p w14:paraId="0F333294" w14:textId="1F91DBF7" w:rsidR="000E13BC" w:rsidRPr="000E13BC" w:rsidRDefault="000E13BC" w:rsidP="000E13BC">
            <w:pPr>
              <w:jc w:val="left"/>
              <w:rPr>
                <w:rFonts w:ascii="Arial" w:hAnsi="Arial" w:cs="Arial"/>
                <w:sz w:val="20"/>
              </w:rPr>
            </w:pPr>
            <w:r w:rsidRPr="000E13BC">
              <w:rPr>
                <w:rFonts w:ascii="Arial" w:hAnsi="Arial" w:cs="Arial"/>
                <w:sz w:val="20"/>
              </w:rPr>
              <w:t>Приоритет выбора пакета, если запланировано одновременное выполнение работ по нескольким пакетам стратегии ТОРО</w:t>
            </w:r>
          </w:p>
        </w:tc>
        <w:tc>
          <w:tcPr>
            <w:tcW w:w="411" w:type="pct"/>
          </w:tcPr>
          <w:p w14:paraId="3A27FE5B" w14:textId="77777777" w:rsidR="000E13BC" w:rsidRPr="000E13BC" w:rsidRDefault="000E13BC" w:rsidP="000E13BC">
            <w:pPr>
              <w:jc w:val="center"/>
              <w:rPr>
                <w:rFonts w:ascii="Arial" w:hAnsi="Arial" w:cs="Arial"/>
                <w:sz w:val="20"/>
                <w:lang w:val="en-US"/>
              </w:rPr>
            </w:pPr>
            <w:r w:rsidRPr="000E13BC">
              <w:rPr>
                <w:rFonts w:ascii="Arial" w:hAnsi="Arial" w:cs="Arial"/>
                <w:sz w:val="20"/>
                <w:lang w:val="en-US"/>
              </w:rPr>
              <w:t>NUMC, 2</w:t>
            </w:r>
          </w:p>
        </w:tc>
        <w:tc>
          <w:tcPr>
            <w:tcW w:w="465" w:type="pct"/>
          </w:tcPr>
          <w:p w14:paraId="2B55B171" w14:textId="77777777" w:rsidR="000E13BC" w:rsidRPr="000E13BC" w:rsidRDefault="000E13BC" w:rsidP="000E13BC">
            <w:pPr>
              <w:jc w:val="center"/>
              <w:rPr>
                <w:rFonts w:ascii="Arial" w:hAnsi="Arial" w:cs="Arial"/>
                <w:sz w:val="20"/>
                <w:lang w:val="en-US"/>
              </w:rPr>
            </w:pPr>
            <w:r w:rsidRPr="000E13BC">
              <w:rPr>
                <w:rFonts w:ascii="Arial" w:hAnsi="Arial" w:cs="Arial"/>
                <w:sz w:val="20"/>
                <w:lang w:val="en-US"/>
              </w:rPr>
              <w:t>T351P-HIERA</w:t>
            </w:r>
          </w:p>
        </w:tc>
        <w:tc>
          <w:tcPr>
            <w:tcW w:w="456" w:type="pct"/>
          </w:tcPr>
          <w:p w14:paraId="1185015D" w14:textId="59EB3D29" w:rsidR="000E13BC" w:rsidRPr="00696F74" w:rsidRDefault="000E13BC" w:rsidP="000E13BC">
            <w:pPr>
              <w:jc w:val="center"/>
              <w:rPr>
                <w:rFonts w:ascii="Arial" w:hAnsi="Arial" w:cs="Arial"/>
                <w:sz w:val="20"/>
                <w:lang w:val="en-US"/>
              </w:rPr>
            </w:pPr>
            <w:r w:rsidRPr="000E13BC">
              <w:rPr>
                <w:rFonts w:ascii="Arial" w:hAnsi="Arial" w:cs="Arial"/>
                <w:sz w:val="20"/>
                <w:rPrChange w:id="15097" w:author="Александр" w:date="2020-04-13T09:45:00Z">
                  <w:rPr>
                    <w:rFonts w:ascii="Arial" w:hAnsi="Arial" w:cs="Arial"/>
                    <w:sz w:val="20"/>
                    <w:highlight w:val="yellow"/>
                  </w:rPr>
                </w:rPrChange>
              </w:rPr>
              <w:t>Х</w:t>
            </w:r>
          </w:p>
        </w:tc>
        <w:tc>
          <w:tcPr>
            <w:tcW w:w="537" w:type="pct"/>
          </w:tcPr>
          <w:p w14:paraId="369200F0" w14:textId="0CAFDB43" w:rsidR="000E13BC" w:rsidRPr="00696F74" w:rsidRDefault="000E13BC" w:rsidP="000E13BC">
            <w:pPr>
              <w:jc w:val="center"/>
              <w:rPr>
                <w:rFonts w:ascii="Arial" w:hAnsi="Arial" w:cs="Arial"/>
                <w:sz w:val="20"/>
              </w:rPr>
            </w:pPr>
            <w:r w:rsidRPr="000E13BC">
              <w:rPr>
                <w:rFonts w:ascii="Arial" w:hAnsi="Arial" w:cs="Arial"/>
                <w:sz w:val="20"/>
                <w:rPrChange w:id="15098" w:author="Александр" w:date="2020-04-13T09:45:00Z">
                  <w:rPr>
                    <w:rFonts w:ascii="Arial" w:hAnsi="Arial" w:cs="Arial"/>
                    <w:sz w:val="20"/>
                    <w:highlight w:val="yellow"/>
                  </w:rPr>
                </w:rPrChange>
              </w:rPr>
              <w:t>Для всех объектов</w:t>
            </w:r>
          </w:p>
        </w:tc>
        <w:tc>
          <w:tcPr>
            <w:tcW w:w="401" w:type="pct"/>
          </w:tcPr>
          <w:p w14:paraId="1A3ABADA" w14:textId="4BB1BF49"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447" w:type="pct"/>
          </w:tcPr>
          <w:p w14:paraId="5A1EF17E" w14:textId="7D04373F" w:rsidR="000E13BC" w:rsidRPr="000E13BC" w:rsidRDefault="000E13BC" w:rsidP="000E13BC">
            <w:pPr>
              <w:jc w:val="center"/>
              <w:rPr>
                <w:rFonts w:ascii="Arial" w:hAnsi="Arial" w:cs="Arial"/>
                <w:sz w:val="20"/>
              </w:rPr>
            </w:pPr>
            <w:r w:rsidRPr="000E13BC">
              <w:rPr>
                <w:rFonts w:ascii="Arial" w:hAnsi="Arial" w:cs="Arial"/>
                <w:sz w:val="20"/>
                <w:lang w:val="en-US"/>
              </w:rPr>
              <w:t>-</w:t>
            </w:r>
          </w:p>
        </w:tc>
        <w:tc>
          <w:tcPr>
            <w:tcW w:w="356" w:type="pct"/>
          </w:tcPr>
          <w:p w14:paraId="702366BB" w14:textId="61DAF2C5" w:rsidR="000E13BC" w:rsidRPr="000E13BC" w:rsidRDefault="000E13BC" w:rsidP="000E13BC">
            <w:pPr>
              <w:jc w:val="center"/>
              <w:rPr>
                <w:rFonts w:ascii="Arial" w:hAnsi="Arial" w:cs="Arial"/>
                <w:sz w:val="20"/>
              </w:rPr>
            </w:pPr>
            <w:r w:rsidRPr="000E13BC">
              <w:rPr>
                <w:rFonts w:ascii="Arial" w:hAnsi="Arial" w:cs="Arial"/>
                <w:sz w:val="20"/>
                <w:lang w:val="en-US"/>
              </w:rPr>
              <w:t>SAP</w:t>
            </w:r>
          </w:p>
        </w:tc>
      </w:tr>
      <w:tr w:rsidR="000E13BC" w:rsidRPr="0086487D" w14:paraId="037A0F80" w14:textId="77777777" w:rsidTr="00535C30">
        <w:trPr>
          <w:cantSplit/>
        </w:trPr>
        <w:tc>
          <w:tcPr>
            <w:tcW w:w="179" w:type="pct"/>
          </w:tcPr>
          <w:p w14:paraId="2DB2FA96" w14:textId="5DB8A1C8" w:rsidR="000E13BC" w:rsidRPr="00696F74" w:rsidRDefault="000E13BC" w:rsidP="000E13BC">
            <w:pPr>
              <w:rPr>
                <w:rFonts w:ascii="Arial" w:hAnsi="Arial" w:cs="Arial"/>
                <w:sz w:val="20"/>
              </w:rPr>
            </w:pPr>
            <w:r w:rsidRPr="00696F74">
              <w:rPr>
                <w:rFonts w:ascii="Arial" w:hAnsi="Arial" w:cs="Arial"/>
                <w:sz w:val="20"/>
              </w:rPr>
              <w:t>16.</w:t>
            </w:r>
          </w:p>
        </w:tc>
        <w:tc>
          <w:tcPr>
            <w:tcW w:w="329" w:type="pct"/>
          </w:tcPr>
          <w:p w14:paraId="46440DAE" w14:textId="22F45CBA" w:rsidR="000E13BC" w:rsidRPr="000E13BC" w:rsidRDefault="000E13BC" w:rsidP="000E13BC">
            <w:pPr>
              <w:jc w:val="center"/>
              <w:rPr>
                <w:rFonts w:ascii="Arial" w:hAnsi="Arial" w:cs="Arial"/>
                <w:sz w:val="20"/>
                <w:rPrChange w:id="15099" w:author="Александр" w:date="2020-04-13T09:45:00Z">
                  <w:rPr>
                    <w:rFonts w:ascii="Arial" w:hAnsi="Arial" w:cs="Arial"/>
                    <w:sz w:val="20"/>
                    <w:highlight w:val="yellow"/>
                  </w:rPr>
                </w:rPrChange>
              </w:rPr>
            </w:pPr>
            <w:r w:rsidRPr="000E13BC">
              <w:rPr>
                <w:rFonts w:ascii="Arial" w:hAnsi="Arial" w:cs="Arial"/>
                <w:sz w:val="20"/>
                <w:rPrChange w:id="15100" w:author="Александр" w:date="2020-04-13T09:45:00Z">
                  <w:rPr>
                    <w:rFonts w:ascii="Arial" w:hAnsi="Arial" w:cs="Arial"/>
                    <w:sz w:val="20"/>
                    <w:highlight w:val="yellow"/>
                  </w:rPr>
                </w:rPrChange>
              </w:rPr>
              <w:t>Пакеты</w:t>
            </w:r>
          </w:p>
        </w:tc>
        <w:tc>
          <w:tcPr>
            <w:tcW w:w="505" w:type="pct"/>
          </w:tcPr>
          <w:p w14:paraId="3BCDA719" w14:textId="424B7AFB" w:rsidR="000E13BC" w:rsidRPr="000E13BC" w:rsidRDefault="000E13BC" w:rsidP="000E13BC">
            <w:pPr>
              <w:jc w:val="left"/>
              <w:rPr>
                <w:rFonts w:ascii="Arial" w:hAnsi="Arial" w:cs="Arial"/>
                <w:sz w:val="20"/>
                <w:szCs w:val="20"/>
                <w:lang w:eastAsia="ru-RU"/>
                <w:rPrChange w:id="15101"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102" w:author="Александр" w:date="2020-04-13T09:45:00Z">
                  <w:rPr>
                    <w:rFonts w:ascii="Arial" w:hAnsi="Arial" w:cs="Arial"/>
                    <w:sz w:val="20"/>
                    <w:szCs w:val="20"/>
                    <w:highlight w:val="yellow"/>
                    <w:lang w:eastAsia="ru-RU"/>
                  </w:rPr>
                </w:rPrChange>
              </w:rPr>
              <w:t>Краткий текст иерархии</w:t>
            </w:r>
          </w:p>
        </w:tc>
        <w:tc>
          <w:tcPr>
            <w:tcW w:w="914" w:type="pct"/>
          </w:tcPr>
          <w:p w14:paraId="5B905095" w14:textId="520B09D1" w:rsidR="000E13BC" w:rsidRPr="000E13BC" w:rsidRDefault="000E13BC" w:rsidP="000E13BC">
            <w:pPr>
              <w:jc w:val="left"/>
              <w:rPr>
                <w:rFonts w:ascii="Arial" w:hAnsi="Arial" w:cs="Arial"/>
                <w:sz w:val="20"/>
                <w:rPrChange w:id="15103" w:author="Александр" w:date="2020-04-13T09:45:00Z">
                  <w:rPr>
                    <w:rFonts w:ascii="Arial" w:hAnsi="Arial" w:cs="Arial"/>
                    <w:sz w:val="20"/>
                    <w:highlight w:val="yellow"/>
                  </w:rPr>
                </w:rPrChange>
              </w:rPr>
            </w:pPr>
            <w:r w:rsidRPr="000E13BC">
              <w:rPr>
                <w:rFonts w:ascii="Arial" w:hAnsi="Arial" w:cs="Arial"/>
                <w:sz w:val="20"/>
                <w:rPrChange w:id="15104" w:author="Александр" w:date="2020-04-13T09:45:00Z">
                  <w:rPr>
                    <w:rFonts w:ascii="Arial" w:hAnsi="Arial" w:cs="Arial"/>
                    <w:sz w:val="20"/>
                    <w:highlight w:val="yellow"/>
                  </w:rPr>
                </w:rPrChange>
              </w:rPr>
              <w:t>Приоритет выбора пакета, если запланировано одновременное выполнение работ по нескольким пакетам стратегии ТОРО</w:t>
            </w:r>
          </w:p>
        </w:tc>
        <w:tc>
          <w:tcPr>
            <w:tcW w:w="411" w:type="pct"/>
          </w:tcPr>
          <w:p w14:paraId="4A70508D" w14:textId="598E55F0" w:rsidR="000E13BC" w:rsidRPr="000E13BC" w:rsidRDefault="000E13BC" w:rsidP="000E13BC">
            <w:pPr>
              <w:jc w:val="center"/>
              <w:rPr>
                <w:rFonts w:ascii="Arial" w:hAnsi="Arial" w:cs="Arial"/>
                <w:sz w:val="20"/>
                <w:lang w:val="en-US"/>
                <w:rPrChange w:id="15105" w:author="Александр" w:date="2020-04-13T09:45:00Z">
                  <w:rPr>
                    <w:rFonts w:ascii="Arial" w:hAnsi="Arial" w:cs="Arial"/>
                    <w:sz w:val="20"/>
                    <w:highlight w:val="yellow"/>
                    <w:lang w:val="en-US"/>
                  </w:rPr>
                </w:rPrChange>
              </w:rPr>
            </w:pPr>
            <w:r w:rsidRPr="000E13BC">
              <w:rPr>
                <w:rFonts w:ascii="Arial" w:hAnsi="Arial" w:cs="Arial"/>
                <w:sz w:val="20"/>
                <w:lang w:val="en-US"/>
                <w:rPrChange w:id="15106" w:author="Александр" w:date="2020-04-13T09:45:00Z">
                  <w:rPr>
                    <w:rFonts w:ascii="Arial" w:hAnsi="Arial" w:cs="Arial"/>
                    <w:sz w:val="20"/>
                    <w:highlight w:val="yellow"/>
                    <w:lang w:val="en-US"/>
                  </w:rPr>
                </w:rPrChange>
              </w:rPr>
              <w:t>CHAR, 2</w:t>
            </w:r>
          </w:p>
        </w:tc>
        <w:tc>
          <w:tcPr>
            <w:tcW w:w="465" w:type="pct"/>
          </w:tcPr>
          <w:p w14:paraId="51CF04B1" w14:textId="214B4844" w:rsidR="000E13BC" w:rsidRPr="000E13BC" w:rsidRDefault="000E13BC" w:rsidP="000E13BC">
            <w:pPr>
              <w:jc w:val="center"/>
              <w:rPr>
                <w:rFonts w:ascii="Arial" w:hAnsi="Arial" w:cs="Arial"/>
                <w:sz w:val="20"/>
                <w:lang w:val="en-US"/>
                <w:rPrChange w:id="15107" w:author="Александр" w:date="2020-04-13T09:45:00Z">
                  <w:rPr>
                    <w:rFonts w:ascii="Arial" w:hAnsi="Arial" w:cs="Arial"/>
                    <w:sz w:val="20"/>
                    <w:highlight w:val="yellow"/>
                    <w:lang w:val="en-US"/>
                  </w:rPr>
                </w:rPrChange>
              </w:rPr>
            </w:pPr>
            <w:r w:rsidRPr="000E13BC">
              <w:rPr>
                <w:rFonts w:ascii="Arial" w:hAnsi="Arial" w:cs="Arial"/>
                <w:sz w:val="20"/>
                <w:lang w:val="en-US"/>
                <w:rPrChange w:id="15108" w:author="Александр" w:date="2020-04-13T09:45:00Z">
                  <w:rPr>
                    <w:rFonts w:ascii="Arial" w:hAnsi="Arial" w:cs="Arial"/>
                    <w:sz w:val="20"/>
                    <w:highlight w:val="yellow"/>
                    <w:lang w:val="en-US"/>
                  </w:rPr>
                </w:rPrChange>
              </w:rPr>
              <w:t>T351X-</w:t>
            </w:r>
            <w:r w:rsidRPr="000E13BC">
              <w:rPr>
                <w:rPrChange w:id="15109" w:author="Александр" w:date="2020-04-13T09:45:00Z">
                  <w:rPr>
                    <w:highlight w:val="yellow"/>
                  </w:rPr>
                </w:rPrChange>
              </w:rPr>
              <w:t xml:space="preserve"> </w:t>
            </w:r>
            <w:r w:rsidRPr="000E13BC">
              <w:rPr>
                <w:rFonts w:ascii="Arial" w:hAnsi="Arial" w:cs="Arial"/>
                <w:sz w:val="20"/>
                <w:lang w:val="en-US"/>
                <w:rPrChange w:id="15110" w:author="Александр" w:date="2020-04-13T09:45:00Z">
                  <w:rPr>
                    <w:rFonts w:ascii="Arial" w:hAnsi="Arial" w:cs="Arial"/>
                    <w:sz w:val="20"/>
                    <w:highlight w:val="yellow"/>
                    <w:lang w:val="en-US"/>
                  </w:rPr>
                </w:rPrChange>
              </w:rPr>
              <w:t>KTXHI</w:t>
            </w:r>
          </w:p>
        </w:tc>
        <w:tc>
          <w:tcPr>
            <w:tcW w:w="456" w:type="pct"/>
          </w:tcPr>
          <w:p w14:paraId="0DF3E17B" w14:textId="25EEC5ED" w:rsidR="000E13BC" w:rsidRPr="000E13BC" w:rsidRDefault="000E13BC" w:rsidP="000E13BC">
            <w:pPr>
              <w:jc w:val="center"/>
              <w:rPr>
                <w:rFonts w:ascii="Arial" w:hAnsi="Arial" w:cs="Arial"/>
                <w:sz w:val="20"/>
                <w:lang w:val="en-US"/>
                <w:rPrChange w:id="15111" w:author="Александр" w:date="2020-04-13T09:45:00Z">
                  <w:rPr>
                    <w:rFonts w:ascii="Arial" w:hAnsi="Arial" w:cs="Arial"/>
                    <w:sz w:val="20"/>
                    <w:highlight w:val="yellow"/>
                    <w:lang w:val="en-US"/>
                  </w:rPr>
                </w:rPrChange>
              </w:rPr>
            </w:pPr>
            <w:r w:rsidRPr="000E13BC">
              <w:rPr>
                <w:rFonts w:ascii="Arial" w:hAnsi="Arial" w:cs="Arial"/>
                <w:sz w:val="20"/>
                <w:rPrChange w:id="15112" w:author="Александр" w:date="2020-04-13T09:45:00Z">
                  <w:rPr>
                    <w:rFonts w:ascii="Arial" w:hAnsi="Arial" w:cs="Arial"/>
                    <w:sz w:val="20"/>
                    <w:highlight w:val="yellow"/>
                  </w:rPr>
                </w:rPrChange>
              </w:rPr>
              <w:t>Х</w:t>
            </w:r>
          </w:p>
        </w:tc>
        <w:tc>
          <w:tcPr>
            <w:tcW w:w="537" w:type="pct"/>
          </w:tcPr>
          <w:p w14:paraId="601DE3BA" w14:textId="542BE57F" w:rsidR="000E13BC" w:rsidRPr="000E13BC" w:rsidRDefault="000E13BC" w:rsidP="000E13BC">
            <w:pPr>
              <w:jc w:val="center"/>
              <w:rPr>
                <w:rFonts w:ascii="Arial" w:hAnsi="Arial" w:cs="Arial"/>
                <w:sz w:val="20"/>
                <w:lang w:val="en-US"/>
                <w:rPrChange w:id="15113" w:author="Александр" w:date="2020-04-13T09:45:00Z">
                  <w:rPr>
                    <w:rFonts w:ascii="Arial" w:hAnsi="Arial" w:cs="Arial"/>
                    <w:sz w:val="20"/>
                    <w:highlight w:val="yellow"/>
                    <w:lang w:val="en-US"/>
                  </w:rPr>
                </w:rPrChange>
              </w:rPr>
            </w:pPr>
            <w:r w:rsidRPr="000E13BC">
              <w:rPr>
                <w:rFonts w:ascii="Arial" w:hAnsi="Arial" w:cs="Arial"/>
                <w:sz w:val="20"/>
                <w:rPrChange w:id="15114" w:author="Александр" w:date="2020-04-13T09:45:00Z">
                  <w:rPr>
                    <w:rFonts w:ascii="Arial" w:hAnsi="Arial" w:cs="Arial"/>
                    <w:sz w:val="20"/>
                    <w:highlight w:val="yellow"/>
                  </w:rPr>
                </w:rPrChange>
              </w:rPr>
              <w:t>Для всех объектов</w:t>
            </w:r>
          </w:p>
        </w:tc>
        <w:tc>
          <w:tcPr>
            <w:tcW w:w="401" w:type="pct"/>
          </w:tcPr>
          <w:p w14:paraId="75B651AD" w14:textId="33100F28" w:rsidR="000E13BC" w:rsidRPr="000E13BC" w:rsidRDefault="000E13BC" w:rsidP="000E13BC">
            <w:pPr>
              <w:jc w:val="center"/>
              <w:rPr>
                <w:rFonts w:ascii="Arial" w:hAnsi="Arial" w:cs="Arial"/>
                <w:sz w:val="20"/>
                <w:lang w:val="en-US"/>
                <w:rPrChange w:id="15115" w:author="Александр" w:date="2020-04-13T09:45:00Z">
                  <w:rPr>
                    <w:rFonts w:ascii="Arial" w:hAnsi="Arial" w:cs="Arial"/>
                    <w:sz w:val="20"/>
                    <w:highlight w:val="yellow"/>
                    <w:lang w:val="en-US"/>
                  </w:rPr>
                </w:rPrChange>
              </w:rPr>
            </w:pPr>
            <w:r w:rsidRPr="000E13BC">
              <w:rPr>
                <w:rFonts w:ascii="Arial" w:hAnsi="Arial" w:cs="Arial"/>
                <w:sz w:val="20"/>
                <w:lang w:val="en-US"/>
                <w:rPrChange w:id="15116" w:author="Александр" w:date="2020-04-13T09:45:00Z">
                  <w:rPr>
                    <w:rFonts w:ascii="Arial" w:hAnsi="Arial" w:cs="Arial"/>
                    <w:sz w:val="20"/>
                    <w:highlight w:val="yellow"/>
                    <w:lang w:val="en-US"/>
                  </w:rPr>
                </w:rPrChange>
              </w:rPr>
              <w:t>-</w:t>
            </w:r>
          </w:p>
        </w:tc>
        <w:tc>
          <w:tcPr>
            <w:tcW w:w="447" w:type="pct"/>
          </w:tcPr>
          <w:p w14:paraId="6E684465" w14:textId="0A223917" w:rsidR="000E13BC" w:rsidRPr="000E13BC" w:rsidRDefault="000E13BC" w:rsidP="000E13BC">
            <w:pPr>
              <w:jc w:val="center"/>
              <w:rPr>
                <w:rFonts w:ascii="Arial" w:hAnsi="Arial" w:cs="Arial"/>
                <w:sz w:val="20"/>
                <w:lang w:val="en-US"/>
                <w:rPrChange w:id="15117" w:author="Александр" w:date="2020-04-13T09:45:00Z">
                  <w:rPr>
                    <w:rFonts w:ascii="Arial" w:hAnsi="Arial" w:cs="Arial"/>
                    <w:sz w:val="20"/>
                    <w:highlight w:val="yellow"/>
                    <w:lang w:val="en-US"/>
                  </w:rPr>
                </w:rPrChange>
              </w:rPr>
            </w:pPr>
            <w:r w:rsidRPr="000E13BC">
              <w:rPr>
                <w:rFonts w:ascii="Arial" w:hAnsi="Arial" w:cs="Arial"/>
                <w:sz w:val="20"/>
                <w:lang w:val="en-US"/>
                <w:rPrChange w:id="15118" w:author="Александр" w:date="2020-04-13T09:45:00Z">
                  <w:rPr>
                    <w:rFonts w:ascii="Arial" w:hAnsi="Arial" w:cs="Arial"/>
                    <w:sz w:val="20"/>
                    <w:highlight w:val="yellow"/>
                    <w:lang w:val="en-US"/>
                  </w:rPr>
                </w:rPrChange>
              </w:rPr>
              <w:t>-</w:t>
            </w:r>
          </w:p>
        </w:tc>
        <w:tc>
          <w:tcPr>
            <w:tcW w:w="356" w:type="pct"/>
          </w:tcPr>
          <w:p w14:paraId="3114BBEC" w14:textId="5DF4ECBD" w:rsidR="000E13BC" w:rsidRPr="000E13BC" w:rsidRDefault="000E13BC" w:rsidP="000E13BC">
            <w:pPr>
              <w:jc w:val="center"/>
              <w:rPr>
                <w:rFonts w:ascii="Arial" w:hAnsi="Arial" w:cs="Arial"/>
                <w:sz w:val="20"/>
                <w:lang w:val="en-US"/>
                <w:rPrChange w:id="15119" w:author="Александр" w:date="2020-04-13T09:45:00Z">
                  <w:rPr>
                    <w:rFonts w:ascii="Arial" w:hAnsi="Arial" w:cs="Arial"/>
                    <w:sz w:val="20"/>
                    <w:highlight w:val="yellow"/>
                    <w:lang w:val="en-US"/>
                  </w:rPr>
                </w:rPrChange>
              </w:rPr>
            </w:pPr>
            <w:r w:rsidRPr="000E13BC">
              <w:rPr>
                <w:rFonts w:ascii="Arial" w:hAnsi="Arial" w:cs="Arial"/>
                <w:sz w:val="20"/>
                <w:lang w:val="en-US"/>
                <w:rPrChange w:id="15120" w:author="Александр" w:date="2020-04-13T09:45:00Z">
                  <w:rPr>
                    <w:rFonts w:ascii="Arial" w:hAnsi="Arial" w:cs="Arial"/>
                    <w:sz w:val="20"/>
                    <w:highlight w:val="yellow"/>
                    <w:lang w:val="en-US"/>
                  </w:rPr>
                </w:rPrChange>
              </w:rPr>
              <w:t>SAP</w:t>
            </w:r>
          </w:p>
        </w:tc>
      </w:tr>
      <w:tr w:rsidR="000E13BC" w:rsidRPr="0086487D" w14:paraId="4462EC78" w14:textId="77777777" w:rsidTr="00535C30">
        <w:trPr>
          <w:cantSplit/>
        </w:trPr>
        <w:tc>
          <w:tcPr>
            <w:tcW w:w="179" w:type="pct"/>
          </w:tcPr>
          <w:p w14:paraId="21EB8E9D" w14:textId="5BAFEA26" w:rsidR="000E13BC" w:rsidRPr="00696F74" w:rsidRDefault="000E13BC" w:rsidP="000E13BC">
            <w:pPr>
              <w:rPr>
                <w:rFonts w:ascii="Arial" w:hAnsi="Arial" w:cs="Arial"/>
                <w:sz w:val="20"/>
              </w:rPr>
            </w:pPr>
            <w:r w:rsidRPr="00696F74">
              <w:rPr>
                <w:rFonts w:ascii="Arial" w:hAnsi="Arial" w:cs="Arial"/>
                <w:sz w:val="20"/>
              </w:rPr>
              <w:lastRenderedPageBreak/>
              <w:t>17.</w:t>
            </w:r>
          </w:p>
        </w:tc>
        <w:tc>
          <w:tcPr>
            <w:tcW w:w="329" w:type="pct"/>
          </w:tcPr>
          <w:p w14:paraId="64CAF214" w14:textId="00A72933" w:rsidR="000E13BC" w:rsidRPr="000E13BC" w:rsidRDefault="000E13BC" w:rsidP="000E13BC">
            <w:pPr>
              <w:jc w:val="center"/>
              <w:rPr>
                <w:rFonts w:ascii="Arial" w:hAnsi="Arial" w:cs="Arial"/>
                <w:sz w:val="20"/>
                <w:rPrChange w:id="15121" w:author="Александр" w:date="2020-04-13T09:45:00Z">
                  <w:rPr>
                    <w:rFonts w:ascii="Arial" w:hAnsi="Arial" w:cs="Arial"/>
                    <w:sz w:val="20"/>
                    <w:highlight w:val="yellow"/>
                  </w:rPr>
                </w:rPrChange>
              </w:rPr>
            </w:pPr>
            <w:r w:rsidRPr="000E13BC">
              <w:rPr>
                <w:rFonts w:ascii="Arial" w:hAnsi="Arial" w:cs="Arial"/>
                <w:sz w:val="20"/>
                <w:rPrChange w:id="15122" w:author="Александр" w:date="2020-04-13T09:45:00Z">
                  <w:rPr>
                    <w:rFonts w:ascii="Arial" w:hAnsi="Arial" w:cs="Arial"/>
                    <w:sz w:val="20"/>
                    <w:highlight w:val="yellow"/>
                  </w:rPr>
                </w:rPrChange>
              </w:rPr>
              <w:t>Пакеты</w:t>
            </w:r>
          </w:p>
        </w:tc>
        <w:tc>
          <w:tcPr>
            <w:tcW w:w="505" w:type="pct"/>
          </w:tcPr>
          <w:p w14:paraId="58B5C953" w14:textId="6927DB0D" w:rsidR="000E13BC" w:rsidRPr="000E13BC" w:rsidRDefault="000E13BC" w:rsidP="000E13BC">
            <w:pPr>
              <w:jc w:val="left"/>
              <w:rPr>
                <w:rFonts w:ascii="Arial" w:hAnsi="Arial" w:cs="Arial"/>
                <w:sz w:val="20"/>
                <w:szCs w:val="20"/>
                <w:lang w:eastAsia="ru-RU"/>
                <w:rPrChange w:id="15123"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124" w:author="Александр" w:date="2020-04-13T09:45:00Z">
                  <w:rPr>
                    <w:rFonts w:ascii="Arial" w:hAnsi="Arial" w:cs="Arial"/>
                    <w:sz w:val="20"/>
                    <w:szCs w:val="20"/>
                    <w:highlight w:val="yellow"/>
                    <w:lang w:eastAsia="ru-RU"/>
                  </w:rPr>
                </w:rPrChange>
              </w:rPr>
              <w:t>Смещение</w:t>
            </w:r>
          </w:p>
        </w:tc>
        <w:tc>
          <w:tcPr>
            <w:tcW w:w="914" w:type="pct"/>
          </w:tcPr>
          <w:p w14:paraId="50F949BF" w14:textId="0486156E" w:rsidR="000E13BC" w:rsidRPr="000E13BC" w:rsidRDefault="000E13BC" w:rsidP="000E13BC">
            <w:pPr>
              <w:jc w:val="left"/>
              <w:rPr>
                <w:rFonts w:ascii="Arial" w:hAnsi="Arial" w:cs="Arial"/>
                <w:sz w:val="20"/>
                <w:rPrChange w:id="15125" w:author="Александр" w:date="2020-04-13T09:45:00Z">
                  <w:rPr>
                    <w:rFonts w:ascii="Arial" w:hAnsi="Arial" w:cs="Arial"/>
                    <w:sz w:val="20"/>
                    <w:highlight w:val="yellow"/>
                  </w:rPr>
                </w:rPrChange>
              </w:rPr>
            </w:pPr>
            <w:r w:rsidRPr="000E13BC">
              <w:rPr>
                <w:rFonts w:ascii="Arial" w:hAnsi="Arial" w:cs="Arial"/>
                <w:sz w:val="20"/>
                <w:rPrChange w:id="15126" w:author="Александр" w:date="2020-04-13T09:45:00Z">
                  <w:rPr>
                    <w:rFonts w:ascii="Arial" w:hAnsi="Arial" w:cs="Arial"/>
                    <w:sz w:val="20"/>
                    <w:highlight w:val="yellow"/>
                  </w:rPr>
                </w:rPrChange>
              </w:rPr>
              <w:t>Смещение пакета мероприятий предупредительного ТОРО</w:t>
            </w:r>
          </w:p>
        </w:tc>
        <w:tc>
          <w:tcPr>
            <w:tcW w:w="411" w:type="pct"/>
          </w:tcPr>
          <w:p w14:paraId="068F0100" w14:textId="69D0CD9B" w:rsidR="000E13BC" w:rsidRPr="000E13BC" w:rsidRDefault="000E13BC" w:rsidP="000E13BC">
            <w:pPr>
              <w:jc w:val="center"/>
              <w:rPr>
                <w:rFonts w:ascii="Arial" w:hAnsi="Arial" w:cs="Arial"/>
                <w:sz w:val="20"/>
                <w:lang w:val="en-US"/>
                <w:rPrChange w:id="15127" w:author="Александр" w:date="2020-04-13T09:45:00Z">
                  <w:rPr>
                    <w:rFonts w:ascii="Arial" w:hAnsi="Arial" w:cs="Arial"/>
                    <w:sz w:val="20"/>
                    <w:highlight w:val="yellow"/>
                    <w:lang w:val="en-US"/>
                  </w:rPr>
                </w:rPrChange>
              </w:rPr>
            </w:pPr>
            <w:r w:rsidRPr="000E13BC">
              <w:rPr>
                <w:rFonts w:ascii="Arial" w:hAnsi="Arial" w:cs="Arial"/>
                <w:sz w:val="20"/>
                <w:lang w:val="en-US"/>
                <w:rPrChange w:id="15128" w:author="Александр" w:date="2020-04-13T09:45:00Z">
                  <w:rPr>
                    <w:rFonts w:ascii="Arial" w:hAnsi="Arial" w:cs="Arial"/>
                    <w:sz w:val="20"/>
                    <w:highlight w:val="yellow"/>
                    <w:lang w:val="en-US"/>
                  </w:rPr>
                </w:rPrChange>
              </w:rPr>
              <w:t>FLTP, 16, 16</w:t>
            </w:r>
          </w:p>
        </w:tc>
        <w:tc>
          <w:tcPr>
            <w:tcW w:w="465" w:type="pct"/>
          </w:tcPr>
          <w:p w14:paraId="7908FA41" w14:textId="77777777" w:rsidR="000E13BC" w:rsidRPr="000E13BC" w:rsidRDefault="000E13BC" w:rsidP="000E13BC">
            <w:pPr>
              <w:jc w:val="center"/>
              <w:rPr>
                <w:rFonts w:ascii="Arial" w:hAnsi="Arial" w:cs="Arial"/>
                <w:sz w:val="20"/>
                <w:lang w:val="en-US"/>
                <w:rPrChange w:id="15129" w:author="Александр" w:date="2020-04-13T09:45:00Z">
                  <w:rPr>
                    <w:rFonts w:ascii="Arial" w:hAnsi="Arial" w:cs="Arial"/>
                    <w:sz w:val="20"/>
                    <w:highlight w:val="yellow"/>
                    <w:lang w:val="en-US"/>
                  </w:rPr>
                </w:rPrChange>
              </w:rPr>
            </w:pPr>
            <w:r w:rsidRPr="000E13BC">
              <w:rPr>
                <w:rFonts w:ascii="Arial" w:hAnsi="Arial" w:cs="Arial"/>
                <w:sz w:val="20"/>
                <w:rPrChange w:id="15130" w:author="Александр" w:date="2020-04-13T09:45:00Z">
                  <w:rPr>
                    <w:rFonts w:ascii="Arial" w:hAnsi="Arial" w:cs="Arial"/>
                    <w:sz w:val="20"/>
                    <w:highlight w:val="yellow"/>
                  </w:rPr>
                </w:rPrChange>
              </w:rPr>
              <w:t>T351P</w:t>
            </w:r>
            <w:r w:rsidRPr="000E13BC">
              <w:rPr>
                <w:rFonts w:ascii="Arial" w:hAnsi="Arial" w:cs="Arial"/>
                <w:sz w:val="20"/>
                <w:lang w:val="en-US"/>
                <w:rPrChange w:id="15131" w:author="Александр" w:date="2020-04-13T09:45:00Z">
                  <w:rPr>
                    <w:rFonts w:ascii="Arial" w:hAnsi="Arial" w:cs="Arial"/>
                    <w:sz w:val="20"/>
                    <w:highlight w:val="yellow"/>
                    <w:lang w:val="en-US"/>
                  </w:rPr>
                </w:rPrChange>
              </w:rPr>
              <w:t xml:space="preserve"> -</w:t>
            </w:r>
            <w:r w:rsidRPr="000E13BC">
              <w:rPr>
                <w:rPrChange w:id="15132" w:author="Александр" w:date="2020-04-13T09:45:00Z">
                  <w:rPr>
                    <w:highlight w:val="yellow"/>
                  </w:rPr>
                </w:rPrChange>
              </w:rPr>
              <w:t xml:space="preserve"> </w:t>
            </w:r>
            <w:r w:rsidRPr="000E13BC">
              <w:rPr>
                <w:rFonts w:ascii="Arial" w:hAnsi="Arial" w:cs="Arial"/>
                <w:sz w:val="20"/>
                <w:lang w:val="en-US"/>
                <w:rPrChange w:id="15133" w:author="Александр" w:date="2020-04-13T09:45:00Z">
                  <w:rPr>
                    <w:rFonts w:ascii="Arial" w:hAnsi="Arial" w:cs="Arial"/>
                    <w:sz w:val="20"/>
                    <w:highlight w:val="yellow"/>
                    <w:lang w:val="en-US"/>
                  </w:rPr>
                </w:rPrChange>
              </w:rPr>
              <w:t>OFFZT</w:t>
            </w:r>
          </w:p>
          <w:p w14:paraId="372623F5" w14:textId="32BD8120" w:rsidR="000E13BC" w:rsidRPr="000E13BC" w:rsidRDefault="000E13BC" w:rsidP="000E13BC">
            <w:pPr>
              <w:jc w:val="center"/>
              <w:rPr>
                <w:rFonts w:ascii="Arial" w:hAnsi="Arial" w:cs="Arial"/>
                <w:sz w:val="20"/>
                <w:lang w:val="en-US"/>
                <w:rPrChange w:id="15134" w:author="Александр" w:date="2020-04-13T09:45:00Z">
                  <w:rPr>
                    <w:rFonts w:ascii="Arial" w:hAnsi="Arial" w:cs="Arial"/>
                    <w:sz w:val="20"/>
                    <w:highlight w:val="yellow"/>
                    <w:lang w:val="en-US"/>
                  </w:rPr>
                </w:rPrChange>
              </w:rPr>
            </w:pPr>
            <w:r w:rsidRPr="000E13BC">
              <w:rPr>
                <w:rFonts w:ascii="Arial" w:hAnsi="Arial" w:cs="Arial"/>
                <w:sz w:val="20"/>
                <w:rPrChange w:id="15135" w:author="Александр" w:date="2020-04-13T09:45:00Z">
                  <w:rPr>
                    <w:rFonts w:ascii="Arial" w:hAnsi="Arial" w:cs="Arial"/>
                    <w:sz w:val="20"/>
                    <w:highlight w:val="yellow"/>
                  </w:rPr>
                </w:rPrChange>
              </w:rPr>
              <w:t>T351P</w:t>
            </w:r>
            <w:r w:rsidRPr="000E13BC">
              <w:rPr>
                <w:rFonts w:ascii="Arial" w:hAnsi="Arial" w:cs="Arial"/>
                <w:sz w:val="20"/>
                <w:lang w:val="en-US"/>
                <w:rPrChange w:id="15136" w:author="Александр" w:date="2020-04-13T09:45:00Z">
                  <w:rPr>
                    <w:rFonts w:ascii="Arial" w:hAnsi="Arial" w:cs="Arial"/>
                    <w:sz w:val="20"/>
                    <w:highlight w:val="yellow"/>
                    <w:lang w:val="en-US"/>
                  </w:rPr>
                </w:rPrChange>
              </w:rPr>
              <w:t xml:space="preserve"> -</w:t>
            </w:r>
            <w:r w:rsidRPr="000E13BC">
              <w:rPr>
                <w:rPrChange w:id="15137" w:author="Александр" w:date="2020-04-13T09:45:00Z">
                  <w:rPr>
                    <w:highlight w:val="yellow"/>
                  </w:rPr>
                </w:rPrChange>
              </w:rPr>
              <w:t xml:space="preserve"> </w:t>
            </w:r>
            <w:r w:rsidRPr="000E13BC">
              <w:rPr>
                <w:rFonts w:ascii="Arial" w:hAnsi="Arial" w:cs="Arial"/>
                <w:sz w:val="20"/>
                <w:lang w:val="en-US"/>
                <w:rPrChange w:id="15138" w:author="Александр" w:date="2020-04-13T09:45:00Z">
                  <w:rPr>
                    <w:rFonts w:ascii="Arial" w:hAnsi="Arial" w:cs="Arial"/>
                    <w:sz w:val="20"/>
                    <w:highlight w:val="yellow"/>
                    <w:lang w:val="en-US"/>
                  </w:rPr>
                </w:rPrChange>
              </w:rPr>
              <w:t>OFFLS</w:t>
            </w:r>
          </w:p>
        </w:tc>
        <w:tc>
          <w:tcPr>
            <w:tcW w:w="456" w:type="pct"/>
          </w:tcPr>
          <w:p w14:paraId="4D3E485E" w14:textId="0836CF69" w:rsidR="000E13BC" w:rsidRPr="000E13BC" w:rsidRDefault="000E13BC" w:rsidP="000E13BC">
            <w:pPr>
              <w:jc w:val="center"/>
              <w:rPr>
                <w:rFonts w:ascii="Arial" w:hAnsi="Arial" w:cs="Arial"/>
                <w:sz w:val="20"/>
                <w:rPrChange w:id="15139" w:author="Александр" w:date="2020-04-13T09:45:00Z">
                  <w:rPr>
                    <w:rFonts w:ascii="Arial" w:hAnsi="Arial" w:cs="Arial"/>
                    <w:sz w:val="20"/>
                    <w:highlight w:val="yellow"/>
                  </w:rPr>
                </w:rPrChange>
              </w:rPr>
            </w:pPr>
            <w:r w:rsidRPr="000E13BC">
              <w:rPr>
                <w:rFonts w:ascii="Arial" w:hAnsi="Arial" w:cs="Arial"/>
                <w:sz w:val="20"/>
                <w:rPrChange w:id="15140" w:author="Александр" w:date="2020-04-13T09:45:00Z">
                  <w:rPr>
                    <w:rFonts w:ascii="Arial" w:hAnsi="Arial" w:cs="Arial"/>
                    <w:sz w:val="20"/>
                    <w:highlight w:val="yellow"/>
                  </w:rPr>
                </w:rPrChange>
              </w:rPr>
              <w:t>-</w:t>
            </w:r>
          </w:p>
        </w:tc>
        <w:tc>
          <w:tcPr>
            <w:tcW w:w="537" w:type="pct"/>
          </w:tcPr>
          <w:p w14:paraId="696B1A3C" w14:textId="0AB9DDD0" w:rsidR="000E13BC" w:rsidRPr="000E13BC" w:rsidRDefault="000E13BC" w:rsidP="000E13BC">
            <w:pPr>
              <w:jc w:val="center"/>
              <w:rPr>
                <w:rFonts w:ascii="Arial" w:hAnsi="Arial" w:cs="Arial"/>
                <w:sz w:val="20"/>
                <w:rPrChange w:id="15141" w:author="Александр" w:date="2020-04-13T09:45:00Z">
                  <w:rPr>
                    <w:rFonts w:ascii="Arial" w:hAnsi="Arial" w:cs="Arial"/>
                    <w:sz w:val="20"/>
                    <w:highlight w:val="yellow"/>
                  </w:rPr>
                </w:rPrChange>
              </w:rPr>
            </w:pPr>
            <w:r w:rsidRPr="000E13BC">
              <w:rPr>
                <w:rFonts w:ascii="Arial" w:hAnsi="Arial" w:cs="Arial"/>
                <w:sz w:val="20"/>
                <w:rPrChange w:id="15142" w:author="Александр" w:date="2020-04-13T09:45:00Z">
                  <w:rPr>
                    <w:rFonts w:ascii="Arial" w:hAnsi="Arial" w:cs="Arial"/>
                    <w:sz w:val="20"/>
                    <w:highlight w:val="yellow"/>
                  </w:rPr>
                </w:rPrChange>
              </w:rPr>
              <w:t>-</w:t>
            </w:r>
          </w:p>
        </w:tc>
        <w:tc>
          <w:tcPr>
            <w:tcW w:w="401" w:type="pct"/>
          </w:tcPr>
          <w:p w14:paraId="4CDA52B4" w14:textId="525EEC43" w:rsidR="000E13BC" w:rsidRPr="000E13BC" w:rsidRDefault="000E13BC" w:rsidP="000E13BC">
            <w:pPr>
              <w:jc w:val="center"/>
              <w:rPr>
                <w:rFonts w:ascii="Arial" w:hAnsi="Arial" w:cs="Arial"/>
                <w:sz w:val="20"/>
                <w:lang w:val="en-US"/>
                <w:rPrChange w:id="15143" w:author="Александр" w:date="2020-04-13T09:45:00Z">
                  <w:rPr>
                    <w:rFonts w:ascii="Arial" w:hAnsi="Arial" w:cs="Arial"/>
                    <w:sz w:val="20"/>
                    <w:highlight w:val="yellow"/>
                    <w:lang w:val="en-US"/>
                  </w:rPr>
                </w:rPrChange>
              </w:rPr>
            </w:pPr>
            <w:r w:rsidRPr="000E13BC">
              <w:rPr>
                <w:rFonts w:ascii="Arial" w:hAnsi="Arial" w:cs="Arial"/>
                <w:sz w:val="20"/>
                <w:lang w:val="en-US"/>
                <w:rPrChange w:id="15144" w:author="Александр" w:date="2020-04-13T09:45:00Z">
                  <w:rPr>
                    <w:rFonts w:ascii="Arial" w:hAnsi="Arial" w:cs="Arial"/>
                    <w:sz w:val="20"/>
                    <w:highlight w:val="yellow"/>
                    <w:lang w:val="en-US"/>
                  </w:rPr>
                </w:rPrChange>
              </w:rPr>
              <w:t>-</w:t>
            </w:r>
          </w:p>
        </w:tc>
        <w:tc>
          <w:tcPr>
            <w:tcW w:w="447" w:type="pct"/>
          </w:tcPr>
          <w:p w14:paraId="6EA3943C" w14:textId="1E9A9ADC" w:rsidR="000E13BC" w:rsidRPr="000E13BC" w:rsidRDefault="000E13BC" w:rsidP="000E13BC">
            <w:pPr>
              <w:jc w:val="center"/>
              <w:rPr>
                <w:rFonts w:ascii="Arial" w:hAnsi="Arial" w:cs="Arial"/>
                <w:sz w:val="20"/>
                <w:lang w:val="en-US"/>
                <w:rPrChange w:id="15145" w:author="Александр" w:date="2020-04-13T09:45:00Z">
                  <w:rPr>
                    <w:rFonts w:ascii="Arial" w:hAnsi="Arial" w:cs="Arial"/>
                    <w:sz w:val="20"/>
                    <w:highlight w:val="yellow"/>
                    <w:lang w:val="en-US"/>
                  </w:rPr>
                </w:rPrChange>
              </w:rPr>
            </w:pPr>
            <w:r w:rsidRPr="000E13BC">
              <w:rPr>
                <w:rFonts w:ascii="Arial" w:hAnsi="Arial" w:cs="Arial"/>
                <w:sz w:val="20"/>
                <w:lang w:val="en-US"/>
                <w:rPrChange w:id="15146" w:author="Александр" w:date="2020-04-13T09:45:00Z">
                  <w:rPr>
                    <w:rFonts w:ascii="Arial" w:hAnsi="Arial" w:cs="Arial"/>
                    <w:sz w:val="20"/>
                    <w:highlight w:val="yellow"/>
                    <w:lang w:val="en-US"/>
                  </w:rPr>
                </w:rPrChange>
              </w:rPr>
              <w:t>-</w:t>
            </w:r>
          </w:p>
        </w:tc>
        <w:tc>
          <w:tcPr>
            <w:tcW w:w="356" w:type="pct"/>
          </w:tcPr>
          <w:p w14:paraId="147AC1A1" w14:textId="2C33BF91" w:rsidR="000E13BC" w:rsidRPr="000E13BC" w:rsidRDefault="000E13BC" w:rsidP="000E13BC">
            <w:pPr>
              <w:jc w:val="center"/>
              <w:rPr>
                <w:rFonts w:ascii="Arial" w:hAnsi="Arial" w:cs="Arial"/>
                <w:sz w:val="20"/>
                <w:lang w:val="en-US"/>
                <w:rPrChange w:id="15147" w:author="Александр" w:date="2020-04-13T09:45:00Z">
                  <w:rPr>
                    <w:rFonts w:ascii="Arial" w:hAnsi="Arial" w:cs="Arial"/>
                    <w:sz w:val="20"/>
                    <w:highlight w:val="yellow"/>
                    <w:lang w:val="en-US"/>
                  </w:rPr>
                </w:rPrChange>
              </w:rPr>
            </w:pPr>
            <w:r w:rsidRPr="000E13BC">
              <w:rPr>
                <w:rFonts w:ascii="Arial" w:hAnsi="Arial" w:cs="Arial"/>
                <w:sz w:val="20"/>
                <w:lang w:val="en-US"/>
                <w:rPrChange w:id="15148" w:author="Александр" w:date="2020-04-13T09:45:00Z">
                  <w:rPr>
                    <w:rFonts w:ascii="Arial" w:hAnsi="Arial" w:cs="Arial"/>
                    <w:sz w:val="20"/>
                    <w:highlight w:val="yellow"/>
                    <w:lang w:val="en-US"/>
                  </w:rPr>
                </w:rPrChange>
              </w:rPr>
              <w:t>SAP</w:t>
            </w:r>
          </w:p>
        </w:tc>
      </w:tr>
      <w:tr w:rsidR="000E13BC" w:rsidRPr="0086487D" w14:paraId="62200AD8" w14:textId="77777777" w:rsidTr="00535C30">
        <w:trPr>
          <w:cantSplit/>
        </w:trPr>
        <w:tc>
          <w:tcPr>
            <w:tcW w:w="179" w:type="pct"/>
          </w:tcPr>
          <w:p w14:paraId="1DEA1AAE" w14:textId="2589F76D" w:rsidR="000E13BC" w:rsidRPr="00696F74" w:rsidRDefault="000E13BC" w:rsidP="000E13BC">
            <w:pPr>
              <w:rPr>
                <w:rFonts w:ascii="Arial" w:hAnsi="Arial" w:cs="Arial"/>
                <w:sz w:val="20"/>
              </w:rPr>
            </w:pPr>
            <w:r w:rsidRPr="00696F74">
              <w:rPr>
                <w:rFonts w:ascii="Arial" w:hAnsi="Arial" w:cs="Arial"/>
                <w:sz w:val="20"/>
              </w:rPr>
              <w:t>18.</w:t>
            </w:r>
          </w:p>
        </w:tc>
        <w:tc>
          <w:tcPr>
            <w:tcW w:w="329" w:type="pct"/>
          </w:tcPr>
          <w:p w14:paraId="390E43A1" w14:textId="4A0E1FF7" w:rsidR="000E13BC" w:rsidRPr="000E13BC" w:rsidRDefault="000E13BC" w:rsidP="000E13BC">
            <w:pPr>
              <w:jc w:val="center"/>
              <w:rPr>
                <w:rFonts w:ascii="Arial" w:hAnsi="Arial" w:cs="Arial"/>
                <w:sz w:val="20"/>
                <w:rPrChange w:id="15149" w:author="Александр" w:date="2020-04-13T09:45:00Z">
                  <w:rPr>
                    <w:rFonts w:ascii="Arial" w:hAnsi="Arial" w:cs="Arial"/>
                    <w:sz w:val="20"/>
                    <w:highlight w:val="yellow"/>
                  </w:rPr>
                </w:rPrChange>
              </w:rPr>
            </w:pPr>
            <w:r w:rsidRPr="000E13BC">
              <w:rPr>
                <w:rFonts w:ascii="Arial" w:hAnsi="Arial" w:cs="Arial"/>
                <w:sz w:val="20"/>
                <w:rPrChange w:id="15150" w:author="Александр" w:date="2020-04-13T09:45:00Z">
                  <w:rPr>
                    <w:rFonts w:ascii="Arial" w:hAnsi="Arial" w:cs="Arial"/>
                    <w:sz w:val="20"/>
                    <w:highlight w:val="yellow"/>
                  </w:rPr>
                </w:rPrChange>
              </w:rPr>
              <w:t>Пакеты</w:t>
            </w:r>
          </w:p>
        </w:tc>
        <w:tc>
          <w:tcPr>
            <w:tcW w:w="505" w:type="pct"/>
          </w:tcPr>
          <w:p w14:paraId="734536BA" w14:textId="2B0F67B7" w:rsidR="000E13BC" w:rsidRPr="000E13BC" w:rsidRDefault="000E13BC" w:rsidP="000E13BC">
            <w:pPr>
              <w:jc w:val="left"/>
              <w:rPr>
                <w:rFonts w:ascii="Arial" w:hAnsi="Arial" w:cs="Arial"/>
                <w:sz w:val="20"/>
                <w:szCs w:val="20"/>
                <w:lang w:eastAsia="ru-RU"/>
                <w:rPrChange w:id="15151"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152" w:author="Александр" w:date="2020-04-13T09:45:00Z">
                  <w:rPr>
                    <w:rFonts w:ascii="Arial" w:hAnsi="Arial" w:cs="Arial"/>
                    <w:sz w:val="20"/>
                    <w:szCs w:val="20"/>
                    <w:highlight w:val="yellow"/>
                    <w:lang w:eastAsia="ru-RU"/>
                  </w:rPr>
                </w:rPrChange>
              </w:rPr>
              <w:t>Краткое название начального смещения</w:t>
            </w:r>
          </w:p>
        </w:tc>
        <w:tc>
          <w:tcPr>
            <w:tcW w:w="914" w:type="pct"/>
          </w:tcPr>
          <w:p w14:paraId="41516319" w14:textId="7EA3EE25" w:rsidR="000E13BC" w:rsidRPr="000E13BC" w:rsidRDefault="000E13BC" w:rsidP="000E13BC">
            <w:pPr>
              <w:jc w:val="left"/>
              <w:rPr>
                <w:rFonts w:ascii="Arial" w:hAnsi="Arial" w:cs="Arial"/>
                <w:sz w:val="20"/>
                <w:rPrChange w:id="15153" w:author="Александр" w:date="2020-04-13T09:45:00Z">
                  <w:rPr>
                    <w:rFonts w:ascii="Arial" w:hAnsi="Arial" w:cs="Arial"/>
                    <w:sz w:val="20"/>
                    <w:highlight w:val="yellow"/>
                  </w:rPr>
                </w:rPrChange>
              </w:rPr>
            </w:pPr>
            <w:r w:rsidRPr="000E13BC">
              <w:rPr>
                <w:rFonts w:ascii="Arial" w:hAnsi="Arial" w:cs="Arial"/>
                <w:sz w:val="20"/>
                <w:szCs w:val="20"/>
                <w:lang w:eastAsia="ru-RU"/>
                <w:rPrChange w:id="15154" w:author="Александр" w:date="2020-04-13T09:45:00Z">
                  <w:rPr>
                    <w:rFonts w:ascii="Arial" w:hAnsi="Arial" w:cs="Arial"/>
                    <w:sz w:val="20"/>
                    <w:szCs w:val="20"/>
                    <w:highlight w:val="yellow"/>
                    <w:lang w:eastAsia="ru-RU"/>
                  </w:rPr>
                </w:rPrChange>
              </w:rPr>
              <w:t xml:space="preserve">Краткое название </w:t>
            </w:r>
            <w:del w:id="15155" w:author="Владимир Лаут" w:date="2021-04-07T19:09:00Z">
              <w:r w:rsidRPr="000E13BC" w:rsidDel="000E7523">
                <w:rPr>
                  <w:rFonts w:ascii="Arial" w:hAnsi="Arial" w:cs="Arial"/>
                  <w:sz w:val="20"/>
                  <w:szCs w:val="20"/>
                  <w:lang w:eastAsia="ru-RU"/>
                  <w:rPrChange w:id="15156" w:author="Александр" w:date="2020-04-13T09:45:00Z">
                    <w:rPr>
                      <w:rFonts w:ascii="Arial" w:hAnsi="Arial" w:cs="Arial"/>
                      <w:sz w:val="20"/>
                      <w:szCs w:val="20"/>
                      <w:highlight w:val="yellow"/>
                      <w:lang w:eastAsia="ru-RU"/>
                    </w:rPr>
                  </w:rPrChange>
                </w:rPr>
                <w:delText>начдального</w:delText>
              </w:r>
            </w:del>
            <w:ins w:id="15157" w:author="Владимир Лаут" w:date="2021-04-07T19:09:00Z">
              <w:r w:rsidR="000E7523" w:rsidRPr="000E13BC">
                <w:rPr>
                  <w:rFonts w:ascii="Arial" w:hAnsi="Arial" w:cs="Arial"/>
                  <w:sz w:val="20"/>
                  <w:szCs w:val="20"/>
                  <w:lang w:eastAsia="ru-RU"/>
                </w:rPr>
                <w:t>начального</w:t>
              </w:r>
            </w:ins>
            <w:r w:rsidRPr="000E13BC">
              <w:rPr>
                <w:rFonts w:ascii="Arial" w:hAnsi="Arial" w:cs="Arial"/>
                <w:sz w:val="20"/>
                <w:szCs w:val="20"/>
                <w:lang w:eastAsia="ru-RU"/>
                <w:rPrChange w:id="15158" w:author="Александр" w:date="2020-04-13T09:45:00Z">
                  <w:rPr>
                    <w:rFonts w:ascii="Arial" w:hAnsi="Arial" w:cs="Arial"/>
                    <w:sz w:val="20"/>
                    <w:szCs w:val="20"/>
                    <w:highlight w:val="yellow"/>
                    <w:lang w:eastAsia="ru-RU"/>
                  </w:rPr>
                </w:rPrChange>
              </w:rPr>
              <w:t xml:space="preserve"> смещения</w:t>
            </w:r>
          </w:p>
        </w:tc>
        <w:tc>
          <w:tcPr>
            <w:tcW w:w="411" w:type="pct"/>
          </w:tcPr>
          <w:p w14:paraId="6A5394B7" w14:textId="7B277D53" w:rsidR="000E13BC" w:rsidRPr="000E13BC" w:rsidRDefault="000E13BC" w:rsidP="000E13BC">
            <w:pPr>
              <w:jc w:val="center"/>
              <w:rPr>
                <w:rFonts w:ascii="Arial" w:hAnsi="Arial" w:cs="Arial"/>
                <w:sz w:val="20"/>
                <w:lang w:val="en-US"/>
                <w:rPrChange w:id="15159" w:author="Александр" w:date="2020-04-13T09:45:00Z">
                  <w:rPr>
                    <w:rFonts w:ascii="Arial" w:hAnsi="Arial" w:cs="Arial"/>
                    <w:sz w:val="20"/>
                    <w:highlight w:val="yellow"/>
                    <w:lang w:val="en-US"/>
                  </w:rPr>
                </w:rPrChange>
              </w:rPr>
            </w:pPr>
            <w:r w:rsidRPr="000E13BC">
              <w:rPr>
                <w:rFonts w:ascii="Arial" w:hAnsi="Arial" w:cs="Arial"/>
                <w:sz w:val="20"/>
                <w:lang w:val="en-US"/>
                <w:rPrChange w:id="15160" w:author="Александр" w:date="2020-04-13T09:45:00Z">
                  <w:rPr>
                    <w:rFonts w:ascii="Arial" w:hAnsi="Arial" w:cs="Arial"/>
                    <w:sz w:val="20"/>
                    <w:highlight w:val="yellow"/>
                    <w:lang w:val="en-US"/>
                  </w:rPr>
                </w:rPrChange>
              </w:rPr>
              <w:t>CHAR, 2</w:t>
            </w:r>
          </w:p>
        </w:tc>
        <w:tc>
          <w:tcPr>
            <w:tcW w:w="465" w:type="pct"/>
          </w:tcPr>
          <w:p w14:paraId="237D1A22" w14:textId="789D64F7" w:rsidR="000E13BC" w:rsidRPr="000E13BC" w:rsidRDefault="000E13BC" w:rsidP="000E13BC">
            <w:pPr>
              <w:jc w:val="center"/>
              <w:rPr>
                <w:rFonts w:ascii="Arial" w:hAnsi="Arial" w:cs="Arial"/>
                <w:sz w:val="20"/>
                <w:rPrChange w:id="15161" w:author="Александр" w:date="2020-04-13T09:45:00Z">
                  <w:rPr>
                    <w:rFonts w:ascii="Arial" w:hAnsi="Arial" w:cs="Arial"/>
                    <w:sz w:val="20"/>
                    <w:highlight w:val="yellow"/>
                  </w:rPr>
                </w:rPrChange>
              </w:rPr>
            </w:pPr>
            <w:r w:rsidRPr="000E13BC">
              <w:rPr>
                <w:rFonts w:ascii="Arial" w:hAnsi="Arial" w:cs="Arial"/>
                <w:sz w:val="20"/>
                <w:rPrChange w:id="15162" w:author="Александр" w:date="2020-04-13T09:45:00Z">
                  <w:rPr>
                    <w:rFonts w:ascii="Arial" w:hAnsi="Arial" w:cs="Arial"/>
                    <w:sz w:val="20"/>
                    <w:highlight w:val="yellow"/>
                  </w:rPr>
                </w:rPrChange>
              </w:rPr>
              <w:t>T351</w:t>
            </w:r>
            <w:r w:rsidRPr="000E13BC">
              <w:rPr>
                <w:rFonts w:ascii="Arial" w:hAnsi="Arial" w:cs="Arial"/>
                <w:sz w:val="20"/>
                <w:lang w:val="en-US"/>
                <w:rPrChange w:id="15163" w:author="Александр" w:date="2020-04-13T09:45:00Z">
                  <w:rPr>
                    <w:rFonts w:ascii="Arial" w:hAnsi="Arial" w:cs="Arial"/>
                    <w:sz w:val="20"/>
                    <w:highlight w:val="yellow"/>
                    <w:lang w:val="en-US"/>
                  </w:rPr>
                </w:rPrChange>
              </w:rPr>
              <w:t>X -</w:t>
            </w:r>
            <w:r w:rsidRPr="000E13BC">
              <w:rPr>
                <w:rPrChange w:id="15164" w:author="Александр" w:date="2020-04-13T09:45:00Z">
                  <w:rPr>
                    <w:highlight w:val="yellow"/>
                  </w:rPr>
                </w:rPrChange>
              </w:rPr>
              <w:t xml:space="preserve"> </w:t>
            </w:r>
            <w:r w:rsidRPr="000E13BC">
              <w:rPr>
                <w:rFonts w:ascii="Arial" w:hAnsi="Arial" w:cs="Arial"/>
                <w:sz w:val="20"/>
                <w:lang w:val="en-US"/>
                <w:rPrChange w:id="15165" w:author="Александр" w:date="2020-04-13T09:45:00Z">
                  <w:rPr>
                    <w:rFonts w:ascii="Arial" w:hAnsi="Arial" w:cs="Arial"/>
                    <w:sz w:val="20"/>
                    <w:highlight w:val="yellow"/>
                    <w:lang w:val="en-US"/>
                  </w:rPr>
                </w:rPrChange>
              </w:rPr>
              <w:t>KOFF1</w:t>
            </w:r>
          </w:p>
        </w:tc>
        <w:tc>
          <w:tcPr>
            <w:tcW w:w="456" w:type="pct"/>
          </w:tcPr>
          <w:p w14:paraId="1160422D" w14:textId="56DD82D2" w:rsidR="000E13BC" w:rsidRPr="000E13BC" w:rsidRDefault="000E13BC" w:rsidP="000E13BC">
            <w:pPr>
              <w:jc w:val="center"/>
              <w:rPr>
                <w:rFonts w:ascii="Arial" w:hAnsi="Arial" w:cs="Arial"/>
                <w:sz w:val="20"/>
                <w:rPrChange w:id="15166" w:author="Александр" w:date="2020-04-13T09:45:00Z">
                  <w:rPr>
                    <w:rFonts w:ascii="Arial" w:hAnsi="Arial" w:cs="Arial"/>
                    <w:sz w:val="20"/>
                    <w:highlight w:val="yellow"/>
                  </w:rPr>
                </w:rPrChange>
              </w:rPr>
            </w:pPr>
            <w:r w:rsidRPr="000E13BC">
              <w:rPr>
                <w:rFonts w:ascii="Arial" w:hAnsi="Arial" w:cs="Arial"/>
                <w:sz w:val="20"/>
                <w:rPrChange w:id="15167" w:author="Александр" w:date="2020-04-13T09:45:00Z">
                  <w:rPr>
                    <w:rFonts w:ascii="Arial" w:hAnsi="Arial" w:cs="Arial"/>
                    <w:sz w:val="20"/>
                    <w:highlight w:val="yellow"/>
                  </w:rPr>
                </w:rPrChange>
              </w:rPr>
              <w:t>-</w:t>
            </w:r>
          </w:p>
        </w:tc>
        <w:tc>
          <w:tcPr>
            <w:tcW w:w="537" w:type="pct"/>
          </w:tcPr>
          <w:p w14:paraId="34D77830" w14:textId="0AF09A4B" w:rsidR="000E13BC" w:rsidRPr="000E13BC" w:rsidRDefault="000E13BC" w:rsidP="000E13BC">
            <w:pPr>
              <w:jc w:val="center"/>
              <w:rPr>
                <w:rFonts w:ascii="Arial" w:hAnsi="Arial" w:cs="Arial"/>
                <w:sz w:val="20"/>
                <w:rPrChange w:id="15168" w:author="Александр" w:date="2020-04-13T09:45:00Z">
                  <w:rPr>
                    <w:rFonts w:ascii="Arial" w:hAnsi="Arial" w:cs="Arial"/>
                    <w:sz w:val="20"/>
                    <w:highlight w:val="yellow"/>
                  </w:rPr>
                </w:rPrChange>
              </w:rPr>
            </w:pPr>
            <w:r w:rsidRPr="000E13BC">
              <w:rPr>
                <w:rFonts w:ascii="Arial" w:hAnsi="Arial" w:cs="Arial"/>
                <w:sz w:val="20"/>
                <w:rPrChange w:id="15169" w:author="Александр" w:date="2020-04-13T09:45:00Z">
                  <w:rPr>
                    <w:rFonts w:ascii="Arial" w:hAnsi="Arial" w:cs="Arial"/>
                    <w:sz w:val="20"/>
                    <w:highlight w:val="yellow"/>
                  </w:rPr>
                </w:rPrChange>
              </w:rPr>
              <w:t>-</w:t>
            </w:r>
          </w:p>
        </w:tc>
        <w:tc>
          <w:tcPr>
            <w:tcW w:w="401" w:type="pct"/>
          </w:tcPr>
          <w:p w14:paraId="492A99FC" w14:textId="4B5BE738" w:rsidR="000E13BC" w:rsidRPr="000E13BC" w:rsidRDefault="000E13BC" w:rsidP="000E13BC">
            <w:pPr>
              <w:jc w:val="center"/>
              <w:rPr>
                <w:rFonts w:ascii="Arial" w:hAnsi="Arial" w:cs="Arial"/>
                <w:sz w:val="20"/>
                <w:lang w:val="en-US"/>
                <w:rPrChange w:id="15170" w:author="Александр" w:date="2020-04-13T09:45:00Z">
                  <w:rPr>
                    <w:rFonts w:ascii="Arial" w:hAnsi="Arial" w:cs="Arial"/>
                    <w:sz w:val="20"/>
                    <w:highlight w:val="yellow"/>
                    <w:lang w:val="en-US"/>
                  </w:rPr>
                </w:rPrChange>
              </w:rPr>
            </w:pPr>
            <w:r w:rsidRPr="000E13BC">
              <w:rPr>
                <w:rFonts w:ascii="Arial" w:hAnsi="Arial" w:cs="Arial"/>
                <w:sz w:val="20"/>
                <w:lang w:val="en-US"/>
                <w:rPrChange w:id="15171" w:author="Александр" w:date="2020-04-13T09:45:00Z">
                  <w:rPr>
                    <w:rFonts w:ascii="Arial" w:hAnsi="Arial" w:cs="Arial"/>
                    <w:sz w:val="20"/>
                    <w:highlight w:val="yellow"/>
                    <w:lang w:val="en-US"/>
                  </w:rPr>
                </w:rPrChange>
              </w:rPr>
              <w:t>-</w:t>
            </w:r>
          </w:p>
        </w:tc>
        <w:tc>
          <w:tcPr>
            <w:tcW w:w="447" w:type="pct"/>
          </w:tcPr>
          <w:p w14:paraId="02623C81" w14:textId="1FC21D1F" w:rsidR="000E13BC" w:rsidRPr="000E13BC" w:rsidRDefault="000E13BC" w:rsidP="000E13BC">
            <w:pPr>
              <w:jc w:val="center"/>
              <w:rPr>
                <w:rFonts w:ascii="Arial" w:hAnsi="Arial" w:cs="Arial"/>
                <w:sz w:val="20"/>
                <w:lang w:val="en-US"/>
                <w:rPrChange w:id="15172" w:author="Александр" w:date="2020-04-13T09:45:00Z">
                  <w:rPr>
                    <w:rFonts w:ascii="Arial" w:hAnsi="Arial" w:cs="Arial"/>
                    <w:sz w:val="20"/>
                    <w:highlight w:val="yellow"/>
                    <w:lang w:val="en-US"/>
                  </w:rPr>
                </w:rPrChange>
              </w:rPr>
            </w:pPr>
            <w:r w:rsidRPr="000E13BC">
              <w:rPr>
                <w:rFonts w:ascii="Arial" w:hAnsi="Arial" w:cs="Arial"/>
                <w:sz w:val="20"/>
                <w:lang w:val="en-US"/>
                <w:rPrChange w:id="15173" w:author="Александр" w:date="2020-04-13T09:45:00Z">
                  <w:rPr>
                    <w:rFonts w:ascii="Arial" w:hAnsi="Arial" w:cs="Arial"/>
                    <w:sz w:val="20"/>
                    <w:highlight w:val="yellow"/>
                    <w:lang w:val="en-US"/>
                  </w:rPr>
                </w:rPrChange>
              </w:rPr>
              <w:t>-</w:t>
            </w:r>
          </w:p>
        </w:tc>
        <w:tc>
          <w:tcPr>
            <w:tcW w:w="356" w:type="pct"/>
          </w:tcPr>
          <w:p w14:paraId="0DB7E02E" w14:textId="74E3F691" w:rsidR="000E13BC" w:rsidRPr="000E13BC" w:rsidRDefault="000E13BC" w:rsidP="000E13BC">
            <w:pPr>
              <w:jc w:val="center"/>
              <w:rPr>
                <w:rFonts w:ascii="Arial" w:hAnsi="Arial" w:cs="Arial"/>
                <w:sz w:val="20"/>
                <w:lang w:val="en-US"/>
                <w:rPrChange w:id="15174" w:author="Александр" w:date="2020-04-13T09:45:00Z">
                  <w:rPr>
                    <w:rFonts w:ascii="Arial" w:hAnsi="Arial" w:cs="Arial"/>
                    <w:sz w:val="20"/>
                    <w:highlight w:val="yellow"/>
                    <w:lang w:val="en-US"/>
                  </w:rPr>
                </w:rPrChange>
              </w:rPr>
            </w:pPr>
            <w:r w:rsidRPr="000E13BC">
              <w:rPr>
                <w:rFonts w:ascii="Arial" w:hAnsi="Arial" w:cs="Arial"/>
                <w:sz w:val="20"/>
                <w:lang w:val="en-US"/>
                <w:rPrChange w:id="15175" w:author="Александр" w:date="2020-04-13T09:45:00Z">
                  <w:rPr>
                    <w:rFonts w:ascii="Arial" w:hAnsi="Arial" w:cs="Arial"/>
                    <w:sz w:val="20"/>
                    <w:highlight w:val="yellow"/>
                    <w:lang w:val="en-US"/>
                  </w:rPr>
                </w:rPrChange>
              </w:rPr>
              <w:t>SAP</w:t>
            </w:r>
          </w:p>
        </w:tc>
      </w:tr>
      <w:tr w:rsidR="000E13BC" w:rsidRPr="0086487D" w14:paraId="6B00EB20" w14:textId="77777777" w:rsidTr="00535C30">
        <w:trPr>
          <w:cantSplit/>
        </w:trPr>
        <w:tc>
          <w:tcPr>
            <w:tcW w:w="179" w:type="pct"/>
          </w:tcPr>
          <w:p w14:paraId="11ADC8CB" w14:textId="61CDDC81" w:rsidR="000E13BC" w:rsidRPr="00696F74" w:rsidRDefault="000E13BC" w:rsidP="000E13BC">
            <w:pPr>
              <w:rPr>
                <w:rFonts w:ascii="Arial" w:hAnsi="Arial" w:cs="Arial"/>
                <w:sz w:val="20"/>
              </w:rPr>
            </w:pPr>
            <w:r w:rsidRPr="00696F74">
              <w:rPr>
                <w:rFonts w:ascii="Arial" w:hAnsi="Arial" w:cs="Arial"/>
                <w:sz w:val="20"/>
              </w:rPr>
              <w:t>19.</w:t>
            </w:r>
          </w:p>
        </w:tc>
        <w:tc>
          <w:tcPr>
            <w:tcW w:w="329" w:type="pct"/>
          </w:tcPr>
          <w:p w14:paraId="52FCD994" w14:textId="73138506" w:rsidR="000E13BC" w:rsidRPr="000E13BC" w:rsidRDefault="000E13BC" w:rsidP="000E13BC">
            <w:pPr>
              <w:jc w:val="center"/>
              <w:rPr>
                <w:rFonts w:ascii="Arial" w:hAnsi="Arial" w:cs="Arial"/>
                <w:sz w:val="20"/>
                <w:rPrChange w:id="15176" w:author="Александр" w:date="2020-04-13T09:45:00Z">
                  <w:rPr>
                    <w:rFonts w:ascii="Arial" w:hAnsi="Arial" w:cs="Arial"/>
                    <w:sz w:val="20"/>
                    <w:highlight w:val="yellow"/>
                  </w:rPr>
                </w:rPrChange>
              </w:rPr>
            </w:pPr>
            <w:r w:rsidRPr="000E13BC">
              <w:rPr>
                <w:rFonts w:ascii="Arial" w:hAnsi="Arial" w:cs="Arial"/>
                <w:sz w:val="20"/>
                <w:rPrChange w:id="15177" w:author="Александр" w:date="2020-04-13T09:45:00Z">
                  <w:rPr>
                    <w:rFonts w:ascii="Arial" w:hAnsi="Arial" w:cs="Arial"/>
                    <w:sz w:val="20"/>
                    <w:highlight w:val="yellow"/>
                  </w:rPr>
                </w:rPrChange>
              </w:rPr>
              <w:t>Пакеты</w:t>
            </w:r>
          </w:p>
        </w:tc>
        <w:tc>
          <w:tcPr>
            <w:tcW w:w="505" w:type="pct"/>
          </w:tcPr>
          <w:p w14:paraId="4933E7B2" w14:textId="0C1C3F1B" w:rsidR="000E13BC" w:rsidRPr="000E13BC" w:rsidRDefault="000E13BC" w:rsidP="000E13BC">
            <w:pPr>
              <w:jc w:val="left"/>
              <w:rPr>
                <w:rFonts w:ascii="Arial" w:hAnsi="Arial" w:cs="Arial"/>
                <w:sz w:val="20"/>
                <w:szCs w:val="20"/>
                <w:lang w:eastAsia="ru-RU"/>
                <w:rPrChange w:id="15178"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179" w:author="Александр" w:date="2020-04-13T09:45:00Z">
                  <w:rPr>
                    <w:rFonts w:ascii="Arial" w:hAnsi="Arial" w:cs="Arial"/>
                    <w:sz w:val="20"/>
                    <w:szCs w:val="20"/>
                    <w:highlight w:val="yellow"/>
                    <w:lang w:eastAsia="ru-RU"/>
                  </w:rPr>
                </w:rPrChange>
              </w:rPr>
              <w:t>Предварительное резервное время</w:t>
            </w:r>
          </w:p>
        </w:tc>
        <w:tc>
          <w:tcPr>
            <w:tcW w:w="914" w:type="pct"/>
          </w:tcPr>
          <w:p w14:paraId="674C64D7" w14:textId="28E2799B" w:rsidR="000E13BC" w:rsidRPr="000E13BC" w:rsidRDefault="000E13BC" w:rsidP="000E13BC">
            <w:pPr>
              <w:jc w:val="left"/>
              <w:rPr>
                <w:rFonts w:ascii="Arial" w:hAnsi="Arial" w:cs="Arial"/>
                <w:sz w:val="20"/>
                <w:szCs w:val="20"/>
                <w:lang w:eastAsia="ru-RU"/>
                <w:rPrChange w:id="15180"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181" w:author="Александр" w:date="2020-04-13T09:45:00Z">
                  <w:rPr>
                    <w:rFonts w:ascii="Arial" w:hAnsi="Arial" w:cs="Arial"/>
                    <w:sz w:val="20"/>
                    <w:szCs w:val="20"/>
                    <w:highlight w:val="yellow"/>
                    <w:lang w:eastAsia="ru-RU"/>
                  </w:rPr>
                </w:rPrChange>
              </w:rPr>
              <w:t>Предварительное резервное время в днях</w:t>
            </w:r>
          </w:p>
        </w:tc>
        <w:tc>
          <w:tcPr>
            <w:tcW w:w="411" w:type="pct"/>
          </w:tcPr>
          <w:p w14:paraId="78C56963" w14:textId="04CFA26E" w:rsidR="000E13BC" w:rsidRPr="000E13BC" w:rsidRDefault="000E13BC" w:rsidP="000E13BC">
            <w:pPr>
              <w:jc w:val="center"/>
              <w:rPr>
                <w:rFonts w:ascii="Arial" w:hAnsi="Arial" w:cs="Arial"/>
                <w:sz w:val="20"/>
                <w:lang w:val="en-US"/>
                <w:rPrChange w:id="15182" w:author="Александр" w:date="2020-04-13T09:45:00Z">
                  <w:rPr>
                    <w:rFonts w:ascii="Arial" w:hAnsi="Arial" w:cs="Arial"/>
                    <w:sz w:val="20"/>
                    <w:highlight w:val="yellow"/>
                    <w:lang w:val="en-US"/>
                  </w:rPr>
                </w:rPrChange>
              </w:rPr>
            </w:pPr>
            <w:r w:rsidRPr="000E13BC">
              <w:rPr>
                <w:rFonts w:ascii="Arial" w:hAnsi="Arial" w:cs="Arial"/>
                <w:sz w:val="20"/>
                <w:lang w:val="en-US"/>
                <w:rPrChange w:id="15183" w:author="Александр" w:date="2020-04-13T09:45:00Z">
                  <w:rPr>
                    <w:rFonts w:ascii="Arial" w:hAnsi="Arial" w:cs="Arial"/>
                    <w:sz w:val="20"/>
                    <w:highlight w:val="yellow"/>
                    <w:lang w:val="en-US"/>
                  </w:rPr>
                </w:rPrChange>
              </w:rPr>
              <w:t>NUMC, 3</w:t>
            </w:r>
          </w:p>
        </w:tc>
        <w:tc>
          <w:tcPr>
            <w:tcW w:w="465" w:type="pct"/>
          </w:tcPr>
          <w:p w14:paraId="486900A3" w14:textId="383288E8" w:rsidR="000E13BC" w:rsidRPr="000E13BC" w:rsidRDefault="000E13BC" w:rsidP="000E13BC">
            <w:pPr>
              <w:jc w:val="center"/>
              <w:rPr>
                <w:rFonts w:ascii="Arial" w:hAnsi="Arial" w:cs="Arial"/>
                <w:sz w:val="20"/>
                <w:rPrChange w:id="15184" w:author="Александр" w:date="2020-04-13T09:45:00Z">
                  <w:rPr>
                    <w:rFonts w:ascii="Arial" w:hAnsi="Arial" w:cs="Arial"/>
                    <w:sz w:val="20"/>
                    <w:highlight w:val="yellow"/>
                  </w:rPr>
                </w:rPrChange>
              </w:rPr>
            </w:pPr>
            <w:r w:rsidRPr="000E13BC">
              <w:rPr>
                <w:rFonts w:ascii="Arial" w:hAnsi="Arial" w:cs="Arial"/>
                <w:sz w:val="20"/>
                <w:rPrChange w:id="15185" w:author="Александр" w:date="2020-04-13T09:45:00Z">
                  <w:rPr>
                    <w:rFonts w:ascii="Arial" w:hAnsi="Arial" w:cs="Arial"/>
                    <w:sz w:val="20"/>
                    <w:highlight w:val="yellow"/>
                  </w:rPr>
                </w:rPrChange>
              </w:rPr>
              <w:t>T351</w:t>
            </w:r>
            <w:r w:rsidRPr="000E13BC">
              <w:rPr>
                <w:rFonts w:ascii="Arial" w:hAnsi="Arial" w:cs="Arial"/>
                <w:sz w:val="20"/>
                <w:lang w:val="en-US"/>
                <w:rPrChange w:id="15186" w:author="Александр" w:date="2020-04-13T09:45:00Z">
                  <w:rPr>
                    <w:rFonts w:ascii="Arial" w:hAnsi="Arial" w:cs="Arial"/>
                    <w:sz w:val="20"/>
                    <w:highlight w:val="yellow"/>
                    <w:lang w:val="en-US"/>
                  </w:rPr>
                </w:rPrChange>
              </w:rPr>
              <w:t>P -</w:t>
            </w:r>
            <w:r w:rsidRPr="000E13BC">
              <w:rPr>
                <w:rPrChange w:id="15187" w:author="Александр" w:date="2020-04-13T09:45:00Z">
                  <w:rPr>
                    <w:highlight w:val="yellow"/>
                  </w:rPr>
                </w:rPrChange>
              </w:rPr>
              <w:t xml:space="preserve"> </w:t>
            </w:r>
            <w:r w:rsidRPr="000E13BC">
              <w:rPr>
                <w:rFonts w:ascii="Arial" w:hAnsi="Arial" w:cs="Arial"/>
                <w:sz w:val="20"/>
                <w:lang w:val="en-US"/>
                <w:rPrChange w:id="15188" w:author="Александр" w:date="2020-04-13T09:45:00Z">
                  <w:rPr>
                    <w:rFonts w:ascii="Arial" w:hAnsi="Arial" w:cs="Arial"/>
                    <w:sz w:val="20"/>
                    <w:highlight w:val="yellow"/>
                    <w:lang w:val="en-US"/>
                  </w:rPr>
                </w:rPrChange>
              </w:rPr>
              <w:t>PUFFP</w:t>
            </w:r>
          </w:p>
        </w:tc>
        <w:tc>
          <w:tcPr>
            <w:tcW w:w="456" w:type="pct"/>
          </w:tcPr>
          <w:p w14:paraId="7F4A48D9" w14:textId="0A722ABB" w:rsidR="000E13BC" w:rsidRPr="000E13BC" w:rsidRDefault="000E13BC" w:rsidP="000E13BC">
            <w:pPr>
              <w:jc w:val="center"/>
              <w:rPr>
                <w:rFonts w:ascii="Arial" w:hAnsi="Arial" w:cs="Arial"/>
                <w:sz w:val="20"/>
                <w:rPrChange w:id="15189" w:author="Александр" w:date="2020-04-13T09:45:00Z">
                  <w:rPr>
                    <w:rFonts w:ascii="Arial" w:hAnsi="Arial" w:cs="Arial"/>
                    <w:sz w:val="20"/>
                    <w:highlight w:val="yellow"/>
                  </w:rPr>
                </w:rPrChange>
              </w:rPr>
            </w:pPr>
            <w:r w:rsidRPr="000E13BC">
              <w:rPr>
                <w:rFonts w:ascii="Arial" w:hAnsi="Arial" w:cs="Arial"/>
                <w:sz w:val="20"/>
                <w:rPrChange w:id="15190" w:author="Александр" w:date="2020-04-13T09:45:00Z">
                  <w:rPr>
                    <w:rFonts w:ascii="Arial" w:hAnsi="Arial" w:cs="Arial"/>
                    <w:sz w:val="20"/>
                    <w:highlight w:val="yellow"/>
                  </w:rPr>
                </w:rPrChange>
              </w:rPr>
              <w:t>-</w:t>
            </w:r>
          </w:p>
        </w:tc>
        <w:tc>
          <w:tcPr>
            <w:tcW w:w="537" w:type="pct"/>
          </w:tcPr>
          <w:p w14:paraId="5FD9B2A7" w14:textId="4A0FE1F5" w:rsidR="000E13BC" w:rsidRPr="000E13BC" w:rsidRDefault="000E13BC" w:rsidP="000E13BC">
            <w:pPr>
              <w:jc w:val="center"/>
              <w:rPr>
                <w:rFonts w:ascii="Arial" w:hAnsi="Arial" w:cs="Arial"/>
                <w:sz w:val="20"/>
                <w:rPrChange w:id="15191" w:author="Александр" w:date="2020-04-13T09:45:00Z">
                  <w:rPr>
                    <w:rFonts w:ascii="Arial" w:hAnsi="Arial" w:cs="Arial"/>
                    <w:sz w:val="20"/>
                    <w:highlight w:val="yellow"/>
                  </w:rPr>
                </w:rPrChange>
              </w:rPr>
            </w:pPr>
            <w:ins w:id="15192" w:author="Александр" w:date="2020-04-13T09:47:00Z">
              <w:r>
                <w:rPr>
                  <w:rFonts w:ascii="Arial" w:hAnsi="Arial" w:cs="Arial"/>
                  <w:sz w:val="20"/>
                </w:rPr>
                <w:t>Не используется в текущем решении</w:t>
              </w:r>
            </w:ins>
            <w:del w:id="15193" w:author="Александр" w:date="2020-04-13T09:47:00Z">
              <w:r w:rsidRPr="000E13BC" w:rsidDel="00551A71">
                <w:rPr>
                  <w:rFonts w:ascii="Arial" w:hAnsi="Arial" w:cs="Arial"/>
                  <w:sz w:val="20"/>
                  <w:rPrChange w:id="15194" w:author="Александр" w:date="2020-04-13T09:45:00Z">
                    <w:rPr>
                      <w:rFonts w:ascii="Arial" w:hAnsi="Arial" w:cs="Arial"/>
                      <w:sz w:val="20"/>
                      <w:highlight w:val="yellow"/>
                    </w:rPr>
                  </w:rPrChange>
                </w:rPr>
                <w:delText>-</w:delText>
              </w:r>
            </w:del>
          </w:p>
        </w:tc>
        <w:tc>
          <w:tcPr>
            <w:tcW w:w="401" w:type="pct"/>
          </w:tcPr>
          <w:p w14:paraId="3DA79A64" w14:textId="593063BA" w:rsidR="000E13BC" w:rsidRPr="000E13BC" w:rsidRDefault="000E13BC" w:rsidP="000E13BC">
            <w:pPr>
              <w:jc w:val="center"/>
              <w:rPr>
                <w:rFonts w:ascii="Arial" w:hAnsi="Arial" w:cs="Arial"/>
                <w:sz w:val="20"/>
                <w:lang w:val="en-US"/>
                <w:rPrChange w:id="15195" w:author="Александр" w:date="2020-04-13T09:45:00Z">
                  <w:rPr>
                    <w:rFonts w:ascii="Arial" w:hAnsi="Arial" w:cs="Arial"/>
                    <w:sz w:val="20"/>
                    <w:highlight w:val="yellow"/>
                    <w:lang w:val="en-US"/>
                  </w:rPr>
                </w:rPrChange>
              </w:rPr>
            </w:pPr>
            <w:r w:rsidRPr="000E13BC">
              <w:rPr>
                <w:rFonts w:ascii="Arial" w:hAnsi="Arial" w:cs="Arial"/>
                <w:sz w:val="20"/>
                <w:lang w:val="en-US"/>
                <w:rPrChange w:id="15196" w:author="Александр" w:date="2020-04-13T09:45:00Z">
                  <w:rPr>
                    <w:rFonts w:ascii="Arial" w:hAnsi="Arial" w:cs="Arial"/>
                    <w:sz w:val="20"/>
                    <w:highlight w:val="yellow"/>
                    <w:lang w:val="en-US"/>
                  </w:rPr>
                </w:rPrChange>
              </w:rPr>
              <w:t>-</w:t>
            </w:r>
          </w:p>
        </w:tc>
        <w:tc>
          <w:tcPr>
            <w:tcW w:w="447" w:type="pct"/>
          </w:tcPr>
          <w:p w14:paraId="61DAD37B" w14:textId="306EB61B" w:rsidR="000E13BC" w:rsidRPr="000E13BC" w:rsidRDefault="000E13BC" w:rsidP="000E13BC">
            <w:pPr>
              <w:jc w:val="center"/>
              <w:rPr>
                <w:rFonts w:ascii="Arial" w:hAnsi="Arial" w:cs="Arial"/>
                <w:sz w:val="20"/>
                <w:lang w:val="en-US"/>
                <w:rPrChange w:id="15197" w:author="Александр" w:date="2020-04-13T09:45:00Z">
                  <w:rPr>
                    <w:rFonts w:ascii="Arial" w:hAnsi="Arial" w:cs="Arial"/>
                    <w:sz w:val="20"/>
                    <w:highlight w:val="yellow"/>
                    <w:lang w:val="en-US"/>
                  </w:rPr>
                </w:rPrChange>
              </w:rPr>
            </w:pPr>
            <w:r w:rsidRPr="000E13BC">
              <w:rPr>
                <w:rFonts w:ascii="Arial" w:hAnsi="Arial" w:cs="Arial"/>
                <w:sz w:val="20"/>
                <w:lang w:val="en-US"/>
                <w:rPrChange w:id="15198" w:author="Александр" w:date="2020-04-13T09:45:00Z">
                  <w:rPr>
                    <w:rFonts w:ascii="Arial" w:hAnsi="Arial" w:cs="Arial"/>
                    <w:sz w:val="20"/>
                    <w:highlight w:val="yellow"/>
                    <w:lang w:val="en-US"/>
                  </w:rPr>
                </w:rPrChange>
              </w:rPr>
              <w:t>-</w:t>
            </w:r>
          </w:p>
        </w:tc>
        <w:tc>
          <w:tcPr>
            <w:tcW w:w="356" w:type="pct"/>
          </w:tcPr>
          <w:p w14:paraId="22EFF7C4" w14:textId="224CF3FD" w:rsidR="000E13BC" w:rsidRPr="000E13BC" w:rsidRDefault="000E13BC" w:rsidP="000E13BC">
            <w:pPr>
              <w:jc w:val="center"/>
              <w:rPr>
                <w:rFonts w:ascii="Arial" w:hAnsi="Arial" w:cs="Arial"/>
                <w:sz w:val="20"/>
                <w:lang w:val="en-US"/>
                <w:rPrChange w:id="15199" w:author="Александр" w:date="2020-04-13T09:45:00Z">
                  <w:rPr>
                    <w:rFonts w:ascii="Arial" w:hAnsi="Arial" w:cs="Arial"/>
                    <w:sz w:val="20"/>
                    <w:highlight w:val="yellow"/>
                    <w:lang w:val="en-US"/>
                  </w:rPr>
                </w:rPrChange>
              </w:rPr>
            </w:pPr>
            <w:r w:rsidRPr="000E13BC">
              <w:rPr>
                <w:rFonts w:ascii="Arial" w:hAnsi="Arial" w:cs="Arial"/>
                <w:sz w:val="20"/>
                <w:lang w:val="en-US"/>
                <w:rPrChange w:id="15200" w:author="Александр" w:date="2020-04-13T09:45:00Z">
                  <w:rPr>
                    <w:rFonts w:ascii="Arial" w:hAnsi="Arial" w:cs="Arial"/>
                    <w:sz w:val="20"/>
                    <w:highlight w:val="yellow"/>
                    <w:lang w:val="en-US"/>
                  </w:rPr>
                </w:rPrChange>
              </w:rPr>
              <w:t>SAP</w:t>
            </w:r>
          </w:p>
        </w:tc>
      </w:tr>
      <w:tr w:rsidR="000E13BC" w:rsidRPr="0086487D" w14:paraId="253C3807" w14:textId="77777777" w:rsidTr="00535C30">
        <w:trPr>
          <w:cantSplit/>
        </w:trPr>
        <w:tc>
          <w:tcPr>
            <w:tcW w:w="179" w:type="pct"/>
          </w:tcPr>
          <w:p w14:paraId="29D5FBF5" w14:textId="43BA7D1D" w:rsidR="000E13BC" w:rsidRPr="00696F74" w:rsidRDefault="000E13BC" w:rsidP="000E13BC">
            <w:pPr>
              <w:rPr>
                <w:rFonts w:ascii="Arial" w:hAnsi="Arial" w:cs="Arial"/>
                <w:sz w:val="20"/>
              </w:rPr>
            </w:pPr>
            <w:r w:rsidRPr="00696F74">
              <w:rPr>
                <w:rFonts w:ascii="Arial" w:hAnsi="Arial" w:cs="Arial"/>
                <w:sz w:val="20"/>
              </w:rPr>
              <w:t>20.</w:t>
            </w:r>
          </w:p>
        </w:tc>
        <w:tc>
          <w:tcPr>
            <w:tcW w:w="329" w:type="pct"/>
          </w:tcPr>
          <w:p w14:paraId="112FADCA" w14:textId="05526954" w:rsidR="000E13BC" w:rsidRPr="000E13BC" w:rsidRDefault="000E13BC" w:rsidP="000E13BC">
            <w:pPr>
              <w:jc w:val="center"/>
              <w:rPr>
                <w:rFonts w:ascii="Arial" w:hAnsi="Arial" w:cs="Arial"/>
                <w:sz w:val="20"/>
                <w:rPrChange w:id="15201" w:author="Александр" w:date="2020-04-13T09:45:00Z">
                  <w:rPr>
                    <w:rFonts w:ascii="Arial" w:hAnsi="Arial" w:cs="Arial"/>
                    <w:sz w:val="20"/>
                    <w:highlight w:val="yellow"/>
                  </w:rPr>
                </w:rPrChange>
              </w:rPr>
            </w:pPr>
            <w:r w:rsidRPr="000E13BC">
              <w:rPr>
                <w:rFonts w:ascii="Arial" w:hAnsi="Arial" w:cs="Arial"/>
                <w:sz w:val="20"/>
                <w:rPrChange w:id="15202" w:author="Александр" w:date="2020-04-13T09:45:00Z">
                  <w:rPr>
                    <w:rFonts w:ascii="Arial" w:hAnsi="Arial" w:cs="Arial"/>
                    <w:sz w:val="20"/>
                    <w:highlight w:val="yellow"/>
                  </w:rPr>
                </w:rPrChange>
              </w:rPr>
              <w:t>Пакеты</w:t>
            </w:r>
          </w:p>
        </w:tc>
        <w:tc>
          <w:tcPr>
            <w:tcW w:w="505" w:type="pct"/>
          </w:tcPr>
          <w:p w14:paraId="6D2AD24E" w14:textId="3A6636D5" w:rsidR="000E13BC" w:rsidRPr="000E13BC" w:rsidRDefault="000E13BC" w:rsidP="000E13BC">
            <w:pPr>
              <w:jc w:val="left"/>
              <w:rPr>
                <w:rFonts w:ascii="Arial" w:hAnsi="Arial" w:cs="Arial"/>
                <w:sz w:val="20"/>
                <w:szCs w:val="20"/>
                <w:lang w:eastAsia="ru-RU"/>
                <w:rPrChange w:id="15203"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204" w:author="Александр" w:date="2020-04-13T09:45:00Z">
                  <w:rPr>
                    <w:rFonts w:ascii="Arial" w:hAnsi="Arial" w:cs="Arial"/>
                    <w:sz w:val="20"/>
                    <w:szCs w:val="20"/>
                    <w:highlight w:val="yellow"/>
                    <w:lang w:eastAsia="ru-RU"/>
                  </w:rPr>
                </w:rPrChange>
              </w:rPr>
              <w:t>Допустимое время выполнения</w:t>
            </w:r>
          </w:p>
        </w:tc>
        <w:tc>
          <w:tcPr>
            <w:tcW w:w="914" w:type="pct"/>
          </w:tcPr>
          <w:p w14:paraId="1ED2F5D2" w14:textId="3B58DA22" w:rsidR="000E13BC" w:rsidRPr="000E13BC" w:rsidRDefault="000E13BC" w:rsidP="000E13BC">
            <w:pPr>
              <w:jc w:val="left"/>
              <w:rPr>
                <w:rFonts w:ascii="Arial" w:hAnsi="Arial" w:cs="Arial"/>
                <w:sz w:val="20"/>
                <w:szCs w:val="20"/>
                <w:lang w:eastAsia="ru-RU"/>
                <w:rPrChange w:id="15205" w:author="Александр" w:date="2020-04-13T09:45:00Z">
                  <w:rPr>
                    <w:rFonts w:ascii="Arial" w:hAnsi="Arial" w:cs="Arial"/>
                    <w:sz w:val="20"/>
                    <w:szCs w:val="20"/>
                    <w:highlight w:val="yellow"/>
                    <w:lang w:eastAsia="ru-RU"/>
                  </w:rPr>
                </w:rPrChange>
              </w:rPr>
            </w:pPr>
            <w:r w:rsidRPr="000E13BC">
              <w:rPr>
                <w:rFonts w:ascii="Arial" w:hAnsi="Arial" w:cs="Arial"/>
                <w:sz w:val="20"/>
                <w:szCs w:val="20"/>
                <w:lang w:eastAsia="ru-RU"/>
                <w:rPrChange w:id="15206" w:author="Александр" w:date="2020-04-13T09:45:00Z">
                  <w:rPr>
                    <w:rFonts w:ascii="Arial" w:hAnsi="Arial" w:cs="Arial"/>
                    <w:sz w:val="20"/>
                    <w:szCs w:val="20"/>
                    <w:highlight w:val="yellow"/>
                    <w:lang w:eastAsia="ru-RU"/>
                  </w:rPr>
                </w:rPrChange>
              </w:rPr>
              <w:t>Допустимое время выполнения в днях</w:t>
            </w:r>
          </w:p>
        </w:tc>
        <w:tc>
          <w:tcPr>
            <w:tcW w:w="411" w:type="pct"/>
          </w:tcPr>
          <w:p w14:paraId="1E2D39F4" w14:textId="78CD8E73" w:rsidR="000E13BC" w:rsidRPr="000E13BC" w:rsidRDefault="000E13BC" w:rsidP="000E13BC">
            <w:pPr>
              <w:jc w:val="center"/>
              <w:rPr>
                <w:rFonts w:ascii="Arial" w:hAnsi="Arial" w:cs="Arial"/>
                <w:sz w:val="20"/>
                <w:lang w:val="en-US"/>
                <w:rPrChange w:id="15207" w:author="Александр" w:date="2020-04-13T09:45:00Z">
                  <w:rPr>
                    <w:rFonts w:ascii="Arial" w:hAnsi="Arial" w:cs="Arial"/>
                    <w:sz w:val="20"/>
                    <w:highlight w:val="yellow"/>
                    <w:lang w:val="en-US"/>
                  </w:rPr>
                </w:rPrChange>
              </w:rPr>
            </w:pPr>
            <w:r w:rsidRPr="000E13BC">
              <w:rPr>
                <w:rFonts w:ascii="Arial" w:hAnsi="Arial" w:cs="Arial"/>
                <w:sz w:val="20"/>
                <w:lang w:val="en-US"/>
                <w:rPrChange w:id="15208" w:author="Александр" w:date="2020-04-13T09:45:00Z">
                  <w:rPr>
                    <w:rFonts w:ascii="Arial" w:hAnsi="Arial" w:cs="Arial"/>
                    <w:sz w:val="20"/>
                    <w:highlight w:val="yellow"/>
                    <w:lang w:val="en-US"/>
                  </w:rPr>
                </w:rPrChange>
              </w:rPr>
              <w:t>NUMC, 3</w:t>
            </w:r>
          </w:p>
        </w:tc>
        <w:tc>
          <w:tcPr>
            <w:tcW w:w="465" w:type="pct"/>
          </w:tcPr>
          <w:p w14:paraId="4815161D" w14:textId="782119AA" w:rsidR="000E13BC" w:rsidRPr="000E13BC" w:rsidRDefault="000E13BC" w:rsidP="000E13BC">
            <w:pPr>
              <w:jc w:val="center"/>
              <w:rPr>
                <w:rFonts w:ascii="Arial" w:hAnsi="Arial" w:cs="Arial"/>
                <w:sz w:val="20"/>
                <w:rPrChange w:id="15209" w:author="Александр" w:date="2020-04-13T09:45:00Z">
                  <w:rPr>
                    <w:rFonts w:ascii="Arial" w:hAnsi="Arial" w:cs="Arial"/>
                    <w:sz w:val="20"/>
                    <w:highlight w:val="yellow"/>
                  </w:rPr>
                </w:rPrChange>
              </w:rPr>
            </w:pPr>
            <w:r w:rsidRPr="000E13BC">
              <w:rPr>
                <w:rFonts w:ascii="Arial" w:hAnsi="Arial" w:cs="Arial"/>
                <w:sz w:val="20"/>
                <w:rPrChange w:id="15210" w:author="Александр" w:date="2020-04-13T09:45:00Z">
                  <w:rPr>
                    <w:rFonts w:ascii="Arial" w:hAnsi="Arial" w:cs="Arial"/>
                    <w:sz w:val="20"/>
                    <w:highlight w:val="yellow"/>
                  </w:rPr>
                </w:rPrChange>
              </w:rPr>
              <w:t>T351</w:t>
            </w:r>
            <w:r w:rsidRPr="000E13BC">
              <w:rPr>
                <w:rFonts w:ascii="Arial" w:hAnsi="Arial" w:cs="Arial"/>
                <w:sz w:val="20"/>
                <w:lang w:val="en-US"/>
                <w:rPrChange w:id="15211" w:author="Александр" w:date="2020-04-13T09:45:00Z">
                  <w:rPr>
                    <w:rFonts w:ascii="Arial" w:hAnsi="Arial" w:cs="Arial"/>
                    <w:sz w:val="20"/>
                    <w:highlight w:val="yellow"/>
                    <w:lang w:val="en-US"/>
                  </w:rPr>
                </w:rPrChange>
              </w:rPr>
              <w:t>P -</w:t>
            </w:r>
            <w:r w:rsidRPr="000E13BC">
              <w:rPr>
                <w:rPrChange w:id="15212" w:author="Александр" w:date="2020-04-13T09:45:00Z">
                  <w:rPr>
                    <w:highlight w:val="yellow"/>
                  </w:rPr>
                </w:rPrChange>
              </w:rPr>
              <w:t xml:space="preserve"> </w:t>
            </w:r>
            <w:r w:rsidRPr="000E13BC">
              <w:rPr>
                <w:rFonts w:ascii="Arial" w:hAnsi="Arial" w:cs="Arial"/>
                <w:sz w:val="20"/>
                <w:lang w:val="en-US"/>
                <w:rPrChange w:id="15213" w:author="Александр" w:date="2020-04-13T09:45:00Z">
                  <w:rPr>
                    <w:rFonts w:ascii="Arial" w:hAnsi="Arial" w:cs="Arial"/>
                    <w:sz w:val="20"/>
                    <w:highlight w:val="yellow"/>
                    <w:lang w:val="en-US"/>
                  </w:rPr>
                </w:rPrChange>
              </w:rPr>
              <w:t>PUFFN</w:t>
            </w:r>
          </w:p>
        </w:tc>
        <w:tc>
          <w:tcPr>
            <w:tcW w:w="456" w:type="pct"/>
          </w:tcPr>
          <w:p w14:paraId="6BFE3385" w14:textId="7F9A76F5" w:rsidR="000E13BC" w:rsidRPr="000E13BC" w:rsidRDefault="000E13BC" w:rsidP="000E13BC">
            <w:pPr>
              <w:jc w:val="center"/>
              <w:rPr>
                <w:rFonts w:ascii="Arial" w:hAnsi="Arial" w:cs="Arial"/>
                <w:sz w:val="20"/>
                <w:rPrChange w:id="15214" w:author="Александр" w:date="2020-04-13T09:45:00Z">
                  <w:rPr>
                    <w:rFonts w:ascii="Arial" w:hAnsi="Arial" w:cs="Arial"/>
                    <w:sz w:val="20"/>
                    <w:highlight w:val="yellow"/>
                  </w:rPr>
                </w:rPrChange>
              </w:rPr>
            </w:pPr>
            <w:r w:rsidRPr="000E13BC">
              <w:rPr>
                <w:rFonts w:ascii="Arial" w:hAnsi="Arial" w:cs="Arial"/>
                <w:sz w:val="20"/>
                <w:rPrChange w:id="15215" w:author="Александр" w:date="2020-04-13T09:45:00Z">
                  <w:rPr>
                    <w:rFonts w:ascii="Arial" w:hAnsi="Arial" w:cs="Arial"/>
                    <w:sz w:val="20"/>
                    <w:highlight w:val="yellow"/>
                  </w:rPr>
                </w:rPrChange>
              </w:rPr>
              <w:t>-</w:t>
            </w:r>
          </w:p>
        </w:tc>
        <w:tc>
          <w:tcPr>
            <w:tcW w:w="537" w:type="pct"/>
          </w:tcPr>
          <w:p w14:paraId="120B5F1E" w14:textId="15936F9C" w:rsidR="000E13BC" w:rsidRPr="000E13BC" w:rsidRDefault="000E13BC" w:rsidP="000E13BC">
            <w:pPr>
              <w:jc w:val="center"/>
              <w:rPr>
                <w:rFonts w:ascii="Arial" w:hAnsi="Arial" w:cs="Arial"/>
                <w:sz w:val="20"/>
                <w:rPrChange w:id="15216" w:author="Александр" w:date="2020-04-13T09:45:00Z">
                  <w:rPr>
                    <w:rFonts w:ascii="Arial" w:hAnsi="Arial" w:cs="Arial"/>
                    <w:sz w:val="20"/>
                    <w:highlight w:val="yellow"/>
                  </w:rPr>
                </w:rPrChange>
              </w:rPr>
            </w:pPr>
            <w:ins w:id="15217" w:author="Александр" w:date="2020-04-13T09:47:00Z">
              <w:r>
                <w:rPr>
                  <w:rFonts w:ascii="Arial" w:hAnsi="Arial" w:cs="Arial"/>
                  <w:sz w:val="20"/>
                </w:rPr>
                <w:t>Не используется в текущем решении</w:t>
              </w:r>
            </w:ins>
            <w:del w:id="15218" w:author="Александр" w:date="2020-04-13T09:47:00Z">
              <w:r w:rsidRPr="000E13BC" w:rsidDel="00551A71">
                <w:rPr>
                  <w:rFonts w:ascii="Arial" w:hAnsi="Arial" w:cs="Arial"/>
                  <w:sz w:val="20"/>
                  <w:rPrChange w:id="15219" w:author="Александр" w:date="2020-04-13T09:45:00Z">
                    <w:rPr>
                      <w:rFonts w:ascii="Arial" w:hAnsi="Arial" w:cs="Arial"/>
                      <w:sz w:val="20"/>
                      <w:highlight w:val="yellow"/>
                    </w:rPr>
                  </w:rPrChange>
                </w:rPr>
                <w:delText>-</w:delText>
              </w:r>
            </w:del>
          </w:p>
        </w:tc>
        <w:tc>
          <w:tcPr>
            <w:tcW w:w="401" w:type="pct"/>
          </w:tcPr>
          <w:p w14:paraId="594CC7A8" w14:textId="21A184BC" w:rsidR="000E13BC" w:rsidRPr="000E13BC" w:rsidRDefault="000E13BC" w:rsidP="000E13BC">
            <w:pPr>
              <w:jc w:val="center"/>
              <w:rPr>
                <w:rFonts w:ascii="Arial" w:hAnsi="Arial" w:cs="Arial"/>
                <w:sz w:val="20"/>
                <w:lang w:val="en-US"/>
                <w:rPrChange w:id="15220" w:author="Александр" w:date="2020-04-13T09:45:00Z">
                  <w:rPr>
                    <w:rFonts w:ascii="Arial" w:hAnsi="Arial" w:cs="Arial"/>
                    <w:sz w:val="20"/>
                    <w:highlight w:val="yellow"/>
                    <w:lang w:val="en-US"/>
                  </w:rPr>
                </w:rPrChange>
              </w:rPr>
            </w:pPr>
            <w:r w:rsidRPr="000E13BC">
              <w:rPr>
                <w:rFonts w:ascii="Arial" w:hAnsi="Arial" w:cs="Arial"/>
                <w:sz w:val="20"/>
                <w:lang w:val="en-US"/>
                <w:rPrChange w:id="15221" w:author="Александр" w:date="2020-04-13T09:45:00Z">
                  <w:rPr>
                    <w:rFonts w:ascii="Arial" w:hAnsi="Arial" w:cs="Arial"/>
                    <w:sz w:val="20"/>
                    <w:highlight w:val="yellow"/>
                    <w:lang w:val="en-US"/>
                  </w:rPr>
                </w:rPrChange>
              </w:rPr>
              <w:t>-</w:t>
            </w:r>
          </w:p>
        </w:tc>
        <w:tc>
          <w:tcPr>
            <w:tcW w:w="447" w:type="pct"/>
          </w:tcPr>
          <w:p w14:paraId="719455FD" w14:textId="4C6DD57F" w:rsidR="000E13BC" w:rsidRPr="000E13BC" w:rsidRDefault="000E13BC" w:rsidP="000E13BC">
            <w:pPr>
              <w:jc w:val="center"/>
              <w:rPr>
                <w:rFonts w:ascii="Arial" w:hAnsi="Arial" w:cs="Arial"/>
                <w:sz w:val="20"/>
                <w:lang w:val="en-US"/>
                <w:rPrChange w:id="15222" w:author="Александр" w:date="2020-04-13T09:45:00Z">
                  <w:rPr>
                    <w:rFonts w:ascii="Arial" w:hAnsi="Arial" w:cs="Arial"/>
                    <w:sz w:val="20"/>
                    <w:highlight w:val="yellow"/>
                    <w:lang w:val="en-US"/>
                  </w:rPr>
                </w:rPrChange>
              </w:rPr>
            </w:pPr>
            <w:r w:rsidRPr="000E13BC">
              <w:rPr>
                <w:rFonts w:ascii="Arial" w:hAnsi="Arial" w:cs="Arial"/>
                <w:sz w:val="20"/>
                <w:lang w:val="en-US"/>
                <w:rPrChange w:id="15223" w:author="Александр" w:date="2020-04-13T09:45:00Z">
                  <w:rPr>
                    <w:rFonts w:ascii="Arial" w:hAnsi="Arial" w:cs="Arial"/>
                    <w:sz w:val="20"/>
                    <w:highlight w:val="yellow"/>
                    <w:lang w:val="en-US"/>
                  </w:rPr>
                </w:rPrChange>
              </w:rPr>
              <w:t>-</w:t>
            </w:r>
          </w:p>
        </w:tc>
        <w:tc>
          <w:tcPr>
            <w:tcW w:w="356" w:type="pct"/>
          </w:tcPr>
          <w:p w14:paraId="62B3C292" w14:textId="2CA441A1" w:rsidR="000E13BC" w:rsidRPr="000E13BC" w:rsidRDefault="000E13BC" w:rsidP="000E13BC">
            <w:pPr>
              <w:jc w:val="center"/>
              <w:rPr>
                <w:rFonts w:ascii="Arial" w:hAnsi="Arial" w:cs="Arial"/>
                <w:sz w:val="20"/>
                <w:lang w:val="en-US"/>
                <w:rPrChange w:id="15224" w:author="Александр" w:date="2020-04-13T09:45:00Z">
                  <w:rPr>
                    <w:rFonts w:ascii="Arial" w:hAnsi="Arial" w:cs="Arial"/>
                    <w:sz w:val="20"/>
                    <w:highlight w:val="yellow"/>
                    <w:lang w:val="en-US"/>
                  </w:rPr>
                </w:rPrChange>
              </w:rPr>
            </w:pPr>
            <w:r w:rsidRPr="000E13BC">
              <w:rPr>
                <w:rFonts w:ascii="Arial" w:hAnsi="Arial" w:cs="Arial"/>
                <w:sz w:val="20"/>
                <w:lang w:val="en-US"/>
                <w:rPrChange w:id="15225" w:author="Александр" w:date="2020-04-13T09:45:00Z">
                  <w:rPr>
                    <w:rFonts w:ascii="Arial" w:hAnsi="Arial" w:cs="Arial"/>
                    <w:sz w:val="20"/>
                    <w:highlight w:val="yellow"/>
                    <w:lang w:val="en-US"/>
                  </w:rPr>
                </w:rPrChange>
              </w:rPr>
              <w:t>SAP</w:t>
            </w:r>
          </w:p>
        </w:tc>
      </w:tr>
    </w:tbl>
    <w:p w14:paraId="56D9C130" w14:textId="77777777" w:rsidR="00D153F5" w:rsidRDefault="00D153F5" w:rsidP="00D153F5">
      <w:pPr>
        <w:spacing w:after="200" w:line="276" w:lineRule="auto"/>
        <w:jc w:val="left"/>
        <w:rPr>
          <w:rFonts w:eastAsiaTheme="majorEastAsia"/>
        </w:rPr>
        <w:sectPr w:rsidR="00D153F5" w:rsidSect="008D4E24">
          <w:headerReference w:type="default" r:id="rId119"/>
          <w:footerReference w:type="default" r:id="rId120"/>
          <w:pgSz w:w="16840" w:h="11907" w:orient="landscape" w:code="9"/>
          <w:pgMar w:top="1134" w:right="1134" w:bottom="567" w:left="1134" w:header="737" w:footer="283" w:gutter="0"/>
          <w:cols w:space="708"/>
          <w:docGrid w:linePitch="360"/>
        </w:sectPr>
      </w:pPr>
    </w:p>
    <w:p w14:paraId="7AD5402D" w14:textId="77777777" w:rsidR="00D153F5" w:rsidRPr="00977CDA" w:rsidRDefault="00D153F5" w:rsidP="00197D54">
      <w:pPr>
        <w:pStyle w:val="3"/>
      </w:pPr>
      <w:bookmarkStart w:id="15226" w:name="_Toc521083892"/>
      <w:bookmarkStart w:id="15227" w:name="_Toc521341032"/>
      <w:bookmarkStart w:id="15228" w:name="_Toc521439552"/>
      <w:bookmarkStart w:id="15229" w:name="_Toc67557181"/>
      <w:r w:rsidRPr="00977CDA">
        <w:lastRenderedPageBreak/>
        <w:t>Особенности технической реализации</w:t>
      </w:r>
      <w:bookmarkEnd w:id="15226"/>
      <w:bookmarkEnd w:id="15227"/>
      <w:bookmarkEnd w:id="15228"/>
      <w:bookmarkEnd w:id="15229"/>
    </w:p>
    <w:p w14:paraId="620BF435" w14:textId="7D3BC6AD" w:rsidR="00D153F5" w:rsidRDefault="00D153F5" w:rsidP="00F45D35">
      <w:pPr>
        <w:spacing w:after="240" w:line="276" w:lineRule="auto"/>
        <w:ind w:firstLine="567"/>
        <w:rPr>
          <w:rFonts w:ascii="Arial" w:hAnsi="Arial" w:cs="Arial"/>
        </w:rPr>
      </w:pPr>
      <w:r w:rsidRPr="00573E0A">
        <w:rPr>
          <w:rFonts w:ascii="Arial" w:hAnsi="Arial" w:cs="Arial"/>
        </w:rPr>
        <w:t xml:space="preserve">Справочник является </w:t>
      </w:r>
      <w:r w:rsidR="00C257A0">
        <w:rPr>
          <w:rFonts w:ascii="Arial" w:hAnsi="Arial" w:cs="Arial"/>
        </w:rPr>
        <w:t>локальным</w:t>
      </w:r>
      <w:r w:rsidRPr="00573E0A">
        <w:rPr>
          <w:rFonts w:ascii="Arial" w:hAnsi="Arial" w:cs="Arial"/>
        </w:rPr>
        <w:t xml:space="preserve">, ведётся в системе </w:t>
      </w:r>
      <w:r w:rsidR="00A40449" w:rsidRPr="00573E0A">
        <w:rPr>
          <w:rFonts w:ascii="Arial" w:hAnsi="Arial" w:cs="Arial"/>
          <w:lang w:val="en-US"/>
        </w:rPr>
        <w:t>SAP</w:t>
      </w:r>
      <w:r w:rsidR="00A40449" w:rsidRPr="00573E0A">
        <w:rPr>
          <w:rFonts w:ascii="Arial" w:hAnsi="Arial" w:cs="Arial"/>
        </w:rPr>
        <w:t xml:space="preserve"> </w:t>
      </w:r>
      <w:r w:rsidR="00A40449" w:rsidRPr="00573E0A">
        <w:rPr>
          <w:rFonts w:ascii="Arial" w:hAnsi="Arial" w:cs="Arial"/>
          <w:lang w:val="en-US"/>
        </w:rPr>
        <w:t>S</w:t>
      </w:r>
      <w:r w:rsidR="00A40449" w:rsidRPr="00573E0A">
        <w:rPr>
          <w:rFonts w:ascii="Arial" w:hAnsi="Arial" w:cs="Arial"/>
        </w:rPr>
        <w:t>/4</w:t>
      </w:r>
      <w:r w:rsidR="00A40449" w:rsidRPr="00573E0A">
        <w:rPr>
          <w:rFonts w:ascii="Arial" w:hAnsi="Arial" w:cs="Arial"/>
          <w:lang w:val="en-US"/>
        </w:rPr>
        <w:t>HANA</w:t>
      </w:r>
      <w:r w:rsidR="00A40449" w:rsidRPr="00573E0A">
        <w:rPr>
          <w:rFonts w:ascii="Arial" w:hAnsi="Arial" w:cs="Arial"/>
        </w:rPr>
        <w:t xml:space="preserve"> </w:t>
      </w:r>
      <w:r w:rsidRPr="00573E0A">
        <w:rPr>
          <w:rFonts w:ascii="Arial" w:hAnsi="Arial" w:cs="Arial"/>
        </w:rPr>
        <w:t>по заявкам НСИ</w:t>
      </w:r>
      <w:r w:rsidR="00C257A0">
        <w:rPr>
          <w:rFonts w:ascii="Arial" w:hAnsi="Arial" w:cs="Arial"/>
        </w:rPr>
        <w:t xml:space="preserve"> </w:t>
      </w:r>
      <w:proofErr w:type="spellStart"/>
      <w:r w:rsidR="00C257A0">
        <w:rPr>
          <w:rFonts w:ascii="Arial" w:hAnsi="Arial" w:cs="Arial"/>
        </w:rPr>
        <w:t>ТОиР</w:t>
      </w:r>
      <w:proofErr w:type="spellEnd"/>
      <w:r w:rsidRPr="00573E0A">
        <w:rPr>
          <w:rFonts w:ascii="Arial" w:hAnsi="Arial" w:cs="Arial"/>
        </w:rPr>
        <w:t>.</w:t>
      </w:r>
    </w:p>
    <w:p w14:paraId="58BD4A97" w14:textId="185460DF" w:rsidR="00A40449" w:rsidRDefault="00A40449" w:rsidP="00A40449">
      <w:pPr>
        <w:spacing w:after="240" w:line="276" w:lineRule="auto"/>
        <w:ind w:firstLine="567"/>
        <w:rPr>
          <w:rFonts w:ascii="Arial" w:hAnsi="Arial" w:cs="Arial"/>
        </w:rPr>
      </w:pPr>
      <w:r>
        <w:rPr>
          <w:rFonts w:ascii="Arial" w:hAnsi="Arial" w:cs="Arial"/>
        </w:rPr>
        <w:t xml:space="preserve">При создании заявки на заведение новых объектов инициатор заявки вносит данные стратегий ТОРО в систему </w:t>
      </w:r>
      <w:r>
        <w:rPr>
          <w:rFonts w:ascii="Arial" w:hAnsi="Arial" w:cs="Arial"/>
          <w:lang w:val="en-US"/>
        </w:rPr>
        <w:t>SAP</w:t>
      </w:r>
      <w:r w:rsidRPr="00727034">
        <w:rPr>
          <w:rFonts w:ascii="Arial" w:hAnsi="Arial" w:cs="Arial"/>
        </w:rPr>
        <w:t xml:space="preserve"> </w:t>
      </w:r>
      <w:r>
        <w:rPr>
          <w:rFonts w:ascii="Arial" w:hAnsi="Arial" w:cs="Arial"/>
          <w:lang w:val="en-US"/>
        </w:rPr>
        <w:t>S</w:t>
      </w:r>
      <w:r w:rsidRPr="00727034">
        <w:rPr>
          <w:rFonts w:ascii="Arial" w:hAnsi="Arial" w:cs="Arial"/>
        </w:rPr>
        <w:t>/4</w:t>
      </w:r>
      <w:r>
        <w:rPr>
          <w:rFonts w:ascii="Arial" w:hAnsi="Arial" w:cs="Arial"/>
          <w:lang w:val="en-US"/>
        </w:rPr>
        <w:t>HANA</w:t>
      </w:r>
      <w:r>
        <w:rPr>
          <w:rFonts w:ascii="Arial" w:hAnsi="Arial" w:cs="Arial"/>
        </w:rPr>
        <w:t>.</w:t>
      </w:r>
    </w:p>
    <w:p w14:paraId="7FA48AD0" w14:textId="77777777" w:rsidR="00D153F5" w:rsidRDefault="00D153F5" w:rsidP="00F45D35">
      <w:pPr>
        <w:spacing w:after="120" w:line="276" w:lineRule="auto"/>
        <w:ind w:firstLine="567"/>
        <w:rPr>
          <w:rFonts w:ascii="Arial" w:hAnsi="Arial" w:cs="Arial"/>
        </w:rPr>
      </w:pPr>
      <w:r>
        <w:rPr>
          <w:rFonts w:ascii="Arial" w:hAnsi="Arial" w:cs="Arial"/>
        </w:rPr>
        <w:t>Транзакции ведения стратегий:</w:t>
      </w:r>
    </w:p>
    <w:p w14:paraId="666E4D8A" w14:textId="77777777" w:rsidR="00D153F5" w:rsidRDefault="00D153F5" w:rsidP="00F45D35">
      <w:pPr>
        <w:pStyle w:val="afc"/>
        <w:numPr>
          <w:ilvl w:val="0"/>
          <w:numId w:val="16"/>
        </w:numPr>
        <w:spacing w:after="120" w:line="276" w:lineRule="auto"/>
        <w:ind w:left="851" w:hanging="284"/>
        <w:rPr>
          <w:rFonts w:ascii="Arial" w:hAnsi="Arial" w:cs="Arial"/>
        </w:rPr>
      </w:pPr>
      <w:r w:rsidRPr="00CE4F65">
        <w:rPr>
          <w:rFonts w:ascii="Arial" w:hAnsi="Arial" w:cs="Arial"/>
        </w:rPr>
        <w:t xml:space="preserve">IP11 </w:t>
      </w:r>
      <w:r>
        <w:rPr>
          <w:rFonts w:ascii="Arial" w:hAnsi="Arial" w:cs="Arial"/>
        </w:rPr>
        <w:t xml:space="preserve">- </w:t>
      </w:r>
      <w:r w:rsidRPr="00CE4F65">
        <w:rPr>
          <w:rFonts w:ascii="Arial" w:hAnsi="Arial" w:cs="Arial"/>
        </w:rPr>
        <w:t>Ведение стратегий предупредит. ТОРО</w:t>
      </w:r>
      <w:r>
        <w:rPr>
          <w:rFonts w:ascii="Arial" w:hAnsi="Arial" w:cs="Arial"/>
        </w:rPr>
        <w:t>,</w:t>
      </w:r>
    </w:p>
    <w:p w14:paraId="30A18A44" w14:textId="77777777" w:rsidR="00D153F5" w:rsidRPr="00FC733B" w:rsidRDefault="00D153F5" w:rsidP="00F45D35">
      <w:pPr>
        <w:pStyle w:val="afc"/>
        <w:numPr>
          <w:ilvl w:val="0"/>
          <w:numId w:val="16"/>
        </w:numPr>
        <w:spacing w:after="120" w:line="276" w:lineRule="auto"/>
        <w:ind w:left="851" w:hanging="284"/>
        <w:rPr>
          <w:rFonts w:ascii="Arial" w:hAnsi="Arial" w:cs="Arial"/>
        </w:rPr>
      </w:pPr>
      <w:r>
        <w:rPr>
          <w:rFonts w:ascii="Arial" w:hAnsi="Arial" w:cs="Arial"/>
          <w:lang w:val="en-US"/>
        </w:rPr>
        <w:t>IP</w:t>
      </w:r>
      <w:r w:rsidRPr="00FC733B">
        <w:rPr>
          <w:rFonts w:ascii="Arial" w:hAnsi="Arial" w:cs="Arial"/>
        </w:rPr>
        <w:t>12 - Просмотр стратегий предупредит. ТОРО,</w:t>
      </w:r>
    </w:p>
    <w:p w14:paraId="40421218" w14:textId="1E4BECEF" w:rsidR="00D153F5" w:rsidRPr="00CE4F65" w:rsidRDefault="00D153F5" w:rsidP="00F45D35">
      <w:pPr>
        <w:pStyle w:val="afc"/>
        <w:numPr>
          <w:ilvl w:val="0"/>
          <w:numId w:val="16"/>
        </w:numPr>
        <w:spacing w:after="240" w:line="276" w:lineRule="auto"/>
        <w:ind w:left="851" w:hanging="284"/>
        <w:rPr>
          <w:rFonts w:ascii="Arial" w:hAnsi="Arial" w:cs="Arial"/>
        </w:rPr>
      </w:pPr>
      <w:r>
        <w:rPr>
          <w:rFonts w:ascii="Arial" w:hAnsi="Arial" w:cs="Arial"/>
          <w:lang w:val="en-US"/>
        </w:rPr>
        <w:t xml:space="preserve">IP13 </w:t>
      </w:r>
      <w:r w:rsidR="009F1281">
        <w:rPr>
          <w:rFonts w:ascii="Arial" w:hAnsi="Arial" w:cs="Arial"/>
          <w:lang w:val="en-US"/>
        </w:rPr>
        <w:t>-</w:t>
      </w:r>
      <w:r>
        <w:rPr>
          <w:rFonts w:ascii="Arial" w:hAnsi="Arial" w:cs="Arial"/>
          <w:lang w:val="en-US"/>
        </w:rPr>
        <w:t xml:space="preserve"> </w:t>
      </w:r>
      <w:r w:rsidR="009F1281">
        <w:rPr>
          <w:rFonts w:ascii="Arial" w:hAnsi="Arial" w:cs="Arial"/>
        </w:rPr>
        <w:t xml:space="preserve">Последовательность </w:t>
      </w:r>
      <w:proofErr w:type="spellStart"/>
      <w:r w:rsidRPr="00FC733B">
        <w:rPr>
          <w:rFonts w:ascii="Arial" w:hAnsi="Arial" w:cs="Arial"/>
          <w:lang w:val="en-US"/>
        </w:rPr>
        <w:t>пакетов</w:t>
      </w:r>
      <w:proofErr w:type="spellEnd"/>
      <w:r>
        <w:rPr>
          <w:rFonts w:ascii="Arial" w:hAnsi="Arial" w:cs="Arial"/>
          <w:lang w:val="en-US"/>
        </w:rPr>
        <w:t>.</w:t>
      </w:r>
    </w:p>
    <w:p w14:paraId="41BCEFD2" w14:textId="77777777" w:rsidR="00D153F5" w:rsidRDefault="00D153F5" w:rsidP="00D153F5">
      <w:pPr>
        <w:spacing w:before="240"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0849219C" w14:textId="77777777" w:rsidR="00D153F5" w:rsidRPr="00977CDA" w:rsidRDefault="00D153F5" w:rsidP="00197D54">
      <w:pPr>
        <w:pStyle w:val="3"/>
      </w:pPr>
      <w:bookmarkStart w:id="15230" w:name="_Toc521083893"/>
      <w:bookmarkStart w:id="15231" w:name="_Toc521341033"/>
      <w:bookmarkStart w:id="15232" w:name="_Toc521439553"/>
      <w:bookmarkStart w:id="15233" w:name="_Toc67557182"/>
      <w:r w:rsidRPr="00977CDA">
        <w:t>Миграция объекта данных</w:t>
      </w:r>
      <w:bookmarkEnd w:id="15230"/>
      <w:bookmarkEnd w:id="15231"/>
      <w:bookmarkEnd w:id="15232"/>
      <w:bookmarkEnd w:id="15233"/>
    </w:p>
    <w:p w14:paraId="2368C9A8" w14:textId="6D2BD7C2" w:rsidR="00D92ABC" w:rsidRDefault="00D92ABC" w:rsidP="00D92ABC">
      <w:pPr>
        <w:spacing w:after="240" w:line="276" w:lineRule="auto"/>
        <w:ind w:firstLine="567"/>
        <w:rPr>
          <w:rFonts w:ascii="Arial" w:hAnsi="Arial" w:cs="Arial"/>
          <w:szCs w:val="24"/>
        </w:rPr>
      </w:pPr>
      <w:r w:rsidRPr="00AF3522">
        <w:rPr>
          <w:rFonts w:ascii="Arial" w:hAnsi="Arial" w:cs="Arial"/>
          <w:szCs w:val="24"/>
        </w:rPr>
        <w:t xml:space="preserve">Возможна миграция </w:t>
      </w:r>
      <w:del w:id="15234" w:author="Владимир Лаут" w:date="2021-03-03T16:44:00Z">
        <w:r w:rsidDel="00FB2724">
          <w:rPr>
            <w:rFonts w:ascii="Arial" w:hAnsi="Arial" w:cs="Arial"/>
            <w:szCs w:val="24"/>
          </w:rPr>
          <w:delText>данных единиц оборудования</w:delText>
        </w:r>
      </w:del>
      <w:ins w:id="15235" w:author="Владимир Лаут" w:date="2021-03-03T16:44:00Z">
        <w:r w:rsidR="00FB2724">
          <w:rPr>
            <w:rFonts w:ascii="Arial" w:hAnsi="Arial" w:cs="Arial"/>
            <w:szCs w:val="24"/>
          </w:rPr>
          <w:t>стратегий</w:t>
        </w:r>
      </w:ins>
      <w:r>
        <w:rPr>
          <w:rFonts w:ascii="Arial" w:hAnsi="Arial" w:cs="Arial"/>
          <w:szCs w:val="24"/>
        </w:rPr>
        <w:t xml:space="preserve"> </w:t>
      </w:r>
      <w:ins w:id="15236" w:author="Владимир Лаут" w:date="2021-03-03T16:44:00Z">
        <w:r w:rsidR="00FB2724" w:rsidRPr="00C53188">
          <w:rPr>
            <w:rFonts w:ascii="Arial" w:hAnsi="Arial" w:cs="Arial"/>
          </w:rPr>
          <w:t>предупредительного ТОРО</w:t>
        </w:r>
        <w:r w:rsidR="00FB2724">
          <w:rPr>
            <w:rFonts w:ascii="Arial" w:hAnsi="Arial" w:cs="Arial"/>
            <w:szCs w:val="24"/>
          </w:rPr>
          <w:t xml:space="preserve"> </w:t>
        </w:r>
      </w:ins>
      <w:r>
        <w:rPr>
          <w:rFonts w:ascii="Arial" w:hAnsi="Arial" w:cs="Arial"/>
          <w:szCs w:val="24"/>
        </w:rPr>
        <w:t xml:space="preserve">в систему </w:t>
      </w:r>
      <w:r>
        <w:rPr>
          <w:rFonts w:ascii="Arial" w:hAnsi="Arial" w:cs="Arial"/>
          <w:szCs w:val="24"/>
          <w:lang w:val="en-US"/>
        </w:rPr>
        <w:t>SAP</w:t>
      </w:r>
      <w:r w:rsidRPr="00B56EB0">
        <w:rPr>
          <w:rFonts w:ascii="Arial" w:hAnsi="Arial" w:cs="Arial"/>
          <w:szCs w:val="24"/>
        </w:rPr>
        <w:t xml:space="preserve"> </w:t>
      </w:r>
      <w:r>
        <w:rPr>
          <w:rFonts w:ascii="Arial" w:hAnsi="Arial" w:cs="Arial"/>
          <w:szCs w:val="24"/>
          <w:lang w:val="en-US"/>
        </w:rPr>
        <w:t>S</w:t>
      </w:r>
      <w:r w:rsidRPr="00B56EB0">
        <w:rPr>
          <w:rFonts w:ascii="Arial" w:hAnsi="Arial" w:cs="Arial"/>
          <w:szCs w:val="24"/>
        </w:rPr>
        <w:t>/4</w:t>
      </w:r>
      <w:r>
        <w:rPr>
          <w:rFonts w:ascii="Arial" w:hAnsi="Arial" w:cs="Arial"/>
          <w:szCs w:val="24"/>
          <w:lang w:val="en-US"/>
        </w:rPr>
        <w:t>HANA</w:t>
      </w:r>
      <w:r w:rsidRPr="00AF3522">
        <w:rPr>
          <w:rFonts w:ascii="Arial" w:hAnsi="Arial" w:cs="Arial"/>
          <w:szCs w:val="24"/>
        </w:rPr>
        <w:t xml:space="preserve"> пр</w:t>
      </w:r>
      <w:r>
        <w:rPr>
          <w:rFonts w:ascii="Arial" w:hAnsi="Arial" w:cs="Arial"/>
          <w:szCs w:val="24"/>
        </w:rPr>
        <w:t xml:space="preserve">и заполнении в шаблонах вручную или по шаблонам данных, подготовленных в рамках проекта </w:t>
      </w:r>
      <w:r w:rsidRPr="006E73B8">
        <w:rPr>
          <w:rFonts w:ascii="Arial" w:hAnsi="Arial" w:cs="Arial"/>
          <w:szCs w:val="24"/>
        </w:rPr>
        <w:t xml:space="preserve">117306 «Паспортизация объектов </w:t>
      </w:r>
      <w:proofErr w:type="spellStart"/>
      <w:r w:rsidRPr="006E73B8">
        <w:rPr>
          <w:rFonts w:ascii="Arial" w:hAnsi="Arial" w:cs="Arial"/>
          <w:szCs w:val="24"/>
        </w:rPr>
        <w:t>ТОиР</w:t>
      </w:r>
      <w:proofErr w:type="spellEnd"/>
      <w:r w:rsidRPr="006E73B8">
        <w:rPr>
          <w:rFonts w:ascii="Arial" w:hAnsi="Arial" w:cs="Arial"/>
          <w:szCs w:val="24"/>
        </w:rPr>
        <w:t xml:space="preserve">, разработка системы управления НСИ </w:t>
      </w:r>
      <w:proofErr w:type="spellStart"/>
      <w:r w:rsidRPr="006E73B8">
        <w:rPr>
          <w:rFonts w:ascii="Arial" w:hAnsi="Arial" w:cs="Arial"/>
          <w:szCs w:val="24"/>
        </w:rPr>
        <w:t>ТОиР</w:t>
      </w:r>
      <w:proofErr w:type="spellEnd"/>
      <w:r w:rsidRPr="006E73B8">
        <w:rPr>
          <w:rFonts w:ascii="Arial" w:hAnsi="Arial" w:cs="Arial"/>
          <w:szCs w:val="24"/>
        </w:rPr>
        <w:t>»</w:t>
      </w:r>
      <w:r>
        <w:rPr>
          <w:rFonts w:ascii="Arial" w:hAnsi="Arial" w:cs="Arial"/>
          <w:szCs w:val="24"/>
        </w:rPr>
        <w:t>.</w:t>
      </w:r>
    </w:p>
    <w:p w14:paraId="789B1ABC" w14:textId="5189DB69" w:rsidR="00D153F5" w:rsidRPr="003353CD" w:rsidRDefault="00D92ABC" w:rsidP="00D153F5">
      <w:pPr>
        <w:pStyle w:val="Base"/>
        <w:rPr>
          <w:rFonts w:eastAsiaTheme="majorEastAsia" w:cstheme="majorBidi"/>
          <w:bCs/>
          <w:iCs/>
          <w:szCs w:val="26"/>
        </w:rPr>
      </w:pPr>
      <w:r>
        <w:rPr>
          <w:szCs w:val="24"/>
        </w:rPr>
        <w:t>Принципы миграции описаны</w:t>
      </w:r>
      <w:r w:rsidRPr="00AF3522">
        <w:rPr>
          <w:szCs w:val="24"/>
        </w:rPr>
        <w:t xml:space="preserve"> КД </w:t>
      </w:r>
      <w:del w:id="15237" w:author="Владимир Лаут" w:date="2021-03-05T12:46:00Z">
        <w:r w:rsidRPr="00AF3522" w:rsidDel="006D5936">
          <w:rPr>
            <w:szCs w:val="24"/>
            <w:lang w:val="en-US"/>
          </w:rPr>
          <w:delText>ERP</w:delText>
        </w:r>
        <w:r w:rsidRPr="00AF3522" w:rsidDel="006D5936">
          <w:rPr>
            <w:szCs w:val="24"/>
          </w:rPr>
          <w:delText>.</w:delText>
        </w:r>
      </w:del>
      <w:ins w:id="15238" w:author="Александр" w:date="2020-04-13T09:48:00Z">
        <w:del w:id="15239" w:author="Владимир Лаут" w:date="2021-03-05T12:46:00Z">
          <w:r w:rsidR="008F036A" w:rsidDel="006D5936">
            <w:rPr>
              <w:szCs w:val="24"/>
            </w:rPr>
            <w:delText>9.9.2</w:delText>
          </w:r>
        </w:del>
      </w:ins>
      <w:ins w:id="15240" w:author="Владимир Лаут" w:date="2021-03-05T12:46:00Z">
        <w:r w:rsidR="006D5936">
          <w:rPr>
            <w:szCs w:val="24"/>
            <w:lang w:val="en-US"/>
          </w:rPr>
          <w:t>ERP</w:t>
        </w:r>
        <w:r w:rsidR="006D5936" w:rsidRPr="006D5936">
          <w:rPr>
            <w:szCs w:val="24"/>
            <w:rPrChange w:id="15241" w:author="Владимир Лаут" w:date="2021-03-05T12:46:00Z">
              <w:rPr>
                <w:szCs w:val="24"/>
                <w:lang w:val="en-US"/>
              </w:rPr>
            </w:rPrChange>
          </w:rPr>
          <w:t>.13.9.2</w:t>
        </w:r>
      </w:ins>
      <w:del w:id="15242" w:author="Александр" w:date="2020-04-13T09:48:00Z">
        <w:r w:rsidRPr="00AF3522" w:rsidDel="008F036A">
          <w:rPr>
            <w:szCs w:val="24"/>
          </w:rPr>
          <w:delText>5.7</w:delText>
        </w:r>
      </w:del>
      <w:r w:rsidRPr="00AF3522">
        <w:rPr>
          <w:szCs w:val="24"/>
        </w:rPr>
        <w:t>.1_Концепция миграции данных</w:t>
      </w:r>
      <w:r w:rsidRPr="00D92ABC">
        <w:rPr>
          <w:szCs w:val="24"/>
        </w:rPr>
        <w:t>.</w:t>
      </w:r>
    </w:p>
    <w:p w14:paraId="715D9FEC"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243" w:name="_Объект_основных_данных_28"/>
      <w:bookmarkStart w:id="15244" w:name="_Toc521083894"/>
      <w:bookmarkStart w:id="15245" w:name="_Toc521341034"/>
      <w:bookmarkStart w:id="15246" w:name="_Toc521439554"/>
      <w:bookmarkStart w:id="15247" w:name="_Toc67557183"/>
      <w:bookmarkEnd w:id="15243"/>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203B88">
        <w:rPr>
          <w:rFonts w:eastAsiaTheme="majorEastAsia" w:cstheme="majorBidi"/>
          <w:bCs w:val="0"/>
          <w:iCs w:val="0"/>
          <w:szCs w:val="26"/>
        </w:rPr>
        <w:t xml:space="preserve">_52 </w:t>
      </w:r>
      <w:r>
        <w:rPr>
          <w:rFonts w:eastAsiaTheme="majorEastAsia" w:cstheme="majorBidi"/>
          <w:bCs w:val="0"/>
          <w:iCs w:val="0"/>
          <w:szCs w:val="26"/>
        </w:rPr>
        <w:t>Технические места</w:t>
      </w:r>
      <w:r w:rsidRPr="00FB401A">
        <w:rPr>
          <w:rFonts w:eastAsiaTheme="majorEastAsia" w:cstheme="majorBidi"/>
          <w:bCs w:val="0"/>
          <w:iCs w:val="0"/>
          <w:szCs w:val="26"/>
        </w:rPr>
        <w:t>.</w:t>
      </w:r>
      <w:bookmarkEnd w:id="15244"/>
      <w:bookmarkEnd w:id="15245"/>
      <w:bookmarkEnd w:id="15246"/>
      <w:bookmarkEnd w:id="15247"/>
    </w:p>
    <w:p w14:paraId="2FCD03DE" w14:textId="77777777" w:rsidR="00D153F5" w:rsidRPr="00FB401A" w:rsidRDefault="00D153F5" w:rsidP="00197D54">
      <w:pPr>
        <w:pStyle w:val="3"/>
      </w:pPr>
      <w:bookmarkStart w:id="15248" w:name="_Toc521083895"/>
      <w:bookmarkStart w:id="15249" w:name="_Toc521341035"/>
      <w:bookmarkStart w:id="15250" w:name="_Toc521439555"/>
      <w:bookmarkStart w:id="15251" w:name="_Toc67557184"/>
      <w:r w:rsidRPr="00FB401A">
        <w:t>Описание объекта</w:t>
      </w:r>
      <w:bookmarkEnd w:id="15248"/>
      <w:bookmarkEnd w:id="15249"/>
      <w:bookmarkEnd w:id="15250"/>
      <w:bookmarkEnd w:id="15251"/>
    </w:p>
    <w:p w14:paraId="671A1B1C" w14:textId="77777777" w:rsidR="00D153F5" w:rsidRPr="00573E0A" w:rsidRDefault="00D153F5" w:rsidP="00E16A62">
      <w:pPr>
        <w:autoSpaceDE w:val="0"/>
        <w:autoSpaceDN w:val="0"/>
        <w:adjustRightInd w:val="0"/>
        <w:spacing w:after="240" w:line="23" w:lineRule="atLeast"/>
        <w:ind w:firstLine="567"/>
        <w:rPr>
          <w:rFonts w:ascii="Arial" w:eastAsiaTheme="minorHAnsi" w:hAnsi="Arial" w:cs="Arial"/>
          <w:szCs w:val="24"/>
        </w:rPr>
      </w:pPr>
      <w:r w:rsidRPr="00573E0A">
        <w:rPr>
          <w:rFonts w:ascii="Arial" w:eastAsiaTheme="minorHAnsi" w:hAnsi="Arial" w:cs="Arial"/>
          <w:szCs w:val="24"/>
        </w:rPr>
        <w:t xml:space="preserve">Техническое место является элементом структуры, описывающей </w:t>
      </w:r>
      <w:r>
        <w:rPr>
          <w:rFonts w:ascii="Arial" w:eastAsiaTheme="minorHAnsi" w:hAnsi="Arial" w:cs="Arial"/>
          <w:szCs w:val="24"/>
        </w:rPr>
        <w:t>производственные активы</w:t>
      </w:r>
      <w:r w:rsidRPr="00573E0A">
        <w:rPr>
          <w:rFonts w:ascii="Arial" w:eastAsiaTheme="minorHAnsi" w:hAnsi="Arial" w:cs="Arial"/>
          <w:szCs w:val="24"/>
        </w:rPr>
        <w:t>. Если разделить весь</w:t>
      </w:r>
      <w:r>
        <w:rPr>
          <w:rFonts w:ascii="Arial" w:eastAsiaTheme="minorHAnsi" w:hAnsi="Arial" w:cs="Arial"/>
          <w:szCs w:val="24"/>
        </w:rPr>
        <w:t xml:space="preserve"> </w:t>
      </w:r>
      <w:r w:rsidRPr="00573E0A">
        <w:rPr>
          <w:rFonts w:ascii="Arial" w:eastAsiaTheme="minorHAnsi" w:hAnsi="Arial" w:cs="Arial"/>
          <w:szCs w:val="24"/>
        </w:rPr>
        <w:t xml:space="preserve">перечень объектов на перемещаемые и статичные, то </w:t>
      </w:r>
      <w:r>
        <w:rPr>
          <w:rFonts w:ascii="Arial" w:eastAsiaTheme="minorHAnsi" w:hAnsi="Arial" w:cs="Arial"/>
          <w:szCs w:val="24"/>
        </w:rPr>
        <w:t>т</w:t>
      </w:r>
      <w:r w:rsidRPr="00573E0A">
        <w:rPr>
          <w:rFonts w:ascii="Arial" w:eastAsiaTheme="minorHAnsi" w:hAnsi="Arial" w:cs="Arial"/>
          <w:szCs w:val="24"/>
        </w:rPr>
        <w:t>ехническое место можно определить, как статичный, не</w:t>
      </w:r>
      <w:r>
        <w:rPr>
          <w:rFonts w:ascii="Arial" w:eastAsiaTheme="minorHAnsi" w:hAnsi="Arial" w:cs="Arial"/>
          <w:szCs w:val="24"/>
        </w:rPr>
        <w:t xml:space="preserve"> </w:t>
      </w:r>
      <w:r w:rsidRPr="00573E0A">
        <w:rPr>
          <w:rFonts w:ascii="Arial" w:eastAsiaTheme="minorHAnsi" w:hAnsi="Arial" w:cs="Arial"/>
          <w:szCs w:val="24"/>
        </w:rPr>
        <w:t>перемещаемый по структуре объект, в отличие динамических (перемещаемых).</w:t>
      </w:r>
    </w:p>
    <w:p w14:paraId="6F8EFB9A" w14:textId="77777777" w:rsidR="00D153F5" w:rsidRPr="00573E0A" w:rsidRDefault="00D153F5" w:rsidP="00D153F5">
      <w:pPr>
        <w:autoSpaceDE w:val="0"/>
        <w:autoSpaceDN w:val="0"/>
        <w:adjustRightInd w:val="0"/>
        <w:spacing w:after="120" w:line="23" w:lineRule="atLeast"/>
        <w:ind w:firstLine="567"/>
        <w:jc w:val="left"/>
        <w:rPr>
          <w:rFonts w:ascii="Arial" w:eastAsiaTheme="minorHAnsi" w:hAnsi="Arial" w:cs="Arial"/>
          <w:szCs w:val="24"/>
        </w:rPr>
      </w:pPr>
      <w:r w:rsidRPr="00573E0A">
        <w:rPr>
          <w:rFonts w:ascii="Arial" w:eastAsiaTheme="minorHAnsi" w:hAnsi="Arial" w:cs="Arial"/>
          <w:szCs w:val="24"/>
        </w:rPr>
        <w:t>Технические места имеют древовидную структуру и структурируются на основе следующих критериев:</w:t>
      </w:r>
    </w:p>
    <w:p w14:paraId="5B573B81" w14:textId="77777777" w:rsidR="00D153F5" w:rsidRPr="00573E0A" w:rsidRDefault="00D153F5" w:rsidP="00F45D35">
      <w:pPr>
        <w:autoSpaceDE w:val="0"/>
        <w:autoSpaceDN w:val="0"/>
        <w:adjustRightInd w:val="0"/>
        <w:spacing w:after="120" w:line="23" w:lineRule="atLeast"/>
        <w:ind w:firstLine="567"/>
        <w:jc w:val="left"/>
        <w:rPr>
          <w:rFonts w:ascii="Arial" w:eastAsiaTheme="minorHAnsi" w:hAnsi="Arial" w:cs="Arial"/>
          <w:szCs w:val="24"/>
        </w:rPr>
      </w:pPr>
      <w:r>
        <w:rPr>
          <w:rFonts w:ascii="Arial" w:eastAsiaTheme="minorHAnsi" w:hAnsi="Arial" w:cs="Arial"/>
          <w:szCs w:val="24"/>
        </w:rPr>
        <w:t>- относящихся к процессу,</w:t>
      </w:r>
    </w:p>
    <w:p w14:paraId="3C92A7BE" w14:textId="77777777" w:rsidR="00D153F5" w:rsidRPr="00573E0A" w:rsidRDefault="00D153F5" w:rsidP="00F45D35">
      <w:pPr>
        <w:autoSpaceDE w:val="0"/>
        <w:autoSpaceDN w:val="0"/>
        <w:adjustRightInd w:val="0"/>
        <w:spacing w:after="120" w:line="23" w:lineRule="atLeast"/>
        <w:ind w:firstLine="567"/>
        <w:jc w:val="left"/>
        <w:rPr>
          <w:rFonts w:ascii="Arial" w:eastAsiaTheme="minorHAnsi" w:hAnsi="Arial" w:cs="Arial"/>
          <w:szCs w:val="24"/>
        </w:rPr>
      </w:pPr>
      <w:r>
        <w:rPr>
          <w:rFonts w:ascii="Arial" w:eastAsiaTheme="minorHAnsi" w:hAnsi="Arial" w:cs="Arial"/>
          <w:szCs w:val="24"/>
        </w:rPr>
        <w:t>- пространственных,</w:t>
      </w:r>
    </w:p>
    <w:p w14:paraId="613A02BB" w14:textId="77777777" w:rsidR="00D153F5" w:rsidRPr="00573E0A" w:rsidRDefault="00D153F5" w:rsidP="00F45D35">
      <w:pPr>
        <w:autoSpaceDE w:val="0"/>
        <w:autoSpaceDN w:val="0"/>
        <w:adjustRightInd w:val="0"/>
        <w:spacing w:after="240" w:line="23" w:lineRule="atLeast"/>
        <w:ind w:firstLine="567"/>
        <w:jc w:val="left"/>
        <w:rPr>
          <w:rFonts w:ascii="Arial" w:eastAsiaTheme="minorHAnsi" w:hAnsi="Arial" w:cs="Arial"/>
          <w:szCs w:val="24"/>
        </w:rPr>
      </w:pPr>
      <w:r>
        <w:rPr>
          <w:rFonts w:ascii="Arial" w:eastAsiaTheme="minorHAnsi" w:hAnsi="Arial" w:cs="Arial"/>
          <w:szCs w:val="24"/>
        </w:rPr>
        <w:t xml:space="preserve">- </w:t>
      </w:r>
      <w:r w:rsidRPr="00573E0A">
        <w:rPr>
          <w:rFonts w:ascii="Arial" w:eastAsiaTheme="minorHAnsi" w:hAnsi="Arial" w:cs="Arial"/>
          <w:szCs w:val="24"/>
        </w:rPr>
        <w:t>функциональных.</w:t>
      </w:r>
    </w:p>
    <w:p w14:paraId="0987B08E" w14:textId="77777777" w:rsidR="00D153F5" w:rsidRPr="00573E0A" w:rsidRDefault="00D153F5" w:rsidP="00E16A62">
      <w:pPr>
        <w:autoSpaceDE w:val="0"/>
        <w:autoSpaceDN w:val="0"/>
        <w:adjustRightInd w:val="0"/>
        <w:spacing w:after="240" w:line="276" w:lineRule="auto"/>
        <w:ind w:firstLine="567"/>
        <w:rPr>
          <w:rFonts w:ascii="Arial" w:eastAsiaTheme="minorHAnsi" w:hAnsi="Arial" w:cs="Arial"/>
          <w:szCs w:val="24"/>
        </w:rPr>
      </w:pPr>
      <w:r w:rsidRPr="00573E0A">
        <w:rPr>
          <w:rFonts w:ascii="Arial" w:eastAsiaTheme="minorHAnsi" w:hAnsi="Arial" w:cs="Arial"/>
          <w:szCs w:val="24"/>
        </w:rPr>
        <w:t>Структура технических мест должна быть построена в системе для удобного поиска конкретного объекта или группы</w:t>
      </w:r>
      <w:r>
        <w:rPr>
          <w:rFonts w:ascii="Arial" w:eastAsiaTheme="minorHAnsi" w:hAnsi="Arial" w:cs="Arial"/>
          <w:szCs w:val="24"/>
        </w:rPr>
        <w:t xml:space="preserve"> </w:t>
      </w:r>
      <w:r w:rsidRPr="00573E0A">
        <w:rPr>
          <w:rFonts w:ascii="Arial" w:eastAsiaTheme="minorHAnsi" w:hAnsi="Arial" w:cs="Arial"/>
          <w:szCs w:val="24"/>
        </w:rPr>
        <w:t>объектов, а также анализа плановых и фактических затрат на всех уровнях данной структуры.</w:t>
      </w:r>
    </w:p>
    <w:p w14:paraId="358CEB4A" w14:textId="77777777" w:rsidR="00D153F5" w:rsidRPr="00573E0A" w:rsidRDefault="00D153F5" w:rsidP="00E16A62">
      <w:pPr>
        <w:autoSpaceDE w:val="0"/>
        <w:autoSpaceDN w:val="0"/>
        <w:adjustRightInd w:val="0"/>
        <w:spacing w:after="120" w:line="276" w:lineRule="auto"/>
        <w:ind w:firstLine="567"/>
        <w:rPr>
          <w:rFonts w:ascii="Arial" w:eastAsiaTheme="minorHAnsi" w:hAnsi="Arial" w:cs="Arial"/>
          <w:szCs w:val="24"/>
        </w:rPr>
      </w:pPr>
      <w:r w:rsidRPr="00573E0A">
        <w:rPr>
          <w:rFonts w:ascii="Arial" w:eastAsiaTheme="minorHAnsi" w:hAnsi="Arial" w:cs="Arial"/>
          <w:szCs w:val="24"/>
        </w:rPr>
        <w:t>Управление каждым техническим местом будет выполняться в системе автономно, при этом для объекта можно:</w:t>
      </w:r>
    </w:p>
    <w:p w14:paraId="7A2B3618" w14:textId="3DA2A700" w:rsidR="00D153F5" w:rsidRPr="00573E0A" w:rsidRDefault="00D153F5" w:rsidP="00E16A62">
      <w:pPr>
        <w:autoSpaceDE w:val="0"/>
        <w:autoSpaceDN w:val="0"/>
        <w:adjustRightInd w:val="0"/>
        <w:spacing w:after="120" w:line="276" w:lineRule="auto"/>
        <w:ind w:firstLine="567"/>
        <w:rPr>
          <w:rFonts w:ascii="Arial" w:eastAsiaTheme="minorHAnsi" w:hAnsi="Arial" w:cs="Arial"/>
          <w:szCs w:val="24"/>
        </w:rPr>
      </w:pPr>
      <w:r>
        <w:rPr>
          <w:rFonts w:ascii="Arial" w:eastAsiaTheme="minorHAnsi" w:hAnsi="Arial" w:cs="Arial"/>
          <w:szCs w:val="24"/>
        </w:rPr>
        <w:lastRenderedPageBreak/>
        <w:t xml:space="preserve">- </w:t>
      </w:r>
      <w:r w:rsidRPr="00573E0A">
        <w:rPr>
          <w:rFonts w:ascii="Arial" w:eastAsiaTheme="minorHAnsi" w:hAnsi="Arial" w:cs="Arial"/>
          <w:szCs w:val="24"/>
        </w:rPr>
        <w:t>управлять отдельными данными с точки зрения ТОРО (например</w:t>
      </w:r>
      <w:r>
        <w:rPr>
          <w:rFonts w:ascii="Arial" w:eastAsiaTheme="minorHAnsi" w:hAnsi="Arial" w:cs="Arial"/>
          <w:szCs w:val="24"/>
        </w:rPr>
        <w:t>,</w:t>
      </w:r>
      <w:r w:rsidRPr="00573E0A">
        <w:rPr>
          <w:rFonts w:ascii="Arial" w:eastAsiaTheme="minorHAnsi" w:hAnsi="Arial" w:cs="Arial"/>
          <w:szCs w:val="24"/>
        </w:rPr>
        <w:t xml:space="preserve"> паспортные характеристики, место расположения, </w:t>
      </w:r>
      <w:del w:id="15252" w:author="Александр" w:date="2020-04-13T09:49:00Z">
        <w:r w:rsidRPr="00573E0A" w:rsidDel="008F036A">
          <w:rPr>
            <w:rFonts w:ascii="Arial" w:eastAsiaTheme="minorHAnsi" w:hAnsi="Arial" w:cs="Arial"/>
            <w:szCs w:val="24"/>
          </w:rPr>
          <w:delText>год</w:delText>
        </w:r>
        <w:r w:rsidDel="008F036A">
          <w:rPr>
            <w:rFonts w:ascii="Arial" w:eastAsiaTheme="minorHAnsi" w:hAnsi="Arial" w:cs="Arial"/>
            <w:szCs w:val="24"/>
          </w:rPr>
          <w:delText xml:space="preserve"> </w:delText>
        </w:r>
        <w:r w:rsidRPr="00573E0A" w:rsidDel="008F036A">
          <w:rPr>
            <w:rFonts w:ascii="Arial" w:eastAsiaTheme="minorHAnsi" w:hAnsi="Arial" w:cs="Arial"/>
            <w:szCs w:val="24"/>
          </w:rPr>
          <w:delText>выпуска, страна-изготовитель, завод-производитель, сфера от</w:delText>
        </w:r>
        <w:r w:rsidDel="008F036A">
          <w:rPr>
            <w:rFonts w:ascii="Arial" w:eastAsiaTheme="minorHAnsi" w:hAnsi="Arial" w:cs="Arial"/>
            <w:szCs w:val="24"/>
          </w:rPr>
          <w:delText xml:space="preserve">ветственности </w:delText>
        </w:r>
      </w:del>
      <w:r>
        <w:rPr>
          <w:rFonts w:ascii="Arial" w:eastAsiaTheme="minorHAnsi" w:hAnsi="Arial" w:cs="Arial"/>
          <w:szCs w:val="24"/>
        </w:rPr>
        <w:t>и др.),</w:t>
      </w:r>
    </w:p>
    <w:p w14:paraId="66C72A1B" w14:textId="77777777" w:rsidR="00D153F5" w:rsidRPr="00573E0A" w:rsidRDefault="00D153F5" w:rsidP="00E16A62">
      <w:pPr>
        <w:autoSpaceDE w:val="0"/>
        <w:autoSpaceDN w:val="0"/>
        <w:adjustRightInd w:val="0"/>
        <w:spacing w:after="120" w:line="276" w:lineRule="auto"/>
        <w:ind w:firstLine="567"/>
        <w:rPr>
          <w:rFonts w:ascii="Arial" w:eastAsiaTheme="minorHAnsi" w:hAnsi="Arial" w:cs="Arial"/>
          <w:szCs w:val="24"/>
        </w:rPr>
      </w:pPr>
      <w:r>
        <w:rPr>
          <w:rFonts w:ascii="Arial" w:eastAsiaTheme="minorHAnsi" w:hAnsi="Arial" w:cs="Arial"/>
          <w:szCs w:val="24"/>
        </w:rPr>
        <w:t>-</w:t>
      </w:r>
      <w:r w:rsidRPr="00573E0A">
        <w:rPr>
          <w:rFonts w:ascii="Arial" w:eastAsiaTheme="minorHAnsi" w:hAnsi="Arial" w:cs="Arial"/>
          <w:szCs w:val="24"/>
        </w:rPr>
        <w:t xml:space="preserve"> выполнять отдел</w:t>
      </w:r>
      <w:r>
        <w:rPr>
          <w:rFonts w:ascii="Arial" w:eastAsiaTheme="minorHAnsi" w:hAnsi="Arial" w:cs="Arial"/>
          <w:szCs w:val="24"/>
        </w:rPr>
        <w:t>ьные мероприятия ТОРО (например, ремонт, техобслуживание и др.),</w:t>
      </w:r>
    </w:p>
    <w:p w14:paraId="01A74386" w14:textId="77777777" w:rsidR="00D153F5" w:rsidRPr="00573E0A" w:rsidRDefault="00D153F5" w:rsidP="00E16A62">
      <w:pPr>
        <w:autoSpaceDE w:val="0"/>
        <w:autoSpaceDN w:val="0"/>
        <w:adjustRightInd w:val="0"/>
        <w:spacing w:after="120" w:line="276" w:lineRule="auto"/>
        <w:ind w:firstLine="567"/>
        <w:rPr>
          <w:rFonts w:ascii="Arial" w:eastAsiaTheme="minorHAnsi" w:hAnsi="Arial" w:cs="Arial"/>
          <w:szCs w:val="24"/>
        </w:rPr>
      </w:pPr>
      <w:r>
        <w:rPr>
          <w:rFonts w:ascii="Arial" w:eastAsiaTheme="minorHAnsi" w:hAnsi="Arial" w:cs="Arial"/>
          <w:szCs w:val="24"/>
        </w:rPr>
        <w:t>-</w:t>
      </w:r>
      <w:r w:rsidRPr="00573E0A">
        <w:rPr>
          <w:rFonts w:ascii="Arial" w:eastAsiaTheme="minorHAnsi" w:hAnsi="Arial" w:cs="Arial"/>
          <w:szCs w:val="24"/>
        </w:rPr>
        <w:t xml:space="preserve"> вести учет выполн</w:t>
      </w:r>
      <w:r>
        <w:rPr>
          <w:rFonts w:ascii="Arial" w:eastAsiaTheme="minorHAnsi" w:hAnsi="Arial" w:cs="Arial"/>
          <w:szCs w:val="24"/>
        </w:rPr>
        <w:t>енных мероприятий ТОРО,</w:t>
      </w:r>
    </w:p>
    <w:p w14:paraId="08D62CDF" w14:textId="77777777" w:rsidR="00D153F5" w:rsidRPr="00573E0A" w:rsidRDefault="00D153F5" w:rsidP="00E16A62">
      <w:pPr>
        <w:autoSpaceDE w:val="0"/>
        <w:autoSpaceDN w:val="0"/>
        <w:adjustRightInd w:val="0"/>
        <w:spacing w:after="240" w:line="276" w:lineRule="auto"/>
        <w:ind w:firstLine="567"/>
        <w:rPr>
          <w:rFonts w:ascii="Arial" w:eastAsiaTheme="minorHAnsi" w:hAnsi="Arial" w:cs="Arial"/>
          <w:szCs w:val="24"/>
        </w:rPr>
      </w:pPr>
      <w:r>
        <w:rPr>
          <w:rFonts w:ascii="Arial" w:eastAsiaTheme="minorHAnsi" w:hAnsi="Arial" w:cs="Arial"/>
          <w:szCs w:val="24"/>
        </w:rPr>
        <w:t>-</w:t>
      </w:r>
      <w:r w:rsidRPr="00573E0A">
        <w:rPr>
          <w:rFonts w:ascii="Arial" w:eastAsiaTheme="minorHAnsi" w:hAnsi="Arial" w:cs="Arial"/>
          <w:szCs w:val="24"/>
        </w:rPr>
        <w:t xml:space="preserve"> собирать и анализировать данные за продолжительный период времени.</w:t>
      </w:r>
    </w:p>
    <w:p w14:paraId="1B841B8A" w14:textId="77777777" w:rsidR="00D153F5" w:rsidRPr="00573E0A" w:rsidRDefault="00D153F5" w:rsidP="00E16A62">
      <w:pPr>
        <w:spacing w:after="240" w:line="23" w:lineRule="atLeast"/>
        <w:ind w:firstLine="567"/>
        <w:rPr>
          <w:rFonts w:ascii="Arial" w:eastAsiaTheme="minorHAnsi" w:hAnsi="Arial" w:cs="Arial"/>
          <w:szCs w:val="24"/>
        </w:rPr>
      </w:pPr>
      <w:r w:rsidRPr="00573E0A">
        <w:rPr>
          <w:rFonts w:ascii="Arial" w:eastAsiaTheme="minorHAnsi" w:hAnsi="Arial" w:cs="Arial"/>
          <w:szCs w:val="24"/>
        </w:rPr>
        <w:t>Объекты, которые можно установить на технические места, в системе ТОРО называются единицами оборудования.</w:t>
      </w:r>
    </w:p>
    <w:p w14:paraId="362148C6" w14:textId="77777777" w:rsidR="00D153F5" w:rsidRDefault="00D153F5" w:rsidP="00197D54">
      <w:pPr>
        <w:pStyle w:val="3"/>
      </w:pPr>
      <w:bookmarkStart w:id="15253" w:name="_Toc521083896"/>
      <w:bookmarkStart w:id="15254" w:name="_Toc521341036"/>
      <w:bookmarkStart w:id="15255" w:name="_Toc521439556"/>
      <w:bookmarkStart w:id="15256" w:name="_Toc67557185"/>
      <w:r w:rsidRPr="00FB401A">
        <w:t>Принципы кодирования и нумерации</w:t>
      </w:r>
      <w:bookmarkEnd w:id="15253"/>
      <w:bookmarkEnd w:id="15254"/>
      <w:bookmarkEnd w:id="15255"/>
      <w:bookmarkEnd w:id="15256"/>
    </w:p>
    <w:p w14:paraId="35F1A8A3" w14:textId="219EA515" w:rsidR="00D153F5" w:rsidRDefault="00D153F5" w:rsidP="00D153F5">
      <w:pPr>
        <w:spacing w:after="240" w:line="276" w:lineRule="auto"/>
        <w:ind w:firstLine="567"/>
        <w:rPr>
          <w:rFonts w:ascii="Arial" w:eastAsiaTheme="majorEastAsia" w:hAnsi="Arial" w:cs="Arial"/>
        </w:rPr>
      </w:pPr>
      <w:r>
        <w:rPr>
          <w:rFonts w:ascii="Arial" w:eastAsiaTheme="majorEastAsia" w:hAnsi="Arial" w:cs="Arial"/>
        </w:rPr>
        <w:t xml:space="preserve">В текущем документе возможно уточнение принципов кодирования и нумерации Технических мест по результатам разработки Методики ведения НСИ </w:t>
      </w:r>
      <w:del w:id="15257" w:author="Владимир Лаут" w:date="2021-04-07T15:50:00Z">
        <w:r w:rsidDel="003F7F02">
          <w:rPr>
            <w:rFonts w:ascii="Arial" w:eastAsiaTheme="majorEastAsia" w:hAnsi="Arial" w:cs="Arial"/>
          </w:rPr>
          <w:delText xml:space="preserve">(БДО, БДН) </w:delText>
        </w:r>
      </w:del>
      <w:proofErr w:type="spellStart"/>
      <w:r>
        <w:rPr>
          <w:rFonts w:ascii="Arial" w:eastAsiaTheme="majorEastAsia" w:hAnsi="Arial" w:cs="Arial"/>
        </w:rPr>
        <w:t>ТОиР</w:t>
      </w:r>
      <w:proofErr w:type="spellEnd"/>
      <w:r>
        <w:rPr>
          <w:rFonts w:ascii="Arial" w:eastAsiaTheme="majorEastAsia" w:hAnsi="Arial" w:cs="Arial"/>
        </w:rPr>
        <w:t>.</w:t>
      </w:r>
    </w:p>
    <w:p w14:paraId="12DF4923" w14:textId="77777777" w:rsidR="00D153F5" w:rsidRPr="00DC332E" w:rsidRDefault="00D153F5" w:rsidP="00D153F5">
      <w:pPr>
        <w:spacing w:after="240" w:line="276" w:lineRule="auto"/>
        <w:ind w:firstLine="567"/>
        <w:rPr>
          <w:rFonts w:ascii="Arial" w:hAnsi="Arial" w:cs="Arial"/>
          <w:color w:val="000000"/>
          <w:szCs w:val="24"/>
        </w:rPr>
      </w:pPr>
      <w:r>
        <w:rPr>
          <w:rFonts w:ascii="Arial" w:hAnsi="Arial" w:cs="Arial"/>
          <w:color w:val="000000"/>
          <w:szCs w:val="24"/>
        </w:rPr>
        <w:t>П</w:t>
      </w:r>
      <w:r w:rsidRPr="00DC332E">
        <w:rPr>
          <w:rFonts w:ascii="Arial" w:hAnsi="Arial" w:cs="Arial"/>
          <w:color w:val="000000"/>
          <w:szCs w:val="24"/>
        </w:rPr>
        <w:t xml:space="preserve">редлагается иерархическую структуру </w:t>
      </w:r>
      <w:r>
        <w:rPr>
          <w:rFonts w:ascii="Arial" w:hAnsi="Arial" w:cs="Arial"/>
          <w:color w:val="000000"/>
          <w:szCs w:val="24"/>
        </w:rPr>
        <w:t>ТМ и ЕО</w:t>
      </w:r>
      <w:r w:rsidRPr="00DC332E">
        <w:rPr>
          <w:rFonts w:ascii="Arial" w:hAnsi="Arial" w:cs="Arial"/>
          <w:color w:val="000000"/>
          <w:szCs w:val="24"/>
        </w:rPr>
        <w:t xml:space="preserve"> строить ис</w:t>
      </w:r>
      <w:r>
        <w:rPr>
          <w:rFonts w:ascii="Arial" w:hAnsi="Arial" w:cs="Arial"/>
          <w:color w:val="000000"/>
          <w:szCs w:val="24"/>
        </w:rPr>
        <w:t>ходя из 6-9 иерархических уровней</w:t>
      </w:r>
      <w:r w:rsidRPr="00DC332E">
        <w:rPr>
          <w:rFonts w:ascii="Arial" w:hAnsi="Arial" w:cs="Arial"/>
          <w:color w:val="000000"/>
          <w:szCs w:val="24"/>
        </w:rPr>
        <w:t>:</w:t>
      </w:r>
    </w:p>
    <w:p w14:paraId="1B0587FA" w14:textId="77777777" w:rsidR="00D153F5" w:rsidRPr="00A96A01" w:rsidRDefault="00D153F5" w:rsidP="00D153F5">
      <w:pPr>
        <w:spacing w:line="312" w:lineRule="auto"/>
        <w:ind w:firstLine="567"/>
        <w:textAlignment w:val="top"/>
        <w:rPr>
          <w:rFonts w:ascii="Arial" w:hAnsi="Arial" w:cs="Arial"/>
          <w:color w:val="000000"/>
          <w:szCs w:val="24"/>
        </w:rPr>
      </w:pPr>
      <w:r>
        <w:rPr>
          <w:rFonts w:ascii="Arial" w:hAnsi="Arial" w:cs="Arial"/>
          <w:color w:val="000000"/>
          <w:szCs w:val="24"/>
        </w:rPr>
        <w:t xml:space="preserve">(1) </w:t>
      </w:r>
      <w:r w:rsidRPr="00A96A01">
        <w:rPr>
          <w:rFonts w:ascii="Arial" w:hAnsi="Arial" w:cs="Arial"/>
          <w:color w:val="000000"/>
          <w:szCs w:val="24"/>
        </w:rPr>
        <w:t>– объект верхнего уровня организационной иерархии (БЕ: ГОК, разрез, месторождение);</w:t>
      </w:r>
    </w:p>
    <w:p w14:paraId="3E3E4781" w14:textId="77777777" w:rsidR="00D153F5" w:rsidRPr="00A96A01" w:rsidRDefault="00D153F5" w:rsidP="00D153F5">
      <w:pPr>
        <w:spacing w:line="312" w:lineRule="auto"/>
        <w:ind w:firstLine="567"/>
        <w:textAlignment w:val="top"/>
        <w:rPr>
          <w:rFonts w:ascii="Arial" w:hAnsi="Arial" w:cs="Arial"/>
          <w:color w:val="000000"/>
          <w:szCs w:val="24"/>
        </w:rPr>
      </w:pPr>
      <w:r w:rsidRPr="00A96A01">
        <w:rPr>
          <w:rFonts w:ascii="Arial" w:hAnsi="Arial" w:cs="Arial"/>
          <w:color w:val="000000"/>
          <w:szCs w:val="24"/>
        </w:rPr>
        <w:t>(2) – уровень для учета групп оборудования, относящихся к структурному подразделению, крупному объекту или группе объектов (ЗИФ, цех, служба</w:t>
      </w:r>
      <w:r>
        <w:rPr>
          <w:rFonts w:ascii="Arial" w:hAnsi="Arial" w:cs="Arial"/>
          <w:color w:val="000000"/>
          <w:szCs w:val="24"/>
        </w:rPr>
        <w:t>, участок</w:t>
      </w:r>
      <w:r w:rsidRPr="00A96A01">
        <w:rPr>
          <w:rFonts w:ascii="Arial" w:hAnsi="Arial" w:cs="Arial"/>
          <w:color w:val="000000"/>
          <w:szCs w:val="24"/>
        </w:rPr>
        <w:t>);</w:t>
      </w:r>
    </w:p>
    <w:p w14:paraId="7649F6DA" w14:textId="77777777" w:rsidR="00D153F5" w:rsidRPr="00DC332E" w:rsidRDefault="00D153F5" w:rsidP="00D153F5">
      <w:pPr>
        <w:spacing w:line="312" w:lineRule="auto"/>
        <w:ind w:firstLine="567"/>
        <w:textAlignment w:val="top"/>
        <w:rPr>
          <w:rFonts w:ascii="Arial" w:hAnsi="Arial" w:cs="Arial"/>
          <w:color w:val="000000"/>
          <w:szCs w:val="24"/>
        </w:rPr>
      </w:pPr>
      <w:r w:rsidRPr="00DC332E">
        <w:rPr>
          <w:rFonts w:ascii="Arial" w:hAnsi="Arial" w:cs="Arial"/>
          <w:color w:val="000000"/>
          <w:szCs w:val="24"/>
        </w:rPr>
        <w:t>(</w:t>
      </w:r>
      <w:r>
        <w:rPr>
          <w:rFonts w:ascii="Arial" w:hAnsi="Arial" w:cs="Arial"/>
          <w:color w:val="000000"/>
          <w:szCs w:val="24"/>
        </w:rPr>
        <w:t>3</w:t>
      </w:r>
      <w:r w:rsidRPr="00DC332E">
        <w:rPr>
          <w:rFonts w:ascii="Arial" w:hAnsi="Arial" w:cs="Arial"/>
          <w:color w:val="000000"/>
          <w:szCs w:val="24"/>
        </w:rPr>
        <w:t xml:space="preserve">) – уровень для учета групп оборудования, относящихся к </w:t>
      </w:r>
      <w:r>
        <w:rPr>
          <w:rFonts w:ascii="Arial" w:hAnsi="Arial" w:cs="Arial"/>
          <w:color w:val="000000"/>
          <w:szCs w:val="24"/>
        </w:rPr>
        <w:t xml:space="preserve">структурному подразделению, </w:t>
      </w:r>
      <w:r w:rsidRPr="00DC332E">
        <w:rPr>
          <w:rFonts w:ascii="Arial" w:hAnsi="Arial" w:cs="Arial"/>
          <w:color w:val="000000"/>
          <w:szCs w:val="24"/>
        </w:rPr>
        <w:t>крупному об</w:t>
      </w:r>
      <w:r>
        <w:rPr>
          <w:rFonts w:ascii="Arial" w:hAnsi="Arial" w:cs="Arial"/>
          <w:color w:val="000000"/>
          <w:szCs w:val="24"/>
        </w:rPr>
        <w:t>ъекту или группе объектов (цех, участок,</w:t>
      </w:r>
      <w:r w:rsidRPr="005B65B6">
        <w:rPr>
          <w:rFonts w:ascii="Arial" w:hAnsi="Arial" w:cs="Arial"/>
          <w:color w:val="000000"/>
          <w:szCs w:val="24"/>
        </w:rPr>
        <w:t xml:space="preserve"> </w:t>
      </w:r>
      <w:r>
        <w:rPr>
          <w:rFonts w:ascii="Arial" w:hAnsi="Arial" w:cs="Arial"/>
          <w:color w:val="000000"/>
          <w:szCs w:val="24"/>
        </w:rPr>
        <w:t xml:space="preserve">отделение, </w:t>
      </w:r>
      <w:r w:rsidRPr="00DC332E">
        <w:rPr>
          <w:rFonts w:ascii="Arial" w:hAnsi="Arial" w:cs="Arial"/>
          <w:color w:val="000000"/>
          <w:szCs w:val="24"/>
        </w:rPr>
        <w:t>карьер</w:t>
      </w:r>
      <w:r>
        <w:rPr>
          <w:rFonts w:ascii="Arial" w:hAnsi="Arial" w:cs="Arial"/>
          <w:color w:val="000000"/>
          <w:szCs w:val="24"/>
        </w:rPr>
        <w:t>, ТЭЦ</w:t>
      </w:r>
      <w:r w:rsidRPr="00DC332E">
        <w:rPr>
          <w:rFonts w:ascii="Arial" w:hAnsi="Arial" w:cs="Arial"/>
          <w:color w:val="000000"/>
          <w:szCs w:val="24"/>
        </w:rPr>
        <w:t>);</w:t>
      </w:r>
    </w:p>
    <w:p w14:paraId="0E9004FB" w14:textId="77777777" w:rsidR="00D153F5" w:rsidRPr="00DC332E" w:rsidRDefault="00D153F5" w:rsidP="00D153F5">
      <w:pPr>
        <w:spacing w:line="312" w:lineRule="auto"/>
        <w:ind w:firstLine="567"/>
        <w:textAlignment w:val="top"/>
        <w:rPr>
          <w:rFonts w:ascii="Arial" w:hAnsi="Arial" w:cs="Arial"/>
          <w:color w:val="000000"/>
          <w:szCs w:val="24"/>
        </w:rPr>
      </w:pPr>
      <w:r>
        <w:rPr>
          <w:rFonts w:ascii="Arial" w:hAnsi="Arial" w:cs="Arial"/>
          <w:color w:val="000000"/>
          <w:szCs w:val="24"/>
        </w:rPr>
        <w:t>(4,5) – уровень</w:t>
      </w:r>
      <w:r w:rsidRPr="00DC332E">
        <w:rPr>
          <w:rFonts w:ascii="Arial" w:hAnsi="Arial" w:cs="Arial"/>
          <w:color w:val="000000"/>
          <w:szCs w:val="24"/>
        </w:rPr>
        <w:t xml:space="preserve"> для учета гру</w:t>
      </w:r>
      <w:r>
        <w:rPr>
          <w:rFonts w:ascii="Arial" w:hAnsi="Arial" w:cs="Arial"/>
          <w:color w:val="000000"/>
          <w:szCs w:val="24"/>
        </w:rPr>
        <w:t>пп оборудования, относящихся к</w:t>
      </w:r>
      <w:r w:rsidRPr="00DC332E">
        <w:rPr>
          <w:rFonts w:ascii="Arial" w:hAnsi="Arial" w:cs="Arial"/>
          <w:color w:val="000000"/>
          <w:szCs w:val="24"/>
        </w:rPr>
        <w:t xml:space="preserve"> одному цеху или производственному участку, одной системе или процессу, подгруппам объектов или подсистемам, установкам системы, линиям процесса или по его видам</w:t>
      </w:r>
      <w:r>
        <w:rPr>
          <w:rFonts w:ascii="Arial" w:hAnsi="Arial" w:cs="Arial"/>
          <w:color w:val="000000"/>
          <w:szCs w:val="24"/>
        </w:rPr>
        <w:t xml:space="preserve"> (участок, служба, линия, класс оборудования)</w:t>
      </w:r>
      <w:r w:rsidRPr="00DC332E">
        <w:rPr>
          <w:rFonts w:ascii="Arial" w:hAnsi="Arial" w:cs="Arial"/>
          <w:color w:val="000000"/>
          <w:szCs w:val="24"/>
        </w:rPr>
        <w:t>;</w:t>
      </w:r>
    </w:p>
    <w:p w14:paraId="461BC75B" w14:textId="77777777" w:rsidR="00D153F5" w:rsidRPr="00DC332E" w:rsidRDefault="00D153F5" w:rsidP="00D153F5">
      <w:pPr>
        <w:spacing w:line="312" w:lineRule="auto"/>
        <w:ind w:firstLine="567"/>
        <w:textAlignment w:val="top"/>
        <w:rPr>
          <w:rFonts w:ascii="Arial" w:hAnsi="Arial" w:cs="Arial"/>
          <w:color w:val="000000"/>
          <w:szCs w:val="24"/>
        </w:rPr>
      </w:pPr>
      <w:r w:rsidRPr="00DC332E">
        <w:rPr>
          <w:rFonts w:ascii="Arial" w:hAnsi="Arial" w:cs="Arial"/>
          <w:color w:val="000000"/>
          <w:szCs w:val="24"/>
        </w:rPr>
        <w:t>(5</w:t>
      </w:r>
      <w:r>
        <w:rPr>
          <w:rFonts w:ascii="Arial" w:hAnsi="Arial" w:cs="Arial"/>
          <w:color w:val="000000"/>
          <w:szCs w:val="24"/>
        </w:rPr>
        <w:t>-7) – уровни</w:t>
      </w:r>
      <w:r w:rsidRPr="00DC332E">
        <w:rPr>
          <w:rFonts w:ascii="Arial" w:hAnsi="Arial" w:cs="Arial"/>
          <w:color w:val="000000"/>
          <w:szCs w:val="24"/>
        </w:rPr>
        <w:t xml:space="preserve"> для учета оборудования</w:t>
      </w:r>
      <w:r>
        <w:rPr>
          <w:rFonts w:ascii="Arial" w:hAnsi="Arial" w:cs="Arial"/>
          <w:color w:val="000000"/>
          <w:szCs w:val="24"/>
        </w:rPr>
        <w:t xml:space="preserve"> или групп оборудования</w:t>
      </w:r>
      <w:r w:rsidRPr="00DC332E">
        <w:rPr>
          <w:rFonts w:ascii="Arial" w:hAnsi="Arial" w:cs="Arial"/>
          <w:color w:val="000000"/>
          <w:szCs w:val="24"/>
        </w:rPr>
        <w:t xml:space="preserve"> (самостоятельного объекта ремонта);</w:t>
      </w:r>
    </w:p>
    <w:p w14:paraId="32BBD469" w14:textId="77777777" w:rsidR="00D153F5" w:rsidRDefault="00D153F5" w:rsidP="00D153F5">
      <w:pPr>
        <w:spacing w:line="312" w:lineRule="auto"/>
        <w:ind w:firstLine="567"/>
        <w:textAlignment w:val="top"/>
        <w:rPr>
          <w:rFonts w:ascii="Arial" w:hAnsi="Arial" w:cs="Arial"/>
          <w:color w:val="000000"/>
          <w:szCs w:val="24"/>
        </w:rPr>
      </w:pPr>
      <w:r>
        <w:rPr>
          <w:rFonts w:ascii="Arial" w:hAnsi="Arial" w:cs="Arial"/>
          <w:color w:val="000000"/>
          <w:szCs w:val="24"/>
        </w:rPr>
        <w:t>(7-</w:t>
      </w:r>
      <w:r w:rsidRPr="002E7357">
        <w:rPr>
          <w:rFonts w:ascii="Arial" w:hAnsi="Arial" w:cs="Arial"/>
          <w:color w:val="000000"/>
          <w:szCs w:val="24"/>
        </w:rPr>
        <w:t>9</w:t>
      </w:r>
      <w:r>
        <w:rPr>
          <w:rFonts w:ascii="Arial" w:hAnsi="Arial" w:cs="Arial"/>
          <w:color w:val="000000"/>
          <w:szCs w:val="24"/>
        </w:rPr>
        <w:t>) – уровни</w:t>
      </w:r>
      <w:r w:rsidRPr="00DC332E">
        <w:rPr>
          <w:rFonts w:ascii="Arial" w:hAnsi="Arial" w:cs="Arial"/>
          <w:color w:val="000000"/>
          <w:szCs w:val="24"/>
        </w:rPr>
        <w:t xml:space="preserve"> для учета конструктивного элемента оборудования, составной части оборудования, узла или изделия.</w:t>
      </w:r>
    </w:p>
    <w:p w14:paraId="6AD09EA0" w14:textId="77777777" w:rsidR="00D153F5" w:rsidRDefault="00D153F5" w:rsidP="00D153F5">
      <w:pPr>
        <w:spacing w:line="312" w:lineRule="auto"/>
        <w:ind w:firstLine="567"/>
        <w:textAlignment w:val="top"/>
        <w:rPr>
          <w:rFonts w:ascii="Arial" w:hAnsi="Arial" w:cs="Arial"/>
          <w:color w:val="000000"/>
          <w:szCs w:val="24"/>
        </w:rPr>
      </w:pPr>
    </w:p>
    <w:p w14:paraId="60626233" w14:textId="42091D59" w:rsidR="00D153F5" w:rsidRPr="00EF1C4C" w:rsidDel="008F036A" w:rsidRDefault="00D153F5" w:rsidP="00D153F5">
      <w:pPr>
        <w:spacing w:line="312" w:lineRule="auto"/>
        <w:ind w:firstLine="567"/>
        <w:textAlignment w:val="top"/>
        <w:rPr>
          <w:del w:id="15258" w:author="Александр" w:date="2020-04-13T09:50:00Z"/>
          <w:rFonts w:ascii="Arial" w:hAnsi="Arial" w:cs="Arial"/>
          <w:color w:val="000000"/>
          <w:szCs w:val="24"/>
        </w:rPr>
      </w:pPr>
      <w:del w:id="15259" w:author="Александр" w:date="2020-04-13T09:50:00Z">
        <w:r w:rsidDel="008F036A">
          <w:rPr>
            <w:rFonts w:ascii="Arial" w:hAnsi="Arial" w:cs="Arial"/>
            <w:color w:val="000000"/>
            <w:szCs w:val="24"/>
          </w:rPr>
          <w:delText xml:space="preserve">Маска кодирования ТМ: </w:delText>
        </w:r>
        <w:r w:rsidDel="008F036A">
          <w:rPr>
            <w:rFonts w:ascii="Arial" w:hAnsi="Arial" w:cs="Arial"/>
            <w:b/>
            <w:color w:val="000000"/>
            <w:szCs w:val="24"/>
            <w:lang w:val="en-US"/>
          </w:rPr>
          <w:delText>NN</w:delText>
        </w:r>
        <w:r w:rsidRPr="00FF6B61" w:rsidDel="008F036A">
          <w:rPr>
            <w:rFonts w:ascii="Arial" w:hAnsi="Arial" w:cs="Arial"/>
            <w:b/>
            <w:color w:val="000000"/>
            <w:szCs w:val="24"/>
          </w:rPr>
          <w:delText>-</w:delText>
        </w:r>
        <w:r w:rsidDel="008F036A">
          <w:rPr>
            <w:rFonts w:ascii="Arial" w:hAnsi="Arial" w:cs="Arial"/>
            <w:b/>
            <w:color w:val="000000"/>
            <w:szCs w:val="24"/>
            <w:lang w:val="en-US"/>
          </w:rPr>
          <w:delText>XXX</w:delText>
        </w:r>
        <w:r w:rsidRPr="00FF6B61" w:rsidDel="008F036A">
          <w:rPr>
            <w:rFonts w:ascii="Arial" w:hAnsi="Arial" w:cs="Arial"/>
            <w:b/>
            <w:color w:val="000000"/>
            <w:szCs w:val="24"/>
          </w:rPr>
          <w:delText>-</w:delText>
        </w:r>
        <w:r w:rsidRPr="00570A4C" w:rsidDel="008F036A">
          <w:rPr>
            <w:rFonts w:ascii="Arial" w:hAnsi="Arial" w:cs="Arial"/>
            <w:b/>
            <w:color w:val="000000"/>
            <w:szCs w:val="24"/>
            <w:lang w:val="en-US"/>
          </w:rPr>
          <w:delText>XXXX</w:delText>
        </w:r>
        <w:r w:rsidRPr="00570A4C" w:rsidDel="008F036A">
          <w:rPr>
            <w:rFonts w:ascii="Arial" w:hAnsi="Arial" w:cs="Arial"/>
            <w:b/>
            <w:color w:val="000000"/>
            <w:szCs w:val="24"/>
          </w:rPr>
          <w:delText>-</w:delText>
        </w:r>
        <w:r w:rsidRPr="009720EF" w:rsidDel="008F036A">
          <w:rPr>
            <w:rFonts w:ascii="Arial" w:hAnsi="Arial" w:cs="Arial"/>
            <w:b/>
            <w:color w:val="000000"/>
            <w:szCs w:val="24"/>
          </w:rPr>
          <w:delText>XX</w:delText>
        </w:r>
        <w:r w:rsidRPr="009720EF" w:rsidDel="008F036A">
          <w:rPr>
            <w:rFonts w:ascii="Arial" w:hAnsi="Arial" w:cs="Arial"/>
            <w:b/>
            <w:color w:val="000000"/>
            <w:szCs w:val="24"/>
            <w:lang w:val="en-US"/>
          </w:rPr>
          <w:delText>XX</w:delText>
        </w:r>
        <w:r w:rsidRPr="009720EF" w:rsidDel="008F036A">
          <w:rPr>
            <w:rFonts w:ascii="Arial" w:hAnsi="Arial" w:cs="Arial"/>
            <w:b/>
            <w:color w:val="000000"/>
            <w:szCs w:val="24"/>
          </w:rPr>
          <w:delText>-</w:delText>
        </w:r>
        <w:r w:rsidRPr="0074490F" w:rsidDel="008F036A">
          <w:rPr>
            <w:rFonts w:ascii="Arial" w:hAnsi="Arial" w:cs="Arial"/>
            <w:b/>
            <w:color w:val="000000"/>
            <w:szCs w:val="24"/>
            <w:lang w:val="en-US"/>
          </w:rPr>
          <w:delText>SSSS</w:delText>
        </w:r>
        <w:r w:rsidRPr="0074490F" w:rsidDel="008F036A">
          <w:rPr>
            <w:rFonts w:ascii="Arial" w:hAnsi="Arial" w:cs="Arial"/>
            <w:b/>
            <w:color w:val="000000"/>
            <w:szCs w:val="24"/>
          </w:rPr>
          <w:delText>-</w:delText>
        </w:r>
        <w:r w:rsidRPr="0074490F" w:rsidDel="008F036A">
          <w:rPr>
            <w:rFonts w:ascii="Arial" w:hAnsi="Arial" w:cs="Arial"/>
            <w:b/>
            <w:color w:val="000000"/>
            <w:szCs w:val="24"/>
            <w:lang w:val="en-US"/>
          </w:rPr>
          <w:delText>SSSS</w:delText>
        </w:r>
        <w:r w:rsidRPr="0074490F" w:rsidDel="008F036A">
          <w:rPr>
            <w:rFonts w:ascii="Arial" w:hAnsi="Arial" w:cs="Arial"/>
            <w:b/>
            <w:color w:val="000000"/>
            <w:szCs w:val="24"/>
          </w:rPr>
          <w:delText>-</w:delText>
        </w:r>
        <w:r w:rsidRPr="0074490F" w:rsidDel="008F036A">
          <w:rPr>
            <w:rFonts w:ascii="Arial" w:hAnsi="Arial" w:cs="Arial"/>
            <w:b/>
            <w:color w:val="000000"/>
            <w:szCs w:val="24"/>
            <w:lang w:val="en-US"/>
          </w:rPr>
          <w:delText>SSSS</w:delText>
        </w:r>
        <w:r w:rsidRPr="0074490F" w:rsidDel="008F036A">
          <w:rPr>
            <w:rFonts w:ascii="Arial" w:hAnsi="Arial" w:cs="Arial"/>
            <w:b/>
            <w:color w:val="000000"/>
            <w:szCs w:val="24"/>
          </w:rPr>
          <w:delText>-</w:delText>
        </w:r>
        <w:r w:rsidRPr="0074490F" w:rsidDel="008F036A">
          <w:rPr>
            <w:rFonts w:ascii="Arial" w:hAnsi="Arial" w:cs="Arial"/>
            <w:b/>
            <w:color w:val="000000"/>
            <w:szCs w:val="24"/>
            <w:lang w:val="en-US"/>
          </w:rPr>
          <w:delText>SSSS</w:delText>
        </w:r>
        <w:r w:rsidRPr="0074490F" w:rsidDel="008F036A">
          <w:rPr>
            <w:rFonts w:ascii="Arial" w:hAnsi="Arial" w:cs="Arial"/>
            <w:b/>
            <w:color w:val="000000"/>
            <w:szCs w:val="24"/>
          </w:rPr>
          <w:delText>-</w:delText>
        </w:r>
        <w:r w:rsidRPr="0074490F" w:rsidDel="008F036A">
          <w:rPr>
            <w:rFonts w:ascii="Arial" w:hAnsi="Arial" w:cs="Arial"/>
            <w:b/>
            <w:color w:val="000000"/>
            <w:szCs w:val="24"/>
            <w:lang w:val="en-US"/>
          </w:rPr>
          <w:delText>SS</w:delText>
        </w:r>
        <w:r w:rsidDel="008F036A">
          <w:rPr>
            <w:rFonts w:ascii="Arial" w:hAnsi="Arial" w:cs="Arial"/>
            <w:b/>
            <w:color w:val="000000"/>
            <w:szCs w:val="24"/>
            <w:lang w:val="en-US"/>
          </w:rPr>
          <w:delText>S</w:delText>
        </w:r>
      </w:del>
    </w:p>
    <w:p w14:paraId="395E24F4" w14:textId="75CC42A7" w:rsidR="00D153F5" w:rsidRPr="00B436D2" w:rsidDel="008F036A" w:rsidRDefault="00D153F5" w:rsidP="00D153F5">
      <w:pPr>
        <w:spacing w:line="312" w:lineRule="auto"/>
        <w:ind w:firstLine="567"/>
        <w:textAlignment w:val="top"/>
        <w:rPr>
          <w:del w:id="15260" w:author="Александр" w:date="2020-04-13T09:50:00Z"/>
          <w:rFonts w:ascii="Arial" w:hAnsi="Arial" w:cs="Arial"/>
          <w:color w:val="000000"/>
          <w:szCs w:val="24"/>
        </w:rPr>
      </w:pPr>
      <w:del w:id="15261" w:author="Александр" w:date="2020-04-13T09:50:00Z">
        <w:r w:rsidRPr="00A90691" w:rsidDel="008F036A">
          <w:rPr>
            <w:rFonts w:ascii="Arial" w:hAnsi="Arial" w:cs="Arial"/>
            <w:color w:val="000000"/>
            <w:szCs w:val="24"/>
          </w:rPr>
          <w:delText>У</w:delText>
        </w:r>
        <w:r w:rsidDel="008F036A">
          <w:rPr>
            <w:rFonts w:ascii="Arial" w:hAnsi="Arial" w:cs="Arial"/>
            <w:color w:val="000000"/>
            <w:szCs w:val="24"/>
          </w:rPr>
          <w:delText xml:space="preserve">ровни структуры ТМ:      </w:delText>
        </w:r>
        <w:r w:rsidRPr="00A90691" w:rsidDel="008F036A">
          <w:rPr>
            <w:rFonts w:ascii="Arial" w:hAnsi="Arial" w:cs="Arial"/>
            <w:color w:val="000000"/>
            <w:szCs w:val="24"/>
          </w:rPr>
          <w:delText xml:space="preserve">1     </w:delText>
        </w:r>
        <w:r w:rsidRPr="00EA4B70" w:rsidDel="008F036A">
          <w:rPr>
            <w:rFonts w:ascii="Arial" w:hAnsi="Arial" w:cs="Arial"/>
            <w:color w:val="000000"/>
            <w:szCs w:val="24"/>
          </w:rPr>
          <w:delText>2</w:delText>
        </w:r>
        <w:r w:rsidDel="008F036A">
          <w:rPr>
            <w:rFonts w:ascii="Arial" w:hAnsi="Arial" w:cs="Arial"/>
            <w:color w:val="000000"/>
            <w:szCs w:val="24"/>
          </w:rPr>
          <w:delText xml:space="preserve">        3         </w:delText>
        </w:r>
        <w:r w:rsidRPr="00A90691" w:rsidDel="008F036A">
          <w:rPr>
            <w:rFonts w:ascii="Arial" w:hAnsi="Arial" w:cs="Arial"/>
            <w:color w:val="000000"/>
            <w:szCs w:val="24"/>
          </w:rPr>
          <w:delText xml:space="preserve">4  </w:delText>
        </w:r>
        <w:r w:rsidDel="008F036A">
          <w:rPr>
            <w:rFonts w:ascii="Arial" w:hAnsi="Arial" w:cs="Arial"/>
            <w:color w:val="000000"/>
            <w:szCs w:val="24"/>
          </w:rPr>
          <w:delText xml:space="preserve">      </w:delText>
        </w:r>
        <w:r w:rsidRPr="00A90691" w:rsidDel="008F036A">
          <w:rPr>
            <w:rFonts w:ascii="Arial" w:hAnsi="Arial" w:cs="Arial"/>
            <w:color w:val="000000"/>
            <w:szCs w:val="24"/>
          </w:rPr>
          <w:delText xml:space="preserve">5       </w:delText>
        </w:r>
        <w:r w:rsidDel="008F036A">
          <w:rPr>
            <w:rFonts w:ascii="Arial" w:hAnsi="Arial" w:cs="Arial"/>
            <w:color w:val="000000"/>
            <w:szCs w:val="24"/>
          </w:rPr>
          <w:delText xml:space="preserve">  </w:delText>
        </w:r>
        <w:r w:rsidRPr="00A90691" w:rsidDel="008F036A">
          <w:rPr>
            <w:rFonts w:ascii="Arial" w:hAnsi="Arial" w:cs="Arial"/>
            <w:color w:val="000000"/>
            <w:szCs w:val="24"/>
          </w:rPr>
          <w:delText xml:space="preserve">6        </w:delText>
        </w:r>
        <w:r w:rsidRPr="009B5F21" w:rsidDel="008F036A">
          <w:rPr>
            <w:rFonts w:ascii="Arial" w:hAnsi="Arial" w:cs="Arial"/>
            <w:color w:val="000000"/>
            <w:szCs w:val="24"/>
          </w:rPr>
          <w:delText xml:space="preserve"> </w:delText>
        </w:r>
        <w:r w:rsidRPr="00A90691" w:rsidDel="008F036A">
          <w:rPr>
            <w:rFonts w:ascii="Arial" w:hAnsi="Arial" w:cs="Arial"/>
            <w:color w:val="000000"/>
            <w:szCs w:val="24"/>
          </w:rPr>
          <w:delText xml:space="preserve">7     </w:delText>
        </w:r>
        <w:r w:rsidDel="008F036A">
          <w:rPr>
            <w:rFonts w:ascii="Arial" w:hAnsi="Arial" w:cs="Arial"/>
            <w:color w:val="000000"/>
            <w:szCs w:val="24"/>
          </w:rPr>
          <w:delText xml:space="preserve">   8 </w:delText>
        </w:r>
        <w:r w:rsidRPr="00B436D2" w:rsidDel="008F036A">
          <w:rPr>
            <w:rFonts w:ascii="Arial" w:hAnsi="Arial" w:cs="Arial"/>
            <w:color w:val="000000"/>
            <w:szCs w:val="24"/>
          </w:rPr>
          <w:delText xml:space="preserve">     </w:delText>
        </w:r>
        <w:r w:rsidDel="008F036A">
          <w:rPr>
            <w:rFonts w:ascii="Arial" w:hAnsi="Arial" w:cs="Arial"/>
            <w:color w:val="000000"/>
            <w:szCs w:val="24"/>
          </w:rPr>
          <w:delText xml:space="preserve"> </w:delText>
        </w:r>
        <w:r w:rsidRPr="00EA4B70" w:rsidDel="008F036A">
          <w:rPr>
            <w:rFonts w:ascii="Arial" w:hAnsi="Arial" w:cs="Arial"/>
            <w:color w:val="000000"/>
            <w:szCs w:val="24"/>
          </w:rPr>
          <w:delText xml:space="preserve"> </w:delText>
        </w:r>
        <w:r w:rsidRPr="00B436D2" w:rsidDel="008F036A">
          <w:rPr>
            <w:rFonts w:ascii="Arial" w:hAnsi="Arial" w:cs="Arial"/>
            <w:color w:val="000000"/>
            <w:szCs w:val="24"/>
          </w:rPr>
          <w:delText>9</w:delText>
        </w:r>
      </w:del>
    </w:p>
    <w:p w14:paraId="6BBC8A17" w14:textId="38260212" w:rsidR="00D153F5" w:rsidRPr="00A90691" w:rsidDel="008F036A" w:rsidRDefault="00D153F5" w:rsidP="00D153F5">
      <w:pPr>
        <w:spacing w:line="312" w:lineRule="auto"/>
        <w:ind w:firstLine="567"/>
        <w:textAlignment w:val="top"/>
        <w:rPr>
          <w:del w:id="15262" w:author="Александр" w:date="2020-04-13T09:50:00Z"/>
          <w:rFonts w:ascii="Arial" w:hAnsi="Arial" w:cs="Arial"/>
          <w:color w:val="000000"/>
          <w:szCs w:val="24"/>
        </w:rPr>
      </w:pPr>
      <w:del w:id="15263" w:author="Александр" w:date="2020-04-13T09:50:00Z">
        <w:r w:rsidRPr="00A90691" w:rsidDel="008F036A">
          <w:rPr>
            <w:rFonts w:ascii="Arial" w:hAnsi="Arial" w:cs="Arial"/>
            <w:color w:val="000000"/>
            <w:szCs w:val="24"/>
          </w:rPr>
          <w:delText>Где,</w:delText>
        </w:r>
      </w:del>
    </w:p>
    <w:p w14:paraId="3B0A9250" w14:textId="226E83DE" w:rsidR="00D153F5" w:rsidRPr="00A90691" w:rsidDel="008F036A" w:rsidRDefault="00D153F5" w:rsidP="00D153F5">
      <w:pPr>
        <w:spacing w:line="312" w:lineRule="auto"/>
        <w:ind w:firstLine="567"/>
        <w:textAlignment w:val="top"/>
        <w:rPr>
          <w:del w:id="15264" w:author="Александр" w:date="2020-04-13T09:50:00Z"/>
          <w:rFonts w:ascii="Arial" w:hAnsi="Arial" w:cs="Arial"/>
          <w:color w:val="000000"/>
          <w:szCs w:val="24"/>
        </w:rPr>
      </w:pPr>
      <w:del w:id="15265" w:author="Александр" w:date="2020-04-13T09:50:00Z">
        <w:r w:rsidRPr="0074490F" w:rsidDel="008F036A">
          <w:rPr>
            <w:rFonts w:ascii="Arial" w:hAnsi="Arial" w:cs="Arial"/>
            <w:b/>
            <w:color w:val="000000"/>
            <w:szCs w:val="24"/>
          </w:rPr>
          <w:delText>X</w:delText>
        </w:r>
        <w:r w:rsidRPr="00A90691" w:rsidDel="008F036A">
          <w:rPr>
            <w:rFonts w:ascii="Arial" w:hAnsi="Arial" w:cs="Arial"/>
            <w:color w:val="000000"/>
            <w:szCs w:val="24"/>
          </w:rPr>
          <w:delText xml:space="preserve"> - </w:delText>
        </w:r>
        <w:r w:rsidDel="008F036A">
          <w:rPr>
            <w:rFonts w:ascii="Arial" w:hAnsi="Arial" w:cs="Arial"/>
            <w:color w:val="000000"/>
            <w:szCs w:val="24"/>
          </w:rPr>
          <w:delText>с</w:delText>
        </w:r>
        <w:r w:rsidRPr="00A90691" w:rsidDel="008F036A">
          <w:rPr>
            <w:rFonts w:ascii="Arial" w:hAnsi="Arial" w:cs="Arial"/>
            <w:color w:val="000000"/>
            <w:szCs w:val="24"/>
          </w:rPr>
          <w:delText>имволы от 0 до 9 или заглавные буквы алфавита;</w:delText>
        </w:r>
      </w:del>
    </w:p>
    <w:p w14:paraId="1F9BC794" w14:textId="01E29FA1" w:rsidR="00D153F5" w:rsidDel="008F036A" w:rsidRDefault="00D153F5" w:rsidP="00D153F5">
      <w:pPr>
        <w:spacing w:line="312" w:lineRule="auto"/>
        <w:ind w:firstLine="567"/>
        <w:textAlignment w:val="top"/>
        <w:rPr>
          <w:del w:id="15266" w:author="Александр" w:date="2020-04-13T09:50:00Z"/>
          <w:rFonts w:ascii="Arial" w:hAnsi="Arial" w:cs="Arial"/>
          <w:color w:val="000000"/>
          <w:szCs w:val="24"/>
        </w:rPr>
      </w:pPr>
      <w:del w:id="15267" w:author="Александр" w:date="2020-04-13T09:50:00Z">
        <w:r w:rsidRPr="0074490F" w:rsidDel="008F036A">
          <w:rPr>
            <w:rFonts w:ascii="Arial" w:hAnsi="Arial" w:cs="Arial"/>
            <w:b/>
            <w:color w:val="000000"/>
            <w:szCs w:val="24"/>
          </w:rPr>
          <w:delText>N</w:delText>
        </w:r>
        <w:r w:rsidRPr="00A90691" w:rsidDel="008F036A">
          <w:rPr>
            <w:rFonts w:ascii="Arial" w:hAnsi="Arial" w:cs="Arial"/>
            <w:color w:val="000000"/>
            <w:szCs w:val="24"/>
          </w:rPr>
          <w:delText xml:space="preserve"> - символы от 0 до 9;</w:delText>
        </w:r>
      </w:del>
    </w:p>
    <w:p w14:paraId="36443B4E" w14:textId="1A489150" w:rsidR="00D153F5" w:rsidRPr="00E874E1" w:rsidDel="008F036A" w:rsidRDefault="00D153F5" w:rsidP="00D153F5">
      <w:pPr>
        <w:spacing w:line="312" w:lineRule="auto"/>
        <w:ind w:firstLine="567"/>
        <w:textAlignment w:val="top"/>
        <w:rPr>
          <w:del w:id="15268" w:author="Александр" w:date="2020-04-13T09:50:00Z"/>
          <w:rFonts w:ascii="Arial" w:hAnsi="Arial" w:cs="Arial"/>
          <w:color w:val="000000"/>
          <w:szCs w:val="24"/>
        </w:rPr>
      </w:pPr>
      <w:del w:id="15269" w:author="Александр" w:date="2020-04-13T09:50:00Z">
        <w:r w:rsidRPr="0074490F" w:rsidDel="008F036A">
          <w:rPr>
            <w:rFonts w:ascii="Arial" w:hAnsi="Arial" w:cs="Arial"/>
            <w:b/>
            <w:color w:val="000000"/>
            <w:szCs w:val="24"/>
          </w:rPr>
          <w:delText>S</w:delText>
        </w:r>
        <w:r w:rsidRPr="00E874E1" w:rsidDel="008F036A">
          <w:rPr>
            <w:rFonts w:ascii="Arial" w:hAnsi="Arial" w:cs="Arial"/>
            <w:color w:val="000000"/>
            <w:szCs w:val="24"/>
          </w:rPr>
          <w:delText xml:space="preserve"> </w:delText>
        </w:r>
        <w:r w:rsidDel="008F036A">
          <w:rPr>
            <w:rFonts w:ascii="Arial" w:hAnsi="Arial" w:cs="Arial"/>
            <w:color w:val="000000"/>
            <w:szCs w:val="24"/>
          </w:rPr>
          <w:delText>-</w:delText>
        </w:r>
        <w:r w:rsidRPr="00E874E1" w:rsidDel="008F036A">
          <w:rPr>
            <w:rFonts w:ascii="Arial" w:hAnsi="Arial" w:cs="Arial"/>
            <w:color w:val="000000"/>
            <w:szCs w:val="24"/>
          </w:rPr>
          <w:delText xml:space="preserve"> любые символы, в т.ч. специальные;</w:delText>
        </w:r>
      </w:del>
    </w:p>
    <w:p w14:paraId="72A3DE33" w14:textId="479EAD22" w:rsidR="00D153F5" w:rsidRPr="00A90691" w:rsidDel="008F036A" w:rsidRDefault="00D153F5" w:rsidP="00D153F5">
      <w:pPr>
        <w:spacing w:line="312" w:lineRule="auto"/>
        <w:ind w:firstLine="567"/>
        <w:textAlignment w:val="top"/>
        <w:rPr>
          <w:del w:id="15270" w:author="Александр" w:date="2020-04-13T09:50:00Z"/>
          <w:rFonts w:ascii="Arial" w:hAnsi="Arial" w:cs="Arial"/>
          <w:color w:val="000000"/>
          <w:szCs w:val="24"/>
        </w:rPr>
      </w:pPr>
      <w:del w:id="15271" w:author="Александр" w:date="2020-04-13T09:50:00Z">
        <w:r w:rsidRPr="00A90691" w:rsidDel="008F036A">
          <w:rPr>
            <w:rFonts w:ascii="Arial" w:hAnsi="Arial" w:cs="Arial"/>
            <w:color w:val="000000"/>
            <w:szCs w:val="24"/>
          </w:rPr>
          <w:delText>«</w:delText>
        </w:r>
        <w:r w:rsidRPr="0074490F" w:rsidDel="008F036A">
          <w:rPr>
            <w:rFonts w:ascii="Arial" w:hAnsi="Arial" w:cs="Arial"/>
            <w:b/>
            <w:color w:val="000000"/>
            <w:szCs w:val="24"/>
          </w:rPr>
          <w:delText>-</w:delText>
        </w:r>
        <w:r w:rsidRPr="00A90691" w:rsidDel="008F036A">
          <w:rPr>
            <w:rFonts w:ascii="Arial" w:hAnsi="Arial" w:cs="Arial"/>
            <w:color w:val="000000"/>
            <w:szCs w:val="24"/>
          </w:rPr>
          <w:delText>» - служебный символ, отделяет уровни друг от друга.</w:delText>
        </w:r>
      </w:del>
    </w:p>
    <w:p w14:paraId="13903394" w14:textId="489714A5" w:rsidR="00D153F5" w:rsidDel="008F036A" w:rsidRDefault="00D153F5" w:rsidP="00D153F5">
      <w:pPr>
        <w:spacing w:line="312" w:lineRule="auto"/>
        <w:ind w:firstLine="567"/>
        <w:textAlignment w:val="top"/>
        <w:rPr>
          <w:del w:id="15272" w:author="Александр" w:date="2020-04-13T09:50:00Z"/>
          <w:rFonts w:ascii="Arial" w:hAnsi="Arial" w:cs="Arial"/>
          <w:color w:val="000000"/>
          <w:szCs w:val="24"/>
        </w:rPr>
      </w:pPr>
      <w:del w:id="15273" w:author="Александр" w:date="2020-04-13T09:50:00Z">
        <w:r w:rsidRPr="00DD3584" w:rsidDel="008F036A">
          <w:rPr>
            <w:rFonts w:ascii="Arial" w:hAnsi="Arial" w:cs="Arial"/>
            <w:color w:val="000000"/>
            <w:szCs w:val="24"/>
          </w:rPr>
          <w:delText>Допустимое количество символов в маске кодирования ТМ н</w:delText>
        </w:r>
        <w:r w:rsidDel="008F036A">
          <w:rPr>
            <w:rFonts w:ascii="Arial" w:hAnsi="Arial" w:cs="Arial"/>
            <w:color w:val="000000"/>
            <w:szCs w:val="24"/>
          </w:rPr>
          <w:delText>е должно превышать 4</w:delText>
        </w:r>
        <w:r w:rsidRPr="00DD3584" w:rsidDel="008F036A">
          <w:rPr>
            <w:rFonts w:ascii="Arial" w:hAnsi="Arial" w:cs="Arial"/>
            <w:color w:val="000000"/>
            <w:szCs w:val="24"/>
          </w:rPr>
          <w:delText>0.</w:delText>
        </w:r>
      </w:del>
    </w:p>
    <w:p w14:paraId="1E1781B8" w14:textId="33EE87E5" w:rsidR="00D153F5"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Pr>
          <w:rFonts w:ascii="Arial" w:hAnsi="Arial" w:cs="Arial"/>
          <w:b/>
          <w:sz w:val="22"/>
          <w:lang w:val="en-US"/>
        </w:rPr>
        <w:t xml:space="preserve"> </w:t>
      </w:r>
      <w:r w:rsidR="002870F7">
        <w:rPr>
          <w:rFonts w:ascii="Arial" w:hAnsi="Arial" w:cs="Arial"/>
          <w:b/>
          <w:sz w:val="22"/>
        </w:rPr>
        <w:t>5</w:t>
      </w:r>
      <w:ins w:id="15274" w:author="Александр" w:date="2020-04-13T13:15:00Z">
        <w:r w:rsidR="00DA4FCC">
          <w:rPr>
            <w:rFonts w:ascii="Arial" w:hAnsi="Arial" w:cs="Arial"/>
            <w:b/>
            <w:sz w:val="22"/>
          </w:rPr>
          <w:t>6</w:t>
        </w:r>
      </w:ins>
      <w:del w:id="15275" w:author="Александр" w:date="2020-04-13T13:15:00Z">
        <w:r w:rsidR="00156F97" w:rsidDel="00870994">
          <w:rPr>
            <w:rFonts w:ascii="Arial" w:hAnsi="Arial" w:cs="Arial"/>
            <w:b/>
            <w:sz w:val="22"/>
          </w:rPr>
          <w:delText>1</w:delText>
        </w:r>
      </w:del>
      <w:r w:rsidRPr="003F2961">
        <w:rPr>
          <w:rFonts w:ascii="Arial" w:hAnsi="Arial" w:cs="Arial"/>
          <w:b/>
          <w:sz w:val="22"/>
        </w:rPr>
        <w:t>.</w:t>
      </w:r>
      <w:r>
        <w:rPr>
          <w:rFonts w:ascii="Arial" w:hAnsi="Arial" w:cs="Arial"/>
          <w:b/>
          <w:sz w:val="22"/>
        </w:rPr>
        <w:t xml:space="preserve"> Пример кодировки ТМ</w:t>
      </w:r>
      <w:r w:rsidRPr="003F2961">
        <w:rPr>
          <w:rFonts w:ascii="Arial" w:hAnsi="Arial" w:cs="Arial"/>
          <w:b/>
          <w:sz w:val="22"/>
        </w:rPr>
        <w:t xml:space="preserve"> </w:t>
      </w:r>
    </w:p>
    <w:tbl>
      <w:tblPr>
        <w:tblW w:w="10206" w:type="dxa"/>
        <w:tblInd w:w="-5" w:type="dxa"/>
        <w:tblLayout w:type="fixed"/>
        <w:tblLook w:val="04A0" w:firstRow="1" w:lastRow="0" w:firstColumn="1" w:lastColumn="0" w:noHBand="0" w:noVBand="1"/>
      </w:tblPr>
      <w:tblGrid>
        <w:gridCol w:w="1134"/>
        <w:gridCol w:w="4275"/>
        <w:gridCol w:w="4797"/>
      </w:tblGrid>
      <w:tr w:rsidR="00D153F5" w:rsidRPr="000E3C42" w14:paraId="60BF64C6" w14:textId="77777777" w:rsidTr="00D153F5">
        <w:tc>
          <w:tcPr>
            <w:tcW w:w="1134" w:type="dxa"/>
            <w:shd w:val="clear" w:color="auto" w:fill="FFC000"/>
            <w:tcMar>
              <w:top w:w="0" w:type="dxa"/>
              <w:left w:w="0" w:type="dxa"/>
              <w:bottom w:w="0" w:type="dxa"/>
              <w:right w:w="0" w:type="dxa"/>
            </w:tcMar>
            <w:vAlign w:val="center"/>
          </w:tcPr>
          <w:p w14:paraId="06D8383A" w14:textId="77777777" w:rsidR="00D153F5" w:rsidRPr="000E3C42" w:rsidRDefault="00D153F5" w:rsidP="00D153F5">
            <w:pPr>
              <w:keepNext/>
              <w:spacing w:before="40" w:after="40"/>
              <w:jc w:val="center"/>
              <w:textAlignment w:val="top"/>
              <w:rPr>
                <w:rFonts w:ascii="Arial" w:hAnsi="Arial" w:cs="Arial"/>
                <w:b/>
                <w:color w:val="000000"/>
                <w:sz w:val="20"/>
              </w:rPr>
            </w:pPr>
            <w:r w:rsidRPr="000E3C42">
              <w:rPr>
                <w:rFonts w:ascii="Arial" w:hAnsi="Arial" w:cs="Arial"/>
                <w:b/>
                <w:color w:val="000000"/>
                <w:sz w:val="20"/>
              </w:rPr>
              <w:t>Уровень</w:t>
            </w:r>
          </w:p>
        </w:tc>
        <w:tc>
          <w:tcPr>
            <w:tcW w:w="4275" w:type="dxa"/>
            <w:shd w:val="clear" w:color="auto" w:fill="FFC000"/>
            <w:tcMar>
              <w:top w:w="0" w:type="dxa"/>
              <w:left w:w="0" w:type="dxa"/>
              <w:bottom w:w="0" w:type="dxa"/>
              <w:right w:w="0" w:type="dxa"/>
            </w:tcMar>
            <w:vAlign w:val="center"/>
          </w:tcPr>
          <w:p w14:paraId="2FF1CE61" w14:textId="77777777" w:rsidR="00D153F5" w:rsidRPr="000E3C42" w:rsidRDefault="00D153F5" w:rsidP="00D153F5">
            <w:pPr>
              <w:keepNext/>
              <w:spacing w:before="40" w:after="40"/>
              <w:jc w:val="center"/>
              <w:textAlignment w:val="top"/>
              <w:rPr>
                <w:rFonts w:ascii="Arial" w:hAnsi="Arial" w:cs="Arial"/>
                <w:b/>
                <w:color w:val="000000"/>
                <w:sz w:val="20"/>
              </w:rPr>
            </w:pPr>
            <w:r w:rsidRPr="000E3C42">
              <w:rPr>
                <w:rFonts w:ascii="Arial" w:hAnsi="Arial" w:cs="Arial"/>
                <w:b/>
                <w:color w:val="000000"/>
                <w:sz w:val="20"/>
              </w:rPr>
              <w:t>Код ТМ</w:t>
            </w:r>
          </w:p>
        </w:tc>
        <w:tc>
          <w:tcPr>
            <w:tcW w:w="4797" w:type="dxa"/>
            <w:shd w:val="clear" w:color="auto" w:fill="FFC000"/>
            <w:tcMar>
              <w:top w:w="0" w:type="dxa"/>
              <w:left w:w="0" w:type="dxa"/>
              <w:bottom w:w="0" w:type="dxa"/>
              <w:right w:w="0" w:type="dxa"/>
            </w:tcMar>
            <w:vAlign w:val="center"/>
          </w:tcPr>
          <w:p w14:paraId="6A8739C0" w14:textId="77777777" w:rsidR="00D153F5" w:rsidRPr="000E3C42" w:rsidRDefault="00D153F5" w:rsidP="00D153F5">
            <w:pPr>
              <w:keepNext/>
              <w:spacing w:before="40" w:after="40"/>
              <w:jc w:val="center"/>
              <w:textAlignment w:val="top"/>
              <w:rPr>
                <w:rFonts w:ascii="Arial" w:hAnsi="Arial" w:cs="Arial"/>
                <w:b/>
                <w:color w:val="000000"/>
                <w:sz w:val="20"/>
              </w:rPr>
            </w:pPr>
            <w:r w:rsidRPr="000E3C42">
              <w:rPr>
                <w:rFonts w:ascii="Arial" w:hAnsi="Arial" w:cs="Arial"/>
                <w:b/>
                <w:color w:val="000000"/>
                <w:sz w:val="20"/>
              </w:rPr>
              <w:t>Наименование ТМ</w:t>
            </w:r>
          </w:p>
        </w:tc>
      </w:tr>
      <w:tr w:rsidR="00D153F5" w:rsidRPr="000E3C42" w14:paraId="35A6D6AE" w14:textId="77777777" w:rsidTr="00D153F5">
        <w:tc>
          <w:tcPr>
            <w:tcW w:w="1134" w:type="dxa"/>
            <w:tcMar>
              <w:top w:w="28" w:type="dxa"/>
              <w:left w:w="57" w:type="dxa"/>
              <w:bottom w:w="28" w:type="dxa"/>
              <w:right w:w="57" w:type="dxa"/>
            </w:tcMar>
            <w:vAlign w:val="center"/>
          </w:tcPr>
          <w:p w14:paraId="2989DA98"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1</w:t>
            </w:r>
          </w:p>
        </w:tc>
        <w:tc>
          <w:tcPr>
            <w:tcW w:w="4275" w:type="dxa"/>
            <w:tcMar>
              <w:top w:w="28" w:type="dxa"/>
              <w:left w:w="57" w:type="dxa"/>
              <w:bottom w:w="28" w:type="dxa"/>
              <w:right w:w="57" w:type="dxa"/>
            </w:tcMar>
            <w:vAlign w:val="center"/>
          </w:tcPr>
          <w:p w14:paraId="2893CAD1" w14:textId="77777777" w:rsidR="00D153F5" w:rsidRPr="000E3C42" w:rsidRDefault="00D153F5" w:rsidP="00D153F5">
            <w:pPr>
              <w:textAlignment w:val="top"/>
              <w:rPr>
                <w:rFonts w:ascii="Arial" w:hAnsi="Arial" w:cs="Arial"/>
                <w:sz w:val="20"/>
              </w:rPr>
            </w:pPr>
            <w:r w:rsidRPr="000E3C42">
              <w:rPr>
                <w:rFonts w:ascii="Arial" w:hAnsi="Arial" w:cs="Arial"/>
                <w:sz w:val="20"/>
              </w:rPr>
              <w:t>11</w:t>
            </w:r>
          </w:p>
        </w:tc>
        <w:tc>
          <w:tcPr>
            <w:tcW w:w="4797" w:type="dxa"/>
            <w:tcMar>
              <w:top w:w="28" w:type="dxa"/>
              <w:left w:w="57" w:type="dxa"/>
              <w:bottom w:w="28" w:type="dxa"/>
              <w:right w:w="57" w:type="dxa"/>
            </w:tcMar>
            <w:vAlign w:val="center"/>
          </w:tcPr>
          <w:p w14:paraId="48D88659" w14:textId="77777777" w:rsidR="00D153F5" w:rsidRPr="000E3C42" w:rsidRDefault="00D153F5" w:rsidP="00D153F5">
            <w:pPr>
              <w:textAlignment w:val="top"/>
              <w:rPr>
                <w:rFonts w:ascii="Arial" w:hAnsi="Arial" w:cs="Arial"/>
                <w:color w:val="000000"/>
                <w:sz w:val="20"/>
              </w:rPr>
            </w:pPr>
            <w:proofErr w:type="spellStart"/>
            <w:r w:rsidRPr="000E3C42">
              <w:rPr>
                <w:rFonts w:ascii="Arial" w:hAnsi="Arial" w:cs="Arial"/>
                <w:sz w:val="20"/>
              </w:rPr>
              <w:t>Олимпиадинский</w:t>
            </w:r>
            <w:proofErr w:type="spellEnd"/>
            <w:r w:rsidRPr="000E3C42">
              <w:rPr>
                <w:rFonts w:ascii="Arial" w:hAnsi="Arial" w:cs="Arial"/>
                <w:sz w:val="20"/>
              </w:rPr>
              <w:t xml:space="preserve"> ГОК</w:t>
            </w:r>
          </w:p>
        </w:tc>
      </w:tr>
      <w:tr w:rsidR="00D153F5" w:rsidRPr="000E3C42" w14:paraId="759F43B8" w14:textId="77777777" w:rsidTr="00D153F5">
        <w:tc>
          <w:tcPr>
            <w:tcW w:w="1134" w:type="dxa"/>
            <w:tcMar>
              <w:top w:w="28" w:type="dxa"/>
              <w:left w:w="57" w:type="dxa"/>
              <w:bottom w:w="28" w:type="dxa"/>
              <w:right w:w="57" w:type="dxa"/>
            </w:tcMar>
            <w:vAlign w:val="center"/>
          </w:tcPr>
          <w:p w14:paraId="5C869C96"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2</w:t>
            </w:r>
          </w:p>
        </w:tc>
        <w:tc>
          <w:tcPr>
            <w:tcW w:w="4275" w:type="dxa"/>
            <w:tcMar>
              <w:top w:w="28" w:type="dxa"/>
              <w:left w:w="57" w:type="dxa"/>
              <w:bottom w:w="28" w:type="dxa"/>
              <w:right w:w="57" w:type="dxa"/>
            </w:tcMar>
            <w:vAlign w:val="center"/>
          </w:tcPr>
          <w:p w14:paraId="33321C5B" w14:textId="77777777" w:rsidR="00D153F5" w:rsidRPr="000E3C42" w:rsidRDefault="00D153F5" w:rsidP="00D153F5">
            <w:pPr>
              <w:textAlignment w:val="top"/>
              <w:rPr>
                <w:rFonts w:ascii="Arial" w:hAnsi="Arial" w:cs="Arial"/>
                <w:sz w:val="20"/>
              </w:rPr>
            </w:pPr>
            <w:r w:rsidRPr="000E3C42">
              <w:rPr>
                <w:rFonts w:ascii="Arial" w:hAnsi="Arial" w:cs="Arial"/>
                <w:sz w:val="20"/>
              </w:rPr>
              <w:t>11-ZIF</w:t>
            </w:r>
          </w:p>
        </w:tc>
        <w:tc>
          <w:tcPr>
            <w:tcW w:w="4797" w:type="dxa"/>
            <w:tcMar>
              <w:top w:w="28" w:type="dxa"/>
              <w:left w:w="57" w:type="dxa"/>
              <w:bottom w:w="28" w:type="dxa"/>
              <w:right w:w="57" w:type="dxa"/>
            </w:tcMar>
            <w:vAlign w:val="center"/>
          </w:tcPr>
          <w:p w14:paraId="24769E2F" w14:textId="77777777" w:rsidR="00D153F5" w:rsidRPr="000E3C42" w:rsidRDefault="00D153F5" w:rsidP="00D153F5">
            <w:pPr>
              <w:textAlignment w:val="top"/>
              <w:rPr>
                <w:rFonts w:ascii="Arial" w:hAnsi="Arial" w:cs="Arial"/>
                <w:color w:val="000000"/>
                <w:sz w:val="20"/>
              </w:rPr>
            </w:pPr>
            <w:proofErr w:type="spellStart"/>
            <w:r w:rsidRPr="000E3C42">
              <w:rPr>
                <w:rFonts w:ascii="Arial" w:hAnsi="Arial" w:cs="Arial"/>
                <w:sz w:val="20"/>
              </w:rPr>
              <w:t>Золотоизвлекательная</w:t>
            </w:r>
            <w:proofErr w:type="spellEnd"/>
            <w:r w:rsidRPr="000E3C42">
              <w:rPr>
                <w:rFonts w:ascii="Arial" w:hAnsi="Arial" w:cs="Arial"/>
                <w:sz w:val="20"/>
              </w:rPr>
              <w:t xml:space="preserve"> фабрика</w:t>
            </w:r>
          </w:p>
        </w:tc>
      </w:tr>
      <w:tr w:rsidR="00D153F5" w:rsidRPr="000E3C42" w14:paraId="61038DF7" w14:textId="77777777" w:rsidTr="00D153F5">
        <w:tc>
          <w:tcPr>
            <w:tcW w:w="1134" w:type="dxa"/>
            <w:tcMar>
              <w:top w:w="28" w:type="dxa"/>
              <w:left w:w="57" w:type="dxa"/>
              <w:bottom w:w="28" w:type="dxa"/>
              <w:right w:w="57" w:type="dxa"/>
            </w:tcMar>
            <w:vAlign w:val="center"/>
          </w:tcPr>
          <w:p w14:paraId="79F5D117"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3</w:t>
            </w:r>
          </w:p>
        </w:tc>
        <w:tc>
          <w:tcPr>
            <w:tcW w:w="4275" w:type="dxa"/>
            <w:tcMar>
              <w:top w:w="28" w:type="dxa"/>
              <w:left w:w="57" w:type="dxa"/>
              <w:bottom w:w="28" w:type="dxa"/>
              <w:right w:w="57" w:type="dxa"/>
            </w:tcMar>
          </w:tcPr>
          <w:p w14:paraId="66636B3F" w14:textId="77777777" w:rsidR="00D153F5" w:rsidRPr="000E3C42" w:rsidRDefault="00D153F5" w:rsidP="00D153F5">
            <w:pPr>
              <w:textAlignment w:val="top"/>
              <w:rPr>
                <w:rFonts w:ascii="Arial" w:hAnsi="Arial" w:cs="Arial"/>
                <w:sz w:val="20"/>
              </w:rPr>
            </w:pPr>
            <w:r w:rsidRPr="000E3C42">
              <w:rPr>
                <w:rFonts w:ascii="Arial" w:hAnsi="Arial" w:cs="Arial"/>
                <w:sz w:val="20"/>
              </w:rPr>
              <w:t>11-ZIF-</w:t>
            </w:r>
            <w:r w:rsidRPr="000E3C42">
              <w:rPr>
                <w:rFonts w:ascii="Arial" w:hAnsi="Arial" w:cs="Arial"/>
                <w:sz w:val="20"/>
                <w:lang w:val="en-US"/>
              </w:rPr>
              <w:t>ORP</w:t>
            </w:r>
            <w:r w:rsidRPr="000E3C42">
              <w:rPr>
                <w:rFonts w:ascii="Arial" w:hAnsi="Arial" w:cs="Arial"/>
                <w:sz w:val="20"/>
              </w:rPr>
              <w:t>1</w:t>
            </w:r>
          </w:p>
        </w:tc>
        <w:tc>
          <w:tcPr>
            <w:tcW w:w="4797" w:type="dxa"/>
            <w:tcMar>
              <w:top w:w="28" w:type="dxa"/>
              <w:left w:w="57" w:type="dxa"/>
              <w:bottom w:w="28" w:type="dxa"/>
              <w:right w:w="57" w:type="dxa"/>
            </w:tcMar>
            <w:vAlign w:val="center"/>
          </w:tcPr>
          <w:p w14:paraId="0F162E86"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ОРПиО-1</w:t>
            </w:r>
          </w:p>
        </w:tc>
      </w:tr>
      <w:tr w:rsidR="00D153F5" w:rsidRPr="000E3C42" w14:paraId="4B81E836" w14:textId="77777777" w:rsidTr="00D153F5">
        <w:tc>
          <w:tcPr>
            <w:tcW w:w="1134" w:type="dxa"/>
            <w:tcMar>
              <w:top w:w="28" w:type="dxa"/>
              <w:left w:w="57" w:type="dxa"/>
              <w:bottom w:w="28" w:type="dxa"/>
              <w:right w:w="57" w:type="dxa"/>
            </w:tcMar>
            <w:vAlign w:val="center"/>
          </w:tcPr>
          <w:p w14:paraId="606A1AEA"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4</w:t>
            </w:r>
          </w:p>
        </w:tc>
        <w:tc>
          <w:tcPr>
            <w:tcW w:w="4275" w:type="dxa"/>
            <w:tcMar>
              <w:top w:w="28" w:type="dxa"/>
              <w:left w:w="57" w:type="dxa"/>
              <w:bottom w:w="28" w:type="dxa"/>
              <w:right w:w="57" w:type="dxa"/>
            </w:tcMar>
          </w:tcPr>
          <w:p w14:paraId="61976935" w14:textId="77777777" w:rsidR="00D153F5" w:rsidRPr="000E3C42" w:rsidRDefault="00D153F5" w:rsidP="00D153F5">
            <w:pPr>
              <w:textAlignment w:val="top"/>
              <w:rPr>
                <w:rFonts w:ascii="Arial" w:hAnsi="Arial" w:cs="Arial"/>
                <w:sz w:val="20"/>
              </w:rPr>
            </w:pPr>
            <w:r w:rsidRPr="000E3C42">
              <w:rPr>
                <w:rFonts w:ascii="Arial" w:hAnsi="Arial" w:cs="Arial"/>
                <w:sz w:val="20"/>
              </w:rPr>
              <w:t>11-ZIF-ORP1-</w:t>
            </w:r>
            <w:r w:rsidRPr="000E3C42">
              <w:rPr>
                <w:rFonts w:ascii="Arial" w:hAnsi="Arial" w:cs="Arial"/>
                <w:sz w:val="20"/>
                <w:lang w:val="en-US"/>
              </w:rPr>
              <w:t>UIZM</w:t>
            </w:r>
          </w:p>
        </w:tc>
        <w:tc>
          <w:tcPr>
            <w:tcW w:w="4797" w:type="dxa"/>
            <w:tcMar>
              <w:top w:w="28" w:type="dxa"/>
              <w:left w:w="57" w:type="dxa"/>
              <w:bottom w:w="28" w:type="dxa"/>
              <w:right w:w="57" w:type="dxa"/>
            </w:tcMar>
            <w:vAlign w:val="center"/>
          </w:tcPr>
          <w:p w14:paraId="08AC0D2B"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Участок измельчения</w:t>
            </w:r>
          </w:p>
        </w:tc>
      </w:tr>
      <w:tr w:rsidR="00D153F5" w:rsidRPr="000E3C42" w14:paraId="2C2842ED" w14:textId="77777777" w:rsidTr="00D153F5">
        <w:tc>
          <w:tcPr>
            <w:tcW w:w="1134" w:type="dxa"/>
            <w:tcMar>
              <w:top w:w="28" w:type="dxa"/>
              <w:left w:w="57" w:type="dxa"/>
              <w:bottom w:w="28" w:type="dxa"/>
              <w:right w:w="57" w:type="dxa"/>
            </w:tcMar>
            <w:vAlign w:val="center"/>
          </w:tcPr>
          <w:p w14:paraId="51B6454B"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lastRenderedPageBreak/>
              <w:t>5</w:t>
            </w:r>
          </w:p>
        </w:tc>
        <w:tc>
          <w:tcPr>
            <w:tcW w:w="4275" w:type="dxa"/>
            <w:tcMar>
              <w:top w:w="28" w:type="dxa"/>
              <w:left w:w="57" w:type="dxa"/>
              <w:bottom w:w="28" w:type="dxa"/>
              <w:right w:w="57" w:type="dxa"/>
            </w:tcMar>
          </w:tcPr>
          <w:p w14:paraId="588D3ABE" w14:textId="77777777" w:rsidR="00D153F5" w:rsidRPr="000E3C42" w:rsidRDefault="00D153F5" w:rsidP="00D153F5">
            <w:pPr>
              <w:textAlignment w:val="top"/>
              <w:rPr>
                <w:rFonts w:ascii="Arial" w:hAnsi="Arial" w:cs="Arial"/>
                <w:sz w:val="20"/>
              </w:rPr>
            </w:pPr>
            <w:r w:rsidRPr="000E3C42">
              <w:rPr>
                <w:rFonts w:ascii="Arial" w:hAnsi="Arial" w:cs="Arial"/>
                <w:sz w:val="20"/>
              </w:rPr>
              <w:t>11-ZIF-ORP1-</w:t>
            </w:r>
            <w:r w:rsidRPr="000E3C42">
              <w:rPr>
                <w:rFonts w:ascii="Arial" w:hAnsi="Arial" w:cs="Arial"/>
                <w:sz w:val="20"/>
                <w:lang w:val="en-US"/>
              </w:rPr>
              <w:t>UIZM</w:t>
            </w:r>
            <w:r w:rsidRPr="000E3C42">
              <w:rPr>
                <w:rFonts w:ascii="Arial" w:hAnsi="Arial" w:cs="Arial"/>
                <w:sz w:val="20"/>
              </w:rPr>
              <w:t>-</w:t>
            </w:r>
            <w:r w:rsidRPr="000E3C42">
              <w:rPr>
                <w:rFonts w:ascii="Arial" w:hAnsi="Arial" w:cs="Arial"/>
                <w:sz w:val="20"/>
                <w:lang w:val="en-US"/>
              </w:rPr>
              <w:t>ME</w:t>
            </w:r>
            <w:r w:rsidRPr="000E3C42">
              <w:rPr>
                <w:rFonts w:ascii="Arial" w:hAnsi="Arial" w:cs="Arial"/>
                <w:sz w:val="20"/>
              </w:rPr>
              <w:t>01</w:t>
            </w:r>
          </w:p>
        </w:tc>
        <w:tc>
          <w:tcPr>
            <w:tcW w:w="4797" w:type="dxa"/>
            <w:tcMar>
              <w:top w:w="28" w:type="dxa"/>
              <w:left w:w="57" w:type="dxa"/>
              <w:bottom w:w="28" w:type="dxa"/>
              <w:right w:w="57" w:type="dxa"/>
            </w:tcMar>
            <w:vAlign w:val="center"/>
          </w:tcPr>
          <w:p w14:paraId="3D136576"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Мельница ММПС 7,0 х4,2 поз.15</w:t>
            </w:r>
          </w:p>
        </w:tc>
      </w:tr>
      <w:tr w:rsidR="00D153F5" w:rsidRPr="000E3C42" w14:paraId="14CAB8DB" w14:textId="77777777" w:rsidTr="00D153F5">
        <w:tc>
          <w:tcPr>
            <w:tcW w:w="1134" w:type="dxa"/>
            <w:tcMar>
              <w:top w:w="28" w:type="dxa"/>
              <w:left w:w="57" w:type="dxa"/>
              <w:bottom w:w="28" w:type="dxa"/>
              <w:right w:w="57" w:type="dxa"/>
            </w:tcMar>
            <w:vAlign w:val="center"/>
          </w:tcPr>
          <w:p w14:paraId="1F9C3685"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6</w:t>
            </w:r>
          </w:p>
        </w:tc>
        <w:tc>
          <w:tcPr>
            <w:tcW w:w="4275" w:type="dxa"/>
            <w:tcMar>
              <w:top w:w="28" w:type="dxa"/>
              <w:left w:w="57" w:type="dxa"/>
              <w:bottom w:w="28" w:type="dxa"/>
              <w:right w:w="57" w:type="dxa"/>
            </w:tcMar>
            <w:vAlign w:val="center"/>
          </w:tcPr>
          <w:p w14:paraId="46E45D8A" w14:textId="77777777" w:rsidR="00D153F5" w:rsidRPr="000E3C42" w:rsidRDefault="00D153F5" w:rsidP="00D153F5">
            <w:pPr>
              <w:textAlignment w:val="top"/>
              <w:rPr>
                <w:rFonts w:ascii="Arial" w:hAnsi="Arial" w:cs="Arial"/>
                <w:sz w:val="20"/>
                <w:lang w:val="en-US"/>
              </w:rPr>
            </w:pPr>
            <w:r w:rsidRPr="000E3C42">
              <w:rPr>
                <w:rFonts w:ascii="Arial" w:hAnsi="Arial" w:cs="Arial"/>
                <w:sz w:val="20"/>
                <w:lang w:val="en-US"/>
              </w:rPr>
              <w:t>11-ZIF-ORP1-UIZM-ME01-B01</w:t>
            </w:r>
          </w:p>
        </w:tc>
        <w:tc>
          <w:tcPr>
            <w:tcW w:w="4797" w:type="dxa"/>
            <w:tcMar>
              <w:top w:w="28" w:type="dxa"/>
              <w:left w:w="57" w:type="dxa"/>
              <w:bottom w:w="28" w:type="dxa"/>
              <w:right w:w="57" w:type="dxa"/>
            </w:tcMar>
            <w:vAlign w:val="center"/>
          </w:tcPr>
          <w:p w14:paraId="41E54D13"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Барабан</w:t>
            </w:r>
          </w:p>
        </w:tc>
      </w:tr>
      <w:tr w:rsidR="00D153F5" w:rsidRPr="000E3C42" w14:paraId="53973063" w14:textId="77777777" w:rsidTr="00D153F5">
        <w:tc>
          <w:tcPr>
            <w:tcW w:w="1134" w:type="dxa"/>
            <w:tcMar>
              <w:top w:w="28" w:type="dxa"/>
              <w:left w:w="57" w:type="dxa"/>
              <w:bottom w:w="28" w:type="dxa"/>
              <w:right w:w="57" w:type="dxa"/>
            </w:tcMar>
            <w:vAlign w:val="center"/>
          </w:tcPr>
          <w:p w14:paraId="40227310"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6</w:t>
            </w:r>
          </w:p>
        </w:tc>
        <w:tc>
          <w:tcPr>
            <w:tcW w:w="4275" w:type="dxa"/>
            <w:tcMar>
              <w:top w:w="28" w:type="dxa"/>
              <w:left w:w="57" w:type="dxa"/>
              <w:bottom w:w="28" w:type="dxa"/>
              <w:right w:w="57" w:type="dxa"/>
            </w:tcMar>
            <w:vAlign w:val="center"/>
          </w:tcPr>
          <w:p w14:paraId="04A50DEC" w14:textId="77777777" w:rsidR="00D153F5" w:rsidRPr="000E3C42" w:rsidRDefault="00D153F5" w:rsidP="00D153F5">
            <w:pPr>
              <w:textAlignment w:val="top"/>
              <w:rPr>
                <w:rFonts w:ascii="Arial" w:hAnsi="Arial" w:cs="Arial"/>
                <w:sz w:val="20"/>
                <w:lang w:val="en-US"/>
              </w:rPr>
            </w:pPr>
            <w:r w:rsidRPr="000E3C42">
              <w:rPr>
                <w:rFonts w:ascii="Arial" w:hAnsi="Arial" w:cs="Arial"/>
                <w:sz w:val="20"/>
                <w:lang w:val="en-US"/>
              </w:rPr>
              <w:t>11-ZIF-ORP1-UIZM-ME01-ELOB</w:t>
            </w:r>
          </w:p>
        </w:tc>
        <w:tc>
          <w:tcPr>
            <w:tcW w:w="4797" w:type="dxa"/>
            <w:tcMar>
              <w:top w:w="28" w:type="dxa"/>
              <w:left w:w="57" w:type="dxa"/>
              <w:bottom w:w="28" w:type="dxa"/>
              <w:right w:w="57" w:type="dxa"/>
            </w:tcMar>
            <w:vAlign w:val="center"/>
          </w:tcPr>
          <w:p w14:paraId="4B13D9CB"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Электрооборудование</w:t>
            </w:r>
          </w:p>
        </w:tc>
      </w:tr>
      <w:tr w:rsidR="00D153F5" w:rsidRPr="000E3C42" w14:paraId="60F82D89" w14:textId="77777777" w:rsidTr="00D153F5">
        <w:tc>
          <w:tcPr>
            <w:tcW w:w="1134" w:type="dxa"/>
            <w:tcMar>
              <w:top w:w="28" w:type="dxa"/>
              <w:left w:w="57" w:type="dxa"/>
              <w:bottom w:w="28" w:type="dxa"/>
              <w:right w:w="57" w:type="dxa"/>
            </w:tcMar>
            <w:vAlign w:val="center"/>
          </w:tcPr>
          <w:p w14:paraId="6A283887"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7</w:t>
            </w:r>
          </w:p>
        </w:tc>
        <w:tc>
          <w:tcPr>
            <w:tcW w:w="4275" w:type="dxa"/>
            <w:tcMar>
              <w:top w:w="28" w:type="dxa"/>
              <w:left w:w="57" w:type="dxa"/>
              <w:bottom w:w="28" w:type="dxa"/>
              <w:right w:w="57" w:type="dxa"/>
            </w:tcMar>
            <w:vAlign w:val="center"/>
          </w:tcPr>
          <w:p w14:paraId="240D88D5" w14:textId="77777777" w:rsidR="00D153F5" w:rsidRPr="000E3C42" w:rsidRDefault="00D153F5" w:rsidP="00D153F5">
            <w:pPr>
              <w:textAlignment w:val="top"/>
              <w:rPr>
                <w:rFonts w:ascii="Arial" w:hAnsi="Arial" w:cs="Arial"/>
                <w:sz w:val="20"/>
                <w:lang w:val="en-US"/>
              </w:rPr>
            </w:pPr>
            <w:r w:rsidRPr="000E3C42">
              <w:rPr>
                <w:rFonts w:ascii="Arial" w:hAnsi="Arial" w:cs="Arial"/>
                <w:sz w:val="20"/>
                <w:lang w:val="en-US"/>
              </w:rPr>
              <w:t>11-ZIF-ORP1-UIZM-ME01-ED01</w:t>
            </w:r>
          </w:p>
        </w:tc>
        <w:tc>
          <w:tcPr>
            <w:tcW w:w="4797" w:type="dxa"/>
            <w:tcMar>
              <w:top w:w="28" w:type="dxa"/>
              <w:left w:w="57" w:type="dxa"/>
              <w:bottom w:w="28" w:type="dxa"/>
              <w:right w:w="57" w:type="dxa"/>
            </w:tcMar>
            <w:vAlign w:val="center"/>
          </w:tcPr>
          <w:p w14:paraId="36471B89"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Электродвигатель</w:t>
            </w:r>
          </w:p>
        </w:tc>
      </w:tr>
      <w:tr w:rsidR="00D153F5" w:rsidRPr="000E3C42" w14:paraId="184043EE" w14:textId="77777777" w:rsidTr="00D153F5">
        <w:tc>
          <w:tcPr>
            <w:tcW w:w="1134" w:type="dxa"/>
            <w:tcMar>
              <w:top w:w="28" w:type="dxa"/>
              <w:left w:w="57" w:type="dxa"/>
              <w:bottom w:w="28" w:type="dxa"/>
              <w:right w:w="57" w:type="dxa"/>
            </w:tcMar>
            <w:vAlign w:val="center"/>
          </w:tcPr>
          <w:p w14:paraId="2BF7C7A6"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6</w:t>
            </w:r>
          </w:p>
        </w:tc>
        <w:tc>
          <w:tcPr>
            <w:tcW w:w="4275" w:type="dxa"/>
            <w:tcMar>
              <w:top w:w="28" w:type="dxa"/>
              <w:left w:w="57" w:type="dxa"/>
              <w:bottom w:w="28" w:type="dxa"/>
              <w:right w:w="57" w:type="dxa"/>
            </w:tcMar>
            <w:vAlign w:val="center"/>
          </w:tcPr>
          <w:p w14:paraId="5BB2EDD7" w14:textId="77777777" w:rsidR="00D153F5" w:rsidRPr="000E3C42" w:rsidRDefault="00D153F5" w:rsidP="00D153F5">
            <w:pPr>
              <w:textAlignment w:val="top"/>
              <w:rPr>
                <w:rFonts w:ascii="Arial" w:hAnsi="Arial" w:cs="Arial"/>
                <w:sz w:val="20"/>
                <w:lang w:val="en-US"/>
              </w:rPr>
            </w:pPr>
            <w:r w:rsidRPr="000E3C42">
              <w:rPr>
                <w:rFonts w:ascii="Arial" w:hAnsi="Arial" w:cs="Arial"/>
                <w:sz w:val="20"/>
                <w:lang w:val="en-US"/>
              </w:rPr>
              <w:t>11-ZIF-ORP1-UIZM-ME01-KIPA</w:t>
            </w:r>
          </w:p>
        </w:tc>
        <w:tc>
          <w:tcPr>
            <w:tcW w:w="4797" w:type="dxa"/>
            <w:tcMar>
              <w:top w:w="28" w:type="dxa"/>
              <w:left w:w="57" w:type="dxa"/>
              <w:bottom w:w="28" w:type="dxa"/>
              <w:right w:w="57" w:type="dxa"/>
            </w:tcMar>
            <w:vAlign w:val="center"/>
          </w:tcPr>
          <w:p w14:paraId="7A5B3655"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 xml:space="preserve">Оборудование </w:t>
            </w:r>
            <w:proofErr w:type="spellStart"/>
            <w:r w:rsidRPr="000E3C42">
              <w:rPr>
                <w:rFonts w:ascii="Arial" w:hAnsi="Arial" w:cs="Arial"/>
                <w:color w:val="000000"/>
                <w:sz w:val="20"/>
              </w:rPr>
              <w:t>КИПиА</w:t>
            </w:r>
            <w:proofErr w:type="spellEnd"/>
          </w:p>
        </w:tc>
      </w:tr>
      <w:tr w:rsidR="00D153F5" w:rsidRPr="000E3C42" w14:paraId="3D1E88F8" w14:textId="77777777" w:rsidTr="00D153F5">
        <w:tc>
          <w:tcPr>
            <w:tcW w:w="1134" w:type="dxa"/>
            <w:tcMar>
              <w:top w:w="28" w:type="dxa"/>
              <w:left w:w="57" w:type="dxa"/>
              <w:bottom w:w="28" w:type="dxa"/>
              <w:right w:w="57" w:type="dxa"/>
            </w:tcMar>
            <w:vAlign w:val="center"/>
          </w:tcPr>
          <w:p w14:paraId="747ACE69"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7</w:t>
            </w:r>
          </w:p>
        </w:tc>
        <w:tc>
          <w:tcPr>
            <w:tcW w:w="4275" w:type="dxa"/>
            <w:tcMar>
              <w:top w:w="28" w:type="dxa"/>
              <w:left w:w="57" w:type="dxa"/>
              <w:bottom w:w="28" w:type="dxa"/>
              <w:right w:w="57" w:type="dxa"/>
            </w:tcMar>
            <w:vAlign w:val="center"/>
          </w:tcPr>
          <w:p w14:paraId="264D80E4" w14:textId="77777777" w:rsidR="00D153F5" w:rsidRPr="000E3C42" w:rsidRDefault="00D153F5" w:rsidP="00D153F5">
            <w:pPr>
              <w:textAlignment w:val="top"/>
              <w:rPr>
                <w:rFonts w:ascii="Arial" w:hAnsi="Arial" w:cs="Arial"/>
                <w:sz w:val="20"/>
                <w:lang w:val="en-US"/>
              </w:rPr>
            </w:pPr>
            <w:r w:rsidRPr="000E3C42">
              <w:rPr>
                <w:rFonts w:ascii="Arial" w:hAnsi="Arial" w:cs="Arial"/>
                <w:sz w:val="20"/>
                <w:lang w:val="en-US"/>
              </w:rPr>
              <w:t>11-ZIF-ORP1-UIZM-ME01-KIPA-TP01</w:t>
            </w:r>
          </w:p>
        </w:tc>
        <w:tc>
          <w:tcPr>
            <w:tcW w:w="4797" w:type="dxa"/>
            <w:tcMar>
              <w:top w:w="28" w:type="dxa"/>
              <w:left w:w="57" w:type="dxa"/>
              <w:bottom w:w="28" w:type="dxa"/>
              <w:right w:w="57" w:type="dxa"/>
            </w:tcMar>
            <w:vAlign w:val="center"/>
          </w:tcPr>
          <w:p w14:paraId="0656704A" w14:textId="77777777" w:rsidR="00D153F5" w:rsidRPr="000E3C42" w:rsidRDefault="00D153F5" w:rsidP="00D153F5">
            <w:pPr>
              <w:textAlignment w:val="top"/>
              <w:rPr>
                <w:rFonts w:ascii="Arial" w:hAnsi="Arial" w:cs="Arial"/>
                <w:color w:val="000000"/>
                <w:sz w:val="20"/>
              </w:rPr>
            </w:pPr>
            <w:proofErr w:type="spellStart"/>
            <w:r w:rsidRPr="000E3C42">
              <w:rPr>
                <w:rFonts w:ascii="Arial" w:hAnsi="Arial" w:cs="Arial"/>
                <w:color w:val="000000"/>
                <w:sz w:val="20"/>
              </w:rPr>
              <w:t>Термопреобразователь</w:t>
            </w:r>
            <w:proofErr w:type="spellEnd"/>
            <w:r w:rsidRPr="000E3C42">
              <w:rPr>
                <w:rFonts w:ascii="Arial" w:hAnsi="Arial" w:cs="Arial"/>
                <w:color w:val="000000"/>
                <w:sz w:val="20"/>
              </w:rPr>
              <w:t xml:space="preserve"> TE101</w:t>
            </w:r>
          </w:p>
        </w:tc>
      </w:tr>
      <w:tr w:rsidR="00D153F5" w:rsidRPr="000E3C42" w14:paraId="6F7544C2" w14:textId="77777777" w:rsidTr="00D153F5">
        <w:tc>
          <w:tcPr>
            <w:tcW w:w="1134" w:type="dxa"/>
            <w:tcMar>
              <w:top w:w="28" w:type="dxa"/>
              <w:left w:w="57" w:type="dxa"/>
              <w:bottom w:w="28" w:type="dxa"/>
              <w:right w:w="57" w:type="dxa"/>
            </w:tcMar>
            <w:vAlign w:val="center"/>
          </w:tcPr>
          <w:p w14:paraId="577973E0"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2</w:t>
            </w:r>
          </w:p>
        </w:tc>
        <w:tc>
          <w:tcPr>
            <w:tcW w:w="4275" w:type="dxa"/>
            <w:tcMar>
              <w:top w:w="28" w:type="dxa"/>
              <w:left w:w="57" w:type="dxa"/>
              <w:bottom w:w="28" w:type="dxa"/>
              <w:right w:w="57" w:type="dxa"/>
            </w:tcMar>
            <w:vAlign w:val="center"/>
          </w:tcPr>
          <w:p w14:paraId="695F33C9" w14:textId="77777777" w:rsidR="00D153F5" w:rsidRPr="000E3C42" w:rsidRDefault="00D153F5" w:rsidP="00D153F5">
            <w:pPr>
              <w:textAlignment w:val="top"/>
              <w:rPr>
                <w:rFonts w:ascii="Arial" w:hAnsi="Arial" w:cs="Arial"/>
                <w:sz w:val="20"/>
                <w:lang w:val="en-US"/>
              </w:rPr>
            </w:pPr>
            <w:r w:rsidRPr="000E3C42">
              <w:rPr>
                <w:rFonts w:ascii="Arial" w:hAnsi="Arial" w:cs="Arial"/>
                <w:sz w:val="20"/>
              </w:rPr>
              <w:t>11-</w:t>
            </w:r>
            <w:r w:rsidRPr="000E3C42">
              <w:rPr>
                <w:rFonts w:ascii="Arial" w:hAnsi="Arial" w:cs="Arial"/>
                <w:sz w:val="20"/>
                <w:lang w:val="en-US"/>
              </w:rPr>
              <w:t>RUD</w:t>
            </w:r>
          </w:p>
        </w:tc>
        <w:tc>
          <w:tcPr>
            <w:tcW w:w="4797" w:type="dxa"/>
            <w:tcMar>
              <w:top w:w="28" w:type="dxa"/>
              <w:left w:w="57" w:type="dxa"/>
              <w:bottom w:w="28" w:type="dxa"/>
              <w:right w:w="57" w:type="dxa"/>
            </w:tcMar>
            <w:vAlign w:val="center"/>
          </w:tcPr>
          <w:p w14:paraId="045296F1"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Рудоуправление</w:t>
            </w:r>
          </w:p>
        </w:tc>
      </w:tr>
      <w:tr w:rsidR="00D153F5" w:rsidRPr="000E3C42" w14:paraId="4078D841" w14:textId="77777777" w:rsidTr="00D153F5">
        <w:tc>
          <w:tcPr>
            <w:tcW w:w="1134" w:type="dxa"/>
            <w:tcMar>
              <w:top w:w="28" w:type="dxa"/>
              <w:left w:w="57" w:type="dxa"/>
              <w:bottom w:w="28" w:type="dxa"/>
              <w:right w:w="57" w:type="dxa"/>
            </w:tcMar>
            <w:vAlign w:val="center"/>
          </w:tcPr>
          <w:p w14:paraId="00DBC2F0"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3</w:t>
            </w:r>
          </w:p>
        </w:tc>
        <w:tc>
          <w:tcPr>
            <w:tcW w:w="4275" w:type="dxa"/>
            <w:tcMar>
              <w:top w:w="28" w:type="dxa"/>
              <w:left w:w="57" w:type="dxa"/>
              <w:bottom w:w="28" w:type="dxa"/>
              <w:right w:w="57" w:type="dxa"/>
            </w:tcMar>
            <w:vAlign w:val="center"/>
          </w:tcPr>
          <w:p w14:paraId="09D2196D" w14:textId="77777777" w:rsidR="00D153F5" w:rsidRPr="000E3C42" w:rsidRDefault="00D153F5" w:rsidP="00D153F5">
            <w:pPr>
              <w:textAlignment w:val="top"/>
              <w:rPr>
                <w:rFonts w:ascii="Arial" w:hAnsi="Arial" w:cs="Arial"/>
                <w:sz w:val="20"/>
                <w:lang w:val="en-US"/>
              </w:rPr>
            </w:pPr>
            <w:r w:rsidRPr="000E3C42">
              <w:rPr>
                <w:rFonts w:ascii="Arial" w:hAnsi="Arial" w:cs="Arial"/>
                <w:sz w:val="20"/>
              </w:rPr>
              <w:t>11-</w:t>
            </w:r>
            <w:r w:rsidRPr="000E3C42">
              <w:rPr>
                <w:rFonts w:ascii="Arial" w:hAnsi="Arial" w:cs="Arial"/>
                <w:sz w:val="20"/>
                <w:lang w:val="en-US"/>
              </w:rPr>
              <w:t xml:space="preserve"> RUD</w:t>
            </w:r>
            <w:r w:rsidRPr="000E3C42">
              <w:rPr>
                <w:rFonts w:ascii="Arial" w:hAnsi="Arial" w:cs="Arial"/>
                <w:sz w:val="20"/>
              </w:rPr>
              <w:t>-</w:t>
            </w:r>
            <w:r w:rsidRPr="000E3C42">
              <w:rPr>
                <w:rFonts w:ascii="Arial" w:hAnsi="Arial" w:cs="Arial"/>
                <w:sz w:val="20"/>
                <w:lang w:val="en-US"/>
              </w:rPr>
              <w:t>VOST</w:t>
            </w:r>
          </w:p>
        </w:tc>
        <w:tc>
          <w:tcPr>
            <w:tcW w:w="4797" w:type="dxa"/>
            <w:tcMar>
              <w:top w:w="28" w:type="dxa"/>
              <w:left w:w="57" w:type="dxa"/>
              <w:bottom w:w="28" w:type="dxa"/>
              <w:right w:w="57" w:type="dxa"/>
            </w:tcMar>
            <w:vAlign w:val="center"/>
          </w:tcPr>
          <w:p w14:paraId="5C2632D4"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Карьер «Восточный»</w:t>
            </w:r>
          </w:p>
        </w:tc>
      </w:tr>
      <w:tr w:rsidR="00D153F5" w:rsidRPr="000E3C42" w14:paraId="006650CC" w14:textId="77777777" w:rsidTr="00D153F5">
        <w:tc>
          <w:tcPr>
            <w:tcW w:w="1134" w:type="dxa"/>
            <w:tcMar>
              <w:top w:w="28" w:type="dxa"/>
              <w:left w:w="57" w:type="dxa"/>
              <w:bottom w:w="28" w:type="dxa"/>
              <w:right w:w="57" w:type="dxa"/>
            </w:tcMar>
            <w:vAlign w:val="center"/>
          </w:tcPr>
          <w:p w14:paraId="770D00B0"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4</w:t>
            </w:r>
          </w:p>
        </w:tc>
        <w:tc>
          <w:tcPr>
            <w:tcW w:w="4275" w:type="dxa"/>
            <w:tcMar>
              <w:top w:w="28" w:type="dxa"/>
              <w:left w:w="57" w:type="dxa"/>
              <w:bottom w:w="28" w:type="dxa"/>
              <w:right w:w="57" w:type="dxa"/>
            </w:tcMar>
            <w:vAlign w:val="center"/>
          </w:tcPr>
          <w:p w14:paraId="48E0604A" w14:textId="77777777" w:rsidR="00D153F5" w:rsidRPr="000E3C42" w:rsidRDefault="00D153F5" w:rsidP="00D153F5">
            <w:pPr>
              <w:textAlignment w:val="top"/>
              <w:rPr>
                <w:rFonts w:ascii="Arial" w:hAnsi="Arial" w:cs="Arial"/>
                <w:sz w:val="20"/>
              </w:rPr>
            </w:pPr>
            <w:r w:rsidRPr="000E3C42">
              <w:rPr>
                <w:rFonts w:ascii="Arial" w:hAnsi="Arial" w:cs="Arial"/>
                <w:sz w:val="20"/>
              </w:rPr>
              <w:t>11-</w:t>
            </w:r>
            <w:r w:rsidRPr="000E3C42">
              <w:rPr>
                <w:rFonts w:ascii="Arial" w:hAnsi="Arial" w:cs="Arial"/>
                <w:sz w:val="20"/>
                <w:lang w:val="en-US"/>
              </w:rPr>
              <w:t xml:space="preserve"> RUD</w:t>
            </w:r>
            <w:r w:rsidRPr="000E3C42">
              <w:rPr>
                <w:rFonts w:ascii="Arial" w:hAnsi="Arial" w:cs="Arial"/>
                <w:sz w:val="20"/>
              </w:rPr>
              <w:t>-VOST-GORU</w:t>
            </w:r>
          </w:p>
        </w:tc>
        <w:tc>
          <w:tcPr>
            <w:tcW w:w="4797" w:type="dxa"/>
            <w:tcMar>
              <w:top w:w="28" w:type="dxa"/>
              <w:left w:w="57" w:type="dxa"/>
              <w:bottom w:w="28" w:type="dxa"/>
              <w:right w:w="57" w:type="dxa"/>
            </w:tcMar>
            <w:vAlign w:val="center"/>
          </w:tcPr>
          <w:p w14:paraId="62DAD690"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Горный участок</w:t>
            </w:r>
          </w:p>
        </w:tc>
      </w:tr>
      <w:tr w:rsidR="00D153F5" w:rsidRPr="000E3C42" w14:paraId="7B455638" w14:textId="77777777" w:rsidTr="00D153F5">
        <w:tc>
          <w:tcPr>
            <w:tcW w:w="1134" w:type="dxa"/>
            <w:tcMar>
              <w:top w:w="28" w:type="dxa"/>
              <w:left w:w="57" w:type="dxa"/>
              <w:bottom w:w="28" w:type="dxa"/>
              <w:right w:w="57" w:type="dxa"/>
            </w:tcMar>
            <w:vAlign w:val="center"/>
          </w:tcPr>
          <w:p w14:paraId="70364699"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5</w:t>
            </w:r>
          </w:p>
        </w:tc>
        <w:tc>
          <w:tcPr>
            <w:tcW w:w="4275" w:type="dxa"/>
            <w:tcMar>
              <w:top w:w="28" w:type="dxa"/>
              <w:left w:w="57" w:type="dxa"/>
              <w:bottom w:w="28" w:type="dxa"/>
              <w:right w:w="57" w:type="dxa"/>
            </w:tcMar>
            <w:vAlign w:val="center"/>
          </w:tcPr>
          <w:p w14:paraId="6D3F4707" w14:textId="77777777" w:rsidR="00D153F5" w:rsidRPr="000E3C42" w:rsidRDefault="00D153F5" w:rsidP="00D153F5">
            <w:pPr>
              <w:textAlignment w:val="top"/>
              <w:rPr>
                <w:rFonts w:ascii="Arial" w:hAnsi="Arial" w:cs="Arial"/>
                <w:sz w:val="20"/>
              </w:rPr>
            </w:pPr>
            <w:r w:rsidRPr="000E3C42">
              <w:rPr>
                <w:rFonts w:ascii="Arial" w:hAnsi="Arial" w:cs="Arial"/>
                <w:sz w:val="20"/>
              </w:rPr>
              <w:t>11-</w:t>
            </w:r>
            <w:r w:rsidRPr="000E3C42">
              <w:rPr>
                <w:rFonts w:ascii="Arial" w:hAnsi="Arial" w:cs="Arial"/>
                <w:sz w:val="20"/>
                <w:lang w:val="en-US"/>
              </w:rPr>
              <w:t xml:space="preserve"> RUD</w:t>
            </w:r>
            <w:r w:rsidRPr="000E3C42">
              <w:rPr>
                <w:rFonts w:ascii="Arial" w:hAnsi="Arial" w:cs="Arial"/>
                <w:sz w:val="20"/>
              </w:rPr>
              <w:t>-VOST-GORU-EK04</w:t>
            </w:r>
          </w:p>
        </w:tc>
        <w:tc>
          <w:tcPr>
            <w:tcW w:w="4797" w:type="dxa"/>
            <w:tcMar>
              <w:top w:w="28" w:type="dxa"/>
              <w:left w:w="57" w:type="dxa"/>
              <w:bottom w:w="28" w:type="dxa"/>
              <w:right w:w="57" w:type="dxa"/>
            </w:tcMar>
            <w:vAlign w:val="center"/>
          </w:tcPr>
          <w:p w14:paraId="2F94D1E7"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 xml:space="preserve">Экскаватор </w:t>
            </w:r>
            <w:proofErr w:type="spellStart"/>
            <w:r w:rsidRPr="000E3C42">
              <w:rPr>
                <w:rFonts w:ascii="Arial" w:hAnsi="Arial" w:cs="Arial"/>
                <w:color w:val="000000"/>
                <w:sz w:val="20"/>
              </w:rPr>
              <w:t>Komatsu</w:t>
            </w:r>
            <w:proofErr w:type="spellEnd"/>
            <w:r w:rsidRPr="000E3C42">
              <w:rPr>
                <w:rFonts w:ascii="Arial" w:hAnsi="Arial" w:cs="Arial"/>
                <w:color w:val="000000"/>
                <w:sz w:val="20"/>
              </w:rPr>
              <w:t xml:space="preserve"> РС1250-7 №4</w:t>
            </w:r>
          </w:p>
        </w:tc>
      </w:tr>
      <w:tr w:rsidR="00D153F5" w:rsidRPr="000E3C42" w14:paraId="52E2697F" w14:textId="77777777" w:rsidTr="00D153F5">
        <w:tc>
          <w:tcPr>
            <w:tcW w:w="1134" w:type="dxa"/>
            <w:tcMar>
              <w:top w:w="28" w:type="dxa"/>
              <w:left w:w="57" w:type="dxa"/>
              <w:bottom w:w="28" w:type="dxa"/>
              <w:right w:w="57" w:type="dxa"/>
            </w:tcMar>
            <w:vAlign w:val="center"/>
          </w:tcPr>
          <w:p w14:paraId="2E09913D" w14:textId="77777777" w:rsidR="00D153F5" w:rsidRPr="000E3C42" w:rsidRDefault="00D153F5" w:rsidP="00D153F5">
            <w:pPr>
              <w:jc w:val="center"/>
              <w:textAlignment w:val="top"/>
              <w:rPr>
                <w:rFonts w:ascii="Arial" w:hAnsi="Arial" w:cs="Arial"/>
                <w:sz w:val="20"/>
              </w:rPr>
            </w:pPr>
            <w:r w:rsidRPr="000E3C42">
              <w:rPr>
                <w:rFonts w:ascii="Arial" w:hAnsi="Arial" w:cs="Arial"/>
                <w:sz w:val="20"/>
              </w:rPr>
              <w:t>6</w:t>
            </w:r>
          </w:p>
        </w:tc>
        <w:tc>
          <w:tcPr>
            <w:tcW w:w="4275" w:type="dxa"/>
            <w:tcMar>
              <w:top w:w="28" w:type="dxa"/>
              <w:left w:w="57" w:type="dxa"/>
              <w:bottom w:w="28" w:type="dxa"/>
              <w:right w:w="57" w:type="dxa"/>
            </w:tcMar>
            <w:vAlign w:val="center"/>
          </w:tcPr>
          <w:p w14:paraId="4015A468" w14:textId="77777777" w:rsidR="00D153F5" w:rsidRPr="000E3C42" w:rsidRDefault="00D153F5" w:rsidP="00D153F5">
            <w:pPr>
              <w:textAlignment w:val="top"/>
              <w:rPr>
                <w:rFonts w:ascii="Arial" w:hAnsi="Arial" w:cs="Arial"/>
                <w:sz w:val="20"/>
                <w:lang w:val="en-US"/>
              </w:rPr>
            </w:pPr>
            <w:r w:rsidRPr="000E3C42">
              <w:rPr>
                <w:rFonts w:ascii="Arial" w:hAnsi="Arial" w:cs="Arial"/>
                <w:sz w:val="20"/>
                <w:lang w:val="en-US"/>
              </w:rPr>
              <w:t>11- RUD-VOST-GORU-EK04-DV01</w:t>
            </w:r>
          </w:p>
        </w:tc>
        <w:tc>
          <w:tcPr>
            <w:tcW w:w="4797" w:type="dxa"/>
            <w:tcMar>
              <w:top w:w="28" w:type="dxa"/>
              <w:left w:w="57" w:type="dxa"/>
              <w:bottom w:w="28" w:type="dxa"/>
              <w:right w:w="57" w:type="dxa"/>
            </w:tcMar>
            <w:vAlign w:val="center"/>
          </w:tcPr>
          <w:p w14:paraId="1950FC0E" w14:textId="77777777" w:rsidR="00D153F5" w:rsidRPr="000E3C42" w:rsidRDefault="00D153F5" w:rsidP="00D153F5">
            <w:pPr>
              <w:textAlignment w:val="top"/>
              <w:rPr>
                <w:rFonts w:ascii="Arial" w:hAnsi="Arial" w:cs="Arial"/>
                <w:color w:val="000000"/>
                <w:sz w:val="20"/>
              </w:rPr>
            </w:pPr>
            <w:r w:rsidRPr="000E3C42">
              <w:rPr>
                <w:rFonts w:ascii="Arial" w:hAnsi="Arial" w:cs="Arial"/>
                <w:color w:val="000000"/>
                <w:sz w:val="20"/>
              </w:rPr>
              <w:t>Двигатель</w:t>
            </w:r>
          </w:p>
        </w:tc>
      </w:tr>
    </w:tbl>
    <w:p w14:paraId="52F600C2" w14:textId="1FD70B4C" w:rsidR="00D153F5" w:rsidRDefault="00D153F5" w:rsidP="00D153F5">
      <w:pPr>
        <w:pStyle w:val="a9"/>
        <w:keepNext/>
        <w:spacing w:after="240" w:afterAutospacing="0" w:line="276" w:lineRule="auto"/>
        <w:jc w:val="right"/>
        <w:rPr>
          <w:ins w:id="15276" w:author="Александр" w:date="2020-04-13T09:54:00Z"/>
          <w:rFonts w:ascii="Arial" w:hAnsi="Arial" w:cs="Arial"/>
          <w:b/>
          <w:sz w:val="22"/>
        </w:rPr>
      </w:pPr>
      <w:r w:rsidRPr="003F2961">
        <w:rPr>
          <w:rFonts w:ascii="Arial" w:hAnsi="Arial" w:cs="Arial"/>
          <w:b/>
          <w:sz w:val="22"/>
        </w:rPr>
        <w:t>Таблица</w:t>
      </w:r>
      <w:r w:rsidRPr="001D3E93">
        <w:rPr>
          <w:rFonts w:ascii="Arial" w:hAnsi="Arial"/>
          <w:b/>
          <w:sz w:val="22"/>
        </w:rPr>
        <w:t xml:space="preserve"> </w:t>
      </w:r>
      <w:r w:rsidR="002870F7">
        <w:rPr>
          <w:rFonts w:ascii="Arial" w:hAnsi="Arial" w:cs="Arial"/>
          <w:b/>
          <w:sz w:val="22"/>
        </w:rPr>
        <w:t>5</w:t>
      </w:r>
      <w:ins w:id="15277" w:author="Александр" w:date="2020-04-13T13:15:00Z">
        <w:r w:rsidR="00DA4FCC">
          <w:rPr>
            <w:rFonts w:ascii="Arial" w:hAnsi="Arial" w:cs="Arial"/>
            <w:b/>
            <w:sz w:val="22"/>
          </w:rPr>
          <w:t>7</w:t>
        </w:r>
      </w:ins>
      <w:del w:id="15278" w:author="Александр" w:date="2020-04-13T13:15:00Z">
        <w:r w:rsidR="00156F97" w:rsidDel="00870994">
          <w:rPr>
            <w:rFonts w:ascii="Arial" w:hAnsi="Arial" w:cs="Arial"/>
            <w:b/>
            <w:sz w:val="22"/>
          </w:rPr>
          <w:delText>2</w:delText>
        </w:r>
      </w:del>
      <w:r w:rsidRPr="003F2961">
        <w:rPr>
          <w:rFonts w:ascii="Arial" w:hAnsi="Arial" w:cs="Arial"/>
          <w:b/>
          <w:sz w:val="22"/>
        </w:rPr>
        <w:t>.</w:t>
      </w:r>
      <w:r>
        <w:rPr>
          <w:rFonts w:ascii="Arial" w:hAnsi="Arial" w:cs="Arial"/>
          <w:b/>
          <w:sz w:val="22"/>
        </w:rPr>
        <w:t xml:space="preserve"> Коды ТМ первого уровня структуры ТМ</w:t>
      </w:r>
    </w:p>
    <w:tbl>
      <w:tblPr>
        <w:tblW w:w="10201" w:type="dxa"/>
        <w:jc w:val="center"/>
        <w:tblLook w:val="04A0" w:firstRow="1" w:lastRow="0" w:firstColumn="1" w:lastColumn="0" w:noHBand="0" w:noVBand="1"/>
      </w:tblPr>
      <w:tblGrid>
        <w:gridCol w:w="2972"/>
        <w:gridCol w:w="7229"/>
      </w:tblGrid>
      <w:tr w:rsidR="008F036A" w:rsidRPr="00720F8F" w14:paraId="2E65DFB4" w14:textId="77777777" w:rsidTr="00224E39">
        <w:trPr>
          <w:trHeight w:val="20"/>
          <w:jc w:val="center"/>
          <w:ins w:id="15279" w:author="Александр" w:date="2020-04-13T09:54:00Z"/>
        </w:trPr>
        <w:tc>
          <w:tcPr>
            <w:tcW w:w="2972" w:type="dxa"/>
            <w:shd w:val="clear" w:color="auto" w:fill="FFC000"/>
            <w:tcMar>
              <w:top w:w="28" w:type="dxa"/>
              <w:left w:w="57" w:type="dxa"/>
              <w:bottom w:w="28" w:type="dxa"/>
              <w:right w:w="57" w:type="dxa"/>
            </w:tcMar>
          </w:tcPr>
          <w:p w14:paraId="27DB2577" w14:textId="77777777" w:rsidR="008F036A" w:rsidRPr="008B756C" w:rsidRDefault="008F036A" w:rsidP="00224E39">
            <w:pPr>
              <w:spacing w:before="40" w:after="40"/>
              <w:jc w:val="center"/>
              <w:textAlignment w:val="top"/>
              <w:rPr>
                <w:ins w:id="15280" w:author="Александр" w:date="2020-04-13T09:54:00Z"/>
                <w:rFonts w:ascii="Arial" w:hAnsi="Arial"/>
                <w:b/>
                <w:color w:val="000000"/>
                <w:sz w:val="20"/>
              </w:rPr>
            </w:pPr>
            <w:ins w:id="15281" w:author="Александр" w:date="2020-04-13T09:54:00Z">
              <w:r w:rsidRPr="0046693C">
                <w:t>Код уровня 1 (NN)</w:t>
              </w:r>
            </w:ins>
          </w:p>
        </w:tc>
        <w:tc>
          <w:tcPr>
            <w:tcW w:w="7229" w:type="dxa"/>
            <w:shd w:val="clear" w:color="auto" w:fill="FFC000"/>
            <w:tcMar>
              <w:top w:w="28" w:type="dxa"/>
              <w:left w:w="57" w:type="dxa"/>
              <w:bottom w:w="28" w:type="dxa"/>
              <w:right w:w="57" w:type="dxa"/>
            </w:tcMar>
          </w:tcPr>
          <w:p w14:paraId="1D38FD9B" w14:textId="77777777" w:rsidR="008F036A" w:rsidRPr="008B756C" w:rsidRDefault="008F036A" w:rsidP="00224E39">
            <w:pPr>
              <w:spacing w:before="40" w:after="40"/>
              <w:jc w:val="center"/>
              <w:textAlignment w:val="top"/>
              <w:rPr>
                <w:ins w:id="15282" w:author="Александр" w:date="2020-04-13T09:54:00Z"/>
                <w:rFonts w:ascii="Arial" w:hAnsi="Arial"/>
                <w:b/>
                <w:color w:val="000000"/>
                <w:sz w:val="20"/>
              </w:rPr>
            </w:pPr>
            <w:ins w:id="15283" w:author="Александр" w:date="2020-04-13T09:54:00Z">
              <w:r w:rsidRPr="0046693C">
                <w:t>Наименование уровня структуры ТМ</w:t>
              </w:r>
            </w:ins>
          </w:p>
        </w:tc>
      </w:tr>
      <w:tr w:rsidR="008F036A" w:rsidRPr="00CB2BEF" w14:paraId="4A1BBDA8" w14:textId="77777777" w:rsidTr="00224E39">
        <w:trPr>
          <w:trHeight w:val="20"/>
          <w:jc w:val="center"/>
          <w:ins w:id="15284" w:author="Александр" w:date="2020-04-13T09:54:00Z"/>
        </w:trPr>
        <w:tc>
          <w:tcPr>
            <w:tcW w:w="2972" w:type="dxa"/>
            <w:tcMar>
              <w:top w:w="28" w:type="dxa"/>
              <w:left w:w="57" w:type="dxa"/>
              <w:bottom w:w="28" w:type="dxa"/>
              <w:right w:w="57" w:type="dxa"/>
            </w:tcMar>
          </w:tcPr>
          <w:p w14:paraId="1543BF4E" w14:textId="77777777" w:rsidR="008F036A" w:rsidRPr="00863BA4" w:rsidRDefault="008F036A" w:rsidP="00224E39">
            <w:pPr>
              <w:jc w:val="center"/>
              <w:textAlignment w:val="top"/>
              <w:rPr>
                <w:ins w:id="15285" w:author="Александр" w:date="2020-04-13T09:54:00Z"/>
                <w:rFonts w:ascii="Arial" w:hAnsi="Arial" w:cs="Arial"/>
                <w:b/>
                <w:sz w:val="20"/>
              </w:rPr>
            </w:pPr>
            <w:ins w:id="15286" w:author="Александр" w:date="2020-04-13T09:54:00Z">
              <w:r w:rsidRPr="00863BA4">
                <w:rPr>
                  <w:rFonts w:ascii="Arial" w:hAnsi="Arial" w:cs="Arial"/>
                  <w:sz w:val="20"/>
                </w:rPr>
                <w:t>01</w:t>
              </w:r>
            </w:ins>
          </w:p>
        </w:tc>
        <w:tc>
          <w:tcPr>
            <w:tcW w:w="7229" w:type="dxa"/>
            <w:tcMar>
              <w:top w:w="28" w:type="dxa"/>
              <w:left w:w="57" w:type="dxa"/>
              <w:bottom w:w="28" w:type="dxa"/>
              <w:right w:w="57" w:type="dxa"/>
            </w:tcMar>
          </w:tcPr>
          <w:p w14:paraId="630ECEAD" w14:textId="77777777" w:rsidR="008F036A" w:rsidRPr="00863BA4" w:rsidRDefault="008F036A" w:rsidP="00224E39">
            <w:pPr>
              <w:jc w:val="left"/>
              <w:textAlignment w:val="top"/>
              <w:rPr>
                <w:ins w:id="15287" w:author="Александр" w:date="2020-04-13T09:54:00Z"/>
                <w:rFonts w:ascii="Arial" w:hAnsi="Arial" w:cs="Arial"/>
                <w:b/>
                <w:sz w:val="20"/>
              </w:rPr>
            </w:pPr>
            <w:ins w:id="15288" w:author="Александр" w:date="2020-04-13T09:54:00Z">
              <w:r w:rsidRPr="00863BA4">
                <w:rPr>
                  <w:rFonts w:ascii="Arial" w:hAnsi="Arial" w:cs="Arial"/>
                  <w:sz w:val="20"/>
                </w:rPr>
                <w:t>АО «Полюс Красноярск»</w:t>
              </w:r>
            </w:ins>
          </w:p>
        </w:tc>
      </w:tr>
      <w:tr w:rsidR="008F036A" w:rsidRPr="00CB2BEF" w14:paraId="6B5AA441" w14:textId="77777777" w:rsidTr="00224E39">
        <w:trPr>
          <w:trHeight w:val="20"/>
          <w:jc w:val="center"/>
          <w:ins w:id="15289" w:author="Александр" w:date="2020-04-13T09:54:00Z"/>
        </w:trPr>
        <w:tc>
          <w:tcPr>
            <w:tcW w:w="2972" w:type="dxa"/>
            <w:tcMar>
              <w:top w:w="28" w:type="dxa"/>
              <w:left w:w="57" w:type="dxa"/>
              <w:bottom w:w="28" w:type="dxa"/>
              <w:right w:w="57" w:type="dxa"/>
            </w:tcMar>
          </w:tcPr>
          <w:p w14:paraId="2547A4B5" w14:textId="77777777" w:rsidR="008F036A" w:rsidRPr="00863BA4" w:rsidRDefault="008F036A" w:rsidP="00224E39">
            <w:pPr>
              <w:jc w:val="center"/>
              <w:textAlignment w:val="top"/>
              <w:rPr>
                <w:ins w:id="15290" w:author="Александр" w:date="2020-04-13T09:54:00Z"/>
                <w:rFonts w:ascii="Arial" w:hAnsi="Arial" w:cs="Arial"/>
                <w:sz w:val="20"/>
              </w:rPr>
            </w:pPr>
            <w:ins w:id="15291" w:author="Александр" w:date="2020-04-13T09:54:00Z">
              <w:r w:rsidRPr="00863BA4">
                <w:rPr>
                  <w:rFonts w:ascii="Arial" w:hAnsi="Arial" w:cs="Arial"/>
                  <w:sz w:val="20"/>
                </w:rPr>
                <w:t>11</w:t>
              </w:r>
            </w:ins>
          </w:p>
        </w:tc>
        <w:tc>
          <w:tcPr>
            <w:tcW w:w="7229" w:type="dxa"/>
            <w:tcMar>
              <w:top w:w="28" w:type="dxa"/>
              <w:left w:w="57" w:type="dxa"/>
              <w:bottom w:w="28" w:type="dxa"/>
              <w:right w:w="57" w:type="dxa"/>
            </w:tcMar>
          </w:tcPr>
          <w:p w14:paraId="488682F4" w14:textId="77777777" w:rsidR="008F036A" w:rsidRPr="00863BA4" w:rsidRDefault="008F036A" w:rsidP="00224E39">
            <w:pPr>
              <w:jc w:val="left"/>
              <w:textAlignment w:val="top"/>
              <w:rPr>
                <w:ins w:id="15292" w:author="Александр" w:date="2020-04-13T09:54:00Z"/>
                <w:rFonts w:ascii="Arial" w:hAnsi="Arial" w:cs="Arial"/>
                <w:sz w:val="20"/>
              </w:rPr>
            </w:pPr>
            <w:proofErr w:type="spellStart"/>
            <w:ins w:id="15293" w:author="Александр" w:date="2020-04-13T09:54:00Z">
              <w:r w:rsidRPr="00863BA4">
                <w:rPr>
                  <w:rFonts w:ascii="Arial" w:hAnsi="Arial" w:cs="Arial"/>
                  <w:sz w:val="20"/>
                </w:rPr>
                <w:t>Олимпиадинский</w:t>
              </w:r>
              <w:proofErr w:type="spellEnd"/>
              <w:r w:rsidRPr="00863BA4">
                <w:rPr>
                  <w:rFonts w:ascii="Arial" w:hAnsi="Arial" w:cs="Arial"/>
                  <w:sz w:val="20"/>
                </w:rPr>
                <w:t xml:space="preserve"> ГОК</w:t>
              </w:r>
            </w:ins>
          </w:p>
        </w:tc>
      </w:tr>
      <w:tr w:rsidR="008F036A" w:rsidRPr="00CB2BEF" w14:paraId="0AF17945" w14:textId="77777777" w:rsidTr="00224E39">
        <w:trPr>
          <w:trHeight w:val="20"/>
          <w:jc w:val="center"/>
          <w:ins w:id="15294" w:author="Александр" w:date="2020-04-13T09:54:00Z"/>
        </w:trPr>
        <w:tc>
          <w:tcPr>
            <w:tcW w:w="2972" w:type="dxa"/>
            <w:tcMar>
              <w:top w:w="28" w:type="dxa"/>
              <w:left w:w="57" w:type="dxa"/>
              <w:bottom w:w="28" w:type="dxa"/>
              <w:right w:w="57" w:type="dxa"/>
            </w:tcMar>
          </w:tcPr>
          <w:p w14:paraId="0F5C34BF" w14:textId="77777777" w:rsidR="008F036A" w:rsidRPr="00863BA4" w:rsidRDefault="008F036A" w:rsidP="00224E39">
            <w:pPr>
              <w:jc w:val="center"/>
              <w:textAlignment w:val="top"/>
              <w:rPr>
                <w:ins w:id="15295" w:author="Александр" w:date="2020-04-13T09:54:00Z"/>
                <w:rFonts w:ascii="Arial" w:hAnsi="Arial" w:cs="Arial"/>
                <w:sz w:val="20"/>
              </w:rPr>
            </w:pPr>
            <w:ins w:id="15296" w:author="Александр" w:date="2020-04-13T09:54:00Z">
              <w:r w:rsidRPr="00863BA4">
                <w:rPr>
                  <w:rFonts w:ascii="Arial" w:hAnsi="Arial" w:cs="Arial"/>
                  <w:sz w:val="20"/>
                </w:rPr>
                <w:t>12</w:t>
              </w:r>
            </w:ins>
          </w:p>
        </w:tc>
        <w:tc>
          <w:tcPr>
            <w:tcW w:w="7229" w:type="dxa"/>
            <w:tcMar>
              <w:top w:w="28" w:type="dxa"/>
              <w:left w:w="57" w:type="dxa"/>
              <w:bottom w:w="28" w:type="dxa"/>
              <w:right w:w="57" w:type="dxa"/>
            </w:tcMar>
          </w:tcPr>
          <w:p w14:paraId="5F6042D9" w14:textId="77777777" w:rsidR="008F036A" w:rsidRPr="00863BA4" w:rsidRDefault="008F036A" w:rsidP="00224E39">
            <w:pPr>
              <w:jc w:val="left"/>
              <w:textAlignment w:val="top"/>
              <w:rPr>
                <w:ins w:id="15297" w:author="Александр" w:date="2020-04-13T09:54:00Z"/>
                <w:rFonts w:ascii="Arial" w:hAnsi="Arial" w:cs="Arial"/>
                <w:sz w:val="20"/>
              </w:rPr>
            </w:pPr>
            <w:ins w:id="15298" w:author="Александр" w:date="2020-04-13T09:54:00Z">
              <w:r w:rsidRPr="00863BA4">
                <w:rPr>
                  <w:rFonts w:ascii="Arial" w:hAnsi="Arial" w:cs="Arial"/>
                  <w:sz w:val="20"/>
                </w:rPr>
                <w:t>База «Северная»</w:t>
              </w:r>
            </w:ins>
          </w:p>
        </w:tc>
      </w:tr>
      <w:tr w:rsidR="008F036A" w:rsidRPr="00CB2BEF" w14:paraId="5A9A9F29" w14:textId="77777777" w:rsidTr="00224E39">
        <w:trPr>
          <w:trHeight w:val="20"/>
          <w:jc w:val="center"/>
          <w:ins w:id="15299" w:author="Александр" w:date="2020-04-13T09:54:00Z"/>
        </w:trPr>
        <w:tc>
          <w:tcPr>
            <w:tcW w:w="2972" w:type="dxa"/>
            <w:tcMar>
              <w:top w:w="28" w:type="dxa"/>
              <w:left w:w="57" w:type="dxa"/>
              <w:bottom w:w="28" w:type="dxa"/>
              <w:right w:w="57" w:type="dxa"/>
            </w:tcMar>
          </w:tcPr>
          <w:p w14:paraId="6CC5F7E6" w14:textId="77777777" w:rsidR="008F036A" w:rsidRPr="00863BA4" w:rsidRDefault="008F036A" w:rsidP="00224E39">
            <w:pPr>
              <w:jc w:val="center"/>
              <w:textAlignment w:val="top"/>
              <w:rPr>
                <w:ins w:id="15300" w:author="Александр" w:date="2020-04-13T09:54:00Z"/>
                <w:rFonts w:ascii="Arial" w:hAnsi="Arial" w:cs="Arial"/>
                <w:sz w:val="20"/>
              </w:rPr>
            </w:pPr>
            <w:ins w:id="15301" w:author="Александр" w:date="2020-04-13T09:54:00Z">
              <w:r w:rsidRPr="00863BA4">
                <w:rPr>
                  <w:rFonts w:ascii="Arial" w:hAnsi="Arial" w:cs="Arial"/>
                  <w:sz w:val="20"/>
                </w:rPr>
                <w:t>13</w:t>
              </w:r>
            </w:ins>
          </w:p>
        </w:tc>
        <w:tc>
          <w:tcPr>
            <w:tcW w:w="7229" w:type="dxa"/>
            <w:tcMar>
              <w:top w:w="28" w:type="dxa"/>
              <w:left w:w="57" w:type="dxa"/>
              <w:bottom w:w="28" w:type="dxa"/>
              <w:right w:w="57" w:type="dxa"/>
            </w:tcMar>
          </w:tcPr>
          <w:p w14:paraId="01C4165D" w14:textId="77777777" w:rsidR="008F036A" w:rsidRPr="00863BA4" w:rsidRDefault="008F036A" w:rsidP="00224E39">
            <w:pPr>
              <w:jc w:val="left"/>
              <w:textAlignment w:val="top"/>
              <w:rPr>
                <w:ins w:id="15302" w:author="Александр" w:date="2020-04-13T09:54:00Z"/>
                <w:rFonts w:ascii="Arial" w:hAnsi="Arial" w:cs="Arial"/>
                <w:sz w:val="20"/>
              </w:rPr>
            </w:pPr>
            <w:proofErr w:type="spellStart"/>
            <w:ins w:id="15303" w:author="Александр" w:date="2020-04-13T09:54:00Z">
              <w:r w:rsidRPr="00863BA4">
                <w:rPr>
                  <w:rFonts w:ascii="Arial" w:hAnsi="Arial" w:cs="Arial"/>
                  <w:sz w:val="20"/>
                </w:rPr>
                <w:t>Кокуйский</w:t>
              </w:r>
              <w:proofErr w:type="spellEnd"/>
              <w:r w:rsidRPr="00863BA4">
                <w:rPr>
                  <w:rFonts w:ascii="Arial" w:hAnsi="Arial" w:cs="Arial"/>
                  <w:sz w:val="20"/>
                </w:rPr>
                <w:t xml:space="preserve"> угольный разрез</w:t>
              </w:r>
            </w:ins>
          </w:p>
        </w:tc>
      </w:tr>
      <w:tr w:rsidR="008F036A" w:rsidRPr="00CB2BEF" w14:paraId="1E816C88" w14:textId="77777777" w:rsidTr="00224E39">
        <w:trPr>
          <w:trHeight w:val="20"/>
          <w:jc w:val="center"/>
          <w:ins w:id="15304" w:author="Александр" w:date="2020-04-13T09:54:00Z"/>
        </w:trPr>
        <w:tc>
          <w:tcPr>
            <w:tcW w:w="2972" w:type="dxa"/>
            <w:tcMar>
              <w:top w:w="28" w:type="dxa"/>
              <w:left w:w="57" w:type="dxa"/>
              <w:bottom w:w="28" w:type="dxa"/>
              <w:right w:w="57" w:type="dxa"/>
            </w:tcMar>
          </w:tcPr>
          <w:p w14:paraId="78D8DCA2" w14:textId="77777777" w:rsidR="008F036A" w:rsidRPr="00863BA4" w:rsidRDefault="008F036A" w:rsidP="00224E39">
            <w:pPr>
              <w:jc w:val="center"/>
              <w:textAlignment w:val="top"/>
              <w:rPr>
                <w:ins w:id="15305" w:author="Александр" w:date="2020-04-13T09:54:00Z"/>
                <w:rFonts w:ascii="Arial" w:hAnsi="Arial" w:cs="Arial"/>
                <w:sz w:val="20"/>
              </w:rPr>
            </w:pPr>
            <w:ins w:id="15306" w:author="Александр" w:date="2020-04-13T09:54:00Z">
              <w:r w:rsidRPr="00863BA4">
                <w:rPr>
                  <w:rFonts w:ascii="Arial" w:hAnsi="Arial" w:cs="Arial"/>
                  <w:sz w:val="20"/>
                </w:rPr>
                <w:t>00</w:t>
              </w:r>
            </w:ins>
          </w:p>
        </w:tc>
        <w:tc>
          <w:tcPr>
            <w:tcW w:w="7229" w:type="dxa"/>
            <w:tcMar>
              <w:top w:w="28" w:type="dxa"/>
              <w:left w:w="57" w:type="dxa"/>
              <w:bottom w:w="28" w:type="dxa"/>
              <w:right w:w="57" w:type="dxa"/>
            </w:tcMar>
          </w:tcPr>
          <w:p w14:paraId="3295238B" w14:textId="77777777" w:rsidR="008F036A" w:rsidRPr="00863BA4" w:rsidRDefault="008F036A" w:rsidP="00224E39">
            <w:pPr>
              <w:jc w:val="left"/>
              <w:textAlignment w:val="top"/>
              <w:rPr>
                <w:ins w:id="15307" w:author="Александр" w:date="2020-04-13T09:54:00Z"/>
                <w:rFonts w:ascii="Arial" w:hAnsi="Arial" w:cs="Arial"/>
                <w:b/>
                <w:sz w:val="20"/>
              </w:rPr>
            </w:pPr>
            <w:ins w:id="15308" w:author="Александр" w:date="2020-04-13T09:54:00Z">
              <w:r w:rsidRPr="00863BA4">
                <w:rPr>
                  <w:rFonts w:ascii="Arial" w:hAnsi="Arial" w:cs="Arial"/>
                  <w:sz w:val="20"/>
                </w:rPr>
                <w:t>ООО «УК Полюс»</w:t>
              </w:r>
            </w:ins>
          </w:p>
        </w:tc>
      </w:tr>
      <w:tr w:rsidR="008F036A" w:rsidRPr="00CB2BEF" w14:paraId="505F79BF" w14:textId="77777777" w:rsidTr="00224E39">
        <w:trPr>
          <w:trHeight w:val="20"/>
          <w:jc w:val="center"/>
          <w:ins w:id="15309" w:author="Александр" w:date="2020-04-13T09:54:00Z"/>
        </w:trPr>
        <w:tc>
          <w:tcPr>
            <w:tcW w:w="2972" w:type="dxa"/>
            <w:tcMar>
              <w:top w:w="28" w:type="dxa"/>
              <w:left w:w="57" w:type="dxa"/>
              <w:bottom w:w="28" w:type="dxa"/>
              <w:right w:w="57" w:type="dxa"/>
            </w:tcMar>
          </w:tcPr>
          <w:p w14:paraId="662D597F" w14:textId="77777777" w:rsidR="008F036A" w:rsidRPr="00863BA4" w:rsidRDefault="008F036A" w:rsidP="00224E39">
            <w:pPr>
              <w:jc w:val="center"/>
              <w:textAlignment w:val="top"/>
              <w:rPr>
                <w:ins w:id="15310" w:author="Александр" w:date="2020-04-13T09:54:00Z"/>
                <w:rFonts w:ascii="Arial" w:hAnsi="Arial" w:cs="Arial"/>
                <w:sz w:val="20"/>
              </w:rPr>
            </w:pPr>
            <w:ins w:id="15311" w:author="Александр" w:date="2020-04-13T09:54:00Z">
              <w:r w:rsidRPr="00863BA4">
                <w:rPr>
                  <w:rFonts w:ascii="Arial" w:hAnsi="Arial" w:cs="Arial"/>
                  <w:sz w:val="20"/>
                </w:rPr>
                <w:t>20</w:t>
              </w:r>
            </w:ins>
          </w:p>
        </w:tc>
        <w:tc>
          <w:tcPr>
            <w:tcW w:w="7229" w:type="dxa"/>
            <w:tcMar>
              <w:top w:w="28" w:type="dxa"/>
              <w:left w:w="57" w:type="dxa"/>
              <w:bottom w:w="28" w:type="dxa"/>
              <w:right w:w="57" w:type="dxa"/>
            </w:tcMar>
          </w:tcPr>
          <w:p w14:paraId="74CF50E6" w14:textId="77777777" w:rsidR="008F036A" w:rsidRPr="00863BA4" w:rsidRDefault="008F036A" w:rsidP="00224E39">
            <w:pPr>
              <w:jc w:val="left"/>
              <w:textAlignment w:val="top"/>
              <w:rPr>
                <w:ins w:id="15312" w:author="Александр" w:date="2020-04-13T09:54:00Z"/>
                <w:rFonts w:ascii="Arial" w:hAnsi="Arial" w:cs="Arial"/>
                <w:b/>
                <w:sz w:val="20"/>
              </w:rPr>
            </w:pPr>
            <w:ins w:id="15313" w:author="Александр" w:date="2020-04-13T09:54:00Z">
              <w:r w:rsidRPr="00863BA4">
                <w:rPr>
                  <w:rFonts w:ascii="Arial" w:hAnsi="Arial" w:cs="Arial"/>
                  <w:sz w:val="20"/>
                </w:rPr>
                <w:t xml:space="preserve">ПАО «ЗДК </w:t>
              </w:r>
              <w:proofErr w:type="spellStart"/>
              <w:r w:rsidRPr="00863BA4">
                <w:rPr>
                  <w:rFonts w:ascii="Arial" w:hAnsi="Arial" w:cs="Arial"/>
                  <w:sz w:val="20"/>
                </w:rPr>
                <w:t>Лензолото</w:t>
              </w:r>
              <w:proofErr w:type="spellEnd"/>
              <w:r w:rsidRPr="00863BA4">
                <w:rPr>
                  <w:rFonts w:ascii="Arial" w:hAnsi="Arial" w:cs="Arial"/>
                  <w:sz w:val="20"/>
                </w:rPr>
                <w:t xml:space="preserve">» </w:t>
              </w:r>
            </w:ins>
          </w:p>
        </w:tc>
      </w:tr>
      <w:tr w:rsidR="008F036A" w:rsidRPr="00CB2BEF" w14:paraId="1E41DCA0" w14:textId="77777777" w:rsidTr="00224E39">
        <w:trPr>
          <w:trHeight w:val="20"/>
          <w:jc w:val="center"/>
          <w:ins w:id="15314" w:author="Александр" w:date="2020-04-13T09:54:00Z"/>
        </w:trPr>
        <w:tc>
          <w:tcPr>
            <w:tcW w:w="2972" w:type="dxa"/>
            <w:tcMar>
              <w:top w:w="28" w:type="dxa"/>
              <w:left w:w="57" w:type="dxa"/>
              <w:bottom w:w="28" w:type="dxa"/>
              <w:right w:w="57" w:type="dxa"/>
            </w:tcMar>
          </w:tcPr>
          <w:p w14:paraId="79CE6754" w14:textId="77777777" w:rsidR="008F036A" w:rsidRPr="00863BA4" w:rsidRDefault="008F036A" w:rsidP="00224E39">
            <w:pPr>
              <w:jc w:val="center"/>
              <w:textAlignment w:val="top"/>
              <w:rPr>
                <w:ins w:id="15315" w:author="Александр" w:date="2020-04-13T09:54:00Z"/>
                <w:rFonts w:ascii="Arial" w:hAnsi="Arial" w:cs="Arial"/>
                <w:sz w:val="20"/>
              </w:rPr>
            </w:pPr>
            <w:ins w:id="15316" w:author="Александр" w:date="2020-04-13T09:54:00Z">
              <w:r w:rsidRPr="00863BA4">
                <w:rPr>
                  <w:rFonts w:ascii="Arial" w:hAnsi="Arial" w:cs="Arial"/>
                  <w:sz w:val="20"/>
                </w:rPr>
                <w:t>03</w:t>
              </w:r>
            </w:ins>
          </w:p>
        </w:tc>
        <w:tc>
          <w:tcPr>
            <w:tcW w:w="7229" w:type="dxa"/>
            <w:tcMar>
              <w:top w:w="28" w:type="dxa"/>
              <w:left w:w="57" w:type="dxa"/>
              <w:bottom w:w="28" w:type="dxa"/>
              <w:right w:w="57" w:type="dxa"/>
            </w:tcMar>
          </w:tcPr>
          <w:p w14:paraId="7E5F04A3" w14:textId="77777777" w:rsidR="008F036A" w:rsidRPr="00863BA4" w:rsidRDefault="008F036A" w:rsidP="00224E39">
            <w:pPr>
              <w:jc w:val="left"/>
              <w:textAlignment w:val="top"/>
              <w:rPr>
                <w:ins w:id="15317" w:author="Александр" w:date="2020-04-13T09:54:00Z"/>
                <w:rFonts w:ascii="Arial" w:hAnsi="Arial" w:cs="Arial"/>
                <w:b/>
                <w:sz w:val="20"/>
              </w:rPr>
            </w:pPr>
            <w:ins w:id="15318" w:author="Александр" w:date="2020-04-13T09:54:00Z">
              <w:r w:rsidRPr="00863BA4">
                <w:rPr>
                  <w:rFonts w:ascii="Arial" w:hAnsi="Arial" w:cs="Arial"/>
                  <w:sz w:val="20"/>
                </w:rPr>
                <w:t xml:space="preserve">АО «Полюс Вернинское» </w:t>
              </w:r>
            </w:ins>
          </w:p>
        </w:tc>
      </w:tr>
      <w:tr w:rsidR="008F036A" w:rsidRPr="00CB2BEF" w14:paraId="4FF5979A" w14:textId="77777777" w:rsidTr="00224E39">
        <w:trPr>
          <w:trHeight w:val="20"/>
          <w:jc w:val="center"/>
          <w:ins w:id="15319" w:author="Александр" w:date="2020-04-13T09:54:00Z"/>
        </w:trPr>
        <w:tc>
          <w:tcPr>
            <w:tcW w:w="2972" w:type="dxa"/>
            <w:tcMar>
              <w:top w:w="28" w:type="dxa"/>
              <w:left w:w="57" w:type="dxa"/>
              <w:bottom w:w="28" w:type="dxa"/>
              <w:right w:w="57" w:type="dxa"/>
            </w:tcMar>
          </w:tcPr>
          <w:p w14:paraId="5FB99FE5" w14:textId="77777777" w:rsidR="008F036A" w:rsidRPr="00863BA4" w:rsidRDefault="008F036A" w:rsidP="00224E39">
            <w:pPr>
              <w:jc w:val="center"/>
              <w:textAlignment w:val="top"/>
              <w:rPr>
                <w:ins w:id="15320" w:author="Александр" w:date="2020-04-13T09:54:00Z"/>
                <w:rFonts w:ascii="Arial" w:hAnsi="Arial" w:cs="Arial"/>
                <w:sz w:val="20"/>
              </w:rPr>
            </w:pPr>
            <w:ins w:id="15321" w:author="Александр" w:date="2020-04-13T09:54:00Z">
              <w:r w:rsidRPr="00863BA4">
                <w:rPr>
                  <w:rFonts w:ascii="Arial" w:hAnsi="Arial" w:cs="Arial"/>
                  <w:sz w:val="20"/>
                </w:rPr>
                <w:t>40</w:t>
              </w:r>
            </w:ins>
          </w:p>
        </w:tc>
        <w:tc>
          <w:tcPr>
            <w:tcW w:w="7229" w:type="dxa"/>
            <w:tcMar>
              <w:top w:w="28" w:type="dxa"/>
              <w:left w:w="57" w:type="dxa"/>
              <w:bottom w:w="28" w:type="dxa"/>
              <w:right w:w="57" w:type="dxa"/>
            </w:tcMar>
          </w:tcPr>
          <w:p w14:paraId="6F37EFC0" w14:textId="77777777" w:rsidR="008F036A" w:rsidRPr="00863BA4" w:rsidRDefault="008F036A" w:rsidP="00224E39">
            <w:pPr>
              <w:jc w:val="left"/>
              <w:textAlignment w:val="top"/>
              <w:rPr>
                <w:ins w:id="15322" w:author="Александр" w:date="2020-04-13T09:54:00Z"/>
                <w:rFonts w:ascii="Arial" w:hAnsi="Arial" w:cs="Arial"/>
                <w:b/>
                <w:sz w:val="20"/>
              </w:rPr>
            </w:pPr>
            <w:ins w:id="15323" w:author="Александр" w:date="2020-04-13T09:54:00Z">
              <w:r w:rsidRPr="00863BA4">
                <w:rPr>
                  <w:rFonts w:ascii="Arial" w:hAnsi="Arial" w:cs="Arial"/>
                  <w:sz w:val="20"/>
                </w:rPr>
                <w:t>АО «</w:t>
              </w:r>
              <w:proofErr w:type="spellStart"/>
              <w:r w:rsidRPr="00863BA4">
                <w:rPr>
                  <w:rFonts w:ascii="Arial" w:hAnsi="Arial" w:cs="Arial"/>
                  <w:sz w:val="20"/>
                </w:rPr>
                <w:t>Алданзолото</w:t>
              </w:r>
              <w:proofErr w:type="spellEnd"/>
              <w:r w:rsidRPr="00863BA4">
                <w:rPr>
                  <w:rFonts w:ascii="Arial" w:hAnsi="Arial" w:cs="Arial"/>
                  <w:sz w:val="20"/>
                </w:rPr>
                <w:t xml:space="preserve"> ГРК» </w:t>
              </w:r>
            </w:ins>
          </w:p>
        </w:tc>
      </w:tr>
      <w:tr w:rsidR="008F036A" w:rsidRPr="00CB2BEF" w14:paraId="797C9E9A" w14:textId="77777777" w:rsidTr="00224E39">
        <w:trPr>
          <w:trHeight w:val="20"/>
          <w:jc w:val="center"/>
          <w:ins w:id="15324" w:author="Александр" w:date="2020-04-13T09:54:00Z"/>
        </w:trPr>
        <w:tc>
          <w:tcPr>
            <w:tcW w:w="2972" w:type="dxa"/>
            <w:tcMar>
              <w:top w:w="28" w:type="dxa"/>
              <w:left w:w="57" w:type="dxa"/>
              <w:bottom w:w="28" w:type="dxa"/>
              <w:right w:w="57" w:type="dxa"/>
            </w:tcMar>
          </w:tcPr>
          <w:p w14:paraId="1BC5DCB8" w14:textId="77777777" w:rsidR="008F036A" w:rsidRPr="00863BA4" w:rsidRDefault="008F036A" w:rsidP="00224E39">
            <w:pPr>
              <w:jc w:val="center"/>
              <w:textAlignment w:val="top"/>
              <w:rPr>
                <w:ins w:id="15325" w:author="Александр" w:date="2020-04-13T09:54:00Z"/>
                <w:rFonts w:ascii="Arial" w:hAnsi="Arial" w:cs="Arial"/>
                <w:sz w:val="20"/>
              </w:rPr>
            </w:pPr>
            <w:ins w:id="15326" w:author="Александр" w:date="2020-04-13T09:54:00Z">
              <w:r w:rsidRPr="00863BA4">
                <w:rPr>
                  <w:rFonts w:ascii="Arial" w:hAnsi="Arial" w:cs="Arial"/>
                  <w:sz w:val="20"/>
                </w:rPr>
                <w:t>50</w:t>
              </w:r>
            </w:ins>
          </w:p>
        </w:tc>
        <w:tc>
          <w:tcPr>
            <w:tcW w:w="7229" w:type="dxa"/>
            <w:tcMar>
              <w:top w:w="28" w:type="dxa"/>
              <w:left w:w="57" w:type="dxa"/>
              <w:bottom w:w="28" w:type="dxa"/>
              <w:right w:w="57" w:type="dxa"/>
            </w:tcMar>
          </w:tcPr>
          <w:p w14:paraId="10B1364B" w14:textId="77777777" w:rsidR="008F036A" w:rsidRPr="00863BA4" w:rsidRDefault="008F036A" w:rsidP="00224E39">
            <w:pPr>
              <w:jc w:val="left"/>
              <w:textAlignment w:val="top"/>
              <w:rPr>
                <w:ins w:id="15327" w:author="Александр" w:date="2020-04-13T09:54:00Z"/>
                <w:rFonts w:ascii="Arial" w:hAnsi="Arial" w:cs="Arial"/>
                <w:b/>
                <w:sz w:val="20"/>
              </w:rPr>
            </w:pPr>
            <w:ins w:id="15328" w:author="Александр" w:date="2020-04-13T09:54:00Z">
              <w:r w:rsidRPr="00863BA4">
                <w:rPr>
                  <w:rFonts w:ascii="Arial" w:hAnsi="Arial" w:cs="Arial"/>
                  <w:sz w:val="20"/>
                </w:rPr>
                <w:t>АО «</w:t>
              </w:r>
              <w:proofErr w:type="spellStart"/>
              <w:r w:rsidRPr="00863BA4">
                <w:rPr>
                  <w:rFonts w:ascii="Arial" w:hAnsi="Arial" w:cs="Arial"/>
                  <w:sz w:val="20"/>
                </w:rPr>
                <w:t>РиМ</w:t>
              </w:r>
              <w:proofErr w:type="spellEnd"/>
              <w:r w:rsidRPr="00863BA4">
                <w:rPr>
                  <w:rFonts w:ascii="Arial" w:hAnsi="Arial" w:cs="Arial"/>
                  <w:sz w:val="20"/>
                </w:rPr>
                <w:t xml:space="preserve">» </w:t>
              </w:r>
            </w:ins>
          </w:p>
        </w:tc>
      </w:tr>
      <w:tr w:rsidR="008F036A" w:rsidRPr="00CB2BEF" w14:paraId="0ECFB7F2" w14:textId="77777777" w:rsidTr="00224E39">
        <w:trPr>
          <w:trHeight w:val="20"/>
          <w:jc w:val="center"/>
          <w:ins w:id="15329" w:author="Александр" w:date="2020-04-13T09:54:00Z"/>
        </w:trPr>
        <w:tc>
          <w:tcPr>
            <w:tcW w:w="2972" w:type="dxa"/>
            <w:tcMar>
              <w:top w:w="28" w:type="dxa"/>
              <w:left w:w="57" w:type="dxa"/>
              <w:bottom w:w="28" w:type="dxa"/>
              <w:right w:w="57" w:type="dxa"/>
            </w:tcMar>
          </w:tcPr>
          <w:p w14:paraId="3CDD8576" w14:textId="77777777" w:rsidR="008F036A" w:rsidRPr="00863BA4" w:rsidRDefault="008F036A" w:rsidP="00224E39">
            <w:pPr>
              <w:jc w:val="center"/>
              <w:textAlignment w:val="top"/>
              <w:rPr>
                <w:ins w:id="15330" w:author="Александр" w:date="2020-04-13T09:54:00Z"/>
                <w:rFonts w:ascii="Arial" w:hAnsi="Arial" w:cs="Arial"/>
                <w:sz w:val="20"/>
              </w:rPr>
            </w:pPr>
            <w:ins w:id="15331" w:author="Александр" w:date="2020-04-13T09:54:00Z">
              <w:r w:rsidRPr="00863BA4">
                <w:rPr>
                  <w:rFonts w:ascii="Arial" w:hAnsi="Arial" w:cs="Arial"/>
                  <w:sz w:val="20"/>
                </w:rPr>
                <w:t>60</w:t>
              </w:r>
            </w:ins>
          </w:p>
        </w:tc>
        <w:tc>
          <w:tcPr>
            <w:tcW w:w="7229" w:type="dxa"/>
            <w:tcMar>
              <w:top w:w="28" w:type="dxa"/>
              <w:left w:w="57" w:type="dxa"/>
              <w:bottom w:w="28" w:type="dxa"/>
              <w:right w:w="57" w:type="dxa"/>
            </w:tcMar>
          </w:tcPr>
          <w:p w14:paraId="1955E21A" w14:textId="77777777" w:rsidR="008F036A" w:rsidRPr="00863BA4" w:rsidRDefault="008F036A" w:rsidP="00224E39">
            <w:pPr>
              <w:jc w:val="left"/>
              <w:textAlignment w:val="top"/>
              <w:rPr>
                <w:ins w:id="15332" w:author="Александр" w:date="2020-04-13T09:54:00Z"/>
                <w:rFonts w:ascii="Arial" w:hAnsi="Arial" w:cs="Arial"/>
                <w:b/>
                <w:sz w:val="20"/>
              </w:rPr>
            </w:pPr>
            <w:ins w:id="15333" w:author="Александр" w:date="2020-04-13T09:54:00Z">
              <w:r w:rsidRPr="00863BA4">
                <w:rPr>
                  <w:rFonts w:ascii="Arial" w:hAnsi="Arial" w:cs="Arial"/>
                  <w:sz w:val="20"/>
                </w:rPr>
                <w:t xml:space="preserve">ООО «Полюс Строй» </w:t>
              </w:r>
            </w:ins>
          </w:p>
        </w:tc>
      </w:tr>
    </w:tbl>
    <w:p w14:paraId="508EC6DD" w14:textId="59ABDF9F" w:rsidR="008F036A" w:rsidRPr="003F7F02" w:rsidRDefault="008F036A">
      <w:pPr>
        <w:pStyle w:val="a9"/>
        <w:keepNext/>
        <w:spacing w:after="240" w:afterAutospacing="0" w:line="276" w:lineRule="auto"/>
        <w:rPr>
          <w:rFonts w:ascii="Arial" w:hAnsi="Arial" w:cs="Arial"/>
          <w:bCs/>
          <w:sz w:val="22"/>
          <w:rPrChange w:id="15334" w:author="Владимир Лаут" w:date="2021-04-07T15:52:00Z">
            <w:rPr>
              <w:rFonts w:ascii="Arial" w:hAnsi="Arial" w:cs="Arial"/>
              <w:b/>
              <w:sz w:val="22"/>
            </w:rPr>
          </w:rPrChange>
        </w:rPr>
        <w:pPrChange w:id="15335" w:author="Александр" w:date="2020-04-13T09:55:00Z">
          <w:pPr>
            <w:pStyle w:val="a9"/>
            <w:keepNext/>
            <w:spacing w:after="240" w:afterAutospacing="0" w:line="276" w:lineRule="auto"/>
            <w:jc w:val="right"/>
          </w:pPr>
        </w:pPrChange>
      </w:pPr>
      <w:ins w:id="15336" w:author="Александр" w:date="2020-04-13T09:54:00Z">
        <w:r w:rsidRPr="003F7F02">
          <w:rPr>
            <w:rFonts w:ascii="Arial" w:hAnsi="Arial" w:cs="Arial"/>
            <w:bCs/>
            <w:sz w:val="22"/>
            <w:rPrChange w:id="15337" w:author="Владимир Лаут" w:date="2021-04-07T15:52:00Z">
              <w:rPr>
                <w:rFonts w:ascii="Arial" w:hAnsi="Arial" w:cs="Arial"/>
                <w:b/>
                <w:sz w:val="22"/>
              </w:rPr>
            </w:rPrChange>
          </w:rPr>
          <w:t xml:space="preserve">Подробнее описано в </w:t>
        </w:r>
      </w:ins>
      <w:ins w:id="15338" w:author="Александр" w:date="2020-04-13T09:55:00Z">
        <w:r w:rsidRPr="003F7F02">
          <w:rPr>
            <w:rFonts w:ascii="Arial" w:hAnsi="Arial" w:cs="Arial"/>
            <w:bCs/>
            <w:sz w:val="22"/>
            <w:rPrChange w:id="15339" w:author="Владимир Лаут" w:date="2021-04-07T15:52:00Z">
              <w:rPr>
                <w:rFonts w:ascii="Arial" w:hAnsi="Arial" w:cs="Arial"/>
                <w:b/>
                <w:sz w:val="22"/>
              </w:rPr>
            </w:rPrChange>
          </w:rPr>
          <w:t>Методик</w:t>
        </w:r>
        <w:del w:id="15340" w:author="Владимир Лаут" w:date="2021-04-07T15:52:00Z">
          <w:r w:rsidRPr="003F7F02" w:rsidDel="003F7F02">
            <w:rPr>
              <w:rFonts w:ascii="Arial" w:hAnsi="Arial" w:cs="Arial"/>
              <w:bCs/>
              <w:sz w:val="22"/>
              <w:rPrChange w:id="15341" w:author="Владимир Лаут" w:date="2021-04-07T15:52:00Z">
                <w:rPr>
                  <w:rFonts w:ascii="Arial" w:hAnsi="Arial" w:cs="Arial"/>
                  <w:b/>
                  <w:sz w:val="22"/>
                </w:rPr>
              </w:rPrChange>
            </w:rPr>
            <w:delText>а</w:delText>
          </w:r>
        </w:del>
      </w:ins>
      <w:ins w:id="15342" w:author="Владимир Лаут" w:date="2021-04-07T15:52:00Z">
        <w:r w:rsidR="003F7F02">
          <w:rPr>
            <w:rFonts w:ascii="Arial" w:hAnsi="Arial" w:cs="Arial"/>
            <w:bCs/>
            <w:sz w:val="22"/>
          </w:rPr>
          <w:t>е</w:t>
        </w:r>
      </w:ins>
      <w:ins w:id="15343" w:author="Александр" w:date="2020-04-13T09:55:00Z">
        <w:r w:rsidRPr="003F7F02">
          <w:rPr>
            <w:rFonts w:ascii="Arial" w:hAnsi="Arial" w:cs="Arial"/>
            <w:bCs/>
            <w:sz w:val="22"/>
            <w:rPrChange w:id="15344" w:author="Владимир Лаут" w:date="2021-04-07T15:52:00Z">
              <w:rPr>
                <w:rFonts w:ascii="Arial" w:hAnsi="Arial" w:cs="Arial"/>
                <w:b/>
                <w:sz w:val="22"/>
              </w:rPr>
            </w:rPrChange>
          </w:rPr>
          <w:t xml:space="preserve"> ведения НСИ</w:t>
        </w:r>
        <w:del w:id="15345" w:author="Владимир Лаут" w:date="2021-04-07T15:52:00Z">
          <w:r w:rsidRPr="003F7F02" w:rsidDel="003F7F02">
            <w:rPr>
              <w:rFonts w:ascii="Arial" w:hAnsi="Arial" w:cs="Arial"/>
              <w:bCs/>
              <w:sz w:val="22"/>
              <w:rPrChange w:id="15346" w:author="Владимир Лаут" w:date="2021-04-07T15:52:00Z">
                <w:rPr>
                  <w:rFonts w:ascii="Arial" w:hAnsi="Arial" w:cs="Arial"/>
                  <w:b/>
                  <w:sz w:val="22"/>
                </w:rPr>
              </w:rPrChange>
            </w:rPr>
            <w:delText xml:space="preserve"> (БДО и БДН)</w:delText>
          </w:r>
        </w:del>
        <w:r w:rsidRPr="003F7F02">
          <w:rPr>
            <w:rFonts w:ascii="Arial" w:hAnsi="Arial" w:cs="Arial"/>
            <w:bCs/>
            <w:sz w:val="22"/>
            <w:rPrChange w:id="15347" w:author="Владимир Лаут" w:date="2021-04-07T15:52:00Z">
              <w:rPr>
                <w:rFonts w:ascii="Arial" w:hAnsi="Arial" w:cs="Arial"/>
                <w:b/>
                <w:sz w:val="22"/>
              </w:rPr>
            </w:rPrChange>
          </w:rPr>
          <w:t xml:space="preserve"> </w:t>
        </w:r>
        <w:proofErr w:type="spellStart"/>
        <w:r w:rsidRPr="003F7F02">
          <w:rPr>
            <w:rFonts w:ascii="Arial" w:hAnsi="Arial" w:cs="Arial"/>
            <w:bCs/>
            <w:sz w:val="22"/>
            <w:rPrChange w:id="15348" w:author="Владимир Лаут" w:date="2021-04-07T15:52:00Z">
              <w:rPr>
                <w:rFonts w:ascii="Arial" w:hAnsi="Arial" w:cs="Arial"/>
                <w:b/>
                <w:sz w:val="22"/>
              </w:rPr>
            </w:rPrChange>
          </w:rPr>
          <w:t>ТОиР</w:t>
        </w:r>
        <w:proofErr w:type="spellEnd"/>
        <w:r w:rsidRPr="003F7F02">
          <w:rPr>
            <w:rFonts w:ascii="Arial" w:hAnsi="Arial" w:cs="Arial"/>
            <w:bCs/>
            <w:sz w:val="22"/>
            <w:rPrChange w:id="15349" w:author="Владимир Лаут" w:date="2021-04-07T15:52:00Z">
              <w:rPr>
                <w:rFonts w:ascii="Arial" w:hAnsi="Arial" w:cs="Arial"/>
                <w:b/>
                <w:sz w:val="22"/>
              </w:rPr>
            </w:rPrChange>
          </w:rPr>
          <w:t>, раздел 5.5.</w:t>
        </w:r>
      </w:ins>
    </w:p>
    <w:tbl>
      <w:tblPr>
        <w:tblW w:w="10201" w:type="dxa"/>
        <w:jc w:val="center"/>
        <w:tblLook w:val="04A0" w:firstRow="1" w:lastRow="0" w:firstColumn="1" w:lastColumn="0" w:noHBand="0" w:noVBand="1"/>
        <w:tblPrChange w:id="15350" w:author="Александр" w:date="2020-04-13T09:51:00Z">
          <w:tblPr>
            <w:tblW w:w="10201" w:type="dxa"/>
            <w:jc w:val="center"/>
            <w:tblLook w:val="04A0" w:firstRow="1" w:lastRow="0" w:firstColumn="1" w:lastColumn="0" w:noHBand="0" w:noVBand="1"/>
          </w:tblPr>
        </w:tblPrChange>
      </w:tblPr>
      <w:tblGrid>
        <w:gridCol w:w="2972"/>
        <w:gridCol w:w="7229"/>
        <w:tblGridChange w:id="15351">
          <w:tblGrid>
            <w:gridCol w:w="5"/>
            <w:gridCol w:w="2967"/>
            <w:gridCol w:w="5"/>
            <w:gridCol w:w="7224"/>
            <w:gridCol w:w="5"/>
          </w:tblGrid>
        </w:tblGridChange>
      </w:tblGrid>
      <w:tr w:rsidR="008F036A" w:rsidRPr="00720F8F" w:rsidDel="008F036A" w14:paraId="10BEADA8" w14:textId="4AC38EAA" w:rsidTr="00224E39">
        <w:trPr>
          <w:trHeight w:val="20"/>
          <w:jc w:val="center"/>
          <w:del w:id="15352" w:author="Александр" w:date="2020-04-13T09:54:00Z"/>
          <w:trPrChange w:id="15353" w:author="Александр" w:date="2020-04-13T09:51:00Z">
            <w:trPr>
              <w:gridBefore w:val="1"/>
              <w:trHeight w:val="20"/>
              <w:jc w:val="center"/>
            </w:trPr>
          </w:trPrChange>
        </w:trPr>
        <w:tc>
          <w:tcPr>
            <w:tcW w:w="2972" w:type="dxa"/>
            <w:shd w:val="clear" w:color="auto" w:fill="FFC000"/>
            <w:tcMar>
              <w:top w:w="28" w:type="dxa"/>
              <w:left w:w="57" w:type="dxa"/>
              <w:bottom w:w="28" w:type="dxa"/>
              <w:right w:w="57" w:type="dxa"/>
            </w:tcMar>
            <w:tcPrChange w:id="15354" w:author="Александр" w:date="2020-04-13T09:51:00Z">
              <w:tcPr>
                <w:tcW w:w="2972" w:type="dxa"/>
                <w:gridSpan w:val="2"/>
                <w:shd w:val="clear" w:color="auto" w:fill="FFC000"/>
                <w:tcMar>
                  <w:top w:w="28" w:type="dxa"/>
                  <w:left w:w="57" w:type="dxa"/>
                  <w:bottom w:w="28" w:type="dxa"/>
                  <w:right w:w="57" w:type="dxa"/>
                </w:tcMar>
                <w:vAlign w:val="center"/>
              </w:tcPr>
            </w:tcPrChange>
          </w:tcPr>
          <w:p w14:paraId="4287E13A" w14:textId="04010F8C" w:rsidR="008F036A" w:rsidRPr="008B756C" w:rsidDel="008F036A" w:rsidRDefault="008F036A" w:rsidP="008F036A">
            <w:pPr>
              <w:spacing w:before="40" w:after="40"/>
              <w:jc w:val="center"/>
              <w:textAlignment w:val="top"/>
              <w:rPr>
                <w:del w:id="15355" w:author="Александр" w:date="2020-04-13T09:54:00Z"/>
                <w:rFonts w:ascii="Arial" w:hAnsi="Arial"/>
                <w:b/>
                <w:color w:val="000000"/>
                <w:sz w:val="20"/>
              </w:rPr>
            </w:pPr>
            <w:del w:id="15356" w:author="Александр" w:date="2020-04-13T09:51:00Z">
              <w:r w:rsidRPr="008B756C" w:rsidDel="008F036A">
                <w:rPr>
                  <w:rFonts w:ascii="Arial" w:hAnsi="Arial"/>
                  <w:b/>
                  <w:color w:val="000000"/>
                  <w:sz w:val="20"/>
                </w:rPr>
                <w:delText>Код уровня 1 (</w:delText>
              </w:r>
              <w:r w:rsidRPr="008B756C" w:rsidDel="008F036A">
                <w:rPr>
                  <w:rFonts w:ascii="Arial" w:hAnsi="Arial"/>
                  <w:b/>
                  <w:color w:val="000000"/>
                  <w:sz w:val="20"/>
                  <w:lang w:val="en-US"/>
                </w:rPr>
                <w:delText>NN</w:delText>
              </w:r>
              <w:r w:rsidRPr="008B756C" w:rsidDel="008F036A">
                <w:rPr>
                  <w:rFonts w:ascii="Arial" w:hAnsi="Arial"/>
                  <w:b/>
                  <w:color w:val="000000"/>
                  <w:sz w:val="20"/>
                </w:rPr>
                <w:delText>)</w:delText>
              </w:r>
            </w:del>
            <w:bookmarkStart w:id="15357" w:name="_Toc67554796"/>
            <w:bookmarkStart w:id="15358" w:name="_Toc67556133"/>
            <w:bookmarkStart w:id="15359" w:name="_Toc67557186"/>
            <w:bookmarkEnd w:id="15357"/>
            <w:bookmarkEnd w:id="15358"/>
            <w:bookmarkEnd w:id="15359"/>
          </w:p>
        </w:tc>
        <w:tc>
          <w:tcPr>
            <w:tcW w:w="7229" w:type="dxa"/>
            <w:shd w:val="clear" w:color="auto" w:fill="FFC000"/>
            <w:tcMar>
              <w:top w:w="28" w:type="dxa"/>
              <w:left w:w="57" w:type="dxa"/>
              <w:bottom w:w="28" w:type="dxa"/>
              <w:right w:w="57" w:type="dxa"/>
            </w:tcMar>
            <w:tcPrChange w:id="15360" w:author="Александр" w:date="2020-04-13T09:51:00Z">
              <w:tcPr>
                <w:tcW w:w="7229" w:type="dxa"/>
                <w:gridSpan w:val="2"/>
                <w:shd w:val="clear" w:color="auto" w:fill="FFC000"/>
                <w:tcMar>
                  <w:top w:w="28" w:type="dxa"/>
                  <w:left w:w="57" w:type="dxa"/>
                  <w:bottom w:w="28" w:type="dxa"/>
                  <w:right w:w="57" w:type="dxa"/>
                </w:tcMar>
                <w:vAlign w:val="center"/>
              </w:tcPr>
            </w:tcPrChange>
          </w:tcPr>
          <w:p w14:paraId="71D8443C" w14:textId="14598EAF" w:rsidR="008F036A" w:rsidRPr="008B756C" w:rsidDel="008F036A" w:rsidRDefault="008F036A" w:rsidP="008F036A">
            <w:pPr>
              <w:spacing w:before="40" w:after="40"/>
              <w:jc w:val="center"/>
              <w:textAlignment w:val="top"/>
              <w:rPr>
                <w:del w:id="15361" w:author="Александр" w:date="2020-04-13T09:54:00Z"/>
                <w:rFonts w:ascii="Arial" w:hAnsi="Arial"/>
                <w:b/>
                <w:color w:val="000000"/>
                <w:sz w:val="20"/>
              </w:rPr>
            </w:pPr>
            <w:del w:id="15362" w:author="Александр" w:date="2020-04-13T09:51:00Z">
              <w:r w:rsidRPr="008B756C" w:rsidDel="008F036A">
                <w:rPr>
                  <w:rFonts w:ascii="Arial" w:hAnsi="Arial"/>
                  <w:b/>
                  <w:color w:val="000000"/>
                  <w:sz w:val="20"/>
                </w:rPr>
                <w:delText>Наименование уровня структуры ТМ</w:delText>
              </w:r>
            </w:del>
            <w:bookmarkStart w:id="15363" w:name="_Toc67554797"/>
            <w:bookmarkStart w:id="15364" w:name="_Toc67556134"/>
            <w:bookmarkStart w:id="15365" w:name="_Toc67557187"/>
            <w:bookmarkEnd w:id="15363"/>
            <w:bookmarkEnd w:id="15364"/>
            <w:bookmarkEnd w:id="15365"/>
          </w:p>
        </w:tc>
        <w:bookmarkStart w:id="15366" w:name="_Toc67554798"/>
        <w:bookmarkStart w:id="15367" w:name="_Toc67556135"/>
        <w:bookmarkStart w:id="15368" w:name="_Toc67557188"/>
        <w:bookmarkEnd w:id="15366"/>
        <w:bookmarkEnd w:id="15367"/>
        <w:bookmarkEnd w:id="15368"/>
      </w:tr>
      <w:tr w:rsidR="008F036A" w:rsidRPr="00CB2BEF" w:rsidDel="008F036A" w14:paraId="09F2F3BC" w14:textId="5E5A5689" w:rsidTr="008007D3">
        <w:trPr>
          <w:trHeight w:val="20"/>
          <w:jc w:val="center"/>
          <w:del w:id="15369" w:author="Александр" w:date="2020-04-13T09:54:00Z"/>
        </w:trPr>
        <w:tc>
          <w:tcPr>
            <w:tcW w:w="2972" w:type="dxa"/>
            <w:tcMar>
              <w:top w:w="28" w:type="dxa"/>
              <w:left w:w="57" w:type="dxa"/>
              <w:bottom w:w="28" w:type="dxa"/>
              <w:right w:w="57" w:type="dxa"/>
            </w:tcMar>
          </w:tcPr>
          <w:p w14:paraId="7E18C33F" w14:textId="2D6C2823" w:rsidR="008F036A" w:rsidRPr="009A7E74" w:rsidDel="008F036A" w:rsidRDefault="008F036A" w:rsidP="008F036A">
            <w:pPr>
              <w:jc w:val="center"/>
              <w:textAlignment w:val="top"/>
              <w:rPr>
                <w:del w:id="15370" w:author="Александр" w:date="2020-04-13T09:54:00Z"/>
                <w:rFonts w:ascii="Arial" w:hAnsi="Arial" w:cs="Arial"/>
                <w:b/>
                <w:sz w:val="20"/>
              </w:rPr>
            </w:pPr>
            <w:del w:id="15371" w:author="Александр" w:date="2020-04-13T09:51:00Z">
              <w:r w:rsidRPr="00696F74" w:rsidDel="008F036A">
                <w:rPr>
                  <w:rFonts w:ascii="Arial" w:hAnsi="Arial" w:cs="Arial"/>
                  <w:b/>
                  <w:sz w:val="20"/>
                </w:rPr>
                <w:delText>10</w:delText>
              </w:r>
            </w:del>
            <w:bookmarkStart w:id="15372" w:name="_Toc67554799"/>
            <w:bookmarkStart w:id="15373" w:name="_Toc67556136"/>
            <w:bookmarkStart w:id="15374" w:name="_Toc67557189"/>
            <w:bookmarkEnd w:id="15372"/>
            <w:bookmarkEnd w:id="15373"/>
            <w:bookmarkEnd w:id="15374"/>
          </w:p>
        </w:tc>
        <w:tc>
          <w:tcPr>
            <w:tcW w:w="7229" w:type="dxa"/>
            <w:tcMar>
              <w:top w:w="28" w:type="dxa"/>
              <w:left w:w="57" w:type="dxa"/>
              <w:bottom w:w="28" w:type="dxa"/>
              <w:right w:w="57" w:type="dxa"/>
            </w:tcMar>
          </w:tcPr>
          <w:p w14:paraId="17073117" w14:textId="772EED81" w:rsidR="008F036A" w:rsidRPr="00A306F0" w:rsidDel="008F036A" w:rsidRDefault="008F036A" w:rsidP="008F036A">
            <w:pPr>
              <w:jc w:val="left"/>
              <w:textAlignment w:val="top"/>
              <w:rPr>
                <w:del w:id="15375" w:author="Александр" w:date="2020-04-13T09:54:00Z"/>
                <w:rFonts w:ascii="Arial" w:hAnsi="Arial" w:cs="Arial"/>
                <w:b/>
                <w:sz w:val="20"/>
              </w:rPr>
            </w:pPr>
            <w:del w:id="15376" w:author="Александр" w:date="2020-04-13T09:51:00Z">
              <w:r w:rsidRPr="00864651" w:rsidDel="008F036A">
                <w:rPr>
                  <w:rFonts w:ascii="Arial" w:hAnsi="Arial" w:cs="Arial"/>
                  <w:b/>
                  <w:sz w:val="20"/>
                </w:rPr>
                <w:delText>АО «Полюс Красноярск»</w:delText>
              </w:r>
            </w:del>
            <w:bookmarkStart w:id="15377" w:name="_Toc67554800"/>
            <w:bookmarkStart w:id="15378" w:name="_Toc67556137"/>
            <w:bookmarkStart w:id="15379" w:name="_Toc67557190"/>
            <w:bookmarkEnd w:id="15377"/>
            <w:bookmarkEnd w:id="15378"/>
            <w:bookmarkEnd w:id="15379"/>
          </w:p>
        </w:tc>
        <w:bookmarkStart w:id="15380" w:name="_Toc67554801"/>
        <w:bookmarkStart w:id="15381" w:name="_Toc67556138"/>
        <w:bookmarkStart w:id="15382" w:name="_Toc67557191"/>
        <w:bookmarkEnd w:id="15380"/>
        <w:bookmarkEnd w:id="15381"/>
        <w:bookmarkEnd w:id="15382"/>
      </w:tr>
      <w:tr w:rsidR="008F036A" w:rsidRPr="00CB2BEF" w:rsidDel="008F036A" w14:paraId="1EC52432" w14:textId="79A91D7C" w:rsidTr="008007D3">
        <w:trPr>
          <w:trHeight w:val="20"/>
          <w:jc w:val="center"/>
          <w:del w:id="15383" w:author="Александр" w:date="2020-04-13T09:54:00Z"/>
        </w:trPr>
        <w:tc>
          <w:tcPr>
            <w:tcW w:w="2972" w:type="dxa"/>
            <w:tcMar>
              <w:top w:w="28" w:type="dxa"/>
              <w:left w:w="57" w:type="dxa"/>
              <w:bottom w:w="28" w:type="dxa"/>
              <w:right w:w="57" w:type="dxa"/>
            </w:tcMar>
          </w:tcPr>
          <w:p w14:paraId="487D2580" w14:textId="5F6B836C" w:rsidR="008F036A" w:rsidRPr="008D3EFD" w:rsidDel="008F036A" w:rsidRDefault="008F036A" w:rsidP="008F036A">
            <w:pPr>
              <w:jc w:val="center"/>
              <w:textAlignment w:val="top"/>
              <w:rPr>
                <w:del w:id="15384" w:author="Александр" w:date="2020-04-13T09:54:00Z"/>
                <w:rFonts w:ascii="Arial" w:hAnsi="Arial" w:cs="Arial"/>
                <w:sz w:val="20"/>
              </w:rPr>
            </w:pPr>
            <w:del w:id="15385" w:author="Александр" w:date="2020-04-13T09:51:00Z">
              <w:r w:rsidRPr="00696F74" w:rsidDel="008F036A">
                <w:rPr>
                  <w:rFonts w:ascii="Arial" w:hAnsi="Arial" w:cs="Arial"/>
                  <w:sz w:val="20"/>
                </w:rPr>
                <w:delText>11</w:delText>
              </w:r>
            </w:del>
            <w:bookmarkStart w:id="15386" w:name="_Toc67554802"/>
            <w:bookmarkStart w:id="15387" w:name="_Toc67556139"/>
            <w:bookmarkStart w:id="15388" w:name="_Toc67557192"/>
            <w:bookmarkEnd w:id="15386"/>
            <w:bookmarkEnd w:id="15387"/>
            <w:bookmarkEnd w:id="15388"/>
          </w:p>
        </w:tc>
        <w:tc>
          <w:tcPr>
            <w:tcW w:w="7229" w:type="dxa"/>
            <w:tcMar>
              <w:top w:w="28" w:type="dxa"/>
              <w:left w:w="57" w:type="dxa"/>
              <w:bottom w:w="28" w:type="dxa"/>
              <w:right w:w="57" w:type="dxa"/>
            </w:tcMar>
          </w:tcPr>
          <w:p w14:paraId="04146DCE" w14:textId="4F1527EA" w:rsidR="008F036A" w:rsidRPr="00864651" w:rsidDel="008F036A" w:rsidRDefault="008F036A" w:rsidP="008F036A">
            <w:pPr>
              <w:jc w:val="left"/>
              <w:textAlignment w:val="top"/>
              <w:rPr>
                <w:del w:id="15389" w:author="Александр" w:date="2020-04-13T09:54:00Z"/>
                <w:rFonts w:ascii="Arial" w:hAnsi="Arial" w:cs="Arial"/>
                <w:sz w:val="20"/>
              </w:rPr>
            </w:pPr>
            <w:del w:id="15390" w:author="Александр" w:date="2020-04-13T09:51:00Z">
              <w:r w:rsidRPr="009A7E74" w:rsidDel="008F036A">
                <w:rPr>
                  <w:rFonts w:ascii="Arial" w:hAnsi="Arial" w:cs="Arial"/>
                  <w:sz w:val="20"/>
                </w:rPr>
                <w:delText>Олимпиадинский ГОК</w:delText>
              </w:r>
            </w:del>
            <w:bookmarkStart w:id="15391" w:name="_Toc67554803"/>
            <w:bookmarkStart w:id="15392" w:name="_Toc67556140"/>
            <w:bookmarkStart w:id="15393" w:name="_Toc67557193"/>
            <w:bookmarkEnd w:id="15391"/>
            <w:bookmarkEnd w:id="15392"/>
            <w:bookmarkEnd w:id="15393"/>
          </w:p>
        </w:tc>
        <w:bookmarkStart w:id="15394" w:name="_Toc67554804"/>
        <w:bookmarkStart w:id="15395" w:name="_Toc67556141"/>
        <w:bookmarkStart w:id="15396" w:name="_Toc67557194"/>
        <w:bookmarkEnd w:id="15394"/>
        <w:bookmarkEnd w:id="15395"/>
        <w:bookmarkEnd w:id="15396"/>
      </w:tr>
      <w:tr w:rsidR="008F036A" w:rsidRPr="00CB2BEF" w:rsidDel="008F036A" w14:paraId="337BD0E7" w14:textId="762D335A" w:rsidTr="008007D3">
        <w:trPr>
          <w:trHeight w:val="20"/>
          <w:jc w:val="center"/>
          <w:del w:id="15397" w:author="Александр" w:date="2020-04-13T09:54:00Z"/>
        </w:trPr>
        <w:tc>
          <w:tcPr>
            <w:tcW w:w="2972" w:type="dxa"/>
            <w:tcMar>
              <w:top w:w="28" w:type="dxa"/>
              <w:left w:w="57" w:type="dxa"/>
              <w:bottom w:w="28" w:type="dxa"/>
              <w:right w:w="57" w:type="dxa"/>
            </w:tcMar>
          </w:tcPr>
          <w:p w14:paraId="0C0A5A06" w14:textId="2AAD1A1A" w:rsidR="008F036A" w:rsidRPr="008D3EFD" w:rsidDel="008F036A" w:rsidRDefault="008F036A" w:rsidP="008F036A">
            <w:pPr>
              <w:jc w:val="center"/>
              <w:textAlignment w:val="top"/>
              <w:rPr>
                <w:del w:id="15398" w:author="Александр" w:date="2020-04-13T09:54:00Z"/>
                <w:rFonts w:ascii="Arial" w:hAnsi="Arial" w:cs="Arial"/>
                <w:sz w:val="20"/>
              </w:rPr>
            </w:pPr>
            <w:del w:id="15399" w:author="Александр" w:date="2020-04-13T09:51:00Z">
              <w:r w:rsidRPr="00696F74" w:rsidDel="008F036A">
                <w:rPr>
                  <w:rFonts w:ascii="Arial" w:hAnsi="Arial" w:cs="Arial"/>
                  <w:sz w:val="20"/>
                </w:rPr>
                <w:delText>12</w:delText>
              </w:r>
            </w:del>
            <w:bookmarkStart w:id="15400" w:name="_Toc67554805"/>
            <w:bookmarkStart w:id="15401" w:name="_Toc67556142"/>
            <w:bookmarkStart w:id="15402" w:name="_Toc67557195"/>
            <w:bookmarkEnd w:id="15400"/>
            <w:bookmarkEnd w:id="15401"/>
            <w:bookmarkEnd w:id="15402"/>
          </w:p>
        </w:tc>
        <w:tc>
          <w:tcPr>
            <w:tcW w:w="7229" w:type="dxa"/>
            <w:tcMar>
              <w:top w:w="28" w:type="dxa"/>
              <w:left w:w="57" w:type="dxa"/>
              <w:bottom w:w="28" w:type="dxa"/>
              <w:right w:w="57" w:type="dxa"/>
            </w:tcMar>
          </w:tcPr>
          <w:p w14:paraId="042C5314" w14:textId="1EDF437F" w:rsidR="008F036A" w:rsidRPr="00864651" w:rsidDel="008F036A" w:rsidRDefault="008F036A" w:rsidP="008F036A">
            <w:pPr>
              <w:jc w:val="left"/>
              <w:textAlignment w:val="top"/>
              <w:rPr>
                <w:del w:id="15403" w:author="Александр" w:date="2020-04-13T09:54:00Z"/>
                <w:rFonts w:ascii="Arial" w:hAnsi="Arial" w:cs="Arial"/>
                <w:sz w:val="20"/>
              </w:rPr>
            </w:pPr>
            <w:del w:id="15404" w:author="Александр" w:date="2020-04-13T09:51:00Z">
              <w:r w:rsidRPr="009A7E74" w:rsidDel="008F036A">
                <w:rPr>
                  <w:rFonts w:ascii="Arial" w:hAnsi="Arial" w:cs="Arial"/>
                  <w:sz w:val="20"/>
                </w:rPr>
                <w:delText>База «Северная»</w:delText>
              </w:r>
            </w:del>
            <w:bookmarkStart w:id="15405" w:name="_Toc67554806"/>
            <w:bookmarkStart w:id="15406" w:name="_Toc67556143"/>
            <w:bookmarkStart w:id="15407" w:name="_Toc67557196"/>
            <w:bookmarkEnd w:id="15405"/>
            <w:bookmarkEnd w:id="15406"/>
            <w:bookmarkEnd w:id="15407"/>
          </w:p>
        </w:tc>
        <w:bookmarkStart w:id="15408" w:name="_Toc67554807"/>
        <w:bookmarkStart w:id="15409" w:name="_Toc67556144"/>
        <w:bookmarkStart w:id="15410" w:name="_Toc67557197"/>
        <w:bookmarkEnd w:id="15408"/>
        <w:bookmarkEnd w:id="15409"/>
        <w:bookmarkEnd w:id="15410"/>
      </w:tr>
      <w:tr w:rsidR="008F036A" w:rsidRPr="00CB2BEF" w:rsidDel="008F036A" w14:paraId="7421F462" w14:textId="7C5402AB" w:rsidTr="008007D3">
        <w:trPr>
          <w:trHeight w:val="20"/>
          <w:jc w:val="center"/>
          <w:del w:id="15411" w:author="Александр" w:date="2020-04-13T09:54:00Z"/>
        </w:trPr>
        <w:tc>
          <w:tcPr>
            <w:tcW w:w="2972" w:type="dxa"/>
            <w:tcMar>
              <w:top w:w="28" w:type="dxa"/>
              <w:left w:w="57" w:type="dxa"/>
              <w:bottom w:w="28" w:type="dxa"/>
              <w:right w:w="57" w:type="dxa"/>
            </w:tcMar>
          </w:tcPr>
          <w:p w14:paraId="3009EEF5" w14:textId="184BD571" w:rsidR="008F036A" w:rsidRPr="008D3EFD" w:rsidDel="008F036A" w:rsidRDefault="008F036A" w:rsidP="008F036A">
            <w:pPr>
              <w:jc w:val="center"/>
              <w:textAlignment w:val="top"/>
              <w:rPr>
                <w:del w:id="15412" w:author="Александр" w:date="2020-04-13T09:54:00Z"/>
                <w:rFonts w:ascii="Arial" w:hAnsi="Arial" w:cs="Arial"/>
                <w:sz w:val="20"/>
              </w:rPr>
            </w:pPr>
            <w:del w:id="15413" w:author="Александр" w:date="2020-04-13T09:51:00Z">
              <w:r w:rsidRPr="00696F74" w:rsidDel="008F036A">
                <w:rPr>
                  <w:rFonts w:ascii="Arial" w:hAnsi="Arial" w:cs="Arial"/>
                  <w:sz w:val="20"/>
                </w:rPr>
                <w:delText>13</w:delText>
              </w:r>
            </w:del>
            <w:bookmarkStart w:id="15414" w:name="_Toc67554808"/>
            <w:bookmarkStart w:id="15415" w:name="_Toc67556145"/>
            <w:bookmarkStart w:id="15416" w:name="_Toc67557198"/>
            <w:bookmarkEnd w:id="15414"/>
            <w:bookmarkEnd w:id="15415"/>
            <w:bookmarkEnd w:id="15416"/>
          </w:p>
        </w:tc>
        <w:tc>
          <w:tcPr>
            <w:tcW w:w="7229" w:type="dxa"/>
            <w:tcMar>
              <w:top w:w="28" w:type="dxa"/>
              <w:left w:w="57" w:type="dxa"/>
              <w:bottom w:w="28" w:type="dxa"/>
              <w:right w:w="57" w:type="dxa"/>
            </w:tcMar>
          </w:tcPr>
          <w:p w14:paraId="0820F9F6" w14:textId="5693BA04" w:rsidR="008F036A" w:rsidRPr="00864651" w:rsidDel="008F036A" w:rsidRDefault="008F036A" w:rsidP="008F036A">
            <w:pPr>
              <w:jc w:val="left"/>
              <w:textAlignment w:val="top"/>
              <w:rPr>
                <w:del w:id="15417" w:author="Александр" w:date="2020-04-13T09:54:00Z"/>
                <w:rFonts w:ascii="Arial" w:hAnsi="Arial" w:cs="Arial"/>
                <w:sz w:val="20"/>
              </w:rPr>
            </w:pPr>
            <w:del w:id="15418" w:author="Александр" w:date="2020-04-13T09:51:00Z">
              <w:r w:rsidRPr="009A7E74" w:rsidDel="008F036A">
                <w:rPr>
                  <w:rFonts w:ascii="Arial" w:hAnsi="Arial" w:cs="Arial"/>
                  <w:sz w:val="20"/>
                </w:rPr>
                <w:delText>Кокуйский угольный разрез</w:delText>
              </w:r>
            </w:del>
            <w:bookmarkStart w:id="15419" w:name="_Toc67554809"/>
            <w:bookmarkStart w:id="15420" w:name="_Toc67556146"/>
            <w:bookmarkStart w:id="15421" w:name="_Toc67557199"/>
            <w:bookmarkEnd w:id="15419"/>
            <w:bookmarkEnd w:id="15420"/>
            <w:bookmarkEnd w:id="15421"/>
          </w:p>
        </w:tc>
        <w:bookmarkStart w:id="15422" w:name="_Toc67554810"/>
        <w:bookmarkStart w:id="15423" w:name="_Toc67556147"/>
        <w:bookmarkStart w:id="15424" w:name="_Toc67557200"/>
        <w:bookmarkEnd w:id="15422"/>
        <w:bookmarkEnd w:id="15423"/>
        <w:bookmarkEnd w:id="15424"/>
      </w:tr>
      <w:tr w:rsidR="008F036A" w:rsidRPr="00CB2BEF" w:rsidDel="008F036A" w14:paraId="1FFDF973" w14:textId="6C5319EA" w:rsidTr="008007D3">
        <w:trPr>
          <w:trHeight w:val="20"/>
          <w:jc w:val="center"/>
          <w:del w:id="15425" w:author="Александр" w:date="2020-04-13T09:54:00Z"/>
        </w:trPr>
        <w:tc>
          <w:tcPr>
            <w:tcW w:w="2972" w:type="dxa"/>
            <w:tcMar>
              <w:top w:w="28" w:type="dxa"/>
              <w:left w:w="57" w:type="dxa"/>
              <w:bottom w:w="28" w:type="dxa"/>
              <w:right w:w="57" w:type="dxa"/>
            </w:tcMar>
          </w:tcPr>
          <w:p w14:paraId="55A93F46" w14:textId="520999A9" w:rsidR="008F036A" w:rsidRPr="008D3EFD" w:rsidDel="008F036A" w:rsidRDefault="008F036A" w:rsidP="008F036A">
            <w:pPr>
              <w:jc w:val="center"/>
              <w:textAlignment w:val="top"/>
              <w:rPr>
                <w:del w:id="15426" w:author="Александр" w:date="2020-04-13T09:54:00Z"/>
                <w:rFonts w:ascii="Arial" w:hAnsi="Arial" w:cs="Arial"/>
                <w:sz w:val="20"/>
              </w:rPr>
            </w:pPr>
            <w:del w:id="15427" w:author="Александр" w:date="2020-04-13T09:51:00Z">
              <w:r w:rsidRPr="00696F74" w:rsidDel="008F036A">
                <w:rPr>
                  <w:rFonts w:ascii="Arial" w:hAnsi="Arial" w:cs="Arial"/>
                  <w:sz w:val="20"/>
                </w:rPr>
                <w:delText>00</w:delText>
              </w:r>
            </w:del>
            <w:bookmarkStart w:id="15428" w:name="_Toc67554811"/>
            <w:bookmarkStart w:id="15429" w:name="_Toc67556148"/>
            <w:bookmarkStart w:id="15430" w:name="_Toc67557201"/>
            <w:bookmarkEnd w:id="15428"/>
            <w:bookmarkEnd w:id="15429"/>
            <w:bookmarkEnd w:id="15430"/>
          </w:p>
        </w:tc>
        <w:tc>
          <w:tcPr>
            <w:tcW w:w="7229" w:type="dxa"/>
            <w:tcMar>
              <w:top w:w="28" w:type="dxa"/>
              <w:left w:w="57" w:type="dxa"/>
              <w:bottom w:w="28" w:type="dxa"/>
              <w:right w:w="57" w:type="dxa"/>
            </w:tcMar>
          </w:tcPr>
          <w:p w14:paraId="58ED3B04" w14:textId="4C36C5E7" w:rsidR="008F036A" w:rsidRPr="00A306F0" w:rsidDel="008F036A" w:rsidRDefault="008F036A" w:rsidP="008F036A">
            <w:pPr>
              <w:jc w:val="left"/>
              <w:textAlignment w:val="top"/>
              <w:rPr>
                <w:del w:id="15431" w:author="Александр" w:date="2020-04-13T09:54:00Z"/>
                <w:rFonts w:ascii="Arial" w:hAnsi="Arial" w:cs="Arial"/>
                <w:b/>
                <w:sz w:val="20"/>
              </w:rPr>
            </w:pPr>
            <w:del w:id="15432" w:author="Александр" w:date="2020-04-13T09:51:00Z">
              <w:r w:rsidRPr="009A7E74" w:rsidDel="008F036A">
                <w:rPr>
                  <w:rFonts w:ascii="Arial" w:hAnsi="Arial" w:cs="Arial"/>
                  <w:b/>
                  <w:sz w:val="20"/>
                </w:rPr>
                <w:delText>ООО</w:delText>
              </w:r>
              <w:r w:rsidRPr="00864651" w:rsidDel="008F036A">
                <w:rPr>
                  <w:rFonts w:ascii="Arial" w:hAnsi="Arial" w:cs="Arial"/>
                  <w:b/>
                  <w:sz w:val="20"/>
                </w:rPr>
                <w:delText xml:space="preserve"> «УК Полюс»</w:delText>
              </w:r>
            </w:del>
            <w:bookmarkStart w:id="15433" w:name="_Toc67554812"/>
            <w:bookmarkStart w:id="15434" w:name="_Toc67556149"/>
            <w:bookmarkStart w:id="15435" w:name="_Toc67557202"/>
            <w:bookmarkEnd w:id="15433"/>
            <w:bookmarkEnd w:id="15434"/>
            <w:bookmarkEnd w:id="15435"/>
          </w:p>
        </w:tc>
        <w:bookmarkStart w:id="15436" w:name="_Toc67554813"/>
        <w:bookmarkStart w:id="15437" w:name="_Toc67556150"/>
        <w:bookmarkStart w:id="15438" w:name="_Toc67557203"/>
        <w:bookmarkEnd w:id="15436"/>
        <w:bookmarkEnd w:id="15437"/>
        <w:bookmarkEnd w:id="15438"/>
      </w:tr>
      <w:tr w:rsidR="008F036A" w:rsidRPr="00CB2BEF" w:rsidDel="008F036A" w14:paraId="51DB0DDE" w14:textId="7C073DED" w:rsidTr="008007D3">
        <w:trPr>
          <w:trHeight w:val="20"/>
          <w:jc w:val="center"/>
          <w:del w:id="15439" w:author="Александр" w:date="2020-04-13T09:54:00Z"/>
        </w:trPr>
        <w:tc>
          <w:tcPr>
            <w:tcW w:w="2972" w:type="dxa"/>
            <w:tcMar>
              <w:top w:w="28" w:type="dxa"/>
              <w:left w:w="57" w:type="dxa"/>
              <w:bottom w:w="28" w:type="dxa"/>
              <w:right w:w="57" w:type="dxa"/>
            </w:tcMar>
          </w:tcPr>
          <w:p w14:paraId="6D5760F4" w14:textId="2838603C" w:rsidR="008F036A" w:rsidRPr="008D3EFD" w:rsidDel="008F036A" w:rsidRDefault="008F036A" w:rsidP="008F036A">
            <w:pPr>
              <w:jc w:val="center"/>
              <w:textAlignment w:val="top"/>
              <w:rPr>
                <w:del w:id="15440" w:author="Александр" w:date="2020-04-13T09:54:00Z"/>
                <w:rFonts w:ascii="Arial" w:hAnsi="Arial" w:cs="Arial"/>
                <w:sz w:val="20"/>
              </w:rPr>
            </w:pPr>
            <w:del w:id="15441" w:author="Александр" w:date="2020-04-13T09:51:00Z">
              <w:r w:rsidRPr="00696F74" w:rsidDel="008F036A">
                <w:rPr>
                  <w:rFonts w:ascii="Arial" w:hAnsi="Arial" w:cs="Arial"/>
                  <w:sz w:val="20"/>
                </w:rPr>
                <w:delText>20</w:delText>
              </w:r>
            </w:del>
            <w:bookmarkStart w:id="15442" w:name="_Toc67554814"/>
            <w:bookmarkStart w:id="15443" w:name="_Toc67556151"/>
            <w:bookmarkStart w:id="15444" w:name="_Toc67557204"/>
            <w:bookmarkEnd w:id="15442"/>
            <w:bookmarkEnd w:id="15443"/>
            <w:bookmarkEnd w:id="15444"/>
          </w:p>
        </w:tc>
        <w:tc>
          <w:tcPr>
            <w:tcW w:w="7229" w:type="dxa"/>
            <w:tcMar>
              <w:top w:w="28" w:type="dxa"/>
              <w:left w:w="57" w:type="dxa"/>
              <w:bottom w:w="28" w:type="dxa"/>
              <w:right w:w="57" w:type="dxa"/>
            </w:tcMar>
          </w:tcPr>
          <w:p w14:paraId="4C2F68FA" w14:textId="1D4BB263" w:rsidR="008F036A" w:rsidRPr="00864651" w:rsidDel="008F036A" w:rsidRDefault="008F036A" w:rsidP="008F036A">
            <w:pPr>
              <w:jc w:val="left"/>
              <w:textAlignment w:val="top"/>
              <w:rPr>
                <w:del w:id="15445" w:author="Александр" w:date="2020-04-13T09:54:00Z"/>
                <w:rFonts w:ascii="Arial" w:hAnsi="Arial" w:cs="Arial"/>
                <w:b/>
                <w:sz w:val="20"/>
              </w:rPr>
            </w:pPr>
            <w:del w:id="15446" w:author="Александр" w:date="2020-04-13T09:51:00Z">
              <w:r w:rsidRPr="009A7E74" w:rsidDel="008F036A">
                <w:rPr>
                  <w:rFonts w:ascii="Arial" w:hAnsi="Arial" w:cs="Arial"/>
                  <w:b/>
                  <w:sz w:val="20"/>
                </w:rPr>
                <w:delText xml:space="preserve">ПАО «ЗДК Лензолото» </w:delText>
              </w:r>
            </w:del>
            <w:bookmarkStart w:id="15447" w:name="_Toc67554815"/>
            <w:bookmarkStart w:id="15448" w:name="_Toc67556152"/>
            <w:bookmarkStart w:id="15449" w:name="_Toc67557205"/>
            <w:bookmarkEnd w:id="15447"/>
            <w:bookmarkEnd w:id="15448"/>
            <w:bookmarkEnd w:id="15449"/>
          </w:p>
        </w:tc>
        <w:bookmarkStart w:id="15450" w:name="_Toc67554816"/>
        <w:bookmarkStart w:id="15451" w:name="_Toc67556153"/>
        <w:bookmarkStart w:id="15452" w:name="_Toc67557206"/>
        <w:bookmarkEnd w:id="15450"/>
        <w:bookmarkEnd w:id="15451"/>
        <w:bookmarkEnd w:id="15452"/>
      </w:tr>
      <w:tr w:rsidR="008F036A" w:rsidRPr="00CB2BEF" w:rsidDel="008F036A" w14:paraId="7F16A1B3" w14:textId="402687AB" w:rsidTr="008007D3">
        <w:trPr>
          <w:trHeight w:val="20"/>
          <w:jc w:val="center"/>
          <w:del w:id="15453" w:author="Александр" w:date="2020-04-13T09:54:00Z"/>
        </w:trPr>
        <w:tc>
          <w:tcPr>
            <w:tcW w:w="2972" w:type="dxa"/>
            <w:tcMar>
              <w:top w:w="28" w:type="dxa"/>
              <w:left w:w="57" w:type="dxa"/>
              <w:bottom w:w="28" w:type="dxa"/>
              <w:right w:w="57" w:type="dxa"/>
            </w:tcMar>
          </w:tcPr>
          <w:p w14:paraId="5BAFEFB0" w14:textId="6D474670" w:rsidR="008F036A" w:rsidRPr="008D3EFD" w:rsidDel="008F036A" w:rsidRDefault="008F036A" w:rsidP="008F036A">
            <w:pPr>
              <w:jc w:val="center"/>
              <w:textAlignment w:val="top"/>
              <w:rPr>
                <w:del w:id="15454" w:author="Александр" w:date="2020-04-13T09:54:00Z"/>
                <w:rFonts w:ascii="Arial" w:hAnsi="Arial" w:cs="Arial"/>
                <w:sz w:val="20"/>
              </w:rPr>
            </w:pPr>
            <w:del w:id="15455" w:author="Александр" w:date="2020-04-13T09:51:00Z">
              <w:r w:rsidRPr="00696F74" w:rsidDel="008F036A">
                <w:rPr>
                  <w:rFonts w:ascii="Arial" w:hAnsi="Arial" w:cs="Arial"/>
                  <w:sz w:val="20"/>
                </w:rPr>
                <w:delText>30</w:delText>
              </w:r>
            </w:del>
            <w:bookmarkStart w:id="15456" w:name="_Toc67554817"/>
            <w:bookmarkStart w:id="15457" w:name="_Toc67556154"/>
            <w:bookmarkStart w:id="15458" w:name="_Toc67557207"/>
            <w:bookmarkEnd w:id="15456"/>
            <w:bookmarkEnd w:id="15457"/>
            <w:bookmarkEnd w:id="15458"/>
          </w:p>
        </w:tc>
        <w:tc>
          <w:tcPr>
            <w:tcW w:w="7229" w:type="dxa"/>
            <w:tcMar>
              <w:top w:w="28" w:type="dxa"/>
              <w:left w:w="57" w:type="dxa"/>
              <w:bottom w:w="28" w:type="dxa"/>
              <w:right w:w="57" w:type="dxa"/>
            </w:tcMar>
          </w:tcPr>
          <w:p w14:paraId="078B1E50" w14:textId="030A608C" w:rsidR="008F036A" w:rsidRPr="00864651" w:rsidDel="008F036A" w:rsidRDefault="008F036A" w:rsidP="008F036A">
            <w:pPr>
              <w:jc w:val="left"/>
              <w:textAlignment w:val="top"/>
              <w:rPr>
                <w:del w:id="15459" w:author="Александр" w:date="2020-04-13T09:54:00Z"/>
                <w:rFonts w:ascii="Arial" w:hAnsi="Arial" w:cs="Arial"/>
                <w:b/>
                <w:sz w:val="20"/>
              </w:rPr>
            </w:pPr>
            <w:del w:id="15460" w:author="Александр" w:date="2020-04-13T09:51:00Z">
              <w:r w:rsidRPr="009A7E74" w:rsidDel="008F036A">
                <w:rPr>
                  <w:rFonts w:ascii="Arial" w:hAnsi="Arial" w:cs="Arial"/>
                  <w:b/>
                  <w:sz w:val="20"/>
                </w:rPr>
                <w:delText xml:space="preserve">АО «Полюс Вернинское» </w:delText>
              </w:r>
            </w:del>
            <w:bookmarkStart w:id="15461" w:name="_Toc67554818"/>
            <w:bookmarkStart w:id="15462" w:name="_Toc67556155"/>
            <w:bookmarkStart w:id="15463" w:name="_Toc67557208"/>
            <w:bookmarkEnd w:id="15461"/>
            <w:bookmarkEnd w:id="15462"/>
            <w:bookmarkEnd w:id="15463"/>
          </w:p>
        </w:tc>
        <w:bookmarkStart w:id="15464" w:name="_Toc67554819"/>
        <w:bookmarkStart w:id="15465" w:name="_Toc67556156"/>
        <w:bookmarkStart w:id="15466" w:name="_Toc67557209"/>
        <w:bookmarkEnd w:id="15464"/>
        <w:bookmarkEnd w:id="15465"/>
        <w:bookmarkEnd w:id="15466"/>
      </w:tr>
      <w:tr w:rsidR="008F036A" w:rsidRPr="00CB2BEF" w:rsidDel="008F036A" w14:paraId="6E658A60" w14:textId="6EFFCE45" w:rsidTr="008007D3">
        <w:trPr>
          <w:trHeight w:val="20"/>
          <w:jc w:val="center"/>
          <w:del w:id="15467" w:author="Александр" w:date="2020-04-13T09:54:00Z"/>
        </w:trPr>
        <w:tc>
          <w:tcPr>
            <w:tcW w:w="2972" w:type="dxa"/>
            <w:tcMar>
              <w:top w:w="28" w:type="dxa"/>
              <w:left w:w="57" w:type="dxa"/>
              <w:bottom w:w="28" w:type="dxa"/>
              <w:right w:w="57" w:type="dxa"/>
            </w:tcMar>
          </w:tcPr>
          <w:p w14:paraId="22464A8A" w14:textId="34DF1322" w:rsidR="008F036A" w:rsidRPr="008D3EFD" w:rsidDel="008F036A" w:rsidRDefault="008F036A" w:rsidP="008F036A">
            <w:pPr>
              <w:jc w:val="center"/>
              <w:textAlignment w:val="top"/>
              <w:rPr>
                <w:del w:id="15468" w:author="Александр" w:date="2020-04-13T09:54:00Z"/>
                <w:rFonts w:ascii="Arial" w:hAnsi="Arial" w:cs="Arial"/>
                <w:sz w:val="20"/>
              </w:rPr>
            </w:pPr>
            <w:del w:id="15469" w:author="Александр" w:date="2020-04-13T09:51:00Z">
              <w:r w:rsidRPr="00696F74" w:rsidDel="008F036A">
                <w:rPr>
                  <w:rFonts w:ascii="Arial" w:hAnsi="Arial" w:cs="Arial"/>
                  <w:sz w:val="20"/>
                </w:rPr>
                <w:delText>40</w:delText>
              </w:r>
            </w:del>
            <w:bookmarkStart w:id="15470" w:name="_Toc67554820"/>
            <w:bookmarkStart w:id="15471" w:name="_Toc67556157"/>
            <w:bookmarkStart w:id="15472" w:name="_Toc67557210"/>
            <w:bookmarkEnd w:id="15470"/>
            <w:bookmarkEnd w:id="15471"/>
            <w:bookmarkEnd w:id="15472"/>
          </w:p>
        </w:tc>
        <w:tc>
          <w:tcPr>
            <w:tcW w:w="7229" w:type="dxa"/>
            <w:tcMar>
              <w:top w:w="28" w:type="dxa"/>
              <w:left w:w="57" w:type="dxa"/>
              <w:bottom w:w="28" w:type="dxa"/>
              <w:right w:w="57" w:type="dxa"/>
            </w:tcMar>
          </w:tcPr>
          <w:p w14:paraId="7DA64301" w14:textId="79593980" w:rsidR="008F036A" w:rsidRPr="00864651" w:rsidDel="008F036A" w:rsidRDefault="008F036A" w:rsidP="008F036A">
            <w:pPr>
              <w:jc w:val="left"/>
              <w:textAlignment w:val="top"/>
              <w:rPr>
                <w:del w:id="15473" w:author="Александр" w:date="2020-04-13T09:54:00Z"/>
                <w:rFonts w:ascii="Arial" w:hAnsi="Arial" w:cs="Arial"/>
                <w:b/>
                <w:sz w:val="20"/>
              </w:rPr>
            </w:pPr>
            <w:del w:id="15474" w:author="Александр" w:date="2020-04-13T09:51:00Z">
              <w:r w:rsidRPr="009A7E74" w:rsidDel="008F036A">
                <w:rPr>
                  <w:rFonts w:ascii="Arial" w:hAnsi="Arial" w:cs="Arial"/>
                  <w:b/>
                  <w:sz w:val="20"/>
                </w:rPr>
                <w:delText xml:space="preserve">АО «Алданзолото ГРК» </w:delText>
              </w:r>
            </w:del>
            <w:bookmarkStart w:id="15475" w:name="_Toc67554821"/>
            <w:bookmarkStart w:id="15476" w:name="_Toc67556158"/>
            <w:bookmarkStart w:id="15477" w:name="_Toc67557211"/>
            <w:bookmarkEnd w:id="15475"/>
            <w:bookmarkEnd w:id="15476"/>
            <w:bookmarkEnd w:id="15477"/>
          </w:p>
        </w:tc>
        <w:bookmarkStart w:id="15478" w:name="_Toc67554822"/>
        <w:bookmarkStart w:id="15479" w:name="_Toc67556159"/>
        <w:bookmarkStart w:id="15480" w:name="_Toc67557212"/>
        <w:bookmarkEnd w:id="15478"/>
        <w:bookmarkEnd w:id="15479"/>
        <w:bookmarkEnd w:id="15480"/>
      </w:tr>
      <w:tr w:rsidR="008F036A" w:rsidRPr="00CB2BEF" w:rsidDel="008F036A" w14:paraId="234E3DC2" w14:textId="2B805AFA" w:rsidTr="008007D3">
        <w:trPr>
          <w:trHeight w:val="20"/>
          <w:jc w:val="center"/>
          <w:del w:id="15481" w:author="Александр" w:date="2020-04-13T09:54:00Z"/>
        </w:trPr>
        <w:tc>
          <w:tcPr>
            <w:tcW w:w="2972" w:type="dxa"/>
            <w:tcMar>
              <w:top w:w="28" w:type="dxa"/>
              <w:left w:w="57" w:type="dxa"/>
              <w:bottom w:w="28" w:type="dxa"/>
              <w:right w:w="57" w:type="dxa"/>
            </w:tcMar>
          </w:tcPr>
          <w:p w14:paraId="487A7F62" w14:textId="1C7ECC6C" w:rsidR="008F036A" w:rsidRPr="008D3EFD" w:rsidDel="008F036A" w:rsidRDefault="008F036A" w:rsidP="008F036A">
            <w:pPr>
              <w:jc w:val="center"/>
              <w:textAlignment w:val="top"/>
              <w:rPr>
                <w:del w:id="15482" w:author="Александр" w:date="2020-04-13T09:54:00Z"/>
                <w:rFonts w:ascii="Arial" w:hAnsi="Arial" w:cs="Arial"/>
                <w:sz w:val="20"/>
              </w:rPr>
            </w:pPr>
            <w:del w:id="15483" w:author="Александр" w:date="2020-04-13T09:51:00Z">
              <w:r w:rsidRPr="00696F74" w:rsidDel="008F036A">
                <w:rPr>
                  <w:rFonts w:ascii="Arial" w:hAnsi="Arial" w:cs="Arial"/>
                  <w:sz w:val="20"/>
                </w:rPr>
                <w:delText>50</w:delText>
              </w:r>
            </w:del>
            <w:bookmarkStart w:id="15484" w:name="_Toc67554823"/>
            <w:bookmarkStart w:id="15485" w:name="_Toc67556160"/>
            <w:bookmarkStart w:id="15486" w:name="_Toc67557213"/>
            <w:bookmarkEnd w:id="15484"/>
            <w:bookmarkEnd w:id="15485"/>
            <w:bookmarkEnd w:id="15486"/>
          </w:p>
        </w:tc>
        <w:tc>
          <w:tcPr>
            <w:tcW w:w="7229" w:type="dxa"/>
            <w:tcMar>
              <w:top w:w="28" w:type="dxa"/>
              <w:left w:w="57" w:type="dxa"/>
              <w:bottom w:w="28" w:type="dxa"/>
              <w:right w:w="57" w:type="dxa"/>
            </w:tcMar>
          </w:tcPr>
          <w:p w14:paraId="1E75ABD8" w14:textId="6E3CBF36" w:rsidR="008F036A" w:rsidRPr="00864651" w:rsidDel="008F036A" w:rsidRDefault="008F036A" w:rsidP="008F036A">
            <w:pPr>
              <w:jc w:val="left"/>
              <w:textAlignment w:val="top"/>
              <w:rPr>
                <w:del w:id="15487" w:author="Александр" w:date="2020-04-13T09:54:00Z"/>
                <w:rFonts w:ascii="Arial" w:hAnsi="Arial" w:cs="Arial"/>
                <w:b/>
                <w:sz w:val="20"/>
              </w:rPr>
            </w:pPr>
            <w:del w:id="15488" w:author="Александр" w:date="2020-04-13T09:51:00Z">
              <w:r w:rsidRPr="009A7E74" w:rsidDel="008F036A">
                <w:rPr>
                  <w:rFonts w:ascii="Arial" w:hAnsi="Arial" w:cs="Arial"/>
                  <w:b/>
                  <w:sz w:val="20"/>
                </w:rPr>
                <w:delText xml:space="preserve">АО «РиМ» </w:delText>
              </w:r>
            </w:del>
            <w:bookmarkStart w:id="15489" w:name="_Toc67554824"/>
            <w:bookmarkStart w:id="15490" w:name="_Toc67556161"/>
            <w:bookmarkStart w:id="15491" w:name="_Toc67557214"/>
            <w:bookmarkEnd w:id="15489"/>
            <w:bookmarkEnd w:id="15490"/>
            <w:bookmarkEnd w:id="15491"/>
          </w:p>
        </w:tc>
        <w:bookmarkStart w:id="15492" w:name="_Toc67554825"/>
        <w:bookmarkStart w:id="15493" w:name="_Toc67556162"/>
        <w:bookmarkStart w:id="15494" w:name="_Toc67557215"/>
        <w:bookmarkEnd w:id="15492"/>
        <w:bookmarkEnd w:id="15493"/>
        <w:bookmarkEnd w:id="15494"/>
      </w:tr>
      <w:tr w:rsidR="008F036A" w:rsidRPr="00CB2BEF" w:rsidDel="008F036A" w14:paraId="0060D301" w14:textId="024567B3" w:rsidTr="008007D3">
        <w:trPr>
          <w:trHeight w:val="20"/>
          <w:jc w:val="center"/>
          <w:del w:id="15495" w:author="Александр" w:date="2020-04-13T09:54:00Z"/>
        </w:trPr>
        <w:tc>
          <w:tcPr>
            <w:tcW w:w="2972" w:type="dxa"/>
            <w:tcMar>
              <w:top w:w="28" w:type="dxa"/>
              <w:left w:w="57" w:type="dxa"/>
              <w:bottom w:w="28" w:type="dxa"/>
              <w:right w:w="57" w:type="dxa"/>
            </w:tcMar>
          </w:tcPr>
          <w:p w14:paraId="0BA40F7A" w14:textId="022FF9F8" w:rsidR="008F036A" w:rsidRPr="008D3EFD" w:rsidDel="008F036A" w:rsidRDefault="008F036A" w:rsidP="008F036A">
            <w:pPr>
              <w:jc w:val="center"/>
              <w:textAlignment w:val="top"/>
              <w:rPr>
                <w:del w:id="15496" w:author="Александр" w:date="2020-04-13T09:54:00Z"/>
                <w:rFonts w:ascii="Arial" w:hAnsi="Arial" w:cs="Arial"/>
                <w:sz w:val="20"/>
              </w:rPr>
            </w:pPr>
            <w:del w:id="15497" w:author="Александр" w:date="2020-04-13T09:51:00Z">
              <w:r w:rsidRPr="00696F74" w:rsidDel="008F036A">
                <w:rPr>
                  <w:rFonts w:ascii="Arial" w:hAnsi="Arial" w:cs="Arial"/>
                  <w:sz w:val="20"/>
                </w:rPr>
                <w:delText>60</w:delText>
              </w:r>
            </w:del>
            <w:bookmarkStart w:id="15498" w:name="_Toc67554826"/>
            <w:bookmarkStart w:id="15499" w:name="_Toc67556163"/>
            <w:bookmarkStart w:id="15500" w:name="_Toc67557216"/>
            <w:bookmarkEnd w:id="15498"/>
            <w:bookmarkEnd w:id="15499"/>
            <w:bookmarkEnd w:id="15500"/>
          </w:p>
        </w:tc>
        <w:tc>
          <w:tcPr>
            <w:tcW w:w="7229" w:type="dxa"/>
            <w:tcMar>
              <w:top w:w="28" w:type="dxa"/>
              <w:left w:w="57" w:type="dxa"/>
              <w:bottom w:w="28" w:type="dxa"/>
              <w:right w:w="57" w:type="dxa"/>
            </w:tcMar>
          </w:tcPr>
          <w:p w14:paraId="2FF26030" w14:textId="4E7BE678" w:rsidR="008F036A" w:rsidRPr="00864651" w:rsidDel="008F036A" w:rsidRDefault="008F036A" w:rsidP="008F036A">
            <w:pPr>
              <w:jc w:val="left"/>
              <w:textAlignment w:val="top"/>
              <w:rPr>
                <w:del w:id="15501" w:author="Александр" w:date="2020-04-13T09:54:00Z"/>
                <w:rFonts w:ascii="Arial" w:hAnsi="Arial" w:cs="Arial"/>
                <w:b/>
                <w:sz w:val="20"/>
              </w:rPr>
            </w:pPr>
            <w:del w:id="15502" w:author="Александр" w:date="2020-04-13T09:51:00Z">
              <w:r w:rsidRPr="009A7E74" w:rsidDel="008F036A">
                <w:rPr>
                  <w:rFonts w:ascii="Arial" w:hAnsi="Arial" w:cs="Arial"/>
                  <w:b/>
                  <w:sz w:val="20"/>
                </w:rPr>
                <w:delText xml:space="preserve">ООО «Полюс Строй» </w:delText>
              </w:r>
            </w:del>
            <w:bookmarkStart w:id="15503" w:name="_Toc67554827"/>
            <w:bookmarkStart w:id="15504" w:name="_Toc67556164"/>
            <w:bookmarkStart w:id="15505" w:name="_Toc67557217"/>
            <w:bookmarkEnd w:id="15503"/>
            <w:bookmarkEnd w:id="15504"/>
            <w:bookmarkEnd w:id="15505"/>
          </w:p>
        </w:tc>
        <w:bookmarkStart w:id="15506" w:name="_Toc67554828"/>
        <w:bookmarkStart w:id="15507" w:name="_Toc67556165"/>
        <w:bookmarkStart w:id="15508" w:name="_Toc67557218"/>
        <w:bookmarkEnd w:id="15506"/>
        <w:bookmarkEnd w:id="15507"/>
        <w:bookmarkEnd w:id="15508"/>
      </w:tr>
    </w:tbl>
    <w:p w14:paraId="41154847" w14:textId="3E49B81F" w:rsidR="00D153F5" w:rsidRPr="00FB401A" w:rsidRDefault="00D153F5" w:rsidP="00197D54">
      <w:pPr>
        <w:pStyle w:val="3"/>
      </w:pPr>
      <w:bookmarkStart w:id="15509" w:name="_Toc521083897"/>
      <w:bookmarkStart w:id="15510" w:name="_Toc521341037"/>
      <w:bookmarkStart w:id="15511" w:name="_Toc521439557"/>
      <w:bookmarkStart w:id="15512" w:name="_Toc67557219"/>
      <w:r>
        <w:t>К</w:t>
      </w:r>
      <w:r w:rsidRPr="00FB401A">
        <w:t>лючевые параметры объекта</w:t>
      </w:r>
      <w:bookmarkEnd w:id="15509"/>
      <w:bookmarkEnd w:id="15510"/>
      <w:bookmarkEnd w:id="15511"/>
      <w:bookmarkEnd w:id="15512"/>
    </w:p>
    <w:p w14:paraId="6882A70E" w14:textId="77777777" w:rsidR="00D153F5" w:rsidRPr="00FC733B" w:rsidRDefault="00D153F5" w:rsidP="00D153F5">
      <w:pPr>
        <w:spacing w:after="120" w:line="276" w:lineRule="auto"/>
        <w:ind w:firstLine="567"/>
        <w:rPr>
          <w:rFonts w:ascii="Arial" w:hAnsi="Arial" w:cs="Arial"/>
          <w:szCs w:val="24"/>
        </w:rPr>
      </w:pPr>
      <w:r w:rsidRPr="00FC733B">
        <w:rPr>
          <w:rFonts w:ascii="Arial" w:hAnsi="Arial" w:cs="Arial"/>
          <w:szCs w:val="24"/>
        </w:rPr>
        <w:t>Ключевыми параметрами объекта являются:</w:t>
      </w:r>
    </w:p>
    <w:p w14:paraId="774FA710" w14:textId="77777777" w:rsidR="00D153F5" w:rsidRPr="00FC733B" w:rsidRDefault="00D153F5" w:rsidP="00F45D35">
      <w:pPr>
        <w:pStyle w:val="afc"/>
        <w:numPr>
          <w:ilvl w:val="0"/>
          <w:numId w:val="16"/>
        </w:numPr>
        <w:spacing w:after="120" w:line="276" w:lineRule="auto"/>
        <w:ind w:left="851" w:hanging="284"/>
        <w:rPr>
          <w:rFonts w:ascii="Arial" w:hAnsi="Arial" w:cs="Arial"/>
          <w:szCs w:val="24"/>
        </w:rPr>
      </w:pPr>
      <w:r w:rsidRPr="00FC733B">
        <w:rPr>
          <w:rFonts w:ascii="Arial" w:hAnsi="Arial" w:cs="Arial"/>
          <w:szCs w:val="24"/>
          <w:lang w:val="en-US"/>
        </w:rPr>
        <w:t>TPLKZ</w:t>
      </w:r>
      <w:r w:rsidRPr="00FC733B">
        <w:rPr>
          <w:rFonts w:ascii="Arial" w:hAnsi="Arial" w:cs="Arial"/>
          <w:szCs w:val="24"/>
        </w:rPr>
        <w:t xml:space="preserve"> </w:t>
      </w:r>
      <w:r w:rsidRPr="00FC733B">
        <w:rPr>
          <w:rFonts w:ascii="Arial" w:hAnsi="Arial" w:cs="Arial"/>
          <w:szCs w:val="24"/>
          <w:lang w:val="en-US"/>
        </w:rPr>
        <w:t xml:space="preserve">- </w:t>
      </w:r>
      <w:r w:rsidRPr="00FC733B">
        <w:rPr>
          <w:rFonts w:ascii="Arial" w:hAnsi="Arial" w:cs="Arial"/>
          <w:szCs w:val="24"/>
        </w:rPr>
        <w:t>Индикатор структуры ТМ,</w:t>
      </w:r>
    </w:p>
    <w:p w14:paraId="45C90EFE" w14:textId="77777777" w:rsidR="00D153F5" w:rsidRPr="00FC733B" w:rsidRDefault="00D153F5" w:rsidP="00F45D35">
      <w:pPr>
        <w:pStyle w:val="afc"/>
        <w:numPr>
          <w:ilvl w:val="0"/>
          <w:numId w:val="16"/>
        </w:numPr>
        <w:spacing w:after="240" w:line="276" w:lineRule="auto"/>
        <w:ind w:left="851" w:hanging="284"/>
        <w:rPr>
          <w:rFonts w:ascii="Arial" w:hAnsi="Arial" w:cs="Arial"/>
          <w:szCs w:val="24"/>
        </w:rPr>
        <w:sectPr w:rsidR="00D153F5" w:rsidRPr="00FC733B" w:rsidSect="008D4E24">
          <w:headerReference w:type="default" r:id="rId121"/>
          <w:footerReference w:type="default" r:id="rId122"/>
          <w:headerReference w:type="first" r:id="rId123"/>
          <w:pgSz w:w="11907" w:h="16840" w:code="9"/>
          <w:pgMar w:top="1134" w:right="567" w:bottom="1134" w:left="1134" w:header="737" w:footer="283" w:gutter="0"/>
          <w:cols w:space="708"/>
          <w:docGrid w:linePitch="360"/>
        </w:sectPr>
      </w:pPr>
      <w:r w:rsidRPr="00FC733B">
        <w:rPr>
          <w:rFonts w:ascii="Arial" w:hAnsi="Arial" w:cs="Arial"/>
          <w:szCs w:val="24"/>
          <w:lang w:val="en-US"/>
        </w:rPr>
        <w:t>TPLNR</w:t>
      </w:r>
      <w:r w:rsidRPr="00FC733B">
        <w:rPr>
          <w:rFonts w:ascii="Arial" w:hAnsi="Arial" w:cs="Arial"/>
          <w:szCs w:val="24"/>
        </w:rPr>
        <w:t xml:space="preserve"> </w:t>
      </w:r>
      <w:r w:rsidRPr="00FC733B">
        <w:rPr>
          <w:rFonts w:ascii="Arial" w:hAnsi="Arial" w:cs="Arial"/>
          <w:szCs w:val="24"/>
          <w:lang w:val="en-US"/>
        </w:rPr>
        <w:t xml:space="preserve">- </w:t>
      </w:r>
      <w:r w:rsidRPr="00FC733B">
        <w:rPr>
          <w:rFonts w:ascii="Arial" w:hAnsi="Arial" w:cs="Arial"/>
          <w:szCs w:val="24"/>
        </w:rPr>
        <w:t>Идентификатор ТМ.</w:t>
      </w:r>
    </w:p>
    <w:p w14:paraId="4D50FB9E" w14:textId="77777777" w:rsidR="00D153F5" w:rsidRPr="003F2961" w:rsidRDefault="00D153F5" w:rsidP="00197D54">
      <w:pPr>
        <w:pStyle w:val="3"/>
      </w:pPr>
      <w:bookmarkStart w:id="15513" w:name="_Toc521083898"/>
      <w:bookmarkStart w:id="15514" w:name="_Toc521341038"/>
      <w:bookmarkStart w:id="15515" w:name="_Toc521439558"/>
      <w:bookmarkStart w:id="15516" w:name="_Toc67557220"/>
      <w:r w:rsidRPr="003F2961">
        <w:lastRenderedPageBreak/>
        <w:t>Модель данных объекта</w:t>
      </w:r>
      <w:bookmarkEnd w:id="15513"/>
      <w:bookmarkEnd w:id="15514"/>
      <w:bookmarkEnd w:id="15515"/>
      <w:bookmarkEnd w:id="15516"/>
    </w:p>
    <w:p w14:paraId="36D1B1F8" w14:textId="090E77E1" w:rsidR="00D153F5" w:rsidRPr="00CE1999" w:rsidRDefault="00D153F5" w:rsidP="00E16A62">
      <w:pPr>
        <w:pStyle w:val="a9"/>
        <w:keepNext/>
        <w:spacing w:after="240" w:afterAutospacing="0" w:line="276" w:lineRule="auto"/>
        <w:ind w:right="-596"/>
        <w:jc w:val="right"/>
        <w:rPr>
          <w:rFonts w:ascii="Arial" w:hAnsi="Arial" w:cs="Arial"/>
          <w:b/>
          <w:sz w:val="22"/>
        </w:rPr>
      </w:pPr>
      <w:r w:rsidRPr="00321205">
        <w:rPr>
          <w:rFonts w:ascii="Arial" w:hAnsi="Arial" w:cs="Arial"/>
          <w:b/>
          <w:sz w:val="22"/>
        </w:rPr>
        <w:t xml:space="preserve">Таблица </w:t>
      </w:r>
      <w:r w:rsidR="002870F7">
        <w:rPr>
          <w:rFonts w:ascii="Arial" w:hAnsi="Arial" w:cs="Arial"/>
          <w:b/>
          <w:sz w:val="22"/>
        </w:rPr>
        <w:t>5</w:t>
      </w:r>
      <w:ins w:id="15517" w:author="Александр" w:date="2020-04-13T13:16:00Z">
        <w:r w:rsidR="00DA4FCC">
          <w:rPr>
            <w:rFonts w:ascii="Arial" w:hAnsi="Arial" w:cs="Arial"/>
            <w:b/>
            <w:sz w:val="22"/>
          </w:rPr>
          <w:t>8</w:t>
        </w:r>
      </w:ins>
      <w:del w:id="15518" w:author="Александр" w:date="2020-04-13T13:16:00Z">
        <w:r w:rsidR="00156F97" w:rsidDel="00870994">
          <w:rPr>
            <w:rFonts w:ascii="Arial" w:hAnsi="Arial" w:cs="Arial"/>
            <w:b/>
            <w:sz w:val="22"/>
          </w:rPr>
          <w:delText>3</w:delText>
        </w:r>
      </w:del>
      <w:r w:rsidRPr="00321205">
        <w:rPr>
          <w:rFonts w:ascii="Arial" w:hAnsi="Arial" w:cs="Arial"/>
          <w:b/>
          <w:sz w:val="22"/>
        </w:rPr>
        <w:t xml:space="preserve">. Модель данных </w:t>
      </w:r>
      <w:r>
        <w:rPr>
          <w:rFonts w:ascii="Arial" w:hAnsi="Arial" w:cs="Arial"/>
          <w:b/>
          <w:sz w:val="22"/>
          <w:lang w:val="en-US"/>
        </w:rPr>
        <w:t>PM</w:t>
      </w:r>
      <w:r w:rsidRPr="00D00F23">
        <w:rPr>
          <w:rFonts w:ascii="Arial" w:hAnsi="Arial" w:cs="Arial"/>
          <w:b/>
          <w:sz w:val="22"/>
        </w:rPr>
        <w:t xml:space="preserve">_52 </w:t>
      </w:r>
      <w:r>
        <w:rPr>
          <w:rFonts w:ascii="Arial" w:hAnsi="Arial" w:cs="Arial"/>
          <w:b/>
          <w:sz w:val="22"/>
        </w:rPr>
        <w:t>Технические места</w:t>
      </w:r>
    </w:p>
    <w:p w14:paraId="1217CC20" w14:textId="77777777" w:rsidR="00D153F5" w:rsidRDefault="00D153F5" w:rsidP="00D153F5">
      <w:pPr>
        <w:spacing w:after="200" w:line="276" w:lineRule="auto"/>
        <w:jc w:val="left"/>
        <w:rPr>
          <w:rFonts w:eastAsiaTheme="majorEastAsia"/>
        </w:rPr>
      </w:pPr>
    </w:p>
    <w:tbl>
      <w:tblPr>
        <w:tblW w:w="5000" w:type="pct"/>
        <w:tblLayout w:type="fixed"/>
        <w:tblLook w:val="04A0" w:firstRow="1" w:lastRow="0" w:firstColumn="1" w:lastColumn="0" w:noHBand="0" w:noVBand="1"/>
        <w:tblPrChange w:id="15519" w:author="Владимир Лаут" w:date="2021-04-07T16:36:00Z">
          <w:tblPr>
            <w:tblW w:w="5000" w:type="pct"/>
            <w:tblLayout w:type="fixed"/>
            <w:tblLook w:val="04A0" w:firstRow="1" w:lastRow="0" w:firstColumn="1" w:lastColumn="0" w:noHBand="0" w:noVBand="1"/>
          </w:tblPr>
        </w:tblPrChange>
      </w:tblPr>
      <w:tblGrid>
        <w:gridCol w:w="553"/>
        <w:gridCol w:w="1544"/>
        <w:gridCol w:w="1687"/>
        <w:gridCol w:w="1786"/>
        <w:gridCol w:w="1079"/>
        <w:gridCol w:w="1067"/>
        <w:gridCol w:w="1707"/>
        <w:gridCol w:w="1765"/>
        <w:gridCol w:w="1088"/>
        <w:gridCol w:w="1283"/>
        <w:gridCol w:w="983"/>
        <w:tblGridChange w:id="15520">
          <w:tblGrid>
            <w:gridCol w:w="553"/>
            <w:gridCol w:w="1544"/>
            <w:gridCol w:w="1687"/>
            <w:gridCol w:w="1786"/>
            <w:gridCol w:w="1079"/>
            <w:gridCol w:w="1067"/>
            <w:gridCol w:w="1707"/>
            <w:gridCol w:w="1765"/>
            <w:gridCol w:w="1088"/>
            <w:gridCol w:w="1283"/>
            <w:gridCol w:w="983"/>
          </w:tblGrid>
        </w:tblGridChange>
      </w:tblGrid>
      <w:tr w:rsidR="00C47517" w:rsidRPr="00212BCC" w14:paraId="3D7373C0" w14:textId="77777777" w:rsidTr="001869CD">
        <w:trPr>
          <w:cantSplit/>
          <w:trHeight w:val="330"/>
          <w:tblHeader/>
          <w:trPrChange w:id="15521" w:author="Владимир Лаут" w:date="2021-04-07T16:36:00Z">
            <w:trPr>
              <w:cantSplit/>
              <w:trHeight w:val="330"/>
            </w:trPr>
          </w:trPrChange>
        </w:trPr>
        <w:tc>
          <w:tcPr>
            <w:tcW w:w="190" w:type="pct"/>
            <w:vMerge w:val="restart"/>
            <w:tcBorders>
              <w:top w:val="single" w:sz="12" w:space="0" w:color="auto"/>
              <w:left w:val="single" w:sz="12" w:space="0" w:color="auto"/>
              <w:bottom w:val="single" w:sz="8" w:space="0" w:color="000000"/>
              <w:right w:val="single" w:sz="8" w:space="0" w:color="auto"/>
            </w:tcBorders>
            <w:shd w:val="clear" w:color="000000" w:fill="FFC000"/>
            <w:vAlign w:val="center"/>
            <w:hideMark/>
            <w:tcPrChange w:id="15522" w:author="Владимир Лаут" w:date="2021-04-07T16:36:00Z">
              <w:tcPr>
                <w:tcW w:w="190" w:type="pct"/>
                <w:vMerge w:val="restart"/>
                <w:tcBorders>
                  <w:top w:val="single" w:sz="12" w:space="0" w:color="auto"/>
                  <w:left w:val="single" w:sz="12" w:space="0" w:color="auto"/>
                  <w:bottom w:val="single" w:sz="8" w:space="0" w:color="000000"/>
                  <w:right w:val="single" w:sz="8" w:space="0" w:color="auto"/>
                </w:tcBorders>
                <w:shd w:val="clear" w:color="000000" w:fill="FFC000"/>
                <w:vAlign w:val="center"/>
                <w:hideMark/>
              </w:tcPr>
            </w:tcPrChange>
          </w:tcPr>
          <w:p w14:paraId="39ED77A0"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w:t>
            </w:r>
          </w:p>
        </w:tc>
        <w:tc>
          <w:tcPr>
            <w:tcW w:w="531"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Change w:id="15523" w:author="Владимир Лаут" w:date="2021-04-07T16:36:00Z">
              <w:tcPr>
                <w:tcW w:w="531"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
            </w:tcPrChange>
          </w:tcPr>
          <w:p w14:paraId="66131661"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Ракурс/ раздел</w:t>
            </w:r>
          </w:p>
        </w:tc>
        <w:tc>
          <w:tcPr>
            <w:tcW w:w="580"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Change w:id="15524" w:author="Владимир Лаут" w:date="2021-04-07T16:36:00Z">
              <w:tcPr>
                <w:tcW w:w="580"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
            </w:tcPrChange>
          </w:tcPr>
          <w:p w14:paraId="054E7E9A"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Атрибут</w:t>
            </w:r>
          </w:p>
        </w:tc>
        <w:tc>
          <w:tcPr>
            <w:tcW w:w="614"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Change w:id="15525" w:author="Владимир Лаут" w:date="2021-04-07T16:36:00Z">
              <w:tcPr>
                <w:tcW w:w="614"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
            </w:tcPrChange>
          </w:tcPr>
          <w:p w14:paraId="2F5B9AFC"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Описание/код объекта из реестра НСИ</w:t>
            </w:r>
          </w:p>
        </w:tc>
        <w:tc>
          <w:tcPr>
            <w:tcW w:w="371"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Change w:id="15526" w:author="Владимир Лаут" w:date="2021-04-07T16:36:00Z">
              <w:tcPr>
                <w:tcW w:w="371"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
            </w:tcPrChange>
          </w:tcPr>
          <w:p w14:paraId="6855827F"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Тип</w:t>
            </w:r>
          </w:p>
        </w:tc>
        <w:tc>
          <w:tcPr>
            <w:tcW w:w="367"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Change w:id="15527" w:author="Владимир Лаут" w:date="2021-04-07T16:36:00Z">
              <w:tcPr>
                <w:tcW w:w="367" w:type="pct"/>
                <w:vMerge w:val="restart"/>
                <w:tcBorders>
                  <w:top w:val="single" w:sz="12" w:space="0" w:color="auto"/>
                  <w:left w:val="single" w:sz="8" w:space="0" w:color="auto"/>
                  <w:bottom w:val="single" w:sz="8" w:space="0" w:color="000000"/>
                  <w:right w:val="single" w:sz="8" w:space="0" w:color="auto"/>
                </w:tcBorders>
                <w:shd w:val="clear" w:color="000000" w:fill="FFC000"/>
                <w:vAlign w:val="center"/>
                <w:hideMark/>
              </w:tcPr>
            </w:tcPrChange>
          </w:tcPr>
          <w:p w14:paraId="337C30E2"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Техническое поле</w:t>
            </w:r>
          </w:p>
        </w:tc>
        <w:tc>
          <w:tcPr>
            <w:tcW w:w="1194" w:type="pct"/>
            <w:gridSpan w:val="2"/>
            <w:tcBorders>
              <w:top w:val="single" w:sz="12" w:space="0" w:color="auto"/>
              <w:left w:val="nil"/>
              <w:bottom w:val="single" w:sz="8" w:space="0" w:color="auto"/>
              <w:right w:val="single" w:sz="8" w:space="0" w:color="000000"/>
            </w:tcBorders>
            <w:shd w:val="clear" w:color="000000" w:fill="FFC000"/>
            <w:vAlign w:val="center"/>
            <w:hideMark/>
            <w:tcPrChange w:id="15528" w:author="Владимир Лаут" w:date="2021-04-07T16:36:00Z">
              <w:tcPr>
                <w:tcW w:w="1194" w:type="pct"/>
                <w:gridSpan w:val="2"/>
                <w:tcBorders>
                  <w:top w:val="single" w:sz="12" w:space="0" w:color="auto"/>
                  <w:left w:val="nil"/>
                  <w:bottom w:val="single" w:sz="8" w:space="0" w:color="auto"/>
                  <w:right w:val="single" w:sz="8" w:space="0" w:color="000000"/>
                </w:tcBorders>
                <w:shd w:val="clear" w:color="000000" w:fill="FFC000"/>
                <w:vAlign w:val="center"/>
                <w:hideMark/>
              </w:tcPr>
            </w:tcPrChange>
          </w:tcPr>
          <w:p w14:paraId="3E6C1369"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Обязательность</w:t>
            </w:r>
          </w:p>
        </w:tc>
        <w:tc>
          <w:tcPr>
            <w:tcW w:w="815" w:type="pct"/>
            <w:gridSpan w:val="2"/>
            <w:tcBorders>
              <w:top w:val="single" w:sz="12" w:space="0" w:color="auto"/>
              <w:left w:val="nil"/>
              <w:bottom w:val="single" w:sz="8" w:space="0" w:color="auto"/>
              <w:right w:val="single" w:sz="8" w:space="0" w:color="000000"/>
            </w:tcBorders>
            <w:shd w:val="clear" w:color="000000" w:fill="FFC000"/>
            <w:vAlign w:val="center"/>
            <w:hideMark/>
            <w:tcPrChange w:id="15529" w:author="Владимир Лаут" w:date="2021-04-07T16:36:00Z">
              <w:tcPr>
                <w:tcW w:w="815" w:type="pct"/>
                <w:gridSpan w:val="2"/>
                <w:tcBorders>
                  <w:top w:val="single" w:sz="12" w:space="0" w:color="auto"/>
                  <w:left w:val="nil"/>
                  <w:bottom w:val="single" w:sz="8" w:space="0" w:color="auto"/>
                  <w:right w:val="single" w:sz="8" w:space="0" w:color="000000"/>
                </w:tcBorders>
                <w:shd w:val="clear" w:color="000000" w:fill="FFC000"/>
                <w:vAlign w:val="center"/>
                <w:hideMark/>
              </w:tcPr>
            </w:tcPrChange>
          </w:tcPr>
          <w:p w14:paraId="53317DA8"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Правило заполнения</w:t>
            </w:r>
          </w:p>
        </w:tc>
        <w:tc>
          <w:tcPr>
            <w:tcW w:w="338" w:type="pct"/>
            <w:vMerge w:val="restart"/>
            <w:tcBorders>
              <w:top w:val="single" w:sz="12" w:space="0" w:color="auto"/>
              <w:left w:val="single" w:sz="8" w:space="0" w:color="auto"/>
              <w:bottom w:val="single" w:sz="8" w:space="0" w:color="000000"/>
              <w:right w:val="single" w:sz="12" w:space="0" w:color="auto"/>
            </w:tcBorders>
            <w:shd w:val="clear" w:color="000000" w:fill="FFC000"/>
            <w:vAlign w:val="center"/>
            <w:hideMark/>
            <w:tcPrChange w:id="15530" w:author="Владимир Лаут" w:date="2021-04-07T16:36:00Z">
              <w:tcPr>
                <w:tcW w:w="338" w:type="pct"/>
                <w:vMerge w:val="restart"/>
                <w:tcBorders>
                  <w:top w:val="single" w:sz="12" w:space="0" w:color="auto"/>
                  <w:left w:val="single" w:sz="8" w:space="0" w:color="auto"/>
                  <w:bottom w:val="single" w:sz="8" w:space="0" w:color="000000"/>
                  <w:right w:val="single" w:sz="12" w:space="0" w:color="auto"/>
                </w:tcBorders>
                <w:shd w:val="clear" w:color="000000" w:fill="FFC000"/>
                <w:vAlign w:val="center"/>
                <w:hideMark/>
              </w:tcPr>
            </w:tcPrChange>
          </w:tcPr>
          <w:p w14:paraId="2CAE800E"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Система ведения</w:t>
            </w:r>
          </w:p>
        </w:tc>
      </w:tr>
      <w:tr w:rsidR="00C47517" w:rsidRPr="00212BCC" w14:paraId="78A6240D" w14:textId="77777777" w:rsidTr="00C47517">
        <w:trPr>
          <w:trHeight w:val="525"/>
        </w:trPr>
        <w:tc>
          <w:tcPr>
            <w:tcW w:w="190" w:type="pct"/>
            <w:vMerge/>
            <w:tcBorders>
              <w:top w:val="single" w:sz="12" w:space="0" w:color="auto"/>
              <w:left w:val="single" w:sz="12" w:space="0" w:color="auto"/>
              <w:bottom w:val="single" w:sz="8" w:space="0" w:color="000000"/>
              <w:right w:val="single" w:sz="8" w:space="0" w:color="auto"/>
            </w:tcBorders>
            <w:vAlign w:val="center"/>
            <w:hideMark/>
          </w:tcPr>
          <w:p w14:paraId="112C5E5A" w14:textId="77777777" w:rsidR="00C47517" w:rsidRPr="00212BCC" w:rsidRDefault="00C47517" w:rsidP="00D1215E">
            <w:pPr>
              <w:jc w:val="left"/>
              <w:rPr>
                <w:rFonts w:ascii="Arial" w:hAnsi="Arial" w:cs="Arial"/>
                <w:b/>
                <w:bCs/>
                <w:color w:val="000000"/>
                <w:sz w:val="20"/>
                <w:szCs w:val="20"/>
                <w:lang w:eastAsia="ru-RU"/>
              </w:rPr>
            </w:pPr>
          </w:p>
        </w:tc>
        <w:tc>
          <w:tcPr>
            <w:tcW w:w="531" w:type="pct"/>
            <w:vMerge/>
            <w:tcBorders>
              <w:top w:val="single" w:sz="12" w:space="0" w:color="auto"/>
              <w:left w:val="single" w:sz="8" w:space="0" w:color="auto"/>
              <w:bottom w:val="single" w:sz="8" w:space="0" w:color="000000"/>
              <w:right w:val="single" w:sz="8" w:space="0" w:color="auto"/>
            </w:tcBorders>
            <w:vAlign w:val="center"/>
            <w:hideMark/>
          </w:tcPr>
          <w:p w14:paraId="6E2C4EC0" w14:textId="77777777" w:rsidR="00C47517" w:rsidRPr="00212BCC" w:rsidRDefault="00C47517" w:rsidP="00D1215E">
            <w:pPr>
              <w:jc w:val="left"/>
              <w:rPr>
                <w:rFonts w:ascii="Arial" w:hAnsi="Arial" w:cs="Arial"/>
                <w:b/>
                <w:bCs/>
                <w:color w:val="000000"/>
                <w:sz w:val="20"/>
                <w:szCs w:val="20"/>
                <w:lang w:eastAsia="ru-RU"/>
              </w:rPr>
            </w:pPr>
          </w:p>
        </w:tc>
        <w:tc>
          <w:tcPr>
            <w:tcW w:w="580" w:type="pct"/>
            <w:vMerge/>
            <w:tcBorders>
              <w:top w:val="single" w:sz="12" w:space="0" w:color="auto"/>
              <w:left w:val="single" w:sz="8" w:space="0" w:color="auto"/>
              <w:bottom w:val="single" w:sz="8" w:space="0" w:color="000000"/>
              <w:right w:val="single" w:sz="8" w:space="0" w:color="auto"/>
            </w:tcBorders>
            <w:vAlign w:val="center"/>
            <w:hideMark/>
          </w:tcPr>
          <w:p w14:paraId="34D61476" w14:textId="77777777" w:rsidR="00C47517" w:rsidRPr="00212BCC" w:rsidRDefault="00C47517" w:rsidP="00D1215E">
            <w:pPr>
              <w:jc w:val="left"/>
              <w:rPr>
                <w:rFonts w:ascii="Arial" w:hAnsi="Arial" w:cs="Arial"/>
                <w:b/>
                <w:bCs/>
                <w:color w:val="000000"/>
                <w:sz w:val="20"/>
                <w:szCs w:val="20"/>
                <w:lang w:eastAsia="ru-RU"/>
              </w:rPr>
            </w:pPr>
          </w:p>
        </w:tc>
        <w:tc>
          <w:tcPr>
            <w:tcW w:w="614" w:type="pct"/>
            <w:vMerge/>
            <w:tcBorders>
              <w:top w:val="single" w:sz="12" w:space="0" w:color="auto"/>
              <w:left w:val="single" w:sz="8" w:space="0" w:color="auto"/>
              <w:bottom w:val="single" w:sz="8" w:space="0" w:color="000000"/>
              <w:right w:val="single" w:sz="8" w:space="0" w:color="auto"/>
            </w:tcBorders>
            <w:vAlign w:val="center"/>
            <w:hideMark/>
          </w:tcPr>
          <w:p w14:paraId="13DBBE53" w14:textId="77777777" w:rsidR="00C47517" w:rsidRPr="00212BCC" w:rsidRDefault="00C47517" w:rsidP="00D1215E">
            <w:pPr>
              <w:jc w:val="left"/>
              <w:rPr>
                <w:rFonts w:ascii="Arial" w:hAnsi="Arial" w:cs="Arial"/>
                <w:b/>
                <w:bCs/>
                <w:color w:val="000000"/>
                <w:sz w:val="20"/>
                <w:szCs w:val="20"/>
                <w:lang w:eastAsia="ru-RU"/>
              </w:rPr>
            </w:pPr>
          </w:p>
        </w:tc>
        <w:tc>
          <w:tcPr>
            <w:tcW w:w="371" w:type="pct"/>
            <w:vMerge/>
            <w:tcBorders>
              <w:top w:val="single" w:sz="12" w:space="0" w:color="auto"/>
              <w:left w:val="single" w:sz="8" w:space="0" w:color="auto"/>
              <w:bottom w:val="single" w:sz="8" w:space="0" w:color="000000"/>
              <w:right w:val="single" w:sz="8" w:space="0" w:color="auto"/>
            </w:tcBorders>
            <w:vAlign w:val="center"/>
            <w:hideMark/>
          </w:tcPr>
          <w:p w14:paraId="70212641" w14:textId="77777777" w:rsidR="00C47517" w:rsidRPr="00212BCC" w:rsidRDefault="00C47517" w:rsidP="00D1215E">
            <w:pPr>
              <w:jc w:val="left"/>
              <w:rPr>
                <w:rFonts w:ascii="Arial" w:hAnsi="Arial" w:cs="Arial"/>
                <w:b/>
                <w:bCs/>
                <w:color w:val="000000"/>
                <w:sz w:val="20"/>
                <w:szCs w:val="20"/>
                <w:lang w:eastAsia="ru-RU"/>
              </w:rPr>
            </w:pPr>
          </w:p>
        </w:tc>
        <w:tc>
          <w:tcPr>
            <w:tcW w:w="367" w:type="pct"/>
            <w:vMerge/>
            <w:tcBorders>
              <w:top w:val="single" w:sz="12" w:space="0" w:color="auto"/>
              <w:left w:val="single" w:sz="8" w:space="0" w:color="auto"/>
              <w:bottom w:val="single" w:sz="8" w:space="0" w:color="000000"/>
              <w:right w:val="single" w:sz="8" w:space="0" w:color="auto"/>
            </w:tcBorders>
            <w:vAlign w:val="center"/>
            <w:hideMark/>
          </w:tcPr>
          <w:p w14:paraId="42C57CFB" w14:textId="77777777" w:rsidR="00C47517" w:rsidRPr="00212BCC" w:rsidRDefault="00C47517" w:rsidP="00D1215E">
            <w:pPr>
              <w:jc w:val="left"/>
              <w:rPr>
                <w:rFonts w:ascii="Arial" w:hAnsi="Arial" w:cs="Arial"/>
                <w:b/>
                <w:bCs/>
                <w:color w:val="000000"/>
                <w:sz w:val="20"/>
                <w:szCs w:val="20"/>
                <w:lang w:eastAsia="ru-RU"/>
              </w:rPr>
            </w:pPr>
          </w:p>
        </w:tc>
        <w:tc>
          <w:tcPr>
            <w:tcW w:w="587" w:type="pct"/>
            <w:tcBorders>
              <w:top w:val="nil"/>
              <w:left w:val="nil"/>
              <w:bottom w:val="single" w:sz="8" w:space="0" w:color="auto"/>
              <w:right w:val="single" w:sz="8" w:space="0" w:color="auto"/>
            </w:tcBorders>
            <w:shd w:val="clear" w:color="000000" w:fill="FFC000"/>
            <w:vAlign w:val="center"/>
            <w:hideMark/>
          </w:tcPr>
          <w:p w14:paraId="2D587C48"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Обязательность</w:t>
            </w:r>
          </w:p>
        </w:tc>
        <w:tc>
          <w:tcPr>
            <w:tcW w:w="607" w:type="pct"/>
            <w:tcBorders>
              <w:top w:val="nil"/>
              <w:left w:val="nil"/>
              <w:bottom w:val="single" w:sz="8" w:space="0" w:color="auto"/>
              <w:right w:val="single" w:sz="8" w:space="0" w:color="auto"/>
            </w:tcBorders>
            <w:shd w:val="clear" w:color="000000" w:fill="FFC000"/>
            <w:vAlign w:val="center"/>
            <w:hideMark/>
          </w:tcPr>
          <w:p w14:paraId="36A49A7E"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Условие обязательности</w:t>
            </w:r>
          </w:p>
        </w:tc>
        <w:tc>
          <w:tcPr>
            <w:tcW w:w="374" w:type="pct"/>
            <w:tcBorders>
              <w:top w:val="nil"/>
              <w:left w:val="nil"/>
              <w:bottom w:val="single" w:sz="8" w:space="0" w:color="auto"/>
              <w:right w:val="single" w:sz="8" w:space="0" w:color="auto"/>
            </w:tcBorders>
            <w:shd w:val="clear" w:color="000000" w:fill="FFC000"/>
            <w:vAlign w:val="center"/>
            <w:hideMark/>
          </w:tcPr>
          <w:p w14:paraId="63C7A06C"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Ведущие атрибуты</w:t>
            </w:r>
          </w:p>
        </w:tc>
        <w:tc>
          <w:tcPr>
            <w:tcW w:w="441" w:type="pct"/>
            <w:tcBorders>
              <w:top w:val="nil"/>
              <w:left w:val="nil"/>
              <w:bottom w:val="single" w:sz="8" w:space="0" w:color="auto"/>
              <w:right w:val="single" w:sz="8" w:space="0" w:color="auto"/>
            </w:tcBorders>
            <w:shd w:val="clear" w:color="000000" w:fill="FFC000"/>
            <w:vAlign w:val="center"/>
            <w:hideMark/>
          </w:tcPr>
          <w:p w14:paraId="7C624877" w14:textId="77777777" w:rsidR="00C47517" w:rsidRPr="00212BCC" w:rsidRDefault="00C47517" w:rsidP="00D1215E">
            <w:pPr>
              <w:jc w:val="center"/>
              <w:rPr>
                <w:rFonts w:ascii="Arial" w:hAnsi="Arial" w:cs="Arial"/>
                <w:b/>
                <w:bCs/>
                <w:color w:val="000000"/>
                <w:sz w:val="20"/>
                <w:szCs w:val="20"/>
                <w:lang w:eastAsia="ru-RU"/>
              </w:rPr>
            </w:pPr>
            <w:r w:rsidRPr="00212BCC">
              <w:rPr>
                <w:rFonts w:ascii="Arial" w:hAnsi="Arial" w:cs="Arial"/>
                <w:b/>
                <w:bCs/>
                <w:color w:val="000000"/>
                <w:sz w:val="20"/>
                <w:lang w:eastAsia="ru-RU"/>
              </w:rPr>
              <w:t>Описание правила</w:t>
            </w:r>
          </w:p>
        </w:tc>
        <w:tc>
          <w:tcPr>
            <w:tcW w:w="338" w:type="pct"/>
            <w:vMerge/>
            <w:tcBorders>
              <w:top w:val="single" w:sz="12" w:space="0" w:color="auto"/>
              <w:left w:val="single" w:sz="8" w:space="0" w:color="auto"/>
              <w:bottom w:val="single" w:sz="8" w:space="0" w:color="000000"/>
              <w:right w:val="single" w:sz="12" w:space="0" w:color="auto"/>
            </w:tcBorders>
            <w:vAlign w:val="center"/>
            <w:hideMark/>
          </w:tcPr>
          <w:p w14:paraId="6182F963" w14:textId="77777777" w:rsidR="00C47517" w:rsidRPr="00212BCC" w:rsidRDefault="00C47517" w:rsidP="00D1215E">
            <w:pPr>
              <w:jc w:val="left"/>
              <w:rPr>
                <w:rFonts w:ascii="Arial" w:hAnsi="Arial" w:cs="Arial"/>
                <w:b/>
                <w:bCs/>
                <w:color w:val="000000"/>
                <w:sz w:val="20"/>
                <w:szCs w:val="20"/>
                <w:lang w:eastAsia="ru-RU"/>
              </w:rPr>
            </w:pPr>
          </w:p>
        </w:tc>
      </w:tr>
      <w:tr w:rsidR="00C47517" w:rsidRPr="00212BCC" w14:paraId="2AB5670D" w14:textId="77777777" w:rsidTr="00C47517">
        <w:trPr>
          <w:cantSplit/>
          <w:trHeight w:val="52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18C205CE"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1</w:t>
            </w:r>
          </w:p>
        </w:tc>
        <w:tc>
          <w:tcPr>
            <w:tcW w:w="531" w:type="pct"/>
            <w:tcBorders>
              <w:top w:val="nil"/>
              <w:left w:val="nil"/>
              <w:bottom w:val="single" w:sz="8" w:space="0" w:color="auto"/>
              <w:right w:val="single" w:sz="8" w:space="0" w:color="auto"/>
            </w:tcBorders>
            <w:shd w:val="clear" w:color="auto" w:fill="auto"/>
            <w:vAlign w:val="center"/>
            <w:hideMark/>
          </w:tcPr>
          <w:p w14:paraId="666565B5"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Основные данные</w:t>
            </w:r>
          </w:p>
        </w:tc>
        <w:tc>
          <w:tcPr>
            <w:tcW w:w="580" w:type="pct"/>
            <w:tcBorders>
              <w:top w:val="nil"/>
              <w:left w:val="nil"/>
              <w:bottom w:val="single" w:sz="8" w:space="0" w:color="auto"/>
              <w:right w:val="single" w:sz="8" w:space="0" w:color="auto"/>
            </w:tcBorders>
            <w:shd w:val="clear" w:color="auto" w:fill="auto"/>
            <w:vAlign w:val="center"/>
            <w:hideMark/>
          </w:tcPr>
          <w:p w14:paraId="5AFBC198"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Техническое место</w:t>
            </w:r>
          </w:p>
        </w:tc>
        <w:tc>
          <w:tcPr>
            <w:tcW w:w="614" w:type="pct"/>
            <w:tcBorders>
              <w:top w:val="nil"/>
              <w:left w:val="nil"/>
              <w:bottom w:val="single" w:sz="8" w:space="0" w:color="auto"/>
              <w:right w:val="single" w:sz="8" w:space="0" w:color="auto"/>
            </w:tcBorders>
            <w:shd w:val="clear" w:color="auto" w:fill="auto"/>
            <w:vAlign w:val="center"/>
            <w:hideMark/>
          </w:tcPr>
          <w:p w14:paraId="073ED331"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val="en-US" w:eastAsia="ru-RU"/>
              </w:rPr>
              <w:t>PM</w:t>
            </w:r>
            <w:r w:rsidRPr="00212BCC">
              <w:rPr>
                <w:rFonts w:ascii="Arial" w:hAnsi="Arial" w:cs="Arial"/>
                <w:color w:val="000000"/>
                <w:sz w:val="20"/>
                <w:szCs w:val="20"/>
                <w:lang w:eastAsia="ru-RU"/>
              </w:rPr>
              <w:t>_52. Элемент структуры, описывающей ПА</w:t>
            </w:r>
          </w:p>
        </w:tc>
        <w:tc>
          <w:tcPr>
            <w:tcW w:w="371" w:type="pct"/>
            <w:tcBorders>
              <w:top w:val="nil"/>
              <w:left w:val="nil"/>
              <w:bottom w:val="single" w:sz="8" w:space="0" w:color="auto"/>
              <w:right w:val="single" w:sz="8" w:space="0" w:color="auto"/>
            </w:tcBorders>
            <w:shd w:val="clear" w:color="auto" w:fill="auto"/>
            <w:vAlign w:val="center"/>
            <w:hideMark/>
          </w:tcPr>
          <w:p w14:paraId="1038B2A8" w14:textId="77777777" w:rsidR="00C47517" w:rsidRPr="00C47517" w:rsidRDefault="00C47517" w:rsidP="00D1215E">
            <w:pPr>
              <w:jc w:val="center"/>
              <w:rPr>
                <w:rFonts w:ascii="Arial" w:hAnsi="Arial" w:cs="Arial"/>
                <w:color w:val="000000"/>
                <w:sz w:val="20"/>
                <w:szCs w:val="20"/>
                <w:lang w:eastAsia="ru-RU"/>
              </w:rPr>
            </w:pPr>
            <w:r w:rsidRPr="00C47517">
              <w:rPr>
                <w:rFonts w:ascii="Arial" w:hAnsi="Arial" w:cs="Arial"/>
                <w:color w:val="000000"/>
                <w:sz w:val="20"/>
                <w:szCs w:val="20"/>
                <w:lang w:val="en-US" w:eastAsia="ru-RU"/>
              </w:rPr>
              <w:t>CHAR, 30</w:t>
            </w:r>
          </w:p>
        </w:tc>
        <w:tc>
          <w:tcPr>
            <w:tcW w:w="367" w:type="pct"/>
            <w:tcBorders>
              <w:top w:val="nil"/>
              <w:left w:val="nil"/>
              <w:bottom w:val="single" w:sz="8" w:space="0" w:color="auto"/>
              <w:right w:val="single" w:sz="8" w:space="0" w:color="auto"/>
            </w:tcBorders>
            <w:shd w:val="clear" w:color="auto" w:fill="auto"/>
            <w:vAlign w:val="center"/>
            <w:hideMark/>
          </w:tcPr>
          <w:p w14:paraId="6A2A7ED1"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IFLOT-TPLNR</w:t>
            </w:r>
          </w:p>
        </w:tc>
        <w:tc>
          <w:tcPr>
            <w:tcW w:w="587" w:type="pct"/>
            <w:tcBorders>
              <w:top w:val="nil"/>
              <w:left w:val="nil"/>
              <w:bottom w:val="single" w:sz="8" w:space="0" w:color="auto"/>
              <w:right w:val="single" w:sz="8" w:space="0" w:color="auto"/>
            </w:tcBorders>
            <w:shd w:val="clear" w:color="auto" w:fill="auto"/>
            <w:vAlign w:val="center"/>
            <w:hideMark/>
          </w:tcPr>
          <w:p w14:paraId="7B500312"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X</w:t>
            </w:r>
          </w:p>
        </w:tc>
        <w:tc>
          <w:tcPr>
            <w:tcW w:w="607" w:type="pct"/>
            <w:tcBorders>
              <w:top w:val="nil"/>
              <w:left w:val="nil"/>
              <w:bottom w:val="single" w:sz="8" w:space="0" w:color="auto"/>
              <w:right w:val="single" w:sz="8" w:space="0" w:color="auto"/>
            </w:tcBorders>
            <w:shd w:val="clear" w:color="auto" w:fill="auto"/>
            <w:vAlign w:val="center"/>
            <w:hideMark/>
          </w:tcPr>
          <w:p w14:paraId="4792C000"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Для всех объектов</w:t>
            </w:r>
          </w:p>
        </w:tc>
        <w:tc>
          <w:tcPr>
            <w:tcW w:w="374" w:type="pct"/>
            <w:tcBorders>
              <w:top w:val="nil"/>
              <w:left w:val="nil"/>
              <w:bottom w:val="single" w:sz="8" w:space="0" w:color="auto"/>
              <w:right w:val="single" w:sz="8" w:space="0" w:color="auto"/>
            </w:tcBorders>
            <w:shd w:val="clear" w:color="auto" w:fill="auto"/>
            <w:vAlign w:val="center"/>
            <w:hideMark/>
          </w:tcPr>
          <w:p w14:paraId="63DCA095"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22095324"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338" w:type="pct"/>
            <w:tcBorders>
              <w:top w:val="nil"/>
              <w:left w:val="nil"/>
              <w:bottom w:val="single" w:sz="8" w:space="0" w:color="auto"/>
              <w:right w:val="single" w:sz="12" w:space="0" w:color="auto"/>
            </w:tcBorders>
            <w:shd w:val="clear" w:color="auto" w:fill="auto"/>
            <w:vAlign w:val="center"/>
            <w:hideMark/>
          </w:tcPr>
          <w:p w14:paraId="5AC74BD7"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SAP</w:t>
            </w:r>
          </w:p>
        </w:tc>
      </w:tr>
      <w:tr w:rsidR="00C47517" w:rsidRPr="00212BCC" w14:paraId="1676EBB6" w14:textId="77777777" w:rsidTr="00C47517">
        <w:trPr>
          <w:cantSplit/>
          <w:trHeight w:val="780"/>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0C3F1F70"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2</w:t>
            </w:r>
          </w:p>
        </w:tc>
        <w:tc>
          <w:tcPr>
            <w:tcW w:w="531" w:type="pct"/>
            <w:tcBorders>
              <w:top w:val="nil"/>
              <w:left w:val="nil"/>
              <w:bottom w:val="single" w:sz="8" w:space="0" w:color="auto"/>
              <w:right w:val="single" w:sz="8" w:space="0" w:color="auto"/>
            </w:tcBorders>
            <w:shd w:val="clear" w:color="auto" w:fill="auto"/>
            <w:vAlign w:val="center"/>
            <w:hideMark/>
          </w:tcPr>
          <w:p w14:paraId="6CA5CAA0"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Основные данные</w:t>
            </w:r>
          </w:p>
        </w:tc>
        <w:tc>
          <w:tcPr>
            <w:tcW w:w="580" w:type="pct"/>
            <w:tcBorders>
              <w:top w:val="nil"/>
              <w:left w:val="nil"/>
              <w:bottom w:val="single" w:sz="8" w:space="0" w:color="auto"/>
              <w:right w:val="single" w:sz="8" w:space="0" w:color="auto"/>
            </w:tcBorders>
            <w:shd w:val="clear" w:color="auto" w:fill="auto"/>
            <w:vAlign w:val="center"/>
            <w:hideMark/>
          </w:tcPr>
          <w:p w14:paraId="2F5B4C25"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Тип технического места</w:t>
            </w:r>
          </w:p>
        </w:tc>
        <w:tc>
          <w:tcPr>
            <w:tcW w:w="614" w:type="pct"/>
            <w:tcBorders>
              <w:top w:val="nil"/>
              <w:left w:val="nil"/>
              <w:bottom w:val="single" w:sz="8" w:space="0" w:color="auto"/>
              <w:right w:val="single" w:sz="8" w:space="0" w:color="auto"/>
            </w:tcBorders>
            <w:shd w:val="clear" w:color="auto" w:fill="auto"/>
            <w:vAlign w:val="center"/>
            <w:hideMark/>
          </w:tcPr>
          <w:p w14:paraId="5C84F032"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PM_54. Определяет основные настройки, видимые и обязательные поля ТМ</w:t>
            </w:r>
          </w:p>
        </w:tc>
        <w:tc>
          <w:tcPr>
            <w:tcW w:w="371" w:type="pct"/>
            <w:tcBorders>
              <w:top w:val="nil"/>
              <w:left w:val="nil"/>
              <w:bottom w:val="single" w:sz="8" w:space="0" w:color="auto"/>
              <w:right w:val="single" w:sz="8" w:space="0" w:color="auto"/>
            </w:tcBorders>
            <w:shd w:val="clear" w:color="auto" w:fill="auto"/>
            <w:vAlign w:val="center"/>
            <w:hideMark/>
          </w:tcPr>
          <w:p w14:paraId="72FF9650" w14:textId="77777777" w:rsidR="00C47517" w:rsidRPr="00C47517" w:rsidRDefault="00C47517" w:rsidP="00D1215E">
            <w:pPr>
              <w:jc w:val="center"/>
              <w:rPr>
                <w:rFonts w:ascii="Arial" w:hAnsi="Arial" w:cs="Arial"/>
                <w:color w:val="000000"/>
                <w:sz w:val="20"/>
                <w:szCs w:val="20"/>
                <w:lang w:eastAsia="ru-RU"/>
              </w:rPr>
            </w:pPr>
            <w:r w:rsidRPr="00C47517">
              <w:rPr>
                <w:rFonts w:ascii="Arial" w:hAnsi="Arial" w:cs="Arial"/>
                <w:color w:val="000000"/>
                <w:sz w:val="20"/>
                <w:szCs w:val="20"/>
                <w:lang w:val="en-US" w:eastAsia="ru-RU"/>
              </w:rPr>
              <w:t>CHAR, 1</w:t>
            </w:r>
          </w:p>
        </w:tc>
        <w:tc>
          <w:tcPr>
            <w:tcW w:w="367" w:type="pct"/>
            <w:tcBorders>
              <w:top w:val="nil"/>
              <w:left w:val="nil"/>
              <w:bottom w:val="single" w:sz="8" w:space="0" w:color="auto"/>
              <w:right w:val="single" w:sz="8" w:space="0" w:color="auto"/>
            </w:tcBorders>
            <w:shd w:val="clear" w:color="auto" w:fill="auto"/>
            <w:vAlign w:val="center"/>
            <w:hideMark/>
          </w:tcPr>
          <w:p w14:paraId="52366755"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IFLOT-FLTYP</w:t>
            </w:r>
          </w:p>
        </w:tc>
        <w:tc>
          <w:tcPr>
            <w:tcW w:w="587" w:type="pct"/>
            <w:tcBorders>
              <w:top w:val="nil"/>
              <w:left w:val="nil"/>
              <w:bottom w:val="single" w:sz="8" w:space="0" w:color="auto"/>
              <w:right w:val="single" w:sz="8" w:space="0" w:color="auto"/>
            </w:tcBorders>
            <w:shd w:val="clear" w:color="auto" w:fill="auto"/>
            <w:vAlign w:val="center"/>
            <w:hideMark/>
          </w:tcPr>
          <w:p w14:paraId="0C2713DB"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X</w:t>
            </w:r>
          </w:p>
        </w:tc>
        <w:tc>
          <w:tcPr>
            <w:tcW w:w="607" w:type="pct"/>
            <w:tcBorders>
              <w:top w:val="nil"/>
              <w:left w:val="nil"/>
              <w:bottom w:val="single" w:sz="8" w:space="0" w:color="auto"/>
              <w:right w:val="single" w:sz="8" w:space="0" w:color="auto"/>
            </w:tcBorders>
            <w:shd w:val="clear" w:color="auto" w:fill="auto"/>
            <w:vAlign w:val="center"/>
            <w:hideMark/>
          </w:tcPr>
          <w:p w14:paraId="52316238"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Для всех объектов</w:t>
            </w:r>
          </w:p>
        </w:tc>
        <w:tc>
          <w:tcPr>
            <w:tcW w:w="374" w:type="pct"/>
            <w:tcBorders>
              <w:top w:val="nil"/>
              <w:left w:val="nil"/>
              <w:bottom w:val="single" w:sz="8" w:space="0" w:color="auto"/>
              <w:right w:val="single" w:sz="8" w:space="0" w:color="auto"/>
            </w:tcBorders>
            <w:shd w:val="clear" w:color="auto" w:fill="auto"/>
            <w:vAlign w:val="center"/>
            <w:hideMark/>
          </w:tcPr>
          <w:p w14:paraId="4B91D7E2"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3513D544"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54E95536"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SAP</w:t>
            </w:r>
          </w:p>
        </w:tc>
      </w:tr>
      <w:tr w:rsidR="00C47517" w:rsidRPr="00212BCC" w14:paraId="6DE7FEF4" w14:textId="77777777" w:rsidTr="00C47517">
        <w:trPr>
          <w:cantSplit/>
          <w:trHeight w:val="103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6B3D5897"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3</w:t>
            </w:r>
          </w:p>
        </w:tc>
        <w:tc>
          <w:tcPr>
            <w:tcW w:w="531" w:type="pct"/>
            <w:tcBorders>
              <w:top w:val="nil"/>
              <w:left w:val="nil"/>
              <w:bottom w:val="single" w:sz="8" w:space="0" w:color="auto"/>
              <w:right w:val="single" w:sz="8" w:space="0" w:color="auto"/>
            </w:tcBorders>
            <w:shd w:val="clear" w:color="auto" w:fill="auto"/>
            <w:vAlign w:val="center"/>
            <w:hideMark/>
          </w:tcPr>
          <w:p w14:paraId="2B7C90E4"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Основные данные</w:t>
            </w:r>
          </w:p>
        </w:tc>
        <w:tc>
          <w:tcPr>
            <w:tcW w:w="580" w:type="pct"/>
            <w:tcBorders>
              <w:top w:val="nil"/>
              <w:left w:val="nil"/>
              <w:bottom w:val="single" w:sz="8" w:space="0" w:color="auto"/>
              <w:right w:val="single" w:sz="8" w:space="0" w:color="auto"/>
            </w:tcBorders>
            <w:shd w:val="clear" w:color="auto" w:fill="auto"/>
            <w:vAlign w:val="center"/>
            <w:hideMark/>
          </w:tcPr>
          <w:p w14:paraId="64CF545E"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Вид технического объекта</w:t>
            </w:r>
          </w:p>
        </w:tc>
        <w:tc>
          <w:tcPr>
            <w:tcW w:w="614" w:type="pct"/>
            <w:tcBorders>
              <w:top w:val="nil"/>
              <w:left w:val="nil"/>
              <w:bottom w:val="single" w:sz="8" w:space="0" w:color="auto"/>
              <w:right w:val="single" w:sz="8" w:space="0" w:color="auto"/>
            </w:tcBorders>
            <w:shd w:val="clear" w:color="auto" w:fill="auto"/>
            <w:vAlign w:val="center"/>
            <w:hideMark/>
          </w:tcPr>
          <w:p w14:paraId="00E47650"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 xml:space="preserve">PM_1. Дополнительный атрибут объектов </w:t>
            </w:r>
            <w:proofErr w:type="spellStart"/>
            <w:r w:rsidRPr="001713EA">
              <w:rPr>
                <w:rFonts w:ascii="Arial" w:hAnsi="Arial" w:cs="Arial"/>
                <w:color w:val="000000"/>
                <w:sz w:val="20"/>
                <w:szCs w:val="20"/>
                <w:lang w:eastAsia="ru-RU"/>
              </w:rPr>
              <w:t>ТОиР</w:t>
            </w:r>
            <w:proofErr w:type="spellEnd"/>
            <w:r w:rsidRPr="001713EA">
              <w:rPr>
                <w:rFonts w:ascii="Arial" w:hAnsi="Arial" w:cs="Arial"/>
                <w:color w:val="000000"/>
                <w:sz w:val="20"/>
                <w:szCs w:val="20"/>
                <w:lang w:eastAsia="ru-RU"/>
              </w:rPr>
              <w:t xml:space="preserve"> (ТМ и ЕО), используется для их группировки по функциональному назначению</w:t>
            </w:r>
          </w:p>
        </w:tc>
        <w:tc>
          <w:tcPr>
            <w:tcW w:w="371" w:type="pct"/>
            <w:tcBorders>
              <w:top w:val="nil"/>
              <w:left w:val="nil"/>
              <w:bottom w:val="single" w:sz="8" w:space="0" w:color="auto"/>
              <w:right w:val="single" w:sz="8" w:space="0" w:color="auto"/>
            </w:tcBorders>
            <w:shd w:val="clear" w:color="auto" w:fill="auto"/>
            <w:vAlign w:val="center"/>
            <w:hideMark/>
          </w:tcPr>
          <w:p w14:paraId="579B9E92"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 10</w:t>
            </w:r>
          </w:p>
        </w:tc>
        <w:tc>
          <w:tcPr>
            <w:tcW w:w="367" w:type="pct"/>
            <w:tcBorders>
              <w:top w:val="nil"/>
              <w:left w:val="nil"/>
              <w:bottom w:val="single" w:sz="8" w:space="0" w:color="auto"/>
              <w:right w:val="single" w:sz="8" w:space="0" w:color="auto"/>
            </w:tcBorders>
            <w:shd w:val="clear" w:color="auto" w:fill="auto"/>
            <w:vAlign w:val="center"/>
            <w:hideMark/>
          </w:tcPr>
          <w:p w14:paraId="081F3A22"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IFLOT-EQART</w:t>
            </w:r>
          </w:p>
        </w:tc>
        <w:tc>
          <w:tcPr>
            <w:tcW w:w="587" w:type="pct"/>
            <w:tcBorders>
              <w:top w:val="nil"/>
              <w:left w:val="nil"/>
              <w:bottom w:val="single" w:sz="8" w:space="0" w:color="auto"/>
              <w:right w:val="single" w:sz="8" w:space="0" w:color="auto"/>
            </w:tcBorders>
            <w:shd w:val="clear" w:color="auto" w:fill="auto"/>
            <w:vAlign w:val="center"/>
            <w:hideMark/>
          </w:tcPr>
          <w:p w14:paraId="3105E94B" w14:textId="73B442D6" w:rsidR="00C47517" w:rsidRPr="001713EA" w:rsidRDefault="00915684"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Х</w:t>
            </w:r>
          </w:p>
        </w:tc>
        <w:tc>
          <w:tcPr>
            <w:tcW w:w="607" w:type="pct"/>
            <w:tcBorders>
              <w:top w:val="nil"/>
              <w:left w:val="nil"/>
              <w:bottom w:val="single" w:sz="8" w:space="0" w:color="auto"/>
              <w:right w:val="single" w:sz="8" w:space="0" w:color="auto"/>
            </w:tcBorders>
            <w:shd w:val="clear" w:color="auto" w:fill="auto"/>
            <w:vAlign w:val="center"/>
            <w:hideMark/>
          </w:tcPr>
          <w:p w14:paraId="4AD3ABE6" w14:textId="542B51A5" w:rsidR="00C47517" w:rsidRPr="001713EA" w:rsidRDefault="002A7C58">
            <w:pPr>
              <w:rPr>
                <w:rFonts w:ascii="Arial" w:hAnsi="Arial" w:cs="Arial"/>
                <w:color w:val="000000"/>
                <w:sz w:val="20"/>
                <w:szCs w:val="20"/>
                <w:lang w:eastAsia="ru-RU"/>
              </w:rPr>
              <w:pPrChange w:id="15531" w:author="Александр" w:date="2020-04-13T09:57:00Z">
                <w:pPr>
                  <w:jc w:val="center"/>
                </w:pPr>
              </w:pPrChange>
            </w:pPr>
            <w:ins w:id="15532" w:author="Александр" w:date="2020-04-13T09:57:00Z">
              <w:r>
                <w:rPr>
                  <w:rFonts w:ascii="Arial" w:hAnsi="Arial" w:cs="Arial"/>
                  <w:color w:val="000000"/>
                  <w:sz w:val="20"/>
                  <w:szCs w:val="20"/>
                  <w:lang w:eastAsia="ru-RU"/>
                </w:rPr>
                <w:t>Обязательно для технических мест типа 5</w:t>
              </w:r>
            </w:ins>
            <w:del w:id="15533" w:author="Александр" w:date="2020-04-13T09:57:00Z">
              <w:r w:rsidR="00C47517" w:rsidRPr="001713EA" w:rsidDel="002A7C58">
                <w:rPr>
                  <w:rFonts w:ascii="Arial" w:hAnsi="Arial" w:cs="Arial"/>
                  <w:color w:val="000000"/>
                  <w:sz w:val="20"/>
                  <w:szCs w:val="20"/>
                  <w:lang w:eastAsia="ru-RU"/>
                </w:rPr>
                <w:delText>-</w:delText>
              </w:r>
            </w:del>
          </w:p>
        </w:tc>
        <w:tc>
          <w:tcPr>
            <w:tcW w:w="374" w:type="pct"/>
            <w:tcBorders>
              <w:top w:val="nil"/>
              <w:left w:val="nil"/>
              <w:bottom w:val="single" w:sz="8" w:space="0" w:color="auto"/>
              <w:right w:val="single" w:sz="8" w:space="0" w:color="auto"/>
            </w:tcBorders>
            <w:shd w:val="clear" w:color="auto" w:fill="auto"/>
            <w:vAlign w:val="center"/>
            <w:hideMark/>
          </w:tcPr>
          <w:p w14:paraId="35768599"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1EF01FC4"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7CFF6C3B"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5F85000E" w14:textId="77777777" w:rsidTr="00C47517">
        <w:trPr>
          <w:cantSplit/>
          <w:trHeight w:val="52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782CC9A7"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4</w:t>
            </w:r>
          </w:p>
        </w:tc>
        <w:tc>
          <w:tcPr>
            <w:tcW w:w="531" w:type="pct"/>
            <w:tcBorders>
              <w:top w:val="nil"/>
              <w:left w:val="nil"/>
              <w:bottom w:val="single" w:sz="8" w:space="0" w:color="auto"/>
              <w:right w:val="single" w:sz="8" w:space="0" w:color="auto"/>
            </w:tcBorders>
            <w:shd w:val="clear" w:color="auto" w:fill="auto"/>
            <w:vAlign w:val="center"/>
            <w:hideMark/>
          </w:tcPr>
          <w:p w14:paraId="694104FA"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Основные данные</w:t>
            </w:r>
          </w:p>
        </w:tc>
        <w:tc>
          <w:tcPr>
            <w:tcW w:w="580" w:type="pct"/>
            <w:tcBorders>
              <w:top w:val="nil"/>
              <w:left w:val="nil"/>
              <w:bottom w:val="single" w:sz="8" w:space="0" w:color="auto"/>
              <w:right w:val="single" w:sz="8" w:space="0" w:color="auto"/>
            </w:tcBorders>
            <w:shd w:val="clear" w:color="auto" w:fill="auto"/>
            <w:vAlign w:val="center"/>
            <w:hideMark/>
          </w:tcPr>
          <w:p w14:paraId="7E68C7A7"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Название</w:t>
            </w:r>
          </w:p>
        </w:tc>
        <w:tc>
          <w:tcPr>
            <w:tcW w:w="614" w:type="pct"/>
            <w:tcBorders>
              <w:top w:val="nil"/>
              <w:left w:val="nil"/>
              <w:bottom w:val="single" w:sz="8" w:space="0" w:color="auto"/>
              <w:right w:val="single" w:sz="8" w:space="0" w:color="auto"/>
            </w:tcBorders>
            <w:shd w:val="clear" w:color="auto" w:fill="auto"/>
            <w:vAlign w:val="center"/>
            <w:hideMark/>
          </w:tcPr>
          <w:p w14:paraId="14C053E5"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Наименование технического места</w:t>
            </w:r>
          </w:p>
        </w:tc>
        <w:tc>
          <w:tcPr>
            <w:tcW w:w="371" w:type="pct"/>
            <w:tcBorders>
              <w:top w:val="nil"/>
              <w:left w:val="nil"/>
              <w:bottom w:val="single" w:sz="8" w:space="0" w:color="auto"/>
              <w:right w:val="single" w:sz="8" w:space="0" w:color="auto"/>
            </w:tcBorders>
            <w:shd w:val="clear" w:color="auto" w:fill="auto"/>
            <w:vAlign w:val="center"/>
            <w:hideMark/>
          </w:tcPr>
          <w:p w14:paraId="315F4658" w14:textId="2D9EA3FE"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CHAR, 40</w:t>
            </w:r>
          </w:p>
        </w:tc>
        <w:tc>
          <w:tcPr>
            <w:tcW w:w="367" w:type="pct"/>
            <w:tcBorders>
              <w:top w:val="nil"/>
              <w:left w:val="nil"/>
              <w:bottom w:val="single" w:sz="8" w:space="0" w:color="auto"/>
              <w:right w:val="single" w:sz="8" w:space="0" w:color="auto"/>
            </w:tcBorders>
            <w:shd w:val="clear" w:color="auto" w:fill="auto"/>
            <w:vAlign w:val="center"/>
            <w:hideMark/>
          </w:tcPr>
          <w:p w14:paraId="2F1A62C1" w14:textId="781412DC"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szCs w:val="20"/>
                <w:lang w:eastAsia="ru-RU"/>
              </w:rPr>
              <w:t> </w:t>
            </w:r>
            <w:r w:rsidRPr="001713EA">
              <w:rPr>
                <w:rFonts w:ascii="Arial" w:hAnsi="Arial" w:cs="Arial"/>
                <w:color w:val="000000"/>
                <w:sz w:val="20"/>
                <w:szCs w:val="20"/>
                <w:lang w:val="en-US" w:eastAsia="ru-RU"/>
              </w:rPr>
              <w:t>IFLOTX-PLTXT</w:t>
            </w:r>
          </w:p>
        </w:tc>
        <w:tc>
          <w:tcPr>
            <w:tcW w:w="587" w:type="pct"/>
            <w:tcBorders>
              <w:top w:val="nil"/>
              <w:left w:val="nil"/>
              <w:bottom w:val="single" w:sz="8" w:space="0" w:color="auto"/>
              <w:right w:val="single" w:sz="8" w:space="0" w:color="auto"/>
            </w:tcBorders>
            <w:shd w:val="clear" w:color="auto" w:fill="auto"/>
            <w:vAlign w:val="center"/>
            <w:hideMark/>
          </w:tcPr>
          <w:p w14:paraId="224B5637"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X</w:t>
            </w:r>
          </w:p>
        </w:tc>
        <w:tc>
          <w:tcPr>
            <w:tcW w:w="607" w:type="pct"/>
            <w:tcBorders>
              <w:top w:val="nil"/>
              <w:left w:val="nil"/>
              <w:bottom w:val="single" w:sz="8" w:space="0" w:color="auto"/>
              <w:right w:val="single" w:sz="8" w:space="0" w:color="auto"/>
            </w:tcBorders>
            <w:shd w:val="clear" w:color="auto" w:fill="auto"/>
            <w:vAlign w:val="center"/>
            <w:hideMark/>
          </w:tcPr>
          <w:p w14:paraId="3F373620"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Для всех объектов</w:t>
            </w:r>
          </w:p>
        </w:tc>
        <w:tc>
          <w:tcPr>
            <w:tcW w:w="374" w:type="pct"/>
            <w:tcBorders>
              <w:top w:val="nil"/>
              <w:left w:val="nil"/>
              <w:bottom w:val="single" w:sz="8" w:space="0" w:color="auto"/>
              <w:right w:val="single" w:sz="8" w:space="0" w:color="auto"/>
            </w:tcBorders>
            <w:shd w:val="clear" w:color="auto" w:fill="auto"/>
            <w:vAlign w:val="center"/>
            <w:hideMark/>
          </w:tcPr>
          <w:p w14:paraId="442441AA"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3DF80102"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338" w:type="pct"/>
            <w:tcBorders>
              <w:top w:val="nil"/>
              <w:left w:val="nil"/>
              <w:bottom w:val="single" w:sz="8" w:space="0" w:color="auto"/>
              <w:right w:val="single" w:sz="12" w:space="0" w:color="auto"/>
            </w:tcBorders>
            <w:shd w:val="clear" w:color="auto" w:fill="auto"/>
            <w:vAlign w:val="center"/>
            <w:hideMark/>
          </w:tcPr>
          <w:p w14:paraId="6E4B72EE"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13373036" w14:textId="77777777" w:rsidTr="00C47517">
        <w:trPr>
          <w:cantSplit/>
          <w:trHeight w:val="780"/>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0C6012FF"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lastRenderedPageBreak/>
              <w:t>5</w:t>
            </w:r>
          </w:p>
        </w:tc>
        <w:tc>
          <w:tcPr>
            <w:tcW w:w="531" w:type="pct"/>
            <w:tcBorders>
              <w:top w:val="nil"/>
              <w:left w:val="nil"/>
              <w:bottom w:val="single" w:sz="8" w:space="0" w:color="auto"/>
              <w:right w:val="single" w:sz="8" w:space="0" w:color="auto"/>
            </w:tcBorders>
            <w:shd w:val="clear" w:color="auto" w:fill="auto"/>
            <w:vAlign w:val="center"/>
            <w:hideMark/>
          </w:tcPr>
          <w:p w14:paraId="5CC5886B"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Основные данные</w:t>
            </w:r>
          </w:p>
        </w:tc>
        <w:tc>
          <w:tcPr>
            <w:tcW w:w="580" w:type="pct"/>
            <w:tcBorders>
              <w:top w:val="nil"/>
              <w:left w:val="nil"/>
              <w:bottom w:val="single" w:sz="8" w:space="0" w:color="auto"/>
              <w:right w:val="single" w:sz="8" w:space="0" w:color="auto"/>
            </w:tcBorders>
            <w:shd w:val="clear" w:color="auto" w:fill="auto"/>
            <w:vAlign w:val="center"/>
            <w:hideMark/>
          </w:tcPr>
          <w:p w14:paraId="210F4B29"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Описание технического места</w:t>
            </w:r>
          </w:p>
        </w:tc>
        <w:tc>
          <w:tcPr>
            <w:tcW w:w="614" w:type="pct"/>
            <w:tcBorders>
              <w:top w:val="nil"/>
              <w:left w:val="nil"/>
              <w:bottom w:val="single" w:sz="8" w:space="0" w:color="auto"/>
              <w:right w:val="single" w:sz="8" w:space="0" w:color="auto"/>
            </w:tcBorders>
            <w:shd w:val="clear" w:color="auto" w:fill="auto"/>
            <w:vAlign w:val="center"/>
            <w:hideMark/>
          </w:tcPr>
          <w:p w14:paraId="62C33903"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Подробное описание технического места</w:t>
            </w:r>
          </w:p>
        </w:tc>
        <w:tc>
          <w:tcPr>
            <w:tcW w:w="371" w:type="pct"/>
            <w:tcBorders>
              <w:top w:val="nil"/>
              <w:left w:val="nil"/>
              <w:bottom w:val="single" w:sz="8" w:space="0" w:color="auto"/>
              <w:right w:val="single" w:sz="8" w:space="0" w:color="auto"/>
            </w:tcBorders>
            <w:shd w:val="clear" w:color="auto" w:fill="auto"/>
            <w:vAlign w:val="center"/>
            <w:hideMark/>
          </w:tcPr>
          <w:p w14:paraId="766F0F1D"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 </w:t>
            </w:r>
          </w:p>
        </w:tc>
        <w:tc>
          <w:tcPr>
            <w:tcW w:w="367" w:type="pct"/>
            <w:tcBorders>
              <w:top w:val="nil"/>
              <w:left w:val="nil"/>
              <w:bottom w:val="single" w:sz="8" w:space="0" w:color="auto"/>
              <w:right w:val="single" w:sz="8" w:space="0" w:color="auto"/>
            </w:tcBorders>
            <w:shd w:val="clear" w:color="auto" w:fill="auto"/>
            <w:vAlign w:val="center"/>
            <w:hideMark/>
          </w:tcPr>
          <w:p w14:paraId="1DA3C260"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587" w:type="pct"/>
            <w:tcBorders>
              <w:top w:val="nil"/>
              <w:left w:val="nil"/>
              <w:bottom w:val="single" w:sz="8" w:space="0" w:color="auto"/>
              <w:right w:val="single" w:sz="8" w:space="0" w:color="auto"/>
            </w:tcBorders>
            <w:shd w:val="clear" w:color="auto" w:fill="auto"/>
            <w:vAlign w:val="center"/>
            <w:hideMark/>
          </w:tcPr>
          <w:p w14:paraId="2E6493A6"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638118AD"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374" w:type="pct"/>
            <w:tcBorders>
              <w:top w:val="nil"/>
              <w:left w:val="nil"/>
              <w:bottom w:val="single" w:sz="8" w:space="0" w:color="auto"/>
              <w:right w:val="single" w:sz="8" w:space="0" w:color="auto"/>
            </w:tcBorders>
            <w:shd w:val="clear" w:color="auto" w:fill="auto"/>
            <w:vAlign w:val="center"/>
            <w:hideMark/>
          </w:tcPr>
          <w:p w14:paraId="6A9C88BA"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12362648"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338" w:type="pct"/>
            <w:tcBorders>
              <w:top w:val="nil"/>
              <w:left w:val="nil"/>
              <w:bottom w:val="single" w:sz="8" w:space="0" w:color="auto"/>
              <w:right w:val="single" w:sz="12" w:space="0" w:color="auto"/>
            </w:tcBorders>
            <w:shd w:val="clear" w:color="auto" w:fill="auto"/>
            <w:vAlign w:val="center"/>
            <w:hideMark/>
          </w:tcPr>
          <w:p w14:paraId="42676269"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616C25C1" w14:textId="77777777" w:rsidTr="00C47517">
        <w:trPr>
          <w:cantSplit/>
          <w:trHeight w:val="103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474147D5"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6</w:t>
            </w:r>
          </w:p>
        </w:tc>
        <w:tc>
          <w:tcPr>
            <w:tcW w:w="531" w:type="pct"/>
            <w:tcBorders>
              <w:top w:val="nil"/>
              <w:left w:val="nil"/>
              <w:bottom w:val="single" w:sz="8" w:space="0" w:color="auto"/>
              <w:right w:val="single" w:sz="8" w:space="0" w:color="auto"/>
            </w:tcBorders>
            <w:shd w:val="clear" w:color="auto" w:fill="auto"/>
            <w:vAlign w:val="center"/>
            <w:hideMark/>
          </w:tcPr>
          <w:p w14:paraId="2E6D8368"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Местоположение</w:t>
            </w:r>
          </w:p>
        </w:tc>
        <w:tc>
          <w:tcPr>
            <w:tcW w:w="580" w:type="pct"/>
            <w:tcBorders>
              <w:top w:val="nil"/>
              <w:left w:val="nil"/>
              <w:bottom w:val="single" w:sz="8" w:space="0" w:color="auto"/>
              <w:right w:val="single" w:sz="8" w:space="0" w:color="auto"/>
            </w:tcBorders>
            <w:shd w:val="clear" w:color="auto" w:fill="auto"/>
            <w:vAlign w:val="center"/>
            <w:hideMark/>
          </w:tcPr>
          <w:p w14:paraId="3A56FC22"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Завод расположения технических объектов</w:t>
            </w:r>
          </w:p>
        </w:tc>
        <w:tc>
          <w:tcPr>
            <w:tcW w:w="614" w:type="pct"/>
            <w:tcBorders>
              <w:top w:val="nil"/>
              <w:left w:val="nil"/>
              <w:bottom w:val="single" w:sz="8" w:space="0" w:color="auto"/>
              <w:right w:val="single" w:sz="8" w:space="0" w:color="auto"/>
            </w:tcBorders>
            <w:shd w:val="clear" w:color="auto" w:fill="auto"/>
            <w:vAlign w:val="center"/>
            <w:hideMark/>
          </w:tcPr>
          <w:p w14:paraId="3613658A"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PM_14. Орг. единица, на которой установлены и физически находятся технические объекты или объекты общего назначения</w:t>
            </w:r>
          </w:p>
        </w:tc>
        <w:tc>
          <w:tcPr>
            <w:tcW w:w="371" w:type="pct"/>
            <w:tcBorders>
              <w:top w:val="nil"/>
              <w:left w:val="nil"/>
              <w:bottom w:val="single" w:sz="8" w:space="0" w:color="auto"/>
              <w:right w:val="single" w:sz="8" w:space="0" w:color="auto"/>
            </w:tcBorders>
            <w:shd w:val="clear" w:color="auto" w:fill="auto"/>
            <w:vAlign w:val="center"/>
            <w:hideMark/>
          </w:tcPr>
          <w:p w14:paraId="212B3A06"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 4</w:t>
            </w:r>
          </w:p>
        </w:tc>
        <w:tc>
          <w:tcPr>
            <w:tcW w:w="367" w:type="pct"/>
            <w:tcBorders>
              <w:top w:val="nil"/>
              <w:left w:val="nil"/>
              <w:bottom w:val="single" w:sz="8" w:space="0" w:color="auto"/>
              <w:right w:val="single" w:sz="8" w:space="0" w:color="auto"/>
            </w:tcBorders>
            <w:shd w:val="clear" w:color="auto" w:fill="auto"/>
            <w:vAlign w:val="center"/>
            <w:hideMark/>
          </w:tcPr>
          <w:p w14:paraId="125DB852"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ILOA-SWERK</w:t>
            </w:r>
          </w:p>
        </w:tc>
        <w:tc>
          <w:tcPr>
            <w:tcW w:w="587" w:type="pct"/>
            <w:tcBorders>
              <w:top w:val="nil"/>
              <w:left w:val="nil"/>
              <w:bottom w:val="single" w:sz="8" w:space="0" w:color="auto"/>
              <w:right w:val="single" w:sz="8" w:space="0" w:color="auto"/>
            </w:tcBorders>
            <w:shd w:val="clear" w:color="auto" w:fill="auto"/>
            <w:vAlign w:val="center"/>
            <w:hideMark/>
          </w:tcPr>
          <w:p w14:paraId="3074E7D9" w14:textId="314B0ED6" w:rsidR="00C47517" w:rsidRPr="001713EA" w:rsidRDefault="007F65F8"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Х</w:t>
            </w:r>
          </w:p>
        </w:tc>
        <w:tc>
          <w:tcPr>
            <w:tcW w:w="607" w:type="pct"/>
            <w:tcBorders>
              <w:top w:val="nil"/>
              <w:left w:val="nil"/>
              <w:bottom w:val="single" w:sz="8" w:space="0" w:color="auto"/>
              <w:right w:val="single" w:sz="8" w:space="0" w:color="auto"/>
            </w:tcBorders>
            <w:shd w:val="clear" w:color="auto" w:fill="auto"/>
            <w:vAlign w:val="center"/>
            <w:hideMark/>
          </w:tcPr>
          <w:p w14:paraId="0FEF434E"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374" w:type="pct"/>
            <w:tcBorders>
              <w:top w:val="nil"/>
              <w:left w:val="nil"/>
              <w:bottom w:val="single" w:sz="8" w:space="0" w:color="auto"/>
              <w:right w:val="single" w:sz="8" w:space="0" w:color="auto"/>
            </w:tcBorders>
            <w:shd w:val="clear" w:color="auto" w:fill="auto"/>
            <w:vAlign w:val="center"/>
            <w:hideMark/>
          </w:tcPr>
          <w:p w14:paraId="68F5C826"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380C3837"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47D56AB9"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1F97200E" w14:textId="77777777" w:rsidTr="00C47517">
        <w:trPr>
          <w:cantSplit/>
          <w:trHeight w:val="780"/>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0CF14232"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7</w:t>
            </w:r>
          </w:p>
        </w:tc>
        <w:tc>
          <w:tcPr>
            <w:tcW w:w="531" w:type="pct"/>
            <w:tcBorders>
              <w:top w:val="nil"/>
              <w:left w:val="nil"/>
              <w:bottom w:val="single" w:sz="8" w:space="0" w:color="auto"/>
              <w:right w:val="single" w:sz="8" w:space="0" w:color="auto"/>
            </w:tcBorders>
            <w:shd w:val="clear" w:color="auto" w:fill="auto"/>
            <w:vAlign w:val="center"/>
            <w:hideMark/>
          </w:tcPr>
          <w:p w14:paraId="1E852CEA"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Местоположение</w:t>
            </w:r>
          </w:p>
        </w:tc>
        <w:tc>
          <w:tcPr>
            <w:tcW w:w="580" w:type="pct"/>
            <w:tcBorders>
              <w:top w:val="nil"/>
              <w:left w:val="nil"/>
              <w:bottom w:val="single" w:sz="8" w:space="0" w:color="auto"/>
              <w:right w:val="single" w:sz="8" w:space="0" w:color="auto"/>
            </w:tcBorders>
            <w:shd w:val="clear" w:color="auto" w:fill="auto"/>
            <w:vAlign w:val="center"/>
            <w:hideMark/>
          </w:tcPr>
          <w:p w14:paraId="7618E20C"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Код АВС</w:t>
            </w:r>
          </w:p>
        </w:tc>
        <w:tc>
          <w:tcPr>
            <w:tcW w:w="614" w:type="pct"/>
            <w:tcBorders>
              <w:top w:val="nil"/>
              <w:left w:val="nil"/>
              <w:bottom w:val="single" w:sz="8" w:space="0" w:color="auto"/>
              <w:right w:val="single" w:sz="8" w:space="0" w:color="auto"/>
            </w:tcBorders>
            <w:shd w:val="clear" w:color="auto" w:fill="auto"/>
            <w:vAlign w:val="center"/>
            <w:hideMark/>
          </w:tcPr>
          <w:p w14:paraId="33A4ECC8"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PM_28. Дополнительный атрибут технического объекта, определяющий степень критичности оборудования</w:t>
            </w:r>
          </w:p>
        </w:tc>
        <w:tc>
          <w:tcPr>
            <w:tcW w:w="371" w:type="pct"/>
            <w:tcBorders>
              <w:top w:val="nil"/>
              <w:left w:val="nil"/>
              <w:bottom w:val="single" w:sz="8" w:space="0" w:color="auto"/>
              <w:right w:val="single" w:sz="8" w:space="0" w:color="auto"/>
            </w:tcBorders>
            <w:shd w:val="clear" w:color="auto" w:fill="auto"/>
            <w:vAlign w:val="center"/>
            <w:hideMark/>
          </w:tcPr>
          <w:p w14:paraId="591C8966" w14:textId="18E91EEF"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 1</w:t>
            </w:r>
          </w:p>
        </w:tc>
        <w:tc>
          <w:tcPr>
            <w:tcW w:w="367" w:type="pct"/>
            <w:tcBorders>
              <w:top w:val="nil"/>
              <w:left w:val="nil"/>
              <w:bottom w:val="single" w:sz="8" w:space="0" w:color="auto"/>
              <w:right w:val="single" w:sz="8" w:space="0" w:color="auto"/>
            </w:tcBorders>
            <w:shd w:val="clear" w:color="auto" w:fill="auto"/>
            <w:vAlign w:val="center"/>
            <w:hideMark/>
          </w:tcPr>
          <w:p w14:paraId="36CFF89B" w14:textId="2E95B1BD"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ILOA-ABCKZ</w:t>
            </w:r>
            <w:r w:rsidRPr="001713EA">
              <w:rPr>
                <w:rFonts w:ascii="Arial" w:hAnsi="Arial" w:cs="Arial"/>
                <w:color w:val="000000"/>
                <w:sz w:val="20"/>
                <w:szCs w:val="20"/>
                <w:lang w:eastAsia="ru-RU"/>
              </w:rPr>
              <w:t> </w:t>
            </w:r>
          </w:p>
        </w:tc>
        <w:tc>
          <w:tcPr>
            <w:tcW w:w="587" w:type="pct"/>
            <w:tcBorders>
              <w:top w:val="nil"/>
              <w:left w:val="nil"/>
              <w:bottom w:val="single" w:sz="8" w:space="0" w:color="auto"/>
              <w:right w:val="single" w:sz="8" w:space="0" w:color="auto"/>
            </w:tcBorders>
            <w:shd w:val="clear" w:color="auto" w:fill="auto"/>
            <w:vAlign w:val="center"/>
            <w:hideMark/>
          </w:tcPr>
          <w:p w14:paraId="63811106" w14:textId="47499E11" w:rsidR="00C47517" w:rsidRPr="001713EA" w:rsidRDefault="002A7C58" w:rsidP="00D1215E">
            <w:pPr>
              <w:jc w:val="center"/>
              <w:rPr>
                <w:rFonts w:ascii="Arial" w:hAnsi="Arial" w:cs="Arial"/>
                <w:color w:val="000000"/>
                <w:sz w:val="20"/>
                <w:szCs w:val="20"/>
                <w:lang w:eastAsia="ru-RU"/>
              </w:rPr>
            </w:pPr>
            <w:ins w:id="15534" w:author="Александр" w:date="2020-04-13T09:58:00Z">
              <w:r>
                <w:rPr>
                  <w:rFonts w:ascii="Arial" w:hAnsi="Arial" w:cs="Arial"/>
                  <w:color w:val="000000"/>
                  <w:sz w:val="20"/>
                  <w:szCs w:val="20"/>
                  <w:lang w:val="en-US" w:eastAsia="ru-RU"/>
                </w:rPr>
                <w:t>X</w:t>
              </w:r>
            </w:ins>
            <w:del w:id="15535" w:author="Александр" w:date="2020-04-13T09:58:00Z">
              <w:r w:rsidR="00915684" w:rsidRPr="001713EA" w:rsidDel="002A7C58">
                <w:rPr>
                  <w:rFonts w:ascii="Arial" w:hAnsi="Arial" w:cs="Arial"/>
                  <w:color w:val="000000"/>
                  <w:sz w:val="20"/>
                  <w:szCs w:val="20"/>
                  <w:lang w:val="en-US" w:eastAsia="ru-RU"/>
                </w:rPr>
                <w:delText>-</w:delText>
              </w:r>
            </w:del>
          </w:p>
        </w:tc>
        <w:tc>
          <w:tcPr>
            <w:tcW w:w="607" w:type="pct"/>
            <w:tcBorders>
              <w:top w:val="nil"/>
              <w:left w:val="nil"/>
              <w:bottom w:val="single" w:sz="8" w:space="0" w:color="auto"/>
              <w:right w:val="single" w:sz="8" w:space="0" w:color="auto"/>
            </w:tcBorders>
            <w:shd w:val="clear" w:color="auto" w:fill="auto"/>
            <w:vAlign w:val="center"/>
            <w:hideMark/>
          </w:tcPr>
          <w:p w14:paraId="6976EE4A" w14:textId="4BA45BC9" w:rsidR="00C47517" w:rsidRPr="001713EA" w:rsidRDefault="002A7C58" w:rsidP="00D1215E">
            <w:pPr>
              <w:jc w:val="center"/>
              <w:rPr>
                <w:rFonts w:ascii="Arial" w:hAnsi="Arial" w:cs="Arial"/>
                <w:color w:val="000000"/>
                <w:sz w:val="20"/>
                <w:szCs w:val="20"/>
                <w:lang w:eastAsia="ru-RU"/>
              </w:rPr>
            </w:pPr>
            <w:ins w:id="15536" w:author="Александр" w:date="2020-04-13T09:58:00Z">
              <w:r>
                <w:rPr>
                  <w:rFonts w:ascii="Arial" w:hAnsi="Arial" w:cs="Arial"/>
                  <w:color w:val="000000"/>
                  <w:sz w:val="20"/>
                  <w:szCs w:val="20"/>
                  <w:lang w:eastAsia="ru-RU"/>
                </w:rPr>
                <w:t>Обязательно для технических мест типа 5</w:t>
              </w:r>
            </w:ins>
            <w:del w:id="15537" w:author="Александр" w:date="2020-04-13T09:58:00Z">
              <w:r w:rsidR="00C47517" w:rsidRPr="001713EA" w:rsidDel="002A7C58">
                <w:rPr>
                  <w:rFonts w:ascii="Arial" w:hAnsi="Arial" w:cs="Arial"/>
                  <w:color w:val="000000"/>
                  <w:sz w:val="20"/>
                  <w:szCs w:val="20"/>
                  <w:lang w:eastAsia="ru-RU"/>
                </w:rPr>
                <w:delText>Для всех объектов</w:delText>
              </w:r>
            </w:del>
          </w:p>
        </w:tc>
        <w:tc>
          <w:tcPr>
            <w:tcW w:w="374" w:type="pct"/>
            <w:tcBorders>
              <w:top w:val="nil"/>
              <w:left w:val="nil"/>
              <w:bottom w:val="single" w:sz="8" w:space="0" w:color="auto"/>
              <w:right w:val="single" w:sz="8" w:space="0" w:color="auto"/>
            </w:tcBorders>
            <w:shd w:val="clear" w:color="auto" w:fill="auto"/>
            <w:vAlign w:val="center"/>
            <w:hideMark/>
          </w:tcPr>
          <w:p w14:paraId="12A0884B" w14:textId="54D027E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33995EF1"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1DDC1826"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5620CAA7" w14:textId="77777777" w:rsidTr="00C47517">
        <w:trPr>
          <w:cantSplit/>
          <w:trHeight w:val="52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03B5800C"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8</w:t>
            </w:r>
          </w:p>
        </w:tc>
        <w:tc>
          <w:tcPr>
            <w:tcW w:w="531" w:type="pct"/>
            <w:tcBorders>
              <w:top w:val="nil"/>
              <w:left w:val="nil"/>
              <w:bottom w:val="single" w:sz="8" w:space="0" w:color="auto"/>
              <w:right w:val="single" w:sz="8" w:space="0" w:color="auto"/>
            </w:tcBorders>
            <w:shd w:val="clear" w:color="auto" w:fill="auto"/>
            <w:vAlign w:val="center"/>
            <w:hideMark/>
          </w:tcPr>
          <w:p w14:paraId="64FE005C"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Местоположение</w:t>
            </w:r>
          </w:p>
        </w:tc>
        <w:tc>
          <w:tcPr>
            <w:tcW w:w="580" w:type="pct"/>
            <w:tcBorders>
              <w:top w:val="nil"/>
              <w:left w:val="nil"/>
              <w:bottom w:val="single" w:sz="8" w:space="0" w:color="auto"/>
              <w:right w:val="single" w:sz="8" w:space="0" w:color="auto"/>
            </w:tcBorders>
            <w:shd w:val="clear" w:color="auto" w:fill="auto"/>
            <w:vAlign w:val="center"/>
            <w:hideMark/>
          </w:tcPr>
          <w:p w14:paraId="7F60A581"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Поле сортировки</w:t>
            </w:r>
          </w:p>
        </w:tc>
        <w:tc>
          <w:tcPr>
            <w:tcW w:w="614" w:type="pct"/>
            <w:tcBorders>
              <w:top w:val="nil"/>
              <w:left w:val="nil"/>
              <w:bottom w:val="single" w:sz="8" w:space="0" w:color="auto"/>
              <w:right w:val="single" w:sz="8" w:space="0" w:color="auto"/>
            </w:tcBorders>
            <w:shd w:val="clear" w:color="auto" w:fill="auto"/>
            <w:vAlign w:val="center"/>
            <w:hideMark/>
          </w:tcPr>
          <w:p w14:paraId="39BA4F22"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Номер технологической позиции</w:t>
            </w:r>
          </w:p>
        </w:tc>
        <w:tc>
          <w:tcPr>
            <w:tcW w:w="371" w:type="pct"/>
            <w:tcBorders>
              <w:top w:val="nil"/>
              <w:left w:val="nil"/>
              <w:bottom w:val="single" w:sz="8" w:space="0" w:color="auto"/>
              <w:right w:val="single" w:sz="8" w:space="0" w:color="auto"/>
            </w:tcBorders>
            <w:shd w:val="clear" w:color="auto" w:fill="auto"/>
            <w:vAlign w:val="center"/>
            <w:hideMark/>
          </w:tcPr>
          <w:p w14:paraId="3B7A9C33" w14:textId="42546EA5"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w:t>
            </w:r>
            <w:r w:rsidRPr="001713EA">
              <w:rPr>
                <w:rFonts w:ascii="Arial" w:hAnsi="Arial" w:cs="Arial"/>
                <w:color w:val="000000"/>
                <w:sz w:val="20"/>
                <w:szCs w:val="20"/>
                <w:lang w:eastAsia="ru-RU"/>
              </w:rPr>
              <w:t>,</w:t>
            </w:r>
            <w:r w:rsidRPr="001713EA">
              <w:rPr>
                <w:rFonts w:ascii="Arial" w:hAnsi="Arial" w:cs="Arial"/>
                <w:color w:val="000000"/>
                <w:sz w:val="20"/>
                <w:szCs w:val="20"/>
                <w:lang w:val="en-US" w:eastAsia="ru-RU"/>
              </w:rPr>
              <w:t xml:space="preserve"> 30</w:t>
            </w:r>
          </w:p>
        </w:tc>
        <w:tc>
          <w:tcPr>
            <w:tcW w:w="367" w:type="pct"/>
            <w:tcBorders>
              <w:top w:val="nil"/>
              <w:left w:val="nil"/>
              <w:bottom w:val="single" w:sz="8" w:space="0" w:color="auto"/>
              <w:right w:val="single" w:sz="8" w:space="0" w:color="auto"/>
            </w:tcBorders>
            <w:shd w:val="clear" w:color="auto" w:fill="auto"/>
            <w:vAlign w:val="center"/>
            <w:hideMark/>
          </w:tcPr>
          <w:p w14:paraId="69C729FD"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ILOA-EQFNR</w:t>
            </w:r>
          </w:p>
        </w:tc>
        <w:tc>
          <w:tcPr>
            <w:tcW w:w="587" w:type="pct"/>
            <w:tcBorders>
              <w:top w:val="nil"/>
              <w:left w:val="nil"/>
              <w:bottom w:val="single" w:sz="8" w:space="0" w:color="auto"/>
              <w:right w:val="single" w:sz="8" w:space="0" w:color="auto"/>
            </w:tcBorders>
            <w:shd w:val="clear" w:color="auto" w:fill="auto"/>
            <w:vAlign w:val="center"/>
            <w:hideMark/>
          </w:tcPr>
          <w:p w14:paraId="18A2CA78"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X</w:t>
            </w:r>
          </w:p>
        </w:tc>
        <w:tc>
          <w:tcPr>
            <w:tcW w:w="607" w:type="pct"/>
            <w:tcBorders>
              <w:top w:val="nil"/>
              <w:left w:val="nil"/>
              <w:bottom w:val="single" w:sz="8" w:space="0" w:color="auto"/>
              <w:right w:val="single" w:sz="8" w:space="0" w:color="auto"/>
            </w:tcBorders>
            <w:shd w:val="clear" w:color="auto" w:fill="auto"/>
            <w:vAlign w:val="center"/>
            <w:hideMark/>
          </w:tcPr>
          <w:p w14:paraId="383E253A" w14:textId="18F65071" w:rsidR="00C47517" w:rsidRPr="001713EA" w:rsidRDefault="002A7C58" w:rsidP="00D1215E">
            <w:pPr>
              <w:jc w:val="center"/>
              <w:rPr>
                <w:rFonts w:ascii="Arial" w:hAnsi="Arial" w:cs="Arial"/>
                <w:color w:val="000000"/>
                <w:sz w:val="20"/>
                <w:szCs w:val="20"/>
                <w:lang w:eastAsia="ru-RU"/>
              </w:rPr>
            </w:pPr>
            <w:ins w:id="15538" w:author="Александр" w:date="2020-04-13T09:58:00Z">
              <w:r>
                <w:rPr>
                  <w:rFonts w:ascii="Arial" w:hAnsi="Arial" w:cs="Arial"/>
                  <w:color w:val="000000"/>
                  <w:sz w:val="20"/>
                  <w:szCs w:val="20"/>
                  <w:lang w:eastAsia="ru-RU"/>
                </w:rPr>
                <w:t>Обязательно для технических мест типа 5</w:t>
              </w:r>
            </w:ins>
            <w:del w:id="15539" w:author="Александр" w:date="2020-04-13T09:58:00Z">
              <w:r w:rsidR="00C47517" w:rsidRPr="001713EA" w:rsidDel="002A7C58">
                <w:rPr>
                  <w:rFonts w:ascii="Arial" w:hAnsi="Arial" w:cs="Arial"/>
                  <w:color w:val="000000"/>
                  <w:sz w:val="20"/>
                  <w:szCs w:val="20"/>
                  <w:lang w:eastAsia="ru-RU"/>
                </w:rPr>
                <w:delText>Для всех объектов</w:delText>
              </w:r>
            </w:del>
          </w:p>
        </w:tc>
        <w:tc>
          <w:tcPr>
            <w:tcW w:w="374" w:type="pct"/>
            <w:tcBorders>
              <w:top w:val="nil"/>
              <w:left w:val="nil"/>
              <w:bottom w:val="single" w:sz="8" w:space="0" w:color="auto"/>
              <w:right w:val="single" w:sz="8" w:space="0" w:color="auto"/>
            </w:tcBorders>
            <w:shd w:val="clear" w:color="auto" w:fill="auto"/>
            <w:vAlign w:val="center"/>
            <w:hideMark/>
          </w:tcPr>
          <w:p w14:paraId="4326EE6C" w14:textId="63A7E585" w:rsidR="00C47517" w:rsidRPr="001713EA" w:rsidRDefault="00C47517" w:rsidP="00C47517">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47958298" w14:textId="368803C1" w:rsidR="00C47517" w:rsidRPr="002A7C58" w:rsidRDefault="002A7C58" w:rsidP="00696F74">
            <w:pPr>
              <w:jc w:val="center"/>
              <w:rPr>
                <w:rFonts w:ascii="Arial" w:hAnsi="Arial" w:cs="Arial"/>
                <w:color w:val="000000"/>
                <w:sz w:val="20"/>
                <w:lang w:val="en-US" w:eastAsia="ru-RU"/>
                <w:rPrChange w:id="15540" w:author="Александр" w:date="2020-04-13T09:59:00Z">
                  <w:rPr>
                    <w:rFonts w:ascii="Arial" w:hAnsi="Arial" w:cs="Arial"/>
                    <w:color w:val="000000"/>
                    <w:sz w:val="20"/>
                    <w:szCs w:val="20"/>
                    <w:lang w:eastAsia="ru-RU"/>
                  </w:rPr>
                </w:rPrChange>
              </w:rPr>
            </w:pPr>
            <w:ins w:id="15541" w:author="Александр" w:date="2020-04-13T09:59:00Z">
              <w:r>
                <w:rPr>
                  <w:rFonts w:ascii="Arial" w:hAnsi="Arial" w:cs="Arial"/>
                  <w:color w:val="000000"/>
                  <w:sz w:val="20"/>
                  <w:lang w:val="en-US" w:eastAsia="ru-RU"/>
                </w:rPr>
                <w:t>-</w:t>
              </w:r>
            </w:ins>
            <w:r w:rsidR="00C47517" w:rsidRPr="001713EA">
              <w:rPr>
                <w:rFonts w:ascii="Arial" w:hAnsi="Arial" w:cs="Arial"/>
                <w:color w:val="000000"/>
                <w:sz w:val="20"/>
                <w:lang w:eastAsia="ru-RU"/>
              </w:rPr>
              <w:t> </w:t>
            </w:r>
          </w:p>
        </w:tc>
        <w:tc>
          <w:tcPr>
            <w:tcW w:w="338" w:type="pct"/>
            <w:tcBorders>
              <w:top w:val="nil"/>
              <w:left w:val="nil"/>
              <w:bottom w:val="single" w:sz="8" w:space="0" w:color="auto"/>
              <w:right w:val="single" w:sz="12" w:space="0" w:color="auto"/>
            </w:tcBorders>
            <w:shd w:val="clear" w:color="auto" w:fill="auto"/>
            <w:vAlign w:val="center"/>
            <w:hideMark/>
          </w:tcPr>
          <w:p w14:paraId="4DBFE77F" w14:textId="700BD0A6" w:rsidR="00C47517" w:rsidRPr="001713EA" w:rsidRDefault="002A7C58" w:rsidP="00D1215E">
            <w:pPr>
              <w:jc w:val="center"/>
              <w:rPr>
                <w:rFonts w:ascii="Arial" w:hAnsi="Arial" w:cs="Arial"/>
                <w:color w:val="000000"/>
                <w:sz w:val="20"/>
                <w:szCs w:val="20"/>
                <w:lang w:eastAsia="ru-RU"/>
              </w:rPr>
            </w:pPr>
            <w:ins w:id="15542" w:author="Александр" w:date="2020-04-13T09:59:00Z">
              <w:r w:rsidRPr="001713EA">
                <w:rPr>
                  <w:rFonts w:ascii="Arial" w:hAnsi="Arial" w:cs="Arial"/>
                  <w:color w:val="000000"/>
                  <w:sz w:val="20"/>
                  <w:szCs w:val="20"/>
                  <w:lang w:val="en-US" w:eastAsia="ru-RU"/>
                </w:rPr>
                <w:t>SAP</w:t>
              </w:r>
            </w:ins>
            <w:r w:rsidR="00C47517" w:rsidRPr="001713EA">
              <w:rPr>
                <w:rFonts w:ascii="Arial" w:hAnsi="Arial" w:cs="Arial"/>
                <w:color w:val="000000"/>
                <w:sz w:val="20"/>
                <w:szCs w:val="20"/>
                <w:lang w:eastAsia="ru-RU"/>
              </w:rPr>
              <w:t> </w:t>
            </w:r>
          </w:p>
        </w:tc>
      </w:tr>
      <w:tr w:rsidR="00C47517" w:rsidRPr="00212BCC" w14:paraId="61845F98" w14:textId="77777777" w:rsidTr="00C47517">
        <w:trPr>
          <w:cantSplit/>
          <w:trHeight w:val="780"/>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430B4880"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9</w:t>
            </w:r>
          </w:p>
        </w:tc>
        <w:tc>
          <w:tcPr>
            <w:tcW w:w="531" w:type="pct"/>
            <w:tcBorders>
              <w:top w:val="nil"/>
              <w:left w:val="nil"/>
              <w:bottom w:val="single" w:sz="8" w:space="0" w:color="auto"/>
              <w:right w:val="single" w:sz="8" w:space="0" w:color="auto"/>
            </w:tcBorders>
            <w:shd w:val="clear" w:color="auto" w:fill="auto"/>
            <w:vAlign w:val="center"/>
            <w:hideMark/>
          </w:tcPr>
          <w:p w14:paraId="22E93C8E"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Организация</w:t>
            </w:r>
          </w:p>
        </w:tc>
        <w:tc>
          <w:tcPr>
            <w:tcW w:w="580" w:type="pct"/>
            <w:tcBorders>
              <w:top w:val="nil"/>
              <w:left w:val="nil"/>
              <w:bottom w:val="single" w:sz="8" w:space="0" w:color="auto"/>
              <w:right w:val="single" w:sz="8" w:space="0" w:color="auto"/>
            </w:tcBorders>
            <w:shd w:val="clear" w:color="auto" w:fill="auto"/>
            <w:vAlign w:val="center"/>
            <w:hideMark/>
          </w:tcPr>
          <w:p w14:paraId="68C4D632"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Завод планирования ТОРО</w:t>
            </w:r>
          </w:p>
        </w:tc>
        <w:tc>
          <w:tcPr>
            <w:tcW w:w="614" w:type="pct"/>
            <w:tcBorders>
              <w:top w:val="nil"/>
              <w:left w:val="nil"/>
              <w:bottom w:val="single" w:sz="8" w:space="0" w:color="auto"/>
              <w:right w:val="single" w:sz="8" w:space="0" w:color="auto"/>
            </w:tcBorders>
            <w:shd w:val="clear" w:color="auto" w:fill="auto"/>
            <w:vAlign w:val="center"/>
            <w:hideMark/>
          </w:tcPr>
          <w:p w14:paraId="625A285C"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 xml:space="preserve">PM_13. Завод, на котором планируются и подготавливаются мероприятия </w:t>
            </w:r>
            <w:proofErr w:type="spellStart"/>
            <w:r w:rsidRPr="00212BCC">
              <w:rPr>
                <w:rFonts w:ascii="Arial" w:hAnsi="Arial" w:cs="Arial"/>
                <w:color w:val="000000"/>
                <w:sz w:val="20"/>
                <w:szCs w:val="20"/>
                <w:lang w:eastAsia="ru-RU"/>
              </w:rPr>
              <w:t>ТОиР</w:t>
            </w:r>
            <w:proofErr w:type="spellEnd"/>
          </w:p>
        </w:tc>
        <w:tc>
          <w:tcPr>
            <w:tcW w:w="371" w:type="pct"/>
            <w:tcBorders>
              <w:top w:val="nil"/>
              <w:left w:val="nil"/>
              <w:bottom w:val="single" w:sz="8" w:space="0" w:color="auto"/>
              <w:right w:val="single" w:sz="8" w:space="0" w:color="auto"/>
            </w:tcBorders>
            <w:shd w:val="clear" w:color="auto" w:fill="auto"/>
            <w:vAlign w:val="center"/>
            <w:hideMark/>
          </w:tcPr>
          <w:p w14:paraId="37CB365A" w14:textId="77777777" w:rsidR="00C47517" w:rsidRPr="00C47517" w:rsidRDefault="00C47517" w:rsidP="00D1215E">
            <w:pPr>
              <w:jc w:val="center"/>
              <w:rPr>
                <w:rFonts w:ascii="Arial" w:hAnsi="Arial" w:cs="Arial"/>
                <w:color w:val="000000"/>
                <w:sz w:val="20"/>
                <w:szCs w:val="20"/>
                <w:lang w:eastAsia="ru-RU"/>
              </w:rPr>
            </w:pPr>
            <w:r w:rsidRPr="00C47517">
              <w:rPr>
                <w:rFonts w:ascii="Arial" w:hAnsi="Arial" w:cs="Arial"/>
                <w:color w:val="000000"/>
                <w:sz w:val="20"/>
                <w:szCs w:val="20"/>
                <w:lang w:val="en-US" w:eastAsia="ru-RU"/>
              </w:rPr>
              <w:t>CHAR, 4</w:t>
            </w:r>
          </w:p>
        </w:tc>
        <w:tc>
          <w:tcPr>
            <w:tcW w:w="367" w:type="pct"/>
            <w:tcBorders>
              <w:top w:val="nil"/>
              <w:left w:val="nil"/>
              <w:bottom w:val="single" w:sz="8" w:space="0" w:color="auto"/>
              <w:right w:val="single" w:sz="8" w:space="0" w:color="auto"/>
            </w:tcBorders>
            <w:shd w:val="clear" w:color="auto" w:fill="auto"/>
            <w:vAlign w:val="center"/>
            <w:hideMark/>
          </w:tcPr>
          <w:p w14:paraId="09F0E7E0"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IFLOT-IWERK</w:t>
            </w:r>
          </w:p>
        </w:tc>
        <w:tc>
          <w:tcPr>
            <w:tcW w:w="587" w:type="pct"/>
            <w:tcBorders>
              <w:top w:val="nil"/>
              <w:left w:val="nil"/>
              <w:bottom w:val="single" w:sz="8" w:space="0" w:color="auto"/>
              <w:right w:val="single" w:sz="8" w:space="0" w:color="auto"/>
            </w:tcBorders>
            <w:shd w:val="clear" w:color="auto" w:fill="auto"/>
            <w:vAlign w:val="center"/>
            <w:hideMark/>
          </w:tcPr>
          <w:p w14:paraId="79FC334B"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5B48C9EB"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374" w:type="pct"/>
            <w:tcBorders>
              <w:top w:val="nil"/>
              <w:left w:val="nil"/>
              <w:bottom w:val="single" w:sz="8" w:space="0" w:color="auto"/>
              <w:right w:val="single" w:sz="8" w:space="0" w:color="auto"/>
            </w:tcBorders>
            <w:shd w:val="clear" w:color="auto" w:fill="auto"/>
            <w:vAlign w:val="center"/>
            <w:hideMark/>
          </w:tcPr>
          <w:p w14:paraId="12771803"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7DE0E42F"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379EC8A6"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SAP</w:t>
            </w:r>
          </w:p>
        </w:tc>
      </w:tr>
      <w:tr w:rsidR="00C47517" w:rsidRPr="00212BCC" w14:paraId="6C482EBA" w14:textId="77777777" w:rsidTr="00C47517">
        <w:trPr>
          <w:cantSplit/>
          <w:trHeight w:val="300"/>
        </w:trPr>
        <w:tc>
          <w:tcPr>
            <w:tcW w:w="190" w:type="pct"/>
            <w:vMerge w:val="restart"/>
            <w:tcBorders>
              <w:top w:val="nil"/>
              <w:left w:val="single" w:sz="12" w:space="0" w:color="auto"/>
              <w:bottom w:val="single" w:sz="8" w:space="0" w:color="000000"/>
              <w:right w:val="single" w:sz="8" w:space="0" w:color="auto"/>
            </w:tcBorders>
            <w:shd w:val="clear" w:color="auto" w:fill="auto"/>
            <w:vAlign w:val="center"/>
            <w:hideMark/>
          </w:tcPr>
          <w:p w14:paraId="2E543B83"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lastRenderedPageBreak/>
              <w:t>10</w:t>
            </w:r>
          </w:p>
        </w:tc>
        <w:tc>
          <w:tcPr>
            <w:tcW w:w="531" w:type="pct"/>
            <w:vMerge w:val="restart"/>
            <w:tcBorders>
              <w:top w:val="nil"/>
              <w:left w:val="single" w:sz="8" w:space="0" w:color="auto"/>
              <w:bottom w:val="single" w:sz="8" w:space="0" w:color="000000"/>
              <w:right w:val="single" w:sz="8" w:space="0" w:color="auto"/>
            </w:tcBorders>
            <w:shd w:val="clear" w:color="auto" w:fill="auto"/>
            <w:vAlign w:val="center"/>
            <w:hideMark/>
          </w:tcPr>
          <w:p w14:paraId="707BDCA4"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Организация</w:t>
            </w:r>
          </w:p>
        </w:tc>
        <w:tc>
          <w:tcPr>
            <w:tcW w:w="580" w:type="pct"/>
            <w:vMerge w:val="restart"/>
            <w:tcBorders>
              <w:top w:val="nil"/>
              <w:left w:val="single" w:sz="8" w:space="0" w:color="auto"/>
              <w:bottom w:val="single" w:sz="8" w:space="0" w:color="000000"/>
              <w:right w:val="single" w:sz="8" w:space="0" w:color="auto"/>
            </w:tcBorders>
            <w:shd w:val="clear" w:color="auto" w:fill="auto"/>
            <w:vAlign w:val="center"/>
            <w:hideMark/>
          </w:tcPr>
          <w:p w14:paraId="5ACC676D"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Группа плановиков</w:t>
            </w:r>
          </w:p>
        </w:tc>
        <w:tc>
          <w:tcPr>
            <w:tcW w:w="614" w:type="pct"/>
            <w:vMerge w:val="restart"/>
            <w:tcBorders>
              <w:top w:val="nil"/>
              <w:left w:val="single" w:sz="8" w:space="0" w:color="auto"/>
              <w:bottom w:val="single" w:sz="8" w:space="0" w:color="000000"/>
              <w:right w:val="single" w:sz="8" w:space="0" w:color="auto"/>
            </w:tcBorders>
            <w:shd w:val="clear" w:color="auto" w:fill="auto"/>
            <w:vAlign w:val="center"/>
            <w:hideMark/>
          </w:tcPr>
          <w:p w14:paraId="6EA8B782" w14:textId="77777777" w:rsidR="00C47517" w:rsidRPr="00212BCC" w:rsidRDefault="00C47517" w:rsidP="00D1215E">
            <w:pPr>
              <w:jc w:val="left"/>
              <w:rPr>
                <w:rFonts w:ascii="Arial" w:hAnsi="Arial" w:cs="Arial"/>
                <w:color w:val="000000"/>
                <w:sz w:val="20"/>
                <w:szCs w:val="20"/>
                <w:lang w:eastAsia="ru-RU"/>
              </w:rPr>
            </w:pPr>
            <w:r w:rsidRPr="00212BCC">
              <w:rPr>
                <w:rFonts w:ascii="Arial" w:hAnsi="Arial" w:cs="Arial"/>
                <w:color w:val="000000"/>
                <w:sz w:val="20"/>
                <w:szCs w:val="20"/>
                <w:lang w:eastAsia="ru-RU"/>
              </w:rPr>
              <w:t xml:space="preserve">PM_8. Служба, ответственная за планирование </w:t>
            </w:r>
            <w:proofErr w:type="spellStart"/>
            <w:r w:rsidRPr="00212BCC">
              <w:rPr>
                <w:rFonts w:ascii="Arial" w:hAnsi="Arial" w:cs="Arial"/>
                <w:color w:val="000000"/>
                <w:sz w:val="20"/>
                <w:szCs w:val="20"/>
                <w:lang w:eastAsia="ru-RU"/>
              </w:rPr>
              <w:t>ТОиР</w:t>
            </w:r>
            <w:proofErr w:type="spellEnd"/>
          </w:p>
        </w:tc>
        <w:tc>
          <w:tcPr>
            <w:tcW w:w="371" w:type="pct"/>
            <w:vMerge w:val="restart"/>
            <w:tcBorders>
              <w:top w:val="nil"/>
              <w:left w:val="single" w:sz="8" w:space="0" w:color="auto"/>
              <w:bottom w:val="single" w:sz="8" w:space="0" w:color="000000"/>
              <w:right w:val="single" w:sz="8" w:space="0" w:color="auto"/>
            </w:tcBorders>
            <w:shd w:val="clear" w:color="auto" w:fill="auto"/>
            <w:vAlign w:val="center"/>
            <w:hideMark/>
          </w:tcPr>
          <w:p w14:paraId="5994DA2E" w14:textId="77777777" w:rsidR="00C47517" w:rsidRPr="00C47517" w:rsidRDefault="00C47517" w:rsidP="00D1215E">
            <w:pPr>
              <w:jc w:val="center"/>
              <w:rPr>
                <w:rFonts w:ascii="Arial" w:hAnsi="Arial" w:cs="Arial"/>
                <w:color w:val="000000"/>
                <w:sz w:val="20"/>
                <w:szCs w:val="20"/>
                <w:lang w:eastAsia="ru-RU"/>
              </w:rPr>
            </w:pPr>
            <w:r w:rsidRPr="00C47517">
              <w:rPr>
                <w:rFonts w:ascii="Arial" w:hAnsi="Arial" w:cs="Arial"/>
                <w:color w:val="000000"/>
                <w:sz w:val="20"/>
                <w:szCs w:val="20"/>
                <w:lang w:val="en-US" w:eastAsia="ru-RU"/>
              </w:rPr>
              <w:t>CHAR, 3</w:t>
            </w:r>
          </w:p>
        </w:tc>
        <w:tc>
          <w:tcPr>
            <w:tcW w:w="367" w:type="pct"/>
            <w:tcBorders>
              <w:top w:val="nil"/>
              <w:left w:val="nil"/>
              <w:bottom w:val="nil"/>
              <w:right w:val="single" w:sz="8" w:space="0" w:color="auto"/>
            </w:tcBorders>
            <w:shd w:val="clear" w:color="auto" w:fill="auto"/>
            <w:vAlign w:val="center"/>
            <w:hideMark/>
          </w:tcPr>
          <w:p w14:paraId="3E82FC8A"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IFLOT-</w:t>
            </w:r>
          </w:p>
        </w:tc>
        <w:tc>
          <w:tcPr>
            <w:tcW w:w="587" w:type="pct"/>
            <w:vMerge w:val="restart"/>
            <w:tcBorders>
              <w:top w:val="nil"/>
              <w:left w:val="single" w:sz="8" w:space="0" w:color="auto"/>
              <w:bottom w:val="single" w:sz="8" w:space="0" w:color="000000"/>
              <w:right w:val="single" w:sz="8" w:space="0" w:color="auto"/>
            </w:tcBorders>
            <w:shd w:val="clear" w:color="auto" w:fill="auto"/>
            <w:vAlign w:val="center"/>
            <w:hideMark/>
          </w:tcPr>
          <w:p w14:paraId="421F0E34"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607" w:type="pct"/>
            <w:vMerge w:val="restart"/>
            <w:tcBorders>
              <w:top w:val="nil"/>
              <w:left w:val="single" w:sz="8" w:space="0" w:color="auto"/>
              <w:bottom w:val="single" w:sz="8" w:space="0" w:color="000000"/>
              <w:right w:val="single" w:sz="8" w:space="0" w:color="auto"/>
            </w:tcBorders>
            <w:shd w:val="clear" w:color="auto" w:fill="auto"/>
            <w:vAlign w:val="center"/>
            <w:hideMark/>
          </w:tcPr>
          <w:p w14:paraId="3C70B316"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374" w:type="pct"/>
            <w:vMerge w:val="restart"/>
            <w:tcBorders>
              <w:top w:val="nil"/>
              <w:left w:val="single" w:sz="8" w:space="0" w:color="auto"/>
              <w:bottom w:val="single" w:sz="8" w:space="0" w:color="000000"/>
              <w:right w:val="single" w:sz="8" w:space="0" w:color="auto"/>
            </w:tcBorders>
            <w:shd w:val="clear" w:color="auto" w:fill="auto"/>
            <w:vAlign w:val="center"/>
            <w:hideMark/>
          </w:tcPr>
          <w:p w14:paraId="4A9336CC"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w:t>
            </w:r>
          </w:p>
        </w:tc>
        <w:tc>
          <w:tcPr>
            <w:tcW w:w="441" w:type="pct"/>
            <w:vMerge w:val="restart"/>
            <w:tcBorders>
              <w:top w:val="nil"/>
              <w:left w:val="single" w:sz="8" w:space="0" w:color="auto"/>
              <w:bottom w:val="single" w:sz="8" w:space="0" w:color="000000"/>
              <w:right w:val="single" w:sz="8" w:space="0" w:color="auto"/>
            </w:tcBorders>
            <w:shd w:val="clear" w:color="auto" w:fill="auto"/>
            <w:vAlign w:val="center"/>
            <w:hideMark/>
          </w:tcPr>
          <w:p w14:paraId="0CAA07DB"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Выбор из справочника</w:t>
            </w:r>
          </w:p>
        </w:tc>
        <w:tc>
          <w:tcPr>
            <w:tcW w:w="338" w:type="pct"/>
            <w:vMerge w:val="restart"/>
            <w:tcBorders>
              <w:top w:val="nil"/>
              <w:left w:val="single" w:sz="8" w:space="0" w:color="auto"/>
              <w:bottom w:val="single" w:sz="8" w:space="0" w:color="000000"/>
              <w:right w:val="single" w:sz="12" w:space="0" w:color="auto"/>
            </w:tcBorders>
            <w:shd w:val="clear" w:color="auto" w:fill="auto"/>
            <w:vAlign w:val="center"/>
            <w:hideMark/>
          </w:tcPr>
          <w:p w14:paraId="71FC0491"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SAP</w:t>
            </w:r>
          </w:p>
        </w:tc>
      </w:tr>
      <w:tr w:rsidR="00C47517" w:rsidRPr="00212BCC" w14:paraId="4374ED9F" w14:textId="77777777" w:rsidTr="00C47517">
        <w:trPr>
          <w:trHeight w:val="315"/>
        </w:trPr>
        <w:tc>
          <w:tcPr>
            <w:tcW w:w="190" w:type="pct"/>
            <w:vMerge/>
            <w:tcBorders>
              <w:top w:val="nil"/>
              <w:left w:val="single" w:sz="12" w:space="0" w:color="auto"/>
              <w:bottom w:val="single" w:sz="8" w:space="0" w:color="000000"/>
              <w:right w:val="single" w:sz="8" w:space="0" w:color="auto"/>
            </w:tcBorders>
            <w:vAlign w:val="center"/>
            <w:hideMark/>
          </w:tcPr>
          <w:p w14:paraId="28357FBF" w14:textId="77777777" w:rsidR="00C47517" w:rsidRPr="00212BCC" w:rsidRDefault="00C47517" w:rsidP="00D1215E">
            <w:pPr>
              <w:jc w:val="left"/>
              <w:rPr>
                <w:rFonts w:ascii="Arial" w:hAnsi="Arial" w:cs="Arial"/>
                <w:color w:val="000000"/>
                <w:sz w:val="20"/>
                <w:szCs w:val="20"/>
                <w:lang w:eastAsia="ru-RU"/>
              </w:rPr>
            </w:pPr>
          </w:p>
        </w:tc>
        <w:tc>
          <w:tcPr>
            <w:tcW w:w="531" w:type="pct"/>
            <w:vMerge/>
            <w:tcBorders>
              <w:top w:val="nil"/>
              <w:left w:val="single" w:sz="8" w:space="0" w:color="auto"/>
              <w:bottom w:val="single" w:sz="8" w:space="0" w:color="000000"/>
              <w:right w:val="single" w:sz="8" w:space="0" w:color="auto"/>
            </w:tcBorders>
            <w:vAlign w:val="center"/>
            <w:hideMark/>
          </w:tcPr>
          <w:p w14:paraId="277284B3" w14:textId="77777777" w:rsidR="00C47517" w:rsidRPr="00212BCC" w:rsidRDefault="00C47517" w:rsidP="00D1215E">
            <w:pPr>
              <w:jc w:val="left"/>
              <w:rPr>
                <w:rFonts w:ascii="Arial" w:hAnsi="Arial" w:cs="Arial"/>
                <w:color w:val="000000"/>
                <w:sz w:val="20"/>
                <w:szCs w:val="20"/>
                <w:lang w:eastAsia="ru-RU"/>
              </w:rPr>
            </w:pPr>
          </w:p>
        </w:tc>
        <w:tc>
          <w:tcPr>
            <w:tcW w:w="580" w:type="pct"/>
            <w:vMerge/>
            <w:tcBorders>
              <w:top w:val="nil"/>
              <w:left w:val="single" w:sz="8" w:space="0" w:color="auto"/>
              <w:bottom w:val="single" w:sz="8" w:space="0" w:color="000000"/>
              <w:right w:val="single" w:sz="8" w:space="0" w:color="auto"/>
            </w:tcBorders>
            <w:vAlign w:val="center"/>
            <w:hideMark/>
          </w:tcPr>
          <w:p w14:paraId="6F599759" w14:textId="77777777" w:rsidR="00C47517" w:rsidRPr="00212BCC" w:rsidRDefault="00C47517" w:rsidP="00D1215E">
            <w:pPr>
              <w:jc w:val="left"/>
              <w:rPr>
                <w:rFonts w:ascii="Arial" w:hAnsi="Arial" w:cs="Arial"/>
                <w:color w:val="000000"/>
                <w:sz w:val="20"/>
                <w:szCs w:val="20"/>
                <w:lang w:eastAsia="ru-RU"/>
              </w:rPr>
            </w:pPr>
          </w:p>
        </w:tc>
        <w:tc>
          <w:tcPr>
            <w:tcW w:w="614" w:type="pct"/>
            <w:vMerge/>
            <w:tcBorders>
              <w:top w:val="nil"/>
              <w:left w:val="single" w:sz="8" w:space="0" w:color="auto"/>
              <w:bottom w:val="single" w:sz="8" w:space="0" w:color="000000"/>
              <w:right w:val="single" w:sz="8" w:space="0" w:color="auto"/>
            </w:tcBorders>
            <w:vAlign w:val="center"/>
            <w:hideMark/>
          </w:tcPr>
          <w:p w14:paraId="5B1026BE" w14:textId="77777777" w:rsidR="00C47517" w:rsidRPr="00212BCC" w:rsidRDefault="00C47517" w:rsidP="00D1215E">
            <w:pPr>
              <w:jc w:val="left"/>
              <w:rPr>
                <w:rFonts w:ascii="Arial" w:hAnsi="Arial" w:cs="Arial"/>
                <w:color w:val="000000"/>
                <w:sz w:val="20"/>
                <w:szCs w:val="20"/>
                <w:lang w:eastAsia="ru-RU"/>
              </w:rPr>
            </w:pPr>
          </w:p>
        </w:tc>
        <w:tc>
          <w:tcPr>
            <w:tcW w:w="371" w:type="pct"/>
            <w:vMerge/>
            <w:tcBorders>
              <w:top w:val="nil"/>
              <w:left w:val="single" w:sz="8" w:space="0" w:color="auto"/>
              <w:bottom w:val="single" w:sz="8" w:space="0" w:color="000000"/>
              <w:right w:val="single" w:sz="8" w:space="0" w:color="auto"/>
            </w:tcBorders>
            <w:vAlign w:val="center"/>
            <w:hideMark/>
          </w:tcPr>
          <w:p w14:paraId="15AB3924" w14:textId="77777777" w:rsidR="00C47517" w:rsidRPr="00C47517" w:rsidRDefault="00C47517" w:rsidP="00D1215E">
            <w:pPr>
              <w:jc w:val="left"/>
              <w:rPr>
                <w:rFonts w:ascii="Arial" w:hAnsi="Arial" w:cs="Arial"/>
                <w:color w:val="000000"/>
                <w:sz w:val="20"/>
                <w:szCs w:val="20"/>
                <w:lang w:eastAsia="ru-RU"/>
              </w:rPr>
            </w:pPr>
          </w:p>
        </w:tc>
        <w:tc>
          <w:tcPr>
            <w:tcW w:w="367" w:type="pct"/>
            <w:tcBorders>
              <w:top w:val="nil"/>
              <w:left w:val="nil"/>
              <w:bottom w:val="single" w:sz="8" w:space="0" w:color="auto"/>
              <w:right w:val="single" w:sz="8" w:space="0" w:color="auto"/>
            </w:tcBorders>
            <w:shd w:val="clear" w:color="auto" w:fill="auto"/>
            <w:vAlign w:val="center"/>
            <w:hideMark/>
          </w:tcPr>
          <w:p w14:paraId="64BBE60E"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INGRP</w:t>
            </w:r>
          </w:p>
        </w:tc>
        <w:tc>
          <w:tcPr>
            <w:tcW w:w="587" w:type="pct"/>
            <w:vMerge/>
            <w:tcBorders>
              <w:top w:val="nil"/>
              <w:left w:val="single" w:sz="8" w:space="0" w:color="auto"/>
              <w:bottom w:val="single" w:sz="8" w:space="0" w:color="000000"/>
              <w:right w:val="single" w:sz="8" w:space="0" w:color="auto"/>
            </w:tcBorders>
            <w:vAlign w:val="center"/>
            <w:hideMark/>
          </w:tcPr>
          <w:p w14:paraId="177587F9" w14:textId="77777777" w:rsidR="00C47517" w:rsidRPr="00212BCC" w:rsidRDefault="00C47517" w:rsidP="00D1215E">
            <w:pPr>
              <w:jc w:val="left"/>
              <w:rPr>
                <w:rFonts w:ascii="Arial" w:hAnsi="Arial" w:cs="Arial"/>
                <w:color w:val="000000"/>
                <w:sz w:val="20"/>
                <w:szCs w:val="20"/>
                <w:lang w:eastAsia="ru-RU"/>
              </w:rPr>
            </w:pPr>
          </w:p>
        </w:tc>
        <w:tc>
          <w:tcPr>
            <w:tcW w:w="607" w:type="pct"/>
            <w:vMerge/>
            <w:tcBorders>
              <w:top w:val="nil"/>
              <w:left w:val="single" w:sz="8" w:space="0" w:color="auto"/>
              <w:bottom w:val="single" w:sz="8" w:space="0" w:color="000000"/>
              <w:right w:val="single" w:sz="8" w:space="0" w:color="auto"/>
            </w:tcBorders>
            <w:vAlign w:val="center"/>
            <w:hideMark/>
          </w:tcPr>
          <w:p w14:paraId="12EE099E" w14:textId="77777777" w:rsidR="00C47517" w:rsidRPr="00212BCC" w:rsidRDefault="00C47517" w:rsidP="00D1215E">
            <w:pPr>
              <w:jc w:val="left"/>
              <w:rPr>
                <w:rFonts w:ascii="Arial" w:hAnsi="Arial" w:cs="Arial"/>
                <w:color w:val="000000"/>
                <w:sz w:val="20"/>
                <w:szCs w:val="20"/>
                <w:lang w:eastAsia="ru-RU"/>
              </w:rPr>
            </w:pPr>
          </w:p>
        </w:tc>
        <w:tc>
          <w:tcPr>
            <w:tcW w:w="374" w:type="pct"/>
            <w:vMerge/>
            <w:tcBorders>
              <w:top w:val="nil"/>
              <w:left w:val="single" w:sz="8" w:space="0" w:color="auto"/>
              <w:bottom w:val="single" w:sz="8" w:space="0" w:color="000000"/>
              <w:right w:val="single" w:sz="8" w:space="0" w:color="auto"/>
            </w:tcBorders>
            <w:vAlign w:val="center"/>
            <w:hideMark/>
          </w:tcPr>
          <w:p w14:paraId="50F3A1AD" w14:textId="77777777" w:rsidR="00C47517" w:rsidRPr="00212BCC" w:rsidRDefault="00C47517" w:rsidP="00D1215E">
            <w:pPr>
              <w:jc w:val="left"/>
              <w:rPr>
                <w:rFonts w:ascii="Arial" w:hAnsi="Arial" w:cs="Arial"/>
                <w:color w:val="000000"/>
                <w:sz w:val="20"/>
                <w:szCs w:val="20"/>
                <w:lang w:eastAsia="ru-RU"/>
              </w:rPr>
            </w:pPr>
          </w:p>
        </w:tc>
        <w:tc>
          <w:tcPr>
            <w:tcW w:w="441" w:type="pct"/>
            <w:vMerge/>
            <w:tcBorders>
              <w:top w:val="nil"/>
              <w:left w:val="single" w:sz="8" w:space="0" w:color="auto"/>
              <w:bottom w:val="single" w:sz="8" w:space="0" w:color="000000"/>
              <w:right w:val="single" w:sz="8" w:space="0" w:color="auto"/>
            </w:tcBorders>
            <w:vAlign w:val="center"/>
            <w:hideMark/>
          </w:tcPr>
          <w:p w14:paraId="2D8E5B4A" w14:textId="77777777" w:rsidR="00C47517" w:rsidRPr="00212BCC" w:rsidRDefault="00C47517" w:rsidP="00D1215E">
            <w:pPr>
              <w:jc w:val="left"/>
              <w:rPr>
                <w:rFonts w:ascii="Arial" w:hAnsi="Arial" w:cs="Arial"/>
                <w:color w:val="000000"/>
                <w:sz w:val="20"/>
                <w:szCs w:val="20"/>
                <w:lang w:eastAsia="ru-RU"/>
              </w:rPr>
            </w:pPr>
          </w:p>
        </w:tc>
        <w:tc>
          <w:tcPr>
            <w:tcW w:w="338" w:type="pct"/>
            <w:vMerge/>
            <w:tcBorders>
              <w:top w:val="nil"/>
              <w:left w:val="single" w:sz="8" w:space="0" w:color="auto"/>
              <w:bottom w:val="single" w:sz="8" w:space="0" w:color="000000"/>
              <w:right w:val="single" w:sz="12" w:space="0" w:color="auto"/>
            </w:tcBorders>
            <w:vAlign w:val="center"/>
            <w:hideMark/>
          </w:tcPr>
          <w:p w14:paraId="4950FFDF" w14:textId="77777777" w:rsidR="00C47517" w:rsidRPr="00212BCC" w:rsidRDefault="00C47517" w:rsidP="00D1215E">
            <w:pPr>
              <w:jc w:val="left"/>
              <w:rPr>
                <w:rFonts w:ascii="Arial" w:hAnsi="Arial" w:cs="Arial"/>
                <w:color w:val="000000"/>
                <w:sz w:val="20"/>
                <w:szCs w:val="20"/>
                <w:lang w:eastAsia="ru-RU"/>
              </w:rPr>
            </w:pPr>
          </w:p>
        </w:tc>
      </w:tr>
      <w:tr w:rsidR="00C47517" w:rsidRPr="00212BCC" w14:paraId="4094F4B4" w14:textId="77777777" w:rsidTr="00C47517">
        <w:trPr>
          <w:cantSplit/>
          <w:trHeight w:val="154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11CF978F" w14:textId="77777777" w:rsidR="00C47517" w:rsidRPr="00212BCC" w:rsidRDefault="00C47517" w:rsidP="00D1215E">
            <w:pPr>
              <w:jc w:val="center"/>
              <w:rPr>
                <w:rFonts w:ascii="Arial" w:hAnsi="Arial" w:cs="Arial"/>
                <w:color w:val="000000"/>
                <w:sz w:val="20"/>
                <w:szCs w:val="20"/>
                <w:lang w:eastAsia="ru-RU"/>
              </w:rPr>
            </w:pPr>
            <w:r w:rsidRPr="005816A4">
              <w:rPr>
                <w:rFonts w:ascii="Arial" w:hAnsi="Arial" w:cs="Arial"/>
                <w:color w:val="000000"/>
                <w:sz w:val="20"/>
                <w:szCs w:val="20"/>
                <w:lang w:eastAsia="ru-RU"/>
              </w:rPr>
              <w:t>12</w:t>
            </w:r>
          </w:p>
        </w:tc>
        <w:tc>
          <w:tcPr>
            <w:tcW w:w="531" w:type="pct"/>
            <w:tcBorders>
              <w:top w:val="nil"/>
              <w:left w:val="nil"/>
              <w:bottom w:val="single" w:sz="8" w:space="0" w:color="auto"/>
              <w:right w:val="single" w:sz="8" w:space="0" w:color="auto"/>
            </w:tcBorders>
            <w:shd w:val="clear" w:color="auto" w:fill="auto"/>
            <w:vAlign w:val="center"/>
            <w:hideMark/>
          </w:tcPr>
          <w:p w14:paraId="63F60CD5"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Организация</w:t>
            </w:r>
          </w:p>
        </w:tc>
        <w:tc>
          <w:tcPr>
            <w:tcW w:w="580" w:type="pct"/>
            <w:tcBorders>
              <w:top w:val="nil"/>
              <w:left w:val="nil"/>
              <w:bottom w:val="single" w:sz="8" w:space="0" w:color="auto"/>
              <w:right w:val="single" w:sz="8" w:space="0" w:color="auto"/>
            </w:tcBorders>
            <w:shd w:val="clear" w:color="auto" w:fill="auto"/>
            <w:vAlign w:val="center"/>
            <w:hideMark/>
          </w:tcPr>
          <w:p w14:paraId="715736F2"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МВЗ</w:t>
            </w:r>
          </w:p>
        </w:tc>
        <w:tc>
          <w:tcPr>
            <w:tcW w:w="614" w:type="pct"/>
            <w:tcBorders>
              <w:top w:val="nil"/>
              <w:left w:val="nil"/>
              <w:bottom w:val="single" w:sz="8" w:space="0" w:color="auto"/>
              <w:right w:val="single" w:sz="8" w:space="0" w:color="auto"/>
            </w:tcBorders>
            <w:shd w:val="clear" w:color="auto" w:fill="auto"/>
            <w:vAlign w:val="center"/>
            <w:hideMark/>
          </w:tcPr>
          <w:p w14:paraId="39E3CD83"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CO_10. Код места возникновения затрат</w:t>
            </w:r>
          </w:p>
        </w:tc>
        <w:tc>
          <w:tcPr>
            <w:tcW w:w="371" w:type="pct"/>
            <w:tcBorders>
              <w:top w:val="nil"/>
              <w:left w:val="nil"/>
              <w:bottom w:val="single" w:sz="8" w:space="0" w:color="auto"/>
              <w:right w:val="single" w:sz="8" w:space="0" w:color="auto"/>
            </w:tcBorders>
            <w:shd w:val="clear" w:color="auto" w:fill="auto"/>
            <w:vAlign w:val="center"/>
            <w:hideMark/>
          </w:tcPr>
          <w:p w14:paraId="734FEE22" w14:textId="70657D6B" w:rsidR="00C47517" w:rsidRPr="001713EA" w:rsidRDefault="005816A4"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xml:space="preserve">CHAR, </w:t>
            </w:r>
            <w:r w:rsidR="00C47517" w:rsidRPr="001713EA">
              <w:rPr>
                <w:rFonts w:ascii="Arial" w:hAnsi="Arial" w:cs="Arial"/>
                <w:color w:val="000000"/>
                <w:sz w:val="20"/>
                <w:szCs w:val="20"/>
                <w:lang w:eastAsia="ru-RU"/>
              </w:rPr>
              <w:t>10</w:t>
            </w:r>
          </w:p>
        </w:tc>
        <w:tc>
          <w:tcPr>
            <w:tcW w:w="367" w:type="pct"/>
            <w:tcBorders>
              <w:top w:val="nil"/>
              <w:left w:val="nil"/>
              <w:bottom w:val="single" w:sz="8" w:space="0" w:color="auto"/>
              <w:right w:val="single" w:sz="8" w:space="0" w:color="auto"/>
            </w:tcBorders>
            <w:shd w:val="clear" w:color="auto" w:fill="auto"/>
            <w:vAlign w:val="center"/>
            <w:hideMark/>
          </w:tcPr>
          <w:p w14:paraId="5C6F7C7F"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ILOA-KOSTL</w:t>
            </w:r>
          </w:p>
        </w:tc>
        <w:tc>
          <w:tcPr>
            <w:tcW w:w="587" w:type="pct"/>
            <w:tcBorders>
              <w:top w:val="nil"/>
              <w:left w:val="nil"/>
              <w:bottom w:val="single" w:sz="8" w:space="0" w:color="auto"/>
              <w:right w:val="single" w:sz="8" w:space="0" w:color="auto"/>
            </w:tcBorders>
            <w:shd w:val="clear" w:color="auto" w:fill="auto"/>
            <w:vAlign w:val="center"/>
            <w:hideMark/>
          </w:tcPr>
          <w:p w14:paraId="3C07EE93" w14:textId="74A0D049" w:rsidR="00C47517" w:rsidRPr="001713EA" w:rsidRDefault="00915684"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17586076" w14:textId="7E1CE4B3"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szCs w:val="20"/>
                <w:lang w:eastAsia="ru-RU"/>
              </w:rPr>
              <w:t>-</w:t>
            </w:r>
          </w:p>
        </w:tc>
        <w:tc>
          <w:tcPr>
            <w:tcW w:w="374" w:type="pct"/>
            <w:tcBorders>
              <w:top w:val="nil"/>
              <w:left w:val="nil"/>
              <w:bottom w:val="single" w:sz="8" w:space="0" w:color="auto"/>
              <w:right w:val="single" w:sz="8" w:space="0" w:color="auto"/>
            </w:tcBorders>
            <w:shd w:val="clear" w:color="auto" w:fill="auto"/>
            <w:vAlign w:val="center"/>
            <w:hideMark/>
          </w:tcPr>
          <w:p w14:paraId="3479474A" w14:textId="5E0C490C"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2BB0B31B"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34D3E8C1"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B25C21" w14:paraId="5C3600C9" w14:textId="77777777" w:rsidTr="00C47517">
        <w:trPr>
          <w:trHeight w:val="31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2D7C66E6"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13</w:t>
            </w:r>
          </w:p>
        </w:tc>
        <w:tc>
          <w:tcPr>
            <w:tcW w:w="531" w:type="pct"/>
            <w:tcBorders>
              <w:top w:val="nil"/>
              <w:left w:val="nil"/>
              <w:bottom w:val="single" w:sz="8" w:space="0" w:color="auto"/>
              <w:right w:val="single" w:sz="8" w:space="0" w:color="auto"/>
            </w:tcBorders>
            <w:shd w:val="clear" w:color="auto" w:fill="auto"/>
            <w:vAlign w:val="center"/>
            <w:hideMark/>
          </w:tcPr>
          <w:p w14:paraId="1884404D"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Организация</w:t>
            </w:r>
          </w:p>
        </w:tc>
        <w:tc>
          <w:tcPr>
            <w:tcW w:w="58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A38D09" w14:textId="77777777" w:rsidR="00C47517" w:rsidRPr="001713EA" w:rsidRDefault="00C47517" w:rsidP="00D1215E">
            <w:pPr>
              <w:jc w:val="center"/>
              <w:rPr>
                <w:rFonts w:ascii="Calibri" w:hAnsi="Calibri" w:cs="Calibri"/>
                <w:color w:val="000000"/>
                <w:sz w:val="22"/>
                <w:lang w:eastAsia="ru-RU"/>
              </w:rPr>
            </w:pPr>
            <w:r w:rsidRPr="001713EA">
              <w:rPr>
                <w:rFonts w:ascii="Calibri" w:hAnsi="Calibri" w:cs="Calibri"/>
                <w:color w:val="000000"/>
                <w:sz w:val="22"/>
                <w:lang w:eastAsia="ru-RU"/>
              </w:rPr>
              <w:t xml:space="preserve">Отв. </w:t>
            </w:r>
            <w:proofErr w:type="spellStart"/>
            <w:proofErr w:type="gramStart"/>
            <w:r w:rsidRPr="001713EA">
              <w:rPr>
                <w:rFonts w:ascii="Calibri" w:hAnsi="Calibri" w:cs="Calibri"/>
                <w:color w:val="000000"/>
                <w:sz w:val="22"/>
                <w:lang w:eastAsia="ru-RU"/>
              </w:rPr>
              <w:t>раб.место</w:t>
            </w:r>
            <w:proofErr w:type="spellEnd"/>
            <w:proofErr w:type="gramEnd"/>
          </w:p>
        </w:tc>
        <w:tc>
          <w:tcPr>
            <w:tcW w:w="614" w:type="pct"/>
            <w:tcBorders>
              <w:top w:val="nil"/>
              <w:left w:val="nil"/>
              <w:bottom w:val="single" w:sz="8" w:space="0" w:color="auto"/>
              <w:right w:val="single" w:sz="8" w:space="0" w:color="auto"/>
            </w:tcBorders>
            <w:shd w:val="clear" w:color="auto" w:fill="auto"/>
            <w:vAlign w:val="center"/>
            <w:hideMark/>
          </w:tcPr>
          <w:p w14:paraId="31665B8D"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Ответственное рабочее место</w:t>
            </w:r>
          </w:p>
        </w:tc>
        <w:tc>
          <w:tcPr>
            <w:tcW w:w="371" w:type="pct"/>
            <w:tcBorders>
              <w:top w:val="nil"/>
              <w:left w:val="nil"/>
              <w:bottom w:val="single" w:sz="8" w:space="0" w:color="auto"/>
              <w:right w:val="single" w:sz="8" w:space="0" w:color="auto"/>
            </w:tcBorders>
            <w:shd w:val="clear" w:color="auto" w:fill="auto"/>
            <w:vAlign w:val="center"/>
            <w:hideMark/>
          </w:tcPr>
          <w:p w14:paraId="3ED2FC6D" w14:textId="15AC58ED"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r w:rsidR="00B25C21" w:rsidRPr="001713EA">
              <w:rPr>
                <w:rFonts w:ascii="Arial" w:hAnsi="Arial" w:cs="Arial"/>
                <w:color w:val="000000"/>
                <w:sz w:val="20"/>
                <w:szCs w:val="20"/>
                <w:lang w:eastAsia="ru-RU"/>
              </w:rPr>
              <w:t>CHAR, 8</w:t>
            </w:r>
          </w:p>
        </w:tc>
        <w:tc>
          <w:tcPr>
            <w:tcW w:w="367" w:type="pct"/>
            <w:tcBorders>
              <w:top w:val="nil"/>
              <w:left w:val="nil"/>
              <w:bottom w:val="single" w:sz="8" w:space="0" w:color="auto"/>
              <w:right w:val="single" w:sz="8" w:space="0" w:color="auto"/>
            </w:tcBorders>
            <w:shd w:val="clear" w:color="auto" w:fill="auto"/>
            <w:vAlign w:val="center"/>
            <w:hideMark/>
          </w:tcPr>
          <w:p w14:paraId="3F2AB106" w14:textId="3712626D" w:rsidR="00C47517" w:rsidRPr="001713EA" w:rsidRDefault="00B25C21" w:rsidP="00D1215E">
            <w:pPr>
              <w:jc w:val="center"/>
              <w:rPr>
                <w:rFonts w:ascii="Arial" w:hAnsi="Arial" w:cs="Arial"/>
                <w:color w:val="000000"/>
                <w:sz w:val="20"/>
                <w:szCs w:val="20"/>
                <w:lang w:val="en-US" w:eastAsia="ru-RU"/>
              </w:rPr>
            </w:pPr>
            <w:r w:rsidRPr="001713EA">
              <w:rPr>
                <w:rFonts w:ascii="Arial" w:hAnsi="Arial" w:cs="Arial"/>
                <w:color w:val="000000"/>
                <w:sz w:val="20"/>
                <w:szCs w:val="20"/>
                <w:lang w:val="en-US" w:eastAsia="ru-RU"/>
              </w:rPr>
              <w:t xml:space="preserve">CRHD-ARBPL </w:t>
            </w:r>
            <w:r w:rsidRPr="001713EA">
              <w:rPr>
                <w:rFonts w:ascii="Arial" w:hAnsi="Arial" w:cs="Arial"/>
                <w:color w:val="000000"/>
                <w:sz w:val="20"/>
                <w:szCs w:val="20"/>
                <w:lang w:eastAsia="ru-RU"/>
              </w:rPr>
              <w:t>по</w:t>
            </w:r>
            <w:r w:rsidRPr="001713EA">
              <w:rPr>
                <w:rFonts w:ascii="Arial" w:hAnsi="Arial" w:cs="Arial"/>
                <w:color w:val="000000"/>
                <w:sz w:val="20"/>
                <w:szCs w:val="20"/>
                <w:lang w:val="en-US" w:eastAsia="ru-RU"/>
              </w:rPr>
              <w:t xml:space="preserve"> ITOB-WKCTR</w:t>
            </w:r>
            <w:r w:rsidR="00C47517" w:rsidRPr="001713EA">
              <w:rPr>
                <w:rFonts w:ascii="Arial" w:hAnsi="Arial" w:cs="Arial"/>
                <w:color w:val="000000"/>
                <w:sz w:val="20"/>
                <w:szCs w:val="20"/>
                <w:lang w:val="en-US" w:eastAsia="ru-RU"/>
              </w:rPr>
              <w:t> </w:t>
            </w:r>
          </w:p>
        </w:tc>
        <w:tc>
          <w:tcPr>
            <w:tcW w:w="587" w:type="pct"/>
            <w:tcBorders>
              <w:top w:val="nil"/>
              <w:left w:val="nil"/>
              <w:bottom w:val="single" w:sz="8" w:space="0" w:color="auto"/>
              <w:right w:val="single" w:sz="8" w:space="0" w:color="auto"/>
            </w:tcBorders>
            <w:shd w:val="clear" w:color="auto" w:fill="auto"/>
            <w:vAlign w:val="center"/>
            <w:hideMark/>
          </w:tcPr>
          <w:p w14:paraId="63D5FB55" w14:textId="4BF5ACA8" w:rsidR="00C47517" w:rsidRPr="001713EA" w:rsidRDefault="00915684"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2317E903" w14:textId="214A6760" w:rsidR="00C47517" w:rsidRPr="001713EA" w:rsidRDefault="00B25C21" w:rsidP="00D1215E">
            <w:pPr>
              <w:jc w:val="center"/>
              <w:rPr>
                <w:rFonts w:ascii="Arial" w:hAnsi="Arial" w:cs="Arial"/>
                <w:color w:val="000000"/>
                <w:sz w:val="20"/>
                <w:szCs w:val="20"/>
                <w:lang w:val="en-US" w:eastAsia="ru-RU"/>
              </w:rPr>
            </w:pPr>
            <w:r w:rsidRPr="001713EA">
              <w:rPr>
                <w:rFonts w:ascii="Arial" w:hAnsi="Arial" w:cs="Arial"/>
                <w:color w:val="000000"/>
                <w:sz w:val="20"/>
                <w:szCs w:val="20"/>
                <w:lang w:eastAsia="ru-RU"/>
              </w:rPr>
              <w:t>-</w:t>
            </w:r>
            <w:r w:rsidR="00C47517" w:rsidRPr="001713EA">
              <w:rPr>
                <w:rFonts w:ascii="Arial" w:hAnsi="Arial" w:cs="Arial"/>
                <w:color w:val="000000"/>
                <w:sz w:val="20"/>
                <w:szCs w:val="20"/>
                <w:lang w:val="en-US" w:eastAsia="ru-RU"/>
              </w:rPr>
              <w:t> </w:t>
            </w:r>
          </w:p>
        </w:tc>
        <w:tc>
          <w:tcPr>
            <w:tcW w:w="374" w:type="pct"/>
            <w:tcBorders>
              <w:top w:val="nil"/>
              <w:left w:val="nil"/>
              <w:bottom w:val="single" w:sz="8" w:space="0" w:color="auto"/>
              <w:right w:val="single" w:sz="8" w:space="0" w:color="auto"/>
            </w:tcBorders>
            <w:shd w:val="clear" w:color="auto" w:fill="auto"/>
            <w:vAlign w:val="center"/>
            <w:hideMark/>
          </w:tcPr>
          <w:p w14:paraId="6752D89A" w14:textId="60C56795" w:rsidR="00C47517" w:rsidRPr="001713EA" w:rsidRDefault="00B25C21" w:rsidP="00B25C21">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704C74D8" w14:textId="77777777"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szCs w:val="20"/>
                <w:lang w:val="en-US" w:eastAsia="ru-RU"/>
              </w:rPr>
              <w:t> </w:t>
            </w:r>
          </w:p>
        </w:tc>
        <w:tc>
          <w:tcPr>
            <w:tcW w:w="338" w:type="pct"/>
            <w:tcBorders>
              <w:top w:val="nil"/>
              <w:left w:val="nil"/>
              <w:bottom w:val="single" w:sz="8" w:space="0" w:color="auto"/>
              <w:right w:val="single" w:sz="12" w:space="0" w:color="auto"/>
            </w:tcBorders>
            <w:shd w:val="clear" w:color="auto" w:fill="auto"/>
            <w:vAlign w:val="center"/>
            <w:hideMark/>
          </w:tcPr>
          <w:p w14:paraId="402B67B2" w14:textId="77777777"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szCs w:val="20"/>
                <w:lang w:val="en-US" w:eastAsia="ru-RU"/>
              </w:rPr>
              <w:t> </w:t>
            </w:r>
          </w:p>
        </w:tc>
      </w:tr>
      <w:tr w:rsidR="00C47517" w:rsidRPr="00212BCC" w14:paraId="34D4391D" w14:textId="77777777" w:rsidTr="00C47517">
        <w:trPr>
          <w:trHeight w:val="31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1EC91928"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14</w:t>
            </w:r>
          </w:p>
        </w:tc>
        <w:tc>
          <w:tcPr>
            <w:tcW w:w="531" w:type="pct"/>
            <w:tcBorders>
              <w:top w:val="nil"/>
              <w:left w:val="nil"/>
              <w:bottom w:val="single" w:sz="8" w:space="0" w:color="auto"/>
              <w:right w:val="single" w:sz="8" w:space="0" w:color="auto"/>
            </w:tcBorders>
            <w:shd w:val="clear" w:color="auto" w:fill="auto"/>
            <w:vAlign w:val="center"/>
            <w:hideMark/>
          </w:tcPr>
          <w:p w14:paraId="23D6C9DB"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Организация</w:t>
            </w:r>
          </w:p>
        </w:tc>
        <w:tc>
          <w:tcPr>
            <w:tcW w:w="580" w:type="pct"/>
            <w:tcBorders>
              <w:top w:val="nil"/>
              <w:left w:val="single" w:sz="4" w:space="0" w:color="auto"/>
              <w:bottom w:val="single" w:sz="4" w:space="0" w:color="auto"/>
              <w:right w:val="single" w:sz="4" w:space="0" w:color="auto"/>
            </w:tcBorders>
            <w:shd w:val="clear" w:color="auto" w:fill="auto"/>
            <w:noWrap/>
            <w:vAlign w:val="center"/>
            <w:hideMark/>
          </w:tcPr>
          <w:p w14:paraId="020AA47D" w14:textId="77777777" w:rsidR="00C47517" w:rsidRPr="001713EA" w:rsidRDefault="00C47517" w:rsidP="00AD0A24">
            <w:pPr>
              <w:jc w:val="left"/>
              <w:rPr>
                <w:rFonts w:ascii="Calibri" w:hAnsi="Calibri" w:cs="Calibri"/>
                <w:color w:val="000000"/>
                <w:sz w:val="22"/>
                <w:lang w:eastAsia="ru-RU"/>
              </w:rPr>
            </w:pPr>
            <w:r w:rsidRPr="001713EA">
              <w:rPr>
                <w:rFonts w:ascii="Calibri" w:hAnsi="Calibri" w:cs="Calibri"/>
                <w:color w:val="000000"/>
                <w:sz w:val="22"/>
                <w:lang w:eastAsia="ru-RU"/>
              </w:rPr>
              <w:t>БЕ</w:t>
            </w:r>
          </w:p>
        </w:tc>
        <w:tc>
          <w:tcPr>
            <w:tcW w:w="614" w:type="pct"/>
            <w:tcBorders>
              <w:top w:val="nil"/>
              <w:left w:val="nil"/>
              <w:bottom w:val="single" w:sz="8" w:space="0" w:color="auto"/>
              <w:right w:val="single" w:sz="8" w:space="0" w:color="auto"/>
            </w:tcBorders>
            <w:shd w:val="clear" w:color="auto" w:fill="auto"/>
            <w:vAlign w:val="center"/>
            <w:hideMark/>
          </w:tcPr>
          <w:p w14:paraId="6D54FF49" w14:textId="35A8F3D3"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Балансовая единица</w:t>
            </w:r>
          </w:p>
        </w:tc>
        <w:tc>
          <w:tcPr>
            <w:tcW w:w="371" w:type="pct"/>
            <w:tcBorders>
              <w:top w:val="nil"/>
              <w:left w:val="nil"/>
              <w:bottom w:val="single" w:sz="8" w:space="0" w:color="auto"/>
              <w:right w:val="single" w:sz="8" w:space="0" w:color="auto"/>
            </w:tcBorders>
            <w:shd w:val="clear" w:color="auto" w:fill="auto"/>
            <w:vAlign w:val="center"/>
            <w:hideMark/>
          </w:tcPr>
          <w:p w14:paraId="70D29658" w14:textId="55E9982B"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w:t>
            </w:r>
            <w:r w:rsidR="00B25C21" w:rsidRPr="001713EA">
              <w:rPr>
                <w:rFonts w:ascii="Arial" w:hAnsi="Arial" w:cs="Arial"/>
                <w:color w:val="000000"/>
                <w:sz w:val="20"/>
                <w:szCs w:val="20"/>
                <w:lang w:eastAsia="ru-RU"/>
              </w:rPr>
              <w:t>CHAR, 4</w:t>
            </w:r>
          </w:p>
        </w:tc>
        <w:tc>
          <w:tcPr>
            <w:tcW w:w="367" w:type="pct"/>
            <w:tcBorders>
              <w:top w:val="nil"/>
              <w:left w:val="nil"/>
              <w:bottom w:val="single" w:sz="8" w:space="0" w:color="auto"/>
              <w:right w:val="single" w:sz="8" w:space="0" w:color="auto"/>
            </w:tcBorders>
            <w:shd w:val="clear" w:color="auto" w:fill="auto"/>
            <w:vAlign w:val="center"/>
            <w:hideMark/>
          </w:tcPr>
          <w:p w14:paraId="59DEA46E" w14:textId="1C069A74" w:rsidR="00C47517" w:rsidRPr="001713EA" w:rsidRDefault="00B25C21"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ILOA- BUKRS</w:t>
            </w:r>
            <w:r w:rsidR="00C47517" w:rsidRPr="001713EA">
              <w:rPr>
                <w:rFonts w:ascii="Arial" w:hAnsi="Arial" w:cs="Arial"/>
                <w:color w:val="000000"/>
                <w:sz w:val="20"/>
                <w:szCs w:val="20"/>
                <w:lang w:eastAsia="ru-RU"/>
              </w:rPr>
              <w:t> </w:t>
            </w:r>
          </w:p>
        </w:tc>
        <w:tc>
          <w:tcPr>
            <w:tcW w:w="587" w:type="pct"/>
            <w:tcBorders>
              <w:top w:val="nil"/>
              <w:left w:val="nil"/>
              <w:bottom w:val="single" w:sz="8" w:space="0" w:color="auto"/>
              <w:right w:val="single" w:sz="8" w:space="0" w:color="auto"/>
            </w:tcBorders>
            <w:shd w:val="clear" w:color="auto" w:fill="auto"/>
            <w:vAlign w:val="center"/>
            <w:hideMark/>
          </w:tcPr>
          <w:p w14:paraId="4D56F08B" w14:textId="7D69D961" w:rsidR="00C47517" w:rsidRPr="001713EA" w:rsidRDefault="00B25C21"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Х</w:t>
            </w:r>
            <w:r w:rsidR="00C47517" w:rsidRPr="001713EA">
              <w:rPr>
                <w:rFonts w:ascii="Arial" w:hAnsi="Arial" w:cs="Arial"/>
                <w:color w:val="000000"/>
                <w:sz w:val="20"/>
                <w:szCs w:val="20"/>
                <w:lang w:eastAsia="ru-RU"/>
              </w:rPr>
              <w:t> </w:t>
            </w:r>
          </w:p>
        </w:tc>
        <w:tc>
          <w:tcPr>
            <w:tcW w:w="607" w:type="pct"/>
            <w:tcBorders>
              <w:top w:val="nil"/>
              <w:left w:val="nil"/>
              <w:bottom w:val="single" w:sz="8" w:space="0" w:color="auto"/>
              <w:right w:val="single" w:sz="8" w:space="0" w:color="auto"/>
            </w:tcBorders>
            <w:shd w:val="clear" w:color="auto" w:fill="auto"/>
            <w:vAlign w:val="center"/>
            <w:hideMark/>
          </w:tcPr>
          <w:p w14:paraId="1B56E382" w14:textId="47E2AF0C" w:rsidR="00C47517" w:rsidRPr="001713EA" w:rsidRDefault="00B25C21"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r w:rsidR="00C47517" w:rsidRPr="001713EA">
              <w:rPr>
                <w:rFonts w:ascii="Arial" w:hAnsi="Arial" w:cs="Arial"/>
                <w:color w:val="000000"/>
                <w:sz w:val="20"/>
                <w:szCs w:val="20"/>
                <w:lang w:eastAsia="ru-RU"/>
              </w:rPr>
              <w:t> </w:t>
            </w:r>
          </w:p>
        </w:tc>
        <w:tc>
          <w:tcPr>
            <w:tcW w:w="374" w:type="pct"/>
            <w:tcBorders>
              <w:top w:val="nil"/>
              <w:left w:val="nil"/>
              <w:bottom w:val="single" w:sz="8" w:space="0" w:color="auto"/>
              <w:right w:val="single" w:sz="8" w:space="0" w:color="auto"/>
            </w:tcBorders>
            <w:shd w:val="clear" w:color="auto" w:fill="auto"/>
            <w:vAlign w:val="center"/>
            <w:hideMark/>
          </w:tcPr>
          <w:p w14:paraId="6F62B1FD" w14:textId="5E624CC1" w:rsidR="00C47517" w:rsidRPr="001713EA" w:rsidRDefault="00B25C21"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r w:rsidR="00C47517" w:rsidRPr="001713EA">
              <w:rPr>
                <w:rFonts w:ascii="Arial" w:hAnsi="Arial" w:cs="Arial"/>
                <w:color w:val="000000"/>
                <w:sz w:val="20"/>
                <w:szCs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385326DB" w14:textId="4BCDF438"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Выбор из справочника</w:t>
            </w:r>
            <w:r w:rsidR="00C47517" w:rsidRPr="001713EA">
              <w:rPr>
                <w:rFonts w:ascii="Arial" w:hAnsi="Arial" w:cs="Arial"/>
                <w:color w:val="000000"/>
                <w:sz w:val="20"/>
                <w:szCs w:val="20"/>
                <w:lang w:eastAsia="ru-RU"/>
              </w:rPr>
              <w:t> </w:t>
            </w:r>
          </w:p>
        </w:tc>
        <w:tc>
          <w:tcPr>
            <w:tcW w:w="338" w:type="pct"/>
            <w:tcBorders>
              <w:top w:val="nil"/>
              <w:left w:val="nil"/>
              <w:bottom w:val="single" w:sz="8" w:space="0" w:color="auto"/>
              <w:right w:val="single" w:sz="12" w:space="0" w:color="auto"/>
            </w:tcBorders>
            <w:shd w:val="clear" w:color="auto" w:fill="auto"/>
            <w:vAlign w:val="center"/>
            <w:hideMark/>
          </w:tcPr>
          <w:p w14:paraId="6906616B" w14:textId="371ED452"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КСУ НСИ</w:t>
            </w:r>
            <w:r w:rsidR="00C47517" w:rsidRPr="001713EA">
              <w:rPr>
                <w:rFonts w:ascii="Arial" w:hAnsi="Arial" w:cs="Arial"/>
                <w:color w:val="000000"/>
                <w:sz w:val="20"/>
                <w:szCs w:val="20"/>
                <w:lang w:eastAsia="ru-RU"/>
              </w:rPr>
              <w:t> </w:t>
            </w:r>
          </w:p>
        </w:tc>
      </w:tr>
      <w:tr w:rsidR="00C47517" w:rsidRPr="00212BCC" w14:paraId="3F2CC0B0" w14:textId="77777777" w:rsidTr="00C47517">
        <w:trPr>
          <w:cantSplit/>
          <w:trHeight w:val="780"/>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4C9FCEF2"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15</w:t>
            </w:r>
          </w:p>
        </w:tc>
        <w:tc>
          <w:tcPr>
            <w:tcW w:w="531" w:type="pct"/>
            <w:tcBorders>
              <w:top w:val="nil"/>
              <w:left w:val="nil"/>
              <w:bottom w:val="single" w:sz="8" w:space="0" w:color="auto"/>
              <w:right w:val="single" w:sz="8" w:space="0" w:color="auto"/>
            </w:tcBorders>
            <w:shd w:val="clear" w:color="auto" w:fill="auto"/>
            <w:vAlign w:val="center"/>
            <w:hideMark/>
          </w:tcPr>
          <w:p w14:paraId="29D309B5"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Структура</w:t>
            </w:r>
          </w:p>
        </w:tc>
        <w:tc>
          <w:tcPr>
            <w:tcW w:w="580" w:type="pct"/>
            <w:tcBorders>
              <w:top w:val="nil"/>
              <w:left w:val="nil"/>
              <w:bottom w:val="single" w:sz="8" w:space="0" w:color="auto"/>
              <w:right w:val="single" w:sz="8" w:space="0" w:color="auto"/>
            </w:tcBorders>
            <w:shd w:val="clear" w:color="auto" w:fill="auto"/>
            <w:vAlign w:val="center"/>
            <w:hideMark/>
          </w:tcPr>
          <w:p w14:paraId="20283EE5"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Индикатор структуры ТМ</w:t>
            </w:r>
          </w:p>
        </w:tc>
        <w:tc>
          <w:tcPr>
            <w:tcW w:w="614" w:type="pct"/>
            <w:tcBorders>
              <w:top w:val="nil"/>
              <w:left w:val="nil"/>
              <w:bottom w:val="single" w:sz="8" w:space="0" w:color="auto"/>
              <w:right w:val="single" w:sz="8" w:space="0" w:color="auto"/>
            </w:tcBorders>
            <w:shd w:val="clear" w:color="auto" w:fill="auto"/>
            <w:vAlign w:val="center"/>
            <w:hideMark/>
          </w:tcPr>
          <w:p w14:paraId="43019E60"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val="en-US" w:eastAsia="ru-RU"/>
              </w:rPr>
              <w:t>PM</w:t>
            </w:r>
            <w:r w:rsidRPr="001713EA">
              <w:rPr>
                <w:rFonts w:ascii="Arial" w:hAnsi="Arial" w:cs="Arial"/>
                <w:color w:val="000000"/>
                <w:sz w:val="20"/>
                <w:szCs w:val="20"/>
                <w:lang w:eastAsia="ru-RU"/>
              </w:rPr>
              <w:t>_15. Определяет количество уровней иерархии, длину каждого уровня, разделители уровней (дефисы)</w:t>
            </w:r>
          </w:p>
        </w:tc>
        <w:tc>
          <w:tcPr>
            <w:tcW w:w="371" w:type="pct"/>
            <w:tcBorders>
              <w:top w:val="nil"/>
              <w:left w:val="nil"/>
              <w:bottom w:val="single" w:sz="8" w:space="0" w:color="auto"/>
              <w:right w:val="single" w:sz="8" w:space="0" w:color="auto"/>
            </w:tcBorders>
            <w:shd w:val="clear" w:color="auto" w:fill="auto"/>
            <w:vAlign w:val="center"/>
            <w:hideMark/>
          </w:tcPr>
          <w:p w14:paraId="302591C8"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 5</w:t>
            </w:r>
          </w:p>
        </w:tc>
        <w:tc>
          <w:tcPr>
            <w:tcW w:w="367" w:type="pct"/>
            <w:tcBorders>
              <w:top w:val="nil"/>
              <w:left w:val="nil"/>
              <w:bottom w:val="single" w:sz="8" w:space="0" w:color="auto"/>
              <w:right w:val="single" w:sz="8" w:space="0" w:color="auto"/>
            </w:tcBorders>
            <w:shd w:val="clear" w:color="auto" w:fill="auto"/>
            <w:vAlign w:val="center"/>
            <w:hideMark/>
          </w:tcPr>
          <w:p w14:paraId="2C567562"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IFLOT-</w:t>
            </w:r>
            <w:r w:rsidRPr="001713EA">
              <w:rPr>
                <w:rFonts w:ascii="Calibri" w:hAnsi="Calibri" w:cs="Calibri"/>
                <w:color w:val="000000"/>
                <w:sz w:val="22"/>
                <w:lang w:val="en-US" w:eastAsia="ru-RU"/>
              </w:rPr>
              <w:t xml:space="preserve"> </w:t>
            </w:r>
            <w:r w:rsidRPr="001713EA">
              <w:rPr>
                <w:rFonts w:ascii="Arial" w:hAnsi="Arial" w:cs="Arial"/>
                <w:color w:val="000000"/>
                <w:sz w:val="20"/>
                <w:szCs w:val="20"/>
                <w:lang w:val="en-US" w:eastAsia="ru-RU"/>
              </w:rPr>
              <w:t>TPLKZ</w:t>
            </w:r>
          </w:p>
        </w:tc>
        <w:tc>
          <w:tcPr>
            <w:tcW w:w="587" w:type="pct"/>
            <w:tcBorders>
              <w:top w:val="nil"/>
              <w:left w:val="nil"/>
              <w:bottom w:val="single" w:sz="8" w:space="0" w:color="auto"/>
              <w:right w:val="single" w:sz="8" w:space="0" w:color="auto"/>
            </w:tcBorders>
            <w:shd w:val="clear" w:color="auto" w:fill="auto"/>
            <w:vAlign w:val="center"/>
            <w:hideMark/>
          </w:tcPr>
          <w:p w14:paraId="0BE1EE45" w14:textId="6C257EDC" w:rsidR="00C47517" w:rsidRPr="001713EA" w:rsidRDefault="00D1215E"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Х</w:t>
            </w:r>
          </w:p>
        </w:tc>
        <w:tc>
          <w:tcPr>
            <w:tcW w:w="607" w:type="pct"/>
            <w:tcBorders>
              <w:top w:val="nil"/>
              <w:left w:val="nil"/>
              <w:bottom w:val="single" w:sz="8" w:space="0" w:color="auto"/>
              <w:right w:val="single" w:sz="8" w:space="0" w:color="auto"/>
            </w:tcBorders>
            <w:shd w:val="clear" w:color="auto" w:fill="auto"/>
            <w:vAlign w:val="center"/>
            <w:hideMark/>
          </w:tcPr>
          <w:p w14:paraId="757E9359"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374" w:type="pct"/>
            <w:tcBorders>
              <w:top w:val="nil"/>
              <w:left w:val="nil"/>
              <w:bottom w:val="single" w:sz="8" w:space="0" w:color="auto"/>
              <w:right w:val="single" w:sz="8" w:space="0" w:color="auto"/>
            </w:tcBorders>
            <w:shd w:val="clear" w:color="auto" w:fill="auto"/>
            <w:vAlign w:val="center"/>
            <w:hideMark/>
          </w:tcPr>
          <w:p w14:paraId="13E7A5B6"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38CCEBA5"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2878D915"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SAP</w:t>
            </w:r>
          </w:p>
        </w:tc>
      </w:tr>
      <w:tr w:rsidR="00C47517" w:rsidRPr="00212BCC" w14:paraId="456BB221" w14:textId="77777777" w:rsidTr="00C47517">
        <w:trPr>
          <w:cantSplit/>
          <w:trHeight w:val="52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32E8F369"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16</w:t>
            </w:r>
          </w:p>
        </w:tc>
        <w:tc>
          <w:tcPr>
            <w:tcW w:w="531" w:type="pct"/>
            <w:tcBorders>
              <w:top w:val="nil"/>
              <w:left w:val="nil"/>
              <w:bottom w:val="single" w:sz="8" w:space="0" w:color="auto"/>
              <w:right w:val="single" w:sz="8" w:space="0" w:color="auto"/>
            </w:tcBorders>
            <w:shd w:val="clear" w:color="auto" w:fill="auto"/>
            <w:vAlign w:val="center"/>
            <w:hideMark/>
          </w:tcPr>
          <w:p w14:paraId="2DCEC3F5"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Структура</w:t>
            </w:r>
          </w:p>
        </w:tc>
        <w:tc>
          <w:tcPr>
            <w:tcW w:w="580" w:type="pct"/>
            <w:tcBorders>
              <w:top w:val="nil"/>
              <w:left w:val="nil"/>
              <w:bottom w:val="single" w:sz="8" w:space="0" w:color="auto"/>
              <w:right w:val="single" w:sz="8" w:space="0" w:color="auto"/>
            </w:tcBorders>
            <w:shd w:val="clear" w:color="auto" w:fill="auto"/>
            <w:vAlign w:val="center"/>
            <w:hideMark/>
          </w:tcPr>
          <w:p w14:paraId="70406C69"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Вышестоящее ТМ</w:t>
            </w:r>
          </w:p>
        </w:tc>
        <w:tc>
          <w:tcPr>
            <w:tcW w:w="614" w:type="pct"/>
            <w:tcBorders>
              <w:top w:val="nil"/>
              <w:left w:val="nil"/>
              <w:bottom w:val="single" w:sz="8" w:space="0" w:color="auto"/>
              <w:right w:val="single" w:sz="8" w:space="0" w:color="auto"/>
            </w:tcBorders>
            <w:shd w:val="clear" w:color="auto" w:fill="auto"/>
            <w:vAlign w:val="center"/>
            <w:hideMark/>
          </w:tcPr>
          <w:p w14:paraId="728BF340"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PM_52. Элемент структуры, описывающей ПА</w:t>
            </w:r>
          </w:p>
        </w:tc>
        <w:tc>
          <w:tcPr>
            <w:tcW w:w="371" w:type="pct"/>
            <w:tcBorders>
              <w:top w:val="nil"/>
              <w:left w:val="nil"/>
              <w:bottom w:val="single" w:sz="8" w:space="0" w:color="auto"/>
              <w:right w:val="single" w:sz="8" w:space="0" w:color="auto"/>
            </w:tcBorders>
            <w:shd w:val="clear" w:color="auto" w:fill="auto"/>
            <w:vAlign w:val="center"/>
            <w:hideMark/>
          </w:tcPr>
          <w:p w14:paraId="7DFFC8DF"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 30</w:t>
            </w:r>
          </w:p>
        </w:tc>
        <w:tc>
          <w:tcPr>
            <w:tcW w:w="367" w:type="pct"/>
            <w:tcBorders>
              <w:top w:val="nil"/>
              <w:left w:val="nil"/>
              <w:bottom w:val="single" w:sz="8" w:space="0" w:color="auto"/>
              <w:right w:val="single" w:sz="8" w:space="0" w:color="auto"/>
            </w:tcBorders>
            <w:shd w:val="clear" w:color="auto" w:fill="auto"/>
            <w:vAlign w:val="center"/>
            <w:hideMark/>
          </w:tcPr>
          <w:p w14:paraId="58C9FF22"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IFLOT-TPLMA</w:t>
            </w:r>
          </w:p>
        </w:tc>
        <w:tc>
          <w:tcPr>
            <w:tcW w:w="587" w:type="pct"/>
            <w:tcBorders>
              <w:top w:val="nil"/>
              <w:left w:val="nil"/>
              <w:bottom w:val="single" w:sz="8" w:space="0" w:color="auto"/>
              <w:right w:val="single" w:sz="8" w:space="0" w:color="auto"/>
            </w:tcBorders>
            <w:shd w:val="clear" w:color="auto" w:fill="auto"/>
            <w:vAlign w:val="center"/>
            <w:hideMark/>
          </w:tcPr>
          <w:p w14:paraId="584D9963" w14:textId="785A9148" w:rsidR="00C47517" w:rsidRPr="001713EA" w:rsidRDefault="00915684"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3402433B"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374" w:type="pct"/>
            <w:tcBorders>
              <w:top w:val="nil"/>
              <w:left w:val="nil"/>
              <w:bottom w:val="single" w:sz="8" w:space="0" w:color="auto"/>
              <w:right w:val="single" w:sz="8" w:space="0" w:color="auto"/>
            </w:tcBorders>
            <w:shd w:val="clear" w:color="auto" w:fill="auto"/>
            <w:vAlign w:val="center"/>
            <w:hideMark/>
          </w:tcPr>
          <w:p w14:paraId="55DA0739"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2853F8EA"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eastAsia="ru-RU"/>
              </w:rPr>
              <w:t>Выбор из справочника</w:t>
            </w:r>
          </w:p>
        </w:tc>
        <w:tc>
          <w:tcPr>
            <w:tcW w:w="338" w:type="pct"/>
            <w:tcBorders>
              <w:top w:val="nil"/>
              <w:left w:val="nil"/>
              <w:bottom w:val="single" w:sz="8" w:space="0" w:color="auto"/>
              <w:right w:val="single" w:sz="12" w:space="0" w:color="auto"/>
            </w:tcBorders>
            <w:shd w:val="clear" w:color="auto" w:fill="auto"/>
            <w:vAlign w:val="center"/>
            <w:hideMark/>
          </w:tcPr>
          <w:p w14:paraId="3880EF5E"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szCs w:val="20"/>
                <w:lang w:val="en-US" w:eastAsia="ru-RU"/>
              </w:rPr>
              <w:t>SAP</w:t>
            </w:r>
          </w:p>
        </w:tc>
      </w:tr>
      <w:tr w:rsidR="00C47517" w:rsidRPr="00212BCC" w14:paraId="5A4E2A9B" w14:textId="77777777" w:rsidTr="00C47517">
        <w:trPr>
          <w:cantSplit/>
          <w:trHeight w:val="52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4F9D72AE"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lastRenderedPageBreak/>
              <w:t>17</w:t>
            </w:r>
          </w:p>
        </w:tc>
        <w:tc>
          <w:tcPr>
            <w:tcW w:w="531" w:type="pct"/>
            <w:tcBorders>
              <w:top w:val="nil"/>
              <w:left w:val="nil"/>
              <w:bottom w:val="single" w:sz="8" w:space="0" w:color="auto"/>
              <w:right w:val="single" w:sz="8" w:space="0" w:color="auto"/>
            </w:tcBorders>
            <w:shd w:val="clear" w:color="auto" w:fill="auto"/>
            <w:vAlign w:val="center"/>
            <w:hideMark/>
          </w:tcPr>
          <w:p w14:paraId="66455D1E"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Структура</w:t>
            </w:r>
          </w:p>
        </w:tc>
        <w:tc>
          <w:tcPr>
            <w:tcW w:w="580" w:type="pct"/>
            <w:tcBorders>
              <w:top w:val="nil"/>
              <w:left w:val="nil"/>
              <w:bottom w:val="single" w:sz="8" w:space="0" w:color="auto"/>
              <w:right w:val="single" w:sz="8" w:space="0" w:color="auto"/>
            </w:tcBorders>
            <w:shd w:val="clear" w:color="auto" w:fill="auto"/>
            <w:vAlign w:val="center"/>
            <w:hideMark/>
          </w:tcPr>
          <w:p w14:paraId="0E1234EC"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Монтаж разрешён</w:t>
            </w:r>
          </w:p>
        </w:tc>
        <w:tc>
          <w:tcPr>
            <w:tcW w:w="614" w:type="pct"/>
            <w:tcBorders>
              <w:top w:val="nil"/>
              <w:left w:val="nil"/>
              <w:bottom w:val="single" w:sz="8" w:space="0" w:color="auto"/>
              <w:right w:val="single" w:sz="8" w:space="0" w:color="auto"/>
            </w:tcBorders>
            <w:shd w:val="clear" w:color="auto" w:fill="auto"/>
            <w:vAlign w:val="center"/>
            <w:hideMark/>
          </w:tcPr>
          <w:p w14:paraId="6B850039"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Разрешение на монтаж на данное техническое место единиц оборудования</w:t>
            </w:r>
          </w:p>
        </w:tc>
        <w:tc>
          <w:tcPr>
            <w:tcW w:w="371" w:type="pct"/>
            <w:tcBorders>
              <w:top w:val="nil"/>
              <w:left w:val="nil"/>
              <w:bottom w:val="single" w:sz="8" w:space="0" w:color="auto"/>
              <w:right w:val="single" w:sz="8" w:space="0" w:color="auto"/>
            </w:tcBorders>
            <w:shd w:val="clear" w:color="auto" w:fill="auto"/>
            <w:vAlign w:val="center"/>
            <w:hideMark/>
          </w:tcPr>
          <w:p w14:paraId="68667747" w14:textId="3998CC72"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CHAR</w:t>
            </w:r>
            <w:r w:rsidRPr="001713EA">
              <w:rPr>
                <w:rFonts w:ascii="Arial" w:hAnsi="Arial" w:cs="Arial"/>
                <w:color w:val="000000"/>
                <w:sz w:val="20"/>
                <w:szCs w:val="20"/>
                <w:lang w:eastAsia="ru-RU"/>
              </w:rPr>
              <w:t>, 1</w:t>
            </w:r>
            <w:r w:rsidR="00C47517" w:rsidRPr="001713EA">
              <w:rPr>
                <w:rFonts w:ascii="Arial" w:hAnsi="Arial" w:cs="Arial"/>
                <w:color w:val="000000"/>
                <w:sz w:val="20"/>
                <w:szCs w:val="20"/>
                <w:lang w:eastAsia="ru-RU"/>
              </w:rPr>
              <w:t> </w:t>
            </w:r>
          </w:p>
        </w:tc>
        <w:tc>
          <w:tcPr>
            <w:tcW w:w="367" w:type="pct"/>
            <w:tcBorders>
              <w:top w:val="nil"/>
              <w:left w:val="nil"/>
              <w:bottom w:val="single" w:sz="8" w:space="0" w:color="auto"/>
              <w:right w:val="single" w:sz="8" w:space="0" w:color="auto"/>
            </w:tcBorders>
            <w:shd w:val="clear" w:color="auto" w:fill="auto"/>
            <w:vAlign w:val="center"/>
            <w:hideMark/>
          </w:tcPr>
          <w:p w14:paraId="3DFAC046" w14:textId="56ECE9AC"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IFLOT</w:t>
            </w:r>
            <w:r w:rsidRPr="001713EA">
              <w:rPr>
                <w:rFonts w:ascii="Arial" w:hAnsi="Arial" w:cs="Arial"/>
                <w:color w:val="000000"/>
                <w:sz w:val="20"/>
                <w:szCs w:val="20"/>
                <w:lang w:eastAsia="ru-RU"/>
              </w:rPr>
              <w:t>-</w:t>
            </w:r>
            <w:r w:rsidRPr="001713EA">
              <w:t xml:space="preserve"> </w:t>
            </w:r>
            <w:r w:rsidRPr="001713EA">
              <w:rPr>
                <w:rFonts w:ascii="Arial" w:hAnsi="Arial" w:cs="Arial"/>
                <w:color w:val="000000"/>
                <w:sz w:val="20"/>
                <w:szCs w:val="20"/>
                <w:lang w:val="en-US" w:eastAsia="ru-RU"/>
              </w:rPr>
              <w:t>IEQUI</w:t>
            </w:r>
            <w:r w:rsidR="00C47517" w:rsidRPr="001713EA">
              <w:rPr>
                <w:rFonts w:ascii="Arial" w:hAnsi="Arial" w:cs="Arial"/>
                <w:color w:val="000000"/>
                <w:sz w:val="20"/>
                <w:szCs w:val="20"/>
                <w:lang w:eastAsia="ru-RU"/>
              </w:rPr>
              <w:t> </w:t>
            </w:r>
          </w:p>
        </w:tc>
        <w:tc>
          <w:tcPr>
            <w:tcW w:w="587" w:type="pct"/>
            <w:tcBorders>
              <w:top w:val="nil"/>
              <w:left w:val="nil"/>
              <w:bottom w:val="single" w:sz="8" w:space="0" w:color="auto"/>
              <w:right w:val="single" w:sz="8" w:space="0" w:color="auto"/>
            </w:tcBorders>
            <w:shd w:val="clear" w:color="auto" w:fill="auto"/>
            <w:vAlign w:val="center"/>
            <w:hideMark/>
          </w:tcPr>
          <w:p w14:paraId="57AF2355" w14:textId="12D4BF10" w:rsidR="00C47517" w:rsidRPr="001713EA" w:rsidRDefault="001713EA" w:rsidP="00B839BC">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X</w:t>
            </w:r>
            <w:r w:rsidRPr="001713EA">
              <w:rPr>
                <w:rFonts w:ascii="Arial" w:hAnsi="Arial" w:cs="Arial"/>
                <w:color w:val="000000"/>
                <w:sz w:val="20"/>
                <w:szCs w:val="20"/>
                <w:lang w:eastAsia="ru-RU"/>
              </w:rPr>
              <w:t xml:space="preserve"> </w:t>
            </w:r>
          </w:p>
        </w:tc>
        <w:tc>
          <w:tcPr>
            <w:tcW w:w="607" w:type="pct"/>
            <w:tcBorders>
              <w:top w:val="nil"/>
              <w:left w:val="nil"/>
              <w:bottom w:val="single" w:sz="8" w:space="0" w:color="auto"/>
              <w:right w:val="single" w:sz="8" w:space="0" w:color="auto"/>
            </w:tcBorders>
            <w:shd w:val="clear" w:color="auto" w:fill="auto"/>
            <w:vAlign w:val="center"/>
            <w:hideMark/>
          </w:tcPr>
          <w:p w14:paraId="74EB4EEA" w14:textId="78FC6F4A" w:rsidR="00C47517" w:rsidRPr="001713EA" w:rsidRDefault="00B839BC" w:rsidP="00D1215E">
            <w:pPr>
              <w:jc w:val="center"/>
              <w:rPr>
                <w:rFonts w:ascii="Arial" w:hAnsi="Arial" w:cs="Arial"/>
                <w:color w:val="000000"/>
                <w:sz w:val="20"/>
                <w:szCs w:val="20"/>
                <w:lang w:eastAsia="ru-RU"/>
              </w:rPr>
            </w:pPr>
            <w:del w:id="15543" w:author="Александр" w:date="2020-04-13T09:59:00Z">
              <w:r w:rsidRPr="001713EA" w:rsidDel="002A7C58">
                <w:rPr>
                  <w:rFonts w:ascii="Arial" w:hAnsi="Arial" w:cs="Arial"/>
                  <w:color w:val="000000"/>
                  <w:sz w:val="20"/>
                  <w:szCs w:val="20"/>
                  <w:lang w:eastAsia="ru-RU"/>
                </w:rPr>
                <w:delText>(</w:delText>
              </w:r>
            </w:del>
            <w:r w:rsidRPr="001713EA">
              <w:rPr>
                <w:rFonts w:ascii="Arial" w:hAnsi="Arial" w:cs="Arial"/>
                <w:color w:val="000000"/>
                <w:sz w:val="20"/>
                <w:szCs w:val="20"/>
                <w:lang w:eastAsia="ru-RU"/>
              </w:rPr>
              <w:t>Обязательно для технических мест типа 5</w:t>
            </w:r>
            <w:del w:id="15544" w:author="Александр" w:date="2020-04-13T09:59:00Z">
              <w:r w:rsidRPr="001713EA" w:rsidDel="002A7C58">
                <w:rPr>
                  <w:rFonts w:ascii="Arial" w:hAnsi="Arial" w:cs="Arial"/>
                  <w:color w:val="000000"/>
                  <w:sz w:val="20"/>
                  <w:szCs w:val="20"/>
                  <w:lang w:eastAsia="ru-RU"/>
                </w:rPr>
                <w:delText>)</w:delText>
              </w:r>
            </w:del>
          </w:p>
        </w:tc>
        <w:tc>
          <w:tcPr>
            <w:tcW w:w="374" w:type="pct"/>
            <w:tcBorders>
              <w:top w:val="nil"/>
              <w:left w:val="nil"/>
              <w:bottom w:val="single" w:sz="8" w:space="0" w:color="auto"/>
              <w:right w:val="single" w:sz="8" w:space="0" w:color="auto"/>
            </w:tcBorders>
            <w:shd w:val="clear" w:color="auto" w:fill="auto"/>
            <w:vAlign w:val="center"/>
            <w:hideMark/>
          </w:tcPr>
          <w:p w14:paraId="023F5B73" w14:textId="72FEA2EF"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lang w:eastAsia="ru-RU"/>
              </w:rPr>
              <w:t> </w:t>
            </w:r>
            <w:r w:rsidR="00B30DAE" w:rsidRPr="001713EA">
              <w:rPr>
                <w:rFonts w:ascii="Arial" w:hAnsi="Arial" w:cs="Arial"/>
                <w:color w:val="000000"/>
                <w:sz w:val="20"/>
                <w:lang w:val="en-US" w:eastAsia="ru-RU"/>
              </w:rPr>
              <w:t>-</w:t>
            </w:r>
          </w:p>
        </w:tc>
        <w:tc>
          <w:tcPr>
            <w:tcW w:w="441" w:type="pct"/>
            <w:tcBorders>
              <w:top w:val="nil"/>
              <w:left w:val="nil"/>
              <w:bottom w:val="single" w:sz="8" w:space="0" w:color="auto"/>
              <w:right w:val="single" w:sz="8" w:space="0" w:color="auto"/>
            </w:tcBorders>
            <w:shd w:val="clear" w:color="auto" w:fill="auto"/>
            <w:vAlign w:val="center"/>
            <w:hideMark/>
          </w:tcPr>
          <w:p w14:paraId="53A408BE" w14:textId="22258B57"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lang w:eastAsia="ru-RU"/>
              </w:rPr>
              <w:t> </w:t>
            </w:r>
            <w:r w:rsidR="00B30DAE" w:rsidRPr="001713EA">
              <w:rPr>
                <w:rFonts w:ascii="Arial" w:hAnsi="Arial" w:cs="Arial"/>
                <w:color w:val="000000"/>
                <w:sz w:val="20"/>
                <w:lang w:val="en-US" w:eastAsia="ru-RU"/>
              </w:rPr>
              <w:t>-</w:t>
            </w:r>
          </w:p>
        </w:tc>
        <w:tc>
          <w:tcPr>
            <w:tcW w:w="338" w:type="pct"/>
            <w:tcBorders>
              <w:top w:val="nil"/>
              <w:left w:val="nil"/>
              <w:bottom w:val="single" w:sz="8" w:space="0" w:color="auto"/>
              <w:right w:val="single" w:sz="12" w:space="0" w:color="auto"/>
            </w:tcBorders>
            <w:shd w:val="clear" w:color="auto" w:fill="auto"/>
            <w:vAlign w:val="center"/>
            <w:hideMark/>
          </w:tcPr>
          <w:p w14:paraId="56F0432E"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794A84A9" w14:textId="77777777" w:rsidTr="00C47517">
        <w:trPr>
          <w:cantSplit/>
          <w:trHeight w:val="780"/>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03C54F8F"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18</w:t>
            </w:r>
          </w:p>
        </w:tc>
        <w:tc>
          <w:tcPr>
            <w:tcW w:w="531" w:type="pct"/>
            <w:tcBorders>
              <w:top w:val="nil"/>
              <w:left w:val="nil"/>
              <w:bottom w:val="single" w:sz="8" w:space="0" w:color="auto"/>
              <w:right w:val="single" w:sz="8" w:space="0" w:color="auto"/>
            </w:tcBorders>
            <w:shd w:val="clear" w:color="auto" w:fill="auto"/>
            <w:vAlign w:val="center"/>
            <w:hideMark/>
          </w:tcPr>
          <w:p w14:paraId="4389CCDB"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Структура</w:t>
            </w:r>
          </w:p>
        </w:tc>
        <w:tc>
          <w:tcPr>
            <w:tcW w:w="580" w:type="pct"/>
            <w:tcBorders>
              <w:top w:val="nil"/>
              <w:left w:val="nil"/>
              <w:bottom w:val="single" w:sz="8" w:space="0" w:color="auto"/>
              <w:right w:val="single" w:sz="8" w:space="0" w:color="auto"/>
            </w:tcBorders>
            <w:shd w:val="clear" w:color="auto" w:fill="auto"/>
            <w:vAlign w:val="center"/>
            <w:hideMark/>
          </w:tcPr>
          <w:p w14:paraId="1884D856"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Индивидуальный монтаж</w:t>
            </w:r>
          </w:p>
        </w:tc>
        <w:tc>
          <w:tcPr>
            <w:tcW w:w="614" w:type="pct"/>
            <w:tcBorders>
              <w:top w:val="nil"/>
              <w:left w:val="nil"/>
              <w:bottom w:val="single" w:sz="8" w:space="0" w:color="auto"/>
              <w:right w:val="single" w:sz="8" w:space="0" w:color="auto"/>
            </w:tcBorders>
            <w:shd w:val="clear" w:color="auto" w:fill="auto"/>
            <w:vAlign w:val="center"/>
            <w:hideMark/>
          </w:tcPr>
          <w:p w14:paraId="3B6C0880"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Разрешение на монтаж на данное техническое место только одной единицы оборудования</w:t>
            </w:r>
          </w:p>
        </w:tc>
        <w:tc>
          <w:tcPr>
            <w:tcW w:w="371" w:type="pct"/>
            <w:tcBorders>
              <w:top w:val="nil"/>
              <w:left w:val="nil"/>
              <w:bottom w:val="single" w:sz="8" w:space="0" w:color="auto"/>
              <w:right w:val="single" w:sz="8" w:space="0" w:color="auto"/>
            </w:tcBorders>
            <w:shd w:val="clear" w:color="auto" w:fill="auto"/>
            <w:vAlign w:val="center"/>
            <w:hideMark/>
          </w:tcPr>
          <w:p w14:paraId="3A8EE540" w14:textId="425BD132" w:rsidR="00C47517" w:rsidRPr="001713EA" w:rsidRDefault="00B30DAE" w:rsidP="00B30DAE">
            <w:pPr>
              <w:rPr>
                <w:rFonts w:ascii="Arial" w:hAnsi="Arial" w:cs="Arial"/>
                <w:color w:val="000000"/>
                <w:sz w:val="20"/>
                <w:szCs w:val="20"/>
                <w:lang w:eastAsia="ru-RU"/>
              </w:rPr>
            </w:pPr>
            <w:r w:rsidRPr="001713EA">
              <w:rPr>
                <w:rFonts w:ascii="Arial" w:hAnsi="Arial" w:cs="Arial"/>
                <w:color w:val="000000"/>
                <w:sz w:val="20"/>
                <w:szCs w:val="20"/>
                <w:lang w:eastAsia="ru-RU"/>
              </w:rPr>
              <w:t xml:space="preserve"> </w:t>
            </w:r>
            <w:r w:rsidRPr="001713EA">
              <w:rPr>
                <w:rFonts w:ascii="Arial" w:hAnsi="Arial" w:cs="Arial"/>
                <w:color w:val="000000"/>
                <w:sz w:val="20"/>
                <w:szCs w:val="20"/>
                <w:lang w:val="en-US" w:eastAsia="ru-RU"/>
              </w:rPr>
              <w:t>CHAR</w:t>
            </w:r>
            <w:r w:rsidRPr="001713EA">
              <w:rPr>
                <w:rFonts w:ascii="Arial" w:hAnsi="Arial" w:cs="Arial"/>
                <w:color w:val="000000"/>
                <w:sz w:val="20"/>
                <w:szCs w:val="20"/>
                <w:lang w:eastAsia="ru-RU"/>
              </w:rPr>
              <w:t>, 1</w:t>
            </w:r>
            <w:r w:rsidR="00C47517" w:rsidRPr="001713EA">
              <w:rPr>
                <w:rFonts w:ascii="Arial" w:hAnsi="Arial" w:cs="Arial"/>
                <w:color w:val="000000"/>
                <w:sz w:val="20"/>
                <w:szCs w:val="20"/>
                <w:lang w:eastAsia="ru-RU"/>
              </w:rPr>
              <w:t> </w:t>
            </w:r>
          </w:p>
        </w:tc>
        <w:tc>
          <w:tcPr>
            <w:tcW w:w="367" w:type="pct"/>
            <w:tcBorders>
              <w:top w:val="nil"/>
              <w:left w:val="nil"/>
              <w:bottom w:val="single" w:sz="8" w:space="0" w:color="auto"/>
              <w:right w:val="single" w:sz="8" w:space="0" w:color="auto"/>
            </w:tcBorders>
            <w:shd w:val="clear" w:color="auto" w:fill="auto"/>
            <w:vAlign w:val="center"/>
            <w:hideMark/>
          </w:tcPr>
          <w:p w14:paraId="16FD9E6C" w14:textId="35BF13FD"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IFLOT-</w:t>
            </w:r>
            <w:r w:rsidRPr="001713EA">
              <w:t xml:space="preserve"> </w:t>
            </w:r>
            <w:r w:rsidRPr="001713EA">
              <w:rPr>
                <w:rFonts w:ascii="Arial" w:hAnsi="Arial" w:cs="Arial"/>
                <w:color w:val="000000"/>
                <w:sz w:val="20"/>
                <w:szCs w:val="20"/>
                <w:lang w:val="en-US" w:eastAsia="ru-RU"/>
              </w:rPr>
              <w:t>EINZL</w:t>
            </w:r>
            <w:r w:rsidR="00C47517" w:rsidRPr="001713EA">
              <w:rPr>
                <w:rFonts w:ascii="Arial" w:hAnsi="Arial" w:cs="Arial"/>
                <w:color w:val="000000"/>
                <w:sz w:val="20"/>
                <w:szCs w:val="20"/>
                <w:lang w:eastAsia="ru-RU"/>
              </w:rPr>
              <w:t> </w:t>
            </w:r>
          </w:p>
        </w:tc>
        <w:tc>
          <w:tcPr>
            <w:tcW w:w="587" w:type="pct"/>
            <w:tcBorders>
              <w:top w:val="nil"/>
              <w:left w:val="nil"/>
              <w:bottom w:val="single" w:sz="8" w:space="0" w:color="auto"/>
              <w:right w:val="single" w:sz="8" w:space="0" w:color="auto"/>
            </w:tcBorders>
            <w:shd w:val="clear" w:color="auto" w:fill="auto"/>
            <w:vAlign w:val="center"/>
            <w:hideMark/>
          </w:tcPr>
          <w:p w14:paraId="1AB3445E"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6A52874A" w14:textId="2DBD96CC"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lang w:val="en-US" w:eastAsia="ru-RU"/>
              </w:rPr>
              <w:t>-</w:t>
            </w:r>
            <w:r w:rsidR="00C47517" w:rsidRPr="001713EA">
              <w:rPr>
                <w:rFonts w:ascii="Arial" w:hAnsi="Arial" w:cs="Arial"/>
                <w:color w:val="000000"/>
                <w:sz w:val="20"/>
                <w:lang w:eastAsia="ru-RU"/>
              </w:rPr>
              <w:t> </w:t>
            </w:r>
          </w:p>
        </w:tc>
        <w:tc>
          <w:tcPr>
            <w:tcW w:w="374" w:type="pct"/>
            <w:tcBorders>
              <w:top w:val="nil"/>
              <w:left w:val="nil"/>
              <w:bottom w:val="single" w:sz="8" w:space="0" w:color="auto"/>
              <w:right w:val="single" w:sz="8" w:space="0" w:color="auto"/>
            </w:tcBorders>
            <w:shd w:val="clear" w:color="auto" w:fill="auto"/>
            <w:vAlign w:val="center"/>
            <w:hideMark/>
          </w:tcPr>
          <w:p w14:paraId="7B1D041C" w14:textId="5D4EE035"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lang w:val="en-US" w:eastAsia="ru-RU"/>
              </w:rPr>
              <w:t>-</w:t>
            </w:r>
            <w:r w:rsidR="00C47517" w:rsidRPr="001713EA">
              <w:rPr>
                <w:rFonts w:ascii="Arial" w:hAnsi="Arial" w:cs="Arial"/>
                <w:color w:val="000000"/>
                <w:sz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2333AB65" w14:textId="155F3C89"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lang w:eastAsia="ru-RU"/>
              </w:rPr>
              <w:t> </w:t>
            </w:r>
            <w:r w:rsidR="00B30DAE" w:rsidRPr="001713EA">
              <w:rPr>
                <w:rFonts w:ascii="Arial" w:hAnsi="Arial" w:cs="Arial"/>
                <w:color w:val="000000"/>
                <w:sz w:val="20"/>
                <w:lang w:val="en-US" w:eastAsia="ru-RU"/>
              </w:rPr>
              <w:t>-</w:t>
            </w:r>
          </w:p>
        </w:tc>
        <w:tc>
          <w:tcPr>
            <w:tcW w:w="338" w:type="pct"/>
            <w:tcBorders>
              <w:top w:val="nil"/>
              <w:left w:val="nil"/>
              <w:bottom w:val="single" w:sz="8" w:space="0" w:color="auto"/>
              <w:right w:val="single" w:sz="12" w:space="0" w:color="auto"/>
            </w:tcBorders>
            <w:shd w:val="clear" w:color="auto" w:fill="auto"/>
            <w:vAlign w:val="center"/>
            <w:hideMark/>
          </w:tcPr>
          <w:p w14:paraId="10431A09"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C47517" w:rsidRPr="00212BCC" w14:paraId="3A970CAE" w14:textId="77777777" w:rsidTr="00C47517">
        <w:trPr>
          <w:cantSplit/>
          <w:trHeight w:val="525"/>
        </w:trPr>
        <w:tc>
          <w:tcPr>
            <w:tcW w:w="190" w:type="pct"/>
            <w:tcBorders>
              <w:top w:val="nil"/>
              <w:left w:val="single" w:sz="12" w:space="0" w:color="auto"/>
              <w:bottom w:val="single" w:sz="8" w:space="0" w:color="auto"/>
              <w:right w:val="single" w:sz="8" w:space="0" w:color="auto"/>
            </w:tcBorders>
            <w:shd w:val="clear" w:color="auto" w:fill="auto"/>
            <w:vAlign w:val="center"/>
            <w:hideMark/>
          </w:tcPr>
          <w:p w14:paraId="3AD04CD8" w14:textId="77777777" w:rsidR="00C47517" w:rsidRPr="00212BCC" w:rsidRDefault="00C47517" w:rsidP="00D1215E">
            <w:pPr>
              <w:jc w:val="center"/>
              <w:rPr>
                <w:rFonts w:ascii="Arial" w:hAnsi="Arial" w:cs="Arial"/>
                <w:color w:val="000000"/>
                <w:sz w:val="20"/>
                <w:szCs w:val="20"/>
                <w:lang w:eastAsia="ru-RU"/>
              </w:rPr>
            </w:pPr>
            <w:r w:rsidRPr="00212BCC">
              <w:rPr>
                <w:rFonts w:ascii="Arial" w:hAnsi="Arial" w:cs="Arial"/>
                <w:color w:val="000000"/>
                <w:sz w:val="20"/>
                <w:lang w:eastAsia="ru-RU"/>
              </w:rPr>
              <w:t>19</w:t>
            </w:r>
          </w:p>
        </w:tc>
        <w:tc>
          <w:tcPr>
            <w:tcW w:w="531" w:type="pct"/>
            <w:tcBorders>
              <w:top w:val="nil"/>
              <w:left w:val="nil"/>
              <w:bottom w:val="single" w:sz="8" w:space="0" w:color="auto"/>
              <w:right w:val="single" w:sz="8" w:space="0" w:color="auto"/>
            </w:tcBorders>
            <w:shd w:val="clear" w:color="auto" w:fill="auto"/>
            <w:vAlign w:val="center"/>
            <w:hideMark/>
          </w:tcPr>
          <w:p w14:paraId="6420C146"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Структура</w:t>
            </w:r>
          </w:p>
        </w:tc>
        <w:tc>
          <w:tcPr>
            <w:tcW w:w="580" w:type="pct"/>
            <w:tcBorders>
              <w:top w:val="nil"/>
              <w:left w:val="nil"/>
              <w:bottom w:val="single" w:sz="8" w:space="0" w:color="auto"/>
              <w:right w:val="single" w:sz="8" w:space="0" w:color="auto"/>
            </w:tcBorders>
            <w:shd w:val="clear" w:color="auto" w:fill="auto"/>
            <w:vAlign w:val="center"/>
            <w:hideMark/>
          </w:tcPr>
          <w:p w14:paraId="57A38D38"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Позиция</w:t>
            </w:r>
          </w:p>
        </w:tc>
        <w:tc>
          <w:tcPr>
            <w:tcW w:w="614" w:type="pct"/>
            <w:tcBorders>
              <w:top w:val="nil"/>
              <w:left w:val="nil"/>
              <w:bottom w:val="single" w:sz="8" w:space="0" w:color="auto"/>
              <w:right w:val="single" w:sz="8" w:space="0" w:color="auto"/>
            </w:tcBorders>
            <w:shd w:val="clear" w:color="auto" w:fill="auto"/>
            <w:vAlign w:val="center"/>
            <w:hideMark/>
          </w:tcPr>
          <w:p w14:paraId="386D81AC" w14:textId="77777777" w:rsidR="00C47517" w:rsidRPr="001713EA" w:rsidRDefault="00C47517" w:rsidP="00D1215E">
            <w:pPr>
              <w:jc w:val="left"/>
              <w:rPr>
                <w:rFonts w:ascii="Arial" w:hAnsi="Arial" w:cs="Arial"/>
                <w:color w:val="000000"/>
                <w:sz w:val="20"/>
                <w:szCs w:val="20"/>
                <w:lang w:eastAsia="ru-RU"/>
              </w:rPr>
            </w:pPr>
            <w:r w:rsidRPr="001713EA">
              <w:rPr>
                <w:rFonts w:ascii="Arial" w:hAnsi="Arial" w:cs="Arial"/>
                <w:color w:val="000000"/>
                <w:sz w:val="20"/>
                <w:szCs w:val="20"/>
                <w:lang w:eastAsia="ru-RU"/>
              </w:rPr>
              <w:t>Номер позиции спецификации</w:t>
            </w:r>
          </w:p>
        </w:tc>
        <w:tc>
          <w:tcPr>
            <w:tcW w:w="371" w:type="pct"/>
            <w:tcBorders>
              <w:top w:val="nil"/>
              <w:left w:val="nil"/>
              <w:bottom w:val="single" w:sz="8" w:space="0" w:color="auto"/>
              <w:right w:val="single" w:sz="8" w:space="0" w:color="auto"/>
            </w:tcBorders>
            <w:shd w:val="clear" w:color="auto" w:fill="auto"/>
            <w:vAlign w:val="center"/>
            <w:hideMark/>
          </w:tcPr>
          <w:p w14:paraId="5C1485A4" w14:textId="653F5100"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 xml:space="preserve">CHAR, </w:t>
            </w:r>
            <w:r w:rsidR="00C47517" w:rsidRPr="001713EA">
              <w:rPr>
                <w:rFonts w:ascii="Arial" w:hAnsi="Arial" w:cs="Arial"/>
                <w:color w:val="000000"/>
                <w:sz w:val="20"/>
                <w:szCs w:val="20"/>
                <w:lang w:eastAsia="ru-RU"/>
              </w:rPr>
              <w:t>3</w:t>
            </w:r>
          </w:p>
        </w:tc>
        <w:tc>
          <w:tcPr>
            <w:tcW w:w="367" w:type="pct"/>
            <w:tcBorders>
              <w:top w:val="nil"/>
              <w:left w:val="nil"/>
              <w:bottom w:val="single" w:sz="8" w:space="0" w:color="auto"/>
              <w:right w:val="single" w:sz="8" w:space="0" w:color="auto"/>
            </w:tcBorders>
            <w:shd w:val="clear" w:color="auto" w:fill="auto"/>
            <w:vAlign w:val="center"/>
            <w:hideMark/>
          </w:tcPr>
          <w:p w14:paraId="1A57BC79" w14:textId="3014B51E"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IFLOT</w:t>
            </w:r>
            <w:r w:rsidR="00C47517" w:rsidRPr="001713EA">
              <w:rPr>
                <w:rFonts w:ascii="Arial" w:hAnsi="Arial" w:cs="Arial"/>
                <w:color w:val="000000"/>
                <w:sz w:val="20"/>
                <w:szCs w:val="20"/>
                <w:lang w:eastAsia="ru-RU"/>
              </w:rPr>
              <w:t>-POSNR</w:t>
            </w:r>
          </w:p>
        </w:tc>
        <w:tc>
          <w:tcPr>
            <w:tcW w:w="587" w:type="pct"/>
            <w:tcBorders>
              <w:top w:val="nil"/>
              <w:left w:val="nil"/>
              <w:bottom w:val="single" w:sz="8" w:space="0" w:color="auto"/>
              <w:right w:val="single" w:sz="8" w:space="0" w:color="auto"/>
            </w:tcBorders>
            <w:shd w:val="clear" w:color="auto" w:fill="auto"/>
            <w:vAlign w:val="center"/>
            <w:hideMark/>
          </w:tcPr>
          <w:p w14:paraId="32E623E8"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eastAsia="ru-RU"/>
              </w:rPr>
              <w:t>-</w:t>
            </w:r>
          </w:p>
        </w:tc>
        <w:tc>
          <w:tcPr>
            <w:tcW w:w="607" w:type="pct"/>
            <w:tcBorders>
              <w:top w:val="nil"/>
              <w:left w:val="nil"/>
              <w:bottom w:val="single" w:sz="8" w:space="0" w:color="auto"/>
              <w:right w:val="single" w:sz="8" w:space="0" w:color="auto"/>
            </w:tcBorders>
            <w:shd w:val="clear" w:color="auto" w:fill="auto"/>
            <w:vAlign w:val="center"/>
            <w:hideMark/>
          </w:tcPr>
          <w:p w14:paraId="41FC4CBA" w14:textId="25750522" w:rsidR="00C47517" w:rsidRPr="001713EA" w:rsidRDefault="00C47517" w:rsidP="00D1215E">
            <w:pPr>
              <w:jc w:val="center"/>
              <w:rPr>
                <w:rFonts w:ascii="Arial" w:hAnsi="Arial" w:cs="Arial"/>
                <w:color w:val="000000"/>
                <w:sz w:val="20"/>
                <w:szCs w:val="20"/>
                <w:lang w:val="en-US" w:eastAsia="ru-RU"/>
              </w:rPr>
            </w:pPr>
            <w:r w:rsidRPr="001713EA">
              <w:rPr>
                <w:rFonts w:ascii="Arial" w:hAnsi="Arial" w:cs="Arial"/>
                <w:color w:val="000000"/>
                <w:sz w:val="20"/>
                <w:lang w:eastAsia="ru-RU"/>
              </w:rPr>
              <w:t> </w:t>
            </w:r>
            <w:r w:rsidR="00B30DAE" w:rsidRPr="001713EA">
              <w:rPr>
                <w:rFonts w:ascii="Arial" w:hAnsi="Arial" w:cs="Arial"/>
                <w:color w:val="000000"/>
                <w:sz w:val="20"/>
                <w:lang w:val="en-US" w:eastAsia="ru-RU"/>
              </w:rPr>
              <w:t>-</w:t>
            </w:r>
          </w:p>
        </w:tc>
        <w:tc>
          <w:tcPr>
            <w:tcW w:w="374" w:type="pct"/>
            <w:tcBorders>
              <w:top w:val="nil"/>
              <w:left w:val="nil"/>
              <w:bottom w:val="single" w:sz="8" w:space="0" w:color="auto"/>
              <w:right w:val="single" w:sz="8" w:space="0" w:color="auto"/>
            </w:tcBorders>
            <w:shd w:val="clear" w:color="auto" w:fill="auto"/>
            <w:vAlign w:val="center"/>
            <w:hideMark/>
          </w:tcPr>
          <w:p w14:paraId="0718666C" w14:textId="1552BCE6"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lang w:val="en-US" w:eastAsia="ru-RU"/>
              </w:rPr>
              <w:t>-</w:t>
            </w:r>
            <w:r w:rsidR="00C47517" w:rsidRPr="001713EA">
              <w:rPr>
                <w:rFonts w:ascii="Arial" w:hAnsi="Arial" w:cs="Arial"/>
                <w:color w:val="000000"/>
                <w:sz w:val="20"/>
                <w:lang w:eastAsia="ru-RU"/>
              </w:rPr>
              <w:t> </w:t>
            </w:r>
          </w:p>
        </w:tc>
        <w:tc>
          <w:tcPr>
            <w:tcW w:w="441" w:type="pct"/>
            <w:tcBorders>
              <w:top w:val="nil"/>
              <w:left w:val="nil"/>
              <w:bottom w:val="single" w:sz="8" w:space="0" w:color="auto"/>
              <w:right w:val="single" w:sz="8" w:space="0" w:color="auto"/>
            </w:tcBorders>
            <w:shd w:val="clear" w:color="auto" w:fill="auto"/>
            <w:vAlign w:val="center"/>
            <w:hideMark/>
          </w:tcPr>
          <w:p w14:paraId="4E1DF175" w14:textId="01A20287" w:rsidR="00C47517" w:rsidRPr="001713EA" w:rsidRDefault="00B30DAE"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w:t>
            </w:r>
            <w:r w:rsidR="00C47517" w:rsidRPr="001713EA">
              <w:rPr>
                <w:rFonts w:ascii="Arial" w:hAnsi="Arial" w:cs="Arial"/>
                <w:color w:val="000000"/>
                <w:sz w:val="20"/>
                <w:szCs w:val="20"/>
                <w:lang w:eastAsia="ru-RU"/>
              </w:rPr>
              <w:t> </w:t>
            </w:r>
          </w:p>
        </w:tc>
        <w:tc>
          <w:tcPr>
            <w:tcW w:w="338" w:type="pct"/>
            <w:tcBorders>
              <w:top w:val="nil"/>
              <w:left w:val="nil"/>
              <w:bottom w:val="single" w:sz="8" w:space="0" w:color="auto"/>
              <w:right w:val="single" w:sz="12" w:space="0" w:color="auto"/>
            </w:tcBorders>
            <w:shd w:val="clear" w:color="auto" w:fill="auto"/>
            <w:vAlign w:val="center"/>
            <w:hideMark/>
          </w:tcPr>
          <w:p w14:paraId="6DC5067E" w14:textId="77777777" w:rsidR="00C47517" w:rsidRPr="001713EA" w:rsidRDefault="00C47517" w:rsidP="00D1215E">
            <w:pPr>
              <w:jc w:val="center"/>
              <w:rPr>
                <w:rFonts w:ascii="Arial" w:hAnsi="Arial" w:cs="Arial"/>
                <w:color w:val="000000"/>
                <w:sz w:val="20"/>
                <w:szCs w:val="20"/>
                <w:lang w:eastAsia="ru-RU"/>
              </w:rPr>
            </w:pPr>
            <w:r w:rsidRPr="001713EA">
              <w:rPr>
                <w:rFonts w:ascii="Arial" w:hAnsi="Arial" w:cs="Arial"/>
                <w:color w:val="000000"/>
                <w:sz w:val="20"/>
                <w:szCs w:val="20"/>
                <w:lang w:val="en-US" w:eastAsia="ru-RU"/>
              </w:rPr>
              <w:t>SAP</w:t>
            </w:r>
          </w:p>
        </w:tc>
      </w:tr>
      <w:tr w:rsidR="00AD0A24" w:rsidRPr="00212BCC" w14:paraId="42FA060C" w14:textId="77777777" w:rsidTr="00D1215E">
        <w:trPr>
          <w:cantSplit/>
          <w:trHeight w:val="1545"/>
        </w:trPr>
        <w:tc>
          <w:tcPr>
            <w:tcW w:w="190" w:type="pct"/>
            <w:tcBorders>
              <w:top w:val="nil"/>
              <w:left w:val="single" w:sz="12" w:space="0" w:color="auto"/>
              <w:bottom w:val="single" w:sz="12" w:space="0" w:color="auto"/>
              <w:right w:val="single" w:sz="8" w:space="0" w:color="auto"/>
            </w:tcBorders>
            <w:shd w:val="clear" w:color="auto" w:fill="auto"/>
            <w:vAlign w:val="center"/>
            <w:hideMark/>
          </w:tcPr>
          <w:p w14:paraId="4FCE4142" w14:textId="77777777" w:rsidR="00AD0A24" w:rsidRPr="00212BCC" w:rsidRDefault="00AD0A24" w:rsidP="00AD0A24">
            <w:pPr>
              <w:jc w:val="center"/>
              <w:rPr>
                <w:rFonts w:ascii="Arial" w:hAnsi="Arial" w:cs="Arial"/>
                <w:color w:val="000000"/>
                <w:sz w:val="20"/>
                <w:szCs w:val="20"/>
                <w:lang w:eastAsia="ru-RU"/>
              </w:rPr>
            </w:pPr>
            <w:r w:rsidRPr="00212BCC">
              <w:rPr>
                <w:rFonts w:ascii="Arial" w:hAnsi="Arial" w:cs="Arial"/>
                <w:color w:val="000000"/>
                <w:sz w:val="20"/>
                <w:lang w:eastAsia="ru-RU"/>
              </w:rPr>
              <w:t>20</w:t>
            </w:r>
          </w:p>
        </w:tc>
        <w:tc>
          <w:tcPr>
            <w:tcW w:w="531" w:type="pct"/>
            <w:tcBorders>
              <w:top w:val="nil"/>
              <w:left w:val="nil"/>
              <w:bottom w:val="single" w:sz="12" w:space="0" w:color="auto"/>
              <w:right w:val="single" w:sz="8" w:space="0" w:color="auto"/>
            </w:tcBorders>
            <w:shd w:val="clear" w:color="auto" w:fill="auto"/>
            <w:vAlign w:val="center"/>
            <w:hideMark/>
          </w:tcPr>
          <w:p w14:paraId="36AA56D8" w14:textId="77777777" w:rsidR="00AD0A24" w:rsidRPr="001713EA" w:rsidRDefault="00AD0A24" w:rsidP="00AD0A24">
            <w:pPr>
              <w:jc w:val="center"/>
              <w:rPr>
                <w:rFonts w:ascii="Arial" w:hAnsi="Arial" w:cs="Arial"/>
                <w:color w:val="000000"/>
                <w:sz w:val="20"/>
                <w:szCs w:val="20"/>
                <w:lang w:eastAsia="ru-RU"/>
              </w:rPr>
            </w:pPr>
            <w:r w:rsidRPr="001713EA">
              <w:rPr>
                <w:rFonts w:ascii="Arial" w:hAnsi="Arial" w:cs="Arial"/>
                <w:color w:val="000000"/>
                <w:sz w:val="20"/>
                <w:szCs w:val="20"/>
                <w:lang w:eastAsia="ru-RU"/>
              </w:rPr>
              <w:t>Обзор классов</w:t>
            </w:r>
          </w:p>
        </w:tc>
        <w:tc>
          <w:tcPr>
            <w:tcW w:w="580" w:type="pct"/>
            <w:tcBorders>
              <w:top w:val="nil"/>
              <w:left w:val="nil"/>
              <w:bottom w:val="single" w:sz="12" w:space="0" w:color="auto"/>
              <w:right w:val="single" w:sz="8" w:space="0" w:color="auto"/>
            </w:tcBorders>
            <w:shd w:val="clear" w:color="auto" w:fill="auto"/>
            <w:hideMark/>
          </w:tcPr>
          <w:p w14:paraId="3FD27C74" w14:textId="12826E3E" w:rsidR="00AD0A24" w:rsidRPr="001713EA" w:rsidRDefault="00AD0A24" w:rsidP="00AD0A24">
            <w:pPr>
              <w:jc w:val="left"/>
              <w:rPr>
                <w:rFonts w:ascii="Arial" w:hAnsi="Arial" w:cs="Arial"/>
                <w:color w:val="000000"/>
                <w:sz w:val="20"/>
                <w:szCs w:val="20"/>
                <w:lang w:eastAsia="ru-RU"/>
              </w:rPr>
            </w:pPr>
            <w:r w:rsidRPr="001713EA">
              <w:rPr>
                <w:rFonts w:ascii="Arial" w:hAnsi="Arial" w:cs="Arial"/>
                <w:sz w:val="20"/>
                <w:szCs w:val="20"/>
              </w:rPr>
              <w:t>Код класса</w:t>
            </w:r>
          </w:p>
        </w:tc>
        <w:tc>
          <w:tcPr>
            <w:tcW w:w="614" w:type="pct"/>
            <w:tcBorders>
              <w:top w:val="nil"/>
              <w:left w:val="nil"/>
              <w:bottom w:val="single" w:sz="12" w:space="0" w:color="auto"/>
              <w:right w:val="single" w:sz="8" w:space="0" w:color="auto"/>
            </w:tcBorders>
            <w:shd w:val="clear" w:color="auto" w:fill="auto"/>
            <w:hideMark/>
          </w:tcPr>
          <w:p w14:paraId="08FD3BC5" w14:textId="1F67471E" w:rsidR="00AD0A24" w:rsidRPr="001713EA" w:rsidRDefault="00AD0A24" w:rsidP="00AD0A24">
            <w:pPr>
              <w:jc w:val="left"/>
              <w:rPr>
                <w:rFonts w:ascii="Arial" w:hAnsi="Arial" w:cs="Arial"/>
                <w:color w:val="000000"/>
                <w:sz w:val="20"/>
                <w:szCs w:val="20"/>
                <w:lang w:eastAsia="ru-RU"/>
              </w:rPr>
            </w:pPr>
            <w:r w:rsidRPr="001713EA">
              <w:rPr>
                <w:rFonts w:ascii="Arial" w:hAnsi="Arial" w:cs="Arial"/>
                <w:sz w:val="20"/>
                <w:szCs w:val="20"/>
                <w:lang w:val="en-US"/>
              </w:rPr>
              <w:t>CROSS</w:t>
            </w:r>
            <w:r w:rsidRPr="001713EA">
              <w:rPr>
                <w:rFonts w:ascii="Arial" w:hAnsi="Arial" w:cs="Arial"/>
                <w:sz w:val="20"/>
                <w:szCs w:val="20"/>
              </w:rPr>
              <w:t>_7. Справочник для объединения технических объектов в группы по функциональным особенностям</w:t>
            </w:r>
          </w:p>
        </w:tc>
        <w:tc>
          <w:tcPr>
            <w:tcW w:w="371" w:type="pct"/>
            <w:tcBorders>
              <w:top w:val="nil"/>
              <w:left w:val="nil"/>
              <w:bottom w:val="single" w:sz="12" w:space="0" w:color="auto"/>
              <w:right w:val="single" w:sz="8" w:space="0" w:color="auto"/>
            </w:tcBorders>
            <w:shd w:val="clear" w:color="auto" w:fill="auto"/>
            <w:hideMark/>
          </w:tcPr>
          <w:p w14:paraId="75EAAEEF" w14:textId="6019C898"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lang w:val="en-US"/>
              </w:rPr>
              <w:t>CHAR</w:t>
            </w:r>
            <w:r w:rsidRPr="001713EA">
              <w:rPr>
                <w:rFonts w:ascii="Arial" w:hAnsi="Arial" w:cs="Arial"/>
                <w:sz w:val="20"/>
                <w:szCs w:val="20"/>
              </w:rPr>
              <w:t>, 18</w:t>
            </w:r>
          </w:p>
        </w:tc>
        <w:tc>
          <w:tcPr>
            <w:tcW w:w="367" w:type="pct"/>
            <w:tcBorders>
              <w:top w:val="nil"/>
              <w:left w:val="nil"/>
              <w:bottom w:val="single" w:sz="12" w:space="0" w:color="auto"/>
              <w:right w:val="single" w:sz="8" w:space="0" w:color="auto"/>
            </w:tcBorders>
            <w:shd w:val="clear" w:color="auto" w:fill="auto"/>
            <w:hideMark/>
          </w:tcPr>
          <w:p w14:paraId="792AEF52" w14:textId="77777777" w:rsidR="00AD0A24" w:rsidRPr="001713EA" w:rsidRDefault="00AD0A24" w:rsidP="00AD0A24">
            <w:pPr>
              <w:jc w:val="center"/>
              <w:rPr>
                <w:rFonts w:ascii="Arial" w:hAnsi="Arial" w:cs="Arial"/>
                <w:sz w:val="20"/>
                <w:szCs w:val="20"/>
              </w:rPr>
            </w:pPr>
            <w:r w:rsidRPr="001713EA">
              <w:rPr>
                <w:rFonts w:ascii="Arial" w:hAnsi="Arial" w:cs="Arial"/>
                <w:sz w:val="20"/>
                <w:szCs w:val="20"/>
                <w:lang w:val="en-US"/>
              </w:rPr>
              <w:t>KLAH</w:t>
            </w:r>
            <w:r w:rsidRPr="001713EA">
              <w:rPr>
                <w:rFonts w:ascii="Arial" w:hAnsi="Arial" w:cs="Arial"/>
                <w:sz w:val="20"/>
                <w:szCs w:val="20"/>
              </w:rPr>
              <w:t>-</w:t>
            </w:r>
            <w:r w:rsidRPr="001713EA">
              <w:rPr>
                <w:rFonts w:ascii="Arial" w:hAnsi="Arial" w:cs="Arial"/>
                <w:sz w:val="20"/>
                <w:szCs w:val="20"/>
                <w:lang w:val="en-US"/>
              </w:rPr>
              <w:t>CLASS</w:t>
            </w:r>
          </w:p>
          <w:p w14:paraId="4745F3C5" w14:textId="7F2C13D9"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rPr>
              <w:t xml:space="preserve">по связке таблиц </w:t>
            </w:r>
            <w:r w:rsidRPr="001713EA">
              <w:rPr>
                <w:rFonts w:ascii="Arial" w:hAnsi="Arial" w:cs="Arial"/>
                <w:sz w:val="20"/>
                <w:szCs w:val="20"/>
                <w:lang w:val="en-US"/>
              </w:rPr>
              <w:t>INOB</w:t>
            </w:r>
            <w:r w:rsidRPr="001713EA">
              <w:rPr>
                <w:rFonts w:ascii="Arial" w:hAnsi="Arial" w:cs="Arial"/>
                <w:sz w:val="20"/>
                <w:szCs w:val="20"/>
              </w:rPr>
              <w:t xml:space="preserve"> – </w:t>
            </w:r>
            <w:r w:rsidRPr="001713EA">
              <w:rPr>
                <w:rFonts w:ascii="Arial" w:hAnsi="Arial" w:cs="Arial"/>
                <w:sz w:val="20"/>
                <w:szCs w:val="20"/>
                <w:lang w:val="en-US"/>
              </w:rPr>
              <w:t>KSSK</w:t>
            </w:r>
            <w:r w:rsidRPr="001713EA">
              <w:rPr>
                <w:rFonts w:ascii="Arial" w:hAnsi="Arial" w:cs="Arial"/>
                <w:sz w:val="20"/>
                <w:szCs w:val="20"/>
              </w:rPr>
              <w:t>-</w:t>
            </w:r>
            <w:r w:rsidRPr="001713EA">
              <w:rPr>
                <w:rFonts w:ascii="Arial" w:hAnsi="Arial" w:cs="Arial"/>
                <w:sz w:val="20"/>
                <w:szCs w:val="20"/>
                <w:lang w:val="en-US"/>
              </w:rPr>
              <w:t>KLAH</w:t>
            </w:r>
          </w:p>
        </w:tc>
        <w:tc>
          <w:tcPr>
            <w:tcW w:w="587" w:type="pct"/>
            <w:tcBorders>
              <w:top w:val="nil"/>
              <w:left w:val="nil"/>
              <w:bottom w:val="single" w:sz="12" w:space="0" w:color="auto"/>
              <w:right w:val="single" w:sz="8" w:space="0" w:color="auto"/>
            </w:tcBorders>
            <w:shd w:val="clear" w:color="auto" w:fill="auto"/>
            <w:hideMark/>
          </w:tcPr>
          <w:p w14:paraId="61A5AA9A" w14:textId="4AD53F96"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rPr>
              <w:t>Х</w:t>
            </w:r>
          </w:p>
        </w:tc>
        <w:tc>
          <w:tcPr>
            <w:tcW w:w="607" w:type="pct"/>
            <w:tcBorders>
              <w:top w:val="nil"/>
              <w:left w:val="nil"/>
              <w:bottom w:val="single" w:sz="12" w:space="0" w:color="auto"/>
              <w:right w:val="single" w:sz="8" w:space="0" w:color="auto"/>
            </w:tcBorders>
            <w:shd w:val="clear" w:color="auto" w:fill="auto"/>
            <w:hideMark/>
          </w:tcPr>
          <w:p w14:paraId="2B8EAE36" w14:textId="6AAE4324"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rPr>
              <w:t>-</w:t>
            </w:r>
          </w:p>
        </w:tc>
        <w:tc>
          <w:tcPr>
            <w:tcW w:w="374" w:type="pct"/>
            <w:tcBorders>
              <w:top w:val="nil"/>
              <w:left w:val="nil"/>
              <w:bottom w:val="single" w:sz="12" w:space="0" w:color="auto"/>
              <w:right w:val="single" w:sz="8" w:space="0" w:color="auto"/>
            </w:tcBorders>
            <w:shd w:val="clear" w:color="auto" w:fill="auto"/>
            <w:hideMark/>
          </w:tcPr>
          <w:p w14:paraId="1BBE2669" w14:textId="0DCCA45B"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rPr>
              <w:t>-</w:t>
            </w:r>
          </w:p>
        </w:tc>
        <w:tc>
          <w:tcPr>
            <w:tcW w:w="441" w:type="pct"/>
            <w:tcBorders>
              <w:top w:val="nil"/>
              <w:left w:val="nil"/>
              <w:bottom w:val="single" w:sz="8" w:space="0" w:color="auto"/>
              <w:right w:val="single" w:sz="8" w:space="0" w:color="auto"/>
            </w:tcBorders>
            <w:shd w:val="clear" w:color="auto" w:fill="auto"/>
            <w:hideMark/>
          </w:tcPr>
          <w:p w14:paraId="68D446FC" w14:textId="24B88A1D"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rPr>
              <w:t>Выбор из справочника</w:t>
            </w:r>
          </w:p>
        </w:tc>
        <w:tc>
          <w:tcPr>
            <w:tcW w:w="338" w:type="pct"/>
            <w:tcBorders>
              <w:top w:val="nil"/>
              <w:left w:val="nil"/>
              <w:bottom w:val="single" w:sz="8" w:space="0" w:color="auto"/>
              <w:right w:val="single" w:sz="12" w:space="0" w:color="auto"/>
            </w:tcBorders>
            <w:shd w:val="clear" w:color="auto" w:fill="auto"/>
            <w:hideMark/>
          </w:tcPr>
          <w:p w14:paraId="32B41E45" w14:textId="0436D373" w:rsidR="00AD0A24" w:rsidRPr="001713EA" w:rsidRDefault="00AD0A24" w:rsidP="00AD0A24">
            <w:pPr>
              <w:jc w:val="center"/>
              <w:rPr>
                <w:rFonts w:ascii="Arial" w:hAnsi="Arial" w:cs="Arial"/>
                <w:color w:val="000000"/>
                <w:sz w:val="20"/>
                <w:szCs w:val="20"/>
                <w:lang w:eastAsia="ru-RU"/>
              </w:rPr>
            </w:pPr>
            <w:r w:rsidRPr="001713EA">
              <w:rPr>
                <w:rFonts w:ascii="Arial" w:hAnsi="Arial" w:cs="Arial"/>
                <w:sz w:val="20"/>
                <w:szCs w:val="20"/>
              </w:rPr>
              <w:t>КСУ НСИ</w:t>
            </w:r>
          </w:p>
        </w:tc>
      </w:tr>
    </w:tbl>
    <w:p w14:paraId="12765011" w14:textId="77777777" w:rsidR="00C47517" w:rsidRDefault="00C47517" w:rsidP="00D153F5">
      <w:pPr>
        <w:spacing w:after="200" w:line="276" w:lineRule="auto"/>
        <w:jc w:val="left"/>
        <w:rPr>
          <w:rFonts w:eastAsiaTheme="majorEastAsia"/>
        </w:rPr>
        <w:sectPr w:rsidR="00C47517" w:rsidSect="008D4E24">
          <w:headerReference w:type="default" r:id="rId124"/>
          <w:footerReference w:type="default" r:id="rId125"/>
          <w:pgSz w:w="16840" w:h="11907" w:orient="landscape" w:code="9"/>
          <w:pgMar w:top="1134" w:right="1134" w:bottom="567" w:left="1134" w:header="737" w:footer="283" w:gutter="0"/>
          <w:cols w:space="708"/>
          <w:docGrid w:linePitch="360"/>
        </w:sectPr>
      </w:pPr>
    </w:p>
    <w:p w14:paraId="35FEAC7C" w14:textId="77777777" w:rsidR="00D153F5" w:rsidRPr="00977CDA" w:rsidRDefault="00D153F5" w:rsidP="00197D54">
      <w:pPr>
        <w:pStyle w:val="3"/>
      </w:pPr>
      <w:bookmarkStart w:id="15545" w:name="_Toc521083899"/>
      <w:bookmarkStart w:id="15546" w:name="_Toc521341039"/>
      <w:bookmarkStart w:id="15547" w:name="_Toc521439559"/>
      <w:bookmarkStart w:id="15548" w:name="_Toc67557221"/>
      <w:r w:rsidRPr="00977CDA">
        <w:lastRenderedPageBreak/>
        <w:t>Особенности технической реализации</w:t>
      </w:r>
      <w:bookmarkEnd w:id="15545"/>
      <w:bookmarkEnd w:id="15546"/>
      <w:bookmarkEnd w:id="15547"/>
      <w:bookmarkEnd w:id="15548"/>
    </w:p>
    <w:p w14:paraId="062BF39E" w14:textId="1BE47BFC" w:rsidR="00D153F5" w:rsidRDefault="00D153F5" w:rsidP="00D153F5">
      <w:pPr>
        <w:spacing w:after="240" w:line="23" w:lineRule="atLeast"/>
        <w:ind w:firstLine="567"/>
        <w:rPr>
          <w:rFonts w:ascii="Arial" w:hAnsi="Arial" w:cs="Arial"/>
        </w:rPr>
      </w:pPr>
      <w:r w:rsidRPr="00CE1999">
        <w:rPr>
          <w:rFonts w:ascii="Arial" w:hAnsi="Arial" w:cs="Arial"/>
        </w:rPr>
        <w:t xml:space="preserve">Справочник является </w:t>
      </w:r>
      <w:r w:rsidR="00A40449">
        <w:rPr>
          <w:rFonts w:ascii="Arial" w:hAnsi="Arial" w:cs="Arial"/>
        </w:rPr>
        <w:t>локальным</w:t>
      </w:r>
      <w:r w:rsidRPr="00CE1999">
        <w:rPr>
          <w:rFonts w:ascii="Arial" w:hAnsi="Arial" w:cs="Arial"/>
        </w:rPr>
        <w:t xml:space="preserve">, ведётся в системе SAP S/4HANA </w:t>
      </w:r>
      <w:ins w:id="15549" w:author="Александр" w:date="2020-04-13T10:01:00Z">
        <w:r w:rsidR="00F87186">
          <w:rPr>
            <w:rFonts w:ascii="Arial" w:hAnsi="Arial" w:cs="Arial"/>
          </w:rPr>
          <w:t xml:space="preserve">пользователями и </w:t>
        </w:r>
      </w:ins>
      <w:r w:rsidRPr="00CE1999">
        <w:rPr>
          <w:rFonts w:ascii="Arial" w:hAnsi="Arial" w:cs="Arial"/>
        </w:rPr>
        <w:t>по заявкам НСИ</w:t>
      </w:r>
      <w:r w:rsidR="00C257A0">
        <w:rPr>
          <w:rFonts w:ascii="Arial" w:hAnsi="Arial" w:cs="Arial"/>
        </w:rPr>
        <w:t xml:space="preserve"> </w:t>
      </w:r>
      <w:proofErr w:type="spellStart"/>
      <w:r w:rsidR="00C257A0">
        <w:rPr>
          <w:rFonts w:ascii="Arial" w:hAnsi="Arial" w:cs="Arial"/>
        </w:rPr>
        <w:t>ТОиР</w:t>
      </w:r>
      <w:proofErr w:type="spellEnd"/>
      <w:r w:rsidRPr="00CE1999">
        <w:rPr>
          <w:rFonts w:ascii="Arial" w:hAnsi="Arial" w:cs="Arial"/>
        </w:rPr>
        <w:t>.</w:t>
      </w:r>
    </w:p>
    <w:p w14:paraId="58D58EAF" w14:textId="54AF9CED" w:rsidR="00A40449" w:rsidRDefault="00A40449" w:rsidP="00A40449">
      <w:pPr>
        <w:spacing w:after="240" w:line="276" w:lineRule="auto"/>
        <w:ind w:firstLine="567"/>
        <w:rPr>
          <w:rFonts w:ascii="Arial" w:hAnsi="Arial" w:cs="Arial"/>
        </w:rPr>
      </w:pPr>
      <w:del w:id="15550" w:author="Александр" w:date="2020-04-13T10:02:00Z">
        <w:r w:rsidDel="00F87186">
          <w:rPr>
            <w:rFonts w:ascii="Arial" w:hAnsi="Arial" w:cs="Arial"/>
          </w:rPr>
          <w:delText xml:space="preserve">При создании заявки на заведение новых объектов инициатор заявки вносит данные технических мест в систему </w:delText>
        </w:r>
      </w:del>
      <w:ins w:id="15551" w:author="Александр" w:date="2020-04-13T10:02:00Z">
        <w:r w:rsidR="00F87186">
          <w:rPr>
            <w:rFonts w:ascii="Arial" w:hAnsi="Arial" w:cs="Arial"/>
          </w:rPr>
          <w:t xml:space="preserve">Для создания </w:t>
        </w:r>
        <w:del w:id="15552" w:author="Владимир Лаут" w:date="2021-04-07T16:37:00Z">
          <w:r w:rsidR="00F87186" w:rsidDel="001869CD">
            <w:rPr>
              <w:rFonts w:ascii="Arial" w:hAnsi="Arial" w:cs="Arial"/>
            </w:rPr>
            <w:delText>новго</w:delText>
          </w:r>
        </w:del>
      </w:ins>
      <w:ins w:id="15553" w:author="Владимир Лаут" w:date="2021-04-07T16:37:00Z">
        <w:r w:rsidR="001869CD">
          <w:rPr>
            <w:rFonts w:ascii="Arial" w:hAnsi="Arial" w:cs="Arial"/>
          </w:rPr>
          <w:t>нового</w:t>
        </w:r>
      </w:ins>
      <w:ins w:id="15554" w:author="Александр" w:date="2020-04-13T10:02:00Z">
        <w:r w:rsidR="00F87186">
          <w:rPr>
            <w:rFonts w:ascii="Arial" w:hAnsi="Arial" w:cs="Arial"/>
          </w:rPr>
          <w:t xml:space="preserve"> объекта пользователь вносит данные в карточку технического места в </w:t>
        </w:r>
      </w:ins>
      <w:r>
        <w:rPr>
          <w:rFonts w:ascii="Arial" w:hAnsi="Arial" w:cs="Arial"/>
          <w:lang w:val="en-US"/>
        </w:rPr>
        <w:t>SAP</w:t>
      </w:r>
      <w:r w:rsidRPr="00727034">
        <w:rPr>
          <w:rFonts w:ascii="Arial" w:hAnsi="Arial" w:cs="Arial"/>
        </w:rPr>
        <w:t xml:space="preserve"> </w:t>
      </w:r>
      <w:r>
        <w:rPr>
          <w:rFonts w:ascii="Arial" w:hAnsi="Arial" w:cs="Arial"/>
          <w:lang w:val="en-US"/>
        </w:rPr>
        <w:t>S</w:t>
      </w:r>
      <w:r w:rsidRPr="00727034">
        <w:rPr>
          <w:rFonts w:ascii="Arial" w:hAnsi="Arial" w:cs="Arial"/>
        </w:rPr>
        <w:t>/4</w:t>
      </w:r>
      <w:r>
        <w:rPr>
          <w:rFonts w:ascii="Arial" w:hAnsi="Arial" w:cs="Arial"/>
          <w:lang w:val="en-US"/>
        </w:rPr>
        <w:t>H</w:t>
      </w:r>
      <w:r w:rsidRPr="00475E56">
        <w:rPr>
          <w:rFonts w:ascii="Arial" w:hAnsi="Arial" w:cs="Arial"/>
          <w:lang w:val="en-US"/>
        </w:rPr>
        <w:t>ANA</w:t>
      </w:r>
      <w:ins w:id="15555" w:author="Владимир Лаут" w:date="2021-03-25T09:20:00Z">
        <w:r w:rsidR="00475E56" w:rsidRPr="00475E56">
          <w:rPr>
            <w:rFonts w:ascii="Arial" w:hAnsi="Arial" w:cs="Arial"/>
          </w:rPr>
          <w:t>.</w:t>
        </w:r>
      </w:ins>
      <w:ins w:id="15556" w:author="Александр" w:date="2020-04-13T10:03:00Z">
        <w:r w:rsidR="00F87186" w:rsidRPr="00475E56">
          <w:rPr>
            <w:rFonts w:ascii="Arial" w:hAnsi="Arial" w:cs="Arial"/>
          </w:rPr>
          <w:t xml:space="preserve"> </w:t>
        </w:r>
      </w:ins>
      <w:ins w:id="15557" w:author="Владимир Лаут" w:date="2021-03-25T09:21:00Z">
        <w:r w:rsidR="00475E56" w:rsidRPr="00475E56">
          <w:rPr>
            <w:rFonts w:ascii="Arial" w:hAnsi="Arial" w:cs="Arial"/>
            <w:rPrChange w:id="15558" w:author="Владимир Лаут" w:date="2021-03-25T09:21:00Z">
              <w:rPr>
                <w:rFonts w:ascii="Arial" w:hAnsi="Arial" w:cs="Arial"/>
                <w:highlight w:val="green"/>
              </w:rPr>
            </w:rPrChange>
          </w:rPr>
          <w:t xml:space="preserve">При сохранении </w:t>
        </w:r>
      </w:ins>
      <w:ins w:id="15559" w:author="Владимир Лаут" w:date="2021-04-07T16:37:00Z">
        <w:r w:rsidR="001869CD" w:rsidRPr="00475E56">
          <w:rPr>
            <w:rFonts w:ascii="Arial" w:hAnsi="Arial" w:cs="Arial"/>
          </w:rPr>
          <w:t>карточки</w:t>
        </w:r>
      </w:ins>
      <w:ins w:id="15560" w:author="Владимир Лаут" w:date="2021-03-25T09:21:00Z">
        <w:r w:rsidR="00475E56" w:rsidRPr="00475E56">
          <w:rPr>
            <w:rFonts w:ascii="Arial" w:hAnsi="Arial" w:cs="Arial"/>
            <w:rPrChange w:id="15561" w:author="Владимир Лаут" w:date="2021-03-25T09:21:00Z">
              <w:rPr>
                <w:rFonts w:ascii="Arial" w:hAnsi="Arial" w:cs="Arial"/>
                <w:highlight w:val="green"/>
              </w:rPr>
            </w:rPrChange>
          </w:rPr>
          <w:t xml:space="preserve"> технического места в статусе НОВ из транзакций создания или изменения система предлагает автоматически отправить </w:t>
        </w:r>
      </w:ins>
      <w:ins w:id="15562" w:author="Владимир Лаут" w:date="2021-04-07T16:37:00Z">
        <w:r w:rsidR="001869CD" w:rsidRPr="00475E56">
          <w:rPr>
            <w:rFonts w:ascii="Arial" w:hAnsi="Arial" w:cs="Arial"/>
          </w:rPr>
          <w:t>заявку</w:t>
        </w:r>
      </w:ins>
      <w:ins w:id="15563" w:author="Владимир Лаут" w:date="2021-03-25T09:21:00Z">
        <w:r w:rsidR="00475E56" w:rsidRPr="00475E56">
          <w:rPr>
            <w:rFonts w:ascii="Arial" w:hAnsi="Arial" w:cs="Arial"/>
            <w:rPrChange w:id="15564" w:author="Владимир Лаут" w:date="2021-03-25T09:21:00Z">
              <w:rPr>
                <w:rFonts w:ascii="Arial" w:hAnsi="Arial" w:cs="Arial"/>
                <w:highlight w:val="green"/>
              </w:rPr>
            </w:rPrChange>
          </w:rPr>
          <w:t xml:space="preserve"> на группу </w:t>
        </w:r>
        <w:r w:rsidR="00475E56" w:rsidRPr="00475E56">
          <w:rPr>
            <w:rFonts w:ascii="Arial" w:hAnsi="Arial" w:cs="Arial"/>
            <w:lang w:val="en-US"/>
            <w:rPrChange w:id="15565" w:author="Владимир Лаут" w:date="2021-03-25T09:21:00Z">
              <w:rPr>
                <w:rFonts w:ascii="Arial" w:hAnsi="Arial" w:cs="Arial"/>
                <w:highlight w:val="green"/>
                <w:lang w:val="en-US"/>
              </w:rPr>
            </w:rPrChange>
          </w:rPr>
          <w:t>SAP</w:t>
        </w:r>
        <w:r w:rsidR="00475E56" w:rsidRPr="00475E56">
          <w:rPr>
            <w:rFonts w:ascii="Arial" w:hAnsi="Arial" w:cs="Arial"/>
            <w:rPrChange w:id="15566" w:author="Владимир Лаут" w:date="2021-03-25T09:21:00Z">
              <w:rPr>
                <w:rFonts w:ascii="Arial" w:hAnsi="Arial" w:cs="Arial"/>
                <w:highlight w:val="green"/>
              </w:rPr>
            </w:rPrChange>
          </w:rPr>
          <w:t xml:space="preserve"> НСИ </w:t>
        </w:r>
        <w:proofErr w:type="spellStart"/>
        <w:r w:rsidR="00475E56" w:rsidRPr="00475E56">
          <w:rPr>
            <w:rFonts w:ascii="Arial" w:hAnsi="Arial" w:cs="Arial"/>
            <w:rPrChange w:id="15567" w:author="Владимир Лаут" w:date="2021-03-25T09:21:00Z">
              <w:rPr>
                <w:rFonts w:ascii="Arial" w:hAnsi="Arial" w:cs="Arial"/>
                <w:highlight w:val="green"/>
              </w:rPr>
            </w:rPrChange>
          </w:rPr>
          <w:t>ТОиР</w:t>
        </w:r>
        <w:proofErr w:type="spellEnd"/>
        <w:r w:rsidR="00475E56" w:rsidRPr="00475E56">
          <w:rPr>
            <w:rFonts w:ascii="Arial" w:hAnsi="Arial" w:cs="Arial"/>
            <w:rPrChange w:id="15568" w:author="Владимир Лаут" w:date="2021-03-25T09:21:00Z">
              <w:rPr>
                <w:rFonts w:ascii="Arial" w:hAnsi="Arial" w:cs="Arial"/>
                <w:highlight w:val="green"/>
              </w:rPr>
            </w:rPrChange>
          </w:rPr>
          <w:t xml:space="preserve"> в </w:t>
        </w:r>
        <w:proofErr w:type="spellStart"/>
        <w:r w:rsidR="00475E56" w:rsidRPr="00475E56">
          <w:rPr>
            <w:rFonts w:ascii="Arial" w:hAnsi="Arial" w:cs="Arial"/>
            <w:rPrChange w:id="15569" w:author="Владимир Лаут" w:date="2021-03-25T09:21:00Z">
              <w:rPr>
                <w:rFonts w:ascii="Arial" w:hAnsi="Arial" w:cs="Arial"/>
                <w:highlight w:val="green"/>
              </w:rPr>
            </w:rPrChange>
          </w:rPr>
          <w:t>Полюс.Сервис</w:t>
        </w:r>
        <w:proofErr w:type="spellEnd"/>
        <w:r w:rsidR="00475E56" w:rsidRPr="00475E56">
          <w:rPr>
            <w:rFonts w:ascii="Arial" w:hAnsi="Arial" w:cs="Arial"/>
            <w:rPrChange w:id="15570" w:author="Владимир Лаут" w:date="2021-03-25T09:21:00Z">
              <w:rPr>
                <w:rFonts w:ascii="Arial" w:hAnsi="Arial" w:cs="Arial"/>
                <w:highlight w:val="green"/>
              </w:rPr>
            </w:rPrChange>
          </w:rPr>
          <w:t xml:space="preserve">. </w:t>
        </w:r>
      </w:ins>
      <w:ins w:id="15571" w:author="Владимир Лаут" w:date="2021-04-07T16:38:00Z">
        <w:r w:rsidR="001869CD">
          <w:rPr>
            <w:rFonts w:ascii="Arial" w:hAnsi="Arial" w:cs="Arial"/>
          </w:rPr>
          <w:t>Заявка формируется с автоматическим указанием соответствующей</w:t>
        </w:r>
        <w:r w:rsidR="001869CD" w:rsidRPr="004B07D7">
          <w:rPr>
            <w:rFonts w:ascii="Arial" w:hAnsi="Arial" w:cs="Arial"/>
          </w:rPr>
          <w:t xml:space="preserve"> услуг</w:t>
        </w:r>
        <w:r w:rsidR="001869CD">
          <w:rPr>
            <w:rFonts w:ascii="Arial" w:hAnsi="Arial" w:cs="Arial"/>
          </w:rPr>
          <w:t>и</w:t>
        </w:r>
        <w:r w:rsidR="001869CD" w:rsidRPr="004B07D7">
          <w:rPr>
            <w:rFonts w:ascii="Arial" w:hAnsi="Arial" w:cs="Arial"/>
          </w:rPr>
          <w:t xml:space="preserve">, </w:t>
        </w:r>
        <w:r w:rsidR="001869CD" w:rsidRPr="003F7F02">
          <w:rPr>
            <w:rFonts w:ascii="Arial" w:hAnsi="Arial" w:cs="Arial"/>
          </w:rPr>
          <w:t>компонент</w:t>
        </w:r>
        <w:r w:rsidR="001869CD">
          <w:rPr>
            <w:rFonts w:ascii="Arial" w:hAnsi="Arial" w:cs="Arial"/>
          </w:rPr>
          <w:t>а</w:t>
        </w:r>
        <w:r w:rsidR="001869CD" w:rsidRPr="004B07D7">
          <w:rPr>
            <w:rFonts w:ascii="Arial" w:hAnsi="Arial" w:cs="Arial"/>
          </w:rPr>
          <w:t xml:space="preserve"> услуги и вид</w:t>
        </w:r>
        <w:r w:rsidR="001869CD">
          <w:rPr>
            <w:rFonts w:ascii="Arial" w:hAnsi="Arial" w:cs="Arial"/>
          </w:rPr>
          <w:t>а</w:t>
        </w:r>
        <w:r w:rsidR="001869CD" w:rsidRPr="004B07D7">
          <w:rPr>
            <w:rFonts w:ascii="Arial" w:hAnsi="Arial" w:cs="Arial"/>
          </w:rPr>
          <w:t xml:space="preserve"> запроса в </w:t>
        </w:r>
        <w:proofErr w:type="spellStart"/>
        <w:r w:rsidR="001869CD" w:rsidRPr="004B07D7">
          <w:rPr>
            <w:rFonts w:ascii="Arial" w:hAnsi="Arial" w:cs="Arial"/>
          </w:rPr>
          <w:t>Полюс.Сервис</w:t>
        </w:r>
        <w:proofErr w:type="spellEnd"/>
        <w:r w:rsidR="001869CD" w:rsidRPr="004B07D7">
          <w:rPr>
            <w:rFonts w:ascii="Arial" w:hAnsi="Arial" w:cs="Arial"/>
          </w:rPr>
          <w:t xml:space="preserve">, </w:t>
        </w:r>
        <w:r w:rsidR="001869CD">
          <w:rPr>
            <w:rFonts w:ascii="Arial" w:hAnsi="Arial" w:cs="Arial"/>
          </w:rPr>
          <w:t xml:space="preserve">что </w:t>
        </w:r>
        <w:r w:rsidR="001869CD" w:rsidRPr="004B07D7">
          <w:rPr>
            <w:rFonts w:ascii="Arial" w:hAnsi="Arial" w:cs="Arial"/>
          </w:rPr>
          <w:t xml:space="preserve">позволяет </w:t>
        </w:r>
        <w:r w:rsidR="001869CD">
          <w:rPr>
            <w:rFonts w:ascii="Arial" w:hAnsi="Arial" w:cs="Arial"/>
          </w:rPr>
          <w:t>исключить обработку заявки</w:t>
        </w:r>
        <w:r w:rsidR="001869CD" w:rsidRPr="004B07D7">
          <w:rPr>
            <w:rFonts w:ascii="Arial" w:hAnsi="Arial" w:cs="Arial"/>
          </w:rPr>
          <w:t xml:space="preserve"> перв</w:t>
        </w:r>
        <w:r w:rsidR="001869CD">
          <w:rPr>
            <w:rFonts w:ascii="Arial" w:hAnsi="Arial" w:cs="Arial"/>
          </w:rPr>
          <w:t>ой</w:t>
        </w:r>
        <w:r w:rsidR="001869CD" w:rsidRPr="004B07D7">
          <w:rPr>
            <w:rFonts w:ascii="Arial" w:hAnsi="Arial" w:cs="Arial"/>
          </w:rPr>
          <w:t xml:space="preserve"> лини</w:t>
        </w:r>
        <w:r w:rsidR="001869CD">
          <w:rPr>
            <w:rFonts w:ascii="Arial" w:hAnsi="Arial" w:cs="Arial"/>
          </w:rPr>
          <w:t xml:space="preserve">ей </w:t>
        </w:r>
        <w:r w:rsidR="001869CD" w:rsidRPr="004B07D7">
          <w:rPr>
            <w:rFonts w:ascii="Arial" w:hAnsi="Arial" w:cs="Arial"/>
          </w:rPr>
          <w:t>поддержки.</w:t>
        </w:r>
      </w:ins>
      <w:ins w:id="15572" w:author="Владимир Лаут" w:date="2021-03-25T09:21:00Z">
        <w:r w:rsidR="00475E56" w:rsidRPr="00475E56">
          <w:rPr>
            <w:rFonts w:ascii="Arial" w:hAnsi="Arial" w:cs="Arial"/>
            <w:rPrChange w:id="15573" w:author="Владимир Лаут" w:date="2021-03-25T09:21:00Z">
              <w:rPr>
                <w:rFonts w:ascii="Arial" w:hAnsi="Arial" w:cs="Arial"/>
                <w:highlight w:val="green"/>
              </w:rPr>
            </w:rPrChange>
          </w:rPr>
          <w:t xml:space="preserve"> В статусе НОВ </w:t>
        </w:r>
        <w:proofErr w:type="spellStart"/>
        <w:r w:rsidR="00475E56" w:rsidRPr="00475E56">
          <w:rPr>
            <w:rFonts w:ascii="Arial" w:hAnsi="Arial" w:cs="Arial"/>
            <w:rPrChange w:id="15574" w:author="Владимир Лаут" w:date="2021-03-25T09:21:00Z">
              <w:rPr>
                <w:rFonts w:ascii="Arial" w:hAnsi="Arial" w:cs="Arial"/>
                <w:highlight w:val="green"/>
              </w:rPr>
            </w:rPrChange>
          </w:rPr>
          <w:t>ТехМесто</w:t>
        </w:r>
        <w:proofErr w:type="spellEnd"/>
        <w:r w:rsidR="00475E56" w:rsidRPr="00475E56">
          <w:rPr>
            <w:rFonts w:ascii="Arial" w:hAnsi="Arial" w:cs="Arial"/>
            <w:rPrChange w:id="15575" w:author="Владимир Лаут" w:date="2021-03-25T09:21:00Z">
              <w:rPr>
                <w:rFonts w:ascii="Arial" w:hAnsi="Arial" w:cs="Arial"/>
                <w:highlight w:val="green"/>
              </w:rPr>
            </w:rPrChange>
          </w:rPr>
          <w:t xml:space="preserve"> доступно для редактирования, дальнейшее изменение технических мест производится с помощью заявок в </w:t>
        </w:r>
        <w:proofErr w:type="spellStart"/>
        <w:r w:rsidR="00475E56" w:rsidRPr="00475E56">
          <w:rPr>
            <w:rFonts w:ascii="Arial" w:hAnsi="Arial" w:cs="Arial"/>
            <w:rPrChange w:id="15576" w:author="Владимир Лаут" w:date="2021-03-25T09:21:00Z">
              <w:rPr>
                <w:rFonts w:ascii="Arial" w:hAnsi="Arial" w:cs="Arial"/>
                <w:highlight w:val="green"/>
              </w:rPr>
            </w:rPrChange>
          </w:rPr>
          <w:t>Полюс.Сервис</w:t>
        </w:r>
        <w:proofErr w:type="spellEnd"/>
        <w:r w:rsidR="00475E56" w:rsidRPr="00475E56">
          <w:rPr>
            <w:rFonts w:ascii="Arial" w:hAnsi="Arial" w:cs="Arial"/>
            <w:rPrChange w:id="15577" w:author="Владимир Лаут" w:date="2021-03-25T09:21:00Z">
              <w:rPr>
                <w:rFonts w:ascii="Arial" w:hAnsi="Arial" w:cs="Arial"/>
                <w:highlight w:val="green"/>
              </w:rPr>
            </w:rPrChange>
          </w:rPr>
          <w:t xml:space="preserve"> на группу </w:t>
        </w:r>
        <w:r w:rsidR="00475E56" w:rsidRPr="00475E56">
          <w:rPr>
            <w:rFonts w:ascii="Arial" w:hAnsi="Arial" w:cs="Arial"/>
            <w:lang w:val="en-US"/>
            <w:rPrChange w:id="15578" w:author="Владимир Лаут" w:date="2021-03-25T09:21:00Z">
              <w:rPr>
                <w:rFonts w:ascii="Arial" w:hAnsi="Arial" w:cs="Arial"/>
                <w:highlight w:val="green"/>
                <w:lang w:val="en-US"/>
              </w:rPr>
            </w:rPrChange>
          </w:rPr>
          <w:t>SAP</w:t>
        </w:r>
        <w:r w:rsidR="00475E56" w:rsidRPr="00475E56">
          <w:rPr>
            <w:rFonts w:ascii="Arial" w:hAnsi="Arial" w:cs="Arial"/>
            <w:rPrChange w:id="15579" w:author="Владимир Лаут" w:date="2021-03-25T09:21:00Z">
              <w:rPr>
                <w:rFonts w:ascii="Arial" w:hAnsi="Arial" w:cs="Arial"/>
                <w:highlight w:val="green"/>
              </w:rPr>
            </w:rPrChange>
          </w:rPr>
          <w:t xml:space="preserve"> НСИ </w:t>
        </w:r>
        <w:proofErr w:type="spellStart"/>
        <w:r w:rsidR="00475E56" w:rsidRPr="00475E56">
          <w:rPr>
            <w:rFonts w:ascii="Arial" w:hAnsi="Arial" w:cs="Arial"/>
            <w:rPrChange w:id="15580" w:author="Владимир Лаут" w:date="2021-03-25T09:21:00Z">
              <w:rPr>
                <w:rFonts w:ascii="Arial" w:hAnsi="Arial" w:cs="Arial"/>
                <w:highlight w:val="green"/>
              </w:rPr>
            </w:rPrChange>
          </w:rPr>
          <w:t>ТОиР</w:t>
        </w:r>
      </w:ins>
      <w:proofErr w:type="spellEnd"/>
      <w:ins w:id="15581" w:author="Александр" w:date="2020-04-13T10:03:00Z">
        <w:del w:id="15582" w:author="Владимир Лаут" w:date="2021-03-25T09:21:00Z">
          <w:r w:rsidR="00F87186" w:rsidRPr="00475E56" w:rsidDel="00475E56">
            <w:rPr>
              <w:rFonts w:ascii="Arial" w:hAnsi="Arial" w:cs="Arial"/>
            </w:rPr>
            <w:delText>и отправляет код созданного технического места в службу НСИ для согласования. Изменение технических мест</w:delText>
          </w:r>
        </w:del>
      </w:ins>
      <w:ins w:id="15583" w:author="Александр" w:date="2020-04-13T10:04:00Z">
        <w:del w:id="15584" w:author="Владимир Лаут" w:date="2021-03-25T09:21:00Z">
          <w:r w:rsidR="00F87186" w:rsidRPr="00475E56" w:rsidDel="00475E56">
            <w:rPr>
              <w:rFonts w:ascii="Arial" w:hAnsi="Arial" w:cs="Arial"/>
            </w:rPr>
            <w:delText xml:space="preserve"> производится</w:delText>
          </w:r>
        </w:del>
      </w:ins>
      <w:ins w:id="15585" w:author="Александр" w:date="2020-04-13T10:03:00Z">
        <w:del w:id="15586" w:author="Владимир Лаут" w:date="2021-03-25T09:21:00Z">
          <w:r w:rsidR="00F87186" w:rsidRPr="00475E56" w:rsidDel="00475E56">
            <w:rPr>
              <w:rFonts w:ascii="Arial" w:hAnsi="Arial" w:cs="Arial"/>
            </w:rPr>
            <w:delText xml:space="preserve"> по средством заявок НСИ</w:delText>
          </w:r>
        </w:del>
      </w:ins>
      <w:ins w:id="15587" w:author="Александр" w:date="2020-04-13T10:04:00Z">
        <w:r w:rsidR="00F87186" w:rsidRPr="00475E56">
          <w:rPr>
            <w:rFonts w:ascii="Arial" w:hAnsi="Arial" w:cs="Arial"/>
          </w:rPr>
          <w:t>.</w:t>
        </w:r>
      </w:ins>
      <w:del w:id="15588" w:author="Александр" w:date="2020-04-13T10:03:00Z">
        <w:r w:rsidDel="00F87186">
          <w:rPr>
            <w:rFonts w:ascii="Arial" w:hAnsi="Arial" w:cs="Arial"/>
          </w:rPr>
          <w:delText>.</w:delText>
        </w:r>
      </w:del>
    </w:p>
    <w:p w14:paraId="5F2DB908" w14:textId="77777777" w:rsidR="00D153F5" w:rsidRDefault="00D153F5" w:rsidP="00D153F5">
      <w:pPr>
        <w:spacing w:after="120" w:line="23" w:lineRule="atLeast"/>
        <w:ind w:firstLine="567"/>
        <w:rPr>
          <w:rFonts w:ascii="Arial" w:hAnsi="Arial" w:cs="Arial"/>
        </w:rPr>
      </w:pPr>
      <w:r>
        <w:rPr>
          <w:rFonts w:ascii="Arial" w:hAnsi="Arial" w:cs="Arial"/>
        </w:rPr>
        <w:t>Транзакции ведения технических мест:</w:t>
      </w:r>
    </w:p>
    <w:p w14:paraId="7820506E" w14:textId="77777777" w:rsidR="00D153F5" w:rsidRPr="00FC733B" w:rsidRDefault="00D153F5" w:rsidP="00F45D35">
      <w:pPr>
        <w:pStyle w:val="afc"/>
        <w:numPr>
          <w:ilvl w:val="0"/>
          <w:numId w:val="16"/>
        </w:numPr>
        <w:spacing w:after="120" w:line="23" w:lineRule="atLeast"/>
        <w:ind w:left="851" w:hanging="284"/>
        <w:rPr>
          <w:rFonts w:ascii="Arial" w:hAnsi="Arial" w:cs="Arial"/>
        </w:rPr>
      </w:pPr>
      <w:r>
        <w:rPr>
          <w:rFonts w:ascii="Arial" w:hAnsi="Arial" w:cs="Arial"/>
          <w:lang w:val="en-US"/>
        </w:rPr>
        <w:t>IL</w:t>
      </w:r>
      <w:r w:rsidRPr="00FC733B">
        <w:rPr>
          <w:rFonts w:ascii="Arial" w:hAnsi="Arial" w:cs="Arial"/>
        </w:rPr>
        <w:t xml:space="preserve">01 - Создать </w:t>
      </w:r>
      <w:proofErr w:type="spellStart"/>
      <w:r w:rsidRPr="00FC733B">
        <w:rPr>
          <w:rFonts w:ascii="Arial" w:hAnsi="Arial" w:cs="Arial"/>
        </w:rPr>
        <w:t>техн</w:t>
      </w:r>
      <w:proofErr w:type="spellEnd"/>
      <w:r w:rsidRPr="00FC733B">
        <w:rPr>
          <w:rFonts w:ascii="Arial" w:hAnsi="Arial" w:cs="Arial"/>
        </w:rPr>
        <w:t xml:space="preserve">. </w:t>
      </w:r>
      <w:r>
        <w:rPr>
          <w:rFonts w:ascii="Arial" w:hAnsi="Arial" w:cs="Arial"/>
        </w:rPr>
        <w:t>м</w:t>
      </w:r>
      <w:r w:rsidRPr="00FC733B">
        <w:rPr>
          <w:rFonts w:ascii="Arial" w:hAnsi="Arial" w:cs="Arial"/>
        </w:rPr>
        <w:t>есто,</w:t>
      </w:r>
    </w:p>
    <w:p w14:paraId="0ABA74B7" w14:textId="56DD5D2C" w:rsidR="00D153F5" w:rsidRPr="00475E56" w:rsidRDefault="00D153F5" w:rsidP="00F45D35">
      <w:pPr>
        <w:pStyle w:val="afc"/>
        <w:numPr>
          <w:ilvl w:val="0"/>
          <w:numId w:val="16"/>
        </w:numPr>
        <w:spacing w:after="120" w:line="23" w:lineRule="atLeast"/>
        <w:ind w:left="851" w:hanging="284"/>
        <w:rPr>
          <w:rFonts w:ascii="Arial" w:hAnsi="Arial" w:cs="Arial"/>
          <w:lang w:val="en-US"/>
          <w:rPrChange w:id="15589" w:author="Владимир Лаут" w:date="2021-03-25T09:20:00Z">
            <w:rPr>
              <w:rFonts w:ascii="Arial" w:hAnsi="Arial" w:cs="Arial"/>
            </w:rPr>
          </w:rPrChange>
        </w:rPr>
      </w:pPr>
      <w:r>
        <w:rPr>
          <w:rFonts w:ascii="Arial" w:hAnsi="Arial" w:cs="Arial"/>
          <w:lang w:val="en-US"/>
        </w:rPr>
        <w:t>IL</w:t>
      </w:r>
      <w:r w:rsidRPr="00475E56">
        <w:rPr>
          <w:rFonts w:ascii="Arial" w:hAnsi="Arial" w:cs="Arial"/>
          <w:lang w:val="en-US"/>
          <w:rPrChange w:id="15590" w:author="Владимир Лаут" w:date="2021-03-25T09:20:00Z">
            <w:rPr>
              <w:rFonts w:ascii="Arial" w:hAnsi="Arial" w:cs="Arial"/>
            </w:rPr>
          </w:rPrChange>
        </w:rPr>
        <w:t>02 -</w:t>
      </w:r>
      <w:r w:rsidRPr="00475E56">
        <w:rPr>
          <w:rFonts w:ascii="Arial" w:hAnsi="Arial" w:cs="Arial"/>
          <w:lang w:val="en-US"/>
          <w:rPrChange w:id="15591" w:author="Владимир Лаут" w:date="2021-03-25T09:20:00Z">
            <w:rPr/>
          </w:rPrChange>
        </w:rPr>
        <w:t xml:space="preserve"> </w:t>
      </w:r>
      <w:proofErr w:type="spellStart"/>
      <w:ins w:id="15592" w:author="Владимир Лаут" w:date="2021-03-25T09:20:00Z">
        <w:r w:rsidR="00FE185A" w:rsidRPr="00475E56">
          <w:rPr>
            <w:rFonts w:ascii="Arial" w:hAnsi="Arial" w:cs="Arial"/>
            <w:lang w:val="en-US"/>
            <w:rPrChange w:id="15593" w:author="Владимир Лаут" w:date="2021-03-25T09:20:00Z">
              <w:rPr/>
            </w:rPrChange>
          </w:rPr>
          <w:t>Изменить</w:t>
        </w:r>
        <w:proofErr w:type="spellEnd"/>
        <w:r w:rsidR="00FE185A" w:rsidRPr="00475E56">
          <w:rPr>
            <w:rFonts w:ascii="Arial" w:hAnsi="Arial" w:cs="Arial"/>
            <w:lang w:val="en-US"/>
            <w:rPrChange w:id="15594" w:author="Владимир Лаут" w:date="2021-03-25T09:20:00Z">
              <w:rPr/>
            </w:rPrChange>
          </w:rPr>
          <w:t xml:space="preserve"> </w:t>
        </w:r>
      </w:ins>
      <w:del w:id="15595" w:author="Владимир Лаут" w:date="2021-03-25T09:20:00Z">
        <w:r w:rsidRPr="00475E56" w:rsidDel="00FE185A">
          <w:rPr>
            <w:rFonts w:ascii="Arial" w:hAnsi="Arial" w:cs="Arial"/>
            <w:lang w:val="en-US"/>
            <w:rPrChange w:id="15596" w:author="Владимир Лаут" w:date="2021-03-25T09:20:00Z">
              <w:rPr>
                <w:rFonts w:ascii="Arial" w:hAnsi="Arial" w:cs="Arial"/>
              </w:rPr>
            </w:rPrChange>
          </w:rPr>
          <w:delText xml:space="preserve">Просмотреть </w:delText>
        </w:r>
      </w:del>
      <w:proofErr w:type="spellStart"/>
      <w:r w:rsidRPr="00475E56">
        <w:rPr>
          <w:rFonts w:ascii="Arial" w:hAnsi="Arial" w:cs="Arial"/>
          <w:lang w:val="en-US"/>
          <w:rPrChange w:id="15597" w:author="Владимир Лаут" w:date="2021-03-25T09:20:00Z">
            <w:rPr>
              <w:rFonts w:ascii="Arial" w:hAnsi="Arial" w:cs="Arial"/>
            </w:rPr>
          </w:rPrChange>
        </w:rPr>
        <w:t>ТехМесто</w:t>
      </w:r>
      <w:proofErr w:type="spellEnd"/>
      <w:r w:rsidRPr="00475E56">
        <w:rPr>
          <w:rFonts w:ascii="Arial" w:hAnsi="Arial" w:cs="Arial"/>
          <w:lang w:val="en-US"/>
          <w:rPrChange w:id="15598" w:author="Владимир Лаут" w:date="2021-03-25T09:20:00Z">
            <w:rPr>
              <w:rFonts w:ascii="Arial" w:hAnsi="Arial" w:cs="Arial"/>
            </w:rPr>
          </w:rPrChange>
        </w:rPr>
        <w:t>,</w:t>
      </w:r>
    </w:p>
    <w:p w14:paraId="2E1C418F" w14:textId="77777777" w:rsidR="00D153F5" w:rsidRPr="00FC733B" w:rsidRDefault="00D153F5" w:rsidP="00F45D35">
      <w:pPr>
        <w:pStyle w:val="afc"/>
        <w:numPr>
          <w:ilvl w:val="0"/>
          <w:numId w:val="16"/>
        </w:numPr>
        <w:spacing w:after="120" w:line="23" w:lineRule="atLeast"/>
        <w:ind w:left="851" w:hanging="284"/>
        <w:rPr>
          <w:rFonts w:ascii="Arial" w:hAnsi="Arial" w:cs="Arial"/>
        </w:rPr>
      </w:pPr>
      <w:r>
        <w:rPr>
          <w:rFonts w:ascii="Arial" w:hAnsi="Arial" w:cs="Arial"/>
          <w:lang w:val="en-US"/>
        </w:rPr>
        <w:t>IL</w:t>
      </w:r>
      <w:r w:rsidRPr="00FC733B">
        <w:rPr>
          <w:rFonts w:ascii="Arial" w:hAnsi="Arial" w:cs="Arial"/>
        </w:rPr>
        <w:t>03 -</w:t>
      </w:r>
      <w:r>
        <w:rPr>
          <w:rFonts w:ascii="Arial" w:hAnsi="Arial" w:cs="Arial"/>
        </w:rPr>
        <w:t xml:space="preserve"> </w:t>
      </w:r>
      <w:r w:rsidRPr="00FC733B">
        <w:rPr>
          <w:rFonts w:ascii="Arial" w:hAnsi="Arial" w:cs="Arial"/>
        </w:rPr>
        <w:t xml:space="preserve">Просмотреть </w:t>
      </w:r>
      <w:proofErr w:type="spellStart"/>
      <w:r w:rsidRPr="00FC733B">
        <w:rPr>
          <w:rFonts w:ascii="Arial" w:hAnsi="Arial" w:cs="Arial"/>
        </w:rPr>
        <w:t>ТехМесто</w:t>
      </w:r>
      <w:proofErr w:type="spellEnd"/>
      <w:r>
        <w:rPr>
          <w:rFonts w:ascii="Arial" w:hAnsi="Arial" w:cs="Arial"/>
        </w:rPr>
        <w:t>,</w:t>
      </w:r>
    </w:p>
    <w:p w14:paraId="0D0BE3D1" w14:textId="77777777" w:rsidR="00D153F5" w:rsidRPr="000D44A6" w:rsidRDefault="00D153F5" w:rsidP="00F45D35">
      <w:pPr>
        <w:pStyle w:val="afc"/>
        <w:numPr>
          <w:ilvl w:val="0"/>
          <w:numId w:val="16"/>
        </w:numPr>
        <w:spacing w:after="120" w:line="23" w:lineRule="atLeast"/>
        <w:ind w:left="851" w:hanging="284"/>
        <w:rPr>
          <w:rFonts w:ascii="Arial" w:hAnsi="Arial" w:cs="Arial"/>
        </w:rPr>
      </w:pPr>
      <w:r w:rsidRPr="000D44A6">
        <w:rPr>
          <w:rFonts w:ascii="Arial" w:hAnsi="Arial" w:cs="Arial"/>
          <w:lang w:val="en-US"/>
        </w:rPr>
        <w:t>IH</w:t>
      </w:r>
      <w:r w:rsidRPr="000D44A6">
        <w:rPr>
          <w:rFonts w:ascii="Arial" w:hAnsi="Arial" w:cs="Arial"/>
        </w:rPr>
        <w:t xml:space="preserve">01 - Представление структуры </w:t>
      </w:r>
      <w:proofErr w:type="spellStart"/>
      <w:r w:rsidRPr="000D44A6">
        <w:rPr>
          <w:rFonts w:ascii="Arial" w:hAnsi="Arial" w:cs="Arial"/>
        </w:rPr>
        <w:t>ТехМеста</w:t>
      </w:r>
      <w:proofErr w:type="spellEnd"/>
      <w:r w:rsidRPr="000D44A6">
        <w:rPr>
          <w:rFonts w:ascii="Arial" w:hAnsi="Arial" w:cs="Arial"/>
        </w:rPr>
        <w:t>,</w:t>
      </w:r>
    </w:p>
    <w:p w14:paraId="1C2F8CBD" w14:textId="1FE461D3" w:rsidR="00D153F5" w:rsidRPr="000D44A6" w:rsidRDefault="00D153F5" w:rsidP="00F45D35">
      <w:pPr>
        <w:pStyle w:val="afc"/>
        <w:numPr>
          <w:ilvl w:val="0"/>
          <w:numId w:val="16"/>
        </w:numPr>
        <w:spacing w:after="240" w:line="23" w:lineRule="atLeast"/>
        <w:ind w:left="851" w:hanging="284"/>
        <w:rPr>
          <w:rFonts w:ascii="Arial" w:hAnsi="Arial" w:cs="Arial"/>
        </w:rPr>
      </w:pPr>
      <w:r w:rsidRPr="000D44A6">
        <w:rPr>
          <w:rFonts w:ascii="Arial" w:hAnsi="Arial" w:cs="Arial"/>
          <w:lang w:val="en-US"/>
        </w:rPr>
        <w:t>IH</w:t>
      </w:r>
      <w:r w:rsidRPr="000D44A6">
        <w:rPr>
          <w:rFonts w:ascii="Arial" w:hAnsi="Arial" w:cs="Arial"/>
        </w:rPr>
        <w:t xml:space="preserve">06 - </w:t>
      </w:r>
      <w:r w:rsidR="000D44A6" w:rsidRPr="000D44A6">
        <w:rPr>
          <w:rFonts w:ascii="Arial" w:hAnsi="Arial" w:cs="Arial"/>
        </w:rPr>
        <w:t xml:space="preserve">Просмотреть </w:t>
      </w:r>
      <w:proofErr w:type="spellStart"/>
      <w:r w:rsidR="000D44A6" w:rsidRPr="000D44A6">
        <w:rPr>
          <w:rFonts w:ascii="Arial" w:hAnsi="Arial" w:cs="Arial"/>
        </w:rPr>
        <w:t>ТехМесто</w:t>
      </w:r>
      <w:proofErr w:type="spellEnd"/>
      <w:ins w:id="15599" w:author="Владимир Лаут" w:date="2021-03-25T09:21:00Z">
        <w:r w:rsidR="00475E56" w:rsidRPr="00475E56">
          <w:rPr>
            <w:rFonts w:ascii="Arial" w:hAnsi="Arial" w:cs="Arial"/>
          </w:rPr>
          <w:t xml:space="preserve"> </w:t>
        </w:r>
        <w:r w:rsidR="00475E56">
          <w:rPr>
            <w:rFonts w:ascii="Arial" w:hAnsi="Arial" w:cs="Arial"/>
          </w:rPr>
          <w:t xml:space="preserve">в списке </w:t>
        </w:r>
        <w:proofErr w:type="spellStart"/>
        <w:r w:rsidR="00475E56">
          <w:rPr>
            <w:rFonts w:ascii="Arial" w:hAnsi="Arial" w:cs="Arial"/>
          </w:rPr>
          <w:t>ТехМест</w:t>
        </w:r>
      </w:ins>
      <w:proofErr w:type="spellEnd"/>
      <w:r w:rsidRPr="000D44A6">
        <w:rPr>
          <w:rFonts w:ascii="Arial" w:hAnsi="Arial" w:cs="Arial"/>
        </w:rPr>
        <w:t>.</w:t>
      </w:r>
    </w:p>
    <w:p w14:paraId="6736F0E5" w14:textId="77777777" w:rsidR="00D153F5" w:rsidRPr="00F95F9D" w:rsidRDefault="00D153F5" w:rsidP="00D153F5">
      <w:pPr>
        <w:spacing w:after="240" w:line="276" w:lineRule="auto"/>
        <w:ind w:firstLine="567"/>
        <w:rPr>
          <w:rFonts w:ascii="Arial" w:hAnsi="Arial" w:cs="Arial"/>
        </w:rPr>
      </w:pPr>
      <w:r>
        <w:rPr>
          <w:rFonts w:ascii="Arial" w:hAnsi="Arial" w:cs="Arial"/>
        </w:rPr>
        <w:t>Для связки между тех. объектами ТОРО и тех. объектами Производства (потери производства на технологической линии в связи с ремонтом) предполагается использовать стандартное поле «Рабочее место» в записи технического места, ракурс «Местоположение».</w:t>
      </w:r>
    </w:p>
    <w:p w14:paraId="41C470E9" w14:textId="77777777" w:rsidR="00D153F5" w:rsidRPr="00B10F88" w:rsidRDefault="00D153F5" w:rsidP="00D153F5">
      <w:pPr>
        <w:spacing w:before="240"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282C6DD1" w14:textId="77777777" w:rsidR="00D153F5" w:rsidRPr="00977CDA" w:rsidRDefault="00D153F5" w:rsidP="00197D54">
      <w:pPr>
        <w:pStyle w:val="3"/>
      </w:pPr>
      <w:bookmarkStart w:id="15600" w:name="_Toc521083900"/>
      <w:bookmarkStart w:id="15601" w:name="_Toc521341040"/>
      <w:bookmarkStart w:id="15602" w:name="_Toc521439560"/>
      <w:bookmarkStart w:id="15603" w:name="_Toc67557222"/>
      <w:r w:rsidRPr="00977CDA">
        <w:t>Миграция объекта данных</w:t>
      </w:r>
      <w:bookmarkEnd w:id="15600"/>
      <w:bookmarkEnd w:id="15601"/>
      <w:bookmarkEnd w:id="15602"/>
      <w:bookmarkEnd w:id="15603"/>
    </w:p>
    <w:p w14:paraId="4B7DB63A" w14:textId="30B33372" w:rsidR="00D153F5" w:rsidRPr="008F6FFD" w:rsidRDefault="00620F06" w:rsidP="00D153F5">
      <w:pPr>
        <w:spacing w:after="240" w:line="276" w:lineRule="auto"/>
        <w:ind w:firstLine="567"/>
        <w:rPr>
          <w:rFonts w:ascii="Arial" w:hAnsi="Arial" w:cs="Arial"/>
          <w:i/>
          <w:color w:val="7F7F7F" w:themeColor="text1" w:themeTint="80"/>
        </w:rPr>
      </w:pPr>
      <w:r w:rsidRPr="008F6FFD">
        <w:rPr>
          <w:rFonts w:ascii="Arial" w:hAnsi="Arial" w:cs="Arial"/>
          <w:szCs w:val="24"/>
        </w:rPr>
        <w:t xml:space="preserve">Возможна миграция данных в систему </w:t>
      </w:r>
      <w:r w:rsidRPr="008F6FFD">
        <w:rPr>
          <w:rFonts w:ascii="Arial" w:hAnsi="Arial" w:cs="Arial"/>
          <w:szCs w:val="24"/>
          <w:lang w:val="en-US"/>
        </w:rPr>
        <w:t>SAP</w:t>
      </w:r>
      <w:r w:rsidRPr="008F6FFD">
        <w:rPr>
          <w:rFonts w:ascii="Arial" w:hAnsi="Arial" w:cs="Arial"/>
          <w:szCs w:val="24"/>
        </w:rPr>
        <w:t xml:space="preserve"> </w:t>
      </w:r>
      <w:r w:rsidRPr="008F6FFD">
        <w:rPr>
          <w:rFonts w:ascii="Arial" w:hAnsi="Arial" w:cs="Arial"/>
          <w:szCs w:val="24"/>
          <w:lang w:val="en-US"/>
        </w:rPr>
        <w:t>S</w:t>
      </w:r>
      <w:r w:rsidRPr="008F6FFD">
        <w:rPr>
          <w:rFonts w:ascii="Arial" w:hAnsi="Arial" w:cs="Arial"/>
          <w:szCs w:val="24"/>
        </w:rPr>
        <w:t>/4</w:t>
      </w:r>
      <w:r w:rsidRPr="008F6FFD">
        <w:rPr>
          <w:rFonts w:ascii="Arial" w:hAnsi="Arial" w:cs="Arial"/>
          <w:szCs w:val="24"/>
          <w:lang w:val="en-US"/>
        </w:rPr>
        <w:t>HANA</w:t>
      </w:r>
      <w:r w:rsidRPr="008F6FFD">
        <w:rPr>
          <w:rFonts w:ascii="Arial" w:hAnsi="Arial" w:cs="Arial"/>
          <w:szCs w:val="24"/>
        </w:rPr>
        <w:t xml:space="preserve"> при заполнении в шаблонах вручную. Принципы миграции описаны КД </w:t>
      </w:r>
      <w:del w:id="15604" w:author="Владимир Лаут" w:date="2021-03-05T12:46:00Z">
        <w:r w:rsidRPr="008F6FFD" w:rsidDel="006D5936">
          <w:rPr>
            <w:rFonts w:ascii="Arial" w:hAnsi="Arial" w:cs="Arial"/>
            <w:szCs w:val="24"/>
            <w:lang w:val="en-US"/>
          </w:rPr>
          <w:delText>ERP</w:delText>
        </w:r>
        <w:r w:rsidRPr="008F6FFD" w:rsidDel="006D5936">
          <w:rPr>
            <w:rFonts w:ascii="Arial" w:hAnsi="Arial" w:cs="Arial"/>
            <w:szCs w:val="24"/>
          </w:rPr>
          <w:delText>.</w:delText>
        </w:r>
      </w:del>
      <w:ins w:id="15605" w:author="Александр" w:date="2020-04-13T10:04:00Z">
        <w:del w:id="15606" w:author="Владимир Лаут" w:date="2021-03-05T12:46:00Z">
          <w:r w:rsidR="0096258B" w:rsidDel="006D5936">
            <w:rPr>
              <w:rFonts w:ascii="Arial" w:hAnsi="Arial" w:cs="Arial"/>
              <w:szCs w:val="24"/>
            </w:rPr>
            <w:delText>9.9.2</w:delText>
          </w:r>
        </w:del>
      </w:ins>
      <w:ins w:id="15607" w:author="Владимир Лаут" w:date="2021-03-05T12:46:00Z">
        <w:r w:rsidR="006D5936">
          <w:rPr>
            <w:rFonts w:ascii="Arial" w:hAnsi="Arial" w:cs="Arial"/>
            <w:szCs w:val="24"/>
            <w:lang w:val="en-US"/>
          </w:rPr>
          <w:t>ERP.13.9.2</w:t>
        </w:r>
      </w:ins>
      <w:del w:id="15608" w:author="Александр" w:date="2020-04-13T10:04:00Z">
        <w:r w:rsidRPr="008F6FFD" w:rsidDel="0096258B">
          <w:rPr>
            <w:rFonts w:ascii="Arial" w:hAnsi="Arial" w:cs="Arial"/>
            <w:szCs w:val="24"/>
          </w:rPr>
          <w:delText>5.7</w:delText>
        </w:r>
      </w:del>
      <w:r w:rsidRPr="008F6FFD">
        <w:rPr>
          <w:rFonts w:ascii="Arial" w:hAnsi="Arial" w:cs="Arial"/>
          <w:szCs w:val="24"/>
        </w:rPr>
        <w:t>.1_Концепция миграции данных</w:t>
      </w:r>
      <w:r w:rsidRPr="008F6FFD">
        <w:rPr>
          <w:rFonts w:ascii="Arial" w:eastAsiaTheme="majorEastAsia" w:hAnsi="Arial" w:cs="Arial"/>
          <w:bCs/>
          <w:iCs/>
          <w:szCs w:val="26"/>
        </w:rPr>
        <w:t>.</w:t>
      </w:r>
    </w:p>
    <w:p w14:paraId="30C4BDF7"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609" w:name="_Объект_основных_данных_29"/>
      <w:bookmarkStart w:id="15610" w:name="_Toc521083901"/>
      <w:bookmarkStart w:id="15611" w:name="_Toc521341041"/>
      <w:bookmarkStart w:id="15612" w:name="_Toc521439561"/>
      <w:bookmarkStart w:id="15613" w:name="_Toc67557223"/>
      <w:bookmarkEnd w:id="15609"/>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203B88">
        <w:rPr>
          <w:rFonts w:eastAsiaTheme="majorEastAsia" w:cstheme="majorBidi"/>
          <w:bCs w:val="0"/>
          <w:iCs w:val="0"/>
          <w:szCs w:val="26"/>
        </w:rPr>
        <w:t>_53 Тип плана предупредительного ТОРО</w:t>
      </w:r>
      <w:r w:rsidRPr="00FB401A">
        <w:rPr>
          <w:rFonts w:eastAsiaTheme="majorEastAsia" w:cstheme="majorBidi"/>
          <w:bCs w:val="0"/>
          <w:iCs w:val="0"/>
          <w:szCs w:val="26"/>
        </w:rPr>
        <w:t>.</w:t>
      </w:r>
      <w:bookmarkEnd w:id="15610"/>
      <w:bookmarkEnd w:id="15611"/>
      <w:bookmarkEnd w:id="15612"/>
      <w:bookmarkEnd w:id="15613"/>
    </w:p>
    <w:p w14:paraId="06B87FFB" w14:textId="77777777" w:rsidR="00D153F5" w:rsidRPr="00FB401A" w:rsidRDefault="00D153F5" w:rsidP="00197D54">
      <w:pPr>
        <w:pStyle w:val="3"/>
      </w:pPr>
      <w:bookmarkStart w:id="15614" w:name="_Toc521083902"/>
      <w:bookmarkStart w:id="15615" w:name="_Toc521341042"/>
      <w:bookmarkStart w:id="15616" w:name="_Toc521439562"/>
      <w:bookmarkStart w:id="15617" w:name="_Toc67557224"/>
      <w:r w:rsidRPr="00FB401A">
        <w:t>Описание объекта</w:t>
      </w:r>
      <w:bookmarkEnd w:id="15614"/>
      <w:bookmarkEnd w:id="15615"/>
      <w:bookmarkEnd w:id="15616"/>
      <w:bookmarkEnd w:id="15617"/>
    </w:p>
    <w:p w14:paraId="6F126C17" w14:textId="77777777" w:rsidR="00D153F5" w:rsidRPr="00476914" w:rsidRDefault="00D153F5" w:rsidP="00D153F5">
      <w:pPr>
        <w:spacing w:after="240" w:line="276" w:lineRule="auto"/>
        <w:ind w:firstLine="567"/>
        <w:rPr>
          <w:rFonts w:ascii="Arial" w:hAnsi="Arial" w:cs="Arial"/>
          <w:szCs w:val="24"/>
        </w:rPr>
      </w:pPr>
      <w:r w:rsidRPr="00476914">
        <w:rPr>
          <w:rFonts w:ascii="Arial" w:hAnsi="Arial" w:cs="Arial"/>
          <w:szCs w:val="24"/>
        </w:rPr>
        <w:t>Тип плана предупредительного ТОРО. Индикатор, определяющий, какой объект (заказ, сообщение) будет сгенерирован системой для проведения мероприятия ТОРО.</w:t>
      </w:r>
    </w:p>
    <w:p w14:paraId="30C99921" w14:textId="77777777" w:rsidR="00D153F5" w:rsidRPr="00FB401A" w:rsidRDefault="00D153F5" w:rsidP="00197D54">
      <w:pPr>
        <w:pStyle w:val="3"/>
      </w:pPr>
      <w:bookmarkStart w:id="15618" w:name="_Toc521083903"/>
      <w:bookmarkStart w:id="15619" w:name="_Toc521341043"/>
      <w:bookmarkStart w:id="15620" w:name="_Toc521439563"/>
      <w:bookmarkStart w:id="15621" w:name="_Toc67557225"/>
      <w:r w:rsidRPr="00FB401A">
        <w:lastRenderedPageBreak/>
        <w:t>Принципы кодирования и нумерации</w:t>
      </w:r>
      <w:bookmarkEnd w:id="15618"/>
      <w:bookmarkEnd w:id="15619"/>
      <w:bookmarkEnd w:id="15620"/>
      <w:bookmarkEnd w:id="15621"/>
    </w:p>
    <w:p w14:paraId="41045AAF" w14:textId="65C97042" w:rsidR="00D153F5" w:rsidRPr="00277E8D" w:rsidRDefault="00D153F5" w:rsidP="00F45D35">
      <w:pPr>
        <w:pStyle w:val="a9"/>
        <w:keepNext/>
        <w:spacing w:after="240" w:afterAutospacing="0" w:line="276" w:lineRule="auto"/>
        <w:ind w:firstLine="567"/>
        <w:rPr>
          <w:rFonts w:ascii="Arial" w:hAnsi="Arial" w:cs="Arial"/>
        </w:rPr>
      </w:pPr>
      <w:r>
        <w:rPr>
          <w:rFonts w:ascii="Arial" w:hAnsi="Arial" w:cs="Arial"/>
        </w:rPr>
        <w:t xml:space="preserve">Принципы кодирования и нумерации справочника приведены </w:t>
      </w:r>
      <w:r w:rsidRPr="00AB4757">
        <w:rPr>
          <w:rFonts w:ascii="Arial" w:hAnsi="Arial" w:cs="Arial"/>
        </w:rPr>
        <w:t xml:space="preserve">в </w:t>
      </w:r>
      <w:del w:id="15622" w:author="Владимир Лаут" w:date="2021-03-05T12:46:00Z">
        <w:r w:rsidRPr="00AB4757" w:rsidDel="006D5936">
          <w:rPr>
            <w:rFonts w:ascii="Arial" w:hAnsi="Arial" w:cs="Arial"/>
          </w:rPr>
          <w:delText>ERP.</w:delText>
        </w:r>
      </w:del>
      <w:ins w:id="15623" w:author="Александр" w:date="2020-04-13T10:04:00Z">
        <w:del w:id="15624" w:author="Владимир Лаут" w:date="2021-03-05T12:46:00Z">
          <w:r w:rsidR="0096258B" w:rsidDel="006D5936">
            <w:rPr>
              <w:rFonts w:ascii="Arial" w:hAnsi="Arial" w:cs="Arial"/>
            </w:rPr>
            <w:delText>9.9.2</w:delText>
          </w:r>
        </w:del>
      </w:ins>
      <w:ins w:id="15625" w:author="Владимир Лаут" w:date="2021-03-05T12:46:00Z">
        <w:r w:rsidR="006D5936">
          <w:rPr>
            <w:rFonts w:ascii="Arial" w:hAnsi="Arial" w:cs="Arial"/>
          </w:rPr>
          <w:t>ERP.13.9.2</w:t>
        </w:r>
      </w:ins>
      <w:del w:id="15626" w:author="Александр" w:date="2020-04-13T10:04:00Z">
        <w:r w:rsidRPr="00AB4757" w:rsidDel="0096258B">
          <w:rPr>
            <w:rFonts w:ascii="Arial" w:hAnsi="Arial" w:cs="Arial"/>
          </w:rPr>
          <w:delText>5.1</w:delText>
        </w:r>
      </w:del>
      <w:r w:rsidRPr="00AB4757">
        <w:rPr>
          <w:rFonts w:ascii="Arial" w:hAnsi="Arial" w:cs="Arial"/>
        </w:rPr>
        <w:t>.52_PM_КД Годовое планирование воздействий на ПА, раздел 5.7 Транзакционные данные.</w:t>
      </w:r>
    </w:p>
    <w:p w14:paraId="5F17C14A" w14:textId="77777777" w:rsidR="00D153F5" w:rsidRPr="00FB401A" w:rsidRDefault="00D153F5" w:rsidP="00197D54">
      <w:pPr>
        <w:pStyle w:val="3"/>
      </w:pPr>
      <w:bookmarkStart w:id="15627" w:name="_Toc521083904"/>
      <w:bookmarkStart w:id="15628" w:name="_Toc521341044"/>
      <w:bookmarkStart w:id="15629" w:name="_Toc521439564"/>
      <w:bookmarkStart w:id="15630" w:name="_Toc67557226"/>
      <w:r>
        <w:t>К</w:t>
      </w:r>
      <w:r w:rsidRPr="00FB401A">
        <w:t>лючевые параметры объекта</w:t>
      </w:r>
      <w:bookmarkEnd w:id="15627"/>
      <w:bookmarkEnd w:id="15628"/>
      <w:bookmarkEnd w:id="15629"/>
      <w:bookmarkEnd w:id="15630"/>
    </w:p>
    <w:p w14:paraId="2D5F2C4B" w14:textId="77777777" w:rsidR="00D153F5" w:rsidRPr="00277E8D" w:rsidRDefault="00D153F5" w:rsidP="00D153F5">
      <w:pPr>
        <w:spacing w:after="240" w:line="276" w:lineRule="auto"/>
        <w:ind w:firstLine="567"/>
        <w:rPr>
          <w:rFonts w:ascii="Arial" w:hAnsi="Arial" w:cs="Arial"/>
        </w:rPr>
        <w:sectPr w:rsidR="00D153F5" w:rsidRPr="00277E8D" w:rsidSect="008D4E24">
          <w:headerReference w:type="default" r:id="rId126"/>
          <w:footerReference w:type="default" r:id="rId127"/>
          <w:headerReference w:type="first" r:id="rId128"/>
          <w:pgSz w:w="11907" w:h="16840" w:code="9"/>
          <w:pgMar w:top="1134" w:right="567" w:bottom="1134" w:left="1134" w:header="737" w:footer="283" w:gutter="0"/>
          <w:cols w:space="708"/>
          <w:docGrid w:linePitch="360"/>
        </w:sectPr>
      </w:pPr>
      <w:r>
        <w:rPr>
          <w:rFonts w:ascii="Arial" w:hAnsi="Arial" w:cs="Arial"/>
        </w:rPr>
        <w:t xml:space="preserve">Ключевым параметром </w:t>
      </w:r>
      <w:r w:rsidRPr="00FC733B">
        <w:rPr>
          <w:rFonts w:ascii="Arial" w:hAnsi="Arial" w:cs="Arial"/>
          <w:szCs w:val="24"/>
        </w:rPr>
        <w:t>объекта является MPTYP - Тип плана.</w:t>
      </w:r>
    </w:p>
    <w:p w14:paraId="37330F1D" w14:textId="77777777" w:rsidR="00D153F5" w:rsidRPr="003F2961" w:rsidRDefault="00D153F5" w:rsidP="00197D54">
      <w:pPr>
        <w:pStyle w:val="3"/>
      </w:pPr>
      <w:bookmarkStart w:id="15631" w:name="_Toc521083905"/>
      <w:bookmarkStart w:id="15632" w:name="_Toc521341045"/>
      <w:bookmarkStart w:id="15633" w:name="_Toc521439565"/>
      <w:bookmarkStart w:id="15634" w:name="_Toc67557227"/>
      <w:r w:rsidRPr="003F2961">
        <w:lastRenderedPageBreak/>
        <w:t>Модель данных объекта</w:t>
      </w:r>
      <w:bookmarkEnd w:id="15631"/>
      <w:bookmarkEnd w:id="15632"/>
      <w:bookmarkEnd w:id="15633"/>
      <w:bookmarkEnd w:id="15634"/>
    </w:p>
    <w:p w14:paraId="3CD7AB85" w14:textId="7A37AFCC" w:rsidR="00D153F5" w:rsidRPr="00E9017F"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r w:rsidR="002870F7">
        <w:rPr>
          <w:rFonts w:ascii="Arial" w:hAnsi="Arial" w:cs="Arial"/>
          <w:b/>
          <w:sz w:val="22"/>
        </w:rPr>
        <w:t>5</w:t>
      </w:r>
      <w:ins w:id="15635" w:author="Александр" w:date="2020-04-13T13:16:00Z">
        <w:r w:rsidR="00DA4FCC">
          <w:rPr>
            <w:rFonts w:ascii="Arial" w:hAnsi="Arial" w:cs="Arial"/>
            <w:b/>
            <w:sz w:val="22"/>
          </w:rPr>
          <w:t>9</w:t>
        </w:r>
      </w:ins>
      <w:del w:id="15636" w:author="Александр" w:date="2020-04-13T13:16:00Z">
        <w:r w:rsidR="00156F97" w:rsidDel="00870994">
          <w:rPr>
            <w:rFonts w:ascii="Arial" w:hAnsi="Arial" w:cs="Arial"/>
            <w:b/>
            <w:sz w:val="22"/>
          </w:rPr>
          <w:delText>4</w:delText>
        </w:r>
      </w:del>
      <w:r w:rsidRPr="00321205">
        <w:rPr>
          <w:rFonts w:ascii="Arial" w:hAnsi="Arial" w:cs="Arial"/>
          <w:b/>
          <w:sz w:val="22"/>
        </w:rPr>
        <w:t xml:space="preserve">. Модель данных </w:t>
      </w:r>
      <w:r>
        <w:rPr>
          <w:rFonts w:ascii="Arial" w:hAnsi="Arial" w:cs="Arial"/>
          <w:b/>
          <w:sz w:val="22"/>
          <w:lang w:val="en-US"/>
        </w:rPr>
        <w:t>PM</w:t>
      </w:r>
      <w:r w:rsidRPr="00E9017F">
        <w:rPr>
          <w:rFonts w:ascii="Arial" w:hAnsi="Arial" w:cs="Arial"/>
          <w:b/>
          <w:sz w:val="22"/>
        </w:rPr>
        <w:t xml:space="preserve">_53 </w:t>
      </w:r>
      <w:r>
        <w:rPr>
          <w:rFonts w:ascii="Arial" w:hAnsi="Arial" w:cs="Arial"/>
          <w:b/>
          <w:sz w:val="22"/>
        </w:rPr>
        <w:t>Тип плана предупредительного ТОРО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095"/>
        <w:gridCol w:w="1115"/>
        <w:gridCol w:w="2648"/>
        <w:gridCol w:w="902"/>
        <w:gridCol w:w="1477"/>
        <w:gridCol w:w="1857"/>
        <w:gridCol w:w="1824"/>
        <w:gridCol w:w="1174"/>
        <w:gridCol w:w="1390"/>
        <w:gridCol w:w="1063"/>
      </w:tblGrid>
      <w:tr w:rsidR="00D153F5" w:rsidRPr="0086487D" w14:paraId="3B94D022" w14:textId="77777777" w:rsidTr="00D153F5">
        <w:trPr>
          <w:cantSplit/>
          <w:trHeight w:val="397"/>
        </w:trPr>
        <w:tc>
          <w:tcPr>
            <w:tcW w:w="146" w:type="pct"/>
            <w:vMerge w:val="restart"/>
            <w:shd w:val="clear" w:color="auto" w:fill="FFC000"/>
            <w:vAlign w:val="center"/>
          </w:tcPr>
          <w:p w14:paraId="38DBDAF1" w14:textId="77777777" w:rsidR="00D153F5" w:rsidRPr="0086487D" w:rsidRDefault="00D153F5" w:rsidP="00D153F5">
            <w:pPr>
              <w:jc w:val="center"/>
              <w:rPr>
                <w:rFonts w:ascii="Arial" w:hAnsi="Arial" w:cs="Arial"/>
                <w:b/>
                <w:sz w:val="20"/>
              </w:rPr>
            </w:pPr>
            <w:r>
              <w:rPr>
                <w:rFonts w:ascii="Arial" w:hAnsi="Arial" w:cs="Arial"/>
                <w:b/>
                <w:sz w:val="20"/>
              </w:rPr>
              <w:t>№</w:t>
            </w:r>
          </w:p>
        </w:tc>
        <w:tc>
          <w:tcPr>
            <w:tcW w:w="381" w:type="pct"/>
            <w:vMerge w:val="restart"/>
            <w:shd w:val="clear" w:color="auto" w:fill="FFC000"/>
          </w:tcPr>
          <w:p w14:paraId="656B3048" w14:textId="77777777" w:rsidR="00D153F5" w:rsidRDefault="00D153F5" w:rsidP="00D153F5">
            <w:pPr>
              <w:jc w:val="center"/>
              <w:rPr>
                <w:rFonts w:ascii="Arial" w:hAnsi="Arial" w:cs="Arial"/>
                <w:b/>
                <w:sz w:val="20"/>
              </w:rPr>
            </w:pPr>
          </w:p>
          <w:p w14:paraId="5C28271A"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381" w:type="pct"/>
            <w:vMerge w:val="restart"/>
            <w:shd w:val="clear" w:color="auto" w:fill="FFC000"/>
            <w:vAlign w:val="center"/>
          </w:tcPr>
          <w:p w14:paraId="0B70EE56"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905" w:type="pct"/>
            <w:vMerge w:val="restart"/>
            <w:shd w:val="clear" w:color="auto" w:fill="FFC000"/>
            <w:vAlign w:val="center"/>
          </w:tcPr>
          <w:p w14:paraId="0673FD36"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316" w:type="pct"/>
            <w:vMerge w:val="restart"/>
            <w:shd w:val="clear" w:color="auto" w:fill="FFC000"/>
            <w:vAlign w:val="center"/>
          </w:tcPr>
          <w:p w14:paraId="2AC5BB4A"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7" w:type="pct"/>
            <w:vMerge w:val="restart"/>
            <w:shd w:val="clear" w:color="auto" w:fill="FFC000"/>
            <w:vAlign w:val="center"/>
          </w:tcPr>
          <w:p w14:paraId="7EAEC1F9"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11546139"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6D22939B"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6285A196"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05F20F61" w14:textId="77777777" w:rsidTr="00D153F5">
        <w:trPr>
          <w:cantSplit/>
        </w:trPr>
        <w:tc>
          <w:tcPr>
            <w:tcW w:w="146" w:type="pct"/>
            <w:vMerge/>
            <w:vAlign w:val="center"/>
          </w:tcPr>
          <w:p w14:paraId="57017D9E" w14:textId="77777777" w:rsidR="00D153F5" w:rsidRPr="0086487D" w:rsidRDefault="00D153F5" w:rsidP="00D153F5">
            <w:pPr>
              <w:jc w:val="center"/>
              <w:rPr>
                <w:rFonts w:ascii="Arial" w:hAnsi="Arial" w:cs="Arial"/>
                <w:sz w:val="20"/>
              </w:rPr>
            </w:pPr>
          </w:p>
        </w:tc>
        <w:tc>
          <w:tcPr>
            <w:tcW w:w="381" w:type="pct"/>
            <w:vMerge/>
          </w:tcPr>
          <w:p w14:paraId="6F3D0B5C" w14:textId="77777777" w:rsidR="00D153F5" w:rsidRPr="0086487D" w:rsidRDefault="00D153F5" w:rsidP="00D153F5">
            <w:pPr>
              <w:jc w:val="center"/>
              <w:rPr>
                <w:rFonts w:ascii="Arial" w:hAnsi="Arial" w:cs="Arial"/>
                <w:sz w:val="20"/>
              </w:rPr>
            </w:pPr>
          </w:p>
        </w:tc>
        <w:tc>
          <w:tcPr>
            <w:tcW w:w="381" w:type="pct"/>
            <w:vMerge/>
            <w:vAlign w:val="center"/>
          </w:tcPr>
          <w:p w14:paraId="13E9B705" w14:textId="77777777" w:rsidR="00D153F5" w:rsidRPr="0086487D" w:rsidRDefault="00D153F5" w:rsidP="00D153F5">
            <w:pPr>
              <w:jc w:val="center"/>
              <w:rPr>
                <w:rFonts w:ascii="Arial" w:hAnsi="Arial" w:cs="Arial"/>
                <w:sz w:val="20"/>
              </w:rPr>
            </w:pPr>
          </w:p>
        </w:tc>
        <w:tc>
          <w:tcPr>
            <w:tcW w:w="905" w:type="pct"/>
            <w:vMerge/>
            <w:vAlign w:val="center"/>
          </w:tcPr>
          <w:p w14:paraId="081EF231" w14:textId="77777777" w:rsidR="00D153F5" w:rsidRPr="0086487D" w:rsidRDefault="00D153F5" w:rsidP="00D153F5">
            <w:pPr>
              <w:jc w:val="center"/>
              <w:rPr>
                <w:rFonts w:ascii="Arial" w:hAnsi="Arial" w:cs="Arial"/>
                <w:sz w:val="20"/>
              </w:rPr>
            </w:pPr>
          </w:p>
        </w:tc>
        <w:tc>
          <w:tcPr>
            <w:tcW w:w="316" w:type="pct"/>
            <w:vMerge/>
            <w:vAlign w:val="center"/>
          </w:tcPr>
          <w:p w14:paraId="263DFE32" w14:textId="77777777" w:rsidR="00D153F5" w:rsidRPr="0086487D" w:rsidRDefault="00D153F5" w:rsidP="00D153F5">
            <w:pPr>
              <w:jc w:val="center"/>
              <w:rPr>
                <w:rFonts w:ascii="Arial" w:hAnsi="Arial" w:cs="Arial"/>
                <w:sz w:val="20"/>
              </w:rPr>
            </w:pPr>
          </w:p>
        </w:tc>
        <w:tc>
          <w:tcPr>
            <w:tcW w:w="497" w:type="pct"/>
            <w:vMerge/>
            <w:vAlign w:val="center"/>
          </w:tcPr>
          <w:p w14:paraId="334D8713"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4043C59C"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0300C61F"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4FBD3B93"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29A3459B"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77B2158F" w14:textId="77777777" w:rsidR="00D153F5" w:rsidRPr="00675CA3" w:rsidRDefault="00D153F5" w:rsidP="00D153F5">
            <w:pPr>
              <w:jc w:val="center"/>
              <w:rPr>
                <w:rFonts w:ascii="Arial" w:hAnsi="Arial" w:cs="Arial"/>
                <w:b/>
                <w:sz w:val="20"/>
              </w:rPr>
            </w:pPr>
          </w:p>
        </w:tc>
      </w:tr>
      <w:tr w:rsidR="00972D19" w:rsidRPr="0086487D" w14:paraId="0D930060" w14:textId="77777777" w:rsidTr="00D153F5">
        <w:trPr>
          <w:cantSplit/>
        </w:trPr>
        <w:tc>
          <w:tcPr>
            <w:tcW w:w="146" w:type="pct"/>
          </w:tcPr>
          <w:p w14:paraId="3244BC9A" w14:textId="77777777" w:rsidR="00972D19" w:rsidRPr="0086487D" w:rsidRDefault="00972D19" w:rsidP="00972D19">
            <w:pPr>
              <w:rPr>
                <w:rFonts w:ascii="Arial" w:hAnsi="Arial" w:cs="Arial"/>
                <w:sz w:val="20"/>
              </w:rPr>
            </w:pPr>
            <w:r>
              <w:rPr>
                <w:rFonts w:ascii="Arial" w:hAnsi="Arial" w:cs="Arial"/>
                <w:sz w:val="20"/>
              </w:rPr>
              <w:t>1.</w:t>
            </w:r>
          </w:p>
        </w:tc>
        <w:tc>
          <w:tcPr>
            <w:tcW w:w="381" w:type="pct"/>
          </w:tcPr>
          <w:p w14:paraId="12043AE9" w14:textId="6663D3A3" w:rsidR="00972D19" w:rsidRDefault="00972D19" w:rsidP="00972D19">
            <w:pPr>
              <w:jc w:val="left"/>
              <w:rPr>
                <w:rFonts w:ascii="Arial" w:hAnsi="Arial" w:cs="Arial"/>
                <w:sz w:val="20"/>
              </w:rPr>
            </w:pPr>
            <w:r>
              <w:rPr>
                <w:rFonts w:ascii="Arial" w:hAnsi="Arial" w:cs="Arial"/>
                <w:sz w:val="20"/>
              </w:rPr>
              <w:t>-</w:t>
            </w:r>
          </w:p>
        </w:tc>
        <w:tc>
          <w:tcPr>
            <w:tcW w:w="381" w:type="pct"/>
          </w:tcPr>
          <w:p w14:paraId="4754C3C0" w14:textId="77777777" w:rsidR="00972D19" w:rsidRPr="0086487D" w:rsidRDefault="00972D19" w:rsidP="00972D19">
            <w:pPr>
              <w:jc w:val="left"/>
              <w:rPr>
                <w:rFonts w:ascii="Arial" w:hAnsi="Arial" w:cs="Arial"/>
                <w:sz w:val="20"/>
              </w:rPr>
            </w:pPr>
            <w:r>
              <w:rPr>
                <w:rFonts w:ascii="Arial" w:hAnsi="Arial" w:cs="Arial"/>
                <w:sz w:val="20"/>
              </w:rPr>
              <w:t>Тип плана</w:t>
            </w:r>
          </w:p>
        </w:tc>
        <w:tc>
          <w:tcPr>
            <w:tcW w:w="905" w:type="pct"/>
          </w:tcPr>
          <w:p w14:paraId="19E6850E" w14:textId="370382B9" w:rsidR="00972D19" w:rsidRPr="00972D19" w:rsidRDefault="00972D19" w:rsidP="00972D19">
            <w:pPr>
              <w:jc w:val="left"/>
              <w:rPr>
                <w:rFonts w:ascii="Arial" w:hAnsi="Arial" w:cs="Arial"/>
                <w:sz w:val="20"/>
                <w:szCs w:val="20"/>
              </w:rPr>
            </w:pPr>
            <w:r w:rsidRPr="00972D19">
              <w:rPr>
                <w:rFonts w:ascii="Arial" w:hAnsi="Arial" w:cs="Arial"/>
                <w:sz w:val="20"/>
                <w:szCs w:val="20"/>
                <w:lang w:val="en-US"/>
              </w:rPr>
              <w:t>PM</w:t>
            </w:r>
            <w:r w:rsidRPr="00972D19">
              <w:rPr>
                <w:rFonts w:ascii="Arial" w:hAnsi="Arial" w:cs="Arial"/>
                <w:sz w:val="20"/>
                <w:szCs w:val="20"/>
              </w:rPr>
              <w:t>_53. Индикатор, определяющий, какой объект (заказ, сообщение) будет сгенерирован системой для проведения мероприятия ТОРО</w:t>
            </w:r>
          </w:p>
        </w:tc>
        <w:tc>
          <w:tcPr>
            <w:tcW w:w="316" w:type="pct"/>
          </w:tcPr>
          <w:p w14:paraId="3B8B1791" w14:textId="77777777" w:rsidR="00972D19" w:rsidRPr="00193A14" w:rsidRDefault="00972D19" w:rsidP="00972D19">
            <w:pPr>
              <w:jc w:val="center"/>
              <w:rPr>
                <w:rFonts w:ascii="Arial" w:hAnsi="Arial" w:cs="Arial"/>
                <w:sz w:val="20"/>
              </w:rPr>
            </w:pPr>
            <w:r>
              <w:rPr>
                <w:rFonts w:ascii="Arial" w:hAnsi="Arial" w:cs="Arial"/>
                <w:sz w:val="20"/>
                <w:lang w:val="en-US"/>
              </w:rPr>
              <w:t>CHAR</w:t>
            </w:r>
            <w:r w:rsidRPr="00972D19">
              <w:rPr>
                <w:rFonts w:ascii="Arial" w:hAnsi="Arial" w:cs="Arial"/>
                <w:sz w:val="20"/>
              </w:rPr>
              <w:t xml:space="preserve">, </w:t>
            </w:r>
            <w:r>
              <w:rPr>
                <w:rFonts w:ascii="Arial" w:hAnsi="Arial" w:cs="Arial"/>
                <w:sz w:val="20"/>
              </w:rPr>
              <w:t>2</w:t>
            </w:r>
          </w:p>
        </w:tc>
        <w:tc>
          <w:tcPr>
            <w:tcW w:w="497" w:type="pct"/>
          </w:tcPr>
          <w:p w14:paraId="6213F954" w14:textId="77777777" w:rsidR="00972D19" w:rsidRPr="00193A14" w:rsidRDefault="00972D19" w:rsidP="00972D19">
            <w:pPr>
              <w:jc w:val="center"/>
              <w:rPr>
                <w:rFonts w:ascii="Arial" w:hAnsi="Arial" w:cs="Arial"/>
                <w:sz w:val="20"/>
              </w:rPr>
            </w:pPr>
            <w:r>
              <w:rPr>
                <w:rFonts w:ascii="Arial" w:hAnsi="Arial" w:cs="Arial"/>
                <w:sz w:val="20"/>
                <w:lang w:val="en-US"/>
              </w:rPr>
              <w:t>T</w:t>
            </w:r>
            <w:r w:rsidRPr="00972D19">
              <w:rPr>
                <w:rFonts w:ascii="Arial" w:hAnsi="Arial" w:cs="Arial"/>
                <w:sz w:val="20"/>
              </w:rPr>
              <w:t>399</w:t>
            </w:r>
            <w:r>
              <w:rPr>
                <w:rFonts w:ascii="Arial" w:hAnsi="Arial" w:cs="Arial"/>
                <w:sz w:val="20"/>
                <w:lang w:val="en-US"/>
              </w:rPr>
              <w:t>W</w:t>
            </w:r>
            <w:r>
              <w:rPr>
                <w:rFonts w:ascii="Arial" w:hAnsi="Arial" w:cs="Arial"/>
                <w:sz w:val="20"/>
              </w:rPr>
              <w:t>-</w:t>
            </w:r>
            <w:r w:rsidRPr="00193A14">
              <w:rPr>
                <w:rFonts w:ascii="Arial" w:hAnsi="Arial" w:cs="Arial"/>
                <w:sz w:val="20"/>
              </w:rPr>
              <w:t>MPTYP</w:t>
            </w:r>
          </w:p>
        </w:tc>
        <w:tc>
          <w:tcPr>
            <w:tcW w:w="620" w:type="pct"/>
          </w:tcPr>
          <w:p w14:paraId="3350FBAF" w14:textId="77777777" w:rsidR="00972D19" w:rsidRPr="00972D19" w:rsidRDefault="00972D19" w:rsidP="00972D19">
            <w:pPr>
              <w:jc w:val="center"/>
              <w:rPr>
                <w:rFonts w:ascii="Arial" w:hAnsi="Arial" w:cs="Arial"/>
                <w:sz w:val="20"/>
              </w:rPr>
            </w:pPr>
            <w:r>
              <w:rPr>
                <w:rFonts w:ascii="Arial" w:hAnsi="Arial" w:cs="Arial"/>
                <w:sz w:val="20"/>
                <w:lang w:val="en-US"/>
              </w:rPr>
              <w:t>X</w:t>
            </w:r>
          </w:p>
        </w:tc>
        <w:tc>
          <w:tcPr>
            <w:tcW w:w="609" w:type="pct"/>
          </w:tcPr>
          <w:p w14:paraId="44D43F31" w14:textId="7FB42FB3" w:rsidR="00972D19" w:rsidRPr="0086487D" w:rsidRDefault="00972D19" w:rsidP="00972D19">
            <w:pPr>
              <w:jc w:val="center"/>
              <w:rPr>
                <w:rFonts w:ascii="Arial" w:hAnsi="Arial" w:cs="Arial"/>
                <w:sz w:val="20"/>
              </w:rPr>
            </w:pPr>
            <w:r>
              <w:rPr>
                <w:rFonts w:ascii="Arial" w:hAnsi="Arial" w:cs="Arial"/>
                <w:sz w:val="20"/>
              </w:rPr>
              <w:t>Для всех объектов</w:t>
            </w:r>
          </w:p>
        </w:tc>
        <w:tc>
          <w:tcPr>
            <w:tcW w:w="392" w:type="pct"/>
          </w:tcPr>
          <w:p w14:paraId="1D8913BE" w14:textId="346320CD" w:rsidR="00972D19" w:rsidRPr="0086487D" w:rsidRDefault="00972D19" w:rsidP="00972D19">
            <w:pPr>
              <w:jc w:val="center"/>
              <w:rPr>
                <w:rFonts w:ascii="Arial" w:hAnsi="Arial" w:cs="Arial"/>
                <w:sz w:val="20"/>
              </w:rPr>
            </w:pPr>
            <w:r>
              <w:rPr>
                <w:rFonts w:ascii="Arial" w:hAnsi="Arial" w:cs="Arial"/>
                <w:sz w:val="20"/>
              </w:rPr>
              <w:t>-</w:t>
            </w:r>
          </w:p>
        </w:tc>
        <w:tc>
          <w:tcPr>
            <w:tcW w:w="398" w:type="pct"/>
          </w:tcPr>
          <w:p w14:paraId="2EC72ACE" w14:textId="455ADC8B" w:rsidR="00972D19" w:rsidRPr="0086487D" w:rsidRDefault="00972D19" w:rsidP="00972D19">
            <w:pPr>
              <w:jc w:val="center"/>
              <w:rPr>
                <w:rFonts w:ascii="Arial" w:hAnsi="Arial" w:cs="Arial"/>
                <w:sz w:val="20"/>
              </w:rPr>
            </w:pPr>
            <w:r>
              <w:rPr>
                <w:rFonts w:ascii="Arial" w:hAnsi="Arial" w:cs="Arial"/>
                <w:sz w:val="20"/>
              </w:rPr>
              <w:t>-</w:t>
            </w:r>
          </w:p>
        </w:tc>
        <w:tc>
          <w:tcPr>
            <w:tcW w:w="355" w:type="pct"/>
          </w:tcPr>
          <w:p w14:paraId="29C1DEF4" w14:textId="77777777" w:rsidR="00972D19" w:rsidRPr="00972D19" w:rsidRDefault="00972D19" w:rsidP="00972D19">
            <w:pPr>
              <w:jc w:val="center"/>
              <w:rPr>
                <w:rFonts w:ascii="Arial" w:hAnsi="Arial" w:cs="Arial"/>
                <w:sz w:val="20"/>
              </w:rPr>
            </w:pPr>
            <w:r>
              <w:rPr>
                <w:rFonts w:ascii="Arial" w:hAnsi="Arial" w:cs="Arial"/>
                <w:sz w:val="20"/>
                <w:lang w:val="en-US"/>
              </w:rPr>
              <w:t>SAP</w:t>
            </w:r>
          </w:p>
        </w:tc>
      </w:tr>
      <w:tr w:rsidR="00972D19" w:rsidRPr="0086487D" w14:paraId="506FA8F3" w14:textId="77777777" w:rsidTr="00D153F5">
        <w:trPr>
          <w:cantSplit/>
        </w:trPr>
        <w:tc>
          <w:tcPr>
            <w:tcW w:w="146" w:type="pct"/>
          </w:tcPr>
          <w:p w14:paraId="5B820C29" w14:textId="77777777" w:rsidR="00972D19" w:rsidRPr="0086487D" w:rsidRDefault="00972D19" w:rsidP="00972D19">
            <w:pPr>
              <w:rPr>
                <w:rFonts w:ascii="Arial" w:hAnsi="Arial" w:cs="Arial"/>
                <w:sz w:val="20"/>
              </w:rPr>
            </w:pPr>
            <w:r>
              <w:rPr>
                <w:rFonts w:ascii="Arial" w:hAnsi="Arial" w:cs="Arial"/>
                <w:sz w:val="20"/>
              </w:rPr>
              <w:t>2.</w:t>
            </w:r>
          </w:p>
        </w:tc>
        <w:tc>
          <w:tcPr>
            <w:tcW w:w="381" w:type="pct"/>
          </w:tcPr>
          <w:p w14:paraId="27195DF5" w14:textId="1EBB0D60" w:rsidR="00972D19" w:rsidRDefault="00972D19" w:rsidP="00972D19">
            <w:pPr>
              <w:jc w:val="left"/>
              <w:rPr>
                <w:rFonts w:ascii="Arial" w:hAnsi="Arial" w:cs="Arial"/>
                <w:sz w:val="20"/>
              </w:rPr>
            </w:pPr>
            <w:r>
              <w:rPr>
                <w:rFonts w:ascii="Arial" w:hAnsi="Arial" w:cs="Arial"/>
                <w:sz w:val="20"/>
              </w:rPr>
              <w:t>-</w:t>
            </w:r>
          </w:p>
        </w:tc>
        <w:tc>
          <w:tcPr>
            <w:tcW w:w="381" w:type="pct"/>
          </w:tcPr>
          <w:p w14:paraId="13364A69" w14:textId="77777777" w:rsidR="00972D19" w:rsidRPr="00193A14" w:rsidRDefault="00972D19" w:rsidP="00972D19">
            <w:pPr>
              <w:jc w:val="left"/>
              <w:rPr>
                <w:rFonts w:ascii="Arial" w:hAnsi="Arial" w:cs="Arial"/>
                <w:sz w:val="20"/>
              </w:rPr>
            </w:pPr>
            <w:r>
              <w:rPr>
                <w:rFonts w:ascii="Arial" w:hAnsi="Arial" w:cs="Arial"/>
                <w:sz w:val="20"/>
              </w:rPr>
              <w:t>Название</w:t>
            </w:r>
          </w:p>
        </w:tc>
        <w:tc>
          <w:tcPr>
            <w:tcW w:w="905" w:type="pct"/>
          </w:tcPr>
          <w:p w14:paraId="24D15FC9" w14:textId="77777777" w:rsidR="00972D19" w:rsidRPr="00193A14" w:rsidRDefault="00972D19" w:rsidP="00972D19">
            <w:pPr>
              <w:jc w:val="left"/>
              <w:rPr>
                <w:rFonts w:ascii="Arial" w:hAnsi="Arial" w:cs="Arial"/>
                <w:sz w:val="20"/>
              </w:rPr>
            </w:pPr>
            <w:r>
              <w:rPr>
                <w:rFonts w:ascii="Arial" w:hAnsi="Arial" w:cs="Arial"/>
                <w:sz w:val="20"/>
              </w:rPr>
              <w:t>Наименование типа плана предупредительного ТОРО</w:t>
            </w:r>
          </w:p>
        </w:tc>
        <w:tc>
          <w:tcPr>
            <w:tcW w:w="316" w:type="pct"/>
          </w:tcPr>
          <w:p w14:paraId="0F5459FF" w14:textId="77777777" w:rsidR="00972D19" w:rsidRPr="00972D19" w:rsidRDefault="00972D19" w:rsidP="00972D19">
            <w:pPr>
              <w:jc w:val="center"/>
              <w:rPr>
                <w:rFonts w:ascii="Arial" w:hAnsi="Arial" w:cs="Arial"/>
                <w:sz w:val="20"/>
              </w:rPr>
            </w:pPr>
            <w:r>
              <w:rPr>
                <w:rFonts w:ascii="Arial" w:hAnsi="Arial" w:cs="Arial"/>
                <w:sz w:val="20"/>
                <w:lang w:val="en-US"/>
              </w:rPr>
              <w:t>CHAR</w:t>
            </w:r>
            <w:r w:rsidRPr="00972D19">
              <w:rPr>
                <w:rFonts w:ascii="Arial" w:hAnsi="Arial" w:cs="Arial"/>
                <w:sz w:val="20"/>
              </w:rPr>
              <w:t>, 40</w:t>
            </w:r>
          </w:p>
        </w:tc>
        <w:tc>
          <w:tcPr>
            <w:tcW w:w="497" w:type="pct"/>
          </w:tcPr>
          <w:p w14:paraId="320D330D" w14:textId="77777777" w:rsidR="00972D19" w:rsidRPr="00972D19" w:rsidRDefault="00972D19" w:rsidP="00972D19">
            <w:pPr>
              <w:jc w:val="center"/>
              <w:rPr>
                <w:rFonts w:ascii="Arial" w:hAnsi="Arial" w:cs="Arial"/>
                <w:sz w:val="20"/>
              </w:rPr>
            </w:pPr>
            <w:r w:rsidRPr="00193A14">
              <w:rPr>
                <w:rFonts w:ascii="Arial" w:hAnsi="Arial" w:cs="Arial"/>
                <w:sz w:val="20"/>
              </w:rPr>
              <w:t>T399W_T</w:t>
            </w:r>
            <w:r>
              <w:rPr>
                <w:rFonts w:ascii="Arial" w:hAnsi="Arial" w:cs="Arial"/>
                <w:sz w:val="20"/>
              </w:rPr>
              <w:t>-</w:t>
            </w:r>
            <w:r>
              <w:rPr>
                <w:rFonts w:ascii="Arial" w:hAnsi="Arial" w:cs="Arial"/>
                <w:sz w:val="20"/>
                <w:lang w:val="en-US"/>
              </w:rPr>
              <w:t>TXT</w:t>
            </w:r>
          </w:p>
        </w:tc>
        <w:tc>
          <w:tcPr>
            <w:tcW w:w="620" w:type="pct"/>
          </w:tcPr>
          <w:p w14:paraId="3F6C4207" w14:textId="69C4B229" w:rsidR="00972D19" w:rsidRPr="0086487D" w:rsidRDefault="00972D19" w:rsidP="00972D19">
            <w:pPr>
              <w:jc w:val="center"/>
              <w:rPr>
                <w:rFonts w:ascii="Arial" w:hAnsi="Arial" w:cs="Arial"/>
                <w:sz w:val="20"/>
              </w:rPr>
            </w:pPr>
            <w:r>
              <w:rPr>
                <w:rFonts w:ascii="Arial" w:hAnsi="Arial" w:cs="Arial"/>
                <w:sz w:val="20"/>
              </w:rPr>
              <w:t>-</w:t>
            </w:r>
          </w:p>
        </w:tc>
        <w:tc>
          <w:tcPr>
            <w:tcW w:w="609" w:type="pct"/>
          </w:tcPr>
          <w:p w14:paraId="372DEB3F" w14:textId="1D13E973" w:rsidR="00972D19" w:rsidRPr="0086487D" w:rsidRDefault="00972D19" w:rsidP="00972D19">
            <w:pPr>
              <w:jc w:val="center"/>
              <w:rPr>
                <w:rFonts w:ascii="Arial" w:hAnsi="Arial" w:cs="Arial"/>
                <w:sz w:val="20"/>
              </w:rPr>
            </w:pPr>
            <w:r>
              <w:rPr>
                <w:rFonts w:ascii="Arial" w:hAnsi="Arial" w:cs="Arial"/>
                <w:sz w:val="20"/>
              </w:rPr>
              <w:t>-</w:t>
            </w:r>
          </w:p>
        </w:tc>
        <w:tc>
          <w:tcPr>
            <w:tcW w:w="392" w:type="pct"/>
          </w:tcPr>
          <w:p w14:paraId="77A6AE85" w14:textId="59EE2798" w:rsidR="00972D19" w:rsidRPr="0086487D" w:rsidRDefault="00972D19" w:rsidP="00972D19">
            <w:pPr>
              <w:jc w:val="center"/>
              <w:rPr>
                <w:rFonts w:ascii="Arial" w:hAnsi="Arial" w:cs="Arial"/>
                <w:sz w:val="20"/>
              </w:rPr>
            </w:pPr>
            <w:r>
              <w:rPr>
                <w:rFonts w:ascii="Arial" w:hAnsi="Arial" w:cs="Arial"/>
                <w:sz w:val="20"/>
              </w:rPr>
              <w:t>-</w:t>
            </w:r>
          </w:p>
        </w:tc>
        <w:tc>
          <w:tcPr>
            <w:tcW w:w="398" w:type="pct"/>
          </w:tcPr>
          <w:p w14:paraId="50820DF7" w14:textId="49CBA281" w:rsidR="00972D19" w:rsidRPr="0086487D" w:rsidRDefault="00972D19" w:rsidP="00972D19">
            <w:pPr>
              <w:jc w:val="center"/>
              <w:rPr>
                <w:rFonts w:ascii="Arial" w:hAnsi="Arial" w:cs="Arial"/>
                <w:sz w:val="20"/>
              </w:rPr>
            </w:pPr>
            <w:r>
              <w:rPr>
                <w:rFonts w:ascii="Arial" w:hAnsi="Arial" w:cs="Arial"/>
                <w:sz w:val="20"/>
              </w:rPr>
              <w:t>-</w:t>
            </w:r>
          </w:p>
        </w:tc>
        <w:tc>
          <w:tcPr>
            <w:tcW w:w="355" w:type="pct"/>
          </w:tcPr>
          <w:p w14:paraId="285E9B11" w14:textId="77777777" w:rsidR="00972D19" w:rsidRPr="00972D19" w:rsidRDefault="00972D19" w:rsidP="00972D19">
            <w:pPr>
              <w:jc w:val="center"/>
              <w:rPr>
                <w:rFonts w:ascii="Arial" w:hAnsi="Arial" w:cs="Arial"/>
                <w:sz w:val="20"/>
              </w:rPr>
            </w:pPr>
            <w:r>
              <w:rPr>
                <w:rFonts w:ascii="Arial" w:hAnsi="Arial" w:cs="Arial"/>
                <w:sz w:val="20"/>
                <w:lang w:val="en-US"/>
              </w:rPr>
              <w:t>SAP</w:t>
            </w:r>
          </w:p>
        </w:tc>
      </w:tr>
      <w:tr w:rsidR="00972D19" w:rsidRPr="0086487D" w14:paraId="3A9655BC" w14:textId="77777777" w:rsidTr="00D153F5">
        <w:trPr>
          <w:cantSplit/>
        </w:trPr>
        <w:tc>
          <w:tcPr>
            <w:tcW w:w="146" w:type="pct"/>
          </w:tcPr>
          <w:p w14:paraId="66B160F2" w14:textId="77777777" w:rsidR="00972D19" w:rsidRDefault="00972D19" w:rsidP="00972D19">
            <w:pPr>
              <w:rPr>
                <w:rFonts w:ascii="Arial" w:hAnsi="Arial" w:cs="Arial"/>
                <w:sz w:val="20"/>
              </w:rPr>
            </w:pPr>
            <w:r>
              <w:rPr>
                <w:rFonts w:ascii="Arial" w:hAnsi="Arial" w:cs="Arial"/>
                <w:sz w:val="20"/>
              </w:rPr>
              <w:t>3.</w:t>
            </w:r>
          </w:p>
        </w:tc>
        <w:tc>
          <w:tcPr>
            <w:tcW w:w="381" w:type="pct"/>
          </w:tcPr>
          <w:p w14:paraId="3DE1089E" w14:textId="08FCEAB4" w:rsidR="00972D19" w:rsidRDefault="00972D19" w:rsidP="00972D19">
            <w:pPr>
              <w:jc w:val="left"/>
              <w:rPr>
                <w:rFonts w:ascii="Arial" w:hAnsi="Arial" w:cs="Arial"/>
                <w:sz w:val="20"/>
              </w:rPr>
            </w:pPr>
            <w:r>
              <w:rPr>
                <w:rFonts w:ascii="Arial" w:hAnsi="Arial" w:cs="Arial"/>
                <w:sz w:val="20"/>
              </w:rPr>
              <w:t>-</w:t>
            </w:r>
          </w:p>
        </w:tc>
        <w:tc>
          <w:tcPr>
            <w:tcW w:w="381" w:type="pct"/>
          </w:tcPr>
          <w:p w14:paraId="7D147408" w14:textId="77777777" w:rsidR="00972D19" w:rsidRPr="00193A14" w:rsidRDefault="00972D19" w:rsidP="00972D19">
            <w:pPr>
              <w:jc w:val="left"/>
              <w:rPr>
                <w:rFonts w:ascii="Arial" w:hAnsi="Arial" w:cs="Arial"/>
                <w:sz w:val="20"/>
              </w:rPr>
            </w:pPr>
            <w:r>
              <w:rPr>
                <w:rFonts w:ascii="Arial" w:hAnsi="Arial" w:cs="Arial"/>
                <w:sz w:val="20"/>
              </w:rPr>
              <w:t>Объект отзыва</w:t>
            </w:r>
          </w:p>
        </w:tc>
        <w:tc>
          <w:tcPr>
            <w:tcW w:w="905" w:type="pct"/>
          </w:tcPr>
          <w:p w14:paraId="14B4408F" w14:textId="77777777" w:rsidR="00972D19" w:rsidRPr="00B6037A" w:rsidRDefault="00972D19" w:rsidP="00972D19">
            <w:pPr>
              <w:jc w:val="left"/>
              <w:rPr>
                <w:rFonts w:ascii="Arial" w:hAnsi="Arial" w:cs="Arial"/>
                <w:sz w:val="20"/>
              </w:rPr>
            </w:pPr>
            <w:r>
              <w:rPr>
                <w:rFonts w:ascii="Arial" w:hAnsi="Arial" w:cs="Arial"/>
                <w:sz w:val="20"/>
              </w:rPr>
              <w:t>Определяет, какой документ будет формироваться из плана, например, заказ ТОРО</w:t>
            </w:r>
          </w:p>
        </w:tc>
        <w:tc>
          <w:tcPr>
            <w:tcW w:w="316" w:type="pct"/>
          </w:tcPr>
          <w:p w14:paraId="621D65EB" w14:textId="77777777" w:rsidR="00972D19" w:rsidRPr="00B6037A" w:rsidRDefault="00972D19" w:rsidP="00972D19">
            <w:pPr>
              <w:jc w:val="center"/>
              <w:rPr>
                <w:rFonts w:ascii="Arial" w:hAnsi="Arial" w:cs="Arial"/>
                <w:sz w:val="20"/>
                <w:lang w:val="en-US"/>
              </w:rPr>
            </w:pPr>
            <w:r>
              <w:rPr>
                <w:rFonts w:ascii="Arial" w:hAnsi="Arial" w:cs="Arial"/>
                <w:sz w:val="20"/>
                <w:lang w:val="en-US"/>
              </w:rPr>
              <w:t>CHAR, 1</w:t>
            </w:r>
          </w:p>
        </w:tc>
        <w:tc>
          <w:tcPr>
            <w:tcW w:w="497" w:type="pct"/>
          </w:tcPr>
          <w:p w14:paraId="1CDBDC83" w14:textId="77777777" w:rsidR="00972D19" w:rsidRPr="0086487D" w:rsidRDefault="00972D19" w:rsidP="00972D19">
            <w:pPr>
              <w:jc w:val="center"/>
              <w:rPr>
                <w:rFonts w:ascii="Arial" w:hAnsi="Arial" w:cs="Arial"/>
                <w:sz w:val="20"/>
              </w:rPr>
            </w:pPr>
            <w:r>
              <w:rPr>
                <w:rFonts w:ascii="Arial" w:hAnsi="Arial" w:cs="Arial"/>
                <w:sz w:val="20"/>
                <w:lang w:val="en-US"/>
              </w:rPr>
              <w:t>T399W-</w:t>
            </w:r>
            <w:r w:rsidRPr="00B6037A">
              <w:rPr>
                <w:rFonts w:ascii="Arial" w:hAnsi="Arial" w:cs="Arial"/>
                <w:sz w:val="20"/>
              </w:rPr>
              <w:t>CALL_TYPE</w:t>
            </w:r>
          </w:p>
        </w:tc>
        <w:tc>
          <w:tcPr>
            <w:tcW w:w="620" w:type="pct"/>
          </w:tcPr>
          <w:p w14:paraId="39A755E5" w14:textId="39F3C6A1" w:rsidR="00972D19" w:rsidRPr="0086487D" w:rsidRDefault="00972D19" w:rsidP="00972D19">
            <w:pPr>
              <w:jc w:val="center"/>
              <w:rPr>
                <w:rFonts w:ascii="Arial" w:hAnsi="Arial" w:cs="Arial"/>
                <w:sz w:val="20"/>
              </w:rPr>
            </w:pPr>
            <w:r>
              <w:rPr>
                <w:rFonts w:ascii="Arial" w:hAnsi="Arial" w:cs="Arial"/>
                <w:sz w:val="20"/>
              </w:rPr>
              <w:t>-</w:t>
            </w:r>
          </w:p>
        </w:tc>
        <w:tc>
          <w:tcPr>
            <w:tcW w:w="609" w:type="pct"/>
          </w:tcPr>
          <w:p w14:paraId="639716E5" w14:textId="1FEF9BF9" w:rsidR="00972D19" w:rsidRPr="0086487D" w:rsidRDefault="00972D19" w:rsidP="00972D19">
            <w:pPr>
              <w:jc w:val="center"/>
              <w:rPr>
                <w:rFonts w:ascii="Arial" w:hAnsi="Arial" w:cs="Arial"/>
                <w:sz w:val="20"/>
              </w:rPr>
            </w:pPr>
            <w:r>
              <w:rPr>
                <w:rFonts w:ascii="Arial" w:hAnsi="Arial" w:cs="Arial"/>
                <w:sz w:val="20"/>
              </w:rPr>
              <w:t>-</w:t>
            </w:r>
          </w:p>
        </w:tc>
        <w:tc>
          <w:tcPr>
            <w:tcW w:w="392" w:type="pct"/>
          </w:tcPr>
          <w:p w14:paraId="36562DD4" w14:textId="24260FD3" w:rsidR="00972D19" w:rsidRPr="0086487D" w:rsidRDefault="00972D19" w:rsidP="00972D19">
            <w:pPr>
              <w:jc w:val="center"/>
              <w:rPr>
                <w:rFonts w:ascii="Arial" w:hAnsi="Arial" w:cs="Arial"/>
                <w:sz w:val="20"/>
              </w:rPr>
            </w:pPr>
            <w:r>
              <w:rPr>
                <w:rFonts w:ascii="Arial" w:hAnsi="Arial" w:cs="Arial"/>
                <w:sz w:val="20"/>
              </w:rPr>
              <w:t>-</w:t>
            </w:r>
          </w:p>
        </w:tc>
        <w:tc>
          <w:tcPr>
            <w:tcW w:w="398" w:type="pct"/>
          </w:tcPr>
          <w:p w14:paraId="2328E14E" w14:textId="588BC02A" w:rsidR="00972D19" w:rsidRPr="0086487D" w:rsidRDefault="00104E51" w:rsidP="00972D19">
            <w:pPr>
              <w:jc w:val="center"/>
              <w:rPr>
                <w:rFonts w:ascii="Arial" w:hAnsi="Arial" w:cs="Arial"/>
                <w:sz w:val="20"/>
              </w:rPr>
            </w:pPr>
            <w:r>
              <w:rPr>
                <w:rFonts w:ascii="Arial" w:hAnsi="Arial" w:cs="Arial"/>
                <w:sz w:val="20"/>
              </w:rPr>
              <w:t>Выбор из справочника</w:t>
            </w:r>
          </w:p>
        </w:tc>
        <w:tc>
          <w:tcPr>
            <w:tcW w:w="355" w:type="pct"/>
          </w:tcPr>
          <w:p w14:paraId="72582528" w14:textId="77777777" w:rsidR="00972D19" w:rsidRDefault="00972D19" w:rsidP="00972D19">
            <w:pPr>
              <w:jc w:val="center"/>
              <w:rPr>
                <w:rFonts w:ascii="Arial" w:hAnsi="Arial" w:cs="Arial"/>
                <w:sz w:val="20"/>
                <w:lang w:val="en-US"/>
              </w:rPr>
            </w:pPr>
            <w:r>
              <w:rPr>
                <w:rFonts w:ascii="Arial" w:hAnsi="Arial" w:cs="Arial"/>
                <w:sz w:val="20"/>
                <w:lang w:val="en-US"/>
              </w:rPr>
              <w:t>SAP</w:t>
            </w:r>
          </w:p>
        </w:tc>
      </w:tr>
    </w:tbl>
    <w:p w14:paraId="3463DDD9" w14:textId="77777777" w:rsidR="00D153F5" w:rsidRDefault="00D153F5" w:rsidP="00175EC7">
      <w:pPr>
        <w:rPr>
          <w:rFonts w:eastAsiaTheme="majorEastAsia"/>
        </w:rPr>
      </w:pPr>
    </w:p>
    <w:p w14:paraId="76428B6C" w14:textId="77777777" w:rsidR="00D153F5" w:rsidRDefault="00D153F5" w:rsidP="00D153F5">
      <w:pPr>
        <w:spacing w:after="200" w:line="276" w:lineRule="auto"/>
        <w:jc w:val="left"/>
        <w:rPr>
          <w:rFonts w:eastAsiaTheme="majorEastAsia"/>
        </w:rPr>
        <w:sectPr w:rsidR="00D153F5" w:rsidSect="008D4E24">
          <w:headerReference w:type="default" r:id="rId129"/>
          <w:headerReference w:type="first" r:id="rId130"/>
          <w:footerReference w:type="first" r:id="rId131"/>
          <w:pgSz w:w="16840" w:h="11907" w:orient="landscape" w:code="9"/>
          <w:pgMar w:top="1134" w:right="1134" w:bottom="567" w:left="1134" w:header="737" w:footer="283" w:gutter="0"/>
          <w:cols w:space="708"/>
          <w:docGrid w:linePitch="360"/>
        </w:sectPr>
      </w:pPr>
    </w:p>
    <w:p w14:paraId="71EB93E9" w14:textId="77777777" w:rsidR="00D153F5" w:rsidRPr="00977CDA" w:rsidRDefault="00D153F5" w:rsidP="00197D54">
      <w:pPr>
        <w:pStyle w:val="3"/>
      </w:pPr>
      <w:bookmarkStart w:id="15637" w:name="_Toc521083906"/>
      <w:bookmarkStart w:id="15638" w:name="_Toc521341046"/>
      <w:bookmarkStart w:id="15639" w:name="_Toc521439566"/>
      <w:bookmarkStart w:id="15640" w:name="_Toc67557228"/>
      <w:r w:rsidRPr="00977CDA">
        <w:lastRenderedPageBreak/>
        <w:t>Особенности технической реализации</w:t>
      </w:r>
      <w:bookmarkEnd w:id="15637"/>
      <w:bookmarkEnd w:id="15638"/>
      <w:bookmarkEnd w:id="15639"/>
      <w:bookmarkEnd w:id="15640"/>
    </w:p>
    <w:p w14:paraId="75963E36" w14:textId="0B5AE7FB"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3939AF">
        <w:rPr>
          <w:rFonts w:ascii="Arial" w:hAnsi="Arial" w:cs="Arial"/>
        </w:rPr>
        <w:t>V_T399W_I</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1FDDA577"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CE4F65">
        <w:rPr>
          <w:rFonts w:ascii="Arial" w:hAnsi="Arial" w:cs="Arial"/>
          <w:color w:val="000000" w:themeColor="text1"/>
          <w:szCs w:val="24"/>
        </w:rPr>
        <w:t>Планы предупредительного ТОРО, рабочие места, технологические карты и ВПС</w:t>
      </w:r>
      <w:r>
        <w:rPr>
          <w:rFonts w:ascii="Arial" w:hAnsi="Arial" w:cs="Arial"/>
          <w:color w:val="000000" w:themeColor="text1"/>
          <w:szCs w:val="24"/>
        </w:rPr>
        <w:t xml:space="preserve"> -&gt; </w:t>
      </w:r>
      <w:r w:rsidRPr="003939AF">
        <w:rPr>
          <w:rFonts w:ascii="Arial" w:hAnsi="Arial" w:cs="Arial"/>
          <w:color w:val="000000" w:themeColor="text1"/>
          <w:szCs w:val="24"/>
        </w:rPr>
        <w:t>Планы предупредительного ТОРО</w:t>
      </w:r>
      <w:r>
        <w:rPr>
          <w:rFonts w:ascii="Arial" w:hAnsi="Arial" w:cs="Arial"/>
          <w:color w:val="000000" w:themeColor="text1"/>
          <w:szCs w:val="24"/>
        </w:rPr>
        <w:t xml:space="preserve"> -&gt; </w:t>
      </w:r>
      <w:r w:rsidRPr="003939AF">
        <w:rPr>
          <w:rFonts w:ascii="Arial" w:hAnsi="Arial" w:cs="Arial"/>
          <w:color w:val="000000" w:themeColor="text1"/>
          <w:szCs w:val="24"/>
        </w:rPr>
        <w:t>Настройка типов плана предупредительного ТОРО</w:t>
      </w:r>
      <w:r>
        <w:rPr>
          <w:rFonts w:ascii="Arial" w:hAnsi="Arial" w:cs="Arial"/>
          <w:color w:val="000000" w:themeColor="text1"/>
          <w:szCs w:val="24"/>
        </w:rPr>
        <w:t>.</w:t>
      </w:r>
    </w:p>
    <w:p w14:paraId="152185D9"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4218917A" w14:textId="77777777" w:rsidR="00D153F5" w:rsidRPr="00977CDA" w:rsidRDefault="00D153F5" w:rsidP="00197D54">
      <w:pPr>
        <w:pStyle w:val="3"/>
      </w:pPr>
      <w:bookmarkStart w:id="15641" w:name="_Toc521083907"/>
      <w:bookmarkStart w:id="15642" w:name="_Toc521341047"/>
      <w:bookmarkStart w:id="15643" w:name="_Toc521439567"/>
      <w:bookmarkStart w:id="15644" w:name="_Toc67557229"/>
      <w:r w:rsidRPr="00977CDA">
        <w:t>Миграция объекта данных</w:t>
      </w:r>
      <w:bookmarkEnd w:id="15641"/>
      <w:bookmarkEnd w:id="15642"/>
      <w:bookmarkEnd w:id="15643"/>
      <w:bookmarkEnd w:id="15644"/>
    </w:p>
    <w:p w14:paraId="4391BF46" w14:textId="77777777" w:rsidR="00D153F5" w:rsidRDefault="00D153F5" w:rsidP="00D153F5">
      <w:pPr>
        <w:pStyle w:val="Base"/>
        <w:rPr>
          <w:rFonts w:eastAsiaTheme="majorEastAsia" w:cstheme="majorBidi"/>
          <w:bCs/>
          <w:iCs/>
          <w:szCs w:val="26"/>
        </w:rPr>
      </w:pPr>
      <w:r>
        <w:t>Типы плана предупредительного ТОРО должны быть настроены и перенесены в продуктивную систему до начала миграции данных</w:t>
      </w:r>
      <w:r>
        <w:rPr>
          <w:rFonts w:eastAsiaTheme="majorEastAsia" w:cstheme="majorBidi"/>
          <w:bCs/>
          <w:iCs/>
          <w:szCs w:val="26"/>
        </w:rPr>
        <w:t>.</w:t>
      </w:r>
    </w:p>
    <w:p w14:paraId="4963C4FC"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645" w:name="_Объект_основных_данных_30"/>
      <w:bookmarkStart w:id="15646" w:name="_Toc521083908"/>
      <w:bookmarkStart w:id="15647" w:name="_Toc521341048"/>
      <w:bookmarkStart w:id="15648" w:name="_Toc521439568"/>
      <w:bookmarkStart w:id="15649" w:name="_Toc67557230"/>
      <w:bookmarkEnd w:id="15645"/>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5724F7">
        <w:rPr>
          <w:rFonts w:eastAsiaTheme="majorEastAsia" w:cstheme="majorBidi"/>
          <w:bCs w:val="0"/>
          <w:iCs w:val="0"/>
          <w:szCs w:val="26"/>
        </w:rPr>
        <w:t>_54 Тип ТехМеста.</w:t>
      </w:r>
      <w:bookmarkEnd w:id="15646"/>
      <w:bookmarkEnd w:id="15647"/>
      <w:bookmarkEnd w:id="15648"/>
      <w:bookmarkEnd w:id="15649"/>
    </w:p>
    <w:p w14:paraId="1388C83F" w14:textId="77777777" w:rsidR="00D153F5" w:rsidRPr="00FB401A" w:rsidRDefault="00D153F5" w:rsidP="00197D54">
      <w:pPr>
        <w:pStyle w:val="3"/>
      </w:pPr>
      <w:bookmarkStart w:id="15650" w:name="_Toc521083909"/>
      <w:bookmarkStart w:id="15651" w:name="_Toc521341049"/>
      <w:bookmarkStart w:id="15652" w:name="_Toc521439569"/>
      <w:bookmarkStart w:id="15653" w:name="_Toc67557231"/>
      <w:r w:rsidRPr="00FB401A">
        <w:t>Описание объекта</w:t>
      </w:r>
      <w:bookmarkEnd w:id="15650"/>
      <w:bookmarkEnd w:id="15651"/>
      <w:bookmarkEnd w:id="15652"/>
      <w:bookmarkEnd w:id="15653"/>
    </w:p>
    <w:p w14:paraId="0176E46B" w14:textId="77777777" w:rsidR="00D153F5" w:rsidRDefault="00D153F5" w:rsidP="00D153F5">
      <w:pPr>
        <w:spacing w:after="240" w:line="276" w:lineRule="auto"/>
        <w:ind w:firstLine="567"/>
        <w:rPr>
          <w:rFonts w:ascii="Arial" w:hAnsi="Arial" w:cs="Arial"/>
        </w:rPr>
      </w:pPr>
      <w:r>
        <w:rPr>
          <w:rFonts w:ascii="Arial" w:hAnsi="Arial" w:cs="Arial"/>
        </w:rPr>
        <w:t>Тип технического места о</w:t>
      </w:r>
      <w:r w:rsidRPr="005724F7">
        <w:rPr>
          <w:rFonts w:ascii="Arial" w:hAnsi="Arial" w:cs="Arial"/>
        </w:rPr>
        <w:t xml:space="preserve">пределяет </w:t>
      </w:r>
      <w:r>
        <w:rPr>
          <w:rFonts w:ascii="Arial" w:hAnsi="Arial" w:cs="Arial"/>
        </w:rPr>
        <w:t xml:space="preserve">основные настройки для ведения записей технических мест и определяет </w:t>
      </w:r>
      <w:r w:rsidRPr="005724F7">
        <w:rPr>
          <w:rFonts w:ascii="Arial" w:hAnsi="Arial" w:cs="Arial"/>
        </w:rPr>
        <w:t>видимые и обязательные поля ТМ.</w:t>
      </w:r>
      <w:r>
        <w:rPr>
          <w:rFonts w:ascii="Arial" w:hAnsi="Arial" w:cs="Arial"/>
        </w:rPr>
        <w:t xml:space="preserve"> Тип технического места – обязательный атрибут основной записи ТМ.</w:t>
      </w:r>
    </w:p>
    <w:p w14:paraId="492593F1" w14:textId="77777777" w:rsidR="00D153F5" w:rsidRPr="00FB401A" w:rsidRDefault="00D153F5" w:rsidP="00197D54">
      <w:pPr>
        <w:pStyle w:val="3"/>
      </w:pPr>
      <w:bookmarkStart w:id="15654" w:name="_Toc521083910"/>
      <w:bookmarkStart w:id="15655" w:name="_Toc521341050"/>
      <w:bookmarkStart w:id="15656" w:name="_Toc521439570"/>
      <w:bookmarkStart w:id="15657" w:name="_Toc67557232"/>
      <w:r w:rsidRPr="00FB401A">
        <w:t>Принципы кодирования и нумерации</w:t>
      </w:r>
      <w:bookmarkEnd w:id="15654"/>
      <w:bookmarkEnd w:id="15655"/>
      <w:bookmarkEnd w:id="15656"/>
      <w:bookmarkEnd w:id="15657"/>
    </w:p>
    <w:p w14:paraId="41A971CC" w14:textId="12487411" w:rsidR="00D153F5" w:rsidRDefault="00D153F5" w:rsidP="00F45D35">
      <w:pPr>
        <w:pStyle w:val="a9"/>
        <w:keepNext/>
        <w:spacing w:before="0" w:beforeAutospacing="0" w:after="240" w:afterAutospacing="0" w:line="276" w:lineRule="auto"/>
        <w:ind w:firstLine="567"/>
        <w:rPr>
          <w:rFonts w:ascii="Arial" w:eastAsiaTheme="majorEastAsia" w:hAnsi="Arial" w:cs="Arial"/>
        </w:rPr>
      </w:pPr>
      <w:r>
        <w:rPr>
          <w:rFonts w:ascii="Arial" w:eastAsiaTheme="majorEastAsia" w:hAnsi="Arial" w:cs="Arial"/>
        </w:rPr>
        <w:t xml:space="preserve">В текущем документе возможно уточнение принципов кодирования и нумерации Типов технических мест по результатам разработки Методики ведения НСИ </w:t>
      </w:r>
      <w:del w:id="15658" w:author="Владимир Лаут" w:date="2021-04-07T15:52:00Z">
        <w:r w:rsidDel="003F7F02">
          <w:rPr>
            <w:rFonts w:ascii="Arial" w:eastAsiaTheme="majorEastAsia" w:hAnsi="Arial" w:cs="Arial"/>
          </w:rPr>
          <w:delText xml:space="preserve">(БДО, БДН) </w:delText>
        </w:r>
      </w:del>
      <w:proofErr w:type="spellStart"/>
      <w:r>
        <w:rPr>
          <w:rFonts w:ascii="Arial" w:eastAsiaTheme="majorEastAsia" w:hAnsi="Arial" w:cs="Arial"/>
        </w:rPr>
        <w:t>ТОиР</w:t>
      </w:r>
      <w:proofErr w:type="spellEnd"/>
      <w:r>
        <w:rPr>
          <w:rFonts w:ascii="Arial" w:eastAsiaTheme="majorEastAsia" w:hAnsi="Arial" w:cs="Arial"/>
        </w:rPr>
        <w:t>.</w:t>
      </w:r>
    </w:p>
    <w:p w14:paraId="1C7F7DF9" w14:textId="77777777" w:rsidR="00D153F5" w:rsidRDefault="00D153F5" w:rsidP="00F45D35">
      <w:pPr>
        <w:pStyle w:val="a9"/>
        <w:keepNext/>
        <w:spacing w:after="240" w:afterAutospacing="0" w:line="276" w:lineRule="auto"/>
        <w:ind w:firstLine="567"/>
        <w:rPr>
          <w:rFonts w:ascii="Arial" w:hAnsi="Arial" w:cs="Arial"/>
          <w:i/>
          <w:color w:val="7F7F7F" w:themeColor="text1" w:themeTint="80"/>
        </w:rPr>
      </w:pPr>
      <w:r>
        <w:rPr>
          <w:rFonts w:ascii="Arial" w:eastAsiaTheme="majorEastAsia" w:hAnsi="Arial" w:cs="Arial"/>
        </w:rPr>
        <w:t>Перечень типов Технических мест приведен в таблице ниже.</w:t>
      </w:r>
    </w:p>
    <w:p w14:paraId="62106B48" w14:textId="627350F3" w:rsidR="00D153F5" w:rsidRPr="003F2961" w:rsidRDefault="00D153F5" w:rsidP="00D153F5">
      <w:pPr>
        <w:pStyle w:val="a9"/>
        <w:keepNext/>
        <w:spacing w:after="240" w:afterAutospacing="0" w:line="276" w:lineRule="auto"/>
        <w:jc w:val="right"/>
        <w:rPr>
          <w:rFonts w:ascii="Arial" w:hAnsi="Arial" w:cs="Arial"/>
          <w:b/>
          <w:sz w:val="22"/>
        </w:rPr>
      </w:pPr>
      <w:r w:rsidRPr="003F2961">
        <w:rPr>
          <w:rFonts w:ascii="Arial" w:hAnsi="Arial" w:cs="Arial"/>
          <w:b/>
          <w:sz w:val="22"/>
        </w:rPr>
        <w:t>Таблица</w:t>
      </w:r>
      <w:r w:rsidRPr="0028036A">
        <w:rPr>
          <w:rFonts w:ascii="Arial" w:hAnsi="Arial"/>
          <w:b/>
          <w:sz w:val="22"/>
        </w:rPr>
        <w:t xml:space="preserve"> </w:t>
      </w:r>
      <w:ins w:id="15659" w:author="Александр" w:date="2020-04-28T00:06:00Z">
        <w:r w:rsidR="00DA4FCC">
          <w:rPr>
            <w:rFonts w:ascii="Arial" w:hAnsi="Arial" w:cs="Arial"/>
            <w:b/>
            <w:sz w:val="22"/>
          </w:rPr>
          <w:t>60</w:t>
        </w:r>
      </w:ins>
      <w:del w:id="15660" w:author="Александр" w:date="2020-04-28T00:06:00Z">
        <w:r w:rsidR="002870F7" w:rsidDel="00DA4FCC">
          <w:rPr>
            <w:rFonts w:ascii="Arial" w:hAnsi="Arial" w:cs="Arial"/>
            <w:b/>
            <w:sz w:val="22"/>
          </w:rPr>
          <w:delText>5</w:delText>
        </w:r>
      </w:del>
      <w:del w:id="15661" w:author="Александр" w:date="2020-04-13T13:16:00Z">
        <w:r w:rsidR="00156F97" w:rsidDel="00870994">
          <w:rPr>
            <w:rFonts w:ascii="Arial" w:hAnsi="Arial" w:cs="Arial"/>
            <w:b/>
            <w:sz w:val="22"/>
          </w:rPr>
          <w:delText>5</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типов технических мест</w:t>
      </w:r>
      <w:r w:rsidRPr="003F2961">
        <w:rPr>
          <w:rFonts w:ascii="Arial" w:hAnsi="Arial" w:cs="Arial"/>
          <w:b/>
          <w:sz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36"/>
        <w:gridCol w:w="7040"/>
        <w:tblGridChange w:id="15662">
          <w:tblGrid>
            <w:gridCol w:w="3136"/>
            <w:gridCol w:w="7040"/>
          </w:tblGrid>
        </w:tblGridChange>
      </w:tblGrid>
      <w:tr w:rsidR="00D153F5" w:rsidRPr="0086487D" w14:paraId="4A082FCF" w14:textId="77777777" w:rsidTr="00D153F5">
        <w:trPr>
          <w:cantSplit/>
          <w:trHeight w:val="397"/>
        </w:trPr>
        <w:tc>
          <w:tcPr>
            <w:tcW w:w="1541" w:type="pct"/>
            <w:shd w:val="clear" w:color="auto" w:fill="FFC000"/>
            <w:vAlign w:val="center"/>
          </w:tcPr>
          <w:p w14:paraId="2AF0A158" w14:textId="77777777" w:rsidR="00D153F5" w:rsidRPr="0086487D" w:rsidRDefault="00D153F5" w:rsidP="00D153F5">
            <w:pPr>
              <w:jc w:val="center"/>
              <w:rPr>
                <w:rFonts w:ascii="Arial" w:hAnsi="Arial" w:cs="Arial"/>
                <w:b/>
                <w:sz w:val="20"/>
              </w:rPr>
            </w:pPr>
            <w:r>
              <w:rPr>
                <w:rFonts w:ascii="Arial" w:hAnsi="Arial" w:cs="Arial"/>
                <w:b/>
                <w:sz w:val="20"/>
              </w:rPr>
              <w:t>Системный код объекта</w:t>
            </w:r>
          </w:p>
        </w:tc>
        <w:tc>
          <w:tcPr>
            <w:tcW w:w="3459" w:type="pct"/>
            <w:shd w:val="clear" w:color="auto" w:fill="FFC000"/>
            <w:vAlign w:val="center"/>
          </w:tcPr>
          <w:p w14:paraId="6C6A6DEE" w14:textId="77777777" w:rsidR="00D153F5" w:rsidRPr="0086487D" w:rsidRDefault="00D153F5" w:rsidP="00D153F5">
            <w:pPr>
              <w:jc w:val="center"/>
              <w:rPr>
                <w:rFonts w:ascii="Arial" w:hAnsi="Arial" w:cs="Arial"/>
                <w:b/>
                <w:sz w:val="20"/>
              </w:rPr>
            </w:pPr>
            <w:r>
              <w:rPr>
                <w:rFonts w:ascii="Arial" w:hAnsi="Arial" w:cs="Arial"/>
                <w:b/>
                <w:sz w:val="20"/>
              </w:rPr>
              <w:t>Наименование</w:t>
            </w:r>
          </w:p>
        </w:tc>
      </w:tr>
      <w:tr w:rsidR="0096258B" w:rsidRPr="0086487D" w14:paraId="6CDF2BF7"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663"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15664" w:author="Александр" w:date="2020-04-13T10:06:00Z">
            <w:trPr>
              <w:cantSplit/>
            </w:trPr>
          </w:trPrChange>
        </w:trPr>
        <w:tc>
          <w:tcPr>
            <w:tcW w:w="1541" w:type="pct"/>
            <w:tcPrChange w:id="15665" w:author="Александр" w:date="2020-04-13T10:06:00Z">
              <w:tcPr>
                <w:tcW w:w="1541" w:type="pct"/>
                <w:vAlign w:val="center"/>
              </w:tcPr>
            </w:tcPrChange>
          </w:tcPr>
          <w:p w14:paraId="371EE4DA" w14:textId="7C3FC181" w:rsidR="0096258B" w:rsidRPr="0096258B" w:rsidRDefault="0096258B" w:rsidP="0096258B">
            <w:pPr>
              <w:jc w:val="left"/>
              <w:rPr>
                <w:rFonts w:ascii="Arial" w:hAnsi="Arial" w:cs="Arial"/>
                <w:sz w:val="20"/>
                <w:szCs w:val="20"/>
              </w:rPr>
            </w:pPr>
            <w:ins w:id="15666" w:author="Александр" w:date="2020-04-13T10:06:00Z">
              <w:r w:rsidRPr="0096258B">
                <w:rPr>
                  <w:rFonts w:ascii="Arial" w:hAnsi="Arial" w:cs="Arial"/>
                  <w:sz w:val="20"/>
                  <w:szCs w:val="20"/>
                  <w:rPrChange w:id="15667" w:author="Александр" w:date="2020-04-13T10:07:00Z">
                    <w:rPr/>
                  </w:rPrChange>
                </w:rPr>
                <w:t>1</w:t>
              </w:r>
            </w:ins>
            <w:del w:id="15668" w:author="Александр" w:date="2020-04-13T10:06:00Z">
              <w:r w:rsidRPr="00696F74" w:rsidDel="009B7CCF">
                <w:rPr>
                  <w:rFonts w:ascii="Arial" w:hAnsi="Arial" w:cs="Arial"/>
                  <w:sz w:val="20"/>
                  <w:szCs w:val="20"/>
                </w:rPr>
                <w:delText>1</w:delText>
              </w:r>
            </w:del>
          </w:p>
        </w:tc>
        <w:tc>
          <w:tcPr>
            <w:tcW w:w="3459" w:type="pct"/>
            <w:tcPrChange w:id="15669" w:author="Александр" w:date="2020-04-13T10:06:00Z">
              <w:tcPr>
                <w:tcW w:w="3459" w:type="pct"/>
                <w:vAlign w:val="center"/>
              </w:tcPr>
            </w:tcPrChange>
          </w:tcPr>
          <w:p w14:paraId="373E5211" w14:textId="6081ED4C" w:rsidR="0096258B" w:rsidRPr="0096258B" w:rsidRDefault="0096258B" w:rsidP="0096258B">
            <w:pPr>
              <w:jc w:val="left"/>
              <w:rPr>
                <w:rFonts w:ascii="Arial" w:hAnsi="Arial" w:cs="Arial"/>
                <w:sz w:val="20"/>
                <w:szCs w:val="20"/>
              </w:rPr>
            </w:pPr>
            <w:ins w:id="15670" w:author="Александр" w:date="2020-04-13T10:06:00Z">
              <w:r w:rsidRPr="0096258B">
                <w:rPr>
                  <w:rFonts w:ascii="Arial" w:hAnsi="Arial" w:cs="Arial"/>
                  <w:sz w:val="20"/>
                  <w:szCs w:val="20"/>
                  <w:rPrChange w:id="15671" w:author="Александр" w:date="2020-04-13T10:07:00Z">
                    <w:rPr/>
                  </w:rPrChange>
                </w:rPr>
                <w:t>ГОК/Разрез</w:t>
              </w:r>
            </w:ins>
            <w:del w:id="15672" w:author="Александр" w:date="2020-04-13T10:06:00Z">
              <w:r w:rsidRPr="00696F74" w:rsidDel="009B7CCF">
                <w:rPr>
                  <w:rFonts w:ascii="Arial" w:hAnsi="Arial" w:cs="Arial"/>
                  <w:sz w:val="20"/>
                  <w:szCs w:val="20"/>
                </w:rPr>
                <w:delText>ГОК/Разрез</w:delText>
              </w:r>
            </w:del>
          </w:p>
        </w:tc>
      </w:tr>
      <w:tr w:rsidR="0096258B" w:rsidRPr="0086487D" w14:paraId="653F60BA"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673"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15674" w:author="Александр" w:date="2020-04-13T10:06:00Z">
            <w:trPr>
              <w:cantSplit/>
            </w:trPr>
          </w:trPrChange>
        </w:trPr>
        <w:tc>
          <w:tcPr>
            <w:tcW w:w="1541" w:type="pct"/>
            <w:tcPrChange w:id="15675" w:author="Александр" w:date="2020-04-13T10:06:00Z">
              <w:tcPr>
                <w:tcW w:w="1541" w:type="pct"/>
                <w:vAlign w:val="center"/>
              </w:tcPr>
            </w:tcPrChange>
          </w:tcPr>
          <w:p w14:paraId="48A6A21C" w14:textId="154EB967" w:rsidR="0096258B" w:rsidRPr="0096258B" w:rsidRDefault="0096258B" w:rsidP="0096258B">
            <w:pPr>
              <w:jc w:val="left"/>
              <w:rPr>
                <w:rFonts w:ascii="Arial" w:hAnsi="Arial" w:cs="Arial"/>
                <w:sz w:val="20"/>
                <w:szCs w:val="20"/>
              </w:rPr>
            </w:pPr>
            <w:ins w:id="15676" w:author="Александр" w:date="2020-04-13T10:06:00Z">
              <w:r w:rsidRPr="0096258B">
                <w:rPr>
                  <w:rFonts w:ascii="Arial" w:hAnsi="Arial" w:cs="Arial"/>
                  <w:sz w:val="20"/>
                  <w:szCs w:val="20"/>
                  <w:rPrChange w:id="15677" w:author="Александр" w:date="2020-04-13T10:07:00Z">
                    <w:rPr/>
                  </w:rPrChange>
                </w:rPr>
                <w:t>2</w:t>
              </w:r>
            </w:ins>
            <w:del w:id="15678" w:author="Александр" w:date="2020-04-13T10:06:00Z">
              <w:r w:rsidRPr="00696F74" w:rsidDel="009B7CCF">
                <w:rPr>
                  <w:rFonts w:ascii="Arial" w:hAnsi="Arial" w:cs="Arial"/>
                  <w:sz w:val="20"/>
                  <w:szCs w:val="20"/>
                </w:rPr>
                <w:delText>2</w:delText>
              </w:r>
            </w:del>
          </w:p>
        </w:tc>
        <w:tc>
          <w:tcPr>
            <w:tcW w:w="3459" w:type="pct"/>
            <w:tcPrChange w:id="15679" w:author="Александр" w:date="2020-04-13T10:06:00Z">
              <w:tcPr>
                <w:tcW w:w="3459" w:type="pct"/>
                <w:vAlign w:val="center"/>
              </w:tcPr>
            </w:tcPrChange>
          </w:tcPr>
          <w:p w14:paraId="3BA5DDEB" w14:textId="7B782546" w:rsidR="0096258B" w:rsidRPr="0096258B" w:rsidRDefault="0096258B" w:rsidP="0096258B">
            <w:pPr>
              <w:jc w:val="left"/>
              <w:rPr>
                <w:rFonts w:ascii="Arial" w:hAnsi="Arial" w:cs="Arial"/>
                <w:sz w:val="20"/>
                <w:szCs w:val="20"/>
              </w:rPr>
            </w:pPr>
            <w:ins w:id="15680" w:author="Александр" w:date="2020-04-13T10:06:00Z">
              <w:r w:rsidRPr="0096258B">
                <w:rPr>
                  <w:rFonts w:ascii="Arial" w:hAnsi="Arial" w:cs="Arial"/>
                  <w:sz w:val="20"/>
                  <w:szCs w:val="20"/>
                  <w:rPrChange w:id="15681" w:author="Александр" w:date="2020-04-13T10:07:00Z">
                    <w:rPr/>
                  </w:rPrChange>
                </w:rPr>
                <w:t>ЗИФ/Служба/Цех</w:t>
              </w:r>
            </w:ins>
            <w:del w:id="15682" w:author="Александр" w:date="2020-04-13T10:06:00Z">
              <w:r w:rsidRPr="00696F74" w:rsidDel="009B7CCF">
                <w:rPr>
                  <w:rFonts w:ascii="Arial" w:hAnsi="Arial" w:cs="Arial"/>
                  <w:sz w:val="20"/>
                  <w:szCs w:val="20"/>
                </w:rPr>
                <w:delText>ЗИФ/Служба/Цех (ГРС, Рудоуправление, СГМ, РСЦ, ЦС</w:delText>
              </w:r>
              <w:r w:rsidRPr="0096258B" w:rsidDel="009B7CCF">
                <w:rPr>
                  <w:rFonts w:ascii="Arial" w:hAnsi="Arial" w:cs="Arial"/>
                  <w:sz w:val="20"/>
                  <w:szCs w:val="20"/>
                </w:rPr>
                <w:delText>П, Энергоцех)</w:delText>
              </w:r>
            </w:del>
          </w:p>
        </w:tc>
      </w:tr>
      <w:tr w:rsidR="0096258B" w:rsidRPr="0086487D" w14:paraId="5055704B"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683"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15684" w:author="Александр" w:date="2020-04-13T10:06:00Z">
            <w:trPr>
              <w:cantSplit/>
            </w:trPr>
          </w:trPrChange>
        </w:trPr>
        <w:tc>
          <w:tcPr>
            <w:tcW w:w="1541" w:type="pct"/>
            <w:tcPrChange w:id="15685" w:author="Александр" w:date="2020-04-13T10:06:00Z">
              <w:tcPr>
                <w:tcW w:w="1541" w:type="pct"/>
                <w:vAlign w:val="center"/>
              </w:tcPr>
            </w:tcPrChange>
          </w:tcPr>
          <w:p w14:paraId="4B6EB00A" w14:textId="2DA83CC5" w:rsidR="0096258B" w:rsidRPr="0096258B" w:rsidRDefault="0096258B" w:rsidP="0096258B">
            <w:pPr>
              <w:jc w:val="left"/>
              <w:rPr>
                <w:rFonts w:ascii="Arial" w:hAnsi="Arial" w:cs="Arial"/>
                <w:sz w:val="20"/>
                <w:szCs w:val="20"/>
              </w:rPr>
            </w:pPr>
            <w:ins w:id="15686" w:author="Александр" w:date="2020-04-13T10:06:00Z">
              <w:r w:rsidRPr="0096258B">
                <w:rPr>
                  <w:rFonts w:ascii="Arial" w:hAnsi="Arial" w:cs="Arial"/>
                  <w:sz w:val="20"/>
                  <w:szCs w:val="20"/>
                  <w:rPrChange w:id="15687" w:author="Александр" w:date="2020-04-13T10:07:00Z">
                    <w:rPr/>
                  </w:rPrChange>
                </w:rPr>
                <w:t>3</w:t>
              </w:r>
            </w:ins>
            <w:del w:id="15688" w:author="Александр" w:date="2020-04-13T10:06:00Z">
              <w:r w:rsidRPr="00696F74" w:rsidDel="009B7CCF">
                <w:rPr>
                  <w:rFonts w:ascii="Arial" w:hAnsi="Arial" w:cs="Arial"/>
                  <w:sz w:val="20"/>
                  <w:szCs w:val="20"/>
                </w:rPr>
                <w:delText>3</w:delText>
              </w:r>
            </w:del>
          </w:p>
        </w:tc>
        <w:tc>
          <w:tcPr>
            <w:tcW w:w="3459" w:type="pct"/>
            <w:tcPrChange w:id="15689" w:author="Александр" w:date="2020-04-13T10:06:00Z">
              <w:tcPr>
                <w:tcW w:w="3459" w:type="pct"/>
                <w:vAlign w:val="center"/>
              </w:tcPr>
            </w:tcPrChange>
          </w:tcPr>
          <w:p w14:paraId="70643BC2" w14:textId="15572272" w:rsidR="0096258B" w:rsidRPr="0096258B" w:rsidRDefault="0096258B" w:rsidP="0096258B">
            <w:pPr>
              <w:jc w:val="left"/>
              <w:rPr>
                <w:rFonts w:ascii="Arial" w:hAnsi="Arial" w:cs="Arial"/>
                <w:sz w:val="20"/>
                <w:szCs w:val="20"/>
              </w:rPr>
            </w:pPr>
            <w:ins w:id="15690" w:author="Александр" w:date="2020-04-13T10:06:00Z">
              <w:r w:rsidRPr="0096258B">
                <w:rPr>
                  <w:rFonts w:ascii="Arial" w:hAnsi="Arial" w:cs="Arial"/>
                  <w:sz w:val="20"/>
                  <w:szCs w:val="20"/>
                  <w:rPrChange w:id="15691" w:author="Александр" w:date="2020-04-13T10:07:00Z">
                    <w:rPr/>
                  </w:rPrChange>
                </w:rPr>
                <w:t>Цех/Карьер/</w:t>
              </w:r>
              <w:proofErr w:type="spellStart"/>
              <w:r w:rsidRPr="0096258B">
                <w:rPr>
                  <w:rFonts w:ascii="Arial" w:hAnsi="Arial" w:cs="Arial"/>
                  <w:sz w:val="20"/>
                  <w:szCs w:val="20"/>
                  <w:rPrChange w:id="15692" w:author="Александр" w:date="2020-04-13T10:07:00Z">
                    <w:rPr/>
                  </w:rPrChange>
                </w:rPr>
                <w:t>Отд</w:t>
              </w:r>
              <w:proofErr w:type="spellEnd"/>
              <w:r w:rsidRPr="0096258B">
                <w:rPr>
                  <w:rFonts w:ascii="Arial" w:hAnsi="Arial" w:cs="Arial"/>
                  <w:sz w:val="20"/>
                  <w:szCs w:val="20"/>
                  <w:rPrChange w:id="15693" w:author="Александр" w:date="2020-04-13T10:07:00Z">
                    <w:rPr/>
                  </w:rPrChange>
                </w:rPr>
                <w:t>-е/Участок/</w:t>
              </w:r>
              <w:proofErr w:type="spellStart"/>
              <w:r w:rsidRPr="0096258B">
                <w:rPr>
                  <w:rFonts w:ascii="Arial" w:hAnsi="Arial" w:cs="Arial"/>
                  <w:sz w:val="20"/>
                  <w:szCs w:val="20"/>
                  <w:rPrChange w:id="15694" w:author="Александр" w:date="2020-04-13T10:07:00Z">
                    <w:rPr/>
                  </w:rPrChange>
                </w:rPr>
                <w:t>Устан</w:t>
              </w:r>
            </w:ins>
            <w:proofErr w:type="spellEnd"/>
            <w:del w:id="15695" w:author="Александр" w:date="2020-04-13T10:06:00Z">
              <w:r w:rsidRPr="00696F74" w:rsidDel="009B7CCF">
                <w:rPr>
                  <w:rFonts w:ascii="Arial" w:hAnsi="Arial" w:cs="Arial"/>
                  <w:sz w:val="20"/>
                  <w:szCs w:val="20"/>
                </w:rPr>
                <w:delText>Цех/Карьер/Отделение/Участок/ Установка</w:delText>
              </w:r>
            </w:del>
          </w:p>
        </w:tc>
      </w:tr>
      <w:tr w:rsidR="0096258B" w:rsidRPr="0086487D" w14:paraId="7B9F1216"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696"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15697" w:author="Александр" w:date="2020-04-13T10:06:00Z">
            <w:trPr>
              <w:cantSplit/>
            </w:trPr>
          </w:trPrChange>
        </w:trPr>
        <w:tc>
          <w:tcPr>
            <w:tcW w:w="1541" w:type="pct"/>
            <w:tcPrChange w:id="15698" w:author="Александр" w:date="2020-04-13T10:06:00Z">
              <w:tcPr>
                <w:tcW w:w="1541" w:type="pct"/>
                <w:vAlign w:val="center"/>
              </w:tcPr>
            </w:tcPrChange>
          </w:tcPr>
          <w:p w14:paraId="78C1DFF5" w14:textId="57FD0AEA" w:rsidR="0096258B" w:rsidRPr="0096258B" w:rsidRDefault="0096258B" w:rsidP="0096258B">
            <w:pPr>
              <w:jc w:val="left"/>
              <w:rPr>
                <w:rFonts w:ascii="Arial" w:hAnsi="Arial" w:cs="Arial"/>
                <w:sz w:val="20"/>
                <w:szCs w:val="20"/>
              </w:rPr>
            </w:pPr>
            <w:ins w:id="15699" w:author="Александр" w:date="2020-04-13T10:06:00Z">
              <w:r w:rsidRPr="0096258B">
                <w:rPr>
                  <w:rFonts w:ascii="Arial" w:hAnsi="Arial" w:cs="Arial"/>
                  <w:sz w:val="20"/>
                  <w:szCs w:val="20"/>
                  <w:rPrChange w:id="15700" w:author="Александр" w:date="2020-04-13T10:07:00Z">
                    <w:rPr/>
                  </w:rPrChange>
                </w:rPr>
                <w:t>4</w:t>
              </w:r>
            </w:ins>
            <w:del w:id="15701" w:author="Александр" w:date="2020-04-13T10:06:00Z">
              <w:r w:rsidRPr="00696F74" w:rsidDel="009B7CCF">
                <w:rPr>
                  <w:rFonts w:ascii="Arial" w:hAnsi="Arial" w:cs="Arial"/>
                  <w:sz w:val="20"/>
                  <w:szCs w:val="20"/>
                </w:rPr>
                <w:delText>4</w:delText>
              </w:r>
            </w:del>
          </w:p>
        </w:tc>
        <w:tc>
          <w:tcPr>
            <w:tcW w:w="3459" w:type="pct"/>
            <w:tcPrChange w:id="15702" w:author="Александр" w:date="2020-04-13T10:06:00Z">
              <w:tcPr>
                <w:tcW w:w="3459" w:type="pct"/>
                <w:vAlign w:val="center"/>
              </w:tcPr>
            </w:tcPrChange>
          </w:tcPr>
          <w:p w14:paraId="40B9BDBA" w14:textId="42570A31" w:rsidR="0096258B" w:rsidRPr="00696F74" w:rsidDel="009B7CCF" w:rsidRDefault="0096258B" w:rsidP="0096258B">
            <w:pPr>
              <w:pStyle w:val="afff9"/>
              <w:spacing w:after="0" w:line="240" w:lineRule="auto"/>
              <w:jc w:val="left"/>
              <w:rPr>
                <w:del w:id="15703" w:author="Александр" w:date="2020-04-13T10:06:00Z"/>
                <w:rFonts w:ascii="Arial" w:hAnsi="Arial" w:cs="Arial"/>
                <w:sz w:val="20"/>
                <w:szCs w:val="20"/>
              </w:rPr>
            </w:pPr>
            <w:ins w:id="15704" w:author="Александр" w:date="2020-04-13T10:06:00Z">
              <w:r w:rsidRPr="0096258B">
                <w:rPr>
                  <w:rFonts w:ascii="Arial" w:hAnsi="Arial" w:cs="Arial"/>
                  <w:sz w:val="20"/>
                  <w:szCs w:val="20"/>
                  <w:rPrChange w:id="15705" w:author="Александр" w:date="2020-04-13T10:07:00Z">
                    <w:rPr/>
                  </w:rPrChange>
                </w:rPr>
                <w:t>Участок/Линия/Служба/</w:t>
              </w:r>
              <w:proofErr w:type="spellStart"/>
              <w:r w:rsidRPr="0096258B">
                <w:rPr>
                  <w:rFonts w:ascii="Arial" w:hAnsi="Arial" w:cs="Arial"/>
                  <w:sz w:val="20"/>
                  <w:szCs w:val="20"/>
                  <w:rPrChange w:id="15706" w:author="Александр" w:date="2020-04-13T10:07:00Z">
                    <w:rPr/>
                  </w:rPrChange>
                </w:rPr>
                <w:t>Автоколон</w:t>
              </w:r>
            </w:ins>
            <w:proofErr w:type="spellEnd"/>
            <w:del w:id="15707" w:author="Александр" w:date="2020-04-13T10:06:00Z">
              <w:r w:rsidRPr="00696F74" w:rsidDel="009B7CCF">
                <w:rPr>
                  <w:rFonts w:ascii="Arial" w:hAnsi="Arial" w:cs="Arial"/>
                  <w:sz w:val="20"/>
                  <w:szCs w:val="20"/>
                </w:rPr>
                <w:delText>Участок/Линия/Служба/</w:delText>
              </w:r>
            </w:del>
          </w:p>
          <w:p w14:paraId="30B06F00" w14:textId="78E69E62" w:rsidR="0096258B" w:rsidRPr="0096258B" w:rsidRDefault="0096258B" w:rsidP="0096258B">
            <w:pPr>
              <w:jc w:val="left"/>
              <w:rPr>
                <w:rFonts w:ascii="Arial" w:hAnsi="Arial" w:cs="Arial"/>
                <w:sz w:val="20"/>
                <w:szCs w:val="20"/>
              </w:rPr>
            </w:pPr>
            <w:del w:id="15708" w:author="Александр" w:date="2020-04-13T10:06:00Z">
              <w:r w:rsidRPr="0096258B" w:rsidDel="009B7CCF">
                <w:rPr>
                  <w:rFonts w:ascii="Arial" w:hAnsi="Arial" w:cs="Arial"/>
                  <w:sz w:val="20"/>
                  <w:szCs w:val="20"/>
                </w:rPr>
                <w:delText>Автоколонна</w:delText>
              </w:r>
            </w:del>
          </w:p>
        </w:tc>
      </w:tr>
      <w:tr w:rsidR="0096258B" w:rsidRPr="0086487D" w14:paraId="0B1D1B49"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709"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15710" w:author="Александр" w:date="2020-04-13T10:06:00Z">
            <w:trPr>
              <w:cantSplit/>
            </w:trPr>
          </w:trPrChange>
        </w:trPr>
        <w:tc>
          <w:tcPr>
            <w:tcW w:w="1541" w:type="pct"/>
            <w:tcPrChange w:id="15711" w:author="Александр" w:date="2020-04-13T10:06:00Z">
              <w:tcPr>
                <w:tcW w:w="1541" w:type="pct"/>
                <w:vAlign w:val="center"/>
              </w:tcPr>
            </w:tcPrChange>
          </w:tcPr>
          <w:p w14:paraId="2085D3F3" w14:textId="3D5DA490" w:rsidR="0096258B" w:rsidRPr="0096258B" w:rsidRDefault="0096258B" w:rsidP="0096258B">
            <w:pPr>
              <w:jc w:val="left"/>
              <w:rPr>
                <w:rFonts w:ascii="Arial" w:hAnsi="Arial" w:cs="Arial"/>
                <w:sz w:val="20"/>
                <w:szCs w:val="20"/>
              </w:rPr>
            </w:pPr>
            <w:ins w:id="15712" w:author="Александр" w:date="2020-04-13T10:06:00Z">
              <w:r w:rsidRPr="0096258B">
                <w:rPr>
                  <w:rFonts w:ascii="Arial" w:hAnsi="Arial" w:cs="Arial"/>
                  <w:sz w:val="20"/>
                  <w:szCs w:val="20"/>
                  <w:rPrChange w:id="15713" w:author="Александр" w:date="2020-04-13T10:07:00Z">
                    <w:rPr/>
                  </w:rPrChange>
                </w:rPr>
                <w:t>5</w:t>
              </w:r>
            </w:ins>
            <w:del w:id="15714" w:author="Александр" w:date="2020-04-13T10:06:00Z">
              <w:r w:rsidRPr="00696F74" w:rsidDel="009B7CCF">
                <w:rPr>
                  <w:rFonts w:ascii="Arial" w:hAnsi="Arial" w:cs="Arial"/>
                  <w:sz w:val="20"/>
                  <w:szCs w:val="20"/>
                </w:rPr>
                <w:delText>5</w:delText>
              </w:r>
            </w:del>
          </w:p>
        </w:tc>
        <w:tc>
          <w:tcPr>
            <w:tcW w:w="3459" w:type="pct"/>
            <w:tcPrChange w:id="15715" w:author="Александр" w:date="2020-04-13T10:06:00Z">
              <w:tcPr>
                <w:tcW w:w="3459" w:type="pct"/>
                <w:vAlign w:val="center"/>
              </w:tcPr>
            </w:tcPrChange>
          </w:tcPr>
          <w:p w14:paraId="4920D1CA" w14:textId="409097AF" w:rsidR="0096258B" w:rsidRPr="0096258B" w:rsidRDefault="0096258B" w:rsidP="0096258B">
            <w:pPr>
              <w:jc w:val="left"/>
              <w:rPr>
                <w:rFonts w:ascii="Arial" w:hAnsi="Arial" w:cs="Arial"/>
                <w:sz w:val="20"/>
                <w:szCs w:val="20"/>
              </w:rPr>
            </w:pPr>
            <w:ins w:id="15716" w:author="Александр" w:date="2020-04-13T10:06:00Z">
              <w:r w:rsidRPr="0096258B">
                <w:rPr>
                  <w:rFonts w:ascii="Arial" w:hAnsi="Arial" w:cs="Arial"/>
                  <w:sz w:val="20"/>
                  <w:szCs w:val="20"/>
                  <w:rPrChange w:id="15717" w:author="Александр" w:date="2020-04-13T10:07:00Z">
                    <w:rPr/>
                  </w:rPrChange>
                </w:rPr>
                <w:t>Технологическая позиция</w:t>
              </w:r>
            </w:ins>
            <w:del w:id="15718" w:author="Александр" w:date="2020-04-13T10:06:00Z">
              <w:r w:rsidRPr="00696F74" w:rsidDel="009B7CCF">
                <w:rPr>
                  <w:rFonts w:ascii="Arial" w:hAnsi="Arial" w:cs="Arial"/>
                  <w:sz w:val="20"/>
                  <w:szCs w:val="20"/>
                </w:rPr>
                <w:delText>Технологическая позиция</w:delText>
              </w:r>
            </w:del>
          </w:p>
        </w:tc>
      </w:tr>
      <w:tr w:rsidR="0096258B" w:rsidRPr="0086487D" w14:paraId="1530F99F"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719"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15720" w:author="Александр" w:date="2020-04-13T10:06:00Z">
            <w:trPr>
              <w:cantSplit/>
            </w:trPr>
          </w:trPrChange>
        </w:trPr>
        <w:tc>
          <w:tcPr>
            <w:tcW w:w="1541" w:type="pct"/>
            <w:tcPrChange w:id="15721" w:author="Александр" w:date="2020-04-13T10:06:00Z">
              <w:tcPr>
                <w:tcW w:w="1541" w:type="pct"/>
                <w:vAlign w:val="center"/>
              </w:tcPr>
            </w:tcPrChange>
          </w:tcPr>
          <w:p w14:paraId="76AC7E62" w14:textId="5E81316C" w:rsidR="0096258B" w:rsidRPr="0096258B" w:rsidRDefault="0096258B" w:rsidP="0096258B">
            <w:pPr>
              <w:jc w:val="left"/>
              <w:rPr>
                <w:rFonts w:ascii="Arial" w:hAnsi="Arial" w:cs="Arial"/>
                <w:sz w:val="20"/>
                <w:szCs w:val="20"/>
              </w:rPr>
            </w:pPr>
            <w:ins w:id="15722" w:author="Александр" w:date="2020-04-13T10:06:00Z">
              <w:r w:rsidRPr="0096258B">
                <w:rPr>
                  <w:rFonts w:ascii="Arial" w:hAnsi="Arial" w:cs="Arial"/>
                  <w:sz w:val="20"/>
                  <w:szCs w:val="20"/>
                  <w:rPrChange w:id="15723" w:author="Александр" w:date="2020-04-13T10:07:00Z">
                    <w:rPr/>
                  </w:rPrChange>
                </w:rPr>
                <w:t>6</w:t>
              </w:r>
            </w:ins>
            <w:del w:id="15724" w:author="Александр" w:date="2020-04-13T10:06:00Z">
              <w:r w:rsidRPr="00696F74" w:rsidDel="009B7CCF">
                <w:rPr>
                  <w:rFonts w:ascii="Arial" w:hAnsi="Arial" w:cs="Arial"/>
                  <w:sz w:val="20"/>
                  <w:szCs w:val="20"/>
                </w:rPr>
                <w:delText>6</w:delText>
              </w:r>
            </w:del>
          </w:p>
        </w:tc>
        <w:tc>
          <w:tcPr>
            <w:tcW w:w="3459" w:type="pct"/>
            <w:tcPrChange w:id="15725" w:author="Александр" w:date="2020-04-13T10:06:00Z">
              <w:tcPr>
                <w:tcW w:w="3459" w:type="pct"/>
                <w:vAlign w:val="center"/>
              </w:tcPr>
            </w:tcPrChange>
          </w:tcPr>
          <w:p w14:paraId="52795EA6" w14:textId="67942850" w:rsidR="0096258B" w:rsidRPr="0096258B" w:rsidRDefault="0096258B" w:rsidP="0096258B">
            <w:pPr>
              <w:jc w:val="left"/>
              <w:rPr>
                <w:rFonts w:ascii="Arial" w:hAnsi="Arial" w:cs="Arial"/>
                <w:sz w:val="20"/>
                <w:szCs w:val="20"/>
              </w:rPr>
            </w:pPr>
            <w:ins w:id="15726" w:author="Александр" w:date="2020-04-13T10:06:00Z">
              <w:r w:rsidRPr="0096258B">
                <w:rPr>
                  <w:rFonts w:ascii="Arial" w:hAnsi="Arial" w:cs="Arial"/>
                  <w:sz w:val="20"/>
                  <w:szCs w:val="20"/>
                  <w:rPrChange w:id="15727" w:author="Александр" w:date="2020-04-13T10:07:00Z">
                    <w:rPr/>
                  </w:rPrChange>
                </w:rPr>
                <w:t>Группирующее ТМ</w:t>
              </w:r>
            </w:ins>
            <w:del w:id="15728" w:author="Александр" w:date="2020-04-13T10:06:00Z">
              <w:r w:rsidRPr="00696F74" w:rsidDel="009B7CCF">
                <w:rPr>
                  <w:rFonts w:ascii="Arial" w:hAnsi="Arial" w:cs="Arial"/>
                  <w:sz w:val="20"/>
                  <w:szCs w:val="20"/>
                </w:rPr>
                <w:delText>Группирующее ТМ</w:delText>
              </w:r>
            </w:del>
          </w:p>
        </w:tc>
      </w:tr>
      <w:tr w:rsidR="0096258B" w:rsidRPr="0086487D" w14:paraId="103DDE49"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729"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ins w:id="15730" w:author="Александр" w:date="2020-04-13T10:05:00Z"/>
          <w:trPrChange w:id="15731" w:author="Александр" w:date="2020-04-13T10:06:00Z">
            <w:trPr>
              <w:cantSplit/>
            </w:trPr>
          </w:trPrChange>
        </w:trPr>
        <w:tc>
          <w:tcPr>
            <w:tcW w:w="1541" w:type="pct"/>
            <w:tcPrChange w:id="15732" w:author="Александр" w:date="2020-04-13T10:06:00Z">
              <w:tcPr>
                <w:tcW w:w="1541" w:type="pct"/>
                <w:vAlign w:val="center"/>
              </w:tcPr>
            </w:tcPrChange>
          </w:tcPr>
          <w:p w14:paraId="4C7E98BF" w14:textId="39DB7C93" w:rsidR="0096258B" w:rsidRPr="00696F74" w:rsidRDefault="0096258B" w:rsidP="0096258B">
            <w:pPr>
              <w:jc w:val="left"/>
              <w:rPr>
                <w:ins w:id="15733" w:author="Александр" w:date="2020-04-13T10:05:00Z"/>
                <w:rFonts w:ascii="Arial" w:hAnsi="Arial" w:cs="Arial"/>
                <w:sz w:val="20"/>
                <w:szCs w:val="20"/>
              </w:rPr>
            </w:pPr>
            <w:ins w:id="15734" w:author="Александр" w:date="2020-04-13T10:06:00Z">
              <w:r w:rsidRPr="0096258B">
                <w:rPr>
                  <w:rFonts w:ascii="Arial" w:hAnsi="Arial" w:cs="Arial"/>
                  <w:sz w:val="20"/>
                  <w:szCs w:val="20"/>
                  <w:rPrChange w:id="15735" w:author="Александр" w:date="2020-04-13T10:07:00Z">
                    <w:rPr/>
                  </w:rPrChange>
                </w:rPr>
                <w:t>7</w:t>
              </w:r>
            </w:ins>
          </w:p>
        </w:tc>
        <w:tc>
          <w:tcPr>
            <w:tcW w:w="3459" w:type="pct"/>
            <w:tcPrChange w:id="15736" w:author="Александр" w:date="2020-04-13T10:06:00Z">
              <w:tcPr>
                <w:tcW w:w="3459" w:type="pct"/>
                <w:vAlign w:val="center"/>
              </w:tcPr>
            </w:tcPrChange>
          </w:tcPr>
          <w:p w14:paraId="2FB6BB58" w14:textId="3446E261" w:rsidR="0096258B" w:rsidRPr="00696F74" w:rsidRDefault="0096258B" w:rsidP="0096258B">
            <w:pPr>
              <w:jc w:val="left"/>
              <w:rPr>
                <w:ins w:id="15737" w:author="Александр" w:date="2020-04-13T10:05:00Z"/>
                <w:rFonts w:ascii="Arial" w:hAnsi="Arial" w:cs="Arial"/>
                <w:sz w:val="20"/>
                <w:szCs w:val="20"/>
              </w:rPr>
            </w:pPr>
            <w:ins w:id="15738" w:author="Александр" w:date="2020-04-13T10:06:00Z">
              <w:r w:rsidRPr="0096258B">
                <w:rPr>
                  <w:rFonts w:ascii="Arial" w:hAnsi="Arial" w:cs="Arial"/>
                  <w:sz w:val="20"/>
                  <w:szCs w:val="20"/>
                  <w:rPrChange w:id="15739" w:author="Александр" w:date="2020-04-13T10:07:00Z">
                    <w:rPr/>
                  </w:rPrChange>
                </w:rPr>
                <w:t>Группирующее ТМ Автошины и КГШ</w:t>
              </w:r>
            </w:ins>
          </w:p>
        </w:tc>
      </w:tr>
      <w:tr w:rsidR="0096258B" w:rsidRPr="0086487D" w14:paraId="2FE71903" w14:textId="77777777" w:rsidTr="00224E39">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15740" w:author="Александр" w:date="2020-04-13T10:06: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ins w:id="15741" w:author="Александр" w:date="2020-04-13T10:05:00Z"/>
          <w:trPrChange w:id="15742" w:author="Александр" w:date="2020-04-13T10:06:00Z">
            <w:trPr>
              <w:cantSplit/>
            </w:trPr>
          </w:trPrChange>
        </w:trPr>
        <w:tc>
          <w:tcPr>
            <w:tcW w:w="1541" w:type="pct"/>
            <w:tcPrChange w:id="15743" w:author="Александр" w:date="2020-04-13T10:06:00Z">
              <w:tcPr>
                <w:tcW w:w="1541" w:type="pct"/>
                <w:vAlign w:val="center"/>
              </w:tcPr>
            </w:tcPrChange>
          </w:tcPr>
          <w:p w14:paraId="58BBAA0D" w14:textId="1E6767F3" w:rsidR="0096258B" w:rsidRPr="00696F74" w:rsidRDefault="0096258B" w:rsidP="0096258B">
            <w:pPr>
              <w:jc w:val="left"/>
              <w:rPr>
                <w:ins w:id="15744" w:author="Александр" w:date="2020-04-13T10:05:00Z"/>
                <w:rFonts w:ascii="Arial" w:hAnsi="Arial" w:cs="Arial"/>
                <w:sz w:val="20"/>
                <w:szCs w:val="20"/>
              </w:rPr>
            </w:pPr>
            <w:ins w:id="15745" w:author="Александр" w:date="2020-04-13T10:06:00Z">
              <w:r w:rsidRPr="0096258B">
                <w:rPr>
                  <w:rFonts w:ascii="Arial" w:hAnsi="Arial" w:cs="Arial"/>
                  <w:sz w:val="20"/>
                  <w:szCs w:val="20"/>
                  <w:rPrChange w:id="15746" w:author="Александр" w:date="2020-04-13T10:07:00Z">
                    <w:rPr/>
                  </w:rPrChange>
                </w:rPr>
                <w:t>8</w:t>
              </w:r>
            </w:ins>
          </w:p>
        </w:tc>
        <w:tc>
          <w:tcPr>
            <w:tcW w:w="3459" w:type="pct"/>
            <w:tcPrChange w:id="15747" w:author="Александр" w:date="2020-04-13T10:06:00Z">
              <w:tcPr>
                <w:tcW w:w="3459" w:type="pct"/>
                <w:vAlign w:val="center"/>
              </w:tcPr>
            </w:tcPrChange>
          </w:tcPr>
          <w:p w14:paraId="32779049" w14:textId="000B9E69" w:rsidR="0096258B" w:rsidRPr="00696F74" w:rsidRDefault="0096258B" w:rsidP="0096258B">
            <w:pPr>
              <w:jc w:val="left"/>
              <w:rPr>
                <w:ins w:id="15748" w:author="Александр" w:date="2020-04-13T10:05:00Z"/>
                <w:rFonts w:ascii="Arial" w:hAnsi="Arial" w:cs="Arial"/>
                <w:sz w:val="20"/>
                <w:szCs w:val="20"/>
              </w:rPr>
            </w:pPr>
            <w:ins w:id="15749" w:author="Александр" w:date="2020-04-13T10:06:00Z">
              <w:r w:rsidRPr="0096258B">
                <w:rPr>
                  <w:rFonts w:ascii="Arial" w:hAnsi="Arial" w:cs="Arial"/>
                  <w:sz w:val="20"/>
                  <w:szCs w:val="20"/>
                  <w:rPrChange w:id="15750" w:author="Александр" w:date="2020-04-13T10:07:00Z">
                    <w:rPr/>
                  </w:rPrChange>
                </w:rPr>
                <w:t>Точка осмотра</w:t>
              </w:r>
            </w:ins>
          </w:p>
        </w:tc>
      </w:tr>
      <w:tr w:rsidR="00160C24" w:rsidRPr="0086487D" w14:paraId="598D487E" w14:textId="77777777" w:rsidTr="00224E39">
        <w:trPr>
          <w:cantSplit/>
          <w:ins w:id="15751" w:author="Владимир Лаут" w:date="2021-03-03T17:03:00Z"/>
        </w:trPr>
        <w:tc>
          <w:tcPr>
            <w:tcW w:w="1541" w:type="pct"/>
          </w:tcPr>
          <w:p w14:paraId="3A51A3C1" w14:textId="1C22E989" w:rsidR="00160C24" w:rsidRPr="0096258B" w:rsidRDefault="00160C24" w:rsidP="0096258B">
            <w:pPr>
              <w:jc w:val="left"/>
              <w:rPr>
                <w:ins w:id="15752" w:author="Владимир Лаут" w:date="2021-03-03T17:03:00Z"/>
                <w:rFonts w:ascii="Arial" w:hAnsi="Arial" w:cs="Arial"/>
                <w:sz w:val="20"/>
                <w:szCs w:val="20"/>
              </w:rPr>
            </w:pPr>
            <w:ins w:id="15753" w:author="Владимир Лаут" w:date="2021-03-03T17:03:00Z">
              <w:r>
                <w:rPr>
                  <w:rFonts w:ascii="Arial" w:hAnsi="Arial" w:cs="Arial"/>
                  <w:sz w:val="20"/>
                  <w:szCs w:val="20"/>
                </w:rPr>
                <w:t>9</w:t>
              </w:r>
            </w:ins>
          </w:p>
        </w:tc>
        <w:tc>
          <w:tcPr>
            <w:tcW w:w="3459" w:type="pct"/>
          </w:tcPr>
          <w:p w14:paraId="69040052" w14:textId="1B35DA5A" w:rsidR="00160C24" w:rsidRPr="0096258B" w:rsidRDefault="00160C24" w:rsidP="0096258B">
            <w:pPr>
              <w:jc w:val="left"/>
              <w:rPr>
                <w:ins w:id="15754" w:author="Владимир Лаут" w:date="2021-03-03T17:03:00Z"/>
                <w:rFonts w:ascii="Arial" w:hAnsi="Arial" w:cs="Arial"/>
                <w:sz w:val="20"/>
                <w:szCs w:val="20"/>
              </w:rPr>
            </w:pPr>
            <w:ins w:id="15755" w:author="Владимир Лаут" w:date="2021-03-03T17:03:00Z">
              <w:r>
                <w:rPr>
                  <w:rFonts w:ascii="Arial" w:hAnsi="Arial" w:cs="Arial"/>
                  <w:sz w:val="20"/>
                  <w:szCs w:val="20"/>
                </w:rPr>
                <w:t>Группирующее ТМ АКБ</w:t>
              </w:r>
            </w:ins>
          </w:p>
        </w:tc>
      </w:tr>
    </w:tbl>
    <w:p w14:paraId="12E51125" w14:textId="77777777" w:rsidR="00D153F5" w:rsidRPr="00FB401A" w:rsidRDefault="00D153F5" w:rsidP="00197D54">
      <w:pPr>
        <w:pStyle w:val="3"/>
      </w:pPr>
      <w:bookmarkStart w:id="15756" w:name="_Toc521083911"/>
      <w:bookmarkStart w:id="15757" w:name="_Toc521341051"/>
      <w:bookmarkStart w:id="15758" w:name="_Toc521439571"/>
      <w:bookmarkStart w:id="15759" w:name="_Toc67557233"/>
      <w:r>
        <w:t>К</w:t>
      </w:r>
      <w:r w:rsidRPr="00FB401A">
        <w:t>лючевые параметры объекта</w:t>
      </w:r>
      <w:bookmarkEnd w:id="15756"/>
      <w:bookmarkEnd w:id="15757"/>
      <w:bookmarkEnd w:id="15758"/>
      <w:bookmarkEnd w:id="15759"/>
    </w:p>
    <w:p w14:paraId="78CF7DBF" w14:textId="77777777" w:rsidR="00D153F5" w:rsidRPr="00C311F7" w:rsidRDefault="00D153F5" w:rsidP="00D153F5">
      <w:pPr>
        <w:spacing w:after="240" w:line="276" w:lineRule="auto"/>
        <w:ind w:firstLine="567"/>
        <w:rPr>
          <w:rFonts w:ascii="Arial" w:hAnsi="Arial" w:cs="Arial"/>
          <w:color w:val="7F7F7F" w:themeColor="text1" w:themeTint="80"/>
        </w:rPr>
        <w:sectPr w:rsidR="00D153F5" w:rsidRPr="00C311F7" w:rsidSect="008D4E24">
          <w:headerReference w:type="default" r:id="rId132"/>
          <w:footerReference w:type="default" r:id="rId133"/>
          <w:headerReference w:type="first" r:id="rId134"/>
          <w:pgSz w:w="11907" w:h="16840" w:code="9"/>
          <w:pgMar w:top="1134" w:right="567" w:bottom="1134" w:left="1134" w:header="737" w:footer="283" w:gutter="0"/>
          <w:cols w:space="708"/>
          <w:docGrid w:linePitch="360"/>
        </w:sectPr>
      </w:pPr>
      <w:r>
        <w:rPr>
          <w:rFonts w:ascii="Arial" w:hAnsi="Arial" w:cs="Arial"/>
        </w:rPr>
        <w:t xml:space="preserve">Ключевым параметром </w:t>
      </w:r>
      <w:r w:rsidRPr="00FC733B">
        <w:rPr>
          <w:rFonts w:ascii="Arial" w:hAnsi="Arial" w:cs="Arial"/>
          <w:szCs w:val="24"/>
        </w:rPr>
        <w:t xml:space="preserve">объекта является FLTYP - Тип </w:t>
      </w:r>
      <w:proofErr w:type="spellStart"/>
      <w:r w:rsidRPr="00FC733B">
        <w:rPr>
          <w:rFonts w:ascii="Arial" w:hAnsi="Arial" w:cs="Arial"/>
          <w:szCs w:val="24"/>
        </w:rPr>
        <w:t>техместа</w:t>
      </w:r>
      <w:proofErr w:type="spellEnd"/>
      <w:r w:rsidRPr="00FC733B">
        <w:rPr>
          <w:rFonts w:ascii="Arial" w:hAnsi="Arial" w:cs="Arial"/>
          <w:szCs w:val="24"/>
        </w:rPr>
        <w:t>.</w:t>
      </w:r>
    </w:p>
    <w:p w14:paraId="4B180943" w14:textId="77777777" w:rsidR="00D153F5" w:rsidRPr="003F2961" w:rsidRDefault="00D153F5" w:rsidP="00197D54">
      <w:pPr>
        <w:pStyle w:val="3"/>
      </w:pPr>
      <w:bookmarkStart w:id="15760" w:name="_Toc521083912"/>
      <w:bookmarkStart w:id="15761" w:name="_Toc521341052"/>
      <w:bookmarkStart w:id="15762" w:name="_Toc521439572"/>
      <w:bookmarkStart w:id="15763" w:name="_Toc67557234"/>
      <w:r w:rsidRPr="003F2961">
        <w:lastRenderedPageBreak/>
        <w:t>Модель данных объекта</w:t>
      </w:r>
      <w:bookmarkEnd w:id="15760"/>
      <w:bookmarkEnd w:id="15761"/>
      <w:bookmarkEnd w:id="15762"/>
      <w:bookmarkEnd w:id="15763"/>
    </w:p>
    <w:p w14:paraId="7428395C" w14:textId="38B3CC84" w:rsidR="00D153F5" w:rsidRPr="00B6037A"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ins w:id="15764" w:author="Александр" w:date="2020-04-13T13:16:00Z">
        <w:r w:rsidR="00DA4FCC">
          <w:rPr>
            <w:rFonts w:ascii="Arial" w:hAnsi="Arial" w:cs="Arial"/>
            <w:b/>
            <w:sz w:val="22"/>
          </w:rPr>
          <w:t>61</w:t>
        </w:r>
      </w:ins>
      <w:del w:id="15765" w:author="Александр" w:date="2020-04-13T13:16:00Z">
        <w:r w:rsidR="002870F7" w:rsidDel="00870994">
          <w:rPr>
            <w:rFonts w:ascii="Arial" w:hAnsi="Arial" w:cs="Arial"/>
            <w:b/>
            <w:sz w:val="22"/>
          </w:rPr>
          <w:delText>5</w:delText>
        </w:r>
        <w:r w:rsidR="00156F97" w:rsidDel="00870994">
          <w:rPr>
            <w:rFonts w:ascii="Arial" w:hAnsi="Arial" w:cs="Arial"/>
            <w:b/>
            <w:sz w:val="22"/>
          </w:rPr>
          <w:delText>6</w:delText>
        </w:r>
      </w:del>
      <w:r w:rsidRPr="00321205">
        <w:rPr>
          <w:rFonts w:ascii="Arial" w:hAnsi="Arial" w:cs="Arial"/>
          <w:b/>
          <w:sz w:val="22"/>
        </w:rPr>
        <w:t xml:space="preserve">. Модель данных </w:t>
      </w:r>
      <w:r>
        <w:rPr>
          <w:rFonts w:ascii="Arial" w:hAnsi="Arial" w:cs="Arial"/>
          <w:b/>
          <w:sz w:val="22"/>
          <w:lang w:val="en-US"/>
        </w:rPr>
        <w:t>PM</w:t>
      </w:r>
      <w:r w:rsidRPr="00D00F23">
        <w:rPr>
          <w:rFonts w:ascii="Arial" w:hAnsi="Arial" w:cs="Arial"/>
          <w:b/>
          <w:sz w:val="22"/>
        </w:rPr>
        <w:t xml:space="preserve">_54 </w:t>
      </w:r>
      <w:r>
        <w:rPr>
          <w:rFonts w:ascii="Arial" w:hAnsi="Arial" w:cs="Arial"/>
          <w:b/>
          <w:sz w:val="22"/>
        </w:rPr>
        <w:t xml:space="preserve">Тип </w:t>
      </w:r>
      <w:proofErr w:type="spellStart"/>
      <w:r>
        <w:rPr>
          <w:rFonts w:ascii="Arial" w:hAnsi="Arial" w:cs="Arial"/>
          <w:b/>
          <w:sz w:val="22"/>
        </w:rPr>
        <w:t>техместа</w:t>
      </w:r>
      <w:proofErr w:type="spellEnd"/>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470"/>
        <w:gridCol w:w="1471"/>
        <w:gridCol w:w="1825"/>
        <w:gridCol w:w="1187"/>
        <w:gridCol w:w="1477"/>
        <w:gridCol w:w="1858"/>
        <w:gridCol w:w="1825"/>
        <w:gridCol w:w="1175"/>
        <w:gridCol w:w="1193"/>
        <w:gridCol w:w="1064"/>
      </w:tblGrid>
      <w:tr w:rsidR="00D153F5" w:rsidRPr="0086487D" w14:paraId="5A6A868E" w14:textId="77777777" w:rsidTr="00685F1E">
        <w:trPr>
          <w:cantSplit/>
          <w:trHeight w:val="397"/>
          <w:tblHeader/>
        </w:trPr>
        <w:tc>
          <w:tcPr>
            <w:tcW w:w="146" w:type="pct"/>
            <w:vMerge w:val="restart"/>
            <w:shd w:val="clear" w:color="auto" w:fill="FFC000"/>
            <w:vAlign w:val="center"/>
          </w:tcPr>
          <w:p w14:paraId="462D7F73" w14:textId="77777777" w:rsidR="00D153F5" w:rsidRPr="0086487D" w:rsidRDefault="00D153F5" w:rsidP="00D153F5">
            <w:pPr>
              <w:jc w:val="center"/>
              <w:rPr>
                <w:rFonts w:ascii="Arial" w:hAnsi="Arial" w:cs="Arial"/>
                <w:b/>
                <w:sz w:val="20"/>
              </w:rPr>
            </w:pPr>
            <w:r>
              <w:rPr>
                <w:rFonts w:ascii="Arial" w:hAnsi="Arial" w:cs="Arial"/>
                <w:b/>
                <w:sz w:val="20"/>
              </w:rPr>
              <w:t>№</w:t>
            </w:r>
          </w:p>
        </w:tc>
        <w:tc>
          <w:tcPr>
            <w:tcW w:w="491" w:type="pct"/>
            <w:vMerge w:val="restart"/>
            <w:shd w:val="clear" w:color="auto" w:fill="FFC000"/>
          </w:tcPr>
          <w:p w14:paraId="5A7F3086" w14:textId="77777777" w:rsidR="00D153F5" w:rsidRDefault="00D153F5" w:rsidP="00D153F5">
            <w:pPr>
              <w:jc w:val="center"/>
              <w:rPr>
                <w:rFonts w:ascii="Arial" w:hAnsi="Arial" w:cs="Arial"/>
                <w:b/>
                <w:sz w:val="20"/>
              </w:rPr>
            </w:pPr>
          </w:p>
          <w:p w14:paraId="5C756509"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491" w:type="pct"/>
            <w:vMerge w:val="restart"/>
            <w:shd w:val="clear" w:color="auto" w:fill="FFC000"/>
            <w:vAlign w:val="center"/>
          </w:tcPr>
          <w:p w14:paraId="1EB1FABD"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609" w:type="pct"/>
            <w:vMerge w:val="restart"/>
            <w:shd w:val="clear" w:color="auto" w:fill="FFC000"/>
            <w:vAlign w:val="center"/>
          </w:tcPr>
          <w:p w14:paraId="2CECF0CA"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396" w:type="pct"/>
            <w:vMerge w:val="restart"/>
            <w:shd w:val="clear" w:color="auto" w:fill="FFC000"/>
            <w:vAlign w:val="center"/>
          </w:tcPr>
          <w:p w14:paraId="18DE3DD7"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20F72D62"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4594DEFE"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7B3BA0AB"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398FBDA0"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7FDADE21" w14:textId="77777777" w:rsidTr="00D153F5">
        <w:trPr>
          <w:cantSplit/>
        </w:trPr>
        <w:tc>
          <w:tcPr>
            <w:tcW w:w="146" w:type="pct"/>
            <w:vMerge/>
            <w:vAlign w:val="center"/>
          </w:tcPr>
          <w:p w14:paraId="43B8D0D9" w14:textId="77777777" w:rsidR="00D153F5" w:rsidRPr="0086487D" w:rsidRDefault="00D153F5" w:rsidP="00D153F5">
            <w:pPr>
              <w:jc w:val="center"/>
              <w:rPr>
                <w:rFonts w:ascii="Arial" w:hAnsi="Arial" w:cs="Arial"/>
                <w:sz w:val="20"/>
              </w:rPr>
            </w:pPr>
          </w:p>
        </w:tc>
        <w:tc>
          <w:tcPr>
            <w:tcW w:w="491" w:type="pct"/>
            <w:vMerge/>
          </w:tcPr>
          <w:p w14:paraId="2430F7D0" w14:textId="77777777" w:rsidR="00D153F5" w:rsidRPr="0086487D" w:rsidRDefault="00D153F5" w:rsidP="00D153F5">
            <w:pPr>
              <w:jc w:val="center"/>
              <w:rPr>
                <w:rFonts w:ascii="Arial" w:hAnsi="Arial" w:cs="Arial"/>
                <w:sz w:val="20"/>
              </w:rPr>
            </w:pPr>
          </w:p>
        </w:tc>
        <w:tc>
          <w:tcPr>
            <w:tcW w:w="491" w:type="pct"/>
            <w:vMerge/>
            <w:vAlign w:val="center"/>
          </w:tcPr>
          <w:p w14:paraId="059FBE62" w14:textId="77777777" w:rsidR="00D153F5" w:rsidRPr="0086487D" w:rsidRDefault="00D153F5" w:rsidP="00D153F5">
            <w:pPr>
              <w:jc w:val="center"/>
              <w:rPr>
                <w:rFonts w:ascii="Arial" w:hAnsi="Arial" w:cs="Arial"/>
                <w:sz w:val="20"/>
              </w:rPr>
            </w:pPr>
          </w:p>
        </w:tc>
        <w:tc>
          <w:tcPr>
            <w:tcW w:w="609" w:type="pct"/>
            <w:vMerge/>
            <w:vAlign w:val="center"/>
          </w:tcPr>
          <w:p w14:paraId="5C576495" w14:textId="77777777" w:rsidR="00D153F5" w:rsidRPr="0086487D" w:rsidRDefault="00D153F5" w:rsidP="00D153F5">
            <w:pPr>
              <w:jc w:val="center"/>
              <w:rPr>
                <w:rFonts w:ascii="Arial" w:hAnsi="Arial" w:cs="Arial"/>
                <w:sz w:val="20"/>
              </w:rPr>
            </w:pPr>
          </w:p>
        </w:tc>
        <w:tc>
          <w:tcPr>
            <w:tcW w:w="396" w:type="pct"/>
            <w:vMerge/>
            <w:vAlign w:val="center"/>
          </w:tcPr>
          <w:p w14:paraId="1FBA7DB3" w14:textId="77777777" w:rsidR="00D153F5" w:rsidRPr="0086487D" w:rsidRDefault="00D153F5" w:rsidP="00D153F5">
            <w:pPr>
              <w:jc w:val="center"/>
              <w:rPr>
                <w:rFonts w:ascii="Arial" w:hAnsi="Arial" w:cs="Arial"/>
                <w:sz w:val="20"/>
              </w:rPr>
            </w:pPr>
          </w:p>
        </w:tc>
        <w:tc>
          <w:tcPr>
            <w:tcW w:w="493" w:type="pct"/>
            <w:vMerge/>
            <w:vAlign w:val="center"/>
          </w:tcPr>
          <w:p w14:paraId="50750023"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33931CD3"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2DC5A9E3"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13133E23"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644381EE"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0CDC70AA" w14:textId="77777777" w:rsidR="00D153F5" w:rsidRPr="00675CA3" w:rsidRDefault="00D153F5" w:rsidP="00D153F5">
            <w:pPr>
              <w:jc w:val="center"/>
              <w:rPr>
                <w:rFonts w:ascii="Arial" w:hAnsi="Arial" w:cs="Arial"/>
                <w:b/>
                <w:sz w:val="20"/>
              </w:rPr>
            </w:pPr>
          </w:p>
        </w:tc>
      </w:tr>
      <w:tr w:rsidR="00D153F5" w:rsidRPr="0086487D" w14:paraId="6329B3F5" w14:textId="77777777" w:rsidTr="00D153F5">
        <w:trPr>
          <w:cantSplit/>
        </w:trPr>
        <w:tc>
          <w:tcPr>
            <w:tcW w:w="146" w:type="pct"/>
          </w:tcPr>
          <w:p w14:paraId="0A8896EC" w14:textId="77777777" w:rsidR="00D153F5" w:rsidRPr="0086487D" w:rsidRDefault="00D153F5" w:rsidP="00D153F5">
            <w:pPr>
              <w:rPr>
                <w:rFonts w:ascii="Arial" w:hAnsi="Arial" w:cs="Arial"/>
                <w:sz w:val="20"/>
              </w:rPr>
            </w:pPr>
            <w:r>
              <w:rPr>
                <w:rFonts w:ascii="Arial" w:hAnsi="Arial" w:cs="Arial"/>
                <w:sz w:val="20"/>
              </w:rPr>
              <w:t>1.</w:t>
            </w:r>
          </w:p>
        </w:tc>
        <w:tc>
          <w:tcPr>
            <w:tcW w:w="491" w:type="pct"/>
          </w:tcPr>
          <w:p w14:paraId="351283D2" w14:textId="3A8B91D1" w:rsidR="00D153F5" w:rsidRDefault="00972D19" w:rsidP="00D153F5">
            <w:pPr>
              <w:jc w:val="left"/>
              <w:rPr>
                <w:rFonts w:ascii="Arial" w:hAnsi="Arial" w:cs="Arial"/>
                <w:sz w:val="20"/>
              </w:rPr>
            </w:pPr>
            <w:r>
              <w:rPr>
                <w:rFonts w:ascii="Arial" w:hAnsi="Arial" w:cs="Arial"/>
                <w:sz w:val="20"/>
              </w:rPr>
              <w:t>-</w:t>
            </w:r>
          </w:p>
        </w:tc>
        <w:tc>
          <w:tcPr>
            <w:tcW w:w="491" w:type="pct"/>
          </w:tcPr>
          <w:p w14:paraId="2257EFF3" w14:textId="77777777" w:rsidR="00D153F5" w:rsidRPr="0086487D" w:rsidRDefault="00D153F5" w:rsidP="00D153F5">
            <w:pPr>
              <w:jc w:val="left"/>
              <w:rPr>
                <w:rFonts w:ascii="Arial" w:hAnsi="Arial" w:cs="Arial"/>
                <w:sz w:val="20"/>
              </w:rPr>
            </w:pPr>
            <w:r>
              <w:rPr>
                <w:rFonts w:ascii="Arial" w:hAnsi="Arial" w:cs="Arial"/>
                <w:sz w:val="20"/>
              </w:rPr>
              <w:t xml:space="preserve">Тип </w:t>
            </w:r>
            <w:proofErr w:type="spellStart"/>
            <w:r>
              <w:rPr>
                <w:rFonts w:ascii="Arial" w:hAnsi="Arial" w:cs="Arial"/>
                <w:sz w:val="20"/>
              </w:rPr>
              <w:t>техместа</w:t>
            </w:r>
            <w:proofErr w:type="spellEnd"/>
          </w:p>
        </w:tc>
        <w:tc>
          <w:tcPr>
            <w:tcW w:w="609" w:type="pct"/>
          </w:tcPr>
          <w:p w14:paraId="229CFCE5" w14:textId="77777777" w:rsidR="00D153F5" w:rsidRPr="00AF40E9" w:rsidRDefault="00D153F5" w:rsidP="00D153F5">
            <w:pPr>
              <w:jc w:val="center"/>
              <w:rPr>
                <w:rFonts w:ascii="Arial" w:hAnsi="Arial" w:cs="Arial"/>
                <w:sz w:val="20"/>
                <w:lang w:val="en-US"/>
              </w:rPr>
            </w:pPr>
            <w:r>
              <w:rPr>
                <w:rFonts w:ascii="Arial" w:hAnsi="Arial" w:cs="Arial"/>
                <w:sz w:val="20"/>
                <w:lang w:val="en-US"/>
              </w:rPr>
              <w:t>PM_54</w:t>
            </w:r>
          </w:p>
        </w:tc>
        <w:tc>
          <w:tcPr>
            <w:tcW w:w="396" w:type="pct"/>
          </w:tcPr>
          <w:p w14:paraId="7B9E98D5" w14:textId="77777777" w:rsidR="00D153F5" w:rsidRPr="00AF40E9" w:rsidRDefault="00D153F5" w:rsidP="00D153F5">
            <w:pPr>
              <w:jc w:val="center"/>
              <w:rPr>
                <w:rFonts w:ascii="Arial" w:hAnsi="Arial" w:cs="Arial"/>
                <w:sz w:val="20"/>
                <w:lang w:val="en-US"/>
              </w:rPr>
            </w:pPr>
            <w:r>
              <w:rPr>
                <w:rFonts w:ascii="Arial" w:hAnsi="Arial" w:cs="Arial"/>
                <w:sz w:val="20"/>
                <w:lang w:val="en-US"/>
              </w:rPr>
              <w:t>CHAR, 1</w:t>
            </w:r>
          </w:p>
        </w:tc>
        <w:tc>
          <w:tcPr>
            <w:tcW w:w="493" w:type="pct"/>
          </w:tcPr>
          <w:p w14:paraId="0E5A13B3" w14:textId="77777777" w:rsidR="00D153F5" w:rsidRPr="0086487D" w:rsidRDefault="00D153F5" w:rsidP="00D153F5">
            <w:pPr>
              <w:jc w:val="center"/>
              <w:rPr>
                <w:rFonts w:ascii="Arial" w:hAnsi="Arial" w:cs="Arial"/>
                <w:sz w:val="20"/>
              </w:rPr>
            </w:pPr>
            <w:r w:rsidRPr="00AF40E9">
              <w:rPr>
                <w:rFonts w:ascii="Arial" w:hAnsi="Arial" w:cs="Arial"/>
                <w:sz w:val="20"/>
              </w:rPr>
              <w:t>T370F</w:t>
            </w:r>
            <w:r>
              <w:rPr>
                <w:rFonts w:ascii="Arial" w:hAnsi="Arial" w:cs="Arial"/>
                <w:sz w:val="20"/>
                <w:lang w:val="en-US"/>
              </w:rPr>
              <w:t>-</w:t>
            </w:r>
            <w:r w:rsidRPr="00AF40E9">
              <w:rPr>
                <w:rFonts w:ascii="Arial" w:hAnsi="Arial" w:cs="Arial"/>
                <w:sz w:val="20"/>
              </w:rPr>
              <w:t>FLTYP</w:t>
            </w:r>
          </w:p>
        </w:tc>
        <w:tc>
          <w:tcPr>
            <w:tcW w:w="620" w:type="pct"/>
          </w:tcPr>
          <w:p w14:paraId="30B2784B" w14:textId="77777777" w:rsidR="00D153F5" w:rsidRPr="00AF40E9" w:rsidRDefault="00D153F5" w:rsidP="00D153F5">
            <w:pPr>
              <w:jc w:val="center"/>
              <w:rPr>
                <w:rFonts w:ascii="Arial" w:hAnsi="Arial" w:cs="Arial"/>
                <w:sz w:val="20"/>
                <w:lang w:val="en-US"/>
              </w:rPr>
            </w:pPr>
            <w:r>
              <w:rPr>
                <w:rFonts w:ascii="Arial" w:hAnsi="Arial" w:cs="Arial"/>
                <w:sz w:val="20"/>
                <w:lang w:val="en-US"/>
              </w:rPr>
              <w:t>X</w:t>
            </w:r>
          </w:p>
        </w:tc>
        <w:tc>
          <w:tcPr>
            <w:tcW w:w="609" w:type="pct"/>
          </w:tcPr>
          <w:p w14:paraId="49BDACE9" w14:textId="3D39E8B1" w:rsidR="00D153F5" w:rsidRPr="0086487D" w:rsidRDefault="00972D19" w:rsidP="00D153F5">
            <w:pPr>
              <w:jc w:val="center"/>
              <w:rPr>
                <w:rFonts w:ascii="Arial" w:hAnsi="Arial" w:cs="Arial"/>
                <w:sz w:val="20"/>
              </w:rPr>
            </w:pPr>
            <w:r>
              <w:rPr>
                <w:rFonts w:ascii="Arial" w:hAnsi="Arial" w:cs="Arial"/>
                <w:sz w:val="20"/>
              </w:rPr>
              <w:t>Для всех объектов</w:t>
            </w:r>
          </w:p>
        </w:tc>
        <w:tc>
          <w:tcPr>
            <w:tcW w:w="392" w:type="pct"/>
          </w:tcPr>
          <w:p w14:paraId="0C9F546B" w14:textId="3D1CCAB4" w:rsidR="00D153F5" w:rsidRPr="0086487D" w:rsidRDefault="00972D19" w:rsidP="00D153F5">
            <w:pPr>
              <w:jc w:val="center"/>
              <w:rPr>
                <w:rFonts w:ascii="Arial" w:hAnsi="Arial" w:cs="Arial"/>
                <w:sz w:val="20"/>
              </w:rPr>
            </w:pPr>
            <w:r>
              <w:rPr>
                <w:rFonts w:ascii="Arial" w:hAnsi="Arial" w:cs="Arial"/>
                <w:sz w:val="20"/>
              </w:rPr>
              <w:t>-</w:t>
            </w:r>
          </w:p>
        </w:tc>
        <w:tc>
          <w:tcPr>
            <w:tcW w:w="398" w:type="pct"/>
          </w:tcPr>
          <w:p w14:paraId="57764451" w14:textId="14994245" w:rsidR="00D153F5" w:rsidRPr="0086487D" w:rsidRDefault="00972D19" w:rsidP="00D153F5">
            <w:pPr>
              <w:jc w:val="center"/>
              <w:rPr>
                <w:rFonts w:ascii="Arial" w:hAnsi="Arial" w:cs="Arial"/>
                <w:sz w:val="20"/>
              </w:rPr>
            </w:pPr>
            <w:r>
              <w:rPr>
                <w:rFonts w:ascii="Arial" w:hAnsi="Arial" w:cs="Arial"/>
                <w:sz w:val="20"/>
              </w:rPr>
              <w:t>-</w:t>
            </w:r>
          </w:p>
        </w:tc>
        <w:tc>
          <w:tcPr>
            <w:tcW w:w="355" w:type="pct"/>
          </w:tcPr>
          <w:p w14:paraId="6F27C126" w14:textId="77777777" w:rsidR="00D153F5" w:rsidRPr="00AF40E9"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623830D8" w14:textId="77777777" w:rsidTr="00D153F5">
        <w:trPr>
          <w:cantSplit/>
        </w:trPr>
        <w:tc>
          <w:tcPr>
            <w:tcW w:w="146" w:type="pct"/>
          </w:tcPr>
          <w:p w14:paraId="51E9A03C" w14:textId="77777777" w:rsidR="00D153F5" w:rsidRPr="00AF40E9" w:rsidRDefault="00D153F5" w:rsidP="00D153F5">
            <w:pPr>
              <w:rPr>
                <w:rFonts w:ascii="Arial" w:hAnsi="Arial" w:cs="Arial"/>
                <w:sz w:val="20"/>
                <w:lang w:val="en-US"/>
              </w:rPr>
            </w:pPr>
            <w:r>
              <w:rPr>
                <w:rFonts w:ascii="Arial" w:hAnsi="Arial" w:cs="Arial"/>
                <w:sz w:val="20"/>
                <w:lang w:val="en-US"/>
              </w:rPr>
              <w:t>2.</w:t>
            </w:r>
          </w:p>
        </w:tc>
        <w:tc>
          <w:tcPr>
            <w:tcW w:w="491" w:type="pct"/>
          </w:tcPr>
          <w:p w14:paraId="0AB4FCA9" w14:textId="1765CA62" w:rsidR="00D153F5" w:rsidRDefault="00972D19" w:rsidP="00D153F5">
            <w:pPr>
              <w:jc w:val="left"/>
              <w:rPr>
                <w:rFonts w:ascii="Arial" w:hAnsi="Arial" w:cs="Arial"/>
                <w:sz w:val="20"/>
              </w:rPr>
            </w:pPr>
            <w:r>
              <w:rPr>
                <w:rFonts w:ascii="Arial" w:hAnsi="Arial" w:cs="Arial"/>
                <w:sz w:val="20"/>
              </w:rPr>
              <w:t>-</w:t>
            </w:r>
          </w:p>
        </w:tc>
        <w:tc>
          <w:tcPr>
            <w:tcW w:w="491" w:type="pct"/>
          </w:tcPr>
          <w:p w14:paraId="5C4D9138" w14:textId="77777777" w:rsidR="00D153F5" w:rsidRDefault="00D153F5" w:rsidP="00D153F5">
            <w:pPr>
              <w:jc w:val="left"/>
              <w:rPr>
                <w:rFonts w:ascii="Arial" w:hAnsi="Arial" w:cs="Arial"/>
                <w:sz w:val="20"/>
              </w:rPr>
            </w:pPr>
            <w:r>
              <w:rPr>
                <w:rFonts w:ascii="Arial" w:hAnsi="Arial" w:cs="Arial"/>
                <w:sz w:val="20"/>
              </w:rPr>
              <w:t>Название</w:t>
            </w:r>
          </w:p>
        </w:tc>
        <w:tc>
          <w:tcPr>
            <w:tcW w:w="609" w:type="pct"/>
          </w:tcPr>
          <w:p w14:paraId="26C90988" w14:textId="77777777" w:rsidR="00D153F5" w:rsidRPr="00AF40E9" w:rsidRDefault="00D153F5" w:rsidP="00D153F5">
            <w:pPr>
              <w:jc w:val="center"/>
              <w:rPr>
                <w:rFonts w:ascii="Arial" w:hAnsi="Arial" w:cs="Arial"/>
                <w:sz w:val="20"/>
              </w:rPr>
            </w:pPr>
            <w:r>
              <w:rPr>
                <w:rFonts w:ascii="Arial" w:hAnsi="Arial" w:cs="Arial"/>
                <w:sz w:val="20"/>
              </w:rPr>
              <w:t>Название типа технического места</w:t>
            </w:r>
          </w:p>
        </w:tc>
        <w:tc>
          <w:tcPr>
            <w:tcW w:w="396" w:type="pct"/>
          </w:tcPr>
          <w:p w14:paraId="097F675F" w14:textId="77777777" w:rsidR="00D153F5" w:rsidRPr="0086487D" w:rsidRDefault="00D153F5" w:rsidP="00D153F5">
            <w:pPr>
              <w:jc w:val="center"/>
              <w:rPr>
                <w:rFonts w:ascii="Arial" w:hAnsi="Arial" w:cs="Arial"/>
                <w:sz w:val="20"/>
              </w:rPr>
            </w:pPr>
            <w:r>
              <w:rPr>
                <w:rFonts w:ascii="Arial" w:hAnsi="Arial" w:cs="Arial"/>
                <w:sz w:val="20"/>
                <w:lang w:val="en-US"/>
              </w:rPr>
              <w:t>CHAR, 30</w:t>
            </w:r>
          </w:p>
        </w:tc>
        <w:tc>
          <w:tcPr>
            <w:tcW w:w="493" w:type="pct"/>
          </w:tcPr>
          <w:p w14:paraId="77AD6D7E" w14:textId="77777777" w:rsidR="00D153F5" w:rsidRPr="00AF40E9" w:rsidRDefault="00D153F5" w:rsidP="00D153F5">
            <w:pPr>
              <w:jc w:val="center"/>
              <w:rPr>
                <w:rFonts w:ascii="Arial" w:hAnsi="Arial" w:cs="Arial"/>
                <w:sz w:val="20"/>
                <w:lang w:val="en-US"/>
              </w:rPr>
            </w:pPr>
            <w:r w:rsidRPr="00AF40E9">
              <w:rPr>
                <w:rFonts w:ascii="Arial" w:hAnsi="Arial" w:cs="Arial"/>
                <w:sz w:val="20"/>
              </w:rPr>
              <w:t>T370F_T</w:t>
            </w:r>
            <w:r>
              <w:rPr>
                <w:rFonts w:ascii="Arial" w:hAnsi="Arial" w:cs="Arial"/>
                <w:sz w:val="20"/>
                <w:lang w:val="en-US"/>
              </w:rPr>
              <w:t>-</w:t>
            </w:r>
            <w:r>
              <w:t xml:space="preserve"> </w:t>
            </w:r>
            <w:r w:rsidRPr="00AF40E9">
              <w:rPr>
                <w:rFonts w:ascii="Arial" w:hAnsi="Arial" w:cs="Arial"/>
                <w:sz w:val="20"/>
                <w:lang w:val="en-US"/>
              </w:rPr>
              <w:t>TYPTX</w:t>
            </w:r>
          </w:p>
        </w:tc>
        <w:tc>
          <w:tcPr>
            <w:tcW w:w="620" w:type="pct"/>
          </w:tcPr>
          <w:p w14:paraId="534E6DA3" w14:textId="3711C1B5" w:rsidR="00D153F5" w:rsidRPr="0086487D" w:rsidRDefault="00972D19" w:rsidP="00D153F5">
            <w:pPr>
              <w:jc w:val="center"/>
              <w:rPr>
                <w:rFonts w:ascii="Arial" w:hAnsi="Arial" w:cs="Arial"/>
                <w:sz w:val="20"/>
              </w:rPr>
            </w:pPr>
            <w:r>
              <w:rPr>
                <w:rFonts w:ascii="Arial" w:hAnsi="Arial" w:cs="Arial"/>
                <w:sz w:val="20"/>
              </w:rPr>
              <w:t>-</w:t>
            </w:r>
          </w:p>
        </w:tc>
        <w:tc>
          <w:tcPr>
            <w:tcW w:w="609" w:type="pct"/>
          </w:tcPr>
          <w:p w14:paraId="02D0F197" w14:textId="71A0B3C0" w:rsidR="00D153F5" w:rsidRPr="0086487D" w:rsidRDefault="00972D19" w:rsidP="00D153F5">
            <w:pPr>
              <w:jc w:val="center"/>
              <w:rPr>
                <w:rFonts w:ascii="Arial" w:hAnsi="Arial" w:cs="Arial"/>
                <w:sz w:val="20"/>
              </w:rPr>
            </w:pPr>
            <w:r>
              <w:rPr>
                <w:rFonts w:ascii="Arial" w:hAnsi="Arial" w:cs="Arial"/>
                <w:sz w:val="20"/>
              </w:rPr>
              <w:t>-</w:t>
            </w:r>
          </w:p>
        </w:tc>
        <w:tc>
          <w:tcPr>
            <w:tcW w:w="392" w:type="pct"/>
          </w:tcPr>
          <w:p w14:paraId="24D0EC7F" w14:textId="704CE02C" w:rsidR="00D153F5" w:rsidRPr="0086487D" w:rsidRDefault="00972D19" w:rsidP="00D153F5">
            <w:pPr>
              <w:jc w:val="center"/>
              <w:rPr>
                <w:rFonts w:ascii="Arial" w:hAnsi="Arial" w:cs="Arial"/>
                <w:sz w:val="20"/>
              </w:rPr>
            </w:pPr>
            <w:r>
              <w:rPr>
                <w:rFonts w:ascii="Arial" w:hAnsi="Arial" w:cs="Arial"/>
                <w:sz w:val="20"/>
              </w:rPr>
              <w:t>-</w:t>
            </w:r>
          </w:p>
        </w:tc>
        <w:tc>
          <w:tcPr>
            <w:tcW w:w="398" w:type="pct"/>
          </w:tcPr>
          <w:p w14:paraId="7E0D9848" w14:textId="5690139A" w:rsidR="00D153F5" w:rsidRPr="0086487D" w:rsidRDefault="00972D19" w:rsidP="00D153F5">
            <w:pPr>
              <w:jc w:val="center"/>
              <w:rPr>
                <w:rFonts w:ascii="Arial" w:hAnsi="Arial" w:cs="Arial"/>
                <w:sz w:val="20"/>
              </w:rPr>
            </w:pPr>
            <w:r>
              <w:rPr>
                <w:rFonts w:ascii="Arial" w:hAnsi="Arial" w:cs="Arial"/>
                <w:sz w:val="20"/>
              </w:rPr>
              <w:t>-</w:t>
            </w:r>
          </w:p>
        </w:tc>
        <w:tc>
          <w:tcPr>
            <w:tcW w:w="355" w:type="pct"/>
          </w:tcPr>
          <w:p w14:paraId="6A97F252" w14:textId="77777777" w:rsidR="00D153F5" w:rsidRPr="00AF40E9" w:rsidRDefault="00D153F5" w:rsidP="00D153F5">
            <w:pPr>
              <w:jc w:val="center"/>
              <w:rPr>
                <w:rFonts w:ascii="Arial" w:hAnsi="Arial" w:cs="Arial"/>
                <w:sz w:val="20"/>
                <w:lang w:val="en-US"/>
              </w:rPr>
            </w:pPr>
            <w:r>
              <w:rPr>
                <w:rFonts w:ascii="Arial" w:hAnsi="Arial" w:cs="Arial"/>
                <w:sz w:val="20"/>
                <w:lang w:val="en-US"/>
              </w:rPr>
              <w:t>SAP</w:t>
            </w:r>
          </w:p>
        </w:tc>
      </w:tr>
    </w:tbl>
    <w:p w14:paraId="20B6AE61" w14:textId="77777777" w:rsidR="00D153F5" w:rsidRDefault="00D153F5" w:rsidP="00175EC7">
      <w:pPr>
        <w:rPr>
          <w:rFonts w:eastAsiaTheme="majorEastAsia"/>
        </w:rPr>
      </w:pPr>
    </w:p>
    <w:p w14:paraId="1B4C85E6" w14:textId="77777777" w:rsidR="00D153F5" w:rsidRDefault="00D153F5" w:rsidP="00D153F5">
      <w:pPr>
        <w:spacing w:after="200" w:line="276" w:lineRule="auto"/>
        <w:jc w:val="left"/>
        <w:rPr>
          <w:rFonts w:eastAsiaTheme="majorEastAsia"/>
        </w:rPr>
        <w:sectPr w:rsidR="00D153F5" w:rsidSect="008D4E24">
          <w:headerReference w:type="default" r:id="rId135"/>
          <w:footerReference w:type="default" r:id="rId136"/>
          <w:footerReference w:type="first" r:id="rId137"/>
          <w:pgSz w:w="16840" w:h="11907" w:orient="landscape" w:code="9"/>
          <w:pgMar w:top="1134" w:right="1134" w:bottom="567" w:left="1134" w:header="737" w:footer="283" w:gutter="0"/>
          <w:cols w:space="708"/>
          <w:docGrid w:linePitch="360"/>
        </w:sectPr>
      </w:pPr>
    </w:p>
    <w:p w14:paraId="61B9870B" w14:textId="77777777" w:rsidR="00D153F5" w:rsidRPr="00977CDA" w:rsidRDefault="00D153F5" w:rsidP="00197D54">
      <w:pPr>
        <w:pStyle w:val="3"/>
      </w:pPr>
      <w:bookmarkStart w:id="15766" w:name="_Toc521083913"/>
      <w:bookmarkStart w:id="15767" w:name="_Toc521341053"/>
      <w:bookmarkStart w:id="15768" w:name="_Toc521439573"/>
      <w:bookmarkStart w:id="15769" w:name="_Toc67557235"/>
      <w:r w:rsidRPr="00977CDA">
        <w:lastRenderedPageBreak/>
        <w:t>Особенности технической реализации</w:t>
      </w:r>
      <w:bookmarkEnd w:id="15766"/>
      <w:bookmarkEnd w:id="15767"/>
      <w:bookmarkEnd w:id="15768"/>
      <w:bookmarkEnd w:id="15769"/>
    </w:p>
    <w:p w14:paraId="257E9D92" w14:textId="52322B58"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3939AF">
        <w:rPr>
          <w:rFonts w:ascii="Arial" w:hAnsi="Arial" w:cs="Arial"/>
        </w:rPr>
        <w:t>V_T399W_I</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056FA516"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3939AF">
        <w:rPr>
          <w:rFonts w:ascii="Arial" w:hAnsi="Arial" w:cs="Arial"/>
          <w:color w:val="000000" w:themeColor="text1"/>
          <w:szCs w:val="24"/>
        </w:rPr>
        <w:t>Основные данные в ТОРО и Сервисе клиентом</w:t>
      </w:r>
      <w:r>
        <w:rPr>
          <w:rFonts w:ascii="Arial" w:hAnsi="Arial" w:cs="Arial"/>
          <w:color w:val="000000" w:themeColor="text1"/>
          <w:szCs w:val="24"/>
        </w:rPr>
        <w:t xml:space="preserve"> -&gt; </w:t>
      </w:r>
      <w:r w:rsidRPr="003939AF">
        <w:rPr>
          <w:rFonts w:ascii="Arial" w:hAnsi="Arial" w:cs="Arial"/>
          <w:color w:val="000000" w:themeColor="text1"/>
          <w:szCs w:val="24"/>
        </w:rPr>
        <w:t>Технические объекты</w:t>
      </w:r>
      <w:r>
        <w:rPr>
          <w:rFonts w:ascii="Arial" w:hAnsi="Arial" w:cs="Arial"/>
          <w:color w:val="000000" w:themeColor="text1"/>
          <w:szCs w:val="24"/>
        </w:rPr>
        <w:t xml:space="preserve"> -&gt; </w:t>
      </w:r>
      <w:r w:rsidRPr="003939AF">
        <w:rPr>
          <w:rFonts w:ascii="Arial" w:hAnsi="Arial" w:cs="Arial"/>
          <w:color w:val="000000" w:themeColor="text1"/>
          <w:szCs w:val="24"/>
        </w:rPr>
        <w:t xml:space="preserve">Технические места </w:t>
      </w:r>
      <w:r>
        <w:rPr>
          <w:rFonts w:ascii="Arial" w:hAnsi="Arial" w:cs="Arial"/>
          <w:color w:val="000000" w:themeColor="text1"/>
          <w:szCs w:val="24"/>
        </w:rPr>
        <w:t>-&gt;</w:t>
      </w:r>
      <w:r w:rsidRPr="003939AF">
        <w:rPr>
          <w:rFonts w:ascii="Arial" w:hAnsi="Arial" w:cs="Arial"/>
          <w:color w:val="000000" w:themeColor="text1"/>
          <w:szCs w:val="24"/>
        </w:rPr>
        <w:t xml:space="preserve"> Определение типа технических мест</w:t>
      </w:r>
      <w:r>
        <w:rPr>
          <w:rFonts w:ascii="Arial" w:hAnsi="Arial" w:cs="Arial"/>
          <w:color w:val="000000" w:themeColor="text1"/>
          <w:szCs w:val="24"/>
        </w:rPr>
        <w:t>.</w:t>
      </w:r>
    </w:p>
    <w:p w14:paraId="271CF591"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1D057479" w14:textId="77777777" w:rsidR="00D153F5" w:rsidRPr="00977CDA" w:rsidRDefault="00D153F5" w:rsidP="00197D54">
      <w:pPr>
        <w:pStyle w:val="3"/>
      </w:pPr>
      <w:bookmarkStart w:id="15770" w:name="_Toc521083914"/>
      <w:bookmarkStart w:id="15771" w:name="_Toc521341054"/>
      <w:bookmarkStart w:id="15772" w:name="_Toc521439574"/>
      <w:bookmarkStart w:id="15773" w:name="_Toc67557236"/>
      <w:r w:rsidRPr="00977CDA">
        <w:t>Миграция объекта данных</w:t>
      </w:r>
      <w:bookmarkEnd w:id="15770"/>
      <w:bookmarkEnd w:id="15771"/>
      <w:bookmarkEnd w:id="15772"/>
      <w:bookmarkEnd w:id="15773"/>
    </w:p>
    <w:p w14:paraId="755213A8" w14:textId="77777777" w:rsidR="00D153F5" w:rsidRPr="00176F87" w:rsidRDefault="00D153F5" w:rsidP="00D153F5">
      <w:pPr>
        <w:pStyle w:val="Base"/>
        <w:rPr>
          <w:rFonts w:eastAsiaTheme="majorEastAsia" w:cstheme="majorBidi"/>
          <w:bCs/>
          <w:iCs/>
          <w:szCs w:val="26"/>
        </w:rPr>
      </w:pPr>
      <w:r>
        <w:t>Типы технических мест должны быть настроены и перенесены в продуктивную систему до начала миграции данных</w:t>
      </w:r>
      <w:r>
        <w:rPr>
          <w:rFonts w:eastAsiaTheme="majorEastAsia" w:cstheme="majorBidi"/>
          <w:bCs/>
          <w:iCs/>
          <w:szCs w:val="26"/>
        </w:rPr>
        <w:t>.</w:t>
      </w:r>
    </w:p>
    <w:p w14:paraId="68C8FBBB"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774" w:name="_Объект_основных_данных_31"/>
      <w:bookmarkStart w:id="15775" w:name="_Toc521083915"/>
      <w:bookmarkStart w:id="15776" w:name="_Toc521341055"/>
      <w:bookmarkStart w:id="15777" w:name="_Toc521439575"/>
      <w:bookmarkStart w:id="15778" w:name="_Toc67557237"/>
      <w:bookmarkEnd w:id="15774"/>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Pr>
          <w:rFonts w:eastAsiaTheme="majorEastAsia" w:cstheme="majorBidi"/>
          <w:bCs w:val="0"/>
          <w:iCs w:val="0"/>
          <w:szCs w:val="26"/>
        </w:rPr>
        <w:t>_56</w:t>
      </w:r>
      <w:r w:rsidRPr="00FB33DA">
        <w:rPr>
          <w:rFonts w:eastAsiaTheme="majorEastAsia" w:cstheme="majorBidi"/>
          <w:bCs w:val="0"/>
          <w:iCs w:val="0"/>
          <w:szCs w:val="26"/>
        </w:rPr>
        <w:t xml:space="preserve"> </w:t>
      </w:r>
      <w:r w:rsidRPr="006E01CC">
        <w:rPr>
          <w:rFonts w:eastAsiaTheme="majorEastAsia" w:cstheme="majorBidi"/>
          <w:bCs w:val="0"/>
          <w:iCs w:val="0"/>
          <w:szCs w:val="26"/>
        </w:rPr>
        <w:t>Тип точки измерения</w:t>
      </w:r>
      <w:bookmarkEnd w:id="15775"/>
      <w:bookmarkEnd w:id="15776"/>
      <w:bookmarkEnd w:id="15777"/>
      <w:bookmarkEnd w:id="15778"/>
    </w:p>
    <w:p w14:paraId="016E1DC3" w14:textId="77777777" w:rsidR="00D153F5" w:rsidRPr="00FB401A" w:rsidRDefault="00D153F5" w:rsidP="00197D54">
      <w:pPr>
        <w:pStyle w:val="3"/>
      </w:pPr>
      <w:bookmarkStart w:id="15779" w:name="_Toc521083916"/>
      <w:bookmarkStart w:id="15780" w:name="_Toc521341056"/>
      <w:bookmarkStart w:id="15781" w:name="_Toc521439576"/>
      <w:bookmarkStart w:id="15782" w:name="_Toc67557238"/>
      <w:bookmarkStart w:id="15783" w:name="_Hlk517282254"/>
      <w:r w:rsidRPr="00FB401A">
        <w:t>Описание объекта</w:t>
      </w:r>
      <w:bookmarkEnd w:id="15779"/>
      <w:bookmarkEnd w:id="15780"/>
      <w:bookmarkEnd w:id="15781"/>
      <w:bookmarkEnd w:id="15782"/>
    </w:p>
    <w:p w14:paraId="787879BC" w14:textId="18BA0CF9" w:rsidR="00D153F5" w:rsidRPr="00D54CC0" w:rsidRDefault="00D153F5" w:rsidP="00D153F5">
      <w:pPr>
        <w:spacing w:after="240" w:line="276" w:lineRule="auto"/>
        <w:ind w:firstLine="567"/>
        <w:textAlignment w:val="top"/>
        <w:rPr>
          <w:rFonts w:ascii="Arial" w:hAnsi="Arial" w:cs="Arial"/>
          <w:color w:val="000000"/>
          <w:szCs w:val="24"/>
        </w:rPr>
      </w:pPr>
      <w:del w:id="15784" w:author="Владимир Лаут" w:date="2021-04-07T16:59:00Z">
        <w:r w:rsidDel="007C080C">
          <w:rPr>
            <w:rFonts w:ascii="Arial" w:hAnsi="Arial" w:cs="Arial"/>
            <w:color w:val="000000"/>
            <w:szCs w:val="24"/>
          </w:rPr>
          <w:delText xml:space="preserve">Тип точек измерения - </w:delText>
        </w:r>
        <w:r w:rsidRPr="004B599C" w:rsidDel="007C080C">
          <w:rPr>
            <w:rFonts w:ascii="Arial" w:hAnsi="Arial" w:cs="Arial"/>
            <w:color w:val="000000"/>
            <w:szCs w:val="24"/>
          </w:rPr>
          <w:delText>атрибут основной записи точки измерения, определяю</w:delText>
        </w:r>
        <w:r w:rsidDel="007C080C">
          <w:rPr>
            <w:rFonts w:ascii="Arial" w:hAnsi="Arial" w:cs="Arial"/>
            <w:color w:val="000000"/>
            <w:szCs w:val="24"/>
          </w:rPr>
          <w:delText>щий набор управляющих параметров:</w:delText>
        </w:r>
        <w:r w:rsidRPr="004B599C" w:rsidDel="007C080C">
          <w:rPr>
            <w:rFonts w:ascii="Arial" w:hAnsi="Arial" w:cs="Arial"/>
            <w:color w:val="000000"/>
            <w:szCs w:val="24"/>
          </w:rPr>
          <w:delText xml:space="preserve"> реакцию системы </w:delText>
        </w:r>
        <w:r w:rsidDel="007C080C">
          <w:rPr>
            <w:rFonts w:ascii="Arial" w:hAnsi="Arial" w:cs="Arial"/>
            <w:color w:val="000000"/>
            <w:szCs w:val="24"/>
          </w:rPr>
          <w:delText>ввод значения</w:delText>
        </w:r>
        <w:r w:rsidRPr="004B599C" w:rsidDel="007C080C">
          <w:rPr>
            <w:rFonts w:ascii="Arial" w:hAnsi="Arial" w:cs="Arial"/>
            <w:color w:val="000000"/>
            <w:szCs w:val="24"/>
          </w:rPr>
          <w:delText xml:space="preserve"> измерения </w:delText>
        </w:r>
        <w:r w:rsidDel="007C080C">
          <w:rPr>
            <w:rFonts w:ascii="Arial" w:hAnsi="Arial" w:cs="Arial"/>
            <w:color w:val="000000"/>
            <w:szCs w:val="24"/>
          </w:rPr>
          <w:delText xml:space="preserve">за пределами </w:delText>
        </w:r>
        <w:r w:rsidRPr="004B599C" w:rsidDel="007C080C">
          <w:rPr>
            <w:rFonts w:ascii="Arial" w:hAnsi="Arial" w:cs="Arial"/>
            <w:color w:val="000000"/>
            <w:szCs w:val="24"/>
          </w:rPr>
          <w:delText>допустимого диапазона, вид каталога</w:delText>
        </w:r>
        <w:r w:rsidDel="007C080C">
          <w:rPr>
            <w:rFonts w:ascii="Arial" w:hAnsi="Arial" w:cs="Arial"/>
            <w:color w:val="000000"/>
            <w:szCs w:val="24"/>
          </w:rPr>
          <w:delText xml:space="preserve"> ТОРО,</w:delText>
        </w:r>
        <w:r w:rsidRPr="004B599C" w:rsidDel="007C080C">
          <w:rPr>
            <w:rFonts w:ascii="Arial" w:hAnsi="Arial" w:cs="Arial"/>
            <w:color w:val="000000"/>
            <w:szCs w:val="24"/>
          </w:rPr>
          <w:delText xml:space="preserve"> </w:delText>
        </w:r>
        <w:r w:rsidDel="007C080C">
          <w:rPr>
            <w:rFonts w:ascii="Arial" w:hAnsi="Arial" w:cs="Arial"/>
            <w:color w:val="000000"/>
            <w:szCs w:val="24"/>
          </w:rPr>
          <w:delText xml:space="preserve">проверку </w:delText>
        </w:r>
        <w:r w:rsidRPr="004B599C" w:rsidDel="007C080C">
          <w:rPr>
            <w:rFonts w:ascii="Arial" w:hAnsi="Arial" w:cs="Arial"/>
            <w:color w:val="000000"/>
            <w:szCs w:val="24"/>
          </w:rPr>
          <w:delText>однозначность номера позиции точки измерения.</w:delText>
        </w:r>
      </w:del>
      <w:ins w:id="15785" w:author="Владимир Лаут" w:date="2021-04-07T16:59:00Z">
        <w:r w:rsidR="007C080C" w:rsidRPr="007C080C">
          <w:rPr>
            <w:rFonts w:ascii="Arial" w:hAnsi="Arial" w:cs="Arial"/>
            <w:color w:val="000000"/>
            <w:szCs w:val="24"/>
          </w:rPr>
          <w:t>Тип точек измерения - обязательный атрибут основной записи точки измерения, определяющий набор управляющих параметров, таких как, реакцию системы на превышение значения измерения допустимого диапазона, вид каталога для кода оценки измеряемой величины, однозначность номера позиции точки измерения.</w:t>
        </w:r>
      </w:ins>
    </w:p>
    <w:p w14:paraId="40E30E78" w14:textId="77777777" w:rsidR="00D153F5" w:rsidRPr="00FB401A" w:rsidRDefault="00D153F5" w:rsidP="00197D54">
      <w:pPr>
        <w:pStyle w:val="3"/>
      </w:pPr>
      <w:bookmarkStart w:id="15786" w:name="_Toc521083917"/>
      <w:bookmarkStart w:id="15787" w:name="_Toc521341057"/>
      <w:bookmarkStart w:id="15788" w:name="_Toc521439577"/>
      <w:bookmarkStart w:id="15789" w:name="_Toc67557239"/>
      <w:r w:rsidRPr="00FB401A">
        <w:t>Принципы кодирования и нумерации</w:t>
      </w:r>
      <w:bookmarkEnd w:id="15786"/>
      <w:bookmarkEnd w:id="15787"/>
      <w:bookmarkEnd w:id="15788"/>
      <w:bookmarkEnd w:id="15789"/>
    </w:p>
    <w:p w14:paraId="61AEE9A2" w14:textId="3EF0911E" w:rsidR="00D153F5" w:rsidDel="007C080C" w:rsidRDefault="00D153F5" w:rsidP="00444CCE">
      <w:pPr>
        <w:pStyle w:val="a9"/>
        <w:keepNext/>
        <w:spacing w:before="0" w:beforeAutospacing="0" w:after="240" w:afterAutospacing="0" w:line="276" w:lineRule="auto"/>
        <w:ind w:firstLine="567"/>
        <w:jc w:val="left"/>
        <w:rPr>
          <w:del w:id="15790" w:author="Владимир Лаут" w:date="2021-04-07T17:04:00Z"/>
          <w:rFonts w:ascii="Arial" w:eastAsiaTheme="majorEastAsia" w:hAnsi="Arial" w:cs="Arial"/>
        </w:rPr>
      </w:pPr>
      <w:del w:id="15791" w:author="Владимир Лаут" w:date="2021-04-07T17:04:00Z">
        <w:r w:rsidDel="007C080C">
          <w:rPr>
            <w:rFonts w:ascii="Arial" w:eastAsiaTheme="majorEastAsia" w:hAnsi="Arial" w:cs="Arial"/>
          </w:rPr>
          <w:delText>Принци</w:delText>
        </w:r>
        <w:r w:rsidR="00D6155A" w:rsidDel="007C080C">
          <w:rPr>
            <w:rFonts w:ascii="Arial" w:eastAsiaTheme="majorEastAsia" w:hAnsi="Arial" w:cs="Arial"/>
          </w:rPr>
          <w:delText>пы кодирования и нумерации Типо</w:delText>
        </w:r>
        <w:r w:rsidDel="007C080C">
          <w:rPr>
            <w:rFonts w:ascii="Arial" w:eastAsiaTheme="majorEastAsia" w:hAnsi="Arial" w:cs="Arial"/>
          </w:rPr>
          <w:delText xml:space="preserve"> точек измерений </w:delText>
        </w:r>
        <w:r w:rsidR="00444CCE" w:rsidDel="007C080C">
          <w:rPr>
            <w:rFonts w:ascii="Arial" w:eastAsiaTheme="majorEastAsia" w:hAnsi="Arial" w:cs="Arial"/>
          </w:rPr>
          <w:delText>могут быть уточнены</w:delText>
        </w:r>
        <w:r w:rsidDel="007C080C">
          <w:rPr>
            <w:rFonts w:ascii="Arial" w:eastAsiaTheme="majorEastAsia" w:hAnsi="Arial" w:cs="Arial"/>
          </w:rPr>
          <w:delText xml:space="preserve"> в текущем документе по результатам разработки Методики ведения НСИ </w:delText>
        </w:r>
      </w:del>
      <w:del w:id="15792" w:author="Владимир Лаут" w:date="2021-04-07T15:52:00Z">
        <w:r w:rsidDel="003F7F02">
          <w:rPr>
            <w:rFonts w:ascii="Arial" w:eastAsiaTheme="majorEastAsia" w:hAnsi="Arial" w:cs="Arial"/>
          </w:rPr>
          <w:delText xml:space="preserve">(БДО, БДН) </w:delText>
        </w:r>
      </w:del>
      <w:del w:id="15793" w:author="Владимир Лаут" w:date="2021-04-07T17:04:00Z">
        <w:r w:rsidDel="007C080C">
          <w:rPr>
            <w:rFonts w:ascii="Arial" w:eastAsiaTheme="majorEastAsia" w:hAnsi="Arial" w:cs="Arial"/>
          </w:rPr>
          <w:delText>ТОиР.</w:delText>
        </w:r>
      </w:del>
    </w:p>
    <w:p w14:paraId="42E0FC92" w14:textId="5D55AEAC" w:rsidR="00444CCE" w:rsidRDefault="00444CCE">
      <w:pPr>
        <w:pStyle w:val="a9"/>
        <w:keepNext/>
        <w:spacing w:before="0" w:beforeAutospacing="0" w:after="240" w:afterAutospacing="0" w:line="276" w:lineRule="auto"/>
        <w:ind w:firstLine="567"/>
        <w:jc w:val="left"/>
        <w:rPr>
          <w:rFonts w:ascii="Arial" w:hAnsi="Arial" w:cs="Arial"/>
        </w:rPr>
        <w:pPrChange w:id="15794" w:author="Владимир Лаут" w:date="2021-04-07T17:04:00Z">
          <w:pPr>
            <w:pStyle w:val="a9"/>
            <w:keepNext/>
            <w:spacing w:before="0" w:beforeAutospacing="0" w:after="120" w:afterAutospacing="0" w:line="276" w:lineRule="auto"/>
            <w:ind w:firstLine="567"/>
            <w:jc w:val="left"/>
          </w:pPr>
        </w:pPrChange>
      </w:pPr>
      <w:r>
        <w:rPr>
          <w:rFonts w:ascii="Arial" w:hAnsi="Arial" w:cs="Arial"/>
        </w:rPr>
        <w:t>Настроены следующие Типы точек измерений:</w:t>
      </w:r>
    </w:p>
    <w:p w14:paraId="3B1AEEE7" w14:textId="3650C22D" w:rsidR="00444CCE" w:rsidRDefault="00444CCE" w:rsidP="00F45D35">
      <w:pPr>
        <w:pStyle w:val="a9"/>
        <w:keepNext/>
        <w:numPr>
          <w:ilvl w:val="0"/>
          <w:numId w:val="16"/>
        </w:numPr>
        <w:spacing w:before="0" w:beforeAutospacing="0" w:after="120" w:afterAutospacing="0" w:line="276" w:lineRule="auto"/>
        <w:ind w:left="851" w:hanging="284"/>
        <w:jc w:val="left"/>
        <w:rPr>
          <w:rFonts w:ascii="Arial" w:hAnsi="Arial" w:cs="Arial"/>
          <w:lang w:val="en-US"/>
        </w:rPr>
      </w:pPr>
      <w:r>
        <w:rPr>
          <w:rFonts w:ascii="Arial" w:hAnsi="Arial" w:cs="Arial"/>
          <w:lang w:val="en-US"/>
        </w:rPr>
        <w:t xml:space="preserve">B - </w:t>
      </w:r>
      <w:r>
        <w:rPr>
          <w:rFonts w:ascii="Arial" w:hAnsi="Arial" w:cs="Arial"/>
        </w:rPr>
        <w:t>Счетчик рабочих часов</w:t>
      </w:r>
      <w:r>
        <w:rPr>
          <w:rFonts w:ascii="Arial" w:hAnsi="Arial" w:cs="Arial"/>
          <w:lang w:val="en-US"/>
        </w:rPr>
        <w:t>,</w:t>
      </w:r>
    </w:p>
    <w:p w14:paraId="74DC5C96" w14:textId="77777777" w:rsidR="00514507" w:rsidRPr="00514507" w:rsidRDefault="00444CCE" w:rsidP="00F45D35">
      <w:pPr>
        <w:pStyle w:val="a9"/>
        <w:keepNext/>
        <w:numPr>
          <w:ilvl w:val="0"/>
          <w:numId w:val="16"/>
        </w:numPr>
        <w:spacing w:before="0" w:beforeAutospacing="0" w:after="240" w:afterAutospacing="0" w:line="276" w:lineRule="auto"/>
        <w:ind w:left="851" w:hanging="284"/>
        <w:jc w:val="left"/>
        <w:rPr>
          <w:ins w:id="15795" w:author="Александр" w:date="2020-04-13T10:08:00Z"/>
          <w:rFonts w:ascii="Arial" w:hAnsi="Arial" w:cs="Arial"/>
          <w:lang w:val="en-US"/>
          <w:rPrChange w:id="15796" w:author="Александр" w:date="2020-04-13T10:08:00Z">
            <w:rPr>
              <w:ins w:id="15797" w:author="Александр" w:date="2020-04-13T10:08:00Z"/>
              <w:rFonts w:ascii="Arial" w:hAnsi="Arial" w:cs="Arial"/>
            </w:rPr>
          </w:rPrChange>
        </w:rPr>
      </w:pPr>
      <w:r>
        <w:rPr>
          <w:rFonts w:ascii="Arial" w:hAnsi="Arial" w:cs="Arial"/>
          <w:lang w:val="en-US"/>
        </w:rPr>
        <w:t xml:space="preserve">M - </w:t>
      </w:r>
      <w:r>
        <w:rPr>
          <w:rFonts w:ascii="Arial" w:hAnsi="Arial" w:cs="Arial"/>
        </w:rPr>
        <w:t>Точка измерения (общая)</w:t>
      </w:r>
      <w:ins w:id="15798" w:author="Александр" w:date="2020-04-13T10:08:00Z">
        <w:r w:rsidR="00514507">
          <w:rPr>
            <w:rFonts w:ascii="Arial" w:hAnsi="Arial" w:cs="Arial"/>
          </w:rPr>
          <w:t>,</w:t>
        </w:r>
      </w:ins>
    </w:p>
    <w:p w14:paraId="5335F736" w14:textId="44E983B8" w:rsidR="00444CCE" w:rsidRPr="00514507" w:rsidRDefault="00514507" w:rsidP="00F45D35">
      <w:pPr>
        <w:pStyle w:val="a9"/>
        <w:keepNext/>
        <w:numPr>
          <w:ilvl w:val="0"/>
          <w:numId w:val="16"/>
        </w:numPr>
        <w:spacing w:before="0" w:beforeAutospacing="0" w:after="240" w:afterAutospacing="0" w:line="276" w:lineRule="auto"/>
        <w:ind w:left="851" w:hanging="284"/>
        <w:jc w:val="left"/>
        <w:rPr>
          <w:rFonts w:ascii="Arial" w:hAnsi="Arial" w:cs="Arial"/>
          <w:rPrChange w:id="15799" w:author="Александр" w:date="2020-04-13T10:08:00Z">
            <w:rPr>
              <w:rFonts w:ascii="Arial" w:hAnsi="Arial" w:cs="Arial"/>
              <w:lang w:val="en-US"/>
            </w:rPr>
          </w:rPrChange>
        </w:rPr>
      </w:pPr>
      <w:ins w:id="15800" w:author="Александр" w:date="2020-04-13T10:08:00Z">
        <w:r>
          <w:rPr>
            <w:rFonts w:ascii="Arial" w:hAnsi="Arial" w:cs="Arial"/>
            <w:lang w:val="en-US"/>
          </w:rPr>
          <w:t>S</w:t>
        </w:r>
        <w:r w:rsidRPr="00514507">
          <w:rPr>
            <w:rFonts w:ascii="Arial" w:hAnsi="Arial" w:cs="Arial"/>
            <w:rPrChange w:id="15801" w:author="Александр" w:date="2020-04-13T10:09:00Z">
              <w:rPr>
                <w:rFonts w:ascii="Arial" w:hAnsi="Arial" w:cs="Arial"/>
                <w:lang w:val="en-US"/>
              </w:rPr>
            </w:rPrChange>
          </w:rPr>
          <w:t xml:space="preserve"> </w:t>
        </w:r>
      </w:ins>
      <w:ins w:id="15802" w:author="Александр" w:date="2020-04-13T10:09:00Z">
        <w:r w:rsidRPr="00514507">
          <w:rPr>
            <w:rFonts w:ascii="Arial" w:hAnsi="Arial" w:cs="Arial"/>
            <w:rPrChange w:id="15803" w:author="Александр" w:date="2020-04-13T10:09:00Z">
              <w:rPr>
                <w:rFonts w:ascii="Arial" w:hAnsi="Arial" w:cs="Arial"/>
                <w:lang w:val="en-US"/>
              </w:rPr>
            </w:rPrChange>
          </w:rPr>
          <w:t>–</w:t>
        </w:r>
      </w:ins>
      <w:ins w:id="15804" w:author="Александр" w:date="2020-04-13T10:08:00Z">
        <w:r w:rsidRPr="00514507">
          <w:rPr>
            <w:rFonts w:ascii="Arial" w:hAnsi="Arial" w:cs="Arial"/>
            <w:rPrChange w:id="15805" w:author="Александр" w:date="2020-04-13T10:09:00Z">
              <w:rPr>
                <w:rFonts w:ascii="Arial" w:hAnsi="Arial" w:cs="Arial"/>
                <w:lang w:val="en-US"/>
              </w:rPr>
            </w:rPrChange>
          </w:rPr>
          <w:t xml:space="preserve"> </w:t>
        </w:r>
      </w:ins>
      <w:ins w:id="15806" w:author="Александр" w:date="2020-04-13T10:09:00Z">
        <w:r>
          <w:rPr>
            <w:rFonts w:ascii="Arial" w:hAnsi="Arial" w:cs="Arial"/>
          </w:rPr>
          <w:t>Точка измерения автошин (пробег, протектор)</w:t>
        </w:r>
      </w:ins>
      <w:del w:id="15807" w:author="Александр" w:date="2020-04-13T10:08:00Z">
        <w:r w:rsidR="00444CCE" w:rsidRPr="00514507" w:rsidDel="00514507">
          <w:rPr>
            <w:rFonts w:ascii="Arial" w:hAnsi="Arial" w:cs="Arial"/>
            <w:rPrChange w:id="15808" w:author="Александр" w:date="2020-04-13T10:08:00Z">
              <w:rPr>
                <w:rFonts w:ascii="Arial" w:hAnsi="Arial" w:cs="Arial"/>
                <w:lang w:val="en-US"/>
              </w:rPr>
            </w:rPrChange>
          </w:rPr>
          <w:delText>.</w:delText>
        </w:r>
      </w:del>
    </w:p>
    <w:p w14:paraId="0E45D61A" w14:textId="77777777" w:rsidR="00D153F5" w:rsidRPr="0089067B" w:rsidRDefault="00D153F5" w:rsidP="00197D54">
      <w:pPr>
        <w:pStyle w:val="3"/>
      </w:pPr>
      <w:bookmarkStart w:id="15809" w:name="_Toc521083918"/>
      <w:bookmarkStart w:id="15810" w:name="_Toc521341058"/>
      <w:bookmarkStart w:id="15811" w:name="_Toc521439578"/>
      <w:bookmarkStart w:id="15812" w:name="_Toc67557240"/>
      <w:r>
        <w:t>К</w:t>
      </w:r>
      <w:r w:rsidRPr="00FB401A">
        <w:t>лючевые параметры объекта</w:t>
      </w:r>
      <w:bookmarkEnd w:id="15809"/>
      <w:bookmarkEnd w:id="15810"/>
      <w:bookmarkEnd w:id="15811"/>
      <w:bookmarkEnd w:id="15812"/>
    </w:p>
    <w:p w14:paraId="28336CA7" w14:textId="77777777" w:rsidR="00D153F5" w:rsidRPr="0089067B" w:rsidRDefault="00D153F5" w:rsidP="00D153F5">
      <w:pPr>
        <w:spacing w:after="240" w:line="276" w:lineRule="auto"/>
        <w:ind w:firstLine="567"/>
        <w:rPr>
          <w:rFonts w:ascii="Arial" w:hAnsi="Arial" w:cs="Arial"/>
          <w:i/>
          <w:color w:val="7F7F7F" w:themeColor="text1" w:themeTint="80"/>
          <w:szCs w:val="24"/>
        </w:rPr>
        <w:sectPr w:rsidR="00D153F5" w:rsidRPr="0089067B" w:rsidSect="008D4E24">
          <w:headerReference w:type="default" r:id="rId138"/>
          <w:footerReference w:type="default" r:id="rId139"/>
          <w:headerReference w:type="first" r:id="rId140"/>
          <w:pgSz w:w="11907" w:h="16840" w:code="9"/>
          <w:pgMar w:top="1134" w:right="567" w:bottom="1134" w:left="1134" w:header="737" w:footer="283" w:gutter="0"/>
          <w:cols w:space="708"/>
          <w:docGrid w:linePitch="360"/>
        </w:sectPr>
      </w:pPr>
      <w:r w:rsidRPr="0089067B">
        <w:rPr>
          <w:rFonts w:ascii="Arial" w:hAnsi="Arial" w:cs="Arial"/>
          <w:szCs w:val="24"/>
        </w:rPr>
        <w:t xml:space="preserve">Ключевым параметром объекта является </w:t>
      </w:r>
      <w:r w:rsidRPr="0089067B">
        <w:rPr>
          <w:rFonts w:ascii="Arial" w:hAnsi="Arial" w:cs="Arial"/>
          <w:szCs w:val="24"/>
          <w:lang w:val="en-US"/>
        </w:rPr>
        <w:t>MPTYP</w:t>
      </w:r>
      <w:r w:rsidRPr="0089067B">
        <w:rPr>
          <w:rFonts w:ascii="Arial" w:hAnsi="Arial" w:cs="Arial"/>
          <w:szCs w:val="24"/>
        </w:rPr>
        <w:t xml:space="preserve"> - Тип точки измерений.</w:t>
      </w:r>
    </w:p>
    <w:p w14:paraId="57DC07E7" w14:textId="77777777" w:rsidR="00D153F5" w:rsidRPr="003F2961" w:rsidRDefault="00D153F5" w:rsidP="00197D54">
      <w:pPr>
        <w:pStyle w:val="3"/>
      </w:pPr>
      <w:bookmarkStart w:id="15813" w:name="_Toc521083919"/>
      <w:bookmarkStart w:id="15814" w:name="_Toc521341059"/>
      <w:bookmarkStart w:id="15815" w:name="_Toc521439579"/>
      <w:bookmarkStart w:id="15816" w:name="_Toc67557241"/>
      <w:r w:rsidRPr="003F2961">
        <w:lastRenderedPageBreak/>
        <w:t>Модель данных объекта</w:t>
      </w:r>
      <w:bookmarkEnd w:id="15813"/>
      <w:bookmarkEnd w:id="15814"/>
      <w:bookmarkEnd w:id="15815"/>
      <w:bookmarkEnd w:id="15816"/>
    </w:p>
    <w:p w14:paraId="2F27FC77" w14:textId="5DF9252E" w:rsidR="00D153F5" w:rsidRPr="00E96314"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ins w:id="15817" w:author="Александр" w:date="2020-04-13T13:16:00Z">
        <w:r w:rsidR="00DA4FCC">
          <w:rPr>
            <w:rFonts w:ascii="Arial" w:hAnsi="Arial" w:cs="Arial"/>
            <w:b/>
            <w:sz w:val="22"/>
          </w:rPr>
          <w:t>62</w:t>
        </w:r>
      </w:ins>
      <w:del w:id="15818" w:author="Александр" w:date="2020-04-13T13:16:00Z">
        <w:r w:rsidR="002870F7" w:rsidDel="00870994">
          <w:rPr>
            <w:rFonts w:ascii="Arial" w:hAnsi="Arial" w:cs="Arial"/>
            <w:b/>
            <w:sz w:val="22"/>
          </w:rPr>
          <w:delText>5</w:delText>
        </w:r>
        <w:r w:rsidR="00156F97" w:rsidDel="00870994">
          <w:rPr>
            <w:rFonts w:ascii="Arial" w:hAnsi="Arial" w:cs="Arial"/>
            <w:b/>
            <w:sz w:val="22"/>
          </w:rPr>
          <w:delText>7</w:delText>
        </w:r>
      </w:del>
      <w:r w:rsidRPr="00321205">
        <w:rPr>
          <w:rFonts w:ascii="Arial" w:hAnsi="Arial" w:cs="Arial"/>
          <w:b/>
          <w:sz w:val="22"/>
        </w:rPr>
        <w:t xml:space="preserve">. Модель данных </w:t>
      </w:r>
      <w:r>
        <w:rPr>
          <w:rFonts w:ascii="Arial" w:hAnsi="Arial" w:cs="Arial"/>
          <w:b/>
          <w:sz w:val="22"/>
          <w:lang w:val="en-US"/>
        </w:rPr>
        <w:t>PM</w:t>
      </w:r>
      <w:r w:rsidRPr="00E96314">
        <w:rPr>
          <w:rFonts w:ascii="Arial" w:hAnsi="Arial" w:cs="Arial"/>
          <w:b/>
          <w:sz w:val="22"/>
        </w:rPr>
        <w:t xml:space="preserve">_56 </w:t>
      </w:r>
      <w:r>
        <w:rPr>
          <w:rFonts w:ascii="Arial" w:hAnsi="Arial" w:cs="Arial"/>
          <w:b/>
          <w:sz w:val="22"/>
        </w:rPr>
        <w:t>Тип точки измерения</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53"/>
        <w:gridCol w:w="1075"/>
        <w:gridCol w:w="1226"/>
        <w:gridCol w:w="1598"/>
        <w:gridCol w:w="1223"/>
        <w:gridCol w:w="1477"/>
        <w:gridCol w:w="1858"/>
        <w:gridCol w:w="1825"/>
        <w:gridCol w:w="1175"/>
        <w:gridCol w:w="1193"/>
        <w:gridCol w:w="1181"/>
      </w:tblGrid>
      <w:tr w:rsidR="00D153F5" w:rsidRPr="0086487D" w14:paraId="1DE0F6F6" w14:textId="77777777" w:rsidTr="00D153F5">
        <w:trPr>
          <w:cantSplit/>
          <w:trHeight w:val="397"/>
        </w:trPr>
        <w:tc>
          <w:tcPr>
            <w:tcW w:w="385" w:type="pct"/>
            <w:vMerge w:val="restart"/>
            <w:shd w:val="clear" w:color="auto" w:fill="FFC000"/>
            <w:vAlign w:val="center"/>
          </w:tcPr>
          <w:p w14:paraId="2C0D2903" w14:textId="77777777" w:rsidR="00D153F5" w:rsidRPr="0086487D" w:rsidRDefault="00D153F5" w:rsidP="00D153F5">
            <w:pPr>
              <w:jc w:val="center"/>
              <w:rPr>
                <w:rFonts w:ascii="Arial" w:hAnsi="Arial" w:cs="Arial"/>
                <w:b/>
                <w:sz w:val="20"/>
              </w:rPr>
            </w:pPr>
            <w:r>
              <w:rPr>
                <w:rFonts w:ascii="Arial" w:hAnsi="Arial" w:cs="Arial"/>
                <w:b/>
                <w:sz w:val="20"/>
              </w:rPr>
              <w:t>№</w:t>
            </w:r>
          </w:p>
        </w:tc>
        <w:tc>
          <w:tcPr>
            <w:tcW w:w="359" w:type="pct"/>
            <w:vMerge w:val="restart"/>
            <w:shd w:val="clear" w:color="auto" w:fill="FFC000"/>
          </w:tcPr>
          <w:p w14:paraId="0FEB3262" w14:textId="77777777" w:rsidR="00D153F5" w:rsidRDefault="00D153F5" w:rsidP="00D153F5">
            <w:pPr>
              <w:jc w:val="center"/>
              <w:rPr>
                <w:rFonts w:ascii="Arial" w:hAnsi="Arial" w:cs="Arial"/>
                <w:b/>
                <w:sz w:val="20"/>
              </w:rPr>
            </w:pPr>
          </w:p>
          <w:p w14:paraId="4CF8885B"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409" w:type="pct"/>
            <w:vMerge w:val="restart"/>
            <w:shd w:val="clear" w:color="auto" w:fill="FFC000"/>
            <w:vAlign w:val="center"/>
          </w:tcPr>
          <w:p w14:paraId="7593F215"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533" w:type="pct"/>
            <w:vMerge w:val="restart"/>
            <w:shd w:val="clear" w:color="auto" w:fill="FFC000"/>
            <w:vAlign w:val="center"/>
          </w:tcPr>
          <w:p w14:paraId="47BB0677"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408" w:type="pct"/>
            <w:vMerge w:val="restart"/>
            <w:shd w:val="clear" w:color="auto" w:fill="FFC000"/>
            <w:vAlign w:val="center"/>
          </w:tcPr>
          <w:p w14:paraId="6CF3E05D"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62F34785"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2A0B9D59"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1AA0259E"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94" w:type="pct"/>
            <w:vMerge w:val="restart"/>
            <w:shd w:val="clear" w:color="auto" w:fill="FFC000"/>
            <w:vAlign w:val="center"/>
          </w:tcPr>
          <w:p w14:paraId="0CCFE06A"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2AA3EA7B" w14:textId="77777777" w:rsidTr="00D153F5">
        <w:trPr>
          <w:cantSplit/>
        </w:trPr>
        <w:tc>
          <w:tcPr>
            <w:tcW w:w="385" w:type="pct"/>
            <w:vMerge/>
            <w:vAlign w:val="center"/>
          </w:tcPr>
          <w:p w14:paraId="5A6EF489" w14:textId="77777777" w:rsidR="00D153F5" w:rsidRPr="0086487D" w:rsidRDefault="00D153F5" w:rsidP="00D153F5">
            <w:pPr>
              <w:jc w:val="center"/>
              <w:rPr>
                <w:rFonts w:ascii="Arial" w:hAnsi="Arial" w:cs="Arial"/>
                <w:sz w:val="20"/>
              </w:rPr>
            </w:pPr>
          </w:p>
        </w:tc>
        <w:tc>
          <w:tcPr>
            <w:tcW w:w="359" w:type="pct"/>
            <w:vMerge/>
          </w:tcPr>
          <w:p w14:paraId="6DA81C4F" w14:textId="77777777" w:rsidR="00D153F5" w:rsidRPr="0086487D" w:rsidRDefault="00D153F5" w:rsidP="00D153F5">
            <w:pPr>
              <w:jc w:val="center"/>
              <w:rPr>
                <w:rFonts w:ascii="Arial" w:hAnsi="Arial" w:cs="Arial"/>
                <w:sz w:val="20"/>
              </w:rPr>
            </w:pPr>
          </w:p>
        </w:tc>
        <w:tc>
          <w:tcPr>
            <w:tcW w:w="409" w:type="pct"/>
            <w:vMerge/>
            <w:vAlign w:val="center"/>
          </w:tcPr>
          <w:p w14:paraId="6552FC28" w14:textId="77777777" w:rsidR="00D153F5" w:rsidRPr="0086487D" w:rsidRDefault="00D153F5" w:rsidP="00D153F5">
            <w:pPr>
              <w:jc w:val="center"/>
              <w:rPr>
                <w:rFonts w:ascii="Arial" w:hAnsi="Arial" w:cs="Arial"/>
                <w:sz w:val="20"/>
              </w:rPr>
            </w:pPr>
          </w:p>
        </w:tc>
        <w:tc>
          <w:tcPr>
            <w:tcW w:w="533" w:type="pct"/>
            <w:vMerge/>
            <w:vAlign w:val="center"/>
          </w:tcPr>
          <w:p w14:paraId="3BA0754E" w14:textId="77777777" w:rsidR="00D153F5" w:rsidRPr="0086487D" w:rsidRDefault="00D153F5" w:rsidP="00D153F5">
            <w:pPr>
              <w:jc w:val="center"/>
              <w:rPr>
                <w:rFonts w:ascii="Arial" w:hAnsi="Arial" w:cs="Arial"/>
                <w:sz w:val="20"/>
              </w:rPr>
            </w:pPr>
          </w:p>
        </w:tc>
        <w:tc>
          <w:tcPr>
            <w:tcW w:w="408" w:type="pct"/>
            <w:vMerge/>
            <w:vAlign w:val="center"/>
          </w:tcPr>
          <w:p w14:paraId="15C104F5" w14:textId="77777777" w:rsidR="00D153F5" w:rsidRPr="0086487D" w:rsidRDefault="00D153F5" w:rsidP="00D153F5">
            <w:pPr>
              <w:jc w:val="center"/>
              <w:rPr>
                <w:rFonts w:ascii="Arial" w:hAnsi="Arial" w:cs="Arial"/>
                <w:sz w:val="20"/>
              </w:rPr>
            </w:pPr>
          </w:p>
        </w:tc>
        <w:tc>
          <w:tcPr>
            <w:tcW w:w="493" w:type="pct"/>
            <w:vMerge/>
            <w:vAlign w:val="center"/>
          </w:tcPr>
          <w:p w14:paraId="28E7F9C1"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66653747"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54069AA6"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1C67B5D0"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51B6A86E"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94" w:type="pct"/>
            <w:vMerge/>
            <w:shd w:val="clear" w:color="auto" w:fill="FFC000"/>
          </w:tcPr>
          <w:p w14:paraId="676862D1" w14:textId="77777777" w:rsidR="00D153F5" w:rsidRPr="00675CA3" w:rsidRDefault="00D153F5" w:rsidP="00D153F5">
            <w:pPr>
              <w:jc w:val="center"/>
              <w:rPr>
                <w:rFonts w:ascii="Arial" w:hAnsi="Arial" w:cs="Arial"/>
                <w:b/>
                <w:sz w:val="20"/>
              </w:rPr>
            </w:pPr>
          </w:p>
        </w:tc>
      </w:tr>
      <w:tr w:rsidR="00D153F5" w:rsidRPr="0086487D" w14:paraId="08C8FA67" w14:textId="77777777" w:rsidTr="00D153F5">
        <w:trPr>
          <w:cantSplit/>
        </w:trPr>
        <w:tc>
          <w:tcPr>
            <w:tcW w:w="385" w:type="pct"/>
          </w:tcPr>
          <w:p w14:paraId="6D674281" w14:textId="77777777" w:rsidR="00D153F5" w:rsidRPr="0086487D" w:rsidRDefault="00D153F5" w:rsidP="00D153F5">
            <w:pPr>
              <w:rPr>
                <w:rFonts w:ascii="Arial" w:hAnsi="Arial" w:cs="Arial"/>
                <w:sz w:val="20"/>
              </w:rPr>
            </w:pPr>
            <w:r>
              <w:rPr>
                <w:rFonts w:ascii="Arial" w:hAnsi="Arial" w:cs="Arial"/>
                <w:sz w:val="20"/>
              </w:rPr>
              <w:t>1.</w:t>
            </w:r>
          </w:p>
        </w:tc>
        <w:tc>
          <w:tcPr>
            <w:tcW w:w="359" w:type="pct"/>
          </w:tcPr>
          <w:p w14:paraId="2D6F3631" w14:textId="3A87FFEB" w:rsidR="00D153F5" w:rsidRDefault="000E3C42" w:rsidP="00D153F5">
            <w:pPr>
              <w:jc w:val="left"/>
              <w:rPr>
                <w:rFonts w:ascii="Arial" w:hAnsi="Arial" w:cs="Arial"/>
                <w:sz w:val="20"/>
              </w:rPr>
            </w:pPr>
            <w:r>
              <w:rPr>
                <w:rFonts w:ascii="Arial" w:hAnsi="Arial" w:cs="Arial"/>
                <w:sz w:val="20"/>
              </w:rPr>
              <w:t>-</w:t>
            </w:r>
          </w:p>
        </w:tc>
        <w:tc>
          <w:tcPr>
            <w:tcW w:w="409" w:type="pct"/>
          </w:tcPr>
          <w:p w14:paraId="1E7EBBDC" w14:textId="77777777" w:rsidR="00D153F5" w:rsidRPr="00C83EC7" w:rsidRDefault="00D153F5" w:rsidP="00D153F5">
            <w:pPr>
              <w:jc w:val="left"/>
              <w:rPr>
                <w:rFonts w:ascii="Arial" w:hAnsi="Arial" w:cs="Arial"/>
                <w:sz w:val="20"/>
              </w:rPr>
            </w:pPr>
            <w:r>
              <w:rPr>
                <w:rFonts w:ascii="Arial" w:hAnsi="Arial" w:cs="Arial"/>
                <w:sz w:val="20"/>
              </w:rPr>
              <w:t>Тип точки измерений</w:t>
            </w:r>
          </w:p>
        </w:tc>
        <w:tc>
          <w:tcPr>
            <w:tcW w:w="533" w:type="pct"/>
          </w:tcPr>
          <w:p w14:paraId="7EF9BA63" w14:textId="22AAA2FB" w:rsidR="00D153F5" w:rsidRPr="00C83EC7" w:rsidRDefault="00D153F5" w:rsidP="00D153F5">
            <w:pPr>
              <w:jc w:val="center"/>
              <w:rPr>
                <w:rFonts w:ascii="Arial" w:hAnsi="Arial" w:cs="Arial"/>
                <w:sz w:val="20"/>
                <w:lang w:val="en-US"/>
              </w:rPr>
            </w:pPr>
            <w:r>
              <w:rPr>
                <w:rFonts w:ascii="Arial" w:hAnsi="Arial" w:cs="Arial"/>
                <w:sz w:val="20"/>
                <w:lang w:val="en-US"/>
              </w:rPr>
              <w:t>PM_56</w:t>
            </w:r>
            <w:ins w:id="15819" w:author="Александр" w:date="2020-04-13T10:09:00Z">
              <w:r w:rsidR="00514507">
                <w:t xml:space="preserve"> </w:t>
              </w:r>
              <w:proofErr w:type="spellStart"/>
              <w:r w:rsidR="00514507" w:rsidRPr="00514507">
                <w:rPr>
                  <w:rFonts w:ascii="Arial" w:hAnsi="Arial" w:cs="Arial"/>
                  <w:sz w:val="20"/>
                  <w:lang w:val="en-US"/>
                </w:rPr>
                <w:t>Тип</w:t>
              </w:r>
              <w:proofErr w:type="spellEnd"/>
              <w:r w:rsidR="00514507" w:rsidRPr="00514507">
                <w:rPr>
                  <w:rFonts w:ascii="Arial" w:hAnsi="Arial" w:cs="Arial"/>
                  <w:sz w:val="20"/>
                  <w:lang w:val="en-US"/>
                </w:rPr>
                <w:t xml:space="preserve"> </w:t>
              </w:r>
              <w:proofErr w:type="spellStart"/>
              <w:r w:rsidR="00514507" w:rsidRPr="00514507">
                <w:rPr>
                  <w:rFonts w:ascii="Arial" w:hAnsi="Arial" w:cs="Arial"/>
                  <w:sz w:val="20"/>
                  <w:lang w:val="en-US"/>
                </w:rPr>
                <w:t>точки</w:t>
              </w:r>
              <w:proofErr w:type="spellEnd"/>
              <w:r w:rsidR="00514507" w:rsidRPr="00514507">
                <w:rPr>
                  <w:rFonts w:ascii="Arial" w:hAnsi="Arial" w:cs="Arial"/>
                  <w:sz w:val="20"/>
                  <w:lang w:val="en-US"/>
                </w:rPr>
                <w:t xml:space="preserve"> </w:t>
              </w:r>
              <w:proofErr w:type="spellStart"/>
              <w:r w:rsidR="00514507" w:rsidRPr="00514507">
                <w:rPr>
                  <w:rFonts w:ascii="Arial" w:hAnsi="Arial" w:cs="Arial"/>
                  <w:sz w:val="20"/>
                  <w:lang w:val="en-US"/>
                </w:rPr>
                <w:t>измерения</w:t>
              </w:r>
            </w:ins>
            <w:proofErr w:type="spellEnd"/>
          </w:p>
        </w:tc>
        <w:tc>
          <w:tcPr>
            <w:tcW w:w="408" w:type="pct"/>
          </w:tcPr>
          <w:p w14:paraId="4D707581" w14:textId="77777777" w:rsidR="00D153F5" w:rsidRPr="00C83EC7" w:rsidRDefault="00D153F5" w:rsidP="00D153F5">
            <w:pPr>
              <w:jc w:val="center"/>
              <w:rPr>
                <w:rFonts w:ascii="Arial" w:hAnsi="Arial" w:cs="Arial"/>
                <w:sz w:val="20"/>
                <w:lang w:val="en-US"/>
              </w:rPr>
            </w:pPr>
            <w:r>
              <w:rPr>
                <w:rFonts w:ascii="Arial" w:hAnsi="Arial" w:cs="Arial"/>
                <w:sz w:val="20"/>
                <w:lang w:val="en-US"/>
              </w:rPr>
              <w:t>CHAR, 1</w:t>
            </w:r>
          </w:p>
        </w:tc>
        <w:tc>
          <w:tcPr>
            <w:tcW w:w="493" w:type="pct"/>
          </w:tcPr>
          <w:p w14:paraId="6E58B458" w14:textId="77777777" w:rsidR="00D153F5" w:rsidRPr="00C83EC7" w:rsidRDefault="00D153F5" w:rsidP="00D153F5">
            <w:pPr>
              <w:jc w:val="center"/>
              <w:rPr>
                <w:rFonts w:ascii="Arial" w:hAnsi="Arial" w:cs="Arial"/>
                <w:sz w:val="20"/>
                <w:lang w:val="en-US"/>
              </w:rPr>
            </w:pPr>
            <w:r w:rsidRPr="00C83EC7">
              <w:rPr>
                <w:rFonts w:ascii="Arial" w:hAnsi="Arial" w:cs="Arial"/>
                <w:sz w:val="20"/>
              </w:rPr>
              <w:t>T370P</w:t>
            </w:r>
            <w:r>
              <w:rPr>
                <w:rFonts w:ascii="Arial" w:hAnsi="Arial" w:cs="Arial"/>
                <w:sz w:val="20"/>
                <w:lang w:val="en-US"/>
              </w:rPr>
              <w:t>-</w:t>
            </w:r>
            <w:r>
              <w:t xml:space="preserve"> </w:t>
            </w:r>
            <w:r w:rsidRPr="00C83EC7">
              <w:rPr>
                <w:rFonts w:ascii="Arial" w:hAnsi="Arial" w:cs="Arial"/>
                <w:sz w:val="20"/>
                <w:lang w:val="en-US"/>
              </w:rPr>
              <w:t>MPTYP</w:t>
            </w:r>
          </w:p>
        </w:tc>
        <w:tc>
          <w:tcPr>
            <w:tcW w:w="620" w:type="pct"/>
          </w:tcPr>
          <w:p w14:paraId="5C0B960B" w14:textId="77777777" w:rsidR="00D153F5" w:rsidRPr="00C83EC7" w:rsidRDefault="00D153F5" w:rsidP="00D153F5">
            <w:pPr>
              <w:jc w:val="center"/>
              <w:rPr>
                <w:rFonts w:ascii="Arial" w:hAnsi="Arial" w:cs="Arial"/>
                <w:sz w:val="20"/>
                <w:lang w:val="en-US"/>
              </w:rPr>
            </w:pPr>
            <w:r>
              <w:rPr>
                <w:rFonts w:ascii="Arial" w:hAnsi="Arial" w:cs="Arial"/>
                <w:sz w:val="20"/>
                <w:lang w:val="en-US"/>
              </w:rPr>
              <w:t>X</w:t>
            </w:r>
          </w:p>
        </w:tc>
        <w:tc>
          <w:tcPr>
            <w:tcW w:w="609" w:type="pct"/>
          </w:tcPr>
          <w:p w14:paraId="43880A6C" w14:textId="05343C3E" w:rsidR="00D153F5" w:rsidRPr="0086487D" w:rsidRDefault="000E3C42" w:rsidP="00D153F5">
            <w:pPr>
              <w:jc w:val="center"/>
              <w:rPr>
                <w:rFonts w:ascii="Arial" w:hAnsi="Arial" w:cs="Arial"/>
                <w:sz w:val="20"/>
              </w:rPr>
            </w:pPr>
            <w:r>
              <w:rPr>
                <w:rFonts w:ascii="Arial" w:hAnsi="Arial" w:cs="Arial"/>
                <w:sz w:val="20"/>
              </w:rPr>
              <w:t>Для всех типов</w:t>
            </w:r>
          </w:p>
        </w:tc>
        <w:tc>
          <w:tcPr>
            <w:tcW w:w="392" w:type="pct"/>
          </w:tcPr>
          <w:p w14:paraId="5504B6B0" w14:textId="3FF7CF8B" w:rsidR="00D153F5" w:rsidRPr="0086487D" w:rsidRDefault="000E3C42" w:rsidP="00D153F5">
            <w:pPr>
              <w:jc w:val="center"/>
              <w:rPr>
                <w:rFonts w:ascii="Arial" w:hAnsi="Arial" w:cs="Arial"/>
                <w:sz w:val="20"/>
              </w:rPr>
            </w:pPr>
            <w:r>
              <w:rPr>
                <w:rFonts w:ascii="Arial" w:hAnsi="Arial" w:cs="Arial"/>
                <w:sz w:val="20"/>
              </w:rPr>
              <w:t>-</w:t>
            </w:r>
          </w:p>
        </w:tc>
        <w:tc>
          <w:tcPr>
            <w:tcW w:w="398" w:type="pct"/>
          </w:tcPr>
          <w:p w14:paraId="30E15588" w14:textId="20E1EA1B" w:rsidR="00D153F5" w:rsidRPr="0086487D" w:rsidRDefault="000E3C42" w:rsidP="00D153F5">
            <w:pPr>
              <w:jc w:val="center"/>
              <w:rPr>
                <w:rFonts w:ascii="Arial" w:hAnsi="Arial" w:cs="Arial"/>
                <w:sz w:val="20"/>
              </w:rPr>
            </w:pPr>
            <w:r>
              <w:rPr>
                <w:rFonts w:ascii="Arial" w:hAnsi="Arial" w:cs="Arial"/>
                <w:sz w:val="20"/>
              </w:rPr>
              <w:t>-</w:t>
            </w:r>
          </w:p>
        </w:tc>
        <w:tc>
          <w:tcPr>
            <w:tcW w:w="394" w:type="pct"/>
          </w:tcPr>
          <w:p w14:paraId="4F9B02D8" w14:textId="77777777" w:rsidR="00D153F5" w:rsidRPr="00E96314"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1A416820" w14:textId="77777777" w:rsidTr="00D153F5">
        <w:trPr>
          <w:cantSplit/>
        </w:trPr>
        <w:tc>
          <w:tcPr>
            <w:tcW w:w="385" w:type="pct"/>
          </w:tcPr>
          <w:p w14:paraId="213B0468" w14:textId="77777777" w:rsidR="00D153F5" w:rsidRPr="00E96314" w:rsidRDefault="00D153F5" w:rsidP="00D153F5">
            <w:pPr>
              <w:rPr>
                <w:rFonts w:ascii="Arial" w:hAnsi="Arial" w:cs="Arial"/>
                <w:sz w:val="20"/>
              </w:rPr>
            </w:pPr>
            <w:r w:rsidRPr="00E96314">
              <w:rPr>
                <w:rFonts w:ascii="Arial" w:hAnsi="Arial" w:cs="Arial"/>
                <w:sz w:val="20"/>
              </w:rPr>
              <w:t>2</w:t>
            </w:r>
            <w:r>
              <w:rPr>
                <w:rFonts w:ascii="Arial" w:hAnsi="Arial" w:cs="Arial"/>
                <w:sz w:val="20"/>
              </w:rPr>
              <w:t>.</w:t>
            </w:r>
          </w:p>
        </w:tc>
        <w:tc>
          <w:tcPr>
            <w:tcW w:w="359" w:type="pct"/>
          </w:tcPr>
          <w:p w14:paraId="7024CC17" w14:textId="0E71B317" w:rsidR="00D153F5" w:rsidRDefault="000E3C42" w:rsidP="00D153F5">
            <w:pPr>
              <w:jc w:val="left"/>
              <w:rPr>
                <w:rFonts w:ascii="Arial" w:hAnsi="Arial" w:cs="Arial"/>
                <w:sz w:val="20"/>
              </w:rPr>
            </w:pPr>
            <w:r>
              <w:rPr>
                <w:rFonts w:ascii="Arial" w:hAnsi="Arial" w:cs="Arial"/>
                <w:sz w:val="20"/>
              </w:rPr>
              <w:t>-</w:t>
            </w:r>
          </w:p>
        </w:tc>
        <w:tc>
          <w:tcPr>
            <w:tcW w:w="409" w:type="pct"/>
          </w:tcPr>
          <w:p w14:paraId="4EB6850B" w14:textId="77777777" w:rsidR="00D153F5" w:rsidRPr="00C83EC7" w:rsidRDefault="00D153F5" w:rsidP="00D153F5">
            <w:pPr>
              <w:jc w:val="left"/>
              <w:rPr>
                <w:rFonts w:ascii="Arial" w:hAnsi="Arial" w:cs="Arial"/>
                <w:sz w:val="20"/>
              </w:rPr>
            </w:pPr>
            <w:r>
              <w:rPr>
                <w:rFonts w:ascii="Arial" w:hAnsi="Arial" w:cs="Arial"/>
                <w:sz w:val="20"/>
              </w:rPr>
              <w:t>Название</w:t>
            </w:r>
          </w:p>
        </w:tc>
        <w:tc>
          <w:tcPr>
            <w:tcW w:w="533" w:type="pct"/>
          </w:tcPr>
          <w:p w14:paraId="4B1AC60C" w14:textId="77777777" w:rsidR="00D153F5" w:rsidRPr="0086487D" w:rsidRDefault="00D153F5" w:rsidP="00D153F5">
            <w:pPr>
              <w:jc w:val="left"/>
              <w:rPr>
                <w:rFonts w:ascii="Arial" w:hAnsi="Arial" w:cs="Arial"/>
                <w:sz w:val="20"/>
              </w:rPr>
            </w:pPr>
            <w:r>
              <w:rPr>
                <w:rFonts w:ascii="Arial" w:hAnsi="Arial" w:cs="Arial"/>
                <w:sz w:val="20"/>
              </w:rPr>
              <w:t>Название типа точки измерений</w:t>
            </w:r>
          </w:p>
        </w:tc>
        <w:tc>
          <w:tcPr>
            <w:tcW w:w="408" w:type="pct"/>
          </w:tcPr>
          <w:p w14:paraId="5D2C8609" w14:textId="77777777" w:rsidR="00D153F5" w:rsidRPr="00C83EC7" w:rsidRDefault="00D153F5" w:rsidP="00D153F5">
            <w:pPr>
              <w:jc w:val="center"/>
              <w:rPr>
                <w:rFonts w:ascii="Arial" w:hAnsi="Arial" w:cs="Arial"/>
                <w:sz w:val="20"/>
                <w:lang w:val="en-US"/>
              </w:rPr>
            </w:pPr>
            <w:r>
              <w:rPr>
                <w:rFonts w:ascii="Arial" w:hAnsi="Arial" w:cs="Arial"/>
                <w:sz w:val="20"/>
                <w:lang w:val="en-US"/>
              </w:rPr>
              <w:t>CHAR, 30</w:t>
            </w:r>
          </w:p>
        </w:tc>
        <w:tc>
          <w:tcPr>
            <w:tcW w:w="493" w:type="pct"/>
          </w:tcPr>
          <w:p w14:paraId="101EF2A5" w14:textId="77777777" w:rsidR="00D153F5" w:rsidRPr="00C83EC7" w:rsidRDefault="00D153F5" w:rsidP="00D153F5">
            <w:pPr>
              <w:jc w:val="center"/>
              <w:rPr>
                <w:rFonts w:ascii="Arial" w:hAnsi="Arial" w:cs="Arial"/>
                <w:sz w:val="20"/>
                <w:lang w:val="en-US"/>
              </w:rPr>
            </w:pPr>
            <w:r w:rsidRPr="00C83EC7">
              <w:rPr>
                <w:rFonts w:ascii="Arial" w:hAnsi="Arial" w:cs="Arial"/>
                <w:sz w:val="20"/>
              </w:rPr>
              <w:t>T370P_T</w:t>
            </w:r>
            <w:r>
              <w:rPr>
                <w:rFonts w:ascii="Arial" w:hAnsi="Arial" w:cs="Arial"/>
                <w:sz w:val="20"/>
                <w:lang w:val="en-US"/>
              </w:rPr>
              <w:t>-</w:t>
            </w:r>
            <w:r>
              <w:t xml:space="preserve"> </w:t>
            </w:r>
            <w:r w:rsidRPr="00C83EC7">
              <w:rPr>
                <w:rFonts w:ascii="Arial" w:hAnsi="Arial" w:cs="Arial"/>
                <w:sz w:val="20"/>
                <w:lang w:val="en-US"/>
              </w:rPr>
              <w:t>MPTTX</w:t>
            </w:r>
          </w:p>
        </w:tc>
        <w:tc>
          <w:tcPr>
            <w:tcW w:w="620" w:type="pct"/>
          </w:tcPr>
          <w:p w14:paraId="0E4F6296" w14:textId="3AF02F3B" w:rsidR="00D153F5" w:rsidRPr="0086487D" w:rsidRDefault="000E3C42" w:rsidP="00D153F5">
            <w:pPr>
              <w:jc w:val="center"/>
              <w:rPr>
                <w:rFonts w:ascii="Arial" w:hAnsi="Arial" w:cs="Arial"/>
                <w:sz w:val="20"/>
              </w:rPr>
            </w:pPr>
            <w:r>
              <w:rPr>
                <w:rFonts w:ascii="Arial" w:hAnsi="Arial" w:cs="Arial"/>
                <w:sz w:val="20"/>
              </w:rPr>
              <w:t>-</w:t>
            </w:r>
          </w:p>
        </w:tc>
        <w:tc>
          <w:tcPr>
            <w:tcW w:w="609" w:type="pct"/>
          </w:tcPr>
          <w:p w14:paraId="1685C247" w14:textId="36647A01" w:rsidR="00D153F5" w:rsidRPr="0086487D" w:rsidRDefault="000E3C42" w:rsidP="00D153F5">
            <w:pPr>
              <w:jc w:val="center"/>
              <w:rPr>
                <w:rFonts w:ascii="Arial" w:hAnsi="Arial" w:cs="Arial"/>
                <w:sz w:val="20"/>
              </w:rPr>
            </w:pPr>
            <w:r>
              <w:rPr>
                <w:rFonts w:ascii="Arial" w:hAnsi="Arial" w:cs="Arial"/>
                <w:sz w:val="20"/>
              </w:rPr>
              <w:t>-</w:t>
            </w:r>
          </w:p>
        </w:tc>
        <w:tc>
          <w:tcPr>
            <w:tcW w:w="392" w:type="pct"/>
          </w:tcPr>
          <w:p w14:paraId="247AD099" w14:textId="1DE35C9B" w:rsidR="00D153F5" w:rsidRPr="0086487D" w:rsidRDefault="000E3C42" w:rsidP="00D153F5">
            <w:pPr>
              <w:jc w:val="center"/>
              <w:rPr>
                <w:rFonts w:ascii="Arial" w:hAnsi="Arial" w:cs="Arial"/>
                <w:sz w:val="20"/>
              </w:rPr>
            </w:pPr>
            <w:r>
              <w:rPr>
                <w:rFonts w:ascii="Arial" w:hAnsi="Arial" w:cs="Arial"/>
                <w:sz w:val="20"/>
              </w:rPr>
              <w:t>-</w:t>
            </w:r>
          </w:p>
        </w:tc>
        <w:tc>
          <w:tcPr>
            <w:tcW w:w="398" w:type="pct"/>
          </w:tcPr>
          <w:p w14:paraId="16A136E8" w14:textId="15DEC2C9" w:rsidR="00D153F5" w:rsidRPr="0086487D" w:rsidRDefault="000E3C42" w:rsidP="00D153F5">
            <w:pPr>
              <w:jc w:val="center"/>
              <w:rPr>
                <w:rFonts w:ascii="Arial" w:hAnsi="Arial" w:cs="Arial"/>
                <w:sz w:val="20"/>
              </w:rPr>
            </w:pPr>
            <w:r>
              <w:rPr>
                <w:rFonts w:ascii="Arial" w:hAnsi="Arial" w:cs="Arial"/>
                <w:sz w:val="20"/>
              </w:rPr>
              <w:t>-</w:t>
            </w:r>
          </w:p>
        </w:tc>
        <w:tc>
          <w:tcPr>
            <w:tcW w:w="394" w:type="pct"/>
          </w:tcPr>
          <w:p w14:paraId="41C41409" w14:textId="77777777" w:rsidR="00D153F5" w:rsidRPr="00E96314" w:rsidRDefault="00D153F5" w:rsidP="00D153F5">
            <w:pPr>
              <w:jc w:val="center"/>
              <w:rPr>
                <w:rFonts w:ascii="Arial" w:hAnsi="Arial" w:cs="Arial"/>
                <w:sz w:val="20"/>
              </w:rPr>
            </w:pPr>
            <w:r>
              <w:rPr>
                <w:rFonts w:ascii="Arial" w:hAnsi="Arial" w:cs="Arial"/>
                <w:sz w:val="20"/>
                <w:lang w:val="en-US"/>
              </w:rPr>
              <w:t>SAP</w:t>
            </w:r>
          </w:p>
        </w:tc>
      </w:tr>
    </w:tbl>
    <w:p w14:paraId="5A4458B5" w14:textId="77777777" w:rsidR="00D153F5" w:rsidRDefault="00D153F5" w:rsidP="00175EC7">
      <w:pPr>
        <w:rPr>
          <w:rFonts w:eastAsiaTheme="majorEastAsia"/>
        </w:rPr>
      </w:pPr>
    </w:p>
    <w:p w14:paraId="0B0C03BB" w14:textId="77777777" w:rsidR="00D153F5" w:rsidRDefault="00D153F5" w:rsidP="00D153F5">
      <w:pPr>
        <w:spacing w:after="200" w:line="276" w:lineRule="auto"/>
        <w:jc w:val="left"/>
        <w:rPr>
          <w:rFonts w:eastAsiaTheme="majorEastAsia"/>
        </w:rPr>
        <w:sectPr w:rsidR="00D153F5" w:rsidSect="008D4E24">
          <w:headerReference w:type="default" r:id="rId141"/>
          <w:footerReference w:type="default" r:id="rId142"/>
          <w:footerReference w:type="first" r:id="rId143"/>
          <w:pgSz w:w="16840" w:h="11907" w:orient="landscape" w:code="9"/>
          <w:pgMar w:top="1134" w:right="1134" w:bottom="567" w:left="1134" w:header="737" w:footer="283" w:gutter="0"/>
          <w:cols w:space="708"/>
          <w:docGrid w:linePitch="360"/>
        </w:sectPr>
      </w:pPr>
    </w:p>
    <w:p w14:paraId="66F7C697" w14:textId="77777777" w:rsidR="00D153F5" w:rsidRPr="00977CDA" w:rsidRDefault="00D153F5" w:rsidP="00197D54">
      <w:pPr>
        <w:pStyle w:val="3"/>
      </w:pPr>
      <w:bookmarkStart w:id="15820" w:name="_Toc521083920"/>
      <w:bookmarkStart w:id="15821" w:name="_Toc521341060"/>
      <w:bookmarkStart w:id="15822" w:name="_Toc521439580"/>
      <w:bookmarkStart w:id="15823" w:name="_Toc67557242"/>
      <w:r w:rsidRPr="00977CDA">
        <w:lastRenderedPageBreak/>
        <w:t>Особенности технической реализации</w:t>
      </w:r>
      <w:bookmarkEnd w:id="15820"/>
      <w:bookmarkEnd w:id="15821"/>
      <w:bookmarkEnd w:id="15822"/>
      <w:bookmarkEnd w:id="15823"/>
    </w:p>
    <w:p w14:paraId="4A8A8EC2" w14:textId="7AF70966"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595DDA">
        <w:rPr>
          <w:rFonts w:ascii="Arial" w:hAnsi="Arial" w:cs="Arial"/>
        </w:rPr>
        <w:t>T370P</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409384A3"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3939AF">
        <w:rPr>
          <w:rFonts w:ascii="Arial" w:hAnsi="Arial" w:cs="Arial"/>
          <w:color w:val="000000" w:themeColor="text1"/>
          <w:szCs w:val="24"/>
        </w:rPr>
        <w:t>Основные данные в ТОРО и Сервисе клиентом</w:t>
      </w:r>
      <w:r>
        <w:rPr>
          <w:rFonts w:ascii="Arial" w:hAnsi="Arial" w:cs="Arial"/>
          <w:color w:val="000000" w:themeColor="text1"/>
          <w:szCs w:val="24"/>
        </w:rPr>
        <w:t xml:space="preserve"> -&gt; </w:t>
      </w:r>
      <w:r w:rsidRPr="00595DDA">
        <w:rPr>
          <w:rFonts w:ascii="Arial" w:hAnsi="Arial" w:cs="Arial"/>
          <w:color w:val="000000" w:themeColor="text1"/>
          <w:szCs w:val="24"/>
        </w:rPr>
        <w:t>Основные параметры настройки</w:t>
      </w:r>
      <w:r>
        <w:rPr>
          <w:rFonts w:ascii="Arial" w:hAnsi="Arial" w:cs="Arial"/>
          <w:color w:val="000000" w:themeColor="text1"/>
          <w:szCs w:val="24"/>
        </w:rPr>
        <w:t xml:space="preserve"> -&gt; </w:t>
      </w:r>
      <w:r w:rsidRPr="00595DDA">
        <w:rPr>
          <w:rFonts w:ascii="Arial" w:hAnsi="Arial" w:cs="Arial"/>
          <w:color w:val="000000" w:themeColor="text1"/>
          <w:szCs w:val="24"/>
        </w:rPr>
        <w:t>Точки измерений, счетчики и документы измерений</w:t>
      </w:r>
      <w:r w:rsidRPr="003939AF">
        <w:rPr>
          <w:rFonts w:ascii="Arial" w:hAnsi="Arial" w:cs="Arial"/>
          <w:color w:val="000000" w:themeColor="text1"/>
          <w:szCs w:val="24"/>
        </w:rPr>
        <w:t xml:space="preserve"> </w:t>
      </w:r>
      <w:r>
        <w:rPr>
          <w:rFonts w:ascii="Arial" w:hAnsi="Arial" w:cs="Arial"/>
          <w:color w:val="000000" w:themeColor="text1"/>
          <w:szCs w:val="24"/>
        </w:rPr>
        <w:t>-&gt;</w:t>
      </w:r>
      <w:r w:rsidRPr="003939AF">
        <w:rPr>
          <w:rFonts w:ascii="Arial" w:hAnsi="Arial" w:cs="Arial"/>
          <w:color w:val="000000" w:themeColor="text1"/>
          <w:szCs w:val="24"/>
        </w:rPr>
        <w:t xml:space="preserve"> </w:t>
      </w:r>
      <w:r>
        <w:rPr>
          <w:rFonts w:ascii="Arial" w:hAnsi="Arial" w:cs="Arial"/>
          <w:color w:val="000000" w:themeColor="text1"/>
          <w:szCs w:val="24"/>
        </w:rPr>
        <w:t>Определение типов точек измерений.</w:t>
      </w:r>
    </w:p>
    <w:p w14:paraId="76544B16"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1AD17E16" w14:textId="77777777" w:rsidR="00D153F5" w:rsidRPr="00977CDA" w:rsidRDefault="00D153F5" w:rsidP="00197D54">
      <w:pPr>
        <w:pStyle w:val="3"/>
      </w:pPr>
      <w:bookmarkStart w:id="15824" w:name="_Toc521083921"/>
      <w:bookmarkStart w:id="15825" w:name="_Toc521341061"/>
      <w:bookmarkStart w:id="15826" w:name="_Toc521439581"/>
      <w:bookmarkStart w:id="15827" w:name="_Toc67557243"/>
      <w:r w:rsidRPr="00977CDA">
        <w:t>Миграция объекта данных</w:t>
      </w:r>
      <w:bookmarkEnd w:id="15824"/>
      <w:bookmarkEnd w:id="15825"/>
      <w:bookmarkEnd w:id="15826"/>
      <w:bookmarkEnd w:id="15827"/>
    </w:p>
    <w:p w14:paraId="71DEC577" w14:textId="77777777" w:rsidR="00D153F5" w:rsidRPr="00176F87" w:rsidRDefault="00D153F5" w:rsidP="00D153F5">
      <w:pPr>
        <w:pStyle w:val="Base"/>
        <w:rPr>
          <w:rFonts w:eastAsiaTheme="majorEastAsia" w:cstheme="majorBidi"/>
          <w:bCs/>
          <w:iCs/>
          <w:szCs w:val="26"/>
        </w:rPr>
      </w:pPr>
      <w:r>
        <w:t>Типы точек измерений должны быть настроены и перенесены в продуктивную систему до начала миграции данных</w:t>
      </w:r>
      <w:r>
        <w:rPr>
          <w:rFonts w:eastAsiaTheme="majorEastAsia" w:cstheme="majorBidi"/>
          <w:bCs/>
          <w:iCs/>
          <w:szCs w:val="26"/>
        </w:rPr>
        <w:t>.</w:t>
      </w:r>
    </w:p>
    <w:p w14:paraId="0A4A5E45" w14:textId="5199B182"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828" w:name="_Объект_основных_данных_32"/>
      <w:bookmarkStart w:id="15829" w:name="_Toc521083922"/>
      <w:bookmarkStart w:id="15830" w:name="_Toc521341062"/>
      <w:bookmarkStart w:id="15831" w:name="_Toc521439582"/>
      <w:bookmarkStart w:id="15832" w:name="_Toc67557244"/>
      <w:bookmarkEnd w:id="15783"/>
      <w:bookmarkEnd w:id="15828"/>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C83EC7">
        <w:rPr>
          <w:rFonts w:eastAsiaTheme="majorEastAsia" w:cstheme="majorBidi"/>
          <w:bCs w:val="0"/>
          <w:iCs w:val="0"/>
          <w:szCs w:val="26"/>
        </w:rPr>
        <w:t xml:space="preserve">_57 </w:t>
      </w:r>
      <w:r>
        <w:rPr>
          <w:rFonts w:eastAsiaTheme="majorEastAsia" w:cstheme="majorBidi"/>
          <w:bCs w:val="0"/>
          <w:iCs w:val="0"/>
          <w:szCs w:val="26"/>
        </w:rPr>
        <w:t>Тип единицы оборудования</w:t>
      </w:r>
      <w:r w:rsidRPr="00FB401A">
        <w:rPr>
          <w:rFonts w:eastAsiaTheme="majorEastAsia" w:cstheme="majorBidi"/>
          <w:bCs w:val="0"/>
          <w:iCs w:val="0"/>
          <w:szCs w:val="26"/>
        </w:rPr>
        <w:t>.</w:t>
      </w:r>
      <w:bookmarkEnd w:id="15829"/>
      <w:bookmarkEnd w:id="15830"/>
      <w:bookmarkEnd w:id="15831"/>
      <w:bookmarkEnd w:id="15832"/>
    </w:p>
    <w:p w14:paraId="620F303E" w14:textId="77777777" w:rsidR="00D153F5" w:rsidRPr="00FB401A" w:rsidRDefault="00D153F5" w:rsidP="00197D54">
      <w:pPr>
        <w:pStyle w:val="3"/>
      </w:pPr>
      <w:bookmarkStart w:id="15833" w:name="_Toc521083923"/>
      <w:bookmarkStart w:id="15834" w:name="_Toc521341063"/>
      <w:bookmarkStart w:id="15835" w:name="_Toc521439583"/>
      <w:bookmarkStart w:id="15836" w:name="_Toc67557245"/>
      <w:r w:rsidRPr="00FB401A">
        <w:t>Описание объекта</w:t>
      </w:r>
      <w:bookmarkEnd w:id="15833"/>
      <w:bookmarkEnd w:id="15834"/>
      <w:bookmarkEnd w:id="15835"/>
      <w:bookmarkEnd w:id="15836"/>
    </w:p>
    <w:p w14:paraId="7BBA96AF" w14:textId="2524981F" w:rsidR="00D153F5" w:rsidRDefault="00D153F5" w:rsidP="00D153F5">
      <w:pPr>
        <w:spacing w:after="240" w:line="276" w:lineRule="auto"/>
        <w:ind w:firstLine="567"/>
        <w:rPr>
          <w:rFonts w:ascii="Arial" w:hAnsi="Arial" w:cs="Arial"/>
        </w:rPr>
      </w:pPr>
      <w:r w:rsidRPr="00C83EC7">
        <w:rPr>
          <w:rFonts w:ascii="Arial" w:hAnsi="Arial" w:cs="Arial"/>
        </w:rPr>
        <w:t>Определяет</w:t>
      </w:r>
      <w:r>
        <w:rPr>
          <w:rFonts w:ascii="Arial" w:hAnsi="Arial" w:cs="Arial"/>
        </w:rPr>
        <w:t xml:space="preserve"> видимые и обязательные поля в основной записи единицы оборудования. Используется для разделения диапазонов номеров ЕО.</w:t>
      </w:r>
    </w:p>
    <w:p w14:paraId="4033A173" w14:textId="77777777" w:rsidR="00D153F5" w:rsidRPr="00FB401A" w:rsidRDefault="00D153F5" w:rsidP="00197D54">
      <w:pPr>
        <w:pStyle w:val="3"/>
      </w:pPr>
      <w:bookmarkStart w:id="15837" w:name="_Toc521083924"/>
      <w:bookmarkStart w:id="15838" w:name="_Toc521341064"/>
      <w:bookmarkStart w:id="15839" w:name="_Toc521439584"/>
      <w:bookmarkStart w:id="15840" w:name="_Toc67557246"/>
      <w:r w:rsidRPr="00FB401A">
        <w:t>Принципы кодирования и нумерации</w:t>
      </w:r>
      <w:bookmarkEnd w:id="15837"/>
      <w:bookmarkEnd w:id="15838"/>
      <w:bookmarkEnd w:id="15839"/>
      <w:bookmarkEnd w:id="15840"/>
    </w:p>
    <w:p w14:paraId="17C58595" w14:textId="222A9E2B" w:rsidR="00D153F5" w:rsidRDefault="00D153F5" w:rsidP="00F45D35">
      <w:pPr>
        <w:pStyle w:val="a9"/>
        <w:keepNext/>
        <w:spacing w:before="0" w:beforeAutospacing="0" w:after="240" w:afterAutospacing="0" w:line="276" w:lineRule="auto"/>
        <w:ind w:firstLine="567"/>
        <w:rPr>
          <w:rFonts w:ascii="Arial" w:hAnsi="Arial" w:cs="Arial"/>
        </w:rPr>
      </w:pPr>
      <w:r>
        <w:rPr>
          <w:rFonts w:ascii="Arial" w:eastAsiaTheme="majorEastAsia" w:hAnsi="Arial" w:cs="Arial"/>
        </w:rPr>
        <w:t xml:space="preserve">В текущем документе возможно уточнение принципов кодирования и нумерации Типов единиц оборудования по результатам разработки </w:t>
      </w:r>
      <w:bookmarkStart w:id="15841" w:name="_Hlk68703065"/>
      <w:r>
        <w:rPr>
          <w:rFonts w:ascii="Arial" w:eastAsiaTheme="majorEastAsia" w:hAnsi="Arial" w:cs="Arial"/>
        </w:rPr>
        <w:t>Методики ведения НСИ</w:t>
      </w:r>
      <w:del w:id="15842" w:author="Владимир Лаут" w:date="2021-04-07T15:50:00Z">
        <w:r w:rsidDel="003F7F02">
          <w:rPr>
            <w:rFonts w:ascii="Arial" w:eastAsiaTheme="majorEastAsia" w:hAnsi="Arial" w:cs="Arial"/>
          </w:rPr>
          <w:delText xml:space="preserve"> (БДО, БДН)</w:delText>
        </w:r>
      </w:del>
      <w:r>
        <w:rPr>
          <w:rFonts w:ascii="Arial" w:eastAsiaTheme="majorEastAsia" w:hAnsi="Arial" w:cs="Arial"/>
        </w:rPr>
        <w:t xml:space="preserve"> </w:t>
      </w:r>
      <w:proofErr w:type="spellStart"/>
      <w:r>
        <w:rPr>
          <w:rFonts w:ascii="Arial" w:eastAsiaTheme="majorEastAsia" w:hAnsi="Arial" w:cs="Arial"/>
        </w:rPr>
        <w:t>ТОиР</w:t>
      </w:r>
      <w:proofErr w:type="spellEnd"/>
      <w:r>
        <w:rPr>
          <w:rFonts w:ascii="Arial" w:eastAsiaTheme="majorEastAsia" w:hAnsi="Arial" w:cs="Arial"/>
        </w:rPr>
        <w:t>.</w:t>
      </w:r>
      <w:bookmarkEnd w:id="15841"/>
    </w:p>
    <w:p w14:paraId="0FA25F94" w14:textId="2774C5C3" w:rsidR="00D153F5" w:rsidRPr="00B85F52" w:rsidRDefault="00D153F5" w:rsidP="00F45D35">
      <w:pPr>
        <w:pStyle w:val="a9"/>
        <w:keepNext/>
        <w:spacing w:before="0" w:beforeAutospacing="0" w:after="240" w:afterAutospacing="0" w:line="276" w:lineRule="auto"/>
        <w:ind w:firstLine="567"/>
        <w:rPr>
          <w:rFonts w:ascii="Arial" w:hAnsi="Arial" w:cs="Arial"/>
        </w:rPr>
      </w:pPr>
      <w:r>
        <w:rPr>
          <w:rFonts w:ascii="Arial" w:hAnsi="Arial" w:cs="Arial"/>
        </w:rPr>
        <w:t>Коды типов единиц оборудования состоят из одного текстового символа. Полный перечень кодов приведен в таблице</w:t>
      </w:r>
      <w:r w:rsidR="0071056D">
        <w:rPr>
          <w:rFonts w:ascii="Arial" w:hAnsi="Arial" w:cs="Arial"/>
        </w:rPr>
        <w:t xml:space="preserve"> ниже</w:t>
      </w:r>
      <w:r>
        <w:rPr>
          <w:rFonts w:ascii="Arial" w:hAnsi="Arial" w:cs="Arial"/>
        </w:rPr>
        <w:t>.</w:t>
      </w:r>
    </w:p>
    <w:p w14:paraId="6F840ED5" w14:textId="7F25C0EA" w:rsidR="00685F1E" w:rsidRDefault="00D153F5" w:rsidP="00D153F5">
      <w:pPr>
        <w:pStyle w:val="a9"/>
        <w:keepNext/>
        <w:spacing w:after="240" w:afterAutospacing="0" w:line="276" w:lineRule="auto"/>
        <w:jc w:val="right"/>
        <w:rPr>
          <w:ins w:id="15843" w:author="Александр" w:date="2020-04-13T10:10:00Z"/>
          <w:rFonts w:ascii="Arial" w:hAnsi="Arial" w:cs="Arial"/>
          <w:b/>
          <w:sz w:val="22"/>
        </w:rPr>
      </w:pPr>
      <w:r w:rsidRPr="003F2961">
        <w:rPr>
          <w:rFonts w:ascii="Arial" w:hAnsi="Arial" w:cs="Arial"/>
          <w:b/>
          <w:sz w:val="22"/>
        </w:rPr>
        <w:t>Таблица</w:t>
      </w:r>
      <w:r w:rsidRPr="001D3E93">
        <w:rPr>
          <w:rFonts w:ascii="Arial" w:hAnsi="Arial"/>
          <w:b/>
          <w:sz w:val="22"/>
        </w:rPr>
        <w:t xml:space="preserve"> </w:t>
      </w:r>
      <w:ins w:id="15844" w:author="Александр" w:date="2020-04-13T13:16:00Z">
        <w:r w:rsidR="00DA4FCC">
          <w:rPr>
            <w:rFonts w:ascii="Arial" w:hAnsi="Arial" w:cs="Arial"/>
            <w:b/>
            <w:sz w:val="22"/>
          </w:rPr>
          <w:t>63</w:t>
        </w:r>
      </w:ins>
      <w:del w:id="15845" w:author="Александр" w:date="2020-04-13T13:16:00Z">
        <w:r w:rsidR="00156F97" w:rsidDel="00870994">
          <w:rPr>
            <w:rFonts w:ascii="Arial" w:hAnsi="Arial" w:cs="Arial"/>
            <w:b/>
            <w:sz w:val="22"/>
          </w:rPr>
          <w:delText>58</w:delText>
        </w:r>
      </w:del>
      <w:r w:rsidRPr="003F2961">
        <w:rPr>
          <w:rFonts w:ascii="Arial" w:hAnsi="Arial" w:cs="Arial"/>
          <w:b/>
          <w:sz w:val="22"/>
        </w:rPr>
        <w:t>.</w:t>
      </w:r>
      <w:r>
        <w:rPr>
          <w:rFonts w:ascii="Arial" w:hAnsi="Arial" w:cs="Arial"/>
          <w:b/>
          <w:sz w:val="22"/>
        </w:rPr>
        <w:t xml:space="preserve"> </w:t>
      </w:r>
      <w:r w:rsidRPr="003F2961">
        <w:rPr>
          <w:rFonts w:ascii="Arial" w:hAnsi="Arial" w:cs="Arial"/>
          <w:b/>
          <w:sz w:val="22"/>
        </w:rPr>
        <w:t xml:space="preserve">Перечень </w:t>
      </w:r>
      <w:r>
        <w:rPr>
          <w:rFonts w:ascii="Arial" w:hAnsi="Arial" w:cs="Arial"/>
          <w:b/>
          <w:sz w:val="22"/>
        </w:rPr>
        <w:t>Типов единиц оборудования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892"/>
        <w:gridCol w:w="4249"/>
        <w:gridCol w:w="2688"/>
      </w:tblGrid>
      <w:tr w:rsidR="00614E26" w:rsidRPr="002C3B2A" w14:paraId="7A8EB45A" w14:textId="77777777" w:rsidTr="00224E39">
        <w:trPr>
          <w:cantSplit/>
          <w:tblHeader/>
          <w:ins w:id="15846" w:author="Александр" w:date="2020-04-13T10:10:00Z"/>
        </w:trPr>
        <w:tc>
          <w:tcPr>
            <w:tcW w:w="670" w:type="pct"/>
            <w:tcBorders>
              <w:bottom w:val="single" w:sz="4" w:space="0" w:color="auto"/>
            </w:tcBorders>
            <w:shd w:val="clear" w:color="auto" w:fill="FFC000"/>
          </w:tcPr>
          <w:p w14:paraId="567DD926" w14:textId="77777777" w:rsidR="00614E26" w:rsidRPr="007645CF" w:rsidRDefault="00614E26" w:rsidP="00224E39">
            <w:pPr>
              <w:widowControl w:val="0"/>
              <w:rPr>
                <w:ins w:id="15847" w:author="Александр" w:date="2020-04-13T10:10:00Z"/>
                <w:rFonts w:ascii="Arial" w:hAnsi="Arial" w:cs="Arial"/>
                <w:b/>
                <w:sz w:val="20"/>
                <w:szCs w:val="20"/>
              </w:rPr>
            </w:pPr>
            <w:ins w:id="15848" w:author="Александр" w:date="2020-04-13T10:10:00Z">
              <w:r w:rsidRPr="007645CF">
                <w:rPr>
                  <w:rFonts w:ascii="Arial" w:hAnsi="Arial" w:cs="Arial"/>
                  <w:b/>
                  <w:sz w:val="20"/>
                  <w:szCs w:val="20"/>
                </w:rPr>
                <w:t>Системный код объекта</w:t>
              </w:r>
            </w:ins>
          </w:p>
        </w:tc>
        <w:tc>
          <w:tcPr>
            <w:tcW w:w="928" w:type="pct"/>
            <w:shd w:val="clear" w:color="auto" w:fill="FFC000"/>
          </w:tcPr>
          <w:p w14:paraId="35007D44" w14:textId="77777777" w:rsidR="00614E26" w:rsidRPr="007645CF" w:rsidRDefault="00614E26" w:rsidP="00224E39">
            <w:pPr>
              <w:widowControl w:val="0"/>
              <w:ind w:firstLine="15"/>
              <w:rPr>
                <w:ins w:id="15849" w:author="Александр" w:date="2020-04-13T10:10:00Z"/>
                <w:rFonts w:ascii="Arial" w:hAnsi="Arial" w:cs="Arial"/>
                <w:b/>
                <w:sz w:val="20"/>
                <w:szCs w:val="20"/>
              </w:rPr>
            </w:pPr>
            <w:ins w:id="15850" w:author="Александр" w:date="2020-04-13T10:10:00Z">
              <w:r w:rsidRPr="007645CF">
                <w:rPr>
                  <w:rFonts w:ascii="Arial" w:hAnsi="Arial" w:cs="Arial"/>
                  <w:b/>
                  <w:sz w:val="20"/>
                  <w:szCs w:val="20"/>
                </w:rPr>
                <w:t>Наименование</w:t>
              </w:r>
            </w:ins>
          </w:p>
        </w:tc>
        <w:tc>
          <w:tcPr>
            <w:tcW w:w="2084" w:type="pct"/>
            <w:shd w:val="clear" w:color="auto" w:fill="FFC000"/>
          </w:tcPr>
          <w:p w14:paraId="6ED27A35" w14:textId="77777777" w:rsidR="00614E26" w:rsidRPr="007645CF" w:rsidRDefault="00614E26" w:rsidP="00224E39">
            <w:pPr>
              <w:widowControl w:val="0"/>
              <w:ind w:firstLine="51"/>
              <w:rPr>
                <w:ins w:id="15851" w:author="Александр" w:date="2020-04-13T10:10:00Z"/>
                <w:rFonts w:ascii="Arial" w:hAnsi="Arial" w:cs="Arial"/>
                <w:b/>
                <w:sz w:val="20"/>
                <w:szCs w:val="20"/>
              </w:rPr>
            </w:pPr>
            <w:ins w:id="15852" w:author="Александр" w:date="2020-04-13T10:10:00Z">
              <w:r w:rsidRPr="007645CF">
                <w:rPr>
                  <w:rFonts w:ascii="Arial" w:hAnsi="Arial" w:cs="Arial"/>
                  <w:b/>
                  <w:sz w:val="20"/>
                  <w:szCs w:val="20"/>
                </w:rPr>
                <w:t>Определение/комментарий</w:t>
              </w:r>
            </w:ins>
          </w:p>
        </w:tc>
        <w:tc>
          <w:tcPr>
            <w:tcW w:w="1318" w:type="pct"/>
            <w:shd w:val="clear" w:color="auto" w:fill="FFC000"/>
          </w:tcPr>
          <w:p w14:paraId="1BA741A9" w14:textId="77777777" w:rsidR="00614E26" w:rsidRPr="007645CF" w:rsidRDefault="00614E26" w:rsidP="00224E39">
            <w:pPr>
              <w:widowControl w:val="0"/>
              <w:ind w:firstLine="51"/>
              <w:rPr>
                <w:ins w:id="15853" w:author="Александр" w:date="2020-04-13T10:10:00Z"/>
                <w:rFonts w:ascii="Arial" w:hAnsi="Arial" w:cs="Arial"/>
                <w:b/>
                <w:sz w:val="20"/>
                <w:szCs w:val="20"/>
              </w:rPr>
            </w:pPr>
            <w:ins w:id="15854" w:author="Александр" w:date="2020-04-13T10:10:00Z">
              <w:r>
                <w:rPr>
                  <w:rFonts w:ascii="Arial" w:hAnsi="Arial" w:cs="Arial"/>
                  <w:b/>
                  <w:sz w:val="20"/>
                  <w:szCs w:val="20"/>
                </w:rPr>
                <w:t>Диапазон номеров</w:t>
              </w:r>
            </w:ins>
          </w:p>
        </w:tc>
      </w:tr>
      <w:tr w:rsidR="00751B95" w:rsidRPr="007A3A1F" w14:paraId="16D16CDA" w14:textId="77777777" w:rsidTr="00224E39">
        <w:trPr>
          <w:ins w:id="15855" w:author="Владимир Лаут" w:date="2021-03-03T17:06:00Z"/>
        </w:trPr>
        <w:tc>
          <w:tcPr>
            <w:tcW w:w="670" w:type="pct"/>
            <w:shd w:val="clear" w:color="auto" w:fill="auto"/>
          </w:tcPr>
          <w:p w14:paraId="0DAC13F7" w14:textId="7B4995DF" w:rsidR="00751B95" w:rsidRPr="00751B95" w:rsidRDefault="00751B95" w:rsidP="00224E39">
            <w:pPr>
              <w:pStyle w:val="afff8"/>
              <w:widowControl w:val="0"/>
              <w:rPr>
                <w:ins w:id="15856" w:author="Владимир Лаут" w:date="2021-03-03T17:06:00Z"/>
                <w:sz w:val="20"/>
                <w:szCs w:val="20"/>
                <w:lang w:val="en-US"/>
                <w:rPrChange w:id="15857" w:author="Владимир Лаут" w:date="2021-03-03T17:06:00Z">
                  <w:rPr>
                    <w:ins w:id="15858" w:author="Владимир Лаут" w:date="2021-03-03T17:06:00Z"/>
                    <w:sz w:val="20"/>
                    <w:szCs w:val="20"/>
                  </w:rPr>
                </w:rPrChange>
              </w:rPr>
            </w:pPr>
            <w:ins w:id="15859" w:author="Владимир Лаут" w:date="2021-03-03T17:06:00Z">
              <w:r>
                <w:rPr>
                  <w:sz w:val="20"/>
                  <w:szCs w:val="20"/>
                  <w:lang w:val="en-US"/>
                </w:rPr>
                <w:t>A</w:t>
              </w:r>
            </w:ins>
          </w:p>
        </w:tc>
        <w:tc>
          <w:tcPr>
            <w:tcW w:w="928" w:type="pct"/>
            <w:shd w:val="clear" w:color="auto" w:fill="auto"/>
          </w:tcPr>
          <w:p w14:paraId="1D86991D" w14:textId="258A92DD" w:rsidR="00751B95" w:rsidRPr="00863BA4" w:rsidRDefault="006F56A3" w:rsidP="00224E39">
            <w:pPr>
              <w:pStyle w:val="afff8"/>
              <w:widowControl w:val="0"/>
              <w:rPr>
                <w:ins w:id="15860" w:author="Владимир Лаут" w:date="2021-03-03T17:06:00Z"/>
                <w:sz w:val="20"/>
                <w:szCs w:val="20"/>
              </w:rPr>
            </w:pPr>
            <w:ins w:id="15861" w:author="Владимир Лаут" w:date="2021-03-03T17:06:00Z">
              <w:r>
                <w:rPr>
                  <w:sz w:val="20"/>
                  <w:szCs w:val="20"/>
                </w:rPr>
                <w:t>АКБ</w:t>
              </w:r>
            </w:ins>
          </w:p>
        </w:tc>
        <w:tc>
          <w:tcPr>
            <w:tcW w:w="2084" w:type="pct"/>
            <w:shd w:val="clear" w:color="auto" w:fill="auto"/>
          </w:tcPr>
          <w:p w14:paraId="4FACB1B8" w14:textId="07F10898" w:rsidR="00751B95" w:rsidRPr="00863BA4" w:rsidRDefault="006F56A3" w:rsidP="00224E39">
            <w:pPr>
              <w:pStyle w:val="afff8"/>
              <w:widowControl w:val="0"/>
              <w:jc w:val="left"/>
              <w:rPr>
                <w:ins w:id="15862" w:author="Владимир Лаут" w:date="2021-03-03T17:06:00Z"/>
                <w:sz w:val="20"/>
                <w:szCs w:val="20"/>
              </w:rPr>
            </w:pPr>
            <w:ins w:id="15863" w:author="Владимир Лаут" w:date="2021-03-03T17:10:00Z">
              <w:r>
                <w:rPr>
                  <w:sz w:val="20"/>
                  <w:szCs w:val="20"/>
                </w:rPr>
                <w:t>АКБ</w:t>
              </w:r>
            </w:ins>
            <w:ins w:id="15864" w:author="Владимир Лаут" w:date="2021-03-03T17:09:00Z">
              <w:r>
                <w:rPr>
                  <w:sz w:val="20"/>
                  <w:szCs w:val="20"/>
                </w:rPr>
                <w:t xml:space="preserve">  </w:t>
              </w:r>
            </w:ins>
          </w:p>
        </w:tc>
        <w:tc>
          <w:tcPr>
            <w:tcW w:w="1318" w:type="pct"/>
          </w:tcPr>
          <w:p w14:paraId="688C0034" w14:textId="77777777" w:rsidR="006F56A3" w:rsidRPr="00863BA4" w:rsidRDefault="006F56A3" w:rsidP="006F56A3">
            <w:pPr>
              <w:pStyle w:val="afff8"/>
              <w:widowControl w:val="0"/>
              <w:jc w:val="left"/>
              <w:rPr>
                <w:ins w:id="15865" w:author="Владимир Лаут" w:date="2021-03-03T17:10:00Z"/>
                <w:sz w:val="20"/>
                <w:szCs w:val="20"/>
              </w:rPr>
            </w:pPr>
            <w:ins w:id="15866" w:author="Владимир Лаут" w:date="2021-03-03T17:10:00Z">
              <w:r w:rsidRPr="00863BA4">
                <w:rPr>
                  <w:sz w:val="20"/>
                  <w:szCs w:val="20"/>
                </w:rPr>
                <w:t>100000000000-</w:t>
              </w:r>
            </w:ins>
          </w:p>
          <w:p w14:paraId="2F2AC4EC" w14:textId="5DF0ADCB" w:rsidR="00751B95" w:rsidRPr="00863BA4" w:rsidRDefault="006F56A3" w:rsidP="006F56A3">
            <w:pPr>
              <w:pStyle w:val="afff8"/>
              <w:widowControl w:val="0"/>
              <w:jc w:val="left"/>
              <w:rPr>
                <w:ins w:id="15867" w:author="Владимир Лаут" w:date="2021-03-03T17:06:00Z"/>
                <w:sz w:val="20"/>
                <w:szCs w:val="20"/>
              </w:rPr>
            </w:pPr>
            <w:ins w:id="15868" w:author="Владимир Лаут" w:date="2021-03-03T17:10:00Z">
              <w:r w:rsidRPr="00863BA4">
                <w:rPr>
                  <w:sz w:val="20"/>
                  <w:szCs w:val="20"/>
                </w:rPr>
                <w:t>199999999999</w:t>
              </w:r>
            </w:ins>
          </w:p>
        </w:tc>
      </w:tr>
      <w:tr w:rsidR="00614E26" w:rsidRPr="007A3A1F" w14:paraId="24FA9099" w14:textId="77777777" w:rsidTr="00224E39">
        <w:trPr>
          <w:ins w:id="15869" w:author="Александр" w:date="2020-04-13T10:10:00Z"/>
        </w:trPr>
        <w:tc>
          <w:tcPr>
            <w:tcW w:w="670" w:type="pct"/>
            <w:shd w:val="clear" w:color="auto" w:fill="auto"/>
          </w:tcPr>
          <w:p w14:paraId="4FA9D73B" w14:textId="77777777" w:rsidR="00614E26" w:rsidRPr="00041CFE" w:rsidRDefault="00614E26" w:rsidP="00224E39">
            <w:pPr>
              <w:pStyle w:val="afff8"/>
              <w:widowControl w:val="0"/>
              <w:rPr>
                <w:ins w:id="15870" w:author="Александр" w:date="2020-04-13T10:10:00Z"/>
                <w:sz w:val="20"/>
                <w:szCs w:val="20"/>
              </w:rPr>
            </w:pPr>
            <w:ins w:id="15871" w:author="Александр" w:date="2020-04-13T10:10:00Z">
              <w:r w:rsidRPr="00041CFE">
                <w:rPr>
                  <w:sz w:val="20"/>
                  <w:szCs w:val="20"/>
                </w:rPr>
                <w:t>O</w:t>
              </w:r>
            </w:ins>
          </w:p>
        </w:tc>
        <w:tc>
          <w:tcPr>
            <w:tcW w:w="928" w:type="pct"/>
            <w:shd w:val="clear" w:color="auto" w:fill="auto"/>
          </w:tcPr>
          <w:p w14:paraId="41B2DA0F" w14:textId="77777777" w:rsidR="00614E26" w:rsidRPr="00863BA4" w:rsidRDefault="00614E26" w:rsidP="00224E39">
            <w:pPr>
              <w:pStyle w:val="afff8"/>
              <w:widowControl w:val="0"/>
              <w:rPr>
                <w:ins w:id="15872" w:author="Александр" w:date="2020-04-13T10:10:00Z"/>
                <w:sz w:val="20"/>
                <w:szCs w:val="20"/>
              </w:rPr>
            </w:pPr>
            <w:ins w:id="15873" w:author="Александр" w:date="2020-04-13T10:10:00Z">
              <w:r w:rsidRPr="00863BA4">
                <w:rPr>
                  <w:sz w:val="20"/>
                  <w:szCs w:val="20"/>
                </w:rPr>
                <w:t>Основной</w:t>
              </w:r>
            </w:ins>
          </w:p>
        </w:tc>
        <w:tc>
          <w:tcPr>
            <w:tcW w:w="2084" w:type="pct"/>
            <w:shd w:val="clear" w:color="auto" w:fill="auto"/>
          </w:tcPr>
          <w:p w14:paraId="0564534F" w14:textId="77777777" w:rsidR="00614E26" w:rsidRPr="00863BA4" w:rsidRDefault="00614E26" w:rsidP="00224E39">
            <w:pPr>
              <w:pStyle w:val="afff8"/>
              <w:widowControl w:val="0"/>
              <w:jc w:val="left"/>
              <w:rPr>
                <w:ins w:id="15874" w:author="Александр" w:date="2020-04-13T10:10:00Z"/>
                <w:sz w:val="20"/>
                <w:szCs w:val="20"/>
              </w:rPr>
            </w:pPr>
            <w:ins w:id="15875" w:author="Александр" w:date="2020-04-13T10:10:00Z">
              <w:r w:rsidRPr="00863BA4">
                <w:rPr>
                  <w:sz w:val="20"/>
                  <w:szCs w:val="20"/>
                </w:rPr>
                <w:t>ПА, при непосредственном участии которого осуществляются основные производственные (технологические) процессы получения готовой продукции и выход которого из строя приводит к прекращению или резкому сокращению выпуска продукции</w:t>
              </w:r>
            </w:ins>
          </w:p>
          <w:p w14:paraId="74DCB9B7" w14:textId="77777777" w:rsidR="00614E26" w:rsidRPr="00863BA4" w:rsidRDefault="00614E26" w:rsidP="00224E39">
            <w:pPr>
              <w:pStyle w:val="afff8"/>
              <w:widowControl w:val="0"/>
              <w:jc w:val="left"/>
              <w:rPr>
                <w:ins w:id="15876" w:author="Александр" w:date="2020-04-13T10:10:00Z"/>
                <w:sz w:val="20"/>
                <w:szCs w:val="20"/>
              </w:rPr>
            </w:pPr>
          </w:p>
        </w:tc>
        <w:tc>
          <w:tcPr>
            <w:tcW w:w="1318" w:type="pct"/>
          </w:tcPr>
          <w:p w14:paraId="52CD8E47" w14:textId="77777777" w:rsidR="00614E26" w:rsidRPr="00863BA4" w:rsidRDefault="00614E26" w:rsidP="00224E39">
            <w:pPr>
              <w:pStyle w:val="afff8"/>
              <w:widowControl w:val="0"/>
              <w:jc w:val="left"/>
              <w:rPr>
                <w:ins w:id="15877" w:author="Александр" w:date="2020-04-13T10:10:00Z"/>
                <w:sz w:val="20"/>
                <w:szCs w:val="20"/>
              </w:rPr>
            </w:pPr>
            <w:ins w:id="15878" w:author="Александр" w:date="2020-04-13T10:10:00Z">
              <w:r w:rsidRPr="00863BA4">
                <w:rPr>
                  <w:sz w:val="20"/>
                  <w:szCs w:val="20"/>
                </w:rPr>
                <w:t>100000000000-</w:t>
              </w:r>
            </w:ins>
          </w:p>
          <w:p w14:paraId="32D809BE" w14:textId="77777777" w:rsidR="00614E26" w:rsidRPr="00863BA4" w:rsidRDefault="00614E26" w:rsidP="00224E39">
            <w:pPr>
              <w:pStyle w:val="afff8"/>
              <w:widowControl w:val="0"/>
              <w:jc w:val="left"/>
              <w:rPr>
                <w:ins w:id="15879" w:author="Александр" w:date="2020-04-13T10:10:00Z"/>
                <w:sz w:val="20"/>
                <w:szCs w:val="20"/>
              </w:rPr>
            </w:pPr>
            <w:ins w:id="15880" w:author="Александр" w:date="2020-04-13T10:10:00Z">
              <w:r w:rsidRPr="00863BA4">
                <w:rPr>
                  <w:sz w:val="20"/>
                  <w:szCs w:val="20"/>
                </w:rPr>
                <w:t>199999999999</w:t>
              </w:r>
            </w:ins>
          </w:p>
        </w:tc>
      </w:tr>
      <w:tr w:rsidR="00614E26" w:rsidRPr="007A3A1F" w14:paraId="42A39DD8" w14:textId="77777777" w:rsidTr="00224E39">
        <w:trPr>
          <w:ins w:id="15881" w:author="Александр" w:date="2020-04-13T10:10:00Z"/>
        </w:trPr>
        <w:tc>
          <w:tcPr>
            <w:tcW w:w="670" w:type="pct"/>
            <w:tcBorders>
              <w:top w:val="single" w:sz="4" w:space="0" w:color="auto"/>
              <w:left w:val="single" w:sz="4" w:space="0" w:color="auto"/>
              <w:bottom w:val="single" w:sz="4" w:space="0" w:color="auto"/>
              <w:right w:val="single" w:sz="4" w:space="0" w:color="auto"/>
            </w:tcBorders>
            <w:shd w:val="clear" w:color="auto" w:fill="auto"/>
          </w:tcPr>
          <w:p w14:paraId="3B89F781" w14:textId="77777777" w:rsidR="00614E26" w:rsidRPr="00041CFE" w:rsidRDefault="00614E26" w:rsidP="00224E39">
            <w:pPr>
              <w:pStyle w:val="afff8"/>
              <w:widowControl w:val="0"/>
              <w:rPr>
                <w:ins w:id="15882" w:author="Александр" w:date="2020-04-13T10:10:00Z"/>
                <w:sz w:val="20"/>
                <w:szCs w:val="20"/>
              </w:rPr>
            </w:pPr>
            <w:ins w:id="15883" w:author="Александр" w:date="2020-04-13T10:10:00Z">
              <w:r w:rsidRPr="00041CFE">
                <w:rPr>
                  <w:sz w:val="20"/>
                  <w:szCs w:val="20"/>
                </w:rPr>
                <w:t>V</w:t>
              </w:r>
            </w:ins>
          </w:p>
        </w:tc>
        <w:tc>
          <w:tcPr>
            <w:tcW w:w="928" w:type="pct"/>
            <w:tcBorders>
              <w:top w:val="single" w:sz="4" w:space="0" w:color="auto"/>
              <w:left w:val="single" w:sz="4" w:space="0" w:color="auto"/>
              <w:bottom w:val="single" w:sz="4" w:space="0" w:color="auto"/>
              <w:right w:val="single" w:sz="4" w:space="0" w:color="auto"/>
            </w:tcBorders>
            <w:shd w:val="clear" w:color="auto" w:fill="auto"/>
          </w:tcPr>
          <w:p w14:paraId="36E8D300" w14:textId="77777777" w:rsidR="00614E26" w:rsidRPr="00863BA4" w:rsidRDefault="00614E26" w:rsidP="00224E39">
            <w:pPr>
              <w:pStyle w:val="afff8"/>
              <w:widowControl w:val="0"/>
              <w:rPr>
                <w:ins w:id="15884" w:author="Александр" w:date="2020-04-13T10:10:00Z"/>
                <w:sz w:val="20"/>
                <w:szCs w:val="20"/>
              </w:rPr>
            </w:pPr>
            <w:ins w:id="15885" w:author="Александр" w:date="2020-04-13T10:10:00Z">
              <w:r w:rsidRPr="00863BA4">
                <w:rPr>
                  <w:sz w:val="20"/>
                  <w:szCs w:val="20"/>
                </w:rPr>
                <w:t>Вспомогательный</w:t>
              </w:r>
            </w:ins>
          </w:p>
        </w:tc>
        <w:tc>
          <w:tcPr>
            <w:tcW w:w="2084" w:type="pct"/>
            <w:tcBorders>
              <w:top w:val="single" w:sz="4" w:space="0" w:color="auto"/>
              <w:left w:val="single" w:sz="4" w:space="0" w:color="auto"/>
              <w:bottom w:val="single" w:sz="4" w:space="0" w:color="auto"/>
              <w:right w:val="single" w:sz="4" w:space="0" w:color="auto"/>
            </w:tcBorders>
            <w:shd w:val="clear" w:color="auto" w:fill="auto"/>
          </w:tcPr>
          <w:p w14:paraId="1CF37740" w14:textId="77777777" w:rsidR="00614E26" w:rsidRPr="00863BA4" w:rsidRDefault="00614E26" w:rsidP="00224E39">
            <w:pPr>
              <w:pStyle w:val="afff8"/>
              <w:widowControl w:val="0"/>
              <w:jc w:val="left"/>
              <w:rPr>
                <w:ins w:id="15886" w:author="Александр" w:date="2020-04-13T10:10:00Z"/>
                <w:sz w:val="20"/>
                <w:szCs w:val="20"/>
              </w:rPr>
            </w:pPr>
            <w:ins w:id="15887" w:author="Александр" w:date="2020-04-13T10:10:00Z">
              <w:r w:rsidRPr="00863BA4">
                <w:rPr>
                  <w:sz w:val="20"/>
                  <w:szCs w:val="20"/>
                </w:rPr>
                <w:t>ПА, который обеспечивает полноценное протекание производственных процессов. Описание данных ПА включено в технологические инструкции.</w:t>
              </w:r>
            </w:ins>
          </w:p>
        </w:tc>
        <w:tc>
          <w:tcPr>
            <w:tcW w:w="1318" w:type="pct"/>
            <w:tcBorders>
              <w:top w:val="single" w:sz="4" w:space="0" w:color="auto"/>
              <w:left w:val="single" w:sz="4" w:space="0" w:color="auto"/>
              <w:bottom w:val="single" w:sz="4" w:space="0" w:color="auto"/>
              <w:right w:val="single" w:sz="4" w:space="0" w:color="auto"/>
            </w:tcBorders>
          </w:tcPr>
          <w:p w14:paraId="43329A55" w14:textId="77777777" w:rsidR="00614E26" w:rsidRPr="00863BA4" w:rsidRDefault="00614E26" w:rsidP="00224E39">
            <w:pPr>
              <w:pStyle w:val="afff8"/>
              <w:widowControl w:val="0"/>
              <w:jc w:val="left"/>
              <w:rPr>
                <w:ins w:id="15888" w:author="Александр" w:date="2020-04-13T10:10:00Z"/>
                <w:sz w:val="20"/>
                <w:szCs w:val="20"/>
              </w:rPr>
            </w:pPr>
            <w:ins w:id="15889" w:author="Александр" w:date="2020-04-13T10:10:00Z">
              <w:r w:rsidRPr="00863BA4">
                <w:rPr>
                  <w:sz w:val="20"/>
                  <w:szCs w:val="20"/>
                </w:rPr>
                <w:t>100000000000-</w:t>
              </w:r>
            </w:ins>
          </w:p>
          <w:p w14:paraId="07577EAE" w14:textId="77777777" w:rsidR="00614E26" w:rsidRPr="00863BA4" w:rsidRDefault="00614E26" w:rsidP="00224E39">
            <w:pPr>
              <w:pStyle w:val="afff8"/>
              <w:widowControl w:val="0"/>
              <w:jc w:val="left"/>
              <w:rPr>
                <w:ins w:id="15890" w:author="Александр" w:date="2020-04-13T10:10:00Z"/>
                <w:sz w:val="20"/>
                <w:szCs w:val="20"/>
              </w:rPr>
            </w:pPr>
            <w:ins w:id="15891" w:author="Александр" w:date="2020-04-13T10:10:00Z">
              <w:r w:rsidRPr="00863BA4">
                <w:rPr>
                  <w:sz w:val="20"/>
                  <w:szCs w:val="20"/>
                </w:rPr>
                <w:t>199999999999</w:t>
              </w:r>
            </w:ins>
          </w:p>
        </w:tc>
      </w:tr>
      <w:tr w:rsidR="00614E26" w:rsidRPr="007A3A1F" w14:paraId="6F6112B1" w14:textId="77777777" w:rsidTr="00224E39">
        <w:trPr>
          <w:ins w:id="15892" w:author="Александр" w:date="2020-04-13T10:10:00Z"/>
        </w:trPr>
        <w:tc>
          <w:tcPr>
            <w:tcW w:w="670" w:type="pct"/>
            <w:shd w:val="clear" w:color="auto" w:fill="auto"/>
          </w:tcPr>
          <w:p w14:paraId="19EB4FFF" w14:textId="77777777" w:rsidR="00614E26" w:rsidRPr="00041CFE" w:rsidRDefault="00614E26" w:rsidP="00224E39">
            <w:pPr>
              <w:pStyle w:val="afff8"/>
              <w:widowControl w:val="0"/>
              <w:rPr>
                <w:ins w:id="15893" w:author="Александр" w:date="2020-04-13T10:10:00Z"/>
                <w:sz w:val="20"/>
                <w:szCs w:val="20"/>
              </w:rPr>
            </w:pPr>
            <w:ins w:id="15894" w:author="Александр" w:date="2020-04-13T10:10:00Z">
              <w:r w:rsidRPr="00041CFE">
                <w:rPr>
                  <w:sz w:val="20"/>
                  <w:szCs w:val="20"/>
                </w:rPr>
                <w:lastRenderedPageBreak/>
                <w:t>M</w:t>
              </w:r>
            </w:ins>
          </w:p>
        </w:tc>
        <w:tc>
          <w:tcPr>
            <w:tcW w:w="928" w:type="pct"/>
            <w:shd w:val="clear" w:color="auto" w:fill="auto"/>
          </w:tcPr>
          <w:p w14:paraId="7368AC05" w14:textId="77777777" w:rsidR="00614E26" w:rsidRPr="00863BA4" w:rsidRDefault="00614E26" w:rsidP="00224E39">
            <w:pPr>
              <w:pStyle w:val="afff8"/>
              <w:widowControl w:val="0"/>
              <w:jc w:val="left"/>
              <w:rPr>
                <w:ins w:id="15895" w:author="Александр" w:date="2020-04-13T10:10:00Z"/>
                <w:sz w:val="20"/>
                <w:szCs w:val="20"/>
              </w:rPr>
            </w:pPr>
            <w:ins w:id="15896" w:author="Александр" w:date="2020-04-13T10:10:00Z">
              <w:r w:rsidRPr="00863BA4">
                <w:rPr>
                  <w:sz w:val="20"/>
                  <w:szCs w:val="20"/>
                </w:rPr>
                <w:t>Оборотный фонд</w:t>
              </w:r>
            </w:ins>
          </w:p>
        </w:tc>
        <w:tc>
          <w:tcPr>
            <w:tcW w:w="2084" w:type="pct"/>
            <w:shd w:val="clear" w:color="auto" w:fill="auto"/>
          </w:tcPr>
          <w:p w14:paraId="119C3979" w14:textId="77777777" w:rsidR="00614E26" w:rsidRPr="00863BA4" w:rsidRDefault="00614E26" w:rsidP="00224E39">
            <w:pPr>
              <w:pStyle w:val="afff8"/>
              <w:widowControl w:val="0"/>
              <w:jc w:val="left"/>
              <w:rPr>
                <w:ins w:id="15897" w:author="Александр" w:date="2020-04-13T10:10:00Z"/>
                <w:sz w:val="20"/>
                <w:szCs w:val="20"/>
              </w:rPr>
            </w:pPr>
            <w:ins w:id="15898" w:author="Александр" w:date="2020-04-13T10:10:00Z">
              <w:r w:rsidRPr="00863BA4">
                <w:rPr>
                  <w:sz w:val="20"/>
                  <w:szCs w:val="20"/>
                </w:rPr>
                <w:t>Единица оборудования, являющаяся составной частью ПА (Узел, Агрегат, Конструктивный элемент, Вложенная/зависимая ЕО). Может использоваться для ведения оборотного фонда</w:t>
              </w:r>
            </w:ins>
          </w:p>
        </w:tc>
        <w:tc>
          <w:tcPr>
            <w:tcW w:w="1318" w:type="pct"/>
          </w:tcPr>
          <w:p w14:paraId="3155A1F6" w14:textId="77777777" w:rsidR="00614E26" w:rsidRPr="00863BA4" w:rsidRDefault="00614E26" w:rsidP="00224E39">
            <w:pPr>
              <w:pStyle w:val="afff8"/>
              <w:widowControl w:val="0"/>
              <w:jc w:val="left"/>
              <w:rPr>
                <w:ins w:id="15899" w:author="Александр" w:date="2020-04-13T10:10:00Z"/>
                <w:sz w:val="20"/>
                <w:szCs w:val="20"/>
              </w:rPr>
            </w:pPr>
            <w:ins w:id="15900" w:author="Александр" w:date="2020-04-13T10:10:00Z">
              <w:r w:rsidRPr="00863BA4">
                <w:rPr>
                  <w:sz w:val="20"/>
                  <w:szCs w:val="20"/>
                </w:rPr>
                <w:t>100000000000-</w:t>
              </w:r>
            </w:ins>
          </w:p>
          <w:p w14:paraId="3D332D63" w14:textId="77777777" w:rsidR="00614E26" w:rsidRPr="00863BA4" w:rsidRDefault="00614E26" w:rsidP="00224E39">
            <w:pPr>
              <w:pStyle w:val="afff8"/>
              <w:widowControl w:val="0"/>
              <w:jc w:val="left"/>
              <w:rPr>
                <w:ins w:id="15901" w:author="Александр" w:date="2020-04-13T10:10:00Z"/>
                <w:sz w:val="20"/>
                <w:szCs w:val="20"/>
              </w:rPr>
            </w:pPr>
            <w:ins w:id="15902" w:author="Александр" w:date="2020-04-13T10:10:00Z">
              <w:r w:rsidRPr="00863BA4">
                <w:rPr>
                  <w:sz w:val="20"/>
                  <w:szCs w:val="20"/>
                </w:rPr>
                <w:t>199999999999</w:t>
              </w:r>
            </w:ins>
          </w:p>
        </w:tc>
      </w:tr>
      <w:tr w:rsidR="00614E26" w:rsidRPr="007A3A1F" w14:paraId="25C1176F" w14:textId="77777777" w:rsidTr="00224E39">
        <w:trPr>
          <w:ins w:id="15903" w:author="Александр" w:date="2020-04-13T10:10:00Z"/>
        </w:trPr>
        <w:tc>
          <w:tcPr>
            <w:tcW w:w="670" w:type="pct"/>
            <w:shd w:val="clear" w:color="auto" w:fill="auto"/>
          </w:tcPr>
          <w:p w14:paraId="7A17076F" w14:textId="77777777" w:rsidR="00614E26" w:rsidRPr="00041CFE" w:rsidRDefault="00614E26" w:rsidP="00224E39">
            <w:pPr>
              <w:pStyle w:val="afff8"/>
              <w:widowControl w:val="0"/>
              <w:rPr>
                <w:ins w:id="15904" w:author="Александр" w:date="2020-04-13T10:10:00Z"/>
                <w:sz w:val="20"/>
                <w:szCs w:val="20"/>
              </w:rPr>
            </w:pPr>
            <w:ins w:id="15905" w:author="Александр" w:date="2020-04-13T10:10:00Z">
              <w:r w:rsidRPr="00041CFE">
                <w:rPr>
                  <w:sz w:val="20"/>
                  <w:szCs w:val="20"/>
                </w:rPr>
                <w:t>Z</w:t>
              </w:r>
            </w:ins>
          </w:p>
        </w:tc>
        <w:tc>
          <w:tcPr>
            <w:tcW w:w="928" w:type="pct"/>
            <w:shd w:val="clear" w:color="auto" w:fill="auto"/>
          </w:tcPr>
          <w:p w14:paraId="60852655" w14:textId="77777777" w:rsidR="00614E26" w:rsidRPr="00863BA4" w:rsidRDefault="00614E26" w:rsidP="00224E39">
            <w:pPr>
              <w:pStyle w:val="afff8"/>
              <w:widowControl w:val="0"/>
              <w:jc w:val="left"/>
              <w:rPr>
                <w:ins w:id="15906" w:author="Александр" w:date="2020-04-13T10:10:00Z"/>
                <w:sz w:val="20"/>
                <w:szCs w:val="20"/>
              </w:rPr>
            </w:pPr>
            <w:ins w:id="15907" w:author="Александр" w:date="2020-04-13T10:10:00Z">
              <w:r w:rsidRPr="00863BA4">
                <w:rPr>
                  <w:sz w:val="20"/>
                  <w:szCs w:val="20"/>
                </w:rPr>
                <w:t>Здания и сооружения</w:t>
              </w:r>
            </w:ins>
          </w:p>
        </w:tc>
        <w:tc>
          <w:tcPr>
            <w:tcW w:w="2084" w:type="pct"/>
            <w:shd w:val="clear" w:color="auto" w:fill="auto"/>
          </w:tcPr>
          <w:p w14:paraId="6F1C7234" w14:textId="77777777" w:rsidR="00614E26" w:rsidRPr="00863BA4" w:rsidRDefault="00614E26" w:rsidP="00224E39">
            <w:pPr>
              <w:pStyle w:val="afff8"/>
              <w:widowControl w:val="0"/>
              <w:jc w:val="left"/>
              <w:rPr>
                <w:ins w:id="15908" w:author="Александр" w:date="2020-04-13T10:10:00Z"/>
                <w:sz w:val="20"/>
                <w:szCs w:val="20"/>
              </w:rPr>
            </w:pPr>
            <w:ins w:id="15909" w:author="Александр" w:date="2020-04-13T10:10:00Z">
              <w:r w:rsidRPr="00863BA4">
                <w:rPr>
                  <w:sz w:val="20"/>
                  <w:szCs w:val="20"/>
                </w:rPr>
                <w:t>Производственные здания и сооружения</w:t>
              </w:r>
            </w:ins>
          </w:p>
        </w:tc>
        <w:tc>
          <w:tcPr>
            <w:tcW w:w="1318" w:type="pct"/>
          </w:tcPr>
          <w:p w14:paraId="3156213D" w14:textId="77777777" w:rsidR="00614E26" w:rsidRPr="00863BA4" w:rsidRDefault="00614E26" w:rsidP="00224E39">
            <w:pPr>
              <w:pStyle w:val="afff8"/>
              <w:widowControl w:val="0"/>
              <w:jc w:val="left"/>
              <w:rPr>
                <w:ins w:id="15910" w:author="Александр" w:date="2020-04-13T10:10:00Z"/>
                <w:sz w:val="20"/>
                <w:szCs w:val="20"/>
              </w:rPr>
            </w:pPr>
            <w:ins w:id="15911" w:author="Александр" w:date="2020-04-13T10:10:00Z">
              <w:r w:rsidRPr="00863BA4">
                <w:rPr>
                  <w:sz w:val="20"/>
                  <w:szCs w:val="20"/>
                </w:rPr>
                <w:t>100000000000-</w:t>
              </w:r>
            </w:ins>
          </w:p>
          <w:p w14:paraId="5045EDD0" w14:textId="77777777" w:rsidR="00614E26" w:rsidRPr="00863BA4" w:rsidRDefault="00614E26" w:rsidP="00224E39">
            <w:pPr>
              <w:pStyle w:val="afff8"/>
              <w:widowControl w:val="0"/>
              <w:jc w:val="left"/>
              <w:rPr>
                <w:ins w:id="15912" w:author="Александр" w:date="2020-04-13T10:10:00Z"/>
                <w:sz w:val="20"/>
                <w:szCs w:val="20"/>
              </w:rPr>
            </w:pPr>
            <w:ins w:id="15913" w:author="Александр" w:date="2020-04-13T10:10:00Z">
              <w:r w:rsidRPr="00863BA4">
                <w:rPr>
                  <w:sz w:val="20"/>
                  <w:szCs w:val="20"/>
                </w:rPr>
                <w:t>199999999999</w:t>
              </w:r>
            </w:ins>
          </w:p>
        </w:tc>
      </w:tr>
      <w:tr w:rsidR="00614E26" w:rsidRPr="007A3A1F" w14:paraId="6D5BE1F0" w14:textId="77777777" w:rsidTr="00224E39">
        <w:trPr>
          <w:ins w:id="15914" w:author="Александр" w:date="2020-04-13T10:10:00Z"/>
        </w:trPr>
        <w:tc>
          <w:tcPr>
            <w:tcW w:w="670" w:type="pct"/>
            <w:shd w:val="clear" w:color="auto" w:fill="auto"/>
          </w:tcPr>
          <w:p w14:paraId="7BACD31D" w14:textId="77777777" w:rsidR="00614E26" w:rsidRPr="00041CFE" w:rsidRDefault="00614E26" w:rsidP="00224E39">
            <w:pPr>
              <w:pStyle w:val="afff8"/>
              <w:widowControl w:val="0"/>
              <w:rPr>
                <w:ins w:id="15915" w:author="Александр" w:date="2020-04-13T10:10:00Z"/>
                <w:sz w:val="20"/>
                <w:szCs w:val="20"/>
                <w:lang w:val="en-US"/>
              </w:rPr>
            </w:pPr>
            <w:ins w:id="15916" w:author="Александр" w:date="2020-04-13T10:10:00Z">
              <w:r w:rsidRPr="00041CFE">
                <w:rPr>
                  <w:sz w:val="20"/>
                  <w:szCs w:val="20"/>
                  <w:lang w:val="en-US"/>
                </w:rPr>
                <w:t>P</w:t>
              </w:r>
            </w:ins>
          </w:p>
        </w:tc>
        <w:tc>
          <w:tcPr>
            <w:tcW w:w="928" w:type="pct"/>
            <w:shd w:val="clear" w:color="auto" w:fill="auto"/>
          </w:tcPr>
          <w:p w14:paraId="302BFEEA" w14:textId="77777777" w:rsidR="00614E26" w:rsidRPr="00863BA4" w:rsidRDefault="00614E26" w:rsidP="00224E39">
            <w:pPr>
              <w:pStyle w:val="afff8"/>
              <w:widowControl w:val="0"/>
              <w:jc w:val="left"/>
              <w:rPr>
                <w:ins w:id="15917" w:author="Александр" w:date="2020-04-13T10:10:00Z"/>
                <w:sz w:val="20"/>
                <w:szCs w:val="20"/>
              </w:rPr>
            </w:pPr>
            <w:ins w:id="15918" w:author="Александр" w:date="2020-04-13T10:10:00Z">
              <w:r w:rsidRPr="00863BA4">
                <w:rPr>
                  <w:sz w:val="20"/>
                  <w:szCs w:val="20"/>
                </w:rPr>
                <w:t>ВПС</w:t>
              </w:r>
            </w:ins>
          </w:p>
        </w:tc>
        <w:tc>
          <w:tcPr>
            <w:tcW w:w="2084" w:type="pct"/>
            <w:shd w:val="clear" w:color="auto" w:fill="auto"/>
          </w:tcPr>
          <w:p w14:paraId="22DF28C2" w14:textId="77777777" w:rsidR="00614E26" w:rsidRPr="00863BA4" w:rsidRDefault="00614E26" w:rsidP="00224E39">
            <w:pPr>
              <w:pStyle w:val="afff8"/>
              <w:widowControl w:val="0"/>
              <w:jc w:val="left"/>
              <w:rPr>
                <w:ins w:id="15919" w:author="Александр" w:date="2020-04-13T10:10:00Z"/>
                <w:sz w:val="20"/>
                <w:szCs w:val="20"/>
              </w:rPr>
            </w:pPr>
            <w:ins w:id="15920" w:author="Александр" w:date="2020-04-13T10:10:00Z">
              <w:r w:rsidRPr="00863BA4">
                <w:rPr>
                  <w:sz w:val="20"/>
                  <w:szCs w:val="20"/>
                </w:rPr>
                <w:t>Вспомогательные производственные средства, например, инструменты, краны, измерительные приборы</w:t>
              </w:r>
            </w:ins>
          </w:p>
        </w:tc>
        <w:tc>
          <w:tcPr>
            <w:tcW w:w="1318" w:type="pct"/>
          </w:tcPr>
          <w:p w14:paraId="662B5478" w14:textId="77777777" w:rsidR="00614E26" w:rsidRPr="00863BA4" w:rsidRDefault="00614E26" w:rsidP="00224E39">
            <w:pPr>
              <w:pStyle w:val="afff8"/>
              <w:widowControl w:val="0"/>
              <w:jc w:val="left"/>
              <w:rPr>
                <w:ins w:id="15921" w:author="Александр" w:date="2020-04-13T10:10:00Z"/>
                <w:sz w:val="20"/>
                <w:szCs w:val="20"/>
              </w:rPr>
            </w:pPr>
            <w:ins w:id="15922" w:author="Александр" w:date="2020-04-13T10:10:00Z">
              <w:r w:rsidRPr="00863BA4">
                <w:rPr>
                  <w:sz w:val="20"/>
                  <w:szCs w:val="20"/>
                </w:rPr>
                <w:t>100000000000-</w:t>
              </w:r>
            </w:ins>
          </w:p>
          <w:p w14:paraId="27547010" w14:textId="77777777" w:rsidR="00614E26" w:rsidRPr="00863BA4" w:rsidRDefault="00614E26" w:rsidP="00224E39">
            <w:pPr>
              <w:pStyle w:val="afff8"/>
              <w:widowControl w:val="0"/>
              <w:jc w:val="left"/>
              <w:rPr>
                <w:ins w:id="15923" w:author="Александр" w:date="2020-04-13T10:10:00Z"/>
                <w:sz w:val="20"/>
                <w:szCs w:val="20"/>
              </w:rPr>
            </w:pPr>
            <w:ins w:id="15924" w:author="Александр" w:date="2020-04-13T10:10:00Z">
              <w:r w:rsidRPr="00863BA4">
                <w:rPr>
                  <w:sz w:val="20"/>
                  <w:szCs w:val="20"/>
                </w:rPr>
                <w:t>199999999999</w:t>
              </w:r>
            </w:ins>
          </w:p>
        </w:tc>
      </w:tr>
      <w:tr w:rsidR="00614E26" w:rsidRPr="007A3A1F" w14:paraId="305FEADD" w14:textId="77777777" w:rsidTr="00224E39">
        <w:trPr>
          <w:ins w:id="15925" w:author="Александр" w:date="2020-04-13T10:10:00Z"/>
        </w:trPr>
        <w:tc>
          <w:tcPr>
            <w:tcW w:w="670" w:type="pct"/>
            <w:shd w:val="clear" w:color="auto" w:fill="auto"/>
          </w:tcPr>
          <w:p w14:paraId="78F7A301" w14:textId="77777777" w:rsidR="00614E26" w:rsidRPr="00863BA4" w:rsidRDefault="00614E26" w:rsidP="00224E39">
            <w:pPr>
              <w:pStyle w:val="afff8"/>
              <w:widowControl w:val="0"/>
              <w:rPr>
                <w:ins w:id="15926" w:author="Александр" w:date="2020-04-13T10:10:00Z"/>
                <w:sz w:val="20"/>
                <w:szCs w:val="20"/>
                <w:lang w:val="en-US"/>
              </w:rPr>
            </w:pPr>
            <w:ins w:id="15927" w:author="Александр" w:date="2020-04-13T10:10:00Z">
              <w:r w:rsidRPr="00863BA4">
                <w:rPr>
                  <w:sz w:val="20"/>
                  <w:szCs w:val="20"/>
                  <w:lang w:val="en-US"/>
                </w:rPr>
                <w:t>S</w:t>
              </w:r>
            </w:ins>
          </w:p>
        </w:tc>
        <w:tc>
          <w:tcPr>
            <w:tcW w:w="928" w:type="pct"/>
            <w:shd w:val="clear" w:color="auto" w:fill="auto"/>
          </w:tcPr>
          <w:p w14:paraId="4F355014" w14:textId="77777777" w:rsidR="00614E26" w:rsidRPr="00863BA4" w:rsidRDefault="00614E26" w:rsidP="00224E39">
            <w:pPr>
              <w:jc w:val="left"/>
              <w:rPr>
                <w:ins w:id="15928" w:author="Александр" w:date="2020-04-13T10:10:00Z"/>
                <w:rFonts w:ascii="Calibri" w:hAnsi="Calibri" w:cs="Calibri"/>
                <w:color w:val="000000"/>
                <w:sz w:val="22"/>
              </w:rPr>
            </w:pPr>
            <w:ins w:id="15929" w:author="Александр" w:date="2020-04-13T10:10:00Z">
              <w:r w:rsidRPr="00041CFE">
                <w:rPr>
                  <w:rFonts w:ascii="Calibri" w:hAnsi="Calibri" w:cs="Calibri"/>
                  <w:color w:val="000000"/>
                  <w:sz w:val="22"/>
                </w:rPr>
                <w:t>Автошины и КГШ</w:t>
              </w:r>
            </w:ins>
          </w:p>
        </w:tc>
        <w:tc>
          <w:tcPr>
            <w:tcW w:w="2084" w:type="pct"/>
            <w:shd w:val="clear" w:color="auto" w:fill="auto"/>
          </w:tcPr>
          <w:p w14:paraId="4B4DECB3" w14:textId="77777777" w:rsidR="00614E26" w:rsidRPr="00863BA4" w:rsidRDefault="00614E26" w:rsidP="00224E39">
            <w:pPr>
              <w:pStyle w:val="afff8"/>
              <w:widowControl w:val="0"/>
              <w:jc w:val="left"/>
              <w:rPr>
                <w:ins w:id="15930" w:author="Александр" w:date="2020-04-13T10:10:00Z"/>
                <w:sz w:val="20"/>
                <w:szCs w:val="20"/>
              </w:rPr>
            </w:pPr>
            <w:ins w:id="15931" w:author="Александр" w:date="2020-04-13T10:10:00Z">
              <w:r w:rsidRPr="00863BA4">
                <w:rPr>
                  <w:sz w:val="20"/>
                  <w:szCs w:val="20"/>
                </w:rPr>
                <w:t>Автомобильные и крупногабаритные шины</w:t>
              </w:r>
            </w:ins>
          </w:p>
        </w:tc>
        <w:tc>
          <w:tcPr>
            <w:tcW w:w="1318" w:type="pct"/>
          </w:tcPr>
          <w:p w14:paraId="077E7C47" w14:textId="77777777" w:rsidR="00614E26" w:rsidRPr="00863BA4" w:rsidRDefault="00614E26" w:rsidP="00224E39">
            <w:pPr>
              <w:pStyle w:val="afff8"/>
              <w:widowControl w:val="0"/>
              <w:jc w:val="left"/>
              <w:rPr>
                <w:ins w:id="15932" w:author="Александр" w:date="2020-04-13T10:10:00Z"/>
                <w:sz w:val="20"/>
                <w:szCs w:val="20"/>
              </w:rPr>
            </w:pPr>
            <w:ins w:id="15933" w:author="Александр" w:date="2020-04-13T10:10:00Z">
              <w:r w:rsidRPr="00863BA4">
                <w:rPr>
                  <w:sz w:val="20"/>
                  <w:szCs w:val="20"/>
                </w:rPr>
                <w:t>100000000000-</w:t>
              </w:r>
            </w:ins>
          </w:p>
          <w:p w14:paraId="1A725CD4" w14:textId="77777777" w:rsidR="00614E26" w:rsidRPr="00863BA4" w:rsidRDefault="00614E26" w:rsidP="00224E39">
            <w:pPr>
              <w:pStyle w:val="afff8"/>
              <w:widowControl w:val="0"/>
              <w:jc w:val="left"/>
              <w:rPr>
                <w:ins w:id="15934" w:author="Александр" w:date="2020-04-13T10:10:00Z"/>
                <w:sz w:val="20"/>
                <w:szCs w:val="20"/>
              </w:rPr>
            </w:pPr>
            <w:ins w:id="15935" w:author="Александр" w:date="2020-04-13T10:10:00Z">
              <w:r w:rsidRPr="00863BA4">
                <w:rPr>
                  <w:sz w:val="20"/>
                  <w:szCs w:val="20"/>
                </w:rPr>
                <w:t>199999999999</w:t>
              </w:r>
            </w:ins>
          </w:p>
        </w:tc>
      </w:tr>
    </w:tbl>
    <w:p w14:paraId="10F3A191" w14:textId="20A7AB68" w:rsidR="00614E26" w:rsidRDefault="00614E26" w:rsidP="00D153F5">
      <w:pPr>
        <w:pStyle w:val="a9"/>
        <w:keepNext/>
        <w:spacing w:after="240" w:afterAutospacing="0" w:line="276" w:lineRule="auto"/>
        <w:jc w:val="right"/>
        <w:rPr>
          <w:ins w:id="15936" w:author="Александр" w:date="2020-04-13T10:10:00Z"/>
          <w:rFonts w:ascii="Arial" w:hAnsi="Arial" w:cs="Arial"/>
          <w:b/>
          <w:sz w:val="22"/>
        </w:rPr>
      </w:pPr>
    </w:p>
    <w:p w14:paraId="5B677D76" w14:textId="77777777" w:rsidR="00614E26" w:rsidRDefault="00614E26" w:rsidP="00D153F5">
      <w:pPr>
        <w:pStyle w:val="a9"/>
        <w:keepNext/>
        <w:spacing w:after="240" w:afterAutospacing="0" w:line="276" w:lineRule="auto"/>
        <w:jc w:val="right"/>
        <w:rPr>
          <w:rFonts w:ascii="Arial" w:hAnsi="Arial" w:cs="Arial"/>
          <w:b/>
          <w:sz w:val="22"/>
        </w:rPr>
      </w:pPr>
    </w:p>
    <w:p w14:paraId="58CEFD57" w14:textId="47250FEE" w:rsidR="00D153F5" w:rsidRPr="00FB401A" w:rsidRDefault="00D153F5" w:rsidP="00197D54">
      <w:pPr>
        <w:pStyle w:val="3"/>
      </w:pPr>
      <w:bookmarkStart w:id="15937" w:name="_Toc521083925"/>
      <w:bookmarkStart w:id="15938" w:name="_Toc521341065"/>
      <w:bookmarkStart w:id="15939" w:name="_Toc521439585"/>
      <w:bookmarkStart w:id="15940" w:name="_Toc67557247"/>
      <w:r>
        <w:t>К</w:t>
      </w:r>
      <w:r w:rsidRPr="00FB401A">
        <w:t>лючевые параметры объекта</w:t>
      </w:r>
      <w:bookmarkEnd w:id="15937"/>
      <w:bookmarkEnd w:id="15938"/>
      <w:bookmarkEnd w:id="15939"/>
      <w:bookmarkEnd w:id="15940"/>
    </w:p>
    <w:p w14:paraId="17D9D0F1" w14:textId="77777777" w:rsidR="00D153F5" w:rsidRDefault="00D153F5" w:rsidP="00D153F5">
      <w:pPr>
        <w:spacing w:after="240" w:line="276" w:lineRule="auto"/>
        <w:ind w:firstLine="567"/>
        <w:rPr>
          <w:rFonts w:ascii="Arial" w:hAnsi="Arial" w:cs="Arial"/>
          <w:i/>
          <w:color w:val="7F7F7F" w:themeColor="text1" w:themeTint="80"/>
        </w:rPr>
      </w:pPr>
      <w:r>
        <w:rPr>
          <w:rFonts w:ascii="Arial" w:hAnsi="Arial" w:cs="Arial"/>
        </w:rPr>
        <w:t xml:space="preserve">Ключевым параметром объекта является </w:t>
      </w:r>
      <w:r w:rsidRPr="002C55F1">
        <w:rPr>
          <w:rFonts w:ascii="Arial" w:hAnsi="Arial" w:cs="Arial"/>
          <w:szCs w:val="24"/>
          <w:lang w:val="en-US"/>
        </w:rPr>
        <w:t>EQTYP</w:t>
      </w:r>
      <w:r w:rsidRPr="002C55F1">
        <w:rPr>
          <w:rFonts w:ascii="Arial" w:hAnsi="Arial" w:cs="Arial"/>
          <w:szCs w:val="24"/>
        </w:rPr>
        <w:t xml:space="preserve"> - Тип единицы оборудования</w:t>
      </w:r>
      <w:r>
        <w:rPr>
          <w:rFonts w:ascii="Arial" w:hAnsi="Arial" w:cs="Arial"/>
        </w:rPr>
        <w:t>.</w:t>
      </w:r>
      <w:r w:rsidRPr="003F2961">
        <w:rPr>
          <w:rFonts w:ascii="Arial" w:hAnsi="Arial" w:cs="Arial"/>
          <w:i/>
          <w:color w:val="7F7F7F" w:themeColor="text1" w:themeTint="80"/>
        </w:rPr>
        <w:t xml:space="preserve"> </w:t>
      </w:r>
    </w:p>
    <w:p w14:paraId="1A317B54" w14:textId="77777777" w:rsidR="00D153F5" w:rsidRDefault="00D153F5" w:rsidP="00D153F5">
      <w:pPr>
        <w:spacing w:after="240" w:line="276" w:lineRule="auto"/>
        <w:ind w:firstLine="567"/>
        <w:rPr>
          <w:rFonts w:ascii="Arial" w:hAnsi="Arial" w:cs="Arial"/>
          <w:i/>
          <w:color w:val="7F7F7F" w:themeColor="text1" w:themeTint="80"/>
        </w:rPr>
        <w:sectPr w:rsidR="00D153F5" w:rsidSect="00972D19">
          <w:headerReference w:type="default" r:id="rId144"/>
          <w:headerReference w:type="first" r:id="rId145"/>
          <w:pgSz w:w="11907" w:h="16840" w:code="9"/>
          <w:pgMar w:top="1134" w:right="567" w:bottom="1134" w:left="1134" w:header="737" w:footer="283" w:gutter="0"/>
          <w:cols w:space="708"/>
          <w:docGrid w:linePitch="360"/>
        </w:sectPr>
      </w:pPr>
    </w:p>
    <w:p w14:paraId="77550DD2" w14:textId="77777777" w:rsidR="00D153F5" w:rsidRPr="003F2961" w:rsidRDefault="00D153F5" w:rsidP="00197D54">
      <w:pPr>
        <w:pStyle w:val="3"/>
      </w:pPr>
      <w:bookmarkStart w:id="15941" w:name="_Toc521083926"/>
      <w:bookmarkStart w:id="15942" w:name="_Toc521341066"/>
      <w:bookmarkStart w:id="15943" w:name="_Toc521439586"/>
      <w:bookmarkStart w:id="15944" w:name="_Toc67557248"/>
      <w:r w:rsidRPr="003F2961">
        <w:lastRenderedPageBreak/>
        <w:t>Модель данных объекта</w:t>
      </w:r>
      <w:bookmarkEnd w:id="15941"/>
      <w:bookmarkEnd w:id="15942"/>
      <w:bookmarkEnd w:id="15943"/>
      <w:bookmarkEnd w:id="15944"/>
    </w:p>
    <w:p w14:paraId="150015FF" w14:textId="14440016" w:rsidR="00D153F5" w:rsidRPr="00635095"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 xml:space="preserve">Таблица </w:t>
      </w:r>
      <w:ins w:id="15945" w:author="Александр" w:date="2020-04-13T13:16:00Z">
        <w:r w:rsidR="00DA4FCC">
          <w:rPr>
            <w:rFonts w:ascii="Arial" w:hAnsi="Arial" w:cs="Arial"/>
            <w:b/>
            <w:sz w:val="22"/>
          </w:rPr>
          <w:t>64</w:t>
        </w:r>
      </w:ins>
      <w:del w:id="15946" w:author="Александр" w:date="2020-04-13T13:16:00Z">
        <w:r w:rsidR="00156F97" w:rsidDel="00870994">
          <w:rPr>
            <w:rFonts w:ascii="Arial" w:hAnsi="Arial" w:cs="Arial"/>
            <w:b/>
            <w:sz w:val="22"/>
          </w:rPr>
          <w:delText>59</w:delText>
        </w:r>
      </w:del>
      <w:r>
        <w:rPr>
          <w:rFonts w:ascii="Arial" w:hAnsi="Arial" w:cs="Arial"/>
          <w:b/>
          <w:sz w:val="22"/>
        </w:rPr>
        <w:t xml:space="preserve">. Модель данных </w:t>
      </w:r>
      <w:r>
        <w:rPr>
          <w:rFonts w:ascii="Arial" w:hAnsi="Arial" w:cs="Arial"/>
          <w:b/>
          <w:sz w:val="22"/>
          <w:lang w:val="en-US"/>
        </w:rPr>
        <w:t>PM</w:t>
      </w:r>
      <w:r w:rsidRPr="00635095">
        <w:rPr>
          <w:rFonts w:ascii="Arial" w:hAnsi="Arial" w:cs="Arial"/>
          <w:b/>
          <w:sz w:val="22"/>
        </w:rPr>
        <w:t xml:space="preserve">_57 </w:t>
      </w:r>
      <w:r>
        <w:rPr>
          <w:rFonts w:ascii="Arial" w:hAnsi="Arial" w:cs="Arial"/>
          <w:b/>
          <w:sz w:val="22"/>
        </w:rPr>
        <w:t>Тип единицы оборудования</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276"/>
        <w:gridCol w:w="1541"/>
        <w:gridCol w:w="1628"/>
        <w:gridCol w:w="1067"/>
        <w:gridCol w:w="1477"/>
        <w:gridCol w:w="1857"/>
        <w:gridCol w:w="1826"/>
        <w:gridCol w:w="1175"/>
        <w:gridCol w:w="1193"/>
        <w:gridCol w:w="1063"/>
      </w:tblGrid>
      <w:tr w:rsidR="00D153F5" w:rsidRPr="0086487D" w14:paraId="050F2147" w14:textId="77777777" w:rsidTr="00D153F5">
        <w:trPr>
          <w:cantSplit/>
          <w:trHeight w:val="397"/>
          <w:jc w:val="center"/>
        </w:trPr>
        <w:tc>
          <w:tcPr>
            <w:tcW w:w="151" w:type="pct"/>
            <w:vMerge w:val="restart"/>
            <w:shd w:val="clear" w:color="auto" w:fill="FFC000"/>
            <w:vAlign w:val="center"/>
          </w:tcPr>
          <w:p w14:paraId="3F588FE9" w14:textId="77777777" w:rsidR="00D153F5" w:rsidRPr="0086487D" w:rsidRDefault="00D153F5" w:rsidP="00D153F5">
            <w:pPr>
              <w:jc w:val="center"/>
              <w:rPr>
                <w:rFonts w:ascii="Arial" w:hAnsi="Arial" w:cs="Arial"/>
                <w:b/>
                <w:sz w:val="20"/>
              </w:rPr>
            </w:pPr>
            <w:r>
              <w:rPr>
                <w:rFonts w:ascii="Arial" w:hAnsi="Arial" w:cs="Arial"/>
                <w:b/>
                <w:sz w:val="20"/>
              </w:rPr>
              <w:t>№</w:t>
            </w:r>
          </w:p>
        </w:tc>
        <w:tc>
          <w:tcPr>
            <w:tcW w:w="439" w:type="pct"/>
            <w:vMerge w:val="restart"/>
            <w:shd w:val="clear" w:color="auto" w:fill="FFC000"/>
          </w:tcPr>
          <w:p w14:paraId="4395A0EE" w14:textId="77777777" w:rsidR="00D153F5" w:rsidRDefault="00D153F5" w:rsidP="00D153F5">
            <w:pPr>
              <w:jc w:val="center"/>
              <w:rPr>
                <w:rFonts w:ascii="Arial" w:hAnsi="Arial" w:cs="Arial"/>
                <w:b/>
                <w:sz w:val="20"/>
              </w:rPr>
            </w:pPr>
          </w:p>
          <w:p w14:paraId="5E4BA8A5"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30" w:type="pct"/>
            <w:vMerge w:val="restart"/>
            <w:shd w:val="clear" w:color="auto" w:fill="FFC000"/>
            <w:vAlign w:val="center"/>
          </w:tcPr>
          <w:p w14:paraId="1791A825"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560" w:type="pct"/>
            <w:vMerge w:val="restart"/>
            <w:shd w:val="clear" w:color="auto" w:fill="FFC000"/>
            <w:vAlign w:val="center"/>
          </w:tcPr>
          <w:p w14:paraId="49EC63FD"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367" w:type="pct"/>
            <w:vMerge w:val="restart"/>
            <w:shd w:val="clear" w:color="auto" w:fill="FFC000"/>
            <w:vAlign w:val="center"/>
          </w:tcPr>
          <w:p w14:paraId="0CC4C4DE"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508" w:type="pct"/>
            <w:vMerge w:val="restart"/>
            <w:shd w:val="clear" w:color="auto" w:fill="FFC000"/>
            <w:vAlign w:val="center"/>
          </w:tcPr>
          <w:p w14:paraId="73C137F6"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66" w:type="pct"/>
            <w:gridSpan w:val="2"/>
            <w:shd w:val="clear" w:color="auto" w:fill="FFC000"/>
          </w:tcPr>
          <w:p w14:paraId="568CC4DD"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814" w:type="pct"/>
            <w:gridSpan w:val="2"/>
            <w:shd w:val="clear" w:color="auto" w:fill="FFC000"/>
            <w:vAlign w:val="center"/>
          </w:tcPr>
          <w:p w14:paraId="71692CB9"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65" w:type="pct"/>
            <w:vMerge w:val="restart"/>
            <w:shd w:val="clear" w:color="auto" w:fill="FFC000"/>
            <w:vAlign w:val="center"/>
          </w:tcPr>
          <w:p w14:paraId="6AE59843"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19011936" w14:textId="77777777" w:rsidTr="00D153F5">
        <w:trPr>
          <w:cantSplit/>
          <w:jc w:val="center"/>
        </w:trPr>
        <w:tc>
          <w:tcPr>
            <w:tcW w:w="151" w:type="pct"/>
            <w:vMerge/>
            <w:vAlign w:val="center"/>
          </w:tcPr>
          <w:p w14:paraId="307C59AA" w14:textId="77777777" w:rsidR="00D153F5" w:rsidRPr="0086487D" w:rsidRDefault="00D153F5" w:rsidP="00D153F5">
            <w:pPr>
              <w:jc w:val="center"/>
              <w:rPr>
                <w:rFonts w:ascii="Arial" w:hAnsi="Arial" w:cs="Arial"/>
                <w:sz w:val="20"/>
              </w:rPr>
            </w:pPr>
          </w:p>
        </w:tc>
        <w:tc>
          <w:tcPr>
            <w:tcW w:w="439" w:type="pct"/>
            <w:vMerge/>
          </w:tcPr>
          <w:p w14:paraId="2D88A36E" w14:textId="77777777" w:rsidR="00D153F5" w:rsidRPr="0086487D" w:rsidRDefault="00D153F5" w:rsidP="00D153F5">
            <w:pPr>
              <w:jc w:val="center"/>
              <w:rPr>
                <w:rFonts w:ascii="Arial" w:hAnsi="Arial" w:cs="Arial"/>
                <w:sz w:val="20"/>
              </w:rPr>
            </w:pPr>
          </w:p>
        </w:tc>
        <w:tc>
          <w:tcPr>
            <w:tcW w:w="530" w:type="pct"/>
            <w:vMerge/>
            <w:vAlign w:val="center"/>
          </w:tcPr>
          <w:p w14:paraId="6DF2702D" w14:textId="77777777" w:rsidR="00D153F5" w:rsidRPr="0086487D" w:rsidRDefault="00D153F5" w:rsidP="00D153F5">
            <w:pPr>
              <w:jc w:val="center"/>
              <w:rPr>
                <w:rFonts w:ascii="Arial" w:hAnsi="Arial" w:cs="Arial"/>
                <w:sz w:val="20"/>
              </w:rPr>
            </w:pPr>
          </w:p>
        </w:tc>
        <w:tc>
          <w:tcPr>
            <w:tcW w:w="560" w:type="pct"/>
            <w:vMerge/>
            <w:vAlign w:val="center"/>
          </w:tcPr>
          <w:p w14:paraId="08C6578D" w14:textId="77777777" w:rsidR="00D153F5" w:rsidRPr="0086487D" w:rsidRDefault="00D153F5" w:rsidP="00D153F5">
            <w:pPr>
              <w:jc w:val="center"/>
              <w:rPr>
                <w:rFonts w:ascii="Arial" w:hAnsi="Arial" w:cs="Arial"/>
                <w:sz w:val="20"/>
              </w:rPr>
            </w:pPr>
          </w:p>
        </w:tc>
        <w:tc>
          <w:tcPr>
            <w:tcW w:w="367" w:type="pct"/>
            <w:vMerge/>
            <w:vAlign w:val="center"/>
          </w:tcPr>
          <w:p w14:paraId="3C197099" w14:textId="77777777" w:rsidR="00D153F5" w:rsidRPr="0086487D" w:rsidRDefault="00D153F5" w:rsidP="00D153F5">
            <w:pPr>
              <w:jc w:val="center"/>
              <w:rPr>
                <w:rFonts w:ascii="Arial" w:hAnsi="Arial" w:cs="Arial"/>
                <w:sz w:val="20"/>
              </w:rPr>
            </w:pPr>
          </w:p>
        </w:tc>
        <w:tc>
          <w:tcPr>
            <w:tcW w:w="508" w:type="pct"/>
            <w:vMerge/>
            <w:vAlign w:val="center"/>
          </w:tcPr>
          <w:p w14:paraId="37017626" w14:textId="77777777" w:rsidR="00D153F5" w:rsidRPr="0086487D" w:rsidRDefault="00D153F5" w:rsidP="00D153F5">
            <w:pPr>
              <w:jc w:val="center"/>
              <w:rPr>
                <w:rFonts w:ascii="Arial" w:hAnsi="Arial" w:cs="Arial"/>
                <w:sz w:val="20"/>
              </w:rPr>
            </w:pPr>
          </w:p>
        </w:tc>
        <w:tc>
          <w:tcPr>
            <w:tcW w:w="638" w:type="pct"/>
            <w:tcBorders>
              <w:top w:val="single" w:sz="6" w:space="0" w:color="auto"/>
              <w:bottom w:val="single" w:sz="6" w:space="0" w:color="auto"/>
            </w:tcBorders>
            <w:shd w:val="clear" w:color="auto" w:fill="FFC000"/>
          </w:tcPr>
          <w:p w14:paraId="4E1E5E1B"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28" w:type="pct"/>
            <w:tcBorders>
              <w:top w:val="single" w:sz="6" w:space="0" w:color="auto"/>
              <w:bottom w:val="single" w:sz="6" w:space="0" w:color="auto"/>
            </w:tcBorders>
            <w:shd w:val="clear" w:color="auto" w:fill="FFC000"/>
          </w:tcPr>
          <w:p w14:paraId="7E0D0487"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404" w:type="pct"/>
            <w:tcBorders>
              <w:top w:val="single" w:sz="6" w:space="0" w:color="auto"/>
              <w:bottom w:val="single" w:sz="6" w:space="0" w:color="auto"/>
            </w:tcBorders>
            <w:shd w:val="clear" w:color="auto" w:fill="FFC000"/>
            <w:vAlign w:val="center"/>
          </w:tcPr>
          <w:p w14:paraId="54739D43"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410" w:type="pct"/>
            <w:shd w:val="clear" w:color="auto" w:fill="FFC000"/>
            <w:vAlign w:val="center"/>
          </w:tcPr>
          <w:p w14:paraId="7264F4AB"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65" w:type="pct"/>
            <w:vMerge/>
            <w:shd w:val="clear" w:color="auto" w:fill="FFC000"/>
          </w:tcPr>
          <w:p w14:paraId="260B4274" w14:textId="77777777" w:rsidR="00D153F5" w:rsidRPr="00675CA3" w:rsidRDefault="00D153F5" w:rsidP="00D153F5">
            <w:pPr>
              <w:jc w:val="center"/>
              <w:rPr>
                <w:rFonts w:ascii="Arial" w:hAnsi="Arial" w:cs="Arial"/>
                <w:b/>
                <w:sz w:val="20"/>
              </w:rPr>
            </w:pPr>
          </w:p>
        </w:tc>
      </w:tr>
      <w:tr w:rsidR="00D153F5" w:rsidRPr="0086487D" w14:paraId="604D5EEC" w14:textId="77777777" w:rsidTr="00D153F5">
        <w:trPr>
          <w:cantSplit/>
          <w:jc w:val="center"/>
        </w:trPr>
        <w:tc>
          <w:tcPr>
            <w:tcW w:w="151" w:type="pct"/>
          </w:tcPr>
          <w:p w14:paraId="5A30E184" w14:textId="77777777" w:rsidR="00D153F5" w:rsidRPr="0086487D" w:rsidRDefault="00D153F5" w:rsidP="00D153F5">
            <w:pPr>
              <w:rPr>
                <w:rFonts w:ascii="Arial" w:hAnsi="Arial" w:cs="Arial"/>
                <w:sz w:val="20"/>
              </w:rPr>
            </w:pPr>
            <w:r>
              <w:rPr>
                <w:rFonts w:ascii="Arial" w:hAnsi="Arial" w:cs="Arial"/>
                <w:sz w:val="20"/>
              </w:rPr>
              <w:t>1.</w:t>
            </w:r>
          </w:p>
        </w:tc>
        <w:tc>
          <w:tcPr>
            <w:tcW w:w="439" w:type="pct"/>
          </w:tcPr>
          <w:p w14:paraId="204867F0" w14:textId="00FB6719" w:rsidR="00D153F5" w:rsidRDefault="000C1FAE" w:rsidP="00D153F5">
            <w:pPr>
              <w:jc w:val="center"/>
              <w:rPr>
                <w:rFonts w:ascii="Arial" w:hAnsi="Arial" w:cs="Arial"/>
                <w:sz w:val="20"/>
              </w:rPr>
            </w:pPr>
            <w:r>
              <w:rPr>
                <w:rFonts w:ascii="Arial" w:hAnsi="Arial" w:cs="Arial"/>
                <w:sz w:val="20"/>
              </w:rPr>
              <w:t>-</w:t>
            </w:r>
          </w:p>
        </w:tc>
        <w:tc>
          <w:tcPr>
            <w:tcW w:w="530" w:type="pct"/>
          </w:tcPr>
          <w:p w14:paraId="14C813A5" w14:textId="77777777" w:rsidR="00D153F5" w:rsidRPr="0086487D" w:rsidRDefault="00D153F5" w:rsidP="00D153F5">
            <w:pPr>
              <w:jc w:val="center"/>
              <w:rPr>
                <w:rFonts w:ascii="Arial" w:hAnsi="Arial" w:cs="Arial"/>
                <w:sz w:val="20"/>
              </w:rPr>
            </w:pPr>
            <w:r>
              <w:rPr>
                <w:rFonts w:ascii="Arial" w:hAnsi="Arial" w:cs="Arial"/>
                <w:sz w:val="20"/>
              </w:rPr>
              <w:t>Тип единицы оборудования</w:t>
            </w:r>
          </w:p>
        </w:tc>
        <w:tc>
          <w:tcPr>
            <w:tcW w:w="560" w:type="pct"/>
          </w:tcPr>
          <w:p w14:paraId="5AA64FEC" w14:textId="77777777" w:rsidR="00D153F5" w:rsidRPr="00E439A4" w:rsidRDefault="00D153F5" w:rsidP="00D153F5">
            <w:pPr>
              <w:jc w:val="left"/>
              <w:rPr>
                <w:rFonts w:ascii="Arial" w:hAnsi="Arial" w:cs="Arial"/>
                <w:sz w:val="20"/>
              </w:rPr>
            </w:pPr>
            <w:r w:rsidRPr="009E25BB">
              <w:rPr>
                <w:rFonts w:ascii="Arial" w:hAnsi="Arial" w:cs="Arial"/>
                <w:sz w:val="20"/>
              </w:rPr>
              <w:t>PM_</w:t>
            </w:r>
            <w:r w:rsidRPr="00C9094E">
              <w:rPr>
                <w:rFonts w:ascii="Arial" w:hAnsi="Arial" w:cs="Arial"/>
                <w:sz w:val="20"/>
                <w:szCs w:val="20"/>
              </w:rPr>
              <w:t>57. Определяет видимые и обязательные поля в основной записи единицы оборудования</w:t>
            </w:r>
          </w:p>
        </w:tc>
        <w:tc>
          <w:tcPr>
            <w:tcW w:w="367" w:type="pct"/>
          </w:tcPr>
          <w:p w14:paraId="3954E64E" w14:textId="77777777" w:rsidR="00D153F5" w:rsidRPr="0086487D" w:rsidRDefault="00D153F5" w:rsidP="00D153F5">
            <w:pPr>
              <w:jc w:val="center"/>
              <w:rPr>
                <w:rFonts w:ascii="Arial" w:hAnsi="Arial" w:cs="Arial"/>
                <w:sz w:val="20"/>
              </w:rPr>
            </w:pPr>
            <w:r>
              <w:rPr>
                <w:rFonts w:ascii="Arial" w:hAnsi="Arial" w:cs="Arial"/>
                <w:sz w:val="20"/>
                <w:lang w:val="en-US"/>
              </w:rPr>
              <w:t>CHAR</w:t>
            </w:r>
            <w:r w:rsidRPr="009B228D">
              <w:rPr>
                <w:rFonts w:ascii="Arial" w:hAnsi="Arial"/>
                <w:sz w:val="20"/>
              </w:rPr>
              <w:t>, 1</w:t>
            </w:r>
          </w:p>
        </w:tc>
        <w:tc>
          <w:tcPr>
            <w:tcW w:w="508" w:type="pct"/>
          </w:tcPr>
          <w:p w14:paraId="09140273" w14:textId="77777777" w:rsidR="00D153F5" w:rsidRPr="0086487D" w:rsidRDefault="00D153F5" w:rsidP="00D153F5">
            <w:pPr>
              <w:jc w:val="center"/>
              <w:rPr>
                <w:rFonts w:ascii="Arial" w:hAnsi="Arial" w:cs="Arial"/>
                <w:sz w:val="20"/>
              </w:rPr>
            </w:pPr>
            <w:r w:rsidRPr="00635095">
              <w:rPr>
                <w:rFonts w:ascii="Arial" w:hAnsi="Arial" w:cs="Arial"/>
                <w:sz w:val="20"/>
              </w:rPr>
              <w:t>T370T</w:t>
            </w:r>
            <w:r w:rsidRPr="009B228D">
              <w:rPr>
                <w:rFonts w:ascii="Arial" w:hAnsi="Arial"/>
                <w:sz w:val="20"/>
              </w:rPr>
              <w:t>-</w:t>
            </w:r>
            <w:r w:rsidRPr="00635095">
              <w:rPr>
                <w:rFonts w:ascii="Arial" w:hAnsi="Arial" w:cs="Arial"/>
                <w:sz w:val="20"/>
                <w:lang w:val="en-US"/>
              </w:rPr>
              <w:t>EQTYP</w:t>
            </w:r>
          </w:p>
        </w:tc>
        <w:tc>
          <w:tcPr>
            <w:tcW w:w="638" w:type="pct"/>
          </w:tcPr>
          <w:p w14:paraId="5FAEAD86" w14:textId="77777777" w:rsidR="00D153F5" w:rsidRPr="0086487D" w:rsidRDefault="00D153F5" w:rsidP="00D153F5">
            <w:pPr>
              <w:jc w:val="center"/>
              <w:rPr>
                <w:rFonts w:ascii="Arial" w:hAnsi="Arial" w:cs="Arial"/>
                <w:sz w:val="20"/>
              </w:rPr>
            </w:pPr>
            <w:r>
              <w:rPr>
                <w:rFonts w:ascii="Arial" w:hAnsi="Arial" w:cs="Arial"/>
                <w:sz w:val="20"/>
                <w:lang w:val="en-US"/>
              </w:rPr>
              <w:t>X</w:t>
            </w:r>
          </w:p>
        </w:tc>
        <w:tc>
          <w:tcPr>
            <w:tcW w:w="628" w:type="pct"/>
          </w:tcPr>
          <w:p w14:paraId="4B43CCEA" w14:textId="77777777" w:rsidR="00D153F5" w:rsidRPr="0086487D" w:rsidRDefault="00D153F5" w:rsidP="00D153F5">
            <w:pPr>
              <w:jc w:val="center"/>
              <w:rPr>
                <w:rFonts w:ascii="Arial" w:hAnsi="Arial" w:cs="Arial"/>
                <w:sz w:val="20"/>
              </w:rPr>
            </w:pPr>
            <w:r>
              <w:rPr>
                <w:rFonts w:ascii="Arial" w:hAnsi="Arial" w:cs="Arial"/>
                <w:sz w:val="20"/>
              </w:rPr>
              <w:t>Для всех типов ЕО</w:t>
            </w:r>
          </w:p>
        </w:tc>
        <w:tc>
          <w:tcPr>
            <w:tcW w:w="404" w:type="pct"/>
          </w:tcPr>
          <w:p w14:paraId="031901AE" w14:textId="26EBE305" w:rsidR="00D153F5" w:rsidRPr="0086487D" w:rsidRDefault="000C1FAE" w:rsidP="00D153F5">
            <w:pPr>
              <w:jc w:val="center"/>
              <w:rPr>
                <w:rFonts w:ascii="Arial" w:hAnsi="Arial" w:cs="Arial"/>
                <w:sz w:val="20"/>
              </w:rPr>
            </w:pPr>
            <w:r>
              <w:rPr>
                <w:rFonts w:ascii="Arial" w:hAnsi="Arial" w:cs="Arial"/>
                <w:sz w:val="20"/>
              </w:rPr>
              <w:t>-</w:t>
            </w:r>
          </w:p>
        </w:tc>
        <w:tc>
          <w:tcPr>
            <w:tcW w:w="410" w:type="pct"/>
          </w:tcPr>
          <w:p w14:paraId="71622D6D" w14:textId="4270F2C2" w:rsidR="00D153F5" w:rsidRPr="0086487D" w:rsidRDefault="000C1FAE" w:rsidP="00D153F5">
            <w:pPr>
              <w:jc w:val="center"/>
              <w:rPr>
                <w:rFonts w:ascii="Arial" w:hAnsi="Arial" w:cs="Arial"/>
                <w:sz w:val="20"/>
              </w:rPr>
            </w:pPr>
            <w:r>
              <w:rPr>
                <w:rFonts w:ascii="Arial" w:hAnsi="Arial" w:cs="Arial"/>
                <w:sz w:val="20"/>
              </w:rPr>
              <w:t>-</w:t>
            </w:r>
          </w:p>
        </w:tc>
        <w:tc>
          <w:tcPr>
            <w:tcW w:w="365" w:type="pct"/>
          </w:tcPr>
          <w:p w14:paraId="5E7597CC" w14:textId="77777777" w:rsidR="00D153F5" w:rsidRPr="0086487D" w:rsidRDefault="00D153F5" w:rsidP="00D153F5">
            <w:pPr>
              <w:jc w:val="center"/>
              <w:rPr>
                <w:rFonts w:ascii="Arial" w:hAnsi="Arial" w:cs="Arial"/>
                <w:sz w:val="20"/>
              </w:rPr>
            </w:pPr>
            <w:r>
              <w:rPr>
                <w:rFonts w:ascii="Arial" w:hAnsi="Arial" w:cs="Arial"/>
                <w:sz w:val="20"/>
                <w:lang w:val="en-US"/>
              </w:rPr>
              <w:t>SAP</w:t>
            </w:r>
          </w:p>
        </w:tc>
      </w:tr>
      <w:tr w:rsidR="00D153F5" w:rsidRPr="0086487D" w14:paraId="102229C4" w14:textId="77777777" w:rsidTr="00D153F5">
        <w:trPr>
          <w:cantSplit/>
          <w:jc w:val="center"/>
        </w:trPr>
        <w:tc>
          <w:tcPr>
            <w:tcW w:w="151" w:type="pct"/>
          </w:tcPr>
          <w:p w14:paraId="133F8091" w14:textId="77777777" w:rsidR="00D153F5" w:rsidRDefault="00D153F5" w:rsidP="00D153F5">
            <w:pPr>
              <w:rPr>
                <w:rFonts w:ascii="Arial" w:hAnsi="Arial" w:cs="Arial"/>
                <w:sz w:val="20"/>
              </w:rPr>
            </w:pPr>
            <w:r w:rsidRPr="009B228D">
              <w:rPr>
                <w:rFonts w:ascii="Arial" w:hAnsi="Arial"/>
                <w:sz w:val="20"/>
              </w:rPr>
              <w:t>2.</w:t>
            </w:r>
          </w:p>
        </w:tc>
        <w:tc>
          <w:tcPr>
            <w:tcW w:w="439" w:type="pct"/>
          </w:tcPr>
          <w:p w14:paraId="063405AF" w14:textId="47AEE341" w:rsidR="00D153F5" w:rsidRDefault="000C1FAE" w:rsidP="00D153F5">
            <w:pPr>
              <w:jc w:val="center"/>
              <w:rPr>
                <w:rFonts w:ascii="Arial" w:hAnsi="Arial" w:cs="Arial"/>
                <w:sz w:val="20"/>
              </w:rPr>
            </w:pPr>
            <w:r>
              <w:rPr>
                <w:rFonts w:ascii="Arial" w:hAnsi="Arial" w:cs="Arial"/>
                <w:sz w:val="20"/>
              </w:rPr>
              <w:t>-</w:t>
            </w:r>
          </w:p>
        </w:tc>
        <w:tc>
          <w:tcPr>
            <w:tcW w:w="530" w:type="pct"/>
          </w:tcPr>
          <w:p w14:paraId="14CAB73C" w14:textId="77777777" w:rsidR="00D153F5" w:rsidRPr="0086487D" w:rsidRDefault="00D153F5" w:rsidP="00D153F5">
            <w:pPr>
              <w:jc w:val="center"/>
              <w:rPr>
                <w:rFonts w:ascii="Arial" w:hAnsi="Arial" w:cs="Arial"/>
                <w:sz w:val="20"/>
              </w:rPr>
            </w:pPr>
            <w:r>
              <w:rPr>
                <w:rFonts w:ascii="Arial" w:hAnsi="Arial" w:cs="Arial"/>
                <w:sz w:val="20"/>
              </w:rPr>
              <w:t>Название</w:t>
            </w:r>
          </w:p>
        </w:tc>
        <w:tc>
          <w:tcPr>
            <w:tcW w:w="560" w:type="pct"/>
          </w:tcPr>
          <w:p w14:paraId="3FE4362A" w14:textId="77777777" w:rsidR="00D153F5" w:rsidRPr="0086487D" w:rsidRDefault="00D153F5" w:rsidP="00A25D1F">
            <w:pPr>
              <w:jc w:val="left"/>
              <w:rPr>
                <w:rFonts w:ascii="Arial" w:hAnsi="Arial" w:cs="Arial"/>
                <w:sz w:val="20"/>
              </w:rPr>
            </w:pPr>
            <w:r>
              <w:rPr>
                <w:rFonts w:ascii="Arial" w:hAnsi="Arial" w:cs="Arial"/>
                <w:sz w:val="20"/>
              </w:rPr>
              <w:t>Название типа единицы оборудования</w:t>
            </w:r>
          </w:p>
        </w:tc>
        <w:tc>
          <w:tcPr>
            <w:tcW w:w="367" w:type="pct"/>
          </w:tcPr>
          <w:p w14:paraId="30FEBA08" w14:textId="77777777" w:rsidR="00D153F5" w:rsidRPr="0086487D" w:rsidRDefault="00D153F5" w:rsidP="00D153F5">
            <w:pPr>
              <w:jc w:val="center"/>
              <w:rPr>
                <w:rFonts w:ascii="Arial" w:hAnsi="Arial" w:cs="Arial"/>
                <w:sz w:val="20"/>
              </w:rPr>
            </w:pPr>
            <w:r>
              <w:rPr>
                <w:rFonts w:ascii="Arial" w:hAnsi="Arial" w:cs="Arial"/>
                <w:sz w:val="20"/>
                <w:lang w:val="en-US"/>
              </w:rPr>
              <w:t>CHAR</w:t>
            </w:r>
            <w:r w:rsidRPr="009B228D">
              <w:rPr>
                <w:rFonts w:ascii="Arial" w:hAnsi="Arial"/>
                <w:sz w:val="20"/>
              </w:rPr>
              <w:t>, 30</w:t>
            </w:r>
          </w:p>
        </w:tc>
        <w:tc>
          <w:tcPr>
            <w:tcW w:w="508" w:type="pct"/>
          </w:tcPr>
          <w:p w14:paraId="37339767" w14:textId="77777777" w:rsidR="00D153F5" w:rsidRPr="0086487D" w:rsidRDefault="00D153F5" w:rsidP="00D153F5">
            <w:pPr>
              <w:jc w:val="center"/>
              <w:rPr>
                <w:rFonts w:ascii="Arial" w:hAnsi="Arial" w:cs="Arial"/>
                <w:sz w:val="20"/>
              </w:rPr>
            </w:pPr>
            <w:r w:rsidRPr="00635095">
              <w:rPr>
                <w:rFonts w:ascii="Arial" w:hAnsi="Arial" w:cs="Arial"/>
                <w:sz w:val="20"/>
              </w:rPr>
              <w:t>T370U</w:t>
            </w:r>
            <w:r>
              <w:rPr>
                <w:rFonts w:ascii="Arial" w:hAnsi="Arial" w:cs="Arial"/>
                <w:sz w:val="20"/>
              </w:rPr>
              <w:t>-</w:t>
            </w:r>
            <w:r w:rsidRPr="00635095">
              <w:rPr>
                <w:rFonts w:ascii="Arial" w:hAnsi="Arial" w:cs="Arial"/>
                <w:sz w:val="20"/>
              </w:rPr>
              <w:t>ETYTX</w:t>
            </w:r>
          </w:p>
        </w:tc>
        <w:tc>
          <w:tcPr>
            <w:tcW w:w="638" w:type="pct"/>
          </w:tcPr>
          <w:p w14:paraId="514423BB" w14:textId="1B50FECC" w:rsidR="00D153F5" w:rsidRPr="0086487D" w:rsidRDefault="000C1FAE" w:rsidP="00D153F5">
            <w:pPr>
              <w:jc w:val="center"/>
              <w:rPr>
                <w:rFonts w:ascii="Arial" w:hAnsi="Arial" w:cs="Arial"/>
                <w:sz w:val="20"/>
              </w:rPr>
            </w:pPr>
            <w:r>
              <w:rPr>
                <w:rFonts w:ascii="Arial" w:hAnsi="Arial" w:cs="Arial"/>
                <w:sz w:val="20"/>
              </w:rPr>
              <w:t>-</w:t>
            </w:r>
          </w:p>
        </w:tc>
        <w:tc>
          <w:tcPr>
            <w:tcW w:w="628" w:type="pct"/>
          </w:tcPr>
          <w:p w14:paraId="3E1BAA8E" w14:textId="0D4B904F" w:rsidR="00D153F5" w:rsidRPr="0086487D" w:rsidRDefault="000C1FAE" w:rsidP="00D153F5">
            <w:pPr>
              <w:jc w:val="center"/>
              <w:rPr>
                <w:rFonts w:ascii="Arial" w:hAnsi="Arial" w:cs="Arial"/>
                <w:sz w:val="20"/>
              </w:rPr>
            </w:pPr>
            <w:r>
              <w:rPr>
                <w:rFonts w:ascii="Arial" w:hAnsi="Arial" w:cs="Arial"/>
                <w:sz w:val="20"/>
              </w:rPr>
              <w:t>-</w:t>
            </w:r>
          </w:p>
        </w:tc>
        <w:tc>
          <w:tcPr>
            <w:tcW w:w="404" w:type="pct"/>
          </w:tcPr>
          <w:p w14:paraId="466AD976" w14:textId="4F7F9E68" w:rsidR="00D153F5" w:rsidRPr="0086487D" w:rsidRDefault="000C1FAE" w:rsidP="00D153F5">
            <w:pPr>
              <w:jc w:val="center"/>
              <w:rPr>
                <w:rFonts w:ascii="Arial" w:hAnsi="Arial" w:cs="Arial"/>
                <w:sz w:val="20"/>
              </w:rPr>
            </w:pPr>
            <w:r>
              <w:rPr>
                <w:rFonts w:ascii="Arial" w:hAnsi="Arial" w:cs="Arial"/>
                <w:sz w:val="20"/>
              </w:rPr>
              <w:t>-</w:t>
            </w:r>
          </w:p>
        </w:tc>
        <w:tc>
          <w:tcPr>
            <w:tcW w:w="410" w:type="pct"/>
          </w:tcPr>
          <w:p w14:paraId="0C254F79" w14:textId="021DE24F" w:rsidR="00D153F5" w:rsidRPr="0086487D" w:rsidRDefault="000C1FAE" w:rsidP="00D153F5">
            <w:pPr>
              <w:jc w:val="center"/>
              <w:rPr>
                <w:rFonts w:ascii="Arial" w:hAnsi="Arial" w:cs="Arial"/>
                <w:sz w:val="20"/>
              </w:rPr>
            </w:pPr>
            <w:r>
              <w:rPr>
                <w:rFonts w:ascii="Arial" w:hAnsi="Arial" w:cs="Arial"/>
                <w:sz w:val="20"/>
              </w:rPr>
              <w:t>-</w:t>
            </w:r>
          </w:p>
        </w:tc>
        <w:tc>
          <w:tcPr>
            <w:tcW w:w="365" w:type="pct"/>
          </w:tcPr>
          <w:p w14:paraId="0E669300" w14:textId="77777777" w:rsidR="00D153F5" w:rsidRPr="0086487D" w:rsidRDefault="00D153F5" w:rsidP="00D153F5">
            <w:pPr>
              <w:jc w:val="center"/>
              <w:rPr>
                <w:rFonts w:ascii="Arial" w:hAnsi="Arial" w:cs="Arial"/>
                <w:sz w:val="20"/>
              </w:rPr>
            </w:pPr>
            <w:r>
              <w:rPr>
                <w:rFonts w:ascii="Arial" w:hAnsi="Arial" w:cs="Arial"/>
                <w:sz w:val="20"/>
                <w:lang w:val="en-US"/>
              </w:rPr>
              <w:t>SAP</w:t>
            </w:r>
          </w:p>
        </w:tc>
      </w:tr>
    </w:tbl>
    <w:p w14:paraId="09A8F19D" w14:textId="77777777" w:rsidR="00D153F5" w:rsidRDefault="00D153F5" w:rsidP="00175EC7">
      <w:pPr>
        <w:rPr>
          <w:rFonts w:eastAsiaTheme="majorEastAsia"/>
        </w:rPr>
      </w:pPr>
    </w:p>
    <w:p w14:paraId="3149CA5C" w14:textId="77777777" w:rsidR="00D153F5" w:rsidRDefault="00D153F5" w:rsidP="00D153F5">
      <w:pPr>
        <w:spacing w:after="200" w:line="276" w:lineRule="auto"/>
        <w:jc w:val="left"/>
        <w:rPr>
          <w:rFonts w:eastAsiaTheme="majorEastAsia"/>
        </w:rPr>
        <w:sectPr w:rsidR="00D153F5" w:rsidSect="008D4E24">
          <w:headerReference w:type="default" r:id="rId146"/>
          <w:footerReference w:type="first" r:id="rId147"/>
          <w:pgSz w:w="16840" w:h="11907" w:orient="landscape" w:code="9"/>
          <w:pgMar w:top="1134" w:right="1134" w:bottom="567" w:left="1134" w:header="737" w:footer="283" w:gutter="0"/>
          <w:cols w:space="708"/>
          <w:docGrid w:linePitch="360"/>
        </w:sectPr>
      </w:pPr>
    </w:p>
    <w:p w14:paraId="76E4F958" w14:textId="77777777" w:rsidR="00D153F5" w:rsidRPr="00977CDA" w:rsidRDefault="00D153F5" w:rsidP="00197D54">
      <w:pPr>
        <w:pStyle w:val="3"/>
      </w:pPr>
      <w:bookmarkStart w:id="15947" w:name="_Toc521083927"/>
      <w:bookmarkStart w:id="15948" w:name="_Toc521341067"/>
      <w:bookmarkStart w:id="15949" w:name="_Toc521439587"/>
      <w:bookmarkStart w:id="15950" w:name="_Toc67557249"/>
      <w:r w:rsidRPr="00977CDA">
        <w:lastRenderedPageBreak/>
        <w:t>Особенности технической реализации</w:t>
      </w:r>
      <w:bookmarkEnd w:id="15947"/>
      <w:bookmarkEnd w:id="15948"/>
      <w:bookmarkEnd w:id="15949"/>
      <w:bookmarkEnd w:id="15950"/>
    </w:p>
    <w:p w14:paraId="493EA193" w14:textId="1F33521E"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3939AF">
        <w:rPr>
          <w:rFonts w:ascii="Arial" w:hAnsi="Arial" w:cs="Arial"/>
        </w:rPr>
        <w:t>V_T370T</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02C960F1"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3939AF">
        <w:rPr>
          <w:rFonts w:ascii="Arial" w:hAnsi="Arial" w:cs="Arial"/>
          <w:color w:val="000000" w:themeColor="text1"/>
          <w:szCs w:val="24"/>
        </w:rPr>
        <w:t>Основные данные в ТОРО и Сервисе клиентом</w:t>
      </w:r>
      <w:r>
        <w:rPr>
          <w:rFonts w:ascii="Arial" w:hAnsi="Arial" w:cs="Arial"/>
          <w:color w:val="000000" w:themeColor="text1"/>
          <w:szCs w:val="24"/>
        </w:rPr>
        <w:t xml:space="preserve"> -&gt; </w:t>
      </w:r>
      <w:r w:rsidRPr="003939AF">
        <w:rPr>
          <w:rFonts w:ascii="Arial" w:hAnsi="Arial" w:cs="Arial"/>
          <w:color w:val="000000" w:themeColor="text1"/>
          <w:szCs w:val="24"/>
        </w:rPr>
        <w:t>Технические объекты</w:t>
      </w:r>
      <w:r>
        <w:rPr>
          <w:rFonts w:ascii="Arial" w:hAnsi="Arial" w:cs="Arial"/>
          <w:color w:val="000000" w:themeColor="text1"/>
          <w:szCs w:val="24"/>
        </w:rPr>
        <w:t xml:space="preserve"> -&gt; </w:t>
      </w:r>
      <w:r w:rsidRPr="003939AF">
        <w:rPr>
          <w:rFonts w:ascii="Arial" w:hAnsi="Arial" w:cs="Arial"/>
          <w:color w:val="000000" w:themeColor="text1"/>
          <w:szCs w:val="24"/>
        </w:rPr>
        <w:t xml:space="preserve">Единицы оборудования </w:t>
      </w:r>
      <w:r>
        <w:rPr>
          <w:rFonts w:ascii="Arial" w:hAnsi="Arial" w:cs="Arial"/>
          <w:color w:val="000000" w:themeColor="text1"/>
          <w:szCs w:val="24"/>
        </w:rPr>
        <w:t>-&gt;</w:t>
      </w:r>
      <w:r w:rsidRPr="003939AF">
        <w:rPr>
          <w:rFonts w:ascii="Arial" w:hAnsi="Arial" w:cs="Arial"/>
          <w:color w:val="000000" w:themeColor="text1"/>
          <w:szCs w:val="24"/>
        </w:rPr>
        <w:t xml:space="preserve"> Типы единиц оборудования </w:t>
      </w:r>
      <w:r>
        <w:rPr>
          <w:rFonts w:ascii="Arial" w:hAnsi="Arial" w:cs="Arial"/>
          <w:color w:val="000000" w:themeColor="text1"/>
          <w:szCs w:val="24"/>
        </w:rPr>
        <w:t>-&gt;</w:t>
      </w:r>
      <w:r w:rsidRPr="003939AF">
        <w:rPr>
          <w:rFonts w:ascii="Arial" w:hAnsi="Arial" w:cs="Arial"/>
          <w:color w:val="000000" w:themeColor="text1"/>
          <w:szCs w:val="24"/>
        </w:rPr>
        <w:t xml:space="preserve"> Ведение типа единицы оборудования</w:t>
      </w:r>
      <w:r>
        <w:rPr>
          <w:rFonts w:ascii="Arial" w:hAnsi="Arial" w:cs="Arial"/>
          <w:color w:val="000000" w:themeColor="text1"/>
          <w:szCs w:val="24"/>
        </w:rPr>
        <w:t>.</w:t>
      </w:r>
    </w:p>
    <w:p w14:paraId="0298BD8B"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38AC359F" w14:textId="77777777" w:rsidR="00D153F5" w:rsidRPr="00977CDA" w:rsidRDefault="00D153F5" w:rsidP="00197D54">
      <w:pPr>
        <w:pStyle w:val="3"/>
      </w:pPr>
      <w:bookmarkStart w:id="15951" w:name="_Toc521083928"/>
      <w:bookmarkStart w:id="15952" w:name="_Toc521341068"/>
      <w:bookmarkStart w:id="15953" w:name="_Toc521439588"/>
      <w:bookmarkStart w:id="15954" w:name="_Toc67557250"/>
      <w:r w:rsidRPr="00977CDA">
        <w:t>Миграция объекта данных</w:t>
      </w:r>
      <w:bookmarkEnd w:id="15951"/>
      <w:bookmarkEnd w:id="15952"/>
      <w:bookmarkEnd w:id="15953"/>
      <w:bookmarkEnd w:id="15954"/>
    </w:p>
    <w:p w14:paraId="4191E11C" w14:textId="77777777" w:rsidR="00D153F5" w:rsidRPr="00176F87" w:rsidRDefault="00D153F5" w:rsidP="00D153F5">
      <w:pPr>
        <w:pStyle w:val="Base"/>
        <w:rPr>
          <w:rFonts w:eastAsiaTheme="majorEastAsia" w:cstheme="majorBidi"/>
          <w:bCs/>
          <w:iCs/>
          <w:szCs w:val="26"/>
        </w:rPr>
      </w:pPr>
      <w:r>
        <w:t>Типы единиц оборудования должны быть настроены и перенесены в продуктивную систему до начала миграции данных</w:t>
      </w:r>
      <w:r>
        <w:rPr>
          <w:rFonts w:eastAsiaTheme="majorEastAsia" w:cstheme="majorBidi"/>
          <w:bCs/>
          <w:iCs/>
          <w:szCs w:val="26"/>
        </w:rPr>
        <w:t>.</w:t>
      </w:r>
    </w:p>
    <w:p w14:paraId="1475C4E5"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955" w:name="_Объект_основных_данных_33"/>
      <w:bookmarkStart w:id="15956" w:name="_Toc521083929"/>
      <w:bookmarkStart w:id="15957" w:name="_Toc521341069"/>
      <w:bookmarkStart w:id="15958" w:name="_Toc521439589"/>
      <w:bookmarkStart w:id="15959" w:name="_Toc67557251"/>
      <w:bookmarkEnd w:id="15955"/>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837B20">
        <w:rPr>
          <w:rFonts w:eastAsiaTheme="majorEastAsia" w:cstheme="majorBidi"/>
          <w:bCs w:val="0"/>
          <w:iCs w:val="0"/>
          <w:szCs w:val="26"/>
        </w:rPr>
        <w:t>_58 Типовые технологические операции ТОРО</w:t>
      </w:r>
      <w:r w:rsidRPr="00FB401A">
        <w:rPr>
          <w:rFonts w:eastAsiaTheme="majorEastAsia" w:cstheme="majorBidi"/>
          <w:bCs w:val="0"/>
          <w:iCs w:val="0"/>
          <w:szCs w:val="26"/>
        </w:rPr>
        <w:t>.</w:t>
      </w:r>
      <w:bookmarkEnd w:id="15956"/>
      <w:bookmarkEnd w:id="15957"/>
      <w:bookmarkEnd w:id="15958"/>
      <w:bookmarkEnd w:id="15959"/>
    </w:p>
    <w:p w14:paraId="050F30E1" w14:textId="77777777" w:rsidR="00D153F5" w:rsidRPr="00FB401A" w:rsidRDefault="00D153F5" w:rsidP="00197D54">
      <w:pPr>
        <w:pStyle w:val="3"/>
      </w:pPr>
      <w:bookmarkStart w:id="15960" w:name="_Toc521083930"/>
      <w:bookmarkStart w:id="15961" w:name="_Toc521341070"/>
      <w:bookmarkStart w:id="15962" w:name="_Toc521439590"/>
      <w:bookmarkStart w:id="15963" w:name="_Toc67557252"/>
      <w:r w:rsidRPr="00FB401A">
        <w:t>Описание объекта</w:t>
      </w:r>
      <w:bookmarkEnd w:id="15960"/>
      <w:bookmarkEnd w:id="15961"/>
      <w:bookmarkEnd w:id="15962"/>
      <w:bookmarkEnd w:id="15963"/>
    </w:p>
    <w:p w14:paraId="32D2D73E" w14:textId="4F594797" w:rsidR="00D153F5" w:rsidRDefault="00D153F5" w:rsidP="00D153F5">
      <w:pPr>
        <w:spacing w:after="240" w:line="276" w:lineRule="auto"/>
        <w:ind w:firstLine="567"/>
        <w:rPr>
          <w:rFonts w:ascii="Arial" w:hAnsi="Arial" w:cs="Arial"/>
        </w:rPr>
      </w:pPr>
      <w:r w:rsidRPr="00837B20">
        <w:rPr>
          <w:rFonts w:ascii="Arial" w:hAnsi="Arial" w:cs="Arial"/>
        </w:rPr>
        <w:t>Типовые технологические операции ТОРО</w:t>
      </w:r>
      <w:ins w:id="15964" w:author="Владимир Лаут" w:date="2021-04-07T18:18:00Z">
        <w:r w:rsidR="00BC2D12">
          <w:rPr>
            <w:rFonts w:ascii="Arial" w:hAnsi="Arial" w:cs="Arial"/>
          </w:rPr>
          <w:t xml:space="preserve"> позволяют запол</w:t>
        </w:r>
      </w:ins>
      <w:ins w:id="15965" w:author="Владимир Лаут" w:date="2021-04-07T18:19:00Z">
        <w:r w:rsidR="00BC2D12">
          <w:rPr>
            <w:rFonts w:ascii="Arial" w:hAnsi="Arial" w:cs="Arial"/>
          </w:rPr>
          <w:t>нять текст операции в заказе ТОРО значением по умолчанию</w:t>
        </w:r>
      </w:ins>
      <w:r w:rsidRPr="00837B20">
        <w:rPr>
          <w:rFonts w:ascii="Arial" w:hAnsi="Arial" w:cs="Arial"/>
        </w:rPr>
        <w:t>,</w:t>
      </w:r>
      <w:ins w:id="15966" w:author="Владимир Лаут" w:date="2021-04-07T18:19:00Z">
        <w:r w:rsidR="00BC2D12">
          <w:rPr>
            <w:rFonts w:ascii="Arial" w:hAnsi="Arial" w:cs="Arial"/>
          </w:rPr>
          <w:t xml:space="preserve"> в зависимости от указанного </w:t>
        </w:r>
      </w:ins>
      <w:ins w:id="15967" w:author="Владимир Лаут" w:date="2021-04-07T18:21:00Z">
        <w:r w:rsidR="00BC2D12">
          <w:rPr>
            <w:rFonts w:ascii="Arial" w:hAnsi="Arial" w:cs="Arial"/>
          </w:rPr>
          <w:t xml:space="preserve">исполняющего </w:t>
        </w:r>
      </w:ins>
      <w:ins w:id="15968" w:author="Владимир Лаут" w:date="2021-04-07T18:19:00Z">
        <w:r w:rsidR="00BC2D12">
          <w:rPr>
            <w:rFonts w:ascii="Arial" w:hAnsi="Arial" w:cs="Arial"/>
          </w:rPr>
          <w:t>рабочего места</w:t>
        </w:r>
      </w:ins>
      <w:del w:id="15969" w:author="Владимир Лаут" w:date="2021-04-07T18:19:00Z">
        <w:r w:rsidRPr="00837B20" w:rsidDel="00BC2D12">
          <w:rPr>
            <w:rFonts w:ascii="Arial" w:hAnsi="Arial" w:cs="Arial"/>
          </w:rPr>
          <w:delText xml:space="preserve"> связанные с типом оборудования</w:delText>
        </w:r>
      </w:del>
      <w:r w:rsidRPr="00837B20">
        <w:rPr>
          <w:rFonts w:ascii="Arial" w:hAnsi="Arial" w:cs="Arial"/>
        </w:rPr>
        <w:t>.</w:t>
      </w:r>
      <w:ins w:id="15970" w:author="Владимир Лаут" w:date="2021-04-07T18:21:00Z">
        <w:r w:rsidR="00BC2D12">
          <w:rPr>
            <w:rFonts w:ascii="Arial" w:hAnsi="Arial" w:cs="Arial"/>
          </w:rPr>
          <w:t xml:space="preserve"> Связь с исполняющим рабочим местом осуществляется через поле </w:t>
        </w:r>
      </w:ins>
      <w:ins w:id="15971" w:author="Владимир Лаут" w:date="2021-04-07T18:22:00Z">
        <w:r w:rsidR="00BC2D12" w:rsidRPr="00BC2D12">
          <w:rPr>
            <w:rFonts w:ascii="Arial" w:hAnsi="Arial" w:cs="Arial"/>
          </w:rPr>
          <w:t>Ключ образца</w:t>
        </w:r>
        <w:r w:rsidR="00BC2D12">
          <w:rPr>
            <w:rFonts w:ascii="Arial" w:hAnsi="Arial" w:cs="Arial"/>
          </w:rPr>
          <w:t>.</w:t>
        </w:r>
      </w:ins>
    </w:p>
    <w:p w14:paraId="5D984581" w14:textId="77777777" w:rsidR="00D153F5" w:rsidRPr="00FB401A" w:rsidRDefault="00D153F5" w:rsidP="00197D54">
      <w:pPr>
        <w:pStyle w:val="3"/>
      </w:pPr>
      <w:bookmarkStart w:id="15972" w:name="_Toc521083931"/>
      <w:bookmarkStart w:id="15973" w:name="_Toc521341071"/>
      <w:bookmarkStart w:id="15974" w:name="_Toc521439591"/>
      <w:bookmarkStart w:id="15975" w:name="_Toc67557253"/>
      <w:r w:rsidRPr="00FB401A">
        <w:t>Принципы кодирования и нумерации</w:t>
      </w:r>
      <w:bookmarkEnd w:id="15972"/>
      <w:bookmarkEnd w:id="15973"/>
      <w:bookmarkEnd w:id="15974"/>
      <w:bookmarkEnd w:id="15975"/>
    </w:p>
    <w:p w14:paraId="35AF59DA" w14:textId="77777777" w:rsidR="00D153F5" w:rsidRDefault="00D153F5" w:rsidP="00F45D35">
      <w:pPr>
        <w:pStyle w:val="a9"/>
        <w:keepNext/>
        <w:spacing w:after="240" w:afterAutospacing="0" w:line="276" w:lineRule="auto"/>
        <w:ind w:firstLine="567"/>
        <w:jc w:val="left"/>
        <w:rPr>
          <w:rFonts w:ascii="Arial" w:eastAsiaTheme="majorEastAsia" w:hAnsi="Arial" w:cs="Arial"/>
        </w:rPr>
      </w:pPr>
      <w:r>
        <w:rPr>
          <w:rFonts w:ascii="Arial" w:eastAsiaTheme="majorEastAsia" w:hAnsi="Arial" w:cs="Arial"/>
        </w:rPr>
        <w:t>Типовые технологические операции нумеруются по порядку, диапазон номеров с 1000001 по 9999999.</w:t>
      </w:r>
    </w:p>
    <w:p w14:paraId="2316E0EE" w14:textId="77777777" w:rsidR="00D153F5" w:rsidRPr="00FC733B" w:rsidRDefault="00D153F5" w:rsidP="00197D54">
      <w:pPr>
        <w:pStyle w:val="3"/>
      </w:pPr>
      <w:bookmarkStart w:id="15976" w:name="_Toc521083932"/>
      <w:bookmarkStart w:id="15977" w:name="_Toc521341072"/>
      <w:bookmarkStart w:id="15978" w:name="_Toc521439592"/>
      <w:bookmarkStart w:id="15979" w:name="_Toc67557254"/>
      <w:r>
        <w:t>К</w:t>
      </w:r>
      <w:r w:rsidRPr="00FB401A">
        <w:t>лючевые параметры объекта</w:t>
      </w:r>
      <w:bookmarkEnd w:id="15976"/>
      <w:bookmarkEnd w:id="15977"/>
      <w:bookmarkEnd w:id="15978"/>
      <w:bookmarkEnd w:id="15979"/>
    </w:p>
    <w:p w14:paraId="3FBFD10B" w14:textId="77777777" w:rsidR="00D153F5" w:rsidRPr="0077741A" w:rsidRDefault="00D153F5" w:rsidP="00D153F5">
      <w:pPr>
        <w:spacing w:after="240" w:line="276" w:lineRule="auto"/>
        <w:ind w:firstLine="567"/>
        <w:rPr>
          <w:rFonts w:ascii="Arial" w:hAnsi="Arial" w:cs="Arial"/>
        </w:rPr>
        <w:sectPr w:rsidR="00D153F5" w:rsidRPr="0077741A" w:rsidSect="008D4E24">
          <w:headerReference w:type="default" r:id="rId148"/>
          <w:footerReference w:type="default" r:id="rId149"/>
          <w:headerReference w:type="first" r:id="rId150"/>
          <w:pgSz w:w="11907" w:h="16840" w:code="9"/>
          <w:pgMar w:top="1134" w:right="567" w:bottom="1134" w:left="1134" w:header="737" w:footer="283" w:gutter="0"/>
          <w:cols w:space="708"/>
          <w:docGrid w:linePitch="360"/>
        </w:sectPr>
      </w:pPr>
      <w:r w:rsidRPr="00FC733B">
        <w:rPr>
          <w:rFonts w:ascii="Arial" w:hAnsi="Arial" w:cs="Arial"/>
          <w:szCs w:val="24"/>
        </w:rPr>
        <w:t>Ключевым параметром объекта является VLSCH - ключ образца</w:t>
      </w:r>
      <w:r>
        <w:rPr>
          <w:rFonts w:ascii="Arial" w:hAnsi="Arial" w:cs="Arial"/>
        </w:rPr>
        <w:t>.</w:t>
      </w:r>
    </w:p>
    <w:p w14:paraId="3CC370E2" w14:textId="77777777" w:rsidR="00D153F5" w:rsidRPr="003F2961" w:rsidRDefault="00D153F5" w:rsidP="00197D54">
      <w:pPr>
        <w:pStyle w:val="3"/>
      </w:pPr>
      <w:bookmarkStart w:id="15980" w:name="_Toc521083933"/>
      <w:bookmarkStart w:id="15981" w:name="_Toc521341073"/>
      <w:bookmarkStart w:id="15982" w:name="_Toc521439593"/>
      <w:bookmarkStart w:id="15983" w:name="_Toc67557255"/>
      <w:r w:rsidRPr="003F2961">
        <w:lastRenderedPageBreak/>
        <w:t>Модель данных объекта</w:t>
      </w:r>
      <w:bookmarkEnd w:id="15980"/>
      <w:bookmarkEnd w:id="15981"/>
      <w:bookmarkEnd w:id="15982"/>
      <w:bookmarkEnd w:id="15983"/>
    </w:p>
    <w:p w14:paraId="30CE586F" w14:textId="2925C389" w:rsidR="00D153F5" w:rsidRPr="005C6043"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sidRPr="001D3E93">
        <w:rPr>
          <w:rFonts w:ascii="Arial" w:hAnsi="Arial"/>
          <w:b/>
          <w:sz w:val="22"/>
        </w:rPr>
        <w:t xml:space="preserve"> </w:t>
      </w:r>
      <w:r w:rsidR="002870F7">
        <w:rPr>
          <w:rFonts w:ascii="Arial" w:hAnsi="Arial" w:cs="Arial"/>
          <w:b/>
          <w:sz w:val="22"/>
        </w:rPr>
        <w:t>6</w:t>
      </w:r>
      <w:ins w:id="15984" w:author="Александр" w:date="2020-04-13T13:16:00Z">
        <w:r w:rsidR="00DA4FCC">
          <w:rPr>
            <w:rFonts w:ascii="Arial" w:hAnsi="Arial" w:cs="Arial"/>
            <w:b/>
            <w:sz w:val="22"/>
          </w:rPr>
          <w:t>5</w:t>
        </w:r>
      </w:ins>
      <w:del w:id="15985" w:author="Александр" w:date="2020-04-13T13:16:00Z">
        <w:r w:rsidR="00156F97" w:rsidDel="00870994">
          <w:rPr>
            <w:rFonts w:ascii="Arial" w:hAnsi="Arial" w:cs="Arial"/>
            <w:b/>
            <w:sz w:val="22"/>
          </w:rPr>
          <w:delText>0</w:delText>
        </w:r>
      </w:del>
      <w:r w:rsidRPr="00321205">
        <w:rPr>
          <w:rFonts w:ascii="Arial" w:hAnsi="Arial" w:cs="Arial"/>
          <w:b/>
          <w:sz w:val="22"/>
        </w:rPr>
        <w:t xml:space="preserve">. Модель данных </w:t>
      </w:r>
      <w:r>
        <w:rPr>
          <w:rFonts w:ascii="Arial" w:hAnsi="Arial" w:cs="Arial"/>
          <w:b/>
          <w:sz w:val="22"/>
          <w:lang w:val="en-US"/>
        </w:rPr>
        <w:t>PM</w:t>
      </w:r>
      <w:r w:rsidRPr="005C6043">
        <w:rPr>
          <w:rFonts w:ascii="Arial" w:hAnsi="Arial" w:cs="Arial"/>
          <w:b/>
          <w:sz w:val="22"/>
        </w:rPr>
        <w:t>_58 Типовые технологические операции ТОРО</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961"/>
        <w:gridCol w:w="1605"/>
        <w:gridCol w:w="2122"/>
        <w:gridCol w:w="1202"/>
        <w:gridCol w:w="1477"/>
        <w:gridCol w:w="1857"/>
        <w:gridCol w:w="1824"/>
        <w:gridCol w:w="1174"/>
        <w:gridCol w:w="1390"/>
        <w:gridCol w:w="1063"/>
      </w:tblGrid>
      <w:tr w:rsidR="00D153F5" w:rsidRPr="0086487D" w14:paraId="3A3AAAC2" w14:textId="77777777" w:rsidTr="00810A51">
        <w:trPr>
          <w:cantSplit/>
          <w:trHeight w:val="397"/>
        </w:trPr>
        <w:tc>
          <w:tcPr>
            <w:tcW w:w="146" w:type="pct"/>
            <w:vMerge w:val="restart"/>
            <w:shd w:val="clear" w:color="auto" w:fill="FFC000"/>
            <w:vAlign w:val="center"/>
          </w:tcPr>
          <w:p w14:paraId="772354FD" w14:textId="77777777" w:rsidR="00D153F5" w:rsidRPr="0086487D" w:rsidRDefault="00D153F5" w:rsidP="00D153F5">
            <w:pPr>
              <w:jc w:val="center"/>
              <w:rPr>
                <w:rFonts w:ascii="Arial" w:hAnsi="Arial" w:cs="Arial"/>
                <w:b/>
                <w:sz w:val="20"/>
              </w:rPr>
            </w:pPr>
            <w:r>
              <w:rPr>
                <w:rFonts w:ascii="Arial" w:hAnsi="Arial" w:cs="Arial"/>
                <w:b/>
                <w:sz w:val="20"/>
              </w:rPr>
              <w:t>№</w:t>
            </w:r>
          </w:p>
        </w:tc>
        <w:tc>
          <w:tcPr>
            <w:tcW w:w="321" w:type="pct"/>
            <w:vMerge w:val="restart"/>
            <w:shd w:val="clear" w:color="auto" w:fill="FFC000"/>
          </w:tcPr>
          <w:p w14:paraId="218076BB" w14:textId="77777777" w:rsidR="00D153F5" w:rsidRDefault="00D153F5" w:rsidP="00D153F5">
            <w:pPr>
              <w:jc w:val="center"/>
              <w:rPr>
                <w:rFonts w:ascii="Arial" w:hAnsi="Arial" w:cs="Arial"/>
                <w:b/>
                <w:sz w:val="20"/>
              </w:rPr>
            </w:pPr>
          </w:p>
          <w:p w14:paraId="5857B17C"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58" w:type="pct"/>
            <w:vMerge w:val="restart"/>
            <w:shd w:val="clear" w:color="auto" w:fill="FFC000"/>
            <w:vAlign w:val="center"/>
          </w:tcPr>
          <w:p w14:paraId="3740BBD0"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708" w:type="pct"/>
            <w:vMerge w:val="restart"/>
            <w:shd w:val="clear" w:color="auto" w:fill="FFC000"/>
            <w:vAlign w:val="center"/>
          </w:tcPr>
          <w:p w14:paraId="4971E544"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401" w:type="pct"/>
            <w:vMerge w:val="restart"/>
            <w:shd w:val="clear" w:color="auto" w:fill="FFC000"/>
            <w:vAlign w:val="center"/>
          </w:tcPr>
          <w:p w14:paraId="31753F37"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7A06EED4"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8" w:type="pct"/>
            <w:gridSpan w:val="2"/>
            <w:shd w:val="clear" w:color="auto" w:fill="FFC000"/>
          </w:tcPr>
          <w:p w14:paraId="770530A6"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1D285767"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2FADD114"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5D573EEF" w14:textId="77777777" w:rsidTr="00810A51">
        <w:trPr>
          <w:cantSplit/>
        </w:trPr>
        <w:tc>
          <w:tcPr>
            <w:tcW w:w="146" w:type="pct"/>
            <w:vMerge/>
            <w:vAlign w:val="center"/>
          </w:tcPr>
          <w:p w14:paraId="77B59AAE" w14:textId="77777777" w:rsidR="00D153F5" w:rsidRPr="0086487D" w:rsidRDefault="00D153F5" w:rsidP="00D153F5">
            <w:pPr>
              <w:jc w:val="center"/>
              <w:rPr>
                <w:rFonts w:ascii="Arial" w:hAnsi="Arial" w:cs="Arial"/>
                <w:sz w:val="20"/>
              </w:rPr>
            </w:pPr>
          </w:p>
        </w:tc>
        <w:tc>
          <w:tcPr>
            <w:tcW w:w="321" w:type="pct"/>
            <w:vMerge/>
          </w:tcPr>
          <w:p w14:paraId="0CFC0CFC" w14:textId="77777777" w:rsidR="00D153F5" w:rsidRPr="0086487D" w:rsidRDefault="00D153F5" w:rsidP="00D153F5">
            <w:pPr>
              <w:jc w:val="center"/>
              <w:rPr>
                <w:rFonts w:ascii="Arial" w:hAnsi="Arial" w:cs="Arial"/>
                <w:sz w:val="20"/>
              </w:rPr>
            </w:pPr>
          </w:p>
        </w:tc>
        <w:tc>
          <w:tcPr>
            <w:tcW w:w="558" w:type="pct"/>
            <w:vMerge/>
            <w:vAlign w:val="center"/>
          </w:tcPr>
          <w:p w14:paraId="3C8AD81E" w14:textId="77777777" w:rsidR="00D153F5" w:rsidRPr="0086487D" w:rsidRDefault="00D153F5" w:rsidP="00D153F5">
            <w:pPr>
              <w:jc w:val="center"/>
              <w:rPr>
                <w:rFonts w:ascii="Arial" w:hAnsi="Arial" w:cs="Arial"/>
                <w:sz w:val="20"/>
              </w:rPr>
            </w:pPr>
          </w:p>
        </w:tc>
        <w:tc>
          <w:tcPr>
            <w:tcW w:w="708" w:type="pct"/>
            <w:vMerge/>
            <w:vAlign w:val="center"/>
          </w:tcPr>
          <w:p w14:paraId="3591D60F" w14:textId="77777777" w:rsidR="00D153F5" w:rsidRPr="0086487D" w:rsidRDefault="00D153F5" w:rsidP="00D153F5">
            <w:pPr>
              <w:jc w:val="center"/>
              <w:rPr>
                <w:rFonts w:ascii="Arial" w:hAnsi="Arial" w:cs="Arial"/>
                <w:sz w:val="20"/>
              </w:rPr>
            </w:pPr>
          </w:p>
        </w:tc>
        <w:tc>
          <w:tcPr>
            <w:tcW w:w="401" w:type="pct"/>
            <w:vMerge/>
            <w:vAlign w:val="center"/>
          </w:tcPr>
          <w:p w14:paraId="36CDCB27" w14:textId="77777777" w:rsidR="00D153F5" w:rsidRPr="0086487D" w:rsidRDefault="00D153F5" w:rsidP="00D153F5">
            <w:pPr>
              <w:jc w:val="center"/>
              <w:rPr>
                <w:rFonts w:ascii="Arial" w:hAnsi="Arial" w:cs="Arial"/>
                <w:sz w:val="20"/>
              </w:rPr>
            </w:pPr>
          </w:p>
        </w:tc>
        <w:tc>
          <w:tcPr>
            <w:tcW w:w="493" w:type="pct"/>
            <w:vMerge/>
            <w:vAlign w:val="center"/>
          </w:tcPr>
          <w:p w14:paraId="0FF75882"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1F0B35B1"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0C177F33"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7C778E55"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119C45AC"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33299574" w14:textId="77777777" w:rsidR="00D153F5" w:rsidRPr="00675CA3" w:rsidRDefault="00D153F5" w:rsidP="00D153F5">
            <w:pPr>
              <w:jc w:val="center"/>
              <w:rPr>
                <w:rFonts w:ascii="Arial" w:hAnsi="Arial" w:cs="Arial"/>
                <w:b/>
                <w:sz w:val="20"/>
              </w:rPr>
            </w:pPr>
          </w:p>
        </w:tc>
      </w:tr>
      <w:tr w:rsidR="00D153F5" w:rsidRPr="0086487D" w14:paraId="70F86E0F" w14:textId="77777777" w:rsidTr="00810A51">
        <w:trPr>
          <w:cantSplit/>
        </w:trPr>
        <w:tc>
          <w:tcPr>
            <w:tcW w:w="146" w:type="pct"/>
          </w:tcPr>
          <w:p w14:paraId="2499FCAD" w14:textId="77777777" w:rsidR="00D153F5" w:rsidRDefault="00D153F5" w:rsidP="00D153F5">
            <w:pPr>
              <w:rPr>
                <w:rFonts w:ascii="Arial" w:hAnsi="Arial" w:cs="Arial"/>
                <w:sz w:val="20"/>
              </w:rPr>
            </w:pPr>
            <w:r>
              <w:rPr>
                <w:rFonts w:ascii="Arial" w:hAnsi="Arial" w:cs="Arial"/>
                <w:sz w:val="20"/>
              </w:rPr>
              <w:t>1.</w:t>
            </w:r>
          </w:p>
        </w:tc>
        <w:tc>
          <w:tcPr>
            <w:tcW w:w="321" w:type="pct"/>
          </w:tcPr>
          <w:p w14:paraId="427F2E7F" w14:textId="47A94E15" w:rsidR="00D153F5" w:rsidRDefault="000E3C42" w:rsidP="00D153F5">
            <w:pPr>
              <w:jc w:val="left"/>
              <w:rPr>
                <w:rFonts w:ascii="Arial" w:hAnsi="Arial" w:cs="Arial"/>
                <w:sz w:val="20"/>
              </w:rPr>
            </w:pPr>
            <w:r>
              <w:rPr>
                <w:rFonts w:ascii="Arial" w:hAnsi="Arial" w:cs="Arial"/>
                <w:sz w:val="20"/>
              </w:rPr>
              <w:t>-</w:t>
            </w:r>
          </w:p>
        </w:tc>
        <w:tc>
          <w:tcPr>
            <w:tcW w:w="558" w:type="pct"/>
          </w:tcPr>
          <w:p w14:paraId="24279A13" w14:textId="77777777" w:rsidR="00D153F5" w:rsidRPr="005C6043" w:rsidRDefault="00D153F5" w:rsidP="00D153F5">
            <w:pPr>
              <w:jc w:val="left"/>
              <w:rPr>
                <w:rFonts w:ascii="Arial" w:hAnsi="Arial" w:cs="Arial"/>
                <w:sz w:val="20"/>
              </w:rPr>
            </w:pPr>
            <w:r>
              <w:rPr>
                <w:rFonts w:ascii="Arial" w:hAnsi="Arial" w:cs="Arial"/>
                <w:sz w:val="20"/>
              </w:rPr>
              <w:t>Ключ образца</w:t>
            </w:r>
          </w:p>
        </w:tc>
        <w:tc>
          <w:tcPr>
            <w:tcW w:w="708" w:type="pct"/>
          </w:tcPr>
          <w:p w14:paraId="1E4E9FE0" w14:textId="77777777" w:rsidR="00D153F5" w:rsidRDefault="00D153F5" w:rsidP="00D153F5">
            <w:pPr>
              <w:jc w:val="left"/>
              <w:rPr>
                <w:rFonts w:ascii="Arial" w:hAnsi="Arial" w:cs="Arial"/>
                <w:sz w:val="20"/>
              </w:rPr>
            </w:pPr>
            <w:r>
              <w:rPr>
                <w:rFonts w:ascii="Arial" w:hAnsi="Arial" w:cs="Arial"/>
                <w:sz w:val="20"/>
              </w:rPr>
              <w:t>Код, идентифицирующий текст часто повторяющихся операций</w:t>
            </w:r>
          </w:p>
        </w:tc>
        <w:tc>
          <w:tcPr>
            <w:tcW w:w="401" w:type="pct"/>
          </w:tcPr>
          <w:p w14:paraId="4958071A" w14:textId="77777777" w:rsidR="00D153F5" w:rsidRPr="002211F6" w:rsidRDefault="00D153F5" w:rsidP="00D153F5">
            <w:pPr>
              <w:jc w:val="center"/>
              <w:rPr>
                <w:rFonts w:ascii="Arial" w:hAnsi="Arial" w:cs="Arial"/>
                <w:sz w:val="20"/>
                <w:lang w:val="en-US"/>
              </w:rPr>
            </w:pPr>
            <w:r>
              <w:rPr>
                <w:rFonts w:ascii="Arial" w:hAnsi="Arial" w:cs="Arial"/>
                <w:sz w:val="20"/>
                <w:lang w:val="en-US"/>
              </w:rPr>
              <w:t>CHAR, 7</w:t>
            </w:r>
          </w:p>
        </w:tc>
        <w:tc>
          <w:tcPr>
            <w:tcW w:w="493" w:type="pct"/>
          </w:tcPr>
          <w:p w14:paraId="51154929" w14:textId="77777777" w:rsidR="00D153F5" w:rsidRPr="0086487D" w:rsidRDefault="00D153F5" w:rsidP="00D153F5">
            <w:pPr>
              <w:jc w:val="center"/>
              <w:rPr>
                <w:rFonts w:ascii="Arial" w:hAnsi="Arial" w:cs="Arial"/>
                <w:sz w:val="20"/>
              </w:rPr>
            </w:pPr>
            <w:r w:rsidRPr="00D00F23">
              <w:rPr>
                <w:rFonts w:ascii="Arial" w:hAnsi="Arial" w:cs="Arial"/>
                <w:sz w:val="20"/>
              </w:rPr>
              <w:t>T435</w:t>
            </w:r>
            <w:r>
              <w:rPr>
                <w:rFonts w:ascii="Arial" w:hAnsi="Arial" w:cs="Arial"/>
                <w:sz w:val="20"/>
              </w:rPr>
              <w:t>-</w:t>
            </w:r>
            <w:r w:rsidRPr="002211F6">
              <w:rPr>
                <w:rFonts w:ascii="Arial" w:hAnsi="Arial" w:cs="Arial"/>
                <w:sz w:val="20"/>
              </w:rPr>
              <w:t>VLSCH</w:t>
            </w:r>
          </w:p>
        </w:tc>
        <w:tc>
          <w:tcPr>
            <w:tcW w:w="620" w:type="pct"/>
          </w:tcPr>
          <w:p w14:paraId="38A48622" w14:textId="77777777" w:rsidR="00D153F5" w:rsidRPr="002211F6" w:rsidRDefault="00D153F5" w:rsidP="00D153F5">
            <w:pPr>
              <w:jc w:val="center"/>
              <w:rPr>
                <w:rFonts w:ascii="Arial" w:hAnsi="Arial" w:cs="Arial"/>
                <w:sz w:val="20"/>
                <w:lang w:val="en-US"/>
              </w:rPr>
            </w:pPr>
            <w:r>
              <w:rPr>
                <w:rFonts w:ascii="Arial" w:hAnsi="Arial" w:cs="Arial"/>
                <w:sz w:val="20"/>
                <w:lang w:val="en-US"/>
              </w:rPr>
              <w:t>X</w:t>
            </w:r>
          </w:p>
        </w:tc>
        <w:tc>
          <w:tcPr>
            <w:tcW w:w="609" w:type="pct"/>
          </w:tcPr>
          <w:p w14:paraId="1ABA90D5" w14:textId="55D90854" w:rsidR="00D153F5" w:rsidRPr="0086487D" w:rsidRDefault="000E3C42" w:rsidP="00D153F5">
            <w:pPr>
              <w:jc w:val="center"/>
              <w:rPr>
                <w:rFonts w:ascii="Arial" w:hAnsi="Arial" w:cs="Arial"/>
                <w:sz w:val="20"/>
              </w:rPr>
            </w:pPr>
            <w:r>
              <w:rPr>
                <w:rFonts w:ascii="Arial" w:hAnsi="Arial" w:cs="Arial"/>
                <w:sz w:val="20"/>
              </w:rPr>
              <w:t>Для всех объектов</w:t>
            </w:r>
          </w:p>
        </w:tc>
        <w:tc>
          <w:tcPr>
            <w:tcW w:w="392" w:type="pct"/>
          </w:tcPr>
          <w:p w14:paraId="025303FD" w14:textId="51460664" w:rsidR="00D153F5" w:rsidRPr="0086487D" w:rsidRDefault="000E3C42" w:rsidP="00D153F5">
            <w:pPr>
              <w:jc w:val="center"/>
              <w:rPr>
                <w:rFonts w:ascii="Arial" w:hAnsi="Arial" w:cs="Arial"/>
                <w:sz w:val="20"/>
              </w:rPr>
            </w:pPr>
            <w:r>
              <w:rPr>
                <w:rFonts w:ascii="Arial" w:hAnsi="Arial" w:cs="Arial"/>
                <w:sz w:val="20"/>
              </w:rPr>
              <w:t>-</w:t>
            </w:r>
          </w:p>
        </w:tc>
        <w:tc>
          <w:tcPr>
            <w:tcW w:w="398" w:type="pct"/>
          </w:tcPr>
          <w:p w14:paraId="45CCB4C3" w14:textId="705D95BA" w:rsidR="00D153F5" w:rsidRPr="0086487D" w:rsidRDefault="000E3C42" w:rsidP="00D153F5">
            <w:pPr>
              <w:jc w:val="center"/>
              <w:rPr>
                <w:rFonts w:ascii="Arial" w:hAnsi="Arial" w:cs="Arial"/>
                <w:sz w:val="20"/>
              </w:rPr>
            </w:pPr>
            <w:r>
              <w:rPr>
                <w:rFonts w:ascii="Arial" w:hAnsi="Arial" w:cs="Arial"/>
                <w:sz w:val="20"/>
              </w:rPr>
              <w:t>-</w:t>
            </w:r>
          </w:p>
        </w:tc>
        <w:tc>
          <w:tcPr>
            <w:tcW w:w="355" w:type="pct"/>
          </w:tcPr>
          <w:p w14:paraId="593F6AFE" w14:textId="77777777" w:rsidR="00D153F5"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4FA2BBC7" w14:textId="77777777" w:rsidTr="00810A51">
        <w:trPr>
          <w:cantSplit/>
        </w:trPr>
        <w:tc>
          <w:tcPr>
            <w:tcW w:w="146" w:type="pct"/>
          </w:tcPr>
          <w:p w14:paraId="05A322D9" w14:textId="77777777" w:rsidR="00D153F5" w:rsidRDefault="00D153F5" w:rsidP="00D153F5">
            <w:pPr>
              <w:rPr>
                <w:rFonts w:ascii="Arial" w:hAnsi="Arial" w:cs="Arial"/>
                <w:sz w:val="20"/>
              </w:rPr>
            </w:pPr>
            <w:r>
              <w:rPr>
                <w:rFonts w:ascii="Arial" w:hAnsi="Arial" w:cs="Arial"/>
                <w:sz w:val="20"/>
              </w:rPr>
              <w:t>2.</w:t>
            </w:r>
          </w:p>
        </w:tc>
        <w:tc>
          <w:tcPr>
            <w:tcW w:w="321" w:type="pct"/>
          </w:tcPr>
          <w:p w14:paraId="5E7C99CD" w14:textId="45254DAD" w:rsidR="00D153F5" w:rsidRDefault="000E3C42" w:rsidP="00D153F5">
            <w:pPr>
              <w:jc w:val="left"/>
              <w:rPr>
                <w:rFonts w:ascii="Arial" w:hAnsi="Arial" w:cs="Arial"/>
                <w:sz w:val="20"/>
              </w:rPr>
            </w:pPr>
            <w:r>
              <w:rPr>
                <w:rFonts w:ascii="Arial" w:hAnsi="Arial" w:cs="Arial"/>
                <w:sz w:val="20"/>
              </w:rPr>
              <w:t>-</w:t>
            </w:r>
          </w:p>
        </w:tc>
        <w:tc>
          <w:tcPr>
            <w:tcW w:w="558" w:type="pct"/>
          </w:tcPr>
          <w:p w14:paraId="6D252570" w14:textId="77777777" w:rsidR="00D153F5" w:rsidRPr="005C6043" w:rsidRDefault="00D153F5" w:rsidP="00D153F5">
            <w:pPr>
              <w:jc w:val="left"/>
              <w:rPr>
                <w:rFonts w:ascii="Arial" w:hAnsi="Arial" w:cs="Arial"/>
                <w:sz w:val="20"/>
              </w:rPr>
            </w:pPr>
            <w:r>
              <w:rPr>
                <w:rFonts w:ascii="Arial" w:hAnsi="Arial" w:cs="Arial"/>
                <w:sz w:val="20"/>
              </w:rPr>
              <w:t>Наименование</w:t>
            </w:r>
          </w:p>
        </w:tc>
        <w:tc>
          <w:tcPr>
            <w:tcW w:w="708" w:type="pct"/>
          </w:tcPr>
          <w:p w14:paraId="451A1CF8" w14:textId="77777777" w:rsidR="00D153F5" w:rsidRDefault="00D153F5" w:rsidP="00D153F5">
            <w:pPr>
              <w:rPr>
                <w:rFonts w:ascii="Arial" w:hAnsi="Arial" w:cs="Arial"/>
                <w:sz w:val="20"/>
              </w:rPr>
            </w:pPr>
            <w:r>
              <w:rPr>
                <w:rFonts w:ascii="Arial" w:hAnsi="Arial" w:cs="Arial"/>
                <w:sz w:val="20"/>
              </w:rPr>
              <w:t>Наименование ключа образца</w:t>
            </w:r>
          </w:p>
        </w:tc>
        <w:tc>
          <w:tcPr>
            <w:tcW w:w="401" w:type="pct"/>
          </w:tcPr>
          <w:p w14:paraId="15D6237F" w14:textId="77777777" w:rsidR="00D153F5" w:rsidRPr="002211F6" w:rsidRDefault="00D153F5" w:rsidP="00D153F5">
            <w:pPr>
              <w:jc w:val="center"/>
              <w:rPr>
                <w:rFonts w:ascii="Arial" w:hAnsi="Arial" w:cs="Arial"/>
                <w:sz w:val="20"/>
              </w:rPr>
            </w:pPr>
            <w:r>
              <w:rPr>
                <w:rFonts w:ascii="Arial" w:hAnsi="Arial" w:cs="Arial"/>
                <w:sz w:val="20"/>
                <w:lang w:val="en-US"/>
              </w:rPr>
              <w:t>CHAR, 40</w:t>
            </w:r>
          </w:p>
        </w:tc>
        <w:tc>
          <w:tcPr>
            <w:tcW w:w="493" w:type="pct"/>
          </w:tcPr>
          <w:p w14:paraId="531C8AF7" w14:textId="77777777" w:rsidR="00D153F5" w:rsidRPr="0086487D" w:rsidRDefault="00D153F5" w:rsidP="00D153F5">
            <w:pPr>
              <w:jc w:val="center"/>
              <w:rPr>
                <w:rFonts w:ascii="Arial" w:hAnsi="Arial" w:cs="Arial"/>
                <w:sz w:val="20"/>
              </w:rPr>
            </w:pPr>
            <w:r w:rsidRPr="00D00F23">
              <w:rPr>
                <w:rFonts w:ascii="Arial" w:hAnsi="Arial" w:cs="Arial"/>
                <w:sz w:val="20"/>
              </w:rPr>
              <w:t>T435T</w:t>
            </w:r>
            <w:r>
              <w:rPr>
                <w:rFonts w:ascii="Arial" w:hAnsi="Arial" w:cs="Arial"/>
                <w:sz w:val="20"/>
              </w:rPr>
              <w:t>-</w:t>
            </w:r>
            <w:r w:rsidRPr="002211F6">
              <w:rPr>
                <w:rFonts w:ascii="Arial" w:hAnsi="Arial" w:cs="Arial"/>
                <w:sz w:val="20"/>
              </w:rPr>
              <w:t>TXT</w:t>
            </w:r>
          </w:p>
        </w:tc>
        <w:tc>
          <w:tcPr>
            <w:tcW w:w="620" w:type="pct"/>
          </w:tcPr>
          <w:p w14:paraId="090BF8AE" w14:textId="02215716" w:rsidR="00D153F5" w:rsidRPr="0086487D" w:rsidRDefault="000E3C42" w:rsidP="00D153F5">
            <w:pPr>
              <w:jc w:val="center"/>
              <w:rPr>
                <w:rFonts w:ascii="Arial" w:hAnsi="Arial" w:cs="Arial"/>
                <w:sz w:val="20"/>
              </w:rPr>
            </w:pPr>
            <w:r>
              <w:rPr>
                <w:rFonts w:ascii="Arial" w:hAnsi="Arial" w:cs="Arial"/>
                <w:sz w:val="20"/>
              </w:rPr>
              <w:t>-</w:t>
            </w:r>
          </w:p>
        </w:tc>
        <w:tc>
          <w:tcPr>
            <w:tcW w:w="609" w:type="pct"/>
          </w:tcPr>
          <w:p w14:paraId="2B4FE19C" w14:textId="2E00D0F8" w:rsidR="00D153F5" w:rsidRPr="0086487D" w:rsidRDefault="000E3C42" w:rsidP="00D153F5">
            <w:pPr>
              <w:jc w:val="center"/>
              <w:rPr>
                <w:rFonts w:ascii="Arial" w:hAnsi="Arial" w:cs="Arial"/>
                <w:sz w:val="20"/>
              </w:rPr>
            </w:pPr>
            <w:r>
              <w:rPr>
                <w:rFonts w:ascii="Arial" w:hAnsi="Arial" w:cs="Arial"/>
                <w:sz w:val="20"/>
              </w:rPr>
              <w:t>-</w:t>
            </w:r>
          </w:p>
        </w:tc>
        <w:tc>
          <w:tcPr>
            <w:tcW w:w="392" w:type="pct"/>
          </w:tcPr>
          <w:p w14:paraId="328EF291" w14:textId="2842536E" w:rsidR="00D153F5" w:rsidRPr="0086487D" w:rsidRDefault="000E3C42" w:rsidP="00D153F5">
            <w:pPr>
              <w:jc w:val="center"/>
              <w:rPr>
                <w:rFonts w:ascii="Arial" w:hAnsi="Arial" w:cs="Arial"/>
                <w:sz w:val="20"/>
              </w:rPr>
            </w:pPr>
            <w:r>
              <w:rPr>
                <w:rFonts w:ascii="Arial" w:hAnsi="Arial" w:cs="Arial"/>
                <w:sz w:val="20"/>
              </w:rPr>
              <w:t>-</w:t>
            </w:r>
          </w:p>
        </w:tc>
        <w:tc>
          <w:tcPr>
            <w:tcW w:w="398" w:type="pct"/>
          </w:tcPr>
          <w:p w14:paraId="30FC76CC" w14:textId="0670140E" w:rsidR="00D153F5" w:rsidRPr="0086487D" w:rsidRDefault="000E3C42" w:rsidP="00D153F5">
            <w:pPr>
              <w:jc w:val="center"/>
              <w:rPr>
                <w:rFonts w:ascii="Arial" w:hAnsi="Arial" w:cs="Arial"/>
                <w:sz w:val="20"/>
              </w:rPr>
            </w:pPr>
            <w:r>
              <w:rPr>
                <w:rFonts w:ascii="Arial" w:hAnsi="Arial" w:cs="Arial"/>
                <w:sz w:val="20"/>
              </w:rPr>
              <w:t>-</w:t>
            </w:r>
          </w:p>
        </w:tc>
        <w:tc>
          <w:tcPr>
            <w:tcW w:w="355" w:type="pct"/>
          </w:tcPr>
          <w:p w14:paraId="60664CF2" w14:textId="77777777" w:rsidR="00D153F5" w:rsidRDefault="00D153F5" w:rsidP="00D153F5">
            <w:pPr>
              <w:jc w:val="center"/>
              <w:rPr>
                <w:rFonts w:ascii="Arial" w:hAnsi="Arial" w:cs="Arial"/>
                <w:sz w:val="20"/>
                <w:lang w:val="en-US"/>
              </w:rPr>
            </w:pPr>
            <w:r>
              <w:rPr>
                <w:rFonts w:ascii="Arial" w:hAnsi="Arial" w:cs="Arial"/>
                <w:sz w:val="20"/>
                <w:lang w:val="en-US"/>
              </w:rPr>
              <w:t>SAP</w:t>
            </w:r>
          </w:p>
        </w:tc>
      </w:tr>
      <w:tr w:rsidR="00D153F5" w:rsidRPr="0086487D" w14:paraId="3D005D6F" w14:textId="77777777" w:rsidTr="00810A51">
        <w:trPr>
          <w:cantSplit/>
        </w:trPr>
        <w:tc>
          <w:tcPr>
            <w:tcW w:w="146" w:type="pct"/>
          </w:tcPr>
          <w:p w14:paraId="310A8F4B" w14:textId="77777777" w:rsidR="00D153F5" w:rsidRDefault="00D153F5" w:rsidP="00D153F5">
            <w:pPr>
              <w:rPr>
                <w:rFonts w:ascii="Arial" w:hAnsi="Arial" w:cs="Arial"/>
                <w:sz w:val="20"/>
              </w:rPr>
            </w:pPr>
            <w:r>
              <w:rPr>
                <w:rFonts w:ascii="Arial" w:hAnsi="Arial" w:cs="Arial"/>
                <w:sz w:val="20"/>
              </w:rPr>
              <w:t>3.</w:t>
            </w:r>
          </w:p>
        </w:tc>
        <w:tc>
          <w:tcPr>
            <w:tcW w:w="321" w:type="pct"/>
          </w:tcPr>
          <w:p w14:paraId="7D280D74" w14:textId="4321BBB7" w:rsidR="00D153F5" w:rsidRDefault="000E3C42" w:rsidP="00D153F5">
            <w:pPr>
              <w:jc w:val="left"/>
              <w:rPr>
                <w:rFonts w:ascii="Arial" w:hAnsi="Arial" w:cs="Arial"/>
                <w:sz w:val="20"/>
              </w:rPr>
            </w:pPr>
            <w:r>
              <w:rPr>
                <w:rFonts w:ascii="Arial" w:hAnsi="Arial" w:cs="Arial"/>
                <w:sz w:val="20"/>
              </w:rPr>
              <w:t>-</w:t>
            </w:r>
          </w:p>
        </w:tc>
        <w:tc>
          <w:tcPr>
            <w:tcW w:w="558" w:type="pct"/>
          </w:tcPr>
          <w:p w14:paraId="049919D9" w14:textId="77777777" w:rsidR="00D153F5" w:rsidRDefault="00D153F5" w:rsidP="00D153F5">
            <w:pPr>
              <w:jc w:val="left"/>
              <w:rPr>
                <w:rFonts w:ascii="Arial" w:hAnsi="Arial" w:cs="Arial"/>
                <w:sz w:val="20"/>
              </w:rPr>
            </w:pPr>
            <w:r>
              <w:rPr>
                <w:rFonts w:ascii="Arial" w:hAnsi="Arial" w:cs="Arial"/>
                <w:sz w:val="20"/>
              </w:rPr>
              <w:t>Язык</w:t>
            </w:r>
          </w:p>
        </w:tc>
        <w:tc>
          <w:tcPr>
            <w:tcW w:w="708" w:type="pct"/>
          </w:tcPr>
          <w:p w14:paraId="0081534E" w14:textId="4B3A72F0" w:rsidR="00D153F5" w:rsidRDefault="00972D19" w:rsidP="00972D19">
            <w:pPr>
              <w:jc w:val="left"/>
              <w:rPr>
                <w:rFonts w:ascii="Arial" w:hAnsi="Arial" w:cs="Arial"/>
                <w:sz w:val="20"/>
              </w:rPr>
            </w:pPr>
            <w:r>
              <w:rPr>
                <w:rFonts w:ascii="Arial" w:hAnsi="Arial" w:cs="Arial"/>
                <w:sz w:val="20"/>
                <w:lang w:val="en-US"/>
              </w:rPr>
              <w:t>CROSS</w:t>
            </w:r>
            <w:r w:rsidRPr="00972D19">
              <w:rPr>
                <w:rFonts w:ascii="Arial" w:hAnsi="Arial" w:cs="Arial"/>
                <w:sz w:val="20"/>
              </w:rPr>
              <w:t xml:space="preserve">_19. </w:t>
            </w:r>
            <w:r w:rsidR="00D153F5">
              <w:rPr>
                <w:rFonts w:ascii="Arial" w:hAnsi="Arial" w:cs="Arial"/>
                <w:sz w:val="20"/>
              </w:rPr>
              <w:t>Код языка</w:t>
            </w:r>
          </w:p>
        </w:tc>
        <w:tc>
          <w:tcPr>
            <w:tcW w:w="401" w:type="pct"/>
          </w:tcPr>
          <w:p w14:paraId="7C659706" w14:textId="77777777" w:rsidR="00D153F5" w:rsidRPr="00972D19" w:rsidRDefault="00D153F5" w:rsidP="00D153F5">
            <w:pPr>
              <w:jc w:val="center"/>
              <w:rPr>
                <w:rFonts w:ascii="Arial" w:hAnsi="Arial" w:cs="Arial"/>
                <w:sz w:val="20"/>
              </w:rPr>
            </w:pPr>
            <w:r>
              <w:rPr>
                <w:rFonts w:ascii="Arial" w:hAnsi="Arial" w:cs="Arial"/>
                <w:sz w:val="20"/>
                <w:lang w:val="en-US"/>
              </w:rPr>
              <w:t>LANG</w:t>
            </w:r>
            <w:r w:rsidRPr="00972D19">
              <w:rPr>
                <w:rFonts w:ascii="Arial" w:hAnsi="Arial" w:cs="Arial"/>
                <w:sz w:val="20"/>
              </w:rPr>
              <w:t>, 1</w:t>
            </w:r>
          </w:p>
        </w:tc>
        <w:tc>
          <w:tcPr>
            <w:tcW w:w="493" w:type="pct"/>
          </w:tcPr>
          <w:p w14:paraId="605FAA27" w14:textId="77777777" w:rsidR="00D153F5" w:rsidRPr="00972D19" w:rsidRDefault="00D153F5" w:rsidP="00D153F5">
            <w:pPr>
              <w:jc w:val="center"/>
              <w:rPr>
                <w:rFonts w:ascii="Arial" w:hAnsi="Arial" w:cs="Arial"/>
                <w:sz w:val="20"/>
              </w:rPr>
            </w:pPr>
            <w:r>
              <w:rPr>
                <w:rFonts w:ascii="Arial" w:hAnsi="Arial" w:cs="Arial"/>
                <w:sz w:val="20"/>
                <w:lang w:val="en-US"/>
              </w:rPr>
              <w:t>T</w:t>
            </w:r>
            <w:r w:rsidRPr="00972D19">
              <w:rPr>
                <w:rFonts w:ascii="Arial" w:hAnsi="Arial" w:cs="Arial"/>
                <w:sz w:val="20"/>
              </w:rPr>
              <w:t>435</w:t>
            </w:r>
            <w:r>
              <w:rPr>
                <w:rFonts w:ascii="Arial" w:hAnsi="Arial" w:cs="Arial"/>
                <w:sz w:val="20"/>
                <w:lang w:val="en-US"/>
              </w:rPr>
              <w:t>T</w:t>
            </w:r>
            <w:r w:rsidRPr="00972D19">
              <w:rPr>
                <w:rFonts w:ascii="Arial" w:hAnsi="Arial" w:cs="Arial"/>
                <w:sz w:val="20"/>
              </w:rPr>
              <w:t>-</w:t>
            </w:r>
            <w:r>
              <w:rPr>
                <w:rFonts w:ascii="Arial" w:hAnsi="Arial" w:cs="Arial"/>
                <w:sz w:val="20"/>
                <w:lang w:val="en-US"/>
              </w:rPr>
              <w:t>SPRAS</w:t>
            </w:r>
          </w:p>
        </w:tc>
        <w:tc>
          <w:tcPr>
            <w:tcW w:w="620" w:type="pct"/>
          </w:tcPr>
          <w:p w14:paraId="510F91FA" w14:textId="54168EEE" w:rsidR="00D153F5" w:rsidRPr="0086487D" w:rsidRDefault="000E3C42" w:rsidP="00D153F5">
            <w:pPr>
              <w:jc w:val="center"/>
              <w:rPr>
                <w:rFonts w:ascii="Arial" w:hAnsi="Arial" w:cs="Arial"/>
                <w:sz w:val="20"/>
              </w:rPr>
            </w:pPr>
            <w:r>
              <w:rPr>
                <w:rFonts w:ascii="Arial" w:hAnsi="Arial" w:cs="Arial"/>
                <w:sz w:val="20"/>
              </w:rPr>
              <w:t>-</w:t>
            </w:r>
          </w:p>
        </w:tc>
        <w:tc>
          <w:tcPr>
            <w:tcW w:w="609" w:type="pct"/>
          </w:tcPr>
          <w:p w14:paraId="5D600EAB" w14:textId="2BAC8131" w:rsidR="00D153F5" w:rsidRPr="0086487D" w:rsidRDefault="000E3C42" w:rsidP="00D153F5">
            <w:pPr>
              <w:jc w:val="center"/>
              <w:rPr>
                <w:rFonts w:ascii="Arial" w:hAnsi="Arial" w:cs="Arial"/>
                <w:sz w:val="20"/>
              </w:rPr>
            </w:pPr>
            <w:r>
              <w:rPr>
                <w:rFonts w:ascii="Arial" w:hAnsi="Arial" w:cs="Arial"/>
                <w:sz w:val="20"/>
              </w:rPr>
              <w:t>-</w:t>
            </w:r>
          </w:p>
        </w:tc>
        <w:tc>
          <w:tcPr>
            <w:tcW w:w="392" w:type="pct"/>
          </w:tcPr>
          <w:p w14:paraId="491F90B6" w14:textId="13875D09" w:rsidR="00D153F5" w:rsidRPr="0086487D" w:rsidRDefault="000E3C42" w:rsidP="00D153F5">
            <w:pPr>
              <w:jc w:val="center"/>
              <w:rPr>
                <w:rFonts w:ascii="Arial" w:hAnsi="Arial" w:cs="Arial"/>
                <w:sz w:val="20"/>
              </w:rPr>
            </w:pPr>
            <w:r>
              <w:rPr>
                <w:rFonts w:ascii="Arial" w:hAnsi="Arial" w:cs="Arial"/>
                <w:sz w:val="20"/>
              </w:rPr>
              <w:t>-</w:t>
            </w:r>
          </w:p>
        </w:tc>
        <w:tc>
          <w:tcPr>
            <w:tcW w:w="398" w:type="pct"/>
          </w:tcPr>
          <w:p w14:paraId="5AFF60BF" w14:textId="0ED12842" w:rsidR="00D153F5" w:rsidRPr="0086487D" w:rsidRDefault="00972D19" w:rsidP="00D153F5">
            <w:pPr>
              <w:jc w:val="center"/>
              <w:rPr>
                <w:rFonts w:ascii="Arial" w:hAnsi="Arial" w:cs="Arial"/>
                <w:sz w:val="20"/>
              </w:rPr>
            </w:pPr>
            <w:r>
              <w:rPr>
                <w:rFonts w:ascii="Arial" w:hAnsi="Arial" w:cs="Arial"/>
                <w:sz w:val="20"/>
              </w:rPr>
              <w:t>Выбор из справочника</w:t>
            </w:r>
          </w:p>
        </w:tc>
        <w:tc>
          <w:tcPr>
            <w:tcW w:w="355" w:type="pct"/>
          </w:tcPr>
          <w:p w14:paraId="122F55EF" w14:textId="77777777" w:rsidR="00D153F5" w:rsidRPr="00972D19" w:rsidRDefault="00D153F5" w:rsidP="00D153F5">
            <w:pPr>
              <w:jc w:val="center"/>
              <w:rPr>
                <w:rFonts w:ascii="Arial" w:hAnsi="Arial" w:cs="Arial"/>
                <w:sz w:val="20"/>
              </w:rPr>
            </w:pPr>
            <w:r>
              <w:rPr>
                <w:rFonts w:ascii="Arial" w:hAnsi="Arial" w:cs="Arial"/>
                <w:sz w:val="20"/>
                <w:lang w:val="en-US"/>
              </w:rPr>
              <w:t>SAP</w:t>
            </w:r>
          </w:p>
        </w:tc>
      </w:tr>
      <w:tr w:rsidR="00D153F5" w:rsidRPr="0086487D" w14:paraId="66B02756" w14:textId="77777777" w:rsidTr="00810A51">
        <w:trPr>
          <w:cantSplit/>
        </w:trPr>
        <w:tc>
          <w:tcPr>
            <w:tcW w:w="146" w:type="pct"/>
          </w:tcPr>
          <w:p w14:paraId="520D3A39" w14:textId="77777777" w:rsidR="00D153F5" w:rsidRDefault="00D153F5" w:rsidP="00D153F5">
            <w:pPr>
              <w:rPr>
                <w:rFonts w:ascii="Arial" w:hAnsi="Arial" w:cs="Arial"/>
                <w:sz w:val="20"/>
              </w:rPr>
            </w:pPr>
            <w:r>
              <w:rPr>
                <w:rFonts w:ascii="Arial" w:hAnsi="Arial" w:cs="Arial"/>
                <w:sz w:val="20"/>
              </w:rPr>
              <w:t>4.</w:t>
            </w:r>
          </w:p>
        </w:tc>
        <w:tc>
          <w:tcPr>
            <w:tcW w:w="321" w:type="pct"/>
          </w:tcPr>
          <w:p w14:paraId="607F80CF" w14:textId="002B3B78" w:rsidR="00D153F5" w:rsidRDefault="000E3C42" w:rsidP="00D153F5">
            <w:pPr>
              <w:rPr>
                <w:rFonts w:ascii="Arial" w:hAnsi="Arial" w:cs="Arial"/>
                <w:sz w:val="20"/>
              </w:rPr>
            </w:pPr>
            <w:r>
              <w:rPr>
                <w:rFonts w:ascii="Arial" w:hAnsi="Arial" w:cs="Arial"/>
                <w:sz w:val="20"/>
              </w:rPr>
              <w:t>-</w:t>
            </w:r>
          </w:p>
        </w:tc>
        <w:tc>
          <w:tcPr>
            <w:tcW w:w="558" w:type="pct"/>
          </w:tcPr>
          <w:p w14:paraId="167D78D1" w14:textId="77777777" w:rsidR="00D153F5" w:rsidRDefault="00D153F5" w:rsidP="00D153F5">
            <w:pPr>
              <w:rPr>
                <w:rFonts w:ascii="Arial" w:hAnsi="Arial" w:cs="Arial"/>
                <w:sz w:val="20"/>
              </w:rPr>
            </w:pPr>
            <w:r>
              <w:rPr>
                <w:rFonts w:ascii="Arial" w:hAnsi="Arial" w:cs="Arial"/>
                <w:sz w:val="20"/>
              </w:rPr>
              <w:t>Шаблон текста</w:t>
            </w:r>
          </w:p>
        </w:tc>
        <w:tc>
          <w:tcPr>
            <w:tcW w:w="708" w:type="pct"/>
          </w:tcPr>
          <w:p w14:paraId="6690A7D1" w14:textId="77777777" w:rsidR="00D153F5" w:rsidRDefault="00D153F5" w:rsidP="00D153F5">
            <w:pPr>
              <w:jc w:val="left"/>
              <w:rPr>
                <w:rFonts w:ascii="Arial" w:hAnsi="Arial" w:cs="Arial"/>
                <w:sz w:val="20"/>
              </w:rPr>
            </w:pPr>
            <w:r>
              <w:rPr>
                <w:rFonts w:ascii="Arial" w:hAnsi="Arial" w:cs="Arial"/>
                <w:sz w:val="20"/>
              </w:rPr>
              <w:t>Подробное описание операции</w:t>
            </w:r>
          </w:p>
        </w:tc>
        <w:tc>
          <w:tcPr>
            <w:tcW w:w="401" w:type="pct"/>
          </w:tcPr>
          <w:p w14:paraId="5682D81D" w14:textId="77777777" w:rsidR="00D153F5" w:rsidRPr="00CB4CB4" w:rsidRDefault="00D153F5" w:rsidP="00D153F5">
            <w:pPr>
              <w:jc w:val="center"/>
              <w:rPr>
                <w:rFonts w:ascii="Arial" w:hAnsi="Arial" w:cs="Arial"/>
                <w:sz w:val="20"/>
              </w:rPr>
            </w:pPr>
            <w:r>
              <w:rPr>
                <w:rFonts w:ascii="Arial" w:hAnsi="Arial" w:cs="Arial"/>
                <w:sz w:val="20"/>
              </w:rPr>
              <w:t>Текстовый файл</w:t>
            </w:r>
          </w:p>
        </w:tc>
        <w:tc>
          <w:tcPr>
            <w:tcW w:w="493" w:type="pct"/>
          </w:tcPr>
          <w:p w14:paraId="74A9AC8B" w14:textId="77777777" w:rsidR="00D153F5" w:rsidRPr="00D00F23" w:rsidRDefault="00D153F5" w:rsidP="00D153F5">
            <w:pPr>
              <w:jc w:val="center"/>
              <w:rPr>
                <w:rFonts w:ascii="Arial" w:hAnsi="Arial" w:cs="Arial"/>
                <w:sz w:val="20"/>
              </w:rPr>
            </w:pPr>
            <w:r w:rsidRPr="00CB4CB4">
              <w:rPr>
                <w:rFonts w:ascii="Arial" w:hAnsi="Arial" w:cs="Arial"/>
                <w:sz w:val="20"/>
              </w:rPr>
              <w:t>STXH</w:t>
            </w:r>
          </w:p>
        </w:tc>
        <w:tc>
          <w:tcPr>
            <w:tcW w:w="620" w:type="pct"/>
          </w:tcPr>
          <w:p w14:paraId="2C4D52CC" w14:textId="00761330" w:rsidR="00D153F5" w:rsidRPr="0086487D" w:rsidRDefault="000E3C42" w:rsidP="00D153F5">
            <w:pPr>
              <w:jc w:val="center"/>
              <w:rPr>
                <w:rFonts w:ascii="Arial" w:hAnsi="Arial" w:cs="Arial"/>
                <w:sz w:val="20"/>
              </w:rPr>
            </w:pPr>
            <w:r>
              <w:rPr>
                <w:rFonts w:ascii="Arial" w:hAnsi="Arial" w:cs="Arial"/>
                <w:sz w:val="20"/>
              </w:rPr>
              <w:t>-</w:t>
            </w:r>
          </w:p>
        </w:tc>
        <w:tc>
          <w:tcPr>
            <w:tcW w:w="609" w:type="pct"/>
          </w:tcPr>
          <w:p w14:paraId="2D6E3128" w14:textId="13E4FDA2" w:rsidR="00D153F5" w:rsidRPr="0086487D" w:rsidRDefault="000E3C42" w:rsidP="00D153F5">
            <w:pPr>
              <w:jc w:val="center"/>
              <w:rPr>
                <w:rFonts w:ascii="Arial" w:hAnsi="Arial" w:cs="Arial"/>
                <w:sz w:val="20"/>
              </w:rPr>
            </w:pPr>
            <w:r>
              <w:rPr>
                <w:rFonts w:ascii="Arial" w:hAnsi="Arial" w:cs="Arial"/>
                <w:sz w:val="20"/>
              </w:rPr>
              <w:t>-</w:t>
            </w:r>
          </w:p>
        </w:tc>
        <w:tc>
          <w:tcPr>
            <w:tcW w:w="392" w:type="pct"/>
          </w:tcPr>
          <w:p w14:paraId="77608539" w14:textId="4B08CCFA" w:rsidR="00D153F5" w:rsidRPr="0086487D" w:rsidRDefault="000E3C42" w:rsidP="00D153F5">
            <w:pPr>
              <w:jc w:val="center"/>
              <w:rPr>
                <w:rFonts w:ascii="Arial" w:hAnsi="Arial" w:cs="Arial"/>
                <w:sz w:val="20"/>
              </w:rPr>
            </w:pPr>
            <w:r>
              <w:rPr>
                <w:rFonts w:ascii="Arial" w:hAnsi="Arial" w:cs="Arial"/>
                <w:sz w:val="20"/>
              </w:rPr>
              <w:t>-</w:t>
            </w:r>
          </w:p>
        </w:tc>
        <w:tc>
          <w:tcPr>
            <w:tcW w:w="398" w:type="pct"/>
          </w:tcPr>
          <w:p w14:paraId="4CE3D6AA" w14:textId="5C404274" w:rsidR="00D153F5" w:rsidRPr="0086487D" w:rsidRDefault="000E3C42" w:rsidP="00D153F5">
            <w:pPr>
              <w:jc w:val="center"/>
              <w:rPr>
                <w:rFonts w:ascii="Arial" w:hAnsi="Arial" w:cs="Arial"/>
                <w:sz w:val="20"/>
              </w:rPr>
            </w:pPr>
            <w:r>
              <w:rPr>
                <w:rFonts w:ascii="Arial" w:hAnsi="Arial" w:cs="Arial"/>
                <w:sz w:val="20"/>
              </w:rPr>
              <w:t>-</w:t>
            </w:r>
          </w:p>
        </w:tc>
        <w:tc>
          <w:tcPr>
            <w:tcW w:w="355" w:type="pct"/>
          </w:tcPr>
          <w:p w14:paraId="5BAF1471" w14:textId="77777777" w:rsidR="00D153F5" w:rsidRDefault="00D153F5" w:rsidP="00D153F5">
            <w:pPr>
              <w:jc w:val="center"/>
              <w:rPr>
                <w:rFonts w:ascii="Arial" w:hAnsi="Arial" w:cs="Arial"/>
                <w:sz w:val="20"/>
                <w:lang w:val="en-US"/>
              </w:rPr>
            </w:pPr>
            <w:r>
              <w:rPr>
                <w:rFonts w:ascii="Arial" w:hAnsi="Arial" w:cs="Arial"/>
                <w:sz w:val="20"/>
                <w:lang w:val="en-US"/>
              </w:rPr>
              <w:t>SAP</w:t>
            </w:r>
          </w:p>
        </w:tc>
      </w:tr>
    </w:tbl>
    <w:p w14:paraId="0EE20ADA" w14:textId="77777777" w:rsidR="00D153F5" w:rsidRPr="00EB5FD9" w:rsidRDefault="00D153F5" w:rsidP="00AA5109">
      <w:pPr>
        <w:pStyle w:val="1"/>
        <w:rPr>
          <w:rFonts w:eastAsiaTheme="majorEastAsia"/>
        </w:rPr>
        <w:sectPr w:rsidR="00D153F5" w:rsidRPr="00EB5FD9" w:rsidSect="008D4E24">
          <w:headerReference w:type="default" r:id="rId151"/>
          <w:headerReference w:type="first" r:id="rId152"/>
          <w:footerReference w:type="first" r:id="rId153"/>
          <w:pgSz w:w="16840" w:h="11907" w:orient="landscape" w:code="9"/>
          <w:pgMar w:top="1134" w:right="1134" w:bottom="567" w:left="1134" w:header="737" w:footer="283" w:gutter="0"/>
          <w:cols w:space="708"/>
          <w:docGrid w:linePitch="360"/>
        </w:sectPr>
      </w:pPr>
    </w:p>
    <w:p w14:paraId="10C7034C" w14:textId="7A170E59" w:rsidR="00D153F5" w:rsidRPr="00977CDA" w:rsidRDefault="00D153F5" w:rsidP="00197D54">
      <w:pPr>
        <w:pStyle w:val="3"/>
      </w:pPr>
      <w:bookmarkStart w:id="15986" w:name="_Toc521083934"/>
      <w:bookmarkStart w:id="15987" w:name="_Toc521341074"/>
      <w:bookmarkStart w:id="15988" w:name="_Toc521439594"/>
      <w:bookmarkStart w:id="15989" w:name="_Toc67557256"/>
      <w:r w:rsidRPr="00977CDA">
        <w:lastRenderedPageBreak/>
        <w:t>Особенности технической реализации</w:t>
      </w:r>
      <w:bookmarkEnd w:id="15986"/>
      <w:bookmarkEnd w:id="15987"/>
      <w:bookmarkEnd w:id="15988"/>
      <w:bookmarkEnd w:id="15989"/>
    </w:p>
    <w:p w14:paraId="5D878A18" w14:textId="2DB917C3" w:rsidR="00D153F5" w:rsidRPr="00A40449" w:rsidRDefault="00D153F5" w:rsidP="00A40449">
      <w:pPr>
        <w:spacing w:after="240" w:line="276" w:lineRule="auto"/>
        <w:ind w:firstLine="567"/>
        <w:rPr>
          <w:rFonts w:ascii="Arial" w:hAnsi="Arial" w:cs="Arial"/>
        </w:rPr>
      </w:pPr>
      <w:r w:rsidRPr="00A40449">
        <w:rPr>
          <w:rFonts w:ascii="Arial" w:hAnsi="Arial" w:cs="Arial"/>
        </w:rPr>
        <w:t xml:space="preserve">Справочник Типовых технологических операций является </w:t>
      </w:r>
      <w:r w:rsidR="00C257A0">
        <w:rPr>
          <w:rFonts w:ascii="Arial" w:hAnsi="Arial" w:cs="Arial"/>
        </w:rPr>
        <w:t>локальным</w:t>
      </w:r>
      <w:r w:rsidRPr="00A40449">
        <w:rPr>
          <w:rFonts w:ascii="Arial" w:hAnsi="Arial" w:cs="Arial"/>
        </w:rPr>
        <w:t xml:space="preserve">, ведется в системе </w:t>
      </w:r>
      <w:r w:rsidRPr="00A40449">
        <w:rPr>
          <w:rFonts w:ascii="Arial" w:hAnsi="Arial" w:cs="Arial"/>
          <w:lang w:val="en-US"/>
        </w:rPr>
        <w:t>SAP</w:t>
      </w:r>
      <w:r w:rsidRPr="00A40449">
        <w:rPr>
          <w:rFonts w:ascii="Arial" w:hAnsi="Arial" w:cs="Arial"/>
        </w:rPr>
        <w:t xml:space="preserve"> </w:t>
      </w:r>
      <w:r w:rsidRPr="00A40449">
        <w:rPr>
          <w:rFonts w:ascii="Arial" w:hAnsi="Arial" w:cs="Arial"/>
          <w:lang w:val="en-US"/>
        </w:rPr>
        <w:t>S</w:t>
      </w:r>
      <w:r w:rsidRPr="00A40449">
        <w:rPr>
          <w:rFonts w:ascii="Arial" w:hAnsi="Arial" w:cs="Arial"/>
        </w:rPr>
        <w:t>/4</w:t>
      </w:r>
      <w:r w:rsidRPr="00A40449">
        <w:rPr>
          <w:rFonts w:ascii="Arial" w:hAnsi="Arial" w:cs="Arial"/>
          <w:lang w:val="en-US"/>
        </w:rPr>
        <w:t>HANA</w:t>
      </w:r>
      <w:r w:rsidR="00A40449" w:rsidRPr="00A40449">
        <w:rPr>
          <w:rFonts w:ascii="Arial" w:hAnsi="Arial" w:cs="Arial"/>
        </w:rPr>
        <w:t xml:space="preserve"> по заявкам НСИ</w:t>
      </w:r>
      <w:r w:rsidR="00C257A0">
        <w:rPr>
          <w:rFonts w:ascii="Arial" w:hAnsi="Arial" w:cs="Arial"/>
        </w:rPr>
        <w:t xml:space="preserve"> </w:t>
      </w:r>
      <w:proofErr w:type="spellStart"/>
      <w:r w:rsidR="00C257A0">
        <w:rPr>
          <w:rFonts w:ascii="Arial" w:hAnsi="Arial" w:cs="Arial"/>
        </w:rPr>
        <w:t>ТОиР</w:t>
      </w:r>
      <w:proofErr w:type="spellEnd"/>
      <w:r w:rsidRPr="00A40449">
        <w:rPr>
          <w:rFonts w:ascii="Arial" w:hAnsi="Arial" w:cs="Arial"/>
        </w:rPr>
        <w:t>.</w:t>
      </w:r>
    </w:p>
    <w:p w14:paraId="27659E04" w14:textId="7E842949" w:rsidR="00A40449" w:rsidRPr="00A40449" w:rsidRDefault="00A40449" w:rsidP="00A40449">
      <w:pPr>
        <w:spacing w:after="240" w:line="276" w:lineRule="auto"/>
        <w:ind w:firstLine="567"/>
        <w:rPr>
          <w:rFonts w:ascii="Arial" w:hAnsi="Arial" w:cs="Arial"/>
        </w:rPr>
      </w:pPr>
      <w:r w:rsidRPr="00A40449">
        <w:rPr>
          <w:rFonts w:ascii="Arial" w:hAnsi="Arial" w:cs="Arial"/>
        </w:rPr>
        <w:t xml:space="preserve">Для ведения справочника в </w:t>
      </w:r>
      <w:r w:rsidRPr="00A40449">
        <w:rPr>
          <w:rFonts w:ascii="Arial" w:hAnsi="Arial" w:cs="Arial"/>
          <w:lang w:val="en-US"/>
        </w:rPr>
        <w:t>SAP</w:t>
      </w:r>
      <w:r w:rsidRPr="00A40449">
        <w:rPr>
          <w:rFonts w:ascii="Arial" w:hAnsi="Arial" w:cs="Arial"/>
        </w:rPr>
        <w:t xml:space="preserve"> </w:t>
      </w:r>
      <w:r w:rsidRPr="00A40449">
        <w:rPr>
          <w:rFonts w:ascii="Arial" w:hAnsi="Arial" w:cs="Arial"/>
          <w:lang w:val="en-US"/>
        </w:rPr>
        <w:t>S</w:t>
      </w:r>
      <w:r w:rsidRPr="00A40449">
        <w:rPr>
          <w:rFonts w:ascii="Arial" w:hAnsi="Arial" w:cs="Arial"/>
        </w:rPr>
        <w:t>/4</w:t>
      </w:r>
      <w:r w:rsidRPr="00A40449">
        <w:rPr>
          <w:rFonts w:ascii="Arial" w:hAnsi="Arial" w:cs="Arial"/>
          <w:lang w:val="en-US"/>
        </w:rPr>
        <w:t>HANA</w:t>
      </w:r>
      <w:r w:rsidRPr="00A40449">
        <w:rPr>
          <w:rFonts w:ascii="Arial" w:hAnsi="Arial" w:cs="Arial"/>
        </w:rPr>
        <w:t xml:space="preserve"> </w:t>
      </w:r>
      <w:del w:id="15990" w:author="Владимир Лаут" w:date="2021-04-07T17:06:00Z">
        <w:r w:rsidRPr="00A40449" w:rsidDel="007C080C">
          <w:rPr>
            <w:rFonts w:ascii="Arial" w:hAnsi="Arial" w:cs="Arial"/>
          </w:rPr>
          <w:delText xml:space="preserve">может </w:delText>
        </w:r>
      </w:del>
      <w:r w:rsidRPr="00A40449">
        <w:rPr>
          <w:rFonts w:ascii="Arial" w:hAnsi="Arial" w:cs="Arial"/>
        </w:rPr>
        <w:t>использ</w:t>
      </w:r>
      <w:ins w:id="15991" w:author="Владимир Лаут" w:date="2021-04-07T17:06:00Z">
        <w:r w:rsidR="007C080C">
          <w:rPr>
            <w:rFonts w:ascii="Arial" w:hAnsi="Arial" w:cs="Arial"/>
          </w:rPr>
          <w:t xml:space="preserve">уется </w:t>
        </w:r>
      </w:ins>
      <w:del w:id="15992" w:author="Владимир Лаут" w:date="2021-04-07T17:06:00Z">
        <w:r w:rsidRPr="00A40449" w:rsidDel="007C080C">
          <w:rPr>
            <w:rFonts w:ascii="Arial" w:hAnsi="Arial" w:cs="Arial"/>
          </w:rPr>
          <w:delText xml:space="preserve">оваться </w:delText>
        </w:r>
      </w:del>
      <w:r w:rsidRPr="00A40449">
        <w:rPr>
          <w:rFonts w:ascii="Arial" w:hAnsi="Arial" w:cs="Arial"/>
        </w:rPr>
        <w:t xml:space="preserve">транзакция </w:t>
      </w:r>
      <w:r w:rsidRPr="00A40449">
        <w:rPr>
          <w:rFonts w:ascii="Arial" w:hAnsi="Arial" w:cs="Arial"/>
          <w:lang w:val="en-US"/>
        </w:rPr>
        <w:t>CA</w:t>
      </w:r>
      <w:r w:rsidRPr="00A40449">
        <w:rPr>
          <w:rFonts w:ascii="Arial" w:hAnsi="Arial" w:cs="Arial"/>
        </w:rPr>
        <w:t xml:space="preserve">10 </w:t>
      </w:r>
      <w:r w:rsidR="000D44A6" w:rsidRPr="000D44A6">
        <w:rPr>
          <w:rFonts w:ascii="Arial" w:hAnsi="Arial" w:cs="Arial"/>
        </w:rPr>
        <w:t>-</w:t>
      </w:r>
      <w:r w:rsidR="000D44A6">
        <w:rPr>
          <w:rFonts w:ascii="Arial" w:hAnsi="Arial" w:cs="Arial"/>
        </w:rPr>
        <w:t xml:space="preserve">Текст образца: </w:t>
      </w:r>
      <w:proofErr w:type="spellStart"/>
      <w:r w:rsidR="000D44A6">
        <w:rPr>
          <w:rFonts w:ascii="Arial" w:hAnsi="Arial" w:cs="Arial"/>
        </w:rPr>
        <w:t>техкарта</w:t>
      </w:r>
      <w:proofErr w:type="spellEnd"/>
      <w:r w:rsidR="000D44A6">
        <w:rPr>
          <w:rFonts w:ascii="Arial" w:hAnsi="Arial" w:cs="Arial"/>
        </w:rPr>
        <w:t>/</w:t>
      </w:r>
      <w:r w:rsidRPr="00A40449">
        <w:rPr>
          <w:rFonts w:ascii="Arial" w:hAnsi="Arial" w:cs="Arial"/>
        </w:rPr>
        <w:t>заказ.</w:t>
      </w:r>
    </w:p>
    <w:p w14:paraId="33C9960F" w14:textId="1C94125F" w:rsidR="00D153F5" w:rsidRPr="00977CDA" w:rsidRDefault="00D153F5" w:rsidP="00197D54">
      <w:pPr>
        <w:pStyle w:val="3"/>
      </w:pPr>
      <w:bookmarkStart w:id="15993" w:name="_Toc521083935"/>
      <w:bookmarkStart w:id="15994" w:name="_Toc521341075"/>
      <w:bookmarkStart w:id="15995" w:name="_Toc521439595"/>
      <w:bookmarkStart w:id="15996" w:name="_Toc67557257"/>
      <w:r w:rsidRPr="00977CDA">
        <w:t>Миграция объекта данных</w:t>
      </w:r>
      <w:bookmarkEnd w:id="15993"/>
      <w:bookmarkEnd w:id="15994"/>
      <w:bookmarkEnd w:id="15995"/>
      <w:bookmarkEnd w:id="15996"/>
    </w:p>
    <w:p w14:paraId="578E8109" w14:textId="77777777" w:rsidR="00D153F5" w:rsidRPr="0077741A" w:rsidRDefault="00D153F5" w:rsidP="00D153F5">
      <w:pPr>
        <w:spacing w:after="240" w:line="276" w:lineRule="auto"/>
        <w:ind w:firstLine="567"/>
        <w:rPr>
          <w:rFonts w:ascii="Arial" w:hAnsi="Arial" w:cs="Arial"/>
          <w:color w:val="7F7F7F" w:themeColor="text1" w:themeTint="80"/>
        </w:rPr>
      </w:pPr>
      <w:r>
        <w:rPr>
          <w:rFonts w:ascii="Arial" w:hAnsi="Arial" w:cs="Arial"/>
        </w:rPr>
        <w:t>Типовые технологические операции</w:t>
      </w:r>
      <w:r w:rsidRPr="0077741A">
        <w:rPr>
          <w:rFonts w:ascii="Arial" w:hAnsi="Arial" w:cs="Arial"/>
        </w:rPr>
        <w:t xml:space="preserve"> должны быть настроены и перенесены в продуктивную систему до начала миграции данных</w:t>
      </w:r>
      <w:r w:rsidRPr="0077741A">
        <w:rPr>
          <w:rFonts w:ascii="Arial" w:eastAsiaTheme="majorEastAsia" w:hAnsi="Arial" w:cs="Arial"/>
          <w:bCs/>
          <w:iCs/>
          <w:szCs w:val="26"/>
        </w:rPr>
        <w:t>.</w:t>
      </w:r>
    </w:p>
    <w:p w14:paraId="10F909F8"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5997" w:name="_Объект_основных_данных_35"/>
      <w:bookmarkStart w:id="15998" w:name="_Toc521341076"/>
      <w:bookmarkStart w:id="15999" w:name="_Toc67557258"/>
      <w:bookmarkStart w:id="16000" w:name="_Toc521083936"/>
      <w:bookmarkStart w:id="16001" w:name="_Toc521439596"/>
      <w:bookmarkEnd w:id="15997"/>
      <w:r w:rsidRPr="00FB401A">
        <w:rPr>
          <w:rFonts w:eastAsiaTheme="majorEastAsia" w:cstheme="majorBidi"/>
          <w:bCs w:val="0"/>
          <w:iCs w:val="0"/>
          <w:szCs w:val="26"/>
        </w:rPr>
        <w:t xml:space="preserve">Объект основных данных </w:t>
      </w:r>
      <w:r>
        <w:rPr>
          <w:rFonts w:eastAsiaTheme="majorEastAsia" w:cstheme="majorBidi"/>
          <w:bCs w:val="0"/>
          <w:iCs w:val="0"/>
          <w:szCs w:val="26"/>
          <w:lang w:val="en-US"/>
        </w:rPr>
        <w:t>PM</w:t>
      </w:r>
      <w:r w:rsidRPr="005C6043">
        <w:rPr>
          <w:rFonts w:eastAsiaTheme="majorEastAsia" w:cstheme="majorBidi"/>
          <w:bCs w:val="0"/>
          <w:iCs w:val="0"/>
          <w:szCs w:val="26"/>
        </w:rPr>
        <w:t>_59 Точки измерения и счетчики</w:t>
      </w:r>
      <w:bookmarkEnd w:id="15998"/>
      <w:r>
        <w:rPr>
          <w:rFonts w:eastAsiaTheme="majorEastAsia" w:cstheme="majorBidi"/>
          <w:bCs w:val="0"/>
          <w:iCs w:val="0"/>
          <w:szCs w:val="26"/>
        </w:rPr>
        <w:t>,</w:t>
      </w:r>
      <w:bookmarkEnd w:id="15999"/>
      <w:r>
        <w:rPr>
          <w:rFonts w:eastAsiaTheme="majorEastAsia" w:cstheme="majorBidi"/>
          <w:bCs w:val="0"/>
          <w:iCs w:val="0"/>
          <w:szCs w:val="26"/>
        </w:rPr>
        <w:t xml:space="preserve"> </w:t>
      </w:r>
      <w:bookmarkEnd w:id="16000"/>
      <w:bookmarkEnd w:id="16001"/>
    </w:p>
    <w:p w14:paraId="3D001E73" w14:textId="77777777" w:rsidR="00D153F5" w:rsidRPr="00FB401A" w:rsidRDefault="00D153F5" w:rsidP="00197D54">
      <w:pPr>
        <w:pStyle w:val="3"/>
      </w:pPr>
      <w:bookmarkStart w:id="16002" w:name="_Toc521083937"/>
      <w:bookmarkStart w:id="16003" w:name="_Toc521341077"/>
      <w:bookmarkStart w:id="16004" w:name="_Toc521439597"/>
      <w:bookmarkStart w:id="16005" w:name="_Toc67557259"/>
      <w:r w:rsidRPr="00FB401A">
        <w:t>Описание объекта</w:t>
      </w:r>
      <w:bookmarkEnd w:id="16002"/>
      <w:bookmarkEnd w:id="16003"/>
      <w:bookmarkEnd w:id="16004"/>
      <w:bookmarkEnd w:id="16005"/>
    </w:p>
    <w:p w14:paraId="489CF3D3" w14:textId="77777777" w:rsidR="00D153F5" w:rsidRDefault="00D153F5" w:rsidP="00E16A62">
      <w:pPr>
        <w:autoSpaceDE w:val="0"/>
        <w:autoSpaceDN w:val="0"/>
        <w:adjustRightInd w:val="0"/>
        <w:spacing w:after="240" w:line="276" w:lineRule="auto"/>
        <w:ind w:firstLine="567"/>
        <w:rPr>
          <w:rFonts w:ascii="Arial" w:eastAsiaTheme="minorHAnsi" w:hAnsi="Arial" w:cs="Arial"/>
          <w:szCs w:val="24"/>
        </w:rPr>
      </w:pPr>
      <w:r>
        <w:rPr>
          <w:rFonts w:ascii="Arial" w:eastAsiaTheme="minorHAnsi" w:hAnsi="Arial" w:cs="Arial"/>
          <w:szCs w:val="24"/>
        </w:rPr>
        <w:t>Точки измерений и счётчики</w:t>
      </w:r>
      <w:r w:rsidRPr="001C748C">
        <w:rPr>
          <w:rFonts w:ascii="Arial" w:eastAsiaTheme="minorHAnsi" w:hAnsi="Arial" w:cs="Arial"/>
          <w:szCs w:val="24"/>
        </w:rPr>
        <w:t xml:space="preserve"> – объекты в системе</w:t>
      </w:r>
      <w:r>
        <w:rPr>
          <w:rFonts w:ascii="Arial" w:eastAsiaTheme="minorHAnsi" w:hAnsi="Arial" w:cs="Arial"/>
          <w:szCs w:val="24"/>
        </w:rPr>
        <w:t xml:space="preserve"> </w:t>
      </w:r>
      <w:r>
        <w:rPr>
          <w:rFonts w:ascii="Arial" w:eastAsiaTheme="minorHAnsi" w:hAnsi="Arial" w:cs="Arial"/>
          <w:szCs w:val="24"/>
          <w:lang w:val="en-US"/>
        </w:rPr>
        <w:t>SAP</w:t>
      </w:r>
      <w:r w:rsidRPr="00C9094E">
        <w:rPr>
          <w:rFonts w:ascii="Arial" w:eastAsiaTheme="minorHAnsi" w:hAnsi="Arial" w:cs="Arial"/>
          <w:szCs w:val="24"/>
        </w:rPr>
        <w:t xml:space="preserve"> </w:t>
      </w:r>
      <w:r>
        <w:rPr>
          <w:rFonts w:ascii="Arial" w:eastAsiaTheme="minorHAnsi" w:hAnsi="Arial" w:cs="Arial"/>
          <w:szCs w:val="24"/>
          <w:lang w:val="en-US"/>
        </w:rPr>
        <w:t>S</w:t>
      </w:r>
      <w:r w:rsidRPr="00C9094E">
        <w:rPr>
          <w:rFonts w:ascii="Arial" w:eastAsiaTheme="minorHAnsi" w:hAnsi="Arial" w:cs="Arial"/>
          <w:szCs w:val="24"/>
        </w:rPr>
        <w:t>/4</w:t>
      </w:r>
      <w:r>
        <w:rPr>
          <w:rFonts w:ascii="Arial" w:eastAsiaTheme="minorHAnsi" w:hAnsi="Arial" w:cs="Arial"/>
          <w:szCs w:val="24"/>
          <w:lang w:val="en-US"/>
        </w:rPr>
        <w:t>HANA</w:t>
      </w:r>
      <w:r w:rsidRPr="001C748C">
        <w:rPr>
          <w:rFonts w:ascii="Arial" w:eastAsiaTheme="minorHAnsi" w:hAnsi="Arial" w:cs="Arial"/>
          <w:szCs w:val="24"/>
        </w:rPr>
        <w:t>, используемые для регистрации параметров, меняющихся во времени и</w:t>
      </w:r>
      <w:r>
        <w:rPr>
          <w:rFonts w:ascii="Arial" w:eastAsiaTheme="minorHAnsi" w:hAnsi="Arial" w:cs="Arial"/>
          <w:szCs w:val="24"/>
        </w:rPr>
        <w:t xml:space="preserve"> </w:t>
      </w:r>
      <w:r w:rsidRPr="001C748C">
        <w:rPr>
          <w:rFonts w:ascii="Arial" w:eastAsiaTheme="minorHAnsi" w:hAnsi="Arial" w:cs="Arial"/>
          <w:szCs w:val="24"/>
        </w:rPr>
        <w:t>характеризующих техническое состояние объекта ТОРО (технического м</w:t>
      </w:r>
      <w:r>
        <w:rPr>
          <w:rFonts w:ascii="Arial" w:eastAsiaTheme="minorHAnsi" w:hAnsi="Arial" w:cs="Arial"/>
          <w:szCs w:val="24"/>
        </w:rPr>
        <w:t>еста или единицы оборудования).</w:t>
      </w:r>
    </w:p>
    <w:p w14:paraId="4842BB85" w14:textId="77777777" w:rsidR="00D153F5" w:rsidRPr="001C748C" w:rsidRDefault="00D153F5" w:rsidP="00E16A62">
      <w:pPr>
        <w:autoSpaceDE w:val="0"/>
        <w:autoSpaceDN w:val="0"/>
        <w:adjustRightInd w:val="0"/>
        <w:spacing w:after="240" w:line="276" w:lineRule="auto"/>
        <w:ind w:firstLine="567"/>
        <w:rPr>
          <w:rFonts w:ascii="Arial" w:eastAsiaTheme="minorHAnsi" w:hAnsi="Arial" w:cs="Arial"/>
          <w:szCs w:val="24"/>
        </w:rPr>
      </w:pPr>
      <w:r w:rsidRPr="001C748C">
        <w:rPr>
          <w:rFonts w:ascii="Arial" w:eastAsiaTheme="minorHAnsi" w:hAnsi="Arial" w:cs="Arial"/>
          <w:szCs w:val="24"/>
        </w:rPr>
        <w:t>Измеряемый</w:t>
      </w:r>
      <w:r>
        <w:rPr>
          <w:rFonts w:ascii="Arial" w:eastAsiaTheme="minorHAnsi" w:hAnsi="Arial" w:cs="Arial"/>
          <w:szCs w:val="24"/>
        </w:rPr>
        <w:t xml:space="preserve"> </w:t>
      </w:r>
      <w:r w:rsidRPr="001C748C">
        <w:rPr>
          <w:rFonts w:ascii="Arial" w:eastAsiaTheme="minorHAnsi" w:hAnsi="Arial" w:cs="Arial"/>
          <w:szCs w:val="24"/>
        </w:rPr>
        <w:t>параметр может являться как физической величиной (</w:t>
      </w:r>
      <w:r>
        <w:rPr>
          <w:rFonts w:ascii="Arial" w:eastAsiaTheme="minorHAnsi" w:hAnsi="Arial" w:cs="Arial"/>
          <w:szCs w:val="24"/>
        </w:rPr>
        <w:t xml:space="preserve">наработка, температура и </w:t>
      </w:r>
      <w:r w:rsidRPr="001C748C">
        <w:rPr>
          <w:rFonts w:ascii="Arial" w:eastAsiaTheme="minorHAnsi" w:hAnsi="Arial" w:cs="Arial"/>
          <w:szCs w:val="24"/>
        </w:rPr>
        <w:t>пр.), так и безразмерной</w:t>
      </w:r>
      <w:r>
        <w:rPr>
          <w:rFonts w:ascii="Arial" w:eastAsiaTheme="minorHAnsi" w:hAnsi="Arial" w:cs="Arial"/>
          <w:szCs w:val="24"/>
        </w:rPr>
        <w:t xml:space="preserve"> </w:t>
      </w:r>
      <w:r w:rsidRPr="001C748C">
        <w:rPr>
          <w:rFonts w:ascii="Arial" w:eastAsiaTheme="minorHAnsi" w:hAnsi="Arial" w:cs="Arial"/>
          <w:szCs w:val="24"/>
        </w:rPr>
        <w:t>величиной (список предопределенных символьных значений, логический тип – да/нет).</w:t>
      </w:r>
    </w:p>
    <w:p w14:paraId="4320BD4D" w14:textId="77777777" w:rsidR="00D153F5" w:rsidRPr="001C748C" w:rsidRDefault="00D153F5" w:rsidP="00E16A62">
      <w:pPr>
        <w:autoSpaceDE w:val="0"/>
        <w:autoSpaceDN w:val="0"/>
        <w:adjustRightInd w:val="0"/>
        <w:spacing w:after="240" w:line="276" w:lineRule="auto"/>
        <w:ind w:firstLine="567"/>
        <w:rPr>
          <w:rFonts w:ascii="Arial" w:eastAsiaTheme="minorHAnsi" w:hAnsi="Arial" w:cs="Arial"/>
          <w:szCs w:val="24"/>
        </w:rPr>
      </w:pPr>
      <w:r w:rsidRPr="001C748C">
        <w:rPr>
          <w:rFonts w:ascii="Arial" w:eastAsiaTheme="minorHAnsi" w:hAnsi="Arial" w:cs="Arial"/>
          <w:szCs w:val="24"/>
        </w:rPr>
        <w:t>Каждая Точка измерения или Счетчик присваиваются конкретному объекту – Техническому месту или единице</w:t>
      </w:r>
      <w:r>
        <w:rPr>
          <w:rFonts w:ascii="Arial" w:eastAsiaTheme="minorHAnsi" w:hAnsi="Arial" w:cs="Arial"/>
          <w:szCs w:val="24"/>
        </w:rPr>
        <w:t xml:space="preserve"> </w:t>
      </w:r>
      <w:r w:rsidRPr="001C748C">
        <w:rPr>
          <w:rFonts w:ascii="Arial" w:eastAsiaTheme="minorHAnsi" w:hAnsi="Arial" w:cs="Arial"/>
          <w:szCs w:val="24"/>
        </w:rPr>
        <w:t>оборудования.</w:t>
      </w:r>
    </w:p>
    <w:p w14:paraId="5A0B0099" w14:textId="77777777" w:rsidR="00D153F5" w:rsidRPr="001C748C" w:rsidRDefault="00D153F5" w:rsidP="00E16A62">
      <w:pPr>
        <w:autoSpaceDE w:val="0"/>
        <w:autoSpaceDN w:val="0"/>
        <w:adjustRightInd w:val="0"/>
        <w:spacing w:after="120" w:line="276" w:lineRule="auto"/>
        <w:ind w:firstLine="567"/>
        <w:rPr>
          <w:rFonts w:ascii="Arial" w:eastAsiaTheme="minorHAnsi" w:hAnsi="Arial" w:cs="Arial"/>
          <w:szCs w:val="24"/>
        </w:rPr>
      </w:pPr>
      <w:r w:rsidRPr="001C748C">
        <w:rPr>
          <w:rFonts w:ascii="Arial" w:eastAsiaTheme="minorHAnsi" w:hAnsi="Arial" w:cs="Arial"/>
          <w:szCs w:val="24"/>
        </w:rPr>
        <w:t>Примеры использования:</w:t>
      </w:r>
    </w:p>
    <w:p w14:paraId="7322CE50" w14:textId="77777777" w:rsidR="00D153F5" w:rsidRPr="001C748C" w:rsidRDefault="00D153F5" w:rsidP="00E16A62">
      <w:pPr>
        <w:autoSpaceDE w:val="0"/>
        <w:autoSpaceDN w:val="0"/>
        <w:adjustRightInd w:val="0"/>
        <w:spacing w:after="120" w:line="276" w:lineRule="auto"/>
        <w:ind w:firstLine="567"/>
        <w:rPr>
          <w:rFonts w:ascii="Arial" w:eastAsiaTheme="minorHAnsi" w:hAnsi="Arial" w:cs="Arial"/>
          <w:szCs w:val="24"/>
        </w:rPr>
      </w:pPr>
      <w:r>
        <w:rPr>
          <w:rFonts w:ascii="Arial" w:eastAsiaTheme="minorHAnsi" w:hAnsi="Arial" w:cs="Arial"/>
          <w:szCs w:val="24"/>
        </w:rPr>
        <w:t xml:space="preserve">- </w:t>
      </w:r>
      <w:r w:rsidRPr="001C748C">
        <w:rPr>
          <w:rFonts w:ascii="Arial" w:eastAsiaTheme="minorHAnsi" w:hAnsi="Arial" w:cs="Arial"/>
          <w:szCs w:val="24"/>
        </w:rPr>
        <w:t>Точки измерения регистрируют состояние об</w:t>
      </w:r>
      <w:r>
        <w:rPr>
          <w:rFonts w:ascii="Arial" w:eastAsiaTheme="minorHAnsi" w:hAnsi="Arial" w:cs="Arial"/>
          <w:szCs w:val="24"/>
        </w:rPr>
        <w:t>орудования, например, температуру,</w:t>
      </w:r>
    </w:p>
    <w:p w14:paraId="1951C003" w14:textId="77777777" w:rsidR="00D153F5" w:rsidRPr="001C748C" w:rsidRDefault="00D153F5" w:rsidP="00E16A62">
      <w:pPr>
        <w:spacing w:after="240" w:line="276" w:lineRule="auto"/>
        <w:ind w:firstLine="567"/>
        <w:rPr>
          <w:rFonts w:ascii="Arial" w:hAnsi="Arial" w:cs="Arial"/>
          <w:szCs w:val="24"/>
        </w:rPr>
      </w:pPr>
      <w:r>
        <w:rPr>
          <w:rFonts w:ascii="Arial" w:eastAsiaTheme="minorHAnsi" w:hAnsi="Arial" w:cs="Arial"/>
          <w:szCs w:val="24"/>
        </w:rPr>
        <w:t xml:space="preserve">- </w:t>
      </w:r>
      <w:r w:rsidRPr="001C748C">
        <w:rPr>
          <w:rFonts w:ascii="Arial" w:eastAsiaTheme="minorHAnsi" w:hAnsi="Arial" w:cs="Arial"/>
          <w:szCs w:val="24"/>
        </w:rPr>
        <w:t>Счетчики учитывают наработку оборудования, например</w:t>
      </w:r>
      <w:r w:rsidRPr="00F42CFE">
        <w:rPr>
          <w:rFonts w:ascii="Arial" w:eastAsiaTheme="minorHAnsi" w:hAnsi="Arial" w:cs="Arial"/>
          <w:szCs w:val="24"/>
        </w:rPr>
        <w:t>,</w:t>
      </w:r>
      <w:r w:rsidRPr="001C748C">
        <w:rPr>
          <w:rFonts w:ascii="Arial" w:eastAsiaTheme="minorHAnsi" w:hAnsi="Arial" w:cs="Arial"/>
          <w:szCs w:val="24"/>
        </w:rPr>
        <w:t xml:space="preserve"> наработка в часах или количеств пусков/остановок.</w:t>
      </w:r>
    </w:p>
    <w:p w14:paraId="703FEAC2" w14:textId="77777777" w:rsidR="00D153F5" w:rsidRPr="00FB401A" w:rsidRDefault="00D153F5" w:rsidP="00197D54">
      <w:pPr>
        <w:pStyle w:val="3"/>
      </w:pPr>
      <w:bookmarkStart w:id="16006" w:name="_Toc521083938"/>
      <w:bookmarkStart w:id="16007" w:name="_Toc521341078"/>
      <w:bookmarkStart w:id="16008" w:name="_Toc521439598"/>
      <w:bookmarkStart w:id="16009" w:name="_Toc67557260"/>
      <w:r w:rsidRPr="00FB401A">
        <w:t>Принципы кодирования и нумерации</w:t>
      </w:r>
      <w:bookmarkEnd w:id="16006"/>
      <w:bookmarkEnd w:id="16007"/>
      <w:bookmarkEnd w:id="16008"/>
      <w:bookmarkEnd w:id="16009"/>
    </w:p>
    <w:p w14:paraId="42653F68" w14:textId="44D709D9" w:rsidR="000523B2" w:rsidRPr="000523B2" w:rsidRDefault="000523B2" w:rsidP="00F45D35">
      <w:pPr>
        <w:pStyle w:val="a9"/>
        <w:keepNext/>
        <w:spacing w:before="0" w:beforeAutospacing="0" w:after="240" w:afterAutospacing="0" w:line="276" w:lineRule="auto"/>
        <w:ind w:firstLine="567"/>
        <w:jc w:val="left"/>
        <w:rPr>
          <w:rFonts w:ascii="Arial" w:eastAsiaTheme="majorEastAsia" w:hAnsi="Arial" w:cs="Arial"/>
        </w:rPr>
      </w:pPr>
      <w:r>
        <w:rPr>
          <w:rFonts w:ascii="Arial" w:eastAsiaTheme="majorEastAsia" w:hAnsi="Arial" w:cs="Arial"/>
        </w:rPr>
        <w:t>Точки измерений имеют числовую нумерацию, значения от 1 до 999</w:t>
      </w:r>
      <w:ins w:id="16010" w:author="Александр" w:date="2020-04-13T10:21:00Z">
        <w:r w:rsidR="003F349D">
          <w:rPr>
            <w:rFonts w:ascii="Arial" w:eastAsiaTheme="majorEastAsia" w:hAnsi="Arial" w:cs="Arial"/>
          </w:rPr>
          <w:t>999</w:t>
        </w:r>
      </w:ins>
      <w:del w:id="16011" w:author="Александр" w:date="2020-04-13T10:21:00Z">
        <w:r w:rsidDel="003F349D">
          <w:rPr>
            <w:rFonts w:ascii="Arial" w:eastAsiaTheme="majorEastAsia" w:hAnsi="Arial" w:cs="Arial"/>
          </w:rPr>
          <w:delText>999999999</w:delText>
        </w:r>
      </w:del>
      <w:r>
        <w:rPr>
          <w:rFonts w:ascii="Arial" w:eastAsiaTheme="majorEastAsia" w:hAnsi="Arial" w:cs="Arial"/>
        </w:rPr>
        <w:t>.</w:t>
      </w:r>
    </w:p>
    <w:p w14:paraId="1FCFCBC0" w14:textId="77777777" w:rsidR="00D153F5" w:rsidRPr="00FB401A" w:rsidRDefault="00D153F5" w:rsidP="00197D54">
      <w:pPr>
        <w:pStyle w:val="3"/>
      </w:pPr>
      <w:bookmarkStart w:id="16012" w:name="_Toc521083939"/>
      <w:bookmarkStart w:id="16013" w:name="_Toc521341079"/>
      <w:bookmarkStart w:id="16014" w:name="_Toc521439599"/>
      <w:bookmarkStart w:id="16015" w:name="_Toc67557261"/>
      <w:r>
        <w:t>К</w:t>
      </w:r>
      <w:r w:rsidRPr="00FB401A">
        <w:t>лючевые параметры объекта</w:t>
      </w:r>
      <w:bookmarkEnd w:id="16012"/>
      <w:bookmarkEnd w:id="16013"/>
      <w:bookmarkEnd w:id="16014"/>
      <w:bookmarkEnd w:id="16015"/>
    </w:p>
    <w:p w14:paraId="01C84F88" w14:textId="77777777" w:rsidR="00D153F5" w:rsidRPr="0089067B" w:rsidRDefault="00D153F5" w:rsidP="00D153F5">
      <w:pPr>
        <w:spacing w:after="120" w:line="276" w:lineRule="auto"/>
        <w:ind w:firstLine="567"/>
        <w:rPr>
          <w:rFonts w:ascii="Arial" w:hAnsi="Arial" w:cs="Arial"/>
          <w:szCs w:val="24"/>
        </w:rPr>
      </w:pPr>
      <w:r w:rsidRPr="0089067B">
        <w:rPr>
          <w:rFonts w:ascii="Arial" w:hAnsi="Arial" w:cs="Arial"/>
          <w:szCs w:val="24"/>
        </w:rPr>
        <w:t>Ключевым</w:t>
      </w:r>
      <w:r>
        <w:rPr>
          <w:rFonts w:ascii="Arial" w:hAnsi="Arial" w:cs="Arial"/>
          <w:szCs w:val="24"/>
        </w:rPr>
        <w:t>и параметра</w:t>
      </w:r>
      <w:r w:rsidRPr="0089067B">
        <w:rPr>
          <w:rFonts w:ascii="Arial" w:hAnsi="Arial" w:cs="Arial"/>
          <w:szCs w:val="24"/>
        </w:rPr>
        <w:t>м</w:t>
      </w:r>
      <w:r>
        <w:rPr>
          <w:rFonts w:ascii="Arial" w:hAnsi="Arial" w:cs="Arial"/>
          <w:szCs w:val="24"/>
        </w:rPr>
        <w:t>и</w:t>
      </w:r>
      <w:r w:rsidRPr="0089067B">
        <w:rPr>
          <w:rFonts w:ascii="Arial" w:hAnsi="Arial" w:cs="Arial"/>
          <w:szCs w:val="24"/>
        </w:rPr>
        <w:t xml:space="preserve"> объекта являются:</w:t>
      </w:r>
    </w:p>
    <w:p w14:paraId="7C9FD285" w14:textId="77777777" w:rsidR="00D153F5" w:rsidRPr="0089067B" w:rsidRDefault="00D153F5" w:rsidP="00F45D35">
      <w:pPr>
        <w:pStyle w:val="afc"/>
        <w:numPr>
          <w:ilvl w:val="0"/>
          <w:numId w:val="16"/>
        </w:numPr>
        <w:spacing w:after="120" w:line="276" w:lineRule="auto"/>
        <w:ind w:left="851" w:hanging="284"/>
        <w:rPr>
          <w:rFonts w:ascii="Arial" w:hAnsi="Arial" w:cs="Arial"/>
          <w:szCs w:val="24"/>
        </w:rPr>
      </w:pPr>
      <w:r w:rsidRPr="0089067B">
        <w:rPr>
          <w:rFonts w:ascii="Arial" w:hAnsi="Arial" w:cs="Arial"/>
          <w:szCs w:val="24"/>
        </w:rPr>
        <w:t>OBTYP - Тип объекта,</w:t>
      </w:r>
    </w:p>
    <w:p w14:paraId="1A5C286A" w14:textId="77777777" w:rsidR="00D153F5" w:rsidRPr="0089067B" w:rsidRDefault="00D153F5" w:rsidP="00F45D35">
      <w:pPr>
        <w:pStyle w:val="afc"/>
        <w:numPr>
          <w:ilvl w:val="0"/>
          <w:numId w:val="16"/>
        </w:numPr>
        <w:spacing w:after="240" w:line="276" w:lineRule="auto"/>
        <w:ind w:left="851" w:hanging="284"/>
        <w:rPr>
          <w:rFonts w:ascii="Arial" w:hAnsi="Arial" w:cs="Arial"/>
          <w:szCs w:val="24"/>
        </w:rPr>
      </w:pPr>
      <w:r w:rsidRPr="0089067B">
        <w:rPr>
          <w:rFonts w:ascii="Arial" w:hAnsi="Arial" w:cs="Arial"/>
          <w:szCs w:val="24"/>
        </w:rPr>
        <w:t xml:space="preserve">POINT - Точка измерений. </w:t>
      </w:r>
    </w:p>
    <w:p w14:paraId="5C872ADF" w14:textId="77777777" w:rsidR="00D153F5" w:rsidRDefault="00D153F5" w:rsidP="00D153F5">
      <w:pPr>
        <w:spacing w:after="240" w:line="276" w:lineRule="auto"/>
        <w:ind w:firstLine="567"/>
        <w:rPr>
          <w:rFonts w:ascii="Arial" w:hAnsi="Arial" w:cs="Arial"/>
          <w:i/>
          <w:color w:val="7F7F7F" w:themeColor="text1" w:themeTint="80"/>
        </w:rPr>
        <w:sectPr w:rsidR="00D153F5" w:rsidSect="008D4E24">
          <w:headerReference w:type="default" r:id="rId154"/>
          <w:footerReference w:type="default" r:id="rId155"/>
          <w:headerReference w:type="first" r:id="rId156"/>
          <w:pgSz w:w="11907" w:h="16840" w:code="9"/>
          <w:pgMar w:top="1134" w:right="567" w:bottom="1134" w:left="1134" w:header="737" w:footer="283" w:gutter="0"/>
          <w:cols w:space="708"/>
          <w:docGrid w:linePitch="360"/>
        </w:sectPr>
      </w:pPr>
    </w:p>
    <w:p w14:paraId="488487F9" w14:textId="77777777" w:rsidR="00D153F5" w:rsidRPr="003F2961" w:rsidRDefault="00D153F5" w:rsidP="00197D54">
      <w:pPr>
        <w:pStyle w:val="3"/>
      </w:pPr>
      <w:bookmarkStart w:id="16016" w:name="_Toc521083940"/>
      <w:bookmarkStart w:id="16017" w:name="_Toc521341080"/>
      <w:bookmarkStart w:id="16018" w:name="_Toc521439600"/>
      <w:bookmarkStart w:id="16019" w:name="_Toc67557262"/>
      <w:r w:rsidRPr="003F2961">
        <w:lastRenderedPageBreak/>
        <w:t>Модель данных объекта</w:t>
      </w:r>
      <w:bookmarkEnd w:id="16016"/>
      <w:bookmarkEnd w:id="16017"/>
      <w:bookmarkEnd w:id="16018"/>
      <w:bookmarkEnd w:id="16019"/>
    </w:p>
    <w:p w14:paraId="1675CC77" w14:textId="0FA91AE6" w:rsidR="000702DA" w:rsidRPr="00D00F23" w:rsidRDefault="00D153F5" w:rsidP="00696F74">
      <w:pPr>
        <w:pStyle w:val="a9"/>
        <w:keepNext/>
        <w:spacing w:after="240" w:afterAutospacing="0" w:line="276" w:lineRule="auto"/>
        <w:ind w:right="397"/>
        <w:jc w:val="right"/>
        <w:rPr>
          <w:rFonts w:ascii="Arial" w:hAnsi="Arial" w:cs="Arial"/>
          <w:b/>
          <w:sz w:val="22"/>
        </w:rPr>
      </w:pPr>
      <w:r w:rsidRPr="00321205">
        <w:rPr>
          <w:rFonts w:ascii="Arial" w:hAnsi="Arial" w:cs="Arial"/>
          <w:b/>
          <w:sz w:val="22"/>
        </w:rPr>
        <w:t>Таблица</w:t>
      </w:r>
      <w:r w:rsidRPr="001D3E93">
        <w:rPr>
          <w:rFonts w:ascii="Arial" w:hAnsi="Arial"/>
          <w:b/>
          <w:sz w:val="22"/>
        </w:rPr>
        <w:t xml:space="preserve"> </w:t>
      </w:r>
      <w:r w:rsidR="002870F7">
        <w:rPr>
          <w:rFonts w:ascii="Arial" w:hAnsi="Arial" w:cs="Arial"/>
          <w:b/>
          <w:sz w:val="22"/>
        </w:rPr>
        <w:t>6</w:t>
      </w:r>
      <w:ins w:id="16020" w:author="Александр" w:date="2020-04-13T13:16:00Z">
        <w:r w:rsidR="00DA4FCC">
          <w:rPr>
            <w:rFonts w:ascii="Arial" w:hAnsi="Arial" w:cs="Arial"/>
            <w:b/>
            <w:sz w:val="22"/>
          </w:rPr>
          <w:t>6</w:t>
        </w:r>
      </w:ins>
      <w:del w:id="16021" w:author="Александр" w:date="2020-04-13T13:16:00Z">
        <w:r w:rsidR="00156F97" w:rsidDel="00870994">
          <w:rPr>
            <w:rFonts w:ascii="Arial" w:hAnsi="Arial" w:cs="Arial"/>
            <w:b/>
            <w:sz w:val="22"/>
          </w:rPr>
          <w:delText>1</w:delText>
        </w:r>
      </w:del>
      <w:r w:rsidRPr="00321205">
        <w:rPr>
          <w:rFonts w:ascii="Arial" w:hAnsi="Arial" w:cs="Arial"/>
          <w:b/>
          <w:sz w:val="22"/>
        </w:rPr>
        <w:t xml:space="preserve">. Модель данных </w:t>
      </w:r>
      <w:r>
        <w:rPr>
          <w:rFonts w:ascii="Arial" w:hAnsi="Arial" w:cs="Arial"/>
          <w:b/>
          <w:sz w:val="22"/>
          <w:lang w:val="en-US"/>
        </w:rPr>
        <w:t>PM</w:t>
      </w:r>
      <w:r w:rsidRPr="004671AF">
        <w:rPr>
          <w:rFonts w:ascii="Arial" w:hAnsi="Arial" w:cs="Arial"/>
          <w:b/>
          <w:sz w:val="22"/>
        </w:rPr>
        <w:t xml:space="preserve">_59 </w:t>
      </w:r>
      <w:r>
        <w:rPr>
          <w:rFonts w:ascii="Arial" w:hAnsi="Arial" w:cs="Arial"/>
          <w:b/>
          <w:sz w:val="22"/>
        </w:rPr>
        <w:t>Точки измерений и счетчики</w:t>
      </w:r>
    </w:p>
    <w:tbl>
      <w:tblPr>
        <w:tblW w:w="5468" w:type="pct"/>
        <w:tblInd w:w="-1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Change w:id="16022" w:author="Александр" w:date="2020-04-13T10:21:00Z">
          <w:tblPr>
            <w:tblW w:w="5268"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495"/>
        <w:gridCol w:w="1038"/>
        <w:gridCol w:w="1889"/>
        <w:gridCol w:w="2752"/>
        <w:gridCol w:w="850"/>
        <w:gridCol w:w="1477"/>
        <w:gridCol w:w="1857"/>
        <w:gridCol w:w="1824"/>
        <w:gridCol w:w="1174"/>
        <w:gridCol w:w="1736"/>
        <w:gridCol w:w="1063"/>
        <w:tblGridChange w:id="16023">
          <w:tblGrid>
            <w:gridCol w:w="495"/>
            <w:gridCol w:w="1038"/>
            <w:gridCol w:w="1889"/>
            <w:gridCol w:w="2752"/>
            <w:gridCol w:w="850"/>
            <w:gridCol w:w="1477"/>
            <w:gridCol w:w="1857"/>
            <w:gridCol w:w="1824"/>
            <w:gridCol w:w="1174"/>
            <w:gridCol w:w="1736"/>
            <w:gridCol w:w="1063"/>
          </w:tblGrid>
        </w:tblGridChange>
      </w:tblGrid>
      <w:tr w:rsidR="002936D1" w:rsidRPr="0086487D" w14:paraId="296B5A76" w14:textId="77777777" w:rsidTr="002936D1">
        <w:trPr>
          <w:cantSplit/>
          <w:trHeight w:val="397"/>
          <w:tblHeader/>
          <w:trPrChange w:id="16024" w:author="Александр" w:date="2020-04-13T10:21:00Z">
            <w:trPr>
              <w:cantSplit/>
              <w:trHeight w:val="397"/>
              <w:tblHeader/>
            </w:trPr>
          </w:trPrChange>
        </w:trPr>
        <w:tc>
          <w:tcPr>
            <w:tcW w:w="77" w:type="pct"/>
            <w:vMerge w:val="restart"/>
            <w:shd w:val="clear" w:color="auto" w:fill="FFC000"/>
            <w:vAlign w:val="center"/>
            <w:tcPrChange w:id="16025" w:author="Александр" w:date="2020-04-13T10:21:00Z">
              <w:tcPr>
                <w:tcW w:w="153" w:type="pct"/>
                <w:vMerge w:val="restart"/>
                <w:shd w:val="clear" w:color="auto" w:fill="FFC000"/>
                <w:vAlign w:val="center"/>
              </w:tcPr>
            </w:tcPrChange>
          </w:tcPr>
          <w:p w14:paraId="72379465" w14:textId="77777777" w:rsidR="00D153F5" w:rsidRPr="0086487D" w:rsidRDefault="00D153F5" w:rsidP="00D153F5">
            <w:pPr>
              <w:jc w:val="center"/>
              <w:rPr>
                <w:rFonts w:ascii="Arial" w:hAnsi="Arial" w:cs="Arial"/>
                <w:b/>
                <w:sz w:val="20"/>
              </w:rPr>
            </w:pPr>
            <w:r>
              <w:rPr>
                <w:rFonts w:ascii="Arial" w:hAnsi="Arial" w:cs="Arial"/>
                <w:b/>
                <w:sz w:val="20"/>
              </w:rPr>
              <w:t>№</w:t>
            </w:r>
          </w:p>
        </w:tc>
        <w:tc>
          <w:tcPr>
            <w:tcW w:w="326" w:type="pct"/>
            <w:vMerge w:val="restart"/>
            <w:shd w:val="clear" w:color="auto" w:fill="FFC000"/>
            <w:tcPrChange w:id="16026" w:author="Александр" w:date="2020-04-13T10:21:00Z">
              <w:tcPr>
                <w:tcW w:w="321" w:type="pct"/>
                <w:vMerge w:val="restart"/>
                <w:shd w:val="clear" w:color="auto" w:fill="FFC000"/>
              </w:tcPr>
            </w:tcPrChange>
          </w:tcPr>
          <w:p w14:paraId="5944E0E6" w14:textId="77777777" w:rsidR="00D153F5" w:rsidRDefault="00D153F5" w:rsidP="00D153F5">
            <w:pPr>
              <w:jc w:val="center"/>
              <w:rPr>
                <w:rFonts w:ascii="Arial" w:hAnsi="Arial" w:cs="Arial"/>
                <w:b/>
                <w:sz w:val="20"/>
              </w:rPr>
            </w:pPr>
          </w:p>
          <w:p w14:paraId="4274BB49"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94" w:type="pct"/>
            <w:vMerge w:val="restart"/>
            <w:shd w:val="clear" w:color="auto" w:fill="FFC000"/>
            <w:vAlign w:val="center"/>
            <w:tcPrChange w:id="16027" w:author="Александр" w:date="2020-04-13T10:21:00Z">
              <w:tcPr>
                <w:tcW w:w="585" w:type="pct"/>
                <w:vMerge w:val="restart"/>
                <w:shd w:val="clear" w:color="auto" w:fill="FFC000"/>
                <w:vAlign w:val="center"/>
              </w:tcPr>
            </w:tcPrChange>
          </w:tcPr>
          <w:p w14:paraId="1341B04C"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865" w:type="pct"/>
            <w:vMerge w:val="restart"/>
            <w:shd w:val="clear" w:color="auto" w:fill="FFC000"/>
            <w:vAlign w:val="center"/>
            <w:tcPrChange w:id="16028" w:author="Александр" w:date="2020-04-13T10:21:00Z">
              <w:tcPr>
                <w:tcW w:w="852" w:type="pct"/>
                <w:vMerge w:val="restart"/>
                <w:shd w:val="clear" w:color="auto" w:fill="FFC000"/>
                <w:vAlign w:val="center"/>
              </w:tcPr>
            </w:tcPrChange>
          </w:tcPr>
          <w:p w14:paraId="5A14FFBE"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267" w:type="pct"/>
            <w:vMerge w:val="restart"/>
            <w:shd w:val="clear" w:color="auto" w:fill="FFC000"/>
            <w:vAlign w:val="center"/>
            <w:tcPrChange w:id="16029" w:author="Александр" w:date="2020-04-13T10:21:00Z">
              <w:tcPr>
                <w:tcW w:w="263" w:type="pct"/>
                <w:vMerge w:val="restart"/>
                <w:shd w:val="clear" w:color="auto" w:fill="FFC000"/>
                <w:vAlign w:val="center"/>
              </w:tcPr>
            </w:tcPrChange>
          </w:tcPr>
          <w:p w14:paraId="72A3F556"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64" w:type="pct"/>
            <w:vMerge w:val="restart"/>
            <w:shd w:val="clear" w:color="auto" w:fill="FFC000"/>
            <w:vAlign w:val="center"/>
            <w:tcPrChange w:id="16030" w:author="Александр" w:date="2020-04-13T10:21:00Z">
              <w:tcPr>
                <w:tcW w:w="457" w:type="pct"/>
                <w:vMerge w:val="restart"/>
                <w:shd w:val="clear" w:color="auto" w:fill="FFC000"/>
                <w:vAlign w:val="center"/>
              </w:tcPr>
            </w:tcPrChange>
          </w:tcPr>
          <w:p w14:paraId="1707D1DD"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157" w:type="pct"/>
            <w:gridSpan w:val="2"/>
            <w:shd w:val="clear" w:color="auto" w:fill="FFC000"/>
            <w:tcPrChange w:id="16031" w:author="Александр" w:date="2020-04-13T10:21:00Z">
              <w:tcPr>
                <w:tcW w:w="1140" w:type="pct"/>
                <w:gridSpan w:val="2"/>
                <w:shd w:val="clear" w:color="auto" w:fill="FFC000"/>
              </w:tcPr>
            </w:tcPrChange>
          </w:tcPr>
          <w:p w14:paraId="220ADB3C"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915" w:type="pct"/>
            <w:gridSpan w:val="2"/>
            <w:shd w:val="clear" w:color="auto" w:fill="FFC000"/>
            <w:vAlign w:val="center"/>
            <w:tcPrChange w:id="16032" w:author="Александр" w:date="2020-04-13T10:21:00Z">
              <w:tcPr>
                <w:tcW w:w="901" w:type="pct"/>
                <w:gridSpan w:val="2"/>
                <w:shd w:val="clear" w:color="auto" w:fill="FFC000"/>
                <w:vAlign w:val="center"/>
              </w:tcPr>
            </w:tcPrChange>
          </w:tcPr>
          <w:p w14:paraId="15895F5F"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34" w:type="pct"/>
            <w:vMerge w:val="restart"/>
            <w:shd w:val="clear" w:color="auto" w:fill="FFC000"/>
            <w:vAlign w:val="center"/>
            <w:tcPrChange w:id="16033" w:author="Александр" w:date="2020-04-13T10:21:00Z">
              <w:tcPr>
                <w:tcW w:w="329" w:type="pct"/>
                <w:vMerge w:val="restart"/>
                <w:shd w:val="clear" w:color="auto" w:fill="FFC000"/>
                <w:vAlign w:val="center"/>
              </w:tcPr>
            </w:tcPrChange>
          </w:tcPr>
          <w:p w14:paraId="521C796E"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2936D1" w:rsidRPr="0086487D" w14:paraId="6512D14C" w14:textId="77777777" w:rsidTr="002936D1">
        <w:trPr>
          <w:cantSplit/>
          <w:trHeight w:val="394"/>
          <w:trPrChange w:id="16034" w:author="Александр" w:date="2020-04-13T10:21:00Z">
            <w:trPr>
              <w:cantSplit/>
              <w:trHeight w:val="394"/>
            </w:trPr>
          </w:trPrChange>
        </w:trPr>
        <w:tc>
          <w:tcPr>
            <w:tcW w:w="77" w:type="pct"/>
            <w:vMerge/>
            <w:vAlign w:val="center"/>
            <w:tcPrChange w:id="16035" w:author="Александр" w:date="2020-04-13T10:21:00Z">
              <w:tcPr>
                <w:tcW w:w="153" w:type="pct"/>
                <w:vMerge/>
                <w:vAlign w:val="center"/>
              </w:tcPr>
            </w:tcPrChange>
          </w:tcPr>
          <w:p w14:paraId="167A311E" w14:textId="77777777" w:rsidR="00D153F5" w:rsidRPr="0086487D" w:rsidRDefault="00D153F5" w:rsidP="00D153F5">
            <w:pPr>
              <w:jc w:val="center"/>
              <w:rPr>
                <w:rFonts w:ascii="Arial" w:hAnsi="Arial" w:cs="Arial"/>
                <w:sz w:val="20"/>
              </w:rPr>
            </w:pPr>
          </w:p>
        </w:tc>
        <w:tc>
          <w:tcPr>
            <w:tcW w:w="326" w:type="pct"/>
            <w:vMerge/>
            <w:tcPrChange w:id="16036" w:author="Александр" w:date="2020-04-13T10:21:00Z">
              <w:tcPr>
                <w:tcW w:w="321" w:type="pct"/>
                <w:vMerge/>
              </w:tcPr>
            </w:tcPrChange>
          </w:tcPr>
          <w:p w14:paraId="68BB13FA" w14:textId="77777777" w:rsidR="00D153F5" w:rsidRPr="0086487D" w:rsidRDefault="00D153F5" w:rsidP="00D153F5">
            <w:pPr>
              <w:jc w:val="center"/>
              <w:rPr>
                <w:rFonts w:ascii="Arial" w:hAnsi="Arial" w:cs="Arial"/>
                <w:sz w:val="20"/>
              </w:rPr>
            </w:pPr>
          </w:p>
        </w:tc>
        <w:tc>
          <w:tcPr>
            <w:tcW w:w="594" w:type="pct"/>
            <w:vMerge/>
            <w:vAlign w:val="center"/>
            <w:tcPrChange w:id="16037" w:author="Александр" w:date="2020-04-13T10:21:00Z">
              <w:tcPr>
                <w:tcW w:w="585" w:type="pct"/>
                <w:vMerge/>
                <w:vAlign w:val="center"/>
              </w:tcPr>
            </w:tcPrChange>
          </w:tcPr>
          <w:p w14:paraId="6BFA53FB" w14:textId="77777777" w:rsidR="00D153F5" w:rsidRPr="0086487D" w:rsidRDefault="00D153F5" w:rsidP="00D153F5">
            <w:pPr>
              <w:jc w:val="center"/>
              <w:rPr>
                <w:rFonts w:ascii="Arial" w:hAnsi="Arial" w:cs="Arial"/>
                <w:sz w:val="20"/>
              </w:rPr>
            </w:pPr>
          </w:p>
        </w:tc>
        <w:tc>
          <w:tcPr>
            <w:tcW w:w="865" w:type="pct"/>
            <w:vMerge/>
            <w:vAlign w:val="center"/>
            <w:tcPrChange w:id="16038" w:author="Александр" w:date="2020-04-13T10:21:00Z">
              <w:tcPr>
                <w:tcW w:w="852" w:type="pct"/>
                <w:vMerge/>
                <w:vAlign w:val="center"/>
              </w:tcPr>
            </w:tcPrChange>
          </w:tcPr>
          <w:p w14:paraId="7D74AF2E" w14:textId="77777777" w:rsidR="00D153F5" w:rsidRPr="0086487D" w:rsidRDefault="00D153F5" w:rsidP="00D153F5">
            <w:pPr>
              <w:jc w:val="center"/>
              <w:rPr>
                <w:rFonts w:ascii="Arial" w:hAnsi="Arial" w:cs="Arial"/>
                <w:sz w:val="20"/>
              </w:rPr>
            </w:pPr>
          </w:p>
        </w:tc>
        <w:tc>
          <w:tcPr>
            <w:tcW w:w="267" w:type="pct"/>
            <w:vMerge/>
            <w:vAlign w:val="center"/>
            <w:tcPrChange w:id="16039" w:author="Александр" w:date="2020-04-13T10:21:00Z">
              <w:tcPr>
                <w:tcW w:w="263" w:type="pct"/>
                <w:vMerge/>
                <w:vAlign w:val="center"/>
              </w:tcPr>
            </w:tcPrChange>
          </w:tcPr>
          <w:p w14:paraId="0071603D" w14:textId="77777777" w:rsidR="00D153F5" w:rsidRPr="0086487D" w:rsidRDefault="00D153F5" w:rsidP="00D153F5">
            <w:pPr>
              <w:jc w:val="center"/>
              <w:rPr>
                <w:rFonts w:ascii="Arial" w:hAnsi="Arial" w:cs="Arial"/>
                <w:sz w:val="20"/>
              </w:rPr>
            </w:pPr>
          </w:p>
        </w:tc>
        <w:tc>
          <w:tcPr>
            <w:tcW w:w="464" w:type="pct"/>
            <w:vMerge/>
            <w:vAlign w:val="center"/>
            <w:tcPrChange w:id="16040" w:author="Александр" w:date="2020-04-13T10:21:00Z">
              <w:tcPr>
                <w:tcW w:w="457" w:type="pct"/>
                <w:vMerge/>
                <w:vAlign w:val="center"/>
              </w:tcPr>
            </w:tcPrChange>
          </w:tcPr>
          <w:p w14:paraId="1885C6A0" w14:textId="77777777" w:rsidR="00D153F5" w:rsidRPr="0086487D" w:rsidRDefault="00D153F5" w:rsidP="00D153F5">
            <w:pPr>
              <w:jc w:val="center"/>
              <w:rPr>
                <w:rFonts w:ascii="Arial" w:hAnsi="Arial" w:cs="Arial"/>
                <w:sz w:val="20"/>
              </w:rPr>
            </w:pPr>
          </w:p>
        </w:tc>
        <w:tc>
          <w:tcPr>
            <w:tcW w:w="584" w:type="pct"/>
            <w:tcBorders>
              <w:top w:val="single" w:sz="6" w:space="0" w:color="auto"/>
              <w:bottom w:val="single" w:sz="6" w:space="0" w:color="auto"/>
            </w:tcBorders>
            <w:shd w:val="clear" w:color="auto" w:fill="FFC000"/>
            <w:tcPrChange w:id="16041" w:author="Александр" w:date="2020-04-13T10:21:00Z">
              <w:tcPr>
                <w:tcW w:w="575" w:type="pct"/>
                <w:tcBorders>
                  <w:top w:val="single" w:sz="6" w:space="0" w:color="auto"/>
                  <w:bottom w:val="single" w:sz="6" w:space="0" w:color="auto"/>
                </w:tcBorders>
                <w:shd w:val="clear" w:color="auto" w:fill="FFC000"/>
              </w:tcPr>
            </w:tcPrChange>
          </w:tcPr>
          <w:p w14:paraId="5F21A005"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573" w:type="pct"/>
            <w:tcBorders>
              <w:top w:val="single" w:sz="6" w:space="0" w:color="auto"/>
              <w:bottom w:val="single" w:sz="6" w:space="0" w:color="auto"/>
            </w:tcBorders>
            <w:shd w:val="clear" w:color="auto" w:fill="FFC000"/>
            <w:tcPrChange w:id="16042" w:author="Александр" w:date="2020-04-13T10:21:00Z">
              <w:tcPr>
                <w:tcW w:w="565" w:type="pct"/>
                <w:tcBorders>
                  <w:top w:val="single" w:sz="6" w:space="0" w:color="auto"/>
                  <w:bottom w:val="single" w:sz="6" w:space="0" w:color="auto"/>
                </w:tcBorders>
                <w:shd w:val="clear" w:color="auto" w:fill="FFC000"/>
              </w:tcPr>
            </w:tcPrChange>
          </w:tcPr>
          <w:p w14:paraId="2804D87D"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69" w:type="pct"/>
            <w:tcBorders>
              <w:top w:val="single" w:sz="6" w:space="0" w:color="auto"/>
              <w:bottom w:val="single" w:sz="6" w:space="0" w:color="auto"/>
            </w:tcBorders>
            <w:shd w:val="clear" w:color="auto" w:fill="FFC000"/>
            <w:vAlign w:val="center"/>
            <w:tcPrChange w:id="16043" w:author="Александр" w:date="2020-04-13T10:21:00Z">
              <w:tcPr>
                <w:tcW w:w="363" w:type="pct"/>
                <w:tcBorders>
                  <w:top w:val="single" w:sz="6" w:space="0" w:color="auto"/>
                  <w:bottom w:val="single" w:sz="6" w:space="0" w:color="auto"/>
                </w:tcBorders>
                <w:shd w:val="clear" w:color="auto" w:fill="FFC000"/>
                <w:vAlign w:val="center"/>
              </w:tcPr>
            </w:tcPrChange>
          </w:tcPr>
          <w:p w14:paraId="5CF20E86"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546" w:type="pct"/>
            <w:shd w:val="clear" w:color="auto" w:fill="FFC000"/>
            <w:vAlign w:val="center"/>
            <w:tcPrChange w:id="16044" w:author="Александр" w:date="2020-04-13T10:21:00Z">
              <w:tcPr>
                <w:tcW w:w="537" w:type="pct"/>
                <w:shd w:val="clear" w:color="auto" w:fill="FFC000"/>
                <w:vAlign w:val="center"/>
              </w:tcPr>
            </w:tcPrChange>
          </w:tcPr>
          <w:p w14:paraId="4D23FFB9"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34" w:type="pct"/>
            <w:vMerge/>
            <w:shd w:val="clear" w:color="auto" w:fill="FFC000"/>
            <w:tcPrChange w:id="16045" w:author="Александр" w:date="2020-04-13T10:21:00Z">
              <w:tcPr>
                <w:tcW w:w="329" w:type="pct"/>
                <w:vMerge/>
                <w:shd w:val="clear" w:color="auto" w:fill="FFC000"/>
              </w:tcPr>
            </w:tcPrChange>
          </w:tcPr>
          <w:p w14:paraId="79163C43" w14:textId="77777777" w:rsidR="00D153F5" w:rsidRPr="00675CA3" w:rsidRDefault="00D153F5" w:rsidP="00D153F5">
            <w:pPr>
              <w:jc w:val="center"/>
              <w:rPr>
                <w:rFonts w:ascii="Arial" w:hAnsi="Arial" w:cs="Arial"/>
                <w:b/>
                <w:sz w:val="20"/>
              </w:rPr>
            </w:pPr>
          </w:p>
        </w:tc>
      </w:tr>
      <w:tr w:rsidR="002936D1" w:rsidRPr="0086487D" w14:paraId="43FCEB53" w14:textId="77777777" w:rsidTr="002936D1">
        <w:trPr>
          <w:cantSplit/>
          <w:trHeight w:val="1158"/>
          <w:trPrChange w:id="16046" w:author="Александр" w:date="2020-04-13T10:21:00Z">
            <w:trPr>
              <w:cantSplit/>
              <w:trHeight w:val="1158"/>
            </w:trPr>
          </w:trPrChange>
        </w:trPr>
        <w:tc>
          <w:tcPr>
            <w:tcW w:w="77" w:type="pct"/>
            <w:tcPrChange w:id="16047" w:author="Александр" w:date="2020-04-13T10:21:00Z">
              <w:tcPr>
                <w:tcW w:w="153" w:type="pct"/>
              </w:tcPr>
            </w:tcPrChange>
          </w:tcPr>
          <w:p w14:paraId="1DF42D4C" w14:textId="77777777" w:rsidR="000C1FAE" w:rsidRPr="004671AF" w:rsidRDefault="000C1FAE" w:rsidP="000C1FAE">
            <w:pPr>
              <w:rPr>
                <w:rFonts w:ascii="Arial" w:hAnsi="Arial" w:cs="Arial"/>
                <w:sz w:val="20"/>
              </w:rPr>
            </w:pPr>
            <w:r>
              <w:rPr>
                <w:rFonts w:ascii="Arial" w:hAnsi="Arial" w:cs="Arial"/>
                <w:sz w:val="20"/>
              </w:rPr>
              <w:t>1.</w:t>
            </w:r>
          </w:p>
        </w:tc>
        <w:tc>
          <w:tcPr>
            <w:tcW w:w="326" w:type="pct"/>
            <w:tcPrChange w:id="16048" w:author="Александр" w:date="2020-04-13T10:21:00Z">
              <w:tcPr>
                <w:tcW w:w="321" w:type="pct"/>
              </w:tcPr>
            </w:tcPrChange>
          </w:tcPr>
          <w:p w14:paraId="3B7A8A89" w14:textId="6DECCDFA" w:rsidR="000C1FAE" w:rsidRDefault="000C1FAE" w:rsidP="000C1FAE">
            <w:pPr>
              <w:jc w:val="left"/>
              <w:rPr>
                <w:rFonts w:ascii="Arial" w:hAnsi="Arial" w:cs="Arial"/>
                <w:sz w:val="20"/>
              </w:rPr>
            </w:pPr>
            <w:r>
              <w:rPr>
                <w:rFonts w:ascii="Arial" w:hAnsi="Arial" w:cs="Arial"/>
                <w:sz w:val="20"/>
              </w:rPr>
              <w:t>-</w:t>
            </w:r>
          </w:p>
        </w:tc>
        <w:tc>
          <w:tcPr>
            <w:tcW w:w="594" w:type="pct"/>
            <w:tcPrChange w:id="16049" w:author="Александр" w:date="2020-04-13T10:21:00Z">
              <w:tcPr>
                <w:tcW w:w="585" w:type="pct"/>
              </w:tcPr>
            </w:tcPrChange>
          </w:tcPr>
          <w:p w14:paraId="67218003" w14:textId="77777777" w:rsidR="000C1FAE" w:rsidRPr="004671AF" w:rsidRDefault="000C1FAE" w:rsidP="000C1FAE">
            <w:pPr>
              <w:jc w:val="left"/>
              <w:rPr>
                <w:rFonts w:ascii="Arial" w:hAnsi="Arial" w:cs="Arial"/>
                <w:sz w:val="20"/>
              </w:rPr>
            </w:pPr>
            <w:r>
              <w:rPr>
                <w:rFonts w:ascii="Arial" w:hAnsi="Arial" w:cs="Arial"/>
                <w:sz w:val="20"/>
              </w:rPr>
              <w:t>Тип объекта</w:t>
            </w:r>
          </w:p>
        </w:tc>
        <w:tc>
          <w:tcPr>
            <w:tcW w:w="865" w:type="pct"/>
            <w:tcPrChange w:id="16050" w:author="Александр" w:date="2020-04-13T10:21:00Z">
              <w:tcPr>
                <w:tcW w:w="852" w:type="pct"/>
              </w:tcPr>
            </w:tcPrChange>
          </w:tcPr>
          <w:p w14:paraId="0B38CF8E" w14:textId="5EDD2A5C" w:rsidR="000C1FAE" w:rsidRPr="00D445FE" w:rsidRDefault="000C1FAE" w:rsidP="000C1FAE">
            <w:pPr>
              <w:jc w:val="left"/>
              <w:rPr>
                <w:rFonts w:ascii="Arial" w:hAnsi="Arial" w:cs="Arial"/>
                <w:sz w:val="20"/>
              </w:rPr>
            </w:pPr>
            <w:r>
              <w:rPr>
                <w:rFonts w:ascii="Arial" w:hAnsi="Arial" w:cs="Arial"/>
                <w:sz w:val="20"/>
              </w:rPr>
              <w:t>Определяет тип объекта, на котором расположена точка измерений</w:t>
            </w:r>
            <w:r w:rsidR="00D445FE">
              <w:rPr>
                <w:rFonts w:ascii="Arial" w:hAnsi="Arial" w:cs="Arial"/>
                <w:sz w:val="20"/>
              </w:rPr>
              <w:t xml:space="preserve">. Единица оборудования – </w:t>
            </w:r>
            <w:r w:rsidR="00D445FE">
              <w:rPr>
                <w:rFonts w:ascii="Arial" w:hAnsi="Arial" w:cs="Arial"/>
                <w:sz w:val="20"/>
                <w:lang w:val="en-US"/>
              </w:rPr>
              <w:t>IEQ</w:t>
            </w:r>
            <w:r w:rsidR="00D445FE" w:rsidRPr="00D445FE">
              <w:rPr>
                <w:rFonts w:ascii="Arial" w:hAnsi="Arial" w:cs="Arial"/>
                <w:sz w:val="20"/>
              </w:rPr>
              <w:t xml:space="preserve">, </w:t>
            </w:r>
            <w:r w:rsidR="00D445FE">
              <w:rPr>
                <w:rFonts w:ascii="Arial" w:hAnsi="Arial" w:cs="Arial"/>
                <w:sz w:val="20"/>
              </w:rPr>
              <w:t xml:space="preserve">тех. место - </w:t>
            </w:r>
            <w:r w:rsidR="00D445FE">
              <w:rPr>
                <w:rFonts w:ascii="Arial" w:hAnsi="Arial" w:cs="Arial"/>
                <w:sz w:val="20"/>
                <w:lang w:val="en-US"/>
              </w:rPr>
              <w:t>IFL</w:t>
            </w:r>
          </w:p>
        </w:tc>
        <w:tc>
          <w:tcPr>
            <w:tcW w:w="267" w:type="pct"/>
            <w:tcPrChange w:id="16051" w:author="Александр" w:date="2020-04-13T10:21:00Z">
              <w:tcPr>
                <w:tcW w:w="263" w:type="pct"/>
              </w:tcPr>
            </w:tcPrChange>
          </w:tcPr>
          <w:p w14:paraId="1D7F339C" w14:textId="77777777" w:rsidR="000C1FAE" w:rsidRPr="00D445FE" w:rsidRDefault="000C1FAE" w:rsidP="000C1FAE">
            <w:pPr>
              <w:jc w:val="center"/>
              <w:rPr>
                <w:rFonts w:ascii="Arial" w:hAnsi="Arial" w:cs="Arial"/>
                <w:sz w:val="20"/>
              </w:rPr>
            </w:pPr>
            <w:r>
              <w:rPr>
                <w:rFonts w:ascii="Arial" w:hAnsi="Arial" w:cs="Arial"/>
                <w:sz w:val="20"/>
                <w:lang w:val="en-US"/>
              </w:rPr>
              <w:t>CHAR</w:t>
            </w:r>
            <w:r w:rsidRPr="00D445FE">
              <w:rPr>
                <w:rFonts w:ascii="Arial" w:hAnsi="Arial" w:cs="Arial"/>
                <w:sz w:val="20"/>
              </w:rPr>
              <w:t>, 3</w:t>
            </w:r>
          </w:p>
        </w:tc>
        <w:tc>
          <w:tcPr>
            <w:tcW w:w="464" w:type="pct"/>
            <w:tcPrChange w:id="16052" w:author="Александр" w:date="2020-04-13T10:21:00Z">
              <w:tcPr>
                <w:tcW w:w="457" w:type="pct"/>
              </w:tcPr>
            </w:tcPrChange>
          </w:tcPr>
          <w:p w14:paraId="33EBA3EA" w14:textId="77777777" w:rsidR="000C1FAE" w:rsidRPr="0086487D" w:rsidRDefault="000C1FAE" w:rsidP="000C1FAE">
            <w:pPr>
              <w:jc w:val="center"/>
              <w:rPr>
                <w:rFonts w:ascii="Arial" w:hAnsi="Arial" w:cs="Arial"/>
                <w:sz w:val="20"/>
              </w:rPr>
            </w:pPr>
            <w:r w:rsidRPr="004671AF">
              <w:rPr>
                <w:rFonts w:ascii="Arial" w:hAnsi="Arial" w:cs="Arial"/>
                <w:sz w:val="20"/>
              </w:rPr>
              <w:t>T370O</w:t>
            </w:r>
            <w:r>
              <w:rPr>
                <w:rFonts w:ascii="Arial" w:hAnsi="Arial" w:cs="Arial"/>
                <w:sz w:val="20"/>
              </w:rPr>
              <w:t>-</w:t>
            </w:r>
            <w:r w:rsidRPr="004671AF">
              <w:rPr>
                <w:rFonts w:ascii="Arial" w:hAnsi="Arial" w:cs="Arial"/>
                <w:sz w:val="20"/>
              </w:rPr>
              <w:t>OBTYP</w:t>
            </w:r>
          </w:p>
        </w:tc>
        <w:tc>
          <w:tcPr>
            <w:tcW w:w="584" w:type="pct"/>
            <w:tcPrChange w:id="16053" w:author="Александр" w:date="2020-04-13T10:21:00Z">
              <w:tcPr>
                <w:tcW w:w="575" w:type="pct"/>
              </w:tcPr>
            </w:tcPrChange>
          </w:tcPr>
          <w:p w14:paraId="71FC2358" w14:textId="77777777" w:rsidR="000C1FAE" w:rsidRPr="00D445FE" w:rsidRDefault="000C1FAE" w:rsidP="000C1FAE">
            <w:pPr>
              <w:jc w:val="center"/>
              <w:rPr>
                <w:rFonts w:ascii="Arial" w:hAnsi="Arial" w:cs="Arial"/>
                <w:sz w:val="20"/>
              </w:rPr>
            </w:pPr>
            <w:r>
              <w:rPr>
                <w:rFonts w:ascii="Arial" w:hAnsi="Arial" w:cs="Arial"/>
                <w:sz w:val="20"/>
                <w:lang w:val="en-US"/>
              </w:rPr>
              <w:t>X</w:t>
            </w:r>
          </w:p>
        </w:tc>
        <w:tc>
          <w:tcPr>
            <w:tcW w:w="573" w:type="pct"/>
            <w:tcPrChange w:id="16054" w:author="Александр" w:date="2020-04-13T10:21:00Z">
              <w:tcPr>
                <w:tcW w:w="565" w:type="pct"/>
              </w:tcPr>
            </w:tcPrChange>
          </w:tcPr>
          <w:p w14:paraId="70E4D0EA" w14:textId="2D4D0894" w:rsidR="000C1FAE" w:rsidRPr="0086487D" w:rsidRDefault="000C1FAE" w:rsidP="000C1FAE">
            <w:pPr>
              <w:jc w:val="center"/>
              <w:rPr>
                <w:rFonts w:ascii="Arial" w:hAnsi="Arial" w:cs="Arial"/>
                <w:sz w:val="20"/>
              </w:rPr>
            </w:pPr>
            <w:r>
              <w:rPr>
                <w:rFonts w:ascii="Arial" w:hAnsi="Arial" w:cs="Arial"/>
                <w:sz w:val="20"/>
              </w:rPr>
              <w:t>Для всех объектов</w:t>
            </w:r>
          </w:p>
        </w:tc>
        <w:tc>
          <w:tcPr>
            <w:tcW w:w="369" w:type="pct"/>
            <w:tcPrChange w:id="16055" w:author="Александр" w:date="2020-04-13T10:21:00Z">
              <w:tcPr>
                <w:tcW w:w="363" w:type="pct"/>
              </w:tcPr>
            </w:tcPrChange>
          </w:tcPr>
          <w:p w14:paraId="152F9B38" w14:textId="732090BE" w:rsidR="000C1FAE" w:rsidRPr="0086487D" w:rsidRDefault="000C1FAE" w:rsidP="000C1FAE">
            <w:pPr>
              <w:jc w:val="center"/>
              <w:rPr>
                <w:rFonts w:ascii="Arial" w:hAnsi="Arial" w:cs="Arial"/>
                <w:sz w:val="20"/>
              </w:rPr>
            </w:pPr>
            <w:r>
              <w:rPr>
                <w:rFonts w:ascii="Arial" w:hAnsi="Arial" w:cs="Arial"/>
                <w:sz w:val="20"/>
              </w:rPr>
              <w:t>-</w:t>
            </w:r>
          </w:p>
        </w:tc>
        <w:tc>
          <w:tcPr>
            <w:tcW w:w="546" w:type="pct"/>
            <w:tcPrChange w:id="16056" w:author="Александр" w:date="2020-04-13T10:21:00Z">
              <w:tcPr>
                <w:tcW w:w="537" w:type="pct"/>
              </w:tcPr>
            </w:tcPrChange>
          </w:tcPr>
          <w:p w14:paraId="5E6270B5" w14:textId="43D548CC" w:rsidR="000C1FAE" w:rsidRPr="0086487D" w:rsidRDefault="000C1FAE" w:rsidP="000C1FAE">
            <w:pPr>
              <w:jc w:val="center"/>
              <w:rPr>
                <w:rFonts w:ascii="Arial" w:hAnsi="Arial" w:cs="Arial"/>
                <w:sz w:val="20"/>
              </w:rPr>
            </w:pPr>
            <w:r>
              <w:rPr>
                <w:rFonts w:ascii="Arial" w:hAnsi="Arial" w:cs="Arial"/>
                <w:sz w:val="20"/>
              </w:rPr>
              <w:t>-</w:t>
            </w:r>
          </w:p>
        </w:tc>
        <w:tc>
          <w:tcPr>
            <w:tcW w:w="334" w:type="pct"/>
            <w:tcPrChange w:id="16057" w:author="Александр" w:date="2020-04-13T10:21:00Z">
              <w:tcPr>
                <w:tcW w:w="329" w:type="pct"/>
              </w:tcPr>
            </w:tcPrChange>
          </w:tcPr>
          <w:p w14:paraId="018AC6E5" w14:textId="77777777" w:rsidR="000C1FAE" w:rsidRPr="00D445FE" w:rsidRDefault="000C1FAE" w:rsidP="000C1FAE">
            <w:pPr>
              <w:jc w:val="center"/>
              <w:rPr>
                <w:rFonts w:ascii="Arial" w:hAnsi="Arial" w:cs="Arial"/>
                <w:sz w:val="20"/>
              </w:rPr>
            </w:pPr>
            <w:r>
              <w:rPr>
                <w:rFonts w:ascii="Arial" w:hAnsi="Arial" w:cs="Arial"/>
                <w:sz w:val="20"/>
                <w:lang w:val="en-US"/>
              </w:rPr>
              <w:t>SAP</w:t>
            </w:r>
          </w:p>
        </w:tc>
      </w:tr>
      <w:tr w:rsidR="002936D1" w:rsidRPr="0086487D" w14:paraId="00AC32F0" w14:textId="77777777" w:rsidTr="000702DA">
        <w:trPr>
          <w:cantSplit/>
          <w:trHeight w:val="836"/>
          <w:trPrChange w:id="16058" w:author="Александр" w:date="2020-04-13T10:24:00Z">
            <w:trPr>
              <w:cantSplit/>
              <w:trHeight w:val="1389"/>
            </w:trPr>
          </w:trPrChange>
        </w:trPr>
        <w:tc>
          <w:tcPr>
            <w:tcW w:w="77" w:type="pct"/>
            <w:tcPrChange w:id="16059" w:author="Александр" w:date="2020-04-13T10:24:00Z">
              <w:tcPr>
                <w:tcW w:w="153" w:type="pct"/>
              </w:tcPr>
            </w:tcPrChange>
          </w:tcPr>
          <w:p w14:paraId="58DCA878" w14:textId="77777777" w:rsidR="000C1FAE" w:rsidRPr="00D445FE" w:rsidRDefault="000C1FAE" w:rsidP="000C1FAE">
            <w:pPr>
              <w:rPr>
                <w:rFonts w:ascii="Arial" w:hAnsi="Arial" w:cs="Arial"/>
                <w:sz w:val="20"/>
              </w:rPr>
            </w:pPr>
            <w:r w:rsidRPr="00D445FE">
              <w:rPr>
                <w:rFonts w:ascii="Arial" w:hAnsi="Arial" w:cs="Arial"/>
                <w:sz w:val="20"/>
              </w:rPr>
              <w:t>2.</w:t>
            </w:r>
          </w:p>
        </w:tc>
        <w:tc>
          <w:tcPr>
            <w:tcW w:w="326" w:type="pct"/>
            <w:tcPrChange w:id="16060" w:author="Александр" w:date="2020-04-13T10:24:00Z">
              <w:tcPr>
                <w:tcW w:w="321" w:type="pct"/>
              </w:tcPr>
            </w:tcPrChange>
          </w:tcPr>
          <w:p w14:paraId="2437D651" w14:textId="30A6EAA1" w:rsidR="000C1FAE" w:rsidRDefault="000C1FAE" w:rsidP="000C1FAE">
            <w:pPr>
              <w:jc w:val="left"/>
              <w:rPr>
                <w:rFonts w:ascii="Arial" w:hAnsi="Arial" w:cs="Arial"/>
                <w:sz w:val="20"/>
              </w:rPr>
            </w:pPr>
            <w:r>
              <w:rPr>
                <w:rFonts w:ascii="Arial" w:hAnsi="Arial" w:cs="Arial"/>
                <w:sz w:val="20"/>
              </w:rPr>
              <w:t>-</w:t>
            </w:r>
          </w:p>
        </w:tc>
        <w:tc>
          <w:tcPr>
            <w:tcW w:w="594" w:type="pct"/>
            <w:tcPrChange w:id="16061" w:author="Александр" w:date="2020-04-13T10:24:00Z">
              <w:tcPr>
                <w:tcW w:w="585" w:type="pct"/>
              </w:tcPr>
            </w:tcPrChange>
          </w:tcPr>
          <w:p w14:paraId="0D25A949" w14:textId="180744C5" w:rsidR="000C1FAE" w:rsidRDefault="000702DA" w:rsidP="000C1FAE">
            <w:pPr>
              <w:jc w:val="left"/>
              <w:rPr>
                <w:rFonts w:ascii="Arial" w:hAnsi="Arial" w:cs="Arial"/>
                <w:sz w:val="20"/>
              </w:rPr>
            </w:pPr>
            <w:ins w:id="16062" w:author="Александр" w:date="2020-04-13T10:23:00Z">
              <w:r>
                <w:rPr>
                  <w:rFonts w:ascii="Arial" w:hAnsi="Arial" w:cs="Arial"/>
                  <w:sz w:val="20"/>
                </w:rPr>
                <w:t>Номер точки измерения</w:t>
              </w:r>
            </w:ins>
            <w:del w:id="16063" w:author="Александр" w:date="2020-04-13T10:23:00Z">
              <w:r w:rsidR="000C1FAE" w:rsidDel="000702DA">
                <w:rPr>
                  <w:rFonts w:ascii="Arial" w:hAnsi="Arial" w:cs="Arial"/>
                  <w:sz w:val="20"/>
                </w:rPr>
                <w:delText>Точка измерений</w:delText>
              </w:r>
            </w:del>
          </w:p>
        </w:tc>
        <w:tc>
          <w:tcPr>
            <w:tcW w:w="865" w:type="pct"/>
            <w:tcPrChange w:id="16064" w:author="Александр" w:date="2020-04-13T10:24:00Z">
              <w:tcPr>
                <w:tcW w:w="852" w:type="pct"/>
              </w:tcPr>
            </w:tcPrChange>
          </w:tcPr>
          <w:p w14:paraId="78DC1069" w14:textId="490C2D1C" w:rsidR="000C1FAE" w:rsidRPr="00C57C18" w:rsidRDefault="000C1FAE" w:rsidP="00696F74">
            <w:pPr>
              <w:jc w:val="left"/>
              <w:rPr>
                <w:rFonts w:ascii="Arial" w:hAnsi="Arial" w:cs="Arial"/>
                <w:sz w:val="20"/>
              </w:rPr>
            </w:pPr>
            <w:r w:rsidRPr="00C9094E">
              <w:rPr>
                <w:rFonts w:ascii="Arial" w:hAnsi="Arial" w:cs="Arial"/>
                <w:sz w:val="20"/>
                <w:szCs w:val="20"/>
                <w:lang w:val="en-US"/>
              </w:rPr>
              <w:t>PM</w:t>
            </w:r>
            <w:r w:rsidRPr="00C9094E">
              <w:rPr>
                <w:rFonts w:ascii="Arial" w:hAnsi="Arial" w:cs="Arial"/>
                <w:sz w:val="20"/>
                <w:szCs w:val="20"/>
              </w:rPr>
              <w:t xml:space="preserve">_59. </w:t>
            </w:r>
            <w:ins w:id="16065" w:author="Александр" w:date="2020-04-13T10:24:00Z">
              <w:r w:rsidR="000702DA">
                <w:rPr>
                  <w:rFonts w:ascii="Arial" w:hAnsi="Arial" w:cs="Arial"/>
                  <w:sz w:val="20"/>
                  <w:szCs w:val="20"/>
                </w:rPr>
                <w:t>Точки измерения и счет</w:t>
              </w:r>
              <w:del w:id="16066" w:author="Владимир Лаут" w:date="2021-04-07T18:27:00Z">
                <w:r w:rsidR="000702DA" w:rsidDel="00DC0335">
                  <w:rPr>
                    <w:rFonts w:ascii="Arial" w:hAnsi="Arial" w:cs="Arial"/>
                    <w:sz w:val="20"/>
                    <w:szCs w:val="20"/>
                  </w:rPr>
                  <w:delText>и</w:delText>
                </w:r>
              </w:del>
              <w:r w:rsidR="000702DA">
                <w:rPr>
                  <w:rFonts w:ascii="Arial" w:hAnsi="Arial" w:cs="Arial"/>
                  <w:sz w:val="20"/>
                  <w:szCs w:val="20"/>
                </w:rPr>
                <w:t>чики</w:t>
              </w:r>
            </w:ins>
            <w:del w:id="16067" w:author="Александр" w:date="2020-04-13T10:24:00Z">
              <w:r w:rsidDel="000702DA">
                <w:rPr>
                  <w:rFonts w:ascii="Arial" w:eastAsiaTheme="minorHAnsi" w:hAnsi="Arial" w:cs="Arial"/>
                  <w:sz w:val="20"/>
                  <w:szCs w:val="20"/>
                </w:rPr>
                <w:delText>Объекты,</w:delText>
              </w:r>
              <w:r w:rsidRPr="00C9094E" w:rsidDel="000702DA">
                <w:rPr>
                  <w:rFonts w:ascii="Arial" w:eastAsiaTheme="minorHAnsi" w:hAnsi="Arial" w:cs="Arial"/>
                  <w:sz w:val="20"/>
                  <w:szCs w:val="20"/>
                </w:rPr>
                <w:delText xml:space="preserve"> используемые для регистрации параметров, характеризующих техническое состояние объекта ТОРО</w:delText>
              </w:r>
            </w:del>
          </w:p>
        </w:tc>
        <w:tc>
          <w:tcPr>
            <w:tcW w:w="267" w:type="pct"/>
            <w:tcPrChange w:id="16068" w:author="Александр" w:date="2020-04-13T10:24:00Z">
              <w:tcPr>
                <w:tcW w:w="263" w:type="pct"/>
              </w:tcPr>
            </w:tcPrChange>
          </w:tcPr>
          <w:p w14:paraId="2D6E8382" w14:textId="77777777" w:rsidR="000C1FAE" w:rsidRPr="000702DA" w:rsidRDefault="000C1FAE" w:rsidP="000C1FAE">
            <w:pPr>
              <w:jc w:val="center"/>
              <w:rPr>
                <w:rFonts w:ascii="Arial" w:hAnsi="Arial" w:cs="Arial"/>
                <w:sz w:val="20"/>
                <w:rPrChange w:id="16069" w:author="Александр" w:date="2020-04-13T10:24:00Z">
                  <w:rPr>
                    <w:rFonts w:ascii="Arial" w:hAnsi="Arial" w:cs="Arial"/>
                    <w:sz w:val="20"/>
                    <w:lang w:val="en-US"/>
                  </w:rPr>
                </w:rPrChange>
              </w:rPr>
            </w:pPr>
            <w:r>
              <w:rPr>
                <w:rFonts w:ascii="Arial" w:hAnsi="Arial" w:cs="Arial"/>
                <w:sz w:val="20"/>
                <w:lang w:val="en-US"/>
              </w:rPr>
              <w:t>CHAR</w:t>
            </w:r>
            <w:r w:rsidRPr="000702DA">
              <w:rPr>
                <w:rFonts w:ascii="Arial" w:hAnsi="Arial" w:cs="Arial"/>
                <w:sz w:val="20"/>
                <w:rPrChange w:id="16070" w:author="Александр" w:date="2020-04-13T10:24:00Z">
                  <w:rPr>
                    <w:rFonts w:ascii="Arial" w:hAnsi="Arial" w:cs="Arial"/>
                    <w:sz w:val="20"/>
                    <w:lang w:val="en-US"/>
                  </w:rPr>
                </w:rPrChange>
              </w:rPr>
              <w:t>, 12</w:t>
            </w:r>
          </w:p>
        </w:tc>
        <w:tc>
          <w:tcPr>
            <w:tcW w:w="464" w:type="pct"/>
            <w:tcPrChange w:id="16071" w:author="Александр" w:date="2020-04-13T10:24:00Z">
              <w:tcPr>
                <w:tcW w:w="457" w:type="pct"/>
              </w:tcPr>
            </w:tcPrChange>
          </w:tcPr>
          <w:p w14:paraId="03B7D358" w14:textId="77777777" w:rsidR="000C1FAE" w:rsidRPr="004671AF" w:rsidRDefault="000C1FAE" w:rsidP="000C1FAE">
            <w:pPr>
              <w:jc w:val="center"/>
              <w:rPr>
                <w:rFonts w:ascii="Arial" w:hAnsi="Arial" w:cs="Arial"/>
                <w:sz w:val="20"/>
              </w:rPr>
            </w:pPr>
            <w:r>
              <w:rPr>
                <w:rFonts w:ascii="Arial" w:hAnsi="Arial" w:cs="Arial"/>
                <w:sz w:val="20"/>
                <w:lang w:val="en-US"/>
              </w:rPr>
              <w:t>IMPTT</w:t>
            </w:r>
            <w:r w:rsidRPr="000702DA">
              <w:rPr>
                <w:rFonts w:ascii="Arial" w:hAnsi="Arial" w:cs="Arial"/>
                <w:sz w:val="20"/>
                <w:rPrChange w:id="16072" w:author="Александр" w:date="2020-04-13T10:24:00Z">
                  <w:rPr>
                    <w:rFonts w:ascii="Arial" w:hAnsi="Arial" w:cs="Arial"/>
                    <w:sz w:val="20"/>
                    <w:lang w:val="en-US"/>
                  </w:rPr>
                </w:rPrChange>
              </w:rPr>
              <w:t>-</w:t>
            </w:r>
            <w:r w:rsidRPr="00C57C18">
              <w:rPr>
                <w:rFonts w:ascii="Arial" w:hAnsi="Arial" w:cs="Arial"/>
                <w:sz w:val="20"/>
              </w:rPr>
              <w:t>POINT</w:t>
            </w:r>
          </w:p>
        </w:tc>
        <w:tc>
          <w:tcPr>
            <w:tcW w:w="584" w:type="pct"/>
            <w:tcPrChange w:id="16073" w:author="Александр" w:date="2020-04-13T10:24:00Z">
              <w:tcPr>
                <w:tcW w:w="575" w:type="pct"/>
              </w:tcPr>
            </w:tcPrChange>
          </w:tcPr>
          <w:p w14:paraId="3E338487" w14:textId="77777777" w:rsidR="000C1FAE" w:rsidRPr="000702DA" w:rsidRDefault="000C1FAE" w:rsidP="000C1FAE">
            <w:pPr>
              <w:jc w:val="center"/>
              <w:rPr>
                <w:rFonts w:ascii="Arial" w:hAnsi="Arial" w:cs="Arial"/>
                <w:sz w:val="20"/>
                <w:rPrChange w:id="16074" w:author="Александр" w:date="2020-04-13T10:24:00Z">
                  <w:rPr>
                    <w:rFonts w:ascii="Arial" w:hAnsi="Arial" w:cs="Arial"/>
                    <w:sz w:val="20"/>
                    <w:lang w:val="en-US"/>
                  </w:rPr>
                </w:rPrChange>
              </w:rPr>
            </w:pPr>
            <w:r>
              <w:rPr>
                <w:rFonts w:ascii="Arial" w:hAnsi="Arial" w:cs="Arial"/>
                <w:sz w:val="20"/>
                <w:lang w:val="en-US"/>
              </w:rPr>
              <w:t>X</w:t>
            </w:r>
          </w:p>
        </w:tc>
        <w:tc>
          <w:tcPr>
            <w:tcW w:w="573" w:type="pct"/>
            <w:tcPrChange w:id="16075" w:author="Александр" w:date="2020-04-13T10:24:00Z">
              <w:tcPr>
                <w:tcW w:w="565" w:type="pct"/>
              </w:tcPr>
            </w:tcPrChange>
          </w:tcPr>
          <w:p w14:paraId="596FF34D" w14:textId="0F09447D" w:rsidR="000C1FAE" w:rsidRPr="0086487D" w:rsidRDefault="000C1FAE" w:rsidP="000C1FAE">
            <w:pPr>
              <w:jc w:val="center"/>
              <w:rPr>
                <w:rFonts w:ascii="Arial" w:hAnsi="Arial" w:cs="Arial"/>
                <w:sz w:val="20"/>
              </w:rPr>
            </w:pPr>
            <w:r>
              <w:rPr>
                <w:rFonts w:ascii="Arial" w:hAnsi="Arial" w:cs="Arial"/>
                <w:sz w:val="20"/>
              </w:rPr>
              <w:t>Для всех объектов</w:t>
            </w:r>
          </w:p>
        </w:tc>
        <w:tc>
          <w:tcPr>
            <w:tcW w:w="369" w:type="pct"/>
            <w:tcPrChange w:id="16076" w:author="Александр" w:date="2020-04-13T10:24:00Z">
              <w:tcPr>
                <w:tcW w:w="363" w:type="pct"/>
              </w:tcPr>
            </w:tcPrChange>
          </w:tcPr>
          <w:p w14:paraId="36D5BD05" w14:textId="435DC4A8" w:rsidR="000C1FAE" w:rsidRPr="0086487D" w:rsidRDefault="000C1FAE" w:rsidP="000C1FAE">
            <w:pPr>
              <w:jc w:val="center"/>
              <w:rPr>
                <w:rFonts w:ascii="Arial" w:hAnsi="Arial" w:cs="Arial"/>
                <w:sz w:val="20"/>
              </w:rPr>
            </w:pPr>
            <w:r>
              <w:rPr>
                <w:rFonts w:ascii="Arial" w:hAnsi="Arial" w:cs="Arial"/>
                <w:sz w:val="20"/>
              </w:rPr>
              <w:t>-</w:t>
            </w:r>
          </w:p>
        </w:tc>
        <w:tc>
          <w:tcPr>
            <w:tcW w:w="546" w:type="pct"/>
            <w:tcPrChange w:id="16077" w:author="Александр" w:date="2020-04-13T10:24:00Z">
              <w:tcPr>
                <w:tcW w:w="537" w:type="pct"/>
              </w:tcPr>
            </w:tcPrChange>
          </w:tcPr>
          <w:p w14:paraId="40C13FCF" w14:textId="68569599" w:rsidR="000C1FAE" w:rsidRPr="0086487D" w:rsidRDefault="000C1FAE" w:rsidP="000C1FAE">
            <w:pPr>
              <w:jc w:val="center"/>
              <w:rPr>
                <w:rFonts w:ascii="Arial" w:hAnsi="Arial" w:cs="Arial"/>
                <w:sz w:val="20"/>
              </w:rPr>
            </w:pPr>
            <w:r>
              <w:rPr>
                <w:rFonts w:ascii="Arial" w:hAnsi="Arial" w:cs="Arial"/>
                <w:sz w:val="20"/>
              </w:rPr>
              <w:t>-</w:t>
            </w:r>
          </w:p>
        </w:tc>
        <w:tc>
          <w:tcPr>
            <w:tcW w:w="334" w:type="pct"/>
            <w:tcPrChange w:id="16078" w:author="Александр" w:date="2020-04-13T10:24:00Z">
              <w:tcPr>
                <w:tcW w:w="329" w:type="pct"/>
              </w:tcPr>
            </w:tcPrChange>
          </w:tcPr>
          <w:p w14:paraId="50B9BD9E" w14:textId="77777777" w:rsidR="000C1FAE" w:rsidRPr="000702DA" w:rsidRDefault="000C1FAE" w:rsidP="000C1FAE">
            <w:pPr>
              <w:jc w:val="center"/>
              <w:rPr>
                <w:rFonts w:ascii="Arial" w:hAnsi="Arial" w:cs="Arial"/>
                <w:sz w:val="20"/>
                <w:rPrChange w:id="16079" w:author="Александр" w:date="2020-04-13T10:24:00Z">
                  <w:rPr>
                    <w:rFonts w:ascii="Arial" w:hAnsi="Arial" w:cs="Arial"/>
                    <w:sz w:val="20"/>
                    <w:lang w:val="en-US"/>
                  </w:rPr>
                </w:rPrChange>
              </w:rPr>
            </w:pPr>
            <w:r>
              <w:rPr>
                <w:rFonts w:ascii="Arial" w:hAnsi="Arial" w:cs="Arial"/>
                <w:sz w:val="20"/>
                <w:lang w:val="en-US"/>
              </w:rPr>
              <w:t>SAP</w:t>
            </w:r>
          </w:p>
        </w:tc>
      </w:tr>
      <w:tr w:rsidR="002936D1" w:rsidRPr="0086487D" w14:paraId="3E8AF889" w14:textId="77777777" w:rsidTr="002936D1">
        <w:trPr>
          <w:cantSplit/>
          <w:trHeight w:val="694"/>
          <w:trPrChange w:id="16080" w:author="Александр" w:date="2020-04-13T10:21:00Z">
            <w:trPr>
              <w:cantSplit/>
              <w:trHeight w:val="694"/>
            </w:trPr>
          </w:trPrChange>
        </w:trPr>
        <w:tc>
          <w:tcPr>
            <w:tcW w:w="77" w:type="pct"/>
            <w:tcPrChange w:id="16081" w:author="Александр" w:date="2020-04-13T10:21:00Z">
              <w:tcPr>
                <w:tcW w:w="153" w:type="pct"/>
              </w:tcPr>
            </w:tcPrChange>
          </w:tcPr>
          <w:p w14:paraId="692AE12D" w14:textId="77777777" w:rsidR="000C1FAE" w:rsidRPr="00696F74" w:rsidRDefault="000C1FAE" w:rsidP="000C1FAE">
            <w:pPr>
              <w:rPr>
                <w:rFonts w:ascii="Arial" w:hAnsi="Arial" w:cs="Arial"/>
                <w:sz w:val="20"/>
              </w:rPr>
            </w:pPr>
            <w:r w:rsidRPr="00696F74">
              <w:rPr>
                <w:rFonts w:ascii="Arial" w:hAnsi="Arial" w:cs="Arial"/>
                <w:sz w:val="20"/>
              </w:rPr>
              <w:t>3.</w:t>
            </w:r>
          </w:p>
        </w:tc>
        <w:tc>
          <w:tcPr>
            <w:tcW w:w="326" w:type="pct"/>
            <w:tcPrChange w:id="16082" w:author="Александр" w:date="2020-04-13T10:21:00Z">
              <w:tcPr>
                <w:tcW w:w="321" w:type="pct"/>
              </w:tcPr>
            </w:tcPrChange>
          </w:tcPr>
          <w:p w14:paraId="2D0D59D6" w14:textId="0E83F13E" w:rsidR="000C1FAE" w:rsidRPr="002936D1" w:rsidRDefault="000C1FAE" w:rsidP="000C1FAE">
            <w:pPr>
              <w:jc w:val="left"/>
              <w:rPr>
                <w:rFonts w:ascii="Arial" w:hAnsi="Arial" w:cs="Arial"/>
                <w:sz w:val="20"/>
              </w:rPr>
            </w:pPr>
            <w:r w:rsidRPr="002936D1">
              <w:rPr>
                <w:rFonts w:ascii="Arial" w:hAnsi="Arial" w:cs="Arial"/>
                <w:sz w:val="20"/>
              </w:rPr>
              <w:t>-</w:t>
            </w:r>
          </w:p>
        </w:tc>
        <w:tc>
          <w:tcPr>
            <w:tcW w:w="594" w:type="pct"/>
            <w:tcPrChange w:id="16083" w:author="Александр" w:date="2020-04-13T10:21:00Z">
              <w:tcPr>
                <w:tcW w:w="585" w:type="pct"/>
              </w:tcPr>
            </w:tcPrChange>
          </w:tcPr>
          <w:p w14:paraId="743C278D" w14:textId="77777777" w:rsidR="000C1FAE" w:rsidRPr="002936D1" w:rsidRDefault="000C1FAE" w:rsidP="000C1FAE">
            <w:pPr>
              <w:jc w:val="left"/>
              <w:rPr>
                <w:rFonts w:ascii="Arial" w:hAnsi="Arial" w:cs="Arial"/>
                <w:sz w:val="20"/>
              </w:rPr>
            </w:pPr>
            <w:r w:rsidRPr="002936D1">
              <w:rPr>
                <w:rFonts w:ascii="Arial" w:hAnsi="Arial" w:cs="Arial"/>
                <w:sz w:val="20"/>
              </w:rPr>
              <w:t>Номер объекта</w:t>
            </w:r>
          </w:p>
        </w:tc>
        <w:tc>
          <w:tcPr>
            <w:tcW w:w="865" w:type="pct"/>
            <w:tcPrChange w:id="16084" w:author="Александр" w:date="2020-04-13T10:21:00Z">
              <w:tcPr>
                <w:tcW w:w="852" w:type="pct"/>
              </w:tcPr>
            </w:tcPrChange>
          </w:tcPr>
          <w:p w14:paraId="42C650FF" w14:textId="77777777" w:rsidR="000C1FAE" w:rsidRPr="002936D1" w:rsidRDefault="000C1FAE" w:rsidP="000C1FAE">
            <w:pPr>
              <w:jc w:val="left"/>
              <w:rPr>
                <w:rFonts w:ascii="Arial" w:hAnsi="Arial" w:cs="Arial"/>
                <w:sz w:val="20"/>
              </w:rPr>
            </w:pPr>
            <w:r w:rsidRPr="002936D1">
              <w:rPr>
                <w:rFonts w:ascii="Arial" w:hAnsi="Arial" w:cs="Arial"/>
                <w:sz w:val="20"/>
              </w:rPr>
              <w:t>Идентификатор объекта, на котором расположена точка измерений</w:t>
            </w:r>
          </w:p>
        </w:tc>
        <w:tc>
          <w:tcPr>
            <w:tcW w:w="267" w:type="pct"/>
            <w:tcPrChange w:id="16085" w:author="Александр" w:date="2020-04-13T10:21:00Z">
              <w:tcPr>
                <w:tcW w:w="263" w:type="pct"/>
              </w:tcPr>
            </w:tcPrChange>
          </w:tcPr>
          <w:p w14:paraId="4D1E1B61" w14:textId="77777777" w:rsidR="000C1FAE" w:rsidRPr="002936D1" w:rsidRDefault="000C1FAE" w:rsidP="000C1FAE">
            <w:pPr>
              <w:jc w:val="center"/>
              <w:rPr>
                <w:rFonts w:ascii="Arial" w:hAnsi="Arial" w:cs="Arial"/>
                <w:sz w:val="20"/>
              </w:rPr>
            </w:pPr>
            <w:r w:rsidRPr="002936D1">
              <w:rPr>
                <w:rFonts w:ascii="Arial" w:hAnsi="Arial" w:cs="Arial"/>
                <w:sz w:val="20"/>
                <w:lang w:val="en-US"/>
              </w:rPr>
              <w:t xml:space="preserve">CHAR, </w:t>
            </w:r>
            <w:r w:rsidRPr="002936D1">
              <w:rPr>
                <w:rFonts w:ascii="Arial" w:hAnsi="Arial" w:cs="Arial"/>
                <w:sz w:val="20"/>
              </w:rPr>
              <w:t>22</w:t>
            </w:r>
          </w:p>
        </w:tc>
        <w:tc>
          <w:tcPr>
            <w:tcW w:w="464" w:type="pct"/>
            <w:tcPrChange w:id="16086" w:author="Александр" w:date="2020-04-13T10:21:00Z">
              <w:tcPr>
                <w:tcW w:w="457" w:type="pct"/>
              </w:tcPr>
            </w:tcPrChange>
          </w:tcPr>
          <w:p w14:paraId="170D42CA"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IMPTT-MPOBJ</w:t>
            </w:r>
          </w:p>
        </w:tc>
        <w:tc>
          <w:tcPr>
            <w:tcW w:w="584" w:type="pct"/>
            <w:tcPrChange w:id="16087" w:author="Александр" w:date="2020-04-13T10:21:00Z">
              <w:tcPr>
                <w:tcW w:w="575" w:type="pct"/>
              </w:tcPr>
            </w:tcPrChange>
          </w:tcPr>
          <w:p w14:paraId="72C7FE18" w14:textId="77777777" w:rsidR="000C1FAE" w:rsidRPr="002936D1" w:rsidRDefault="000C1FAE" w:rsidP="000C1FAE">
            <w:pPr>
              <w:jc w:val="center"/>
              <w:rPr>
                <w:rFonts w:ascii="Arial" w:hAnsi="Arial" w:cs="Arial"/>
                <w:sz w:val="20"/>
              </w:rPr>
            </w:pPr>
            <w:r w:rsidRPr="002936D1">
              <w:rPr>
                <w:rFonts w:ascii="Arial" w:hAnsi="Arial" w:cs="Arial"/>
                <w:sz w:val="20"/>
                <w:lang w:val="en-US"/>
              </w:rPr>
              <w:t>X</w:t>
            </w:r>
          </w:p>
        </w:tc>
        <w:tc>
          <w:tcPr>
            <w:tcW w:w="573" w:type="pct"/>
            <w:tcPrChange w:id="16088" w:author="Александр" w:date="2020-04-13T10:21:00Z">
              <w:tcPr>
                <w:tcW w:w="565" w:type="pct"/>
              </w:tcPr>
            </w:tcPrChange>
          </w:tcPr>
          <w:p w14:paraId="7D6BE031" w14:textId="71952847" w:rsidR="000C1FAE" w:rsidRPr="002936D1" w:rsidRDefault="000C1FAE" w:rsidP="000C1FAE">
            <w:pPr>
              <w:jc w:val="center"/>
              <w:rPr>
                <w:rFonts w:ascii="Arial" w:hAnsi="Arial" w:cs="Arial"/>
                <w:sz w:val="20"/>
              </w:rPr>
            </w:pPr>
            <w:r w:rsidRPr="002936D1">
              <w:rPr>
                <w:rFonts w:ascii="Arial" w:hAnsi="Arial" w:cs="Arial"/>
                <w:sz w:val="20"/>
              </w:rPr>
              <w:t>Для всех объектов</w:t>
            </w:r>
          </w:p>
        </w:tc>
        <w:tc>
          <w:tcPr>
            <w:tcW w:w="369" w:type="pct"/>
            <w:tcPrChange w:id="16089" w:author="Александр" w:date="2020-04-13T10:21:00Z">
              <w:tcPr>
                <w:tcW w:w="363" w:type="pct"/>
              </w:tcPr>
            </w:tcPrChange>
          </w:tcPr>
          <w:p w14:paraId="2E84B336" w14:textId="77FF6731" w:rsidR="000C1FAE" w:rsidRPr="002936D1" w:rsidRDefault="000C1FAE" w:rsidP="000C1FAE">
            <w:pPr>
              <w:jc w:val="center"/>
              <w:rPr>
                <w:rFonts w:ascii="Arial" w:hAnsi="Arial" w:cs="Arial"/>
                <w:sz w:val="20"/>
              </w:rPr>
            </w:pPr>
            <w:r w:rsidRPr="002936D1">
              <w:rPr>
                <w:rFonts w:ascii="Arial" w:hAnsi="Arial" w:cs="Arial"/>
                <w:sz w:val="20"/>
              </w:rPr>
              <w:t>-</w:t>
            </w:r>
          </w:p>
        </w:tc>
        <w:tc>
          <w:tcPr>
            <w:tcW w:w="546" w:type="pct"/>
            <w:tcPrChange w:id="16090" w:author="Александр" w:date="2020-04-13T10:21:00Z">
              <w:tcPr>
                <w:tcW w:w="537" w:type="pct"/>
              </w:tcPr>
            </w:tcPrChange>
          </w:tcPr>
          <w:p w14:paraId="33DBD863" w14:textId="538FF713" w:rsidR="000C1FAE" w:rsidRPr="002936D1" w:rsidRDefault="000C1FAE" w:rsidP="000C1FAE">
            <w:pPr>
              <w:jc w:val="center"/>
              <w:rPr>
                <w:rFonts w:ascii="Arial" w:hAnsi="Arial" w:cs="Arial"/>
                <w:sz w:val="20"/>
              </w:rPr>
            </w:pPr>
            <w:r w:rsidRPr="002936D1">
              <w:rPr>
                <w:rFonts w:ascii="Arial" w:hAnsi="Arial" w:cs="Arial"/>
                <w:sz w:val="20"/>
              </w:rPr>
              <w:t>-</w:t>
            </w:r>
          </w:p>
        </w:tc>
        <w:tc>
          <w:tcPr>
            <w:tcW w:w="334" w:type="pct"/>
            <w:tcPrChange w:id="16091" w:author="Александр" w:date="2020-04-13T10:21:00Z">
              <w:tcPr>
                <w:tcW w:w="329" w:type="pct"/>
              </w:tcPr>
            </w:tcPrChange>
          </w:tcPr>
          <w:p w14:paraId="14092988"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SAP</w:t>
            </w:r>
          </w:p>
        </w:tc>
      </w:tr>
      <w:tr w:rsidR="002936D1" w:rsidRPr="0086487D" w14:paraId="45BC1121" w14:textId="77777777" w:rsidTr="002936D1">
        <w:trPr>
          <w:cantSplit/>
          <w:trHeight w:val="1144"/>
          <w:trPrChange w:id="16092" w:author="Александр" w:date="2020-04-13T10:21:00Z">
            <w:trPr>
              <w:cantSplit/>
              <w:trHeight w:val="1144"/>
            </w:trPr>
          </w:trPrChange>
        </w:trPr>
        <w:tc>
          <w:tcPr>
            <w:tcW w:w="77" w:type="pct"/>
            <w:tcPrChange w:id="16093" w:author="Александр" w:date="2020-04-13T10:21:00Z">
              <w:tcPr>
                <w:tcW w:w="153" w:type="pct"/>
              </w:tcPr>
            </w:tcPrChange>
          </w:tcPr>
          <w:p w14:paraId="746D6719" w14:textId="77777777" w:rsidR="000C1FAE" w:rsidRPr="00696F74" w:rsidRDefault="000C1FAE" w:rsidP="000C1FAE">
            <w:pPr>
              <w:rPr>
                <w:rFonts w:ascii="Arial" w:hAnsi="Arial" w:cs="Arial"/>
                <w:sz w:val="20"/>
              </w:rPr>
            </w:pPr>
            <w:r w:rsidRPr="00696F74">
              <w:rPr>
                <w:rFonts w:ascii="Arial" w:hAnsi="Arial" w:cs="Arial"/>
                <w:sz w:val="20"/>
              </w:rPr>
              <w:t>4.</w:t>
            </w:r>
          </w:p>
        </w:tc>
        <w:tc>
          <w:tcPr>
            <w:tcW w:w="326" w:type="pct"/>
            <w:tcPrChange w:id="16094" w:author="Александр" w:date="2020-04-13T10:21:00Z">
              <w:tcPr>
                <w:tcW w:w="321" w:type="pct"/>
              </w:tcPr>
            </w:tcPrChange>
          </w:tcPr>
          <w:p w14:paraId="2419274A" w14:textId="76CA8753" w:rsidR="000C1FAE" w:rsidRPr="002936D1" w:rsidRDefault="000C1FAE" w:rsidP="000C1FAE">
            <w:pPr>
              <w:jc w:val="left"/>
              <w:rPr>
                <w:rFonts w:ascii="Arial" w:hAnsi="Arial" w:cs="Arial"/>
                <w:sz w:val="20"/>
              </w:rPr>
            </w:pPr>
            <w:r w:rsidRPr="002936D1">
              <w:rPr>
                <w:rFonts w:ascii="Arial" w:hAnsi="Arial" w:cs="Arial"/>
                <w:sz w:val="20"/>
              </w:rPr>
              <w:t>-</w:t>
            </w:r>
          </w:p>
        </w:tc>
        <w:tc>
          <w:tcPr>
            <w:tcW w:w="594" w:type="pct"/>
            <w:tcPrChange w:id="16095" w:author="Александр" w:date="2020-04-13T10:21:00Z">
              <w:tcPr>
                <w:tcW w:w="585" w:type="pct"/>
              </w:tcPr>
            </w:tcPrChange>
          </w:tcPr>
          <w:p w14:paraId="74050970" w14:textId="77777777" w:rsidR="000C1FAE" w:rsidRPr="002936D1" w:rsidRDefault="000C1FAE" w:rsidP="000C1FAE">
            <w:pPr>
              <w:jc w:val="left"/>
              <w:rPr>
                <w:rFonts w:ascii="Arial" w:hAnsi="Arial" w:cs="Arial"/>
                <w:sz w:val="20"/>
              </w:rPr>
            </w:pPr>
            <w:r w:rsidRPr="002936D1">
              <w:rPr>
                <w:rFonts w:ascii="Arial" w:hAnsi="Arial" w:cs="Arial"/>
                <w:sz w:val="20"/>
              </w:rPr>
              <w:t>Номер позиции на объекте</w:t>
            </w:r>
          </w:p>
        </w:tc>
        <w:tc>
          <w:tcPr>
            <w:tcW w:w="865" w:type="pct"/>
            <w:tcPrChange w:id="16096" w:author="Александр" w:date="2020-04-13T10:21:00Z">
              <w:tcPr>
                <w:tcW w:w="852" w:type="pct"/>
              </w:tcPr>
            </w:tcPrChange>
          </w:tcPr>
          <w:p w14:paraId="0047F970" w14:textId="77777777" w:rsidR="000C1FAE" w:rsidRPr="002936D1" w:rsidRDefault="000C1FAE" w:rsidP="000C1FAE">
            <w:pPr>
              <w:jc w:val="left"/>
              <w:rPr>
                <w:rFonts w:ascii="Arial" w:hAnsi="Arial" w:cs="Arial"/>
                <w:sz w:val="20"/>
              </w:rPr>
            </w:pPr>
            <w:r w:rsidRPr="002936D1">
              <w:rPr>
                <w:rFonts w:ascii="Arial" w:hAnsi="Arial" w:cs="Arial"/>
                <w:sz w:val="20"/>
              </w:rPr>
              <w:t>Номер или описание, по которому можно определить положение точки измерений на объекте</w:t>
            </w:r>
          </w:p>
        </w:tc>
        <w:tc>
          <w:tcPr>
            <w:tcW w:w="267" w:type="pct"/>
            <w:tcPrChange w:id="16097" w:author="Александр" w:date="2020-04-13T10:21:00Z">
              <w:tcPr>
                <w:tcW w:w="263" w:type="pct"/>
              </w:tcPr>
            </w:tcPrChange>
          </w:tcPr>
          <w:p w14:paraId="6438F8F4" w14:textId="77777777" w:rsidR="000C1FAE" w:rsidRPr="002936D1" w:rsidRDefault="000C1FAE" w:rsidP="000C1FAE">
            <w:pPr>
              <w:jc w:val="center"/>
              <w:rPr>
                <w:rFonts w:ascii="Arial" w:hAnsi="Arial" w:cs="Arial"/>
                <w:sz w:val="20"/>
              </w:rPr>
            </w:pPr>
            <w:r w:rsidRPr="002936D1">
              <w:rPr>
                <w:rFonts w:ascii="Arial" w:hAnsi="Arial" w:cs="Arial"/>
                <w:sz w:val="20"/>
                <w:lang w:val="en-US"/>
              </w:rPr>
              <w:t xml:space="preserve">CHAR, </w:t>
            </w:r>
            <w:r w:rsidRPr="002936D1">
              <w:rPr>
                <w:rFonts w:ascii="Arial" w:hAnsi="Arial" w:cs="Arial"/>
                <w:sz w:val="20"/>
              </w:rPr>
              <w:t>20</w:t>
            </w:r>
          </w:p>
        </w:tc>
        <w:tc>
          <w:tcPr>
            <w:tcW w:w="464" w:type="pct"/>
            <w:tcPrChange w:id="16098" w:author="Александр" w:date="2020-04-13T10:21:00Z">
              <w:tcPr>
                <w:tcW w:w="457" w:type="pct"/>
              </w:tcPr>
            </w:tcPrChange>
          </w:tcPr>
          <w:p w14:paraId="78B39C7A"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IMPTT-PSORT</w:t>
            </w:r>
          </w:p>
        </w:tc>
        <w:tc>
          <w:tcPr>
            <w:tcW w:w="584" w:type="pct"/>
            <w:tcPrChange w:id="16099" w:author="Александр" w:date="2020-04-13T10:21:00Z">
              <w:tcPr>
                <w:tcW w:w="575" w:type="pct"/>
              </w:tcPr>
            </w:tcPrChange>
          </w:tcPr>
          <w:p w14:paraId="1D86FBDE" w14:textId="63B1E322" w:rsidR="000C1FAE" w:rsidRPr="00696F74" w:rsidRDefault="006539AD" w:rsidP="000C1FAE">
            <w:pPr>
              <w:jc w:val="center"/>
              <w:rPr>
                <w:rFonts w:ascii="Arial" w:hAnsi="Arial" w:cs="Arial"/>
                <w:sz w:val="20"/>
              </w:rPr>
            </w:pPr>
            <w:r w:rsidRPr="002936D1">
              <w:rPr>
                <w:rFonts w:ascii="Arial" w:hAnsi="Arial" w:cs="Arial"/>
                <w:sz w:val="20"/>
                <w:rPrChange w:id="16100" w:author="Александр" w:date="2020-04-13T10:21:00Z">
                  <w:rPr>
                    <w:rFonts w:ascii="Arial" w:hAnsi="Arial" w:cs="Arial"/>
                    <w:sz w:val="20"/>
                    <w:highlight w:val="yellow"/>
                  </w:rPr>
                </w:rPrChange>
              </w:rPr>
              <w:t>Х</w:t>
            </w:r>
          </w:p>
        </w:tc>
        <w:tc>
          <w:tcPr>
            <w:tcW w:w="573" w:type="pct"/>
            <w:tcPrChange w:id="16101" w:author="Александр" w:date="2020-04-13T10:21:00Z">
              <w:tcPr>
                <w:tcW w:w="565" w:type="pct"/>
              </w:tcPr>
            </w:tcPrChange>
          </w:tcPr>
          <w:p w14:paraId="5E793DC0" w14:textId="6217C739" w:rsidR="000C1FAE" w:rsidRPr="002936D1" w:rsidRDefault="0018504F" w:rsidP="000C1FAE">
            <w:pPr>
              <w:jc w:val="center"/>
              <w:rPr>
                <w:rFonts w:ascii="Arial" w:hAnsi="Arial" w:cs="Arial"/>
                <w:sz w:val="20"/>
                <w:rPrChange w:id="16102" w:author="Александр" w:date="2020-04-13T10:21:00Z">
                  <w:rPr>
                    <w:rFonts w:ascii="Arial" w:hAnsi="Arial" w:cs="Arial"/>
                    <w:sz w:val="20"/>
                    <w:highlight w:val="yellow"/>
                  </w:rPr>
                </w:rPrChange>
              </w:rPr>
            </w:pPr>
            <w:r w:rsidRPr="002936D1">
              <w:rPr>
                <w:rFonts w:ascii="Arial" w:hAnsi="Arial" w:cs="Arial"/>
                <w:sz w:val="20"/>
                <w:rPrChange w:id="16103" w:author="Александр" w:date="2020-04-13T10:21:00Z">
                  <w:rPr>
                    <w:rFonts w:ascii="Arial" w:hAnsi="Arial" w:cs="Arial"/>
                    <w:sz w:val="20"/>
                    <w:highlight w:val="yellow"/>
                  </w:rPr>
                </w:rPrChange>
              </w:rPr>
              <w:t>Для всех объектов</w:t>
            </w:r>
          </w:p>
        </w:tc>
        <w:tc>
          <w:tcPr>
            <w:tcW w:w="369" w:type="pct"/>
            <w:tcPrChange w:id="16104" w:author="Александр" w:date="2020-04-13T10:21:00Z">
              <w:tcPr>
                <w:tcW w:w="363" w:type="pct"/>
              </w:tcPr>
            </w:tcPrChange>
          </w:tcPr>
          <w:p w14:paraId="6C42E13D" w14:textId="1C26AAA7" w:rsidR="000C1FAE" w:rsidRPr="00696F74" w:rsidRDefault="000C1FAE" w:rsidP="000C1FAE">
            <w:pPr>
              <w:jc w:val="center"/>
              <w:rPr>
                <w:rFonts w:ascii="Arial" w:hAnsi="Arial" w:cs="Arial"/>
                <w:sz w:val="20"/>
              </w:rPr>
            </w:pPr>
            <w:r w:rsidRPr="00696F74">
              <w:rPr>
                <w:rFonts w:ascii="Arial" w:hAnsi="Arial" w:cs="Arial"/>
                <w:sz w:val="20"/>
              </w:rPr>
              <w:t>-</w:t>
            </w:r>
          </w:p>
        </w:tc>
        <w:tc>
          <w:tcPr>
            <w:tcW w:w="546" w:type="pct"/>
            <w:tcPrChange w:id="16105" w:author="Александр" w:date="2020-04-13T10:21:00Z">
              <w:tcPr>
                <w:tcW w:w="537" w:type="pct"/>
              </w:tcPr>
            </w:tcPrChange>
          </w:tcPr>
          <w:p w14:paraId="5CC7CFFA" w14:textId="550676F5" w:rsidR="000C1FAE" w:rsidRPr="002936D1" w:rsidRDefault="000C1FAE" w:rsidP="000C1FAE">
            <w:pPr>
              <w:jc w:val="center"/>
              <w:rPr>
                <w:rFonts w:ascii="Arial" w:hAnsi="Arial" w:cs="Arial"/>
                <w:sz w:val="20"/>
              </w:rPr>
            </w:pPr>
            <w:r w:rsidRPr="002936D1">
              <w:rPr>
                <w:rFonts w:ascii="Arial" w:hAnsi="Arial" w:cs="Arial"/>
                <w:sz w:val="20"/>
              </w:rPr>
              <w:t>-</w:t>
            </w:r>
          </w:p>
        </w:tc>
        <w:tc>
          <w:tcPr>
            <w:tcW w:w="334" w:type="pct"/>
            <w:tcPrChange w:id="16106" w:author="Александр" w:date="2020-04-13T10:21:00Z">
              <w:tcPr>
                <w:tcW w:w="329" w:type="pct"/>
              </w:tcPr>
            </w:tcPrChange>
          </w:tcPr>
          <w:p w14:paraId="78829C88"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SAP</w:t>
            </w:r>
          </w:p>
        </w:tc>
      </w:tr>
      <w:tr w:rsidR="002936D1" w:rsidRPr="0086487D" w14:paraId="4E05A34B" w14:textId="77777777" w:rsidTr="002936D1">
        <w:trPr>
          <w:cantSplit/>
          <w:trHeight w:val="462"/>
          <w:trPrChange w:id="16107" w:author="Александр" w:date="2020-04-13T10:21:00Z">
            <w:trPr>
              <w:cantSplit/>
              <w:trHeight w:val="462"/>
            </w:trPr>
          </w:trPrChange>
        </w:trPr>
        <w:tc>
          <w:tcPr>
            <w:tcW w:w="77" w:type="pct"/>
            <w:tcPrChange w:id="16108" w:author="Александр" w:date="2020-04-13T10:21:00Z">
              <w:tcPr>
                <w:tcW w:w="153" w:type="pct"/>
              </w:tcPr>
            </w:tcPrChange>
          </w:tcPr>
          <w:p w14:paraId="5AEA056A" w14:textId="77777777" w:rsidR="000C1FAE" w:rsidRPr="00696F74" w:rsidRDefault="000C1FAE" w:rsidP="000C1FAE">
            <w:pPr>
              <w:rPr>
                <w:rFonts w:ascii="Arial" w:hAnsi="Arial" w:cs="Arial"/>
                <w:sz w:val="20"/>
              </w:rPr>
            </w:pPr>
            <w:r w:rsidRPr="00696F74">
              <w:rPr>
                <w:rFonts w:ascii="Arial" w:hAnsi="Arial" w:cs="Arial"/>
                <w:sz w:val="20"/>
              </w:rPr>
              <w:t>5.</w:t>
            </w:r>
          </w:p>
        </w:tc>
        <w:tc>
          <w:tcPr>
            <w:tcW w:w="326" w:type="pct"/>
            <w:tcPrChange w:id="16109" w:author="Александр" w:date="2020-04-13T10:21:00Z">
              <w:tcPr>
                <w:tcW w:w="321" w:type="pct"/>
              </w:tcPr>
            </w:tcPrChange>
          </w:tcPr>
          <w:p w14:paraId="5EDE98F6" w14:textId="52B67702" w:rsidR="000C1FAE" w:rsidRPr="002936D1" w:rsidRDefault="000C1FAE" w:rsidP="000C1FAE">
            <w:pPr>
              <w:jc w:val="left"/>
              <w:rPr>
                <w:rFonts w:ascii="Arial" w:hAnsi="Arial" w:cs="Arial"/>
                <w:sz w:val="20"/>
              </w:rPr>
            </w:pPr>
            <w:r w:rsidRPr="002936D1">
              <w:rPr>
                <w:rFonts w:ascii="Arial" w:hAnsi="Arial" w:cs="Arial"/>
                <w:sz w:val="20"/>
              </w:rPr>
              <w:t>-</w:t>
            </w:r>
          </w:p>
        </w:tc>
        <w:tc>
          <w:tcPr>
            <w:tcW w:w="594" w:type="pct"/>
            <w:tcPrChange w:id="16110" w:author="Александр" w:date="2020-04-13T10:21:00Z">
              <w:tcPr>
                <w:tcW w:w="585" w:type="pct"/>
              </w:tcPr>
            </w:tcPrChange>
          </w:tcPr>
          <w:p w14:paraId="1C9EECF6" w14:textId="77777777" w:rsidR="000C1FAE" w:rsidRPr="002936D1" w:rsidRDefault="000C1FAE" w:rsidP="000C1FAE">
            <w:pPr>
              <w:jc w:val="left"/>
              <w:rPr>
                <w:rFonts w:ascii="Arial" w:hAnsi="Arial" w:cs="Arial"/>
                <w:sz w:val="20"/>
              </w:rPr>
            </w:pPr>
            <w:r w:rsidRPr="002936D1">
              <w:rPr>
                <w:rFonts w:ascii="Arial" w:hAnsi="Arial" w:cs="Arial"/>
                <w:sz w:val="20"/>
              </w:rPr>
              <w:t>Название точки измерений</w:t>
            </w:r>
          </w:p>
        </w:tc>
        <w:tc>
          <w:tcPr>
            <w:tcW w:w="865" w:type="pct"/>
            <w:tcPrChange w:id="16111" w:author="Александр" w:date="2020-04-13T10:21:00Z">
              <w:tcPr>
                <w:tcW w:w="852" w:type="pct"/>
              </w:tcPr>
            </w:tcPrChange>
          </w:tcPr>
          <w:p w14:paraId="17F559CF" w14:textId="77777777" w:rsidR="000C1FAE" w:rsidRPr="002936D1" w:rsidRDefault="000C1FAE" w:rsidP="000C1FAE">
            <w:pPr>
              <w:jc w:val="left"/>
              <w:rPr>
                <w:rFonts w:ascii="Arial" w:hAnsi="Arial" w:cs="Arial"/>
                <w:sz w:val="20"/>
              </w:rPr>
            </w:pPr>
            <w:r w:rsidRPr="002936D1">
              <w:rPr>
                <w:rFonts w:ascii="Arial" w:hAnsi="Arial" w:cs="Arial"/>
                <w:sz w:val="20"/>
              </w:rPr>
              <w:t>Название точки измерений</w:t>
            </w:r>
          </w:p>
        </w:tc>
        <w:tc>
          <w:tcPr>
            <w:tcW w:w="267" w:type="pct"/>
            <w:tcPrChange w:id="16112" w:author="Александр" w:date="2020-04-13T10:21:00Z">
              <w:tcPr>
                <w:tcW w:w="263" w:type="pct"/>
              </w:tcPr>
            </w:tcPrChange>
          </w:tcPr>
          <w:p w14:paraId="3A8315C5" w14:textId="77777777" w:rsidR="000C1FAE" w:rsidRPr="002936D1" w:rsidRDefault="000C1FAE" w:rsidP="000C1FAE">
            <w:pPr>
              <w:jc w:val="center"/>
              <w:rPr>
                <w:rFonts w:ascii="Arial" w:hAnsi="Arial" w:cs="Arial"/>
                <w:sz w:val="20"/>
              </w:rPr>
            </w:pPr>
            <w:r w:rsidRPr="002936D1">
              <w:rPr>
                <w:rFonts w:ascii="Arial" w:hAnsi="Arial" w:cs="Arial"/>
                <w:sz w:val="20"/>
                <w:lang w:val="en-US"/>
              </w:rPr>
              <w:t xml:space="preserve">CHAR, </w:t>
            </w:r>
            <w:r w:rsidRPr="002936D1">
              <w:rPr>
                <w:rFonts w:ascii="Arial" w:hAnsi="Arial" w:cs="Arial"/>
                <w:sz w:val="20"/>
              </w:rPr>
              <w:t>40</w:t>
            </w:r>
          </w:p>
        </w:tc>
        <w:tc>
          <w:tcPr>
            <w:tcW w:w="464" w:type="pct"/>
            <w:tcPrChange w:id="16113" w:author="Александр" w:date="2020-04-13T10:21:00Z">
              <w:tcPr>
                <w:tcW w:w="457" w:type="pct"/>
              </w:tcPr>
            </w:tcPrChange>
          </w:tcPr>
          <w:p w14:paraId="51E6E98D"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IMPTT-PTTXT</w:t>
            </w:r>
          </w:p>
        </w:tc>
        <w:tc>
          <w:tcPr>
            <w:tcW w:w="584" w:type="pct"/>
            <w:tcPrChange w:id="16114" w:author="Александр" w:date="2020-04-13T10:21:00Z">
              <w:tcPr>
                <w:tcW w:w="575" w:type="pct"/>
              </w:tcPr>
            </w:tcPrChange>
          </w:tcPr>
          <w:p w14:paraId="229AAEE6" w14:textId="1A2AF79C" w:rsidR="000C1FAE" w:rsidRPr="00696F74" w:rsidRDefault="006539AD" w:rsidP="000C1FAE">
            <w:pPr>
              <w:jc w:val="center"/>
              <w:rPr>
                <w:rFonts w:ascii="Arial" w:hAnsi="Arial" w:cs="Arial"/>
                <w:sz w:val="20"/>
              </w:rPr>
            </w:pPr>
            <w:r w:rsidRPr="002936D1">
              <w:rPr>
                <w:rFonts w:ascii="Arial" w:hAnsi="Arial" w:cs="Arial"/>
                <w:sz w:val="20"/>
                <w:rPrChange w:id="16115" w:author="Александр" w:date="2020-04-13T10:21:00Z">
                  <w:rPr>
                    <w:rFonts w:ascii="Arial" w:hAnsi="Arial" w:cs="Arial"/>
                    <w:sz w:val="20"/>
                    <w:highlight w:val="yellow"/>
                  </w:rPr>
                </w:rPrChange>
              </w:rPr>
              <w:t>Х</w:t>
            </w:r>
          </w:p>
        </w:tc>
        <w:tc>
          <w:tcPr>
            <w:tcW w:w="573" w:type="pct"/>
            <w:tcPrChange w:id="16116" w:author="Александр" w:date="2020-04-13T10:21:00Z">
              <w:tcPr>
                <w:tcW w:w="565" w:type="pct"/>
              </w:tcPr>
            </w:tcPrChange>
          </w:tcPr>
          <w:p w14:paraId="23347DE1" w14:textId="2B21765A" w:rsidR="000C1FAE" w:rsidRPr="002936D1" w:rsidRDefault="0018504F" w:rsidP="000C1FAE">
            <w:pPr>
              <w:jc w:val="center"/>
              <w:rPr>
                <w:rFonts w:ascii="Arial" w:hAnsi="Arial" w:cs="Arial"/>
                <w:sz w:val="20"/>
                <w:rPrChange w:id="16117" w:author="Александр" w:date="2020-04-13T10:21:00Z">
                  <w:rPr>
                    <w:rFonts w:ascii="Arial" w:hAnsi="Arial" w:cs="Arial"/>
                    <w:sz w:val="20"/>
                    <w:highlight w:val="yellow"/>
                  </w:rPr>
                </w:rPrChange>
              </w:rPr>
            </w:pPr>
            <w:r w:rsidRPr="002936D1">
              <w:rPr>
                <w:rFonts w:ascii="Arial" w:hAnsi="Arial" w:cs="Arial"/>
                <w:sz w:val="20"/>
                <w:rPrChange w:id="16118" w:author="Александр" w:date="2020-04-13T10:21:00Z">
                  <w:rPr>
                    <w:rFonts w:ascii="Arial" w:hAnsi="Arial" w:cs="Arial"/>
                    <w:sz w:val="20"/>
                    <w:highlight w:val="yellow"/>
                  </w:rPr>
                </w:rPrChange>
              </w:rPr>
              <w:t>Для всех объектов</w:t>
            </w:r>
          </w:p>
        </w:tc>
        <w:tc>
          <w:tcPr>
            <w:tcW w:w="369" w:type="pct"/>
            <w:tcPrChange w:id="16119" w:author="Александр" w:date="2020-04-13T10:21:00Z">
              <w:tcPr>
                <w:tcW w:w="363" w:type="pct"/>
              </w:tcPr>
            </w:tcPrChange>
          </w:tcPr>
          <w:p w14:paraId="2FCDEFCA" w14:textId="7B7E7B71" w:rsidR="000C1FAE" w:rsidRPr="00696F74" w:rsidRDefault="000C1FAE" w:rsidP="000C1FAE">
            <w:pPr>
              <w:jc w:val="center"/>
              <w:rPr>
                <w:rFonts w:ascii="Arial" w:hAnsi="Arial" w:cs="Arial"/>
                <w:sz w:val="20"/>
              </w:rPr>
            </w:pPr>
            <w:r w:rsidRPr="00696F74">
              <w:rPr>
                <w:rFonts w:ascii="Arial" w:hAnsi="Arial" w:cs="Arial"/>
                <w:sz w:val="20"/>
              </w:rPr>
              <w:t>-</w:t>
            </w:r>
          </w:p>
        </w:tc>
        <w:tc>
          <w:tcPr>
            <w:tcW w:w="546" w:type="pct"/>
            <w:tcPrChange w:id="16120" w:author="Александр" w:date="2020-04-13T10:21:00Z">
              <w:tcPr>
                <w:tcW w:w="537" w:type="pct"/>
              </w:tcPr>
            </w:tcPrChange>
          </w:tcPr>
          <w:p w14:paraId="0A74E410" w14:textId="3E5291BE" w:rsidR="000C1FAE" w:rsidRPr="002936D1" w:rsidRDefault="000C1FAE" w:rsidP="000C1FAE">
            <w:pPr>
              <w:jc w:val="center"/>
              <w:rPr>
                <w:rFonts w:ascii="Arial" w:hAnsi="Arial" w:cs="Arial"/>
                <w:sz w:val="20"/>
              </w:rPr>
            </w:pPr>
            <w:r w:rsidRPr="002936D1">
              <w:rPr>
                <w:rFonts w:ascii="Arial" w:hAnsi="Arial" w:cs="Arial"/>
                <w:sz w:val="20"/>
              </w:rPr>
              <w:t>-</w:t>
            </w:r>
          </w:p>
        </w:tc>
        <w:tc>
          <w:tcPr>
            <w:tcW w:w="334" w:type="pct"/>
            <w:tcPrChange w:id="16121" w:author="Александр" w:date="2020-04-13T10:21:00Z">
              <w:tcPr>
                <w:tcW w:w="329" w:type="pct"/>
              </w:tcPr>
            </w:tcPrChange>
          </w:tcPr>
          <w:p w14:paraId="415DFED2"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SAP</w:t>
            </w:r>
          </w:p>
        </w:tc>
      </w:tr>
      <w:tr w:rsidR="002936D1" w:rsidRPr="0086487D" w14:paraId="1968FA29" w14:textId="77777777" w:rsidTr="002936D1">
        <w:trPr>
          <w:cantSplit/>
          <w:trHeight w:val="462"/>
          <w:trPrChange w:id="16122" w:author="Александр" w:date="2020-04-13T10:21:00Z">
            <w:trPr>
              <w:cantSplit/>
              <w:trHeight w:val="462"/>
            </w:trPr>
          </w:trPrChange>
        </w:trPr>
        <w:tc>
          <w:tcPr>
            <w:tcW w:w="77" w:type="pct"/>
            <w:tcPrChange w:id="16123" w:author="Александр" w:date="2020-04-13T10:21:00Z">
              <w:tcPr>
                <w:tcW w:w="153" w:type="pct"/>
              </w:tcPr>
            </w:tcPrChange>
          </w:tcPr>
          <w:p w14:paraId="49564864" w14:textId="77777777" w:rsidR="000C1FAE" w:rsidRPr="00696F74" w:rsidRDefault="000C1FAE" w:rsidP="000C1FAE">
            <w:pPr>
              <w:rPr>
                <w:rFonts w:ascii="Arial" w:hAnsi="Arial" w:cs="Arial"/>
                <w:sz w:val="20"/>
              </w:rPr>
            </w:pPr>
            <w:r w:rsidRPr="00696F74">
              <w:rPr>
                <w:rFonts w:ascii="Arial" w:hAnsi="Arial" w:cs="Arial"/>
                <w:sz w:val="20"/>
              </w:rPr>
              <w:t>6.</w:t>
            </w:r>
          </w:p>
        </w:tc>
        <w:tc>
          <w:tcPr>
            <w:tcW w:w="326" w:type="pct"/>
            <w:tcPrChange w:id="16124" w:author="Александр" w:date="2020-04-13T10:21:00Z">
              <w:tcPr>
                <w:tcW w:w="321" w:type="pct"/>
              </w:tcPr>
            </w:tcPrChange>
          </w:tcPr>
          <w:p w14:paraId="0E23FD7F" w14:textId="3D006B4F" w:rsidR="000C1FAE" w:rsidRPr="002936D1" w:rsidRDefault="000C1FAE" w:rsidP="000C1FAE">
            <w:pPr>
              <w:jc w:val="left"/>
              <w:rPr>
                <w:rFonts w:ascii="Arial" w:hAnsi="Arial" w:cs="Arial"/>
                <w:sz w:val="20"/>
              </w:rPr>
            </w:pPr>
            <w:r w:rsidRPr="002936D1">
              <w:rPr>
                <w:rFonts w:ascii="Arial" w:hAnsi="Arial" w:cs="Arial"/>
                <w:sz w:val="20"/>
              </w:rPr>
              <w:t>-</w:t>
            </w:r>
          </w:p>
        </w:tc>
        <w:tc>
          <w:tcPr>
            <w:tcW w:w="594" w:type="pct"/>
            <w:tcPrChange w:id="16125" w:author="Александр" w:date="2020-04-13T10:21:00Z">
              <w:tcPr>
                <w:tcW w:w="585" w:type="pct"/>
              </w:tcPr>
            </w:tcPrChange>
          </w:tcPr>
          <w:p w14:paraId="15C0AA76" w14:textId="77777777" w:rsidR="000C1FAE" w:rsidRPr="002936D1" w:rsidRDefault="000C1FAE" w:rsidP="000C1FAE">
            <w:pPr>
              <w:jc w:val="left"/>
              <w:rPr>
                <w:rFonts w:ascii="Arial" w:hAnsi="Arial" w:cs="Arial"/>
                <w:sz w:val="20"/>
              </w:rPr>
            </w:pPr>
            <w:r w:rsidRPr="002936D1">
              <w:rPr>
                <w:rFonts w:ascii="Arial" w:hAnsi="Arial" w:cs="Arial"/>
                <w:sz w:val="20"/>
              </w:rPr>
              <w:t>Тип точки измерений</w:t>
            </w:r>
          </w:p>
        </w:tc>
        <w:tc>
          <w:tcPr>
            <w:tcW w:w="865" w:type="pct"/>
            <w:tcPrChange w:id="16126" w:author="Александр" w:date="2020-04-13T10:21:00Z">
              <w:tcPr>
                <w:tcW w:w="852" w:type="pct"/>
              </w:tcPr>
            </w:tcPrChange>
          </w:tcPr>
          <w:p w14:paraId="1B58229F" w14:textId="77777777" w:rsidR="000C1FAE" w:rsidRPr="002936D1" w:rsidRDefault="000C1FAE" w:rsidP="000C1FAE">
            <w:pPr>
              <w:jc w:val="left"/>
              <w:rPr>
                <w:rFonts w:ascii="Arial" w:hAnsi="Arial" w:cs="Arial"/>
                <w:sz w:val="20"/>
              </w:rPr>
            </w:pPr>
            <w:r w:rsidRPr="002936D1">
              <w:rPr>
                <w:rFonts w:ascii="Arial" w:hAnsi="Arial" w:cs="Arial"/>
                <w:sz w:val="20"/>
              </w:rPr>
              <w:t>Тип точки измерений</w:t>
            </w:r>
          </w:p>
        </w:tc>
        <w:tc>
          <w:tcPr>
            <w:tcW w:w="267" w:type="pct"/>
            <w:tcPrChange w:id="16127" w:author="Александр" w:date="2020-04-13T10:21:00Z">
              <w:tcPr>
                <w:tcW w:w="263" w:type="pct"/>
              </w:tcPr>
            </w:tcPrChange>
          </w:tcPr>
          <w:p w14:paraId="1F34F89E"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CHAR, 1</w:t>
            </w:r>
          </w:p>
        </w:tc>
        <w:tc>
          <w:tcPr>
            <w:tcW w:w="464" w:type="pct"/>
            <w:tcPrChange w:id="16128" w:author="Александр" w:date="2020-04-13T10:21:00Z">
              <w:tcPr>
                <w:tcW w:w="457" w:type="pct"/>
              </w:tcPr>
            </w:tcPrChange>
          </w:tcPr>
          <w:p w14:paraId="4E328A7B" w14:textId="25A7453E" w:rsidR="000C1FAE" w:rsidRPr="002936D1" w:rsidRDefault="000C1FAE" w:rsidP="000C1FAE">
            <w:pPr>
              <w:jc w:val="center"/>
              <w:rPr>
                <w:rFonts w:ascii="Arial" w:hAnsi="Arial" w:cs="Arial"/>
                <w:sz w:val="20"/>
                <w:lang w:val="en-US"/>
              </w:rPr>
            </w:pPr>
            <w:r w:rsidRPr="002936D1">
              <w:rPr>
                <w:rFonts w:ascii="Arial" w:hAnsi="Arial" w:cs="Arial"/>
                <w:sz w:val="20"/>
                <w:lang w:val="en-US"/>
              </w:rPr>
              <w:t>IMPTT</w:t>
            </w:r>
            <w:r w:rsidRPr="002936D1">
              <w:rPr>
                <w:rFonts w:ascii="Arial" w:hAnsi="Arial" w:cs="Arial"/>
                <w:sz w:val="20"/>
              </w:rPr>
              <w:t>-</w:t>
            </w:r>
            <w:r w:rsidRPr="002936D1">
              <w:rPr>
                <w:rFonts w:ascii="Arial" w:hAnsi="Arial" w:cs="Arial"/>
                <w:sz w:val="20"/>
                <w:lang w:val="en-US"/>
              </w:rPr>
              <w:t>MPTYP</w:t>
            </w:r>
          </w:p>
        </w:tc>
        <w:tc>
          <w:tcPr>
            <w:tcW w:w="584" w:type="pct"/>
            <w:tcPrChange w:id="16129" w:author="Александр" w:date="2020-04-13T10:21:00Z">
              <w:tcPr>
                <w:tcW w:w="575" w:type="pct"/>
              </w:tcPr>
            </w:tcPrChange>
          </w:tcPr>
          <w:p w14:paraId="03F77CA9" w14:textId="0281388C" w:rsidR="000C1FAE" w:rsidRPr="00696F74" w:rsidRDefault="006539AD" w:rsidP="000C1FAE">
            <w:pPr>
              <w:jc w:val="center"/>
              <w:rPr>
                <w:rFonts w:ascii="Arial" w:hAnsi="Arial" w:cs="Arial"/>
                <w:sz w:val="20"/>
              </w:rPr>
            </w:pPr>
            <w:r w:rsidRPr="002936D1">
              <w:rPr>
                <w:rFonts w:ascii="Arial" w:hAnsi="Arial" w:cs="Arial"/>
                <w:sz w:val="20"/>
                <w:rPrChange w:id="16130" w:author="Александр" w:date="2020-04-13T10:21:00Z">
                  <w:rPr>
                    <w:rFonts w:ascii="Arial" w:hAnsi="Arial" w:cs="Arial"/>
                    <w:sz w:val="20"/>
                    <w:highlight w:val="yellow"/>
                  </w:rPr>
                </w:rPrChange>
              </w:rPr>
              <w:t>Х</w:t>
            </w:r>
          </w:p>
        </w:tc>
        <w:tc>
          <w:tcPr>
            <w:tcW w:w="573" w:type="pct"/>
            <w:tcPrChange w:id="16131" w:author="Александр" w:date="2020-04-13T10:21:00Z">
              <w:tcPr>
                <w:tcW w:w="565" w:type="pct"/>
              </w:tcPr>
            </w:tcPrChange>
          </w:tcPr>
          <w:p w14:paraId="4876090E" w14:textId="742E47BA" w:rsidR="000C1FAE" w:rsidRPr="002936D1" w:rsidRDefault="0018504F" w:rsidP="000C1FAE">
            <w:pPr>
              <w:jc w:val="center"/>
              <w:rPr>
                <w:rFonts w:ascii="Arial" w:hAnsi="Arial" w:cs="Arial"/>
                <w:sz w:val="20"/>
                <w:rPrChange w:id="16132" w:author="Александр" w:date="2020-04-13T10:21:00Z">
                  <w:rPr>
                    <w:rFonts w:ascii="Arial" w:hAnsi="Arial" w:cs="Arial"/>
                    <w:sz w:val="20"/>
                    <w:highlight w:val="yellow"/>
                  </w:rPr>
                </w:rPrChange>
              </w:rPr>
            </w:pPr>
            <w:r w:rsidRPr="002936D1">
              <w:rPr>
                <w:rFonts w:ascii="Arial" w:hAnsi="Arial" w:cs="Arial"/>
                <w:sz w:val="20"/>
                <w:rPrChange w:id="16133" w:author="Александр" w:date="2020-04-13T10:21:00Z">
                  <w:rPr>
                    <w:rFonts w:ascii="Arial" w:hAnsi="Arial" w:cs="Arial"/>
                    <w:sz w:val="20"/>
                    <w:highlight w:val="yellow"/>
                  </w:rPr>
                </w:rPrChange>
              </w:rPr>
              <w:t>Для всех объектов</w:t>
            </w:r>
          </w:p>
        </w:tc>
        <w:tc>
          <w:tcPr>
            <w:tcW w:w="369" w:type="pct"/>
            <w:tcPrChange w:id="16134" w:author="Александр" w:date="2020-04-13T10:21:00Z">
              <w:tcPr>
                <w:tcW w:w="363" w:type="pct"/>
              </w:tcPr>
            </w:tcPrChange>
          </w:tcPr>
          <w:p w14:paraId="7346379F" w14:textId="1F296D8E" w:rsidR="000C1FAE" w:rsidRPr="00696F74" w:rsidRDefault="000C1FAE" w:rsidP="000C1FAE">
            <w:pPr>
              <w:jc w:val="center"/>
              <w:rPr>
                <w:rFonts w:ascii="Arial" w:hAnsi="Arial" w:cs="Arial"/>
                <w:sz w:val="20"/>
              </w:rPr>
            </w:pPr>
            <w:r w:rsidRPr="00696F74">
              <w:rPr>
                <w:rFonts w:ascii="Arial" w:hAnsi="Arial" w:cs="Arial"/>
                <w:sz w:val="20"/>
              </w:rPr>
              <w:t>-</w:t>
            </w:r>
          </w:p>
        </w:tc>
        <w:tc>
          <w:tcPr>
            <w:tcW w:w="546" w:type="pct"/>
            <w:tcPrChange w:id="16135" w:author="Александр" w:date="2020-04-13T10:21:00Z">
              <w:tcPr>
                <w:tcW w:w="537" w:type="pct"/>
              </w:tcPr>
            </w:tcPrChange>
          </w:tcPr>
          <w:p w14:paraId="67D0D149" w14:textId="1927C46D" w:rsidR="000C1FAE" w:rsidRPr="002936D1" w:rsidRDefault="000C1FAE" w:rsidP="000C1FAE">
            <w:pPr>
              <w:jc w:val="center"/>
              <w:rPr>
                <w:rFonts w:ascii="Arial" w:hAnsi="Arial" w:cs="Arial"/>
                <w:sz w:val="20"/>
              </w:rPr>
            </w:pPr>
            <w:r w:rsidRPr="002936D1">
              <w:rPr>
                <w:rFonts w:ascii="Arial" w:hAnsi="Arial" w:cs="Arial"/>
                <w:sz w:val="20"/>
              </w:rPr>
              <w:t>Выбор из справочника</w:t>
            </w:r>
          </w:p>
        </w:tc>
        <w:tc>
          <w:tcPr>
            <w:tcW w:w="334" w:type="pct"/>
            <w:tcPrChange w:id="16136" w:author="Александр" w:date="2020-04-13T10:21:00Z">
              <w:tcPr>
                <w:tcW w:w="329" w:type="pct"/>
              </w:tcPr>
            </w:tcPrChange>
          </w:tcPr>
          <w:p w14:paraId="50F9C78B" w14:textId="77777777" w:rsidR="000C1FAE" w:rsidRPr="002936D1" w:rsidRDefault="000C1FAE" w:rsidP="000C1FAE">
            <w:pPr>
              <w:jc w:val="center"/>
              <w:rPr>
                <w:rFonts w:ascii="Arial" w:hAnsi="Arial" w:cs="Arial"/>
                <w:sz w:val="20"/>
                <w:lang w:val="en-US"/>
              </w:rPr>
            </w:pPr>
            <w:r w:rsidRPr="002936D1">
              <w:rPr>
                <w:rFonts w:ascii="Arial" w:hAnsi="Arial" w:cs="Arial"/>
                <w:sz w:val="20"/>
                <w:lang w:val="en-US"/>
              </w:rPr>
              <w:t>SAP</w:t>
            </w:r>
          </w:p>
        </w:tc>
      </w:tr>
      <w:tr w:rsidR="002936D1" w:rsidRPr="00AB6F6F" w14:paraId="3661B24E" w14:textId="77777777" w:rsidTr="002936D1">
        <w:trPr>
          <w:cantSplit/>
          <w:trHeight w:val="926"/>
          <w:trPrChange w:id="16137" w:author="Александр" w:date="2020-04-13T10:21:00Z">
            <w:trPr>
              <w:cantSplit/>
              <w:trHeight w:val="926"/>
            </w:trPr>
          </w:trPrChange>
        </w:trPr>
        <w:tc>
          <w:tcPr>
            <w:tcW w:w="77" w:type="pct"/>
            <w:tcPrChange w:id="16138" w:author="Александр" w:date="2020-04-13T10:21:00Z">
              <w:tcPr>
                <w:tcW w:w="153" w:type="pct"/>
              </w:tcPr>
            </w:tcPrChange>
          </w:tcPr>
          <w:p w14:paraId="1C7A8246" w14:textId="4D65CDBE" w:rsidR="006539AD" w:rsidRPr="002936D1" w:rsidRDefault="00B82773" w:rsidP="000C1FAE">
            <w:pPr>
              <w:rPr>
                <w:rFonts w:ascii="Arial" w:hAnsi="Arial" w:cs="Arial"/>
                <w:sz w:val="20"/>
              </w:rPr>
            </w:pPr>
            <w:r w:rsidRPr="00696F74">
              <w:rPr>
                <w:rFonts w:ascii="Arial" w:hAnsi="Arial" w:cs="Arial"/>
                <w:sz w:val="20"/>
                <w:lang w:val="en-US"/>
              </w:rPr>
              <w:t>7</w:t>
            </w:r>
            <w:r w:rsidRPr="002936D1">
              <w:rPr>
                <w:rFonts w:ascii="Arial" w:hAnsi="Arial" w:cs="Arial"/>
                <w:sz w:val="20"/>
              </w:rPr>
              <w:t>.</w:t>
            </w:r>
          </w:p>
        </w:tc>
        <w:tc>
          <w:tcPr>
            <w:tcW w:w="326" w:type="pct"/>
            <w:tcPrChange w:id="16139" w:author="Александр" w:date="2020-04-13T10:21:00Z">
              <w:tcPr>
                <w:tcW w:w="321" w:type="pct"/>
              </w:tcPr>
            </w:tcPrChange>
          </w:tcPr>
          <w:p w14:paraId="22E48296" w14:textId="5D023B71" w:rsidR="006539AD" w:rsidRPr="002936D1" w:rsidRDefault="006539AD" w:rsidP="000C1FAE">
            <w:pPr>
              <w:jc w:val="left"/>
              <w:rPr>
                <w:rFonts w:ascii="Arial" w:hAnsi="Arial" w:cs="Arial"/>
                <w:sz w:val="20"/>
                <w:rPrChange w:id="16140" w:author="Александр" w:date="2020-04-13T10:21:00Z">
                  <w:rPr>
                    <w:rFonts w:ascii="Arial" w:hAnsi="Arial" w:cs="Arial"/>
                    <w:sz w:val="20"/>
                    <w:highlight w:val="yellow"/>
                  </w:rPr>
                </w:rPrChange>
              </w:rPr>
            </w:pPr>
            <w:r w:rsidRPr="002936D1">
              <w:rPr>
                <w:rFonts w:ascii="Arial" w:hAnsi="Arial" w:cs="Arial"/>
                <w:sz w:val="20"/>
                <w:rPrChange w:id="16141" w:author="Александр" w:date="2020-04-13T10:21:00Z">
                  <w:rPr>
                    <w:rFonts w:ascii="Arial" w:hAnsi="Arial" w:cs="Arial"/>
                    <w:sz w:val="20"/>
                    <w:highlight w:val="yellow"/>
                  </w:rPr>
                </w:rPrChange>
              </w:rPr>
              <w:t>Общие данные</w:t>
            </w:r>
          </w:p>
        </w:tc>
        <w:tc>
          <w:tcPr>
            <w:tcW w:w="594" w:type="pct"/>
            <w:tcPrChange w:id="16142" w:author="Александр" w:date="2020-04-13T10:21:00Z">
              <w:tcPr>
                <w:tcW w:w="585" w:type="pct"/>
              </w:tcPr>
            </w:tcPrChange>
          </w:tcPr>
          <w:p w14:paraId="33726F16" w14:textId="39AF477A" w:rsidR="006539AD" w:rsidRPr="002936D1" w:rsidRDefault="006539AD" w:rsidP="000C1FAE">
            <w:pPr>
              <w:jc w:val="left"/>
              <w:rPr>
                <w:rFonts w:ascii="Arial" w:hAnsi="Arial" w:cs="Arial"/>
                <w:sz w:val="20"/>
                <w:lang w:val="en-US"/>
                <w:rPrChange w:id="16143" w:author="Александр" w:date="2020-04-13T10:21:00Z">
                  <w:rPr>
                    <w:rFonts w:ascii="Arial" w:hAnsi="Arial" w:cs="Arial"/>
                    <w:sz w:val="20"/>
                    <w:highlight w:val="yellow"/>
                    <w:lang w:val="en-US"/>
                  </w:rPr>
                </w:rPrChange>
              </w:rPr>
            </w:pPr>
            <w:r w:rsidRPr="002936D1">
              <w:rPr>
                <w:rFonts w:ascii="Arial" w:hAnsi="Arial" w:cs="Arial"/>
                <w:sz w:val="20"/>
                <w:rPrChange w:id="16144" w:author="Александр" w:date="2020-04-13T10:21:00Z">
                  <w:rPr>
                    <w:rFonts w:ascii="Arial" w:hAnsi="Arial" w:cs="Arial"/>
                    <w:sz w:val="20"/>
                    <w:highlight w:val="yellow"/>
                  </w:rPr>
                </w:rPrChange>
              </w:rPr>
              <w:t>Признак</w:t>
            </w:r>
          </w:p>
        </w:tc>
        <w:tc>
          <w:tcPr>
            <w:tcW w:w="865" w:type="pct"/>
            <w:tcPrChange w:id="16145" w:author="Александр" w:date="2020-04-13T10:21:00Z">
              <w:tcPr>
                <w:tcW w:w="852" w:type="pct"/>
              </w:tcPr>
            </w:tcPrChange>
          </w:tcPr>
          <w:p w14:paraId="481C7A7B" w14:textId="4C77DE14" w:rsidR="006539AD" w:rsidRPr="002936D1" w:rsidRDefault="00AB6F6F" w:rsidP="000C1FAE">
            <w:pPr>
              <w:jc w:val="left"/>
              <w:rPr>
                <w:rFonts w:ascii="Arial" w:hAnsi="Arial" w:cs="Arial"/>
                <w:sz w:val="20"/>
                <w:rPrChange w:id="16146" w:author="Александр" w:date="2020-04-13T10:21:00Z">
                  <w:rPr>
                    <w:rFonts w:ascii="Arial" w:hAnsi="Arial" w:cs="Arial"/>
                    <w:sz w:val="20"/>
                    <w:highlight w:val="yellow"/>
                  </w:rPr>
                </w:rPrChange>
              </w:rPr>
            </w:pPr>
            <w:r w:rsidRPr="002936D1">
              <w:rPr>
                <w:rFonts w:ascii="Arial" w:hAnsi="Arial" w:cs="Arial"/>
                <w:sz w:val="20"/>
                <w:lang w:val="en-US"/>
                <w:rPrChange w:id="16147" w:author="Александр" w:date="2020-04-13T10:21:00Z">
                  <w:rPr>
                    <w:rFonts w:ascii="Arial" w:hAnsi="Arial" w:cs="Arial"/>
                    <w:sz w:val="20"/>
                    <w:highlight w:val="yellow"/>
                    <w:lang w:val="en-US"/>
                  </w:rPr>
                </w:rPrChange>
              </w:rPr>
              <w:t>CROSS_</w:t>
            </w:r>
            <w:proofErr w:type="gramStart"/>
            <w:r w:rsidRPr="002936D1">
              <w:rPr>
                <w:rFonts w:ascii="Arial" w:hAnsi="Arial" w:cs="Arial"/>
                <w:sz w:val="20"/>
                <w:lang w:val="en-US"/>
                <w:rPrChange w:id="16148" w:author="Александр" w:date="2020-04-13T10:21:00Z">
                  <w:rPr>
                    <w:rFonts w:ascii="Arial" w:hAnsi="Arial" w:cs="Arial"/>
                    <w:sz w:val="20"/>
                    <w:highlight w:val="yellow"/>
                    <w:lang w:val="en-US"/>
                  </w:rPr>
                </w:rPrChange>
              </w:rPr>
              <w:t>12.</w:t>
            </w:r>
            <w:r w:rsidR="006539AD" w:rsidRPr="002936D1">
              <w:rPr>
                <w:rFonts w:ascii="Arial" w:hAnsi="Arial" w:cs="Arial"/>
                <w:sz w:val="20"/>
                <w:rPrChange w:id="16149" w:author="Александр" w:date="2020-04-13T10:21:00Z">
                  <w:rPr>
                    <w:rFonts w:ascii="Arial" w:hAnsi="Arial" w:cs="Arial"/>
                    <w:sz w:val="20"/>
                    <w:highlight w:val="yellow"/>
                  </w:rPr>
                </w:rPrChange>
              </w:rPr>
              <w:t>Техническое</w:t>
            </w:r>
            <w:proofErr w:type="gramEnd"/>
            <w:r w:rsidR="006539AD" w:rsidRPr="002936D1">
              <w:rPr>
                <w:rFonts w:ascii="Arial" w:hAnsi="Arial" w:cs="Arial"/>
                <w:sz w:val="20"/>
                <w:rPrChange w:id="16150" w:author="Александр" w:date="2020-04-13T10:21:00Z">
                  <w:rPr>
                    <w:rFonts w:ascii="Arial" w:hAnsi="Arial" w:cs="Arial"/>
                    <w:sz w:val="20"/>
                    <w:highlight w:val="yellow"/>
                  </w:rPr>
                </w:rPrChange>
              </w:rPr>
              <w:t xml:space="preserve"> имя признака</w:t>
            </w:r>
          </w:p>
        </w:tc>
        <w:tc>
          <w:tcPr>
            <w:tcW w:w="267" w:type="pct"/>
            <w:tcPrChange w:id="16151" w:author="Александр" w:date="2020-04-13T10:21:00Z">
              <w:tcPr>
                <w:tcW w:w="263" w:type="pct"/>
              </w:tcPr>
            </w:tcPrChange>
          </w:tcPr>
          <w:p w14:paraId="07939236" w14:textId="21127F29" w:rsidR="006539AD" w:rsidRPr="002936D1" w:rsidRDefault="00AB6F6F" w:rsidP="000C1FAE">
            <w:pPr>
              <w:jc w:val="center"/>
              <w:rPr>
                <w:rFonts w:ascii="Arial" w:hAnsi="Arial" w:cs="Arial"/>
                <w:sz w:val="20"/>
                <w:rPrChange w:id="16152" w:author="Александр" w:date="2020-04-13T10:21:00Z">
                  <w:rPr>
                    <w:rFonts w:ascii="Arial" w:hAnsi="Arial" w:cs="Arial"/>
                    <w:sz w:val="20"/>
                    <w:highlight w:val="yellow"/>
                  </w:rPr>
                </w:rPrChange>
              </w:rPr>
            </w:pPr>
            <w:r w:rsidRPr="002936D1">
              <w:rPr>
                <w:rFonts w:ascii="Arial" w:hAnsi="Arial" w:cs="Arial"/>
                <w:sz w:val="20"/>
                <w:lang w:val="en-US"/>
                <w:rPrChange w:id="16153" w:author="Александр" w:date="2020-04-13T10:21:00Z">
                  <w:rPr>
                    <w:rFonts w:ascii="Arial" w:hAnsi="Arial" w:cs="Arial"/>
                    <w:sz w:val="20"/>
                    <w:highlight w:val="yellow"/>
                    <w:lang w:val="en-US"/>
                  </w:rPr>
                </w:rPrChange>
              </w:rPr>
              <w:t>CHAR</w:t>
            </w:r>
            <w:r w:rsidRPr="002936D1">
              <w:rPr>
                <w:rFonts w:ascii="Arial" w:hAnsi="Arial" w:cs="Arial"/>
                <w:sz w:val="20"/>
                <w:rPrChange w:id="16154" w:author="Александр" w:date="2020-04-13T10:21:00Z">
                  <w:rPr>
                    <w:rFonts w:ascii="Arial" w:hAnsi="Arial" w:cs="Arial"/>
                    <w:sz w:val="20"/>
                    <w:highlight w:val="yellow"/>
                  </w:rPr>
                </w:rPrChange>
              </w:rPr>
              <w:t>, 30</w:t>
            </w:r>
          </w:p>
        </w:tc>
        <w:tc>
          <w:tcPr>
            <w:tcW w:w="464" w:type="pct"/>
            <w:tcPrChange w:id="16155" w:author="Александр" w:date="2020-04-13T10:21:00Z">
              <w:tcPr>
                <w:tcW w:w="457" w:type="pct"/>
              </w:tcPr>
            </w:tcPrChange>
          </w:tcPr>
          <w:p w14:paraId="435CC6B5" w14:textId="158DDB65" w:rsidR="006539AD" w:rsidRPr="002936D1" w:rsidRDefault="00AB6F6F" w:rsidP="000C1FAE">
            <w:pPr>
              <w:jc w:val="center"/>
              <w:rPr>
                <w:rFonts w:ascii="Arial" w:hAnsi="Arial" w:cs="Arial"/>
                <w:sz w:val="20"/>
                <w:lang w:val="en-US"/>
                <w:rPrChange w:id="16156" w:author="Александр" w:date="2020-04-13T10:21:00Z">
                  <w:rPr>
                    <w:rFonts w:ascii="Arial" w:hAnsi="Arial" w:cs="Arial"/>
                    <w:sz w:val="20"/>
                    <w:highlight w:val="yellow"/>
                    <w:lang w:val="en-US"/>
                  </w:rPr>
                </w:rPrChange>
              </w:rPr>
            </w:pPr>
            <w:r w:rsidRPr="002936D1">
              <w:rPr>
                <w:rFonts w:ascii="Arial" w:hAnsi="Arial" w:cs="Arial"/>
                <w:sz w:val="20"/>
                <w:lang w:val="en-US"/>
                <w:rPrChange w:id="16157" w:author="Александр" w:date="2020-04-13T10:21:00Z">
                  <w:rPr>
                    <w:rFonts w:ascii="Arial" w:hAnsi="Arial" w:cs="Arial"/>
                    <w:sz w:val="20"/>
                    <w:highlight w:val="yellow"/>
                    <w:lang w:val="en-US"/>
                  </w:rPr>
                </w:rPrChange>
              </w:rPr>
              <w:t xml:space="preserve">CABN-ATNAM </w:t>
            </w:r>
            <w:r w:rsidRPr="002936D1">
              <w:rPr>
                <w:rFonts w:ascii="Arial" w:hAnsi="Arial" w:cs="Arial"/>
                <w:sz w:val="20"/>
                <w:rPrChange w:id="16158" w:author="Александр" w:date="2020-04-13T10:21:00Z">
                  <w:rPr>
                    <w:rFonts w:ascii="Arial" w:hAnsi="Arial" w:cs="Arial"/>
                    <w:sz w:val="20"/>
                    <w:highlight w:val="yellow"/>
                  </w:rPr>
                </w:rPrChange>
              </w:rPr>
              <w:t>по</w:t>
            </w:r>
            <w:r w:rsidRPr="002936D1">
              <w:rPr>
                <w:rFonts w:ascii="Arial" w:hAnsi="Arial" w:cs="Arial"/>
                <w:sz w:val="20"/>
                <w:lang w:val="en-US"/>
                <w:rPrChange w:id="16159" w:author="Александр" w:date="2020-04-13T10:21:00Z">
                  <w:rPr>
                    <w:rFonts w:ascii="Arial" w:hAnsi="Arial" w:cs="Arial"/>
                    <w:sz w:val="20"/>
                    <w:highlight w:val="yellow"/>
                    <w:lang w:val="en-US"/>
                  </w:rPr>
                </w:rPrChange>
              </w:rPr>
              <w:t xml:space="preserve"> IMPTT-ATINN</w:t>
            </w:r>
          </w:p>
        </w:tc>
        <w:tc>
          <w:tcPr>
            <w:tcW w:w="584" w:type="pct"/>
            <w:tcPrChange w:id="16160" w:author="Александр" w:date="2020-04-13T10:21:00Z">
              <w:tcPr>
                <w:tcW w:w="575" w:type="pct"/>
              </w:tcPr>
            </w:tcPrChange>
          </w:tcPr>
          <w:p w14:paraId="593FE438" w14:textId="5DA4FBF8" w:rsidR="006539AD" w:rsidRPr="002936D1" w:rsidRDefault="00AB6F6F" w:rsidP="000C1FAE">
            <w:pPr>
              <w:jc w:val="center"/>
              <w:rPr>
                <w:rFonts w:ascii="Arial" w:hAnsi="Arial" w:cs="Arial"/>
                <w:sz w:val="20"/>
                <w:rPrChange w:id="16161" w:author="Александр" w:date="2020-04-13T10:21:00Z">
                  <w:rPr>
                    <w:rFonts w:ascii="Arial" w:hAnsi="Arial" w:cs="Arial"/>
                    <w:sz w:val="20"/>
                    <w:highlight w:val="yellow"/>
                  </w:rPr>
                </w:rPrChange>
              </w:rPr>
            </w:pPr>
            <w:r w:rsidRPr="002936D1">
              <w:rPr>
                <w:rFonts w:ascii="Arial" w:hAnsi="Arial" w:cs="Arial"/>
                <w:sz w:val="20"/>
                <w:rPrChange w:id="16162" w:author="Александр" w:date="2020-04-13T10:21:00Z">
                  <w:rPr>
                    <w:rFonts w:ascii="Arial" w:hAnsi="Arial" w:cs="Arial"/>
                    <w:sz w:val="20"/>
                    <w:highlight w:val="yellow"/>
                  </w:rPr>
                </w:rPrChange>
              </w:rPr>
              <w:t>Х</w:t>
            </w:r>
          </w:p>
        </w:tc>
        <w:tc>
          <w:tcPr>
            <w:tcW w:w="573" w:type="pct"/>
            <w:tcPrChange w:id="16163" w:author="Александр" w:date="2020-04-13T10:21:00Z">
              <w:tcPr>
                <w:tcW w:w="565" w:type="pct"/>
              </w:tcPr>
            </w:tcPrChange>
          </w:tcPr>
          <w:p w14:paraId="032329B7" w14:textId="6687D81E" w:rsidR="006539AD" w:rsidRPr="002936D1" w:rsidRDefault="0018504F" w:rsidP="000C1FAE">
            <w:pPr>
              <w:jc w:val="center"/>
              <w:rPr>
                <w:rFonts w:ascii="Arial" w:hAnsi="Arial" w:cs="Arial"/>
                <w:sz w:val="20"/>
                <w:rPrChange w:id="16164" w:author="Александр" w:date="2020-04-13T10:21:00Z">
                  <w:rPr>
                    <w:rFonts w:ascii="Arial" w:hAnsi="Arial" w:cs="Arial"/>
                    <w:sz w:val="20"/>
                    <w:highlight w:val="yellow"/>
                  </w:rPr>
                </w:rPrChange>
              </w:rPr>
            </w:pPr>
            <w:r w:rsidRPr="002936D1">
              <w:rPr>
                <w:rFonts w:ascii="Arial" w:hAnsi="Arial" w:cs="Arial"/>
                <w:sz w:val="20"/>
                <w:rPrChange w:id="16165" w:author="Александр" w:date="2020-04-13T10:21:00Z">
                  <w:rPr>
                    <w:rFonts w:ascii="Arial" w:hAnsi="Arial" w:cs="Arial"/>
                    <w:sz w:val="20"/>
                    <w:highlight w:val="yellow"/>
                  </w:rPr>
                </w:rPrChange>
              </w:rPr>
              <w:t>Для всех объектов</w:t>
            </w:r>
          </w:p>
        </w:tc>
        <w:tc>
          <w:tcPr>
            <w:tcW w:w="369" w:type="pct"/>
            <w:tcPrChange w:id="16166" w:author="Александр" w:date="2020-04-13T10:21:00Z">
              <w:tcPr>
                <w:tcW w:w="363" w:type="pct"/>
              </w:tcPr>
            </w:tcPrChange>
          </w:tcPr>
          <w:p w14:paraId="7703FE22" w14:textId="044C3360" w:rsidR="006539AD" w:rsidRPr="002936D1" w:rsidRDefault="00016C7F" w:rsidP="000C1FAE">
            <w:pPr>
              <w:jc w:val="center"/>
              <w:rPr>
                <w:rFonts w:ascii="Arial" w:hAnsi="Arial" w:cs="Arial"/>
                <w:sz w:val="20"/>
                <w:rPrChange w:id="16167" w:author="Александр" w:date="2020-04-13T10:21:00Z">
                  <w:rPr>
                    <w:rFonts w:ascii="Arial" w:hAnsi="Arial" w:cs="Arial"/>
                    <w:sz w:val="20"/>
                    <w:highlight w:val="yellow"/>
                  </w:rPr>
                </w:rPrChange>
              </w:rPr>
            </w:pPr>
            <w:r w:rsidRPr="002936D1">
              <w:rPr>
                <w:rFonts w:ascii="Arial" w:hAnsi="Arial" w:cs="Arial"/>
                <w:sz w:val="20"/>
                <w:rPrChange w:id="16168" w:author="Александр" w:date="2020-04-13T10:21:00Z">
                  <w:rPr>
                    <w:rFonts w:ascii="Arial" w:hAnsi="Arial" w:cs="Arial"/>
                    <w:sz w:val="20"/>
                    <w:highlight w:val="yellow"/>
                  </w:rPr>
                </w:rPrChange>
              </w:rPr>
              <w:t>-</w:t>
            </w:r>
          </w:p>
        </w:tc>
        <w:tc>
          <w:tcPr>
            <w:tcW w:w="546" w:type="pct"/>
            <w:tcPrChange w:id="16169" w:author="Александр" w:date="2020-04-13T10:21:00Z">
              <w:tcPr>
                <w:tcW w:w="537" w:type="pct"/>
              </w:tcPr>
            </w:tcPrChange>
          </w:tcPr>
          <w:p w14:paraId="6F396872" w14:textId="1D633C27" w:rsidR="006539AD" w:rsidRPr="002936D1" w:rsidRDefault="00AB6F6F" w:rsidP="000C1FAE">
            <w:pPr>
              <w:jc w:val="center"/>
              <w:rPr>
                <w:rFonts w:ascii="Arial" w:hAnsi="Arial" w:cs="Arial"/>
                <w:sz w:val="20"/>
                <w:rPrChange w:id="16170" w:author="Александр" w:date="2020-04-13T10:21:00Z">
                  <w:rPr>
                    <w:rFonts w:ascii="Arial" w:hAnsi="Arial" w:cs="Arial"/>
                    <w:sz w:val="20"/>
                    <w:highlight w:val="yellow"/>
                  </w:rPr>
                </w:rPrChange>
              </w:rPr>
            </w:pPr>
            <w:r w:rsidRPr="002936D1">
              <w:rPr>
                <w:rFonts w:ascii="Arial" w:hAnsi="Arial" w:cs="Arial"/>
                <w:sz w:val="20"/>
                <w:rPrChange w:id="16171" w:author="Александр" w:date="2020-04-13T10:21:00Z">
                  <w:rPr>
                    <w:rFonts w:ascii="Arial" w:hAnsi="Arial" w:cs="Arial"/>
                    <w:sz w:val="20"/>
                    <w:highlight w:val="yellow"/>
                  </w:rPr>
                </w:rPrChange>
              </w:rPr>
              <w:t>Выбор из справочника</w:t>
            </w:r>
          </w:p>
        </w:tc>
        <w:tc>
          <w:tcPr>
            <w:tcW w:w="334" w:type="pct"/>
            <w:tcPrChange w:id="16172" w:author="Александр" w:date="2020-04-13T10:21:00Z">
              <w:tcPr>
                <w:tcW w:w="329" w:type="pct"/>
              </w:tcPr>
            </w:tcPrChange>
          </w:tcPr>
          <w:p w14:paraId="0868C532" w14:textId="03075C98" w:rsidR="006539AD" w:rsidRPr="002936D1" w:rsidRDefault="00AB6F6F" w:rsidP="000C1FAE">
            <w:pPr>
              <w:jc w:val="center"/>
              <w:rPr>
                <w:rFonts w:ascii="Arial" w:hAnsi="Arial" w:cs="Arial"/>
                <w:sz w:val="20"/>
                <w:rPrChange w:id="16173" w:author="Александр" w:date="2020-04-13T10:21:00Z">
                  <w:rPr>
                    <w:rFonts w:ascii="Arial" w:hAnsi="Arial" w:cs="Arial"/>
                    <w:sz w:val="20"/>
                    <w:highlight w:val="yellow"/>
                  </w:rPr>
                </w:rPrChange>
              </w:rPr>
            </w:pPr>
            <w:r w:rsidRPr="002936D1">
              <w:rPr>
                <w:rFonts w:ascii="Arial" w:hAnsi="Arial" w:cs="Arial"/>
                <w:sz w:val="20"/>
                <w:rPrChange w:id="16174" w:author="Александр" w:date="2020-04-13T10:21:00Z">
                  <w:rPr>
                    <w:rFonts w:ascii="Arial" w:hAnsi="Arial" w:cs="Arial"/>
                    <w:sz w:val="20"/>
                    <w:highlight w:val="yellow"/>
                  </w:rPr>
                </w:rPrChange>
              </w:rPr>
              <w:t>КСУ НСИ</w:t>
            </w:r>
          </w:p>
        </w:tc>
      </w:tr>
      <w:tr w:rsidR="002936D1" w:rsidRPr="00AB6F6F" w14:paraId="447AE373" w14:textId="77777777" w:rsidTr="002936D1">
        <w:trPr>
          <w:cantSplit/>
          <w:trHeight w:val="694"/>
          <w:trPrChange w:id="16175" w:author="Александр" w:date="2020-04-13T10:21:00Z">
            <w:trPr>
              <w:cantSplit/>
              <w:trHeight w:val="694"/>
            </w:trPr>
          </w:trPrChange>
        </w:trPr>
        <w:tc>
          <w:tcPr>
            <w:tcW w:w="77" w:type="pct"/>
            <w:tcPrChange w:id="16176" w:author="Александр" w:date="2020-04-13T10:21:00Z">
              <w:tcPr>
                <w:tcW w:w="153" w:type="pct"/>
              </w:tcPr>
            </w:tcPrChange>
          </w:tcPr>
          <w:p w14:paraId="073EF151" w14:textId="5592E2B7" w:rsidR="006F4031" w:rsidRPr="002936D1" w:rsidRDefault="00B82773" w:rsidP="000C1FAE">
            <w:pPr>
              <w:rPr>
                <w:rFonts w:ascii="Arial" w:hAnsi="Arial" w:cs="Arial"/>
                <w:sz w:val="20"/>
              </w:rPr>
            </w:pPr>
            <w:r w:rsidRPr="00696F74">
              <w:rPr>
                <w:rFonts w:ascii="Arial" w:hAnsi="Arial" w:cs="Arial"/>
                <w:sz w:val="20"/>
              </w:rPr>
              <w:t>8.</w:t>
            </w:r>
          </w:p>
        </w:tc>
        <w:tc>
          <w:tcPr>
            <w:tcW w:w="326" w:type="pct"/>
            <w:tcPrChange w:id="16177" w:author="Александр" w:date="2020-04-13T10:21:00Z">
              <w:tcPr>
                <w:tcW w:w="321" w:type="pct"/>
              </w:tcPr>
            </w:tcPrChange>
          </w:tcPr>
          <w:p w14:paraId="14BC6242" w14:textId="6B76ED10" w:rsidR="006F4031" w:rsidRPr="002936D1" w:rsidRDefault="006F4031" w:rsidP="000C1FAE">
            <w:pPr>
              <w:jc w:val="left"/>
              <w:rPr>
                <w:rFonts w:ascii="Arial" w:hAnsi="Arial" w:cs="Arial"/>
                <w:sz w:val="20"/>
                <w:rPrChange w:id="16178" w:author="Александр" w:date="2020-04-13T10:21:00Z">
                  <w:rPr>
                    <w:rFonts w:ascii="Arial" w:hAnsi="Arial" w:cs="Arial"/>
                    <w:sz w:val="20"/>
                    <w:highlight w:val="yellow"/>
                  </w:rPr>
                </w:rPrChange>
              </w:rPr>
            </w:pPr>
            <w:r w:rsidRPr="002936D1">
              <w:rPr>
                <w:rFonts w:ascii="Arial" w:hAnsi="Arial" w:cs="Arial"/>
                <w:sz w:val="20"/>
                <w:rPrChange w:id="16179" w:author="Александр" w:date="2020-04-13T10:21:00Z">
                  <w:rPr>
                    <w:rFonts w:ascii="Arial" w:hAnsi="Arial" w:cs="Arial"/>
                    <w:sz w:val="20"/>
                    <w:highlight w:val="yellow"/>
                  </w:rPr>
                </w:rPrChange>
              </w:rPr>
              <w:t>Общие данные</w:t>
            </w:r>
          </w:p>
        </w:tc>
        <w:tc>
          <w:tcPr>
            <w:tcW w:w="594" w:type="pct"/>
            <w:tcPrChange w:id="16180" w:author="Александр" w:date="2020-04-13T10:21:00Z">
              <w:tcPr>
                <w:tcW w:w="585" w:type="pct"/>
              </w:tcPr>
            </w:tcPrChange>
          </w:tcPr>
          <w:p w14:paraId="1A122970" w14:textId="35095D7B" w:rsidR="006F4031" w:rsidRPr="002936D1" w:rsidRDefault="006F4031" w:rsidP="000C1FAE">
            <w:pPr>
              <w:jc w:val="left"/>
              <w:rPr>
                <w:rFonts w:ascii="Arial" w:hAnsi="Arial" w:cs="Arial"/>
                <w:sz w:val="20"/>
                <w:rPrChange w:id="16181" w:author="Александр" w:date="2020-04-13T10:21:00Z">
                  <w:rPr>
                    <w:rFonts w:ascii="Arial" w:hAnsi="Arial" w:cs="Arial"/>
                    <w:sz w:val="20"/>
                    <w:highlight w:val="yellow"/>
                  </w:rPr>
                </w:rPrChange>
              </w:rPr>
            </w:pPr>
            <w:r w:rsidRPr="002936D1">
              <w:rPr>
                <w:rFonts w:ascii="Arial" w:hAnsi="Arial" w:cs="Arial"/>
                <w:sz w:val="20"/>
                <w:rPrChange w:id="16182" w:author="Александр" w:date="2020-04-13T10:21:00Z">
                  <w:rPr>
                    <w:rFonts w:ascii="Arial" w:hAnsi="Arial" w:cs="Arial"/>
                    <w:sz w:val="20"/>
                    <w:highlight w:val="yellow"/>
                  </w:rPr>
                </w:rPrChange>
              </w:rPr>
              <w:t>Единиц/Признак</w:t>
            </w:r>
          </w:p>
        </w:tc>
        <w:tc>
          <w:tcPr>
            <w:tcW w:w="865" w:type="pct"/>
            <w:tcPrChange w:id="16183" w:author="Александр" w:date="2020-04-13T10:21:00Z">
              <w:tcPr>
                <w:tcW w:w="852" w:type="pct"/>
              </w:tcPr>
            </w:tcPrChange>
          </w:tcPr>
          <w:p w14:paraId="45CC6EA6" w14:textId="435400AA" w:rsidR="006F4031" w:rsidRPr="002936D1" w:rsidRDefault="006F4031" w:rsidP="000C1FAE">
            <w:pPr>
              <w:jc w:val="left"/>
              <w:rPr>
                <w:rFonts w:ascii="Arial" w:hAnsi="Arial" w:cs="Arial"/>
                <w:sz w:val="20"/>
                <w:rPrChange w:id="16184" w:author="Александр" w:date="2020-04-13T10:21:00Z">
                  <w:rPr>
                    <w:rFonts w:ascii="Arial" w:hAnsi="Arial" w:cs="Arial"/>
                    <w:sz w:val="20"/>
                    <w:highlight w:val="yellow"/>
                  </w:rPr>
                </w:rPrChange>
              </w:rPr>
            </w:pPr>
            <w:r w:rsidRPr="002936D1">
              <w:rPr>
                <w:rFonts w:ascii="Arial" w:hAnsi="Arial" w:cs="Arial"/>
                <w:sz w:val="20"/>
                <w:rPrChange w:id="16185" w:author="Александр" w:date="2020-04-13T10:21:00Z">
                  <w:rPr>
                    <w:rFonts w:ascii="Arial" w:hAnsi="Arial" w:cs="Arial"/>
                    <w:sz w:val="20"/>
                    <w:highlight w:val="yellow"/>
                  </w:rPr>
                </w:rPrChange>
              </w:rPr>
              <w:t>Единица измерения признака</w:t>
            </w:r>
          </w:p>
        </w:tc>
        <w:tc>
          <w:tcPr>
            <w:tcW w:w="267" w:type="pct"/>
            <w:tcPrChange w:id="16186" w:author="Александр" w:date="2020-04-13T10:21:00Z">
              <w:tcPr>
                <w:tcW w:w="263" w:type="pct"/>
              </w:tcPr>
            </w:tcPrChange>
          </w:tcPr>
          <w:p w14:paraId="4EBDC2A7" w14:textId="27E1C599" w:rsidR="006F4031" w:rsidRPr="002936D1" w:rsidRDefault="006F4031" w:rsidP="000C1FAE">
            <w:pPr>
              <w:jc w:val="center"/>
              <w:rPr>
                <w:rFonts w:ascii="Arial" w:hAnsi="Arial" w:cs="Arial"/>
                <w:sz w:val="20"/>
                <w:lang w:val="en-US"/>
                <w:rPrChange w:id="16187" w:author="Александр" w:date="2020-04-13T10:21:00Z">
                  <w:rPr>
                    <w:rFonts w:ascii="Arial" w:hAnsi="Arial" w:cs="Arial"/>
                    <w:sz w:val="20"/>
                    <w:highlight w:val="yellow"/>
                    <w:lang w:val="en-US"/>
                  </w:rPr>
                </w:rPrChange>
              </w:rPr>
            </w:pPr>
            <w:r w:rsidRPr="002936D1">
              <w:rPr>
                <w:rFonts w:ascii="Arial" w:hAnsi="Arial" w:cs="Arial"/>
                <w:sz w:val="20"/>
                <w:lang w:val="en-US"/>
                <w:rPrChange w:id="16188" w:author="Александр" w:date="2020-04-13T10:21:00Z">
                  <w:rPr>
                    <w:rFonts w:ascii="Arial" w:hAnsi="Arial" w:cs="Arial"/>
                    <w:sz w:val="20"/>
                    <w:highlight w:val="yellow"/>
                    <w:lang w:val="en-US"/>
                  </w:rPr>
                </w:rPrChange>
              </w:rPr>
              <w:t>UNIT,3</w:t>
            </w:r>
          </w:p>
        </w:tc>
        <w:tc>
          <w:tcPr>
            <w:tcW w:w="464" w:type="pct"/>
            <w:tcPrChange w:id="16189" w:author="Александр" w:date="2020-04-13T10:21:00Z">
              <w:tcPr>
                <w:tcW w:w="457" w:type="pct"/>
              </w:tcPr>
            </w:tcPrChange>
          </w:tcPr>
          <w:p w14:paraId="60E14D2B" w14:textId="042F726B" w:rsidR="006F4031" w:rsidRPr="002936D1" w:rsidRDefault="006F4031" w:rsidP="000C1FAE">
            <w:pPr>
              <w:jc w:val="center"/>
              <w:rPr>
                <w:rFonts w:ascii="Arial" w:hAnsi="Arial" w:cs="Arial"/>
                <w:sz w:val="20"/>
                <w:lang w:val="en-US"/>
                <w:rPrChange w:id="16190" w:author="Александр" w:date="2020-04-13T10:21:00Z">
                  <w:rPr>
                    <w:rFonts w:ascii="Arial" w:hAnsi="Arial" w:cs="Arial"/>
                    <w:sz w:val="20"/>
                    <w:highlight w:val="yellow"/>
                    <w:lang w:val="en-US"/>
                  </w:rPr>
                </w:rPrChange>
              </w:rPr>
            </w:pPr>
            <w:r w:rsidRPr="002936D1">
              <w:rPr>
                <w:rFonts w:ascii="Arial" w:hAnsi="Arial" w:cs="Arial"/>
                <w:sz w:val="20"/>
                <w:lang w:val="en-US"/>
                <w:rPrChange w:id="16191" w:author="Александр" w:date="2020-04-13T10:21:00Z">
                  <w:rPr>
                    <w:rFonts w:ascii="Arial" w:hAnsi="Arial" w:cs="Arial"/>
                    <w:sz w:val="20"/>
                    <w:highlight w:val="yellow"/>
                    <w:lang w:val="en-US"/>
                  </w:rPr>
                </w:rPrChange>
              </w:rPr>
              <w:t xml:space="preserve">CABN-MSEHI </w:t>
            </w:r>
            <w:r w:rsidRPr="002936D1">
              <w:rPr>
                <w:rFonts w:ascii="Arial" w:hAnsi="Arial" w:cs="Arial"/>
                <w:sz w:val="20"/>
                <w:rPrChange w:id="16192" w:author="Александр" w:date="2020-04-13T10:21:00Z">
                  <w:rPr>
                    <w:rFonts w:ascii="Arial" w:hAnsi="Arial" w:cs="Arial"/>
                    <w:sz w:val="20"/>
                    <w:highlight w:val="yellow"/>
                  </w:rPr>
                </w:rPrChange>
              </w:rPr>
              <w:t>по</w:t>
            </w:r>
            <w:r w:rsidRPr="002936D1">
              <w:rPr>
                <w:rFonts w:ascii="Arial" w:hAnsi="Arial" w:cs="Arial"/>
                <w:sz w:val="20"/>
                <w:lang w:val="en-US"/>
                <w:rPrChange w:id="16193" w:author="Александр" w:date="2020-04-13T10:21:00Z">
                  <w:rPr>
                    <w:rFonts w:ascii="Arial" w:hAnsi="Arial" w:cs="Arial"/>
                    <w:sz w:val="20"/>
                    <w:highlight w:val="yellow"/>
                    <w:lang w:val="en-US"/>
                  </w:rPr>
                </w:rPrChange>
              </w:rPr>
              <w:t xml:space="preserve"> IMPTT-ATINN</w:t>
            </w:r>
          </w:p>
        </w:tc>
        <w:tc>
          <w:tcPr>
            <w:tcW w:w="584" w:type="pct"/>
            <w:tcPrChange w:id="16194" w:author="Александр" w:date="2020-04-13T10:21:00Z">
              <w:tcPr>
                <w:tcW w:w="575" w:type="pct"/>
              </w:tcPr>
            </w:tcPrChange>
          </w:tcPr>
          <w:p w14:paraId="3E5A55EB" w14:textId="2B453556" w:rsidR="006F4031" w:rsidRPr="002936D1" w:rsidRDefault="006F4031" w:rsidP="000C1FAE">
            <w:pPr>
              <w:jc w:val="center"/>
              <w:rPr>
                <w:rFonts w:ascii="Arial" w:hAnsi="Arial" w:cs="Arial"/>
                <w:sz w:val="20"/>
                <w:rPrChange w:id="16195" w:author="Александр" w:date="2020-04-13T10:21:00Z">
                  <w:rPr>
                    <w:rFonts w:ascii="Arial" w:hAnsi="Arial" w:cs="Arial"/>
                    <w:sz w:val="20"/>
                    <w:highlight w:val="yellow"/>
                  </w:rPr>
                </w:rPrChange>
              </w:rPr>
            </w:pPr>
            <w:r w:rsidRPr="002936D1">
              <w:rPr>
                <w:rFonts w:ascii="Arial" w:hAnsi="Arial" w:cs="Arial"/>
                <w:sz w:val="20"/>
                <w:rPrChange w:id="16196" w:author="Александр" w:date="2020-04-13T10:21:00Z">
                  <w:rPr>
                    <w:rFonts w:ascii="Arial" w:hAnsi="Arial" w:cs="Arial"/>
                    <w:sz w:val="20"/>
                    <w:highlight w:val="yellow"/>
                  </w:rPr>
                </w:rPrChange>
              </w:rPr>
              <w:t>Х</w:t>
            </w:r>
          </w:p>
        </w:tc>
        <w:tc>
          <w:tcPr>
            <w:tcW w:w="573" w:type="pct"/>
            <w:tcPrChange w:id="16197" w:author="Александр" w:date="2020-04-13T10:21:00Z">
              <w:tcPr>
                <w:tcW w:w="565" w:type="pct"/>
              </w:tcPr>
            </w:tcPrChange>
          </w:tcPr>
          <w:p w14:paraId="2A9EF668" w14:textId="7C7A9135" w:rsidR="006F4031" w:rsidRPr="002936D1" w:rsidRDefault="0018504F" w:rsidP="000C1FAE">
            <w:pPr>
              <w:jc w:val="center"/>
              <w:rPr>
                <w:rFonts w:ascii="Arial" w:hAnsi="Arial" w:cs="Arial"/>
                <w:sz w:val="20"/>
                <w:rPrChange w:id="16198" w:author="Александр" w:date="2020-04-13T10:21:00Z">
                  <w:rPr>
                    <w:rFonts w:ascii="Arial" w:hAnsi="Arial" w:cs="Arial"/>
                    <w:sz w:val="20"/>
                    <w:highlight w:val="yellow"/>
                  </w:rPr>
                </w:rPrChange>
              </w:rPr>
            </w:pPr>
            <w:r w:rsidRPr="002936D1">
              <w:rPr>
                <w:rFonts w:ascii="Arial" w:hAnsi="Arial" w:cs="Arial"/>
                <w:sz w:val="20"/>
                <w:rPrChange w:id="16199" w:author="Александр" w:date="2020-04-13T10:21:00Z">
                  <w:rPr>
                    <w:rFonts w:ascii="Arial" w:hAnsi="Arial" w:cs="Arial"/>
                    <w:sz w:val="20"/>
                    <w:highlight w:val="yellow"/>
                  </w:rPr>
                </w:rPrChange>
              </w:rPr>
              <w:t>Для всех объектов</w:t>
            </w:r>
          </w:p>
        </w:tc>
        <w:tc>
          <w:tcPr>
            <w:tcW w:w="369" w:type="pct"/>
            <w:tcPrChange w:id="16200" w:author="Александр" w:date="2020-04-13T10:21:00Z">
              <w:tcPr>
                <w:tcW w:w="363" w:type="pct"/>
              </w:tcPr>
            </w:tcPrChange>
          </w:tcPr>
          <w:p w14:paraId="2F5FCC0C" w14:textId="2A177BB1" w:rsidR="006F4031" w:rsidRPr="002936D1" w:rsidRDefault="00016C7F" w:rsidP="000C1FAE">
            <w:pPr>
              <w:jc w:val="center"/>
              <w:rPr>
                <w:rFonts w:ascii="Arial" w:hAnsi="Arial" w:cs="Arial"/>
                <w:sz w:val="20"/>
                <w:rPrChange w:id="16201" w:author="Александр" w:date="2020-04-13T10:21:00Z">
                  <w:rPr>
                    <w:rFonts w:ascii="Arial" w:hAnsi="Arial" w:cs="Arial"/>
                    <w:sz w:val="20"/>
                    <w:highlight w:val="yellow"/>
                  </w:rPr>
                </w:rPrChange>
              </w:rPr>
            </w:pPr>
            <w:r w:rsidRPr="002936D1">
              <w:rPr>
                <w:rFonts w:ascii="Arial" w:hAnsi="Arial" w:cs="Arial"/>
                <w:sz w:val="20"/>
                <w:rPrChange w:id="16202" w:author="Александр" w:date="2020-04-13T10:21:00Z">
                  <w:rPr>
                    <w:rFonts w:ascii="Arial" w:hAnsi="Arial" w:cs="Arial"/>
                    <w:sz w:val="20"/>
                    <w:highlight w:val="yellow"/>
                  </w:rPr>
                </w:rPrChange>
              </w:rPr>
              <w:t>-</w:t>
            </w:r>
          </w:p>
        </w:tc>
        <w:tc>
          <w:tcPr>
            <w:tcW w:w="546" w:type="pct"/>
            <w:tcPrChange w:id="16203" w:author="Александр" w:date="2020-04-13T10:21:00Z">
              <w:tcPr>
                <w:tcW w:w="537" w:type="pct"/>
              </w:tcPr>
            </w:tcPrChange>
          </w:tcPr>
          <w:p w14:paraId="0923C127" w14:textId="08AA5074" w:rsidR="006F4031" w:rsidRPr="002936D1" w:rsidRDefault="006F4031" w:rsidP="000C1FAE">
            <w:pPr>
              <w:jc w:val="center"/>
              <w:rPr>
                <w:rFonts w:ascii="Arial" w:hAnsi="Arial" w:cs="Arial"/>
                <w:sz w:val="20"/>
                <w:lang w:val="en-US"/>
                <w:rPrChange w:id="16204" w:author="Александр" w:date="2020-04-13T10:21:00Z">
                  <w:rPr>
                    <w:rFonts w:ascii="Arial" w:hAnsi="Arial" w:cs="Arial"/>
                    <w:sz w:val="20"/>
                    <w:highlight w:val="yellow"/>
                    <w:lang w:val="en-US"/>
                  </w:rPr>
                </w:rPrChange>
              </w:rPr>
            </w:pPr>
            <w:r w:rsidRPr="002936D1">
              <w:rPr>
                <w:rFonts w:ascii="Arial" w:hAnsi="Arial" w:cs="Arial"/>
                <w:sz w:val="20"/>
                <w:rPrChange w:id="16205" w:author="Александр" w:date="2020-04-13T10:21:00Z">
                  <w:rPr>
                    <w:rFonts w:ascii="Arial" w:hAnsi="Arial" w:cs="Arial"/>
                    <w:sz w:val="20"/>
                    <w:highlight w:val="yellow"/>
                  </w:rPr>
                </w:rPrChange>
              </w:rPr>
              <w:t>Автоматическое заполнение</w:t>
            </w:r>
          </w:p>
        </w:tc>
        <w:tc>
          <w:tcPr>
            <w:tcW w:w="334" w:type="pct"/>
            <w:tcPrChange w:id="16206" w:author="Александр" w:date="2020-04-13T10:21:00Z">
              <w:tcPr>
                <w:tcW w:w="329" w:type="pct"/>
              </w:tcPr>
            </w:tcPrChange>
          </w:tcPr>
          <w:p w14:paraId="3BB5B203" w14:textId="191BDC24" w:rsidR="006F4031" w:rsidRPr="002936D1" w:rsidRDefault="006F4031" w:rsidP="000C1FAE">
            <w:pPr>
              <w:jc w:val="center"/>
              <w:rPr>
                <w:rFonts w:ascii="Arial" w:hAnsi="Arial" w:cs="Arial"/>
                <w:sz w:val="20"/>
                <w:lang w:val="en-US"/>
                <w:rPrChange w:id="16207" w:author="Александр" w:date="2020-04-13T10:21:00Z">
                  <w:rPr>
                    <w:rFonts w:ascii="Arial" w:hAnsi="Arial" w:cs="Arial"/>
                    <w:sz w:val="20"/>
                    <w:highlight w:val="yellow"/>
                    <w:lang w:val="en-US"/>
                  </w:rPr>
                </w:rPrChange>
              </w:rPr>
            </w:pPr>
            <w:r w:rsidRPr="002936D1">
              <w:rPr>
                <w:rFonts w:ascii="Arial" w:hAnsi="Arial" w:cs="Arial"/>
                <w:sz w:val="20"/>
                <w:lang w:val="en-US"/>
                <w:rPrChange w:id="16208" w:author="Александр" w:date="2020-04-13T10:21:00Z">
                  <w:rPr>
                    <w:rFonts w:ascii="Arial" w:hAnsi="Arial" w:cs="Arial"/>
                    <w:sz w:val="20"/>
                    <w:highlight w:val="yellow"/>
                    <w:lang w:val="en-US"/>
                  </w:rPr>
                </w:rPrChange>
              </w:rPr>
              <w:t>SAP</w:t>
            </w:r>
          </w:p>
        </w:tc>
      </w:tr>
      <w:tr w:rsidR="002936D1" w:rsidRPr="00AB6F6F" w14:paraId="07E58468" w14:textId="77777777" w:rsidTr="002936D1">
        <w:trPr>
          <w:cantSplit/>
          <w:trHeight w:val="462"/>
          <w:trPrChange w:id="16209" w:author="Александр" w:date="2020-04-13T10:21:00Z">
            <w:trPr>
              <w:cantSplit/>
              <w:trHeight w:val="462"/>
            </w:trPr>
          </w:trPrChange>
        </w:trPr>
        <w:tc>
          <w:tcPr>
            <w:tcW w:w="77" w:type="pct"/>
            <w:tcPrChange w:id="16210" w:author="Александр" w:date="2020-04-13T10:21:00Z">
              <w:tcPr>
                <w:tcW w:w="153" w:type="pct"/>
              </w:tcPr>
            </w:tcPrChange>
          </w:tcPr>
          <w:p w14:paraId="470359E2" w14:textId="7F106782" w:rsidR="006F4031" w:rsidRPr="002936D1" w:rsidRDefault="00B82773" w:rsidP="006F4031">
            <w:pPr>
              <w:rPr>
                <w:rFonts w:ascii="Arial" w:hAnsi="Arial" w:cs="Arial"/>
                <w:sz w:val="20"/>
              </w:rPr>
            </w:pPr>
            <w:r w:rsidRPr="00696F74">
              <w:rPr>
                <w:rFonts w:ascii="Arial" w:hAnsi="Arial" w:cs="Arial"/>
                <w:sz w:val="20"/>
              </w:rPr>
              <w:t>9.</w:t>
            </w:r>
          </w:p>
        </w:tc>
        <w:tc>
          <w:tcPr>
            <w:tcW w:w="326" w:type="pct"/>
            <w:tcPrChange w:id="16211" w:author="Александр" w:date="2020-04-13T10:21:00Z">
              <w:tcPr>
                <w:tcW w:w="321" w:type="pct"/>
              </w:tcPr>
            </w:tcPrChange>
          </w:tcPr>
          <w:p w14:paraId="669C16D4" w14:textId="67952963" w:rsidR="006F4031" w:rsidRPr="002936D1" w:rsidRDefault="006F4031" w:rsidP="006F4031">
            <w:pPr>
              <w:jc w:val="left"/>
              <w:rPr>
                <w:rFonts w:ascii="Arial" w:hAnsi="Arial" w:cs="Arial"/>
                <w:sz w:val="20"/>
                <w:rPrChange w:id="16212" w:author="Александр" w:date="2020-04-13T10:21:00Z">
                  <w:rPr>
                    <w:rFonts w:ascii="Arial" w:hAnsi="Arial" w:cs="Arial"/>
                    <w:sz w:val="20"/>
                    <w:highlight w:val="yellow"/>
                  </w:rPr>
                </w:rPrChange>
              </w:rPr>
            </w:pPr>
            <w:r w:rsidRPr="002936D1">
              <w:rPr>
                <w:rFonts w:ascii="Arial" w:hAnsi="Arial" w:cs="Arial"/>
                <w:sz w:val="20"/>
                <w:rPrChange w:id="16213" w:author="Александр" w:date="2020-04-13T10:21:00Z">
                  <w:rPr>
                    <w:rFonts w:ascii="Arial" w:hAnsi="Arial" w:cs="Arial"/>
                    <w:sz w:val="20"/>
                    <w:highlight w:val="yellow"/>
                  </w:rPr>
                </w:rPrChange>
              </w:rPr>
              <w:t>Общие данные</w:t>
            </w:r>
          </w:p>
        </w:tc>
        <w:tc>
          <w:tcPr>
            <w:tcW w:w="594" w:type="pct"/>
            <w:tcPrChange w:id="16214" w:author="Александр" w:date="2020-04-13T10:21:00Z">
              <w:tcPr>
                <w:tcW w:w="585" w:type="pct"/>
              </w:tcPr>
            </w:tcPrChange>
          </w:tcPr>
          <w:p w14:paraId="0D24BA28" w14:textId="7025E040" w:rsidR="006F4031" w:rsidRPr="002936D1" w:rsidRDefault="006F4031" w:rsidP="006F4031">
            <w:pPr>
              <w:jc w:val="left"/>
              <w:rPr>
                <w:rFonts w:ascii="Arial" w:hAnsi="Arial" w:cs="Arial"/>
                <w:sz w:val="20"/>
                <w:rPrChange w:id="16215" w:author="Александр" w:date="2020-04-13T10:21:00Z">
                  <w:rPr>
                    <w:rFonts w:ascii="Arial" w:hAnsi="Arial" w:cs="Arial"/>
                    <w:sz w:val="20"/>
                    <w:highlight w:val="yellow"/>
                  </w:rPr>
                </w:rPrChange>
              </w:rPr>
            </w:pPr>
            <w:r w:rsidRPr="002936D1">
              <w:rPr>
                <w:rFonts w:ascii="Arial" w:hAnsi="Arial" w:cs="Arial"/>
                <w:sz w:val="20"/>
                <w:rPrChange w:id="16216" w:author="Александр" w:date="2020-04-13T10:21:00Z">
                  <w:rPr>
                    <w:rFonts w:ascii="Arial" w:hAnsi="Arial" w:cs="Arial"/>
                    <w:sz w:val="20"/>
                    <w:highlight w:val="yellow"/>
                  </w:rPr>
                </w:rPrChange>
              </w:rPr>
              <w:t>Группа кодов</w:t>
            </w:r>
          </w:p>
        </w:tc>
        <w:tc>
          <w:tcPr>
            <w:tcW w:w="865" w:type="pct"/>
            <w:tcPrChange w:id="16217" w:author="Александр" w:date="2020-04-13T10:21:00Z">
              <w:tcPr>
                <w:tcW w:w="852" w:type="pct"/>
              </w:tcPr>
            </w:tcPrChange>
          </w:tcPr>
          <w:p w14:paraId="55063CAA" w14:textId="6D701633" w:rsidR="006F4031" w:rsidRPr="002936D1" w:rsidRDefault="006F4031" w:rsidP="006F4031">
            <w:pPr>
              <w:jc w:val="left"/>
              <w:rPr>
                <w:rFonts w:ascii="Arial" w:hAnsi="Arial" w:cs="Arial"/>
                <w:sz w:val="20"/>
                <w:lang w:val="en-US"/>
                <w:rPrChange w:id="16218" w:author="Александр" w:date="2020-04-13T10:21:00Z">
                  <w:rPr>
                    <w:rFonts w:ascii="Arial" w:hAnsi="Arial" w:cs="Arial"/>
                    <w:sz w:val="20"/>
                    <w:highlight w:val="yellow"/>
                    <w:lang w:val="en-US"/>
                  </w:rPr>
                </w:rPrChange>
              </w:rPr>
            </w:pPr>
            <w:r w:rsidRPr="002936D1">
              <w:rPr>
                <w:rFonts w:ascii="Arial" w:hAnsi="Arial" w:cs="Arial"/>
                <w:sz w:val="20"/>
                <w:rPrChange w:id="16219" w:author="Александр" w:date="2020-04-13T10:21:00Z">
                  <w:rPr>
                    <w:rFonts w:ascii="Arial" w:hAnsi="Arial" w:cs="Arial"/>
                    <w:sz w:val="20"/>
                    <w:highlight w:val="yellow"/>
                  </w:rPr>
                </w:rPrChange>
              </w:rPr>
              <w:t>Группа кодов</w:t>
            </w:r>
          </w:p>
        </w:tc>
        <w:tc>
          <w:tcPr>
            <w:tcW w:w="267" w:type="pct"/>
            <w:tcPrChange w:id="16220" w:author="Александр" w:date="2020-04-13T10:21:00Z">
              <w:tcPr>
                <w:tcW w:w="263" w:type="pct"/>
              </w:tcPr>
            </w:tcPrChange>
          </w:tcPr>
          <w:p w14:paraId="6B521F12" w14:textId="517CABCE" w:rsidR="006F4031" w:rsidRPr="002936D1" w:rsidRDefault="00016C7F" w:rsidP="006F4031">
            <w:pPr>
              <w:jc w:val="center"/>
              <w:rPr>
                <w:rFonts w:ascii="Arial" w:hAnsi="Arial" w:cs="Arial"/>
                <w:sz w:val="20"/>
                <w:lang w:val="en-US"/>
                <w:rPrChange w:id="16221" w:author="Александр" w:date="2020-04-13T10:21:00Z">
                  <w:rPr>
                    <w:rFonts w:ascii="Arial" w:hAnsi="Arial" w:cs="Arial"/>
                    <w:sz w:val="20"/>
                    <w:highlight w:val="yellow"/>
                    <w:lang w:val="en-US"/>
                  </w:rPr>
                </w:rPrChange>
              </w:rPr>
            </w:pPr>
            <w:r w:rsidRPr="002936D1">
              <w:rPr>
                <w:rFonts w:ascii="Arial" w:hAnsi="Arial" w:cs="Arial"/>
                <w:sz w:val="20"/>
                <w:lang w:val="en-US"/>
                <w:rPrChange w:id="16222" w:author="Александр" w:date="2020-04-13T10:21:00Z">
                  <w:rPr>
                    <w:rFonts w:ascii="Arial" w:hAnsi="Arial" w:cs="Arial"/>
                    <w:sz w:val="20"/>
                    <w:highlight w:val="yellow"/>
                    <w:lang w:val="en-US"/>
                  </w:rPr>
                </w:rPrChange>
              </w:rPr>
              <w:t>CHAR, 8</w:t>
            </w:r>
          </w:p>
        </w:tc>
        <w:tc>
          <w:tcPr>
            <w:tcW w:w="464" w:type="pct"/>
            <w:tcPrChange w:id="16223" w:author="Александр" w:date="2020-04-13T10:21:00Z">
              <w:tcPr>
                <w:tcW w:w="457" w:type="pct"/>
              </w:tcPr>
            </w:tcPrChange>
          </w:tcPr>
          <w:p w14:paraId="487EE329" w14:textId="12B2A164" w:rsidR="006F4031" w:rsidRPr="002936D1" w:rsidRDefault="006F4031" w:rsidP="00016C7F">
            <w:pPr>
              <w:jc w:val="center"/>
              <w:rPr>
                <w:rFonts w:ascii="Arial" w:hAnsi="Arial" w:cs="Arial"/>
                <w:sz w:val="20"/>
                <w:lang w:val="en-US"/>
                <w:rPrChange w:id="16224" w:author="Александр" w:date="2020-04-13T10:21:00Z">
                  <w:rPr>
                    <w:rFonts w:ascii="Arial" w:hAnsi="Arial" w:cs="Arial"/>
                    <w:sz w:val="20"/>
                    <w:highlight w:val="yellow"/>
                    <w:lang w:val="en-US"/>
                  </w:rPr>
                </w:rPrChange>
              </w:rPr>
            </w:pPr>
            <w:r w:rsidRPr="002936D1">
              <w:rPr>
                <w:rFonts w:ascii="Arial" w:hAnsi="Arial" w:cs="Arial"/>
                <w:sz w:val="20"/>
                <w:lang w:val="en-US"/>
                <w:rPrChange w:id="16225" w:author="Александр" w:date="2020-04-13T10:21:00Z">
                  <w:rPr>
                    <w:rFonts w:ascii="Arial" w:hAnsi="Arial" w:cs="Arial"/>
                    <w:sz w:val="20"/>
                    <w:highlight w:val="yellow"/>
                    <w:lang w:val="en-US"/>
                  </w:rPr>
                </w:rPrChange>
              </w:rPr>
              <w:t>IMPTT-</w:t>
            </w:r>
            <w:r w:rsidR="00016C7F" w:rsidRPr="002936D1">
              <w:rPr>
                <w:rFonts w:ascii="Arial" w:hAnsi="Arial" w:cs="Arial"/>
                <w:sz w:val="20"/>
                <w:lang w:val="en-US"/>
                <w:rPrChange w:id="16226" w:author="Александр" w:date="2020-04-13T10:21:00Z">
                  <w:rPr>
                    <w:rFonts w:ascii="Arial" w:hAnsi="Arial" w:cs="Arial"/>
                    <w:sz w:val="20"/>
                    <w:highlight w:val="yellow"/>
                    <w:lang w:val="en-US"/>
                  </w:rPr>
                </w:rPrChange>
              </w:rPr>
              <w:t>CODGR</w:t>
            </w:r>
          </w:p>
        </w:tc>
        <w:tc>
          <w:tcPr>
            <w:tcW w:w="584" w:type="pct"/>
            <w:tcPrChange w:id="16227" w:author="Александр" w:date="2020-04-13T10:21:00Z">
              <w:tcPr>
                <w:tcW w:w="575" w:type="pct"/>
              </w:tcPr>
            </w:tcPrChange>
          </w:tcPr>
          <w:p w14:paraId="46DD6BD8" w14:textId="7C5CD654" w:rsidR="006F4031" w:rsidRPr="002936D1" w:rsidRDefault="00D445FE" w:rsidP="006F4031">
            <w:pPr>
              <w:jc w:val="center"/>
              <w:rPr>
                <w:rFonts w:ascii="Arial" w:hAnsi="Arial" w:cs="Arial"/>
                <w:sz w:val="20"/>
                <w:lang w:val="en-US"/>
                <w:rPrChange w:id="16228" w:author="Александр" w:date="2020-04-13T10:21:00Z">
                  <w:rPr>
                    <w:rFonts w:ascii="Arial" w:hAnsi="Arial" w:cs="Arial"/>
                    <w:sz w:val="20"/>
                    <w:highlight w:val="yellow"/>
                    <w:lang w:val="en-US"/>
                  </w:rPr>
                </w:rPrChange>
              </w:rPr>
            </w:pPr>
            <w:r w:rsidRPr="002936D1">
              <w:rPr>
                <w:rFonts w:ascii="Arial" w:hAnsi="Arial" w:cs="Arial"/>
                <w:sz w:val="20"/>
                <w:lang w:val="en-US"/>
                <w:rPrChange w:id="16229" w:author="Александр" w:date="2020-04-13T10:21:00Z">
                  <w:rPr>
                    <w:rFonts w:ascii="Arial" w:hAnsi="Arial" w:cs="Arial"/>
                    <w:sz w:val="20"/>
                    <w:highlight w:val="yellow"/>
                    <w:lang w:val="en-US"/>
                  </w:rPr>
                </w:rPrChange>
              </w:rPr>
              <w:t>-</w:t>
            </w:r>
          </w:p>
        </w:tc>
        <w:tc>
          <w:tcPr>
            <w:tcW w:w="573" w:type="pct"/>
            <w:tcPrChange w:id="16230" w:author="Александр" w:date="2020-04-13T10:21:00Z">
              <w:tcPr>
                <w:tcW w:w="565" w:type="pct"/>
              </w:tcPr>
            </w:tcPrChange>
          </w:tcPr>
          <w:p w14:paraId="377F100A" w14:textId="5921A492" w:rsidR="006F4031" w:rsidRPr="002936D1" w:rsidRDefault="0018504F" w:rsidP="006F4031">
            <w:pPr>
              <w:jc w:val="center"/>
              <w:rPr>
                <w:rFonts w:ascii="Arial" w:hAnsi="Arial" w:cs="Arial"/>
                <w:sz w:val="20"/>
                <w:rPrChange w:id="16231" w:author="Александр" w:date="2020-04-13T10:21:00Z">
                  <w:rPr>
                    <w:rFonts w:ascii="Arial" w:hAnsi="Arial" w:cs="Arial"/>
                    <w:sz w:val="20"/>
                    <w:highlight w:val="yellow"/>
                  </w:rPr>
                </w:rPrChange>
              </w:rPr>
            </w:pPr>
            <w:r w:rsidRPr="002936D1">
              <w:rPr>
                <w:rFonts w:ascii="Arial" w:hAnsi="Arial" w:cs="Arial"/>
                <w:sz w:val="20"/>
                <w:rPrChange w:id="16232" w:author="Александр" w:date="2020-04-13T10:21:00Z">
                  <w:rPr>
                    <w:rFonts w:ascii="Arial" w:hAnsi="Arial" w:cs="Arial"/>
                    <w:sz w:val="20"/>
                    <w:highlight w:val="yellow"/>
                  </w:rPr>
                </w:rPrChange>
              </w:rPr>
              <w:t>Для всех объектов</w:t>
            </w:r>
          </w:p>
        </w:tc>
        <w:tc>
          <w:tcPr>
            <w:tcW w:w="369" w:type="pct"/>
            <w:tcPrChange w:id="16233" w:author="Александр" w:date="2020-04-13T10:21:00Z">
              <w:tcPr>
                <w:tcW w:w="363" w:type="pct"/>
              </w:tcPr>
            </w:tcPrChange>
          </w:tcPr>
          <w:p w14:paraId="20972FEB" w14:textId="77DEA9BF" w:rsidR="006F4031" w:rsidRPr="002936D1" w:rsidRDefault="00016C7F" w:rsidP="006F4031">
            <w:pPr>
              <w:jc w:val="center"/>
              <w:rPr>
                <w:rFonts w:ascii="Arial" w:hAnsi="Arial" w:cs="Arial"/>
                <w:sz w:val="20"/>
                <w:rPrChange w:id="16234" w:author="Александр" w:date="2020-04-13T10:21:00Z">
                  <w:rPr>
                    <w:rFonts w:ascii="Arial" w:hAnsi="Arial" w:cs="Arial"/>
                    <w:sz w:val="20"/>
                    <w:highlight w:val="yellow"/>
                  </w:rPr>
                </w:rPrChange>
              </w:rPr>
            </w:pPr>
            <w:r w:rsidRPr="002936D1">
              <w:rPr>
                <w:rFonts w:ascii="Arial" w:hAnsi="Arial" w:cs="Arial"/>
                <w:sz w:val="20"/>
                <w:rPrChange w:id="16235" w:author="Александр" w:date="2020-04-13T10:21:00Z">
                  <w:rPr>
                    <w:rFonts w:ascii="Arial" w:hAnsi="Arial" w:cs="Arial"/>
                    <w:sz w:val="20"/>
                    <w:highlight w:val="yellow"/>
                  </w:rPr>
                </w:rPrChange>
              </w:rPr>
              <w:t>-</w:t>
            </w:r>
          </w:p>
        </w:tc>
        <w:tc>
          <w:tcPr>
            <w:tcW w:w="546" w:type="pct"/>
            <w:tcPrChange w:id="16236" w:author="Александр" w:date="2020-04-13T10:21:00Z">
              <w:tcPr>
                <w:tcW w:w="537" w:type="pct"/>
              </w:tcPr>
            </w:tcPrChange>
          </w:tcPr>
          <w:p w14:paraId="63160D81" w14:textId="41906722" w:rsidR="006F4031" w:rsidRPr="002936D1" w:rsidRDefault="00016C7F" w:rsidP="006F4031">
            <w:pPr>
              <w:jc w:val="center"/>
              <w:rPr>
                <w:rFonts w:ascii="Arial" w:hAnsi="Arial" w:cs="Arial"/>
                <w:sz w:val="20"/>
                <w:rPrChange w:id="16237" w:author="Александр" w:date="2020-04-13T10:21:00Z">
                  <w:rPr>
                    <w:rFonts w:ascii="Arial" w:hAnsi="Arial" w:cs="Arial"/>
                    <w:sz w:val="20"/>
                    <w:highlight w:val="yellow"/>
                  </w:rPr>
                </w:rPrChange>
              </w:rPr>
            </w:pPr>
            <w:r w:rsidRPr="002936D1">
              <w:rPr>
                <w:rFonts w:ascii="Arial" w:hAnsi="Arial" w:cs="Arial"/>
                <w:sz w:val="20"/>
                <w:rPrChange w:id="16238" w:author="Александр" w:date="2020-04-13T10:21:00Z">
                  <w:rPr>
                    <w:rFonts w:ascii="Arial" w:hAnsi="Arial" w:cs="Arial"/>
                    <w:sz w:val="20"/>
                    <w:highlight w:val="yellow"/>
                  </w:rPr>
                </w:rPrChange>
              </w:rPr>
              <w:t>Выбор из справочника</w:t>
            </w:r>
          </w:p>
        </w:tc>
        <w:tc>
          <w:tcPr>
            <w:tcW w:w="334" w:type="pct"/>
            <w:tcPrChange w:id="16239" w:author="Александр" w:date="2020-04-13T10:21:00Z">
              <w:tcPr>
                <w:tcW w:w="329" w:type="pct"/>
              </w:tcPr>
            </w:tcPrChange>
          </w:tcPr>
          <w:p w14:paraId="60110479" w14:textId="656F641B" w:rsidR="006F4031" w:rsidRPr="002936D1" w:rsidRDefault="006F4031" w:rsidP="006F4031">
            <w:pPr>
              <w:jc w:val="center"/>
              <w:rPr>
                <w:rFonts w:ascii="Arial" w:hAnsi="Arial" w:cs="Arial"/>
                <w:sz w:val="20"/>
                <w:lang w:val="en-US"/>
                <w:rPrChange w:id="16240" w:author="Александр" w:date="2020-04-13T10:21:00Z">
                  <w:rPr>
                    <w:rFonts w:ascii="Arial" w:hAnsi="Arial" w:cs="Arial"/>
                    <w:sz w:val="20"/>
                    <w:highlight w:val="yellow"/>
                    <w:lang w:val="en-US"/>
                  </w:rPr>
                </w:rPrChange>
              </w:rPr>
            </w:pPr>
            <w:r w:rsidRPr="002936D1">
              <w:rPr>
                <w:rFonts w:ascii="Arial" w:hAnsi="Arial" w:cs="Arial"/>
                <w:sz w:val="20"/>
                <w:lang w:val="en-US"/>
                <w:rPrChange w:id="16241" w:author="Александр" w:date="2020-04-13T10:21:00Z">
                  <w:rPr>
                    <w:rFonts w:ascii="Arial" w:hAnsi="Arial" w:cs="Arial"/>
                    <w:sz w:val="20"/>
                    <w:highlight w:val="yellow"/>
                    <w:lang w:val="en-US"/>
                  </w:rPr>
                </w:rPrChange>
              </w:rPr>
              <w:t>SAP</w:t>
            </w:r>
          </w:p>
        </w:tc>
      </w:tr>
      <w:tr w:rsidR="002936D1" w:rsidRPr="00AB6F6F" w14:paraId="7649EF56" w14:textId="77777777" w:rsidTr="002936D1">
        <w:trPr>
          <w:cantSplit/>
          <w:trHeight w:val="926"/>
          <w:trPrChange w:id="16242" w:author="Александр" w:date="2020-04-13T10:21:00Z">
            <w:trPr>
              <w:cantSplit/>
              <w:trHeight w:val="926"/>
            </w:trPr>
          </w:trPrChange>
        </w:trPr>
        <w:tc>
          <w:tcPr>
            <w:tcW w:w="77" w:type="pct"/>
            <w:tcPrChange w:id="16243" w:author="Александр" w:date="2020-04-13T10:21:00Z">
              <w:tcPr>
                <w:tcW w:w="153" w:type="pct"/>
              </w:tcPr>
            </w:tcPrChange>
          </w:tcPr>
          <w:p w14:paraId="4BF4B52E" w14:textId="335FEF0C" w:rsidR="00B82773" w:rsidRPr="00696F74" w:rsidRDefault="00B82773" w:rsidP="00B82773">
            <w:pPr>
              <w:rPr>
                <w:rFonts w:ascii="Arial" w:hAnsi="Arial" w:cs="Arial"/>
                <w:sz w:val="20"/>
              </w:rPr>
            </w:pPr>
            <w:r w:rsidRPr="00696F74">
              <w:rPr>
                <w:rFonts w:ascii="Arial" w:hAnsi="Arial" w:cs="Arial"/>
                <w:sz w:val="20"/>
              </w:rPr>
              <w:lastRenderedPageBreak/>
              <w:t>10.</w:t>
            </w:r>
          </w:p>
        </w:tc>
        <w:tc>
          <w:tcPr>
            <w:tcW w:w="326" w:type="pct"/>
            <w:tcPrChange w:id="16244" w:author="Александр" w:date="2020-04-13T10:21:00Z">
              <w:tcPr>
                <w:tcW w:w="321" w:type="pct"/>
              </w:tcPr>
            </w:tcPrChange>
          </w:tcPr>
          <w:p w14:paraId="2BFA8C8D" w14:textId="77777777" w:rsidR="00B82773" w:rsidRPr="002936D1" w:rsidRDefault="00B82773" w:rsidP="00B82773">
            <w:pPr>
              <w:jc w:val="left"/>
              <w:rPr>
                <w:rFonts w:ascii="Arial" w:hAnsi="Arial" w:cs="Arial"/>
                <w:sz w:val="20"/>
                <w:rPrChange w:id="16245" w:author="Александр" w:date="2020-04-13T10:21:00Z">
                  <w:rPr>
                    <w:rFonts w:ascii="Arial" w:hAnsi="Arial" w:cs="Arial"/>
                    <w:sz w:val="20"/>
                    <w:highlight w:val="yellow"/>
                  </w:rPr>
                </w:rPrChange>
              </w:rPr>
            </w:pPr>
            <w:r w:rsidRPr="002936D1">
              <w:rPr>
                <w:rFonts w:ascii="Arial" w:hAnsi="Arial" w:cs="Arial"/>
                <w:sz w:val="20"/>
                <w:rPrChange w:id="16246" w:author="Александр" w:date="2020-04-13T10:21:00Z">
                  <w:rPr>
                    <w:rFonts w:ascii="Arial" w:hAnsi="Arial" w:cs="Arial"/>
                    <w:sz w:val="20"/>
                    <w:highlight w:val="yellow"/>
                  </w:rPr>
                </w:rPrChange>
              </w:rPr>
              <w:t>Общие</w:t>
            </w:r>
          </w:p>
          <w:p w14:paraId="05D78459" w14:textId="45EEC813" w:rsidR="00B82773" w:rsidRPr="002936D1" w:rsidRDefault="00B82773" w:rsidP="00B82773">
            <w:pPr>
              <w:jc w:val="left"/>
              <w:rPr>
                <w:rFonts w:ascii="Arial" w:hAnsi="Arial" w:cs="Arial"/>
                <w:sz w:val="20"/>
                <w:rPrChange w:id="16247" w:author="Александр" w:date="2020-04-13T10:21:00Z">
                  <w:rPr>
                    <w:rFonts w:ascii="Arial" w:hAnsi="Arial" w:cs="Arial"/>
                    <w:sz w:val="20"/>
                    <w:highlight w:val="yellow"/>
                  </w:rPr>
                </w:rPrChange>
              </w:rPr>
            </w:pPr>
            <w:r w:rsidRPr="002936D1">
              <w:rPr>
                <w:rFonts w:ascii="Arial" w:hAnsi="Arial" w:cs="Arial"/>
                <w:sz w:val="20"/>
                <w:rPrChange w:id="16248" w:author="Александр" w:date="2020-04-13T10:21:00Z">
                  <w:rPr>
                    <w:rFonts w:ascii="Arial" w:hAnsi="Arial" w:cs="Arial"/>
                    <w:sz w:val="20"/>
                    <w:highlight w:val="yellow"/>
                  </w:rPr>
                </w:rPrChange>
              </w:rPr>
              <w:t>данные</w:t>
            </w:r>
          </w:p>
        </w:tc>
        <w:tc>
          <w:tcPr>
            <w:tcW w:w="594" w:type="pct"/>
            <w:tcPrChange w:id="16249" w:author="Александр" w:date="2020-04-13T10:21:00Z">
              <w:tcPr>
                <w:tcW w:w="585" w:type="pct"/>
              </w:tcPr>
            </w:tcPrChange>
          </w:tcPr>
          <w:p w14:paraId="37FD0D9E" w14:textId="310F7E4E" w:rsidR="00B82773" w:rsidRPr="002936D1" w:rsidRDefault="00B82773" w:rsidP="00B82773">
            <w:pPr>
              <w:jc w:val="left"/>
              <w:rPr>
                <w:rFonts w:ascii="Arial" w:hAnsi="Arial" w:cs="Arial"/>
                <w:sz w:val="20"/>
                <w:rPrChange w:id="16250" w:author="Александр" w:date="2020-04-13T10:21:00Z">
                  <w:rPr>
                    <w:rFonts w:ascii="Arial" w:hAnsi="Arial" w:cs="Arial"/>
                    <w:sz w:val="20"/>
                    <w:highlight w:val="yellow"/>
                  </w:rPr>
                </w:rPrChange>
              </w:rPr>
            </w:pPr>
            <w:proofErr w:type="spellStart"/>
            <w:r w:rsidRPr="002936D1">
              <w:rPr>
                <w:rFonts w:ascii="Arial" w:hAnsi="Arial" w:cs="Arial"/>
                <w:sz w:val="20"/>
                <w:rPrChange w:id="16251" w:author="Александр" w:date="2020-04-13T10:21:00Z">
                  <w:rPr>
                    <w:rFonts w:ascii="Arial" w:hAnsi="Arial" w:cs="Arial"/>
                    <w:sz w:val="20"/>
                    <w:highlight w:val="yellow"/>
                  </w:rPr>
                </w:rPrChange>
              </w:rPr>
              <w:t>ТчкИзмер</w:t>
            </w:r>
            <w:proofErr w:type="spellEnd"/>
            <w:r w:rsidRPr="002936D1">
              <w:rPr>
                <w:rFonts w:ascii="Arial" w:hAnsi="Arial" w:cs="Arial"/>
                <w:sz w:val="20"/>
                <w:rPrChange w:id="16252" w:author="Александр" w:date="2020-04-13T10:21:00Z">
                  <w:rPr>
                    <w:rFonts w:ascii="Arial" w:hAnsi="Arial" w:cs="Arial"/>
                    <w:sz w:val="20"/>
                    <w:highlight w:val="yellow"/>
                  </w:rPr>
                </w:rPrChange>
              </w:rPr>
              <w:t xml:space="preserve"> - счетчик</w:t>
            </w:r>
          </w:p>
        </w:tc>
        <w:tc>
          <w:tcPr>
            <w:tcW w:w="865" w:type="pct"/>
            <w:tcPrChange w:id="16253" w:author="Александр" w:date="2020-04-13T10:21:00Z">
              <w:tcPr>
                <w:tcW w:w="852" w:type="pct"/>
              </w:tcPr>
            </w:tcPrChange>
          </w:tcPr>
          <w:p w14:paraId="02004496" w14:textId="0D33F0D6" w:rsidR="00B82773" w:rsidRPr="002936D1" w:rsidRDefault="00B82773" w:rsidP="00B82773">
            <w:pPr>
              <w:jc w:val="left"/>
              <w:rPr>
                <w:rFonts w:ascii="Arial" w:hAnsi="Arial" w:cs="Arial"/>
                <w:sz w:val="20"/>
                <w:rPrChange w:id="16254" w:author="Александр" w:date="2020-04-13T10:21:00Z">
                  <w:rPr>
                    <w:rFonts w:ascii="Arial" w:hAnsi="Arial" w:cs="Arial"/>
                    <w:sz w:val="20"/>
                    <w:highlight w:val="yellow"/>
                  </w:rPr>
                </w:rPrChange>
              </w:rPr>
            </w:pPr>
            <w:proofErr w:type="gramStart"/>
            <w:r w:rsidRPr="002936D1">
              <w:rPr>
                <w:rFonts w:ascii="Arial" w:hAnsi="Arial" w:cs="Arial"/>
                <w:sz w:val="20"/>
                <w:rPrChange w:id="16255" w:author="Александр" w:date="2020-04-13T10:21:00Z">
                  <w:rPr>
                    <w:rFonts w:ascii="Arial" w:hAnsi="Arial" w:cs="Arial"/>
                    <w:sz w:val="20"/>
                    <w:highlight w:val="yellow"/>
                  </w:rPr>
                </w:rPrChange>
              </w:rPr>
              <w:t>Индикатор(</w:t>
            </w:r>
            <w:proofErr w:type="gramEnd"/>
            <w:r w:rsidRPr="002936D1">
              <w:rPr>
                <w:rFonts w:ascii="Arial" w:hAnsi="Arial" w:cs="Arial"/>
                <w:sz w:val="20"/>
                <w:rPrChange w:id="16256" w:author="Александр" w:date="2020-04-13T10:21:00Z">
                  <w:rPr>
                    <w:rFonts w:ascii="Arial" w:hAnsi="Arial" w:cs="Arial"/>
                    <w:sz w:val="20"/>
                    <w:highlight w:val="yellow"/>
                  </w:rPr>
                </w:rPrChange>
              </w:rPr>
              <w:t>устанавливают, если точка измерений является счетчиком)</w:t>
            </w:r>
          </w:p>
        </w:tc>
        <w:tc>
          <w:tcPr>
            <w:tcW w:w="267" w:type="pct"/>
            <w:tcPrChange w:id="16257" w:author="Александр" w:date="2020-04-13T10:21:00Z">
              <w:tcPr>
                <w:tcW w:w="263" w:type="pct"/>
              </w:tcPr>
            </w:tcPrChange>
          </w:tcPr>
          <w:p w14:paraId="5F53EE54" w14:textId="65493A1E" w:rsidR="00B82773" w:rsidRPr="002936D1" w:rsidRDefault="00B82773" w:rsidP="00B82773">
            <w:pPr>
              <w:jc w:val="center"/>
              <w:rPr>
                <w:rFonts w:ascii="Arial" w:hAnsi="Arial" w:cs="Arial"/>
                <w:sz w:val="20"/>
                <w:lang w:val="en-US"/>
                <w:rPrChange w:id="16258" w:author="Александр" w:date="2020-04-13T10:21:00Z">
                  <w:rPr>
                    <w:rFonts w:ascii="Arial" w:hAnsi="Arial" w:cs="Arial"/>
                    <w:sz w:val="20"/>
                    <w:highlight w:val="yellow"/>
                    <w:lang w:val="en-US"/>
                  </w:rPr>
                </w:rPrChange>
              </w:rPr>
            </w:pPr>
            <w:r w:rsidRPr="002936D1">
              <w:rPr>
                <w:rFonts w:ascii="Arial" w:hAnsi="Arial" w:cs="Arial"/>
                <w:sz w:val="20"/>
                <w:lang w:val="en-US"/>
                <w:rPrChange w:id="16259" w:author="Александр" w:date="2020-04-13T10:21:00Z">
                  <w:rPr>
                    <w:rFonts w:ascii="Arial" w:hAnsi="Arial" w:cs="Arial"/>
                    <w:sz w:val="20"/>
                    <w:highlight w:val="yellow"/>
                    <w:lang w:val="en-US"/>
                  </w:rPr>
                </w:rPrChange>
              </w:rPr>
              <w:t>CHAR, 1</w:t>
            </w:r>
          </w:p>
        </w:tc>
        <w:tc>
          <w:tcPr>
            <w:tcW w:w="464" w:type="pct"/>
            <w:tcPrChange w:id="16260" w:author="Александр" w:date="2020-04-13T10:21:00Z">
              <w:tcPr>
                <w:tcW w:w="457" w:type="pct"/>
              </w:tcPr>
            </w:tcPrChange>
          </w:tcPr>
          <w:p w14:paraId="31EB036E" w14:textId="631840D3" w:rsidR="00B82773" w:rsidRPr="002936D1" w:rsidRDefault="00B82773" w:rsidP="00B82773">
            <w:pPr>
              <w:jc w:val="center"/>
              <w:rPr>
                <w:rFonts w:ascii="Arial" w:hAnsi="Arial" w:cs="Arial"/>
                <w:sz w:val="20"/>
                <w:lang w:val="en-US"/>
                <w:rPrChange w:id="16261" w:author="Александр" w:date="2020-04-13T10:21:00Z">
                  <w:rPr>
                    <w:rFonts w:ascii="Arial" w:hAnsi="Arial" w:cs="Arial"/>
                    <w:sz w:val="20"/>
                    <w:highlight w:val="yellow"/>
                    <w:lang w:val="en-US"/>
                  </w:rPr>
                </w:rPrChange>
              </w:rPr>
            </w:pPr>
            <w:r w:rsidRPr="002936D1">
              <w:rPr>
                <w:rFonts w:ascii="Arial" w:hAnsi="Arial" w:cs="Arial"/>
                <w:sz w:val="20"/>
                <w:lang w:val="en-US"/>
                <w:rPrChange w:id="16262" w:author="Александр" w:date="2020-04-13T10:21:00Z">
                  <w:rPr>
                    <w:rFonts w:ascii="Arial" w:hAnsi="Arial" w:cs="Arial"/>
                    <w:sz w:val="20"/>
                    <w:highlight w:val="yellow"/>
                    <w:lang w:val="en-US"/>
                  </w:rPr>
                </w:rPrChange>
              </w:rPr>
              <w:t>IMPTT-INDCT</w:t>
            </w:r>
          </w:p>
        </w:tc>
        <w:tc>
          <w:tcPr>
            <w:tcW w:w="584" w:type="pct"/>
            <w:tcPrChange w:id="16263" w:author="Александр" w:date="2020-04-13T10:21:00Z">
              <w:tcPr>
                <w:tcW w:w="575" w:type="pct"/>
              </w:tcPr>
            </w:tcPrChange>
          </w:tcPr>
          <w:p w14:paraId="1FEF678F" w14:textId="56044FDE" w:rsidR="00B82773" w:rsidRPr="002936D1" w:rsidRDefault="00D445FE" w:rsidP="00B82773">
            <w:pPr>
              <w:jc w:val="center"/>
              <w:rPr>
                <w:rFonts w:ascii="Arial" w:hAnsi="Arial" w:cs="Arial"/>
                <w:sz w:val="20"/>
                <w:lang w:val="en-US"/>
                <w:rPrChange w:id="16264" w:author="Александр" w:date="2020-04-13T10:21:00Z">
                  <w:rPr>
                    <w:rFonts w:ascii="Arial" w:hAnsi="Arial" w:cs="Arial"/>
                    <w:sz w:val="20"/>
                    <w:highlight w:val="yellow"/>
                    <w:lang w:val="en-US"/>
                  </w:rPr>
                </w:rPrChange>
              </w:rPr>
            </w:pPr>
            <w:r w:rsidRPr="002936D1">
              <w:rPr>
                <w:rFonts w:ascii="Arial" w:hAnsi="Arial" w:cs="Arial"/>
                <w:sz w:val="20"/>
                <w:lang w:val="en-US"/>
                <w:rPrChange w:id="16265" w:author="Александр" w:date="2020-04-13T10:21:00Z">
                  <w:rPr>
                    <w:rFonts w:ascii="Arial" w:hAnsi="Arial" w:cs="Arial"/>
                    <w:sz w:val="20"/>
                    <w:highlight w:val="yellow"/>
                    <w:lang w:val="en-US"/>
                  </w:rPr>
                </w:rPrChange>
              </w:rPr>
              <w:t>-</w:t>
            </w:r>
          </w:p>
        </w:tc>
        <w:tc>
          <w:tcPr>
            <w:tcW w:w="573" w:type="pct"/>
            <w:tcPrChange w:id="16266" w:author="Александр" w:date="2020-04-13T10:21:00Z">
              <w:tcPr>
                <w:tcW w:w="565" w:type="pct"/>
              </w:tcPr>
            </w:tcPrChange>
          </w:tcPr>
          <w:p w14:paraId="3E648F33" w14:textId="002A5CD9" w:rsidR="00B82773" w:rsidRPr="002936D1" w:rsidRDefault="00B82773" w:rsidP="00B82773">
            <w:pPr>
              <w:jc w:val="center"/>
              <w:rPr>
                <w:rFonts w:ascii="Arial" w:hAnsi="Arial" w:cs="Arial"/>
                <w:sz w:val="20"/>
                <w:rPrChange w:id="16267" w:author="Александр" w:date="2020-04-13T10:21:00Z">
                  <w:rPr>
                    <w:rFonts w:ascii="Arial" w:hAnsi="Arial" w:cs="Arial"/>
                    <w:sz w:val="20"/>
                    <w:highlight w:val="yellow"/>
                  </w:rPr>
                </w:rPrChange>
              </w:rPr>
            </w:pPr>
            <w:r w:rsidRPr="002936D1">
              <w:rPr>
                <w:rFonts w:ascii="Arial" w:hAnsi="Arial" w:cs="Arial"/>
                <w:sz w:val="20"/>
                <w:rPrChange w:id="16268" w:author="Александр" w:date="2020-04-13T10:21:00Z">
                  <w:rPr>
                    <w:rFonts w:ascii="Arial" w:hAnsi="Arial" w:cs="Arial"/>
                    <w:sz w:val="20"/>
                    <w:highlight w:val="yellow"/>
                  </w:rPr>
                </w:rPrChange>
              </w:rPr>
              <w:t>Если точка измерений является счетчиком</w:t>
            </w:r>
          </w:p>
        </w:tc>
        <w:tc>
          <w:tcPr>
            <w:tcW w:w="369" w:type="pct"/>
            <w:tcPrChange w:id="16269" w:author="Александр" w:date="2020-04-13T10:21:00Z">
              <w:tcPr>
                <w:tcW w:w="363" w:type="pct"/>
              </w:tcPr>
            </w:tcPrChange>
          </w:tcPr>
          <w:p w14:paraId="32D65E7C" w14:textId="3DFE259D" w:rsidR="00B82773" w:rsidRPr="002936D1" w:rsidRDefault="00B82773" w:rsidP="00B82773">
            <w:pPr>
              <w:jc w:val="center"/>
              <w:rPr>
                <w:rFonts w:ascii="Arial" w:hAnsi="Arial" w:cs="Arial"/>
                <w:sz w:val="20"/>
                <w:rPrChange w:id="16270" w:author="Александр" w:date="2020-04-13T10:21:00Z">
                  <w:rPr>
                    <w:rFonts w:ascii="Arial" w:hAnsi="Arial" w:cs="Arial"/>
                    <w:sz w:val="20"/>
                    <w:highlight w:val="yellow"/>
                  </w:rPr>
                </w:rPrChange>
              </w:rPr>
            </w:pPr>
            <w:r w:rsidRPr="002936D1">
              <w:rPr>
                <w:rFonts w:ascii="Arial" w:hAnsi="Arial" w:cs="Arial"/>
                <w:sz w:val="20"/>
                <w:lang w:val="en-US"/>
                <w:rPrChange w:id="16271" w:author="Александр" w:date="2020-04-13T10:21:00Z">
                  <w:rPr>
                    <w:rFonts w:ascii="Arial" w:hAnsi="Arial" w:cs="Arial"/>
                    <w:sz w:val="20"/>
                    <w:highlight w:val="yellow"/>
                    <w:lang w:val="en-US"/>
                  </w:rPr>
                </w:rPrChange>
              </w:rPr>
              <w:t>-</w:t>
            </w:r>
          </w:p>
        </w:tc>
        <w:tc>
          <w:tcPr>
            <w:tcW w:w="546" w:type="pct"/>
            <w:tcPrChange w:id="16272" w:author="Александр" w:date="2020-04-13T10:21:00Z">
              <w:tcPr>
                <w:tcW w:w="537" w:type="pct"/>
              </w:tcPr>
            </w:tcPrChange>
          </w:tcPr>
          <w:p w14:paraId="64F39569" w14:textId="4113B147" w:rsidR="00B82773" w:rsidRPr="002936D1" w:rsidRDefault="003F04F4" w:rsidP="00B82773">
            <w:pPr>
              <w:jc w:val="center"/>
              <w:rPr>
                <w:rFonts w:ascii="Arial" w:hAnsi="Arial" w:cs="Arial"/>
                <w:sz w:val="20"/>
                <w:rPrChange w:id="16273" w:author="Александр" w:date="2020-04-13T10:21:00Z">
                  <w:rPr>
                    <w:rFonts w:ascii="Arial" w:hAnsi="Arial" w:cs="Arial"/>
                    <w:sz w:val="20"/>
                    <w:highlight w:val="yellow"/>
                  </w:rPr>
                </w:rPrChange>
              </w:rPr>
            </w:pPr>
            <w:r w:rsidRPr="002936D1">
              <w:rPr>
                <w:rFonts w:ascii="Arial" w:hAnsi="Arial" w:cs="Arial"/>
                <w:sz w:val="20"/>
                <w:rPrChange w:id="16274" w:author="Александр" w:date="2020-04-13T10:21:00Z">
                  <w:rPr>
                    <w:rFonts w:ascii="Arial" w:hAnsi="Arial" w:cs="Arial"/>
                    <w:sz w:val="20"/>
                    <w:highlight w:val="yellow"/>
                  </w:rPr>
                </w:rPrChange>
              </w:rPr>
              <w:t>-</w:t>
            </w:r>
          </w:p>
        </w:tc>
        <w:tc>
          <w:tcPr>
            <w:tcW w:w="334" w:type="pct"/>
            <w:tcPrChange w:id="16275" w:author="Александр" w:date="2020-04-13T10:21:00Z">
              <w:tcPr>
                <w:tcW w:w="329" w:type="pct"/>
              </w:tcPr>
            </w:tcPrChange>
          </w:tcPr>
          <w:p w14:paraId="6FB7B93B" w14:textId="76042392" w:rsidR="00B82773" w:rsidRPr="002936D1" w:rsidRDefault="003F04F4" w:rsidP="00B82773">
            <w:pPr>
              <w:jc w:val="center"/>
              <w:rPr>
                <w:rFonts w:ascii="Arial" w:hAnsi="Arial" w:cs="Arial"/>
                <w:sz w:val="20"/>
                <w:lang w:val="en-US"/>
                <w:rPrChange w:id="16276" w:author="Александр" w:date="2020-04-13T10:21:00Z">
                  <w:rPr>
                    <w:rFonts w:ascii="Arial" w:hAnsi="Arial" w:cs="Arial"/>
                    <w:sz w:val="20"/>
                    <w:highlight w:val="yellow"/>
                    <w:lang w:val="en-US"/>
                  </w:rPr>
                </w:rPrChange>
              </w:rPr>
            </w:pPr>
            <w:r w:rsidRPr="002936D1">
              <w:rPr>
                <w:rFonts w:ascii="Arial" w:hAnsi="Arial" w:cs="Arial"/>
                <w:sz w:val="20"/>
                <w:lang w:val="en-US"/>
                <w:rPrChange w:id="16277" w:author="Александр" w:date="2020-04-13T10:21:00Z">
                  <w:rPr>
                    <w:rFonts w:ascii="Arial" w:hAnsi="Arial" w:cs="Arial"/>
                    <w:sz w:val="20"/>
                    <w:highlight w:val="yellow"/>
                    <w:lang w:val="en-US"/>
                  </w:rPr>
                </w:rPrChange>
              </w:rPr>
              <w:t>SAP</w:t>
            </w:r>
          </w:p>
        </w:tc>
      </w:tr>
      <w:tr w:rsidR="002936D1" w:rsidRPr="00AB6F6F" w14:paraId="2C48B7D0" w14:textId="77777777" w:rsidTr="002936D1">
        <w:trPr>
          <w:cantSplit/>
          <w:trHeight w:val="462"/>
          <w:trPrChange w:id="16278" w:author="Александр" w:date="2020-04-13T10:21:00Z">
            <w:trPr>
              <w:cantSplit/>
              <w:trHeight w:val="462"/>
            </w:trPr>
          </w:trPrChange>
        </w:trPr>
        <w:tc>
          <w:tcPr>
            <w:tcW w:w="77" w:type="pct"/>
            <w:tcPrChange w:id="16279" w:author="Александр" w:date="2020-04-13T10:21:00Z">
              <w:tcPr>
                <w:tcW w:w="153" w:type="pct"/>
              </w:tcPr>
            </w:tcPrChange>
          </w:tcPr>
          <w:p w14:paraId="6A4D7F5F" w14:textId="14F90069" w:rsidR="00B82773" w:rsidRPr="00696F74" w:rsidRDefault="00B82773" w:rsidP="00B82773">
            <w:pPr>
              <w:rPr>
                <w:rFonts w:ascii="Arial" w:hAnsi="Arial" w:cs="Arial"/>
                <w:sz w:val="20"/>
              </w:rPr>
            </w:pPr>
            <w:r w:rsidRPr="00696F74">
              <w:rPr>
                <w:rFonts w:ascii="Arial" w:hAnsi="Arial" w:cs="Arial"/>
                <w:sz w:val="20"/>
              </w:rPr>
              <w:t>11.</w:t>
            </w:r>
          </w:p>
        </w:tc>
        <w:tc>
          <w:tcPr>
            <w:tcW w:w="326" w:type="pct"/>
            <w:tcPrChange w:id="16280" w:author="Александр" w:date="2020-04-13T10:21:00Z">
              <w:tcPr>
                <w:tcW w:w="321" w:type="pct"/>
              </w:tcPr>
            </w:tcPrChange>
          </w:tcPr>
          <w:p w14:paraId="3A1C5274" w14:textId="00548A45" w:rsidR="00B82773" w:rsidRPr="002936D1" w:rsidRDefault="00B82773" w:rsidP="00B82773">
            <w:pPr>
              <w:jc w:val="left"/>
              <w:rPr>
                <w:rFonts w:ascii="Arial" w:hAnsi="Arial" w:cs="Arial"/>
                <w:sz w:val="20"/>
                <w:rPrChange w:id="16281" w:author="Александр" w:date="2020-04-13T10:21:00Z">
                  <w:rPr>
                    <w:rFonts w:ascii="Arial" w:hAnsi="Arial" w:cs="Arial"/>
                    <w:sz w:val="20"/>
                    <w:highlight w:val="yellow"/>
                  </w:rPr>
                </w:rPrChange>
              </w:rPr>
            </w:pPr>
            <w:r w:rsidRPr="002936D1">
              <w:rPr>
                <w:rFonts w:ascii="Arial" w:hAnsi="Arial" w:cs="Arial"/>
                <w:sz w:val="20"/>
                <w:rPrChange w:id="16282" w:author="Александр" w:date="2020-04-13T10:21:00Z">
                  <w:rPr>
                    <w:rFonts w:ascii="Arial" w:hAnsi="Arial" w:cs="Arial"/>
                    <w:sz w:val="20"/>
                    <w:highlight w:val="yellow"/>
                  </w:rPr>
                </w:rPrChange>
              </w:rPr>
              <w:t>Данные счетчика</w:t>
            </w:r>
          </w:p>
        </w:tc>
        <w:tc>
          <w:tcPr>
            <w:tcW w:w="594" w:type="pct"/>
            <w:tcPrChange w:id="16283" w:author="Александр" w:date="2020-04-13T10:21:00Z">
              <w:tcPr>
                <w:tcW w:w="585" w:type="pct"/>
              </w:tcPr>
            </w:tcPrChange>
          </w:tcPr>
          <w:p w14:paraId="6B93F80A" w14:textId="013E76AA" w:rsidR="00B82773" w:rsidRPr="002936D1" w:rsidRDefault="00B82773" w:rsidP="00B82773">
            <w:pPr>
              <w:jc w:val="left"/>
              <w:rPr>
                <w:rFonts w:ascii="Arial" w:hAnsi="Arial" w:cs="Arial"/>
                <w:sz w:val="20"/>
                <w:rPrChange w:id="16284" w:author="Александр" w:date="2020-04-13T10:21:00Z">
                  <w:rPr>
                    <w:rFonts w:ascii="Arial" w:hAnsi="Arial" w:cs="Arial"/>
                    <w:sz w:val="20"/>
                    <w:highlight w:val="yellow"/>
                  </w:rPr>
                </w:rPrChange>
              </w:rPr>
            </w:pPr>
            <w:proofErr w:type="spellStart"/>
            <w:r w:rsidRPr="002936D1">
              <w:rPr>
                <w:rFonts w:ascii="Arial" w:hAnsi="Arial" w:cs="Arial"/>
                <w:sz w:val="20"/>
                <w:rPrChange w:id="16285" w:author="Александр" w:date="2020-04-13T10:21:00Z">
                  <w:rPr>
                    <w:rFonts w:ascii="Arial" w:hAnsi="Arial" w:cs="Arial"/>
                    <w:sz w:val="20"/>
                    <w:highlight w:val="yellow"/>
                  </w:rPr>
                </w:rPrChange>
              </w:rPr>
              <w:t>БазиснВыработка</w:t>
            </w:r>
            <w:proofErr w:type="spellEnd"/>
          </w:p>
        </w:tc>
        <w:tc>
          <w:tcPr>
            <w:tcW w:w="865" w:type="pct"/>
            <w:tcPrChange w:id="16286" w:author="Александр" w:date="2020-04-13T10:21:00Z">
              <w:tcPr>
                <w:tcW w:w="852" w:type="pct"/>
              </w:tcPr>
            </w:tcPrChange>
          </w:tcPr>
          <w:p w14:paraId="269F97E9" w14:textId="42A87B88" w:rsidR="00B82773" w:rsidRPr="002936D1" w:rsidRDefault="00B82773" w:rsidP="00B82773">
            <w:pPr>
              <w:jc w:val="left"/>
              <w:rPr>
                <w:rFonts w:ascii="Arial" w:hAnsi="Arial" w:cs="Arial"/>
                <w:sz w:val="20"/>
                <w:rPrChange w:id="16287" w:author="Александр" w:date="2020-04-13T10:21:00Z">
                  <w:rPr>
                    <w:rFonts w:ascii="Arial" w:hAnsi="Arial" w:cs="Arial"/>
                    <w:sz w:val="20"/>
                    <w:highlight w:val="yellow"/>
                  </w:rPr>
                </w:rPrChange>
              </w:rPr>
            </w:pPr>
            <w:r w:rsidRPr="002936D1">
              <w:rPr>
                <w:rFonts w:ascii="Arial" w:hAnsi="Arial" w:cs="Arial"/>
                <w:sz w:val="20"/>
                <w:rPrChange w:id="16288" w:author="Александр" w:date="2020-04-13T10:21:00Z">
                  <w:rPr>
                    <w:rFonts w:ascii="Arial" w:hAnsi="Arial" w:cs="Arial"/>
                    <w:sz w:val="20"/>
                    <w:highlight w:val="yellow"/>
                  </w:rPr>
                </w:rPrChange>
              </w:rPr>
              <w:t>Базисная выработка</w:t>
            </w:r>
          </w:p>
        </w:tc>
        <w:tc>
          <w:tcPr>
            <w:tcW w:w="267" w:type="pct"/>
            <w:tcPrChange w:id="16289" w:author="Александр" w:date="2020-04-13T10:21:00Z">
              <w:tcPr>
                <w:tcW w:w="263" w:type="pct"/>
              </w:tcPr>
            </w:tcPrChange>
          </w:tcPr>
          <w:p w14:paraId="53939E49" w14:textId="63CB7B81" w:rsidR="00B82773" w:rsidRPr="002936D1" w:rsidRDefault="00B82773" w:rsidP="00B82773">
            <w:pPr>
              <w:jc w:val="center"/>
              <w:rPr>
                <w:rFonts w:ascii="Arial" w:hAnsi="Arial" w:cs="Arial"/>
                <w:sz w:val="20"/>
                <w:lang w:val="en-US"/>
                <w:rPrChange w:id="16290" w:author="Александр" w:date="2020-04-13T10:21:00Z">
                  <w:rPr>
                    <w:rFonts w:ascii="Arial" w:hAnsi="Arial" w:cs="Arial"/>
                    <w:sz w:val="20"/>
                    <w:highlight w:val="yellow"/>
                    <w:lang w:val="en-US"/>
                  </w:rPr>
                </w:rPrChange>
              </w:rPr>
            </w:pPr>
            <w:r w:rsidRPr="002936D1">
              <w:rPr>
                <w:rFonts w:ascii="Arial" w:hAnsi="Arial" w:cs="Arial"/>
                <w:sz w:val="20"/>
                <w:lang w:val="en-US"/>
                <w:rPrChange w:id="16291" w:author="Александр" w:date="2020-04-13T10:21:00Z">
                  <w:rPr>
                    <w:rFonts w:ascii="Arial" w:hAnsi="Arial" w:cs="Arial"/>
                    <w:sz w:val="20"/>
                    <w:highlight w:val="yellow"/>
                    <w:lang w:val="en-US"/>
                  </w:rPr>
                </w:rPrChange>
              </w:rPr>
              <w:t>FLTP, 16.16</w:t>
            </w:r>
          </w:p>
        </w:tc>
        <w:tc>
          <w:tcPr>
            <w:tcW w:w="464" w:type="pct"/>
            <w:tcPrChange w:id="16292" w:author="Александр" w:date="2020-04-13T10:21:00Z">
              <w:tcPr>
                <w:tcW w:w="457" w:type="pct"/>
              </w:tcPr>
            </w:tcPrChange>
          </w:tcPr>
          <w:p w14:paraId="612C2BC9" w14:textId="18F0F507" w:rsidR="00B82773" w:rsidRPr="002936D1" w:rsidRDefault="00B82773" w:rsidP="00B82773">
            <w:pPr>
              <w:jc w:val="center"/>
              <w:rPr>
                <w:rFonts w:ascii="Arial" w:hAnsi="Arial" w:cs="Arial"/>
                <w:sz w:val="20"/>
                <w:lang w:val="en-US"/>
                <w:rPrChange w:id="16293" w:author="Александр" w:date="2020-04-13T10:21:00Z">
                  <w:rPr>
                    <w:rFonts w:ascii="Arial" w:hAnsi="Arial" w:cs="Arial"/>
                    <w:sz w:val="20"/>
                    <w:highlight w:val="yellow"/>
                    <w:lang w:val="en-US"/>
                  </w:rPr>
                </w:rPrChange>
              </w:rPr>
            </w:pPr>
            <w:r w:rsidRPr="002936D1">
              <w:rPr>
                <w:rFonts w:ascii="Arial" w:hAnsi="Arial" w:cs="Arial"/>
                <w:sz w:val="20"/>
                <w:lang w:val="en-US"/>
                <w:rPrChange w:id="16294" w:author="Александр" w:date="2020-04-13T10:21:00Z">
                  <w:rPr>
                    <w:rFonts w:ascii="Arial" w:hAnsi="Arial" w:cs="Arial"/>
                    <w:sz w:val="20"/>
                    <w:highlight w:val="yellow"/>
                    <w:lang w:val="en-US"/>
                  </w:rPr>
                </w:rPrChange>
              </w:rPr>
              <w:t>IMPTT-PYEAR</w:t>
            </w:r>
          </w:p>
        </w:tc>
        <w:tc>
          <w:tcPr>
            <w:tcW w:w="584" w:type="pct"/>
            <w:tcPrChange w:id="16295" w:author="Александр" w:date="2020-04-13T10:21:00Z">
              <w:tcPr>
                <w:tcW w:w="575" w:type="pct"/>
              </w:tcPr>
            </w:tcPrChange>
          </w:tcPr>
          <w:p w14:paraId="7698B2FB" w14:textId="3FCE60C8" w:rsidR="00B82773" w:rsidRPr="002936D1" w:rsidRDefault="00B82773" w:rsidP="00B82773">
            <w:pPr>
              <w:jc w:val="center"/>
              <w:rPr>
                <w:rFonts w:ascii="Arial" w:hAnsi="Arial" w:cs="Arial"/>
                <w:sz w:val="20"/>
                <w:rPrChange w:id="16296" w:author="Александр" w:date="2020-04-13T10:21:00Z">
                  <w:rPr>
                    <w:rFonts w:ascii="Arial" w:hAnsi="Arial" w:cs="Arial"/>
                    <w:sz w:val="20"/>
                    <w:highlight w:val="yellow"/>
                  </w:rPr>
                </w:rPrChange>
              </w:rPr>
            </w:pPr>
            <w:r w:rsidRPr="002936D1">
              <w:rPr>
                <w:rFonts w:ascii="Arial" w:hAnsi="Arial" w:cs="Arial"/>
                <w:sz w:val="20"/>
                <w:rPrChange w:id="16297" w:author="Александр" w:date="2020-04-13T10:21:00Z">
                  <w:rPr>
                    <w:rFonts w:ascii="Arial" w:hAnsi="Arial" w:cs="Arial"/>
                    <w:sz w:val="20"/>
                    <w:highlight w:val="yellow"/>
                  </w:rPr>
                </w:rPrChange>
              </w:rPr>
              <w:t>Х</w:t>
            </w:r>
          </w:p>
        </w:tc>
        <w:tc>
          <w:tcPr>
            <w:tcW w:w="573" w:type="pct"/>
            <w:tcPrChange w:id="16298" w:author="Александр" w:date="2020-04-13T10:21:00Z">
              <w:tcPr>
                <w:tcW w:w="565" w:type="pct"/>
              </w:tcPr>
            </w:tcPrChange>
          </w:tcPr>
          <w:p w14:paraId="5B1735C7" w14:textId="68791E30" w:rsidR="00B82773" w:rsidRPr="002936D1" w:rsidRDefault="00B82773" w:rsidP="00B82773">
            <w:pPr>
              <w:jc w:val="center"/>
              <w:rPr>
                <w:rFonts w:ascii="Arial" w:hAnsi="Arial" w:cs="Arial"/>
                <w:sz w:val="20"/>
                <w:rPrChange w:id="16299" w:author="Александр" w:date="2020-04-13T10:21:00Z">
                  <w:rPr>
                    <w:rFonts w:ascii="Arial" w:hAnsi="Arial" w:cs="Arial"/>
                    <w:sz w:val="20"/>
                    <w:highlight w:val="yellow"/>
                  </w:rPr>
                </w:rPrChange>
              </w:rPr>
            </w:pPr>
            <w:r w:rsidRPr="002936D1">
              <w:rPr>
                <w:rFonts w:ascii="Arial" w:hAnsi="Arial" w:cs="Arial"/>
                <w:sz w:val="20"/>
                <w:rPrChange w:id="16300" w:author="Александр" w:date="2020-04-13T10:21:00Z">
                  <w:rPr>
                    <w:rFonts w:ascii="Arial" w:hAnsi="Arial" w:cs="Arial"/>
                    <w:sz w:val="20"/>
                    <w:highlight w:val="yellow"/>
                  </w:rPr>
                </w:rPrChange>
              </w:rPr>
              <w:t>Для всех объектов</w:t>
            </w:r>
          </w:p>
        </w:tc>
        <w:tc>
          <w:tcPr>
            <w:tcW w:w="369" w:type="pct"/>
            <w:tcPrChange w:id="16301" w:author="Александр" w:date="2020-04-13T10:21:00Z">
              <w:tcPr>
                <w:tcW w:w="363" w:type="pct"/>
              </w:tcPr>
            </w:tcPrChange>
          </w:tcPr>
          <w:p w14:paraId="2476F108" w14:textId="4475C675" w:rsidR="00B82773" w:rsidRPr="002936D1" w:rsidRDefault="00B82773" w:rsidP="00B82773">
            <w:pPr>
              <w:jc w:val="center"/>
              <w:rPr>
                <w:rFonts w:ascii="Arial" w:hAnsi="Arial" w:cs="Arial"/>
                <w:sz w:val="20"/>
                <w:lang w:val="en-US"/>
                <w:rPrChange w:id="16302" w:author="Александр" w:date="2020-04-13T10:21:00Z">
                  <w:rPr>
                    <w:rFonts w:ascii="Arial" w:hAnsi="Arial" w:cs="Arial"/>
                    <w:sz w:val="20"/>
                    <w:highlight w:val="yellow"/>
                    <w:lang w:val="en-US"/>
                  </w:rPr>
                </w:rPrChange>
              </w:rPr>
            </w:pPr>
            <w:r w:rsidRPr="002936D1">
              <w:rPr>
                <w:rFonts w:ascii="Arial" w:hAnsi="Arial" w:cs="Arial"/>
                <w:sz w:val="20"/>
                <w:rPrChange w:id="16303" w:author="Александр" w:date="2020-04-13T10:21:00Z">
                  <w:rPr>
                    <w:rFonts w:ascii="Arial" w:hAnsi="Arial" w:cs="Arial"/>
                    <w:sz w:val="20"/>
                    <w:highlight w:val="yellow"/>
                  </w:rPr>
                </w:rPrChange>
              </w:rPr>
              <w:t>-</w:t>
            </w:r>
          </w:p>
        </w:tc>
        <w:tc>
          <w:tcPr>
            <w:tcW w:w="546" w:type="pct"/>
            <w:tcPrChange w:id="16304" w:author="Александр" w:date="2020-04-13T10:21:00Z">
              <w:tcPr>
                <w:tcW w:w="537" w:type="pct"/>
              </w:tcPr>
            </w:tcPrChange>
          </w:tcPr>
          <w:p w14:paraId="02097C4D" w14:textId="2B84C2EA" w:rsidR="00B82773" w:rsidRPr="002936D1" w:rsidRDefault="003F04F4" w:rsidP="00B82773">
            <w:pPr>
              <w:jc w:val="center"/>
              <w:rPr>
                <w:rFonts w:ascii="Arial" w:hAnsi="Arial" w:cs="Arial"/>
                <w:sz w:val="20"/>
                <w:rPrChange w:id="16305" w:author="Александр" w:date="2020-04-13T10:21:00Z">
                  <w:rPr>
                    <w:rFonts w:ascii="Arial" w:hAnsi="Arial" w:cs="Arial"/>
                    <w:sz w:val="20"/>
                    <w:highlight w:val="yellow"/>
                  </w:rPr>
                </w:rPrChange>
              </w:rPr>
            </w:pPr>
            <w:r w:rsidRPr="002936D1">
              <w:rPr>
                <w:rFonts w:ascii="Arial" w:hAnsi="Arial" w:cs="Arial"/>
                <w:sz w:val="20"/>
                <w:rPrChange w:id="16306" w:author="Александр" w:date="2020-04-13T10:21:00Z">
                  <w:rPr>
                    <w:rFonts w:ascii="Arial" w:hAnsi="Arial" w:cs="Arial"/>
                    <w:sz w:val="20"/>
                    <w:highlight w:val="yellow"/>
                  </w:rPr>
                </w:rPrChange>
              </w:rPr>
              <w:t>-</w:t>
            </w:r>
          </w:p>
        </w:tc>
        <w:tc>
          <w:tcPr>
            <w:tcW w:w="334" w:type="pct"/>
            <w:tcPrChange w:id="16307" w:author="Александр" w:date="2020-04-13T10:21:00Z">
              <w:tcPr>
                <w:tcW w:w="329" w:type="pct"/>
              </w:tcPr>
            </w:tcPrChange>
          </w:tcPr>
          <w:p w14:paraId="40F258E2" w14:textId="17D59459" w:rsidR="00B82773" w:rsidRPr="002936D1" w:rsidRDefault="003F04F4" w:rsidP="00B82773">
            <w:pPr>
              <w:jc w:val="center"/>
              <w:rPr>
                <w:rFonts w:ascii="Arial" w:hAnsi="Arial" w:cs="Arial"/>
                <w:sz w:val="20"/>
                <w:lang w:val="en-US"/>
                <w:rPrChange w:id="16308" w:author="Александр" w:date="2020-04-13T10:21:00Z">
                  <w:rPr>
                    <w:rFonts w:ascii="Arial" w:hAnsi="Arial" w:cs="Arial"/>
                    <w:sz w:val="20"/>
                    <w:highlight w:val="yellow"/>
                    <w:lang w:val="en-US"/>
                  </w:rPr>
                </w:rPrChange>
              </w:rPr>
            </w:pPr>
            <w:r w:rsidRPr="002936D1">
              <w:rPr>
                <w:rFonts w:ascii="Arial" w:hAnsi="Arial" w:cs="Arial"/>
                <w:sz w:val="20"/>
                <w:lang w:val="en-US"/>
                <w:rPrChange w:id="16309" w:author="Александр" w:date="2020-04-13T10:21:00Z">
                  <w:rPr>
                    <w:rFonts w:ascii="Arial" w:hAnsi="Arial" w:cs="Arial"/>
                    <w:sz w:val="20"/>
                    <w:highlight w:val="yellow"/>
                    <w:lang w:val="en-US"/>
                  </w:rPr>
                </w:rPrChange>
              </w:rPr>
              <w:t>SAP</w:t>
            </w:r>
          </w:p>
        </w:tc>
      </w:tr>
      <w:tr w:rsidR="002936D1" w:rsidRPr="00AB6F6F" w14:paraId="6E04766D" w14:textId="77777777" w:rsidTr="002936D1">
        <w:trPr>
          <w:cantSplit/>
          <w:trHeight w:val="694"/>
          <w:trPrChange w:id="16310" w:author="Александр" w:date="2020-04-13T10:21:00Z">
            <w:trPr>
              <w:cantSplit/>
              <w:trHeight w:val="694"/>
            </w:trPr>
          </w:trPrChange>
        </w:trPr>
        <w:tc>
          <w:tcPr>
            <w:tcW w:w="77" w:type="pct"/>
            <w:tcPrChange w:id="16311" w:author="Александр" w:date="2020-04-13T10:21:00Z">
              <w:tcPr>
                <w:tcW w:w="153" w:type="pct"/>
              </w:tcPr>
            </w:tcPrChange>
          </w:tcPr>
          <w:p w14:paraId="516E20A0" w14:textId="7CEF2758" w:rsidR="00B82773" w:rsidRPr="00696F74" w:rsidRDefault="00B82773" w:rsidP="00B82773">
            <w:pPr>
              <w:rPr>
                <w:rFonts w:ascii="Arial" w:hAnsi="Arial" w:cs="Arial"/>
                <w:sz w:val="20"/>
              </w:rPr>
            </w:pPr>
            <w:r w:rsidRPr="00696F74">
              <w:rPr>
                <w:rFonts w:ascii="Arial" w:hAnsi="Arial" w:cs="Arial"/>
                <w:sz w:val="20"/>
              </w:rPr>
              <w:t>12.</w:t>
            </w:r>
          </w:p>
        </w:tc>
        <w:tc>
          <w:tcPr>
            <w:tcW w:w="326" w:type="pct"/>
            <w:tcPrChange w:id="16312" w:author="Александр" w:date="2020-04-13T10:21:00Z">
              <w:tcPr>
                <w:tcW w:w="321" w:type="pct"/>
              </w:tcPr>
            </w:tcPrChange>
          </w:tcPr>
          <w:p w14:paraId="08E66A4D" w14:textId="31D59DF7" w:rsidR="00B82773" w:rsidRPr="002936D1" w:rsidRDefault="00B82773" w:rsidP="00B82773">
            <w:pPr>
              <w:jc w:val="left"/>
              <w:rPr>
                <w:rFonts w:ascii="Arial" w:hAnsi="Arial" w:cs="Arial"/>
                <w:sz w:val="20"/>
                <w:rPrChange w:id="16313" w:author="Александр" w:date="2020-04-13T10:21:00Z">
                  <w:rPr>
                    <w:rFonts w:ascii="Arial" w:hAnsi="Arial" w:cs="Arial"/>
                    <w:sz w:val="20"/>
                    <w:highlight w:val="yellow"/>
                  </w:rPr>
                </w:rPrChange>
              </w:rPr>
            </w:pPr>
            <w:r w:rsidRPr="002936D1">
              <w:rPr>
                <w:rFonts w:ascii="Arial" w:hAnsi="Arial" w:cs="Arial"/>
                <w:sz w:val="20"/>
                <w:rPrChange w:id="16314" w:author="Александр" w:date="2020-04-13T10:21:00Z">
                  <w:rPr>
                    <w:rFonts w:ascii="Arial" w:hAnsi="Arial" w:cs="Arial"/>
                    <w:sz w:val="20"/>
                    <w:highlight w:val="yellow"/>
                  </w:rPr>
                </w:rPrChange>
              </w:rPr>
              <w:t>Данные счетчика</w:t>
            </w:r>
          </w:p>
        </w:tc>
        <w:tc>
          <w:tcPr>
            <w:tcW w:w="594" w:type="pct"/>
            <w:tcPrChange w:id="16315" w:author="Александр" w:date="2020-04-13T10:21:00Z">
              <w:tcPr>
                <w:tcW w:w="585" w:type="pct"/>
              </w:tcPr>
            </w:tcPrChange>
          </w:tcPr>
          <w:p w14:paraId="0A88CD17" w14:textId="662AC812" w:rsidR="00B82773" w:rsidRPr="002936D1" w:rsidRDefault="00B82773" w:rsidP="00B82773">
            <w:pPr>
              <w:jc w:val="left"/>
              <w:rPr>
                <w:rFonts w:ascii="Arial" w:hAnsi="Arial" w:cs="Arial"/>
                <w:sz w:val="20"/>
                <w:rPrChange w:id="16316" w:author="Александр" w:date="2020-04-13T10:21:00Z">
                  <w:rPr>
                    <w:rFonts w:ascii="Arial" w:hAnsi="Arial" w:cs="Arial"/>
                    <w:sz w:val="20"/>
                    <w:highlight w:val="yellow"/>
                  </w:rPr>
                </w:rPrChange>
              </w:rPr>
            </w:pPr>
            <w:r w:rsidRPr="002936D1">
              <w:rPr>
                <w:rFonts w:ascii="Arial" w:hAnsi="Arial" w:cs="Arial"/>
                <w:sz w:val="20"/>
                <w:rPrChange w:id="16317" w:author="Александр" w:date="2020-04-13T10:21:00Z">
                  <w:rPr>
                    <w:rFonts w:ascii="Arial" w:hAnsi="Arial" w:cs="Arial"/>
                    <w:sz w:val="20"/>
                    <w:highlight w:val="yellow"/>
                  </w:rPr>
                </w:rPrChange>
              </w:rPr>
              <w:t>Метка переполнения счетчика</w:t>
            </w:r>
          </w:p>
        </w:tc>
        <w:tc>
          <w:tcPr>
            <w:tcW w:w="865" w:type="pct"/>
            <w:tcPrChange w:id="16318" w:author="Александр" w:date="2020-04-13T10:21:00Z">
              <w:tcPr>
                <w:tcW w:w="852" w:type="pct"/>
              </w:tcPr>
            </w:tcPrChange>
          </w:tcPr>
          <w:p w14:paraId="3D3098EA" w14:textId="4401BC53" w:rsidR="00B82773" w:rsidRPr="002936D1" w:rsidRDefault="00B82773" w:rsidP="00B82773">
            <w:pPr>
              <w:jc w:val="left"/>
              <w:rPr>
                <w:rFonts w:ascii="Arial" w:hAnsi="Arial" w:cs="Arial"/>
                <w:sz w:val="20"/>
                <w:rPrChange w:id="16319" w:author="Александр" w:date="2020-04-13T10:21:00Z">
                  <w:rPr>
                    <w:rFonts w:ascii="Arial" w:hAnsi="Arial" w:cs="Arial"/>
                    <w:sz w:val="20"/>
                    <w:highlight w:val="yellow"/>
                  </w:rPr>
                </w:rPrChange>
              </w:rPr>
            </w:pPr>
            <w:r w:rsidRPr="002936D1">
              <w:rPr>
                <w:rFonts w:ascii="Arial" w:hAnsi="Arial" w:cs="Arial"/>
                <w:sz w:val="20"/>
                <w:rPrChange w:id="16320" w:author="Александр" w:date="2020-04-13T10:21:00Z">
                  <w:rPr>
                    <w:rFonts w:ascii="Arial" w:hAnsi="Arial" w:cs="Arial"/>
                    <w:sz w:val="20"/>
                    <w:highlight w:val="yellow"/>
                  </w:rPr>
                </w:rPrChange>
              </w:rPr>
              <w:t>Метка переполнения счетчика</w:t>
            </w:r>
          </w:p>
        </w:tc>
        <w:tc>
          <w:tcPr>
            <w:tcW w:w="267" w:type="pct"/>
            <w:tcPrChange w:id="16321" w:author="Александр" w:date="2020-04-13T10:21:00Z">
              <w:tcPr>
                <w:tcW w:w="263" w:type="pct"/>
              </w:tcPr>
            </w:tcPrChange>
          </w:tcPr>
          <w:p w14:paraId="0C670D45" w14:textId="40BA165D" w:rsidR="00B82773" w:rsidRPr="002936D1" w:rsidRDefault="00B82773" w:rsidP="00B82773">
            <w:pPr>
              <w:jc w:val="center"/>
              <w:rPr>
                <w:rFonts w:ascii="Arial" w:hAnsi="Arial" w:cs="Arial"/>
                <w:sz w:val="20"/>
                <w:lang w:val="en-US"/>
                <w:rPrChange w:id="16322" w:author="Александр" w:date="2020-04-13T10:21:00Z">
                  <w:rPr>
                    <w:rFonts w:ascii="Arial" w:hAnsi="Arial" w:cs="Arial"/>
                    <w:sz w:val="20"/>
                    <w:highlight w:val="yellow"/>
                    <w:lang w:val="en-US"/>
                  </w:rPr>
                </w:rPrChange>
              </w:rPr>
            </w:pPr>
            <w:r w:rsidRPr="002936D1">
              <w:rPr>
                <w:rFonts w:ascii="Arial" w:hAnsi="Arial" w:cs="Arial"/>
                <w:sz w:val="20"/>
                <w:lang w:val="en-US"/>
                <w:rPrChange w:id="16323" w:author="Александр" w:date="2020-04-13T10:21:00Z">
                  <w:rPr>
                    <w:rFonts w:ascii="Arial" w:hAnsi="Arial" w:cs="Arial"/>
                    <w:sz w:val="20"/>
                    <w:highlight w:val="yellow"/>
                    <w:lang w:val="en-US"/>
                  </w:rPr>
                </w:rPrChange>
              </w:rPr>
              <w:t>FLTP, 16.16</w:t>
            </w:r>
          </w:p>
        </w:tc>
        <w:tc>
          <w:tcPr>
            <w:tcW w:w="464" w:type="pct"/>
            <w:tcPrChange w:id="16324" w:author="Александр" w:date="2020-04-13T10:21:00Z">
              <w:tcPr>
                <w:tcW w:w="457" w:type="pct"/>
              </w:tcPr>
            </w:tcPrChange>
          </w:tcPr>
          <w:p w14:paraId="6874D5BF" w14:textId="66E28162" w:rsidR="00B82773" w:rsidRPr="002936D1" w:rsidRDefault="00B82773" w:rsidP="00B82773">
            <w:pPr>
              <w:jc w:val="center"/>
              <w:rPr>
                <w:rFonts w:ascii="Arial" w:hAnsi="Arial" w:cs="Arial"/>
                <w:sz w:val="20"/>
                <w:lang w:val="en-US"/>
                <w:rPrChange w:id="16325" w:author="Александр" w:date="2020-04-13T10:21:00Z">
                  <w:rPr>
                    <w:rFonts w:ascii="Arial" w:hAnsi="Arial" w:cs="Arial"/>
                    <w:sz w:val="20"/>
                    <w:highlight w:val="yellow"/>
                    <w:lang w:val="en-US"/>
                  </w:rPr>
                </w:rPrChange>
              </w:rPr>
            </w:pPr>
            <w:r w:rsidRPr="002936D1">
              <w:rPr>
                <w:rFonts w:ascii="Arial" w:hAnsi="Arial" w:cs="Arial"/>
                <w:sz w:val="20"/>
                <w:lang w:val="en-US"/>
                <w:rPrChange w:id="16326" w:author="Александр" w:date="2020-04-13T10:21:00Z">
                  <w:rPr>
                    <w:rFonts w:ascii="Arial" w:hAnsi="Arial" w:cs="Arial"/>
                    <w:sz w:val="20"/>
                    <w:highlight w:val="yellow"/>
                    <w:lang w:val="en-US"/>
                  </w:rPr>
                </w:rPrChange>
              </w:rPr>
              <w:t>IMPTT-CJUMP</w:t>
            </w:r>
          </w:p>
        </w:tc>
        <w:tc>
          <w:tcPr>
            <w:tcW w:w="584" w:type="pct"/>
            <w:tcPrChange w:id="16327" w:author="Александр" w:date="2020-04-13T10:21:00Z">
              <w:tcPr>
                <w:tcW w:w="575" w:type="pct"/>
              </w:tcPr>
            </w:tcPrChange>
          </w:tcPr>
          <w:p w14:paraId="6538FDBD" w14:textId="24754D8D" w:rsidR="00B82773" w:rsidRPr="002936D1" w:rsidRDefault="00B82773" w:rsidP="00B82773">
            <w:pPr>
              <w:jc w:val="center"/>
              <w:rPr>
                <w:rFonts w:ascii="Arial" w:hAnsi="Arial" w:cs="Arial"/>
                <w:sz w:val="20"/>
                <w:rPrChange w:id="16328" w:author="Александр" w:date="2020-04-13T10:21:00Z">
                  <w:rPr>
                    <w:rFonts w:ascii="Arial" w:hAnsi="Arial" w:cs="Arial"/>
                    <w:sz w:val="20"/>
                    <w:highlight w:val="yellow"/>
                  </w:rPr>
                </w:rPrChange>
              </w:rPr>
            </w:pPr>
            <w:r w:rsidRPr="002936D1">
              <w:rPr>
                <w:rFonts w:ascii="Arial" w:hAnsi="Arial" w:cs="Arial"/>
                <w:sz w:val="20"/>
                <w:rPrChange w:id="16329" w:author="Александр" w:date="2020-04-13T10:21:00Z">
                  <w:rPr>
                    <w:rFonts w:ascii="Arial" w:hAnsi="Arial" w:cs="Arial"/>
                    <w:sz w:val="20"/>
                    <w:highlight w:val="yellow"/>
                  </w:rPr>
                </w:rPrChange>
              </w:rPr>
              <w:t>-</w:t>
            </w:r>
          </w:p>
        </w:tc>
        <w:tc>
          <w:tcPr>
            <w:tcW w:w="573" w:type="pct"/>
            <w:tcPrChange w:id="16330" w:author="Александр" w:date="2020-04-13T10:21:00Z">
              <w:tcPr>
                <w:tcW w:w="565" w:type="pct"/>
              </w:tcPr>
            </w:tcPrChange>
          </w:tcPr>
          <w:p w14:paraId="566B3771" w14:textId="2D70E8F0" w:rsidR="00B82773" w:rsidRPr="002936D1" w:rsidRDefault="00B82773" w:rsidP="00B82773">
            <w:pPr>
              <w:jc w:val="center"/>
              <w:rPr>
                <w:rFonts w:ascii="Arial" w:hAnsi="Arial" w:cs="Arial"/>
                <w:sz w:val="20"/>
                <w:lang w:val="en-US"/>
                <w:rPrChange w:id="16331" w:author="Александр" w:date="2020-04-13T10:21:00Z">
                  <w:rPr>
                    <w:rFonts w:ascii="Arial" w:hAnsi="Arial" w:cs="Arial"/>
                    <w:sz w:val="20"/>
                    <w:highlight w:val="yellow"/>
                    <w:lang w:val="en-US"/>
                  </w:rPr>
                </w:rPrChange>
              </w:rPr>
            </w:pPr>
            <w:r w:rsidRPr="002936D1">
              <w:rPr>
                <w:rFonts w:ascii="Arial" w:hAnsi="Arial" w:cs="Arial"/>
                <w:sz w:val="20"/>
                <w:rPrChange w:id="16332" w:author="Александр" w:date="2020-04-13T10:21:00Z">
                  <w:rPr>
                    <w:rFonts w:ascii="Arial" w:hAnsi="Arial" w:cs="Arial"/>
                    <w:sz w:val="20"/>
                    <w:highlight w:val="yellow"/>
                  </w:rPr>
                </w:rPrChange>
              </w:rPr>
              <w:t>-</w:t>
            </w:r>
          </w:p>
        </w:tc>
        <w:tc>
          <w:tcPr>
            <w:tcW w:w="369" w:type="pct"/>
            <w:tcPrChange w:id="16333" w:author="Александр" w:date="2020-04-13T10:21:00Z">
              <w:tcPr>
                <w:tcW w:w="363" w:type="pct"/>
              </w:tcPr>
            </w:tcPrChange>
          </w:tcPr>
          <w:p w14:paraId="6A3AC696" w14:textId="7FF00A42" w:rsidR="00B82773" w:rsidRPr="002936D1" w:rsidRDefault="00B82773" w:rsidP="00B82773">
            <w:pPr>
              <w:jc w:val="center"/>
              <w:rPr>
                <w:rFonts w:ascii="Arial" w:hAnsi="Arial" w:cs="Arial"/>
                <w:sz w:val="20"/>
                <w:lang w:val="en-US"/>
                <w:rPrChange w:id="16334" w:author="Александр" w:date="2020-04-13T10:21:00Z">
                  <w:rPr>
                    <w:rFonts w:ascii="Arial" w:hAnsi="Arial" w:cs="Arial"/>
                    <w:sz w:val="20"/>
                    <w:highlight w:val="yellow"/>
                    <w:lang w:val="en-US"/>
                  </w:rPr>
                </w:rPrChange>
              </w:rPr>
            </w:pPr>
            <w:r w:rsidRPr="002936D1">
              <w:rPr>
                <w:rFonts w:ascii="Arial" w:hAnsi="Arial" w:cs="Arial"/>
                <w:sz w:val="20"/>
                <w:rPrChange w:id="16335" w:author="Александр" w:date="2020-04-13T10:21:00Z">
                  <w:rPr>
                    <w:rFonts w:ascii="Arial" w:hAnsi="Arial" w:cs="Arial"/>
                    <w:sz w:val="20"/>
                    <w:highlight w:val="yellow"/>
                  </w:rPr>
                </w:rPrChange>
              </w:rPr>
              <w:t>-</w:t>
            </w:r>
          </w:p>
        </w:tc>
        <w:tc>
          <w:tcPr>
            <w:tcW w:w="546" w:type="pct"/>
            <w:tcPrChange w:id="16336" w:author="Александр" w:date="2020-04-13T10:21:00Z">
              <w:tcPr>
                <w:tcW w:w="537" w:type="pct"/>
              </w:tcPr>
            </w:tcPrChange>
          </w:tcPr>
          <w:p w14:paraId="6BE14ED8" w14:textId="1F3667D9" w:rsidR="00B82773" w:rsidRPr="002936D1" w:rsidRDefault="003F04F4" w:rsidP="00B82773">
            <w:pPr>
              <w:jc w:val="center"/>
              <w:rPr>
                <w:rFonts w:ascii="Arial" w:hAnsi="Arial" w:cs="Arial"/>
                <w:sz w:val="20"/>
                <w:rPrChange w:id="16337" w:author="Александр" w:date="2020-04-13T10:21:00Z">
                  <w:rPr>
                    <w:rFonts w:ascii="Arial" w:hAnsi="Arial" w:cs="Arial"/>
                    <w:sz w:val="20"/>
                    <w:highlight w:val="yellow"/>
                  </w:rPr>
                </w:rPrChange>
              </w:rPr>
            </w:pPr>
            <w:r w:rsidRPr="002936D1">
              <w:rPr>
                <w:rFonts w:ascii="Arial" w:hAnsi="Arial" w:cs="Arial"/>
                <w:sz w:val="20"/>
                <w:rPrChange w:id="16338" w:author="Александр" w:date="2020-04-13T10:21:00Z">
                  <w:rPr>
                    <w:rFonts w:ascii="Arial" w:hAnsi="Arial" w:cs="Arial"/>
                    <w:sz w:val="20"/>
                    <w:highlight w:val="yellow"/>
                  </w:rPr>
                </w:rPrChange>
              </w:rPr>
              <w:t>-</w:t>
            </w:r>
          </w:p>
        </w:tc>
        <w:tc>
          <w:tcPr>
            <w:tcW w:w="334" w:type="pct"/>
            <w:tcPrChange w:id="16339" w:author="Александр" w:date="2020-04-13T10:21:00Z">
              <w:tcPr>
                <w:tcW w:w="329" w:type="pct"/>
              </w:tcPr>
            </w:tcPrChange>
          </w:tcPr>
          <w:p w14:paraId="3D9A92F4" w14:textId="77A8DAFE" w:rsidR="00B82773" w:rsidRPr="002936D1" w:rsidRDefault="003F04F4" w:rsidP="00B82773">
            <w:pPr>
              <w:jc w:val="center"/>
              <w:rPr>
                <w:rFonts w:ascii="Arial" w:hAnsi="Arial" w:cs="Arial"/>
                <w:sz w:val="20"/>
                <w:lang w:val="en-US"/>
                <w:rPrChange w:id="16340" w:author="Александр" w:date="2020-04-13T10:21:00Z">
                  <w:rPr>
                    <w:rFonts w:ascii="Arial" w:hAnsi="Arial" w:cs="Arial"/>
                    <w:sz w:val="20"/>
                    <w:highlight w:val="yellow"/>
                    <w:lang w:val="en-US"/>
                  </w:rPr>
                </w:rPrChange>
              </w:rPr>
            </w:pPr>
            <w:r w:rsidRPr="002936D1">
              <w:rPr>
                <w:rFonts w:ascii="Arial" w:hAnsi="Arial" w:cs="Arial"/>
                <w:sz w:val="20"/>
                <w:lang w:val="en-US"/>
                <w:rPrChange w:id="16341" w:author="Александр" w:date="2020-04-13T10:21:00Z">
                  <w:rPr>
                    <w:rFonts w:ascii="Arial" w:hAnsi="Arial" w:cs="Arial"/>
                    <w:sz w:val="20"/>
                    <w:highlight w:val="yellow"/>
                    <w:lang w:val="en-US"/>
                  </w:rPr>
                </w:rPrChange>
              </w:rPr>
              <w:t>SAP</w:t>
            </w:r>
          </w:p>
        </w:tc>
      </w:tr>
      <w:tr w:rsidR="002936D1" w:rsidRPr="00AB6F6F" w14:paraId="6236F102" w14:textId="77777777" w:rsidTr="002936D1">
        <w:trPr>
          <w:cantSplit/>
          <w:trHeight w:val="1375"/>
          <w:trPrChange w:id="16342" w:author="Александр" w:date="2020-04-13T10:21:00Z">
            <w:trPr>
              <w:cantSplit/>
              <w:trHeight w:val="1375"/>
            </w:trPr>
          </w:trPrChange>
        </w:trPr>
        <w:tc>
          <w:tcPr>
            <w:tcW w:w="77" w:type="pct"/>
            <w:tcPrChange w:id="16343" w:author="Александр" w:date="2020-04-13T10:21:00Z">
              <w:tcPr>
                <w:tcW w:w="153" w:type="pct"/>
              </w:tcPr>
            </w:tcPrChange>
          </w:tcPr>
          <w:p w14:paraId="2C118C4A" w14:textId="1E15E4B4" w:rsidR="00D445FE" w:rsidRPr="002936D1" w:rsidRDefault="003F04F4" w:rsidP="00B82773">
            <w:pPr>
              <w:rPr>
                <w:rFonts w:ascii="Arial" w:hAnsi="Arial" w:cs="Arial"/>
                <w:sz w:val="20"/>
              </w:rPr>
            </w:pPr>
            <w:r w:rsidRPr="00696F74">
              <w:rPr>
                <w:rFonts w:ascii="Arial" w:hAnsi="Arial" w:cs="Arial"/>
                <w:sz w:val="20"/>
              </w:rPr>
              <w:t>13.</w:t>
            </w:r>
          </w:p>
        </w:tc>
        <w:tc>
          <w:tcPr>
            <w:tcW w:w="326" w:type="pct"/>
            <w:tcPrChange w:id="16344" w:author="Александр" w:date="2020-04-13T10:21:00Z">
              <w:tcPr>
                <w:tcW w:w="321" w:type="pct"/>
              </w:tcPr>
            </w:tcPrChange>
          </w:tcPr>
          <w:p w14:paraId="383FC0A9" w14:textId="70C8D25C" w:rsidR="00D445FE" w:rsidRPr="002936D1" w:rsidRDefault="00D445FE" w:rsidP="00B82773">
            <w:pPr>
              <w:jc w:val="left"/>
              <w:rPr>
                <w:rFonts w:ascii="Arial" w:hAnsi="Arial" w:cs="Arial"/>
                <w:sz w:val="20"/>
                <w:rPrChange w:id="16345" w:author="Александр" w:date="2020-04-13T10:21:00Z">
                  <w:rPr>
                    <w:rFonts w:ascii="Arial" w:hAnsi="Arial" w:cs="Arial"/>
                    <w:sz w:val="20"/>
                    <w:highlight w:val="yellow"/>
                  </w:rPr>
                </w:rPrChange>
              </w:rPr>
            </w:pPr>
            <w:r w:rsidRPr="002936D1">
              <w:rPr>
                <w:rFonts w:ascii="Arial" w:hAnsi="Arial" w:cs="Arial"/>
                <w:sz w:val="20"/>
                <w:rPrChange w:id="16346" w:author="Александр" w:date="2020-04-13T10:21:00Z">
                  <w:rPr>
                    <w:rFonts w:ascii="Arial" w:hAnsi="Arial" w:cs="Arial"/>
                    <w:sz w:val="20"/>
                    <w:highlight w:val="yellow"/>
                  </w:rPr>
                </w:rPrChange>
              </w:rPr>
              <w:t>Данные счетчика</w:t>
            </w:r>
          </w:p>
        </w:tc>
        <w:tc>
          <w:tcPr>
            <w:tcW w:w="594" w:type="pct"/>
            <w:tcPrChange w:id="16347" w:author="Александр" w:date="2020-04-13T10:21:00Z">
              <w:tcPr>
                <w:tcW w:w="585" w:type="pct"/>
              </w:tcPr>
            </w:tcPrChange>
          </w:tcPr>
          <w:p w14:paraId="00CEDBB4" w14:textId="633AFE31" w:rsidR="00D445FE" w:rsidRPr="002936D1" w:rsidRDefault="00D445FE" w:rsidP="00B82773">
            <w:pPr>
              <w:jc w:val="left"/>
              <w:rPr>
                <w:rFonts w:ascii="Arial" w:hAnsi="Arial" w:cs="Arial"/>
                <w:sz w:val="20"/>
                <w:rPrChange w:id="16348" w:author="Александр" w:date="2020-04-13T10:21:00Z">
                  <w:rPr>
                    <w:rFonts w:ascii="Arial" w:hAnsi="Arial" w:cs="Arial"/>
                    <w:sz w:val="20"/>
                    <w:highlight w:val="yellow"/>
                  </w:rPr>
                </w:rPrChange>
              </w:rPr>
            </w:pPr>
            <w:r w:rsidRPr="002936D1">
              <w:rPr>
                <w:rFonts w:ascii="Arial" w:hAnsi="Arial" w:cs="Arial"/>
                <w:sz w:val="20"/>
                <w:rPrChange w:id="16349" w:author="Александр" w:date="2020-04-13T10:21:00Z">
                  <w:rPr>
                    <w:rFonts w:ascii="Arial" w:hAnsi="Arial" w:cs="Arial"/>
                    <w:sz w:val="20"/>
                    <w:highlight w:val="yellow"/>
                  </w:rPr>
                </w:rPrChange>
              </w:rPr>
              <w:t xml:space="preserve">Перенос данных </w:t>
            </w:r>
            <w:proofErr w:type="spellStart"/>
            <w:r w:rsidRPr="002936D1">
              <w:rPr>
                <w:rFonts w:ascii="Arial" w:hAnsi="Arial" w:cs="Arial"/>
                <w:sz w:val="20"/>
                <w:rPrChange w:id="16350" w:author="Александр" w:date="2020-04-13T10:21:00Z">
                  <w:rPr>
                    <w:rFonts w:ascii="Arial" w:hAnsi="Arial" w:cs="Arial"/>
                    <w:sz w:val="20"/>
                    <w:highlight w:val="yellow"/>
                  </w:rPr>
                </w:rPrChange>
              </w:rPr>
              <w:t>измер</w:t>
            </w:r>
            <w:proofErr w:type="spellEnd"/>
          </w:p>
        </w:tc>
        <w:tc>
          <w:tcPr>
            <w:tcW w:w="865" w:type="pct"/>
            <w:tcPrChange w:id="16351" w:author="Александр" w:date="2020-04-13T10:21:00Z">
              <w:tcPr>
                <w:tcW w:w="852" w:type="pct"/>
              </w:tcPr>
            </w:tcPrChange>
          </w:tcPr>
          <w:p w14:paraId="1ACF46BC" w14:textId="5879D961" w:rsidR="00D445FE" w:rsidRPr="002936D1" w:rsidRDefault="003F04F4" w:rsidP="00B82773">
            <w:pPr>
              <w:jc w:val="left"/>
              <w:rPr>
                <w:rFonts w:ascii="Arial" w:hAnsi="Arial" w:cs="Arial"/>
                <w:sz w:val="20"/>
                <w:rPrChange w:id="16352" w:author="Александр" w:date="2020-04-13T10:21:00Z">
                  <w:rPr>
                    <w:rFonts w:ascii="Arial" w:hAnsi="Arial" w:cs="Arial"/>
                    <w:sz w:val="20"/>
                    <w:highlight w:val="yellow"/>
                  </w:rPr>
                </w:rPrChange>
              </w:rPr>
            </w:pPr>
            <w:r w:rsidRPr="002936D1">
              <w:rPr>
                <w:rFonts w:ascii="Arial" w:hAnsi="Arial" w:cs="Arial"/>
                <w:sz w:val="20"/>
                <w:rPrChange w:id="16353" w:author="Александр" w:date="2020-04-13T10:21:00Z">
                  <w:rPr>
                    <w:rFonts w:ascii="Arial" w:hAnsi="Arial" w:cs="Arial"/>
                    <w:sz w:val="20"/>
                    <w:highlight w:val="yellow"/>
                  </w:rPr>
                </w:rPrChange>
              </w:rPr>
              <w:t>Индикатор: предусмотрен</w:t>
            </w:r>
            <w:r w:rsidR="00D445FE" w:rsidRPr="002936D1">
              <w:rPr>
                <w:rFonts w:ascii="Arial" w:hAnsi="Arial" w:cs="Arial"/>
                <w:sz w:val="20"/>
                <w:rPrChange w:id="16354" w:author="Александр" w:date="2020-04-13T10:21:00Z">
                  <w:rPr>
                    <w:rFonts w:ascii="Arial" w:hAnsi="Arial" w:cs="Arial"/>
                    <w:sz w:val="20"/>
                    <w:highlight w:val="yellow"/>
                  </w:rPr>
                </w:rPrChange>
              </w:rPr>
              <w:t xml:space="preserve"> переноса данных измерения </w:t>
            </w:r>
            <w:r w:rsidRPr="002936D1">
              <w:rPr>
                <w:rFonts w:ascii="Arial" w:hAnsi="Arial" w:cs="Arial"/>
                <w:sz w:val="20"/>
                <w:lang w:val="en-US"/>
                <w:rPrChange w:id="16355" w:author="Александр" w:date="2020-04-13T10:21:00Z">
                  <w:rPr>
                    <w:rFonts w:ascii="Arial" w:hAnsi="Arial" w:cs="Arial"/>
                    <w:sz w:val="20"/>
                    <w:highlight w:val="yellow"/>
                    <w:lang w:val="en-US"/>
                  </w:rPr>
                </w:rPrChange>
              </w:rPr>
              <w:t>c</w:t>
            </w:r>
            <w:r w:rsidRPr="002936D1">
              <w:rPr>
                <w:rFonts w:ascii="Arial" w:hAnsi="Arial" w:cs="Arial"/>
                <w:sz w:val="20"/>
                <w:rPrChange w:id="16356" w:author="Александр" w:date="2020-04-13T10:21:00Z">
                  <w:rPr>
                    <w:rFonts w:ascii="Arial" w:hAnsi="Arial" w:cs="Arial"/>
                    <w:sz w:val="20"/>
                    <w:highlight w:val="yellow"/>
                  </w:rPr>
                </w:rPrChange>
              </w:rPr>
              <w:t xml:space="preserve"> другой точки измерений</w:t>
            </w:r>
          </w:p>
        </w:tc>
        <w:tc>
          <w:tcPr>
            <w:tcW w:w="267" w:type="pct"/>
            <w:tcPrChange w:id="16357" w:author="Александр" w:date="2020-04-13T10:21:00Z">
              <w:tcPr>
                <w:tcW w:w="263" w:type="pct"/>
              </w:tcPr>
            </w:tcPrChange>
          </w:tcPr>
          <w:p w14:paraId="1CD95292" w14:textId="559540D8" w:rsidR="00D445FE" w:rsidRPr="002936D1" w:rsidRDefault="003F04F4" w:rsidP="00B82773">
            <w:pPr>
              <w:jc w:val="center"/>
              <w:rPr>
                <w:rFonts w:ascii="Arial" w:hAnsi="Arial" w:cs="Arial"/>
                <w:sz w:val="20"/>
                <w:lang w:val="en-US"/>
                <w:rPrChange w:id="16358" w:author="Александр" w:date="2020-04-13T10:21:00Z">
                  <w:rPr>
                    <w:rFonts w:ascii="Arial" w:hAnsi="Arial" w:cs="Arial"/>
                    <w:sz w:val="20"/>
                    <w:highlight w:val="yellow"/>
                    <w:lang w:val="en-US"/>
                  </w:rPr>
                </w:rPrChange>
              </w:rPr>
            </w:pPr>
            <w:r w:rsidRPr="002936D1">
              <w:rPr>
                <w:rFonts w:ascii="Arial" w:hAnsi="Arial" w:cs="Arial"/>
                <w:sz w:val="20"/>
                <w:lang w:val="en-US"/>
                <w:rPrChange w:id="16359" w:author="Александр" w:date="2020-04-13T10:21:00Z">
                  <w:rPr>
                    <w:rFonts w:ascii="Arial" w:hAnsi="Arial" w:cs="Arial"/>
                    <w:sz w:val="20"/>
                    <w:highlight w:val="yellow"/>
                    <w:lang w:val="en-US"/>
                  </w:rPr>
                </w:rPrChange>
              </w:rPr>
              <w:t>CHAR, 1</w:t>
            </w:r>
          </w:p>
        </w:tc>
        <w:tc>
          <w:tcPr>
            <w:tcW w:w="464" w:type="pct"/>
            <w:tcPrChange w:id="16360" w:author="Александр" w:date="2020-04-13T10:21:00Z">
              <w:tcPr>
                <w:tcW w:w="457" w:type="pct"/>
              </w:tcPr>
            </w:tcPrChange>
          </w:tcPr>
          <w:p w14:paraId="584179D3" w14:textId="59E579CE" w:rsidR="00D445FE" w:rsidRPr="002936D1" w:rsidRDefault="003F04F4" w:rsidP="00B82773">
            <w:pPr>
              <w:jc w:val="center"/>
              <w:rPr>
                <w:rFonts w:ascii="Arial" w:hAnsi="Arial" w:cs="Arial"/>
                <w:sz w:val="20"/>
                <w:lang w:val="en-US"/>
                <w:rPrChange w:id="16361" w:author="Александр" w:date="2020-04-13T10:21:00Z">
                  <w:rPr>
                    <w:rFonts w:ascii="Arial" w:hAnsi="Arial" w:cs="Arial"/>
                    <w:sz w:val="20"/>
                    <w:highlight w:val="yellow"/>
                    <w:lang w:val="en-US"/>
                  </w:rPr>
                </w:rPrChange>
              </w:rPr>
            </w:pPr>
            <w:r w:rsidRPr="002936D1">
              <w:rPr>
                <w:rFonts w:ascii="Arial" w:hAnsi="Arial" w:cs="Arial"/>
                <w:sz w:val="20"/>
                <w:lang w:val="en-US"/>
                <w:rPrChange w:id="16362" w:author="Александр" w:date="2020-04-13T10:21:00Z">
                  <w:rPr>
                    <w:rFonts w:ascii="Arial" w:hAnsi="Arial" w:cs="Arial"/>
                    <w:sz w:val="20"/>
                    <w:highlight w:val="yellow"/>
                    <w:lang w:val="en-US"/>
                  </w:rPr>
                </w:rPrChange>
              </w:rPr>
              <w:t>IMPTT-INDTR</w:t>
            </w:r>
          </w:p>
        </w:tc>
        <w:tc>
          <w:tcPr>
            <w:tcW w:w="584" w:type="pct"/>
            <w:tcPrChange w:id="16363" w:author="Александр" w:date="2020-04-13T10:21:00Z">
              <w:tcPr>
                <w:tcW w:w="575" w:type="pct"/>
              </w:tcPr>
            </w:tcPrChange>
          </w:tcPr>
          <w:p w14:paraId="62EB807C" w14:textId="40FE423A" w:rsidR="00D445FE" w:rsidRPr="002936D1" w:rsidRDefault="003F04F4" w:rsidP="00B82773">
            <w:pPr>
              <w:jc w:val="center"/>
              <w:rPr>
                <w:rFonts w:ascii="Arial" w:hAnsi="Arial" w:cs="Arial"/>
                <w:sz w:val="20"/>
                <w:rPrChange w:id="16364" w:author="Александр" w:date="2020-04-13T10:21:00Z">
                  <w:rPr>
                    <w:rFonts w:ascii="Arial" w:hAnsi="Arial" w:cs="Arial"/>
                    <w:sz w:val="20"/>
                    <w:highlight w:val="yellow"/>
                  </w:rPr>
                </w:rPrChange>
              </w:rPr>
            </w:pPr>
            <w:r w:rsidRPr="002936D1">
              <w:rPr>
                <w:rFonts w:ascii="Arial" w:hAnsi="Arial" w:cs="Arial"/>
                <w:sz w:val="20"/>
                <w:rPrChange w:id="16365" w:author="Александр" w:date="2020-04-13T10:21:00Z">
                  <w:rPr>
                    <w:rFonts w:ascii="Arial" w:hAnsi="Arial" w:cs="Arial"/>
                    <w:sz w:val="20"/>
                    <w:highlight w:val="yellow"/>
                  </w:rPr>
                </w:rPrChange>
              </w:rPr>
              <w:t>Х</w:t>
            </w:r>
          </w:p>
        </w:tc>
        <w:tc>
          <w:tcPr>
            <w:tcW w:w="573" w:type="pct"/>
            <w:tcPrChange w:id="16366" w:author="Александр" w:date="2020-04-13T10:21:00Z">
              <w:tcPr>
                <w:tcW w:w="565" w:type="pct"/>
              </w:tcPr>
            </w:tcPrChange>
          </w:tcPr>
          <w:p w14:paraId="7FACFBB2" w14:textId="1EBE48A2" w:rsidR="00D445FE" w:rsidRPr="002936D1" w:rsidRDefault="003F04F4" w:rsidP="00B82773">
            <w:pPr>
              <w:jc w:val="center"/>
              <w:rPr>
                <w:rFonts w:ascii="Arial" w:hAnsi="Arial" w:cs="Arial"/>
                <w:sz w:val="20"/>
                <w:rPrChange w:id="16367" w:author="Александр" w:date="2020-04-13T10:21:00Z">
                  <w:rPr>
                    <w:rFonts w:ascii="Arial" w:hAnsi="Arial" w:cs="Arial"/>
                    <w:sz w:val="20"/>
                    <w:highlight w:val="yellow"/>
                  </w:rPr>
                </w:rPrChange>
              </w:rPr>
            </w:pPr>
            <w:r w:rsidRPr="002936D1">
              <w:rPr>
                <w:rFonts w:ascii="Arial" w:hAnsi="Arial" w:cs="Arial"/>
                <w:sz w:val="20"/>
                <w:rPrChange w:id="16368" w:author="Александр" w:date="2020-04-13T10:21:00Z">
                  <w:rPr>
                    <w:rFonts w:ascii="Arial" w:hAnsi="Arial" w:cs="Arial"/>
                    <w:sz w:val="20"/>
                    <w:highlight w:val="yellow"/>
                  </w:rPr>
                </w:rPrChange>
              </w:rPr>
              <w:t>Если предусмотрено наследование измерений от ЕО верхнего уровня</w:t>
            </w:r>
          </w:p>
        </w:tc>
        <w:tc>
          <w:tcPr>
            <w:tcW w:w="369" w:type="pct"/>
            <w:tcPrChange w:id="16369" w:author="Александр" w:date="2020-04-13T10:21:00Z">
              <w:tcPr>
                <w:tcW w:w="363" w:type="pct"/>
              </w:tcPr>
            </w:tcPrChange>
          </w:tcPr>
          <w:p w14:paraId="2A40D606" w14:textId="7CB99132" w:rsidR="00D445FE" w:rsidRPr="002936D1" w:rsidRDefault="003F04F4" w:rsidP="00B82773">
            <w:pPr>
              <w:jc w:val="center"/>
              <w:rPr>
                <w:rFonts w:ascii="Arial" w:hAnsi="Arial" w:cs="Arial"/>
                <w:sz w:val="20"/>
                <w:lang w:val="en-US"/>
                <w:rPrChange w:id="16370" w:author="Александр" w:date="2020-04-13T10:21:00Z">
                  <w:rPr>
                    <w:rFonts w:ascii="Arial" w:hAnsi="Arial" w:cs="Arial"/>
                    <w:sz w:val="20"/>
                    <w:highlight w:val="yellow"/>
                    <w:lang w:val="en-US"/>
                  </w:rPr>
                </w:rPrChange>
              </w:rPr>
            </w:pPr>
            <w:r w:rsidRPr="002936D1">
              <w:rPr>
                <w:rFonts w:ascii="Arial" w:hAnsi="Arial" w:cs="Arial"/>
                <w:sz w:val="20"/>
                <w:lang w:val="en-US"/>
                <w:rPrChange w:id="16371" w:author="Александр" w:date="2020-04-13T10:21:00Z">
                  <w:rPr>
                    <w:rFonts w:ascii="Arial" w:hAnsi="Arial" w:cs="Arial"/>
                    <w:sz w:val="20"/>
                    <w:highlight w:val="yellow"/>
                    <w:lang w:val="en-US"/>
                  </w:rPr>
                </w:rPrChange>
              </w:rPr>
              <w:t>-</w:t>
            </w:r>
          </w:p>
        </w:tc>
        <w:tc>
          <w:tcPr>
            <w:tcW w:w="546" w:type="pct"/>
            <w:tcPrChange w:id="16372" w:author="Александр" w:date="2020-04-13T10:21:00Z">
              <w:tcPr>
                <w:tcW w:w="537" w:type="pct"/>
              </w:tcPr>
            </w:tcPrChange>
          </w:tcPr>
          <w:p w14:paraId="145F6F7C" w14:textId="053AA556" w:rsidR="00D445FE" w:rsidRPr="002936D1" w:rsidRDefault="003F04F4" w:rsidP="00B82773">
            <w:pPr>
              <w:jc w:val="center"/>
              <w:rPr>
                <w:rFonts w:ascii="Arial" w:hAnsi="Arial" w:cs="Arial"/>
                <w:sz w:val="20"/>
                <w:rPrChange w:id="16373" w:author="Александр" w:date="2020-04-13T10:21:00Z">
                  <w:rPr>
                    <w:rFonts w:ascii="Arial" w:hAnsi="Arial" w:cs="Arial"/>
                    <w:sz w:val="20"/>
                    <w:highlight w:val="yellow"/>
                  </w:rPr>
                </w:rPrChange>
              </w:rPr>
            </w:pPr>
            <w:r w:rsidRPr="002936D1">
              <w:rPr>
                <w:rFonts w:ascii="Arial" w:hAnsi="Arial" w:cs="Arial"/>
                <w:sz w:val="20"/>
                <w:rPrChange w:id="16374" w:author="Александр" w:date="2020-04-13T10:21:00Z">
                  <w:rPr>
                    <w:rFonts w:ascii="Arial" w:hAnsi="Arial" w:cs="Arial"/>
                    <w:sz w:val="20"/>
                    <w:highlight w:val="yellow"/>
                  </w:rPr>
                </w:rPrChange>
              </w:rPr>
              <w:t>-</w:t>
            </w:r>
          </w:p>
        </w:tc>
        <w:tc>
          <w:tcPr>
            <w:tcW w:w="334" w:type="pct"/>
            <w:tcPrChange w:id="16375" w:author="Александр" w:date="2020-04-13T10:21:00Z">
              <w:tcPr>
                <w:tcW w:w="329" w:type="pct"/>
              </w:tcPr>
            </w:tcPrChange>
          </w:tcPr>
          <w:p w14:paraId="2C44B094" w14:textId="23E6391D" w:rsidR="00D445FE" w:rsidRPr="002936D1" w:rsidRDefault="003F04F4" w:rsidP="00B82773">
            <w:pPr>
              <w:jc w:val="center"/>
              <w:rPr>
                <w:rFonts w:ascii="Arial" w:hAnsi="Arial" w:cs="Arial"/>
                <w:sz w:val="20"/>
                <w:lang w:val="en-US"/>
                <w:rPrChange w:id="16376" w:author="Александр" w:date="2020-04-13T10:21:00Z">
                  <w:rPr>
                    <w:rFonts w:ascii="Arial" w:hAnsi="Arial" w:cs="Arial"/>
                    <w:sz w:val="20"/>
                    <w:highlight w:val="yellow"/>
                    <w:lang w:val="en-US"/>
                  </w:rPr>
                </w:rPrChange>
              </w:rPr>
            </w:pPr>
            <w:r w:rsidRPr="002936D1">
              <w:rPr>
                <w:rFonts w:ascii="Arial" w:hAnsi="Arial" w:cs="Arial"/>
                <w:sz w:val="20"/>
                <w:lang w:val="en-US"/>
                <w:rPrChange w:id="16377" w:author="Александр" w:date="2020-04-13T10:21:00Z">
                  <w:rPr>
                    <w:rFonts w:ascii="Arial" w:hAnsi="Arial" w:cs="Arial"/>
                    <w:sz w:val="20"/>
                    <w:highlight w:val="yellow"/>
                    <w:lang w:val="en-US"/>
                  </w:rPr>
                </w:rPrChange>
              </w:rPr>
              <w:t>SAP</w:t>
            </w:r>
          </w:p>
        </w:tc>
      </w:tr>
      <w:tr w:rsidR="002936D1" w:rsidRPr="00AB6F6F" w14:paraId="7D8FC987" w14:textId="77777777" w:rsidTr="002936D1">
        <w:trPr>
          <w:cantSplit/>
          <w:trHeight w:val="1389"/>
          <w:trPrChange w:id="16378" w:author="Александр" w:date="2020-04-13T10:21:00Z">
            <w:trPr>
              <w:cantSplit/>
              <w:trHeight w:val="1389"/>
            </w:trPr>
          </w:trPrChange>
        </w:trPr>
        <w:tc>
          <w:tcPr>
            <w:tcW w:w="77" w:type="pct"/>
            <w:tcPrChange w:id="16379" w:author="Александр" w:date="2020-04-13T10:21:00Z">
              <w:tcPr>
                <w:tcW w:w="153" w:type="pct"/>
              </w:tcPr>
            </w:tcPrChange>
          </w:tcPr>
          <w:p w14:paraId="42DEE351" w14:textId="48F383CA" w:rsidR="003F04F4" w:rsidRPr="00696F74" w:rsidRDefault="003F04F4" w:rsidP="003F04F4">
            <w:pPr>
              <w:rPr>
                <w:rFonts w:ascii="Arial" w:hAnsi="Arial" w:cs="Arial"/>
                <w:sz w:val="20"/>
              </w:rPr>
            </w:pPr>
            <w:r w:rsidRPr="00696F74">
              <w:rPr>
                <w:rFonts w:ascii="Arial" w:hAnsi="Arial" w:cs="Arial"/>
                <w:sz w:val="20"/>
              </w:rPr>
              <w:t>14.</w:t>
            </w:r>
          </w:p>
        </w:tc>
        <w:tc>
          <w:tcPr>
            <w:tcW w:w="326" w:type="pct"/>
            <w:tcPrChange w:id="16380" w:author="Александр" w:date="2020-04-13T10:21:00Z">
              <w:tcPr>
                <w:tcW w:w="321" w:type="pct"/>
              </w:tcPr>
            </w:tcPrChange>
          </w:tcPr>
          <w:p w14:paraId="7BC36EB7" w14:textId="36178F1A" w:rsidR="003F04F4" w:rsidRPr="002936D1" w:rsidRDefault="003F04F4" w:rsidP="003F04F4">
            <w:pPr>
              <w:jc w:val="left"/>
              <w:rPr>
                <w:rFonts w:ascii="Arial" w:hAnsi="Arial" w:cs="Arial"/>
                <w:sz w:val="20"/>
                <w:rPrChange w:id="16381" w:author="Александр" w:date="2020-04-13T10:21:00Z">
                  <w:rPr>
                    <w:rFonts w:ascii="Arial" w:hAnsi="Arial" w:cs="Arial"/>
                    <w:sz w:val="20"/>
                    <w:highlight w:val="yellow"/>
                  </w:rPr>
                </w:rPrChange>
              </w:rPr>
            </w:pPr>
            <w:r w:rsidRPr="002936D1">
              <w:rPr>
                <w:rFonts w:ascii="Arial" w:hAnsi="Arial" w:cs="Arial"/>
                <w:sz w:val="20"/>
                <w:rPrChange w:id="16382" w:author="Александр" w:date="2020-04-13T10:21:00Z">
                  <w:rPr>
                    <w:rFonts w:ascii="Arial" w:hAnsi="Arial" w:cs="Arial"/>
                    <w:sz w:val="20"/>
                    <w:highlight w:val="yellow"/>
                  </w:rPr>
                </w:rPrChange>
              </w:rPr>
              <w:t>Данные счетчика</w:t>
            </w:r>
          </w:p>
        </w:tc>
        <w:tc>
          <w:tcPr>
            <w:tcW w:w="594" w:type="pct"/>
            <w:tcPrChange w:id="16383" w:author="Александр" w:date="2020-04-13T10:21:00Z">
              <w:tcPr>
                <w:tcW w:w="585" w:type="pct"/>
              </w:tcPr>
            </w:tcPrChange>
          </w:tcPr>
          <w:p w14:paraId="137B6FF3" w14:textId="4FC7CE4E" w:rsidR="003F04F4" w:rsidRPr="002936D1" w:rsidRDefault="003F04F4" w:rsidP="003F04F4">
            <w:pPr>
              <w:jc w:val="left"/>
              <w:rPr>
                <w:rFonts w:ascii="Arial" w:hAnsi="Arial" w:cs="Arial"/>
                <w:sz w:val="20"/>
                <w:rPrChange w:id="16384" w:author="Александр" w:date="2020-04-13T10:21:00Z">
                  <w:rPr>
                    <w:rFonts w:ascii="Arial" w:hAnsi="Arial" w:cs="Arial"/>
                    <w:sz w:val="20"/>
                    <w:highlight w:val="yellow"/>
                  </w:rPr>
                </w:rPrChange>
              </w:rPr>
            </w:pPr>
            <w:r w:rsidRPr="002936D1">
              <w:rPr>
                <w:rFonts w:ascii="Arial" w:hAnsi="Arial" w:cs="Arial"/>
                <w:sz w:val="20"/>
                <w:rPrChange w:id="16385" w:author="Александр" w:date="2020-04-13T10:21:00Z">
                  <w:rPr>
                    <w:rFonts w:ascii="Arial" w:hAnsi="Arial" w:cs="Arial"/>
                    <w:sz w:val="20"/>
                    <w:highlight w:val="yellow"/>
                  </w:rPr>
                </w:rPrChange>
              </w:rPr>
              <w:t>Передача</w:t>
            </w:r>
          </w:p>
        </w:tc>
        <w:tc>
          <w:tcPr>
            <w:tcW w:w="865" w:type="pct"/>
            <w:tcPrChange w:id="16386" w:author="Александр" w:date="2020-04-13T10:21:00Z">
              <w:tcPr>
                <w:tcW w:w="852" w:type="pct"/>
              </w:tcPr>
            </w:tcPrChange>
          </w:tcPr>
          <w:p w14:paraId="01826E5C" w14:textId="1E175F5D" w:rsidR="003F04F4" w:rsidRPr="002936D1" w:rsidRDefault="003F04F4" w:rsidP="003F04F4">
            <w:pPr>
              <w:jc w:val="left"/>
              <w:rPr>
                <w:rFonts w:ascii="Arial" w:hAnsi="Arial" w:cs="Arial"/>
                <w:sz w:val="20"/>
                <w:rPrChange w:id="16387" w:author="Александр" w:date="2020-04-13T10:21:00Z">
                  <w:rPr>
                    <w:rFonts w:ascii="Arial" w:hAnsi="Arial" w:cs="Arial"/>
                    <w:sz w:val="20"/>
                    <w:highlight w:val="yellow"/>
                  </w:rPr>
                </w:rPrChange>
              </w:rPr>
            </w:pPr>
            <w:r w:rsidRPr="002936D1">
              <w:rPr>
                <w:rFonts w:ascii="Arial" w:hAnsi="Arial" w:cs="Arial"/>
                <w:sz w:val="20"/>
                <w:rPrChange w:id="16388" w:author="Александр" w:date="2020-04-13T10:21:00Z">
                  <w:rPr>
                    <w:rFonts w:ascii="Arial" w:hAnsi="Arial" w:cs="Arial"/>
                    <w:sz w:val="20"/>
                    <w:highlight w:val="yellow"/>
                  </w:rPr>
                </w:rPrChange>
              </w:rPr>
              <w:t xml:space="preserve">Точка измерений, с которой происходит перенос </w:t>
            </w:r>
            <w:proofErr w:type="spellStart"/>
            <w:r w:rsidRPr="002936D1">
              <w:rPr>
                <w:rFonts w:ascii="Arial" w:hAnsi="Arial" w:cs="Arial"/>
                <w:sz w:val="20"/>
                <w:rPrChange w:id="16389" w:author="Александр" w:date="2020-04-13T10:21:00Z">
                  <w:rPr>
                    <w:rFonts w:ascii="Arial" w:hAnsi="Arial" w:cs="Arial"/>
                    <w:sz w:val="20"/>
                    <w:highlight w:val="yellow"/>
                  </w:rPr>
                </w:rPrChange>
              </w:rPr>
              <w:t>измер</w:t>
            </w:r>
            <w:proofErr w:type="spellEnd"/>
            <w:r w:rsidRPr="002936D1">
              <w:rPr>
                <w:rFonts w:ascii="Arial" w:hAnsi="Arial" w:cs="Arial"/>
                <w:sz w:val="20"/>
                <w:rPrChange w:id="16390" w:author="Александр" w:date="2020-04-13T10:21:00Z">
                  <w:rPr>
                    <w:rFonts w:ascii="Arial" w:hAnsi="Arial" w:cs="Arial"/>
                    <w:sz w:val="20"/>
                    <w:highlight w:val="yellow"/>
                  </w:rPr>
                </w:rPrChange>
              </w:rPr>
              <w:t>. значений</w:t>
            </w:r>
          </w:p>
        </w:tc>
        <w:tc>
          <w:tcPr>
            <w:tcW w:w="267" w:type="pct"/>
            <w:tcPrChange w:id="16391" w:author="Александр" w:date="2020-04-13T10:21:00Z">
              <w:tcPr>
                <w:tcW w:w="263" w:type="pct"/>
              </w:tcPr>
            </w:tcPrChange>
          </w:tcPr>
          <w:p w14:paraId="03D071ED" w14:textId="0D7C0026" w:rsidR="003F04F4" w:rsidRPr="002936D1" w:rsidRDefault="003F04F4" w:rsidP="003F04F4">
            <w:pPr>
              <w:jc w:val="center"/>
              <w:rPr>
                <w:rFonts w:ascii="Arial" w:hAnsi="Arial" w:cs="Arial"/>
                <w:sz w:val="20"/>
                <w:lang w:val="en-US"/>
                <w:rPrChange w:id="16392" w:author="Александр" w:date="2020-04-13T10:21:00Z">
                  <w:rPr>
                    <w:rFonts w:ascii="Arial" w:hAnsi="Arial" w:cs="Arial"/>
                    <w:sz w:val="20"/>
                    <w:highlight w:val="yellow"/>
                    <w:lang w:val="en-US"/>
                  </w:rPr>
                </w:rPrChange>
              </w:rPr>
            </w:pPr>
            <w:r w:rsidRPr="002936D1">
              <w:rPr>
                <w:rFonts w:ascii="Arial" w:hAnsi="Arial" w:cs="Arial"/>
                <w:sz w:val="20"/>
                <w:lang w:val="en-US"/>
                <w:rPrChange w:id="16393" w:author="Александр" w:date="2020-04-13T10:21:00Z">
                  <w:rPr>
                    <w:rFonts w:ascii="Arial" w:hAnsi="Arial" w:cs="Arial"/>
                    <w:sz w:val="20"/>
                    <w:highlight w:val="yellow"/>
                    <w:lang w:val="en-US"/>
                  </w:rPr>
                </w:rPrChange>
              </w:rPr>
              <w:t>CHAR, 1</w:t>
            </w:r>
            <w:r w:rsidR="00C11822" w:rsidRPr="002936D1">
              <w:rPr>
                <w:rFonts w:ascii="Arial" w:hAnsi="Arial" w:cs="Arial"/>
                <w:sz w:val="20"/>
                <w:lang w:val="en-US"/>
                <w:rPrChange w:id="16394" w:author="Александр" w:date="2020-04-13T10:21:00Z">
                  <w:rPr>
                    <w:rFonts w:ascii="Arial" w:hAnsi="Arial" w:cs="Arial"/>
                    <w:sz w:val="20"/>
                    <w:highlight w:val="yellow"/>
                    <w:lang w:val="en-US"/>
                  </w:rPr>
                </w:rPrChange>
              </w:rPr>
              <w:t>2</w:t>
            </w:r>
          </w:p>
        </w:tc>
        <w:tc>
          <w:tcPr>
            <w:tcW w:w="464" w:type="pct"/>
            <w:tcPrChange w:id="16395" w:author="Александр" w:date="2020-04-13T10:21:00Z">
              <w:tcPr>
                <w:tcW w:w="457" w:type="pct"/>
              </w:tcPr>
            </w:tcPrChange>
          </w:tcPr>
          <w:p w14:paraId="6EAF54E8" w14:textId="371DCE31" w:rsidR="003F04F4" w:rsidRPr="002936D1" w:rsidRDefault="003F04F4" w:rsidP="00C11822">
            <w:pPr>
              <w:jc w:val="center"/>
              <w:rPr>
                <w:rFonts w:ascii="Arial" w:hAnsi="Arial" w:cs="Arial"/>
                <w:sz w:val="20"/>
                <w:lang w:val="en-US"/>
                <w:rPrChange w:id="16396" w:author="Александр" w:date="2020-04-13T10:21:00Z">
                  <w:rPr>
                    <w:rFonts w:ascii="Arial" w:hAnsi="Arial" w:cs="Arial"/>
                    <w:sz w:val="20"/>
                    <w:highlight w:val="yellow"/>
                    <w:lang w:val="en-US"/>
                  </w:rPr>
                </w:rPrChange>
              </w:rPr>
            </w:pPr>
            <w:r w:rsidRPr="002936D1">
              <w:rPr>
                <w:rFonts w:ascii="Arial" w:hAnsi="Arial" w:cs="Arial"/>
                <w:sz w:val="20"/>
                <w:lang w:val="en-US"/>
                <w:rPrChange w:id="16397" w:author="Александр" w:date="2020-04-13T10:21:00Z">
                  <w:rPr>
                    <w:rFonts w:ascii="Arial" w:hAnsi="Arial" w:cs="Arial"/>
                    <w:sz w:val="20"/>
                    <w:highlight w:val="yellow"/>
                    <w:lang w:val="en-US"/>
                  </w:rPr>
                </w:rPrChange>
              </w:rPr>
              <w:t>IMPTT-</w:t>
            </w:r>
            <w:r w:rsidR="00C11822" w:rsidRPr="002936D1">
              <w:rPr>
                <w:rFonts w:ascii="Arial" w:hAnsi="Arial" w:cs="Arial"/>
                <w:sz w:val="20"/>
                <w:lang w:val="en-US"/>
                <w:rPrChange w:id="16398" w:author="Александр" w:date="2020-04-13T10:21:00Z">
                  <w:rPr>
                    <w:rFonts w:ascii="Arial" w:hAnsi="Arial" w:cs="Arial"/>
                    <w:sz w:val="20"/>
                    <w:highlight w:val="yellow"/>
                    <w:lang w:val="en-US"/>
                  </w:rPr>
                </w:rPrChange>
              </w:rPr>
              <w:t>TRANS</w:t>
            </w:r>
          </w:p>
        </w:tc>
        <w:tc>
          <w:tcPr>
            <w:tcW w:w="584" w:type="pct"/>
            <w:tcPrChange w:id="16399" w:author="Александр" w:date="2020-04-13T10:21:00Z">
              <w:tcPr>
                <w:tcW w:w="575" w:type="pct"/>
              </w:tcPr>
            </w:tcPrChange>
          </w:tcPr>
          <w:p w14:paraId="57593C60" w14:textId="2AE884B6" w:rsidR="003F04F4" w:rsidRPr="002936D1" w:rsidRDefault="003F04F4" w:rsidP="003F04F4">
            <w:pPr>
              <w:jc w:val="center"/>
              <w:rPr>
                <w:rFonts w:ascii="Arial" w:hAnsi="Arial" w:cs="Arial"/>
                <w:sz w:val="20"/>
                <w:rPrChange w:id="16400" w:author="Александр" w:date="2020-04-13T10:21:00Z">
                  <w:rPr>
                    <w:rFonts w:ascii="Arial" w:hAnsi="Arial" w:cs="Arial"/>
                    <w:sz w:val="20"/>
                    <w:highlight w:val="yellow"/>
                  </w:rPr>
                </w:rPrChange>
              </w:rPr>
            </w:pPr>
            <w:r w:rsidRPr="002936D1">
              <w:rPr>
                <w:rFonts w:ascii="Arial" w:hAnsi="Arial" w:cs="Arial"/>
                <w:sz w:val="20"/>
                <w:rPrChange w:id="16401" w:author="Александр" w:date="2020-04-13T10:21:00Z">
                  <w:rPr>
                    <w:rFonts w:ascii="Arial" w:hAnsi="Arial" w:cs="Arial"/>
                    <w:sz w:val="20"/>
                    <w:highlight w:val="yellow"/>
                  </w:rPr>
                </w:rPrChange>
              </w:rPr>
              <w:t>Х</w:t>
            </w:r>
          </w:p>
        </w:tc>
        <w:tc>
          <w:tcPr>
            <w:tcW w:w="573" w:type="pct"/>
            <w:tcPrChange w:id="16402" w:author="Александр" w:date="2020-04-13T10:21:00Z">
              <w:tcPr>
                <w:tcW w:w="565" w:type="pct"/>
              </w:tcPr>
            </w:tcPrChange>
          </w:tcPr>
          <w:p w14:paraId="156E25A4" w14:textId="69A29AB4" w:rsidR="003F04F4" w:rsidRPr="002936D1" w:rsidRDefault="003F04F4" w:rsidP="003F04F4">
            <w:pPr>
              <w:jc w:val="center"/>
              <w:rPr>
                <w:rFonts w:ascii="Arial" w:hAnsi="Arial" w:cs="Arial"/>
                <w:sz w:val="20"/>
                <w:rPrChange w:id="16403" w:author="Александр" w:date="2020-04-13T10:21:00Z">
                  <w:rPr>
                    <w:rFonts w:ascii="Arial" w:hAnsi="Arial" w:cs="Arial"/>
                    <w:sz w:val="20"/>
                    <w:highlight w:val="yellow"/>
                  </w:rPr>
                </w:rPrChange>
              </w:rPr>
            </w:pPr>
            <w:r w:rsidRPr="002936D1">
              <w:rPr>
                <w:rFonts w:ascii="Arial" w:hAnsi="Arial" w:cs="Arial"/>
                <w:sz w:val="20"/>
                <w:rPrChange w:id="16404" w:author="Александр" w:date="2020-04-13T10:21:00Z">
                  <w:rPr>
                    <w:rFonts w:ascii="Arial" w:hAnsi="Arial" w:cs="Arial"/>
                    <w:sz w:val="20"/>
                    <w:highlight w:val="yellow"/>
                  </w:rPr>
                </w:rPrChange>
              </w:rPr>
              <w:t>Если предусмотрено наследование измерений от ЕО верхнего уровня</w:t>
            </w:r>
          </w:p>
        </w:tc>
        <w:tc>
          <w:tcPr>
            <w:tcW w:w="369" w:type="pct"/>
            <w:tcPrChange w:id="16405" w:author="Александр" w:date="2020-04-13T10:21:00Z">
              <w:tcPr>
                <w:tcW w:w="363" w:type="pct"/>
              </w:tcPr>
            </w:tcPrChange>
          </w:tcPr>
          <w:p w14:paraId="3DA6B43C" w14:textId="286ADB2F" w:rsidR="003F04F4" w:rsidRPr="002936D1" w:rsidRDefault="003F04F4" w:rsidP="003F04F4">
            <w:pPr>
              <w:jc w:val="center"/>
              <w:rPr>
                <w:rFonts w:ascii="Arial" w:hAnsi="Arial" w:cs="Arial"/>
                <w:sz w:val="20"/>
                <w:lang w:val="en-US"/>
                <w:rPrChange w:id="16406" w:author="Александр" w:date="2020-04-13T10:21:00Z">
                  <w:rPr>
                    <w:rFonts w:ascii="Arial" w:hAnsi="Arial" w:cs="Arial"/>
                    <w:sz w:val="20"/>
                    <w:highlight w:val="yellow"/>
                    <w:lang w:val="en-US"/>
                  </w:rPr>
                </w:rPrChange>
              </w:rPr>
            </w:pPr>
            <w:r w:rsidRPr="002936D1">
              <w:rPr>
                <w:rFonts w:ascii="Arial" w:hAnsi="Arial" w:cs="Arial"/>
                <w:sz w:val="20"/>
                <w:lang w:val="en-US"/>
                <w:rPrChange w:id="16407" w:author="Александр" w:date="2020-04-13T10:21:00Z">
                  <w:rPr>
                    <w:rFonts w:ascii="Arial" w:hAnsi="Arial" w:cs="Arial"/>
                    <w:sz w:val="20"/>
                    <w:highlight w:val="yellow"/>
                    <w:lang w:val="en-US"/>
                  </w:rPr>
                </w:rPrChange>
              </w:rPr>
              <w:t>-</w:t>
            </w:r>
          </w:p>
        </w:tc>
        <w:tc>
          <w:tcPr>
            <w:tcW w:w="546" w:type="pct"/>
            <w:tcPrChange w:id="16408" w:author="Александр" w:date="2020-04-13T10:21:00Z">
              <w:tcPr>
                <w:tcW w:w="537" w:type="pct"/>
              </w:tcPr>
            </w:tcPrChange>
          </w:tcPr>
          <w:p w14:paraId="3F5D295B" w14:textId="35E57BE1" w:rsidR="003F04F4" w:rsidRPr="002936D1" w:rsidRDefault="003F04F4" w:rsidP="003F04F4">
            <w:pPr>
              <w:jc w:val="center"/>
              <w:rPr>
                <w:rFonts w:ascii="Arial" w:hAnsi="Arial" w:cs="Arial"/>
                <w:sz w:val="20"/>
                <w:rPrChange w:id="16409" w:author="Александр" w:date="2020-04-13T10:21:00Z">
                  <w:rPr>
                    <w:rFonts w:ascii="Arial" w:hAnsi="Arial" w:cs="Arial"/>
                    <w:sz w:val="20"/>
                    <w:highlight w:val="yellow"/>
                  </w:rPr>
                </w:rPrChange>
              </w:rPr>
            </w:pPr>
            <w:r w:rsidRPr="002936D1">
              <w:rPr>
                <w:rFonts w:ascii="Arial" w:hAnsi="Arial" w:cs="Arial"/>
                <w:sz w:val="20"/>
                <w:rPrChange w:id="16410" w:author="Александр" w:date="2020-04-13T10:21:00Z">
                  <w:rPr>
                    <w:rFonts w:ascii="Arial" w:hAnsi="Arial" w:cs="Arial"/>
                    <w:sz w:val="20"/>
                    <w:highlight w:val="yellow"/>
                  </w:rPr>
                </w:rPrChange>
              </w:rPr>
              <w:t>-</w:t>
            </w:r>
          </w:p>
        </w:tc>
        <w:tc>
          <w:tcPr>
            <w:tcW w:w="334" w:type="pct"/>
            <w:tcPrChange w:id="16411" w:author="Александр" w:date="2020-04-13T10:21:00Z">
              <w:tcPr>
                <w:tcW w:w="329" w:type="pct"/>
              </w:tcPr>
            </w:tcPrChange>
          </w:tcPr>
          <w:p w14:paraId="74084D70" w14:textId="266761DB" w:rsidR="003F04F4" w:rsidRPr="002936D1" w:rsidRDefault="003F04F4" w:rsidP="003F04F4">
            <w:pPr>
              <w:jc w:val="center"/>
              <w:rPr>
                <w:rFonts w:ascii="Arial" w:hAnsi="Arial" w:cs="Arial"/>
                <w:sz w:val="20"/>
                <w:lang w:val="en-US"/>
                <w:rPrChange w:id="16412" w:author="Александр" w:date="2020-04-13T10:21:00Z">
                  <w:rPr>
                    <w:rFonts w:ascii="Arial" w:hAnsi="Arial" w:cs="Arial"/>
                    <w:sz w:val="20"/>
                    <w:highlight w:val="yellow"/>
                    <w:lang w:val="en-US"/>
                  </w:rPr>
                </w:rPrChange>
              </w:rPr>
            </w:pPr>
            <w:r w:rsidRPr="002936D1">
              <w:rPr>
                <w:rFonts w:ascii="Arial" w:hAnsi="Arial" w:cs="Arial"/>
                <w:sz w:val="20"/>
                <w:lang w:val="en-US"/>
                <w:rPrChange w:id="16413" w:author="Александр" w:date="2020-04-13T10:21:00Z">
                  <w:rPr>
                    <w:rFonts w:ascii="Arial" w:hAnsi="Arial" w:cs="Arial"/>
                    <w:sz w:val="20"/>
                    <w:highlight w:val="yellow"/>
                    <w:lang w:val="en-US"/>
                  </w:rPr>
                </w:rPrChange>
              </w:rPr>
              <w:t>SAP</w:t>
            </w:r>
          </w:p>
        </w:tc>
      </w:tr>
    </w:tbl>
    <w:p w14:paraId="72623D23" w14:textId="2319FA83" w:rsidR="00A40449" w:rsidRPr="003F04F4" w:rsidRDefault="00A40449" w:rsidP="00B82773">
      <w:pPr>
        <w:pStyle w:val="1"/>
        <w:ind w:left="567" w:hanging="283"/>
        <w:rPr>
          <w:rFonts w:eastAsiaTheme="majorEastAsia"/>
        </w:rPr>
        <w:sectPr w:rsidR="00A40449" w:rsidRPr="003F04F4" w:rsidSect="008D4E24">
          <w:headerReference w:type="default" r:id="rId157"/>
          <w:footerReference w:type="default" r:id="rId158"/>
          <w:headerReference w:type="first" r:id="rId159"/>
          <w:pgSz w:w="16840" w:h="11907" w:orient="landscape" w:code="9"/>
          <w:pgMar w:top="1134" w:right="1134" w:bottom="567" w:left="1134" w:header="737" w:footer="283" w:gutter="0"/>
          <w:cols w:space="708"/>
          <w:docGrid w:linePitch="360"/>
        </w:sectPr>
      </w:pPr>
    </w:p>
    <w:p w14:paraId="062EBC84" w14:textId="04F00028" w:rsidR="00D153F5" w:rsidRDefault="00D153F5" w:rsidP="00197D54">
      <w:pPr>
        <w:pStyle w:val="3"/>
        <w:rPr>
          <w:ins w:id="16414" w:author="Александр" w:date="2020-04-27T08:33:00Z"/>
        </w:rPr>
      </w:pPr>
      <w:bookmarkStart w:id="16415" w:name="_Toc521083941"/>
      <w:bookmarkStart w:id="16416" w:name="_Toc521341081"/>
      <w:bookmarkStart w:id="16417" w:name="_Toc521439601"/>
      <w:bookmarkStart w:id="16418" w:name="_Toc67557263"/>
      <w:r w:rsidRPr="00977CDA">
        <w:lastRenderedPageBreak/>
        <w:t>Особенности технической реализации</w:t>
      </w:r>
      <w:bookmarkEnd w:id="16415"/>
      <w:bookmarkEnd w:id="16416"/>
      <w:bookmarkEnd w:id="16417"/>
      <w:bookmarkEnd w:id="16418"/>
    </w:p>
    <w:p w14:paraId="0642AEDD" w14:textId="42693EC9" w:rsidR="00F12C92" w:rsidRDefault="00F12C92">
      <w:pPr>
        <w:rPr>
          <w:ins w:id="16419" w:author="Александр" w:date="2020-04-27T08:33:00Z"/>
        </w:rPr>
        <w:pPrChange w:id="16420" w:author="Александр" w:date="2020-04-27T08:33:00Z">
          <w:pPr>
            <w:pStyle w:val="3"/>
          </w:pPr>
        </w:pPrChange>
      </w:pPr>
    </w:p>
    <w:p w14:paraId="09E55931" w14:textId="3AD2D2F6" w:rsidR="00F12C92" w:rsidRPr="003F7F02" w:rsidRDefault="00F12C92">
      <w:pPr>
        <w:rPr>
          <w:ins w:id="16421" w:author="Александр" w:date="2020-04-27T08:33:00Z"/>
          <w:rFonts w:cs="Arial"/>
        </w:rPr>
        <w:pPrChange w:id="16422" w:author="Александр" w:date="2020-04-27T08:33:00Z">
          <w:pPr>
            <w:pStyle w:val="3"/>
          </w:pPr>
        </w:pPrChange>
      </w:pPr>
      <w:ins w:id="16423" w:author="Александр" w:date="2020-04-27T08:33:00Z">
        <w:r w:rsidRPr="00F12C92">
          <w:rPr>
            <w:rFonts w:ascii="Arial" w:hAnsi="Arial" w:cs="Arial"/>
            <w:rPrChange w:id="16424" w:author="Александр" w:date="2020-04-27T08:34:00Z">
              <w:rPr>
                <w:b w:val="0"/>
              </w:rPr>
            </w:rPrChange>
          </w:rPr>
          <w:t>Т</w:t>
        </w:r>
      </w:ins>
      <w:ins w:id="16425" w:author="Александр" w:date="2020-04-27T08:34:00Z">
        <w:r w:rsidRPr="00F12C92">
          <w:rPr>
            <w:rFonts w:ascii="Arial" w:hAnsi="Arial" w:cs="Arial"/>
            <w:rPrChange w:id="16426" w:author="Александр" w:date="2020-04-27T08:34:00Z">
              <w:rPr>
                <w:b w:val="0"/>
              </w:rPr>
            </w:rPrChange>
          </w:rPr>
          <w:t xml:space="preserve">очки </w:t>
        </w:r>
        <w:r>
          <w:rPr>
            <w:rFonts w:ascii="Arial" w:hAnsi="Arial" w:cs="Arial"/>
          </w:rPr>
          <w:t>измерения могут на</w:t>
        </w:r>
      </w:ins>
      <w:ins w:id="16427" w:author="Александр" w:date="2020-04-27T08:35:00Z">
        <w:r>
          <w:rPr>
            <w:rFonts w:ascii="Arial" w:hAnsi="Arial" w:cs="Arial"/>
          </w:rPr>
          <w:t>с</w:t>
        </w:r>
      </w:ins>
      <w:ins w:id="16428" w:author="Александр" w:date="2020-04-27T08:34:00Z">
        <w:r>
          <w:rPr>
            <w:rFonts w:ascii="Arial" w:hAnsi="Arial" w:cs="Arial"/>
          </w:rPr>
          <w:t>ледовать показания</w:t>
        </w:r>
        <w:del w:id="16429" w:author="Владимир Лаут" w:date="2021-04-07T18:27:00Z">
          <w:r w:rsidDel="006B68C0">
            <w:rPr>
              <w:rFonts w:ascii="Arial" w:hAnsi="Arial" w:cs="Arial"/>
            </w:rPr>
            <w:delText xml:space="preserve"> </w:delText>
          </w:r>
        </w:del>
      </w:ins>
      <w:ins w:id="16430" w:author="Александр" w:date="2020-04-27T08:35:00Z">
        <w:del w:id="16431" w:author="Владимир Лаут" w:date="2021-04-07T18:27:00Z">
          <w:r w:rsidDel="006B68C0">
            <w:rPr>
              <w:rFonts w:ascii="Arial" w:hAnsi="Arial" w:cs="Arial"/>
            </w:rPr>
            <w:delText>показания</w:delText>
          </w:r>
        </w:del>
        <w:r>
          <w:rPr>
            <w:rFonts w:ascii="Arial" w:hAnsi="Arial" w:cs="Arial"/>
          </w:rPr>
          <w:t xml:space="preserve"> измерений в рамках одной</w:t>
        </w:r>
      </w:ins>
      <w:ins w:id="16432" w:author="Владимир Лаут" w:date="2021-04-07T18:27:00Z">
        <w:r w:rsidR="006B68C0">
          <w:rPr>
            <w:rFonts w:ascii="Arial" w:hAnsi="Arial" w:cs="Arial"/>
          </w:rPr>
          <w:t xml:space="preserve"> </w:t>
        </w:r>
      </w:ins>
      <w:ins w:id="16433" w:author="Александр" w:date="2020-04-27T08:35:00Z">
        <w:r>
          <w:rPr>
            <w:rFonts w:ascii="Arial" w:hAnsi="Arial" w:cs="Arial"/>
          </w:rPr>
          <w:t>структуры оборудования.</w:t>
        </w:r>
      </w:ins>
      <w:ins w:id="16434" w:author="Александр" w:date="2020-04-27T08:36:00Z">
        <w:r>
          <w:rPr>
            <w:rFonts w:ascii="Arial" w:hAnsi="Arial" w:cs="Arial"/>
          </w:rPr>
          <w:t xml:space="preserve"> Наследование показаний происходит с </w:t>
        </w:r>
      </w:ins>
      <w:ins w:id="16435" w:author="Александр" w:date="2020-04-27T08:37:00Z">
        <w:r>
          <w:rPr>
            <w:rFonts w:ascii="Arial" w:hAnsi="Arial" w:cs="Arial"/>
          </w:rPr>
          <w:t>технического места основного оборудования (Самосвал, мел</w:t>
        </w:r>
      </w:ins>
      <w:ins w:id="16436" w:author="Владимир Лаут" w:date="2021-04-07T18:27:00Z">
        <w:r w:rsidR="006B68C0">
          <w:rPr>
            <w:rFonts w:ascii="Arial" w:hAnsi="Arial" w:cs="Arial"/>
          </w:rPr>
          <w:t>ь</w:t>
        </w:r>
      </w:ins>
      <w:ins w:id="16437" w:author="Александр" w:date="2020-04-27T08:37:00Z">
        <w:r>
          <w:rPr>
            <w:rFonts w:ascii="Arial" w:hAnsi="Arial" w:cs="Arial"/>
          </w:rPr>
          <w:t>ница)</w:t>
        </w:r>
      </w:ins>
      <w:ins w:id="16438" w:author="Александр" w:date="2020-04-27T08:38:00Z">
        <w:r>
          <w:rPr>
            <w:rFonts w:ascii="Arial" w:hAnsi="Arial" w:cs="Arial"/>
          </w:rPr>
          <w:t xml:space="preserve"> на единицу </w:t>
        </w:r>
        <w:del w:id="16439" w:author="Владимир Лаут" w:date="2021-04-07T19:10:00Z">
          <w:r w:rsidDel="000E7523">
            <w:rPr>
              <w:rFonts w:ascii="Arial" w:hAnsi="Arial" w:cs="Arial"/>
            </w:rPr>
            <w:delText>оборудование  и</w:delText>
          </w:r>
        </w:del>
      </w:ins>
      <w:ins w:id="16440" w:author="Владимир Лаут" w:date="2021-04-07T19:10:00Z">
        <w:r w:rsidR="000E7523">
          <w:rPr>
            <w:rFonts w:ascii="Arial" w:hAnsi="Arial" w:cs="Arial"/>
          </w:rPr>
          <w:t>оборудование и</w:t>
        </w:r>
      </w:ins>
      <w:ins w:id="16441" w:author="Александр" w:date="2020-04-27T08:38:00Z">
        <w:r>
          <w:rPr>
            <w:rFonts w:ascii="Arial" w:hAnsi="Arial" w:cs="Arial"/>
          </w:rPr>
          <w:t xml:space="preserve"> далее передаются на узлы основного оборудования, как показано ниже на схеме.</w:t>
        </w:r>
      </w:ins>
    </w:p>
    <w:p w14:paraId="79178682" w14:textId="0813657F" w:rsidR="00F12C92" w:rsidRDefault="00F12C92">
      <w:pPr>
        <w:rPr>
          <w:ins w:id="16442" w:author="Александр" w:date="2020-04-27T08:33:00Z"/>
        </w:rPr>
        <w:pPrChange w:id="16443" w:author="Александр" w:date="2020-04-27T08:33:00Z">
          <w:pPr>
            <w:pStyle w:val="3"/>
          </w:pPr>
        </w:pPrChange>
      </w:pPr>
    </w:p>
    <w:p w14:paraId="6B297022" w14:textId="10D3AAEC" w:rsidR="00F12C92" w:rsidRPr="009A7E74" w:rsidRDefault="00F12C92">
      <w:pPr>
        <w:pPrChange w:id="16444" w:author="Александр" w:date="2020-04-27T08:33:00Z">
          <w:pPr>
            <w:pStyle w:val="3"/>
          </w:pPr>
        </w:pPrChange>
      </w:pPr>
      <w:ins w:id="16445" w:author="Александр" w:date="2020-04-27T08:33:00Z">
        <w:r>
          <w:rPr>
            <w:noProof/>
            <w:lang w:eastAsia="ru-RU"/>
          </w:rPr>
          <w:drawing>
            <wp:inline distT="0" distB="0" distL="0" distR="0" wp14:anchorId="2350D41D" wp14:editId="5B987015">
              <wp:extent cx="6480810" cy="4248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480810" cy="4248785"/>
                      </a:xfrm>
                      <a:prstGeom prst="rect">
                        <a:avLst/>
                      </a:prstGeom>
                    </pic:spPr>
                  </pic:pic>
                </a:graphicData>
              </a:graphic>
            </wp:inline>
          </w:drawing>
        </w:r>
      </w:ins>
    </w:p>
    <w:p w14:paraId="4A02B8F8" w14:textId="1C79CC43" w:rsidR="00D153F5" w:rsidRPr="00D00F2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5C6043">
        <w:rPr>
          <w:rFonts w:ascii="Arial" w:hAnsi="Arial" w:cs="Arial"/>
        </w:rPr>
        <w:t xml:space="preserve"> </w:t>
      </w:r>
      <w:r>
        <w:rPr>
          <w:rFonts w:ascii="Arial" w:hAnsi="Arial" w:cs="Arial"/>
          <w:lang w:val="en-US"/>
        </w:rPr>
        <w:t>S</w:t>
      </w:r>
      <w:r w:rsidRPr="005C6043">
        <w:rPr>
          <w:rFonts w:ascii="Arial" w:hAnsi="Arial" w:cs="Arial"/>
        </w:rPr>
        <w:t>/4</w:t>
      </w:r>
      <w:r>
        <w:rPr>
          <w:rFonts w:ascii="Arial" w:hAnsi="Arial" w:cs="Arial"/>
          <w:lang w:val="en-US"/>
        </w:rPr>
        <w:t>HANA</w:t>
      </w:r>
      <w:r>
        <w:rPr>
          <w:rFonts w:ascii="Arial" w:hAnsi="Arial" w:cs="Arial"/>
        </w:rPr>
        <w:t xml:space="preserve"> п</w:t>
      </w:r>
      <w:r w:rsidR="00C257A0">
        <w:rPr>
          <w:rFonts w:ascii="Arial" w:hAnsi="Arial" w:cs="Arial"/>
        </w:rPr>
        <w:t>о заявкам</w:t>
      </w:r>
      <w:r>
        <w:rPr>
          <w:rFonts w:ascii="Arial" w:hAnsi="Arial" w:cs="Arial"/>
        </w:rPr>
        <w:t xml:space="preserve"> НСИ</w:t>
      </w:r>
      <w:r w:rsidR="00C257A0">
        <w:rPr>
          <w:rFonts w:ascii="Arial" w:hAnsi="Arial" w:cs="Arial"/>
        </w:rPr>
        <w:t xml:space="preserve"> </w:t>
      </w:r>
      <w:proofErr w:type="spellStart"/>
      <w:r w:rsidR="00C257A0">
        <w:rPr>
          <w:rFonts w:ascii="Arial" w:hAnsi="Arial" w:cs="Arial"/>
        </w:rPr>
        <w:t>ТОиР</w:t>
      </w:r>
      <w:proofErr w:type="spellEnd"/>
      <w:r>
        <w:rPr>
          <w:rFonts w:ascii="Arial" w:hAnsi="Arial" w:cs="Arial"/>
        </w:rPr>
        <w:t>.</w:t>
      </w:r>
    </w:p>
    <w:p w14:paraId="657ED197" w14:textId="77777777" w:rsidR="00D153F5" w:rsidRPr="00B10F88" w:rsidRDefault="00D153F5" w:rsidP="00D153F5">
      <w:pPr>
        <w:spacing w:after="240" w:line="276" w:lineRule="auto"/>
        <w:ind w:firstLine="567"/>
        <w:rPr>
          <w:rFonts w:ascii="Arial" w:eastAsia="Calibri" w:hAnsi="Arial" w:cs="Arial"/>
          <w:color w:val="808080" w:themeColor="background1" w:themeShade="80"/>
        </w:rPr>
      </w:pPr>
      <w:r w:rsidRPr="00B10F88">
        <w:rPr>
          <w:rFonts w:ascii="Arial" w:hAnsi="Arial" w:cs="Arial"/>
          <w:iCs/>
        </w:rPr>
        <w:t>Разработки для справочника не предполагаются.</w:t>
      </w:r>
    </w:p>
    <w:p w14:paraId="4D3B8358" w14:textId="77777777" w:rsidR="00D153F5" w:rsidRPr="00977CDA" w:rsidRDefault="00D153F5" w:rsidP="00197D54">
      <w:pPr>
        <w:pStyle w:val="3"/>
      </w:pPr>
      <w:bookmarkStart w:id="16446" w:name="_Toc521083942"/>
      <w:bookmarkStart w:id="16447" w:name="_Toc521341082"/>
      <w:bookmarkStart w:id="16448" w:name="_Toc521439602"/>
      <w:bookmarkStart w:id="16449" w:name="_Toc67557264"/>
      <w:r w:rsidRPr="00977CDA">
        <w:t>Миграция объекта данных</w:t>
      </w:r>
      <w:bookmarkEnd w:id="16446"/>
      <w:bookmarkEnd w:id="16447"/>
      <w:bookmarkEnd w:id="16448"/>
      <w:bookmarkEnd w:id="16449"/>
    </w:p>
    <w:p w14:paraId="5522844A" w14:textId="77777777" w:rsidR="009F1281" w:rsidRDefault="009F1281" w:rsidP="009F1281">
      <w:pPr>
        <w:spacing w:after="240" w:line="276" w:lineRule="auto"/>
        <w:ind w:firstLine="567"/>
        <w:rPr>
          <w:rFonts w:ascii="Arial" w:hAnsi="Arial" w:cs="Arial"/>
          <w:szCs w:val="24"/>
        </w:rPr>
      </w:pPr>
      <w:r w:rsidRPr="00AF3522">
        <w:rPr>
          <w:rFonts w:ascii="Arial" w:hAnsi="Arial" w:cs="Arial"/>
          <w:szCs w:val="24"/>
        </w:rPr>
        <w:t xml:space="preserve">Возможна миграция </w:t>
      </w:r>
      <w:r>
        <w:rPr>
          <w:rFonts w:ascii="Arial" w:hAnsi="Arial" w:cs="Arial"/>
          <w:szCs w:val="24"/>
        </w:rPr>
        <w:t xml:space="preserve">данных единиц оборудования в систему </w:t>
      </w:r>
      <w:r>
        <w:rPr>
          <w:rFonts w:ascii="Arial" w:hAnsi="Arial" w:cs="Arial"/>
          <w:szCs w:val="24"/>
          <w:lang w:val="en-US"/>
        </w:rPr>
        <w:t>SAP</w:t>
      </w:r>
      <w:r w:rsidRPr="00B56EB0">
        <w:rPr>
          <w:rFonts w:ascii="Arial" w:hAnsi="Arial" w:cs="Arial"/>
          <w:szCs w:val="24"/>
        </w:rPr>
        <w:t xml:space="preserve"> </w:t>
      </w:r>
      <w:r>
        <w:rPr>
          <w:rFonts w:ascii="Arial" w:hAnsi="Arial" w:cs="Arial"/>
          <w:szCs w:val="24"/>
          <w:lang w:val="en-US"/>
        </w:rPr>
        <w:t>S</w:t>
      </w:r>
      <w:r w:rsidRPr="00B56EB0">
        <w:rPr>
          <w:rFonts w:ascii="Arial" w:hAnsi="Arial" w:cs="Arial"/>
          <w:szCs w:val="24"/>
        </w:rPr>
        <w:t>/4</w:t>
      </w:r>
      <w:r>
        <w:rPr>
          <w:rFonts w:ascii="Arial" w:hAnsi="Arial" w:cs="Arial"/>
          <w:szCs w:val="24"/>
          <w:lang w:val="en-US"/>
        </w:rPr>
        <w:t>HANA</w:t>
      </w:r>
      <w:r w:rsidRPr="00AF3522">
        <w:rPr>
          <w:rFonts w:ascii="Arial" w:hAnsi="Arial" w:cs="Arial"/>
          <w:szCs w:val="24"/>
        </w:rPr>
        <w:t xml:space="preserve"> пр</w:t>
      </w:r>
      <w:r>
        <w:rPr>
          <w:rFonts w:ascii="Arial" w:hAnsi="Arial" w:cs="Arial"/>
          <w:szCs w:val="24"/>
        </w:rPr>
        <w:t xml:space="preserve">и заполнении в шаблонах вручную или по шаблонам данных, подготовленных в рамках проекта </w:t>
      </w:r>
      <w:r w:rsidRPr="006E73B8">
        <w:rPr>
          <w:rFonts w:ascii="Arial" w:hAnsi="Arial" w:cs="Arial"/>
          <w:szCs w:val="24"/>
        </w:rPr>
        <w:t xml:space="preserve">117306 «Паспортизация объектов </w:t>
      </w:r>
      <w:proofErr w:type="spellStart"/>
      <w:r w:rsidRPr="006E73B8">
        <w:rPr>
          <w:rFonts w:ascii="Arial" w:hAnsi="Arial" w:cs="Arial"/>
          <w:szCs w:val="24"/>
        </w:rPr>
        <w:t>ТОиР</w:t>
      </w:r>
      <w:proofErr w:type="spellEnd"/>
      <w:r w:rsidRPr="006E73B8">
        <w:rPr>
          <w:rFonts w:ascii="Arial" w:hAnsi="Arial" w:cs="Arial"/>
          <w:szCs w:val="24"/>
        </w:rPr>
        <w:t xml:space="preserve">, разработка системы управления НСИ </w:t>
      </w:r>
      <w:proofErr w:type="spellStart"/>
      <w:r w:rsidRPr="006E73B8">
        <w:rPr>
          <w:rFonts w:ascii="Arial" w:hAnsi="Arial" w:cs="Arial"/>
          <w:szCs w:val="24"/>
        </w:rPr>
        <w:t>ТОиР</w:t>
      </w:r>
      <w:proofErr w:type="spellEnd"/>
      <w:r w:rsidRPr="006E73B8">
        <w:rPr>
          <w:rFonts w:ascii="Arial" w:hAnsi="Arial" w:cs="Arial"/>
          <w:szCs w:val="24"/>
        </w:rPr>
        <w:t>»</w:t>
      </w:r>
      <w:r>
        <w:rPr>
          <w:rFonts w:ascii="Arial" w:hAnsi="Arial" w:cs="Arial"/>
          <w:szCs w:val="24"/>
        </w:rPr>
        <w:t>.</w:t>
      </w:r>
    </w:p>
    <w:p w14:paraId="74C21813" w14:textId="7BE477A1" w:rsidR="009F1281" w:rsidRPr="008F6FFD" w:rsidRDefault="009F1281" w:rsidP="009F1281">
      <w:pPr>
        <w:spacing w:after="240" w:line="276" w:lineRule="auto"/>
        <w:ind w:firstLine="567"/>
        <w:rPr>
          <w:rFonts w:ascii="Arial" w:hAnsi="Arial" w:cs="Arial"/>
          <w:i/>
          <w:color w:val="7F7F7F" w:themeColor="text1" w:themeTint="80"/>
        </w:rPr>
      </w:pPr>
      <w:r>
        <w:rPr>
          <w:rFonts w:ascii="Arial" w:hAnsi="Arial" w:cs="Arial"/>
          <w:szCs w:val="24"/>
        </w:rPr>
        <w:t>Принципы миграции описаны</w:t>
      </w:r>
      <w:r w:rsidRPr="00AF3522">
        <w:rPr>
          <w:rFonts w:ascii="Arial" w:hAnsi="Arial" w:cs="Arial"/>
          <w:szCs w:val="24"/>
        </w:rPr>
        <w:t xml:space="preserve"> КД </w:t>
      </w:r>
      <w:del w:id="16450" w:author="Владимир Лаут" w:date="2021-03-05T12:46:00Z">
        <w:r w:rsidRPr="00AF3522" w:rsidDel="006D5936">
          <w:rPr>
            <w:rFonts w:ascii="Arial" w:hAnsi="Arial" w:cs="Arial"/>
            <w:szCs w:val="24"/>
            <w:lang w:val="en-US"/>
          </w:rPr>
          <w:delText>ERP</w:delText>
        </w:r>
        <w:r w:rsidRPr="00AF3522" w:rsidDel="006D5936">
          <w:rPr>
            <w:rFonts w:ascii="Arial" w:hAnsi="Arial" w:cs="Arial"/>
            <w:szCs w:val="24"/>
          </w:rPr>
          <w:delText>.</w:delText>
        </w:r>
      </w:del>
      <w:ins w:id="16451" w:author="Александр" w:date="2020-04-13T10:25:00Z">
        <w:del w:id="16452" w:author="Владимир Лаут" w:date="2021-03-05T12:46:00Z">
          <w:r w:rsidR="000702DA" w:rsidDel="006D5936">
            <w:rPr>
              <w:rFonts w:ascii="Arial" w:hAnsi="Arial" w:cs="Arial"/>
              <w:szCs w:val="24"/>
            </w:rPr>
            <w:delText>9.9.2</w:delText>
          </w:r>
        </w:del>
      </w:ins>
      <w:ins w:id="16453" w:author="Владимир Лаут" w:date="2021-03-05T12:46:00Z">
        <w:r w:rsidR="006D5936">
          <w:rPr>
            <w:rFonts w:ascii="Arial" w:hAnsi="Arial" w:cs="Arial"/>
            <w:szCs w:val="24"/>
            <w:lang w:val="en-US"/>
          </w:rPr>
          <w:t>ERP</w:t>
        </w:r>
        <w:r w:rsidR="006D5936" w:rsidRPr="006D5936">
          <w:rPr>
            <w:rFonts w:ascii="Arial" w:hAnsi="Arial" w:cs="Arial"/>
            <w:szCs w:val="24"/>
            <w:rPrChange w:id="16454" w:author="Владимир Лаут" w:date="2021-03-05T12:46:00Z">
              <w:rPr>
                <w:rFonts w:ascii="Arial" w:hAnsi="Arial" w:cs="Arial"/>
                <w:szCs w:val="24"/>
                <w:lang w:val="en-US"/>
              </w:rPr>
            </w:rPrChange>
          </w:rPr>
          <w:t>.13.9.2</w:t>
        </w:r>
      </w:ins>
      <w:del w:id="16455" w:author="Александр" w:date="2020-04-13T10:25:00Z">
        <w:r w:rsidRPr="00AF3522" w:rsidDel="000702DA">
          <w:rPr>
            <w:rFonts w:ascii="Arial" w:hAnsi="Arial" w:cs="Arial"/>
            <w:szCs w:val="24"/>
          </w:rPr>
          <w:delText>5.7</w:delText>
        </w:r>
      </w:del>
      <w:r w:rsidRPr="00AF3522">
        <w:rPr>
          <w:rFonts w:ascii="Arial" w:hAnsi="Arial" w:cs="Arial"/>
          <w:szCs w:val="24"/>
        </w:rPr>
        <w:t>.1_Концепция миграции данных</w:t>
      </w:r>
      <w:r w:rsidRPr="00D92ABC">
        <w:rPr>
          <w:szCs w:val="24"/>
        </w:rPr>
        <w:t>.</w:t>
      </w:r>
    </w:p>
    <w:p w14:paraId="2054034A"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6456" w:name="_Объект_основных_данных_34"/>
      <w:bookmarkStart w:id="16457" w:name="_Toc521083943"/>
      <w:bookmarkStart w:id="16458" w:name="_Toc521341083"/>
      <w:bookmarkStart w:id="16459" w:name="_Toc521439603"/>
      <w:bookmarkStart w:id="16460" w:name="_Toc67557265"/>
      <w:bookmarkEnd w:id="16456"/>
      <w:r w:rsidRPr="00FB401A">
        <w:rPr>
          <w:rFonts w:eastAsiaTheme="majorEastAsia" w:cstheme="majorBidi"/>
          <w:bCs w:val="0"/>
          <w:iCs w:val="0"/>
          <w:szCs w:val="26"/>
        </w:rPr>
        <w:lastRenderedPageBreak/>
        <w:t>Объект основных данных</w:t>
      </w:r>
      <w:r>
        <w:rPr>
          <w:rFonts w:eastAsiaTheme="majorEastAsia" w:cstheme="majorBidi"/>
          <w:bCs w:val="0"/>
          <w:iCs w:val="0"/>
          <w:szCs w:val="26"/>
        </w:rPr>
        <w:t xml:space="preserve"> </w:t>
      </w:r>
      <w:r>
        <w:rPr>
          <w:rFonts w:eastAsiaTheme="majorEastAsia" w:cstheme="majorBidi"/>
          <w:bCs w:val="0"/>
          <w:iCs w:val="0"/>
          <w:szCs w:val="26"/>
          <w:lang w:val="en-US"/>
        </w:rPr>
        <w:t>PM</w:t>
      </w:r>
      <w:r w:rsidRPr="00795B6E">
        <w:rPr>
          <w:rFonts w:eastAsiaTheme="majorEastAsia" w:cstheme="majorBidi"/>
          <w:bCs w:val="0"/>
          <w:iCs w:val="0"/>
          <w:szCs w:val="26"/>
        </w:rPr>
        <w:t>_60 Управляющий ключ операции</w:t>
      </w:r>
      <w:r w:rsidRPr="00FB401A">
        <w:rPr>
          <w:rFonts w:eastAsiaTheme="majorEastAsia" w:cstheme="majorBidi"/>
          <w:bCs w:val="0"/>
          <w:iCs w:val="0"/>
          <w:szCs w:val="26"/>
        </w:rPr>
        <w:t>.</w:t>
      </w:r>
      <w:bookmarkEnd w:id="16457"/>
      <w:bookmarkEnd w:id="16458"/>
      <w:bookmarkEnd w:id="16459"/>
      <w:bookmarkEnd w:id="16460"/>
    </w:p>
    <w:p w14:paraId="520EED0C" w14:textId="77777777" w:rsidR="00D153F5" w:rsidRPr="00FB401A" w:rsidRDefault="00D153F5" w:rsidP="00197D54">
      <w:pPr>
        <w:pStyle w:val="3"/>
      </w:pPr>
      <w:bookmarkStart w:id="16461" w:name="_Toc521083944"/>
      <w:bookmarkStart w:id="16462" w:name="_Toc521341084"/>
      <w:bookmarkStart w:id="16463" w:name="_Toc521439604"/>
      <w:bookmarkStart w:id="16464" w:name="_Toc67557266"/>
      <w:r w:rsidRPr="00FB401A">
        <w:t>Описание объекта</w:t>
      </w:r>
      <w:bookmarkEnd w:id="16461"/>
      <w:bookmarkEnd w:id="16462"/>
      <w:bookmarkEnd w:id="16463"/>
      <w:bookmarkEnd w:id="16464"/>
    </w:p>
    <w:p w14:paraId="21A8C3EC" w14:textId="77777777" w:rsidR="00D153F5" w:rsidRPr="00710D0D" w:rsidRDefault="00D153F5" w:rsidP="00E16A62">
      <w:pPr>
        <w:autoSpaceDE w:val="0"/>
        <w:autoSpaceDN w:val="0"/>
        <w:adjustRightInd w:val="0"/>
        <w:spacing w:after="240" w:line="276" w:lineRule="auto"/>
        <w:ind w:firstLine="567"/>
        <w:rPr>
          <w:rFonts w:ascii="Arial" w:hAnsi="Arial" w:cs="Arial"/>
          <w:szCs w:val="24"/>
        </w:rPr>
      </w:pPr>
      <w:r w:rsidRPr="00710D0D">
        <w:rPr>
          <w:rFonts w:ascii="Arial" w:eastAsiaTheme="minorHAnsi" w:hAnsi="Arial" w:cs="Arial"/>
          <w:szCs w:val="24"/>
        </w:rPr>
        <w:t>Управляющий ключ операции определяет основные параметры планиро</w:t>
      </w:r>
      <w:r>
        <w:rPr>
          <w:rFonts w:ascii="Arial" w:eastAsiaTheme="minorHAnsi" w:hAnsi="Arial" w:cs="Arial"/>
          <w:szCs w:val="24"/>
        </w:rPr>
        <w:t xml:space="preserve">вания и подтверждения работ </w:t>
      </w:r>
      <w:proofErr w:type="spellStart"/>
      <w:r>
        <w:rPr>
          <w:rFonts w:ascii="Arial" w:eastAsiaTheme="minorHAnsi" w:hAnsi="Arial" w:cs="Arial"/>
          <w:szCs w:val="24"/>
        </w:rPr>
        <w:t>ТОиР</w:t>
      </w:r>
      <w:proofErr w:type="spellEnd"/>
      <w:r w:rsidRPr="00710D0D">
        <w:rPr>
          <w:rFonts w:ascii="Arial" w:eastAsiaTheme="minorHAnsi" w:hAnsi="Arial" w:cs="Arial"/>
          <w:szCs w:val="24"/>
        </w:rPr>
        <w:t xml:space="preserve"> в операциях </w:t>
      </w:r>
      <w:r>
        <w:rPr>
          <w:rFonts w:ascii="Arial" w:eastAsiaTheme="minorHAnsi" w:hAnsi="Arial" w:cs="Arial"/>
          <w:szCs w:val="24"/>
        </w:rPr>
        <w:t>з</w:t>
      </w:r>
      <w:r w:rsidRPr="00710D0D">
        <w:rPr>
          <w:rFonts w:ascii="Arial" w:eastAsiaTheme="minorHAnsi" w:hAnsi="Arial" w:cs="Arial"/>
          <w:szCs w:val="24"/>
        </w:rPr>
        <w:t xml:space="preserve">аказов ТОРО и </w:t>
      </w:r>
      <w:r>
        <w:rPr>
          <w:rFonts w:ascii="Arial" w:eastAsiaTheme="minorHAnsi" w:hAnsi="Arial" w:cs="Arial"/>
          <w:szCs w:val="24"/>
        </w:rPr>
        <w:t>т</w:t>
      </w:r>
      <w:r w:rsidRPr="00710D0D">
        <w:rPr>
          <w:rFonts w:ascii="Arial" w:eastAsiaTheme="minorHAnsi" w:hAnsi="Arial" w:cs="Arial"/>
          <w:szCs w:val="24"/>
        </w:rPr>
        <w:t>ехнологических картах ТОРО.</w:t>
      </w:r>
      <w:r>
        <w:rPr>
          <w:rFonts w:ascii="Arial" w:eastAsiaTheme="minorHAnsi" w:hAnsi="Arial" w:cs="Arial"/>
          <w:szCs w:val="24"/>
        </w:rPr>
        <w:t xml:space="preserve"> Определяет </w:t>
      </w:r>
      <w:r>
        <w:rPr>
          <w:rFonts w:ascii="Arial" w:hAnsi="Arial" w:cs="Arial"/>
        </w:rPr>
        <w:t>обязательные для заполнения поля</w:t>
      </w:r>
      <w:r w:rsidRPr="00710D0D">
        <w:rPr>
          <w:rFonts w:ascii="Arial" w:hAnsi="Arial" w:cs="Arial"/>
        </w:rPr>
        <w:t xml:space="preserve"> в операциях </w:t>
      </w:r>
      <w:proofErr w:type="spellStart"/>
      <w:r w:rsidRPr="00710D0D">
        <w:rPr>
          <w:rFonts w:ascii="Arial" w:hAnsi="Arial" w:cs="Arial"/>
        </w:rPr>
        <w:t>техкарт</w:t>
      </w:r>
      <w:proofErr w:type="spellEnd"/>
      <w:r w:rsidRPr="00710D0D">
        <w:rPr>
          <w:rFonts w:ascii="Arial" w:hAnsi="Arial" w:cs="Arial"/>
        </w:rPr>
        <w:t xml:space="preserve"> и заказов ТОРО.</w:t>
      </w:r>
    </w:p>
    <w:p w14:paraId="6270F10D" w14:textId="77777777" w:rsidR="00D153F5" w:rsidRPr="00FB401A" w:rsidRDefault="00D153F5" w:rsidP="00F45D35">
      <w:pPr>
        <w:pStyle w:val="3"/>
        <w:spacing w:before="0" w:after="240"/>
      </w:pPr>
      <w:bookmarkStart w:id="16465" w:name="_Toc521083945"/>
      <w:bookmarkStart w:id="16466" w:name="_Toc521341085"/>
      <w:bookmarkStart w:id="16467" w:name="_Toc521439605"/>
      <w:bookmarkStart w:id="16468" w:name="_Toc67557267"/>
      <w:r w:rsidRPr="00FB401A">
        <w:t>Принципы кодирования и нумерации</w:t>
      </w:r>
      <w:bookmarkEnd w:id="16465"/>
      <w:bookmarkEnd w:id="16466"/>
      <w:bookmarkEnd w:id="16467"/>
      <w:bookmarkEnd w:id="16468"/>
    </w:p>
    <w:p w14:paraId="21DC6208" w14:textId="06CE4BA9" w:rsidR="00D153F5" w:rsidRDefault="00D153F5" w:rsidP="00E16A62">
      <w:pPr>
        <w:pStyle w:val="a9"/>
        <w:keepNext/>
        <w:spacing w:before="0" w:beforeAutospacing="0" w:after="240" w:afterAutospacing="0" w:line="276" w:lineRule="auto"/>
        <w:ind w:firstLine="567"/>
        <w:rPr>
          <w:rFonts w:ascii="Arial" w:hAnsi="Arial" w:cs="Arial"/>
          <w:i/>
          <w:color w:val="7F7F7F" w:themeColor="text1" w:themeTint="80"/>
        </w:rPr>
      </w:pPr>
      <w:r>
        <w:rPr>
          <w:rFonts w:ascii="Arial" w:hAnsi="Arial" w:cs="Arial"/>
        </w:rPr>
        <w:t xml:space="preserve">Перечень управляющих ключей операций </w:t>
      </w:r>
      <w:r w:rsidRPr="00AB4757">
        <w:rPr>
          <w:rFonts w:ascii="Arial" w:hAnsi="Arial" w:cs="Arial"/>
        </w:rPr>
        <w:t xml:space="preserve">приведен в </w:t>
      </w:r>
      <w:del w:id="16469" w:author="Владимир Лаут" w:date="2021-03-05T12:46:00Z">
        <w:r w:rsidRPr="00AB4757" w:rsidDel="006D5936">
          <w:rPr>
            <w:rFonts w:ascii="Arial" w:hAnsi="Arial" w:cs="Arial"/>
          </w:rPr>
          <w:delText>ERP.</w:delText>
        </w:r>
      </w:del>
      <w:ins w:id="16470" w:author="Александр" w:date="2020-04-13T10:25:00Z">
        <w:del w:id="16471" w:author="Владимир Лаут" w:date="2021-03-05T12:46:00Z">
          <w:r w:rsidR="000702DA" w:rsidDel="006D5936">
            <w:rPr>
              <w:rFonts w:ascii="Arial" w:hAnsi="Arial" w:cs="Arial"/>
            </w:rPr>
            <w:delText>9.9.2</w:delText>
          </w:r>
        </w:del>
      </w:ins>
      <w:ins w:id="16472" w:author="Владимир Лаут" w:date="2021-03-05T12:46:00Z">
        <w:r w:rsidR="006D5936">
          <w:rPr>
            <w:rFonts w:ascii="Arial" w:hAnsi="Arial" w:cs="Arial"/>
          </w:rPr>
          <w:t>ERP.13.9.2</w:t>
        </w:r>
      </w:ins>
      <w:del w:id="16473" w:author="Александр" w:date="2020-04-13T10:25:00Z">
        <w:r w:rsidRPr="00AB4757" w:rsidDel="000702DA">
          <w:rPr>
            <w:rFonts w:ascii="Arial" w:hAnsi="Arial" w:cs="Arial"/>
          </w:rPr>
          <w:delText>5.1</w:delText>
        </w:r>
      </w:del>
      <w:r w:rsidRPr="00AB4757">
        <w:rPr>
          <w:rFonts w:ascii="Arial" w:hAnsi="Arial" w:cs="Arial"/>
        </w:rPr>
        <w:t>.52_PM_КД Годовое планирование воздействий на ПА, раздел 5.7 Транзакционные д</w:t>
      </w:r>
      <w:r>
        <w:rPr>
          <w:rFonts w:ascii="Arial" w:hAnsi="Arial" w:cs="Arial"/>
        </w:rPr>
        <w:t>анные.</w:t>
      </w:r>
    </w:p>
    <w:p w14:paraId="1EA98C5F" w14:textId="77777777" w:rsidR="00D153F5" w:rsidRPr="00FB401A" w:rsidRDefault="00D153F5" w:rsidP="00197D54">
      <w:pPr>
        <w:pStyle w:val="3"/>
      </w:pPr>
      <w:bookmarkStart w:id="16474" w:name="_Toc521083946"/>
      <w:bookmarkStart w:id="16475" w:name="_Toc521341086"/>
      <w:bookmarkStart w:id="16476" w:name="_Toc521439606"/>
      <w:bookmarkStart w:id="16477" w:name="_Toc67557268"/>
      <w:r>
        <w:t>К</w:t>
      </w:r>
      <w:r w:rsidRPr="00FB401A">
        <w:t>лючевые параметры объекта</w:t>
      </w:r>
      <w:bookmarkEnd w:id="16474"/>
      <w:bookmarkEnd w:id="16475"/>
      <w:bookmarkEnd w:id="16476"/>
      <w:bookmarkEnd w:id="16477"/>
    </w:p>
    <w:p w14:paraId="697AEC94" w14:textId="77777777" w:rsidR="00D153F5" w:rsidRPr="0077741A" w:rsidRDefault="00D153F5" w:rsidP="00D153F5">
      <w:pPr>
        <w:spacing w:after="240" w:line="276" w:lineRule="auto"/>
        <w:ind w:firstLine="567"/>
        <w:rPr>
          <w:rFonts w:ascii="Arial" w:hAnsi="Arial" w:cs="Arial"/>
        </w:rPr>
        <w:sectPr w:rsidR="00D153F5" w:rsidRPr="0077741A" w:rsidSect="008D4E24">
          <w:headerReference w:type="default" r:id="rId161"/>
          <w:footerReference w:type="default" r:id="rId162"/>
          <w:pgSz w:w="11907" w:h="16840" w:code="9"/>
          <w:pgMar w:top="1134" w:right="567" w:bottom="1134" w:left="1134" w:header="737" w:footer="283" w:gutter="0"/>
          <w:cols w:space="708"/>
          <w:docGrid w:linePitch="360"/>
        </w:sectPr>
      </w:pPr>
      <w:r>
        <w:rPr>
          <w:rFonts w:ascii="Arial" w:hAnsi="Arial" w:cs="Arial"/>
        </w:rPr>
        <w:t xml:space="preserve">Ключевым параметром объекта </w:t>
      </w:r>
      <w:r w:rsidRPr="00E80BF6">
        <w:rPr>
          <w:rFonts w:ascii="Arial" w:hAnsi="Arial" w:cs="Arial"/>
          <w:szCs w:val="24"/>
        </w:rPr>
        <w:t xml:space="preserve">является </w:t>
      </w:r>
      <w:r w:rsidRPr="00E80BF6">
        <w:rPr>
          <w:rFonts w:ascii="Arial" w:hAnsi="Arial" w:cs="Arial"/>
          <w:szCs w:val="24"/>
          <w:lang w:val="en-US"/>
        </w:rPr>
        <w:t>STEUS</w:t>
      </w:r>
      <w:r w:rsidRPr="00E80BF6">
        <w:rPr>
          <w:rFonts w:ascii="Arial" w:hAnsi="Arial" w:cs="Arial"/>
          <w:szCs w:val="24"/>
        </w:rPr>
        <w:t xml:space="preserve"> - Управляющий</w:t>
      </w:r>
      <w:r w:rsidRPr="00E80BF6">
        <w:rPr>
          <w:rFonts w:ascii="Arial" w:hAnsi="Arial" w:cs="Arial"/>
          <w:sz w:val="28"/>
        </w:rPr>
        <w:t xml:space="preserve"> </w:t>
      </w:r>
      <w:r>
        <w:rPr>
          <w:rFonts w:ascii="Arial" w:hAnsi="Arial" w:cs="Arial"/>
        </w:rPr>
        <w:t>ключ.</w:t>
      </w:r>
    </w:p>
    <w:p w14:paraId="2BD2E254" w14:textId="77777777" w:rsidR="00D153F5" w:rsidRPr="003F2961" w:rsidRDefault="00D153F5" w:rsidP="00197D54">
      <w:pPr>
        <w:pStyle w:val="3"/>
      </w:pPr>
      <w:bookmarkStart w:id="16478" w:name="_Toc521083947"/>
      <w:bookmarkStart w:id="16479" w:name="_Toc521341087"/>
      <w:bookmarkStart w:id="16480" w:name="_Toc521439607"/>
      <w:bookmarkStart w:id="16481" w:name="_Toc67557269"/>
      <w:r w:rsidRPr="003F2961">
        <w:lastRenderedPageBreak/>
        <w:t>Модель данных объекта</w:t>
      </w:r>
      <w:bookmarkEnd w:id="16478"/>
      <w:bookmarkEnd w:id="16479"/>
      <w:bookmarkEnd w:id="16480"/>
      <w:bookmarkEnd w:id="16481"/>
    </w:p>
    <w:p w14:paraId="54416DF5" w14:textId="6FE13018" w:rsidR="00D153F5" w:rsidRPr="00795B6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sidRPr="001D3E93">
        <w:rPr>
          <w:rFonts w:ascii="Arial" w:hAnsi="Arial"/>
          <w:b/>
          <w:sz w:val="22"/>
        </w:rPr>
        <w:t xml:space="preserve"> </w:t>
      </w:r>
      <w:r w:rsidR="00156F97">
        <w:rPr>
          <w:rFonts w:ascii="Arial" w:hAnsi="Arial" w:cs="Arial"/>
          <w:b/>
          <w:sz w:val="22"/>
        </w:rPr>
        <w:t>6</w:t>
      </w:r>
      <w:ins w:id="16482" w:author="Александр" w:date="2020-04-28T00:07:00Z">
        <w:r w:rsidR="00DA4FCC">
          <w:rPr>
            <w:rFonts w:ascii="Arial" w:hAnsi="Arial" w:cs="Arial"/>
            <w:b/>
            <w:sz w:val="22"/>
          </w:rPr>
          <w:t>7</w:t>
        </w:r>
      </w:ins>
      <w:del w:id="16483" w:author="Александр" w:date="2020-04-13T13:16:00Z">
        <w:r w:rsidR="00156F97" w:rsidDel="00870994">
          <w:rPr>
            <w:rFonts w:ascii="Arial" w:hAnsi="Arial" w:cs="Arial"/>
            <w:b/>
            <w:sz w:val="22"/>
          </w:rPr>
          <w:delText>2</w:delText>
        </w:r>
      </w:del>
      <w:r w:rsidRPr="00321205">
        <w:rPr>
          <w:rFonts w:ascii="Arial" w:hAnsi="Arial" w:cs="Arial"/>
          <w:b/>
          <w:sz w:val="22"/>
        </w:rPr>
        <w:t xml:space="preserve">. Модель данных </w:t>
      </w:r>
      <w:r>
        <w:rPr>
          <w:rFonts w:ascii="Arial" w:hAnsi="Arial" w:cs="Arial"/>
          <w:b/>
          <w:sz w:val="22"/>
          <w:lang w:val="en-US"/>
        </w:rPr>
        <w:t>PM</w:t>
      </w:r>
      <w:r w:rsidRPr="00795B6E">
        <w:rPr>
          <w:rFonts w:ascii="Arial" w:hAnsi="Arial" w:cs="Arial"/>
          <w:b/>
          <w:sz w:val="22"/>
        </w:rPr>
        <w:t xml:space="preserve">_60 </w:t>
      </w:r>
      <w:r>
        <w:rPr>
          <w:rFonts w:ascii="Arial" w:hAnsi="Arial" w:cs="Arial"/>
          <w:b/>
          <w:sz w:val="22"/>
        </w:rPr>
        <w:t>Управляющий ключ операции</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46"/>
        <w:gridCol w:w="1488"/>
        <w:gridCol w:w="1605"/>
        <w:gridCol w:w="1761"/>
        <w:gridCol w:w="1093"/>
        <w:gridCol w:w="1477"/>
        <w:gridCol w:w="1858"/>
        <w:gridCol w:w="1825"/>
        <w:gridCol w:w="1175"/>
        <w:gridCol w:w="1193"/>
        <w:gridCol w:w="1063"/>
      </w:tblGrid>
      <w:tr w:rsidR="00D153F5" w:rsidRPr="0086487D" w14:paraId="63F2CEC2" w14:textId="77777777" w:rsidTr="00D153F5">
        <w:trPr>
          <w:cantSplit/>
          <w:trHeight w:val="397"/>
        </w:trPr>
        <w:tc>
          <w:tcPr>
            <w:tcW w:w="149" w:type="pct"/>
            <w:vMerge w:val="restart"/>
            <w:shd w:val="clear" w:color="auto" w:fill="FFC000"/>
            <w:vAlign w:val="center"/>
          </w:tcPr>
          <w:p w14:paraId="6D2427BE" w14:textId="77777777" w:rsidR="00D153F5" w:rsidRPr="0086487D" w:rsidRDefault="00D153F5" w:rsidP="00D153F5">
            <w:pPr>
              <w:jc w:val="center"/>
              <w:rPr>
                <w:rFonts w:ascii="Arial" w:hAnsi="Arial" w:cs="Arial"/>
                <w:b/>
                <w:sz w:val="20"/>
              </w:rPr>
            </w:pPr>
            <w:r>
              <w:rPr>
                <w:rFonts w:ascii="Arial" w:hAnsi="Arial" w:cs="Arial"/>
                <w:b/>
                <w:sz w:val="20"/>
              </w:rPr>
              <w:t>№</w:t>
            </w:r>
          </w:p>
        </w:tc>
        <w:tc>
          <w:tcPr>
            <w:tcW w:w="497" w:type="pct"/>
            <w:vMerge w:val="restart"/>
            <w:shd w:val="clear" w:color="auto" w:fill="FFC000"/>
          </w:tcPr>
          <w:p w14:paraId="1F1598C4" w14:textId="77777777" w:rsidR="00D153F5" w:rsidRDefault="00D153F5" w:rsidP="00D153F5">
            <w:pPr>
              <w:jc w:val="center"/>
              <w:rPr>
                <w:rFonts w:ascii="Arial" w:hAnsi="Arial" w:cs="Arial"/>
                <w:b/>
                <w:sz w:val="20"/>
              </w:rPr>
            </w:pPr>
          </w:p>
          <w:p w14:paraId="1A924AAE"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536" w:type="pct"/>
            <w:vMerge w:val="restart"/>
            <w:shd w:val="clear" w:color="auto" w:fill="FFC000"/>
            <w:vAlign w:val="center"/>
          </w:tcPr>
          <w:p w14:paraId="7947C6E1"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588" w:type="pct"/>
            <w:vMerge w:val="restart"/>
            <w:shd w:val="clear" w:color="auto" w:fill="FFC000"/>
            <w:vAlign w:val="center"/>
          </w:tcPr>
          <w:p w14:paraId="51A5A57E"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365" w:type="pct"/>
            <w:vMerge w:val="restart"/>
            <w:shd w:val="clear" w:color="auto" w:fill="FFC000"/>
            <w:vAlign w:val="center"/>
          </w:tcPr>
          <w:p w14:paraId="5ACAA112"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2A9228A0"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442D49FB"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187C0371"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689CD70C"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3F2674E1" w14:textId="77777777" w:rsidTr="00D153F5">
        <w:trPr>
          <w:cantSplit/>
        </w:trPr>
        <w:tc>
          <w:tcPr>
            <w:tcW w:w="149" w:type="pct"/>
            <w:vMerge/>
            <w:vAlign w:val="center"/>
          </w:tcPr>
          <w:p w14:paraId="74F2DBCA" w14:textId="77777777" w:rsidR="00D153F5" w:rsidRPr="0086487D" w:rsidRDefault="00D153F5" w:rsidP="00D153F5">
            <w:pPr>
              <w:jc w:val="center"/>
              <w:rPr>
                <w:rFonts w:ascii="Arial" w:hAnsi="Arial" w:cs="Arial"/>
                <w:sz w:val="20"/>
              </w:rPr>
            </w:pPr>
          </w:p>
        </w:tc>
        <w:tc>
          <w:tcPr>
            <w:tcW w:w="497" w:type="pct"/>
            <w:vMerge/>
          </w:tcPr>
          <w:p w14:paraId="23E6C321" w14:textId="77777777" w:rsidR="00D153F5" w:rsidRPr="0086487D" w:rsidRDefault="00D153F5" w:rsidP="00D153F5">
            <w:pPr>
              <w:jc w:val="center"/>
              <w:rPr>
                <w:rFonts w:ascii="Arial" w:hAnsi="Arial" w:cs="Arial"/>
                <w:sz w:val="20"/>
              </w:rPr>
            </w:pPr>
          </w:p>
        </w:tc>
        <w:tc>
          <w:tcPr>
            <w:tcW w:w="536" w:type="pct"/>
            <w:vMerge/>
            <w:vAlign w:val="center"/>
          </w:tcPr>
          <w:p w14:paraId="66D88E72" w14:textId="77777777" w:rsidR="00D153F5" w:rsidRPr="0086487D" w:rsidRDefault="00D153F5" w:rsidP="00D153F5">
            <w:pPr>
              <w:jc w:val="center"/>
              <w:rPr>
                <w:rFonts w:ascii="Arial" w:hAnsi="Arial" w:cs="Arial"/>
                <w:sz w:val="20"/>
              </w:rPr>
            </w:pPr>
          </w:p>
        </w:tc>
        <w:tc>
          <w:tcPr>
            <w:tcW w:w="588" w:type="pct"/>
            <w:vMerge/>
            <w:vAlign w:val="center"/>
          </w:tcPr>
          <w:p w14:paraId="1CDD93DE" w14:textId="77777777" w:rsidR="00D153F5" w:rsidRPr="0086487D" w:rsidRDefault="00D153F5" w:rsidP="00D153F5">
            <w:pPr>
              <w:jc w:val="center"/>
              <w:rPr>
                <w:rFonts w:ascii="Arial" w:hAnsi="Arial" w:cs="Arial"/>
                <w:sz w:val="20"/>
              </w:rPr>
            </w:pPr>
          </w:p>
        </w:tc>
        <w:tc>
          <w:tcPr>
            <w:tcW w:w="365" w:type="pct"/>
            <w:vMerge/>
            <w:vAlign w:val="center"/>
          </w:tcPr>
          <w:p w14:paraId="7B7E6710" w14:textId="77777777" w:rsidR="00D153F5" w:rsidRPr="0086487D" w:rsidRDefault="00D153F5" w:rsidP="00D153F5">
            <w:pPr>
              <w:jc w:val="center"/>
              <w:rPr>
                <w:rFonts w:ascii="Arial" w:hAnsi="Arial" w:cs="Arial"/>
                <w:sz w:val="20"/>
              </w:rPr>
            </w:pPr>
          </w:p>
        </w:tc>
        <w:tc>
          <w:tcPr>
            <w:tcW w:w="493" w:type="pct"/>
            <w:vMerge/>
            <w:vAlign w:val="center"/>
          </w:tcPr>
          <w:p w14:paraId="3B44D297"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5A4FB568"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3EEF4CB8"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7D5F04EF"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414D39B6"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4AABE2BE" w14:textId="77777777" w:rsidR="00D153F5" w:rsidRPr="00675CA3" w:rsidRDefault="00D153F5" w:rsidP="00D153F5">
            <w:pPr>
              <w:jc w:val="center"/>
              <w:rPr>
                <w:rFonts w:ascii="Arial" w:hAnsi="Arial" w:cs="Arial"/>
                <w:b/>
                <w:sz w:val="20"/>
              </w:rPr>
            </w:pPr>
          </w:p>
        </w:tc>
      </w:tr>
      <w:tr w:rsidR="00D153F5" w:rsidRPr="0086487D" w14:paraId="21DE83E9" w14:textId="77777777" w:rsidTr="00D153F5">
        <w:trPr>
          <w:cantSplit/>
        </w:trPr>
        <w:tc>
          <w:tcPr>
            <w:tcW w:w="149" w:type="pct"/>
          </w:tcPr>
          <w:p w14:paraId="415EBE1F" w14:textId="77777777" w:rsidR="00D153F5" w:rsidRPr="0086487D" w:rsidRDefault="00D153F5" w:rsidP="00D153F5">
            <w:pPr>
              <w:rPr>
                <w:rFonts w:ascii="Arial" w:hAnsi="Arial" w:cs="Arial"/>
                <w:sz w:val="20"/>
              </w:rPr>
            </w:pPr>
            <w:r>
              <w:rPr>
                <w:rFonts w:ascii="Arial" w:hAnsi="Arial" w:cs="Arial"/>
                <w:sz w:val="20"/>
              </w:rPr>
              <w:t>1.</w:t>
            </w:r>
          </w:p>
        </w:tc>
        <w:tc>
          <w:tcPr>
            <w:tcW w:w="497" w:type="pct"/>
          </w:tcPr>
          <w:p w14:paraId="6AB071B1" w14:textId="00ADEAE3" w:rsidR="00D153F5" w:rsidRPr="00935C35" w:rsidRDefault="000C1FAE" w:rsidP="00D153F5">
            <w:pPr>
              <w:jc w:val="left"/>
              <w:rPr>
                <w:rFonts w:ascii="Arial" w:hAnsi="Arial" w:cs="Arial"/>
                <w:sz w:val="20"/>
              </w:rPr>
            </w:pPr>
            <w:r>
              <w:rPr>
                <w:rFonts w:ascii="Arial" w:hAnsi="Arial" w:cs="Arial"/>
                <w:sz w:val="20"/>
              </w:rPr>
              <w:t>-</w:t>
            </w:r>
          </w:p>
        </w:tc>
        <w:tc>
          <w:tcPr>
            <w:tcW w:w="536" w:type="pct"/>
          </w:tcPr>
          <w:p w14:paraId="0E06899E" w14:textId="77777777" w:rsidR="00D153F5" w:rsidRPr="0086487D" w:rsidRDefault="00D153F5" w:rsidP="00D153F5">
            <w:pPr>
              <w:jc w:val="left"/>
              <w:rPr>
                <w:rFonts w:ascii="Arial" w:hAnsi="Arial" w:cs="Arial"/>
                <w:sz w:val="20"/>
              </w:rPr>
            </w:pPr>
            <w:r w:rsidRPr="00935C35">
              <w:rPr>
                <w:rFonts w:ascii="Arial" w:hAnsi="Arial" w:cs="Arial"/>
                <w:sz w:val="20"/>
              </w:rPr>
              <w:t>Управляющий ключ операции</w:t>
            </w:r>
          </w:p>
        </w:tc>
        <w:tc>
          <w:tcPr>
            <w:tcW w:w="588" w:type="pct"/>
          </w:tcPr>
          <w:p w14:paraId="2BDA1E9C" w14:textId="2C057C6E" w:rsidR="00D153F5" w:rsidRPr="00574221" w:rsidRDefault="00D153F5" w:rsidP="00D153F5">
            <w:pPr>
              <w:jc w:val="left"/>
              <w:rPr>
                <w:rFonts w:ascii="Arial" w:hAnsi="Arial" w:cs="Arial"/>
                <w:sz w:val="20"/>
                <w:szCs w:val="20"/>
              </w:rPr>
            </w:pPr>
            <w:r w:rsidRPr="00574221">
              <w:rPr>
                <w:rFonts w:ascii="Arial" w:hAnsi="Arial" w:cs="Arial"/>
                <w:sz w:val="20"/>
                <w:szCs w:val="20"/>
                <w:lang w:val="en-US"/>
              </w:rPr>
              <w:t>PM</w:t>
            </w:r>
            <w:r w:rsidRPr="00574221">
              <w:rPr>
                <w:rFonts w:ascii="Arial" w:hAnsi="Arial" w:cs="Arial"/>
                <w:sz w:val="20"/>
                <w:szCs w:val="20"/>
              </w:rPr>
              <w:t>_60</w:t>
            </w:r>
            <w:r w:rsidR="00574221" w:rsidRPr="00574221">
              <w:rPr>
                <w:rFonts w:ascii="Arial" w:hAnsi="Arial" w:cs="Arial"/>
                <w:sz w:val="20"/>
                <w:szCs w:val="20"/>
              </w:rPr>
              <w:t xml:space="preserve">. </w:t>
            </w:r>
            <w:r w:rsidR="00574221">
              <w:rPr>
                <w:rFonts w:ascii="Arial" w:eastAsiaTheme="minorHAnsi" w:hAnsi="Arial" w:cs="Arial"/>
                <w:sz w:val="20"/>
                <w:szCs w:val="20"/>
              </w:rPr>
              <w:t>О</w:t>
            </w:r>
            <w:r w:rsidR="00574221" w:rsidRPr="00574221">
              <w:rPr>
                <w:rFonts w:ascii="Arial" w:eastAsiaTheme="minorHAnsi" w:hAnsi="Arial" w:cs="Arial"/>
                <w:sz w:val="20"/>
                <w:szCs w:val="20"/>
              </w:rPr>
              <w:t xml:space="preserve">пределяет </w:t>
            </w:r>
            <w:r w:rsidR="00574221" w:rsidRPr="00574221">
              <w:rPr>
                <w:rFonts w:ascii="Arial" w:hAnsi="Arial" w:cs="Arial"/>
                <w:sz w:val="20"/>
                <w:szCs w:val="20"/>
              </w:rPr>
              <w:t xml:space="preserve">обязательные для заполнения поля в операциях </w:t>
            </w:r>
            <w:proofErr w:type="spellStart"/>
            <w:r w:rsidR="00574221" w:rsidRPr="00574221">
              <w:rPr>
                <w:rFonts w:ascii="Arial" w:hAnsi="Arial" w:cs="Arial"/>
                <w:sz w:val="20"/>
                <w:szCs w:val="20"/>
              </w:rPr>
              <w:t>техкарт</w:t>
            </w:r>
            <w:proofErr w:type="spellEnd"/>
            <w:r w:rsidR="00574221" w:rsidRPr="00574221">
              <w:rPr>
                <w:rFonts w:ascii="Arial" w:hAnsi="Arial" w:cs="Arial"/>
                <w:sz w:val="20"/>
                <w:szCs w:val="20"/>
              </w:rPr>
              <w:t xml:space="preserve"> и заказов ТОРО</w:t>
            </w:r>
          </w:p>
        </w:tc>
        <w:tc>
          <w:tcPr>
            <w:tcW w:w="365" w:type="pct"/>
          </w:tcPr>
          <w:p w14:paraId="69D50097" w14:textId="77777777" w:rsidR="00D153F5" w:rsidRPr="00574221" w:rsidRDefault="00D153F5" w:rsidP="00D153F5">
            <w:pPr>
              <w:jc w:val="center"/>
              <w:rPr>
                <w:rFonts w:ascii="Arial" w:hAnsi="Arial" w:cs="Arial"/>
                <w:sz w:val="20"/>
              </w:rPr>
            </w:pPr>
            <w:r>
              <w:rPr>
                <w:rFonts w:ascii="Arial" w:hAnsi="Arial" w:cs="Arial"/>
                <w:sz w:val="20"/>
                <w:lang w:val="en-US"/>
              </w:rPr>
              <w:t>CHAR</w:t>
            </w:r>
            <w:r w:rsidRPr="00574221">
              <w:rPr>
                <w:rFonts w:ascii="Arial" w:hAnsi="Arial" w:cs="Arial"/>
                <w:sz w:val="20"/>
              </w:rPr>
              <w:t>, 4</w:t>
            </w:r>
          </w:p>
        </w:tc>
        <w:tc>
          <w:tcPr>
            <w:tcW w:w="493" w:type="pct"/>
          </w:tcPr>
          <w:p w14:paraId="2B848A5B" w14:textId="77777777" w:rsidR="00D153F5" w:rsidRPr="00574221" w:rsidRDefault="00D153F5" w:rsidP="00D153F5">
            <w:pPr>
              <w:jc w:val="center"/>
              <w:rPr>
                <w:rFonts w:ascii="Arial" w:hAnsi="Arial" w:cs="Arial"/>
                <w:sz w:val="20"/>
              </w:rPr>
            </w:pPr>
            <w:r w:rsidRPr="006F1183">
              <w:rPr>
                <w:rFonts w:ascii="Arial" w:hAnsi="Arial" w:cs="Arial"/>
                <w:sz w:val="20"/>
              </w:rPr>
              <w:t>T430</w:t>
            </w:r>
            <w:r w:rsidRPr="00574221">
              <w:rPr>
                <w:rFonts w:ascii="Arial" w:hAnsi="Arial" w:cs="Arial"/>
                <w:sz w:val="20"/>
              </w:rPr>
              <w:t>-</w:t>
            </w:r>
            <w:r w:rsidRPr="006F1183">
              <w:rPr>
                <w:rFonts w:ascii="Arial" w:hAnsi="Arial" w:cs="Arial"/>
                <w:sz w:val="20"/>
                <w:lang w:val="en-US"/>
              </w:rPr>
              <w:t>STEUS</w:t>
            </w:r>
          </w:p>
        </w:tc>
        <w:tc>
          <w:tcPr>
            <w:tcW w:w="620" w:type="pct"/>
          </w:tcPr>
          <w:p w14:paraId="16BC954F" w14:textId="77777777" w:rsidR="00D153F5" w:rsidRPr="00574221" w:rsidRDefault="00D153F5" w:rsidP="00D153F5">
            <w:pPr>
              <w:jc w:val="center"/>
              <w:rPr>
                <w:rFonts w:ascii="Arial" w:hAnsi="Arial" w:cs="Arial"/>
                <w:sz w:val="20"/>
              </w:rPr>
            </w:pPr>
            <w:r>
              <w:rPr>
                <w:rFonts w:ascii="Arial" w:hAnsi="Arial" w:cs="Arial"/>
                <w:sz w:val="20"/>
                <w:lang w:val="en-US"/>
              </w:rPr>
              <w:t>X</w:t>
            </w:r>
          </w:p>
        </w:tc>
        <w:tc>
          <w:tcPr>
            <w:tcW w:w="609" w:type="pct"/>
          </w:tcPr>
          <w:p w14:paraId="5BB8BFC7" w14:textId="71E2F66B" w:rsidR="00D153F5" w:rsidRPr="0086487D" w:rsidRDefault="000C1FAE" w:rsidP="00D153F5">
            <w:pPr>
              <w:jc w:val="center"/>
              <w:rPr>
                <w:rFonts w:ascii="Arial" w:hAnsi="Arial" w:cs="Arial"/>
                <w:sz w:val="20"/>
              </w:rPr>
            </w:pPr>
            <w:r>
              <w:rPr>
                <w:rFonts w:ascii="Arial" w:hAnsi="Arial" w:cs="Arial"/>
                <w:sz w:val="20"/>
              </w:rPr>
              <w:t>Для всех объектов</w:t>
            </w:r>
          </w:p>
        </w:tc>
        <w:tc>
          <w:tcPr>
            <w:tcW w:w="392" w:type="pct"/>
          </w:tcPr>
          <w:p w14:paraId="59A22B74" w14:textId="6D2735A4" w:rsidR="00D153F5" w:rsidRPr="0086487D" w:rsidRDefault="000C1FAE" w:rsidP="00D153F5">
            <w:pPr>
              <w:jc w:val="center"/>
              <w:rPr>
                <w:rFonts w:ascii="Arial" w:hAnsi="Arial" w:cs="Arial"/>
                <w:sz w:val="20"/>
              </w:rPr>
            </w:pPr>
            <w:r>
              <w:rPr>
                <w:rFonts w:ascii="Arial" w:hAnsi="Arial" w:cs="Arial"/>
                <w:sz w:val="20"/>
              </w:rPr>
              <w:t>-</w:t>
            </w:r>
          </w:p>
        </w:tc>
        <w:tc>
          <w:tcPr>
            <w:tcW w:w="398" w:type="pct"/>
          </w:tcPr>
          <w:p w14:paraId="3D69EC24" w14:textId="1441C9FE" w:rsidR="00D153F5" w:rsidRPr="0086487D" w:rsidRDefault="000C1FAE" w:rsidP="00D153F5">
            <w:pPr>
              <w:jc w:val="center"/>
              <w:rPr>
                <w:rFonts w:ascii="Arial" w:hAnsi="Arial" w:cs="Arial"/>
                <w:sz w:val="20"/>
              </w:rPr>
            </w:pPr>
            <w:r>
              <w:rPr>
                <w:rFonts w:ascii="Arial" w:hAnsi="Arial" w:cs="Arial"/>
                <w:sz w:val="20"/>
              </w:rPr>
              <w:t>-</w:t>
            </w:r>
          </w:p>
        </w:tc>
        <w:tc>
          <w:tcPr>
            <w:tcW w:w="355" w:type="pct"/>
          </w:tcPr>
          <w:p w14:paraId="2394E33E" w14:textId="77777777" w:rsidR="00D153F5" w:rsidRPr="00574221" w:rsidRDefault="00D153F5" w:rsidP="00D153F5">
            <w:pPr>
              <w:jc w:val="center"/>
              <w:rPr>
                <w:rFonts w:ascii="Arial" w:hAnsi="Arial" w:cs="Arial"/>
                <w:sz w:val="20"/>
              </w:rPr>
            </w:pPr>
            <w:r>
              <w:rPr>
                <w:rFonts w:ascii="Arial" w:hAnsi="Arial" w:cs="Arial"/>
                <w:sz w:val="20"/>
                <w:lang w:val="en-US"/>
              </w:rPr>
              <w:t>SAP</w:t>
            </w:r>
          </w:p>
        </w:tc>
      </w:tr>
      <w:tr w:rsidR="00D153F5" w:rsidRPr="0086487D" w14:paraId="5598337C" w14:textId="77777777" w:rsidTr="00D153F5">
        <w:trPr>
          <w:cantSplit/>
        </w:trPr>
        <w:tc>
          <w:tcPr>
            <w:tcW w:w="149" w:type="pct"/>
          </w:tcPr>
          <w:p w14:paraId="707758EF" w14:textId="77777777" w:rsidR="00D153F5" w:rsidRPr="00574221" w:rsidRDefault="00D153F5" w:rsidP="00D153F5">
            <w:pPr>
              <w:rPr>
                <w:rFonts w:ascii="Arial" w:hAnsi="Arial" w:cs="Arial"/>
                <w:sz w:val="20"/>
              </w:rPr>
            </w:pPr>
            <w:r w:rsidRPr="00574221">
              <w:rPr>
                <w:rFonts w:ascii="Arial" w:hAnsi="Arial" w:cs="Arial"/>
                <w:sz w:val="20"/>
              </w:rPr>
              <w:t>2.</w:t>
            </w:r>
          </w:p>
        </w:tc>
        <w:tc>
          <w:tcPr>
            <w:tcW w:w="497" w:type="pct"/>
          </w:tcPr>
          <w:p w14:paraId="2D9BBA1E" w14:textId="2B18B72B" w:rsidR="00D153F5" w:rsidRDefault="000C1FAE" w:rsidP="00D153F5">
            <w:pPr>
              <w:jc w:val="left"/>
              <w:rPr>
                <w:rFonts w:ascii="Arial" w:hAnsi="Arial" w:cs="Arial"/>
                <w:sz w:val="20"/>
              </w:rPr>
            </w:pPr>
            <w:r>
              <w:rPr>
                <w:rFonts w:ascii="Arial" w:hAnsi="Arial" w:cs="Arial"/>
                <w:sz w:val="20"/>
              </w:rPr>
              <w:t>-</w:t>
            </w:r>
          </w:p>
        </w:tc>
        <w:tc>
          <w:tcPr>
            <w:tcW w:w="536" w:type="pct"/>
          </w:tcPr>
          <w:p w14:paraId="4A3FDCF3" w14:textId="77777777" w:rsidR="00D153F5" w:rsidRPr="006F1183" w:rsidRDefault="00D153F5" w:rsidP="00D153F5">
            <w:pPr>
              <w:jc w:val="left"/>
              <w:rPr>
                <w:rFonts w:ascii="Arial" w:hAnsi="Arial" w:cs="Arial"/>
                <w:sz w:val="20"/>
              </w:rPr>
            </w:pPr>
            <w:r>
              <w:rPr>
                <w:rFonts w:ascii="Arial" w:hAnsi="Arial" w:cs="Arial"/>
                <w:sz w:val="20"/>
              </w:rPr>
              <w:t>Наименование</w:t>
            </w:r>
          </w:p>
        </w:tc>
        <w:tc>
          <w:tcPr>
            <w:tcW w:w="588" w:type="pct"/>
          </w:tcPr>
          <w:p w14:paraId="0F0C3E22" w14:textId="77777777" w:rsidR="00D153F5" w:rsidRPr="00574221" w:rsidRDefault="00D153F5" w:rsidP="00D153F5">
            <w:pPr>
              <w:jc w:val="left"/>
              <w:rPr>
                <w:rFonts w:ascii="Arial" w:hAnsi="Arial" w:cs="Arial"/>
                <w:sz w:val="20"/>
              </w:rPr>
            </w:pPr>
            <w:r w:rsidRPr="00574221">
              <w:rPr>
                <w:rFonts w:ascii="Arial" w:hAnsi="Arial" w:cs="Arial"/>
                <w:sz w:val="20"/>
              </w:rPr>
              <w:t>Название управляющего ключа</w:t>
            </w:r>
          </w:p>
        </w:tc>
        <w:tc>
          <w:tcPr>
            <w:tcW w:w="365" w:type="pct"/>
          </w:tcPr>
          <w:p w14:paraId="63B84862" w14:textId="77777777" w:rsidR="00D153F5" w:rsidRPr="0086487D" w:rsidRDefault="00D153F5" w:rsidP="00D153F5">
            <w:pPr>
              <w:jc w:val="center"/>
              <w:rPr>
                <w:rFonts w:ascii="Arial" w:hAnsi="Arial" w:cs="Arial"/>
                <w:sz w:val="20"/>
              </w:rPr>
            </w:pPr>
            <w:r>
              <w:rPr>
                <w:rFonts w:ascii="Arial" w:hAnsi="Arial" w:cs="Arial"/>
                <w:sz w:val="20"/>
                <w:lang w:val="en-US"/>
              </w:rPr>
              <w:t>CHAR</w:t>
            </w:r>
            <w:r w:rsidRPr="00574221">
              <w:rPr>
                <w:rFonts w:ascii="Arial" w:hAnsi="Arial" w:cs="Arial"/>
                <w:sz w:val="20"/>
              </w:rPr>
              <w:t>, 40</w:t>
            </w:r>
          </w:p>
        </w:tc>
        <w:tc>
          <w:tcPr>
            <w:tcW w:w="493" w:type="pct"/>
          </w:tcPr>
          <w:p w14:paraId="2FBDD3FC" w14:textId="77777777" w:rsidR="00D153F5" w:rsidRPr="00574221" w:rsidRDefault="00D153F5" w:rsidP="00D153F5">
            <w:pPr>
              <w:jc w:val="center"/>
              <w:rPr>
                <w:rFonts w:ascii="Arial" w:hAnsi="Arial" w:cs="Arial"/>
                <w:sz w:val="20"/>
              </w:rPr>
            </w:pPr>
            <w:r w:rsidRPr="006F1183">
              <w:rPr>
                <w:rFonts w:ascii="Arial" w:hAnsi="Arial" w:cs="Arial"/>
                <w:sz w:val="20"/>
              </w:rPr>
              <w:t>T430T</w:t>
            </w:r>
            <w:r w:rsidRPr="00574221">
              <w:rPr>
                <w:rFonts w:ascii="Arial" w:hAnsi="Arial" w:cs="Arial"/>
                <w:sz w:val="20"/>
              </w:rPr>
              <w:t>-</w:t>
            </w:r>
            <w:r w:rsidRPr="006F1183">
              <w:rPr>
                <w:rFonts w:ascii="Arial" w:hAnsi="Arial" w:cs="Arial"/>
                <w:sz w:val="20"/>
                <w:lang w:val="en-US"/>
              </w:rPr>
              <w:t>TXT</w:t>
            </w:r>
          </w:p>
        </w:tc>
        <w:tc>
          <w:tcPr>
            <w:tcW w:w="620" w:type="pct"/>
          </w:tcPr>
          <w:p w14:paraId="207A321B" w14:textId="6E37C902" w:rsidR="00D153F5" w:rsidRPr="000C1FAE" w:rsidRDefault="000C1FAE" w:rsidP="00D153F5">
            <w:pPr>
              <w:jc w:val="center"/>
              <w:rPr>
                <w:rFonts w:ascii="Arial" w:hAnsi="Arial" w:cs="Arial"/>
                <w:sz w:val="20"/>
              </w:rPr>
            </w:pPr>
            <w:r>
              <w:rPr>
                <w:rFonts w:ascii="Arial" w:hAnsi="Arial" w:cs="Arial"/>
                <w:sz w:val="20"/>
              </w:rPr>
              <w:t>-</w:t>
            </w:r>
          </w:p>
        </w:tc>
        <w:tc>
          <w:tcPr>
            <w:tcW w:w="609" w:type="pct"/>
          </w:tcPr>
          <w:p w14:paraId="0AE0FB32" w14:textId="4616F46E" w:rsidR="00D153F5" w:rsidRPr="0086487D" w:rsidRDefault="000C1FAE" w:rsidP="00D153F5">
            <w:pPr>
              <w:jc w:val="center"/>
              <w:rPr>
                <w:rFonts w:ascii="Arial" w:hAnsi="Arial" w:cs="Arial"/>
                <w:sz w:val="20"/>
              </w:rPr>
            </w:pPr>
            <w:r>
              <w:rPr>
                <w:rFonts w:ascii="Arial" w:hAnsi="Arial" w:cs="Arial"/>
                <w:sz w:val="20"/>
              </w:rPr>
              <w:t>-</w:t>
            </w:r>
          </w:p>
        </w:tc>
        <w:tc>
          <w:tcPr>
            <w:tcW w:w="392" w:type="pct"/>
          </w:tcPr>
          <w:p w14:paraId="74116848" w14:textId="793B9584" w:rsidR="00D153F5" w:rsidRPr="0086487D" w:rsidRDefault="000C1FAE" w:rsidP="00D153F5">
            <w:pPr>
              <w:jc w:val="center"/>
              <w:rPr>
                <w:rFonts w:ascii="Arial" w:hAnsi="Arial" w:cs="Arial"/>
                <w:sz w:val="20"/>
              </w:rPr>
            </w:pPr>
            <w:r>
              <w:rPr>
                <w:rFonts w:ascii="Arial" w:hAnsi="Arial" w:cs="Arial"/>
                <w:sz w:val="20"/>
              </w:rPr>
              <w:t>-</w:t>
            </w:r>
          </w:p>
        </w:tc>
        <w:tc>
          <w:tcPr>
            <w:tcW w:w="398" w:type="pct"/>
          </w:tcPr>
          <w:p w14:paraId="5ADA780F" w14:textId="3AEEE107" w:rsidR="00D153F5" w:rsidRPr="0086487D" w:rsidRDefault="000C1FAE" w:rsidP="00D153F5">
            <w:pPr>
              <w:jc w:val="center"/>
              <w:rPr>
                <w:rFonts w:ascii="Arial" w:hAnsi="Arial" w:cs="Arial"/>
                <w:sz w:val="20"/>
              </w:rPr>
            </w:pPr>
            <w:r>
              <w:rPr>
                <w:rFonts w:ascii="Arial" w:hAnsi="Arial" w:cs="Arial"/>
                <w:sz w:val="20"/>
              </w:rPr>
              <w:t>-</w:t>
            </w:r>
          </w:p>
        </w:tc>
        <w:tc>
          <w:tcPr>
            <w:tcW w:w="355" w:type="pct"/>
          </w:tcPr>
          <w:p w14:paraId="0A3CB27E" w14:textId="77777777" w:rsidR="00D153F5" w:rsidRPr="00574221" w:rsidRDefault="00D153F5" w:rsidP="00D153F5">
            <w:pPr>
              <w:jc w:val="center"/>
              <w:rPr>
                <w:rFonts w:ascii="Arial" w:hAnsi="Arial" w:cs="Arial"/>
                <w:sz w:val="20"/>
              </w:rPr>
            </w:pPr>
            <w:r>
              <w:rPr>
                <w:rFonts w:ascii="Arial" w:hAnsi="Arial" w:cs="Arial"/>
                <w:sz w:val="20"/>
                <w:lang w:val="en-US"/>
              </w:rPr>
              <w:t>SAP</w:t>
            </w:r>
          </w:p>
        </w:tc>
      </w:tr>
    </w:tbl>
    <w:p w14:paraId="4AFC003A" w14:textId="77777777" w:rsidR="00D153F5" w:rsidRDefault="00D153F5" w:rsidP="00175EC7">
      <w:pPr>
        <w:rPr>
          <w:rFonts w:eastAsiaTheme="majorEastAsia"/>
        </w:rPr>
      </w:pPr>
    </w:p>
    <w:p w14:paraId="40A1854A" w14:textId="77777777" w:rsidR="00D153F5" w:rsidRDefault="00D153F5" w:rsidP="00D153F5">
      <w:pPr>
        <w:spacing w:after="200" w:line="276" w:lineRule="auto"/>
        <w:jc w:val="left"/>
        <w:rPr>
          <w:rFonts w:eastAsiaTheme="majorEastAsia"/>
        </w:rPr>
        <w:sectPr w:rsidR="00D153F5" w:rsidSect="008D4E24">
          <w:headerReference w:type="default" r:id="rId163"/>
          <w:headerReference w:type="first" r:id="rId164"/>
          <w:footerReference w:type="first" r:id="rId165"/>
          <w:pgSz w:w="16840" w:h="11907" w:orient="landscape" w:code="9"/>
          <w:pgMar w:top="1134" w:right="1134" w:bottom="567" w:left="1134" w:header="737" w:footer="283" w:gutter="0"/>
          <w:cols w:space="708"/>
          <w:docGrid w:linePitch="360"/>
        </w:sectPr>
      </w:pPr>
    </w:p>
    <w:p w14:paraId="0F834805" w14:textId="77777777" w:rsidR="00D153F5" w:rsidRPr="00977CDA" w:rsidRDefault="00D153F5" w:rsidP="00197D54">
      <w:pPr>
        <w:pStyle w:val="3"/>
      </w:pPr>
      <w:bookmarkStart w:id="16484" w:name="_Toc521083948"/>
      <w:bookmarkStart w:id="16485" w:name="_Toc521341088"/>
      <w:bookmarkStart w:id="16486" w:name="_Toc521439608"/>
      <w:bookmarkStart w:id="16487" w:name="_Toc67557270"/>
      <w:r w:rsidRPr="00977CDA">
        <w:lastRenderedPageBreak/>
        <w:t>Особенности технической реализации</w:t>
      </w:r>
      <w:bookmarkEnd w:id="16484"/>
      <w:bookmarkEnd w:id="16485"/>
      <w:bookmarkEnd w:id="16486"/>
      <w:bookmarkEnd w:id="16487"/>
    </w:p>
    <w:p w14:paraId="3A6E9D04" w14:textId="118CDEAB"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3939AF">
        <w:rPr>
          <w:rFonts w:ascii="Arial" w:hAnsi="Arial" w:cs="Arial"/>
        </w:rPr>
        <w:t>V_T430_PM</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408A7AF2" w14:textId="77777777" w:rsidR="00D153F5"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3939AF">
        <w:rPr>
          <w:rFonts w:ascii="Arial" w:hAnsi="Arial" w:cs="Arial"/>
          <w:color w:val="000000" w:themeColor="text1"/>
          <w:szCs w:val="24"/>
        </w:rPr>
        <w:t>Обработка данных ТОРО и управление сервисом</w:t>
      </w:r>
      <w:r>
        <w:rPr>
          <w:rFonts w:ascii="Arial" w:hAnsi="Arial" w:cs="Arial"/>
          <w:color w:val="000000" w:themeColor="text1"/>
          <w:szCs w:val="24"/>
        </w:rPr>
        <w:t xml:space="preserve"> -&gt; </w:t>
      </w:r>
      <w:r w:rsidRPr="003939AF">
        <w:rPr>
          <w:rFonts w:ascii="Arial" w:hAnsi="Arial" w:cs="Arial"/>
          <w:color w:val="000000" w:themeColor="text1"/>
          <w:szCs w:val="24"/>
        </w:rPr>
        <w:t>Заказы ТОРО и сервисные заказы</w:t>
      </w:r>
      <w:r>
        <w:rPr>
          <w:rFonts w:ascii="Arial" w:hAnsi="Arial" w:cs="Arial"/>
          <w:color w:val="000000" w:themeColor="text1"/>
          <w:szCs w:val="24"/>
        </w:rPr>
        <w:t xml:space="preserve"> -&gt; </w:t>
      </w:r>
      <w:r w:rsidRPr="003939AF">
        <w:rPr>
          <w:rFonts w:ascii="Arial" w:hAnsi="Arial" w:cs="Arial"/>
          <w:color w:val="000000" w:themeColor="text1"/>
          <w:szCs w:val="24"/>
        </w:rPr>
        <w:t xml:space="preserve">Заказы ТОРО и сервисные заказы  </w:t>
      </w:r>
      <w:r>
        <w:rPr>
          <w:rFonts w:ascii="Arial" w:hAnsi="Arial" w:cs="Arial"/>
          <w:color w:val="000000" w:themeColor="text1"/>
          <w:szCs w:val="24"/>
        </w:rPr>
        <w:t>-&gt;</w:t>
      </w:r>
      <w:r w:rsidRPr="003939AF">
        <w:rPr>
          <w:rFonts w:ascii="Arial" w:hAnsi="Arial" w:cs="Arial"/>
          <w:color w:val="000000" w:themeColor="text1"/>
          <w:szCs w:val="24"/>
        </w:rPr>
        <w:t xml:space="preserve"> </w:t>
      </w:r>
      <w:r w:rsidRPr="00595DDA">
        <w:rPr>
          <w:rFonts w:ascii="Arial" w:hAnsi="Arial" w:cs="Arial"/>
          <w:color w:val="000000" w:themeColor="text1"/>
          <w:szCs w:val="24"/>
        </w:rPr>
        <w:t>Функции и параметры настройки видов заказов</w:t>
      </w:r>
      <w:r w:rsidRPr="003939AF">
        <w:rPr>
          <w:rFonts w:ascii="Arial" w:hAnsi="Arial" w:cs="Arial"/>
          <w:color w:val="000000" w:themeColor="text1"/>
          <w:szCs w:val="24"/>
        </w:rPr>
        <w:t xml:space="preserve"> </w:t>
      </w:r>
      <w:r>
        <w:rPr>
          <w:rFonts w:ascii="Arial" w:hAnsi="Arial" w:cs="Arial"/>
          <w:color w:val="000000" w:themeColor="text1"/>
          <w:szCs w:val="24"/>
        </w:rPr>
        <w:t>-&gt;</w:t>
      </w:r>
      <w:r w:rsidRPr="003939AF">
        <w:rPr>
          <w:rFonts w:ascii="Arial" w:hAnsi="Arial" w:cs="Arial"/>
          <w:color w:val="000000" w:themeColor="text1"/>
          <w:szCs w:val="24"/>
        </w:rPr>
        <w:t xml:space="preserve"> </w:t>
      </w:r>
      <w:r w:rsidRPr="00595DDA">
        <w:rPr>
          <w:rFonts w:ascii="Arial" w:hAnsi="Arial" w:cs="Arial"/>
          <w:color w:val="000000" w:themeColor="text1"/>
          <w:szCs w:val="24"/>
        </w:rPr>
        <w:t>Управляющий ключ</w:t>
      </w:r>
      <w:r>
        <w:rPr>
          <w:rFonts w:ascii="Arial" w:hAnsi="Arial" w:cs="Arial"/>
          <w:color w:val="000000" w:themeColor="text1"/>
          <w:szCs w:val="24"/>
        </w:rPr>
        <w:t xml:space="preserve"> -&gt; </w:t>
      </w:r>
      <w:r w:rsidRPr="00595DDA">
        <w:rPr>
          <w:rFonts w:ascii="Arial" w:hAnsi="Arial" w:cs="Arial"/>
          <w:color w:val="000000" w:themeColor="text1"/>
          <w:szCs w:val="24"/>
        </w:rPr>
        <w:t>Ведение управляющих ключей</w:t>
      </w:r>
      <w:r>
        <w:rPr>
          <w:rFonts w:ascii="Arial" w:hAnsi="Arial" w:cs="Arial"/>
          <w:color w:val="000000" w:themeColor="text1"/>
          <w:szCs w:val="24"/>
        </w:rPr>
        <w:t>.</w:t>
      </w:r>
    </w:p>
    <w:p w14:paraId="1B9B5D40"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325510BB" w14:textId="77777777" w:rsidR="00D153F5" w:rsidRPr="00977CDA" w:rsidRDefault="00D153F5" w:rsidP="00197D54">
      <w:pPr>
        <w:pStyle w:val="3"/>
      </w:pPr>
      <w:bookmarkStart w:id="16488" w:name="_Toc521083949"/>
      <w:bookmarkStart w:id="16489" w:name="_Toc521341089"/>
      <w:bookmarkStart w:id="16490" w:name="_Toc521439609"/>
      <w:bookmarkStart w:id="16491" w:name="_Toc67557271"/>
      <w:r w:rsidRPr="00977CDA">
        <w:t>Миграция объекта данных</w:t>
      </w:r>
      <w:bookmarkEnd w:id="16488"/>
      <w:bookmarkEnd w:id="16489"/>
      <w:bookmarkEnd w:id="16490"/>
      <w:bookmarkEnd w:id="16491"/>
    </w:p>
    <w:p w14:paraId="046F9D6B" w14:textId="77777777" w:rsidR="00D153F5" w:rsidRDefault="00D153F5" w:rsidP="00D153F5">
      <w:pPr>
        <w:pStyle w:val="Base"/>
        <w:rPr>
          <w:rFonts w:eastAsiaTheme="majorEastAsia" w:cstheme="majorBidi"/>
          <w:bCs/>
          <w:iCs/>
          <w:szCs w:val="26"/>
        </w:rPr>
      </w:pPr>
      <w:r>
        <w:t>Управляющие ключи операций должны быть настроены и перенесены в продуктивную систему до начала миграции данных</w:t>
      </w:r>
      <w:r>
        <w:rPr>
          <w:rFonts w:eastAsiaTheme="majorEastAsia" w:cstheme="majorBidi"/>
          <w:bCs/>
          <w:iCs/>
          <w:szCs w:val="26"/>
        </w:rPr>
        <w:t>.</w:t>
      </w:r>
    </w:p>
    <w:p w14:paraId="3FA1661F" w14:textId="77777777" w:rsidR="00D153F5" w:rsidRPr="00FB401A" w:rsidRDefault="00D153F5" w:rsidP="00D153F5">
      <w:pPr>
        <w:pStyle w:val="21"/>
        <w:keepNext/>
        <w:keepLines/>
        <w:numPr>
          <w:ilvl w:val="1"/>
          <w:numId w:val="8"/>
        </w:numPr>
        <w:spacing w:before="160" w:after="120" w:line="276" w:lineRule="auto"/>
        <w:rPr>
          <w:rFonts w:eastAsiaTheme="majorEastAsia" w:cstheme="majorBidi"/>
          <w:bCs w:val="0"/>
          <w:iCs w:val="0"/>
          <w:szCs w:val="26"/>
        </w:rPr>
      </w:pPr>
      <w:bookmarkStart w:id="16492" w:name="_Объект_основных_данных_40"/>
      <w:bookmarkStart w:id="16493" w:name="_Объект_основных_данных_41"/>
      <w:bookmarkStart w:id="16494" w:name="_Toc521341097"/>
      <w:bookmarkStart w:id="16495" w:name="_Toc521439616"/>
      <w:bookmarkStart w:id="16496" w:name="_Toc67557272"/>
      <w:bookmarkStart w:id="16497" w:name="_Toc521083950"/>
      <w:bookmarkEnd w:id="16492"/>
      <w:bookmarkEnd w:id="16493"/>
      <w:r w:rsidRPr="00FB401A">
        <w:rPr>
          <w:rFonts w:eastAsiaTheme="majorEastAsia" w:cstheme="majorBidi"/>
          <w:bCs w:val="0"/>
          <w:iCs w:val="0"/>
          <w:szCs w:val="26"/>
        </w:rPr>
        <w:t>Объект основных данных</w:t>
      </w:r>
      <w:r>
        <w:rPr>
          <w:rFonts w:eastAsiaTheme="majorEastAsia" w:cstheme="majorBidi"/>
          <w:bCs w:val="0"/>
          <w:iCs w:val="0"/>
          <w:szCs w:val="26"/>
        </w:rPr>
        <w:t xml:space="preserve"> </w:t>
      </w:r>
      <w:r>
        <w:rPr>
          <w:rFonts w:eastAsiaTheme="majorEastAsia" w:cstheme="majorBidi"/>
          <w:bCs w:val="0"/>
          <w:iCs w:val="0"/>
          <w:szCs w:val="26"/>
          <w:lang w:val="en-US"/>
        </w:rPr>
        <w:t>PM</w:t>
      </w:r>
      <w:r w:rsidRPr="00795B6E">
        <w:rPr>
          <w:rFonts w:eastAsiaTheme="majorEastAsia" w:cstheme="majorBidi"/>
          <w:bCs w:val="0"/>
          <w:iCs w:val="0"/>
          <w:szCs w:val="26"/>
        </w:rPr>
        <w:t>_6</w:t>
      </w:r>
      <w:r>
        <w:rPr>
          <w:rFonts w:eastAsiaTheme="majorEastAsia" w:cstheme="majorBidi"/>
          <w:bCs w:val="0"/>
          <w:iCs w:val="0"/>
          <w:szCs w:val="26"/>
        </w:rPr>
        <w:t>1</w:t>
      </w:r>
      <w:r w:rsidRPr="00795B6E">
        <w:rPr>
          <w:rFonts w:eastAsiaTheme="majorEastAsia" w:cstheme="majorBidi"/>
          <w:bCs w:val="0"/>
          <w:iCs w:val="0"/>
          <w:szCs w:val="26"/>
        </w:rPr>
        <w:t xml:space="preserve"> </w:t>
      </w:r>
      <w:r w:rsidRPr="00DB3B06">
        <w:rPr>
          <w:rFonts w:eastAsiaTheme="majorEastAsia" w:cstheme="majorBidi"/>
          <w:bCs w:val="0"/>
          <w:iCs w:val="0"/>
          <w:szCs w:val="26"/>
        </w:rPr>
        <w:t>Состояние производственной установки</w:t>
      </w:r>
      <w:r w:rsidRPr="00FB401A">
        <w:rPr>
          <w:rFonts w:eastAsiaTheme="majorEastAsia" w:cstheme="majorBidi"/>
          <w:bCs w:val="0"/>
          <w:iCs w:val="0"/>
          <w:szCs w:val="26"/>
        </w:rPr>
        <w:t>.</w:t>
      </w:r>
      <w:bookmarkEnd w:id="16494"/>
      <w:bookmarkEnd w:id="16495"/>
      <w:bookmarkEnd w:id="16496"/>
    </w:p>
    <w:p w14:paraId="2DD798CA" w14:textId="77777777" w:rsidR="00D153F5" w:rsidRPr="00FB401A" w:rsidRDefault="00D153F5" w:rsidP="00197D54">
      <w:pPr>
        <w:pStyle w:val="3"/>
      </w:pPr>
      <w:bookmarkStart w:id="16498" w:name="_Toc521341098"/>
      <w:bookmarkStart w:id="16499" w:name="_Toc521439617"/>
      <w:bookmarkStart w:id="16500" w:name="_Toc67557273"/>
      <w:r w:rsidRPr="00FB401A">
        <w:t>Описание объекта</w:t>
      </w:r>
      <w:bookmarkEnd w:id="16498"/>
      <w:bookmarkEnd w:id="16499"/>
      <w:bookmarkEnd w:id="16500"/>
    </w:p>
    <w:p w14:paraId="430D5BF1" w14:textId="5CCA4518" w:rsidR="00D153F5" w:rsidRPr="00710D0D" w:rsidRDefault="00D153F5" w:rsidP="00574221">
      <w:pPr>
        <w:autoSpaceDE w:val="0"/>
        <w:autoSpaceDN w:val="0"/>
        <w:adjustRightInd w:val="0"/>
        <w:spacing w:after="240" w:line="23" w:lineRule="atLeast"/>
        <w:ind w:firstLine="567"/>
        <w:rPr>
          <w:rFonts w:ascii="Arial" w:hAnsi="Arial" w:cs="Arial"/>
          <w:szCs w:val="24"/>
        </w:rPr>
      </w:pPr>
      <w:r w:rsidRPr="00DB3B06">
        <w:rPr>
          <w:rFonts w:ascii="Arial" w:eastAsiaTheme="minorHAnsi" w:hAnsi="Arial" w:cs="Arial"/>
          <w:szCs w:val="24"/>
        </w:rPr>
        <w:t>Состояние производственной установки</w:t>
      </w:r>
      <w:r>
        <w:rPr>
          <w:rFonts w:ascii="Arial" w:eastAsiaTheme="minorHAnsi" w:hAnsi="Arial" w:cs="Arial"/>
          <w:szCs w:val="24"/>
        </w:rPr>
        <w:t xml:space="preserve">. </w:t>
      </w:r>
      <w:r w:rsidRPr="00DB3B06">
        <w:rPr>
          <w:rFonts w:ascii="Arial" w:eastAsiaTheme="minorHAnsi" w:hAnsi="Arial" w:cs="Arial"/>
          <w:szCs w:val="24"/>
        </w:rPr>
        <w:t>Указывает, например, может ли техническая система быть в эксплуатации во время мероприятия предупредительного ТОРО</w:t>
      </w:r>
      <w:r w:rsidRPr="00710D0D">
        <w:rPr>
          <w:rFonts w:ascii="Arial" w:hAnsi="Arial" w:cs="Arial"/>
        </w:rPr>
        <w:t>.</w:t>
      </w:r>
      <w:ins w:id="16501" w:author="Владимир Лаут" w:date="2021-04-07T18:36:00Z">
        <w:r w:rsidR="006B68C0" w:rsidRPr="006B68C0">
          <w:t xml:space="preserve"> </w:t>
        </w:r>
        <w:r w:rsidR="006B68C0" w:rsidRPr="006B68C0">
          <w:rPr>
            <w:rFonts w:ascii="Arial" w:hAnsi="Arial" w:cs="Arial"/>
          </w:rPr>
          <w:t xml:space="preserve">Состояние производственной установки – справочник, используемый в технологических картах и заказах ТОРО для описания состояния заказа для ремонта. </w:t>
        </w:r>
      </w:ins>
      <w:ins w:id="16502" w:author="Владимир Лаут" w:date="2021-04-07T18:37:00Z">
        <w:r w:rsidR="00634CA4">
          <w:rPr>
            <w:rFonts w:ascii="Arial" w:hAnsi="Arial" w:cs="Arial"/>
          </w:rPr>
          <w:t xml:space="preserve">Используется </w:t>
        </w:r>
      </w:ins>
      <w:ins w:id="16503" w:author="Владимир Лаут" w:date="2021-04-07T18:36:00Z">
        <w:r w:rsidR="006B68C0" w:rsidRPr="006B68C0">
          <w:rPr>
            <w:rFonts w:ascii="Arial" w:hAnsi="Arial" w:cs="Arial"/>
          </w:rPr>
          <w:t>для выделения заказов остановочного ремонта и заказов, включённых в остановочный ремонт.</w:t>
        </w:r>
      </w:ins>
      <w:ins w:id="16504" w:author="Владимир Лаут" w:date="2021-04-07T18:37:00Z">
        <w:r w:rsidR="00634CA4">
          <w:rPr>
            <w:rFonts w:ascii="Arial" w:hAnsi="Arial" w:cs="Arial"/>
          </w:rPr>
          <w:t xml:space="preserve"> Подробнее использование справочника описано в КД ERP.13.9.2</w:t>
        </w:r>
        <w:r w:rsidR="00634CA4" w:rsidRPr="00932936">
          <w:rPr>
            <w:rFonts w:ascii="Arial" w:hAnsi="Arial" w:cs="Arial"/>
          </w:rPr>
          <w:t>.53_PM_КД Планирование остановочных ремонтов</w:t>
        </w:r>
      </w:ins>
    </w:p>
    <w:p w14:paraId="728D0F3B" w14:textId="77777777" w:rsidR="00D153F5" w:rsidRPr="00FB401A" w:rsidRDefault="00D153F5" w:rsidP="00197D54">
      <w:pPr>
        <w:pStyle w:val="3"/>
      </w:pPr>
      <w:bookmarkStart w:id="16505" w:name="_Toc521341099"/>
      <w:bookmarkStart w:id="16506" w:name="_Toc521439618"/>
      <w:bookmarkStart w:id="16507" w:name="_Toc67557274"/>
      <w:r w:rsidRPr="00FB401A">
        <w:t>Принципы кодирования и нумерации</w:t>
      </w:r>
      <w:bookmarkEnd w:id="16505"/>
      <w:bookmarkEnd w:id="16506"/>
      <w:bookmarkEnd w:id="16507"/>
    </w:p>
    <w:p w14:paraId="288E2CBE" w14:textId="77777777" w:rsidR="00D153F5" w:rsidRDefault="00D153F5" w:rsidP="00093C97">
      <w:pPr>
        <w:pStyle w:val="a9"/>
        <w:keepNext/>
        <w:spacing w:after="240" w:afterAutospacing="0" w:line="276" w:lineRule="auto"/>
        <w:ind w:firstLine="567"/>
        <w:jc w:val="left"/>
        <w:rPr>
          <w:rFonts w:ascii="Arial" w:hAnsi="Arial" w:cs="Arial"/>
        </w:rPr>
      </w:pPr>
      <w:r>
        <w:rPr>
          <w:rFonts w:ascii="Arial" w:hAnsi="Arial" w:cs="Arial"/>
        </w:rPr>
        <w:t>Нумерация – число от 0 до 9 по порядку.</w:t>
      </w:r>
    </w:p>
    <w:p w14:paraId="7157347C" w14:textId="03E255D2" w:rsidR="00D153F5" w:rsidRDefault="00D153F5" w:rsidP="00E16A62">
      <w:pPr>
        <w:pStyle w:val="a9"/>
        <w:keepNext/>
        <w:spacing w:after="240" w:afterAutospacing="0" w:line="276" w:lineRule="auto"/>
        <w:ind w:firstLine="567"/>
        <w:rPr>
          <w:rFonts w:ascii="Arial" w:hAnsi="Arial" w:cs="Arial"/>
          <w:i/>
          <w:color w:val="7F7F7F" w:themeColor="text1" w:themeTint="80"/>
        </w:rPr>
      </w:pPr>
      <w:r>
        <w:rPr>
          <w:rFonts w:ascii="Arial" w:hAnsi="Arial" w:cs="Arial"/>
        </w:rPr>
        <w:t xml:space="preserve">Перечень </w:t>
      </w:r>
      <w:del w:id="16508" w:author="Владимир Лаут" w:date="2021-04-07T18:38:00Z">
        <w:r w:rsidDel="00634CA4">
          <w:rPr>
            <w:rFonts w:ascii="Arial" w:hAnsi="Arial" w:cs="Arial"/>
          </w:rPr>
          <w:delText xml:space="preserve">управляющих ключей </w:delText>
        </w:r>
        <w:r w:rsidR="00932936" w:rsidDel="00634CA4">
          <w:rPr>
            <w:rFonts w:ascii="Arial" w:hAnsi="Arial" w:cs="Arial"/>
          </w:rPr>
          <w:delText>операций</w:delText>
        </w:r>
      </w:del>
      <w:ins w:id="16509" w:author="Владимир Лаут" w:date="2021-04-07T18:38:00Z">
        <w:r w:rsidR="00634CA4">
          <w:rPr>
            <w:rFonts w:ascii="Arial" w:hAnsi="Arial" w:cs="Arial"/>
          </w:rPr>
          <w:t>состояний производственной установки</w:t>
        </w:r>
      </w:ins>
      <w:r w:rsidR="00932936">
        <w:rPr>
          <w:rFonts w:ascii="Arial" w:hAnsi="Arial" w:cs="Arial"/>
        </w:rPr>
        <w:t xml:space="preserve"> приведен в КД </w:t>
      </w:r>
      <w:del w:id="16510" w:author="Владимир Лаут" w:date="2021-03-05T12:46:00Z">
        <w:r w:rsidR="00932936" w:rsidRPr="00932936" w:rsidDel="006D5936">
          <w:rPr>
            <w:rFonts w:ascii="Arial" w:hAnsi="Arial" w:cs="Arial"/>
          </w:rPr>
          <w:delText>ERP.</w:delText>
        </w:r>
      </w:del>
      <w:ins w:id="16511" w:author="Александр" w:date="2020-04-13T10:25:00Z">
        <w:del w:id="16512" w:author="Владимир Лаут" w:date="2021-03-05T12:46:00Z">
          <w:r w:rsidR="000702DA" w:rsidDel="006D5936">
            <w:rPr>
              <w:rFonts w:ascii="Arial" w:hAnsi="Arial" w:cs="Arial"/>
            </w:rPr>
            <w:delText>9.9.2</w:delText>
          </w:r>
        </w:del>
      </w:ins>
      <w:ins w:id="16513" w:author="Владимир Лаут" w:date="2021-03-05T12:46:00Z">
        <w:r w:rsidR="006D5936">
          <w:rPr>
            <w:rFonts w:ascii="Arial" w:hAnsi="Arial" w:cs="Arial"/>
          </w:rPr>
          <w:t>ERP.13.9.2</w:t>
        </w:r>
      </w:ins>
      <w:del w:id="16514" w:author="Александр" w:date="2020-04-13T10:25:00Z">
        <w:r w:rsidR="00932936" w:rsidRPr="00932936" w:rsidDel="000702DA">
          <w:rPr>
            <w:rFonts w:ascii="Arial" w:hAnsi="Arial" w:cs="Arial"/>
          </w:rPr>
          <w:delText>5.1</w:delText>
        </w:r>
      </w:del>
      <w:r w:rsidR="00932936" w:rsidRPr="00932936">
        <w:rPr>
          <w:rFonts w:ascii="Arial" w:hAnsi="Arial" w:cs="Arial"/>
        </w:rPr>
        <w:t>.53_PM_КД Планирование остановочных ремонтов</w:t>
      </w:r>
      <w:r w:rsidR="00932936">
        <w:rPr>
          <w:rFonts w:ascii="Arial" w:hAnsi="Arial" w:cs="Arial"/>
        </w:rPr>
        <w:t>, раздел 5.6.1 Состояние производственной установки.</w:t>
      </w:r>
    </w:p>
    <w:p w14:paraId="0365503E" w14:textId="77777777" w:rsidR="00D153F5" w:rsidRPr="00FB401A" w:rsidRDefault="00D153F5" w:rsidP="00197D54">
      <w:pPr>
        <w:pStyle w:val="3"/>
      </w:pPr>
      <w:bookmarkStart w:id="16515" w:name="_Toc521341100"/>
      <w:bookmarkStart w:id="16516" w:name="_Toc521439619"/>
      <w:bookmarkStart w:id="16517" w:name="_Toc67557275"/>
      <w:r>
        <w:t>К</w:t>
      </w:r>
      <w:r w:rsidRPr="00FB401A">
        <w:t>лючевые параметры объекта</w:t>
      </w:r>
      <w:bookmarkEnd w:id="16515"/>
      <w:bookmarkEnd w:id="16516"/>
      <w:bookmarkEnd w:id="16517"/>
    </w:p>
    <w:p w14:paraId="60C3FE7D" w14:textId="712590F6" w:rsidR="00D153F5" w:rsidRPr="0077741A" w:rsidRDefault="00D153F5" w:rsidP="00D153F5">
      <w:pPr>
        <w:spacing w:after="240" w:line="276" w:lineRule="auto"/>
        <w:ind w:firstLine="567"/>
        <w:rPr>
          <w:rFonts w:ascii="Arial" w:hAnsi="Arial" w:cs="Arial"/>
        </w:rPr>
        <w:sectPr w:rsidR="00D153F5" w:rsidRPr="0077741A" w:rsidSect="008D4E24">
          <w:headerReference w:type="default" r:id="rId166"/>
          <w:footerReference w:type="default" r:id="rId167"/>
          <w:headerReference w:type="first" r:id="rId168"/>
          <w:pgSz w:w="11907" w:h="16840" w:code="9"/>
          <w:pgMar w:top="1134" w:right="567" w:bottom="1134" w:left="1134" w:header="737" w:footer="283" w:gutter="0"/>
          <w:cols w:space="708"/>
          <w:docGrid w:linePitch="360"/>
        </w:sectPr>
      </w:pPr>
      <w:r>
        <w:rPr>
          <w:rFonts w:ascii="Arial" w:hAnsi="Arial" w:cs="Arial"/>
        </w:rPr>
        <w:t xml:space="preserve">Ключевым параметром объекта </w:t>
      </w:r>
      <w:r w:rsidRPr="00E80BF6">
        <w:rPr>
          <w:rFonts w:ascii="Arial" w:hAnsi="Arial" w:cs="Arial"/>
          <w:szCs w:val="24"/>
        </w:rPr>
        <w:t xml:space="preserve">является </w:t>
      </w:r>
      <w:ins w:id="16518" w:author="Владимир Лаут" w:date="2021-04-07T18:30:00Z">
        <w:r w:rsidR="006B68C0" w:rsidRPr="006B68C0">
          <w:rPr>
            <w:rFonts w:ascii="Arial" w:hAnsi="Arial" w:cs="Arial"/>
            <w:szCs w:val="24"/>
          </w:rPr>
          <w:t>ANLZU</w:t>
        </w:r>
        <w:r w:rsidR="006B68C0" w:rsidRPr="006B68C0" w:rsidDel="006B68C0">
          <w:rPr>
            <w:rFonts w:ascii="Arial" w:hAnsi="Arial" w:cs="Arial"/>
            <w:szCs w:val="24"/>
          </w:rPr>
          <w:t xml:space="preserve"> </w:t>
        </w:r>
      </w:ins>
      <w:del w:id="16519" w:author="Владимир Лаут" w:date="2021-04-07T18:30:00Z">
        <w:r w:rsidRPr="00E80BF6" w:rsidDel="006B68C0">
          <w:rPr>
            <w:rFonts w:ascii="Arial" w:hAnsi="Arial" w:cs="Arial"/>
            <w:szCs w:val="24"/>
            <w:lang w:val="en-US"/>
          </w:rPr>
          <w:delText>STEUS</w:delText>
        </w:r>
        <w:r w:rsidRPr="00E80BF6" w:rsidDel="006B68C0">
          <w:rPr>
            <w:rFonts w:ascii="Arial" w:hAnsi="Arial" w:cs="Arial"/>
            <w:szCs w:val="24"/>
          </w:rPr>
          <w:delText xml:space="preserve"> </w:delText>
        </w:r>
      </w:del>
      <w:r w:rsidRPr="00E80BF6">
        <w:rPr>
          <w:rFonts w:ascii="Arial" w:hAnsi="Arial" w:cs="Arial"/>
          <w:szCs w:val="24"/>
        </w:rPr>
        <w:t xml:space="preserve">- </w:t>
      </w:r>
      <w:ins w:id="16520" w:author="Владимир Лаут" w:date="2021-04-07T18:30:00Z">
        <w:r w:rsidR="006B68C0" w:rsidRPr="006B68C0">
          <w:rPr>
            <w:rFonts w:ascii="Arial" w:hAnsi="Arial" w:cs="Arial"/>
            <w:szCs w:val="24"/>
          </w:rPr>
          <w:t>Состояние производственной установки</w:t>
        </w:r>
      </w:ins>
      <w:del w:id="16521" w:author="Владимир Лаут" w:date="2021-04-07T18:30:00Z">
        <w:r w:rsidRPr="00E80BF6" w:rsidDel="006B68C0">
          <w:rPr>
            <w:rFonts w:ascii="Arial" w:hAnsi="Arial" w:cs="Arial"/>
            <w:szCs w:val="24"/>
          </w:rPr>
          <w:delText>Управляющий</w:delText>
        </w:r>
        <w:r w:rsidRPr="00E80BF6" w:rsidDel="006B68C0">
          <w:rPr>
            <w:rFonts w:ascii="Arial" w:hAnsi="Arial" w:cs="Arial"/>
            <w:sz w:val="28"/>
          </w:rPr>
          <w:delText xml:space="preserve"> </w:delText>
        </w:r>
        <w:r w:rsidDel="006B68C0">
          <w:rPr>
            <w:rFonts w:ascii="Arial" w:hAnsi="Arial" w:cs="Arial"/>
          </w:rPr>
          <w:delText>ключ</w:delText>
        </w:r>
      </w:del>
      <w:r>
        <w:rPr>
          <w:rFonts w:ascii="Arial" w:hAnsi="Arial" w:cs="Arial"/>
        </w:rPr>
        <w:t>.</w:t>
      </w:r>
    </w:p>
    <w:p w14:paraId="5A06E271" w14:textId="77777777" w:rsidR="00D153F5" w:rsidRPr="003F2961" w:rsidRDefault="00D153F5" w:rsidP="00197D54">
      <w:pPr>
        <w:pStyle w:val="3"/>
      </w:pPr>
      <w:bookmarkStart w:id="16522" w:name="_Toc521341101"/>
      <w:bookmarkStart w:id="16523" w:name="_Toc521439620"/>
      <w:bookmarkStart w:id="16524" w:name="_Toc67557276"/>
      <w:r w:rsidRPr="003F2961">
        <w:lastRenderedPageBreak/>
        <w:t>Модель данных объекта</w:t>
      </w:r>
      <w:bookmarkEnd w:id="16522"/>
      <w:bookmarkEnd w:id="16523"/>
      <w:bookmarkEnd w:id="16524"/>
    </w:p>
    <w:p w14:paraId="5529EB81" w14:textId="61E66853" w:rsidR="00D153F5" w:rsidRPr="00795B6E" w:rsidRDefault="00D153F5" w:rsidP="00D153F5">
      <w:pPr>
        <w:pStyle w:val="a9"/>
        <w:keepNext/>
        <w:spacing w:after="240" w:afterAutospacing="0" w:line="276" w:lineRule="auto"/>
        <w:jc w:val="right"/>
        <w:rPr>
          <w:rFonts w:ascii="Arial" w:hAnsi="Arial" w:cs="Arial"/>
          <w:b/>
          <w:sz w:val="22"/>
        </w:rPr>
      </w:pPr>
      <w:r w:rsidRPr="00321205">
        <w:rPr>
          <w:rFonts w:ascii="Arial" w:hAnsi="Arial" w:cs="Arial"/>
          <w:b/>
          <w:sz w:val="22"/>
        </w:rPr>
        <w:t>Таблица</w:t>
      </w:r>
      <w:r>
        <w:rPr>
          <w:rFonts w:ascii="Arial" w:hAnsi="Arial" w:cs="Arial"/>
          <w:b/>
          <w:sz w:val="22"/>
        </w:rPr>
        <w:t xml:space="preserve"> </w:t>
      </w:r>
      <w:r w:rsidR="002870F7">
        <w:rPr>
          <w:rFonts w:ascii="Arial" w:hAnsi="Arial" w:cs="Arial"/>
          <w:b/>
          <w:sz w:val="22"/>
        </w:rPr>
        <w:t>6</w:t>
      </w:r>
      <w:ins w:id="16525" w:author="Александр" w:date="2020-04-13T13:17:00Z">
        <w:r w:rsidR="00DA4FCC">
          <w:rPr>
            <w:rFonts w:ascii="Arial" w:hAnsi="Arial" w:cs="Arial"/>
            <w:b/>
            <w:sz w:val="22"/>
          </w:rPr>
          <w:t>8</w:t>
        </w:r>
      </w:ins>
      <w:del w:id="16526" w:author="Александр" w:date="2020-04-13T13:17:00Z">
        <w:r w:rsidR="00156F97" w:rsidDel="00870994">
          <w:rPr>
            <w:rFonts w:ascii="Arial" w:hAnsi="Arial" w:cs="Arial"/>
            <w:b/>
            <w:sz w:val="22"/>
          </w:rPr>
          <w:delText>3</w:delText>
        </w:r>
      </w:del>
      <w:r w:rsidRPr="00321205">
        <w:rPr>
          <w:rFonts w:ascii="Arial" w:hAnsi="Arial" w:cs="Arial"/>
          <w:b/>
          <w:sz w:val="22"/>
        </w:rPr>
        <w:t xml:space="preserve">. Модель данных </w:t>
      </w:r>
      <w:r>
        <w:rPr>
          <w:rFonts w:ascii="Arial" w:hAnsi="Arial" w:cs="Arial"/>
          <w:b/>
          <w:sz w:val="22"/>
          <w:lang w:val="en-US"/>
        </w:rPr>
        <w:t>PM</w:t>
      </w:r>
      <w:r w:rsidRPr="00795B6E">
        <w:rPr>
          <w:rFonts w:ascii="Arial" w:hAnsi="Arial" w:cs="Arial"/>
          <w:b/>
          <w:sz w:val="22"/>
        </w:rPr>
        <w:t>_6</w:t>
      </w:r>
      <w:r>
        <w:rPr>
          <w:rFonts w:ascii="Arial" w:hAnsi="Arial" w:cs="Arial"/>
          <w:b/>
          <w:sz w:val="22"/>
        </w:rPr>
        <w:t>1</w:t>
      </w:r>
      <w:r w:rsidRPr="00795B6E">
        <w:rPr>
          <w:rFonts w:ascii="Arial" w:hAnsi="Arial" w:cs="Arial"/>
          <w:b/>
          <w:sz w:val="22"/>
        </w:rPr>
        <w:t xml:space="preserve"> </w:t>
      </w:r>
      <w:r>
        <w:rPr>
          <w:rFonts w:ascii="Arial" w:hAnsi="Arial" w:cs="Arial"/>
          <w:b/>
          <w:sz w:val="22"/>
        </w:rPr>
        <w:t>Состояние производственной установки</w:t>
      </w:r>
    </w:p>
    <w:tbl>
      <w:tblPr>
        <w:tblW w:w="5152"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39"/>
        <w:gridCol w:w="1027"/>
        <w:gridCol w:w="1938"/>
        <w:gridCol w:w="2153"/>
        <w:gridCol w:w="839"/>
        <w:gridCol w:w="1477"/>
        <w:gridCol w:w="1857"/>
        <w:gridCol w:w="1824"/>
        <w:gridCol w:w="1174"/>
        <w:gridCol w:w="1193"/>
        <w:gridCol w:w="1063"/>
      </w:tblGrid>
      <w:tr w:rsidR="00D153F5" w:rsidRPr="0086487D" w14:paraId="7ACE65B8" w14:textId="77777777" w:rsidTr="00D153F5">
        <w:trPr>
          <w:cantSplit/>
          <w:trHeight w:val="397"/>
        </w:trPr>
        <w:tc>
          <w:tcPr>
            <w:tcW w:w="146" w:type="pct"/>
            <w:vMerge w:val="restart"/>
            <w:shd w:val="clear" w:color="auto" w:fill="FFC000"/>
            <w:vAlign w:val="center"/>
          </w:tcPr>
          <w:p w14:paraId="443CA7A1" w14:textId="77777777" w:rsidR="00D153F5" w:rsidRPr="0086487D" w:rsidRDefault="00D153F5" w:rsidP="00D153F5">
            <w:pPr>
              <w:jc w:val="center"/>
              <w:rPr>
                <w:rFonts w:ascii="Arial" w:hAnsi="Arial" w:cs="Arial"/>
                <w:b/>
                <w:sz w:val="20"/>
              </w:rPr>
            </w:pPr>
            <w:r>
              <w:rPr>
                <w:rFonts w:ascii="Arial" w:hAnsi="Arial" w:cs="Arial"/>
                <w:b/>
                <w:sz w:val="20"/>
              </w:rPr>
              <w:t>№</w:t>
            </w:r>
          </w:p>
        </w:tc>
        <w:tc>
          <w:tcPr>
            <w:tcW w:w="459" w:type="pct"/>
            <w:vMerge w:val="restart"/>
            <w:shd w:val="clear" w:color="auto" w:fill="FFC000"/>
          </w:tcPr>
          <w:p w14:paraId="65F79750" w14:textId="77777777" w:rsidR="00D153F5" w:rsidRDefault="00D153F5" w:rsidP="00D153F5">
            <w:pPr>
              <w:jc w:val="center"/>
              <w:rPr>
                <w:rFonts w:ascii="Arial" w:hAnsi="Arial" w:cs="Arial"/>
                <w:b/>
                <w:sz w:val="20"/>
              </w:rPr>
            </w:pPr>
          </w:p>
          <w:p w14:paraId="6674D15F" w14:textId="77777777" w:rsidR="00D153F5" w:rsidRDefault="00D153F5" w:rsidP="00D153F5">
            <w:pPr>
              <w:jc w:val="center"/>
              <w:rPr>
                <w:rFonts w:ascii="Arial" w:hAnsi="Arial" w:cs="Arial"/>
                <w:b/>
                <w:sz w:val="20"/>
              </w:rPr>
            </w:pPr>
            <w:r w:rsidRPr="007F21E6">
              <w:rPr>
                <w:rFonts w:ascii="Arial" w:hAnsi="Arial" w:cs="Arial"/>
                <w:b/>
                <w:sz w:val="20"/>
              </w:rPr>
              <w:t>Ракурс/ раздел</w:t>
            </w:r>
          </w:p>
        </w:tc>
        <w:tc>
          <w:tcPr>
            <w:tcW w:w="647" w:type="pct"/>
            <w:vMerge w:val="restart"/>
            <w:shd w:val="clear" w:color="auto" w:fill="FFC000"/>
            <w:vAlign w:val="center"/>
          </w:tcPr>
          <w:p w14:paraId="2A910646" w14:textId="77777777" w:rsidR="00D153F5" w:rsidRPr="0086487D" w:rsidRDefault="00D153F5" w:rsidP="00D153F5">
            <w:pPr>
              <w:jc w:val="center"/>
              <w:rPr>
                <w:rFonts w:ascii="Arial" w:hAnsi="Arial" w:cs="Arial"/>
                <w:b/>
                <w:sz w:val="20"/>
              </w:rPr>
            </w:pPr>
            <w:r>
              <w:rPr>
                <w:rFonts w:ascii="Arial" w:hAnsi="Arial" w:cs="Arial"/>
                <w:b/>
                <w:sz w:val="20"/>
              </w:rPr>
              <w:t>Атрибут</w:t>
            </w:r>
          </w:p>
        </w:tc>
        <w:tc>
          <w:tcPr>
            <w:tcW w:w="570" w:type="pct"/>
            <w:vMerge w:val="restart"/>
            <w:shd w:val="clear" w:color="auto" w:fill="FFC000"/>
            <w:vAlign w:val="center"/>
          </w:tcPr>
          <w:p w14:paraId="18AA8053" w14:textId="77777777" w:rsidR="00D153F5" w:rsidRDefault="00D153F5" w:rsidP="00D153F5">
            <w:pPr>
              <w:jc w:val="center"/>
              <w:rPr>
                <w:rFonts w:ascii="Arial" w:hAnsi="Arial" w:cs="Arial"/>
                <w:b/>
                <w:sz w:val="20"/>
              </w:rPr>
            </w:pPr>
            <w:r>
              <w:rPr>
                <w:rFonts w:ascii="Arial" w:hAnsi="Arial" w:cs="Arial"/>
                <w:b/>
                <w:sz w:val="20"/>
              </w:rPr>
              <w:t>Описание/код объекта из реестра НСИ</w:t>
            </w:r>
          </w:p>
        </w:tc>
        <w:tc>
          <w:tcPr>
            <w:tcW w:w="312" w:type="pct"/>
            <w:vMerge w:val="restart"/>
            <w:shd w:val="clear" w:color="auto" w:fill="FFC000"/>
            <w:vAlign w:val="center"/>
          </w:tcPr>
          <w:p w14:paraId="6009C246" w14:textId="77777777" w:rsidR="00D153F5" w:rsidRPr="0086487D" w:rsidRDefault="00D153F5" w:rsidP="00D153F5">
            <w:pPr>
              <w:jc w:val="center"/>
              <w:rPr>
                <w:rFonts w:ascii="Arial" w:hAnsi="Arial" w:cs="Arial"/>
                <w:b/>
                <w:sz w:val="20"/>
              </w:rPr>
            </w:pPr>
            <w:r>
              <w:rPr>
                <w:rFonts w:ascii="Arial" w:hAnsi="Arial" w:cs="Arial"/>
                <w:b/>
                <w:sz w:val="20"/>
              </w:rPr>
              <w:t>Тип</w:t>
            </w:r>
          </w:p>
        </w:tc>
        <w:tc>
          <w:tcPr>
            <w:tcW w:w="493" w:type="pct"/>
            <w:vMerge w:val="restart"/>
            <w:shd w:val="clear" w:color="auto" w:fill="FFC000"/>
            <w:vAlign w:val="center"/>
          </w:tcPr>
          <w:p w14:paraId="716ED443" w14:textId="77777777" w:rsidR="00D153F5" w:rsidRPr="0086487D" w:rsidRDefault="00D153F5" w:rsidP="00D153F5">
            <w:pPr>
              <w:jc w:val="center"/>
              <w:rPr>
                <w:rFonts w:ascii="Arial" w:hAnsi="Arial" w:cs="Arial"/>
                <w:b/>
                <w:sz w:val="20"/>
              </w:rPr>
            </w:pPr>
            <w:r>
              <w:rPr>
                <w:rFonts w:ascii="Arial" w:hAnsi="Arial" w:cs="Arial"/>
                <w:b/>
                <w:sz w:val="20"/>
              </w:rPr>
              <w:t>Техническое поле</w:t>
            </w:r>
          </w:p>
        </w:tc>
        <w:tc>
          <w:tcPr>
            <w:tcW w:w="1229" w:type="pct"/>
            <w:gridSpan w:val="2"/>
            <w:shd w:val="clear" w:color="auto" w:fill="FFC000"/>
          </w:tcPr>
          <w:p w14:paraId="43D21091" w14:textId="77777777" w:rsidR="00D153F5" w:rsidRPr="0086487D" w:rsidRDefault="00D153F5" w:rsidP="00D153F5">
            <w:pPr>
              <w:jc w:val="center"/>
              <w:rPr>
                <w:rFonts w:ascii="Arial" w:hAnsi="Arial" w:cs="Arial"/>
                <w:b/>
                <w:sz w:val="20"/>
              </w:rPr>
            </w:pPr>
            <w:r>
              <w:rPr>
                <w:rFonts w:ascii="Arial" w:hAnsi="Arial" w:cs="Arial"/>
                <w:b/>
                <w:sz w:val="20"/>
              </w:rPr>
              <w:t>Обязательность</w:t>
            </w:r>
          </w:p>
        </w:tc>
        <w:tc>
          <w:tcPr>
            <w:tcW w:w="790" w:type="pct"/>
            <w:gridSpan w:val="2"/>
            <w:shd w:val="clear" w:color="auto" w:fill="FFC000"/>
            <w:vAlign w:val="center"/>
          </w:tcPr>
          <w:p w14:paraId="6CD258D3" w14:textId="77777777" w:rsidR="00D153F5" w:rsidRPr="0086487D" w:rsidRDefault="00D153F5" w:rsidP="00D153F5">
            <w:pPr>
              <w:jc w:val="center"/>
              <w:rPr>
                <w:rFonts w:ascii="Arial" w:hAnsi="Arial" w:cs="Arial"/>
                <w:b/>
                <w:sz w:val="20"/>
              </w:rPr>
            </w:pPr>
            <w:r>
              <w:rPr>
                <w:rFonts w:ascii="Arial" w:hAnsi="Arial" w:cs="Arial"/>
                <w:b/>
                <w:sz w:val="20"/>
              </w:rPr>
              <w:t>Правило заполнения</w:t>
            </w:r>
          </w:p>
        </w:tc>
        <w:tc>
          <w:tcPr>
            <w:tcW w:w="355" w:type="pct"/>
            <w:vMerge w:val="restart"/>
            <w:shd w:val="clear" w:color="auto" w:fill="FFC000"/>
            <w:vAlign w:val="center"/>
          </w:tcPr>
          <w:p w14:paraId="5CA681CC" w14:textId="77777777" w:rsidR="00D153F5" w:rsidRDefault="00D153F5" w:rsidP="00D153F5">
            <w:pPr>
              <w:jc w:val="center"/>
              <w:rPr>
                <w:rFonts w:ascii="Arial" w:hAnsi="Arial" w:cs="Arial"/>
                <w:b/>
                <w:sz w:val="20"/>
              </w:rPr>
            </w:pPr>
            <w:r>
              <w:rPr>
                <w:rFonts w:ascii="Arial" w:hAnsi="Arial" w:cs="Arial"/>
                <w:b/>
                <w:sz w:val="20"/>
              </w:rPr>
              <w:t>Система ведения</w:t>
            </w:r>
          </w:p>
        </w:tc>
      </w:tr>
      <w:tr w:rsidR="00D153F5" w:rsidRPr="0086487D" w14:paraId="4F2E898D" w14:textId="77777777" w:rsidTr="00D153F5">
        <w:trPr>
          <w:cantSplit/>
        </w:trPr>
        <w:tc>
          <w:tcPr>
            <w:tcW w:w="146" w:type="pct"/>
            <w:vMerge/>
            <w:vAlign w:val="center"/>
          </w:tcPr>
          <w:p w14:paraId="5B213249" w14:textId="77777777" w:rsidR="00D153F5" w:rsidRPr="0086487D" w:rsidRDefault="00D153F5" w:rsidP="00D153F5">
            <w:pPr>
              <w:jc w:val="center"/>
              <w:rPr>
                <w:rFonts w:ascii="Arial" w:hAnsi="Arial" w:cs="Arial"/>
                <w:sz w:val="20"/>
              </w:rPr>
            </w:pPr>
          </w:p>
        </w:tc>
        <w:tc>
          <w:tcPr>
            <w:tcW w:w="459" w:type="pct"/>
            <w:vMerge/>
          </w:tcPr>
          <w:p w14:paraId="239310D5" w14:textId="77777777" w:rsidR="00D153F5" w:rsidRPr="0086487D" w:rsidRDefault="00D153F5" w:rsidP="00D153F5">
            <w:pPr>
              <w:jc w:val="center"/>
              <w:rPr>
                <w:rFonts w:ascii="Arial" w:hAnsi="Arial" w:cs="Arial"/>
                <w:sz w:val="20"/>
              </w:rPr>
            </w:pPr>
          </w:p>
        </w:tc>
        <w:tc>
          <w:tcPr>
            <w:tcW w:w="647" w:type="pct"/>
            <w:vMerge/>
            <w:vAlign w:val="center"/>
          </w:tcPr>
          <w:p w14:paraId="5BF98DF3" w14:textId="77777777" w:rsidR="00D153F5" w:rsidRPr="0086487D" w:rsidRDefault="00D153F5" w:rsidP="00D153F5">
            <w:pPr>
              <w:jc w:val="center"/>
              <w:rPr>
                <w:rFonts w:ascii="Arial" w:hAnsi="Arial" w:cs="Arial"/>
                <w:sz w:val="20"/>
              </w:rPr>
            </w:pPr>
          </w:p>
        </w:tc>
        <w:tc>
          <w:tcPr>
            <w:tcW w:w="570" w:type="pct"/>
            <w:vMerge/>
            <w:vAlign w:val="center"/>
          </w:tcPr>
          <w:p w14:paraId="0FC78390" w14:textId="77777777" w:rsidR="00D153F5" w:rsidRPr="0086487D" w:rsidRDefault="00D153F5" w:rsidP="00D153F5">
            <w:pPr>
              <w:jc w:val="center"/>
              <w:rPr>
                <w:rFonts w:ascii="Arial" w:hAnsi="Arial" w:cs="Arial"/>
                <w:sz w:val="20"/>
              </w:rPr>
            </w:pPr>
          </w:p>
        </w:tc>
        <w:tc>
          <w:tcPr>
            <w:tcW w:w="312" w:type="pct"/>
            <w:vMerge/>
            <w:vAlign w:val="center"/>
          </w:tcPr>
          <w:p w14:paraId="740EEE72" w14:textId="77777777" w:rsidR="00D153F5" w:rsidRPr="0086487D" w:rsidRDefault="00D153F5" w:rsidP="00D153F5">
            <w:pPr>
              <w:jc w:val="center"/>
              <w:rPr>
                <w:rFonts w:ascii="Arial" w:hAnsi="Arial" w:cs="Arial"/>
                <w:sz w:val="20"/>
              </w:rPr>
            </w:pPr>
          </w:p>
        </w:tc>
        <w:tc>
          <w:tcPr>
            <w:tcW w:w="493" w:type="pct"/>
            <w:vMerge/>
            <w:vAlign w:val="center"/>
          </w:tcPr>
          <w:p w14:paraId="7BDE8206" w14:textId="77777777" w:rsidR="00D153F5" w:rsidRPr="0086487D" w:rsidRDefault="00D153F5" w:rsidP="00D153F5">
            <w:pPr>
              <w:jc w:val="center"/>
              <w:rPr>
                <w:rFonts w:ascii="Arial" w:hAnsi="Arial" w:cs="Arial"/>
                <w:sz w:val="20"/>
              </w:rPr>
            </w:pPr>
          </w:p>
        </w:tc>
        <w:tc>
          <w:tcPr>
            <w:tcW w:w="620" w:type="pct"/>
            <w:tcBorders>
              <w:top w:val="single" w:sz="6" w:space="0" w:color="auto"/>
              <w:bottom w:val="single" w:sz="6" w:space="0" w:color="auto"/>
            </w:tcBorders>
            <w:shd w:val="clear" w:color="auto" w:fill="FFC000"/>
          </w:tcPr>
          <w:p w14:paraId="222F0EB3" w14:textId="77777777" w:rsidR="00D153F5" w:rsidRPr="00321205" w:rsidRDefault="00D153F5" w:rsidP="00D153F5">
            <w:pPr>
              <w:jc w:val="center"/>
              <w:rPr>
                <w:rFonts w:ascii="Arial" w:hAnsi="Arial" w:cs="Arial"/>
                <w:b/>
                <w:sz w:val="20"/>
              </w:rPr>
            </w:pPr>
            <w:r>
              <w:rPr>
                <w:rFonts w:ascii="Arial" w:hAnsi="Arial" w:cs="Arial"/>
                <w:b/>
                <w:sz w:val="20"/>
              </w:rPr>
              <w:t>Обязательность</w:t>
            </w:r>
          </w:p>
        </w:tc>
        <w:tc>
          <w:tcPr>
            <w:tcW w:w="609" w:type="pct"/>
            <w:tcBorders>
              <w:top w:val="single" w:sz="6" w:space="0" w:color="auto"/>
              <w:bottom w:val="single" w:sz="6" w:space="0" w:color="auto"/>
            </w:tcBorders>
            <w:shd w:val="clear" w:color="auto" w:fill="FFC000"/>
          </w:tcPr>
          <w:p w14:paraId="0253BFE0" w14:textId="77777777" w:rsidR="00D153F5" w:rsidRPr="00321205" w:rsidRDefault="00D153F5" w:rsidP="00D153F5">
            <w:pPr>
              <w:jc w:val="center"/>
              <w:rPr>
                <w:rFonts w:ascii="Arial" w:hAnsi="Arial" w:cs="Arial"/>
                <w:b/>
                <w:sz w:val="20"/>
              </w:rPr>
            </w:pPr>
            <w:r>
              <w:rPr>
                <w:rFonts w:ascii="Arial" w:hAnsi="Arial" w:cs="Arial"/>
                <w:b/>
                <w:sz w:val="20"/>
              </w:rPr>
              <w:t>Условие обязательности</w:t>
            </w:r>
          </w:p>
        </w:tc>
        <w:tc>
          <w:tcPr>
            <w:tcW w:w="392" w:type="pct"/>
            <w:tcBorders>
              <w:top w:val="single" w:sz="6" w:space="0" w:color="auto"/>
              <w:bottom w:val="single" w:sz="6" w:space="0" w:color="auto"/>
            </w:tcBorders>
            <w:shd w:val="clear" w:color="auto" w:fill="FFC000"/>
            <w:vAlign w:val="center"/>
          </w:tcPr>
          <w:p w14:paraId="61F4957E" w14:textId="77777777" w:rsidR="00D153F5" w:rsidRPr="00675CA3" w:rsidRDefault="00D153F5" w:rsidP="00D153F5">
            <w:pPr>
              <w:jc w:val="center"/>
              <w:rPr>
                <w:rFonts w:ascii="Arial" w:hAnsi="Arial" w:cs="Arial"/>
                <w:b/>
                <w:sz w:val="20"/>
              </w:rPr>
            </w:pPr>
            <w:r w:rsidRPr="00675CA3">
              <w:rPr>
                <w:rFonts w:ascii="Arial" w:hAnsi="Arial" w:cs="Arial"/>
                <w:b/>
                <w:sz w:val="20"/>
              </w:rPr>
              <w:t>Ведущие атрибуты</w:t>
            </w:r>
          </w:p>
        </w:tc>
        <w:tc>
          <w:tcPr>
            <w:tcW w:w="398" w:type="pct"/>
            <w:shd w:val="clear" w:color="auto" w:fill="FFC000"/>
            <w:vAlign w:val="center"/>
          </w:tcPr>
          <w:p w14:paraId="7F17E78D" w14:textId="77777777" w:rsidR="00D153F5" w:rsidRPr="00675CA3" w:rsidRDefault="00D153F5" w:rsidP="00D153F5">
            <w:pPr>
              <w:jc w:val="center"/>
              <w:rPr>
                <w:rFonts w:ascii="Arial" w:hAnsi="Arial" w:cs="Arial"/>
                <w:b/>
                <w:sz w:val="20"/>
              </w:rPr>
            </w:pPr>
            <w:r w:rsidRPr="00675CA3">
              <w:rPr>
                <w:rFonts w:ascii="Arial" w:hAnsi="Arial" w:cs="Arial"/>
                <w:b/>
                <w:sz w:val="20"/>
              </w:rPr>
              <w:t>Описание правила</w:t>
            </w:r>
          </w:p>
        </w:tc>
        <w:tc>
          <w:tcPr>
            <w:tcW w:w="355" w:type="pct"/>
            <w:vMerge/>
            <w:shd w:val="clear" w:color="auto" w:fill="FFC000"/>
          </w:tcPr>
          <w:p w14:paraId="531B08D4" w14:textId="77777777" w:rsidR="00D153F5" w:rsidRPr="00675CA3" w:rsidRDefault="00D153F5" w:rsidP="00D153F5">
            <w:pPr>
              <w:jc w:val="center"/>
              <w:rPr>
                <w:rFonts w:ascii="Arial" w:hAnsi="Arial" w:cs="Arial"/>
                <w:b/>
                <w:sz w:val="20"/>
              </w:rPr>
            </w:pPr>
          </w:p>
        </w:tc>
      </w:tr>
      <w:tr w:rsidR="00D153F5" w:rsidRPr="0086487D" w14:paraId="6F3B91A5" w14:textId="77777777" w:rsidTr="00D153F5">
        <w:trPr>
          <w:cantSplit/>
        </w:trPr>
        <w:tc>
          <w:tcPr>
            <w:tcW w:w="146" w:type="pct"/>
          </w:tcPr>
          <w:p w14:paraId="475FCC93" w14:textId="77777777" w:rsidR="00D153F5" w:rsidRPr="0086487D" w:rsidRDefault="00D153F5" w:rsidP="00D153F5">
            <w:pPr>
              <w:rPr>
                <w:rFonts w:ascii="Arial" w:hAnsi="Arial" w:cs="Arial"/>
                <w:sz w:val="20"/>
              </w:rPr>
            </w:pPr>
            <w:r>
              <w:rPr>
                <w:rFonts w:ascii="Arial" w:hAnsi="Arial" w:cs="Arial"/>
                <w:sz w:val="20"/>
              </w:rPr>
              <w:t>1.</w:t>
            </w:r>
          </w:p>
        </w:tc>
        <w:tc>
          <w:tcPr>
            <w:tcW w:w="459" w:type="pct"/>
          </w:tcPr>
          <w:p w14:paraId="413801E3" w14:textId="69834A92" w:rsidR="00D153F5" w:rsidRPr="00574221" w:rsidRDefault="00574221" w:rsidP="00D153F5">
            <w:pPr>
              <w:jc w:val="left"/>
              <w:rPr>
                <w:rFonts w:ascii="Arial" w:hAnsi="Arial" w:cs="Arial"/>
                <w:sz w:val="20"/>
                <w:lang w:val="en-US"/>
              </w:rPr>
            </w:pPr>
            <w:r>
              <w:rPr>
                <w:rFonts w:ascii="Arial" w:hAnsi="Arial" w:cs="Arial"/>
                <w:sz w:val="20"/>
                <w:lang w:val="en-US"/>
              </w:rPr>
              <w:t>-</w:t>
            </w:r>
          </w:p>
        </w:tc>
        <w:tc>
          <w:tcPr>
            <w:tcW w:w="647" w:type="pct"/>
          </w:tcPr>
          <w:p w14:paraId="1CAD3D2E" w14:textId="77777777" w:rsidR="00D153F5" w:rsidRPr="0086487D" w:rsidRDefault="00D153F5" w:rsidP="00D153F5">
            <w:pPr>
              <w:jc w:val="left"/>
              <w:rPr>
                <w:rFonts w:ascii="Arial" w:hAnsi="Arial" w:cs="Arial"/>
                <w:sz w:val="20"/>
              </w:rPr>
            </w:pPr>
            <w:r>
              <w:rPr>
                <w:rFonts w:ascii="Arial" w:hAnsi="Arial" w:cs="Arial"/>
                <w:sz w:val="20"/>
              </w:rPr>
              <w:t>Состояние производственной установки</w:t>
            </w:r>
          </w:p>
        </w:tc>
        <w:tc>
          <w:tcPr>
            <w:tcW w:w="570" w:type="pct"/>
          </w:tcPr>
          <w:p w14:paraId="3D10CDC6" w14:textId="210D518F" w:rsidR="00D153F5" w:rsidRPr="00574221" w:rsidRDefault="00D153F5" w:rsidP="00D153F5">
            <w:pPr>
              <w:jc w:val="left"/>
              <w:rPr>
                <w:rFonts w:ascii="Arial" w:hAnsi="Arial" w:cs="Arial"/>
                <w:sz w:val="20"/>
              </w:rPr>
            </w:pPr>
            <w:r>
              <w:rPr>
                <w:rFonts w:ascii="Arial" w:hAnsi="Arial" w:cs="Arial"/>
                <w:sz w:val="20"/>
                <w:lang w:val="en-US"/>
              </w:rPr>
              <w:t>PM</w:t>
            </w:r>
            <w:r w:rsidRPr="00574221">
              <w:rPr>
                <w:rFonts w:ascii="Arial" w:hAnsi="Arial" w:cs="Arial"/>
                <w:sz w:val="20"/>
              </w:rPr>
              <w:t>_61</w:t>
            </w:r>
            <w:r w:rsidR="00574221" w:rsidRPr="00574221">
              <w:rPr>
                <w:rFonts w:ascii="Arial" w:hAnsi="Arial" w:cs="Arial"/>
                <w:sz w:val="20"/>
                <w:szCs w:val="20"/>
              </w:rPr>
              <w:t xml:space="preserve">. </w:t>
            </w:r>
            <w:r w:rsidR="00574221" w:rsidRPr="00574221">
              <w:rPr>
                <w:rFonts w:ascii="Arial" w:eastAsiaTheme="minorHAnsi" w:hAnsi="Arial" w:cs="Arial"/>
                <w:sz w:val="20"/>
                <w:szCs w:val="20"/>
              </w:rPr>
              <w:t>Указывает, например, может ли техническая система быть в эксплуатации во время мероприятия предупредительного ТОРО</w:t>
            </w:r>
          </w:p>
        </w:tc>
        <w:tc>
          <w:tcPr>
            <w:tcW w:w="312" w:type="pct"/>
          </w:tcPr>
          <w:p w14:paraId="48B30A62" w14:textId="77777777" w:rsidR="00D153F5" w:rsidRPr="00574221" w:rsidRDefault="00D153F5" w:rsidP="00D153F5">
            <w:pPr>
              <w:jc w:val="center"/>
              <w:rPr>
                <w:rFonts w:ascii="Arial" w:hAnsi="Arial" w:cs="Arial"/>
                <w:sz w:val="20"/>
              </w:rPr>
            </w:pPr>
            <w:r>
              <w:rPr>
                <w:rFonts w:ascii="Arial" w:hAnsi="Arial" w:cs="Arial"/>
                <w:sz w:val="20"/>
                <w:lang w:val="en-US"/>
              </w:rPr>
              <w:t>CHAR</w:t>
            </w:r>
            <w:r w:rsidRPr="00574221">
              <w:rPr>
                <w:rFonts w:ascii="Arial" w:hAnsi="Arial" w:cs="Arial"/>
                <w:sz w:val="20"/>
              </w:rPr>
              <w:t>, 1</w:t>
            </w:r>
          </w:p>
        </w:tc>
        <w:tc>
          <w:tcPr>
            <w:tcW w:w="493" w:type="pct"/>
          </w:tcPr>
          <w:p w14:paraId="17A22932" w14:textId="77777777" w:rsidR="00D153F5" w:rsidRPr="00BF268C" w:rsidRDefault="00D153F5" w:rsidP="00D153F5">
            <w:pPr>
              <w:jc w:val="center"/>
              <w:rPr>
                <w:rFonts w:ascii="Arial" w:hAnsi="Arial" w:cs="Arial"/>
                <w:sz w:val="20"/>
              </w:rPr>
            </w:pPr>
            <w:r w:rsidRPr="00DB3B06">
              <w:rPr>
                <w:rFonts w:ascii="Arial" w:hAnsi="Arial" w:cs="Arial"/>
                <w:sz w:val="20"/>
                <w:lang w:val="en-US"/>
              </w:rPr>
              <w:t>T</w:t>
            </w:r>
            <w:r w:rsidRPr="00574221">
              <w:rPr>
                <w:rFonts w:ascii="Arial" w:hAnsi="Arial" w:cs="Arial"/>
                <w:sz w:val="20"/>
              </w:rPr>
              <w:t>357</w:t>
            </w:r>
            <w:r w:rsidRPr="00DB3B06">
              <w:rPr>
                <w:rFonts w:ascii="Arial" w:hAnsi="Arial" w:cs="Arial"/>
                <w:sz w:val="20"/>
                <w:lang w:val="en-US"/>
              </w:rPr>
              <w:t>M</w:t>
            </w:r>
            <w:r>
              <w:rPr>
                <w:rFonts w:ascii="Arial" w:hAnsi="Arial" w:cs="Arial"/>
                <w:sz w:val="20"/>
              </w:rPr>
              <w:t>-</w:t>
            </w:r>
            <w:r w:rsidRPr="00BF268C">
              <w:rPr>
                <w:rFonts w:ascii="Arial" w:hAnsi="Arial" w:cs="Arial"/>
                <w:sz w:val="20"/>
              </w:rPr>
              <w:t>ANLZU</w:t>
            </w:r>
          </w:p>
        </w:tc>
        <w:tc>
          <w:tcPr>
            <w:tcW w:w="620" w:type="pct"/>
          </w:tcPr>
          <w:p w14:paraId="4313239A" w14:textId="77777777" w:rsidR="00D153F5" w:rsidRPr="00574221" w:rsidRDefault="00D153F5" w:rsidP="00D153F5">
            <w:pPr>
              <w:jc w:val="center"/>
              <w:rPr>
                <w:rFonts w:ascii="Arial" w:hAnsi="Arial" w:cs="Arial"/>
                <w:sz w:val="20"/>
              </w:rPr>
            </w:pPr>
            <w:r>
              <w:rPr>
                <w:rFonts w:ascii="Arial" w:hAnsi="Arial" w:cs="Arial"/>
                <w:sz w:val="20"/>
                <w:lang w:val="en-US"/>
              </w:rPr>
              <w:t>X</w:t>
            </w:r>
          </w:p>
        </w:tc>
        <w:tc>
          <w:tcPr>
            <w:tcW w:w="609" w:type="pct"/>
          </w:tcPr>
          <w:p w14:paraId="5049ACE0" w14:textId="27DFCE78" w:rsidR="00D153F5" w:rsidRPr="00574221" w:rsidRDefault="00574221" w:rsidP="00D153F5">
            <w:pPr>
              <w:jc w:val="center"/>
              <w:rPr>
                <w:rFonts w:ascii="Arial" w:hAnsi="Arial" w:cs="Arial"/>
                <w:sz w:val="20"/>
              </w:rPr>
            </w:pPr>
            <w:r>
              <w:rPr>
                <w:rFonts w:ascii="Arial" w:hAnsi="Arial" w:cs="Arial"/>
                <w:sz w:val="20"/>
              </w:rPr>
              <w:t>Для всех объектов</w:t>
            </w:r>
          </w:p>
        </w:tc>
        <w:tc>
          <w:tcPr>
            <w:tcW w:w="392" w:type="pct"/>
          </w:tcPr>
          <w:p w14:paraId="3579F6BA" w14:textId="43B42DD2" w:rsidR="00D153F5" w:rsidRPr="00574221" w:rsidRDefault="00574221" w:rsidP="00D153F5">
            <w:pPr>
              <w:jc w:val="center"/>
              <w:rPr>
                <w:rFonts w:ascii="Arial" w:hAnsi="Arial" w:cs="Arial"/>
                <w:sz w:val="20"/>
              </w:rPr>
            </w:pPr>
            <w:r w:rsidRPr="00574221">
              <w:rPr>
                <w:rFonts w:ascii="Arial" w:hAnsi="Arial" w:cs="Arial"/>
                <w:sz w:val="20"/>
              </w:rPr>
              <w:t>-</w:t>
            </w:r>
          </w:p>
        </w:tc>
        <w:tc>
          <w:tcPr>
            <w:tcW w:w="398" w:type="pct"/>
          </w:tcPr>
          <w:p w14:paraId="22FAFFE2" w14:textId="724EB58A" w:rsidR="00D153F5" w:rsidRPr="00574221" w:rsidRDefault="00574221" w:rsidP="00D153F5">
            <w:pPr>
              <w:jc w:val="center"/>
              <w:rPr>
                <w:rFonts w:ascii="Arial" w:hAnsi="Arial" w:cs="Arial"/>
                <w:sz w:val="20"/>
              </w:rPr>
            </w:pPr>
            <w:r w:rsidRPr="00574221">
              <w:rPr>
                <w:rFonts w:ascii="Arial" w:hAnsi="Arial" w:cs="Arial"/>
                <w:sz w:val="20"/>
              </w:rPr>
              <w:t>-</w:t>
            </w:r>
          </w:p>
        </w:tc>
        <w:tc>
          <w:tcPr>
            <w:tcW w:w="355" w:type="pct"/>
          </w:tcPr>
          <w:p w14:paraId="1237516E" w14:textId="77777777" w:rsidR="00D153F5" w:rsidRPr="00574221" w:rsidRDefault="00D153F5" w:rsidP="00D153F5">
            <w:pPr>
              <w:jc w:val="center"/>
              <w:rPr>
                <w:rFonts w:ascii="Arial" w:hAnsi="Arial" w:cs="Arial"/>
                <w:sz w:val="20"/>
              </w:rPr>
            </w:pPr>
            <w:r>
              <w:rPr>
                <w:rFonts w:ascii="Arial" w:hAnsi="Arial" w:cs="Arial"/>
                <w:sz w:val="20"/>
                <w:lang w:val="en-US"/>
              </w:rPr>
              <w:t>SAP</w:t>
            </w:r>
          </w:p>
        </w:tc>
      </w:tr>
      <w:tr w:rsidR="00D153F5" w:rsidRPr="0086487D" w14:paraId="54B693BF" w14:textId="77777777" w:rsidTr="00D153F5">
        <w:trPr>
          <w:cantSplit/>
        </w:trPr>
        <w:tc>
          <w:tcPr>
            <w:tcW w:w="146" w:type="pct"/>
          </w:tcPr>
          <w:p w14:paraId="5B4F58FB" w14:textId="77777777" w:rsidR="00D153F5" w:rsidRPr="00574221" w:rsidRDefault="00D153F5" w:rsidP="00D153F5">
            <w:pPr>
              <w:rPr>
                <w:rFonts w:ascii="Arial" w:hAnsi="Arial" w:cs="Arial"/>
                <w:sz w:val="20"/>
              </w:rPr>
            </w:pPr>
            <w:r w:rsidRPr="00574221">
              <w:rPr>
                <w:rFonts w:ascii="Arial" w:hAnsi="Arial" w:cs="Arial"/>
                <w:sz w:val="20"/>
              </w:rPr>
              <w:t>2.</w:t>
            </w:r>
          </w:p>
        </w:tc>
        <w:tc>
          <w:tcPr>
            <w:tcW w:w="459" w:type="pct"/>
          </w:tcPr>
          <w:p w14:paraId="0E1580B6" w14:textId="6CD0AF3C" w:rsidR="00D153F5" w:rsidRPr="00574221" w:rsidRDefault="00574221" w:rsidP="00D153F5">
            <w:pPr>
              <w:jc w:val="left"/>
              <w:rPr>
                <w:rFonts w:ascii="Arial" w:hAnsi="Arial" w:cs="Arial"/>
                <w:sz w:val="20"/>
              </w:rPr>
            </w:pPr>
            <w:r w:rsidRPr="00574221">
              <w:rPr>
                <w:rFonts w:ascii="Arial" w:hAnsi="Arial" w:cs="Arial"/>
                <w:sz w:val="20"/>
              </w:rPr>
              <w:t>-</w:t>
            </w:r>
          </w:p>
        </w:tc>
        <w:tc>
          <w:tcPr>
            <w:tcW w:w="647" w:type="pct"/>
          </w:tcPr>
          <w:p w14:paraId="69F76C54" w14:textId="77777777" w:rsidR="00D153F5" w:rsidRPr="00BF268C" w:rsidRDefault="00D153F5" w:rsidP="00D153F5">
            <w:pPr>
              <w:jc w:val="left"/>
              <w:rPr>
                <w:rFonts w:ascii="Arial" w:hAnsi="Arial" w:cs="Arial"/>
                <w:sz w:val="20"/>
              </w:rPr>
            </w:pPr>
            <w:r w:rsidRPr="00BF268C">
              <w:rPr>
                <w:rFonts w:ascii="Arial" w:hAnsi="Arial" w:cs="Arial"/>
                <w:sz w:val="20"/>
              </w:rPr>
              <w:t>Текст для операционного статуса</w:t>
            </w:r>
          </w:p>
        </w:tc>
        <w:tc>
          <w:tcPr>
            <w:tcW w:w="570" w:type="pct"/>
          </w:tcPr>
          <w:p w14:paraId="5403C4C8" w14:textId="77777777" w:rsidR="00D153F5" w:rsidRPr="00BF268C" w:rsidRDefault="00D153F5" w:rsidP="00D153F5">
            <w:pPr>
              <w:jc w:val="left"/>
              <w:rPr>
                <w:rFonts w:ascii="Arial" w:hAnsi="Arial" w:cs="Arial"/>
                <w:sz w:val="20"/>
              </w:rPr>
            </w:pPr>
            <w:r>
              <w:rPr>
                <w:rFonts w:ascii="Arial" w:hAnsi="Arial" w:cs="Arial"/>
                <w:sz w:val="20"/>
              </w:rPr>
              <w:t>Наименование состояния</w:t>
            </w:r>
          </w:p>
        </w:tc>
        <w:tc>
          <w:tcPr>
            <w:tcW w:w="312" w:type="pct"/>
          </w:tcPr>
          <w:p w14:paraId="2FA10692" w14:textId="77777777" w:rsidR="00D153F5" w:rsidRPr="0086487D" w:rsidRDefault="00D153F5" w:rsidP="00D153F5">
            <w:pPr>
              <w:jc w:val="center"/>
              <w:rPr>
                <w:rFonts w:ascii="Arial" w:hAnsi="Arial" w:cs="Arial"/>
                <w:sz w:val="20"/>
              </w:rPr>
            </w:pPr>
            <w:r>
              <w:rPr>
                <w:rFonts w:ascii="Arial" w:hAnsi="Arial" w:cs="Arial"/>
                <w:sz w:val="20"/>
                <w:lang w:val="en-US"/>
              </w:rPr>
              <w:t>CHAR</w:t>
            </w:r>
            <w:r w:rsidRPr="00574221">
              <w:rPr>
                <w:rFonts w:ascii="Arial" w:hAnsi="Arial" w:cs="Arial"/>
                <w:sz w:val="20"/>
              </w:rPr>
              <w:t>, 40</w:t>
            </w:r>
          </w:p>
        </w:tc>
        <w:tc>
          <w:tcPr>
            <w:tcW w:w="493" w:type="pct"/>
          </w:tcPr>
          <w:p w14:paraId="4F85E7AE" w14:textId="77777777" w:rsidR="00D153F5" w:rsidRPr="00BF268C" w:rsidRDefault="00D153F5" w:rsidP="00D153F5">
            <w:pPr>
              <w:jc w:val="center"/>
              <w:rPr>
                <w:rFonts w:ascii="Arial" w:hAnsi="Arial" w:cs="Arial"/>
                <w:sz w:val="20"/>
              </w:rPr>
            </w:pPr>
            <w:r w:rsidRPr="00BF268C">
              <w:rPr>
                <w:rFonts w:ascii="Arial" w:hAnsi="Arial" w:cs="Arial"/>
                <w:sz w:val="20"/>
                <w:lang w:val="en-US"/>
              </w:rPr>
              <w:t>T</w:t>
            </w:r>
            <w:r w:rsidRPr="00BF268C">
              <w:rPr>
                <w:rFonts w:ascii="Arial" w:hAnsi="Arial" w:cs="Arial"/>
                <w:sz w:val="20"/>
              </w:rPr>
              <w:t>357</w:t>
            </w:r>
            <w:r w:rsidRPr="00BF268C">
              <w:rPr>
                <w:rFonts w:ascii="Arial" w:hAnsi="Arial" w:cs="Arial"/>
                <w:sz w:val="20"/>
                <w:lang w:val="en-US"/>
              </w:rPr>
              <w:t>M</w:t>
            </w:r>
            <w:r w:rsidRPr="00BF268C">
              <w:rPr>
                <w:rFonts w:ascii="Arial" w:hAnsi="Arial" w:cs="Arial"/>
                <w:sz w:val="20"/>
              </w:rPr>
              <w:t>_</w:t>
            </w:r>
            <w:r w:rsidRPr="00BF268C">
              <w:rPr>
                <w:rFonts w:ascii="Arial" w:hAnsi="Arial" w:cs="Arial"/>
                <w:sz w:val="20"/>
                <w:lang w:val="en-US"/>
              </w:rPr>
              <w:t>T</w:t>
            </w:r>
            <w:r>
              <w:rPr>
                <w:rFonts w:ascii="Arial" w:hAnsi="Arial" w:cs="Arial"/>
                <w:sz w:val="20"/>
              </w:rPr>
              <w:t>-</w:t>
            </w:r>
            <w:r w:rsidRPr="00BF268C">
              <w:rPr>
                <w:rFonts w:ascii="Arial" w:hAnsi="Arial" w:cs="Arial"/>
                <w:sz w:val="20"/>
              </w:rPr>
              <w:t>ANLZUX</w:t>
            </w:r>
          </w:p>
        </w:tc>
        <w:tc>
          <w:tcPr>
            <w:tcW w:w="620" w:type="pct"/>
          </w:tcPr>
          <w:p w14:paraId="5F15D37A" w14:textId="1CDF75BA" w:rsidR="00D153F5" w:rsidRPr="00BF268C" w:rsidRDefault="00574221" w:rsidP="00D153F5">
            <w:pPr>
              <w:jc w:val="center"/>
              <w:rPr>
                <w:rFonts w:ascii="Arial" w:hAnsi="Arial" w:cs="Arial"/>
                <w:sz w:val="20"/>
                <w:lang w:val="en-US"/>
              </w:rPr>
            </w:pPr>
            <w:r>
              <w:rPr>
                <w:rFonts w:ascii="Arial" w:hAnsi="Arial" w:cs="Arial"/>
                <w:sz w:val="20"/>
                <w:lang w:val="en-US"/>
              </w:rPr>
              <w:t>-</w:t>
            </w:r>
          </w:p>
        </w:tc>
        <w:tc>
          <w:tcPr>
            <w:tcW w:w="609" w:type="pct"/>
          </w:tcPr>
          <w:p w14:paraId="635EE448" w14:textId="6A0DC74C" w:rsidR="00D153F5" w:rsidRPr="00574221" w:rsidRDefault="00574221" w:rsidP="00D153F5">
            <w:pPr>
              <w:jc w:val="center"/>
              <w:rPr>
                <w:rFonts w:ascii="Arial" w:hAnsi="Arial" w:cs="Arial"/>
                <w:sz w:val="20"/>
                <w:lang w:val="en-US"/>
              </w:rPr>
            </w:pPr>
            <w:r>
              <w:rPr>
                <w:rFonts w:ascii="Arial" w:hAnsi="Arial" w:cs="Arial"/>
                <w:sz w:val="20"/>
                <w:lang w:val="en-US"/>
              </w:rPr>
              <w:t>-</w:t>
            </w:r>
          </w:p>
        </w:tc>
        <w:tc>
          <w:tcPr>
            <w:tcW w:w="392" w:type="pct"/>
          </w:tcPr>
          <w:p w14:paraId="4A688CC0" w14:textId="5CCAC5A9" w:rsidR="00D153F5" w:rsidRPr="00574221" w:rsidRDefault="00574221" w:rsidP="00D153F5">
            <w:pPr>
              <w:jc w:val="center"/>
              <w:rPr>
                <w:rFonts w:ascii="Arial" w:hAnsi="Arial" w:cs="Arial"/>
                <w:sz w:val="20"/>
                <w:lang w:val="en-US"/>
              </w:rPr>
            </w:pPr>
            <w:r>
              <w:rPr>
                <w:rFonts w:ascii="Arial" w:hAnsi="Arial" w:cs="Arial"/>
                <w:sz w:val="20"/>
                <w:lang w:val="en-US"/>
              </w:rPr>
              <w:t>-</w:t>
            </w:r>
          </w:p>
        </w:tc>
        <w:tc>
          <w:tcPr>
            <w:tcW w:w="398" w:type="pct"/>
          </w:tcPr>
          <w:p w14:paraId="27EC7F7D" w14:textId="509770AF" w:rsidR="00D153F5" w:rsidRPr="00574221" w:rsidRDefault="00574221" w:rsidP="00D153F5">
            <w:pPr>
              <w:jc w:val="center"/>
              <w:rPr>
                <w:rFonts w:ascii="Arial" w:hAnsi="Arial" w:cs="Arial"/>
                <w:sz w:val="20"/>
                <w:lang w:val="en-US"/>
              </w:rPr>
            </w:pPr>
            <w:r>
              <w:rPr>
                <w:rFonts w:ascii="Arial" w:hAnsi="Arial" w:cs="Arial"/>
                <w:sz w:val="20"/>
                <w:lang w:val="en-US"/>
              </w:rPr>
              <w:t>-</w:t>
            </w:r>
          </w:p>
        </w:tc>
        <w:tc>
          <w:tcPr>
            <w:tcW w:w="355" w:type="pct"/>
          </w:tcPr>
          <w:p w14:paraId="36E39ACE" w14:textId="77777777" w:rsidR="00D153F5" w:rsidRPr="00BF268C" w:rsidRDefault="00D153F5" w:rsidP="00D153F5">
            <w:pPr>
              <w:jc w:val="center"/>
              <w:rPr>
                <w:rFonts w:ascii="Arial" w:hAnsi="Arial" w:cs="Arial"/>
                <w:sz w:val="20"/>
              </w:rPr>
            </w:pPr>
            <w:r>
              <w:rPr>
                <w:rFonts w:ascii="Arial" w:hAnsi="Arial" w:cs="Arial"/>
                <w:sz w:val="20"/>
                <w:lang w:val="en-US"/>
              </w:rPr>
              <w:t>SAP</w:t>
            </w:r>
          </w:p>
        </w:tc>
      </w:tr>
    </w:tbl>
    <w:p w14:paraId="7B4EE817" w14:textId="77777777" w:rsidR="00D153F5" w:rsidRDefault="00D153F5" w:rsidP="00175EC7">
      <w:pPr>
        <w:rPr>
          <w:rFonts w:eastAsiaTheme="majorEastAsia"/>
        </w:rPr>
      </w:pPr>
    </w:p>
    <w:p w14:paraId="1D2AB52A" w14:textId="77777777" w:rsidR="00D153F5" w:rsidRDefault="00D153F5" w:rsidP="00D153F5">
      <w:pPr>
        <w:spacing w:after="200" w:line="276" w:lineRule="auto"/>
        <w:jc w:val="left"/>
        <w:rPr>
          <w:rFonts w:eastAsiaTheme="majorEastAsia"/>
        </w:rPr>
        <w:sectPr w:rsidR="00D153F5" w:rsidSect="008D4E24">
          <w:headerReference w:type="default" r:id="rId169"/>
          <w:footerReference w:type="default" r:id="rId170"/>
          <w:headerReference w:type="first" r:id="rId171"/>
          <w:footerReference w:type="first" r:id="rId172"/>
          <w:pgSz w:w="16840" w:h="11907" w:orient="landscape" w:code="9"/>
          <w:pgMar w:top="1134" w:right="1134" w:bottom="567" w:left="1134" w:header="737" w:footer="283" w:gutter="0"/>
          <w:cols w:space="708"/>
          <w:docGrid w:linePitch="360"/>
        </w:sectPr>
      </w:pPr>
    </w:p>
    <w:p w14:paraId="0A74DB03" w14:textId="77777777" w:rsidR="00D153F5" w:rsidRPr="00977CDA" w:rsidRDefault="00D153F5" w:rsidP="00197D54">
      <w:pPr>
        <w:pStyle w:val="3"/>
      </w:pPr>
      <w:bookmarkStart w:id="16527" w:name="_Toc521341102"/>
      <w:bookmarkStart w:id="16528" w:name="_Toc521439621"/>
      <w:bookmarkStart w:id="16529" w:name="_Toc67557277"/>
      <w:r w:rsidRPr="00977CDA">
        <w:lastRenderedPageBreak/>
        <w:t>Особенности технической реализации</w:t>
      </w:r>
      <w:bookmarkEnd w:id="16527"/>
      <w:bookmarkEnd w:id="16528"/>
      <w:bookmarkEnd w:id="16529"/>
    </w:p>
    <w:p w14:paraId="4002B1E5" w14:textId="10FC3E9A" w:rsidR="00D153F5" w:rsidRPr="00D37183" w:rsidRDefault="00D153F5" w:rsidP="00D153F5">
      <w:pPr>
        <w:spacing w:after="240" w:line="276" w:lineRule="auto"/>
        <w:ind w:firstLine="567"/>
        <w:rPr>
          <w:rFonts w:ascii="Arial" w:hAnsi="Arial" w:cs="Arial"/>
        </w:rPr>
      </w:pPr>
      <w:r>
        <w:rPr>
          <w:rFonts w:ascii="Arial" w:hAnsi="Arial" w:cs="Arial"/>
        </w:rPr>
        <w:t xml:space="preserve">Справочник является локальным, ведётся в системе </w:t>
      </w:r>
      <w:r>
        <w:rPr>
          <w:rFonts w:ascii="Arial" w:hAnsi="Arial" w:cs="Arial"/>
          <w:lang w:val="en-US"/>
        </w:rPr>
        <w:t>SAP</w:t>
      </w:r>
      <w:r w:rsidRPr="002B648B">
        <w:rPr>
          <w:rFonts w:ascii="Arial" w:hAnsi="Arial" w:cs="Arial"/>
        </w:rPr>
        <w:t xml:space="preserve"> </w:t>
      </w:r>
      <w:r>
        <w:rPr>
          <w:rFonts w:ascii="Arial" w:hAnsi="Arial" w:cs="Arial"/>
          <w:lang w:val="en-US"/>
        </w:rPr>
        <w:t>S</w:t>
      </w:r>
      <w:r w:rsidRPr="002B648B">
        <w:rPr>
          <w:rFonts w:ascii="Arial" w:hAnsi="Arial" w:cs="Arial"/>
        </w:rPr>
        <w:t>/4</w:t>
      </w:r>
      <w:r>
        <w:rPr>
          <w:rFonts w:ascii="Arial" w:hAnsi="Arial" w:cs="Arial"/>
          <w:lang w:val="en-US"/>
        </w:rPr>
        <w:t>HANA</w:t>
      </w:r>
      <w:r w:rsidRPr="002B648B">
        <w:rPr>
          <w:rFonts w:ascii="Arial" w:hAnsi="Arial" w:cs="Arial"/>
        </w:rPr>
        <w:t xml:space="preserve"> </w:t>
      </w:r>
      <w:r>
        <w:rPr>
          <w:rFonts w:ascii="Arial" w:hAnsi="Arial" w:cs="Arial"/>
        </w:rPr>
        <w:t xml:space="preserve">по запросам на изменение через </w:t>
      </w:r>
      <w:r>
        <w:rPr>
          <w:rFonts w:ascii="Arial" w:hAnsi="Arial" w:cs="Arial"/>
          <w:color w:val="000000" w:themeColor="text1"/>
          <w:szCs w:val="24"/>
        </w:rPr>
        <w:t xml:space="preserve">интерфейс ведения настроек, транзакция SPRO, ракурс настройки </w:t>
      </w:r>
      <w:r w:rsidRPr="00DB3B06">
        <w:rPr>
          <w:rFonts w:ascii="Arial" w:hAnsi="Arial" w:cs="Arial"/>
        </w:rPr>
        <w:t>V_T357M</w:t>
      </w:r>
      <w:r>
        <w:rPr>
          <w:rFonts w:ascii="Arial" w:hAnsi="Arial" w:cs="Arial"/>
          <w:color w:val="000000" w:themeColor="text1"/>
          <w:szCs w:val="24"/>
        </w:rPr>
        <w:t xml:space="preserve">, в </w:t>
      </w:r>
      <w:r w:rsidR="00816A90">
        <w:rPr>
          <w:rFonts w:ascii="Arial" w:hAnsi="Arial" w:cs="Arial"/>
          <w:color w:val="000000" w:themeColor="text1"/>
          <w:szCs w:val="24"/>
        </w:rPr>
        <w:t>манданте ведения настроек</w:t>
      </w:r>
      <w:r w:rsidRPr="00FA561F">
        <w:rPr>
          <w:rFonts w:ascii="Arial" w:hAnsi="Arial" w:cs="Arial"/>
          <w:color w:val="000000" w:themeColor="text1"/>
          <w:szCs w:val="24"/>
        </w:rPr>
        <w:t xml:space="preserve"> </w:t>
      </w:r>
      <w:r>
        <w:rPr>
          <w:rFonts w:ascii="Arial" w:hAnsi="Arial" w:cs="Arial"/>
          <w:color w:val="000000" w:themeColor="text1"/>
          <w:szCs w:val="24"/>
        </w:rPr>
        <w:t xml:space="preserve">и далее транслируется через систему </w:t>
      </w:r>
      <w:r w:rsidR="00816A90">
        <w:rPr>
          <w:rFonts w:ascii="Arial" w:hAnsi="Arial" w:cs="Arial"/>
          <w:color w:val="000000" w:themeColor="text1"/>
          <w:szCs w:val="24"/>
        </w:rPr>
        <w:t>управления переносами в продуктивную систему</w:t>
      </w:r>
      <w:r>
        <w:rPr>
          <w:rFonts w:ascii="Arial" w:hAnsi="Arial" w:cs="Arial"/>
          <w:color w:val="000000" w:themeColor="text1"/>
          <w:szCs w:val="24"/>
        </w:rPr>
        <w:t>.</w:t>
      </w:r>
    </w:p>
    <w:p w14:paraId="426F73AF" w14:textId="77777777" w:rsidR="00D153F5" w:rsidRPr="00BF268C" w:rsidRDefault="00D153F5" w:rsidP="00D153F5">
      <w:pPr>
        <w:spacing w:after="240" w:line="276" w:lineRule="auto"/>
        <w:ind w:firstLine="567"/>
        <w:rPr>
          <w:rFonts w:ascii="Arial" w:hAnsi="Arial" w:cs="Arial"/>
          <w:color w:val="000000" w:themeColor="text1"/>
          <w:szCs w:val="24"/>
        </w:rPr>
      </w:pPr>
      <w:r>
        <w:rPr>
          <w:rFonts w:ascii="Arial" w:hAnsi="Arial" w:cs="Arial"/>
          <w:color w:val="000000" w:themeColor="text1"/>
          <w:szCs w:val="24"/>
        </w:rPr>
        <w:t xml:space="preserve">Путь по меню SPRO: </w:t>
      </w:r>
      <w:r w:rsidRPr="00D37183">
        <w:rPr>
          <w:rFonts w:ascii="Arial" w:hAnsi="Arial" w:cs="Arial"/>
          <w:color w:val="000000" w:themeColor="text1"/>
          <w:szCs w:val="24"/>
        </w:rPr>
        <w:t xml:space="preserve">Техобслуживание и ремонт оборудования &amp; Сервис клиентов </w:t>
      </w:r>
      <w:r>
        <w:rPr>
          <w:rFonts w:ascii="Arial" w:hAnsi="Arial" w:cs="Arial"/>
          <w:color w:val="000000" w:themeColor="text1"/>
          <w:szCs w:val="24"/>
        </w:rPr>
        <w:t xml:space="preserve">-&gt; </w:t>
      </w:r>
      <w:r w:rsidRPr="00BF268C">
        <w:rPr>
          <w:rFonts w:ascii="Arial" w:hAnsi="Arial" w:cs="Arial"/>
          <w:color w:val="000000" w:themeColor="text1"/>
          <w:szCs w:val="24"/>
        </w:rPr>
        <w:t>Заказы ТОРО и сервисные заказы</w:t>
      </w:r>
      <w:r>
        <w:rPr>
          <w:rFonts w:ascii="Arial" w:hAnsi="Arial" w:cs="Arial"/>
          <w:color w:val="000000" w:themeColor="text1"/>
          <w:szCs w:val="24"/>
        </w:rPr>
        <w:t xml:space="preserve"> -&gt; </w:t>
      </w:r>
      <w:r w:rsidRPr="00BF268C">
        <w:rPr>
          <w:rFonts w:ascii="Arial" w:hAnsi="Arial" w:cs="Arial"/>
          <w:color w:val="000000" w:themeColor="text1"/>
          <w:szCs w:val="24"/>
        </w:rPr>
        <w:t xml:space="preserve">Общие данные </w:t>
      </w:r>
      <w:r>
        <w:rPr>
          <w:rFonts w:ascii="Arial" w:hAnsi="Arial" w:cs="Arial"/>
          <w:color w:val="000000" w:themeColor="text1"/>
          <w:szCs w:val="24"/>
        </w:rPr>
        <w:t>-&gt;</w:t>
      </w:r>
      <w:r w:rsidRPr="00BF268C">
        <w:rPr>
          <w:rFonts w:ascii="Arial" w:hAnsi="Arial" w:cs="Arial"/>
          <w:color w:val="000000" w:themeColor="text1"/>
          <w:szCs w:val="24"/>
        </w:rPr>
        <w:t xml:space="preserve"> Создать состояния произв. установки или </w:t>
      </w:r>
      <w:proofErr w:type="spellStart"/>
      <w:r w:rsidRPr="00BF268C">
        <w:rPr>
          <w:rFonts w:ascii="Arial" w:hAnsi="Arial" w:cs="Arial"/>
          <w:color w:val="000000" w:themeColor="text1"/>
          <w:szCs w:val="24"/>
        </w:rPr>
        <w:t>операц</w:t>
      </w:r>
      <w:proofErr w:type="spellEnd"/>
      <w:r w:rsidRPr="00BF268C">
        <w:rPr>
          <w:rFonts w:ascii="Arial" w:hAnsi="Arial" w:cs="Arial"/>
          <w:color w:val="000000" w:themeColor="text1"/>
          <w:szCs w:val="24"/>
        </w:rPr>
        <w:t xml:space="preserve">. </w:t>
      </w:r>
      <w:r>
        <w:rPr>
          <w:rFonts w:ascii="Arial" w:hAnsi="Arial" w:cs="Arial"/>
          <w:color w:val="000000" w:themeColor="text1"/>
          <w:szCs w:val="24"/>
        </w:rPr>
        <w:t>с</w:t>
      </w:r>
      <w:r w:rsidRPr="00BF268C">
        <w:rPr>
          <w:rFonts w:ascii="Arial" w:hAnsi="Arial" w:cs="Arial"/>
          <w:color w:val="000000" w:themeColor="text1"/>
          <w:szCs w:val="24"/>
        </w:rPr>
        <w:t>татусов.</w:t>
      </w:r>
    </w:p>
    <w:p w14:paraId="48B5E414" w14:textId="77777777" w:rsidR="00D153F5" w:rsidRDefault="00D153F5" w:rsidP="00D153F5">
      <w:pPr>
        <w:spacing w:after="240" w:line="276" w:lineRule="auto"/>
        <w:ind w:firstLine="567"/>
        <w:rPr>
          <w:rFonts w:ascii="Arial" w:hAnsi="Arial" w:cs="Arial"/>
          <w:iCs/>
        </w:rPr>
      </w:pPr>
      <w:r w:rsidRPr="00B10F88">
        <w:rPr>
          <w:rFonts w:ascii="Arial" w:hAnsi="Arial" w:cs="Arial"/>
          <w:iCs/>
        </w:rPr>
        <w:t>Разработки для справочника не предполагаются.</w:t>
      </w:r>
    </w:p>
    <w:p w14:paraId="04FBB580" w14:textId="77777777" w:rsidR="00D153F5" w:rsidRPr="00977CDA" w:rsidRDefault="00D153F5" w:rsidP="00197D54">
      <w:pPr>
        <w:pStyle w:val="3"/>
      </w:pPr>
      <w:bookmarkStart w:id="16530" w:name="_Toc521341103"/>
      <w:bookmarkStart w:id="16531" w:name="_Toc521439622"/>
      <w:bookmarkStart w:id="16532" w:name="_Toc67557278"/>
      <w:r w:rsidRPr="00977CDA">
        <w:t>Миграция объекта данных</w:t>
      </w:r>
      <w:bookmarkEnd w:id="16530"/>
      <w:bookmarkEnd w:id="16531"/>
      <w:bookmarkEnd w:id="16532"/>
    </w:p>
    <w:p w14:paraId="476EA7FF" w14:textId="7727B42B" w:rsidR="00D153F5" w:rsidRDefault="00D153F5" w:rsidP="00D153F5">
      <w:pPr>
        <w:pStyle w:val="Base"/>
        <w:rPr>
          <w:rFonts w:eastAsiaTheme="majorEastAsia" w:cstheme="majorBidi"/>
          <w:bCs/>
          <w:iCs/>
          <w:szCs w:val="26"/>
        </w:rPr>
      </w:pPr>
      <w:r>
        <w:t>Состояния производственной установки должны быть настроены и перенесены в продуктивную систему до начала миграции данных</w:t>
      </w:r>
      <w:r>
        <w:rPr>
          <w:rFonts w:eastAsiaTheme="majorEastAsia" w:cstheme="majorBidi"/>
          <w:bCs/>
          <w:iCs/>
          <w:szCs w:val="26"/>
        </w:rPr>
        <w:t>.</w:t>
      </w:r>
    </w:p>
    <w:p w14:paraId="4937CDF5" w14:textId="16FEA176" w:rsidR="00574221" w:rsidRDefault="00574221">
      <w:pPr>
        <w:spacing w:after="200" w:line="276" w:lineRule="auto"/>
        <w:jc w:val="left"/>
        <w:rPr>
          <w:rFonts w:ascii="Arial" w:eastAsiaTheme="majorEastAsia" w:hAnsi="Arial" w:cstheme="majorBidi"/>
          <w:bCs/>
          <w:iCs/>
          <w:szCs w:val="26"/>
        </w:rPr>
      </w:pPr>
      <w:r>
        <w:rPr>
          <w:rFonts w:eastAsiaTheme="majorEastAsia" w:cstheme="majorBidi"/>
          <w:bCs/>
          <w:iCs/>
          <w:szCs w:val="26"/>
        </w:rPr>
        <w:br w:type="page"/>
      </w:r>
    </w:p>
    <w:p w14:paraId="7B2FB9D3" w14:textId="77777777"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16533" w:author="Владимир Лаут" w:date="2021-03-25T08:52:00Z">
            <w:rPr/>
          </w:rPrChange>
        </w:rPr>
        <w:pPrChange w:id="16534" w:author="Владимир Лаут" w:date="2021-03-25T08:52:00Z">
          <w:pPr>
            <w:pStyle w:val="1"/>
          </w:pPr>
        </w:pPrChange>
      </w:pPr>
      <w:bookmarkStart w:id="16535" w:name="_Toc67557279"/>
      <w:r w:rsidRPr="00DD2763">
        <w:rPr>
          <w:rFonts w:eastAsiaTheme="majorEastAsia" w:cstheme="majorBidi"/>
          <w:bCs w:val="0"/>
          <w:iCs w:val="0"/>
          <w:szCs w:val="26"/>
          <w:rPrChange w:id="16536" w:author="Владимир Лаут" w:date="2021-03-25T08:52:00Z">
            <w:rPr>
              <w:iCs/>
            </w:rPr>
          </w:rPrChange>
        </w:rPr>
        <w:lastRenderedPageBreak/>
        <w:t>Бизнес-требования</w:t>
      </w:r>
      <w:bookmarkEnd w:id="16535"/>
    </w:p>
    <w:p w14:paraId="70F8CBD6" w14:textId="77777777" w:rsidR="00D153F5" w:rsidRDefault="00D153F5" w:rsidP="00D153F5">
      <w:pPr>
        <w:pStyle w:val="Base"/>
        <w:rPr>
          <w:rFonts w:eastAsiaTheme="majorEastAsia" w:cstheme="majorBidi"/>
          <w:bCs/>
          <w:iCs/>
          <w:szCs w:val="26"/>
        </w:rPr>
      </w:pPr>
      <w:r w:rsidRPr="00363CBE">
        <w:rPr>
          <w:color w:val="000000" w:themeColor="text1"/>
        </w:rPr>
        <w:t xml:space="preserve">Формализованные бизнес-требования приведены в Приложении № </w:t>
      </w:r>
      <w:r>
        <w:rPr>
          <w:color w:val="000000" w:themeColor="text1"/>
        </w:rPr>
        <w:t>2</w:t>
      </w:r>
      <w:r w:rsidRPr="00363CBE">
        <w:rPr>
          <w:color w:val="000000" w:themeColor="text1"/>
        </w:rPr>
        <w:t>.</w:t>
      </w:r>
    </w:p>
    <w:p w14:paraId="13B0B812" w14:textId="77777777"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16537" w:author="Владимир Лаут" w:date="2021-03-25T08:52:00Z">
            <w:rPr/>
          </w:rPrChange>
        </w:rPr>
        <w:pPrChange w:id="16538" w:author="Владимир Лаут" w:date="2021-03-25T08:52:00Z">
          <w:pPr>
            <w:pStyle w:val="1"/>
          </w:pPr>
        </w:pPrChange>
      </w:pPr>
      <w:bookmarkStart w:id="16539" w:name="_Toc67557280"/>
      <w:r w:rsidRPr="00DD2763">
        <w:rPr>
          <w:rFonts w:eastAsiaTheme="majorEastAsia" w:cstheme="majorBidi"/>
          <w:bCs w:val="0"/>
          <w:iCs w:val="0"/>
          <w:szCs w:val="26"/>
          <w:rPrChange w:id="16540" w:author="Владимир Лаут" w:date="2021-03-25T08:52:00Z">
            <w:rPr>
              <w:iCs/>
            </w:rPr>
          </w:rPrChange>
        </w:rPr>
        <w:t>Реализация бизнес-процесса</w:t>
      </w:r>
      <w:bookmarkEnd w:id="16539"/>
    </w:p>
    <w:p w14:paraId="7D925098" w14:textId="77777777" w:rsidR="00D153F5" w:rsidRDefault="00D153F5" w:rsidP="00D153F5">
      <w:pPr>
        <w:pStyle w:val="21"/>
        <w:rPr>
          <w:rFonts w:eastAsiaTheme="majorEastAsia"/>
        </w:rPr>
      </w:pPr>
      <w:bookmarkStart w:id="16541" w:name="_Toc67557281"/>
      <w:r>
        <w:rPr>
          <w:rFonts w:eastAsiaTheme="majorEastAsia"/>
        </w:rPr>
        <w:t>5.1 Описание бизнес-процесса</w:t>
      </w:r>
      <w:bookmarkEnd w:id="16541"/>
    </w:p>
    <w:p w14:paraId="712AD10D" w14:textId="1077BD23" w:rsidR="00D153F5" w:rsidRPr="0039052B" w:rsidDel="00DD2763" w:rsidRDefault="00D153F5" w:rsidP="00D153F5">
      <w:pPr>
        <w:pStyle w:val="afc"/>
        <w:keepNext/>
        <w:keepLines/>
        <w:numPr>
          <w:ilvl w:val="0"/>
          <w:numId w:val="8"/>
        </w:numPr>
        <w:spacing w:before="160" w:after="120" w:line="276" w:lineRule="auto"/>
        <w:outlineLvl w:val="2"/>
        <w:rPr>
          <w:del w:id="16542" w:author="Владимир Лаут" w:date="2021-03-25T08:52:00Z"/>
          <w:rFonts w:ascii="Arial" w:eastAsia="Calibri" w:hAnsi="Arial"/>
          <w:b/>
          <w:caps/>
          <w:vanish/>
          <w:sz w:val="20"/>
          <w:szCs w:val="20"/>
        </w:rPr>
      </w:pPr>
      <w:bookmarkStart w:id="16543" w:name="_Toc523044903"/>
      <w:bookmarkStart w:id="16544" w:name="_Toc523045177"/>
      <w:bookmarkStart w:id="16545" w:name="_Toc523245039"/>
      <w:bookmarkStart w:id="16546" w:name="_Toc523250754"/>
      <w:bookmarkStart w:id="16547" w:name="_Toc523393991"/>
      <w:bookmarkStart w:id="16548" w:name="_Toc523491299"/>
      <w:bookmarkStart w:id="16549" w:name="_Toc523491569"/>
      <w:bookmarkStart w:id="16550" w:name="_Toc523499870"/>
      <w:bookmarkStart w:id="16551" w:name="_Toc523503878"/>
      <w:bookmarkStart w:id="16552" w:name="_Toc523504148"/>
      <w:bookmarkStart w:id="16553" w:name="_Toc523747037"/>
      <w:bookmarkStart w:id="16554" w:name="_Toc523764157"/>
      <w:bookmarkStart w:id="16555" w:name="_Toc523827437"/>
      <w:bookmarkStart w:id="16556" w:name="_Toc523827706"/>
      <w:bookmarkStart w:id="16557" w:name="_Toc523909774"/>
      <w:bookmarkStart w:id="16558" w:name="_Toc523934309"/>
      <w:bookmarkStart w:id="16559" w:name="_Toc523934580"/>
      <w:bookmarkStart w:id="16560" w:name="_Toc523934849"/>
      <w:bookmarkStart w:id="16561" w:name="_Toc523935118"/>
      <w:bookmarkStart w:id="16562" w:name="_Toc525121274"/>
      <w:bookmarkStart w:id="16563" w:name="_Toc525121543"/>
      <w:bookmarkStart w:id="16564" w:name="_Toc525739335"/>
      <w:bookmarkStart w:id="16565" w:name="_Toc525743509"/>
      <w:bookmarkStart w:id="16566" w:name="_Toc525744770"/>
      <w:bookmarkStart w:id="16567" w:name="_Toc67554892"/>
      <w:bookmarkStart w:id="16568" w:name="_Toc67556229"/>
      <w:bookmarkStart w:id="16569" w:name="_Toc67557282"/>
      <w:bookmarkEnd w:id="16543"/>
      <w:bookmarkEnd w:id="16544"/>
      <w:bookmarkEnd w:id="16545"/>
      <w:bookmarkEnd w:id="16546"/>
      <w:bookmarkEnd w:id="16547"/>
      <w:bookmarkEnd w:id="16548"/>
      <w:bookmarkEnd w:id="16549"/>
      <w:bookmarkEnd w:id="16550"/>
      <w:bookmarkEnd w:id="16551"/>
      <w:bookmarkEnd w:id="16552"/>
      <w:bookmarkEnd w:id="16553"/>
      <w:bookmarkEnd w:id="16554"/>
      <w:bookmarkEnd w:id="16555"/>
      <w:bookmarkEnd w:id="16556"/>
      <w:bookmarkEnd w:id="16557"/>
      <w:bookmarkEnd w:id="16558"/>
      <w:bookmarkEnd w:id="16559"/>
      <w:bookmarkEnd w:id="16560"/>
      <w:bookmarkEnd w:id="16561"/>
      <w:bookmarkEnd w:id="16562"/>
      <w:bookmarkEnd w:id="16563"/>
      <w:bookmarkEnd w:id="16564"/>
      <w:bookmarkEnd w:id="16565"/>
      <w:bookmarkEnd w:id="16566"/>
      <w:bookmarkEnd w:id="16567"/>
      <w:bookmarkEnd w:id="16568"/>
      <w:bookmarkEnd w:id="16569"/>
    </w:p>
    <w:p w14:paraId="12A2C70D" w14:textId="5C9F9EF0" w:rsidR="00D153F5" w:rsidRPr="0039052B" w:rsidDel="00DD2763" w:rsidRDefault="00D153F5" w:rsidP="00D153F5">
      <w:pPr>
        <w:pStyle w:val="afc"/>
        <w:keepNext/>
        <w:keepLines/>
        <w:numPr>
          <w:ilvl w:val="0"/>
          <w:numId w:val="8"/>
        </w:numPr>
        <w:spacing w:before="160" w:after="120" w:line="276" w:lineRule="auto"/>
        <w:outlineLvl w:val="2"/>
        <w:rPr>
          <w:del w:id="16570" w:author="Владимир Лаут" w:date="2021-03-25T08:52:00Z"/>
          <w:rFonts w:ascii="Arial" w:eastAsia="Calibri" w:hAnsi="Arial"/>
          <w:b/>
          <w:caps/>
          <w:vanish/>
          <w:sz w:val="20"/>
          <w:szCs w:val="20"/>
        </w:rPr>
      </w:pPr>
      <w:bookmarkStart w:id="16571" w:name="_Toc523044904"/>
      <w:bookmarkStart w:id="16572" w:name="_Toc523045178"/>
      <w:bookmarkStart w:id="16573" w:name="_Toc523245040"/>
      <w:bookmarkStart w:id="16574" w:name="_Toc523250755"/>
      <w:bookmarkStart w:id="16575" w:name="_Toc523393992"/>
      <w:bookmarkStart w:id="16576" w:name="_Toc523491300"/>
      <w:bookmarkStart w:id="16577" w:name="_Toc523491570"/>
      <w:bookmarkStart w:id="16578" w:name="_Toc523499871"/>
      <w:bookmarkStart w:id="16579" w:name="_Toc523503879"/>
      <w:bookmarkStart w:id="16580" w:name="_Toc523504149"/>
      <w:bookmarkStart w:id="16581" w:name="_Toc523747038"/>
      <w:bookmarkStart w:id="16582" w:name="_Toc523764158"/>
      <w:bookmarkStart w:id="16583" w:name="_Toc523827438"/>
      <w:bookmarkStart w:id="16584" w:name="_Toc523827707"/>
      <w:bookmarkStart w:id="16585" w:name="_Toc523909775"/>
      <w:bookmarkStart w:id="16586" w:name="_Toc523934310"/>
      <w:bookmarkStart w:id="16587" w:name="_Toc523934581"/>
      <w:bookmarkStart w:id="16588" w:name="_Toc523934850"/>
      <w:bookmarkStart w:id="16589" w:name="_Toc523935119"/>
      <w:bookmarkStart w:id="16590" w:name="_Toc525121275"/>
      <w:bookmarkStart w:id="16591" w:name="_Toc525121544"/>
      <w:bookmarkStart w:id="16592" w:name="_Toc525739336"/>
      <w:bookmarkStart w:id="16593" w:name="_Toc525743510"/>
      <w:bookmarkStart w:id="16594" w:name="_Toc525744771"/>
      <w:bookmarkStart w:id="16595" w:name="_Toc67554893"/>
      <w:bookmarkStart w:id="16596" w:name="_Toc67556230"/>
      <w:bookmarkStart w:id="16597" w:name="_Toc67557283"/>
      <w:bookmarkEnd w:id="16571"/>
      <w:bookmarkEnd w:id="16572"/>
      <w:bookmarkEnd w:id="16573"/>
      <w:bookmarkEnd w:id="16574"/>
      <w:bookmarkEnd w:id="16575"/>
      <w:bookmarkEnd w:id="16576"/>
      <w:bookmarkEnd w:id="16577"/>
      <w:bookmarkEnd w:id="16578"/>
      <w:bookmarkEnd w:id="16579"/>
      <w:bookmarkEnd w:id="16580"/>
      <w:bookmarkEnd w:id="16581"/>
      <w:bookmarkEnd w:id="16582"/>
      <w:bookmarkEnd w:id="16583"/>
      <w:bookmarkEnd w:id="16584"/>
      <w:bookmarkEnd w:id="16585"/>
      <w:bookmarkEnd w:id="16586"/>
      <w:bookmarkEnd w:id="16587"/>
      <w:bookmarkEnd w:id="16588"/>
      <w:bookmarkEnd w:id="16589"/>
      <w:bookmarkEnd w:id="16590"/>
      <w:bookmarkEnd w:id="16591"/>
      <w:bookmarkEnd w:id="16592"/>
      <w:bookmarkEnd w:id="16593"/>
      <w:bookmarkEnd w:id="16594"/>
      <w:bookmarkEnd w:id="16595"/>
      <w:bookmarkEnd w:id="16596"/>
      <w:bookmarkEnd w:id="16597"/>
    </w:p>
    <w:p w14:paraId="09BB03C9" w14:textId="72A13201" w:rsidR="00D153F5" w:rsidRPr="0039052B" w:rsidDel="00DD2763" w:rsidRDefault="00D153F5" w:rsidP="00D153F5">
      <w:pPr>
        <w:pStyle w:val="afc"/>
        <w:keepNext/>
        <w:keepLines/>
        <w:numPr>
          <w:ilvl w:val="1"/>
          <w:numId w:val="8"/>
        </w:numPr>
        <w:spacing w:before="160" w:after="120" w:line="276" w:lineRule="auto"/>
        <w:outlineLvl w:val="2"/>
        <w:rPr>
          <w:del w:id="16598" w:author="Владимир Лаут" w:date="2021-03-25T08:52:00Z"/>
          <w:rFonts w:ascii="Arial" w:eastAsia="Calibri" w:hAnsi="Arial"/>
          <w:b/>
          <w:caps/>
          <w:vanish/>
          <w:sz w:val="20"/>
          <w:szCs w:val="20"/>
        </w:rPr>
      </w:pPr>
      <w:bookmarkStart w:id="16599" w:name="_Toc523044905"/>
      <w:bookmarkStart w:id="16600" w:name="_Toc523045179"/>
      <w:bookmarkStart w:id="16601" w:name="_Toc523245041"/>
      <w:bookmarkStart w:id="16602" w:name="_Toc523250756"/>
      <w:bookmarkStart w:id="16603" w:name="_Toc523393993"/>
      <w:bookmarkStart w:id="16604" w:name="_Toc523491301"/>
      <w:bookmarkStart w:id="16605" w:name="_Toc523491571"/>
      <w:bookmarkStart w:id="16606" w:name="_Toc523499872"/>
      <w:bookmarkStart w:id="16607" w:name="_Toc523503880"/>
      <w:bookmarkStart w:id="16608" w:name="_Toc523504150"/>
      <w:bookmarkStart w:id="16609" w:name="_Toc523747039"/>
      <w:bookmarkStart w:id="16610" w:name="_Toc523764159"/>
      <w:bookmarkStart w:id="16611" w:name="_Toc523827439"/>
      <w:bookmarkStart w:id="16612" w:name="_Toc523827708"/>
      <w:bookmarkStart w:id="16613" w:name="_Toc523909776"/>
      <w:bookmarkStart w:id="16614" w:name="_Toc523934311"/>
      <w:bookmarkStart w:id="16615" w:name="_Toc523934582"/>
      <w:bookmarkStart w:id="16616" w:name="_Toc523934851"/>
      <w:bookmarkStart w:id="16617" w:name="_Toc523935120"/>
      <w:bookmarkStart w:id="16618" w:name="_Toc525121276"/>
      <w:bookmarkStart w:id="16619" w:name="_Toc525121545"/>
      <w:bookmarkStart w:id="16620" w:name="_Toc525739337"/>
      <w:bookmarkStart w:id="16621" w:name="_Toc525743511"/>
      <w:bookmarkStart w:id="16622" w:name="_Toc525744772"/>
      <w:bookmarkStart w:id="16623" w:name="_Toc67554894"/>
      <w:bookmarkStart w:id="16624" w:name="_Toc67556231"/>
      <w:bookmarkStart w:id="16625" w:name="_Toc67557284"/>
      <w:bookmarkEnd w:id="16599"/>
      <w:bookmarkEnd w:id="16600"/>
      <w:bookmarkEnd w:id="16601"/>
      <w:bookmarkEnd w:id="16602"/>
      <w:bookmarkEnd w:id="16603"/>
      <w:bookmarkEnd w:id="16604"/>
      <w:bookmarkEnd w:id="16605"/>
      <w:bookmarkEnd w:id="16606"/>
      <w:bookmarkEnd w:id="16607"/>
      <w:bookmarkEnd w:id="16608"/>
      <w:bookmarkEnd w:id="16609"/>
      <w:bookmarkEnd w:id="16610"/>
      <w:bookmarkEnd w:id="16611"/>
      <w:bookmarkEnd w:id="16612"/>
      <w:bookmarkEnd w:id="16613"/>
      <w:bookmarkEnd w:id="16614"/>
      <w:bookmarkEnd w:id="16615"/>
      <w:bookmarkEnd w:id="16616"/>
      <w:bookmarkEnd w:id="16617"/>
      <w:bookmarkEnd w:id="16618"/>
      <w:bookmarkEnd w:id="16619"/>
      <w:bookmarkEnd w:id="16620"/>
      <w:bookmarkEnd w:id="16621"/>
      <w:bookmarkEnd w:id="16622"/>
      <w:bookmarkEnd w:id="16623"/>
      <w:bookmarkEnd w:id="16624"/>
      <w:bookmarkEnd w:id="16625"/>
    </w:p>
    <w:p w14:paraId="668CE320" w14:textId="77777777" w:rsidR="00D153F5" w:rsidRDefault="00D153F5" w:rsidP="00197D54">
      <w:pPr>
        <w:pStyle w:val="3"/>
      </w:pPr>
      <w:bookmarkStart w:id="16626" w:name="_Toc67557285"/>
      <w:r>
        <w:t>Описание бизнес-процесса ПП-07.01.02.05-</w:t>
      </w:r>
      <w:r>
        <w:rPr>
          <w:lang w:val="en-US"/>
        </w:rPr>
        <w:t>ERP</w:t>
      </w:r>
      <w:r w:rsidRPr="00B4701E">
        <w:rPr>
          <w:rFonts w:cs="Times New Roman"/>
          <w:caps/>
          <w:sz w:val="20"/>
          <w:szCs w:val="20"/>
        </w:rPr>
        <w:t xml:space="preserve"> </w:t>
      </w:r>
      <w:r>
        <w:t xml:space="preserve">Ведение НСИ </w:t>
      </w:r>
      <w:proofErr w:type="spellStart"/>
      <w:r>
        <w:t>ТОиР</w:t>
      </w:r>
      <w:bookmarkEnd w:id="16626"/>
      <w:proofErr w:type="spellEnd"/>
    </w:p>
    <w:p w14:paraId="115824F9" w14:textId="7CF0D7CD" w:rsidR="00E66EF6" w:rsidRPr="00B14753" w:rsidRDefault="00E66EF6" w:rsidP="00E66EF6">
      <w:pPr>
        <w:suppressAutoHyphens/>
        <w:spacing w:after="240" w:line="276" w:lineRule="auto"/>
        <w:ind w:firstLine="567"/>
        <w:rPr>
          <w:rFonts w:ascii="Arial" w:hAnsi="Arial" w:cs="Arial"/>
        </w:rPr>
      </w:pPr>
      <w:r w:rsidRPr="00B14753">
        <w:rPr>
          <w:rFonts w:ascii="Arial" w:hAnsi="Arial" w:cs="Arial"/>
        </w:rPr>
        <w:t xml:space="preserve">Бизнес-процесс описывает последовательность действий </w:t>
      </w:r>
      <w:r w:rsidR="00981B4B">
        <w:rPr>
          <w:rFonts w:ascii="Arial" w:hAnsi="Arial" w:cs="Arial"/>
        </w:rPr>
        <w:t xml:space="preserve">по изменению НСИ </w:t>
      </w:r>
      <w:proofErr w:type="spellStart"/>
      <w:r w:rsidR="00981B4B">
        <w:rPr>
          <w:rFonts w:ascii="Arial" w:hAnsi="Arial" w:cs="Arial"/>
        </w:rPr>
        <w:t>ТОиР</w:t>
      </w:r>
      <w:proofErr w:type="spellEnd"/>
      <w:r w:rsidR="00981B4B">
        <w:rPr>
          <w:rFonts w:ascii="Arial" w:hAnsi="Arial" w:cs="Arial"/>
        </w:rPr>
        <w:t xml:space="preserve"> с момента возникновения потребности изменения до подтверждения закрытия заявки на изменение НСИ ее инициатором</w:t>
      </w:r>
      <w:r w:rsidRPr="00B14753">
        <w:rPr>
          <w:rFonts w:ascii="Arial" w:hAnsi="Arial" w:cs="Arial"/>
        </w:rPr>
        <w:t xml:space="preserve">. </w:t>
      </w:r>
    </w:p>
    <w:p w14:paraId="7D8F2F62" w14:textId="0F4E27E9" w:rsidR="00E66EF6" w:rsidRPr="00151D6A" w:rsidRDefault="00E66EF6" w:rsidP="00E66EF6">
      <w:pPr>
        <w:suppressAutoHyphens/>
        <w:spacing w:after="240" w:line="276" w:lineRule="auto"/>
        <w:ind w:firstLine="567"/>
        <w:rPr>
          <w:rFonts w:ascii="Arial" w:hAnsi="Arial" w:cs="Arial"/>
        </w:rPr>
      </w:pPr>
      <w:r w:rsidRPr="00B14753">
        <w:rPr>
          <w:rFonts w:ascii="Arial" w:hAnsi="Arial" w:cs="Arial"/>
        </w:rPr>
        <w:t xml:space="preserve">Входящими данными для процесса являются </w:t>
      </w:r>
      <w:r w:rsidR="00981B4B">
        <w:rPr>
          <w:rFonts w:ascii="Arial" w:hAnsi="Arial" w:cs="Arial"/>
        </w:rPr>
        <w:t>заявки на изменение НСИ, информация о вновь вводимом в эксплуатацию оборудовании или документ-основание для создания</w:t>
      </w:r>
      <w:r w:rsidR="00981B4B" w:rsidRPr="00981B4B">
        <w:rPr>
          <w:rFonts w:ascii="Arial" w:hAnsi="Arial" w:cs="Arial"/>
        </w:rPr>
        <w:t>/</w:t>
      </w:r>
      <w:r w:rsidR="00981B4B">
        <w:rPr>
          <w:rFonts w:ascii="Arial" w:hAnsi="Arial" w:cs="Arial"/>
        </w:rPr>
        <w:t>изменения НСИ при производстве изделий собственными силами</w:t>
      </w:r>
      <w:r w:rsidRPr="00B14753">
        <w:rPr>
          <w:rFonts w:ascii="Arial" w:hAnsi="Arial" w:cs="Arial"/>
        </w:rPr>
        <w:t>.</w:t>
      </w:r>
    </w:p>
    <w:p w14:paraId="7919B504" w14:textId="2B38D75D" w:rsidR="00E66EF6" w:rsidRPr="00B14753" w:rsidRDefault="00E66EF6" w:rsidP="00E66EF6">
      <w:pPr>
        <w:suppressAutoHyphens/>
        <w:spacing w:after="120" w:line="276" w:lineRule="auto"/>
        <w:ind w:firstLine="567"/>
        <w:rPr>
          <w:rFonts w:ascii="Arial" w:hAnsi="Arial" w:cs="Arial"/>
        </w:rPr>
      </w:pPr>
      <w:r w:rsidRPr="00B14753">
        <w:rPr>
          <w:rFonts w:ascii="Arial" w:hAnsi="Arial" w:cs="Arial"/>
        </w:rPr>
        <w:t xml:space="preserve">Основными </w:t>
      </w:r>
      <w:r w:rsidR="00981B4B">
        <w:rPr>
          <w:rFonts w:ascii="Arial" w:hAnsi="Arial" w:cs="Arial"/>
        </w:rPr>
        <w:t>операциями процесса являются:</w:t>
      </w:r>
    </w:p>
    <w:p w14:paraId="71617383" w14:textId="2AE76EAC" w:rsidR="00E66EF6" w:rsidRPr="00981B4B" w:rsidRDefault="00E66EF6" w:rsidP="00981B4B">
      <w:pPr>
        <w:suppressAutoHyphens/>
        <w:spacing w:after="120" w:line="276" w:lineRule="auto"/>
        <w:ind w:firstLine="567"/>
        <w:rPr>
          <w:rFonts w:ascii="Arial" w:hAnsi="Arial" w:cs="Arial"/>
        </w:rPr>
      </w:pPr>
      <w:r w:rsidRPr="00B14753">
        <w:rPr>
          <w:rFonts w:ascii="Arial" w:hAnsi="Arial" w:cs="Arial"/>
        </w:rPr>
        <w:t xml:space="preserve">- </w:t>
      </w:r>
      <w:r w:rsidR="00981B4B">
        <w:rPr>
          <w:rFonts w:ascii="Arial" w:hAnsi="Arial" w:cs="Arial"/>
        </w:rPr>
        <w:t>Анализ необходимости создания заявок</w:t>
      </w:r>
      <w:r w:rsidR="007447ED">
        <w:rPr>
          <w:rFonts w:ascii="Arial" w:hAnsi="Arial" w:cs="Arial"/>
        </w:rPr>
        <w:t xml:space="preserve"> на изменение НСИ</w:t>
      </w:r>
      <w:r w:rsidR="00981B4B">
        <w:rPr>
          <w:rFonts w:ascii="Arial" w:hAnsi="Arial" w:cs="Arial"/>
        </w:rPr>
        <w:t xml:space="preserve"> в системе </w:t>
      </w:r>
      <w:r w:rsidR="00981B4B">
        <w:rPr>
          <w:rFonts w:ascii="Arial" w:hAnsi="Arial" w:cs="Arial"/>
          <w:lang w:val="en-US"/>
        </w:rPr>
        <w:t>S</w:t>
      </w:r>
      <w:r w:rsidR="00981B4B" w:rsidRPr="00981B4B">
        <w:rPr>
          <w:rFonts w:ascii="Arial" w:hAnsi="Arial" w:cs="Arial"/>
        </w:rPr>
        <w:t>/4</w:t>
      </w:r>
      <w:r w:rsidR="00981B4B">
        <w:rPr>
          <w:rFonts w:ascii="Arial" w:hAnsi="Arial" w:cs="Arial"/>
          <w:lang w:val="en-US"/>
        </w:rPr>
        <w:t>HANA</w:t>
      </w:r>
      <w:r w:rsidR="00981B4B">
        <w:rPr>
          <w:rFonts w:ascii="Arial" w:hAnsi="Arial" w:cs="Arial"/>
        </w:rPr>
        <w:t xml:space="preserve"> и создание объектов НСИ в системе,</w:t>
      </w:r>
    </w:p>
    <w:p w14:paraId="33E69A5E" w14:textId="0D40B283" w:rsidR="00981B4B" w:rsidRPr="00981B4B" w:rsidRDefault="00981B4B" w:rsidP="00981B4B">
      <w:pPr>
        <w:suppressAutoHyphens/>
        <w:spacing w:after="120" w:line="276" w:lineRule="auto"/>
        <w:ind w:firstLine="567"/>
        <w:rPr>
          <w:rFonts w:ascii="Arial" w:hAnsi="Arial" w:cs="Arial"/>
        </w:rPr>
      </w:pPr>
      <w:r w:rsidRPr="00981B4B">
        <w:rPr>
          <w:rFonts w:ascii="Arial" w:hAnsi="Arial" w:cs="Arial"/>
        </w:rPr>
        <w:t xml:space="preserve">- </w:t>
      </w:r>
      <w:r w:rsidR="007447ED">
        <w:rPr>
          <w:rFonts w:ascii="Arial" w:hAnsi="Arial" w:cs="Arial"/>
        </w:rPr>
        <w:t>Передача заявок</w:t>
      </w:r>
      <w:r>
        <w:rPr>
          <w:rFonts w:ascii="Arial" w:hAnsi="Arial" w:cs="Arial"/>
        </w:rPr>
        <w:t xml:space="preserve"> на изменение НСИ в систему </w:t>
      </w:r>
      <w:proofErr w:type="spellStart"/>
      <w:r>
        <w:rPr>
          <w:rFonts w:ascii="Arial" w:hAnsi="Arial" w:cs="Arial"/>
          <w:lang w:val="en-US"/>
        </w:rPr>
        <w:t>Naumen</w:t>
      </w:r>
      <w:proofErr w:type="spellEnd"/>
      <w:r w:rsidRPr="00981B4B">
        <w:rPr>
          <w:rFonts w:ascii="Arial" w:hAnsi="Arial" w:cs="Arial"/>
        </w:rPr>
        <w:t xml:space="preserve"> </w:t>
      </w:r>
      <w:r>
        <w:rPr>
          <w:rFonts w:ascii="Arial" w:hAnsi="Arial" w:cs="Arial"/>
          <w:lang w:val="en-US"/>
        </w:rPr>
        <w:t>SD</w:t>
      </w:r>
      <w:r w:rsidRPr="00981B4B">
        <w:rPr>
          <w:rFonts w:ascii="Arial" w:hAnsi="Arial" w:cs="Arial"/>
        </w:rPr>
        <w:t>,</w:t>
      </w:r>
    </w:p>
    <w:p w14:paraId="0401828E" w14:textId="50C01909" w:rsidR="00981B4B" w:rsidRDefault="00981B4B" w:rsidP="00981B4B">
      <w:pPr>
        <w:suppressAutoHyphens/>
        <w:spacing w:after="120" w:line="276" w:lineRule="auto"/>
        <w:ind w:firstLine="567"/>
        <w:rPr>
          <w:rFonts w:ascii="Arial" w:hAnsi="Arial" w:cs="Arial"/>
        </w:rPr>
      </w:pPr>
      <w:r w:rsidRPr="007447ED">
        <w:rPr>
          <w:rFonts w:ascii="Arial" w:hAnsi="Arial" w:cs="Arial"/>
        </w:rPr>
        <w:t xml:space="preserve">- </w:t>
      </w:r>
      <w:r w:rsidR="007447ED">
        <w:rPr>
          <w:rFonts w:ascii="Arial" w:hAnsi="Arial" w:cs="Arial"/>
        </w:rPr>
        <w:t>Проверка заявок и создание нарядов на согласование изменения НСИ,</w:t>
      </w:r>
    </w:p>
    <w:p w14:paraId="748D58BD" w14:textId="5035B592" w:rsidR="007447ED" w:rsidRDefault="007447ED" w:rsidP="00981B4B">
      <w:pPr>
        <w:suppressAutoHyphens/>
        <w:spacing w:after="120" w:line="276" w:lineRule="auto"/>
        <w:ind w:firstLine="567"/>
        <w:rPr>
          <w:rFonts w:ascii="Arial" w:hAnsi="Arial" w:cs="Arial"/>
        </w:rPr>
      </w:pPr>
      <w:r>
        <w:rPr>
          <w:rFonts w:ascii="Arial" w:hAnsi="Arial" w:cs="Arial"/>
        </w:rPr>
        <w:t>- Согласование заявок на изменение НСИ,</w:t>
      </w:r>
    </w:p>
    <w:p w14:paraId="378390B6" w14:textId="65B04102" w:rsidR="007447ED" w:rsidRDefault="007447ED" w:rsidP="00981B4B">
      <w:pPr>
        <w:suppressAutoHyphens/>
        <w:spacing w:after="120" w:line="276" w:lineRule="auto"/>
        <w:ind w:firstLine="567"/>
        <w:rPr>
          <w:rFonts w:ascii="Arial" w:hAnsi="Arial" w:cs="Arial"/>
        </w:rPr>
      </w:pPr>
      <w:r>
        <w:rPr>
          <w:rFonts w:ascii="Arial" w:hAnsi="Arial" w:cs="Arial"/>
        </w:rPr>
        <w:t>- Внесение изменений в НСИ,</w:t>
      </w:r>
    </w:p>
    <w:p w14:paraId="35BAE5BC" w14:textId="5715B197" w:rsidR="007447ED" w:rsidRPr="00981B4B" w:rsidRDefault="007447ED" w:rsidP="00981B4B">
      <w:pPr>
        <w:suppressAutoHyphens/>
        <w:spacing w:after="120" w:line="276" w:lineRule="auto"/>
        <w:ind w:firstLine="567"/>
        <w:rPr>
          <w:rFonts w:ascii="Arial" w:hAnsi="Arial" w:cs="Arial"/>
        </w:rPr>
      </w:pPr>
      <w:r>
        <w:rPr>
          <w:rFonts w:ascii="Arial" w:hAnsi="Arial" w:cs="Arial"/>
        </w:rPr>
        <w:t>- Закрытие заявки на изменение НСИ.</w:t>
      </w:r>
    </w:p>
    <w:p w14:paraId="42995A42" w14:textId="5AC69D9C" w:rsidR="00E66EF6" w:rsidRPr="00B14753" w:rsidRDefault="00E66EF6" w:rsidP="00E66EF6">
      <w:pPr>
        <w:suppressAutoHyphens/>
        <w:spacing w:after="240" w:line="276" w:lineRule="auto"/>
        <w:ind w:firstLine="567"/>
        <w:rPr>
          <w:rFonts w:ascii="Arial" w:hAnsi="Arial" w:cs="Arial"/>
        </w:rPr>
      </w:pPr>
      <w:r w:rsidRPr="00B14753">
        <w:rPr>
          <w:rFonts w:ascii="Arial" w:hAnsi="Arial" w:cs="Arial"/>
        </w:rPr>
        <w:t xml:space="preserve">Описание шагов бизнес-процесса приведено в разделе </w:t>
      </w:r>
      <w:r w:rsidRPr="00E66EF6">
        <w:rPr>
          <w:rFonts w:ascii="Arial" w:hAnsi="Arial" w:cs="Arial"/>
        </w:rPr>
        <w:t>5.2.1 Описание шагов бизнес-процесса ПП-07.</w:t>
      </w:r>
      <w:r w:rsidR="007447ED">
        <w:rPr>
          <w:rFonts w:ascii="Arial" w:hAnsi="Arial" w:cs="Arial"/>
        </w:rPr>
        <w:t>01.02.05-</w:t>
      </w:r>
      <w:r w:rsidR="007447ED">
        <w:rPr>
          <w:rFonts w:ascii="Arial" w:hAnsi="Arial" w:cs="Arial"/>
          <w:lang w:val="en-US"/>
        </w:rPr>
        <w:t>ERP</w:t>
      </w:r>
      <w:r w:rsidR="007447ED" w:rsidRPr="007447ED">
        <w:rPr>
          <w:rFonts w:ascii="Arial" w:hAnsi="Arial" w:cs="Arial"/>
        </w:rPr>
        <w:t xml:space="preserve"> </w:t>
      </w:r>
      <w:r w:rsidR="007447ED">
        <w:rPr>
          <w:rFonts w:ascii="Arial" w:hAnsi="Arial" w:cs="Arial"/>
        </w:rPr>
        <w:t xml:space="preserve">Ведение НСИ </w:t>
      </w:r>
      <w:proofErr w:type="spellStart"/>
      <w:r w:rsidR="007447ED">
        <w:rPr>
          <w:rFonts w:ascii="Arial" w:hAnsi="Arial" w:cs="Arial"/>
        </w:rPr>
        <w:t>ТОиР</w:t>
      </w:r>
      <w:proofErr w:type="spellEnd"/>
      <w:r w:rsidRPr="00B14753">
        <w:rPr>
          <w:rFonts w:ascii="Arial" w:hAnsi="Arial" w:cs="Arial"/>
        </w:rPr>
        <w:t>.</w:t>
      </w:r>
    </w:p>
    <w:p w14:paraId="10285E96" w14:textId="2700C5C7" w:rsidR="00E66EF6" w:rsidRPr="007447ED" w:rsidRDefault="00E66EF6" w:rsidP="00E66EF6">
      <w:pPr>
        <w:pStyle w:val="a9"/>
        <w:keepNext/>
        <w:suppressAutoHyphens/>
        <w:spacing w:after="240" w:afterAutospacing="0" w:line="276" w:lineRule="auto"/>
        <w:jc w:val="right"/>
        <w:rPr>
          <w:rFonts w:ascii="Arial" w:hAnsi="Arial" w:cs="Arial"/>
          <w:b/>
          <w:sz w:val="22"/>
        </w:rPr>
      </w:pPr>
      <w:r w:rsidRPr="00B14753">
        <w:rPr>
          <w:rFonts w:ascii="Arial" w:hAnsi="Arial" w:cs="Arial"/>
          <w:b/>
          <w:sz w:val="22"/>
        </w:rPr>
        <w:t xml:space="preserve">Таблица </w:t>
      </w:r>
      <w:r w:rsidRPr="005F507B">
        <w:rPr>
          <w:rFonts w:ascii="Arial" w:hAnsi="Arial"/>
          <w:b/>
          <w:sz w:val="22"/>
        </w:rPr>
        <w:t>6</w:t>
      </w:r>
      <w:ins w:id="16627" w:author="Александр" w:date="2020-04-28T00:07:00Z">
        <w:r w:rsidR="00DA4FCC">
          <w:rPr>
            <w:rFonts w:ascii="Arial" w:hAnsi="Arial"/>
            <w:b/>
            <w:sz w:val="22"/>
          </w:rPr>
          <w:t>9</w:t>
        </w:r>
      </w:ins>
      <w:del w:id="16628" w:author="Александр" w:date="2020-04-28T00:07:00Z">
        <w:r w:rsidR="00156F97" w:rsidDel="00DA4FCC">
          <w:rPr>
            <w:rFonts w:ascii="Arial" w:hAnsi="Arial"/>
            <w:b/>
            <w:sz w:val="22"/>
          </w:rPr>
          <w:delText>4</w:delText>
        </w:r>
      </w:del>
      <w:r w:rsidRPr="00B14753">
        <w:rPr>
          <w:rFonts w:ascii="Arial" w:hAnsi="Arial" w:cs="Arial"/>
          <w:b/>
          <w:sz w:val="22"/>
        </w:rPr>
        <w:t>. Описание бизнес-процесса ПП-</w:t>
      </w:r>
      <w:r w:rsidR="007447ED">
        <w:rPr>
          <w:rFonts w:ascii="Arial" w:hAnsi="Arial" w:cs="Arial"/>
          <w:b/>
          <w:sz w:val="22"/>
        </w:rPr>
        <w:t>07.01.02.05-</w:t>
      </w:r>
      <w:r w:rsidR="007447ED">
        <w:rPr>
          <w:rFonts w:ascii="Arial" w:hAnsi="Arial" w:cs="Arial"/>
          <w:b/>
          <w:sz w:val="22"/>
          <w:lang w:val="en-US"/>
        </w:rPr>
        <w:t>ERP</w:t>
      </w:r>
      <w:r w:rsidR="007447ED" w:rsidRPr="007447ED">
        <w:rPr>
          <w:rFonts w:ascii="Arial" w:hAnsi="Arial" w:cs="Arial"/>
          <w:b/>
          <w:sz w:val="22"/>
        </w:rPr>
        <w:t xml:space="preserve"> </w:t>
      </w:r>
      <w:r w:rsidR="007447ED">
        <w:rPr>
          <w:rFonts w:ascii="Arial" w:hAnsi="Arial" w:cs="Arial"/>
          <w:b/>
          <w:sz w:val="22"/>
        </w:rPr>
        <w:t xml:space="preserve">Ведение НСИ </w:t>
      </w:r>
      <w:proofErr w:type="spellStart"/>
      <w:r w:rsidR="007447ED">
        <w:rPr>
          <w:rFonts w:ascii="Arial" w:hAnsi="Arial" w:cs="Arial"/>
          <w:b/>
          <w:sz w:val="22"/>
        </w:rPr>
        <w:t>ТОиР</w:t>
      </w:r>
      <w:proofErr w:type="spellEnd"/>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E66EF6" w:rsidRPr="00B14753" w14:paraId="3D05A41F" w14:textId="77777777" w:rsidTr="00E66EF6">
        <w:trPr>
          <w:cantSplit/>
          <w:trHeight w:val="396"/>
          <w:tblHeader/>
        </w:trPr>
        <w:tc>
          <w:tcPr>
            <w:tcW w:w="2962" w:type="dxa"/>
            <w:shd w:val="clear" w:color="auto" w:fill="FFC000"/>
          </w:tcPr>
          <w:p w14:paraId="77C15457" w14:textId="77777777" w:rsidR="00E66EF6" w:rsidRPr="00B14753" w:rsidRDefault="00E66EF6" w:rsidP="00E66EF6">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4ECD821E" w14:textId="1F14B3E6" w:rsidR="00E66EF6" w:rsidRPr="007447ED" w:rsidRDefault="007447ED"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ПП-07.01.02.05-</w:t>
            </w:r>
            <w:r>
              <w:rPr>
                <w:rFonts w:ascii="Arial" w:hAnsi="Arial" w:cs="Arial"/>
                <w:color w:val="000000"/>
                <w:sz w:val="20"/>
                <w:szCs w:val="20"/>
                <w:lang w:val="en-US" w:eastAsia="ru-RU"/>
              </w:rPr>
              <w:t>ERP</w:t>
            </w:r>
            <w:r w:rsidRPr="007447ED">
              <w:rPr>
                <w:rFonts w:ascii="Arial" w:hAnsi="Arial" w:cs="Arial"/>
                <w:color w:val="000000"/>
                <w:sz w:val="20"/>
                <w:szCs w:val="20"/>
                <w:lang w:eastAsia="ru-RU"/>
              </w:rPr>
              <w:t xml:space="preserve"> </w:t>
            </w:r>
            <w:r>
              <w:rPr>
                <w:rFonts w:ascii="Arial" w:hAnsi="Arial" w:cs="Arial"/>
                <w:color w:val="000000"/>
                <w:sz w:val="20"/>
                <w:szCs w:val="20"/>
                <w:lang w:eastAsia="ru-RU"/>
              </w:rPr>
              <w:t xml:space="preserve">Ведение НСИ </w:t>
            </w:r>
            <w:proofErr w:type="spellStart"/>
            <w:r>
              <w:rPr>
                <w:rFonts w:ascii="Arial" w:hAnsi="Arial" w:cs="Arial"/>
                <w:color w:val="000000"/>
                <w:sz w:val="20"/>
                <w:szCs w:val="20"/>
                <w:lang w:eastAsia="ru-RU"/>
              </w:rPr>
              <w:t>ТОиР</w:t>
            </w:r>
            <w:proofErr w:type="spellEnd"/>
          </w:p>
        </w:tc>
      </w:tr>
      <w:tr w:rsidR="00E66EF6" w:rsidRPr="00B14753" w14:paraId="2CDC7056" w14:textId="77777777" w:rsidTr="00E66EF6">
        <w:trPr>
          <w:cantSplit/>
          <w:trHeight w:val="290"/>
        </w:trPr>
        <w:tc>
          <w:tcPr>
            <w:tcW w:w="2962" w:type="dxa"/>
            <w:shd w:val="clear" w:color="auto" w:fill="FFC000"/>
          </w:tcPr>
          <w:p w14:paraId="1C761055" w14:textId="77777777" w:rsidR="00E66EF6" w:rsidRPr="00B14753" w:rsidRDefault="00E66EF6" w:rsidP="00E66EF6">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785D42E6" w14:textId="4E776296" w:rsidR="00E66EF6" w:rsidRPr="007447ED" w:rsidRDefault="007447ED"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 xml:space="preserve">Описание порядка ведения заявок на изменение НСИ и изменения НСИ в системе </w:t>
            </w:r>
            <w:r>
              <w:rPr>
                <w:rFonts w:ascii="Arial" w:hAnsi="Arial" w:cs="Arial"/>
                <w:color w:val="000000"/>
                <w:sz w:val="20"/>
                <w:szCs w:val="20"/>
                <w:lang w:val="en-US" w:eastAsia="ru-RU"/>
              </w:rPr>
              <w:t>SAP</w:t>
            </w:r>
            <w:r w:rsidRPr="007447ED">
              <w:rPr>
                <w:rFonts w:ascii="Arial" w:hAnsi="Arial" w:cs="Arial"/>
                <w:color w:val="000000"/>
                <w:sz w:val="20"/>
                <w:szCs w:val="20"/>
                <w:lang w:eastAsia="ru-RU"/>
              </w:rPr>
              <w:t xml:space="preserve"> </w:t>
            </w:r>
            <w:r>
              <w:rPr>
                <w:rFonts w:ascii="Arial" w:hAnsi="Arial" w:cs="Arial"/>
                <w:color w:val="000000"/>
                <w:sz w:val="20"/>
                <w:szCs w:val="20"/>
                <w:lang w:val="en-US" w:eastAsia="ru-RU"/>
              </w:rPr>
              <w:t>S</w:t>
            </w:r>
            <w:r w:rsidRPr="007447ED">
              <w:rPr>
                <w:rFonts w:ascii="Arial" w:hAnsi="Arial" w:cs="Arial"/>
                <w:color w:val="000000"/>
                <w:sz w:val="20"/>
                <w:szCs w:val="20"/>
                <w:lang w:eastAsia="ru-RU"/>
              </w:rPr>
              <w:t>/4</w:t>
            </w:r>
            <w:r>
              <w:rPr>
                <w:rFonts w:ascii="Arial" w:hAnsi="Arial" w:cs="Arial"/>
                <w:color w:val="000000"/>
                <w:sz w:val="20"/>
                <w:szCs w:val="20"/>
                <w:lang w:val="en-US" w:eastAsia="ru-RU"/>
              </w:rPr>
              <w:t>HANA</w:t>
            </w:r>
          </w:p>
        </w:tc>
      </w:tr>
      <w:tr w:rsidR="00E66EF6" w:rsidRPr="00B14753" w14:paraId="0B97108A" w14:textId="77777777" w:rsidTr="00E66EF6">
        <w:trPr>
          <w:cantSplit/>
          <w:trHeight w:val="290"/>
        </w:trPr>
        <w:tc>
          <w:tcPr>
            <w:tcW w:w="2962" w:type="dxa"/>
            <w:shd w:val="clear" w:color="auto" w:fill="FFC000"/>
          </w:tcPr>
          <w:p w14:paraId="1FCE539C" w14:textId="77777777" w:rsidR="00E66EF6" w:rsidRPr="00B14753" w:rsidRDefault="00E66EF6" w:rsidP="00E66EF6">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496A3C45" w14:textId="26819098" w:rsidR="00E66EF6" w:rsidRPr="007447ED" w:rsidRDefault="007447ED" w:rsidP="00E66EF6">
            <w:pPr>
              <w:suppressAutoHyphens/>
              <w:jc w:val="left"/>
              <w:rPr>
                <w:rFonts w:ascii="Arial" w:hAnsi="Arial" w:cs="Arial"/>
                <w:color w:val="000000"/>
                <w:sz w:val="20"/>
                <w:szCs w:val="20"/>
                <w:lang w:eastAsia="ru-RU"/>
              </w:rPr>
            </w:pPr>
            <w:r>
              <w:rPr>
                <w:rFonts w:ascii="Arial" w:hAnsi="Arial" w:cs="Arial"/>
                <w:sz w:val="20"/>
                <w:szCs w:val="20"/>
              </w:rPr>
              <w:t>Ежемесячно</w:t>
            </w:r>
            <w:r w:rsidRPr="007447ED">
              <w:rPr>
                <w:rFonts w:ascii="Arial" w:hAnsi="Arial" w:cs="Arial"/>
                <w:sz w:val="20"/>
                <w:szCs w:val="20"/>
              </w:rPr>
              <w:t>/</w:t>
            </w:r>
            <w:r>
              <w:rPr>
                <w:rFonts w:ascii="Arial" w:hAnsi="Arial" w:cs="Arial"/>
                <w:sz w:val="20"/>
                <w:szCs w:val="20"/>
              </w:rPr>
              <w:t>при возникновении потребности в изменении НСИ</w:t>
            </w:r>
          </w:p>
        </w:tc>
      </w:tr>
      <w:tr w:rsidR="00E66EF6" w:rsidRPr="00B14753" w14:paraId="135FB74E" w14:textId="77777777" w:rsidTr="00E66EF6">
        <w:trPr>
          <w:cantSplit/>
          <w:trHeight w:val="293"/>
        </w:trPr>
        <w:tc>
          <w:tcPr>
            <w:tcW w:w="2962" w:type="dxa"/>
            <w:shd w:val="clear" w:color="auto" w:fill="FFC000"/>
          </w:tcPr>
          <w:p w14:paraId="3D624012" w14:textId="77777777" w:rsidR="00E66EF6" w:rsidRPr="00B14753" w:rsidRDefault="00E66EF6" w:rsidP="00E66EF6">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03AE8C5F" w14:textId="4B013F84" w:rsidR="00E66EF6" w:rsidRPr="00A10078" w:rsidRDefault="007447ED"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w:t>
            </w:r>
            <w:r w:rsidR="00184551">
              <w:rPr>
                <w:rFonts w:ascii="Arial" w:hAnsi="Arial" w:cs="Arial"/>
                <w:color w:val="000000"/>
                <w:sz w:val="20"/>
                <w:szCs w:val="20"/>
                <w:lang w:eastAsia="ru-RU"/>
              </w:rPr>
              <w:t>07.01.02.03-</w:t>
            </w:r>
            <w:r w:rsidR="00184551">
              <w:rPr>
                <w:rFonts w:ascii="Arial" w:hAnsi="Arial" w:cs="Arial"/>
                <w:color w:val="000000"/>
                <w:sz w:val="20"/>
                <w:szCs w:val="20"/>
                <w:lang w:val="en-US" w:eastAsia="ru-RU"/>
              </w:rPr>
              <w:t>ERP</w:t>
            </w:r>
            <w:r w:rsidR="00184551" w:rsidRPr="00184551">
              <w:rPr>
                <w:rFonts w:ascii="Arial" w:hAnsi="Arial" w:cs="Arial"/>
                <w:color w:val="000000"/>
                <w:sz w:val="20"/>
                <w:szCs w:val="20"/>
                <w:lang w:eastAsia="ru-RU"/>
              </w:rPr>
              <w:t xml:space="preserve"> </w:t>
            </w:r>
            <w:r w:rsidR="00A10078">
              <w:rPr>
                <w:rFonts w:ascii="Arial" w:hAnsi="Arial" w:cs="Arial"/>
                <w:color w:val="000000"/>
                <w:sz w:val="20"/>
                <w:szCs w:val="20"/>
                <w:lang w:eastAsia="ru-RU"/>
              </w:rPr>
              <w:t>Консервация</w:t>
            </w:r>
            <w:r w:rsidR="00A10078" w:rsidRPr="005425CE">
              <w:rPr>
                <w:rFonts w:ascii="Arial" w:hAnsi="Arial" w:cs="Arial"/>
                <w:color w:val="000000"/>
                <w:sz w:val="20"/>
                <w:szCs w:val="20"/>
                <w:lang w:eastAsia="ru-RU"/>
              </w:rPr>
              <w:t>/</w:t>
            </w:r>
            <w:r w:rsidR="00A10078">
              <w:rPr>
                <w:rFonts w:ascii="Arial" w:hAnsi="Arial" w:cs="Arial"/>
                <w:color w:val="000000"/>
                <w:sz w:val="20"/>
                <w:szCs w:val="20"/>
                <w:lang w:eastAsia="ru-RU"/>
              </w:rPr>
              <w:t>расконсервация ПА</w:t>
            </w:r>
          </w:p>
          <w:p w14:paraId="4FFA58DB" w14:textId="3557A8DB" w:rsidR="00184551" w:rsidRPr="005425CE" w:rsidRDefault="00184551"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ПП-07.01.02.04-</w:t>
            </w:r>
            <w:r>
              <w:rPr>
                <w:rFonts w:ascii="Arial" w:hAnsi="Arial" w:cs="Arial"/>
                <w:color w:val="000000"/>
                <w:sz w:val="20"/>
                <w:szCs w:val="20"/>
                <w:lang w:val="en-US" w:eastAsia="ru-RU"/>
              </w:rPr>
              <w:t>ERP</w:t>
            </w:r>
            <w:r w:rsidRPr="00184551">
              <w:rPr>
                <w:rFonts w:ascii="Arial" w:hAnsi="Arial" w:cs="Arial"/>
                <w:color w:val="000000"/>
                <w:sz w:val="20"/>
                <w:szCs w:val="20"/>
                <w:lang w:eastAsia="ru-RU"/>
              </w:rPr>
              <w:t xml:space="preserve"> </w:t>
            </w:r>
            <w:r w:rsidR="0039365C">
              <w:rPr>
                <w:rFonts w:ascii="Arial" w:hAnsi="Arial" w:cs="Arial"/>
                <w:color w:val="000000"/>
                <w:sz w:val="20"/>
                <w:szCs w:val="20"/>
                <w:lang w:eastAsia="ru-RU"/>
              </w:rPr>
              <w:t>Вывод производственных активов из эксплуатации (списание ОС и утилизация)</w:t>
            </w:r>
          </w:p>
          <w:p w14:paraId="59ED7160" w14:textId="77777777" w:rsidR="00184551" w:rsidRDefault="00184551"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ПП-07.04.02-</w:t>
            </w:r>
            <w:r w:rsidR="00C257A0">
              <w:rPr>
                <w:rFonts w:ascii="Arial" w:hAnsi="Arial" w:cs="Arial"/>
                <w:color w:val="000000"/>
                <w:sz w:val="20"/>
                <w:szCs w:val="20"/>
                <w:lang w:val="en-US" w:eastAsia="ru-RU"/>
              </w:rPr>
              <w:t>ERP</w:t>
            </w:r>
            <w:r w:rsidR="0039365C">
              <w:rPr>
                <w:rFonts w:ascii="Arial" w:hAnsi="Arial" w:cs="Arial"/>
                <w:color w:val="000000"/>
                <w:sz w:val="20"/>
                <w:szCs w:val="20"/>
                <w:lang w:eastAsia="ru-RU"/>
              </w:rPr>
              <w:t xml:space="preserve"> Регистрация технических параметров эксплуатации оборудования (измерения, наработка)</w:t>
            </w:r>
          </w:p>
          <w:p w14:paraId="603CB103" w14:textId="43384F7F" w:rsidR="004B4773" w:rsidRPr="004B4773" w:rsidRDefault="004B4773"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ПП-07.05.03-</w:t>
            </w:r>
            <w:r>
              <w:rPr>
                <w:rFonts w:ascii="Arial" w:hAnsi="Arial" w:cs="Arial"/>
                <w:color w:val="000000"/>
                <w:sz w:val="20"/>
                <w:szCs w:val="20"/>
                <w:lang w:val="en-US" w:eastAsia="ru-RU"/>
              </w:rPr>
              <w:t>ERP</w:t>
            </w:r>
            <w:r w:rsidRPr="004B4773">
              <w:rPr>
                <w:rFonts w:ascii="Arial" w:hAnsi="Arial" w:cs="Arial"/>
                <w:color w:val="000000"/>
                <w:sz w:val="20"/>
                <w:szCs w:val="20"/>
                <w:lang w:eastAsia="ru-RU"/>
              </w:rPr>
              <w:t xml:space="preserve"> </w:t>
            </w:r>
            <w:r>
              <w:rPr>
                <w:rFonts w:ascii="Arial" w:hAnsi="Arial" w:cs="Arial"/>
                <w:color w:val="000000"/>
                <w:sz w:val="20"/>
                <w:szCs w:val="20"/>
                <w:lang w:eastAsia="ru-RU"/>
              </w:rPr>
              <w:t>Формирование и потребление обменного фонда</w:t>
            </w:r>
          </w:p>
        </w:tc>
      </w:tr>
      <w:tr w:rsidR="00E66EF6" w:rsidRPr="00B14753" w14:paraId="48A29E2C" w14:textId="77777777" w:rsidTr="00E66EF6">
        <w:trPr>
          <w:cantSplit/>
          <w:trHeight w:val="293"/>
        </w:trPr>
        <w:tc>
          <w:tcPr>
            <w:tcW w:w="2962" w:type="dxa"/>
            <w:shd w:val="clear" w:color="auto" w:fill="FFC000"/>
          </w:tcPr>
          <w:p w14:paraId="5A07DE70" w14:textId="77777777" w:rsidR="00E66EF6" w:rsidRPr="00B14753" w:rsidRDefault="00E66EF6" w:rsidP="00E66EF6">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451819CD" w14:textId="79BEFD9F" w:rsidR="00E66EF6" w:rsidRPr="00184551" w:rsidRDefault="00184551" w:rsidP="00E66EF6">
            <w:pPr>
              <w:suppressAutoHyphens/>
              <w:jc w:val="left"/>
              <w:rPr>
                <w:rFonts w:ascii="Arial" w:hAnsi="Arial" w:cs="Arial"/>
                <w:noProof/>
                <w:sz w:val="20"/>
                <w:szCs w:val="20"/>
              </w:rPr>
            </w:pPr>
            <w:r>
              <w:rPr>
                <w:rFonts w:ascii="Arial" w:hAnsi="Arial" w:cs="Arial"/>
                <w:noProof/>
                <w:sz w:val="20"/>
                <w:szCs w:val="20"/>
              </w:rPr>
              <w:t>Процесс является сервисным, описание точек интеграции со смежными процессами не предусмотрено</w:t>
            </w:r>
          </w:p>
        </w:tc>
      </w:tr>
      <w:tr w:rsidR="00E66EF6" w:rsidRPr="00B14753" w14:paraId="41BF43AE" w14:textId="77777777" w:rsidTr="00E66EF6">
        <w:trPr>
          <w:cantSplit/>
          <w:trHeight w:val="293"/>
        </w:trPr>
        <w:tc>
          <w:tcPr>
            <w:tcW w:w="2962" w:type="dxa"/>
            <w:shd w:val="clear" w:color="auto" w:fill="FFC000"/>
          </w:tcPr>
          <w:p w14:paraId="219AC984" w14:textId="77777777" w:rsidR="00E66EF6" w:rsidRPr="00B14753" w:rsidRDefault="00E66EF6" w:rsidP="00E66EF6">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54EB3852" w14:textId="77777777" w:rsidR="00E66EF6" w:rsidRDefault="00184551" w:rsidP="00E66EF6">
            <w:pPr>
              <w:suppressAutoHyphens/>
              <w:jc w:val="left"/>
              <w:rPr>
                <w:rFonts w:ascii="Arial" w:hAnsi="Arial"/>
                <w:color w:val="000000"/>
                <w:sz w:val="20"/>
              </w:rPr>
            </w:pPr>
            <w:r>
              <w:rPr>
                <w:rFonts w:ascii="Arial" w:hAnsi="Arial"/>
                <w:color w:val="000000"/>
                <w:sz w:val="20"/>
              </w:rPr>
              <w:t>Заявка на изменение статуса единицы оборудования</w:t>
            </w:r>
          </w:p>
          <w:p w14:paraId="5B671B4D" w14:textId="5CE62A24" w:rsidR="00184551" w:rsidRDefault="00184551" w:rsidP="00E66EF6">
            <w:pPr>
              <w:suppressAutoHyphens/>
              <w:jc w:val="left"/>
              <w:rPr>
                <w:rFonts w:ascii="Arial" w:hAnsi="Arial"/>
                <w:color w:val="000000"/>
                <w:sz w:val="20"/>
              </w:rPr>
            </w:pPr>
            <w:r>
              <w:rPr>
                <w:rFonts w:ascii="Arial" w:hAnsi="Arial"/>
                <w:color w:val="000000"/>
                <w:sz w:val="20"/>
              </w:rPr>
              <w:t>За</w:t>
            </w:r>
            <w:r w:rsidR="00563229">
              <w:rPr>
                <w:rFonts w:ascii="Arial" w:hAnsi="Arial"/>
                <w:color w:val="000000"/>
                <w:sz w:val="20"/>
              </w:rPr>
              <w:t>явка на корректировку плана ТОРО</w:t>
            </w:r>
          </w:p>
          <w:p w14:paraId="476F4CC7" w14:textId="77777777" w:rsidR="00184551" w:rsidRDefault="00184551" w:rsidP="00E66EF6">
            <w:pPr>
              <w:suppressAutoHyphens/>
              <w:jc w:val="left"/>
              <w:rPr>
                <w:rFonts w:ascii="Arial" w:hAnsi="Arial"/>
                <w:color w:val="000000"/>
                <w:sz w:val="20"/>
              </w:rPr>
            </w:pPr>
            <w:r>
              <w:rPr>
                <w:rFonts w:ascii="Arial" w:hAnsi="Arial"/>
                <w:color w:val="000000"/>
                <w:sz w:val="20"/>
              </w:rPr>
              <w:t>Зая</w:t>
            </w:r>
            <w:r w:rsidR="003930D0">
              <w:rPr>
                <w:rFonts w:ascii="Arial" w:hAnsi="Arial"/>
                <w:color w:val="000000"/>
                <w:sz w:val="20"/>
              </w:rPr>
              <w:t>вка на корректировку нормативов обслуживания</w:t>
            </w:r>
          </w:p>
          <w:p w14:paraId="48A4513F" w14:textId="3E0A957F" w:rsidR="003930D0" w:rsidRDefault="003930D0" w:rsidP="00E66EF6">
            <w:pPr>
              <w:suppressAutoHyphens/>
              <w:jc w:val="left"/>
              <w:rPr>
                <w:rFonts w:ascii="Arial" w:hAnsi="Arial"/>
                <w:color w:val="000000"/>
                <w:sz w:val="20"/>
              </w:rPr>
            </w:pPr>
            <w:r>
              <w:rPr>
                <w:rFonts w:ascii="Arial" w:hAnsi="Arial"/>
                <w:color w:val="000000"/>
                <w:sz w:val="20"/>
              </w:rPr>
              <w:lastRenderedPageBreak/>
              <w:t>Заявка на создание единицы оборудования (узла)</w:t>
            </w:r>
          </w:p>
          <w:p w14:paraId="1E97D47B" w14:textId="1A81346E" w:rsidR="004B4773" w:rsidRPr="003930D0" w:rsidRDefault="003930D0" w:rsidP="004B4773">
            <w:pPr>
              <w:suppressAutoHyphens/>
              <w:jc w:val="left"/>
              <w:rPr>
                <w:rFonts w:ascii="Arial" w:hAnsi="Arial"/>
                <w:color w:val="000000"/>
                <w:sz w:val="20"/>
              </w:rPr>
            </w:pPr>
            <w:r>
              <w:rPr>
                <w:rFonts w:ascii="Arial" w:hAnsi="Arial"/>
                <w:color w:val="000000"/>
                <w:sz w:val="20"/>
              </w:rPr>
              <w:t>Заявка на изменение реестра оборудования</w:t>
            </w:r>
          </w:p>
        </w:tc>
      </w:tr>
      <w:tr w:rsidR="00E66EF6" w:rsidRPr="00B14753" w14:paraId="653651A5" w14:textId="77777777" w:rsidTr="00E66EF6">
        <w:trPr>
          <w:cantSplit/>
          <w:trHeight w:val="293"/>
        </w:trPr>
        <w:tc>
          <w:tcPr>
            <w:tcW w:w="2962" w:type="dxa"/>
            <w:shd w:val="clear" w:color="auto" w:fill="FFC000"/>
          </w:tcPr>
          <w:p w14:paraId="6194519C" w14:textId="77777777" w:rsidR="00E66EF6" w:rsidRPr="00B14753" w:rsidRDefault="00E66EF6" w:rsidP="00E66EF6">
            <w:pPr>
              <w:suppressAutoHyphens/>
              <w:rPr>
                <w:rFonts w:ascii="Arial" w:hAnsi="Arial" w:cs="Arial"/>
                <w:sz w:val="20"/>
                <w:szCs w:val="20"/>
              </w:rPr>
            </w:pPr>
            <w:r w:rsidRPr="00B14753">
              <w:rPr>
                <w:rFonts w:ascii="Arial" w:hAnsi="Arial" w:cs="Arial"/>
                <w:sz w:val="20"/>
                <w:szCs w:val="20"/>
              </w:rPr>
              <w:lastRenderedPageBreak/>
              <w:t>Исходящие данные</w:t>
            </w:r>
          </w:p>
        </w:tc>
        <w:tc>
          <w:tcPr>
            <w:tcW w:w="7229" w:type="dxa"/>
          </w:tcPr>
          <w:p w14:paraId="61C532AF" w14:textId="35E7F28A" w:rsidR="00E66EF6" w:rsidRPr="00B14753" w:rsidRDefault="003930D0" w:rsidP="00E66EF6">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Актуальная НСИ</w:t>
            </w:r>
          </w:p>
        </w:tc>
      </w:tr>
    </w:tbl>
    <w:p w14:paraId="6FE707E5" w14:textId="3310E0AA" w:rsidR="00E66EF6" w:rsidRPr="00575661" w:rsidDel="000702DA" w:rsidRDefault="00E66EF6" w:rsidP="00E66EF6">
      <w:pPr>
        <w:suppressAutoHyphens/>
        <w:spacing w:before="240" w:after="240"/>
        <w:ind w:firstLine="567"/>
        <w:rPr>
          <w:del w:id="16629" w:author="Александр" w:date="2020-04-13T10:26:00Z"/>
          <w:rFonts w:ascii="Arial" w:hAnsi="Arial" w:cs="Arial"/>
          <w:szCs w:val="24"/>
        </w:rPr>
      </w:pPr>
      <w:del w:id="16630" w:author="Александр" w:date="2020-04-13T10:26:00Z">
        <w:r w:rsidRPr="00575661" w:rsidDel="000702DA">
          <w:rPr>
            <w:rFonts w:ascii="Arial" w:hAnsi="Arial" w:cs="Arial"/>
            <w:bCs/>
            <w:color w:val="000000"/>
            <w:szCs w:val="24"/>
            <w:lang w:eastAsia="ru-RU"/>
          </w:rPr>
          <w:delText>Ссылка на ARIS-схему</w:delText>
        </w:r>
        <w:r w:rsidRPr="00575661" w:rsidDel="000702DA">
          <w:rPr>
            <w:rFonts w:ascii="Arial" w:hAnsi="Arial" w:cs="Arial"/>
            <w:szCs w:val="24"/>
          </w:rPr>
          <w:delText>:</w:delText>
        </w:r>
        <w:bookmarkStart w:id="16631" w:name="_Toc67554896"/>
        <w:bookmarkStart w:id="16632" w:name="_Toc67556233"/>
        <w:bookmarkStart w:id="16633" w:name="_Toc67557286"/>
        <w:bookmarkEnd w:id="16631"/>
        <w:bookmarkEnd w:id="16632"/>
        <w:bookmarkEnd w:id="16633"/>
      </w:del>
    </w:p>
    <w:p w14:paraId="45F229CD" w14:textId="6117CA69" w:rsidR="00D153F5" w:rsidDel="000702DA" w:rsidRDefault="004C5BDB" w:rsidP="00184551">
      <w:pPr>
        <w:pStyle w:val="Base"/>
        <w:jc w:val="left"/>
        <w:rPr>
          <w:del w:id="16634" w:author="Александр" w:date="2020-04-13T10:26:00Z"/>
        </w:rPr>
      </w:pPr>
      <w:del w:id="16635" w:author="Александр" w:date="2020-04-13T10:26:00Z">
        <w:r w:rsidDel="000702DA">
          <w:fldChar w:fldCharType="begin"/>
        </w:r>
        <w:r w:rsidDel="000702DA">
          <w:delInstrText xml:space="preserve"> HYPERLINK "http://portal.polyus.com/ERP/ERPDocuments/05_Бизнес-процессы/Целевые%20схемы%20БП/ТОиР/ERP.5.1.7_PM_КД_Управление%20основными%20данными/Старое/ПП-07.01.02.05%20Ведение%20НСИ%20ТОиР.doc" </w:delInstrText>
        </w:r>
        <w:r w:rsidDel="000702DA">
          <w:fldChar w:fldCharType="separate"/>
        </w:r>
        <w:r w:rsidR="00F04BEB" w:rsidRPr="006D36A1" w:rsidDel="000702DA">
          <w:rPr>
            <w:rStyle w:val="ab"/>
          </w:rPr>
          <w:delText>http://portal.polyus.com/ERP/ERPDocuments/05_Бизнес-процессы/Целевые схемы БП/ТОиР/ERP.5.1.7_PM_КД_Управление основными данными/ПП-07.01.02.05 Ведение НСИ ТОиР.doc</w:delText>
        </w:r>
        <w:r w:rsidDel="000702DA">
          <w:rPr>
            <w:rStyle w:val="ab"/>
          </w:rPr>
          <w:fldChar w:fldCharType="end"/>
        </w:r>
        <w:bookmarkStart w:id="16636" w:name="_Toc67554897"/>
        <w:bookmarkStart w:id="16637" w:name="_Toc67556234"/>
        <w:bookmarkStart w:id="16638" w:name="_Toc67557287"/>
        <w:bookmarkEnd w:id="16636"/>
        <w:bookmarkEnd w:id="16637"/>
        <w:bookmarkEnd w:id="16638"/>
      </w:del>
    </w:p>
    <w:p w14:paraId="5229D922" w14:textId="22CEE76C" w:rsidR="00055A4C" w:rsidRDefault="00055A4C" w:rsidP="00055A4C">
      <w:pPr>
        <w:pStyle w:val="21"/>
        <w:keepNext/>
        <w:keepLines/>
        <w:numPr>
          <w:ilvl w:val="1"/>
          <w:numId w:val="8"/>
        </w:numPr>
        <w:spacing w:before="160" w:after="120" w:line="276" w:lineRule="auto"/>
        <w:rPr>
          <w:ins w:id="16639" w:author="Александр" w:date="2020-04-28T00:13:00Z"/>
          <w:rFonts w:eastAsiaTheme="majorEastAsia" w:cstheme="majorBidi"/>
          <w:bCs w:val="0"/>
          <w:iCs w:val="0"/>
          <w:szCs w:val="26"/>
        </w:rPr>
      </w:pPr>
      <w:bookmarkStart w:id="16640" w:name="_Toc67557288"/>
      <w:r>
        <w:rPr>
          <w:rFonts w:eastAsiaTheme="majorEastAsia" w:cstheme="majorBidi"/>
          <w:bCs w:val="0"/>
          <w:iCs w:val="0"/>
          <w:szCs w:val="26"/>
        </w:rPr>
        <w:t>Описание шагов бизнес-процесса</w:t>
      </w:r>
      <w:bookmarkEnd w:id="16640"/>
    </w:p>
    <w:p w14:paraId="7690EAC7" w14:textId="77777777" w:rsidR="00DA4FCC" w:rsidRPr="00864651" w:rsidRDefault="00DA4FCC">
      <w:pPr>
        <w:rPr>
          <w:ins w:id="16641" w:author="Александр" w:date="2020-04-28T00:07:00Z"/>
          <w:rFonts w:eastAsiaTheme="majorEastAsia"/>
        </w:rPr>
        <w:pPrChange w:id="16642" w:author="Александр" w:date="2020-04-28T00:13:00Z">
          <w:pPr>
            <w:pStyle w:val="21"/>
            <w:keepNext/>
            <w:keepLines/>
            <w:numPr>
              <w:ilvl w:val="1"/>
              <w:numId w:val="8"/>
            </w:numPr>
            <w:spacing w:before="160" w:after="120" w:line="276" w:lineRule="auto"/>
            <w:ind w:left="576" w:hanging="576"/>
          </w:pPr>
        </w:pPrChange>
      </w:pPr>
    </w:p>
    <w:p w14:paraId="3D7A6FC2" w14:textId="00784D89" w:rsidR="00DA4FCC" w:rsidRDefault="00DA4FCC">
      <w:pPr>
        <w:jc w:val="right"/>
        <w:rPr>
          <w:ins w:id="16643" w:author="Александр" w:date="2020-04-28T00:08:00Z"/>
          <w:rFonts w:eastAsiaTheme="majorEastAsia" w:cs="Arial"/>
        </w:rPr>
        <w:pPrChange w:id="16644" w:author="Александр" w:date="2020-04-28T00:08:00Z">
          <w:pPr>
            <w:pStyle w:val="21"/>
            <w:keepNext/>
            <w:keepLines/>
            <w:numPr>
              <w:ilvl w:val="1"/>
              <w:numId w:val="8"/>
            </w:numPr>
            <w:spacing w:before="160" w:after="120" w:line="276" w:lineRule="auto"/>
            <w:ind w:left="576" w:hanging="576"/>
          </w:pPr>
        </w:pPrChange>
      </w:pPr>
      <w:ins w:id="16645" w:author="Александр" w:date="2020-04-28T00:08:00Z">
        <w:r w:rsidRPr="00DA4FCC">
          <w:rPr>
            <w:rFonts w:ascii="Arial" w:eastAsiaTheme="majorEastAsia" w:hAnsi="Arial" w:cs="Arial"/>
            <w:b/>
            <w:rPrChange w:id="16646" w:author="Александр" w:date="2020-04-28T00:08:00Z">
              <w:rPr>
                <w:rFonts w:eastAsiaTheme="majorEastAsia"/>
                <w:b w:val="0"/>
                <w:bCs w:val="0"/>
                <w:iCs w:val="0"/>
                <w:caps w:val="0"/>
              </w:rPr>
            </w:rPrChange>
          </w:rPr>
          <w:t>Таблица 69. Описание</w:t>
        </w:r>
        <w:r>
          <w:rPr>
            <w:rFonts w:ascii="Arial" w:eastAsiaTheme="majorEastAsia" w:hAnsi="Arial" w:cs="Arial"/>
            <w:b/>
          </w:rPr>
          <w:t xml:space="preserve"> принципа ведения объектов </w:t>
        </w:r>
      </w:ins>
      <w:ins w:id="16647" w:author="Александр" w:date="2020-04-28T00:09:00Z">
        <w:r>
          <w:rPr>
            <w:rFonts w:ascii="Arial" w:eastAsiaTheme="majorEastAsia" w:hAnsi="Arial" w:cs="Arial"/>
            <w:b/>
          </w:rPr>
          <w:t>НСИ</w:t>
        </w:r>
      </w:ins>
    </w:p>
    <w:tbl>
      <w:tblPr>
        <w:tblW w:w="5572" w:type="pct"/>
        <w:tblInd w:w="-10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Change w:id="16648" w:author="Александр" w:date="2020-04-28T00:16:00Z">
          <w:tblPr>
            <w:tblW w:w="5503" w:type="pct"/>
            <w:tblInd w:w="-10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550"/>
        <w:gridCol w:w="4465"/>
        <w:gridCol w:w="6325"/>
        <w:tblGridChange w:id="16649">
          <w:tblGrid>
            <w:gridCol w:w="550"/>
            <w:gridCol w:w="4465"/>
            <w:gridCol w:w="6325"/>
            <w:gridCol w:w="9828"/>
            <w:gridCol w:w="439"/>
            <w:gridCol w:w="3107"/>
            <w:gridCol w:w="3544"/>
          </w:tblGrid>
        </w:tblGridChange>
      </w:tblGrid>
      <w:tr w:rsidR="00A306F0" w:rsidRPr="0086487D" w14:paraId="20FD9DA7" w14:textId="77777777" w:rsidTr="00A306F0">
        <w:trPr>
          <w:cantSplit/>
          <w:trHeight w:val="397"/>
          <w:ins w:id="16650" w:author="Александр" w:date="2020-04-28T00:09:00Z"/>
          <w:trPrChange w:id="16651" w:author="Александр" w:date="2020-04-28T00:16:00Z">
            <w:trPr>
              <w:gridBefore w:val="4"/>
              <w:cantSplit/>
              <w:trHeight w:val="397"/>
            </w:trPr>
          </w:trPrChange>
        </w:trPr>
        <w:tc>
          <w:tcPr>
            <w:tcW w:w="218" w:type="pct"/>
            <w:vMerge w:val="restart"/>
            <w:shd w:val="clear" w:color="auto" w:fill="FFC000"/>
            <w:vAlign w:val="center"/>
            <w:tcPrChange w:id="16652" w:author="Александр" w:date="2020-04-28T00:16:00Z">
              <w:tcPr>
                <w:tcW w:w="196" w:type="pct"/>
                <w:vMerge w:val="restart"/>
                <w:shd w:val="clear" w:color="auto" w:fill="FFC000"/>
                <w:vAlign w:val="center"/>
              </w:tcPr>
            </w:tcPrChange>
          </w:tcPr>
          <w:p w14:paraId="24B7671E" w14:textId="77777777" w:rsidR="00A306F0" w:rsidRPr="0086487D" w:rsidRDefault="00A306F0" w:rsidP="00A306F0">
            <w:pPr>
              <w:jc w:val="center"/>
              <w:rPr>
                <w:ins w:id="16653" w:author="Александр" w:date="2020-04-28T00:09:00Z"/>
                <w:rFonts w:ascii="Arial" w:hAnsi="Arial" w:cs="Arial"/>
                <w:b/>
                <w:sz w:val="20"/>
              </w:rPr>
            </w:pPr>
            <w:ins w:id="16654" w:author="Александр" w:date="2020-04-28T00:09:00Z">
              <w:r>
                <w:rPr>
                  <w:rFonts w:ascii="Arial" w:hAnsi="Arial" w:cs="Arial"/>
                  <w:b/>
                  <w:sz w:val="20"/>
                </w:rPr>
                <w:t>№</w:t>
              </w:r>
            </w:ins>
          </w:p>
        </w:tc>
        <w:tc>
          <w:tcPr>
            <w:tcW w:w="1981" w:type="pct"/>
            <w:vMerge w:val="restart"/>
            <w:shd w:val="clear" w:color="auto" w:fill="FFC000"/>
            <w:vAlign w:val="center"/>
            <w:tcPrChange w:id="16655" w:author="Александр" w:date="2020-04-28T00:16:00Z">
              <w:tcPr>
                <w:tcW w:w="1387" w:type="pct"/>
                <w:vMerge w:val="restart"/>
                <w:shd w:val="clear" w:color="auto" w:fill="FFC000"/>
                <w:vAlign w:val="center"/>
              </w:tcPr>
            </w:tcPrChange>
          </w:tcPr>
          <w:p w14:paraId="167364B1" w14:textId="421C8880" w:rsidR="00A306F0" w:rsidRPr="0086487D" w:rsidRDefault="00A306F0">
            <w:pPr>
              <w:rPr>
                <w:ins w:id="16656" w:author="Александр" w:date="2020-04-28T00:09:00Z"/>
                <w:rFonts w:ascii="Arial" w:hAnsi="Arial" w:cs="Arial"/>
                <w:b/>
                <w:sz w:val="20"/>
              </w:rPr>
              <w:pPrChange w:id="16657" w:author="Александр" w:date="2020-04-28T00:10:00Z">
                <w:pPr>
                  <w:jc w:val="center"/>
                </w:pPr>
              </w:pPrChange>
            </w:pPr>
            <w:ins w:id="16658" w:author="Александр" w:date="2020-04-28T00:10:00Z">
              <w:r>
                <w:rPr>
                  <w:rFonts w:ascii="Arial" w:hAnsi="Arial" w:cs="Arial"/>
                  <w:b/>
                  <w:sz w:val="20"/>
                </w:rPr>
                <w:t xml:space="preserve">Объект </w:t>
              </w:r>
            </w:ins>
            <w:ins w:id="16659" w:author="Александр" w:date="2020-04-28T00:11:00Z">
              <w:r>
                <w:rPr>
                  <w:rFonts w:ascii="Arial" w:hAnsi="Arial" w:cs="Arial"/>
                  <w:b/>
                  <w:sz w:val="20"/>
                </w:rPr>
                <w:t>НСИ</w:t>
              </w:r>
            </w:ins>
          </w:p>
        </w:tc>
        <w:tc>
          <w:tcPr>
            <w:tcW w:w="2801" w:type="pct"/>
            <w:vMerge w:val="restart"/>
            <w:shd w:val="clear" w:color="auto" w:fill="FFC000"/>
            <w:vAlign w:val="center"/>
            <w:tcPrChange w:id="16660" w:author="Александр" w:date="2020-04-28T00:16:00Z">
              <w:tcPr>
                <w:tcW w:w="1582" w:type="pct"/>
                <w:vMerge w:val="restart"/>
                <w:shd w:val="clear" w:color="auto" w:fill="FFC000"/>
                <w:vAlign w:val="center"/>
              </w:tcPr>
            </w:tcPrChange>
          </w:tcPr>
          <w:p w14:paraId="63EAA3A7" w14:textId="5F26ACE0" w:rsidR="00A306F0" w:rsidRDefault="00A306F0" w:rsidP="00A306F0">
            <w:pPr>
              <w:jc w:val="center"/>
              <w:rPr>
                <w:ins w:id="16661" w:author="Александр" w:date="2020-04-28T00:09:00Z"/>
                <w:rFonts w:ascii="Arial" w:hAnsi="Arial" w:cs="Arial"/>
                <w:b/>
                <w:sz w:val="20"/>
              </w:rPr>
            </w:pPr>
            <w:ins w:id="16662" w:author="Александр" w:date="2020-04-28T00:11:00Z">
              <w:r>
                <w:rPr>
                  <w:rFonts w:ascii="Arial" w:hAnsi="Arial" w:cs="Arial"/>
                  <w:b/>
                  <w:sz w:val="20"/>
                </w:rPr>
                <w:t>Способ ведения</w:t>
              </w:r>
            </w:ins>
          </w:p>
        </w:tc>
      </w:tr>
      <w:tr w:rsidR="00A306F0" w:rsidRPr="0086487D" w14:paraId="226E63C4" w14:textId="77777777" w:rsidTr="00A306F0">
        <w:trPr>
          <w:cantSplit/>
          <w:trHeight w:val="230"/>
          <w:ins w:id="16663" w:author="Александр" w:date="2020-04-28T00:09:00Z"/>
          <w:trPrChange w:id="16664" w:author="Александр" w:date="2020-04-28T00:16:00Z">
            <w:trPr>
              <w:gridBefore w:val="4"/>
              <w:cantSplit/>
              <w:trHeight w:val="230"/>
            </w:trPr>
          </w:trPrChange>
        </w:trPr>
        <w:tc>
          <w:tcPr>
            <w:tcW w:w="218" w:type="pct"/>
            <w:vMerge/>
            <w:vAlign w:val="center"/>
            <w:tcPrChange w:id="16665" w:author="Александр" w:date="2020-04-28T00:16:00Z">
              <w:tcPr>
                <w:tcW w:w="196" w:type="pct"/>
                <w:vMerge/>
                <w:vAlign w:val="center"/>
              </w:tcPr>
            </w:tcPrChange>
          </w:tcPr>
          <w:p w14:paraId="3C95DF2B" w14:textId="77777777" w:rsidR="00A306F0" w:rsidRPr="0086487D" w:rsidRDefault="00A306F0" w:rsidP="00A306F0">
            <w:pPr>
              <w:jc w:val="center"/>
              <w:rPr>
                <w:ins w:id="16666" w:author="Александр" w:date="2020-04-28T00:09:00Z"/>
                <w:rFonts w:ascii="Arial" w:hAnsi="Arial" w:cs="Arial"/>
                <w:sz w:val="20"/>
              </w:rPr>
            </w:pPr>
          </w:p>
        </w:tc>
        <w:tc>
          <w:tcPr>
            <w:tcW w:w="1981" w:type="pct"/>
            <w:vMerge/>
            <w:vAlign w:val="center"/>
            <w:tcPrChange w:id="16667" w:author="Александр" w:date="2020-04-28T00:16:00Z">
              <w:tcPr>
                <w:tcW w:w="1387" w:type="pct"/>
                <w:vMerge/>
                <w:vAlign w:val="center"/>
              </w:tcPr>
            </w:tcPrChange>
          </w:tcPr>
          <w:p w14:paraId="64F6C908" w14:textId="77777777" w:rsidR="00A306F0" w:rsidRPr="0086487D" w:rsidRDefault="00A306F0" w:rsidP="00A306F0">
            <w:pPr>
              <w:jc w:val="center"/>
              <w:rPr>
                <w:ins w:id="16668" w:author="Александр" w:date="2020-04-28T00:09:00Z"/>
                <w:rFonts w:ascii="Arial" w:hAnsi="Arial" w:cs="Arial"/>
                <w:sz w:val="20"/>
              </w:rPr>
            </w:pPr>
          </w:p>
        </w:tc>
        <w:tc>
          <w:tcPr>
            <w:tcW w:w="2801" w:type="pct"/>
            <w:vMerge/>
            <w:vAlign w:val="center"/>
            <w:tcPrChange w:id="16669" w:author="Александр" w:date="2020-04-28T00:16:00Z">
              <w:tcPr>
                <w:tcW w:w="1582" w:type="pct"/>
                <w:vMerge/>
                <w:vAlign w:val="center"/>
              </w:tcPr>
            </w:tcPrChange>
          </w:tcPr>
          <w:p w14:paraId="6A8B1F28" w14:textId="77777777" w:rsidR="00A306F0" w:rsidRPr="0086487D" w:rsidRDefault="00A306F0" w:rsidP="00A306F0">
            <w:pPr>
              <w:jc w:val="center"/>
              <w:rPr>
                <w:ins w:id="16670" w:author="Александр" w:date="2020-04-28T00:09:00Z"/>
                <w:rFonts w:ascii="Arial" w:hAnsi="Arial" w:cs="Arial"/>
                <w:sz w:val="20"/>
              </w:rPr>
            </w:pPr>
          </w:p>
        </w:tc>
      </w:tr>
      <w:tr w:rsidR="00A306F0" w:rsidRPr="0086487D" w14:paraId="6616914A" w14:textId="77777777" w:rsidTr="00A306F0">
        <w:trPr>
          <w:cantSplit/>
          <w:ins w:id="16671" w:author="Александр" w:date="2020-04-28T00:09:00Z"/>
          <w:trPrChange w:id="16672" w:author="Александр" w:date="2020-04-28T00:16:00Z">
            <w:trPr>
              <w:gridBefore w:val="4"/>
              <w:cantSplit/>
            </w:trPr>
          </w:trPrChange>
        </w:trPr>
        <w:tc>
          <w:tcPr>
            <w:tcW w:w="218" w:type="pct"/>
            <w:tcPrChange w:id="16673" w:author="Александр" w:date="2020-04-28T00:16:00Z">
              <w:tcPr>
                <w:tcW w:w="196" w:type="pct"/>
              </w:tcPr>
            </w:tcPrChange>
          </w:tcPr>
          <w:p w14:paraId="08B234CB" w14:textId="7DF23C47" w:rsidR="00A306F0" w:rsidRPr="00574221" w:rsidRDefault="00A306F0" w:rsidP="00DA4FCC">
            <w:pPr>
              <w:rPr>
                <w:ins w:id="16674" w:author="Александр" w:date="2020-04-28T00:09:00Z"/>
                <w:rFonts w:ascii="Arial" w:hAnsi="Arial" w:cs="Arial"/>
                <w:sz w:val="20"/>
              </w:rPr>
            </w:pPr>
            <w:ins w:id="16675" w:author="Александр" w:date="2020-04-28T00:09:00Z">
              <w:r>
                <w:rPr>
                  <w:rFonts w:ascii="Arial" w:hAnsi="Arial" w:cs="Arial"/>
                  <w:sz w:val="20"/>
                </w:rPr>
                <w:t>1.</w:t>
              </w:r>
            </w:ins>
          </w:p>
        </w:tc>
        <w:tc>
          <w:tcPr>
            <w:tcW w:w="1981" w:type="pct"/>
            <w:tcPrChange w:id="16676" w:author="Александр" w:date="2020-04-28T00:16:00Z">
              <w:tcPr>
                <w:tcW w:w="1387" w:type="pct"/>
              </w:tcPr>
            </w:tcPrChange>
          </w:tcPr>
          <w:p w14:paraId="12B95B96" w14:textId="7C398A98" w:rsidR="00A306F0" w:rsidRPr="00BF268C" w:rsidRDefault="00A306F0" w:rsidP="00DA4FCC">
            <w:pPr>
              <w:jc w:val="left"/>
              <w:rPr>
                <w:ins w:id="16677" w:author="Александр" w:date="2020-04-28T00:09:00Z"/>
                <w:rFonts w:ascii="Arial" w:hAnsi="Arial" w:cs="Arial"/>
                <w:sz w:val="20"/>
              </w:rPr>
            </w:pPr>
            <w:ins w:id="16678" w:author="Александр" w:date="2020-04-28T00:13:00Z">
              <w:r w:rsidRPr="0072089D">
                <w:t>PM_12 Единицы оборудования</w:t>
              </w:r>
            </w:ins>
          </w:p>
        </w:tc>
        <w:tc>
          <w:tcPr>
            <w:tcW w:w="2801" w:type="pct"/>
            <w:tcPrChange w:id="16679" w:author="Александр" w:date="2020-04-28T00:16:00Z">
              <w:tcPr>
                <w:tcW w:w="1582" w:type="pct"/>
              </w:tcPr>
            </w:tcPrChange>
          </w:tcPr>
          <w:p w14:paraId="4FBEC703" w14:textId="3CE9C03B" w:rsidR="00A306F0" w:rsidRPr="00A306F0" w:rsidDel="00827224" w:rsidRDefault="00A306F0">
            <w:pPr>
              <w:rPr>
                <w:ins w:id="16680" w:author="Александр" w:date="2020-04-28T00:21:00Z"/>
                <w:del w:id="16681" w:author="Владимир Лаут" w:date="2021-04-07T18:41:00Z"/>
                <w:rFonts w:ascii="Arial" w:hAnsi="Arial" w:cs="Arial"/>
                <w:sz w:val="20"/>
                <w:rPrChange w:id="16682" w:author="Александр" w:date="2020-04-28T00:24:00Z">
                  <w:rPr>
                    <w:ins w:id="16683" w:author="Александр" w:date="2020-04-28T00:21:00Z"/>
                    <w:del w:id="16684" w:author="Владимир Лаут" w:date="2021-04-07T18:41:00Z"/>
                  </w:rPr>
                </w:rPrChange>
              </w:rPr>
              <w:pPrChange w:id="16685" w:author="Владимир Лаут" w:date="2021-04-07T18:41:00Z">
                <w:pPr>
                  <w:jc w:val="left"/>
                </w:pPr>
              </w:pPrChange>
            </w:pPr>
            <w:ins w:id="16686" w:author="Александр" w:date="2020-04-28T00:20:00Z">
              <w:del w:id="16687" w:author="Владимир Лаут" w:date="2021-04-07T18:41:00Z">
                <w:r w:rsidRPr="00A306F0" w:rsidDel="00827224">
                  <w:rPr>
                    <w:rFonts w:ascii="Arial" w:hAnsi="Arial" w:cs="Arial"/>
                    <w:b/>
                    <w:sz w:val="20"/>
                    <w:rPrChange w:id="16688" w:author="Александр" w:date="2020-04-28T00:24:00Z">
                      <w:rPr>
                        <w:rFonts w:ascii="Arial" w:hAnsi="Arial" w:cs="Arial"/>
                        <w:sz w:val="20"/>
                      </w:rPr>
                    </w:rPrChange>
                  </w:rPr>
                  <w:delText>Создание</w:delText>
                </w:r>
                <w:r w:rsidRPr="00A306F0" w:rsidDel="00827224">
                  <w:rPr>
                    <w:rFonts w:ascii="Arial" w:hAnsi="Arial" w:cs="Arial"/>
                    <w:sz w:val="20"/>
                    <w:rPrChange w:id="16689" w:author="Александр" w:date="2020-04-28T00:24:00Z">
                      <w:rPr/>
                    </w:rPrChange>
                  </w:rPr>
                  <w:delText xml:space="preserve"> – Иницатором заявки НСИ, в </w:delText>
                </w:r>
                <w:r w:rsidRPr="00A306F0" w:rsidDel="00827224">
                  <w:rPr>
                    <w:rFonts w:ascii="Arial" w:hAnsi="Arial" w:cs="Arial"/>
                    <w:sz w:val="20"/>
                    <w:lang w:val="en-US"/>
                    <w:rPrChange w:id="16690" w:author="Александр" w:date="2020-04-28T00:24:00Z">
                      <w:rPr>
                        <w:lang w:val="en-US"/>
                      </w:rPr>
                    </w:rPrChange>
                  </w:rPr>
                  <w:delText>S</w:delText>
                </w:r>
                <w:r w:rsidRPr="00A306F0" w:rsidDel="00827224">
                  <w:rPr>
                    <w:rFonts w:ascii="Arial" w:hAnsi="Arial" w:cs="Arial"/>
                    <w:sz w:val="20"/>
                    <w:rPrChange w:id="16691" w:author="Александр" w:date="2020-04-28T00:24:00Z">
                      <w:rPr>
                        <w:rFonts w:ascii="Arial" w:hAnsi="Arial" w:cs="Arial"/>
                        <w:sz w:val="20"/>
                        <w:lang w:val="en-US"/>
                      </w:rPr>
                    </w:rPrChange>
                  </w:rPr>
                  <w:delText>4</w:delText>
                </w:r>
                <w:r w:rsidRPr="00A306F0" w:rsidDel="00827224">
                  <w:rPr>
                    <w:rFonts w:ascii="Arial" w:hAnsi="Arial" w:cs="Arial"/>
                    <w:sz w:val="20"/>
                    <w:rPrChange w:id="16692" w:author="Александр" w:date="2020-04-28T00:24:00Z">
                      <w:rPr/>
                    </w:rPrChange>
                  </w:rPr>
                  <w:delText>/</w:delText>
                </w:r>
                <w:r w:rsidRPr="00A306F0" w:rsidDel="00827224">
                  <w:rPr>
                    <w:rFonts w:ascii="Arial" w:hAnsi="Arial" w:cs="Arial"/>
                    <w:sz w:val="20"/>
                    <w:lang w:val="en-US"/>
                    <w:rPrChange w:id="16693" w:author="Александр" w:date="2020-04-28T00:24:00Z">
                      <w:rPr>
                        <w:lang w:val="en-US"/>
                      </w:rPr>
                    </w:rPrChange>
                  </w:rPr>
                  <w:delText>HANA</w:delText>
                </w:r>
                <w:r w:rsidRPr="00A306F0" w:rsidDel="00827224">
                  <w:rPr>
                    <w:rFonts w:ascii="Arial" w:hAnsi="Arial" w:cs="Arial"/>
                    <w:sz w:val="20"/>
                    <w:rPrChange w:id="16694" w:author="Александр" w:date="2020-04-28T00:24:00Z">
                      <w:rPr/>
                    </w:rPrChange>
                  </w:rPr>
                  <w:delText xml:space="preserve">, после создания </w:delText>
                </w:r>
              </w:del>
              <w:del w:id="16695" w:author="Владимир Лаут" w:date="2021-04-07T18:40:00Z">
                <w:r w:rsidRPr="00A306F0" w:rsidDel="00827224">
                  <w:rPr>
                    <w:rFonts w:ascii="Arial" w:hAnsi="Arial" w:cs="Arial"/>
                    <w:sz w:val="20"/>
                    <w:rPrChange w:id="16696" w:author="Александр" w:date="2020-04-28T00:24:00Z">
                      <w:rPr/>
                    </w:rPrChange>
                  </w:rPr>
                  <w:delText>нарпавляется</w:delText>
                </w:r>
              </w:del>
              <w:del w:id="16697" w:author="Владимир Лаут" w:date="2021-04-07T18:41:00Z">
                <w:r w:rsidRPr="00A306F0" w:rsidDel="00827224">
                  <w:rPr>
                    <w:rFonts w:ascii="Arial" w:hAnsi="Arial" w:cs="Arial"/>
                    <w:sz w:val="20"/>
                    <w:rPrChange w:id="16698" w:author="Александр" w:date="2020-04-28T00:24:00Z">
                      <w:rPr/>
                    </w:rPrChange>
                  </w:rPr>
                  <w:delText xml:space="preserve"> заявка</w:delText>
                </w:r>
              </w:del>
            </w:ins>
            <w:ins w:id="16699" w:author="Александр" w:date="2020-04-28T00:21:00Z">
              <w:del w:id="16700" w:author="Владимир Лаут" w:date="2021-04-07T18:41:00Z">
                <w:r w:rsidRPr="00A306F0" w:rsidDel="00827224">
                  <w:rPr>
                    <w:rFonts w:ascii="Arial" w:hAnsi="Arial" w:cs="Arial"/>
                    <w:sz w:val="20"/>
                    <w:rPrChange w:id="16701" w:author="Александр" w:date="2020-04-28T00:24:00Z">
                      <w:rPr/>
                    </w:rPrChange>
                  </w:rPr>
                  <w:delText xml:space="preserve"> НСИ</w:delText>
                </w:r>
              </w:del>
            </w:ins>
            <w:ins w:id="16702" w:author="Александр" w:date="2020-04-28T00:20:00Z">
              <w:del w:id="16703" w:author="Владимир Лаут" w:date="2021-04-07T18:41:00Z">
                <w:r w:rsidRPr="00A306F0" w:rsidDel="00827224">
                  <w:rPr>
                    <w:rFonts w:ascii="Arial" w:hAnsi="Arial" w:cs="Arial"/>
                    <w:sz w:val="20"/>
                    <w:rPrChange w:id="16704" w:author="Александр" w:date="2020-04-28T00:24:00Z">
                      <w:rPr/>
                    </w:rPrChange>
                  </w:rPr>
                  <w:delText xml:space="preserve"> с номером</w:delText>
                </w:r>
              </w:del>
            </w:ins>
            <w:ins w:id="16705" w:author="Александр" w:date="2020-04-28T00:29:00Z">
              <w:del w:id="16706" w:author="Владимир Лаут" w:date="2021-04-07T18:41:00Z">
                <w:r w:rsidR="001A32B0" w:rsidDel="00827224">
                  <w:rPr>
                    <w:rFonts w:ascii="Arial" w:hAnsi="Arial" w:cs="Arial"/>
                    <w:sz w:val="20"/>
                  </w:rPr>
                  <w:delText xml:space="preserve"> созданной</w:delText>
                </w:r>
              </w:del>
            </w:ins>
            <w:ins w:id="16707" w:author="Александр" w:date="2020-04-28T00:20:00Z">
              <w:del w:id="16708" w:author="Владимир Лаут" w:date="2021-04-07T18:41:00Z">
                <w:r w:rsidRPr="00A306F0" w:rsidDel="00827224">
                  <w:rPr>
                    <w:rFonts w:ascii="Arial" w:hAnsi="Arial" w:cs="Arial"/>
                    <w:sz w:val="20"/>
                    <w:rPrChange w:id="16709" w:author="Александр" w:date="2020-04-28T00:24:00Z">
                      <w:rPr/>
                    </w:rPrChange>
                  </w:rPr>
                  <w:delText xml:space="preserve"> </w:delText>
                </w:r>
              </w:del>
            </w:ins>
            <w:ins w:id="16710" w:author="Александр" w:date="2020-04-28T00:21:00Z">
              <w:del w:id="16711" w:author="Владимир Лаут" w:date="2021-04-07T18:41:00Z">
                <w:r w:rsidRPr="00A306F0" w:rsidDel="00827224">
                  <w:rPr>
                    <w:rFonts w:ascii="Arial" w:hAnsi="Arial" w:cs="Arial"/>
                    <w:sz w:val="20"/>
                    <w:rPrChange w:id="16712" w:author="Александр" w:date="2020-04-28T00:24:00Z">
                      <w:rPr/>
                    </w:rPrChange>
                  </w:rPr>
                  <w:delText>ЕО, для согласования</w:delText>
                </w:r>
              </w:del>
            </w:ins>
          </w:p>
          <w:p w14:paraId="10106A60" w14:textId="3007E52C" w:rsidR="00827224" w:rsidRPr="00A306F0" w:rsidRDefault="00A306F0">
            <w:pPr>
              <w:rPr>
                <w:ins w:id="16713" w:author="Владимир Лаут" w:date="2021-04-07T18:41:00Z"/>
                <w:rFonts w:ascii="Arial" w:hAnsi="Arial" w:cs="Arial"/>
                <w:sz w:val="20"/>
              </w:rPr>
              <w:pPrChange w:id="16714" w:author="Владимир Лаут" w:date="2021-04-07T18:41:00Z">
                <w:pPr>
                  <w:jc w:val="left"/>
                </w:pPr>
              </w:pPrChange>
            </w:pPr>
            <w:ins w:id="16715" w:author="Александр" w:date="2020-04-28T00:21:00Z">
              <w:del w:id="16716" w:author="Владимир Лаут" w:date="2021-04-07T18:41:00Z">
                <w:r w:rsidRPr="00A306F0" w:rsidDel="00827224">
                  <w:rPr>
                    <w:rFonts w:ascii="Arial" w:hAnsi="Arial" w:cs="Arial"/>
                    <w:b/>
                    <w:sz w:val="20"/>
                    <w:rPrChange w:id="16717" w:author="Александр" w:date="2020-04-28T00:22:00Z">
                      <w:rPr>
                        <w:rFonts w:ascii="Arial" w:hAnsi="Arial" w:cs="Arial"/>
                        <w:sz w:val="20"/>
                      </w:rPr>
                    </w:rPrChange>
                  </w:rPr>
                  <w:delText>Изменение</w:delText>
                </w:r>
                <w:r w:rsidDel="00827224">
                  <w:rPr>
                    <w:rFonts w:ascii="Arial" w:hAnsi="Arial" w:cs="Arial"/>
                    <w:sz w:val="20"/>
                  </w:rPr>
                  <w:delText xml:space="preserve"> – посредством заявок НСИ</w:delText>
                </w:r>
              </w:del>
            </w:ins>
            <w:ins w:id="16718" w:author="Владимир Лаут" w:date="2021-04-07T18:41:00Z">
              <w:r w:rsidR="00827224">
                <w:rPr>
                  <w:rFonts w:ascii="Arial" w:hAnsi="Arial" w:cs="Arial"/>
                  <w:sz w:val="20"/>
                </w:rPr>
                <w:t xml:space="preserve">1. </w:t>
              </w:r>
              <w:r w:rsidR="00827224" w:rsidRPr="00DB7242">
                <w:rPr>
                  <w:rFonts w:ascii="Arial" w:hAnsi="Arial" w:cs="Arial"/>
                  <w:b/>
                  <w:sz w:val="20"/>
                </w:rPr>
                <w:t>Создание</w:t>
              </w:r>
              <w:r w:rsidR="00827224" w:rsidRPr="00A306F0">
                <w:rPr>
                  <w:rFonts w:ascii="Arial" w:hAnsi="Arial" w:cs="Arial"/>
                  <w:sz w:val="20"/>
                </w:rPr>
                <w:t xml:space="preserve"> – </w:t>
              </w:r>
              <w:r w:rsidR="00827224" w:rsidRPr="00DB7242">
                <w:rPr>
                  <w:rFonts w:ascii="Arial" w:hAnsi="Arial" w:cs="Arial"/>
                  <w:sz w:val="20"/>
                </w:rPr>
                <w:t>Иниц</w:t>
              </w:r>
              <w:r w:rsidR="00827224">
                <w:rPr>
                  <w:rFonts w:ascii="Arial" w:hAnsi="Arial" w:cs="Arial"/>
                  <w:sz w:val="20"/>
                </w:rPr>
                <w:t>и</w:t>
              </w:r>
              <w:r w:rsidR="00827224" w:rsidRPr="00DB7242">
                <w:rPr>
                  <w:rFonts w:ascii="Arial" w:hAnsi="Arial" w:cs="Arial"/>
                  <w:sz w:val="20"/>
                </w:rPr>
                <w:t xml:space="preserve">атором заявки НСИ, в </w:t>
              </w:r>
              <w:r w:rsidR="00827224" w:rsidRPr="00DB7242">
                <w:rPr>
                  <w:rFonts w:ascii="Arial" w:hAnsi="Arial" w:cs="Arial"/>
                  <w:sz w:val="20"/>
                  <w:lang w:val="en-US"/>
                </w:rPr>
                <w:t>S</w:t>
              </w:r>
              <w:r w:rsidR="00827224" w:rsidRPr="00DB7242">
                <w:rPr>
                  <w:rFonts w:ascii="Arial" w:hAnsi="Arial" w:cs="Arial"/>
                  <w:sz w:val="20"/>
                </w:rPr>
                <w:t>4/</w:t>
              </w:r>
              <w:r w:rsidR="00827224" w:rsidRPr="00DB7242">
                <w:rPr>
                  <w:rFonts w:ascii="Arial" w:hAnsi="Arial" w:cs="Arial"/>
                  <w:sz w:val="20"/>
                  <w:lang w:val="en-US"/>
                </w:rPr>
                <w:t>HANA</w:t>
              </w:r>
              <w:r w:rsidR="00827224" w:rsidRPr="00DB7242">
                <w:rPr>
                  <w:rFonts w:ascii="Arial" w:hAnsi="Arial" w:cs="Arial"/>
                  <w:sz w:val="20"/>
                </w:rPr>
                <w:t>, после создания направляется заявка НСИ с номером</w:t>
              </w:r>
              <w:r w:rsidR="00827224">
                <w:rPr>
                  <w:rFonts w:ascii="Arial" w:hAnsi="Arial" w:cs="Arial"/>
                  <w:sz w:val="20"/>
                </w:rPr>
                <w:t xml:space="preserve"> созданной</w:t>
              </w:r>
              <w:r w:rsidR="00827224" w:rsidRPr="00DB7242">
                <w:rPr>
                  <w:rFonts w:ascii="Arial" w:hAnsi="Arial" w:cs="Arial"/>
                  <w:sz w:val="20"/>
                </w:rPr>
                <w:t xml:space="preserve"> ЕО, для согласования</w:t>
              </w:r>
            </w:ins>
          </w:p>
          <w:p w14:paraId="6BFB4582" w14:textId="60CD9BDF" w:rsidR="00827224" w:rsidRPr="00A306F0" w:rsidRDefault="00827224">
            <w:pPr>
              <w:ind w:left="41"/>
              <w:rPr>
                <w:ins w:id="16719" w:author="Александр" w:date="2020-04-28T00:09:00Z"/>
                <w:rFonts w:ascii="Arial" w:hAnsi="Arial" w:cs="Arial"/>
                <w:sz w:val="20"/>
                <w:rPrChange w:id="16720" w:author="Александр" w:date="2020-04-28T00:20:00Z">
                  <w:rPr>
                    <w:ins w:id="16721" w:author="Александр" w:date="2020-04-28T00:09:00Z"/>
                  </w:rPr>
                </w:rPrChange>
              </w:rPr>
              <w:pPrChange w:id="16722" w:author="Владимир Лаут" w:date="2021-04-07T18:41:00Z">
                <w:pPr>
                  <w:jc w:val="left"/>
                </w:pPr>
              </w:pPrChange>
            </w:pPr>
            <w:ins w:id="16723" w:author="Владимир Лаут" w:date="2021-04-07T18:41:00Z">
              <w:r>
                <w:rPr>
                  <w:rFonts w:ascii="Arial" w:hAnsi="Arial" w:cs="Arial"/>
                  <w:sz w:val="20"/>
                </w:rPr>
                <w:t xml:space="preserve">2. </w:t>
              </w:r>
              <w:r w:rsidRPr="00DB7242">
                <w:rPr>
                  <w:rFonts w:ascii="Arial" w:hAnsi="Arial" w:cs="Arial"/>
                  <w:b/>
                  <w:sz w:val="20"/>
                </w:rPr>
                <w:t>Изменение</w:t>
              </w:r>
              <w:r w:rsidRPr="00A306F0">
                <w:rPr>
                  <w:rFonts w:ascii="Arial" w:hAnsi="Arial" w:cs="Arial"/>
                  <w:sz w:val="20"/>
                </w:rPr>
                <w:t xml:space="preserve"> – посредством заявок НСИ</w:t>
              </w:r>
            </w:ins>
          </w:p>
        </w:tc>
      </w:tr>
      <w:tr w:rsidR="00A306F0" w:rsidRPr="0086487D" w14:paraId="628B1480" w14:textId="77777777" w:rsidTr="00A306F0">
        <w:trPr>
          <w:cantSplit/>
          <w:ins w:id="16724" w:author="Александр" w:date="2020-04-28T00:11:00Z"/>
          <w:trPrChange w:id="16725" w:author="Александр" w:date="2020-04-28T00:16:00Z">
            <w:trPr>
              <w:gridBefore w:val="4"/>
              <w:cantSplit/>
            </w:trPr>
          </w:trPrChange>
        </w:trPr>
        <w:tc>
          <w:tcPr>
            <w:tcW w:w="218" w:type="pct"/>
            <w:tcPrChange w:id="16726" w:author="Александр" w:date="2020-04-28T00:16:00Z">
              <w:tcPr>
                <w:tcW w:w="196" w:type="pct"/>
              </w:tcPr>
            </w:tcPrChange>
          </w:tcPr>
          <w:p w14:paraId="2C67C816" w14:textId="70772165" w:rsidR="00A306F0" w:rsidRPr="00574221" w:rsidRDefault="00A306F0" w:rsidP="00DA4FCC">
            <w:pPr>
              <w:rPr>
                <w:ins w:id="16727" w:author="Александр" w:date="2020-04-28T00:11:00Z"/>
                <w:rFonts w:ascii="Arial" w:hAnsi="Arial" w:cs="Arial"/>
                <w:sz w:val="20"/>
              </w:rPr>
            </w:pPr>
            <w:ins w:id="16728" w:author="Александр" w:date="2020-04-28T00:16:00Z">
              <w:r>
                <w:rPr>
                  <w:rFonts w:ascii="Arial" w:hAnsi="Arial" w:cs="Arial"/>
                  <w:sz w:val="20"/>
                </w:rPr>
                <w:t>2.</w:t>
              </w:r>
            </w:ins>
          </w:p>
        </w:tc>
        <w:tc>
          <w:tcPr>
            <w:tcW w:w="1981" w:type="pct"/>
            <w:tcPrChange w:id="16729" w:author="Александр" w:date="2020-04-28T00:16:00Z">
              <w:tcPr>
                <w:tcW w:w="1387" w:type="pct"/>
              </w:tcPr>
            </w:tcPrChange>
          </w:tcPr>
          <w:p w14:paraId="2473CC42" w14:textId="404F705C" w:rsidR="00A306F0" w:rsidRPr="00827224" w:rsidRDefault="00A306F0" w:rsidP="00DA4FCC">
            <w:pPr>
              <w:jc w:val="left"/>
              <w:rPr>
                <w:ins w:id="16730" w:author="Александр" w:date="2020-04-28T00:11:00Z"/>
                <w:rPrChange w:id="16731" w:author="Владимир Лаут" w:date="2021-04-07T18:42:00Z">
                  <w:rPr>
                    <w:ins w:id="16732" w:author="Александр" w:date="2020-04-28T00:11:00Z"/>
                    <w:rFonts w:ascii="Arial" w:hAnsi="Arial" w:cs="Arial"/>
                    <w:sz w:val="20"/>
                  </w:rPr>
                </w:rPrChange>
              </w:rPr>
            </w:pPr>
            <w:ins w:id="16733" w:author="Александр" w:date="2020-04-28T00:13:00Z">
              <w:r w:rsidRPr="0072089D">
                <w:t xml:space="preserve">PM_17 Каталог </w:t>
              </w:r>
            </w:ins>
            <w:ins w:id="16734" w:author="Владимир Лаут" w:date="2021-03-04T00:01:00Z">
              <w:r w:rsidR="00950E41" w:rsidRPr="00950E41">
                <w:t>Части объекта</w:t>
              </w:r>
            </w:ins>
            <w:ins w:id="16735" w:author="Александр" w:date="2020-04-28T00:13:00Z">
              <w:del w:id="16736" w:author="Владимир Лаут" w:date="2021-03-04T00:01:00Z">
                <w:r w:rsidRPr="0072089D" w:rsidDel="00950E41">
                  <w:delText>дефектов</w:delText>
                </w:r>
              </w:del>
            </w:ins>
          </w:p>
        </w:tc>
        <w:tc>
          <w:tcPr>
            <w:tcW w:w="2801" w:type="pct"/>
            <w:tcPrChange w:id="16737" w:author="Александр" w:date="2020-04-28T00:16:00Z">
              <w:tcPr>
                <w:tcW w:w="1582" w:type="pct"/>
              </w:tcPr>
            </w:tcPrChange>
          </w:tcPr>
          <w:p w14:paraId="096FD8C5" w14:textId="2EB36C23" w:rsidR="00A306F0" w:rsidRPr="00BF268C" w:rsidRDefault="00A306F0" w:rsidP="00DA4FCC">
            <w:pPr>
              <w:jc w:val="left"/>
              <w:rPr>
                <w:ins w:id="16738" w:author="Александр" w:date="2020-04-28T00:11:00Z"/>
                <w:rFonts w:ascii="Arial" w:hAnsi="Arial" w:cs="Arial"/>
                <w:sz w:val="20"/>
              </w:rPr>
            </w:pPr>
            <w:ins w:id="16739" w:author="Александр" w:date="2020-04-28T00:22:00Z">
              <w:r w:rsidRPr="00A306F0">
                <w:rPr>
                  <w:rFonts w:ascii="Arial" w:hAnsi="Arial" w:cs="Arial"/>
                  <w:b/>
                  <w:sz w:val="20"/>
                  <w:rPrChange w:id="16740" w:author="Александр" w:date="2020-04-28T00:22:00Z">
                    <w:rPr>
                      <w:rFonts w:ascii="Arial" w:hAnsi="Arial" w:cs="Arial"/>
                      <w:sz w:val="20"/>
                    </w:rPr>
                  </w:rPrChange>
                </w:rPr>
                <w:t>Создание/изменение</w:t>
              </w:r>
              <w:r>
                <w:rPr>
                  <w:rFonts w:ascii="Arial" w:hAnsi="Arial" w:cs="Arial"/>
                  <w:sz w:val="20"/>
                </w:rPr>
                <w:t xml:space="preserve"> - посредством заявок НСИ</w:t>
              </w:r>
            </w:ins>
          </w:p>
        </w:tc>
      </w:tr>
      <w:tr w:rsidR="00A306F0" w:rsidRPr="0086487D" w14:paraId="7FC2223B" w14:textId="77777777" w:rsidTr="00A306F0">
        <w:trPr>
          <w:cantSplit/>
          <w:ins w:id="16741" w:author="Александр" w:date="2020-04-28T00:11:00Z"/>
          <w:trPrChange w:id="16742" w:author="Александр" w:date="2020-04-28T00:16:00Z">
            <w:trPr>
              <w:gridBefore w:val="4"/>
              <w:cantSplit/>
            </w:trPr>
          </w:trPrChange>
        </w:trPr>
        <w:tc>
          <w:tcPr>
            <w:tcW w:w="218" w:type="pct"/>
            <w:tcPrChange w:id="16743" w:author="Александр" w:date="2020-04-28T00:16:00Z">
              <w:tcPr>
                <w:tcW w:w="196" w:type="pct"/>
              </w:tcPr>
            </w:tcPrChange>
          </w:tcPr>
          <w:p w14:paraId="44606141" w14:textId="35905321" w:rsidR="00A306F0" w:rsidRPr="00574221" w:rsidRDefault="00A306F0" w:rsidP="00A306F0">
            <w:pPr>
              <w:rPr>
                <w:ins w:id="16744" w:author="Александр" w:date="2020-04-28T00:11:00Z"/>
                <w:rFonts w:ascii="Arial" w:hAnsi="Arial" w:cs="Arial"/>
                <w:sz w:val="20"/>
              </w:rPr>
            </w:pPr>
            <w:ins w:id="16745" w:author="Александр" w:date="2020-04-28T00:16:00Z">
              <w:r>
                <w:rPr>
                  <w:rFonts w:ascii="Arial" w:hAnsi="Arial" w:cs="Arial"/>
                  <w:sz w:val="20"/>
                </w:rPr>
                <w:t>3.</w:t>
              </w:r>
            </w:ins>
          </w:p>
        </w:tc>
        <w:tc>
          <w:tcPr>
            <w:tcW w:w="1981" w:type="pct"/>
            <w:tcPrChange w:id="16746" w:author="Александр" w:date="2020-04-28T00:16:00Z">
              <w:tcPr>
                <w:tcW w:w="1387" w:type="pct"/>
              </w:tcPr>
            </w:tcPrChange>
          </w:tcPr>
          <w:p w14:paraId="407FC8C4" w14:textId="3EF25A5C" w:rsidR="00A306F0" w:rsidRPr="00827224" w:rsidRDefault="00A306F0" w:rsidP="00A306F0">
            <w:pPr>
              <w:jc w:val="left"/>
              <w:rPr>
                <w:ins w:id="16747" w:author="Александр" w:date="2020-04-28T00:11:00Z"/>
                <w:rPrChange w:id="16748" w:author="Владимир Лаут" w:date="2021-04-07T18:42:00Z">
                  <w:rPr>
                    <w:ins w:id="16749" w:author="Александр" w:date="2020-04-28T00:11:00Z"/>
                    <w:rFonts w:ascii="Arial" w:hAnsi="Arial" w:cs="Arial"/>
                    <w:sz w:val="20"/>
                  </w:rPr>
                </w:rPrChange>
              </w:rPr>
            </w:pPr>
            <w:ins w:id="16750" w:author="Александр" w:date="2020-04-28T00:13:00Z">
              <w:r w:rsidRPr="0072089D">
                <w:t>PM_18 Каталоги кодов ТОРО</w:t>
              </w:r>
            </w:ins>
          </w:p>
        </w:tc>
        <w:tc>
          <w:tcPr>
            <w:tcW w:w="2801" w:type="pct"/>
            <w:tcPrChange w:id="16751" w:author="Александр" w:date="2020-04-28T00:16:00Z">
              <w:tcPr>
                <w:tcW w:w="1582" w:type="pct"/>
              </w:tcPr>
            </w:tcPrChange>
          </w:tcPr>
          <w:p w14:paraId="0145CBFE" w14:textId="1FDF849B" w:rsidR="00A306F0" w:rsidRPr="00BF268C" w:rsidRDefault="00A306F0" w:rsidP="00A306F0">
            <w:pPr>
              <w:jc w:val="left"/>
              <w:rPr>
                <w:ins w:id="16752" w:author="Александр" w:date="2020-04-28T00:11:00Z"/>
                <w:rFonts w:ascii="Arial" w:hAnsi="Arial" w:cs="Arial"/>
                <w:sz w:val="20"/>
              </w:rPr>
            </w:pPr>
            <w:ins w:id="16753" w:author="Александр" w:date="2020-04-28T00:22: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2B40937D" w14:textId="77777777" w:rsidTr="00A306F0">
        <w:trPr>
          <w:cantSplit/>
          <w:ins w:id="16754" w:author="Александр" w:date="2020-04-28T00:11:00Z"/>
          <w:trPrChange w:id="16755" w:author="Александр" w:date="2020-04-28T00:16:00Z">
            <w:trPr>
              <w:gridBefore w:val="4"/>
              <w:cantSplit/>
            </w:trPr>
          </w:trPrChange>
        </w:trPr>
        <w:tc>
          <w:tcPr>
            <w:tcW w:w="218" w:type="pct"/>
            <w:tcPrChange w:id="16756" w:author="Александр" w:date="2020-04-28T00:16:00Z">
              <w:tcPr>
                <w:tcW w:w="196" w:type="pct"/>
              </w:tcPr>
            </w:tcPrChange>
          </w:tcPr>
          <w:p w14:paraId="3202F412" w14:textId="1C4A4B1D" w:rsidR="00A306F0" w:rsidRPr="00574221" w:rsidRDefault="00A306F0" w:rsidP="00A306F0">
            <w:pPr>
              <w:rPr>
                <w:ins w:id="16757" w:author="Александр" w:date="2020-04-28T00:11:00Z"/>
                <w:rFonts w:ascii="Arial" w:hAnsi="Arial" w:cs="Arial"/>
                <w:sz w:val="20"/>
              </w:rPr>
            </w:pPr>
            <w:ins w:id="16758" w:author="Александр" w:date="2020-04-28T00:16:00Z">
              <w:r>
                <w:rPr>
                  <w:rFonts w:ascii="Arial" w:hAnsi="Arial" w:cs="Arial"/>
                  <w:sz w:val="20"/>
                </w:rPr>
                <w:t>4.</w:t>
              </w:r>
            </w:ins>
          </w:p>
        </w:tc>
        <w:tc>
          <w:tcPr>
            <w:tcW w:w="1981" w:type="pct"/>
            <w:tcPrChange w:id="16759" w:author="Александр" w:date="2020-04-28T00:16:00Z">
              <w:tcPr>
                <w:tcW w:w="1387" w:type="pct"/>
              </w:tcPr>
            </w:tcPrChange>
          </w:tcPr>
          <w:p w14:paraId="365A358D" w14:textId="5D09BF35" w:rsidR="00A306F0" w:rsidRPr="00827224" w:rsidRDefault="00A306F0" w:rsidP="00A306F0">
            <w:pPr>
              <w:jc w:val="left"/>
              <w:rPr>
                <w:ins w:id="16760" w:author="Александр" w:date="2020-04-28T00:11:00Z"/>
                <w:rPrChange w:id="16761" w:author="Владимир Лаут" w:date="2021-04-07T18:42:00Z">
                  <w:rPr>
                    <w:ins w:id="16762" w:author="Александр" w:date="2020-04-28T00:11:00Z"/>
                    <w:rFonts w:ascii="Arial" w:hAnsi="Arial" w:cs="Arial"/>
                    <w:sz w:val="20"/>
                  </w:rPr>
                </w:rPrChange>
              </w:rPr>
            </w:pPr>
            <w:ins w:id="16763" w:author="Александр" w:date="2020-04-28T00:13:00Z">
              <w:r w:rsidRPr="0072089D">
                <w:t xml:space="preserve">PM_19 </w:t>
              </w:r>
            </w:ins>
            <w:ins w:id="16764" w:author="Владимир Лаут" w:date="2021-03-03T23:50:00Z">
              <w:r w:rsidR="00B37655" w:rsidRPr="00B37655">
                <w:t>Каталог Обзор повреждений</w:t>
              </w:r>
            </w:ins>
            <w:ins w:id="16765" w:author="Александр" w:date="2020-04-28T00:13:00Z">
              <w:del w:id="16766" w:author="Владимир Лаут" w:date="2021-03-03T23:50:00Z">
                <w:r w:rsidRPr="0072089D" w:rsidDel="00B37655">
                  <w:delText>Каталог проблем</w:delText>
                </w:r>
              </w:del>
            </w:ins>
          </w:p>
        </w:tc>
        <w:tc>
          <w:tcPr>
            <w:tcW w:w="2801" w:type="pct"/>
            <w:tcPrChange w:id="16767" w:author="Александр" w:date="2020-04-28T00:16:00Z">
              <w:tcPr>
                <w:tcW w:w="1582" w:type="pct"/>
              </w:tcPr>
            </w:tcPrChange>
          </w:tcPr>
          <w:p w14:paraId="3DC521FD" w14:textId="46ACA8CF" w:rsidR="00A306F0" w:rsidRPr="00BF268C" w:rsidRDefault="00A306F0" w:rsidP="00A306F0">
            <w:pPr>
              <w:jc w:val="left"/>
              <w:rPr>
                <w:ins w:id="16768" w:author="Александр" w:date="2020-04-28T00:11:00Z"/>
                <w:rFonts w:ascii="Arial" w:hAnsi="Arial" w:cs="Arial"/>
                <w:sz w:val="20"/>
              </w:rPr>
            </w:pPr>
            <w:ins w:id="16769" w:author="Александр" w:date="2020-04-28T00:22: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15160D0C" w14:textId="77777777" w:rsidTr="00A306F0">
        <w:trPr>
          <w:cantSplit/>
          <w:ins w:id="16770" w:author="Александр" w:date="2020-04-28T00:11:00Z"/>
          <w:trPrChange w:id="16771" w:author="Александр" w:date="2020-04-28T00:16:00Z">
            <w:trPr>
              <w:gridBefore w:val="4"/>
              <w:cantSplit/>
            </w:trPr>
          </w:trPrChange>
        </w:trPr>
        <w:tc>
          <w:tcPr>
            <w:tcW w:w="218" w:type="pct"/>
            <w:tcPrChange w:id="16772" w:author="Александр" w:date="2020-04-28T00:16:00Z">
              <w:tcPr>
                <w:tcW w:w="196" w:type="pct"/>
              </w:tcPr>
            </w:tcPrChange>
          </w:tcPr>
          <w:p w14:paraId="746DC146" w14:textId="62EA9B89" w:rsidR="00A306F0" w:rsidRPr="00574221" w:rsidRDefault="00A306F0" w:rsidP="00A306F0">
            <w:pPr>
              <w:rPr>
                <w:ins w:id="16773" w:author="Александр" w:date="2020-04-28T00:11:00Z"/>
                <w:rFonts w:ascii="Arial" w:hAnsi="Arial" w:cs="Arial"/>
                <w:sz w:val="20"/>
              </w:rPr>
            </w:pPr>
            <w:ins w:id="16774" w:author="Александр" w:date="2020-04-28T00:16:00Z">
              <w:r>
                <w:rPr>
                  <w:rFonts w:ascii="Arial" w:hAnsi="Arial" w:cs="Arial"/>
                  <w:sz w:val="20"/>
                </w:rPr>
                <w:t>5.</w:t>
              </w:r>
            </w:ins>
          </w:p>
        </w:tc>
        <w:tc>
          <w:tcPr>
            <w:tcW w:w="1981" w:type="pct"/>
            <w:tcPrChange w:id="16775" w:author="Александр" w:date="2020-04-28T00:16:00Z">
              <w:tcPr>
                <w:tcW w:w="1387" w:type="pct"/>
              </w:tcPr>
            </w:tcPrChange>
          </w:tcPr>
          <w:p w14:paraId="319C97DC" w14:textId="67EFCEA8" w:rsidR="00A306F0" w:rsidRPr="00827224" w:rsidRDefault="00A306F0" w:rsidP="00A306F0">
            <w:pPr>
              <w:jc w:val="left"/>
              <w:rPr>
                <w:ins w:id="16776" w:author="Александр" w:date="2020-04-28T00:11:00Z"/>
                <w:rPrChange w:id="16777" w:author="Владимир Лаут" w:date="2021-04-07T18:42:00Z">
                  <w:rPr>
                    <w:ins w:id="16778" w:author="Александр" w:date="2020-04-28T00:11:00Z"/>
                    <w:rFonts w:ascii="Arial" w:hAnsi="Arial" w:cs="Arial"/>
                    <w:sz w:val="20"/>
                  </w:rPr>
                </w:rPrChange>
              </w:rPr>
            </w:pPr>
            <w:ins w:id="16779" w:author="Александр" w:date="2020-04-28T00:13:00Z">
              <w:r w:rsidRPr="0072089D">
                <w:t>PM_21 Каталог состояний</w:t>
              </w:r>
            </w:ins>
          </w:p>
        </w:tc>
        <w:tc>
          <w:tcPr>
            <w:tcW w:w="2801" w:type="pct"/>
            <w:tcPrChange w:id="16780" w:author="Александр" w:date="2020-04-28T00:16:00Z">
              <w:tcPr>
                <w:tcW w:w="1582" w:type="pct"/>
              </w:tcPr>
            </w:tcPrChange>
          </w:tcPr>
          <w:p w14:paraId="5F7AAF75" w14:textId="56C0B656" w:rsidR="00A306F0" w:rsidRPr="00BF268C" w:rsidRDefault="00A306F0" w:rsidP="00A306F0">
            <w:pPr>
              <w:jc w:val="left"/>
              <w:rPr>
                <w:ins w:id="16781" w:author="Александр" w:date="2020-04-28T00:11:00Z"/>
                <w:rFonts w:ascii="Arial" w:hAnsi="Arial" w:cs="Arial"/>
                <w:sz w:val="20"/>
              </w:rPr>
            </w:pPr>
            <w:ins w:id="16782" w:author="Александр" w:date="2020-04-28T00:22: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4BA6B780" w14:textId="77777777" w:rsidTr="00A306F0">
        <w:trPr>
          <w:cantSplit/>
          <w:ins w:id="16783" w:author="Александр" w:date="2020-04-28T00:11:00Z"/>
          <w:trPrChange w:id="16784" w:author="Александр" w:date="2020-04-28T00:16:00Z">
            <w:trPr>
              <w:gridBefore w:val="4"/>
              <w:cantSplit/>
            </w:trPr>
          </w:trPrChange>
        </w:trPr>
        <w:tc>
          <w:tcPr>
            <w:tcW w:w="218" w:type="pct"/>
            <w:tcPrChange w:id="16785" w:author="Александр" w:date="2020-04-28T00:16:00Z">
              <w:tcPr>
                <w:tcW w:w="196" w:type="pct"/>
              </w:tcPr>
            </w:tcPrChange>
          </w:tcPr>
          <w:p w14:paraId="0B38AFAA" w14:textId="457FAFDD" w:rsidR="00A306F0" w:rsidRPr="00574221" w:rsidRDefault="00A306F0" w:rsidP="00A306F0">
            <w:pPr>
              <w:rPr>
                <w:ins w:id="16786" w:author="Александр" w:date="2020-04-28T00:11:00Z"/>
                <w:rFonts w:ascii="Arial" w:hAnsi="Arial" w:cs="Arial"/>
                <w:sz w:val="20"/>
              </w:rPr>
            </w:pPr>
            <w:ins w:id="16787" w:author="Александр" w:date="2020-04-28T00:16:00Z">
              <w:r>
                <w:rPr>
                  <w:rFonts w:ascii="Arial" w:hAnsi="Arial" w:cs="Arial"/>
                  <w:sz w:val="20"/>
                </w:rPr>
                <w:t>6.</w:t>
              </w:r>
            </w:ins>
          </w:p>
        </w:tc>
        <w:tc>
          <w:tcPr>
            <w:tcW w:w="1981" w:type="pct"/>
            <w:tcPrChange w:id="16788" w:author="Александр" w:date="2020-04-28T00:16:00Z">
              <w:tcPr>
                <w:tcW w:w="1387" w:type="pct"/>
              </w:tcPr>
            </w:tcPrChange>
          </w:tcPr>
          <w:p w14:paraId="18B7BE4A" w14:textId="75D7DF6A" w:rsidR="00A306F0" w:rsidRPr="00827224" w:rsidRDefault="00A306F0" w:rsidP="00A306F0">
            <w:pPr>
              <w:jc w:val="left"/>
              <w:rPr>
                <w:ins w:id="16789" w:author="Александр" w:date="2020-04-28T00:11:00Z"/>
                <w:rPrChange w:id="16790" w:author="Владимир Лаут" w:date="2021-04-07T18:42:00Z">
                  <w:rPr>
                    <w:ins w:id="16791" w:author="Александр" w:date="2020-04-28T00:11:00Z"/>
                    <w:rFonts w:ascii="Arial" w:hAnsi="Arial" w:cs="Arial"/>
                    <w:sz w:val="20"/>
                  </w:rPr>
                </w:rPrChange>
              </w:rPr>
            </w:pPr>
            <w:ins w:id="16792" w:author="Александр" w:date="2020-04-28T00:13:00Z">
              <w:r w:rsidRPr="0072089D">
                <w:t>PM_24 Каталог ТОРО части объектов</w:t>
              </w:r>
            </w:ins>
          </w:p>
        </w:tc>
        <w:tc>
          <w:tcPr>
            <w:tcW w:w="2801" w:type="pct"/>
            <w:tcPrChange w:id="16793" w:author="Александр" w:date="2020-04-28T00:16:00Z">
              <w:tcPr>
                <w:tcW w:w="1582" w:type="pct"/>
              </w:tcPr>
            </w:tcPrChange>
          </w:tcPr>
          <w:p w14:paraId="5C0BD2D4" w14:textId="62900767" w:rsidR="00A306F0" w:rsidRPr="00BF268C" w:rsidRDefault="00A306F0" w:rsidP="00A306F0">
            <w:pPr>
              <w:jc w:val="left"/>
              <w:rPr>
                <w:ins w:id="16794" w:author="Александр" w:date="2020-04-28T00:11:00Z"/>
                <w:rFonts w:ascii="Arial" w:hAnsi="Arial" w:cs="Arial"/>
                <w:sz w:val="20"/>
              </w:rPr>
            </w:pPr>
            <w:ins w:id="16795" w:author="Александр" w:date="2020-04-28T00:22: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774EF73E" w14:textId="77777777" w:rsidTr="00A306F0">
        <w:trPr>
          <w:cantSplit/>
          <w:ins w:id="16796" w:author="Александр" w:date="2020-04-28T00:11:00Z"/>
          <w:trPrChange w:id="16797" w:author="Александр" w:date="2020-04-28T00:16:00Z">
            <w:trPr>
              <w:gridBefore w:val="4"/>
              <w:cantSplit/>
            </w:trPr>
          </w:trPrChange>
        </w:trPr>
        <w:tc>
          <w:tcPr>
            <w:tcW w:w="218" w:type="pct"/>
            <w:tcPrChange w:id="16798" w:author="Александр" w:date="2020-04-28T00:16:00Z">
              <w:tcPr>
                <w:tcW w:w="196" w:type="pct"/>
              </w:tcPr>
            </w:tcPrChange>
          </w:tcPr>
          <w:p w14:paraId="54DC45D1" w14:textId="068A48B5" w:rsidR="00A306F0" w:rsidRPr="00574221" w:rsidRDefault="00A306F0" w:rsidP="00A306F0">
            <w:pPr>
              <w:rPr>
                <w:ins w:id="16799" w:author="Александр" w:date="2020-04-28T00:11:00Z"/>
                <w:rFonts w:ascii="Arial" w:hAnsi="Arial" w:cs="Arial"/>
                <w:sz w:val="20"/>
              </w:rPr>
            </w:pPr>
            <w:ins w:id="16800" w:author="Александр" w:date="2020-04-28T00:16:00Z">
              <w:r>
                <w:rPr>
                  <w:rFonts w:ascii="Arial" w:hAnsi="Arial" w:cs="Arial"/>
                  <w:sz w:val="20"/>
                </w:rPr>
                <w:t>7.</w:t>
              </w:r>
            </w:ins>
          </w:p>
        </w:tc>
        <w:tc>
          <w:tcPr>
            <w:tcW w:w="1981" w:type="pct"/>
            <w:tcPrChange w:id="16801" w:author="Александр" w:date="2020-04-28T00:16:00Z">
              <w:tcPr>
                <w:tcW w:w="1387" w:type="pct"/>
              </w:tcPr>
            </w:tcPrChange>
          </w:tcPr>
          <w:p w14:paraId="216F52DF" w14:textId="75A2E449" w:rsidR="00A306F0" w:rsidRPr="00827224" w:rsidRDefault="00A306F0" w:rsidP="00A306F0">
            <w:pPr>
              <w:jc w:val="left"/>
              <w:rPr>
                <w:ins w:id="16802" w:author="Александр" w:date="2020-04-28T00:11:00Z"/>
                <w:rPrChange w:id="16803" w:author="Владимир Лаут" w:date="2021-04-07T18:42:00Z">
                  <w:rPr>
                    <w:ins w:id="16804" w:author="Александр" w:date="2020-04-28T00:11:00Z"/>
                    <w:rFonts w:ascii="Arial" w:hAnsi="Arial" w:cs="Arial"/>
                    <w:sz w:val="20"/>
                  </w:rPr>
                </w:rPrChange>
              </w:rPr>
            </w:pPr>
            <w:ins w:id="16805" w:author="Александр" w:date="2020-04-28T00:13:00Z">
              <w:r w:rsidRPr="0072089D">
                <w:t>PM_25 Каталог ТОРО причины отказов</w:t>
              </w:r>
            </w:ins>
          </w:p>
        </w:tc>
        <w:tc>
          <w:tcPr>
            <w:tcW w:w="2801" w:type="pct"/>
            <w:tcPrChange w:id="16806" w:author="Александр" w:date="2020-04-28T00:16:00Z">
              <w:tcPr>
                <w:tcW w:w="1582" w:type="pct"/>
              </w:tcPr>
            </w:tcPrChange>
          </w:tcPr>
          <w:p w14:paraId="46CAF6B9" w14:textId="6362503E" w:rsidR="00A306F0" w:rsidRPr="00BF268C" w:rsidRDefault="00A306F0" w:rsidP="00A306F0">
            <w:pPr>
              <w:jc w:val="left"/>
              <w:rPr>
                <w:ins w:id="16807" w:author="Александр" w:date="2020-04-28T00:11:00Z"/>
                <w:rFonts w:ascii="Arial" w:hAnsi="Arial" w:cs="Arial"/>
                <w:sz w:val="20"/>
              </w:rPr>
            </w:pPr>
            <w:ins w:id="16808" w:author="Александр" w:date="2020-04-28T00:22: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1C0319C5" w14:textId="77777777" w:rsidTr="00A306F0">
        <w:trPr>
          <w:cantSplit/>
          <w:ins w:id="16809" w:author="Александр" w:date="2020-04-28T00:12:00Z"/>
          <w:trPrChange w:id="16810" w:author="Александр" w:date="2020-04-28T00:16:00Z">
            <w:trPr>
              <w:gridBefore w:val="4"/>
              <w:cantSplit/>
            </w:trPr>
          </w:trPrChange>
        </w:trPr>
        <w:tc>
          <w:tcPr>
            <w:tcW w:w="218" w:type="pct"/>
            <w:tcPrChange w:id="16811" w:author="Александр" w:date="2020-04-28T00:16:00Z">
              <w:tcPr>
                <w:tcW w:w="196" w:type="pct"/>
              </w:tcPr>
            </w:tcPrChange>
          </w:tcPr>
          <w:p w14:paraId="6657CFC2" w14:textId="09EC35F8" w:rsidR="00A306F0" w:rsidRPr="00574221" w:rsidRDefault="00A306F0" w:rsidP="00A306F0">
            <w:pPr>
              <w:rPr>
                <w:ins w:id="16812" w:author="Александр" w:date="2020-04-28T00:12:00Z"/>
                <w:rFonts w:ascii="Arial" w:hAnsi="Arial" w:cs="Arial"/>
                <w:sz w:val="20"/>
              </w:rPr>
            </w:pPr>
            <w:ins w:id="16813" w:author="Александр" w:date="2020-04-28T00:17:00Z">
              <w:r>
                <w:rPr>
                  <w:rFonts w:ascii="Arial" w:hAnsi="Arial" w:cs="Arial"/>
                  <w:sz w:val="20"/>
                </w:rPr>
                <w:t>8.</w:t>
              </w:r>
            </w:ins>
          </w:p>
        </w:tc>
        <w:tc>
          <w:tcPr>
            <w:tcW w:w="1981" w:type="pct"/>
            <w:tcPrChange w:id="16814" w:author="Александр" w:date="2020-04-28T00:16:00Z">
              <w:tcPr>
                <w:tcW w:w="1387" w:type="pct"/>
              </w:tcPr>
            </w:tcPrChange>
          </w:tcPr>
          <w:p w14:paraId="51CA3498" w14:textId="37E26AED" w:rsidR="00A306F0" w:rsidRPr="00827224" w:rsidRDefault="00A306F0" w:rsidP="00A306F0">
            <w:pPr>
              <w:jc w:val="left"/>
              <w:rPr>
                <w:ins w:id="16815" w:author="Александр" w:date="2020-04-28T00:12:00Z"/>
                <w:rPrChange w:id="16816" w:author="Владимир Лаут" w:date="2021-04-07T18:42:00Z">
                  <w:rPr>
                    <w:ins w:id="16817" w:author="Александр" w:date="2020-04-28T00:12:00Z"/>
                    <w:rFonts w:ascii="Arial" w:hAnsi="Arial" w:cs="Arial"/>
                    <w:sz w:val="20"/>
                  </w:rPr>
                </w:rPrChange>
              </w:rPr>
            </w:pPr>
            <w:ins w:id="16818" w:author="Александр" w:date="2020-04-28T00:13:00Z">
              <w:r w:rsidRPr="0072089D">
                <w:t>PM_33 Планы предупредительных работ</w:t>
              </w:r>
            </w:ins>
          </w:p>
        </w:tc>
        <w:tc>
          <w:tcPr>
            <w:tcW w:w="2801" w:type="pct"/>
            <w:tcPrChange w:id="16819" w:author="Александр" w:date="2020-04-28T00:16:00Z">
              <w:tcPr>
                <w:tcW w:w="1582" w:type="pct"/>
              </w:tcPr>
            </w:tcPrChange>
          </w:tcPr>
          <w:p w14:paraId="6D755AB5" w14:textId="1FA3A117" w:rsidR="001A32B0" w:rsidRDefault="001A32B0" w:rsidP="00A306F0">
            <w:pPr>
              <w:jc w:val="left"/>
              <w:rPr>
                <w:ins w:id="16820" w:author="Александр" w:date="2020-04-28T00:32:00Z"/>
                <w:rFonts w:ascii="Arial" w:hAnsi="Arial" w:cs="Arial"/>
                <w:sz w:val="20"/>
              </w:rPr>
            </w:pPr>
            <w:ins w:id="16821" w:author="Александр" w:date="2020-04-28T00:31:00Z">
              <w:r w:rsidRPr="001A32B0">
                <w:rPr>
                  <w:rFonts w:ascii="Arial" w:hAnsi="Arial" w:cs="Arial"/>
                  <w:b/>
                  <w:sz w:val="20"/>
                  <w:rPrChange w:id="16822" w:author="Александр" w:date="2020-04-28T00:31:00Z">
                    <w:rPr>
                      <w:rFonts w:ascii="Arial" w:hAnsi="Arial" w:cs="Arial"/>
                      <w:sz w:val="20"/>
                    </w:rPr>
                  </w:rPrChange>
                </w:rPr>
                <w:t>Создание/изменение</w:t>
              </w:r>
              <w:r>
                <w:rPr>
                  <w:rFonts w:ascii="Arial" w:hAnsi="Arial" w:cs="Arial"/>
                  <w:sz w:val="20"/>
                </w:rPr>
                <w:t xml:space="preserve"> – </w:t>
              </w:r>
              <w:del w:id="16823" w:author="Владимир Лаут" w:date="2021-04-07T18:41:00Z">
                <w:r w:rsidDel="00827224">
                  <w:rPr>
                    <w:rFonts w:ascii="Arial" w:hAnsi="Arial" w:cs="Arial"/>
                    <w:sz w:val="20"/>
                  </w:rPr>
                  <w:delText>Специлистом</w:delText>
                </w:r>
              </w:del>
            </w:ins>
            <w:proofErr w:type="gramStart"/>
            <w:ins w:id="16824" w:author="Владимир Лаут" w:date="2021-04-07T18:41:00Z">
              <w:r w:rsidR="00827224">
                <w:rPr>
                  <w:rFonts w:ascii="Arial" w:hAnsi="Arial" w:cs="Arial"/>
                  <w:sz w:val="20"/>
                </w:rPr>
                <w:t>Специалистом</w:t>
              </w:r>
            </w:ins>
            <w:ins w:id="16825" w:author="Александр" w:date="2020-04-28T00:31:00Z">
              <w:r>
                <w:rPr>
                  <w:rFonts w:ascii="Arial" w:hAnsi="Arial" w:cs="Arial"/>
                  <w:sz w:val="20"/>
                </w:rPr>
                <w:t xml:space="preserve">  по</w:t>
              </w:r>
              <w:proofErr w:type="gramEnd"/>
              <w:r>
                <w:rPr>
                  <w:rFonts w:ascii="Arial" w:hAnsi="Arial" w:cs="Arial"/>
                  <w:sz w:val="20"/>
                </w:rPr>
                <w:t xml:space="preserve"> ведению планов</w:t>
              </w:r>
            </w:ins>
          </w:p>
          <w:p w14:paraId="5550935E" w14:textId="1151C2A3" w:rsidR="001A32B0" w:rsidRPr="00BF268C" w:rsidRDefault="001A32B0" w:rsidP="00A306F0">
            <w:pPr>
              <w:jc w:val="left"/>
              <w:rPr>
                <w:ins w:id="16826" w:author="Александр" w:date="2020-04-28T00:12:00Z"/>
                <w:rFonts w:ascii="Arial" w:hAnsi="Arial" w:cs="Arial"/>
                <w:sz w:val="20"/>
              </w:rPr>
            </w:pPr>
            <w:ins w:id="16827" w:author="Александр" w:date="2020-04-28T00:32:00Z">
              <w:r>
                <w:rPr>
                  <w:rFonts w:ascii="Arial" w:hAnsi="Arial" w:cs="Arial"/>
                  <w:sz w:val="20"/>
                </w:rPr>
                <w:t>Возможно создание заявки НСИ, в случае отсутствия роли «Специалиста по ведению планов»</w:t>
              </w:r>
            </w:ins>
            <w:ins w:id="16828" w:author="Александр" w:date="2020-04-28T00:33:00Z">
              <w:r>
                <w:rPr>
                  <w:rFonts w:ascii="Arial" w:hAnsi="Arial" w:cs="Arial"/>
                  <w:sz w:val="20"/>
                </w:rPr>
                <w:t>.</w:t>
              </w:r>
            </w:ins>
          </w:p>
        </w:tc>
      </w:tr>
      <w:tr w:rsidR="00A306F0" w:rsidRPr="0086487D" w14:paraId="7B33DAD3" w14:textId="77777777" w:rsidTr="00A306F0">
        <w:trPr>
          <w:cantSplit/>
          <w:ins w:id="16829" w:author="Александр" w:date="2020-04-28T00:12:00Z"/>
          <w:trPrChange w:id="16830" w:author="Александр" w:date="2020-04-28T00:16:00Z">
            <w:trPr>
              <w:gridBefore w:val="4"/>
              <w:cantSplit/>
            </w:trPr>
          </w:trPrChange>
        </w:trPr>
        <w:tc>
          <w:tcPr>
            <w:tcW w:w="218" w:type="pct"/>
            <w:tcPrChange w:id="16831" w:author="Александр" w:date="2020-04-28T00:16:00Z">
              <w:tcPr>
                <w:tcW w:w="196" w:type="pct"/>
              </w:tcPr>
            </w:tcPrChange>
          </w:tcPr>
          <w:p w14:paraId="69A7018B" w14:textId="2A5EB8A9" w:rsidR="00A306F0" w:rsidRPr="00574221" w:rsidRDefault="00A306F0" w:rsidP="00A306F0">
            <w:pPr>
              <w:rPr>
                <w:ins w:id="16832" w:author="Александр" w:date="2020-04-28T00:12:00Z"/>
                <w:rFonts w:ascii="Arial" w:hAnsi="Arial" w:cs="Arial"/>
                <w:sz w:val="20"/>
              </w:rPr>
            </w:pPr>
            <w:ins w:id="16833" w:author="Александр" w:date="2020-04-28T00:17:00Z">
              <w:r>
                <w:rPr>
                  <w:rFonts w:ascii="Arial" w:hAnsi="Arial" w:cs="Arial"/>
                  <w:sz w:val="20"/>
                </w:rPr>
                <w:t>9.</w:t>
              </w:r>
            </w:ins>
          </w:p>
        </w:tc>
        <w:tc>
          <w:tcPr>
            <w:tcW w:w="1981" w:type="pct"/>
            <w:tcPrChange w:id="16834" w:author="Александр" w:date="2020-04-28T00:16:00Z">
              <w:tcPr>
                <w:tcW w:w="1387" w:type="pct"/>
              </w:tcPr>
            </w:tcPrChange>
          </w:tcPr>
          <w:p w14:paraId="46F3312C" w14:textId="042CD42D" w:rsidR="00A306F0" w:rsidRPr="00827224" w:rsidRDefault="00A306F0" w:rsidP="00A306F0">
            <w:pPr>
              <w:jc w:val="left"/>
              <w:rPr>
                <w:ins w:id="16835" w:author="Александр" w:date="2020-04-28T00:12:00Z"/>
                <w:rPrChange w:id="16836" w:author="Владимир Лаут" w:date="2021-04-07T18:42:00Z">
                  <w:rPr>
                    <w:ins w:id="16837" w:author="Александр" w:date="2020-04-28T00:12:00Z"/>
                    <w:rFonts w:ascii="Arial" w:hAnsi="Arial" w:cs="Arial"/>
                    <w:sz w:val="20"/>
                  </w:rPr>
                </w:rPrChange>
              </w:rPr>
            </w:pPr>
            <w:ins w:id="16838" w:author="Александр" w:date="2020-04-28T00:13:00Z">
              <w:r w:rsidRPr="0072089D">
                <w:t>PM_39 Рабочие места</w:t>
              </w:r>
            </w:ins>
          </w:p>
        </w:tc>
        <w:tc>
          <w:tcPr>
            <w:tcW w:w="2801" w:type="pct"/>
            <w:tcPrChange w:id="16839" w:author="Александр" w:date="2020-04-28T00:16:00Z">
              <w:tcPr>
                <w:tcW w:w="1582" w:type="pct"/>
              </w:tcPr>
            </w:tcPrChange>
          </w:tcPr>
          <w:p w14:paraId="7AB2529A" w14:textId="219C330F" w:rsidR="00A306F0" w:rsidRPr="00BF268C" w:rsidRDefault="00A306F0" w:rsidP="00A306F0">
            <w:pPr>
              <w:jc w:val="left"/>
              <w:rPr>
                <w:ins w:id="16840" w:author="Александр" w:date="2020-04-28T00:12:00Z"/>
                <w:rFonts w:ascii="Arial" w:hAnsi="Arial" w:cs="Arial"/>
                <w:sz w:val="20"/>
              </w:rPr>
            </w:pPr>
            <w:ins w:id="16841" w:author="Александр" w:date="2020-04-28T00:23: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701D81E4" w14:textId="77777777" w:rsidTr="00A306F0">
        <w:trPr>
          <w:cantSplit/>
          <w:ins w:id="16842" w:author="Александр" w:date="2020-04-28T00:12:00Z"/>
          <w:trPrChange w:id="16843" w:author="Александр" w:date="2020-04-28T00:16:00Z">
            <w:trPr>
              <w:gridBefore w:val="4"/>
              <w:cantSplit/>
            </w:trPr>
          </w:trPrChange>
        </w:trPr>
        <w:tc>
          <w:tcPr>
            <w:tcW w:w="218" w:type="pct"/>
            <w:tcPrChange w:id="16844" w:author="Александр" w:date="2020-04-28T00:16:00Z">
              <w:tcPr>
                <w:tcW w:w="196" w:type="pct"/>
              </w:tcPr>
            </w:tcPrChange>
          </w:tcPr>
          <w:p w14:paraId="4BC62FF2" w14:textId="6A8B5044" w:rsidR="00A306F0" w:rsidRPr="00574221" w:rsidRDefault="00A306F0" w:rsidP="00A306F0">
            <w:pPr>
              <w:rPr>
                <w:ins w:id="16845" w:author="Александр" w:date="2020-04-28T00:12:00Z"/>
                <w:rFonts w:ascii="Arial" w:hAnsi="Arial" w:cs="Arial"/>
                <w:sz w:val="20"/>
              </w:rPr>
            </w:pPr>
            <w:ins w:id="16846" w:author="Александр" w:date="2020-04-28T00:17:00Z">
              <w:r>
                <w:rPr>
                  <w:rFonts w:ascii="Arial" w:hAnsi="Arial" w:cs="Arial"/>
                  <w:sz w:val="20"/>
                </w:rPr>
                <w:t>10.</w:t>
              </w:r>
            </w:ins>
          </w:p>
        </w:tc>
        <w:tc>
          <w:tcPr>
            <w:tcW w:w="1981" w:type="pct"/>
            <w:tcPrChange w:id="16847" w:author="Александр" w:date="2020-04-28T00:16:00Z">
              <w:tcPr>
                <w:tcW w:w="1387" w:type="pct"/>
              </w:tcPr>
            </w:tcPrChange>
          </w:tcPr>
          <w:p w14:paraId="0D2A2EBC" w14:textId="46D4802A" w:rsidR="00A306F0" w:rsidRPr="00827224" w:rsidRDefault="00A306F0" w:rsidP="00A306F0">
            <w:pPr>
              <w:jc w:val="left"/>
              <w:rPr>
                <w:ins w:id="16848" w:author="Александр" w:date="2020-04-28T00:12:00Z"/>
                <w:rPrChange w:id="16849" w:author="Владимир Лаут" w:date="2021-04-07T18:42:00Z">
                  <w:rPr>
                    <w:ins w:id="16850" w:author="Александр" w:date="2020-04-28T00:12:00Z"/>
                    <w:rFonts w:ascii="Arial" w:hAnsi="Arial" w:cs="Arial"/>
                    <w:sz w:val="20"/>
                  </w:rPr>
                </w:rPrChange>
              </w:rPr>
            </w:pPr>
            <w:ins w:id="16851" w:author="Александр" w:date="2020-04-28T00:13:00Z">
              <w:r w:rsidRPr="0072089D">
                <w:t>PM_49 Степень квалификации</w:t>
              </w:r>
            </w:ins>
          </w:p>
        </w:tc>
        <w:tc>
          <w:tcPr>
            <w:tcW w:w="2801" w:type="pct"/>
            <w:tcPrChange w:id="16852" w:author="Александр" w:date="2020-04-28T00:16:00Z">
              <w:tcPr>
                <w:tcW w:w="1582" w:type="pct"/>
              </w:tcPr>
            </w:tcPrChange>
          </w:tcPr>
          <w:p w14:paraId="264F9147" w14:textId="0A66539A" w:rsidR="00A306F0" w:rsidRPr="00BF268C" w:rsidRDefault="00A306F0" w:rsidP="00A306F0">
            <w:pPr>
              <w:jc w:val="left"/>
              <w:rPr>
                <w:ins w:id="16853" w:author="Александр" w:date="2020-04-28T00:12:00Z"/>
                <w:rFonts w:ascii="Arial" w:hAnsi="Arial" w:cs="Arial"/>
                <w:sz w:val="20"/>
              </w:rPr>
            </w:pPr>
            <w:ins w:id="16854" w:author="Александр" w:date="2020-04-28T00:23: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7C4F0058" w14:textId="77777777" w:rsidTr="00A306F0">
        <w:trPr>
          <w:cantSplit/>
          <w:ins w:id="16855" w:author="Александр" w:date="2020-04-28T00:12:00Z"/>
          <w:trPrChange w:id="16856" w:author="Александр" w:date="2020-04-28T00:16:00Z">
            <w:trPr>
              <w:gridBefore w:val="4"/>
              <w:cantSplit/>
            </w:trPr>
          </w:trPrChange>
        </w:trPr>
        <w:tc>
          <w:tcPr>
            <w:tcW w:w="218" w:type="pct"/>
            <w:tcPrChange w:id="16857" w:author="Александр" w:date="2020-04-28T00:16:00Z">
              <w:tcPr>
                <w:tcW w:w="196" w:type="pct"/>
              </w:tcPr>
            </w:tcPrChange>
          </w:tcPr>
          <w:p w14:paraId="3579A0BB" w14:textId="3327E7A4" w:rsidR="00A306F0" w:rsidRPr="00574221" w:rsidRDefault="00A306F0" w:rsidP="00A306F0">
            <w:pPr>
              <w:rPr>
                <w:ins w:id="16858" w:author="Александр" w:date="2020-04-28T00:12:00Z"/>
                <w:rFonts w:ascii="Arial" w:hAnsi="Arial" w:cs="Arial"/>
                <w:sz w:val="20"/>
              </w:rPr>
            </w:pPr>
            <w:ins w:id="16859" w:author="Александр" w:date="2020-04-28T00:17:00Z">
              <w:r>
                <w:rPr>
                  <w:rFonts w:ascii="Arial" w:hAnsi="Arial" w:cs="Arial"/>
                  <w:sz w:val="20"/>
                </w:rPr>
                <w:t>11.</w:t>
              </w:r>
            </w:ins>
          </w:p>
        </w:tc>
        <w:tc>
          <w:tcPr>
            <w:tcW w:w="1981" w:type="pct"/>
            <w:tcPrChange w:id="16860" w:author="Александр" w:date="2020-04-28T00:16:00Z">
              <w:tcPr>
                <w:tcW w:w="1387" w:type="pct"/>
              </w:tcPr>
            </w:tcPrChange>
          </w:tcPr>
          <w:p w14:paraId="161801F3" w14:textId="61459F7A" w:rsidR="00A306F0" w:rsidRPr="00827224" w:rsidRDefault="00A306F0" w:rsidP="00A306F0">
            <w:pPr>
              <w:jc w:val="left"/>
              <w:rPr>
                <w:ins w:id="16861" w:author="Александр" w:date="2020-04-28T00:12:00Z"/>
                <w:rPrChange w:id="16862" w:author="Владимир Лаут" w:date="2021-04-07T18:42:00Z">
                  <w:rPr>
                    <w:ins w:id="16863" w:author="Александр" w:date="2020-04-28T00:12:00Z"/>
                    <w:rFonts w:ascii="Arial" w:hAnsi="Arial" w:cs="Arial"/>
                    <w:sz w:val="20"/>
                  </w:rPr>
                </w:rPrChange>
              </w:rPr>
            </w:pPr>
            <w:ins w:id="16864" w:author="Александр" w:date="2020-04-28T00:13:00Z">
              <w:r w:rsidRPr="0072089D">
                <w:t>PM_50 Стратегии предупредительного ТОРО</w:t>
              </w:r>
            </w:ins>
          </w:p>
        </w:tc>
        <w:tc>
          <w:tcPr>
            <w:tcW w:w="2801" w:type="pct"/>
            <w:tcPrChange w:id="16865" w:author="Александр" w:date="2020-04-28T00:16:00Z">
              <w:tcPr>
                <w:tcW w:w="1582" w:type="pct"/>
              </w:tcPr>
            </w:tcPrChange>
          </w:tcPr>
          <w:p w14:paraId="320F7CDA" w14:textId="5AD96F9F" w:rsidR="00A306F0" w:rsidRPr="00BF268C" w:rsidRDefault="00A306F0" w:rsidP="00A306F0">
            <w:pPr>
              <w:jc w:val="left"/>
              <w:rPr>
                <w:ins w:id="16866" w:author="Александр" w:date="2020-04-28T00:12:00Z"/>
                <w:rFonts w:ascii="Arial" w:hAnsi="Arial" w:cs="Arial"/>
                <w:sz w:val="20"/>
              </w:rPr>
            </w:pPr>
            <w:ins w:id="16867" w:author="Александр" w:date="2020-04-28T00:23: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1CFB3C3B" w14:textId="77777777" w:rsidTr="00A306F0">
        <w:trPr>
          <w:cantSplit/>
          <w:ins w:id="16868" w:author="Александр" w:date="2020-04-28T00:12:00Z"/>
          <w:trPrChange w:id="16869" w:author="Александр" w:date="2020-04-28T00:16:00Z">
            <w:trPr>
              <w:gridBefore w:val="4"/>
              <w:cantSplit/>
            </w:trPr>
          </w:trPrChange>
        </w:trPr>
        <w:tc>
          <w:tcPr>
            <w:tcW w:w="218" w:type="pct"/>
            <w:tcPrChange w:id="16870" w:author="Александр" w:date="2020-04-28T00:16:00Z">
              <w:tcPr>
                <w:tcW w:w="196" w:type="pct"/>
              </w:tcPr>
            </w:tcPrChange>
          </w:tcPr>
          <w:p w14:paraId="56B48259" w14:textId="4FE98C02" w:rsidR="00A306F0" w:rsidRPr="00574221" w:rsidRDefault="00A306F0" w:rsidP="00A306F0">
            <w:pPr>
              <w:rPr>
                <w:ins w:id="16871" w:author="Александр" w:date="2020-04-28T00:12:00Z"/>
                <w:rFonts w:ascii="Arial" w:hAnsi="Arial" w:cs="Arial"/>
                <w:sz w:val="20"/>
              </w:rPr>
            </w:pPr>
            <w:ins w:id="16872" w:author="Александр" w:date="2020-04-28T00:17:00Z">
              <w:r>
                <w:rPr>
                  <w:rFonts w:ascii="Arial" w:hAnsi="Arial" w:cs="Arial"/>
                  <w:sz w:val="20"/>
                </w:rPr>
                <w:t>12.</w:t>
              </w:r>
            </w:ins>
          </w:p>
        </w:tc>
        <w:tc>
          <w:tcPr>
            <w:tcW w:w="1981" w:type="pct"/>
            <w:tcPrChange w:id="16873" w:author="Александр" w:date="2020-04-28T00:16:00Z">
              <w:tcPr>
                <w:tcW w:w="1387" w:type="pct"/>
              </w:tcPr>
            </w:tcPrChange>
          </w:tcPr>
          <w:p w14:paraId="65F96958" w14:textId="4703EB74" w:rsidR="00A306F0" w:rsidRPr="00827224" w:rsidRDefault="00A306F0" w:rsidP="00A306F0">
            <w:pPr>
              <w:jc w:val="left"/>
              <w:rPr>
                <w:ins w:id="16874" w:author="Александр" w:date="2020-04-28T00:12:00Z"/>
                <w:rPrChange w:id="16875" w:author="Владимир Лаут" w:date="2021-04-07T18:42:00Z">
                  <w:rPr>
                    <w:ins w:id="16876" w:author="Александр" w:date="2020-04-28T00:12:00Z"/>
                    <w:rFonts w:ascii="Arial" w:hAnsi="Arial" w:cs="Arial"/>
                    <w:sz w:val="20"/>
                  </w:rPr>
                </w:rPrChange>
              </w:rPr>
            </w:pPr>
            <w:ins w:id="16877" w:author="Александр" w:date="2020-04-28T00:13:00Z">
              <w:r w:rsidRPr="0072089D">
                <w:t>PM_51 Технологические карты (счетчик группы технологических карт)</w:t>
              </w:r>
            </w:ins>
          </w:p>
        </w:tc>
        <w:tc>
          <w:tcPr>
            <w:tcW w:w="2801" w:type="pct"/>
            <w:tcPrChange w:id="16878" w:author="Александр" w:date="2020-04-28T00:16:00Z">
              <w:tcPr>
                <w:tcW w:w="1582" w:type="pct"/>
              </w:tcPr>
            </w:tcPrChange>
          </w:tcPr>
          <w:p w14:paraId="2C4B4D15" w14:textId="41703E74" w:rsidR="00A306F0" w:rsidRPr="00BF268C" w:rsidRDefault="00A306F0" w:rsidP="00A306F0">
            <w:pPr>
              <w:jc w:val="left"/>
              <w:rPr>
                <w:ins w:id="16879" w:author="Александр" w:date="2020-04-28T00:12:00Z"/>
                <w:rFonts w:ascii="Arial" w:hAnsi="Arial" w:cs="Arial"/>
                <w:sz w:val="20"/>
              </w:rPr>
            </w:pPr>
            <w:ins w:id="16880" w:author="Александр" w:date="2020-04-28T00:23: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1DEB71B4" w14:textId="77777777" w:rsidTr="00A306F0">
        <w:trPr>
          <w:cantSplit/>
          <w:ins w:id="16881" w:author="Александр" w:date="2020-04-28T00:12:00Z"/>
          <w:trPrChange w:id="16882" w:author="Александр" w:date="2020-04-28T00:16:00Z">
            <w:trPr>
              <w:gridBefore w:val="4"/>
              <w:cantSplit/>
            </w:trPr>
          </w:trPrChange>
        </w:trPr>
        <w:tc>
          <w:tcPr>
            <w:tcW w:w="218" w:type="pct"/>
            <w:tcPrChange w:id="16883" w:author="Александр" w:date="2020-04-28T00:16:00Z">
              <w:tcPr>
                <w:tcW w:w="196" w:type="pct"/>
              </w:tcPr>
            </w:tcPrChange>
          </w:tcPr>
          <w:p w14:paraId="5FE06C78" w14:textId="04C69AC9" w:rsidR="00A306F0" w:rsidRPr="00574221" w:rsidRDefault="00A306F0" w:rsidP="00A306F0">
            <w:pPr>
              <w:rPr>
                <w:ins w:id="16884" w:author="Александр" w:date="2020-04-28T00:12:00Z"/>
                <w:rFonts w:ascii="Arial" w:hAnsi="Arial" w:cs="Arial"/>
                <w:sz w:val="20"/>
              </w:rPr>
            </w:pPr>
            <w:ins w:id="16885" w:author="Александр" w:date="2020-04-28T00:17:00Z">
              <w:r>
                <w:rPr>
                  <w:rFonts w:ascii="Arial" w:hAnsi="Arial" w:cs="Arial"/>
                  <w:sz w:val="20"/>
                </w:rPr>
                <w:t>13.</w:t>
              </w:r>
            </w:ins>
          </w:p>
        </w:tc>
        <w:tc>
          <w:tcPr>
            <w:tcW w:w="1981" w:type="pct"/>
            <w:tcPrChange w:id="16886" w:author="Александр" w:date="2020-04-28T00:16:00Z">
              <w:tcPr>
                <w:tcW w:w="1387" w:type="pct"/>
              </w:tcPr>
            </w:tcPrChange>
          </w:tcPr>
          <w:p w14:paraId="3FAE1FD2" w14:textId="7C6C9CB3" w:rsidR="00A306F0" w:rsidRPr="00827224" w:rsidRDefault="00A306F0" w:rsidP="00A306F0">
            <w:pPr>
              <w:jc w:val="left"/>
              <w:rPr>
                <w:ins w:id="16887" w:author="Александр" w:date="2020-04-28T00:12:00Z"/>
                <w:rPrChange w:id="16888" w:author="Владимир Лаут" w:date="2021-04-07T18:42:00Z">
                  <w:rPr>
                    <w:ins w:id="16889" w:author="Александр" w:date="2020-04-28T00:12:00Z"/>
                    <w:rFonts w:ascii="Arial" w:hAnsi="Arial" w:cs="Arial"/>
                    <w:sz w:val="20"/>
                  </w:rPr>
                </w:rPrChange>
              </w:rPr>
            </w:pPr>
            <w:ins w:id="16890" w:author="Александр" w:date="2020-04-28T00:13:00Z">
              <w:r w:rsidRPr="0072089D">
                <w:t>PM_52 Технические места</w:t>
              </w:r>
            </w:ins>
          </w:p>
        </w:tc>
        <w:tc>
          <w:tcPr>
            <w:tcW w:w="2801" w:type="pct"/>
            <w:tcPrChange w:id="16891" w:author="Александр" w:date="2020-04-28T00:16:00Z">
              <w:tcPr>
                <w:tcW w:w="1582" w:type="pct"/>
              </w:tcPr>
            </w:tcPrChange>
          </w:tcPr>
          <w:p w14:paraId="4FAAC5C9" w14:textId="1A011580" w:rsidR="00A306F0" w:rsidRPr="00A306F0" w:rsidRDefault="00A306F0" w:rsidP="00A306F0">
            <w:pPr>
              <w:jc w:val="left"/>
              <w:rPr>
                <w:ins w:id="16892" w:author="Александр" w:date="2020-04-28T00:23:00Z"/>
                <w:rFonts w:ascii="Arial" w:hAnsi="Arial" w:cs="Arial"/>
                <w:sz w:val="20"/>
              </w:rPr>
            </w:pPr>
            <w:ins w:id="16893" w:author="Александр" w:date="2020-04-28T00:23:00Z">
              <w:r>
                <w:rPr>
                  <w:rFonts w:ascii="Arial" w:hAnsi="Arial" w:cs="Arial"/>
                  <w:sz w:val="20"/>
                </w:rPr>
                <w:t xml:space="preserve">1. </w:t>
              </w:r>
              <w:r w:rsidRPr="00A306F0">
                <w:rPr>
                  <w:rFonts w:ascii="Arial" w:hAnsi="Arial" w:cs="Arial"/>
                  <w:b/>
                  <w:sz w:val="20"/>
                  <w:rPrChange w:id="16894" w:author="Александр" w:date="2020-04-28T00:23:00Z">
                    <w:rPr>
                      <w:rFonts w:ascii="Arial" w:hAnsi="Arial" w:cs="Arial"/>
                      <w:sz w:val="20"/>
                    </w:rPr>
                  </w:rPrChange>
                </w:rPr>
                <w:t>Создание</w:t>
              </w:r>
              <w:r w:rsidRPr="00A306F0">
                <w:rPr>
                  <w:rFonts w:ascii="Arial" w:hAnsi="Arial" w:cs="Arial"/>
                  <w:sz w:val="20"/>
                </w:rPr>
                <w:t xml:space="preserve"> – Иниц</w:t>
              </w:r>
            </w:ins>
            <w:ins w:id="16895" w:author="Владимир Лаут" w:date="2021-03-05T12:33:00Z">
              <w:r w:rsidR="006A4E17">
                <w:rPr>
                  <w:rFonts w:ascii="Arial" w:hAnsi="Arial" w:cs="Arial"/>
                  <w:sz w:val="20"/>
                </w:rPr>
                <w:t>и</w:t>
              </w:r>
            </w:ins>
            <w:ins w:id="16896" w:author="Александр" w:date="2020-04-28T00:23:00Z">
              <w:r w:rsidRPr="00A306F0">
                <w:rPr>
                  <w:rFonts w:ascii="Arial" w:hAnsi="Arial" w:cs="Arial"/>
                  <w:sz w:val="20"/>
                </w:rPr>
                <w:t xml:space="preserve">атором заявки НСИ, в S4/HANA, после создания </w:t>
              </w:r>
              <w:del w:id="16897" w:author="Владимир Лаут" w:date="2021-04-07T18:41:00Z">
                <w:r w:rsidRPr="00A306F0" w:rsidDel="00827224">
                  <w:rPr>
                    <w:rFonts w:ascii="Arial" w:hAnsi="Arial" w:cs="Arial"/>
                    <w:sz w:val="20"/>
                  </w:rPr>
                  <w:delText>нарпавляется</w:delText>
                </w:r>
              </w:del>
            </w:ins>
            <w:ins w:id="16898" w:author="Владимир Лаут" w:date="2021-04-07T18:41:00Z">
              <w:r w:rsidR="00827224" w:rsidRPr="00A306F0">
                <w:rPr>
                  <w:rFonts w:ascii="Arial" w:hAnsi="Arial" w:cs="Arial"/>
                  <w:sz w:val="20"/>
                </w:rPr>
                <w:t>направляется</w:t>
              </w:r>
            </w:ins>
            <w:ins w:id="16899" w:author="Александр" w:date="2020-04-28T00:23:00Z">
              <w:r w:rsidRPr="00A306F0">
                <w:rPr>
                  <w:rFonts w:ascii="Arial" w:hAnsi="Arial" w:cs="Arial"/>
                  <w:sz w:val="20"/>
                </w:rPr>
                <w:t xml:space="preserve"> заявка НСИ с номером ЕО, для согласования</w:t>
              </w:r>
            </w:ins>
          </w:p>
          <w:p w14:paraId="1607882B" w14:textId="6C56C470" w:rsidR="00A306F0" w:rsidRPr="00BF268C" w:rsidRDefault="00A306F0" w:rsidP="00A306F0">
            <w:pPr>
              <w:jc w:val="left"/>
              <w:rPr>
                <w:ins w:id="16900" w:author="Александр" w:date="2020-04-28T00:12:00Z"/>
                <w:rFonts w:ascii="Arial" w:hAnsi="Arial" w:cs="Arial"/>
                <w:sz w:val="20"/>
              </w:rPr>
            </w:pPr>
            <w:ins w:id="16901" w:author="Александр" w:date="2020-04-28T00:23:00Z">
              <w:r>
                <w:rPr>
                  <w:rFonts w:ascii="Arial" w:hAnsi="Arial" w:cs="Arial"/>
                  <w:sz w:val="20"/>
                </w:rPr>
                <w:t xml:space="preserve">2. </w:t>
              </w:r>
              <w:r w:rsidRPr="00A306F0">
                <w:rPr>
                  <w:rFonts w:ascii="Arial" w:hAnsi="Arial" w:cs="Arial"/>
                  <w:b/>
                  <w:sz w:val="20"/>
                  <w:rPrChange w:id="16902" w:author="Александр" w:date="2020-04-28T00:23:00Z">
                    <w:rPr>
                      <w:rFonts w:ascii="Arial" w:hAnsi="Arial" w:cs="Arial"/>
                      <w:sz w:val="20"/>
                    </w:rPr>
                  </w:rPrChange>
                </w:rPr>
                <w:t>Изменение</w:t>
              </w:r>
              <w:r w:rsidRPr="00A306F0">
                <w:rPr>
                  <w:rFonts w:ascii="Arial" w:hAnsi="Arial" w:cs="Arial"/>
                  <w:sz w:val="20"/>
                </w:rPr>
                <w:t xml:space="preserve"> – посредством заявок НСИ</w:t>
              </w:r>
            </w:ins>
          </w:p>
        </w:tc>
      </w:tr>
      <w:tr w:rsidR="00A306F0" w:rsidRPr="0086487D" w14:paraId="4668F43D" w14:textId="77777777" w:rsidTr="00A306F0">
        <w:trPr>
          <w:cantSplit/>
          <w:ins w:id="16903" w:author="Александр" w:date="2020-04-28T00:12:00Z"/>
          <w:trPrChange w:id="16904" w:author="Александр" w:date="2020-04-28T00:16:00Z">
            <w:trPr>
              <w:gridBefore w:val="4"/>
              <w:cantSplit/>
            </w:trPr>
          </w:trPrChange>
        </w:trPr>
        <w:tc>
          <w:tcPr>
            <w:tcW w:w="218" w:type="pct"/>
            <w:tcPrChange w:id="16905" w:author="Александр" w:date="2020-04-28T00:16:00Z">
              <w:tcPr>
                <w:tcW w:w="196" w:type="pct"/>
              </w:tcPr>
            </w:tcPrChange>
          </w:tcPr>
          <w:p w14:paraId="4FFA9792" w14:textId="7B37823E" w:rsidR="00A306F0" w:rsidRPr="00574221" w:rsidRDefault="00A306F0" w:rsidP="00A306F0">
            <w:pPr>
              <w:rPr>
                <w:ins w:id="16906" w:author="Александр" w:date="2020-04-28T00:12:00Z"/>
                <w:rFonts w:ascii="Arial" w:hAnsi="Arial" w:cs="Arial"/>
                <w:sz w:val="20"/>
              </w:rPr>
            </w:pPr>
            <w:ins w:id="16907" w:author="Александр" w:date="2020-04-28T00:17:00Z">
              <w:r>
                <w:rPr>
                  <w:rFonts w:ascii="Arial" w:hAnsi="Arial" w:cs="Arial"/>
                  <w:sz w:val="20"/>
                </w:rPr>
                <w:t>14.</w:t>
              </w:r>
            </w:ins>
          </w:p>
        </w:tc>
        <w:tc>
          <w:tcPr>
            <w:tcW w:w="1981" w:type="pct"/>
            <w:tcPrChange w:id="16908" w:author="Александр" w:date="2020-04-28T00:16:00Z">
              <w:tcPr>
                <w:tcW w:w="1387" w:type="pct"/>
              </w:tcPr>
            </w:tcPrChange>
          </w:tcPr>
          <w:p w14:paraId="5B959713" w14:textId="6DC47DE1" w:rsidR="00A306F0" w:rsidRPr="00827224" w:rsidRDefault="00A306F0" w:rsidP="00A306F0">
            <w:pPr>
              <w:jc w:val="left"/>
              <w:rPr>
                <w:ins w:id="16909" w:author="Александр" w:date="2020-04-28T00:12:00Z"/>
                <w:rPrChange w:id="16910" w:author="Владимир Лаут" w:date="2021-04-07T18:42:00Z">
                  <w:rPr>
                    <w:ins w:id="16911" w:author="Александр" w:date="2020-04-28T00:12:00Z"/>
                    <w:rFonts w:ascii="Arial" w:hAnsi="Arial" w:cs="Arial"/>
                    <w:sz w:val="20"/>
                  </w:rPr>
                </w:rPrChange>
              </w:rPr>
            </w:pPr>
            <w:ins w:id="16912" w:author="Александр" w:date="2020-04-28T00:13:00Z">
              <w:r w:rsidRPr="0072089D">
                <w:t>PM_59 Точки измерения и счетчики</w:t>
              </w:r>
            </w:ins>
          </w:p>
        </w:tc>
        <w:tc>
          <w:tcPr>
            <w:tcW w:w="2801" w:type="pct"/>
            <w:tcPrChange w:id="16913" w:author="Александр" w:date="2020-04-28T00:16:00Z">
              <w:tcPr>
                <w:tcW w:w="1582" w:type="pct"/>
              </w:tcPr>
            </w:tcPrChange>
          </w:tcPr>
          <w:p w14:paraId="14D1A858" w14:textId="44078287" w:rsidR="00A306F0" w:rsidRPr="00BF268C" w:rsidRDefault="00A306F0" w:rsidP="00A306F0">
            <w:pPr>
              <w:jc w:val="left"/>
              <w:rPr>
                <w:ins w:id="16914" w:author="Александр" w:date="2020-04-28T00:12:00Z"/>
                <w:rFonts w:ascii="Arial" w:hAnsi="Arial" w:cs="Arial"/>
                <w:sz w:val="20"/>
              </w:rPr>
            </w:pPr>
            <w:ins w:id="16915" w:author="Александр" w:date="2020-04-28T00:25:00Z">
              <w:r w:rsidRPr="00BC2BC4">
                <w:rPr>
                  <w:rFonts w:ascii="Arial" w:hAnsi="Arial" w:cs="Arial"/>
                  <w:b/>
                  <w:sz w:val="20"/>
                </w:rPr>
                <w:t>Создание/изменение</w:t>
              </w:r>
              <w:r>
                <w:rPr>
                  <w:rFonts w:ascii="Arial" w:hAnsi="Arial" w:cs="Arial"/>
                  <w:sz w:val="20"/>
                </w:rPr>
                <w:t xml:space="preserve"> - посредством заявок НСИ</w:t>
              </w:r>
            </w:ins>
          </w:p>
        </w:tc>
      </w:tr>
      <w:tr w:rsidR="00A306F0" w:rsidRPr="0086487D" w14:paraId="38BC4849" w14:textId="77777777" w:rsidTr="005A2475">
        <w:trPr>
          <w:cantSplit/>
          <w:trHeight w:val="1017"/>
          <w:ins w:id="16916" w:author="Александр" w:date="2020-04-28T00:12:00Z"/>
          <w:trPrChange w:id="16917" w:author="Александр" w:date="2020-04-28T00:35:00Z">
            <w:trPr>
              <w:gridBefore w:val="4"/>
              <w:cantSplit/>
            </w:trPr>
          </w:trPrChange>
        </w:trPr>
        <w:tc>
          <w:tcPr>
            <w:tcW w:w="218" w:type="pct"/>
            <w:tcPrChange w:id="16918" w:author="Александр" w:date="2020-04-28T00:35:00Z">
              <w:tcPr>
                <w:tcW w:w="196" w:type="pct"/>
              </w:tcPr>
            </w:tcPrChange>
          </w:tcPr>
          <w:p w14:paraId="5CDCDBCD" w14:textId="5EE2A9D5" w:rsidR="00A306F0" w:rsidRPr="00574221" w:rsidRDefault="00A306F0" w:rsidP="00A306F0">
            <w:pPr>
              <w:rPr>
                <w:ins w:id="16919" w:author="Александр" w:date="2020-04-28T00:12:00Z"/>
                <w:rFonts w:ascii="Arial" w:hAnsi="Arial" w:cs="Arial"/>
                <w:sz w:val="20"/>
              </w:rPr>
            </w:pPr>
            <w:ins w:id="16920" w:author="Александр" w:date="2020-04-28T00:17:00Z">
              <w:r>
                <w:rPr>
                  <w:rFonts w:ascii="Arial" w:hAnsi="Arial" w:cs="Arial"/>
                  <w:sz w:val="20"/>
                </w:rPr>
                <w:t>15.</w:t>
              </w:r>
            </w:ins>
          </w:p>
        </w:tc>
        <w:tc>
          <w:tcPr>
            <w:tcW w:w="1981" w:type="pct"/>
            <w:tcPrChange w:id="16921" w:author="Александр" w:date="2020-04-28T00:35:00Z">
              <w:tcPr>
                <w:tcW w:w="1387" w:type="pct"/>
              </w:tcPr>
            </w:tcPrChange>
          </w:tcPr>
          <w:p w14:paraId="1FE92F67" w14:textId="261E0E83" w:rsidR="00A306F0" w:rsidRPr="00827224" w:rsidRDefault="00A306F0" w:rsidP="00A306F0">
            <w:pPr>
              <w:jc w:val="left"/>
              <w:rPr>
                <w:ins w:id="16922" w:author="Александр" w:date="2020-04-28T00:12:00Z"/>
                <w:rPrChange w:id="16923" w:author="Владимир Лаут" w:date="2021-04-07T18:42:00Z">
                  <w:rPr>
                    <w:ins w:id="16924" w:author="Александр" w:date="2020-04-28T00:12:00Z"/>
                    <w:rFonts w:ascii="Arial" w:hAnsi="Arial" w:cs="Arial"/>
                    <w:sz w:val="20"/>
                  </w:rPr>
                </w:rPrChange>
              </w:rPr>
            </w:pPr>
            <w:ins w:id="16925" w:author="Александр" w:date="2020-04-28T00:13:00Z">
              <w:r w:rsidRPr="0072089D">
                <w:t>PM_6 Вспомогательные производственные средства</w:t>
              </w:r>
            </w:ins>
          </w:p>
        </w:tc>
        <w:tc>
          <w:tcPr>
            <w:tcW w:w="2801" w:type="pct"/>
            <w:tcPrChange w:id="16926" w:author="Александр" w:date="2020-04-28T00:35:00Z">
              <w:tcPr>
                <w:tcW w:w="1582" w:type="pct"/>
              </w:tcPr>
            </w:tcPrChange>
          </w:tcPr>
          <w:p w14:paraId="5F3FAEBD" w14:textId="178C9432" w:rsidR="00A306F0" w:rsidRPr="00A306F0" w:rsidRDefault="00A306F0" w:rsidP="00A306F0">
            <w:pPr>
              <w:jc w:val="left"/>
              <w:rPr>
                <w:ins w:id="16927" w:author="Александр" w:date="2020-04-28T00:24:00Z"/>
                <w:rFonts w:ascii="Arial" w:hAnsi="Arial" w:cs="Arial"/>
                <w:sz w:val="20"/>
              </w:rPr>
            </w:pPr>
            <w:ins w:id="16928" w:author="Александр" w:date="2020-04-28T00:24:00Z">
              <w:r>
                <w:rPr>
                  <w:rFonts w:ascii="Arial" w:hAnsi="Arial" w:cs="Arial"/>
                  <w:sz w:val="20"/>
                </w:rPr>
                <w:t xml:space="preserve">1. </w:t>
              </w:r>
              <w:r w:rsidRPr="00BC2BC4">
                <w:rPr>
                  <w:rFonts w:ascii="Arial" w:hAnsi="Arial" w:cs="Arial"/>
                  <w:b/>
                  <w:sz w:val="20"/>
                </w:rPr>
                <w:t>Создание</w:t>
              </w:r>
              <w:r w:rsidRPr="00A306F0">
                <w:rPr>
                  <w:rFonts w:ascii="Arial" w:hAnsi="Arial" w:cs="Arial"/>
                  <w:sz w:val="20"/>
                </w:rPr>
                <w:t xml:space="preserve"> – Иниц</w:t>
              </w:r>
            </w:ins>
            <w:ins w:id="16929" w:author="Владимир Лаут" w:date="2021-03-05T12:33:00Z">
              <w:r w:rsidR="006A4E17">
                <w:rPr>
                  <w:rFonts w:ascii="Arial" w:hAnsi="Arial" w:cs="Arial"/>
                  <w:sz w:val="20"/>
                </w:rPr>
                <w:t>и</w:t>
              </w:r>
            </w:ins>
            <w:ins w:id="16930" w:author="Александр" w:date="2020-04-28T00:24:00Z">
              <w:r w:rsidRPr="00A306F0">
                <w:rPr>
                  <w:rFonts w:ascii="Arial" w:hAnsi="Arial" w:cs="Arial"/>
                  <w:sz w:val="20"/>
                </w:rPr>
                <w:t xml:space="preserve">атором заявки НСИ, в S4/HANA, после создания </w:t>
              </w:r>
              <w:del w:id="16931" w:author="Владимир Лаут" w:date="2021-04-07T18:41:00Z">
                <w:r w:rsidRPr="00A306F0" w:rsidDel="00827224">
                  <w:rPr>
                    <w:rFonts w:ascii="Arial" w:hAnsi="Arial" w:cs="Arial"/>
                    <w:sz w:val="20"/>
                  </w:rPr>
                  <w:delText>нарпавляется</w:delText>
                </w:r>
              </w:del>
            </w:ins>
            <w:ins w:id="16932" w:author="Владимир Лаут" w:date="2021-04-07T18:41:00Z">
              <w:r w:rsidR="00827224" w:rsidRPr="00A306F0">
                <w:rPr>
                  <w:rFonts w:ascii="Arial" w:hAnsi="Arial" w:cs="Arial"/>
                  <w:sz w:val="20"/>
                </w:rPr>
                <w:t>направляется</w:t>
              </w:r>
            </w:ins>
            <w:ins w:id="16933" w:author="Александр" w:date="2020-04-28T00:24:00Z">
              <w:r w:rsidRPr="00A306F0">
                <w:rPr>
                  <w:rFonts w:ascii="Arial" w:hAnsi="Arial" w:cs="Arial"/>
                  <w:sz w:val="20"/>
                </w:rPr>
                <w:t xml:space="preserve"> заявка НСИ с номером ЕО, для согласования</w:t>
              </w:r>
            </w:ins>
          </w:p>
          <w:p w14:paraId="4FCC336C" w14:textId="291F71C9" w:rsidR="00A306F0" w:rsidRPr="00BF268C" w:rsidRDefault="00A306F0" w:rsidP="00A306F0">
            <w:pPr>
              <w:jc w:val="left"/>
              <w:rPr>
                <w:ins w:id="16934" w:author="Александр" w:date="2020-04-28T00:12:00Z"/>
                <w:rFonts w:ascii="Arial" w:hAnsi="Arial" w:cs="Arial"/>
                <w:sz w:val="20"/>
              </w:rPr>
            </w:pPr>
            <w:ins w:id="16935" w:author="Александр" w:date="2020-04-28T00:24:00Z">
              <w:r>
                <w:rPr>
                  <w:rFonts w:ascii="Arial" w:hAnsi="Arial" w:cs="Arial"/>
                  <w:sz w:val="20"/>
                </w:rPr>
                <w:t xml:space="preserve">2. </w:t>
              </w:r>
              <w:r w:rsidRPr="00BC2BC4">
                <w:rPr>
                  <w:rFonts w:ascii="Arial" w:hAnsi="Arial" w:cs="Arial"/>
                  <w:b/>
                  <w:sz w:val="20"/>
                </w:rPr>
                <w:t>Изменение</w:t>
              </w:r>
              <w:r w:rsidRPr="00A306F0">
                <w:rPr>
                  <w:rFonts w:ascii="Arial" w:hAnsi="Arial" w:cs="Arial"/>
                  <w:sz w:val="20"/>
                </w:rPr>
                <w:t xml:space="preserve"> – посредством заявок НСИ</w:t>
              </w:r>
            </w:ins>
          </w:p>
        </w:tc>
      </w:tr>
      <w:tr w:rsidR="001A32B0" w:rsidRPr="0086487D" w14:paraId="7F5E1EDB" w14:textId="77777777" w:rsidTr="00A306F0">
        <w:trPr>
          <w:cantSplit/>
          <w:ins w:id="16936" w:author="Александр" w:date="2020-04-28T00:27:00Z"/>
        </w:trPr>
        <w:tc>
          <w:tcPr>
            <w:tcW w:w="218" w:type="pct"/>
          </w:tcPr>
          <w:p w14:paraId="5428ADE7" w14:textId="3E166D7C" w:rsidR="001A32B0" w:rsidRPr="001A32B0" w:rsidRDefault="001A32B0" w:rsidP="00A306F0">
            <w:pPr>
              <w:rPr>
                <w:ins w:id="16937" w:author="Александр" w:date="2020-04-28T00:27:00Z"/>
                <w:rFonts w:ascii="Arial" w:hAnsi="Arial" w:cs="Arial"/>
                <w:szCs w:val="24"/>
                <w:rPrChange w:id="16938" w:author="Александр" w:date="2020-04-28T00:28:00Z">
                  <w:rPr>
                    <w:ins w:id="16939" w:author="Александр" w:date="2020-04-28T00:27:00Z"/>
                    <w:rFonts w:ascii="Arial" w:hAnsi="Arial" w:cs="Arial"/>
                    <w:sz w:val="20"/>
                  </w:rPr>
                </w:rPrChange>
              </w:rPr>
            </w:pPr>
            <w:ins w:id="16940" w:author="Александр" w:date="2020-04-28T00:27:00Z">
              <w:r w:rsidRPr="001A32B0">
                <w:rPr>
                  <w:rFonts w:ascii="Arial" w:hAnsi="Arial" w:cs="Arial"/>
                  <w:szCs w:val="24"/>
                  <w:rPrChange w:id="16941" w:author="Александр" w:date="2020-04-28T00:28:00Z">
                    <w:rPr>
                      <w:rFonts w:ascii="Arial" w:hAnsi="Arial" w:cs="Arial"/>
                      <w:sz w:val="20"/>
                    </w:rPr>
                  </w:rPrChange>
                </w:rPr>
                <w:t>16.</w:t>
              </w:r>
            </w:ins>
          </w:p>
        </w:tc>
        <w:tc>
          <w:tcPr>
            <w:tcW w:w="1981" w:type="pct"/>
          </w:tcPr>
          <w:p w14:paraId="44E4071D" w14:textId="392F6C9A" w:rsidR="001A32B0" w:rsidRPr="00827224" w:rsidRDefault="001A32B0" w:rsidP="001A32B0">
            <w:pPr>
              <w:jc w:val="left"/>
              <w:rPr>
                <w:ins w:id="16942" w:author="Александр" w:date="2020-04-28T00:28:00Z"/>
                <w:rPrChange w:id="16943" w:author="Владимир Лаут" w:date="2021-04-07T18:42:00Z">
                  <w:rPr>
                    <w:ins w:id="16944" w:author="Александр" w:date="2020-04-28T00:28:00Z"/>
                    <w:rFonts w:ascii="Calibri" w:hAnsi="Calibri" w:cs="Calibri"/>
                    <w:color w:val="000000"/>
                    <w:sz w:val="22"/>
                  </w:rPr>
                </w:rPrChange>
              </w:rPr>
            </w:pPr>
            <w:ins w:id="16945" w:author="Александр" w:date="2020-04-28T00:27:00Z">
              <w:r w:rsidRPr="00827224">
                <w:t>РМ</w:t>
              </w:r>
            </w:ins>
            <w:ins w:id="16946" w:author="Александр" w:date="2020-04-28T00:28:00Z">
              <w:r w:rsidRPr="00827224">
                <w:t xml:space="preserve">_9 </w:t>
              </w:r>
              <w:r w:rsidRPr="00827224">
                <w:rPr>
                  <w:rPrChange w:id="16947" w:author="Владимир Лаут" w:date="2021-04-07T18:42:00Z">
                    <w:rPr>
                      <w:rFonts w:ascii="Calibri" w:hAnsi="Calibri" w:cs="Calibri"/>
                      <w:color w:val="000000"/>
                      <w:sz w:val="22"/>
                    </w:rPr>
                  </w:rPrChange>
                </w:rPr>
                <w:t>Группа ТК (локальные ТК)</w:t>
              </w:r>
            </w:ins>
          </w:p>
          <w:p w14:paraId="37A45EB2" w14:textId="448FAB27" w:rsidR="001A32B0" w:rsidRPr="00827224" w:rsidRDefault="001A32B0" w:rsidP="00A306F0">
            <w:pPr>
              <w:jc w:val="left"/>
              <w:rPr>
                <w:ins w:id="16948" w:author="Александр" w:date="2020-04-28T00:27:00Z"/>
              </w:rPr>
            </w:pPr>
          </w:p>
        </w:tc>
        <w:tc>
          <w:tcPr>
            <w:tcW w:w="2801" w:type="pct"/>
          </w:tcPr>
          <w:p w14:paraId="37D19C18" w14:textId="63361076" w:rsidR="001A32B0" w:rsidRPr="005A2475" w:rsidRDefault="001A32B0" w:rsidP="00A306F0">
            <w:pPr>
              <w:jc w:val="left"/>
              <w:rPr>
                <w:ins w:id="16949" w:author="Александр" w:date="2020-04-28T00:27:00Z"/>
                <w:rFonts w:ascii="Arial" w:hAnsi="Arial" w:cs="Arial"/>
                <w:sz w:val="20"/>
              </w:rPr>
            </w:pPr>
            <w:ins w:id="16950" w:author="Александр" w:date="2020-04-28T00:28:00Z">
              <w:r w:rsidRPr="001A32B0">
                <w:rPr>
                  <w:rFonts w:ascii="Arial" w:hAnsi="Arial" w:cs="Arial"/>
                  <w:b/>
                  <w:sz w:val="20"/>
                  <w:rPrChange w:id="16951" w:author="Александр" w:date="2020-04-28T00:30:00Z">
                    <w:rPr>
                      <w:rFonts w:ascii="Arial" w:hAnsi="Arial" w:cs="Arial"/>
                      <w:sz w:val="20"/>
                    </w:rPr>
                  </w:rPrChange>
                </w:rPr>
                <w:t>Создание/изменение</w:t>
              </w:r>
            </w:ins>
            <w:ins w:id="16952" w:author="Александр" w:date="2020-04-28T00:30:00Z">
              <w:r>
                <w:rPr>
                  <w:rFonts w:ascii="Arial" w:hAnsi="Arial" w:cs="Arial"/>
                  <w:b/>
                  <w:sz w:val="20"/>
                </w:rPr>
                <w:t xml:space="preserve"> -</w:t>
              </w:r>
            </w:ins>
            <w:ins w:id="16953" w:author="Александр" w:date="2020-04-28T00:28:00Z">
              <w:r>
                <w:rPr>
                  <w:rFonts w:ascii="Arial" w:hAnsi="Arial" w:cs="Arial"/>
                  <w:sz w:val="20"/>
                </w:rPr>
                <w:t xml:space="preserve"> Инициатором заявки </w:t>
              </w:r>
            </w:ins>
            <w:ins w:id="16954" w:author="Александр" w:date="2020-04-28T00:29:00Z">
              <w:r>
                <w:rPr>
                  <w:rFonts w:ascii="Arial" w:hAnsi="Arial" w:cs="Arial"/>
                  <w:sz w:val="20"/>
                </w:rPr>
                <w:t xml:space="preserve">НСИ в </w:t>
              </w:r>
              <w:r>
                <w:rPr>
                  <w:rFonts w:ascii="Arial" w:hAnsi="Arial" w:cs="Arial"/>
                  <w:sz w:val="20"/>
                  <w:lang w:val="en-US"/>
                </w:rPr>
                <w:t>S</w:t>
              </w:r>
              <w:r w:rsidRPr="001A32B0">
                <w:rPr>
                  <w:rFonts w:ascii="Arial" w:hAnsi="Arial" w:cs="Arial"/>
                  <w:sz w:val="20"/>
                  <w:rPrChange w:id="16955" w:author="Александр" w:date="2020-04-28T00:29:00Z">
                    <w:rPr>
                      <w:rFonts w:ascii="Arial" w:hAnsi="Arial" w:cs="Arial"/>
                      <w:sz w:val="20"/>
                      <w:lang w:val="en-US"/>
                    </w:rPr>
                  </w:rPrChange>
                </w:rPr>
                <w:t>4</w:t>
              </w:r>
              <w:r>
                <w:rPr>
                  <w:rFonts w:ascii="Arial" w:hAnsi="Arial" w:cs="Arial"/>
                  <w:sz w:val="20"/>
                </w:rPr>
                <w:t>/</w:t>
              </w:r>
              <w:proofErr w:type="gramStart"/>
              <w:r>
                <w:rPr>
                  <w:rFonts w:ascii="Arial" w:hAnsi="Arial" w:cs="Arial"/>
                  <w:sz w:val="20"/>
                  <w:lang w:val="en-US"/>
                </w:rPr>
                <w:t>HANA</w:t>
              </w:r>
              <w:r>
                <w:rPr>
                  <w:rFonts w:ascii="Arial" w:hAnsi="Arial" w:cs="Arial"/>
                  <w:sz w:val="20"/>
                </w:rPr>
                <w:t>,  после</w:t>
              </w:r>
              <w:proofErr w:type="gramEnd"/>
              <w:r>
                <w:rPr>
                  <w:rFonts w:ascii="Arial" w:hAnsi="Arial" w:cs="Arial"/>
                  <w:sz w:val="20"/>
                </w:rPr>
                <w:t xml:space="preserve"> создания/внесения изменений направляется заявка НСИ, для согласования.</w:t>
              </w:r>
            </w:ins>
          </w:p>
        </w:tc>
      </w:tr>
      <w:tr w:rsidR="005A2475" w:rsidRPr="0086487D" w14:paraId="5AE82400" w14:textId="77777777" w:rsidTr="00A306F0">
        <w:trPr>
          <w:cantSplit/>
          <w:ins w:id="16956" w:author="Александр" w:date="2020-04-28T00:33:00Z"/>
        </w:trPr>
        <w:tc>
          <w:tcPr>
            <w:tcW w:w="218" w:type="pct"/>
          </w:tcPr>
          <w:p w14:paraId="74753B41" w14:textId="46D8A006" w:rsidR="005A2475" w:rsidRPr="005A2475" w:rsidRDefault="005A2475" w:rsidP="00A306F0">
            <w:pPr>
              <w:rPr>
                <w:ins w:id="16957" w:author="Александр" w:date="2020-04-28T00:33:00Z"/>
                <w:rFonts w:ascii="Arial" w:hAnsi="Arial" w:cs="Arial"/>
                <w:szCs w:val="24"/>
              </w:rPr>
            </w:pPr>
            <w:ins w:id="16958" w:author="Александр" w:date="2020-04-28T00:33:00Z">
              <w:r>
                <w:rPr>
                  <w:rFonts w:ascii="Arial" w:hAnsi="Arial" w:cs="Arial"/>
                  <w:szCs w:val="24"/>
                </w:rPr>
                <w:t>17.</w:t>
              </w:r>
            </w:ins>
          </w:p>
        </w:tc>
        <w:tc>
          <w:tcPr>
            <w:tcW w:w="1981" w:type="pct"/>
          </w:tcPr>
          <w:p w14:paraId="506F338F" w14:textId="32989C5E" w:rsidR="005A2475" w:rsidRPr="00827224" w:rsidRDefault="005A2475" w:rsidP="001A32B0">
            <w:pPr>
              <w:jc w:val="left"/>
              <w:rPr>
                <w:ins w:id="16959" w:author="Александр" w:date="2020-04-28T00:33:00Z"/>
                <w:rPrChange w:id="16960" w:author="Владимир Лаут" w:date="2021-04-07T18:42:00Z">
                  <w:rPr>
                    <w:ins w:id="16961" w:author="Александр" w:date="2020-04-28T00:33:00Z"/>
                    <w:rFonts w:ascii="Arial" w:hAnsi="Arial" w:cs="Arial"/>
                    <w:szCs w:val="24"/>
                  </w:rPr>
                </w:rPrChange>
              </w:rPr>
            </w:pPr>
            <w:ins w:id="16962" w:author="Александр" w:date="2020-04-28T00:33:00Z">
              <w:r w:rsidRPr="00827224">
                <w:rPr>
                  <w:rPrChange w:id="16963" w:author="Владимир Лаут" w:date="2021-04-07T18:42:00Z">
                    <w:rPr>
                      <w:rFonts w:ascii="Arial" w:hAnsi="Arial" w:cs="Arial"/>
                      <w:szCs w:val="24"/>
                      <w:lang w:val="en-US"/>
                    </w:rPr>
                  </w:rPrChange>
                </w:rPr>
                <w:t xml:space="preserve">CROSS_9 </w:t>
              </w:r>
            </w:ins>
            <w:ins w:id="16964" w:author="Александр" w:date="2020-04-28T00:34:00Z">
              <w:r w:rsidRPr="00827224">
                <w:rPr>
                  <w:rPrChange w:id="16965" w:author="Владимир Лаут" w:date="2021-04-07T18:42:00Z">
                    <w:rPr>
                      <w:rFonts w:ascii="Arial" w:hAnsi="Arial" w:cs="Arial"/>
                      <w:szCs w:val="24"/>
                    </w:rPr>
                  </w:rPrChange>
                </w:rPr>
                <w:t>Материалы (Монтажный узел ТОРО)</w:t>
              </w:r>
            </w:ins>
          </w:p>
        </w:tc>
        <w:tc>
          <w:tcPr>
            <w:tcW w:w="2801" w:type="pct"/>
          </w:tcPr>
          <w:p w14:paraId="5519D408" w14:textId="3D36B09D" w:rsidR="005A2475" w:rsidRPr="005A2475" w:rsidRDefault="005A2475" w:rsidP="00A306F0">
            <w:pPr>
              <w:jc w:val="left"/>
              <w:rPr>
                <w:ins w:id="16966" w:author="Александр" w:date="2020-04-28T00:33:00Z"/>
                <w:rFonts w:ascii="Arial" w:hAnsi="Arial" w:cs="Arial"/>
                <w:b/>
                <w:sz w:val="20"/>
              </w:rPr>
            </w:pPr>
            <w:ins w:id="16967" w:author="Александр" w:date="2020-04-28T00:34:00Z">
              <w:r>
                <w:rPr>
                  <w:rFonts w:ascii="Arial" w:hAnsi="Arial" w:cs="Arial"/>
                  <w:b/>
                  <w:sz w:val="20"/>
                </w:rPr>
                <w:t xml:space="preserve">Создание/изменение </w:t>
              </w:r>
              <w:proofErr w:type="gramStart"/>
              <w:r w:rsidRPr="005A2475">
                <w:rPr>
                  <w:rFonts w:ascii="Arial" w:hAnsi="Arial" w:cs="Arial"/>
                  <w:sz w:val="20"/>
                  <w:rPrChange w:id="16968" w:author="Александр" w:date="2020-04-28T00:35:00Z">
                    <w:rPr>
                      <w:rFonts w:ascii="Arial" w:hAnsi="Arial" w:cs="Arial"/>
                      <w:b/>
                      <w:sz w:val="20"/>
                    </w:rPr>
                  </w:rPrChange>
                </w:rPr>
                <w:t>-  в</w:t>
              </w:r>
              <w:proofErr w:type="gramEnd"/>
              <w:r w:rsidRPr="005A2475">
                <w:rPr>
                  <w:rFonts w:ascii="Arial" w:hAnsi="Arial" w:cs="Arial"/>
                  <w:sz w:val="20"/>
                  <w:rPrChange w:id="16969" w:author="Александр" w:date="2020-04-28T00:35:00Z">
                    <w:rPr>
                      <w:rFonts w:ascii="Arial" w:hAnsi="Arial" w:cs="Arial"/>
                      <w:b/>
                      <w:sz w:val="20"/>
                    </w:rPr>
                  </w:rPrChange>
                </w:rPr>
                <w:t xml:space="preserve"> КСУ НСИ</w:t>
              </w:r>
            </w:ins>
          </w:p>
        </w:tc>
      </w:tr>
      <w:tr w:rsidR="005A2475" w:rsidRPr="0086487D" w14:paraId="7CA9635A" w14:textId="77777777" w:rsidTr="00A306F0">
        <w:trPr>
          <w:cantSplit/>
          <w:ins w:id="16970" w:author="Александр" w:date="2020-04-28T00:35:00Z"/>
        </w:trPr>
        <w:tc>
          <w:tcPr>
            <w:tcW w:w="218" w:type="pct"/>
          </w:tcPr>
          <w:p w14:paraId="6648472D" w14:textId="1D71DD3E" w:rsidR="005A2475" w:rsidRDefault="005A2475" w:rsidP="00A306F0">
            <w:pPr>
              <w:rPr>
                <w:ins w:id="16971" w:author="Александр" w:date="2020-04-28T00:35:00Z"/>
                <w:rFonts w:ascii="Arial" w:hAnsi="Arial" w:cs="Arial"/>
                <w:szCs w:val="24"/>
              </w:rPr>
            </w:pPr>
            <w:ins w:id="16972" w:author="Александр" w:date="2020-04-28T00:35:00Z">
              <w:r>
                <w:rPr>
                  <w:rFonts w:ascii="Arial" w:hAnsi="Arial" w:cs="Arial"/>
                  <w:szCs w:val="24"/>
                </w:rPr>
                <w:t>18.</w:t>
              </w:r>
            </w:ins>
          </w:p>
        </w:tc>
        <w:tc>
          <w:tcPr>
            <w:tcW w:w="1981" w:type="pct"/>
          </w:tcPr>
          <w:p w14:paraId="7DDF8187" w14:textId="100836D6" w:rsidR="005A2475" w:rsidRPr="00827224" w:rsidRDefault="005A2475" w:rsidP="001A32B0">
            <w:pPr>
              <w:jc w:val="left"/>
              <w:rPr>
                <w:ins w:id="16973" w:author="Александр" w:date="2020-04-28T00:35:00Z"/>
                <w:rPrChange w:id="16974" w:author="Владимир Лаут" w:date="2021-04-07T18:42:00Z">
                  <w:rPr>
                    <w:ins w:id="16975" w:author="Александр" w:date="2020-04-28T00:35:00Z"/>
                    <w:rFonts w:ascii="Arial" w:hAnsi="Arial" w:cs="Arial"/>
                    <w:szCs w:val="24"/>
                    <w:lang w:val="en-US"/>
                  </w:rPr>
                </w:rPrChange>
              </w:rPr>
            </w:pPr>
            <w:ins w:id="16976" w:author="Александр" w:date="2020-04-28T00:35:00Z">
              <w:r w:rsidRPr="00827224">
                <w:rPr>
                  <w:rPrChange w:id="16977" w:author="Владимир Лаут" w:date="2021-04-07T18:42:00Z">
                    <w:rPr>
                      <w:rFonts w:ascii="Arial" w:hAnsi="Arial" w:cs="Arial"/>
                      <w:szCs w:val="24"/>
                    </w:rPr>
                  </w:rPrChange>
                </w:rPr>
                <w:t>РМ_</w:t>
              </w:r>
            </w:ins>
            <w:ins w:id="16978" w:author="Александр" w:date="2020-04-28T00:36:00Z">
              <w:r w:rsidRPr="00827224">
                <w:rPr>
                  <w:rPrChange w:id="16979" w:author="Владимир Лаут" w:date="2021-04-07T18:42:00Z">
                    <w:rPr>
                      <w:rFonts w:ascii="Arial" w:hAnsi="Arial" w:cs="Arial"/>
                      <w:szCs w:val="24"/>
                    </w:rPr>
                  </w:rPrChange>
                </w:rPr>
                <w:t>30 Ответственный за рабочее место</w:t>
              </w:r>
            </w:ins>
          </w:p>
        </w:tc>
        <w:tc>
          <w:tcPr>
            <w:tcW w:w="2801" w:type="pct"/>
          </w:tcPr>
          <w:p w14:paraId="027925BD" w14:textId="1D9A7CCB" w:rsidR="005A2475" w:rsidRDefault="00E74CE4" w:rsidP="00A306F0">
            <w:pPr>
              <w:jc w:val="left"/>
              <w:rPr>
                <w:ins w:id="16980" w:author="Александр" w:date="2020-04-28T00:35:00Z"/>
                <w:rFonts w:ascii="Arial" w:hAnsi="Arial" w:cs="Arial"/>
                <w:b/>
                <w:sz w:val="20"/>
              </w:rPr>
            </w:pPr>
            <w:ins w:id="16981" w:author="Александр" w:date="2020-04-28T00:36:00Z">
              <w:r w:rsidRPr="00BC2BC4">
                <w:rPr>
                  <w:rFonts w:ascii="Arial" w:hAnsi="Arial" w:cs="Arial"/>
                  <w:b/>
                  <w:sz w:val="20"/>
                </w:rPr>
                <w:t>Создание/изменение</w:t>
              </w:r>
              <w:r>
                <w:rPr>
                  <w:rFonts w:ascii="Arial" w:hAnsi="Arial" w:cs="Arial"/>
                  <w:sz w:val="20"/>
                </w:rPr>
                <w:t xml:space="preserve"> - посредством заявок НСИ (Настройка)</w:t>
              </w:r>
            </w:ins>
          </w:p>
        </w:tc>
      </w:tr>
      <w:tr w:rsidR="00E74CE4" w:rsidRPr="0086487D" w14:paraId="07A7C87C" w14:textId="77777777" w:rsidTr="00A306F0">
        <w:trPr>
          <w:cantSplit/>
          <w:ins w:id="16982" w:author="Александр" w:date="2020-04-28T00:36:00Z"/>
        </w:trPr>
        <w:tc>
          <w:tcPr>
            <w:tcW w:w="218" w:type="pct"/>
          </w:tcPr>
          <w:p w14:paraId="22C88CD4" w14:textId="231C9C0B" w:rsidR="00E74CE4" w:rsidRDefault="00E74CE4" w:rsidP="00A306F0">
            <w:pPr>
              <w:rPr>
                <w:ins w:id="16983" w:author="Александр" w:date="2020-04-28T00:36:00Z"/>
                <w:rFonts w:ascii="Arial" w:hAnsi="Arial" w:cs="Arial"/>
                <w:szCs w:val="24"/>
              </w:rPr>
            </w:pPr>
            <w:ins w:id="16984" w:author="Александр" w:date="2020-04-28T00:36:00Z">
              <w:r>
                <w:rPr>
                  <w:rFonts w:ascii="Arial" w:hAnsi="Arial" w:cs="Arial"/>
                  <w:szCs w:val="24"/>
                </w:rPr>
                <w:t>19.</w:t>
              </w:r>
            </w:ins>
          </w:p>
        </w:tc>
        <w:tc>
          <w:tcPr>
            <w:tcW w:w="1981" w:type="pct"/>
          </w:tcPr>
          <w:p w14:paraId="02CF5B17" w14:textId="16270D51" w:rsidR="00E74CE4" w:rsidRPr="00827224" w:rsidRDefault="00E74CE4" w:rsidP="001A32B0">
            <w:pPr>
              <w:jc w:val="left"/>
              <w:rPr>
                <w:ins w:id="16985" w:author="Александр" w:date="2020-04-28T00:36:00Z"/>
                <w:rPrChange w:id="16986" w:author="Владимир Лаут" w:date="2021-04-07T18:42:00Z">
                  <w:rPr>
                    <w:ins w:id="16987" w:author="Александр" w:date="2020-04-28T00:36:00Z"/>
                    <w:rFonts w:ascii="Arial" w:hAnsi="Arial" w:cs="Arial"/>
                    <w:szCs w:val="24"/>
                  </w:rPr>
                </w:rPrChange>
              </w:rPr>
            </w:pPr>
            <w:ins w:id="16988" w:author="Александр" w:date="2020-04-28T00:36:00Z">
              <w:r w:rsidRPr="00827224">
                <w:rPr>
                  <w:rPrChange w:id="16989" w:author="Владимир Лаут" w:date="2021-04-07T18:42:00Z">
                    <w:rPr>
                      <w:rFonts w:ascii="Arial" w:hAnsi="Arial" w:cs="Arial"/>
                      <w:szCs w:val="24"/>
                    </w:rPr>
                  </w:rPrChange>
                </w:rPr>
                <w:t>РМ_34,</w:t>
              </w:r>
            </w:ins>
            <w:ins w:id="16990" w:author="Владимир Лаут" w:date="2021-04-07T18:42:00Z">
              <w:r w:rsidR="00827224">
                <w:t xml:space="preserve"> </w:t>
              </w:r>
            </w:ins>
            <w:ins w:id="16991" w:author="Александр" w:date="2020-04-28T00:36:00Z">
              <w:r w:rsidRPr="00827224">
                <w:rPr>
                  <w:rPrChange w:id="16992" w:author="Владимир Лаут" w:date="2021-04-07T18:42:00Z">
                    <w:rPr>
                      <w:rFonts w:ascii="Arial" w:hAnsi="Arial" w:cs="Arial"/>
                      <w:szCs w:val="24"/>
                    </w:rPr>
                  </w:rPrChange>
                </w:rPr>
                <w:t>РМ_35</w:t>
              </w:r>
            </w:ins>
            <w:ins w:id="16993" w:author="Александр" w:date="2020-04-28T00:37:00Z">
              <w:r w:rsidRPr="00827224">
                <w:rPr>
                  <w:rPrChange w:id="16994" w:author="Владимир Лаут" w:date="2021-04-07T18:42:00Z">
                    <w:rPr>
                      <w:rFonts w:ascii="Arial" w:hAnsi="Arial" w:cs="Arial"/>
                      <w:szCs w:val="24"/>
                    </w:rPr>
                  </w:rPrChange>
                </w:rPr>
                <w:t>,</w:t>
              </w:r>
            </w:ins>
            <w:ins w:id="16995" w:author="Владимир Лаут" w:date="2021-04-07T18:42:00Z">
              <w:r w:rsidR="00827224">
                <w:t xml:space="preserve"> </w:t>
              </w:r>
            </w:ins>
            <w:ins w:id="16996" w:author="Александр" w:date="2020-04-28T00:37:00Z">
              <w:r w:rsidRPr="00827224">
                <w:rPr>
                  <w:rPrChange w:id="16997" w:author="Владимир Лаут" w:date="2021-04-07T18:42:00Z">
                    <w:rPr>
                      <w:rFonts w:ascii="Arial" w:hAnsi="Arial" w:cs="Arial"/>
                      <w:szCs w:val="24"/>
                    </w:rPr>
                  </w:rPrChange>
                </w:rPr>
                <w:t>РМ_48 Пользовательские статусы</w:t>
              </w:r>
            </w:ins>
          </w:p>
        </w:tc>
        <w:tc>
          <w:tcPr>
            <w:tcW w:w="2801" w:type="pct"/>
          </w:tcPr>
          <w:p w14:paraId="67E64311" w14:textId="43DC016B" w:rsidR="00E74CE4" w:rsidRPr="00BC2BC4" w:rsidRDefault="00E74CE4" w:rsidP="00A306F0">
            <w:pPr>
              <w:jc w:val="left"/>
              <w:rPr>
                <w:ins w:id="16998" w:author="Александр" w:date="2020-04-28T00:36:00Z"/>
                <w:rFonts w:ascii="Arial" w:hAnsi="Arial" w:cs="Arial"/>
                <w:b/>
                <w:sz w:val="20"/>
              </w:rPr>
            </w:pPr>
            <w:ins w:id="16999" w:author="Александр" w:date="2020-04-28T00:37:00Z">
              <w:r w:rsidRPr="00BC2BC4">
                <w:rPr>
                  <w:rFonts w:ascii="Arial" w:hAnsi="Arial" w:cs="Arial"/>
                  <w:b/>
                  <w:sz w:val="20"/>
                </w:rPr>
                <w:t>Создание/изменение</w:t>
              </w:r>
              <w:r>
                <w:rPr>
                  <w:rFonts w:ascii="Arial" w:hAnsi="Arial" w:cs="Arial"/>
                  <w:sz w:val="20"/>
                </w:rPr>
                <w:t xml:space="preserve"> - посредством заявок НСИ (Настройка)</w:t>
              </w:r>
            </w:ins>
          </w:p>
        </w:tc>
      </w:tr>
      <w:tr w:rsidR="00E74CE4" w:rsidRPr="0086487D" w14:paraId="701D89DA" w14:textId="77777777" w:rsidTr="00A306F0">
        <w:trPr>
          <w:cantSplit/>
          <w:ins w:id="17000" w:author="Александр" w:date="2020-04-28T00:37:00Z"/>
        </w:trPr>
        <w:tc>
          <w:tcPr>
            <w:tcW w:w="218" w:type="pct"/>
          </w:tcPr>
          <w:p w14:paraId="0C387338" w14:textId="69E51612" w:rsidR="00E74CE4" w:rsidRDefault="00E74CE4" w:rsidP="00A306F0">
            <w:pPr>
              <w:rPr>
                <w:ins w:id="17001" w:author="Александр" w:date="2020-04-28T00:37:00Z"/>
                <w:rFonts w:ascii="Arial" w:hAnsi="Arial" w:cs="Arial"/>
                <w:szCs w:val="24"/>
              </w:rPr>
            </w:pPr>
            <w:ins w:id="17002" w:author="Александр" w:date="2020-04-28T00:37:00Z">
              <w:r>
                <w:rPr>
                  <w:rFonts w:ascii="Arial" w:hAnsi="Arial" w:cs="Arial"/>
                  <w:szCs w:val="24"/>
                </w:rPr>
                <w:t>20.</w:t>
              </w:r>
            </w:ins>
          </w:p>
        </w:tc>
        <w:tc>
          <w:tcPr>
            <w:tcW w:w="1981" w:type="pct"/>
          </w:tcPr>
          <w:p w14:paraId="6CA8EF4D" w14:textId="65422988" w:rsidR="00E74CE4" w:rsidRPr="00827224" w:rsidRDefault="00E74CE4" w:rsidP="001A32B0">
            <w:pPr>
              <w:jc w:val="left"/>
              <w:rPr>
                <w:ins w:id="17003" w:author="Александр" w:date="2020-04-28T00:37:00Z"/>
                <w:rPrChange w:id="17004" w:author="Владимир Лаут" w:date="2021-04-07T18:42:00Z">
                  <w:rPr>
                    <w:ins w:id="17005" w:author="Александр" w:date="2020-04-28T00:37:00Z"/>
                    <w:rFonts w:ascii="Arial" w:hAnsi="Arial" w:cs="Arial"/>
                    <w:szCs w:val="24"/>
                  </w:rPr>
                </w:rPrChange>
              </w:rPr>
            </w:pPr>
            <w:ins w:id="17006" w:author="Александр" w:date="2020-04-28T00:37:00Z">
              <w:r w:rsidRPr="00827224">
                <w:rPr>
                  <w:rPrChange w:id="17007" w:author="Владимир Лаут" w:date="2021-04-07T18:42:00Z">
                    <w:rPr>
                      <w:rFonts w:ascii="Arial" w:hAnsi="Arial" w:cs="Arial"/>
                      <w:szCs w:val="24"/>
                      <w:lang w:val="en-US"/>
                    </w:rPr>
                  </w:rPrChange>
                </w:rPr>
                <w:t>CROSS_7</w:t>
              </w:r>
            </w:ins>
            <w:ins w:id="17008" w:author="Александр" w:date="2020-04-28T00:38:00Z">
              <w:r w:rsidRPr="00827224">
                <w:rPr>
                  <w:rPrChange w:id="17009" w:author="Владимир Лаут" w:date="2021-04-07T18:42:00Z">
                    <w:rPr>
                      <w:rFonts w:ascii="Arial" w:hAnsi="Arial" w:cs="Arial"/>
                      <w:szCs w:val="24"/>
                    </w:rPr>
                  </w:rPrChange>
                </w:rPr>
                <w:t xml:space="preserve"> </w:t>
              </w:r>
            </w:ins>
            <w:ins w:id="17010" w:author="Александр" w:date="2020-04-28T00:37:00Z">
              <w:r w:rsidRPr="00827224">
                <w:rPr>
                  <w:rPrChange w:id="17011" w:author="Владимир Лаут" w:date="2021-04-07T18:42:00Z">
                    <w:rPr>
                      <w:rFonts w:ascii="Arial" w:hAnsi="Arial" w:cs="Arial"/>
                      <w:szCs w:val="24"/>
                    </w:rPr>
                  </w:rPrChange>
                </w:rPr>
                <w:t>Классы</w:t>
              </w:r>
            </w:ins>
          </w:p>
        </w:tc>
        <w:tc>
          <w:tcPr>
            <w:tcW w:w="2801" w:type="pct"/>
          </w:tcPr>
          <w:p w14:paraId="27F15383" w14:textId="0F620945" w:rsidR="00E74CE4" w:rsidRPr="00BC2BC4" w:rsidRDefault="00E74CE4" w:rsidP="00A306F0">
            <w:pPr>
              <w:jc w:val="left"/>
              <w:rPr>
                <w:ins w:id="17012" w:author="Александр" w:date="2020-04-28T00:37:00Z"/>
                <w:rFonts w:ascii="Arial" w:hAnsi="Arial" w:cs="Arial"/>
                <w:b/>
                <w:sz w:val="20"/>
              </w:rPr>
            </w:pPr>
            <w:ins w:id="17013" w:author="Александр" w:date="2020-04-28T00:38:00Z">
              <w:r>
                <w:rPr>
                  <w:rFonts w:ascii="Arial" w:hAnsi="Arial" w:cs="Arial"/>
                  <w:b/>
                  <w:sz w:val="20"/>
                </w:rPr>
                <w:t xml:space="preserve">Создание/изменение </w:t>
              </w:r>
              <w:proofErr w:type="gramStart"/>
              <w:r w:rsidRPr="00BC2BC4">
                <w:rPr>
                  <w:rFonts w:ascii="Arial" w:hAnsi="Arial" w:cs="Arial"/>
                  <w:sz w:val="20"/>
                </w:rPr>
                <w:t>-  в</w:t>
              </w:r>
              <w:proofErr w:type="gramEnd"/>
              <w:r w:rsidRPr="00BC2BC4">
                <w:rPr>
                  <w:rFonts w:ascii="Arial" w:hAnsi="Arial" w:cs="Arial"/>
                  <w:sz w:val="20"/>
                </w:rPr>
                <w:t xml:space="preserve"> КСУ НСИ</w:t>
              </w:r>
            </w:ins>
          </w:p>
        </w:tc>
      </w:tr>
      <w:tr w:rsidR="00E74CE4" w:rsidRPr="0086487D" w14:paraId="63D7BC5C" w14:textId="77777777" w:rsidTr="00A306F0">
        <w:trPr>
          <w:cantSplit/>
          <w:ins w:id="17014" w:author="Александр" w:date="2020-04-28T00:38:00Z"/>
        </w:trPr>
        <w:tc>
          <w:tcPr>
            <w:tcW w:w="218" w:type="pct"/>
          </w:tcPr>
          <w:p w14:paraId="2E92DED7" w14:textId="16BEB120" w:rsidR="00E74CE4" w:rsidRDefault="00E74CE4" w:rsidP="00A306F0">
            <w:pPr>
              <w:rPr>
                <w:ins w:id="17015" w:author="Александр" w:date="2020-04-28T00:38:00Z"/>
                <w:rFonts w:ascii="Arial" w:hAnsi="Arial" w:cs="Arial"/>
                <w:szCs w:val="24"/>
              </w:rPr>
            </w:pPr>
            <w:ins w:id="17016" w:author="Александр" w:date="2020-04-28T00:38:00Z">
              <w:r>
                <w:rPr>
                  <w:rFonts w:ascii="Arial" w:hAnsi="Arial" w:cs="Arial"/>
                  <w:szCs w:val="24"/>
                </w:rPr>
                <w:t>21.</w:t>
              </w:r>
            </w:ins>
          </w:p>
        </w:tc>
        <w:tc>
          <w:tcPr>
            <w:tcW w:w="1981" w:type="pct"/>
          </w:tcPr>
          <w:p w14:paraId="537BAB48" w14:textId="21A401F8" w:rsidR="00E74CE4" w:rsidRPr="00827224" w:rsidRDefault="00E74CE4" w:rsidP="001A32B0">
            <w:pPr>
              <w:jc w:val="left"/>
              <w:rPr>
                <w:ins w:id="17017" w:author="Александр" w:date="2020-04-28T00:38:00Z"/>
                <w:rPrChange w:id="17018" w:author="Владимир Лаут" w:date="2021-04-07T18:42:00Z">
                  <w:rPr>
                    <w:ins w:id="17019" w:author="Александр" w:date="2020-04-28T00:38:00Z"/>
                    <w:rFonts w:ascii="Arial" w:hAnsi="Arial" w:cs="Arial"/>
                    <w:szCs w:val="24"/>
                    <w:lang w:val="en-US"/>
                  </w:rPr>
                </w:rPrChange>
              </w:rPr>
            </w:pPr>
            <w:ins w:id="17020" w:author="Александр" w:date="2020-04-28T00:38:00Z">
              <w:r w:rsidRPr="00827224">
                <w:rPr>
                  <w:rPrChange w:id="17021" w:author="Владимир Лаут" w:date="2021-04-07T18:42:00Z">
                    <w:rPr>
                      <w:rFonts w:ascii="Arial" w:hAnsi="Arial" w:cs="Arial"/>
                      <w:szCs w:val="24"/>
                      <w:lang w:val="en-US"/>
                    </w:rPr>
                  </w:rPrChange>
                </w:rPr>
                <w:t xml:space="preserve">CROSS_12 </w:t>
              </w:r>
              <w:r w:rsidRPr="00827224">
                <w:rPr>
                  <w:rPrChange w:id="17022" w:author="Владимир Лаут" w:date="2021-04-07T18:42:00Z">
                    <w:rPr>
                      <w:rFonts w:ascii="Arial" w:hAnsi="Arial" w:cs="Arial"/>
                      <w:szCs w:val="24"/>
                    </w:rPr>
                  </w:rPrChange>
                </w:rPr>
                <w:t>Признаки</w:t>
              </w:r>
            </w:ins>
          </w:p>
        </w:tc>
        <w:tc>
          <w:tcPr>
            <w:tcW w:w="2801" w:type="pct"/>
          </w:tcPr>
          <w:p w14:paraId="4A66C671" w14:textId="6CDD5FC8" w:rsidR="00E74CE4" w:rsidRDefault="00E74CE4" w:rsidP="00A306F0">
            <w:pPr>
              <w:jc w:val="left"/>
              <w:rPr>
                <w:ins w:id="17023" w:author="Александр" w:date="2020-04-28T00:38:00Z"/>
                <w:rFonts w:ascii="Arial" w:hAnsi="Arial" w:cs="Arial"/>
                <w:b/>
                <w:sz w:val="20"/>
              </w:rPr>
            </w:pPr>
            <w:ins w:id="17024" w:author="Александр" w:date="2020-04-28T00:38:00Z">
              <w:r>
                <w:rPr>
                  <w:rFonts w:ascii="Arial" w:hAnsi="Arial" w:cs="Arial"/>
                  <w:b/>
                  <w:sz w:val="20"/>
                </w:rPr>
                <w:t xml:space="preserve">Создание/изменение </w:t>
              </w:r>
              <w:proofErr w:type="gramStart"/>
              <w:r w:rsidRPr="00BC2BC4">
                <w:rPr>
                  <w:rFonts w:ascii="Arial" w:hAnsi="Arial" w:cs="Arial"/>
                  <w:sz w:val="20"/>
                </w:rPr>
                <w:t>-  в</w:t>
              </w:r>
              <w:proofErr w:type="gramEnd"/>
              <w:r w:rsidRPr="00BC2BC4">
                <w:rPr>
                  <w:rFonts w:ascii="Arial" w:hAnsi="Arial" w:cs="Arial"/>
                  <w:sz w:val="20"/>
                </w:rPr>
                <w:t xml:space="preserve"> КСУ НСИ</w:t>
              </w:r>
            </w:ins>
          </w:p>
        </w:tc>
      </w:tr>
    </w:tbl>
    <w:p w14:paraId="5E4016EF" w14:textId="77777777" w:rsidR="00DA4FCC" w:rsidRPr="003F7F02" w:rsidRDefault="00DA4FCC">
      <w:pPr>
        <w:jc w:val="right"/>
        <w:rPr>
          <w:rFonts w:eastAsiaTheme="majorEastAsia" w:cs="Arial"/>
        </w:rPr>
        <w:pPrChange w:id="17025" w:author="Александр" w:date="2020-04-28T00:08:00Z">
          <w:pPr>
            <w:pStyle w:val="21"/>
            <w:keepNext/>
            <w:keepLines/>
            <w:numPr>
              <w:ilvl w:val="1"/>
              <w:numId w:val="8"/>
            </w:numPr>
            <w:spacing w:before="160" w:after="120" w:line="276" w:lineRule="auto"/>
            <w:ind w:left="576" w:hanging="576"/>
          </w:pPr>
        </w:pPrChange>
      </w:pPr>
    </w:p>
    <w:p w14:paraId="3CAF61D9" w14:textId="77777777" w:rsidR="00D153F5" w:rsidRDefault="00D153F5" w:rsidP="00197D54">
      <w:pPr>
        <w:pStyle w:val="3"/>
      </w:pPr>
      <w:bookmarkStart w:id="17026" w:name="_Toc67557289"/>
      <w:r>
        <w:lastRenderedPageBreak/>
        <w:t>Описание шагов бизнес-процесса ПП-07.01.02.05-</w:t>
      </w:r>
      <w:r>
        <w:rPr>
          <w:lang w:val="en-US"/>
        </w:rPr>
        <w:t>ERP</w:t>
      </w:r>
      <w:r w:rsidRPr="007F21E6">
        <w:t xml:space="preserve"> </w:t>
      </w:r>
      <w:r>
        <w:t xml:space="preserve">Ведение НСИ </w:t>
      </w:r>
      <w:proofErr w:type="spellStart"/>
      <w:r>
        <w:t>ТОиР</w:t>
      </w:r>
      <w:bookmarkEnd w:id="17026"/>
      <w:proofErr w:type="spellEnd"/>
    </w:p>
    <w:p w14:paraId="7DDC3732" w14:textId="25CCE31E" w:rsidR="00115300" w:rsidRPr="00A46114" w:rsidRDefault="00115300" w:rsidP="006B7B3E">
      <w:pPr>
        <w:pStyle w:val="4"/>
        <w:spacing w:after="240" w:line="276" w:lineRule="auto"/>
        <w:rPr>
          <w:i/>
          <w:caps/>
        </w:rPr>
      </w:pPr>
      <w:r w:rsidRPr="0012135C">
        <w:t xml:space="preserve">Шаг процесса </w:t>
      </w:r>
      <w:r>
        <w:t>10</w:t>
      </w:r>
      <w:r w:rsidRPr="0012135C">
        <w:t xml:space="preserve"> – </w:t>
      </w:r>
      <w:r w:rsidRPr="00115300">
        <w:t>Анализ необходимости создания новой записи НСИ в S/4HANA</w:t>
      </w:r>
    </w:p>
    <w:p w14:paraId="032EEF6F" w14:textId="18988E9E" w:rsidR="00115300" w:rsidRDefault="00563229" w:rsidP="006B7B3E">
      <w:pPr>
        <w:pStyle w:val="Base"/>
        <w:tabs>
          <w:tab w:val="left" w:pos="1240"/>
        </w:tabs>
      </w:pPr>
      <w:r w:rsidRPr="00563229">
        <w:t xml:space="preserve">Инициатор </w:t>
      </w:r>
      <w:r w:rsidR="00547B48">
        <w:t xml:space="preserve">заявки </w:t>
      </w:r>
      <w:proofErr w:type="spellStart"/>
      <w:r w:rsidRPr="00563229">
        <w:t>ТОиР</w:t>
      </w:r>
      <w:proofErr w:type="spellEnd"/>
      <w:r w:rsidRPr="00563229">
        <w:t xml:space="preserve"> анализирует необходимость создания/изменения объектов НСИ </w:t>
      </w:r>
      <w:proofErr w:type="spellStart"/>
      <w:r w:rsidRPr="00563229">
        <w:t>ТОиР</w:t>
      </w:r>
      <w:proofErr w:type="spellEnd"/>
      <w:r w:rsidR="00115300" w:rsidRPr="00115300">
        <w:t>.</w:t>
      </w:r>
    </w:p>
    <w:p w14:paraId="310576F4" w14:textId="62EF31AC" w:rsidR="00115300" w:rsidRPr="00A46114" w:rsidRDefault="00115300" w:rsidP="006B7B3E">
      <w:pPr>
        <w:pStyle w:val="4"/>
        <w:spacing w:after="240" w:line="276" w:lineRule="auto"/>
        <w:rPr>
          <w:i/>
          <w:caps/>
        </w:rPr>
      </w:pPr>
      <w:r w:rsidRPr="0012135C">
        <w:t xml:space="preserve">Шаг процесса </w:t>
      </w:r>
      <w:r>
        <w:t>20</w:t>
      </w:r>
      <w:r w:rsidRPr="0012135C">
        <w:t xml:space="preserve"> – </w:t>
      </w:r>
      <w:r w:rsidR="00563229" w:rsidRPr="00563229">
        <w:t>Создание технического объекта ТОРО</w:t>
      </w:r>
    </w:p>
    <w:p w14:paraId="605072B3" w14:textId="1CB410EE" w:rsidR="00115300" w:rsidRDefault="00563229" w:rsidP="008627D6">
      <w:pPr>
        <w:pStyle w:val="Base"/>
        <w:tabs>
          <w:tab w:val="left" w:pos="1240"/>
        </w:tabs>
        <w:spacing w:after="120"/>
        <w:rPr>
          <w:ins w:id="17027" w:author="Кононов Александр Валерьевич (Подрядчик. ООО БерингПойнт)" w:date="2020-04-16T07:59:00Z"/>
        </w:rPr>
      </w:pPr>
      <w:r w:rsidRPr="00563229">
        <w:t>Инициатор заявки создаёт техническое место или единицу оборудования</w:t>
      </w:r>
      <w:del w:id="17028" w:author="Кононов Александр Валерьевич (Подрядчик. ООО БерингПойнт)" w:date="2020-04-16T07:59:00Z">
        <w:r w:rsidRPr="00563229" w:rsidDel="008E149E">
          <w:delText xml:space="preserve"> </w:delText>
        </w:r>
      </w:del>
      <w:ins w:id="17029" w:author="Александр" w:date="2020-04-13T10:41:00Z">
        <w:del w:id="17030" w:author="Кононов Александр Валерьевич (Подрядчик. ООО БерингПойнт)" w:date="2020-04-16T07:59:00Z">
          <w:r w:rsidR="00224E39" w:rsidDel="008E149E">
            <w:delText>(статус «Новый» присваивается автоматически)</w:delText>
          </w:r>
        </w:del>
      </w:ins>
      <w:del w:id="17031" w:author="Александр" w:date="2020-04-13T10:41:00Z">
        <w:r w:rsidRPr="00563229" w:rsidDel="00224E39">
          <w:delText>со статусом "Новый"</w:delText>
        </w:r>
      </w:del>
      <w:r w:rsidRPr="00563229">
        <w:t xml:space="preserve"> в системе S/4HANA</w:t>
      </w:r>
      <w:r w:rsidR="005D7EEA">
        <w:t>, используя транзакции:</w:t>
      </w:r>
    </w:p>
    <w:p w14:paraId="02C2C0DF" w14:textId="49956F6C" w:rsidR="008E149E" w:rsidRDefault="008E149E" w:rsidP="008E149E">
      <w:pPr>
        <w:pStyle w:val="Base"/>
        <w:tabs>
          <w:tab w:val="left" w:pos="1240"/>
        </w:tabs>
        <w:rPr>
          <w:ins w:id="17032" w:author="Кононов Александр Валерьевич (Подрядчик. ООО БерингПойнт)" w:date="2020-04-16T07:59:00Z"/>
        </w:rPr>
      </w:pPr>
      <w:ins w:id="17033" w:author="Кононов Александр Валерьевич (Подрядчик. ООО БерингПойнт)" w:date="2020-04-16T07:59:00Z">
        <w:r>
          <w:t>- Единицу оборудования со статусом "Новый</w:t>
        </w:r>
        <w:r w:rsidRPr="00863BA4">
          <w:t>"</w:t>
        </w:r>
      </w:ins>
      <w:ins w:id="17034" w:author="Владимир Лаут" w:date="2021-04-07T18:41:00Z">
        <w:r w:rsidR="00827224">
          <w:t xml:space="preserve"> </w:t>
        </w:r>
      </w:ins>
      <w:ins w:id="17035" w:author="Кононов Александр Валерьевич (Подрядчик. ООО БерингПойнт)" w:date="2020-04-16T07:59:00Z">
        <w:r>
          <w:t xml:space="preserve">(статус </w:t>
        </w:r>
        <w:del w:id="17036" w:author="Владимир Лаут" w:date="2021-04-07T18:41:00Z">
          <w:r w:rsidDel="00827224">
            <w:delText>присвается</w:delText>
          </w:r>
        </w:del>
      </w:ins>
      <w:ins w:id="17037" w:author="Владимир Лаут" w:date="2021-04-07T18:41:00Z">
        <w:r w:rsidR="00827224">
          <w:t>присевается</w:t>
        </w:r>
      </w:ins>
      <w:ins w:id="17038" w:author="Кононов Александр Валерьевич (Подрядчик. ООО БерингПойнт)" w:date="2020-04-16T07:59:00Z">
        <w:r>
          <w:t xml:space="preserve"> автоматически), транзакция </w:t>
        </w:r>
        <w:r>
          <w:rPr>
            <w:lang w:val="en-US"/>
          </w:rPr>
          <w:t>IE</w:t>
        </w:r>
        <w:r w:rsidRPr="00D9071F">
          <w:t xml:space="preserve">01 </w:t>
        </w:r>
        <w:r>
          <w:t>–</w:t>
        </w:r>
        <w:r w:rsidRPr="00D9071F">
          <w:t xml:space="preserve"> </w:t>
        </w:r>
        <w:r>
          <w:t>Создать единицу оборудования.</w:t>
        </w:r>
      </w:ins>
    </w:p>
    <w:p w14:paraId="046DE456" w14:textId="04E06AC3" w:rsidR="008E149E" w:rsidRPr="00696F74" w:rsidRDefault="008E149E" w:rsidP="008E149E">
      <w:pPr>
        <w:pStyle w:val="Base"/>
        <w:tabs>
          <w:tab w:val="left" w:pos="1240"/>
        </w:tabs>
        <w:rPr>
          <w:ins w:id="17039" w:author="Кононов Александр Валерьевич (Подрядчик. ООО БерингПойнт)" w:date="2020-04-16T07:59:00Z"/>
        </w:rPr>
      </w:pPr>
      <w:ins w:id="17040" w:author="Кононов Александр Валерьевич (Подрядчик. ООО БерингПойнт)" w:date="2020-04-16T07:59:00Z">
        <w:r>
          <w:t>-Техническое место</w:t>
        </w:r>
        <w:r w:rsidRPr="000C0AB4">
          <w:t xml:space="preserve"> </w:t>
        </w:r>
        <w:r>
          <w:t>со статусом "Новый</w:t>
        </w:r>
        <w:r w:rsidRPr="00863BA4">
          <w:t>"</w:t>
        </w:r>
      </w:ins>
      <w:ins w:id="17041" w:author="Владимир Лаут" w:date="2021-04-07T18:41:00Z">
        <w:r w:rsidR="00827224">
          <w:t xml:space="preserve"> </w:t>
        </w:r>
      </w:ins>
      <w:ins w:id="17042" w:author="Кононов Александр Валерьевич (Подрядчик. ООО БерингПойнт)" w:date="2020-04-16T07:59:00Z">
        <w:r>
          <w:t xml:space="preserve">(статус </w:t>
        </w:r>
        <w:del w:id="17043" w:author="Владимир Лаут" w:date="2021-04-07T18:41:00Z">
          <w:r w:rsidDel="00827224">
            <w:delText>присвается</w:delText>
          </w:r>
        </w:del>
      </w:ins>
      <w:ins w:id="17044" w:author="Владимир Лаут" w:date="2021-04-07T18:41:00Z">
        <w:r w:rsidR="00827224">
          <w:t>присевается</w:t>
        </w:r>
      </w:ins>
      <w:ins w:id="17045" w:author="Кононов Александр Валерьевич (Подрядчик. ООО БерингПойнт)" w:date="2020-04-16T07:59:00Z">
        <w:r>
          <w:t xml:space="preserve"> автоматически), транзакция </w:t>
        </w:r>
        <w:r>
          <w:rPr>
            <w:lang w:val="en-US"/>
          </w:rPr>
          <w:t>IL</w:t>
        </w:r>
        <w:r w:rsidRPr="00696F74">
          <w:t>01</w:t>
        </w:r>
        <w:r>
          <w:t xml:space="preserve"> – создать техническое место.</w:t>
        </w:r>
      </w:ins>
    </w:p>
    <w:p w14:paraId="2737A4A5" w14:textId="42F99870" w:rsidR="008E149E" w:rsidRDefault="00E57055" w:rsidP="008627D6">
      <w:pPr>
        <w:pStyle w:val="Base"/>
        <w:tabs>
          <w:tab w:val="left" w:pos="1240"/>
        </w:tabs>
        <w:spacing w:after="120"/>
      </w:pPr>
      <w:ins w:id="17046" w:author="Кононов Александр Валерьевич (Подрядчик. ООО БерингПойнт)" w:date="2020-04-16T08:00:00Z">
        <w:r>
          <w:t>Используются транзакции:</w:t>
        </w:r>
      </w:ins>
    </w:p>
    <w:p w14:paraId="06B033D6" w14:textId="7E45C9E0" w:rsidR="005D7EEA" w:rsidRPr="00D113AC" w:rsidRDefault="00BC2842" w:rsidP="008627D6">
      <w:pPr>
        <w:pStyle w:val="Base"/>
        <w:tabs>
          <w:tab w:val="left" w:pos="1240"/>
        </w:tabs>
        <w:spacing w:after="120"/>
      </w:pPr>
      <w:r>
        <w:t xml:space="preserve">- </w:t>
      </w:r>
      <w:r w:rsidR="005D7EEA">
        <w:rPr>
          <w:lang w:val="en-US"/>
        </w:rPr>
        <w:t>IE</w:t>
      </w:r>
      <w:r w:rsidR="005D7EEA" w:rsidRPr="00BC2842">
        <w:t xml:space="preserve">01 </w:t>
      </w:r>
      <w:r w:rsidR="008627D6" w:rsidRPr="00BC2842">
        <w:t>-</w:t>
      </w:r>
      <w:r w:rsidR="005D7EEA" w:rsidRPr="00BC2842">
        <w:t xml:space="preserve"> </w:t>
      </w:r>
      <w:r w:rsidR="00D113AC">
        <w:t>Создать единицу оборудования,</w:t>
      </w:r>
    </w:p>
    <w:p w14:paraId="7DFCF582" w14:textId="53D085A2" w:rsidR="005D7EEA" w:rsidRPr="00475E56" w:rsidRDefault="00BC2842" w:rsidP="006B7B3E">
      <w:pPr>
        <w:pStyle w:val="Base"/>
        <w:tabs>
          <w:tab w:val="left" w:pos="1240"/>
        </w:tabs>
        <w:rPr>
          <w:ins w:id="17047" w:author="Владимир Лаут" w:date="2021-03-25T09:21:00Z"/>
        </w:rPr>
      </w:pPr>
      <w:r w:rsidRPr="00475E56">
        <w:t xml:space="preserve">- </w:t>
      </w:r>
      <w:r w:rsidR="005D7EEA" w:rsidRPr="00475E56">
        <w:rPr>
          <w:lang w:val="en-US"/>
        </w:rPr>
        <w:t>IL</w:t>
      </w:r>
      <w:r w:rsidR="005D7EEA" w:rsidRPr="00475E56">
        <w:t xml:space="preserve">01 </w:t>
      </w:r>
      <w:r w:rsidRPr="00475E56">
        <w:t>-</w:t>
      </w:r>
      <w:r w:rsidR="005D7EEA" w:rsidRPr="00475E56">
        <w:t xml:space="preserve"> </w:t>
      </w:r>
      <w:r w:rsidRPr="00475E56">
        <w:t xml:space="preserve">Создать </w:t>
      </w:r>
      <w:proofErr w:type="spellStart"/>
      <w:r w:rsidRPr="00475E56">
        <w:t>техн</w:t>
      </w:r>
      <w:proofErr w:type="spellEnd"/>
      <w:r w:rsidRPr="00475E56">
        <w:t>. место.</w:t>
      </w:r>
    </w:p>
    <w:p w14:paraId="771F3B87" w14:textId="77777777" w:rsidR="00475E56" w:rsidRPr="00BC2842" w:rsidRDefault="00475E56" w:rsidP="00475E56">
      <w:pPr>
        <w:pStyle w:val="Base"/>
        <w:tabs>
          <w:tab w:val="left" w:pos="1240"/>
        </w:tabs>
        <w:rPr>
          <w:ins w:id="17048" w:author="Владимир Лаут" w:date="2021-03-25T09:21:00Z"/>
        </w:rPr>
      </w:pPr>
      <w:ins w:id="17049" w:author="Владимир Лаут" w:date="2021-03-25T09:21:00Z">
        <w:r w:rsidRPr="00475E56">
          <w:rPr>
            <w:rPrChange w:id="17050" w:author="Владимир Лаут" w:date="2021-03-25T09:21:00Z">
              <w:rPr>
                <w:highlight w:val="green"/>
              </w:rPr>
            </w:rPrChange>
          </w:rPr>
          <w:t xml:space="preserve">При сохранении система предлагает Инициатору НСИ </w:t>
        </w:r>
        <w:proofErr w:type="spellStart"/>
        <w:r w:rsidRPr="00475E56">
          <w:rPr>
            <w:rPrChange w:id="17051" w:author="Владимир Лаут" w:date="2021-03-25T09:21:00Z">
              <w:rPr>
                <w:highlight w:val="green"/>
              </w:rPr>
            </w:rPrChange>
          </w:rPr>
          <w:t>ТОиР</w:t>
        </w:r>
        <w:proofErr w:type="spellEnd"/>
        <w:r w:rsidRPr="00475E56">
          <w:rPr>
            <w:rPrChange w:id="17052" w:author="Владимир Лаут" w:date="2021-03-25T09:21:00Z">
              <w:rPr>
                <w:highlight w:val="green"/>
              </w:rPr>
            </w:rPrChange>
          </w:rPr>
          <w:t xml:space="preserve"> отправить автоматически заявку на снятие статуса НОВ в </w:t>
        </w:r>
        <w:proofErr w:type="spellStart"/>
        <w:r w:rsidRPr="00475E56">
          <w:rPr>
            <w:rPrChange w:id="17053" w:author="Владимир Лаут" w:date="2021-03-25T09:21:00Z">
              <w:rPr>
                <w:highlight w:val="green"/>
              </w:rPr>
            </w:rPrChange>
          </w:rPr>
          <w:t>Полюс.Сервис</w:t>
        </w:r>
        <w:proofErr w:type="spellEnd"/>
        <w:r w:rsidRPr="00475E56">
          <w:rPr>
            <w:rPrChange w:id="17054" w:author="Владимир Лаут" w:date="2021-03-25T09:21:00Z">
              <w:rPr>
                <w:highlight w:val="green"/>
              </w:rPr>
            </w:rPrChange>
          </w:rPr>
          <w:t xml:space="preserve"> на группу </w:t>
        </w:r>
        <w:r w:rsidRPr="00475E56">
          <w:rPr>
            <w:lang w:val="en-US"/>
            <w:rPrChange w:id="17055" w:author="Владимир Лаут" w:date="2021-03-25T09:21:00Z">
              <w:rPr>
                <w:highlight w:val="green"/>
                <w:lang w:val="en-US"/>
              </w:rPr>
            </w:rPrChange>
          </w:rPr>
          <w:t>SAP</w:t>
        </w:r>
        <w:r w:rsidRPr="00475E56">
          <w:rPr>
            <w:rPrChange w:id="17056" w:author="Владимир Лаут" w:date="2021-03-25T09:21:00Z">
              <w:rPr>
                <w:highlight w:val="green"/>
              </w:rPr>
            </w:rPrChange>
          </w:rPr>
          <w:t xml:space="preserve"> НСИ </w:t>
        </w:r>
        <w:proofErr w:type="spellStart"/>
        <w:r w:rsidRPr="00475E56">
          <w:rPr>
            <w:rPrChange w:id="17057" w:author="Владимир Лаут" w:date="2021-03-25T09:21:00Z">
              <w:rPr>
                <w:highlight w:val="green"/>
              </w:rPr>
            </w:rPrChange>
          </w:rPr>
          <w:t>ТОиР</w:t>
        </w:r>
        <w:proofErr w:type="spellEnd"/>
        <w:r w:rsidRPr="00475E56">
          <w:rPr>
            <w:rPrChange w:id="17058" w:author="Владимир Лаут" w:date="2021-03-25T09:21:00Z">
              <w:rPr>
                <w:highlight w:val="green"/>
              </w:rPr>
            </w:rPrChange>
          </w:rPr>
          <w:t>.</w:t>
        </w:r>
      </w:ins>
    </w:p>
    <w:p w14:paraId="01A3772A" w14:textId="45BA6D39" w:rsidR="00475E56" w:rsidRPr="00BC2842" w:rsidDel="00475E56" w:rsidRDefault="00475E56" w:rsidP="006B7B3E">
      <w:pPr>
        <w:pStyle w:val="Base"/>
        <w:tabs>
          <w:tab w:val="left" w:pos="1240"/>
        </w:tabs>
        <w:rPr>
          <w:del w:id="17059" w:author="Владимир Лаут" w:date="2021-03-25T09:21:00Z"/>
        </w:rPr>
      </w:pPr>
    </w:p>
    <w:p w14:paraId="094D2D33" w14:textId="72ECF1CC" w:rsidR="00115300" w:rsidRPr="00A46114" w:rsidRDefault="00115300" w:rsidP="006B7B3E">
      <w:pPr>
        <w:pStyle w:val="4"/>
        <w:spacing w:after="240" w:line="276" w:lineRule="auto"/>
        <w:rPr>
          <w:i/>
          <w:caps/>
        </w:rPr>
      </w:pPr>
      <w:r w:rsidRPr="0012135C">
        <w:t xml:space="preserve">Шаг процесса </w:t>
      </w:r>
      <w:r>
        <w:t>30</w:t>
      </w:r>
      <w:r w:rsidRPr="0012135C">
        <w:t xml:space="preserve"> – </w:t>
      </w:r>
      <w:r w:rsidR="00563229" w:rsidRPr="00563229">
        <w:t xml:space="preserve">Создание плана </w:t>
      </w:r>
      <w:ins w:id="17060" w:author="Кононов Александр Валерьевич (Подрядчик. ООО БерингПойнт)" w:date="2020-04-16T08:35:00Z">
        <w:r w:rsidR="004E6CE9">
          <w:t>ППР</w:t>
        </w:r>
      </w:ins>
      <w:del w:id="17061" w:author="Кононов Александр Валерьевич (Подрядчик. ООО БерингПойнт)" w:date="2020-04-16T08:35:00Z">
        <w:r w:rsidR="00563229" w:rsidRPr="00563229" w:rsidDel="004E6CE9">
          <w:delText>ТОРО</w:delText>
        </w:r>
      </w:del>
      <w:del w:id="17062" w:author="Александр" w:date="2020-04-13T10:46:00Z">
        <w:r w:rsidR="00563229" w:rsidRPr="00563229" w:rsidDel="00224E39">
          <w:delText xml:space="preserve"> или норматива обслуживания</w:delText>
        </w:r>
      </w:del>
    </w:p>
    <w:p w14:paraId="584C52BD" w14:textId="2F37F520" w:rsidR="00563229" w:rsidRDefault="00224E39" w:rsidP="00696F74">
      <w:pPr>
        <w:pStyle w:val="Base"/>
        <w:tabs>
          <w:tab w:val="left" w:pos="1240"/>
        </w:tabs>
        <w:spacing w:after="120"/>
      </w:pPr>
      <w:ins w:id="17063" w:author="Александр" w:date="2020-04-13T10:42:00Z">
        <w:r>
          <w:t>Специалист по ведению планов</w:t>
        </w:r>
      </w:ins>
      <w:ins w:id="17064" w:author="Александр" w:date="2020-04-23T09:38:00Z">
        <w:r w:rsidR="007111D4">
          <w:t xml:space="preserve"> ТОРО</w:t>
        </w:r>
      </w:ins>
      <w:del w:id="17065" w:author="Александр" w:date="2020-04-13T10:42:00Z">
        <w:r w:rsidR="00563229" w:rsidDel="00224E39">
          <w:delText>Инициатор заявки</w:delText>
        </w:r>
      </w:del>
      <w:r w:rsidR="00563229">
        <w:t xml:space="preserve"> создаёт в системе SAP S/4HANA план </w:t>
      </w:r>
      <w:ins w:id="17066" w:author="Александр" w:date="2020-04-13T10:48:00Z">
        <w:r>
          <w:t xml:space="preserve">предупредительных работ </w:t>
        </w:r>
      </w:ins>
      <w:r w:rsidR="00563229">
        <w:t>ТОРО</w:t>
      </w:r>
      <w:ins w:id="17067" w:author="Александр" w:date="2020-04-13T10:48:00Z">
        <w:r w:rsidRPr="00224E39">
          <w:t xml:space="preserve"> </w:t>
        </w:r>
        <w:proofErr w:type="gramStart"/>
        <w:r>
          <w:t xml:space="preserve">транзакция  </w:t>
        </w:r>
        <w:r>
          <w:rPr>
            <w:lang w:val="en-US"/>
          </w:rPr>
          <w:t>IP</w:t>
        </w:r>
        <w:proofErr w:type="gramEnd"/>
        <w:r w:rsidRPr="008627D6">
          <w:t xml:space="preserve">42 </w:t>
        </w:r>
        <w:r>
          <w:t>-</w:t>
        </w:r>
        <w:r w:rsidRPr="008627D6">
          <w:t xml:space="preserve"> </w:t>
        </w:r>
        <w:r>
          <w:t xml:space="preserve">Добавление плана </w:t>
        </w:r>
        <w:proofErr w:type="spellStart"/>
        <w:r>
          <w:t>управл</w:t>
        </w:r>
        <w:proofErr w:type="spellEnd"/>
        <w:r>
          <w:t>. стратегией.</w:t>
        </w:r>
      </w:ins>
      <w:del w:id="17068" w:author="Александр" w:date="2020-04-13T10:48:00Z">
        <w:r w:rsidR="00563229" w:rsidDel="00224E39">
          <w:delText xml:space="preserve"> или норм</w:delText>
        </w:r>
      </w:del>
      <w:del w:id="17069" w:author="Александр" w:date="2020-04-13T10:47:00Z">
        <w:r w:rsidR="00563229" w:rsidDel="00224E39">
          <w:delText>атив:</w:delText>
        </w:r>
      </w:del>
    </w:p>
    <w:p w14:paraId="030F100E" w14:textId="7FE20413" w:rsidR="00563229" w:rsidRPr="008627D6" w:rsidDel="00224E39" w:rsidRDefault="006B7B3E" w:rsidP="006B7B3E">
      <w:pPr>
        <w:pStyle w:val="Base"/>
        <w:tabs>
          <w:tab w:val="left" w:pos="1240"/>
        </w:tabs>
        <w:spacing w:after="120"/>
        <w:rPr>
          <w:del w:id="17070" w:author="Александр" w:date="2020-04-13T10:48:00Z"/>
        </w:rPr>
      </w:pPr>
      <w:del w:id="17071" w:author="Александр" w:date="2020-04-13T10:48:00Z">
        <w:r w:rsidDel="00224E39">
          <w:delText xml:space="preserve">- </w:delText>
        </w:r>
        <w:r w:rsidR="00563229" w:rsidDel="00224E39">
          <w:delText xml:space="preserve">План </w:delText>
        </w:r>
        <w:r w:rsidR="0049683C" w:rsidDel="00224E39">
          <w:delText>предупредительных работ</w:delText>
        </w:r>
      </w:del>
      <w:del w:id="17072" w:author="Александр" w:date="2020-04-13T10:44:00Z">
        <w:r w:rsidR="00563229" w:rsidDel="00224E39">
          <w:delText xml:space="preserve"> со статусом "НЕАК" - Объект неактивен</w:delText>
        </w:r>
      </w:del>
      <w:del w:id="17073" w:author="Александр" w:date="2020-04-13T10:48:00Z">
        <w:r w:rsidR="00563229" w:rsidDel="00224E39">
          <w:delText>,</w:delText>
        </w:r>
        <w:r w:rsidR="008627D6" w:rsidDel="00224E39">
          <w:delText xml:space="preserve"> транзакци</w:delText>
        </w:r>
      </w:del>
      <w:del w:id="17074" w:author="Александр" w:date="2020-04-13T10:44:00Z">
        <w:r w:rsidR="008627D6" w:rsidDel="00224E39">
          <w:delText>и</w:delText>
        </w:r>
      </w:del>
      <w:del w:id="17075" w:author="Александр" w:date="2020-04-13T10:48:00Z">
        <w:r w:rsidR="008627D6" w:rsidDel="00224E39">
          <w:delText xml:space="preserve"> </w:delText>
        </w:r>
      </w:del>
      <w:del w:id="17076" w:author="Александр" w:date="2020-04-13T10:43:00Z">
        <w:r w:rsidR="008627D6" w:rsidDel="00224E39">
          <w:rPr>
            <w:lang w:val="en-US"/>
          </w:rPr>
          <w:delText>IP</w:delText>
        </w:r>
        <w:r w:rsidR="008627D6" w:rsidRPr="008627D6" w:rsidDel="00224E39">
          <w:delText xml:space="preserve">41- </w:delText>
        </w:r>
        <w:r w:rsidR="00BC2842" w:rsidDel="00224E39">
          <w:delText xml:space="preserve">Добавление простого плана </w:delText>
        </w:r>
        <w:r w:rsidR="008627D6" w:rsidDel="00224E39">
          <w:delText>или</w:delText>
        </w:r>
      </w:del>
      <w:del w:id="17077" w:author="Александр" w:date="2020-04-13T10:48:00Z">
        <w:r w:rsidR="008627D6" w:rsidDel="00224E39">
          <w:delText xml:space="preserve"> </w:delText>
        </w:r>
        <w:r w:rsidR="008627D6" w:rsidDel="00224E39">
          <w:rPr>
            <w:lang w:val="en-US"/>
          </w:rPr>
          <w:delText>IP</w:delText>
        </w:r>
        <w:r w:rsidR="008627D6" w:rsidRPr="008627D6" w:rsidDel="00224E39">
          <w:delText xml:space="preserve">42 </w:delText>
        </w:r>
        <w:r w:rsidR="00BC2842" w:rsidDel="00224E39">
          <w:delText>-</w:delText>
        </w:r>
        <w:r w:rsidR="008627D6" w:rsidRPr="008627D6" w:rsidDel="00224E39">
          <w:delText xml:space="preserve"> </w:delText>
        </w:r>
        <w:r w:rsidR="00BC2842" w:rsidDel="00224E39">
          <w:delText>Добавление плана управл. стратегией,</w:delText>
        </w:r>
      </w:del>
    </w:p>
    <w:p w14:paraId="73E79212" w14:textId="63F56B82" w:rsidR="00563229" w:rsidRPr="008627D6" w:rsidDel="00224E39" w:rsidRDefault="006B7B3E" w:rsidP="006B7B3E">
      <w:pPr>
        <w:pStyle w:val="Base"/>
        <w:tabs>
          <w:tab w:val="left" w:pos="1240"/>
        </w:tabs>
        <w:spacing w:after="120"/>
        <w:rPr>
          <w:del w:id="17078" w:author="Александр" w:date="2020-04-13T10:47:00Z"/>
        </w:rPr>
      </w:pPr>
      <w:del w:id="17079" w:author="Александр" w:date="2020-04-13T10:47:00Z">
        <w:r w:rsidDel="00224E39">
          <w:delText xml:space="preserve">- </w:delText>
        </w:r>
        <w:r w:rsidR="00563229" w:rsidDel="00224E39">
          <w:delText>Техкарту для ЕО со статусом "Создано",</w:delText>
        </w:r>
        <w:r w:rsidR="008627D6" w:rsidRPr="008627D6" w:rsidDel="00224E39">
          <w:delText xml:space="preserve"> </w:delText>
        </w:r>
        <w:r w:rsidR="008627D6" w:rsidDel="00224E39">
          <w:delText xml:space="preserve">транзакция </w:delText>
        </w:r>
        <w:r w:rsidR="008627D6" w:rsidDel="00224E39">
          <w:rPr>
            <w:lang w:val="en-US"/>
          </w:rPr>
          <w:delText>IA</w:delText>
        </w:r>
        <w:r w:rsidR="008627D6" w:rsidRPr="008627D6" w:rsidDel="00224E39">
          <w:delText xml:space="preserve">01 </w:delText>
        </w:r>
        <w:r w:rsidR="00BC2842" w:rsidDel="00224E39">
          <w:delText>-</w:delText>
        </w:r>
        <w:r w:rsidR="008627D6" w:rsidRPr="008627D6" w:rsidDel="00224E39">
          <w:delText xml:space="preserve"> </w:delText>
        </w:r>
        <w:r w:rsidR="00BC2842" w:rsidDel="00224E39">
          <w:delText>Создать ТехКарту ЕдОборудования,</w:delText>
        </w:r>
      </w:del>
    </w:p>
    <w:p w14:paraId="15DBA418" w14:textId="28653912" w:rsidR="00563229" w:rsidRPr="008627D6" w:rsidDel="00224E39" w:rsidRDefault="006B7B3E" w:rsidP="006B7B3E">
      <w:pPr>
        <w:pStyle w:val="Base"/>
        <w:tabs>
          <w:tab w:val="left" w:pos="1240"/>
        </w:tabs>
        <w:spacing w:after="120"/>
        <w:rPr>
          <w:del w:id="17080" w:author="Александр" w:date="2020-04-13T10:47:00Z"/>
        </w:rPr>
      </w:pPr>
      <w:del w:id="17081" w:author="Александр" w:date="2020-04-13T10:47:00Z">
        <w:r w:rsidDel="00224E39">
          <w:delText xml:space="preserve">- </w:delText>
        </w:r>
        <w:r w:rsidR="00563229" w:rsidDel="00224E39">
          <w:delText>Техкарту для ТМ со статусом "Создано",</w:delText>
        </w:r>
        <w:r w:rsidR="008627D6" w:rsidRPr="008627D6" w:rsidDel="00224E39">
          <w:delText xml:space="preserve"> </w:delText>
        </w:r>
        <w:r w:rsidR="008627D6" w:rsidDel="00224E39">
          <w:delText xml:space="preserve">транзакция </w:delText>
        </w:r>
        <w:r w:rsidR="008627D6" w:rsidDel="00224E39">
          <w:rPr>
            <w:lang w:val="en-US"/>
          </w:rPr>
          <w:delText>IA</w:delText>
        </w:r>
        <w:r w:rsidR="008627D6" w:rsidRPr="008627D6" w:rsidDel="00224E39">
          <w:delText xml:space="preserve">05 </w:delText>
        </w:r>
        <w:r w:rsidR="00BC2842" w:rsidDel="00224E39">
          <w:delText>-</w:delText>
        </w:r>
        <w:r w:rsidR="008627D6" w:rsidRPr="008627D6" w:rsidDel="00224E39">
          <w:delText xml:space="preserve"> </w:delText>
        </w:r>
        <w:r w:rsidR="00BC2842" w:rsidDel="00224E39">
          <w:delText>Создать инструкцию,</w:delText>
        </w:r>
      </w:del>
    </w:p>
    <w:p w14:paraId="114C5DB2" w14:textId="4AC64665" w:rsidR="008627D6" w:rsidRPr="008627D6" w:rsidDel="00224E39" w:rsidRDefault="006B7B3E" w:rsidP="006B7B3E">
      <w:pPr>
        <w:pStyle w:val="Base"/>
        <w:tabs>
          <w:tab w:val="left" w:pos="1240"/>
        </w:tabs>
        <w:rPr>
          <w:del w:id="17082" w:author="Александр" w:date="2020-04-13T10:47:00Z"/>
        </w:rPr>
      </w:pPr>
      <w:del w:id="17083" w:author="Александр" w:date="2020-04-13T10:47:00Z">
        <w:r w:rsidDel="00224E39">
          <w:delText xml:space="preserve">- </w:delText>
        </w:r>
        <w:r w:rsidR="00563229" w:rsidDel="00224E39">
          <w:delText>Инструкцию ТОРО со статусом "Создано"</w:delText>
        </w:r>
        <w:r w:rsidR="008627D6" w:rsidDel="00224E39">
          <w:delText xml:space="preserve">, транзакция </w:delText>
        </w:r>
        <w:r w:rsidR="008627D6" w:rsidDel="00224E39">
          <w:rPr>
            <w:lang w:val="en-US"/>
          </w:rPr>
          <w:delText>IA</w:delText>
        </w:r>
        <w:r w:rsidR="008627D6" w:rsidRPr="008627D6" w:rsidDel="00224E39">
          <w:delText xml:space="preserve">11 </w:delText>
        </w:r>
        <w:r w:rsidR="00BC2842" w:rsidDel="00224E39">
          <w:delText>-</w:delText>
        </w:r>
        <w:r w:rsidR="008627D6" w:rsidRPr="008627D6" w:rsidDel="00224E39">
          <w:delText xml:space="preserve"> </w:delText>
        </w:r>
        <w:r w:rsidR="00BC2842" w:rsidDel="00224E39">
          <w:delText>Создать ТехнологКарту ТехМеста.</w:delText>
        </w:r>
      </w:del>
    </w:p>
    <w:p w14:paraId="38D5DCB2" w14:textId="7C59EA8F" w:rsidR="00224E39" w:rsidRDefault="00224E39">
      <w:pPr>
        <w:pStyle w:val="4"/>
        <w:rPr>
          <w:ins w:id="17084" w:author="Александр" w:date="2020-04-13T10:47:00Z"/>
        </w:rPr>
      </w:pPr>
      <w:ins w:id="17085" w:author="Александр" w:date="2020-04-13T10:46:00Z">
        <w:r w:rsidRPr="0012135C">
          <w:t xml:space="preserve">Шаг процесса </w:t>
        </w:r>
        <w:r>
          <w:t>40 – Создание норматива</w:t>
        </w:r>
      </w:ins>
      <w:ins w:id="17086" w:author="Александр" w:date="2020-04-13T11:58:00Z">
        <w:del w:id="17087" w:author="Кононов Александр Валерьевич (Подрядчик. ООО БерингПойнт)" w:date="2020-04-16T08:00:00Z">
          <w:r w:rsidR="000C0AB4" w:rsidDel="00E57055">
            <w:delText xml:space="preserve"> или технического объекта </w:delText>
          </w:r>
        </w:del>
      </w:ins>
    </w:p>
    <w:p w14:paraId="37DF8997" w14:textId="77777777" w:rsidR="00224E39" w:rsidRPr="00696F74" w:rsidRDefault="00224E39">
      <w:pPr>
        <w:rPr>
          <w:ins w:id="17088" w:author="Александр" w:date="2020-04-13T10:46:00Z"/>
        </w:rPr>
        <w:pPrChange w:id="17089" w:author="Александр" w:date="2020-04-13T10:47:00Z">
          <w:pPr>
            <w:pStyle w:val="4"/>
          </w:pPr>
        </w:pPrChange>
      </w:pPr>
    </w:p>
    <w:p w14:paraId="712C7F86" w14:textId="7F995B85" w:rsidR="00224E39" w:rsidRPr="008D3EFD" w:rsidRDefault="00224E39">
      <w:pPr>
        <w:ind w:left="708"/>
        <w:rPr>
          <w:ins w:id="17090" w:author="Александр" w:date="2020-04-13T10:47:00Z"/>
          <w:rFonts w:cs="Arial"/>
        </w:rPr>
        <w:pPrChange w:id="17091" w:author="Александр" w:date="2020-04-13T10:46:00Z">
          <w:pPr>
            <w:pStyle w:val="4"/>
          </w:pPr>
        </w:pPrChange>
      </w:pPr>
      <w:ins w:id="17092" w:author="Александр" w:date="2020-04-13T10:46:00Z">
        <w:r w:rsidRPr="00224E39">
          <w:rPr>
            <w:rFonts w:ascii="Arial" w:hAnsi="Arial" w:cs="Arial"/>
            <w:rPrChange w:id="17093" w:author="Александр" w:date="2020-04-13T10:47:00Z">
              <w:rPr>
                <w:rFonts w:cs="Arial"/>
              </w:rPr>
            </w:rPrChange>
          </w:rPr>
          <w:t>Иниц</w:t>
        </w:r>
      </w:ins>
      <w:ins w:id="17094" w:author="Владимир Лаут" w:date="2021-03-05T12:33:00Z">
        <w:r w:rsidR="006A4E17">
          <w:rPr>
            <w:rFonts w:ascii="Arial" w:hAnsi="Arial" w:cs="Arial"/>
          </w:rPr>
          <w:t>и</w:t>
        </w:r>
      </w:ins>
      <w:ins w:id="17095" w:author="Александр" w:date="2020-04-13T10:46:00Z">
        <w:r w:rsidRPr="00224E39">
          <w:rPr>
            <w:rFonts w:ascii="Arial" w:hAnsi="Arial" w:cs="Arial"/>
            <w:rPrChange w:id="17096" w:author="Александр" w:date="2020-04-13T10:47:00Z">
              <w:rPr>
                <w:rFonts w:cs="Arial"/>
              </w:rPr>
            </w:rPrChange>
          </w:rPr>
          <w:t xml:space="preserve">атор Заявки </w:t>
        </w:r>
      </w:ins>
      <w:ins w:id="17097" w:author="Александр" w:date="2020-04-13T10:47:00Z">
        <w:r w:rsidRPr="00224E39">
          <w:rPr>
            <w:rFonts w:ascii="Arial" w:hAnsi="Arial" w:cs="Arial"/>
            <w:rPrChange w:id="17098" w:author="Александр" w:date="2020-04-13T10:47:00Z">
              <w:rPr>
                <w:rFonts w:cs="Arial"/>
              </w:rPr>
            </w:rPrChange>
          </w:rPr>
          <w:t>НСИ создаёт в системе SAP S/4HANA норматив</w:t>
        </w:r>
      </w:ins>
      <w:ins w:id="17099" w:author="Александр" w:date="2020-04-13T11:58:00Z">
        <w:r w:rsidR="000C0AB4">
          <w:rPr>
            <w:rFonts w:ascii="Arial" w:hAnsi="Arial" w:cs="Arial"/>
          </w:rPr>
          <w:t xml:space="preserve"> или технический объект</w:t>
        </w:r>
      </w:ins>
      <w:ins w:id="17100" w:author="Александр" w:date="2020-04-13T10:47:00Z">
        <w:r w:rsidRPr="00224E39">
          <w:rPr>
            <w:rFonts w:ascii="Arial" w:hAnsi="Arial" w:cs="Arial"/>
            <w:rPrChange w:id="17101" w:author="Александр" w:date="2020-04-13T10:47:00Z">
              <w:rPr/>
            </w:rPrChange>
          </w:rPr>
          <w:t>:</w:t>
        </w:r>
      </w:ins>
    </w:p>
    <w:p w14:paraId="3CB7F6A2" w14:textId="77777777" w:rsidR="00224E39" w:rsidRPr="008D3EFD" w:rsidRDefault="00224E39">
      <w:pPr>
        <w:ind w:left="708"/>
        <w:rPr>
          <w:ins w:id="17102" w:author="Александр" w:date="2020-04-13T10:47:00Z"/>
          <w:rFonts w:cs="Arial"/>
        </w:rPr>
        <w:pPrChange w:id="17103" w:author="Александр" w:date="2020-04-13T10:46:00Z">
          <w:pPr>
            <w:pStyle w:val="4"/>
          </w:pPr>
        </w:pPrChange>
      </w:pPr>
    </w:p>
    <w:p w14:paraId="47A22577" w14:textId="77777777" w:rsidR="00224E39" w:rsidRPr="00224E39" w:rsidRDefault="00224E39" w:rsidP="00224E39">
      <w:pPr>
        <w:pStyle w:val="Base"/>
        <w:tabs>
          <w:tab w:val="left" w:pos="1240"/>
        </w:tabs>
        <w:spacing w:after="120"/>
        <w:rPr>
          <w:ins w:id="17104" w:author="Александр" w:date="2020-04-13T10:47:00Z"/>
        </w:rPr>
      </w:pPr>
      <w:ins w:id="17105" w:author="Александр" w:date="2020-04-13T10:47:00Z">
        <w:r w:rsidRPr="00696F74">
          <w:t xml:space="preserve">- </w:t>
        </w:r>
        <w:proofErr w:type="spellStart"/>
        <w:r w:rsidRPr="00696F74">
          <w:t>Техкарту</w:t>
        </w:r>
        <w:proofErr w:type="spellEnd"/>
        <w:r w:rsidRPr="00696F74">
          <w:t xml:space="preserve"> для ЕО со статусом "Создано", транзакция </w:t>
        </w:r>
        <w:r w:rsidRPr="00827224">
          <w:rPr>
            <w:rPrChange w:id="17106" w:author="Владимир Лаут" w:date="2021-04-07T18:44:00Z">
              <w:rPr>
                <w:lang w:val="en-US"/>
              </w:rPr>
            </w:rPrChange>
          </w:rPr>
          <w:t>IA</w:t>
        </w:r>
        <w:r w:rsidRPr="00224E39">
          <w:t xml:space="preserve">01 - Создать </w:t>
        </w:r>
        <w:proofErr w:type="spellStart"/>
        <w:r w:rsidRPr="00224E39">
          <w:t>ТехКарту</w:t>
        </w:r>
        <w:proofErr w:type="spellEnd"/>
        <w:r w:rsidRPr="00224E39">
          <w:t xml:space="preserve"> </w:t>
        </w:r>
        <w:proofErr w:type="spellStart"/>
        <w:r w:rsidRPr="00224E39">
          <w:t>ЕдОборудования</w:t>
        </w:r>
        <w:proofErr w:type="spellEnd"/>
        <w:r w:rsidRPr="00224E39">
          <w:t>,</w:t>
        </w:r>
      </w:ins>
    </w:p>
    <w:p w14:paraId="32840E3D" w14:textId="77777777" w:rsidR="00224E39" w:rsidRPr="00224E39" w:rsidRDefault="00224E39" w:rsidP="00224E39">
      <w:pPr>
        <w:pStyle w:val="Base"/>
        <w:tabs>
          <w:tab w:val="left" w:pos="1240"/>
        </w:tabs>
        <w:spacing w:after="120"/>
        <w:rPr>
          <w:ins w:id="17107" w:author="Александр" w:date="2020-04-13T10:47:00Z"/>
        </w:rPr>
      </w:pPr>
      <w:ins w:id="17108" w:author="Александр" w:date="2020-04-13T10:47:00Z">
        <w:r w:rsidRPr="00224E39">
          <w:t xml:space="preserve">- </w:t>
        </w:r>
        <w:proofErr w:type="spellStart"/>
        <w:r w:rsidRPr="00224E39">
          <w:t>Техкарту</w:t>
        </w:r>
        <w:proofErr w:type="spellEnd"/>
        <w:r w:rsidRPr="00224E39">
          <w:t xml:space="preserve"> для ТМ со статусом "Создано", транзакция </w:t>
        </w:r>
        <w:r w:rsidRPr="00827224">
          <w:rPr>
            <w:rPrChange w:id="17109" w:author="Владимир Лаут" w:date="2021-04-07T18:44:00Z">
              <w:rPr>
                <w:lang w:val="en-US"/>
              </w:rPr>
            </w:rPrChange>
          </w:rPr>
          <w:t>IA</w:t>
        </w:r>
        <w:r w:rsidRPr="00224E39">
          <w:t>05 - Создать инструкцию,</w:t>
        </w:r>
      </w:ins>
    </w:p>
    <w:p w14:paraId="0F2302FE" w14:textId="078047CB" w:rsidR="00224E39" w:rsidDel="008E149E" w:rsidRDefault="00224E39">
      <w:pPr>
        <w:pStyle w:val="Base"/>
        <w:tabs>
          <w:tab w:val="left" w:pos="1240"/>
        </w:tabs>
        <w:spacing w:after="120"/>
        <w:rPr>
          <w:ins w:id="17110" w:author="Александр" w:date="2020-04-13T11:59:00Z"/>
          <w:del w:id="17111" w:author="Кононов Александр Валерьевич (Подрядчик. ООО БерингПойнт)" w:date="2020-04-16T07:59:00Z"/>
        </w:rPr>
        <w:pPrChange w:id="17112" w:author="Владимир Лаут" w:date="2021-04-07T18:44:00Z">
          <w:pPr>
            <w:pStyle w:val="Base"/>
            <w:tabs>
              <w:tab w:val="left" w:pos="1240"/>
            </w:tabs>
          </w:pPr>
        </w:pPrChange>
      </w:pPr>
      <w:ins w:id="17113" w:author="Александр" w:date="2020-04-13T10:47:00Z">
        <w:r w:rsidRPr="00224E39">
          <w:t xml:space="preserve">- Инструкцию ТОРО со статусом "Создано", транзакция </w:t>
        </w:r>
        <w:r w:rsidRPr="00827224">
          <w:rPr>
            <w:rPrChange w:id="17114" w:author="Владимир Лаут" w:date="2021-04-07T18:44:00Z">
              <w:rPr>
                <w:lang w:val="en-US"/>
              </w:rPr>
            </w:rPrChange>
          </w:rPr>
          <w:t>IA</w:t>
        </w:r>
        <w:r w:rsidRPr="00224E39">
          <w:t xml:space="preserve">11 - Создать </w:t>
        </w:r>
        <w:proofErr w:type="spellStart"/>
        <w:r w:rsidRPr="00224E39">
          <w:t>ТехнологКарту</w:t>
        </w:r>
        <w:proofErr w:type="spellEnd"/>
        <w:r w:rsidRPr="00224E39">
          <w:t xml:space="preserve"> </w:t>
        </w:r>
        <w:proofErr w:type="spellStart"/>
        <w:r w:rsidRPr="00224E39">
          <w:t>ТехМеста</w:t>
        </w:r>
        <w:proofErr w:type="spellEnd"/>
        <w:r w:rsidRPr="00224E39">
          <w:t>.</w:t>
        </w:r>
      </w:ins>
    </w:p>
    <w:p w14:paraId="5F4EE294" w14:textId="394DD310" w:rsidR="000C0AB4" w:rsidDel="008E149E" w:rsidRDefault="000C0AB4">
      <w:pPr>
        <w:pStyle w:val="Base"/>
        <w:tabs>
          <w:tab w:val="left" w:pos="1240"/>
        </w:tabs>
        <w:spacing w:after="120"/>
        <w:rPr>
          <w:ins w:id="17115" w:author="Александр" w:date="2020-04-13T12:00:00Z"/>
          <w:del w:id="17116" w:author="Кононов Александр Валерьевич (Подрядчик. ООО БерингПойнт)" w:date="2020-04-16T07:59:00Z"/>
        </w:rPr>
        <w:pPrChange w:id="17117" w:author="Владимир Лаут" w:date="2021-04-07T18:44:00Z">
          <w:pPr>
            <w:pStyle w:val="Base"/>
            <w:tabs>
              <w:tab w:val="left" w:pos="1240"/>
            </w:tabs>
          </w:pPr>
        </w:pPrChange>
      </w:pPr>
      <w:ins w:id="17118" w:author="Александр" w:date="2020-04-13T11:59:00Z">
        <w:del w:id="17119" w:author="Кононов Александр Валерьевич (Подрядчик. ООО БерингПойнт)" w:date="2020-04-16T07:59:00Z">
          <w:r w:rsidDel="008E149E">
            <w:delText>-</w:delText>
          </w:r>
        </w:del>
      </w:ins>
      <w:ins w:id="17120" w:author="Александр" w:date="2020-04-13T12:00:00Z">
        <w:del w:id="17121" w:author="Кононов Александр Валерьевич (Подрядчик. ООО БерингПойнт)" w:date="2020-04-16T07:59:00Z">
          <w:r w:rsidDel="008E149E">
            <w:delText xml:space="preserve"> </w:delText>
          </w:r>
        </w:del>
      </w:ins>
      <w:ins w:id="17122" w:author="Александр" w:date="2020-04-13T11:59:00Z">
        <w:del w:id="17123" w:author="Кононов Александр Валерьевич (Подрядчик. ООО БерингПойнт)" w:date="2020-04-16T07:59:00Z">
          <w:r w:rsidDel="008E149E">
            <w:delText>Единицу оборудования со статусом "Новый</w:delText>
          </w:r>
          <w:r w:rsidRPr="00863BA4" w:rsidDel="008E149E">
            <w:delText>"</w:delText>
          </w:r>
        </w:del>
      </w:ins>
      <w:ins w:id="17124" w:author="Александр" w:date="2020-04-13T12:00:00Z">
        <w:del w:id="17125" w:author="Кононов Александр Валерьевич (Подрядчик. ООО БерингПойнт)" w:date="2020-04-16T07:59:00Z">
          <w:r w:rsidDel="008E149E">
            <w:delText>(статус присвается автоматически)</w:delText>
          </w:r>
        </w:del>
      </w:ins>
      <w:ins w:id="17126" w:author="Александр" w:date="2020-04-13T11:59:00Z">
        <w:del w:id="17127" w:author="Кононов Александр Валерьевич (Подрядчик. ООО БерингПойнт)" w:date="2020-04-16T07:59:00Z">
          <w:r w:rsidDel="008E149E">
            <w:delText xml:space="preserve">, транзакция </w:delText>
          </w:r>
          <w:r w:rsidRPr="00827224" w:rsidDel="008E149E">
            <w:rPr>
              <w:rPrChange w:id="17128" w:author="Владимир Лаут" w:date="2021-04-07T18:44:00Z">
                <w:rPr>
                  <w:lang w:val="en-US"/>
                </w:rPr>
              </w:rPrChange>
            </w:rPr>
            <w:delText>IE</w:delText>
          </w:r>
          <w:r w:rsidRPr="000C0AB4" w:rsidDel="008E149E">
            <w:rPr>
              <w:rPrChange w:id="17129" w:author="Александр" w:date="2020-04-13T11:59:00Z">
                <w:rPr>
                  <w:lang w:val="en-US"/>
                </w:rPr>
              </w:rPrChange>
            </w:rPr>
            <w:delText xml:space="preserve">01 </w:delText>
          </w:r>
          <w:r w:rsidDel="008E149E">
            <w:delText>–</w:delText>
          </w:r>
          <w:r w:rsidRPr="000C0AB4" w:rsidDel="008E149E">
            <w:rPr>
              <w:rPrChange w:id="17130" w:author="Александр" w:date="2020-04-13T11:59:00Z">
                <w:rPr>
                  <w:lang w:val="en-US"/>
                </w:rPr>
              </w:rPrChange>
            </w:rPr>
            <w:delText xml:space="preserve"> </w:delText>
          </w:r>
          <w:r w:rsidDel="008E149E">
            <w:delText>Создать единицу оборудования</w:delText>
          </w:r>
        </w:del>
      </w:ins>
      <w:ins w:id="17131" w:author="Александр" w:date="2020-04-13T12:00:00Z">
        <w:del w:id="17132" w:author="Кононов Александр Валерьевич (Подрядчик. ООО БерингПойнт)" w:date="2020-04-16T07:59:00Z">
          <w:r w:rsidDel="008E149E">
            <w:delText>.</w:delText>
          </w:r>
        </w:del>
      </w:ins>
    </w:p>
    <w:p w14:paraId="73981732" w14:textId="7EC884E8" w:rsidR="000C0AB4" w:rsidRPr="00696F74" w:rsidDel="008E149E" w:rsidRDefault="000C0AB4">
      <w:pPr>
        <w:pStyle w:val="Base"/>
        <w:tabs>
          <w:tab w:val="left" w:pos="1240"/>
        </w:tabs>
        <w:spacing w:after="120"/>
        <w:rPr>
          <w:ins w:id="17133" w:author="Александр" w:date="2020-04-13T10:47:00Z"/>
          <w:del w:id="17134" w:author="Кононов Александр Валерьевич (Подрядчик. ООО БерингПойнт)" w:date="2020-04-16T07:59:00Z"/>
        </w:rPr>
        <w:pPrChange w:id="17135" w:author="Владимир Лаут" w:date="2021-04-07T18:44:00Z">
          <w:pPr>
            <w:pStyle w:val="Base"/>
            <w:tabs>
              <w:tab w:val="left" w:pos="1240"/>
            </w:tabs>
          </w:pPr>
        </w:pPrChange>
      </w:pPr>
      <w:ins w:id="17136" w:author="Александр" w:date="2020-04-13T12:00:00Z">
        <w:del w:id="17137" w:author="Кононов Александр Валерьевич (Подрядчик. ООО БерингПойнт)" w:date="2020-04-16T07:59:00Z">
          <w:r w:rsidDel="008E149E">
            <w:delText>-Техническое место</w:delText>
          </w:r>
          <w:r w:rsidRPr="000C0AB4" w:rsidDel="008E149E">
            <w:delText xml:space="preserve"> </w:delText>
          </w:r>
          <w:r w:rsidDel="008E149E">
            <w:delText>со статусом "Новый</w:delText>
          </w:r>
          <w:r w:rsidRPr="00863BA4" w:rsidDel="008E149E">
            <w:delText>"</w:delText>
          </w:r>
        </w:del>
      </w:ins>
      <w:ins w:id="17138" w:author="Александр" w:date="2020-04-13T12:01:00Z">
        <w:del w:id="17139" w:author="Кононов Александр Валерьевич (Подрядчик. ООО БерингПойнт)" w:date="2020-04-16T07:59:00Z">
          <w:r w:rsidDel="008E149E">
            <w:delText>(статус присвается автоматически)</w:delText>
          </w:r>
        </w:del>
      </w:ins>
      <w:ins w:id="17140" w:author="Александр" w:date="2020-04-13T12:00:00Z">
        <w:del w:id="17141" w:author="Кононов Александр Валерьевич (Подрядчик. ООО БерингПойнт)" w:date="2020-04-16T07:59:00Z">
          <w:r w:rsidDel="008E149E">
            <w:delText xml:space="preserve">, транзакция </w:delText>
          </w:r>
          <w:r w:rsidRPr="00827224" w:rsidDel="008E149E">
            <w:rPr>
              <w:rPrChange w:id="17142" w:author="Владимир Лаут" w:date="2021-04-07T18:44:00Z">
                <w:rPr>
                  <w:lang w:val="en-US"/>
                </w:rPr>
              </w:rPrChange>
            </w:rPr>
            <w:delText>IL</w:delText>
          </w:r>
          <w:r w:rsidRPr="00696F74" w:rsidDel="008E149E">
            <w:delText>01</w:delText>
          </w:r>
          <w:r w:rsidDel="008E149E">
            <w:delText xml:space="preserve"> – создать техническое место.</w:delText>
          </w:r>
        </w:del>
      </w:ins>
    </w:p>
    <w:p w14:paraId="1E910AD3" w14:textId="77777777" w:rsidR="00224E39" w:rsidRPr="008D3EFD" w:rsidRDefault="00224E39">
      <w:pPr>
        <w:pStyle w:val="Base"/>
        <w:tabs>
          <w:tab w:val="left" w:pos="1240"/>
        </w:tabs>
        <w:spacing w:after="120"/>
        <w:rPr>
          <w:ins w:id="17143" w:author="Александр" w:date="2020-04-13T10:45:00Z"/>
        </w:rPr>
        <w:pPrChange w:id="17144" w:author="Владимир Лаут" w:date="2021-04-07T18:44:00Z">
          <w:pPr>
            <w:pStyle w:val="4"/>
          </w:pPr>
        </w:pPrChange>
      </w:pPr>
    </w:p>
    <w:p w14:paraId="565B7A6F" w14:textId="3E2E7605" w:rsidR="00115300" w:rsidRPr="00A46114" w:rsidRDefault="00115300" w:rsidP="006B7B3E">
      <w:pPr>
        <w:pStyle w:val="4"/>
        <w:spacing w:after="240" w:line="276" w:lineRule="auto"/>
        <w:rPr>
          <w:i/>
          <w:caps/>
        </w:rPr>
      </w:pPr>
      <w:r w:rsidRPr="0012135C">
        <w:t xml:space="preserve">Шаг процесса </w:t>
      </w:r>
      <w:ins w:id="17145" w:author="Александр" w:date="2020-04-13T10:48:00Z">
        <w:r w:rsidR="00224E39">
          <w:t>5</w:t>
        </w:r>
      </w:ins>
      <w:del w:id="17146" w:author="Александр" w:date="2020-04-13T10:48:00Z">
        <w:r w:rsidDel="00224E39">
          <w:delText>4</w:delText>
        </w:r>
      </w:del>
      <w:r>
        <w:t>0</w:t>
      </w:r>
      <w:r w:rsidRPr="0012135C">
        <w:t xml:space="preserve"> – </w:t>
      </w:r>
      <w:r w:rsidR="00563229" w:rsidRPr="00563229">
        <w:t xml:space="preserve">Создание заявки НСИ </w:t>
      </w:r>
      <w:proofErr w:type="spellStart"/>
      <w:r w:rsidR="00563229" w:rsidRPr="00563229">
        <w:t>ТОиР</w:t>
      </w:r>
      <w:proofErr w:type="spellEnd"/>
    </w:p>
    <w:p w14:paraId="217550E7" w14:textId="420629BA" w:rsidR="008627D6" w:rsidRDefault="00563229" w:rsidP="006B7B3E">
      <w:pPr>
        <w:pStyle w:val="Base"/>
        <w:tabs>
          <w:tab w:val="left" w:pos="1240"/>
        </w:tabs>
      </w:pPr>
      <w:r w:rsidRPr="00563229">
        <w:t xml:space="preserve">Инициатор создает заявку </w:t>
      </w:r>
      <w:r w:rsidR="008627D6">
        <w:t>на создание</w:t>
      </w:r>
      <w:r w:rsidR="008627D6" w:rsidRPr="008627D6">
        <w:t>/</w:t>
      </w:r>
      <w:r w:rsidRPr="00563229">
        <w:t>изменен</w:t>
      </w:r>
      <w:r w:rsidRPr="00475E56">
        <w:t>ие</w:t>
      </w:r>
      <w:ins w:id="17147" w:author="Владимир Лаут" w:date="2021-03-25T09:22:00Z">
        <w:r w:rsidR="00475E56" w:rsidRPr="00475E56">
          <w:t>/</w:t>
        </w:r>
        <w:r w:rsidR="00475E56" w:rsidRPr="00475E56">
          <w:rPr>
            <w:rPrChange w:id="17148" w:author="Владимир Лаут" w:date="2021-03-25T09:22:00Z">
              <w:rPr>
                <w:highlight w:val="green"/>
              </w:rPr>
            </w:rPrChange>
          </w:rPr>
          <w:t>согласование</w:t>
        </w:r>
      </w:ins>
      <w:r w:rsidRPr="00475E56">
        <w:t xml:space="preserve"> НСИ</w:t>
      </w:r>
      <w:ins w:id="17149" w:author="Владимир Лаут" w:date="2021-04-07T18:45:00Z">
        <w:r w:rsidR="00827224">
          <w:t xml:space="preserve"> </w:t>
        </w:r>
        <w:proofErr w:type="spellStart"/>
        <w:r w:rsidR="00827224">
          <w:t>ТОиР</w:t>
        </w:r>
      </w:ins>
      <w:proofErr w:type="spellEnd"/>
      <w:r w:rsidRPr="00563229">
        <w:t xml:space="preserve"> в виде файла в формате </w:t>
      </w:r>
      <w:proofErr w:type="spellStart"/>
      <w:r w:rsidRPr="00563229">
        <w:t>Excel</w:t>
      </w:r>
      <w:proofErr w:type="spellEnd"/>
      <w:r w:rsidR="008627D6">
        <w:t>.</w:t>
      </w:r>
    </w:p>
    <w:p w14:paraId="2BA10D5E" w14:textId="2FD1A1ED" w:rsidR="008627D6" w:rsidRDefault="008627D6" w:rsidP="008D78F4">
      <w:pPr>
        <w:pStyle w:val="Base"/>
        <w:tabs>
          <w:tab w:val="left" w:pos="1240"/>
        </w:tabs>
        <w:spacing w:after="120"/>
      </w:pPr>
      <w:r>
        <w:lastRenderedPageBreak/>
        <w:t>Возможно создание заявок для следующих объектов:</w:t>
      </w:r>
    </w:p>
    <w:p w14:paraId="183DD948" w14:textId="2F875AF2" w:rsidR="008627D6" w:rsidRPr="0024324A" w:rsidRDefault="008627D6" w:rsidP="008D78F4">
      <w:pPr>
        <w:pStyle w:val="Base"/>
        <w:tabs>
          <w:tab w:val="left" w:pos="1240"/>
        </w:tabs>
        <w:spacing w:after="120"/>
      </w:pPr>
      <w:r w:rsidRPr="00696F74">
        <w:t>- Единицы оборудования</w:t>
      </w:r>
      <w:r w:rsidR="0049683C" w:rsidRPr="00696F74">
        <w:t xml:space="preserve">, объект основных данных </w:t>
      </w:r>
      <w:r w:rsidR="0049683C" w:rsidRPr="0024324A">
        <w:rPr>
          <w:lang w:val="en-US"/>
        </w:rPr>
        <w:t>PM</w:t>
      </w:r>
      <w:r w:rsidR="0049683C" w:rsidRPr="0024324A">
        <w:t>_12</w:t>
      </w:r>
      <w:r w:rsidRPr="0024324A">
        <w:t xml:space="preserve"> (только изменение),</w:t>
      </w:r>
    </w:p>
    <w:p w14:paraId="4C4C02D8" w14:textId="1D09F340" w:rsidR="008627D6" w:rsidRDefault="008627D6" w:rsidP="008D78F4">
      <w:pPr>
        <w:pStyle w:val="Base"/>
        <w:tabs>
          <w:tab w:val="left" w:pos="1240"/>
        </w:tabs>
        <w:spacing w:after="120"/>
      </w:pPr>
      <w:r w:rsidRPr="0024324A">
        <w:t>- Технические места</w:t>
      </w:r>
      <w:r w:rsidR="0049683C" w:rsidRPr="0024324A">
        <w:t>, объект основных данных</w:t>
      </w:r>
      <w:r w:rsidRPr="0024324A">
        <w:t xml:space="preserve"> </w:t>
      </w:r>
      <w:r w:rsidR="0049683C" w:rsidRPr="0024324A">
        <w:rPr>
          <w:lang w:val="en-US"/>
        </w:rPr>
        <w:t>PM</w:t>
      </w:r>
      <w:r w:rsidR="0049683C" w:rsidRPr="0024324A">
        <w:t xml:space="preserve">_52 </w:t>
      </w:r>
      <w:r w:rsidRPr="0024324A">
        <w:t>(только изменение),</w:t>
      </w:r>
    </w:p>
    <w:p w14:paraId="6C4671AB" w14:textId="42BD5816" w:rsidR="008627D6" w:rsidRDefault="008627D6" w:rsidP="008D78F4">
      <w:pPr>
        <w:pStyle w:val="Base"/>
        <w:tabs>
          <w:tab w:val="left" w:pos="1240"/>
        </w:tabs>
        <w:spacing w:after="120"/>
      </w:pPr>
      <w:r>
        <w:t xml:space="preserve">- </w:t>
      </w:r>
      <w:r w:rsidR="0049683C" w:rsidRPr="00696F74">
        <w:t xml:space="preserve">Планы предупредительных работ, объект основных данных </w:t>
      </w:r>
      <w:r w:rsidR="0049683C" w:rsidRPr="00696F74">
        <w:rPr>
          <w:lang w:val="en-US"/>
        </w:rPr>
        <w:t>PM</w:t>
      </w:r>
      <w:r w:rsidR="0049683C" w:rsidRPr="0024324A">
        <w:t>_33 (только изменение),</w:t>
      </w:r>
    </w:p>
    <w:p w14:paraId="63F80764" w14:textId="59B72AAE" w:rsidR="0049683C" w:rsidDel="0024324A" w:rsidRDefault="0049683C" w:rsidP="008D78F4">
      <w:pPr>
        <w:pStyle w:val="Base"/>
        <w:tabs>
          <w:tab w:val="left" w:pos="1240"/>
        </w:tabs>
        <w:spacing w:after="120"/>
        <w:rPr>
          <w:del w:id="17150" w:author="Александр" w:date="2020-04-13T11:46:00Z"/>
        </w:rPr>
      </w:pPr>
      <w:del w:id="17151" w:author="Александр" w:date="2020-04-13T11:46:00Z">
        <w:r w:rsidDel="0024324A">
          <w:delText xml:space="preserve">- </w:delText>
        </w:r>
        <w:r w:rsidRPr="0024324A" w:rsidDel="0024324A">
          <w:rPr>
            <w:highlight w:val="red"/>
            <w:rPrChange w:id="17152" w:author="Александр" w:date="2020-04-13T11:44:00Z">
              <w:rPr/>
            </w:rPrChange>
          </w:rPr>
          <w:delText xml:space="preserve">Техкарты для ЕО, техкарты для ТМ, Инструкции ТОРО, объекты основных данных </w:delText>
        </w:r>
        <w:r w:rsidRPr="0024324A" w:rsidDel="0024324A">
          <w:rPr>
            <w:highlight w:val="red"/>
            <w:lang w:val="en-US"/>
            <w:rPrChange w:id="17153" w:author="Александр" w:date="2020-04-13T11:44:00Z">
              <w:rPr>
                <w:lang w:val="en-US"/>
              </w:rPr>
            </w:rPrChange>
          </w:rPr>
          <w:delText>PM</w:delText>
        </w:r>
        <w:r w:rsidRPr="0024324A" w:rsidDel="0024324A">
          <w:rPr>
            <w:highlight w:val="red"/>
            <w:rPrChange w:id="17154" w:author="Александр" w:date="2020-04-13T11:44:00Z">
              <w:rPr/>
            </w:rPrChange>
          </w:rPr>
          <w:delText xml:space="preserve">_9, </w:delText>
        </w:r>
        <w:r w:rsidRPr="0024324A" w:rsidDel="0024324A">
          <w:rPr>
            <w:highlight w:val="red"/>
            <w:lang w:val="en-US"/>
            <w:rPrChange w:id="17155" w:author="Александр" w:date="2020-04-13T11:44:00Z">
              <w:rPr>
                <w:lang w:val="en-US"/>
              </w:rPr>
            </w:rPrChange>
          </w:rPr>
          <w:delText>PM</w:delText>
        </w:r>
        <w:r w:rsidRPr="0024324A" w:rsidDel="0024324A">
          <w:rPr>
            <w:highlight w:val="red"/>
            <w:rPrChange w:id="17156" w:author="Александр" w:date="2020-04-13T11:44:00Z">
              <w:rPr/>
            </w:rPrChange>
          </w:rPr>
          <w:delText>_51 (только изменение),</w:delText>
        </w:r>
      </w:del>
    </w:p>
    <w:p w14:paraId="45D691D9" w14:textId="3E6D772E" w:rsidR="0049683C" w:rsidRPr="008D78F4" w:rsidRDefault="0049683C" w:rsidP="008D78F4">
      <w:pPr>
        <w:pStyle w:val="Base"/>
        <w:tabs>
          <w:tab w:val="left" w:pos="1240"/>
        </w:tabs>
        <w:spacing w:after="120"/>
      </w:pPr>
      <w:r>
        <w:t>-</w:t>
      </w:r>
      <w:r w:rsidR="008D78F4" w:rsidRPr="008D78F4">
        <w:t xml:space="preserve"> </w:t>
      </w:r>
      <w:r w:rsidR="008D78F4">
        <w:t>Каталоги кодов ТОРО</w:t>
      </w:r>
      <w:r>
        <w:t>,</w:t>
      </w:r>
      <w:r w:rsidR="008D78F4">
        <w:t xml:space="preserve"> объект основных данных </w:t>
      </w:r>
      <w:r w:rsidR="008D78F4">
        <w:rPr>
          <w:lang w:val="en-US"/>
        </w:rPr>
        <w:t>PM</w:t>
      </w:r>
      <w:r w:rsidR="008D78F4" w:rsidRPr="008D78F4">
        <w:t>_18,</w:t>
      </w:r>
    </w:p>
    <w:p w14:paraId="58E34EC2" w14:textId="5714CE77" w:rsidR="0049683C" w:rsidRPr="008D78F4" w:rsidRDefault="0049683C" w:rsidP="008D78F4">
      <w:pPr>
        <w:pStyle w:val="Base"/>
        <w:tabs>
          <w:tab w:val="left" w:pos="1240"/>
        </w:tabs>
        <w:spacing w:after="120"/>
      </w:pPr>
      <w:r>
        <w:t xml:space="preserve">- </w:t>
      </w:r>
      <w:r w:rsidR="008D78F4">
        <w:t>Каталоги ТОРО</w:t>
      </w:r>
      <w:r w:rsidR="008D78F4" w:rsidRPr="008D78F4">
        <w:t>,</w:t>
      </w:r>
      <w:r w:rsidR="008D78F4">
        <w:t xml:space="preserve"> объекты основных данных </w:t>
      </w:r>
      <w:r w:rsidR="008D78F4">
        <w:rPr>
          <w:lang w:val="en-US"/>
        </w:rPr>
        <w:t>PM</w:t>
      </w:r>
      <w:r w:rsidR="008D78F4" w:rsidRPr="008D78F4">
        <w:t xml:space="preserve">_17, </w:t>
      </w:r>
      <w:r w:rsidR="008D78F4">
        <w:rPr>
          <w:lang w:val="en-US"/>
        </w:rPr>
        <w:t>PM</w:t>
      </w:r>
      <w:r w:rsidR="008D78F4" w:rsidRPr="008D78F4">
        <w:t xml:space="preserve">_19 – </w:t>
      </w:r>
      <w:r w:rsidR="008D78F4">
        <w:rPr>
          <w:lang w:val="en-US"/>
        </w:rPr>
        <w:t>PM</w:t>
      </w:r>
      <w:r w:rsidR="008D78F4" w:rsidRPr="008D78F4">
        <w:t>_26,</w:t>
      </w:r>
    </w:p>
    <w:p w14:paraId="54417FE6" w14:textId="1CB26EC9" w:rsidR="008D78F4" w:rsidRPr="008D78F4" w:rsidRDefault="008D78F4" w:rsidP="008D78F4">
      <w:pPr>
        <w:pStyle w:val="Base"/>
        <w:tabs>
          <w:tab w:val="left" w:pos="1240"/>
        </w:tabs>
        <w:spacing w:after="120"/>
      </w:pPr>
      <w:r w:rsidRPr="008D78F4">
        <w:t xml:space="preserve">- </w:t>
      </w:r>
      <w:r>
        <w:t xml:space="preserve">Рабочие места, объект основных данных </w:t>
      </w:r>
      <w:r>
        <w:rPr>
          <w:lang w:val="en-US"/>
        </w:rPr>
        <w:t>PM</w:t>
      </w:r>
      <w:r w:rsidRPr="008D78F4">
        <w:t>_39,</w:t>
      </w:r>
    </w:p>
    <w:p w14:paraId="0450C940" w14:textId="5E8A9551" w:rsidR="008D78F4" w:rsidRPr="008D78F4" w:rsidRDefault="008D78F4" w:rsidP="008D78F4">
      <w:pPr>
        <w:pStyle w:val="Base"/>
        <w:tabs>
          <w:tab w:val="left" w:pos="1240"/>
        </w:tabs>
        <w:spacing w:after="120"/>
      </w:pPr>
      <w:r>
        <w:t xml:space="preserve">- Спецификации единиц оборудования и технических мест, объекты основных данных </w:t>
      </w:r>
      <w:r>
        <w:rPr>
          <w:lang w:val="en-US"/>
        </w:rPr>
        <w:t>PM</w:t>
      </w:r>
      <w:r w:rsidRPr="008D78F4">
        <w:t xml:space="preserve">_41, </w:t>
      </w:r>
      <w:r>
        <w:rPr>
          <w:lang w:val="en-US"/>
        </w:rPr>
        <w:t>PM</w:t>
      </w:r>
      <w:r w:rsidRPr="008D78F4">
        <w:t>42,</w:t>
      </w:r>
    </w:p>
    <w:p w14:paraId="6A25C3A7" w14:textId="77777777" w:rsidR="008D78F4" w:rsidRPr="008D78F4" w:rsidRDefault="008D78F4" w:rsidP="008D78F4">
      <w:pPr>
        <w:pStyle w:val="Base"/>
        <w:tabs>
          <w:tab w:val="left" w:pos="1240"/>
        </w:tabs>
        <w:spacing w:after="120"/>
      </w:pPr>
      <w:r w:rsidRPr="008D78F4">
        <w:t xml:space="preserve">- </w:t>
      </w:r>
      <w:r>
        <w:t xml:space="preserve">Стратегии предупредительного ТОРО, объект основных данных </w:t>
      </w:r>
      <w:r>
        <w:rPr>
          <w:lang w:val="en-US"/>
        </w:rPr>
        <w:t>PM</w:t>
      </w:r>
      <w:r w:rsidRPr="008D78F4">
        <w:t>_50,</w:t>
      </w:r>
    </w:p>
    <w:p w14:paraId="305A6CAC" w14:textId="77777777" w:rsidR="008D78F4" w:rsidRPr="008D78F4" w:rsidRDefault="008D78F4" w:rsidP="008D78F4">
      <w:pPr>
        <w:pStyle w:val="Base"/>
        <w:tabs>
          <w:tab w:val="left" w:pos="1240"/>
        </w:tabs>
        <w:spacing w:after="120"/>
      </w:pPr>
      <w:r w:rsidRPr="008D78F4">
        <w:t xml:space="preserve">- </w:t>
      </w:r>
      <w:r>
        <w:t xml:space="preserve">Типовые технологические операции ТОРО, объект основных данных </w:t>
      </w:r>
      <w:r>
        <w:rPr>
          <w:lang w:val="en-US"/>
        </w:rPr>
        <w:t>PM</w:t>
      </w:r>
      <w:r w:rsidRPr="008D78F4">
        <w:t>_58,</w:t>
      </w:r>
    </w:p>
    <w:p w14:paraId="058F3246" w14:textId="168D2BD6" w:rsidR="008D78F4" w:rsidRPr="008D78F4" w:rsidRDefault="008D78F4" w:rsidP="006B7B3E">
      <w:pPr>
        <w:pStyle w:val="Base"/>
        <w:tabs>
          <w:tab w:val="left" w:pos="1240"/>
        </w:tabs>
      </w:pPr>
      <w:r w:rsidRPr="008D78F4">
        <w:t xml:space="preserve">- </w:t>
      </w:r>
      <w:r>
        <w:t xml:space="preserve">Точки измерения и счетчики, объект основных данных </w:t>
      </w:r>
      <w:r>
        <w:rPr>
          <w:lang w:val="en-US"/>
        </w:rPr>
        <w:t>PM</w:t>
      </w:r>
      <w:r w:rsidRPr="008D78F4">
        <w:t>_59.</w:t>
      </w:r>
      <w:r>
        <w:t xml:space="preserve"> </w:t>
      </w:r>
    </w:p>
    <w:p w14:paraId="49B8A228" w14:textId="5FD48A92" w:rsidR="00115300" w:rsidRPr="00A46114" w:rsidRDefault="00115300" w:rsidP="006B7B3E">
      <w:pPr>
        <w:pStyle w:val="4"/>
        <w:spacing w:after="240" w:line="276" w:lineRule="auto"/>
        <w:rPr>
          <w:i/>
          <w:caps/>
        </w:rPr>
      </w:pPr>
      <w:r w:rsidRPr="0012135C">
        <w:t xml:space="preserve">Шаг процесса </w:t>
      </w:r>
      <w:ins w:id="17157" w:author="Александр" w:date="2020-04-13T12:01:00Z">
        <w:r w:rsidR="000C0AB4">
          <w:t>6</w:t>
        </w:r>
      </w:ins>
      <w:del w:id="17158" w:author="Александр" w:date="2020-04-13T12:01:00Z">
        <w:r w:rsidDel="000C0AB4">
          <w:delText>5</w:delText>
        </w:r>
      </w:del>
      <w:r>
        <w:t>0</w:t>
      </w:r>
      <w:r w:rsidRPr="0012135C">
        <w:t xml:space="preserve"> – </w:t>
      </w:r>
      <w:r w:rsidR="00563229" w:rsidRPr="00563229">
        <w:t xml:space="preserve">Отправка в систему </w:t>
      </w:r>
      <w:ins w:id="17159" w:author="Александр" w:date="2020-04-13T11:53:00Z">
        <w:r w:rsidR="0024324A">
          <w:t xml:space="preserve">Полюс </w:t>
        </w:r>
        <w:proofErr w:type="gramStart"/>
        <w:r w:rsidR="0024324A">
          <w:t>Сервис</w:t>
        </w:r>
      </w:ins>
      <w:ins w:id="17160" w:author="Александр" w:date="2020-04-13T11:54:00Z">
        <w:r w:rsidR="0024324A">
          <w:t>(</w:t>
        </w:r>
        <w:proofErr w:type="spellStart"/>
        <w:proofErr w:type="gramEnd"/>
        <w:r w:rsidR="0024324A">
          <w:rPr>
            <w:lang w:val="en-US"/>
          </w:rPr>
          <w:t>Naumen</w:t>
        </w:r>
        <w:proofErr w:type="spellEnd"/>
        <w:r w:rsidR="0024324A" w:rsidRPr="0024324A">
          <w:rPr>
            <w:rPrChange w:id="17161" w:author="Александр" w:date="2020-04-13T11:54:00Z">
              <w:rPr>
                <w:lang w:val="en-US"/>
              </w:rPr>
            </w:rPrChange>
          </w:rPr>
          <w:t xml:space="preserve"> </w:t>
        </w:r>
        <w:r w:rsidR="0024324A">
          <w:rPr>
            <w:lang w:val="en-US"/>
          </w:rPr>
          <w:t>SD</w:t>
        </w:r>
        <w:r w:rsidR="0024324A" w:rsidRPr="0024324A">
          <w:rPr>
            <w:rPrChange w:id="17162" w:author="Александр" w:date="2020-04-13T11:54:00Z">
              <w:rPr>
                <w:lang w:val="en-US"/>
              </w:rPr>
            </w:rPrChange>
          </w:rPr>
          <w:t>)</w:t>
        </w:r>
      </w:ins>
      <w:del w:id="17163" w:author="Александр" w:date="2020-04-13T11:53:00Z">
        <w:r w:rsidR="00563229" w:rsidRPr="00563229" w:rsidDel="0024324A">
          <w:delText>Naumen SD</w:delText>
        </w:r>
      </w:del>
      <w:r w:rsidR="00563229" w:rsidRPr="00563229">
        <w:t xml:space="preserve"> Заявки НСИ </w:t>
      </w:r>
      <w:proofErr w:type="spellStart"/>
      <w:r w:rsidR="00563229" w:rsidRPr="00563229">
        <w:t>ТОиР</w:t>
      </w:r>
      <w:proofErr w:type="spellEnd"/>
    </w:p>
    <w:p w14:paraId="4C8938B3" w14:textId="2EC63B01" w:rsidR="00115300" w:rsidRPr="00DE448C" w:rsidRDefault="00563229" w:rsidP="006B7B3E">
      <w:pPr>
        <w:pStyle w:val="Base"/>
        <w:tabs>
          <w:tab w:val="left" w:pos="1240"/>
        </w:tabs>
      </w:pPr>
      <w:r w:rsidRPr="00563229">
        <w:t>Инициатор заявки НСИ</w:t>
      </w:r>
      <w:ins w:id="17164" w:author="Владимир Лаут" w:date="2021-04-07T18:45:00Z">
        <w:r w:rsidR="00827224">
          <w:t xml:space="preserve"> </w:t>
        </w:r>
        <w:proofErr w:type="spellStart"/>
        <w:r w:rsidR="00827224">
          <w:t>ТОиР</w:t>
        </w:r>
      </w:ins>
      <w:proofErr w:type="spellEnd"/>
      <w:r w:rsidRPr="00563229">
        <w:t xml:space="preserve"> отправляет по электронной почте Заявку НСИ </w:t>
      </w:r>
      <w:proofErr w:type="spellStart"/>
      <w:r w:rsidRPr="00563229">
        <w:t>ТОиР</w:t>
      </w:r>
      <w:proofErr w:type="spellEnd"/>
      <w:r w:rsidR="00C241D8" w:rsidRPr="00C241D8">
        <w:t xml:space="preserve"> </w:t>
      </w:r>
      <w:r w:rsidR="00C241D8">
        <w:t xml:space="preserve">в службу поддержки </w:t>
      </w:r>
      <w:ins w:id="17165" w:author="Александр" w:date="2020-04-13T11:53:00Z">
        <w:r w:rsidR="0024324A">
          <w:t>Полюс Сервис</w:t>
        </w:r>
      </w:ins>
      <w:ins w:id="17166" w:author="Александр" w:date="2020-04-13T11:54:00Z">
        <w:r w:rsidR="000C0AB4" w:rsidRPr="000C0AB4">
          <w:rPr>
            <w:rPrChange w:id="17167" w:author="Александр" w:date="2020-04-13T11:54:00Z">
              <w:rPr>
                <w:lang w:val="en-US"/>
              </w:rPr>
            </w:rPrChange>
          </w:rPr>
          <w:t xml:space="preserve"> </w:t>
        </w:r>
        <w:r w:rsidR="000C0AB4">
          <w:t>или создает запрос самостоятельно в системе Полюс Сервис</w:t>
        </w:r>
      </w:ins>
      <w:del w:id="17168" w:author="Александр" w:date="2020-04-13T11:53:00Z">
        <w:r w:rsidR="00C241D8" w:rsidDel="0024324A">
          <w:rPr>
            <w:lang w:val="en-US"/>
          </w:rPr>
          <w:delText>Naumen</w:delText>
        </w:r>
        <w:r w:rsidR="00C241D8" w:rsidRPr="00C241D8" w:rsidDel="0024324A">
          <w:delText xml:space="preserve"> </w:delText>
        </w:r>
        <w:r w:rsidR="00C241D8" w:rsidDel="0024324A">
          <w:rPr>
            <w:lang w:val="en-US"/>
          </w:rPr>
          <w:delText>SD</w:delText>
        </w:r>
      </w:del>
      <w:r w:rsidR="00DE448C" w:rsidRPr="00DE448C">
        <w:t>.</w:t>
      </w:r>
      <w:ins w:id="17169" w:author="Владимир Лаут" w:date="2021-03-25T09:23:00Z">
        <w:r w:rsidR="00475E56">
          <w:t xml:space="preserve"> </w:t>
        </w:r>
        <w:r w:rsidR="00475E56" w:rsidRPr="00475E56">
          <w:rPr>
            <w:rPrChange w:id="17170" w:author="Владимир Лаут" w:date="2021-03-25T09:23:00Z">
              <w:rPr>
                <w:highlight w:val="green"/>
              </w:rPr>
            </w:rPrChange>
          </w:rPr>
          <w:t xml:space="preserve">Также заявка НСИ </w:t>
        </w:r>
      </w:ins>
      <w:proofErr w:type="spellStart"/>
      <w:ins w:id="17171" w:author="Владимир Лаут" w:date="2021-04-07T18:45:00Z">
        <w:r w:rsidR="00827224">
          <w:t>ТОиР</w:t>
        </w:r>
        <w:proofErr w:type="spellEnd"/>
        <w:r w:rsidR="00827224">
          <w:t xml:space="preserve"> </w:t>
        </w:r>
      </w:ins>
      <w:ins w:id="17172" w:author="Владимир Лаут" w:date="2021-03-25T09:23:00Z">
        <w:r w:rsidR="00475E56" w:rsidRPr="00475E56">
          <w:rPr>
            <w:rPrChange w:id="17173" w:author="Владимир Лаут" w:date="2021-03-25T09:23:00Z">
              <w:rPr>
                <w:highlight w:val="green"/>
              </w:rPr>
            </w:rPrChange>
          </w:rPr>
          <w:t xml:space="preserve">может быть создана автоматически при сохранении нового объекта ЕО, </w:t>
        </w:r>
        <w:proofErr w:type="spellStart"/>
        <w:r w:rsidR="00475E56" w:rsidRPr="00475E56">
          <w:rPr>
            <w:rPrChange w:id="17174" w:author="Владимир Лаут" w:date="2021-03-25T09:23:00Z">
              <w:rPr>
                <w:highlight w:val="green"/>
              </w:rPr>
            </w:rPrChange>
          </w:rPr>
          <w:t>ТехМеста</w:t>
        </w:r>
        <w:proofErr w:type="spellEnd"/>
        <w:r w:rsidR="00475E56" w:rsidRPr="00475E56">
          <w:rPr>
            <w:rPrChange w:id="17175" w:author="Владимир Лаут" w:date="2021-03-25T09:23:00Z">
              <w:rPr>
                <w:highlight w:val="green"/>
              </w:rPr>
            </w:rPrChange>
          </w:rPr>
          <w:t xml:space="preserve"> или </w:t>
        </w:r>
        <w:proofErr w:type="spellStart"/>
        <w:r w:rsidR="00475E56" w:rsidRPr="00475E56">
          <w:rPr>
            <w:rPrChange w:id="17176" w:author="Владимир Лаут" w:date="2021-03-25T09:23:00Z">
              <w:rPr>
                <w:highlight w:val="green"/>
              </w:rPr>
            </w:rPrChange>
          </w:rPr>
          <w:t>ТехКарты</w:t>
        </w:r>
        <w:proofErr w:type="spellEnd"/>
        <w:r w:rsidR="00475E56" w:rsidRPr="00475E56">
          <w:rPr>
            <w:rPrChange w:id="17177" w:author="Владимир Лаут" w:date="2021-03-25T09:23:00Z">
              <w:rPr>
                <w:highlight w:val="green"/>
              </w:rPr>
            </w:rPrChange>
          </w:rPr>
          <w:t xml:space="preserve"> в системе </w:t>
        </w:r>
        <w:r w:rsidR="00475E56" w:rsidRPr="00475E56">
          <w:rPr>
            <w:lang w:val="en-US"/>
            <w:rPrChange w:id="17178" w:author="Владимир Лаут" w:date="2021-03-25T09:23:00Z">
              <w:rPr>
                <w:highlight w:val="green"/>
                <w:lang w:val="en-US"/>
              </w:rPr>
            </w:rPrChange>
          </w:rPr>
          <w:t>SAP</w:t>
        </w:r>
        <w:r w:rsidR="00475E56" w:rsidRPr="00475E56">
          <w:rPr>
            <w:rPrChange w:id="17179" w:author="Владимир Лаут" w:date="2021-03-25T09:23:00Z">
              <w:rPr>
                <w:highlight w:val="green"/>
              </w:rPr>
            </w:rPrChange>
          </w:rPr>
          <w:t>.</w:t>
        </w:r>
      </w:ins>
    </w:p>
    <w:p w14:paraId="475114E7" w14:textId="3A69ECAC" w:rsidR="00115300" w:rsidRPr="00A46114" w:rsidRDefault="00115300" w:rsidP="006B7B3E">
      <w:pPr>
        <w:pStyle w:val="4"/>
        <w:spacing w:after="240" w:line="276" w:lineRule="auto"/>
        <w:rPr>
          <w:i/>
          <w:caps/>
        </w:rPr>
      </w:pPr>
      <w:r w:rsidRPr="0012135C">
        <w:t xml:space="preserve">Шаг процесса </w:t>
      </w:r>
      <w:ins w:id="17180" w:author="Александр" w:date="2020-04-13T12:01:00Z">
        <w:r w:rsidR="000C0AB4">
          <w:t>7</w:t>
        </w:r>
      </w:ins>
      <w:del w:id="17181" w:author="Александр" w:date="2020-04-13T12:01:00Z">
        <w:r w:rsidDel="000C0AB4">
          <w:delText>6</w:delText>
        </w:r>
      </w:del>
      <w:r>
        <w:t>0</w:t>
      </w:r>
      <w:r w:rsidRPr="0012135C">
        <w:t xml:space="preserve"> – </w:t>
      </w:r>
      <w:r w:rsidR="00563229" w:rsidRPr="00563229">
        <w:t>Обработка E-</w:t>
      </w:r>
      <w:proofErr w:type="spellStart"/>
      <w:r w:rsidR="00563229" w:rsidRPr="00563229">
        <w:t>mail</w:t>
      </w:r>
      <w:proofErr w:type="spellEnd"/>
      <w:r w:rsidR="00563229" w:rsidRPr="00563229">
        <w:t xml:space="preserve"> заявки НСИ в системе</w:t>
      </w:r>
      <w:ins w:id="17182" w:author="Александр" w:date="2020-04-13T11:55:00Z">
        <w:r w:rsidR="000C0AB4">
          <w:t xml:space="preserve"> Полюс Сервис</w:t>
        </w:r>
      </w:ins>
      <w:r w:rsidR="00563229" w:rsidRPr="00563229">
        <w:t xml:space="preserve"> </w:t>
      </w:r>
      <w:ins w:id="17183" w:author="Александр" w:date="2020-04-13T11:55:00Z">
        <w:r w:rsidR="000C0AB4">
          <w:t>(</w:t>
        </w:r>
      </w:ins>
      <w:proofErr w:type="spellStart"/>
      <w:r w:rsidR="00563229" w:rsidRPr="00563229">
        <w:t>Naumen</w:t>
      </w:r>
      <w:proofErr w:type="spellEnd"/>
      <w:r w:rsidR="00563229" w:rsidRPr="00563229">
        <w:t xml:space="preserve"> SD</w:t>
      </w:r>
      <w:ins w:id="17184" w:author="Александр" w:date="2020-04-13T11:55:00Z">
        <w:r w:rsidR="000C0AB4">
          <w:t>)</w:t>
        </w:r>
      </w:ins>
    </w:p>
    <w:p w14:paraId="70A9B69A" w14:textId="28CB828E" w:rsidR="000C0AB4" w:rsidRDefault="00563229" w:rsidP="00696F74">
      <w:pPr>
        <w:pStyle w:val="Base"/>
        <w:tabs>
          <w:tab w:val="left" w:pos="1240"/>
        </w:tabs>
        <w:rPr>
          <w:ins w:id="17185" w:author="Владимир Лаут" w:date="2021-03-25T09:23:00Z"/>
        </w:rPr>
      </w:pPr>
      <w:r w:rsidRPr="00563229">
        <w:t xml:space="preserve">При поступлении на электронную почту заявки НСИ </w:t>
      </w:r>
      <w:proofErr w:type="spellStart"/>
      <w:r w:rsidRPr="00563229">
        <w:t>ТОиР</w:t>
      </w:r>
      <w:proofErr w:type="spellEnd"/>
      <w:r w:rsidRPr="00563229">
        <w:t xml:space="preserve"> система </w:t>
      </w:r>
      <w:del w:id="17186" w:author="Александр" w:date="2020-04-13T11:55:00Z">
        <w:r w:rsidRPr="00563229" w:rsidDel="000C0AB4">
          <w:delText>Naumen SD</w:delText>
        </w:r>
      </w:del>
      <w:ins w:id="17187" w:author="Александр" w:date="2020-04-13T11:55:00Z">
        <w:r w:rsidR="000C0AB4">
          <w:t>Полюс Сервис</w:t>
        </w:r>
      </w:ins>
      <w:r w:rsidRPr="00563229">
        <w:t xml:space="preserve"> автоматически фиксирует Обращение НСИ и присваивает </w:t>
      </w:r>
      <w:r w:rsidR="00D421CD">
        <w:t xml:space="preserve">ему </w:t>
      </w:r>
      <w:r w:rsidRPr="00563229">
        <w:t>группу ответственных. Обращение НСИ получает статус "Зарегистрировано". Инициатору заявки на электронную почту отправляется уведомление о регистрации Обращения НСИ</w:t>
      </w:r>
      <w:r w:rsidR="00DE448C">
        <w:t>.</w:t>
      </w:r>
    </w:p>
    <w:p w14:paraId="225C5429" w14:textId="01DE4DF4" w:rsidR="00475E56" w:rsidRPr="00DE448C" w:rsidRDefault="00475E56">
      <w:pPr>
        <w:pStyle w:val="Base"/>
        <w:tabs>
          <w:tab w:val="left" w:pos="1240"/>
        </w:tabs>
      </w:pPr>
      <w:ins w:id="17188" w:author="Владимир Лаут" w:date="2021-03-25T09:23:00Z">
        <w:r w:rsidRPr="00475E56">
          <w:rPr>
            <w:rPrChange w:id="17189" w:author="Владимир Лаут" w:date="2021-03-25T09:23:00Z">
              <w:rPr>
                <w:highlight w:val="green"/>
              </w:rPr>
            </w:rPrChange>
          </w:rPr>
          <w:t xml:space="preserve">При автоматическом создании заявки для ЕО, </w:t>
        </w:r>
        <w:proofErr w:type="spellStart"/>
        <w:r w:rsidRPr="00475E56">
          <w:rPr>
            <w:rPrChange w:id="17190" w:author="Владимир Лаут" w:date="2021-03-25T09:23:00Z">
              <w:rPr>
                <w:highlight w:val="green"/>
              </w:rPr>
            </w:rPrChange>
          </w:rPr>
          <w:t>ТехМеста</w:t>
        </w:r>
        <w:proofErr w:type="spellEnd"/>
        <w:r w:rsidRPr="00475E56">
          <w:rPr>
            <w:rPrChange w:id="17191" w:author="Владимир Лаут" w:date="2021-03-25T09:23:00Z">
              <w:rPr>
                <w:highlight w:val="green"/>
              </w:rPr>
            </w:rPrChange>
          </w:rPr>
          <w:t xml:space="preserve"> или </w:t>
        </w:r>
        <w:proofErr w:type="spellStart"/>
        <w:r w:rsidRPr="00475E56">
          <w:rPr>
            <w:rPrChange w:id="17192" w:author="Владимир Лаут" w:date="2021-03-25T09:23:00Z">
              <w:rPr>
                <w:highlight w:val="green"/>
              </w:rPr>
            </w:rPrChange>
          </w:rPr>
          <w:t>ТехКарты</w:t>
        </w:r>
        <w:proofErr w:type="spellEnd"/>
        <w:r w:rsidRPr="00475E56">
          <w:rPr>
            <w:rPrChange w:id="17193" w:author="Владимир Лаут" w:date="2021-03-25T09:23:00Z">
              <w:rPr>
                <w:highlight w:val="green"/>
              </w:rPr>
            </w:rPrChange>
          </w:rPr>
          <w:t xml:space="preserve"> ее номер прописывается в информационном окне в </w:t>
        </w:r>
        <w:r w:rsidRPr="00475E56">
          <w:rPr>
            <w:lang w:val="en-US"/>
            <w:rPrChange w:id="17194" w:author="Владимир Лаут" w:date="2021-03-25T09:23:00Z">
              <w:rPr>
                <w:highlight w:val="green"/>
                <w:lang w:val="en-US"/>
              </w:rPr>
            </w:rPrChange>
          </w:rPr>
          <w:t>SAP</w:t>
        </w:r>
        <w:r w:rsidRPr="00475E56">
          <w:rPr>
            <w:rPrChange w:id="17195" w:author="Владимир Лаут" w:date="2021-03-25T09:23:00Z">
              <w:rPr>
                <w:highlight w:val="green"/>
              </w:rPr>
            </w:rPrChange>
          </w:rPr>
          <w:t>.</w:t>
        </w:r>
        <w:r w:rsidRPr="00475E56">
          <w:t xml:space="preserve"> </w:t>
        </w:r>
      </w:ins>
      <w:ins w:id="17196" w:author="Владимир Лаут" w:date="2021-04-07T18:47:00Z">
        <w:r w:rsidR="004F2759">
          <w:t>Заявка формируется с автоматическим указанием соответствующей</w:t>
        </w:r>
        <w:r w:rsidR="004F2759" w:rsidRPr="004B07D7">
          <w:t xml:space="preserve"> услуг</w:t>
        </w:r>
        <w:r w:rsidR="004F2759">
          <w:t>и</w:t>
        </w:r>
        <w:r w:rsidR="004F2759" w:rsidRPr="004B07D7">
          <w:t>, компонент</w:t>
        </w:r>
        <w:r w:rsidR="004F2759">
          <w:t>а</w:t>
        </w:r>
        <w:r w:rsidR="004F2759" w:rsidRPr="004B07D7">
          <w:t xml:space="preserve"> услуги и вид</w:t>
        </w:r>
        <w:r w:rsidR="004F2759">
          <w:t>а</w:t>
        </w:r>
        <w:r w:rsidR="004F2759" w:rsidRPr="004B07D7">
          <w:t xml:space="preserve"> запроса в </w:t>
        </w:r>
        <w:proofErr w:type="spellStart"/>
        <w:r w:rsidR="004F2759" w:rsidRPr="004B07D7">
          <w:t>Полюс.Сервис</w:t>
        </w:r>
        <w:proofErr w:type="spellEnd"/>
        <w:r w:rsidR="004F2759" w:rsidRPr="004B07D7">
          <w:t xml:space="preserve">, </w:t>
        </w:r>
        <w:r w:rsidR="004F2759">
          <w:t xml:space="preserve">что </w:t>
        </w:r>
        <w:r w:rsidR="004F2759" w:rsidRPr="004B07D7">
          <w:t xml:space="preserve">позволяет </w:t>
        </w:r>
        <w:r w:rsidR="004F2759">
          <w:t>исключить обработку заявки</w:t>
        </w:r>
        <w:r w:rsidR="004F2759" w:rsidRPr="004B07D7">
          <w:t xml:space="preserve"> перв</w:t>
        </w:r>
        <w:r w:rsidR="004F2759">
          <w:t>ой</w:t>
        </w:r>
        <w:r w:rsidR="004F2759" w:rsidRPr="004B07D7">
          <w:t xml:space="preserve"> лини</w:t>
        </w:r>
        <w:r w:rsidR="004F2759">
          <w:t xml:space="preserve">ей </w:t>
        </w:r>
        <w:r w:rsidR="004F2759" w:rsidRPr="004B07D7">
          <w:t>поддержки</w:t>
        </w:r>
        <w:r w:rsidR="004F2759" w:rsidRPr="00DB7242">
          <w:t>.</w:t>
        </w:r>
      </w:ins>
    </w:p>
    <w:p w14:paraId="3354CF54" w14:textId="4FBF5E60" w:rsidR="00115300" w:rsidRPr="00A46114" w:rsidRDefault="00115300" w:rsidP="006B7B3E">
      <w:pPr>
        <w:pStyle w:val="4"/>
        <w:spacing w:after="240" w:line="276" w:lineRule="auto"/>
        <w:rPr>
          <w:i/>
          <w:caps/>
        </w:rPr>
      </w:pPr>
      <w:r w:rsidRPr="0012135C">
        <w:t xml:space="preserve">Шаг процесса </w:t>
      </w:r>
      <w:ins w:id="17197" w:author="Александр" w:date="2020-04-13T12:01:00Z">
        <w:r w:rsidR="000C0AB4">
          <w:t>8</w:t>
        </w:r>
      </w:ins>
      <w:del w:id="17198" w:author="Александр" w:date="2020-04-13T12:01:00Z">
        <w:r w:rsidDel="000C0AB4">
          <w:delText>7</w:delText>
        </w:r>
      </w:del>
      <w:r>
        <w:t>0</w:t>
      </w:r>
      <w:r w:rsidRPr="0012135C">
        <w:t xml:space="preserve"> – </w:t>
      </w:r>
      <w:r w:rsidR="00563229" w:rsidRPr="00563229">
        <w:t>Внесение дополнительной информации в Обращение НСИ</w:t>
      </w:r>
    </w:p>
    <w:p w14:paraId="15506C82" w14:textId="3B75FBF1" w:rsidR="00115300" w:rsidRPr="00DE448C" w:rsidRDefault="00563229" w:rsidP="006B7B3E">
      <w:pPr>
        <w:pStyle w:val="Base"/>
        <w:tabs>
          <w:tab w:val="left" w:pos="1240"/>
        </w:tabs>
      </w:pPr>
      <w:r w:rsidRPr="00563229">
        <w:t>При</w:t>
      </w:r>
      <w:r w:rsidR="008D78F4">
        <w:t xml:space="preserve"> получении письма о запросе дополнительной</w:t>
      </w:r>
      <w:r w:rsidRPr="00563229">
        <w:t xml:space="preserve"> информации по заявке НСИ Инициатор НСИ в ответном электронном письме вводит и отсылает дополнительную информацию</w:t>
      </w:r>
      <w:r w:rsidR="00DE448C">
        <w:t>.</w:t>
      </w:r>
    </w:p>
    <w:p w14:paraId="495F82FB" w14:textId="579ABC1E" w:rsidR="00115300" w:rsidRPr="00A46114" w:rsidRDefault="00115300" w:rsidP="006B7B3E">
      <w:pPr>
        <w:pStyle w:val="4"/>
        <w:spacing w:after="240" w:line="276" w:lineRule="auto"/>
        <w:rPr>
          <w:i/>
          <w:caps/>
        </w:rPr>
      </w:pPr>
      <w:r w:rsidRPr="0012135C">
        <w:lastRenderedPageBreak/>
        <w:t xml:space="preserve">Шаг процесса </w:t>
      </w:r>
      <w:ins w:id="17199" w:author="Александр" w:date="2020-04-13T12:01:00Z">
        <w:r w:rsidR="000C0AB4">
          <w:t>9</w:t>
        </w:r>
      </w:ins>
      <w:del w:id="17200" w:author="Александр" w:date="2020-04-13T12:01:00Z">
        <w:r w:rsidDel="000C0AB4">
          <w:delText>8</w:delText>
        </w:r>
      </w:del>
      <w:r>
        <w:t>0</w:t>
      </w:r>
      <w:r w:rsidRPr="0012135C">
        <w:t xml:space="preserve"> – </w:t>
      </w:r>
      <w:r w:rsidR="00563229" w:rsidRPr="00563229">
        <w:t>Проверка корректности назначения Обращения НСИ на группу</w:t>
      </w:r>
    </w:p>
    <w:p w14:paraId="14F03CC8" w14:textId="65DBA2F1" w:rsidR="00115300" w:rsidRPr="00DE448C" w:rsidRDefault="00C241D8" w:rsidP="006B7B3E">
      <w:pPr>
        <w:pStyle w:val="Base"/>
        <w:tabs>
          <w:tab w:val="left" w:pos="1240"/>
        </w:tabs>
      </w:pPr>
      <w:r>
        <w:t>Специалист поддержки</w:t>
      </w:r>
      <w:del w:id="17201" w:author="Александр" w:date="2020-04-13T11:57:00Z">
        <w:r w:rsidDel="000C0AB4">
          <w:delText xml:space="preserve"> </w:delText>
        </w:r>
        <w:r w:rsidDel="000C0AB4">
          <w:rPr>
            <w:lang w:val="en-US"/>
          </w:rPr>
          <w:delText>SD</w:delText>
        </w:r>
      </w:del>
      <w:r w:rsidR="00563229" w:rsidRPr="00563229">
        <w:t xml:space="preserve"> проверяет корректность автоматической обработки в </w:t>
      </w:r>
      <w:r w:rsidR="008D78F4">
        <w:t xml:space="preserve">системе </w:t>
      </w:r>
      <w:ins w:id="17202" w:author="Александр" w:date="2020-04-13T11:57:00Z">
        <w:r w:rsidR="000C0AB4">
          <w:t>Полюс Сервис</w:t>
        </w:r>
      </w:ins>
      <w:del w:id="17203" w:author="Александр" w:date="2020-04-13T11:57:00Z">
        <w:r w:rsidR="00563229" w:rsidRPr="00563229" w:rsidDel="000C0AB4">
          <w:delText>Naumen SD</w:delText>
        </w:r>
      </w:del>
      <w:r w:rsidR="00563229" w:rsidRPr="00563229">
        <w:t>. При необходимости корректирует группу ответственных. Присваивает обращению НСИ статус "Зарегистрировано"</w:t>
      </w:r>
      <w:r w:rsidR="00DE448C" w:rsidRPr="00DE448C">
        <w:t>.</w:t>
      </w:r>
    </w:p>
    <w:p w14:paraId="5F5872E3" w14:textId="699F9D9D" w:rsidR="00115300" w:rsidRPr="00A46114" w:rsidRDefault="00115300" w:rsidP="006B7B3E">
      <w:pPr>
        <w:pStyle w:val="4"/>
        <w:spacing w:after="240" w:line="276" w:lineRule="auto"/>
        <w:rPr>
          <w:i/>
          <w:caps/>
        </w:rPr>
      </w:pPr>
      <w:r w:rsidRPr="0012135C">
        <w:t xml:space="preserve">Шаг процесса </w:t>
      </w:r>
      <w:ins w:id="17204" w:author="Александр" w:date="2020-04-13T12:02:00Z">
        <w:r w:rsidR="000C0AB4">
          <w:t>10</w:t>
        </w:r>
      </w:ins>
      <w:del w:id="17205" w:author="Александр" w:date="2020-04-13T12:01:00Z">
        <w:r w:rsidDel="000C0AB4">
          <w:delText>9</w:delText>
        </w:r>
      </w:del>
      <w:r>
        <w:t>0</w:t>
      </w:r>
      <w:r w:rsidRPr="0012135C">
        <w:t xml:space="preserve"> – </w:t>
      </w:r>
      <w:r w:rsidR="00563229" w:rsidRPr="00563229">
        <w:t>Обработка дополнительной информации по Обращению НСИ</w:t>
      </w:r>
    </w:p>
    <w:p w14:paraId="27190539" w14:textId="77802428" w:rsidR="00115300" w:rsidRDefault="00444CCE" w:rsidP="006B7B3E">
      <w:pPr>
        <w:pStyle w:val="Base"/>
        <w:tabs>
          <w:tab w:val="left" w:pos="1240"/>
        </w:tabs>
      </w:pPr>
      <w:r>
        <w:t xml:space="preserve">Система </w:t>
      </w:r>
      <w:ins w:id="17206" w:author="Александр" w:date="2020-04-13T12:02:00Z">
        <w:r w:rsidR="000C0AB4">
          <w:t>Полюс Сервис (</w:t>
        </w:r>
        <w:proofErr w:type="spellStart"/>
        <w:r w:rsidR="000C0AB4">
          <w:rPr>
            <w:lang w:val="en-US"/>
          </w:rPr>
          <w:t>Naumen</w:t>
        </w:r>
        <w:proofErr w:type="spellEnd"/>
        <w:r w:rsidR="000C0AB4" w:rsidRPr="000C0AB4">
          <w:rPr>
            <w:rPrChange w:id="17207" w:author="Александр" w:date="2020-04-13T12:02:00Z">
              <w:rPr>
                <w:lang w:val="en-US"/>
              </w:rPr>
            </w:rPrChange>
          </w:rPr>
          <w:t xml:space="preserve"> </w:t>
        </w:r>
        <w:r w:rsidR="000C0AB4">
          <w:rPr>
            <w:lang w:val="en-US"/>
          </w:rPr>
          <w:t>SD</w:t>
        </w:r>
        <w:r w:rsidR="000C0AB4" w:rsidRPr="000C0AB4">
          <w:rPr>
            <w:rPrChange w:id="17208" w:author="Александр" w:date="2020-04-13T12:02:00Z">
              <w:rPr>
                <w:lang w:val="en-US"/>
              </w:rPr>
            </w:rPrChange>
          </w:rPr>
          <w:t>)</w:t>
        </w:r>
      </w:ins>
      <w:del w:id="17209" w:author="Александр" w:date="2020-04-13T12:02:00Z">
        <w:r w:rsidDel="000C0AB4">
          <w:delText>Naumen SD</w:delText>
        </w:r>
      </w:del>
      <w:r>
        <w:t xml:space="preserve"> автоматич</w:t>
      </w:r>
      <w:r w:rsidR="00563229" w:rsidRPr="00563229">
        <w:t>е</w:t>
      </w:r>
      <w:r>
        <w:t>с</w:t>
      </w:r>
      <w:r w:rsidR="00563229" w:rsidRPr="00563229">
        <w:t>ки обрабатывает e-</w:t>
      </w:r>
      <w:proofErr w:type="spellStart"/>
      <w:r w:rsidR="00563229" w:rsidRPr="00563229">
        <w:t>mail</w:t>
      </w:r>
      <w:proofErr w:type="spellEnd"/>
      <w:r w:rsidR="00563229" w:rsidRPr="00563229">
        <w:t xml:space="preserve"> с дополнительной информацией по заявке НСИ и устанавливает Обращению НСИ статус "Доп. информация"</w:t>
      </w:r>
      <w:r w:rsidR="00DE448C" w:rsidRPr="00DE448C">
        <w:t>.</w:t>
      </w:r>
    </w:p>
    <w:p w14:paraId="05EA3613" w14:textId="4267CE7D" w:rsidR="00115300" w:rsidRPr="00A46114" w:rsidRDefault="00115300" w:rsidP="006B7B3E">
      <w:pPr>
        <w:pStyle w:val="4"/>
        <w:spacing w:after="240" w:line="276" w:lineRule="auto"/>
        <w:rPr>
          <w:i/>
          <w:caps/>
        </w:rPr>
      </w:pPr>
      <w:r w:rsidRPr="0012135C">
        <w:t xml:space="preserve">Шаг процесса </w:t>
      </w:r>
      <w:r>
        <w:t>1</w:t>
      </w:r>
      <w:ins w:id="17210" w:author="Александр" w:date="2020-04-13T12:19:00Z">
        <w:r w:rsidR="007B379C">
          <w:t>10</w:t>
        </w:r>
      </w:ins>
      <w:del w:id="17211" w:author="Александр" w:date="2020-04-13T12:19:00Z">
        <w:r w:rsidDel="007B379C">
          <w:delText>00</w:delText>
        </w:r>
      </w:del>
      <w:r w:rsidRPr="0012135C">
        <w:t xml:space="preserve"> – </w:t>
      </w:r>
      <w:r w:rsidR="00563229" w:rsidRPr="00563229">
        <w:t>Проверки на достаточность данных и дубли</w:t>
      </w:r>
    </w:p>
    <w:p w14:paraId="17A1D908" w14:textId="70B28C20" w:rsidR="00115300" w:rsidRDefault="00390E35" w:rsidP="006B7B3E">
      <w:pPr>
        <w:pStyle w:val="Base"/>
        <w:tabs>
          <w:tab w:val="left" w:pos="1240"/>
        </w:tabs>
        <w:rPr>
          <w:ins w:id="17212" w:author="Александр" w:date="2020-04-13T12:04:00Z"/>
        </w:rPr>
      </w:pPr>
      <w:r w:rsidRPr="00390E35">
        <w:t>Технический специалист НСИ</w:t>
      </w:r>
      <w:ins w:id="17213" w:author="Александр" w:date="2020-04-23T09:43:00Z">
        <w:r w:rsidR="007111D4">
          <w:t xml:space="preserve"> </w:t>
        </w:r>
        <w:proofErr w:type="spellStart"/>
        <w:r w:rsidR="007111D4">
          <w:t>ТОиР</w:t>
        </w:r>
      </w:ins>
      <w:proofErr w:type="spellEnd"/>
      <w:r w:rsidR="00563229" w:rsidRPr="00563229">
        <w:t xml:space="preserve"> проверяет Обращение НСИ на достаточность данных и ищет дубли в S/4HANA. В случае недостаточности данных устанавливает статус Обращению НСИ "Запрос доп. информации". В случае дубля устанавливает статус </w:t>
      </w:r>
      <w:r w:rsidR="00164CE8" w:rsidRPr="00AA01F9">
        <w:t>Обращению</w:t>
      </w:r>
      <w:r w:rsidR="00563229" w:rsidRPr="00563229">
        <w:t xml:space="preserve"> НСИ "Отклонено". В случае достаточности информации и отсутствии дублей оставляет статус "В работе" и п</w:t>
      </w:r>
      <w:r w:rsidR="00563229">
        <w:t>ереходит к формированию нарядов</w:t>
      </w:r>
      <w:r w:rsidR="008D78F4">
        <w:t xml:space="preserve"> на согласование заявок НСИ </w:t>
      </w:r>
      <w:proofErr w:type="spellStart"/>
      <w:r w:rsidR="008D78F4">
        <w:t>ТОиР</w:t>
      </w:r>
      <w:proofErr w:type="spellEnd"/>
      <w:r w:rsidR="00DE448C" w:rsidRPr="00DE448C">
        <w:t>.</w:t>
      </w:r>
    </w:p>
    <w:p w14:paraId="3BB0B650" w14:textId="609717A6" w:rsidR="000C0AB4" w:rsidRDefault="00F759E2" w:rsidP="006B7B3E">
      <w:pPr>
        <w:pStyle w:val="Base"/>
        <w:tabs>
          <w:tab w:val="left" w:pos="1240"/>
        </w:tabs>
        <w:rPr>
          <w:ins w:id="17214" w:author="Александр" w:date="2020-04-13T12:10:00Z"/>
        </w:rPr>
      </w:pPr>
      <w:ins w:id="17215" w:author="Александр" w:date="2020-04-13T12:09:00Z">
        <w:r>
          <w:t>В с</w:t>
        </w:r>
        <w:r w:rsidR="007B379C">
          <w:t xml:space="preserve">лучае нахождения дубля </w:t>
        </w:r>
      </w:ins>
      <w:proofErr w:type="spellStart"/>
      <w:ins w:id="17216" w:author="Александр" w:date="2020-04-13T12:24:00Z">
        <w:r w:rsidR="00EE2057">
          <w:t>Техкарт</w:t>
        </w:r>
        <w:proofErr w:type="spellEnd"/>
        <w:r w:rsidR="00EE2057">
          <w:t>, Технических мест или Единиц оборудования</w:t>
        </w:r>
      </w:ins>
      <w:ins w:id="17217" w:author="Александр" w:date="2020-04-13T12:09:00Z">
        <w:r>
          <w:t xml:space="preserve"> </w:t>
        </w:r>
        <w:r w:rsidRPr="00563229">
          <w:t xml:space="preserve">устанавливает статус </w:t>
        </w:r>
        <w:r w:rsidRPr="00AA01F9">
          <w:t>Обращению</w:t>
        </w:r>
        <w:r>
          <w:t xml:space="preserve"> НСИ "Отклонено</w:t>
        </w:r>
        <w:proofErr w:type="gramStart"/>
        <w:r>
          <w:t xml:space="preserve">"  </w:t>
        </w:r>
        <w:r w:rsidR="00EE2057">
          <w:t>и</w:t>
        </w:r>
        <w:proofErr w:type="gramEnd"/>
        <w:r w:rsidR="00EE2057">
          <w:t xml:space="preserve"> выполняет </w:t>
        </w:r>
        <w:del w:id="17218" w:author="Владимир Лаут" w:date="2021-04-07T19:11:00Z">
          <w:r w:rsidR="00EE2057" w:rsidDel="000E7523">
            <w:delText>удлаение</w:delText>
          </w:r>
        </w:del>
      </w:ins>
      <w:ins w:id="17219" w:author="Владимир Лаут" w:date="2021-04-07T19:11:00Z">
        <w:r w:rsidR="000E7523">
          <w:t>удаление</w:t>
        </w:r>
      </w:ins>
      <w:ins w:id="17220" w:author="Александр" w:date="2020-04-13T12:09:00Z">
        <w:r w:rsidR="00EE2057">
          <w:t xml:space="preserve"> дублей в </w:t>
        </w:r>
      </w:ins>
      <w:ins w:id="17221" w:author="Александр" w:date="2020-04-13T12:25:00Z">
        <w:r w:rsidR="00EE2057" w:rsidRPr="00563229">
          <w:t>S/4HANA</w:t>
        </w:r>
        <w:r w:rsidR="00EE2057">
          <w:t>.</w:t>
        </w:r>
      </w:ins>
    </w:p>
    <w:p w14:paraId="78C8C6A4" w14:textId="0975239F" w:rsidR="00F759E2" w:rsidRPr="00696F74" w:rsidDel="007B379C" w:rsidRDefault="00F759E2">
      <w:pPr>
        <w:pStyle w:val="Base"/>
        <w:numPr>
          <w:ilvl w:val="0"/>
          <w:numId w:val="27"/>
        </w:numPr>
        <w:tabs>
          <w:tab w:val="left" w:pos="1240"/>
        </w:tabs>
        <w:rPr>
          <w:del w:id="17222" w:author="Александр" w:date="2020-04-13T12:22:00Z"/>
        </w:rPr>
        <w:pPrChange w:id="17223" w:author="Александр" w:date="2020-04-13T12:10:00Z">
          <w:pPr>
            <w:pStyle w:val="Base"/>
            <w:tabs>
              <w:tab w:val="left" w:pos="1240"/>
            </w:tabs>
          </w:pPr>
        </w:pPrChange>
      </w:pPr>
    </w:p>
    <w:p w14:paraId="370FD8C1" w14:textId="23A578C8" w:rsidR="00115300" w:rsidRPr="00A46114" w:rsidRDefault="00115300" w:rsidP="006B7B3E">
      <w:pPr>
        <w:pStyle w:val="4"/>
        <w:spacing w:after="240" w:line="276" w:lineRule="auto"/>
        <w:rPr>
          <w:i/>
          <w:caps/>
        </w:rPr>
      </w:pPr>
      <w:r w:rsidRPr="0012135C">
        <w:t xml:space="preserve">Шаг процесса </w:t>
      </w:r>
      <w:r>
        <w:t>1</w:t>
      </w:r>
      <w:ins w:id="17224" w:author="Александр" w:date="2020-04-13T12:19:00Z">
        <w:r w:rsidR="007B379C">
          <w:t>2</w:t>
        </w:r>
      </w:ins>
      <w:del w:id="17225" w:author="Александр" w:date="2020-04-13T12:19:00Z">
        <w:r w:rsidDel="007B379C">
          <w:delText>1</w:delText>
        </w:r>
      </w:del>
      <w:r>
        <w:t>0</w:t>
      </w:r>
      <w:r w:rsidRPr="0012135C">
        <w:t xml:space="preserve"> – </w:t>
      </w:r>
      <w:r w:rsidR="00563229" w:rsidRPr="00563229">
        <w:t>Формирование нарядов согласования НСИ</w:t>
      </w:r>
    </w:p>
    <w:p w14:paraId="42762BF6" w14:textId="01BC4380" w:rsidR="00115300" w:rsidRPr="000C56E5" w:rsidRDefault="00390E35" w:rsidP="006B7B3E">
      <w:pPr>
        <w:pStyle w:val="Base"/>
        <w:tabs>
          <w:tab w:val="left" w:pos="1240"/>
        </w:tabs>
      </w:pPr>
      <w:r w:rsidRPr="00390E35">
        <w:t>Технический специалист НСИ</w:t>
      </w:r>
      <w:ins w:id="17226" w:author="Александр" w:date="2020-04-23T09:43:00Z">
        <w:r w:rsidR="007111D4">
          <w:t xml:space="preserve"> </w:t>
        </w:r>
        <w:proofErr w:type="spellStart"/>
        <w:r w:rsidR="007111D4">
          <w:t>ТО</w:t>
        </w:r>
      </w:ins>
      <w:ins w:id="17227" w:author="Александр" w:date="2020-04-23T09:44:00Z">
        <w:r w:rsidR="007111D4">
          <w:t>иР</w:t>
        </w:r>
      </w:ins>
      <w:proofErr w:type="spellEnd"/>
      <w:r w:rsidR="00563229" w:rsidRPr="00563229">
        <w:t xml:space="preserve"> </w:t>
      </w:r>
      <w:r>
        <w:t xml:space="preserve">формирует наряды на согласование заявок НСИ </w:t>
      </w:r>
      <w:proofErr w:type="spellStart"/>
      <w:r>
        <w:t>ТОиР</w:t>
      </w:r>
      <w:proofErr w:type="spellEnd"/>
      <w:r w:rsidR="00D421CD">
        <w:t xml:space="preserve"> в системе </w:t>
      </w:r>
      <w:ins w:id="17228" w:author="Александр" w:date="2020-04-13T12:14:00Z">
        <w:r w:rsidR="00F759E2">
          <w:t>Полюс Сервис (</w:t>
        </w:r>
      </w:ins>
      <w:proofErr w:type="spellStart"/>
      <w:r w:rsidR="00D421CD">
        <w:rPr>
          <w:lang w:val="en-US"/>
        </w:rPr>
        <w:t>Naumen</w:t>
      </w:r>
      <w:proofErr w:type="spellEnd"/>
      <w:r w:rsidR="00D421CD" w:rsidRPr="00D421CD">
        <w:t xml:space="preserve"> </w:t>
      </w:r>
      <w:r w:rsidR="00D421CD">
        <w:rPr>
          <w:lang w:val="en-US"/>
        </w:rPr>
        <w:t>SD</w:t>
      </w:r>
      <w:ins w:id="17229" w:author="Александр" w:date="2020-04-13T12:14:00Z">
        <w:r w:rsidR="00F759E2">
          <w:t>)</w:t>
        </w:r>
      </w:ins>
      <w:r w:rsidR="00563229">
        <w:t>.</w:t>
      </w:r>
    </w:p>
    <w:p w14:paraId="4A814413" w14:textId="5787307B" w:rsidR="00115300" w:rsidRPr="00A46114" w:rsidRDefault="00115300" w:rsidP="006B7B3E">
      <w:pPr>
        <w:pStyle w:val="4"/>
        <w:spacing w:after="240" w:line="276" w:lineRule="auto"/>
        <w:rPr>
          <w:i/>
          <w:caps/>
        </w:rPr>
      </w:pPr>
      <w:r w:rsidRPr="0012135C">
        <w:t xml:space="preserve">Шаг процесса </w:t>
      </w:r>
      <w:r>
        <w:t>1</w:t>
      </w:r>
      <w:ins w:id="17230" w:author="Александр" w:date="2020-04-13T12:19:00Z">
        <w:r w:rsidR="007B379C">
          <w:t>3</w:t>
        </w:r>
      </w:ins>
      <w:del w:id="17231" w:author="Александр" w:date="2020-04-13T12:19:00Z">
        <w:r w:rsidDel="007B379C">
          <w:delText>2</w:delText>
        </w:r>
      </w:del>
      <w:r>
        <w:t>0</w:t>
      </w:r>
      <w:r w:rsidRPr="0012135C">
        <w:t xml:space="preserve"> – </w:t>
      </w:r>
      <w:r w:rsidR="00563229" w:rsidRPr="00563229">
        <w:t>Отправка информационного письма о запросе дополнительной информации по заявке НСИ</w:t>
      </w:r>
    </w:p>
    <w:p w14:paraId="6E0143F2" w14:textId="5BCF7AA6" w:rsidR="00115300" w:rsidRDefault="00563229" w:rsidP="006B7B3E">
      <w:pPr>
        <w:pStyle w:val="Base"/>
        <w:tabs>
          <w:tab w:val="left" w:pos="1240"/>
        </w:tabs>
      </w:pPr>
      <w:r w:rsidRPr="00563229">
        <w:t xml:space="preserve">Система </w:t>
      </w:r>
      <w:proofErr w:type="spellStart"/>
      <w:r w:rsidRPr="00563229">
        <w:t>Naumen</w:t>
      </w:r>
      <w:proofErr w:type="spellEnd"/>
      <w:r w:rsidRPr="00563229">
        <w:t xml:space="preserve"> SD автоматически отправляет e-</w:t>
      </w:r>
      <w:proofErr w:type="spellStart"/>
      <w:r w:rsidRPr="00563229">
        <w:t>mail</w:t>
      </w:r>
      <w:proofErr w:type="spellEnd"/>
      <w:r w:rsidRPr="00563229">
        <w:t xml:space="preserve"> с запросом дополнительной информации Инициатору НСИ </w:t>
      </w:r>
      <w:proofErr w:type="spellStart"/>
      <w:r w:rsidRPr="00563229">
        <w:t>ТОиР</w:t>
      </w:r>
      <w:proofErr w:type="spellEnd"/>
      <w:r>
        <w:t>.</w:t>
      </w:r>
    </w:p>
    <w:p w14:paraId="41988191" w14:textId="0D14F826" w:rsidR="00115300" w:rsidRPr="00A46114" w:rsidRDefault="00115300" w:rsidP="006B7B3E">
      <w:pPr>
        <w:pStyle w:val="4"/>
        <w:spacing w:after="240" w:line="276" w:lineRule="auto"/>
        <w:rPr>
          <w:i/>
          <w:caps/>
        </w:rPr>
      </w:pPr>
      <w:r w:rsidRPr="0012135C">
        <w:t xml:space="preserve">Шаг процесса </w:t>
      </w:r>
      <w:r>
        <w:t>1</w:t>
      </w:r>
      <w:ins w:id="17232" w:author="Александр" w:date="2020-04-13T12:19:00Z">
        <w:r w:rsidR="007B379C">
          <w:t>4</w:t>
        </w:r>
      </w:ins>
      <w:del w:id="17233" w:author="Александр" w:date="2020-04-13T12:19:00Z">
        <w:r w:rsidDel="007B379C">
          <w:delText>3</w:delText>
        </w:r>
      </w:del>
      <w:r>
        <w:t>0</w:t>
      </w:r>
      <w:r w:rsidRPr="0012135C">
        <w:t xml:space="preserve"> – </w:t>
      </w:r>
      <w:r w:rsidR="00563229" w:rsidRPr="00563229">
        <w:t>Отправка информационного письма об отклонении заявки</w:t>
      </w:r>
    </w:p>
    <w:p w14:paraId="6EC83074" w14:textId="00537E40" w:rsidR="00115300" w:rsidRDefault="00563229" w:rsidP="006B7B3E">
      <w:pPr>
        <w:pStyle w:val="Base"/>
        <w:tabs>
          <w:tab w:val="left" w:pos="1240"/>
        </w:tabs>
      </w:pPr>
      <w:r w:rsidRPr="00563229">
        <w:t xml:space="preserve">Система </w:t>
      </w:r>
      <w:proofErr w:type="spellStart"/>
      <w:r w:rsidRPr="00563229">
        <w:t>Naumen</w:t>
      </w:r>
      <w:proofErr w:type="spellEnd"/>
      <w:r w:rsidRPr="00563229">
        <w:t xml:space="preserve"> SD автоматически отправляет e-</w:t>
      </w:r>
      <w:proofErr w:type="spellStart"/>
      <w:r w:rsidRPr="00563229">
        <w:t>mail</w:t>
      </w:r>
      <w:proofErr w:type="spellEnd"/>
      <w:r w:rsidRPr="00563229">
        <w:t xml:space="preserve"> с подробной информацией об отклонении заявки из-за дубля Инициатору НСИ</w:t>
      </w:r>
      <w:r w:rsidR="00DE448C" w:rsidRPr="00DE448C">
        <w:t>.</w:t>
      </w:r>
    </w:p>
    <w:p w14:paraId="10F7B1D4" w14:textId="36FB9783" w:rsidR="00115300" w:rsidRPr="00A46114" w:rsidRDefault="00115300" w:rsidP="006B7B3E">
      <w:pPr>
        <w:pStyle w:val="4"/>
        <w:spacing w:after="240" w:line="276" w:lineRule="auto"/>
        <w:rPr>
          <w:i/>
          <w:caps/>
        </w:rPr>
      </w:pPr>
      <w:r w:rsidRPr="0012135C">
        <w:lastRenderedPageBreak/>
        <w:t xml:space="preserve">Шаг процесса </w:t>
      </w:r>
      <w:r>
        <w:t>1</w:t>
      </w:r>
      <w:ins w:id="17234" w:author="Александр" w:date="2020-04-13T12:19:00Z">
        <w:r w:rsidR="007B379C">
          <w:t>5</w:t>
        </w:r>
      </w:ins>
      <w:del w:id="17235" w:author="Александр" w:date="2020-04-13T12:19:00Z">
        <w:r w:rsidDel="007B379C">
          <w:delText>4</w:delText>
        </w:r>
      </w:del>
      <w:r>
        <w:t>0</w:t>
      </w:r>
      <w:r w:rsidRPr="0012135C">
        <w:t xml:space="preserve"> – </w:t>
      </w:r>
      <w:r w:rsidR="00563229" w:rsidRPr="00563229">
        <w:t>Отправка нарядов согласования НСИ</w:t>
      </w:r>
    </w:p>
    <w:p w14:paraId="52FF074A" w14:textId="4FCCD402" w:rsidR="00115300" w:rsidRPr="00DE448C" w:rsidRDefault="00390E35" w:rsidP="006B7B3E">
      <w:pPr>
        <w:pStyle w:val="Base"/>
        <w:tabs>
          <w:tab w:val="left" w:pos="1240"/>
        </w:tabs>
      </w:pPr>
      <w:r w:rsidRPr="00390E35">
        <w:t>Технический специалист НСИ</w:t>
      </w:r>
      <w:ins w:id="17236" w:author="Александр" w:date="2020-04-23T09:44:00Z">
        <w:r w:rsidR="007111D4">
          <w:t xml:space="preserve"> </w:t>
        </w:r>
        <w:proofErr w:type="spellStart"/>
        <w:r w:rsidR="007111D4">
          <w:t>ТОиР</w:t>
        </w:r>
      </w:ins>
      <w:proofErr w:type="spellEnd"/>
      <w:r w:rsidR="00563229" w:rsidRPr="00563229">
        <w:t xml:space="preserve"> уста</w:t>
      </w:r>
      <w:r w:rsidR="00F475D8">
        <w:t>навливает статус "На согласован</w:t>
      </w:r>
      <w:r w:rsidR="00563229" w:rsidRPr="00563229">
        <w:t>и</w:t>
      </w:r>
      <w:r w:rsidR="00F475D8">
        <w:t>и</w:t>
      </w:r>
      <w:r w:rsidR="00563229" w:rsidRPr="00563229">
        <w:t xml:space="preserve">" </w:t>
      </w:r>
      <w:r w:rsidR="00164CE8">
        <w:t>Обращению НСИ</w:t>
      </w:r>
      <w:r w:rsidR="00563229" w:rsidRPr="00563229">
        <w:t xml:space="preserve">. Наряды на согласование НСИ </w:t>
      </w:r>
      <w:r w:rsidR="008D78F4">
        <w:t xml:space="preserve">при этом </w:t>
      </w:r>
      <w:r w:rsidR="00563229" w:rsidRPr="00563229">
        <w:t>автоматич</w:t>
      </w:r>
      <w:r w:rsidR="00563229">
        <w:t>ески получают статус "В работе"</w:t>
      </w:r>
      <w:r w:rsidR="00DE448C" w:rsidRPr="00DE448C">
        <w:t>.</w:t>
      </w:r>
    </w:p>
    <w:p w14:paraId="1CC78936" w14:textId="12948FD0" w:rsidR="00115300" w:rsidRPr="00A46114" w:rsidRDefault="00115300" w:rsidP="006B7B3E">
      <w:pPr>
        <w:pStyle w:val="4"/>
        <w:spacing w:after="240" w:line="276" w:lineRule="auto"/>
        <w:rPr>
          <w:i/>
          <w:caps/>
        </w:rPr>
      </w:pPr>
      <w:r w:rsidRPr="0012135C">
        <w:t xml:space="preserve">Шаг процесса </w:t>
      </w:r>
      <w:r>
        <w:t>1</w:t>
      </w:r>
      <w:ins w:id="17237" w:author="Александр" w:date="2020-04-13T12:19:00Z">
        <w:r w:rsidR="007B379C">
          <w:t>6</w:t>
        </w:r>
      </w:ins>
      <w:del w:id="17238" w:author="Александр" w:date="2020-04-13T12:19:00Z">
        <w:r w:rsidDel="007B379C">
          <w:delText>5</w:delText>
        </w:r>
      </w:del>
      <w:r>
        <w:t>0</w:t>
      </w:r>
      <w:r w:rsidRPr="0012135C">
        <w:t xml:space="preserve"> – </w:t>
      </w:r>
      <w:r w:rsidR="005E1148">
        <w:t>Предоставление дополните</w:t>
      </w:r>
      <w:r w:rsidR="004C6ED5">
        <w:t>льной информации по замечаниям т</w:t>
      </w:r>
      <w:r w:rsidR="005E1148">
        <w:t>ехнического специалиста</w:t>
      </w:r>
    </w:p>
    <w:p w14:paraId="2A55BA73" w14:textId="2772717E" w:rsidR="00115300" w:rsidRPr="00DE448C" w:rsidRDefault="00563229" w:rsidP="006B7B3E">
      <w:pPr>
        <w:pStyle w:val="Base"/>
        <w:tabs>
          <w:tab w:val="left" w:pos="1240"/>
        </w:tabs>
      </w:pPr>
      <w:r w:rsidRPr="00563229">
        <w:t xml:space="preserve">Инициатор заявки НСИ </w:t>
      </w:r>
      <w:proofErr w:type="spellStart"/>
      <w:r w:rsidRPr="00563229">
        <w:t>ТОиР</w:t>
      </w:r>
      <w:proofErr w:type="spellEnd"/>
      <w:r w:rsidRPr="00563229">
        <w:t xml:space="preserve"> получает e-</w:t>
      </w:r>
      <w:proofErr w:type="spellStart"/>
      <w:r w:rsidRPr="00563229">
        <w:t>mail</w:t>
      </w:r>
      <w:proofErr w:type="spellEnd"/>
      <w:r w:rsidRPr="00563229">
        <w:t xml:space="preserve"> о внесении дополнительной информации в заявку НСИ </w:t>
      </w:r>
      <w:proofErr w:type="spellStart"/>
      <w:r w:rsidRPr="00563229">
        <w:t>ТОиР</w:t>
      </w:r>
      <w:proofErr w:type="spellEnd"/>
      <w:r w:rsidRPr="00563229">
        <w:t xml:space="preserve"> и ответным письмом отправляет дополнительную информацию.</w:t>
      </w:r>
    </w:p>
    <w:p w14:paraId="35DE92B6" w14:textId="365B0D8E" w:rsidR="00115300" w:rsidRPr="00A46114" w:rsidRDefault="00115300" w:rsidP="006B7B3E">
      <w:pPr>
        <w:pStyle w:val="4"/>
        <w:spacing w:after="240" w:line="276" w:lineRule="auto"/>
        <w:rPr>
          <w:i/>
          <w:caps/>
        </w:rPr>
      </w:pPr>
      <w:r w:rsidRPr="0012135C">
        <w:t xml:space="preserve">Шаг процесса </w:t>
      </w:r>
      <w:r>
        <w:t>1</w:t>
      </w:r>
      <w:ins w:id="17239" w:author="Александр" w:date="2020-04-13T12:21:00Z">
        <w:r w:rsidR="007B379C">
          <w:t>7</w:t>
        </w:r>
      </w:ins>
      <w:del w:id="17240" w:author="Александр" w:date="2020-04-13T12:21:00Z">
        <w:r w:rsidDel="007B379C">
          <w:delText>6</w:delText>
        </w:r>
      </w:del>
      <w:r>
        <w:t>0</w:t>
      </w:r>
      <w:r w:rsidRPr="0012135C">
        <w:t xml:space="preserve"> – </w:t>
      </w:r>
      <w:r w:rsidR="00563229" w:rsidRPr="00563229">
        <w:t>Анализ и изменение отклонённой заявки на созданные ранее записи в SAP</w:t>
      </w:r>
    </w:p>
    <w:p w14:paraId="798A666E" w14:textId="5FD50899" w:rsidR="00115300" w:rsidRDefault="00563229" w:rsidP="00853FF7">
      <w:pPr>
        <w:pStyle w:val="Base"/>
        <w:tabs>
          <w:tab w:val="left" w:pos="1240"/>
        </w:tabs>
        <w:spacing w:after="120"/>
      </w:pPr>
      <w:r w:rsidRPr="00563229">
        <w:t xml:space="preserve">Инициатор </w:t>
      </w:r>
      <w:proofErr w:type="spellStart"/>
      <w:r w:rsidRPr="00563229">
        <w:t>ТОиР</w:t>
      </w:r>
      <w:proofErr w:type="spellEnd"/>
      <w:r w:rsidRPr="00563229">
        <w:t xml:space="preserve"> анализирует e-</w:t>
      </w:r>
      <w:proofErr w:type="spellStart"/>
      <w:r w:rsidRPr="00563229">
        <w:t>mail</w:t>
      </w:r>
      <w:proofErr w:type="spellEnd"/>
      <w:r w:rsidRPr="00563229">
        <w:t xml:space="preserve"> с информацией по отклонённой заявке на наличие созданных ранее в системе S/</w:t>
      </w:r>
      <w:r w:rsidR="004C41C1">
        <w:t xml:space="preserve">4HANA записей справочников НСИ </w:t>
      </w:r>
      <w:del w:id="17241" w:author="Александр" w:date="2020-04-13T12:20:00Z">
        <w:r w:rsidR="004C41C1" w:rsidDel="007B379C">
          <w:delText>со статусом</w:delText>
        </w:r>
        <w:r w:rsidRPr="00563229" w:rsidDel="007B379C">
          <w:delText xml:space="preserve"> "Новый"</w:delText>
        </w:r>
        <w:r w:rsidR="004C41C1" w:rsidDel="007B379C">
          <w:delText xml:space="preserve"> или «НЕАК»</w:delText>
        </w:r>
      </w:del>
      <w:r>
        <w:t>.</w:t>
      </w:r>
      <w:r w:rsidR="008D78F4">
        <w:t xml:space="preserve"> Для просмотра данных в системе </w:t>
      </w:r>
      <w:r w:rsidR="008D78F4">
        <w:rPr>
          <w:lang w:val="en-US"/>
        </w:rPr>
        <w:t>SAP</w:t>
      </w:r>
      <w:r w:rsidR="008D78F4" w:rsidRPr="008D78F4">
        <w:t xml:space="preserve"> </w:t>
      </w:r>
      <w:r w:rsidR="008D78F4">
        <w:rPr>
          <w:lang w:val="en-US"/>
        </w:rPr>
        <w:t>S</w:t>
      </w:r>
      <w:r w:rsidR="008D78F4" w:rsidRPr="008D78F4">
        <w:t>/4</w:t>
      </w:r>
      <w:r w:rsidR="008D78F4">
        <w:rPr>
          <w:lang w:val="en-US"/>
        </w:rPr>
        <w:t>HANA</w:t>
      </w:r>
      <w:r w:rsidR="008D78F4" w:rsidRPr="008D78F4">
        <w:t xml:space="preserve"> </w:t>
      </w:r>
      <w:r w:rsidR="008D78F4">
        <w:t>может использовать следующие транзакции:</w:t>
      </w:r>
    </w:p>
    <w:p w14:paraId="7A71501E" w14:textId="7C32050E" w:rsidR="008D78F4" w:rsidRPr="000D44A6" w:rsidRDefault="008D78F4" w:rsidP="00853FF7">
      <w:pPr>
        <w:pStyle w:val="Base"/>
        <w:tabs>
          <w:tab w:val="left" w:pos="1240"/>
        </w:tabs>
        <w:spacing w:after="120"/>
      </w:pPr>
      <w:r w:rsidRPr="000D44A6">
        <w:t xml:space="preserve">- </w:t>
      </w:r>
      <w:r>
        <w:rPr>
          <w:lang w:val="en-US"/>
        </w:rPr>
        <w:t>IH</w:t>
      </w:r>
      <w:r w:rsidRPr="000D44A6">
        <w:t>06 -</w:t>
      </w:r>
      <w:r w:rsidR="000D44A6" w:rsidRPr="000D44A6">
        <w:t xml:space="preserve"> </w:t>
      </w:r>
      <w:r w:rsidR="000D44A6">
        <w:t xml:space="preserve">Просмотреть </w:t>
      </w:r>
      <w:proofErr w:type="spellStart"/>
      <w:r w:rsidR="000D44A6">
        <w:t>ТехМесто</w:t>
      </w:r>
      <w:proofErr w:type="spellEnd"/>
      <w:r w:rsidR="000D44A6">
        <w:t>,</w:t>
      </w:r>
    </w:p>
    <w:p w14:paraId="4775C3ED" w14:textId="7DC62DE5" w:rsidR="008D78F4" w:rsidRPr="000D44A6" w:rsidRDefault="008D78F4" w:rsidP="00853FF7">
      <w:pPr>
        <w:pStyle w:val="Base"/>
        <w:tabs>
          <w:tab w:val="left" w:pos="1240"/>
        </w:tabs>
        <w:spacing w:after="120"/>
      </w:pPr>
      <w:r w:rsidRPr="000D44A6">
        <w:t xml:space="preserve">- </w:t>
      </w:r>
      <w:r>
        <w:rPr>
          <w:lang w:val="en-US"/>
        </w:rPr>
        <w:t>IH</w:t>
      </w:r>
      <w:r w:rsidRPr="000D44A6">
        <w:t xml:space="preserve">08 </w:t>
      </w:r>
      <w:r w:rsidR="00853FF7" w:rsidRPr="000D44A6">
        <w:t>-</w:t>
      </w:r>
      <w:r w:rsidR="000D44A6">
        <w:t xml:space="preserve"> Просмотреть единицу оборудования,</w:t>
      </w:r>
    </w:p>
    <w:p w14:paraId="4258F933" w14:textId="2C6A2D1A" w:rsidR="008D78F4" w:rsidRPr="00BC2842" w:rsidRDefault="008D78F4" w:rsidP="00853FF7">
      <w:pPr>
        <w:pStyle w:val="Base"/>
        <w:tabs>
          <w:tab w:val="left" w:pos="1240"/>
        </w:tabs>
        <w:spacing w:after="120"/>
      </w:pPr>
      <w:r w:rsidRPr="000D44A6">
        <w:t xml:space="preserve">- </w:t>
      </w:r>
      <w:r>
        <w:rPr>
          <w:lang w:val="en-US"/>
        </w:rPr>
        <w:t>IA</w:t>
      </w:r>
      <w:r w:rsidRPr="000D44A6">
        <w:t xml:space="preserve">09 </w:t>
      </w:r>
      <w:r w:rsidR="00853FF7" w:rsidRPr="000D44A6">
        <w:t>-</w:t>
      </w:r>
      <w:r w:rsidRPr="000D44A6">
        <w:t xml:space="preserve"> </w:t>
      </w:r>
      <w:r w:rsidR="00BC2842">
        <w:t xml:space="preserve">Просмотреть </w:t>
      </w:r>
      <w:proofErr w:type="spellStart"/>
      <w:r w:rsidR="00BC2842">
        <w:t>ТехКарты</w:t>
      </w:r>
      <w:proofErr w:type="spellEnd"/>
      <w:r w:rsidR="00BC2842">
        <w:t>,</w:t>
      </w:r>
    </w:p>
    <w:p w14:paraId="5DEFF86F" w14:textId="20C45FA9" w:rsidR="008D78F4" w:rsidRPr="000D44A6" w:rsidRDefault="008D78F4" w:rsidP="00853FF7">
      <w:pPr>
        <w:pStyle w:val="Base"/>
        <w:tabs>
          <w:tab w:val="left" w:pos="1240"/>
        </w:tabs>
        <w:spacing w:after="120"/>
      </w:pPr>
      <w:r w:rsidRPr="000D44A6">
        <w:t xml:space="preserve">- </w:t>
      </w:r>
      <w:r>
        <w:rPr>
          <w:lang w:val="en-US"/>
        </w:rPr>
        <w:t>IP</w:t>
      </w:r>
      <w:r w:rsidRPr="000D44A6">
        <w:t xml:space="preserve">12 </w:t>
      </w:r>
      <w:r w:rsidR="00853FF7" w:rsidRPr="000D44A6">
        <w:t>-</w:t>
      </w:r>
      <w:r w:rsidRPr="000D44A6">
        <w:t xml:space="preserve"> </w:t>
      </w:r>
      <w:r w:rsidR="000D44A6" w:rsidRPr="00FC733B">
        <w:t>Просмотр стратегий предупредит. ТОРО</w:t>
      </w:r>
      <w:r w:rsidR="000D44A6" w:rsidRPr="000D44A6">
        <w:t>,</w:t>
      </w:r>
    </w:p>
    <w:p w14:paraId="6B898525" w14:textId="0928828B" w:rsidR="008D78F4" w:rsidRPr="000D44A6" w:rsidRDefault="008D78F4" w:rsidP="00853FF7">
      <w:pPr>
        <w:pStyle w:val="Base"/>
        <w:tabs>
          <w:tab w:val="left" w:pos="1240"/>
        </w:tabs>
        <w:spacing w:after="120"/>
      </w:pPr>
      <w:r w:rsidRPr="000D44A6">
        <w:t xml:space="preserve">- </w:t>
      </w:r>
      <w:r>
        <w:rPr>
          <w:lang w:val="en-US"/>
        </w:rPr>
        <w:t>IP</w:t>
      </w:r>
      <w:r w:rsidRPr="000D44A6">
        <w:t>16</w:t>
      </w:r>
      <w:r w:rsidR="00853FF7" w:rsidRPr="000D44A6">
        <w:t xml:space="preserve"> </w:t>
      </w:r>
      <w:r w:rsidRPr="000D44A6">
        <w:t xml:space="preserve">- </w:t>
      </w:r>
      <w:r w:rsidR="000D44A6">
        <w:t xml:space="preserve">Просмотр плана </w:t>
      </w:r>
      <w:proofErr w:type="spellStart"/>
      <w:r w:rsidR="000D44A6">
        <w:t>предупрТОРО</w:t>
      </w:r>
      <w:proofErr w:type="spellEnd"/>
      <w:r w:rsidR="000D44A6">
        <w:t>,</w:t>
      </w:r>
    </w:p>
    <w:p w14:paraId="51D042AA" w14:textId="13646B89" w:rsidR="008D78F4" w:rsidRPr="000D44A6" w:rsidRDefault="008D78F4" w:rsidP="00853FF7">
      <w:pPr>
        <w:pStyle w:val="Base"/>
        <w:tabs>
          <w:tab w:val="left" w:pos="1240"/>
        </w:tabs>
        <w:spacing w:after="120"/>
      </w:pPr>
      <w:r w:rsidRPr="000D44A6">
        <w:t xml:space="preserve">- </w:t>
      </w:r>
      <w:r>
        <w:rPr>
          <w:lang w:val="en-US"/>
        </w:rPr>
        <w:t>CR</w:t>
      </w:r>
      <w:r w:rsidRPr="000D44A6">
        <w:t xml:space="preserve">05 </w:t>
      </w:r>
      <w:r w:rsidR="00853FF7" w:rsidRPr="000D44A6">
        <w:t>-</w:t>
      </w:r>
      <w:r w:rsidR="000D44A6">
        <w:t xml:space="preserve"> Список рабочих мест,</w:t>
      </w:r>
    </w:p>
    <w:p w14:paraId="275F26D1" w14:textId="47A16856" w:rsidR="008D78F4" w:rsidRPr="000D44A6" w:rsidRDefault="008D78F4" w:rsidP="00853FF7">
      <w:pPr>
        <w:pStyle w:val="Base"/>
        <w:tabs>
          <w:tab w:val="left" w:pos="1240"/>
        </w:tabs>
        <w:spacing w:after="120"/>
      </w:pPr>
      <w:r w:rsidRPr="000D44A6">
        <w:t xml:space="preserve">- </w:t>
      </w:r>
      <w:r>
        <w:rPr>
          <w:lang w:val="en-US"/>
        </w:rPr>
        <w:t>IK</w:t>
      </w:r>
      <w:r w:rsidRPr="000D44A6">
        <w:t xml:space="preserve">07 </w:t>
      </w:r>
      <w:r w:rsidR="00853FF7" w:rsidRPr="000D44A6">
        <w:t>-</w:t>
      </w:r>
      <w:r w:rsidRPr="000D44A6">
        <w:t xml:space="preserve"> </w:t>
      </w:r>
      <w:r w:rsidR="000D44A6">
        <w:t>Просмотр точек измерений,</w:t>
      </w:r>
    </w:p>
    <w:p w14:paraId="625FA03B" w14:textId="03637B6E" w:rsidR="008D78F4" w:rsidRPr="000D44A6" w:rsidRDefault="008D78F4" w:rsidP="00853FF7">
      <w:pPr>
        <w:pStyle w:val="Base"/>
        <w:tabs>
          <w:tab w:val="left" w:pos="1240"/>
        </w:tabs>
        <w:spacing w:after="120"/>
      </w:pPr>
      <w:r w:rsidRPr="000D44A6">
        <w:t xml:space="preserve">- </w:t>
      </w:r>
      <w:r>
        <w:rPr>
          <w:lang w:val="en-US"/>
        </w:rPr>
        <w:t>CA</w:t>
      </w:r>
      <w:r w:rsidRPr="000D44A6">
        <w:t xml:space="preserve">10 </w:t>
      </w:r>
      <w:r w:rsidR="00853FF7" w:rsidRPr="000D44A6">
        <w:t>-</w:t>
      </w:r>
      <w:r w:rsidR="000D44A6" w:rsidRPr="000D44A6">
        <w:t xml:space="preserve"> </w:t>
      </w:r>
      <w:r w:rsidR="000D44A6">
        <w:t xml:space="preserve">Текст образца: </w:t>
      </w:r>
      <w:proofErr w:type="spellStart"/>
      <w:r w:rsidR="000D44A6">
        <w:t>техкарта</w:t>
      </w:r>
      <w:proofErr w:type="spellEnd"/>
      <w:r w:rsidR="000D44A6">
        <w:t>/</w:t>
      </w:r>
      <w:r w:rsidR="000D44A6" w:rsidRPr="00A40449">
        <w:t>заказ</w:t>
      </w:r>
      <w:r w:rsidR="000D44A6" w:rsidRPr="000D44A6">
        <w:t>,</w:t>
      </w:r>
    </w:p>
    <w:p w14:paraId="33080D53" w14:textId="322DF2FF" w:rsidR="008D78F4" w:rsidRPr="000D44A6" w:rsidRDefault="008D78F4" w:rsidP="00853FF7">
      <w:pPr>
        <w:pStyle w:val="Base"/>
        <w:tabs>
          <w:tab w:val="left" w:pos="1240"/>
        </w:tabs>
        <w:spacing w:after="120"/>
      </w:pPr>
      <w:r w:rsidRPr="000D44A6">
        <w:t xml:space="preserve">- </w:t>
      </w:r>
      <w:r>
        <w:rPr>
          <w:lang w:val="en-US"/>
        </w:rPr>
        <w:t>QS</w:t>
      </w:r>
      <w:r w:rsidRPr="000D44A6">
        <w:t xml:space="preserve">41 </w:t>
      </w:r>
      <w:r w:rsidR="00853FF7" w:rsidRPr="000D44A6">
        <w:t>-</w:t>
      </w:r>
      <w:r w:rsidRPr="000D44A6">
        <w:t xml:space="preserve"> </w:t>
      </w:r>
      <w:r w:rsidR="000D44A6">
        <w:t>Ведение каталога</w:t>
      </w:r>
      <w:r w:rsidR="000D44A6" w:rsidRPr="000D44A6">
        <w:t>,</w:t>
      </w:r>
    </w:p>
    <w:p w14:paraId="6CCBD5E2" w14:textId="3102CC3F" w:rsidR="008D78F4" w:rsidRPr="00C35870" w:rsidRDefault="00853FF7" w:rsidP="00853FF7">
      <w:pPr>
        <w:pStyle w:val="Base"/>
        <w:tabs>
          <w:tab w:val="left" w:pos="1240"/>
        </w:tabs>
        <w:spacing w:after="120"/>
      </w:pPr>
      <w:r w:rsidRPr="000D44A6">
        <w:t xml:space="preserve">- </w:t>
      </w:r>
      <w:r>
        <w:rPr>
          <w:lang w:val="en-US"/>
        </w:rPr>
        <w:t>IB</w:t>
      </w:r>
      <w:r w:rsidRPr="000D44A6">
        <w:t xml:space="preserve">03 - </w:t>
      </w:r>
      <w:r w:rsidR="00C35870" w:rsidRPr="00476FFD">
        <w:t>Просмотреть спецификацию ЕО</w:t>
      </w:r>
      <w:r w:rsidR="00C35870" w:rsidRPr="00C35870">
        <w:t>,</w:t>
      </w:r>
    </w:p>
    <w:p w14:paraId="3452A482" w14:textId="70952D38" w:rsidR="00853FF7" w:rsidRPr="00C35870" w:rsidRDefault="00853FF7" w:rsidP="00853FF7">
      <w:pPr>
        <w:pStyle w:val="Base"/>
        <w:tabs>
          <w:tab w:val="left" w:pos="1240"/>
        </w:tabs>
        <w:spacing w:after="120"/>
      </w:pPr>
      <w:r w:rsidRPr="000D44A6">
        <w:t xml:space="preserve">- </w:t>
      </w:r>
      <w:r>
        <w:rPr>
          <w:lang w:val="en-US"/>
        </w:rPr>
        <w:t>IB</w:t>
      </w:r>
      <w:r w:rsidRPr="000D44A6">
        <w:t xml:space="preserve">13 - </w:t>
      </w:r>
      <w:r w:rsidR="00C35870" w:rsidRPr="00476FFD">
        <w:t>Просмотреть спецификацию тех. места</w:t>
      </w:r>
      <w:r w:rsidR="00C35870" w:rsidRPr="00C35870">
        <w:t>,</w:t>
      </w:r>
    </w:p>
    <w:p w14:paraId="686FC6C2" w14:textId="3C36DF5E" w:rsidR="00853FF7" w:rsidRPr="000D44A6" w:rsidRDefault="000D44A6" w:rsidP="006B7B3E">
      <w:pPr>
        <w:pStyle w:val="Base"/>
        <w:tabs>
          <w:tab w:val="left" w:pos="1240"/>
        </w:tabs>
      </w:pPr>
      <w:r w:rsidRPr="000D44A6">
        <w:t xml:space="preserve">- </w:t>
      </w:r>
      <w:r>
        <w:rPr>
          <w:lang w:val="en-US"/>
        </w:rPr>
        <w:t>OQ</w:t>
      </w:r>
      <w:r w:rsidR="00853FF7">
        <w:rPr>
          <w:lang w:val="en-US"/>
        </w:rPr>
        <w:t>N</w:t>
      </w:r>
      <w:r w:rsidRPr="000D44A6">
        <w:t>6</w:t>
      </w:r>
      <w:r w:rsidR="00853FF7" w:rsidRPr="000D44A6">
        <w:t xml:space="preserve"> - </w:t>
      </w:r>
      <w:r w:rsidRPr="00967284">
        <w:rPr>
          <w:color w:val="000000" w:themeColor="text1"/>
          <w:szCs w:val="24"/>
        </w:rPr>
        <w:t xml:space="preserve">Ведение </w:t>
      </w:r>
      <w:proofErr w:type="spellStart"/>
      <w:r>
        <w:rPr>
          <w:color w:val="000000" w:themeColor="text1"/>
          <w:szCs w:val="24"/>
        </w:rPr>
        <w:t>СхемОтчет</w:t>
      </w:r>
      <w:proofErr w:type="spellEnd"/>
      <w:r w:rsidRPr="0077685B">
        <w:rPr>
          <w:color w:val="000000" w:themeColor="text1"/>
          <w:szCs w:val="24"/>
        </w:rPr>
        <w:t>/</w:t>
      </w:r>
      <w:r>
        <w:rPr>
          <w:color w:val="000000" w:themeColor="text1"/>
          <w:szCs w:val="24"/>
        </w:rPr>
        <w:t xml:space="preserve">виды </w:t>
      </w:r>
      <w:r>
        <w:rPr>
          <w:color w:val="000000" w:themeColor="text1"/>
          <w:szCs w:val="24"/>
          <w:lang w:val="en-US"/>
        </w:rPr>
        <w:t>QM</w:t>
      </w:r>
      <w:r w:rsidRPr="0077685B">
        <w:rPr>
          <w:color w:val="000000" w:themeColor="text1"/>
          <w:szCs w:val="24"/>
        </w:rPr>
        <w:t>-</w:t>
      </w:r>
      <w:r>
        <w:rPr>
          <w:color w:val="000000" w:themeColor="text1"/>
          <w:szCs w:val="24"/>
        </w:rPr>
        <w:t>сообщений</w:t>
      </w:r>
      <w:r w:rsidRPr="000D44A6">
        <w:rPr>
          <w:color w:val="000000" w:themeColor="text1"/>
          <w:szCs w:val="24"/>
        </w:rPr>
        <w:t xml:space="preserve"> (</w:t>
      </w:r>
      <w:r w:rsidRPr="00F970DD">
        <w:rPr>
          <w:szCs w:val="24"/>
          <w:lang w:eastAsia="ru-RU"/>
        </w:rPr>
        <w:t>Каталог кодов ТОРО</w:t>
      </w:r>
      <w:r w:rsidRPr="000D44A6">
        <w:rPr>
          <w:szCs w:val="24"/>
          <w:lang w:eastAsia="ru-RU"/>
        </w:rPr>
        <w:t>).</w:t>
      </w:r>
    </w:p>
    <w:p w14:paraId="4D88891D" w14:textId="75A36D59" w:rsidR="00115300" w:rsidRPr="00A46114" w:rsidRDefault="00115300" w:rsidP="006B7B3E">
      <w:pPr>
        <w:pStyle w:val="4"/>
        <w:spacing w:after="240" w:line="276" w:lineRule="auto"/>
        <w:rPr>
          <w:i/>
          <w:caps/>
        </w:rPr>
      </w:pPr>
      <w:r w:rsidRPr="0012135C">
        <w:t xml:space="preserve">Шаг процесса </w:t>
      </w:r>
      <w:r>
        <w:t>1</w:t>
      </w:r>
      <w:ins w:id="17242" w:author="Александр" w:date="2020-04-13T13:04:00Z">
        <w:r w:rsidR="00E17D65">
          <w:t>8</w:t>
        </w:r>
      </w:ins>
      <w:del w:id="17243" w:author="Александр" w:date="2020-04-13T13:04:00Z">
        <w:r w:rsidDel="00E17D65">
          <w:delText>7</w:delText>
        </w:r>
      </w:del>
      <w:r>
        <w:t>0</w:t>
      </w:r>
      <w:r w:rsidRPr="0012135C">
        <w:t xml:space="preserve"> – </w:t>
      </w:r>
      <w:r w:rsidR="006B7B3E" w:rsidRPr="006B7B3E">
        <w:t>Отправка инициатору заявки НСИ информации о переводе заявки НСИ в согласование</w:t>
      </w:r>
    </w:p>
    <w:p w14:paraId="63891F40" w14:textId="04718070" w:rsidR="00115300" w:rsidRPr="00DE448C" w:rsidRDefault="006B7B3E" w:rsidP="006B7B3E">
      <w:pPr>
        <w:pStyle w:val="Base"/>
        <w:tabs>
          <w:tab w:val="left" w:pos="1240"/>
        </w:tabs>
      </w:pPr>
      <w:r w:rsidRPr="006B7B3E">
        <w:t xml:space="preserve">Система </w:t>
      </w:r>
      <w:ins w:id="17244" w:author="Александр" w:date="2020-04-13T12:21:00Z">
        <w:r w:rsidR="007B379C">
          <w:t>Полюс Сервис (</w:t>
        </w:r>
      </w:ins>
      <w:proofErr w:type="spellStart"/>
      <w:r w:rsidRPr="006B7B3E">
        <w:t>Naumen</w:t>
      </w:r>
      <w:proofErr w:type="spellEnd"/>
      <w:r w:rsidRPr="006B7B3E">
        <w:t xml:space="preserve"> SD</w:t>
      </w:r>
      <w:ins w:id="17245" w:author="Александр" w:date="2020-04-13T12:21:00Z">
        <w:r w:rsidR="007B379C">
          <w:t>)</w:t>
        </w:r>
      </w:ins>
      <w:r w:rsidRPr="006B7B3E">
        <w:t xml:space="preserve"> автоматически посылает e-</w:t>
      </w:r>
      <w:proofErr w:type="spellStart"/>
      <w:r w:rsidRPr="006B7B3E">
        <w:t>mail</w:t>
      </w:r>
      <w:proofErr w:type="spellEnd"/>
      <w:r w:rsidRPr="006B7B3E">
        <w:t xml:space="preserve"> Инициатору </w:t>
      </w:r>
      <w:proofErr w:type="spellStart"/>
      <w:r w:rsidRPr="006B7B3E">
        <w:t>ТОиР</w:t>
      </w:r>
      <w:proofErr w:type="spellEnd"/>
      <w:r w:rsidRPr="006B7B3E">
        <w:t xml:space="preserve"> информацию о начале согласования его заявки НСИ</w:t>
      </w:r>
      <w:r w:rsidR="00DE448C" w:rsidRPr="00DE448C">
        <w:t>.</w:t>
      </w:r>
    </w:p>
    <w:p w14:paraId="1E80C57A" w14:textId="5FC0FCCA" w:rsidR="00115300" w:rsidRPr="00A46114" w:rsidRDefault="00115300" w:rsidP="006B7B3E">
      <w:pPr>
        <w:pStyle w:val="4"/>
        <w:spacing w:after="240" w:line="276" w:lineRule="auto"/>
        <w:rPr>
          <w:i/>
          <w:caps/>
        </w:rPr>
      </w:pPr>
      <w:r w:rsidRPr="0012135C">
        <w:lastRenderedPageBreak/>
        <w:t xml:space="preserve">Шаг процесса </w:t>
      </w:r>
      <w:r>
        <w:t>1</w:t>
      </w:r>
      <w:ins w:id="17246" w:author="Александр" w:date="2020-04-13T13:04:00Z">
        <w:r w:rsidR="00E17D65">
          <w:t>9</w:t>
        </w:r>
      </w:ins>
      <w:del w:id="17247" w:author="Александр" w:date="2020-04-13T13:04:00Z">
        <w:r w:rsidDel="00E17D65">
          <w:delText>8</w:delText>
        </w:r>
      </w:del>
      <w:r>
        <w:t>0</w:t>
      </w:r>
      <w:r w:rsidRPr="0012135C">
        <w:t xml:space="preserve"> – </w:t>
      </w:r>
      <w:r w:rsidR="006B7B3E" w:rsidRPr="006B7B3E">
        <w:t xml:space="preserve">Обработка дополнительной информации по НСИ для </w:t>
      </w:r>
      <w:r w:rsidR="00390E35">
        <w:t>Технического специалиста НСИ</w:t>
      </w:r>
    </w:p>
    <w:p w14:paraId="0DCFE492" w14:textId="1B59DECB" w:rsidR="00115300" w:rsidRDefault="006B7B3E" w:rsidP="006B7B3E">
      <w:pPr>
        <w:pStyle w:val="Base"/>
        <w:tabs>
          <w:tab w:val="left" w:pos="1240"/>
        </w:tabs>
      </w:pPr>
      <w:r w:rsidRPr="006B7B3E">
        <w:t xml:space="preserve">Система </w:t>
      </w:r>
      <w:ins w:id="17248" w:author="Александр" w:date="2020-04-13T12:22:00Z">
        <w:r w:rsidR="007B379C">
          <w:t>Полюс Сервис (</w:t>
        </w:r>
        <w:proofErr w:type="spellStart"/>
        <w:r w:rsidR="007B379C" w:rsidRPr="006B7B3E">
          <w:t>Naumen</w:t>
        </w:r>
        <w:proofErr w:type="spellEnd"/>
        <w:r w:rsidR="007B379C" w:rsidRPr="006B7B3E">
          <w:t xml:space="preserve"> SD</w:t>
        </w:r>
        <w:r w:rsidR="007B379C">
          <w:t xml:space="preserve">) </w:t>
        </w:r>
      </w:ins>
      <w:del w:id="17249" w:author="Александр" w:date="2020-04-13T12:22:00Z">
        <w:r w:rsidRPr="006B7B3E" w:rsidDel="007B379C">
          <w:delText xml:space="preserve">Naumen SD </w:delText>
        </w:r>
      </w:del>
      <w:r w:rsidRPr="006B7B3E">
        <w:t>автоматически обрабатывает e-</w:t>
      </w:r>
      <w:proofErr w:type="spellStart"/>
      <w:r w:rsidRPr="006B7B3E">
        <w:t>mail</w:t>
      </w:r>
      <w:proofErr w:type="spellEnd"/>
      <w:r w:rsidRPr="006B7B3E">
        <w:t xml:space="preserve"> от Инициатора заявки НСИ </w:t>
      </w:r>
      <w:proofErr w:type="spellStart"/>
      <w:r w:rsidRPr="006B7B3E">
        <w:t>ТОиР</w:t>
      </w:r>
      <w:proofErr w:type="spellEnd"/>
      <w:r w:rsidRPr="006B7B3E">
        <w:t xml:space="preserve"> с дополнительной информацией по </w:t>
      </w:r>
      <w:r w:rsidR="00164CE8">
        <w:t>Обращению</w:t>
      </w:r>
      <w:r w:rsidRPr="006B7B3E">
        <w:t xml:space="preserve"> НСИ к наряду от методолога. Наряд получает статус "Доп. информация".</w:t>
      </w:r>
    </w:p>
    <w:p w14:paraId="7B806716" w14:textId="24D527FD" w:rsidR="00115300" w:rsidDel="008C277E" w:rsidRDefault="00115300" w:rsidP="006B7B3E">
      <w:pPr>
        <w:pStyle w:val="4"/>
        <w:spacing w:after="240" w:line="276" w:lineRule="auto"/>
        <w:rPr>
          <w:ins w:id="17250" w:author="Александр" w:date="2020-04-13T12:29:00Z"/>
          <w:del w:id="17251" w:author="Кононов Александр Валерьевич (Подрядчик. ООО БерингПойнт)" w:date="2020-04-16T15:40:00Z"/>
        </w:rPr>
      </w:pPr>
      <w:r w:rsidRPr="0012135C">
        <w:t xml:space="preserve">Шаг процесса </w:t>
      </w:r>
      <w:ins w:id="17252" w:author="Александр" w:date="2020-04-13T13:04:00Z">
        <w:r w:rsidR="00E17D65">
          <w:t>200</w:t>
        </w:r>
      </w:ins>
      <w:del w:id="17253" w:author="Александр" w:date="2020-04-13T13:04:00Z">
        <w:r w:rsidDel="00E17D65">
          <w:delText>190</w:delText>
        </w:r>
      </w:del>
      <w:r w:rsidRPr="0012135C">
        <w:t xml:space="preserve"> – </w:t>
      </w:r>
      <w:r w:rsidR="006B7B3E" w:rsidRPr="006B7B3E">
        <w:t>Удаление технического объекта</w:t>
      </w:r>
      <w:ins w:id="17254" w:author="Александр" w:date="2020-04-13T12:27:00Z">
        <w:del w:id="17255" w:author="Кононов Александр Валерьевич (Подрядчик. ООО БерингПойнт)" w:date="2020-04-16T15:40:00Z">
          <w:r w:rsidR="00EE2057" w:rsidDel="008C277E">
            <w:delText xml:space="preserve"> или Норматива</w:delText>
          </w:r>
        </w:del>
      </w:ins>
    </w:p>
    <w:p w14:paraId="39691658" w14:textId="58F62C5E" w:rsidR="00EE2057" w:rsidRPr="008C277E" w:rsidDel="008C277E" w:rsidRDefault="00EE2057">
      <w:pPr>
        <w:pStyle w:val="4"/>
        <w:spacing w:after="240" w:line="276" w:lineRule="auto"/>
        <w:rPr>
          <w:ins w:id="17256" w:author="Александр" w:date="2020-04-13T12:29:00Z"/>
          <w:del w:id="17257" w:author="Кононов Александр Валерьевич (Подрядчик. ООО БерингПойнт)" w:date="2020-04-16T15:40:00Z"/>
          <w:rFonts w:cs="Arial"/>
        </w:rPr>
      </w:pPr>
      <w:ins w:id="17258" w:author="Александр" w:date="2020-04-13T12:29:00Z">
        <w:del w:id="17259" w:author="Кононов Александр Валерьевич (Подрядчик. ООО БерингПойнт)" w:date="2020-04-16T15:40:00Z">
          <w:r w:rsidRPr="009A7E74" w:rsidDel="008C277E">
            <w:rPr>
              <w:rFonts w:cs="Arial"/>
              <w:b w:val="0"/>
            </w:rPr>
            <w:delText>Уд</w:delText>
          </w:r>
          <w:r w:rsidRPr="00864651" w:rsidDel="008C277E">
            <w:rPr>
              <w:rFonts w:cs="Arial"/>
              <w:b w:val="0"/>
            </w:rPr>
            <w:delText>аление технического объекта</w:delText>
          </w:r>
        </w:del>
      </w:ins>
    </w:p>
    <w:p w14:paraId="3B0AFD47" w14:textId="77777777" w:rsidR="00EE2057" w:rsidRPr="00EE2057" w:rsidRDefault="00EE2057">
      <w:pPr>
        <w:pStyle w:val="4"/>
        <w:spacing w:after="240" w:line="276" w:lineRule="auto"/>
        <w:rPr>
          <w:rPrChange w:id="17260" w:author="Александр" w:date="2020-04-13T12:29:00Z">
            <w:rPr>
              <w:i/>
              <w:caps/>
            </w:rPr>
          </w:rPrChange>
        </w:rPr>
      </w:pPr>
    </w:p>
    <w:p w14:paraId="7A1234AA" w14:textId="5BB30D66" w:rsidR="00115300" w:rsidRDefault="00EE2057" w:rsidP="006B7B3E">
      <w:pPr>
        <w:pStyle w:val="Base"/>
        <w:tabs>
          <w:tab w:val="left" w:pos="1240"/>
        </w:tabs>
      </w:pPr>
      <w:ins w:id="17261" w:author="Александр" w:date="2020-04-13T12:28:00Z">
        <w:r>
          <w:t>Технический специалист НСИ</w:t>
        </w:r>
      </w:ins>
      <w:ins w:id="17262" w:author="Александр" w:date="2020-04-23T09:44:00Z">
        <w:r w:rsidR="007111D4">
          <w:t xml:space="preserve"> </w:t>
        </w:r>
        <w:proofErr w:type="spellStart"/>
        <w:r w:rsidR="007111D4">
          <w:t>ТОиР</w:t>
        </w:r>
      </w:ins>
      <w:proofErr w:type="spellEnd"/>
      <w:del w:id="17263" w:author="Александр" w:date="2020-04-13T12:28:00Z">
        <w:r w:rsidR="006B7B3E" w:rsidRPr="006B7B3E" w:rsidDel="00EE2057">
          <w:delText>Инициатор заявки ТОиР</w:delText>
        </w:r>
      </w:del>
      <w:ins w:id="17264" w:author="Александр" w:date="2020-04-13T12:25:00Z">
        <w:r>
          <w:t xml:space="preserve"> меняет место монтажа технического объекта на </w:t>
        </w:r>
      </w:ins>
      <w:ins w:id="17265" w:author="Александр" w:date="2020-04-13T12:26:00Z">
        <w:r>
          <w:t xml:space="preserve">техническое место «Удаленное оборудование» и </w:t>
        </w:r>
      </w:ins>
      <w:del w:id="17266" w:author="Владимир Лаут" w:date="2021-04-07T18:51:00Z">
        <w:r w:rsidR="006B7B3E" w:rsidRPr="006B7B3E" w:rsidDel="004F2759">
          <w:delText xml:space="preserve"> </w:delText>
        </w:r>
      </w:del>
      <w:r w:rsidR="006B7B3E" w:rsidRPr="006B7B3E">
        <w:t>проставляет метку удаления техническому месту или единице оборудования</w:t>
      </w:r>
      <w:r w:rsidR="00853FF7">
        <w:t xml:space="preserve"> в системе </w:t>
      </w:r>
      <w:r w:rsidR="00853FF7">
        <w:rPr>
          <w:lang w:val="en-US"/>
        </w:rPr>
        <w:t>SAP</w:t>
      </w:r>
      <w:r w:rsidR="00853FF7" w:rsidRPr="00853FF7">
        <w:t xml:space="preserve"> </w:t>
      </w:r>
      <w:r w:rsidR="00853FF7">
        <w:rPr>
          <w:lang w:val="en-US"/>
        </w:rPr>
        <w:t>S</w:t>
      </w:r>
      <w:r w:rsidR="00853FF7" w:rsidRPr="00853FF7">
        <w:t>/4</w:t>
      </w:r>
      <w:r w:rsidR="00853FF7">
        <w:rPr>
          <w:lang w:val="en-US"/>
        </w:rPr>
        <w:t>HANA</w:t>
      </w:r>
      <w:r w:rsidR="00DE448C" w:rsidRPr="00DE448C">
        <w:t>.</w:t>
      </w:r>
      <w:r w:rsidR="00853FF7" w:rsidRPr="00853FF7">
        <w:t xml:space="preserve"> </w:t>
      </w:r>
      <w:r w:rsidR="00853FF7">
        <w:t>Для этого используются транзакции:</w:t>
      </w:r>
    </w:p>
    <w:p w14:paraId="6F25A301" w14:textId="5C9E3E28" w:rsidR="00853FF7" w:rsidRPr="00D113AC" w:rsidRDefault="00853FF7" w:rsidP="006B7B3E">
      <w:pPr>
        <w:pStyle w:val="Base"/>
        <w:tabs>
          <w:tab w:val="left" w:pos="1240"/>
        </w:tabs>
      </w:pPr>
      <w:r>
        <w:t xml:space="preserve">- </w:t>
      </w:r>
      <w:r>
        <w:rPr>
          <w:lang w:val="en-US"/>
        </w:rPr>
        <w:t>IE</w:t>
      </w:r>
      <w:r w:rsidRPr="00BC2842">
        <w:t>02 -</w:t>
      </w:r>
      <w:r w:rsidR="00D113AC">
        <w:t xml:space="preserve"> Изменить единицу оборудования,</w:t>
      </w:r>
    </w:p>
    <w:p w14:paraId="2C7210BB" w14:textId="016B1AA9" w:rsidR="00EE2057" w:rsidRDefault="00853FF7" w:rsidP="006B7B3E">
      <w:pPr>
        <w:pStyle w:val="Base"/>
        <w:tabs>
          <w:tab w:val="left" w:pos="1240"/>
        </w:tabs>
        <w:rPr>
          <w:ins w:id="17267" w:author="Александр" w:date="2020-04-13T12:29:00Z"/>
        </w:rPr>
      </w:pPr>
      <w:r w:rsidRPr="00BC2842">
        <w:t xml:space="preserve">- </w:t>
      </w:r>
      <w:r>
        <w:rPr>
          <w:lang w:val="en-US"/>
        </w:rPr>
        <w:t>IL</w:t>
      </w:r>
      <w:r w:rsidRPr="00BC2842">
        <w:t xml:space="preserve">02 - </w:t>
      </w:r>
      <w:r w:rsidR="00D07FEA">
        <w:t>Изменить</w:t>
      </w:r>
      <w:r w:rsidR="00BC2842" w:rsidRPr="00FC733B">
        <w:t xml:space="preserve"> </w:t>
      </w:r>
      <w:proofErr w:type="spellStart"/>
      <w:r w:rsidR="00BC2842" w:rsidRPr="00FC733B">
        <w:t>ТехМесто</w:t>
      </w:r>
      <w:proofErr w:type="spellEnd"/>
      <w:ins w:id="17268" w:author="Александр" w:date="2020-04-13T12:27:00Z">
        <w:r w:rsidR="00EE2057">
          <w:t>.</w:t>
        </w:r>
      </w:ins>
    </w:p>
    <w:p w14:paraId="186557B4" w14:textId="6B9E586A" w:rsidR="00EE2057" w:rsidDel="008C277E" w:rsidRDefault="00EE2057" w:rsidP="006B7B3E">
      <w:pPr>
        <w:pStyle w:val="Base"/>
        <w:tabs>
          <w:tab w:val="left" w:pos="1240"/>
        </w:tabs>
        <w:rPr>
          <w:ins w:id="17269" w:author="Александр" w:date="2020-04-13T12:29:00Z"/>
          <w:del w:id="17270" w:author="Кононов Александр Валерьевич (Подрядчик. ООО БерингПойнт)" w:date="2020-04-16T15:40:00Z"/>
          <w:b/>
        </w:rPr>
      </w:pPr>
      <w:ins w:id="17271" w:author="Александр" w:date="2020-04-13T12:29:00Z">
        <w:del w:id="17272" w:author="Кононов Александр Валерьевич (Подрядчик. ООО БерингПойнт)" w:date="2020-04-16T15:40:00Z">
          <w:r w:rsidRPr="00EE2057" w:rsidDel="008C277E">
            <w:rPr>
              <w:b/>
              <w:rPrChange w:id="17273" w:author="Александр" w:date="2020-04-13T12:29:00Z">
                <w:rPr/>
              </w:rPrChange>
            </w:rPr>
            <w:delText>Удаление номатива</w:delText>
          </w:r>
        </w:del>
      </w:ins>
    </w:p>
    <w:p w14:paraId="24D3AFF3" w14:textId="2222872B" w:rsidR="00EE2057" w:rsidRPr="00EE2057" w:rsidRDefault="00EE2057" w:rsidP="006B7B3E">
      <w:pPr>
        <w:pStyle w:val="Base"/>
        <w:tabs>
          <w:tab w:val="left" w:pos="1240"/>
        </w:tabs>
        <w:rPr>
          <w:ins w:id="17274" w:author="Александр" w:date="2020-04-13T12:28:00Z"/>
          <w:b/>
          <w:rPrChange w:id="17275" w:author="Александр" w:date="2020-04-13T12:31:00Z">
            <w:rPr>
              <w:ins w:id="17276" w:author="Александр" w:date="2020-04-13T12:28:00Z"/>
            </w:rPr>
          </w:rPrChange>
        </w:rPr>
      </w:pPr>
      <w:ins w:id="17277" w:author="Александр" w:date="2020-04-13T12:29:00Z">
        <w:r>
          <w:t>Технический специалист НСИ</w:t>
        </w:r>
      </w:ins>
      <w:ins w:id="17278" w:author="Владимир Лаут" w:date="2021-04-07T18:50:00Z">
        <w:r w:rsidR="004F2759">
          <w:t xml:space="preserve"> </w:t>
        </w:r>
        <w:proofErr w:type="spellStart"/>
        <w:r w:rsidR="004F2759">
          <w:t>ТОиР</w:t>
        </w:r>
      </w:ins>
      <w:proofErr w:type="spellEnd"/>
      <w:ins w:id="17279" w:author="Александр" w:date="2020-04-13T12:30:00Z">
        <w:r>
          <w:t xml:space="preserve"> проставляет метку удаления на заголовках </w:t>
        </w:r>
        <w:proofErr w:type="spellStart"/>
        <w:r>
          <w:t>техкарт</w:t>
        </w:r>
        <w:proofErr w:type="spellEnd"/>
        <w:r>
          <w:t xml:space="preserve"> в системе </w:t>
        </w:r>
        <w:r>
          <w:rPr>
            <w:lang w:val="en-US"/>
          </w:rPr>
          <w:t>SAP</w:t>
        </w:r>
        <w:r w:rsidRPr="00853FF7">
          <w:t xml:space="preserve"> </w:t>
        </w:r>
        <w:r>
          <w:rPr>
            <w:lang w:val="en-US"/>
          </w:rPr>
          <w:t>S</w:t>
        </w:r>
        <w:r w:rsidRPr="00853FF7">
          <w:t>/4</w:t>
        </w:r>
        <w:r>
          <w:rPr>
            <w:lang w:val="en-US"/>
          </w:rPr>
          <w:t>HANA</w:t>
        </w:r>
      </w:ins>
      <w:ins w:id="17280" w:author="Александр" w:date="2020-04-13T12:31:00Z">
        <w:r>
          <w:t>, для этого используется транзакция:</w:t>
        </w:r>
      </w:ins>
    </w:p>
    <w:p w14:paraId="6AEE1498" w14:textId="02B6D90C" w:rsidR="00EE2057" w:rsidRDefault="00EE2057" w:rsidP="00EE2057">
      <w:pPr>
        <w:pStyle w:val="Base"/>
        <w:tabs>
          <w:tab w:val="left" w:pos="1240"/>
        </w:tabs>
        <w:spacing w:after="120"/>
        <w:rPr>
          <w:ins w:id="17281" w:author="Александр" w:date="2020-04-13T12:31:00Z"/>
        </w:rPr>
      </w:pPr>
      <w:ins w:id="17282" w:author="Александр" w:date="2020-04-13T12:28:00Z">
        <w:r w:rsidRPr="00BC2842">
          <w:t xml:space="preserve">- </w:t>
        </w:r>
        <w:r>
          <w:rPr>
            <w:lang w:val="en-US"/>
          </w:rPr>
          <w:t>IA</w:t>
        </w:r>
        <w:r w:rsidRPr="00BC2842">
          <w:t xml:space="preserve">08 - </w:t>
        </w:r>
        <w:r>
          <w:t xml:space="preserve">Изменить </w:t>
        </w:r>
        <w:proofErr w:type="spellStart"/>
        <w:r>
          <w:t>ТехКарты</w:t>
        </w:r>
        <w:proofErr w:type="spellEnd"/>
        <w:r>
          <w:t>.</w:t>
        </w:r>
      </w:ins>
    </w:p>
    <w:p w14:paraId="51A39141" w14:textId="77777777" w:rsidR="00EE2057" w:rsidRPr="00BC2842" w:rsidRDefault="00EE2057" w:rsidP="00EE2057">
      <w:pPr>
        <w:pStyle w:val="Base"/>
        <w:tabs>
          <w:tab w:val="left" w:pos="1240"/>
        </w:tabs>
        <w:spacing w:after="120"/>
        <w:rPr>
          <w:ins w:id="17283" w:author="Александр" w:date="2020-04-13T12:28:00Z"/>
        </w:rPr>
      </w:pPr>
    </w:p>
    <w:p w14:paraId="54626490" w14:textId="45AACD61" w:rsidR="00853FF7" w:rsidRPr="009E20F5" w:rsidDel="00EE2057" w:rsidRDefault="00BC2842" w:rsidP="00696F74">
      <w:pPr>
        <w:pStyle w:val="Base"/>
        <w:tabs>
          <w:tab w:val="left" w:pos="1240"/>
        </w:tabs>
        <w:rPr>
          <w:del w:id="17284" w:author="Александр" w:date="2020-04-13T12:30:00Z"/>
        </w:rPr>
      </w:pPr>
      <w:del w:id="17285" w:author="Александр" w:date="2020-04-13T12:27:00Z">
        <w:r w:rsidRPr="009E20F5" w:rsidDel="00EE2057">
          <w:delText>.</w:delText>
        </w:r>
      </w:del>
    </w:p>
    <w:p w14:paraId="277B5233" w14:textId="1689AF7C" w:rsidR="00115300" w:rsidRPr="00A46114" w:rsidRDefault="00115300" w:rsidP="006B7B3E">
      <w:pPr>
        <w:pStyle w:val="4"/>
        <w:spacing w:after="240" w:line="276" w:lineRule="auto"/>
        <w:rPr>
          <w:i/>
          <w:caps/>
        </w:rPr>
      </w:pPr>
      <w:r w:rsidRPr="0012135C">
        <w:t xml:space="preserve">Шаг процесса </w:t>
      </w:r>
      <w:r>
        <w:t>2</w:t>
      </w:r>
      <w:ins w:id="17286" w:author="Александр" w:date="2020-04-13T13:04:00Z">
        <w:r w:rsidR="00E17D65">
          <w:t>10</w:t>
        </w:r>
      </w:ins>
      <w:del w:id="17287" w:author="Александр" w:date="2020-04-13T13:04:00Z">
        <w:r w:rsidDel="00E17D65">
          <w:delText>00</w:delText>
        </w:r>
      </w:del>
      <w:r w:rsidRPr="0012135C">
        <w:t xml:space="preserve"> – </w:t>
      </w:r>
      <w:r w:rsidR="006B7B3E" w:rsidRPr="006B7B3E">
        <w:t>Удаление</w:t>
      </w:r>
      <w:del w:id="17288" w:author="Кононов Александр Валерьевич (Подрядчик. ООО БерингПойнт)" w:date="2020-04-16T15:40:00Z">
        <w:r w:rsidR="006B7B3E" w:rsidRPr="006B7B3E" w:rsidDel="00D54B56">
          <w:delText xml:space="preserve"> плана ТОРО</w:delText>
        </w:r>
        <w:r w:rsidR="006B7B3E" w:rsidDel="00D54B56">
          <w:delText xml:space="preserve"> или</w:delText>
        </w:r>
      </w:del>
      <w:r w:rsidR="006B7B3E">
        <w:t xml:space="preserve"> нормативов</w:t>
      </w:r>
    </w:p>
    <w:p w14:paraId="1FA2D030" w14:textId="48612AD5" w:rsidR="008C277E" w:rsidRPr="00D9071F" w:rsidRDefault="008C277E" w:rsidP="008C277E">
      <w:pPr>
        <w:pStyle w:val="Base"/>
        <w:tabs>
          <w:tab w:val="left" w:pos="1240"/>
        </w:tabs>
        <w:rPr>
          <w:ins w:id="17289" w:author="Кононов Александр Валерьевич (Подрядчик. ООО БерингПойнт)" w:date="2020-04-16T15:39:00Z"/>
          <w:b/>
        </w:rPr>
      </w:pPr>
      <w:ins w:id="17290" w:author="Кононов Александр Валерьевич (Подрядчик. ООО БерингПойнт)" w:date="2020-04-16T15:39:00Z">
        <w:r>
          <w:t>Технический специалист НСИ</w:t>
        </w:r>
      </w:ins>
      <w:ins w:id="17291" w:author="Владимир Лаут" w:date="2021-04-07T18:47:00Z">
        <w:r w:rsidR="004F2759">
          <w:t xml:space="preserve"> </w:t>
        </w:r>
      </w:ins>
      <w:ins w:id="17292" w:author="Кононов Александр Валерьевич (Подрядчик. ООО БерингПойнт)" w:date="2020-04-16T15:39:00Z">
        <w:del w:id="17293" w:author="Владимир Лаут" w:date="2021-04-07T18:47:00Z">
          <w:r w:rsidDel="004F2759">
            <w:delText xml:space="preserve"> </w:delText>
          </w:r>
        </w:del>
      </w:ins>
      <w:ins w:id="17294" w:author="Александр" w:date="2020-04-23T09:44:00Z">
        <w:del w:id="17295" w:author="Владимир Лаут" w:date="2021-04-07T18:47:00Z">
          <w:r w:rsidR="007111D4" w:rsidDel="004F2759">
            <w:delText xml:space="preserve"> </w:delText>
          </w:r>
        </w:del>
        <w:proofErr w:type="spellStart"/>
        <w:r w:rsidR="007111D4">
          <w:t>ТОиР</w:t>
        </w:r>
        <w:proofErr w:type="spellEnd"/>
        <w:r w:rsidR="007111D4">
          <w:t xml:space="preserve"> </w:t>
        </w:r>
      </w:ins>
      <w:ins w:id="17296" w:author="Кононов Александр Валерьевич (Подрядчик. ООО БерингПойнт)" w:date="2020-04-16T15:39:00Z">
        <w:r>
          <w:t xml:space="preserve">проставляет метку удаления на заголовках </w:t>
        </w:r>
        <w:proofErr w:type="spellStart"/>
        <w:r>
          <w:t>техкарт</w:t>
        </w:r>
        <w:proofErr w:type="spellEnd"/>
        <w:r>
          <w:t xml:space="preserve"> в </w:t>
        </w:r>
        <w:r w:rsidRPr="008C277E">
          <w:rPr>
            <w:rPrChange w:id="17297" w:author="Кононов Александр Валерьевич (Подрядчик. ООО БерингПойнт)" w:date="2020-04-16T15:40:00Z">
              <w:rPr>
                <w:lang w:val="en-US"/>
              </w:rPr>
            </w:rPrChange>
          </w:rPr>
          <w:t>/</w:t>
        </w:r>
        <w:r>
          <w:t xml:space="preserve">системе </w:t>
        </w:r>
        <w:r>
          <w:rPr>
            <w:lang w:val="en-US"/>
          </w:rPr>
          <w:t>SAP</w:t>
        </w:r>
        <w:r w:rsidRPr="00853FF7">
          <w:t xml:space="preserve"> </w:t>
        </w:r>
        <w:r>
          <w:rPr>
            <w:lang w:val="en-US"/>
          </w:rPr>
          <w:t>S</w:t>
        </w:r>
        <w:r w:rsidRPr="00853FF7">
          <w:t>/4</w:t>
        </w:r>
        <w:r>
          <w:rPr>
            <w:lang w:val="en-US"/>
          </w:rPr>
          <w:t>HANA</w:t>
        </w:r>
        <w:r>
          <w:t>, для этого используется транзакция:</w:t>
        </w:r>
      </w:ins>
    </w:p>
    <w:p w14:paraId="3170BFEE" w14:textId="63B3FADB" w:rsidR="00115300" w:rsidDel="004F2759" w:rsidRDefault="008C277E">
      <w:pPr>
        <w:pStyle w:val="Base"/>
        <w:tabs>
          <w:tab w:val="left" w:pos="1240"/>
        </w:tabs>
        <w:ind w:firstLine="0"/>
        <w:rPr>
          <w:del w:id="17298" w:author="Кононов Александр Валерьевич (Подрядчик. ООО БерингПойнт)" w:date="2020-04-16T15:39:00Z"/>
        </w:rPr>
      </w:pPr>
      <w:ins w:id="17299" w:author="Кононов Александр Валерьевич (Подрядчик. ООО БерингПойнт)" w:date="2020-04-16T15:39:00Z">
        <w:r w:rsidRPr="00BC2842">
          <w:t xml:space="preserve">- </w:t>
        </w:r>
        <w:r>
          <w:rPr>
            <w:lang w:val="en-US"/>
          </w:rPr>
          <w:t>IA</w:t>
        </w:r>
        <w:r w:rsidRPr="00BC2842">
          <w:t xml:space="preserve">08 - </w:t>
        </w:r>
        <w:r>
          <w:t xml:space="preserve">Изменить </w:t>
        </w:r>
        <w:proofErr w:type="spellStart"/>
        <w:r>
          <w:t>ТехКарты</w:t>
        </w:r>
        <w:proofErr w:type="spellEnd"/>
        <w:r>
          <w:t>.</w:t>
        </w:r>
      </w:ins>
      <w:del w:id="17300" w:author="Кононов Александр Валерьевич (Подрядчик. ООО БерингПойнт)" w:date="2020-04-16T15:39:00Z">
        <w:r w:rsidR="006B7B3E" w:rsidRPr="006B7B3E" w:rsidDel="008C277E">
          <w:delText>Инициатор заявки ТОиР</w:delText>
        </w:r>
      </w:del>
      <w:ins w:id="17301" w:author="Александр" w:date="2020-04-13T12:31:00Z">
        <w:del w:id="17302" w:author="Кононов Александр Валерьевич (Подрядчик. ООО БерингПойнт)" w:date="2020-04-16T15:39:00Z">
          <w:r w:rsidR="00EE2057" w:rsidDel="008C277E">
            <w:delText>Специалист по ведению планов</w:delText>
          </w:r>
        </w:del>
      </w:ins>
      <w:del w:id="17303" w:author="Кононов Александр Валерьевич (Подрядчик. ООО БерингПойнт)" w:date="2020-04-16T15:39:00Z">
        <w:r w:rsidR="006B7B3E" w:rsidRPr="006B7B3E" w:rsidDel="008C277E">
          <w:delText xml:space="preserve"> проставляет метку удаления на план ТОРО</w:delText>
        </w:r>
        <w:r w:rsidR="006B7B3E" w:rsidDel="008C277E">
          <w:delText xml:space="preserve"> </w:delText>
        </w:r>
        <w:r w:rsidR="00390E35" w:rsidDel="008C277E">
          <w:delText>или удаляет технологическую карту</w:delText>
        </w:r>
        <w:r w:rsidR="00853FF7" w:rsidDel="008C277E">
          <w:delText xml:space="preserve"> в системе </w:delText>
        </w:r>
        <w:r w:rsidR="00853FF7" w:rsidDel="008C277E">
          <w:rPr>
            <w:lang w:val="en-US"/>
          </w:rPr>
          <w:delText>SAP</w:delText>
        </w:r>
        <w:r w:rsidR="00853FF7" w:rsidRPr="00853FF7" w:rsidDel="008C277E">
          <w:delText xml:space="preserve"> </w:delText>
        </w:r>
        <w:r w:rsidR="00853FF7" w:rsidDel="008C277E">
          <w:rPr>
            <w:lang w:val="en-US"/>
          </w:rPr>
          <w:delText>S</w:delText>
        </w:r>
        <w:r w:rsidR="00853FF7" w:rsidRPr="00853FF7" w:rsidDel="008C277E">
          <w:delText>/4</w:delText>
        </w:r>
        <w:r w:rsidR="00853FF7" w:rsidDel="008C277E">
          <w:rPr>
            <w:lang w:val="en-US"/>
          </w:rPr>
          <w:delText>HANA</w:delText>
        </w:r>
        <w:r w:rsidR="00853FF7" w:rsidRPr="00853FF7" w:rsidDel="008C277E">
          <w:delText xml:space="preserve">. </w:delText>
        </w:r>
        <w:r w:rsidR="00853FF7" w:rsidDel="008C277E">
          <w:delText>Для этого используются транзакци</w:delText>
        </w:r>
      </w:del>
      <w:ins w:id="17304" w:author="Александр" w:date="2020-04-13T12:32:00Z">
        <w:del w:id="17305" w:author="Кононов Александр Валерьевич (Подрядчик. ООО БерингПойнт)" w:date="2020-04-16T15:39:00Z">
          <w:r w:rsidR="00EE2057" w:rsidDel="008C277E">
            <w:delText>я</w:delText>
          </w:r>
        </w:del>
      </w:ins>
      <w:del w:id="17306" w:author="Кононов Александр Валерьевич (Подрядчик. ООО БерингПойнт)" w:date="2020-04-16T15:39:00Z">
        <w:r w:rsidR="00853FF7" w:rsidDel="008C277E">
          <w:delText>и:</w:delText>
        </w:r>
      </w:del>
    </w:p>
    <w:p w14:paraId="0AAB80C6" w14:textId="77777777" w:rsidR="004F2759" w:rsidRDefault="004F2759" w:rsidP="00BC2842">
      <w:pPr>
        <w:pStyle w:val="Base"/>
        <w:tabs>
          <w:tab w:val="left" w:pos="1240"/>
        </w:tabs>
        <w:spacing w:after="120"/>
        <w:rPr>
          <w:ins w:id="17307" w:author="Владимир Лаут" w:date="2021-04-07T18:50:00Z"/>
        </w:rPr>
      </w:pPr>
    </w:p>
    <w:p w14:paraId="60D0E516" w14:textId="4ACEFC5D" w:rsidR="004F2759" w:rsidRDefault="004F2759" w:rsidP="004F2759">
      <w:pPr>
        <w:pStyle w:val="Base"/>
        <w:tabs>
          <w:tab w:val="left" w:pos="1240"/>
        </w:tabs>
        <w:rPr>
          <w:ins w:id="17308" w:author="Владимир Лаут" w:date="2021-04-07T18:53:00Z"/>
        </w:rPr>
      </w:pPr>
      <w:ins w:id="17309" w:author="Владимир Лаут" w:date="2021-04-07T18:51:00Z">
        <w:r>
          <w:t xml:space="preserve">Если </w:t>
        </w:r>
        <w:proofErr w:type="spellStart"/>
        <w:r>
          <w:t>техкарта</w:t>
        </w:r>
        <w:proofErr w:type="spellEnd"/>
        <w:r>
          <w:t xml:space="preserve"> не используется в планах </w:t>
        </w:r>
      </w:ins>
      <w:ins w:id="17310" w:author="Владимир Лаут" w:date="2021-04-07T18:52:00Z">
        <w:r>
          <w:t xml:space="preserve">предупредительного ТОРО и заказах ТОРО, то она может быть удалена из системы. </w:t>
        </w:r>
      </w:ins>
      <w:ins w:id="17311" w:author="Владимир Лаут" w:date="2021-04-07T18:53:00Z">
        <w:r>
          <w:t xml:space="preserve">Для этого </w:t>
        </w:r>
      </w:ins>
      <w:ins w:id="17312" w:author="Владимир Лаут" w:date="2021-04-07T18:51:00Z">
        <w:r>
          <w:t xml:space="preserve">Технический специалист НСИ </w:t>
        </w:r>
        <w:proofErr w:type="spellStart"/>
        <w:r>
          <w:t>ТОиР</w:t>
        </w:r>
        <w:proofErr w:type="spellEnd"/>
        <w:r>
          <w:t xml:space="preserve"> использует транзакци</w:t>
        </w:r>
      </w:ins>
      <w:ins w:id="17313" w:author="Владимир Лаут" w:date="2021-04-07T18:53:00Z">
        <w:r>
          <w:t>ю</w:t>
        </w:r>
      </w:ins>
      <w:ins w:id="17314" w:author="Владимир Лаут" w:date="2021-04-07T18:51:00Z">
        <w:r>
          <w:t>:</w:t>
        </w:r>
      </w:ins>
    </w:p>
    <w:p w14:paraId="01B4472B" w14:textId="49FBCB87" w:rsidR="004F2759" w:rsidRPr="00DB7242" w:rsidRDefault="004F2759" w:rsidP="004F2759">
      <w:pPr>
        <w:pStyle w:val="Base"/>
        <w:tabs>
          <w:tab w:val="left" w:pos="1240"/>
        </w:tabs>
        <w:rPr>
          <w:ins w:id="17315" w:author="Владимир Лаут" w:date="2021-04-07T18:51:00Z"/>
          <w:b/>
        </w:rPr>
      </w:pPr>
      <w:ins w:id="17316" w:author="Владимир Лаут" w:date="2021-04-07T18:53:00Z">
        <w:r w:rsidRPr="00BC2842">
          <w:t xml:space="preserve">- </w:t>
        </w:r>
        <w:r>
          <w:rPr>
            <w:lang w:val="en-US"/>
          </w:rPr>
          <w:t>IA</w:t>
        </w:r>
        <w:r>
          <w:t>25</w:t>
        </w:r>
        <w:r w:rsidRPr="00BC2842">
          <w:t xml:space="preserve"> -</w:t>
        </w:r>
      </w:ins>
      <w:ins w:id="17317" w:author="Владимир Лаут" w:date="2021-04-07T18:54:00Z">
        <w:r>
          <w:t xml:space="preserve">Удаление </w:t>
        </w:r>
      </w:ins>
      <w:proofErr w:type="spellStart"/>
      <w:ins w:id="17318" w:author="Владимир Лаут" w:date="2021-04-07T18:53:00Z">
        <w:r>
          <w:t>ТехКарт</w:t>
        </w:r>
      </w:ins>
      <w:proofErr w:type="spellEnd"/>
      <w:ins w:id="17319" w:author="Владимир Лаут" w:date="2021-04-07T18:54:00Z">
        <w:r>
          <w:t xml:space="preserve"> без архивации.</w:t>
        </w:r>
      </w:ins>
    </w:p>
    <w:p w14:paraId="07A9F638" w14:textId="645B4208" w:rsidR="00853FF7" w:rsidRPr="00BC2842" w:rsidDel="008C277E" w:rsidRDefault="00853FF7">
      <w:pPr>
        <w:pStyle w:val="4"/>
        <w:spacing w:after="240" w:line="276" w:lineRule="auto"/>
        <w:rPr>
          <w:del w:id="17320" w:author="Кононов Александр Валерьевич (Подрядчик. ООО БерингПойнт)" w:date="2020-04-16T15:39:00Z"/>
        </w:rPr>
        <w:pPrChange w:id="17321" w:author="Владимир Лаут" w:date="2021-04-07T18:54:00Z">
          <w:pPr>
            <w:pStyle w:val="Base"/>
            <w:tabs>
              <w:tab w:val="left" w:pos="1240"/>
            </w:tabs>
            <w:spacing w:after="120"/>
          </w:pPr>
        </w:pPrChange>
      </w:pPr>
      <w:del w:id="17322" w:author="Кононов Александр Валерьевич (Подрядчик. ООО БерингПойнт)" w:date="2020-04-16T15:39:00Z">
        <w:r w:rsidDel="008C277E">
          <w:delText xml:space="preserve">- </w:delText>
        </w:r>
        <w:r w:rsidRPr="004F2759" w:rsidDel="008C277E">
          <w:rPr>
            <w:rPrChange w:id="17323" w:author="Владимир Лаут" w:date="2021-04-07T18:54:00Z">
              <w:rPr>
                <w:lang w:val="en-US"/>
              </w:rPr>
            </w:rPrChange>
          </w:rPr>
          <w:delText>IP</w:delText>
        </w:r>
        <w:r w:rsidRPr="00BC2842" w:rsidDel="008C277E">
          <w:delText xml:space="preserve">02 - </w:delText>
        </w:r>
        <w:r w:rsidR="00BC2842" w:rsidDel="008C277E">
          <w:delText>Изменение ПлнПредупрТОРО,</w:delText>
        </w:r>
      </w:del>
    </w:p>
    <w:p w14:paraId="4CCD0C85" w14:textId="5BF0A4FD" w:rsidR="00853FF7" w:rsidRPr="00BC2842" w:rsidDel="00EE2057" w:rsidRDefault="00853FF7">
      <w:pPr>
        <w:pStyle w:val="4"/>
        <w:spacing w:after="240" w:line="276" w:lineRule="auto"/>
        <w:rPr>
          <w:del w:id="17324" w:author="Александр" w:date="2020-04-13T12:32:00Z"/>
        </w:rPr>
        <w:pPrChange w:id="17325" w:author="Владимир Лаут" w:date="2021-04-07T18:54:00Z">
          <w:pPr>
            <w:pStyle w:val="Base"/>
            <w:tabs>
              <w:tab w:val="left" w:pos="1240"/>
            </w:tabs>
            <w:spacing w:after="120"/>
          </w:pPr>
        </w:pPrChange>
      </w:pPr>
      <w:del w:id="17326" w:author="Александр" w:date="2020-04-13T12:32:00Z">
        <w:r w:rsidRPr="00BC2842" w:rsidDel="00EE2057">
          <w:delText xml:space="preserve">- </w:delText>
        </w:r>
        <w:r w:rsidRPr="004F2759" w:rsidDel="00EE2057">
          <w:rPr>
            <w:rPrChange w:id="17327" w:author="Владимир Лаут" w:date="2021-04-07T18:54:00Z">
              <w:rPr>
                <w:lang w:val="en-US"/>
              </w:rPr>
            </w:rPrChange>
          </w:rPr>
          <w:delText>IA</w:delText>
        </w:r>
        <w:r w:rsidRPr="00BC2842" w:rsidDel="00EE2057">
          <w:delText xml:space="preserve">08 - </w:delText>
        </w:r>
        <w:r w:rsidR="00BC2842" w:rsidDel="00EE2057">
          <w:delText>Изменить ТехКарты,</w:delText>
        </w:r>
      </w:del>
    </w:p>
    <w:p w14:paraId="070DD42B" w14:textId="48F16392" w:rsidR="00853FF7" w:rsidRPr="00BC2842" w:rsidDel="004F2759" w:rsidRDefault="00853FF7">
      <w:pPr>
        <w:pStyle w:val="4"/>
        <w:spacing w:after="240" w:line="276" w:lineRule="auto"/>
        <w:rPr>
          <w:del w:id="17328" w:author="Владимир Лаут" w:date="2021-04-07T18:51:00Z"/>
        </w:rPr>
        <w:pPrChange w:id="17329" w:author="Владимир Лаут" w:date="2021-04-07T18:54:00Z">
          <w:pPr>
            <w:pStyle w:val="Base"/>
            <w:tabs>
              <w:tab w:val="left" w:pos="1240"/>
            </w:tabs>
          </w:pPr>
        </w:pPrChange>
      </w:pPr>
      <w:del w:id="17330" w:author="Александр" w:date="2020-04-13T12:32:00Z">
        <w:r w:rsidRPr="00BC2842" w:rsidDel="00EE2057">
          <w:delText xml:space="preserve">- </w:delText>
        </w:r>
        <w:r w:rsidRPr="004F2759" w:rsidDel="00EE2057">
          <w:rPr>
            <w:rPrChange w:id="17331" w:author="Владимир Лаут" w:date="2021-04-07T18:54:00Z">
              <w:rPr>
                <w:lang w:val="en-US"/>
              </w:rPr>
            </w:rPrChange>
          </w:rPr>
          <w:delText>IA</w:delText>
        </w:r>
        <w:r w:rsidRPr="00BC2842" w:rsidDel="00EE2057">
          <w:delText xml:space="preserve">25 </w:delText>
        </w:r>
        <w:r w:rsidR="00BC2842" w:rsidRPr="00BC2842" w:rsidDel="00EE2057">
          <w:delText>-</w:delText>
        </w:r>
        <w:r w:rsidRPr="00BC2842" w:rsidDel="00EE2057">
          <w:delText xml:space="preserve"> </w:delText>
        </w:r>
        <w:r w:rsidR="00BC2842" w:rsidDel="00EE2057">
          <w:delText>Удаление технологических карт ТОРО.</w:delText>
        </w:r>
      </w:del>
    </w:p>
    <w:p w14:paraId="4D7FE55A" w14:textId="31164C6E" w:rsidR="00115300" w:rsidRPr="004F2759" w:rsidRDefault="00115300">
      <w:pPr>
        <w:pStyle w:val="4"/>
        <w:spacing w:after="240" w:line="276" w:lineRule="auto"/>
        <w:rPr>
          <w:rPrChange w:id="17332" w:author="Владимир Лаут" w:date="2021-04-07T18:54:00Z">
            <w:rPr>
              <w:i/>
              <w:caps/>
            </w:rPr>
          </w:rPrChange>
        </w:rPr>
      </w:pPr>
      <w:r w:rsidRPr="00696F74">
        <w:t>Шаг процесса 2</w:t>
      </w:r>
      <w:ins w:id="17333" w:author="Александр" w:date="2020-04-13T13:04:00Z">
        <w:r w:rsidR="00E17D65">
          <w:t>2</w:t>
        </w:r>
      </w:ins>
      <w:del w:id="17334" w:author="Александр" w:date="2020-04-13T13:04:00Z">
        <w:r w:rsidRPr="00696F74" w:rsidDel="00E17D65">
          <w:delText>1</w:delText>
        </w:r>
      </w:del>
      <w:r w:rsidRPr="00696F74">
        <w:t xml:space="preserve">0 – </w:t>
      </w:r>
      <w:r w:rsidR="005E1148" w:rsidRPr="00696F74">
        <w:t>Согласование наряда Техническим специалистом НСИ</w:t>
      </w:r>
    </w:p>
    <w:p w14:paraId="442C83F3" w14:textId="1A339075" w:rsidR="005E1148" w:rsidRPr="00696F74" w:rsidRDefault="00390E35" w:rsidP="00390E35">
      <w:pPr>
        <w:pStyle w:val="Base"/>
        <w:tabs>
          <w:tab w:val="left" w:pos="1240"/>
        </w:tabs>
      </w:pPr>
      <w:r w:rsidRPr="00696F74">
        <w:t>Технический специалист НСИ</w:t>
      </w:r>
      <w:ins w:id="17335" w:author="Александр" w:date="2020-04-23T09:44:00Z">
        <w:r w:rsidR="007111D4">
          <w:t xml:space="preserve"> </w:t>
        </w:r>
        <w:proofErr w:type="spellStart"/>
        <w:r w:rsidR="007111D4">
          <w:t>ТОиР</w:t>
        </w:r>
      </w:ins>
      <w:proofErr w:type="spellEnd"/>
      <w:r w:rsidRPr="00696F74">
        <w:t xml:space="preserve"> проверяет адресованные </w:t>
      </w:r>
      <w:r w:rsidR="005E1148" w:rsidRPr="00696F74">
        <w:t xml:space="preserve">ему наряды на согласование НСИ. Если Технический специалист НСИ </w:t>
      </w:r>
      <w:proofErr w:type="spellStart"/>
      <w:ins w:id="17336" w:author="Александр" w:date="2020-04-23T09:44:00Z">
        <w:r w:rsidR="007111D4">
          <w:t>ТОиР</w:t>
        </w:r>
        <w:proofErr w:type="spellEnd"/>
        <w:r w:rsidR="007111D4">
          <w:t xml:space="preserve"> </w:t>
        </w:r>
      </w:ins>
      <w:r w:rsidR="005E1148" w:rsidRPr="00696F74">
        <w:t>проверил заявку ранее, то согласовывает наряд. Если наряд ранее был согласован Техническим специалистом НСИ</w:t>
      </w:r>
      <w:ins w:id="17337" w:author="Александр" w:date="2020-04-23T09:44:00Z">
        <w:r w:rsidR="007111D4">
          <w:t xml:space="preserve"> </w:t>
        </w:r>
        <w:proofErr w:type="spellStart"/>
        <w:r w:rsidR="007111D4">
          <w:t>ТОиР</w:t>
        </w:r>
      </w:ins>
      <w:proofErr w:type="spellEnd"/>
      <w:r w:rsidR="005E1148" w:rsidRPr="00696F74">
        <w:t>, но отклонен Методологом НСИ (централизованным), то Технический специалист НСИ</w:t>
      </w:r>
      <w:ins w:id="17338" w:author="Александр" w:date="2020-04-23T09:45:00Z">
        <w:r w:rsidR="007111D4">
          <w:t xml:space="preserve"> </w:t>
        </w:r>
        <w:proofErr w:type="spellStart"/>
        <w:r w:rsidR="007111D4">
          <w:t>ТОиР</w:t>
        </w:r>
      </w:ins>
      <w:proofErr w:type="spellEnd"/>
      <w:r w:rsidR="005E1148" w:rsidRPr="00696F74">
        <w:t xml:space="preserve"> повторно проверяет заявку на корректность информации.</w:t>
      </w:r>
    </w:p>
    <w:p w14:paraId="3E45E6F7" w14:textId="3893FAFA" w:rsidR="00390E35" w:rsidRPr="00696F74" w:rsidRDefault="005E1148" w:rsidP="00390E35">
      <w:pPr>
        <w:pStyle w:val="Base"/>
        <w:tabs>
          <w:tab w:val="left" w:pos="1240"/>
        </w:tabs>
      </w:pPr>
      <w:r w:rsidRPr="00696F74">
        <w:lastRenderedPageBreak/>
        <w:t xml:space="preserve">Если информация в заявке некорректна, Технический специалист НСИ </w:t>
      </w:r>
      <w:proofErr w:type="spellStart"/>
      <w:ins w:id="17339" w:author="Александр" w:date="2020-04-23T09:45:00Z">
        <w:r w:rsidR="007111D4">
          <w:t>ТОиР</w:t>
        </w:r>
        <w:proofErr w:type="spellEnd"/>
        <w:r w:rsidR="007111D4">
          <w:t xml:space="preserve"> </w:t>
        </w:r>
      </w:ins>
      <w:r w:rsidRPr="00696F74">
        <w:t>отклоняет</w:t>
      </w:r>
      <w:del w:id="17340" w:author="Александр" w:date="2020-04-13T12:34:00Z">
        <w:r w:rsidRPr="00696F74" w:rsidDel="00696F74">
          <w:delText xml:space="preserve"> наряд на согласование </w:delText>
        </w:r>
        <w:r w:rsidR="00390E35" w:rsidRPr="00696F74" w:rsidDel="00696F74">
          <w:delText>некорректна,</w:delText>
        </w:r>
      </w:del>
      <w:r w:rsidR="00390E35" w:rsidRPr="00696F74">
        <w:t xml:space="preserve"> специалист отклоняет</w:t>
      </w:r>
      <w:del w:id="17341" w:author="Александр" w:date="2020-04-13T12:35:00Z">
        <w:r w:rsidR="00390E35" w:rsidRPr="00696F74" w:rsidDel="00696F74">
          <w:delText xml:space="preserve"> </w:delText>
        </w:r>
      </w:del>
      <w:ins w:id="17342" w:author="Александр" w:date="2020-04-13T12:35:00Z">
        <w:r w:rsidR="00696F74" w:rsidRPr="00696F74">
          <w:rPr>
            <w:rPrChange w:id="17343" w:author="Александр" w:date="2020-04-13T12:36:00Z">
              <w:rPr>
                <w:highlight w:val="red"/>
              </w:rPr>
            </w:rPrChange>
          </w:rPr>
          <w:t xml:space="preserve"> заявку НСИ</w:t>
        </w:r>
      </w:ins>
      <w:ins w:id="17344" w:author="Владимир Лаут" w:date="2021-04-07T19:00:00Z">
        <w:r w:rsidR="00465B24">
          <w:t xml:space="preserve"> </w:t>
        </w:r>
        <w:proofErr w:type="spellStart"/>
        <w:r w:rsidR="00465B24">
          <w:t>ТОиР</w:t>
        </w:r>
      </w:ins>
      <w:proofErr w:type="spellEnd"/>
      <w:del w:id="17345" w:author="Александр" w:date="2020-04-13T12:35:00Z">
        <w:r w:rsidR="00390E35" w:rsidRPr="00696F74" w:rsidDel="00696F74">
          <w:delText>наряд на согласование НСИ</w:delText>
        </w:r>
      </w:del>
      <w:r w:rsidR="00390E35" w:rsidRPr="00696F74">
        <w:t>, указывая</w:t>
      </w:r>
      <w:ins w:id="17346" w:author="Александр" w:date="2020-04-13T12:35:00Z">
        <w:r w:rsidR="00696F74" w:rsidRPr="00696F74">
          <w:rPr>
            <w:rPrChange w:id="17347" w:author="Александр" w:date="2020-04-13T12:36:00Z">
              <w:rPr>
                <w:highlight w:val="red"/>
              </w:rPr>
            </w:rPrChange>
          </w:rPr>
          <w:t xml:space="preserve"> в обращении</w:t>
        </w:r>
      </w:ins>
      <w:del w:id="17348" w:author="Александр" w:date="2020-04-13T12:35:00Z">
        <w:r w:rsidR="00390E35" w:rsidRPr="00696F74" w:rsidDel="00696F74">
          <w:delText xml:space="preserve"> в наряде</w:delText>
        </w:r>
      </w:del>
      <w:r w:rsidR="00390E35" w:rsidRPr="00696F74">
        <w:t xml:space="preserve"> информацию об отклонении. Если необходима дополнительная информация</w:t>
      </w:r>
      <w:ins w:id="17349" w:author="Александр" w:date="2020-04-13T12:36:00Z">
        <w:r w:rsidR="00696F74" w:rsidRPr="00696F74">
          <w:rPr>
            <w:rPrChange w:id="17350" w:author="Александр" w:date="2020-04-13T12:36:00Z">
              <w:rPr>
                <w:highlight w:val="red"/>
              </w:rPr>
            </w:rPrChange>
          </w:rPr>
          <w:t>,</w:t>
        </w:r>
      </w:ins>
      <w:r w:rsidR="00390E35" w:rsidRPr="00696F74">
        <w:t xml:space="preserve"> </w:t>
      </w:r>
      <w:ins w:id="17351" w:author="Александр" w:date="2020-04-13T12:36:00Z">
        <w:r w:rsidR="00696F74" w:rsidRPr="00696F74">
          <w:rPr>
            <w:rPrChange w:id="17352" w:author="Александр" w:date="2020-04-13T12:36:00Z">
              <w:rPr>
                <w:highlight w:val="red"/>
              </w:rPr>
            </w:rPrChange>
          </w:rPr>
          <w:t>т</w:t>
        </w:r>
      </w:ins>
      <w:del w:id="17353" w:author="Александр" w:date="2020-04-13T12:36:00Z">
        <w:r w:rsidR="00390E35" w:rsidRPr="00696F74" w:rsidDel="00696F74">
          <w:delText>п</w:delText>
        </w:r>
      </w:del>
      <w:r w:rsidR="00390E35" w:rsidRPr="00696F74">
        <w:t>о Обращени</w:t>
      </w:r>
      <w:ins w:id="17354" w:author="Александр" w:date="2020-04-13T12:36:00Z">
        <w:r w:rsidR="00696F74" w:rsidRPr="00696F74">
          <w:rPr>
            <w:rPrChange w:id="17355" w:author="Александр" w:date="2020-04-13T12:36:00Z">
              <w:rPr>
                <w:highlight w:val="red"/>
              </w:rPr>
            </w:rPrChange>
          </w:rPr>
          <w:t>е</w:t>
        </w:r>
      </w:ins>
      <w:del w:id="17356" w:author="Александр" w:date="2020-04-13T12:36:00Z">
        <w:r w:rsidR="00390E35" w:rsidRPr="00696F74" w:rsidDel="00696F74">
          <w:delText>ю</w:delText>
        </w:r>
      </w:del>
      <w:r w:rsidR="00390E35" w:rsidRPr="00696F74">
        <w:t xml:space="preserve"> НСИ </w:t>
      </w:r>
      <w:del w:id="17357" w:author="Александр" w:date="2020-04-13T12:35:00Z">
        <w:r w:rsidR="00390E35" w:rsidRPr="00696F74" w:rsidDel="00696F74">
          <w:delText xml:space="preserve">наряд на согласование </w:delText>
        </w:r>
      </w:del>
      <w:r w:rsidR="00390E35" w:rsidRPr="00696F74">
        <w:t>переводиться в статус "Запрос доп. информации".</w:t>
      </w:r>
      <w:del w:id="17358" w:author="Александр" w:date="2020-04-13T12:38:00Z">
        <w:r w:rsidR="00390E35" w:rsidRPr="00696F74" w:rsidDel="00696F74">
          <w:delText xml:space="preserve"> </w:delText>
        </w:r>
      </w:del>
      <w:ins w:id="17359" w:author="Александр" w:date="2020-04-13T12:38:00Z">
        <w:r w:rsidR="00696F74">
          <w:t xml:space="preserve"> Для локальных справочников после согласования </w:t>
        </w:r>
      </w:ins>
      <w:ins w:id="17360" w:author="Александр" w:date="2020-04-13T12:39:00Z">
        <w:r w:rsidR="00696F74">
          <w:t>О</w:t>
        </w:r>
      </w:ins>
      <w:ins w:id="17361" w:author="Александр" w:date="2020-04-13T12:38:00Z">
        <w:r w:rsidR="00696F74">
          <w:t xml:space="preserve">бращения </w:t>
        </w:r>
      </w:ins>
      <w:ins w:id="17362" w:author="Александр" w:date="2020-04-13T12:39:00Z">
        <w:r w:rsidR="00696F74">
          <w:t xml:space="preserve">техническим </w:t>
        </w:r>
      </w:ins>
      <w:ins w:id="17363" w:author="Александр" w:date="2020-04-13T12:40:00Z">
        <w:r w:rsidR="00696F74">
          <w:t>специалистом НСИ</w:t>
        </w:r>
      </w:ins>
      <w:ins w:id="17364" w:author="Владимир Лаут" w:date="2021-04-07T19:00:00Z">
        <w:r w:rsidR="00465B24">
          <w:t xml:space="preserve"> </w:t>
        </w:r>
        <w:proofErr w:type="spellStart"/>
        <w:r w:rsidR="00465B24">
          <w:t>ТОиР</w:t>
        </w:r>
      </w:ins>
      <w:proofErr w:type="spellEnd"/>
      <w:ins w:id="17365" w:author="Александр" w:date="2020-04-13T12:40:00Z">
        <w:r w:rsidR="00696F74">
          <w:t xml:space="preserve">, </w:t>
        </w:r>
      </w:ins>
      <w:ins w:id="17366" w:author="Александр" w:date="2020-04-13T12:39:00Z">
        <w:r w:rsidR="00696F74">
          <w:t>переходит к его исполнению</w:t>
        </w:r>
      </w:ins>
      <w:del w:id="17367" w:author="Александр" w:date="2020-04-13T12:38:00Z">
        <w:r w:rsidR="00390E35" w:rsidRPr="00696F74" w:rsidDel="00696F74">
          <w:delText>Одобренный наряд на согласование получает статус "Решено (локально)" для Каталогов ТОРО, Инструкций ТОРО и Справочника типовых операций или "Решено" для прочих справочников</w:delText>
        </w:r>
      </w:del>
      <w:r w:rsidR="00390E35" w:rsidRPr="00696F74">
        <w:t>.</w:t>
      </w:r>
      <w:ins w:id="17368" w:author="Александр" w:date="2020-04-13T12:39:00Z">
        <w:r w:rsidR="00696F74">
          <w:t xml:space="preserve"> Для</w:t>
        </w:r>
      </w:ins>
      <w:ins w:id="17369" w:author="Александр" w:date="2020-04-13T12:40:00Z">
        <w:r w:rsidR="00696F74">
          <w:t xml:space="preserve"> централизованных справочников после </w:t>
        </w:r>
        <w:del w:id="17370" w:author="Владимир Лаут" w:date="2021-04-07T18:48:00Z">
          <w:r w:rsidR="00696F74" w:rsidDel="004F2759">
            <w:delText xml:space="preserve">после </w:delText>
          </w:r>
        </w:del>
        <w:r w:rsidR="00696F74">
          <w:t xml:space="preserve">согласования Обращения техническим специалистом НСИ, </w:t>
        </w:r>
        <w:del w:id="17371" w:author="Владимир Лаут" w:date="2021-04-07T18:48:00Z">
          <w:r w:rsidR="00696F74" w:rsidDel="004F2759">
            <w:delText>обрещение</w:delText>
          </w:r>
        </w:del>
      </w:ins>
      <w:ins w:id="17372" w:author="Владимир Лаут" w:date="2021-04-07T18:48:00Z">
        <w:r w:rsidR="004F2759">
          <w:t>обращения</w:t>
        </w:r>
      </w:ins>
      <w:ins w:id="17373" w:author="Александр" w:date="2020-04-13T12:40:00Z">
        <w:r w:rsidR="00696F74">
          <w:t xml:space="preserve"> </w:t>
        </w:r>
        <w:del w:id="17374" w:author="Владимир Лаут" w:date="2021-04-07T18:56:00Z">
          <w:r w:rsidR="00696F74" w:rsidDel="004F2759">
            <w:delText>отправляется</w:delText>
          </w:r>
        </w:del>
      </w:ins>
      <w:ins w:id="17375" w:author="Владимир Лаут" w:date="2021-04-07T18:56:00Z">
        <w:r w:rsidR="004F2759">
          <w:t>будет отправлено</w:t>
        </w:r>
      </w:ins>
      <w:ins w:id="17376" w:author="Александр" w:date="2020-04-13T12:40:00Z">
        <w:r w:rsidR="00696F74">
          <w:t xml:space="preserve"> на согласование </w:t>
        </w:r>
      </w:ins>
      <w:ins w:id="17377" w:author="Александр" w:date="2020-04-13T12:41:00Z">
        <w:r w:rsidR="00696F74">
          <w:t xml:space="preserve">Методологу </w:t>
        </w:r>
        <w:proofErr w:type="spellStart"/>
        <w:r w:rsidR="00696F74">
          <w:t>ТОиР</w:t>
        </w:r>
        <w:proofErr w:type="spellEnd"/>
        <w:r w:rsidR="00696F74">
          <w:t>.</w:t>
        </w:r>
      </w:ins>
    </w:p>
    <w:p w14:paraId="4785FF72" w14:textId="4088CDF1" w:rsidR="00853FF7" w:rsidRPr="00696F74" w:rsidRDefault="00853FF7" w:rsidP="00853FF7">
      <w:pPr>
        <w:pStyle w:val="Base"/>
        <w:tabs>
          <w:tab w:val="left" w:pos="1240"/>
        </w:tabs>
        <w:spacing w:after="120"/>
      </w:pPr>
      <w:r w:rsidRPr="00696F74">
        <w:t xml:space="preserve">Для просмотра данных в системе </w:t>
      </w:r>
      <w:r w:rsidRPr="00696F74">
        <w:rPr>
          <w:lang w:val="en-US"/>
        </w:rPr>
        <w:t>SAP</w:t>
      </w:r>
      <w:r w:rsidRPr="00696F74">
        <w:t xml:space="preserve"> </w:t>
      </w:r>
      <w:r w:rsidRPr="00696F74">
        <w:rPr>
          <w:lang w:val="en-US"/>
        </w:rPr>
        <w:t>S</w:t>
      </w:r>
      <w:r w:rsidRPr="00696F74">
        <w:t>/4</w:t>
      </w:r>
      <w:r w:rsidRPr="00696F74">
        <w:rPr>
          <w:lang w:val="en-US"/>
        </w:rPr>
        <w:t>HANA</w:t>
      </w:r>
      <w:ins w:id="17378" w:author="Александр" w:date="2020-04-13T12:41:00Z">
        <w:r w:rsidR="00696F74">
          <w:t xml:space="preserve"> Технический специалист НСИ</w:t>
        </w:r>
      </w:ins>
      <w:ins w:id="17379" w:author="Александр" w:date="2020-04-23T09:45:00Z">
        <w:r w:rsidR="007111D4">
          <w:t xml:space="preserve"> </w:t>
        </w:r>
        <w:proofErr w:type="spellStart"/>
        <w:r w:rsidR="007111D4">
          <w:t>ТОиР</w:t>
        </w:r>
      </w:ins>
      <w:proofErr w:type="spellEnd"/>
      <w:r w:rsidRPr="00696F74">
        <w:t xml:space="preserve"> может использовать следующие транзакции:</w:t>
      </w:r>
    </w:p>
    <w:p w14:paraId="7AA581D7" w14:textId="49AF5058" w:rsidR="00853FF7" w:rsidRPr="00696F74" w:rsidRDefault="00853FF7" w:rsidP="00853FF7">
      <w:pPr>
        <w:pStyle w:val="Base"/>
        <w:tabs>
          <w:tab w:val="left" w:pos="1240"/>
        </w:tabs>
        <w:spacing w:after="120"/>
      </w:pPr>
      <w:r w:rsidRPr="00696F74">
        <w:t xml:space="preserve">- </w:t>
      </w:r>
      <w:r w:rsidRPr="00696F74">
        <w:rPr>
          <w:lang w:val="en-US"/>
        </w:rPr>
        <w:t>IH</w:t>
      </w:r>
      <w:r w:rsidRPr="00696F74">
        <w:t>06 -</w:t>
      </w:r>
      <w:r w:rsidR="000D44A6" w:rsidRPr="00696F74">
        <w:t xml:space="preserve"> Просмотреть </w:t>
      </w:r>
      <w:proofErr w:type="spellStart"/>
      <w:r w:rsidR="000D44A6" w:rsidRPr="00696F74">
        <w:t>ТехМесто</w:t>
      </w:r>
      <w:proofErr w:type="spellEnd"/>
      <w:r w:rsidR="000D44A6" w:rsidRPr="00696F74">
        <w:t>,</w:t>
      </w:r>
    </w:p>
    <w:p w14:paraId="3A73159C" w14:textId="2C865F83" w:rsidR="00853FF7" w:rsidRPr="00696F74" w:rsidRDefault="00853FF7" w:rsidP="00853FF7">
      <w:pPr>
        <w:pStyle w:val="Base"/>
        <w:tabs>
          <w:tab w:val="left" w:pos="1240"/>
        </w:tabs>
        <w:spacing w:after="120"/>
      </w:pPr>
      <w:r w:rsidRPr="00696F74">
        <w:t xml:space="preserve">- </w:t>
      </w:r>
      <w:r w:rsidRPr="00696F74">
        <w:rPr>
          <w:lang w:val="en-US"/>
        </w:rPr>
        <w:t>IH</w:t>
      </w:r>
      <w:r w:rsidRPr="00696F74">
        <w:t>08 -</w:t>
      </w:r>
      <w:r w:rsidR="000D44A6" w:rsidRPr="00696F74">
        <w:t xml:space="preserve"> Просмотреть единицу оборудования,</w:t>
      </w:r>
    </w:p>
    <w:p w14:paraId="6C10C8ED" w14:textId="1E1E6D08" w:rsidR="00853FF7" w:rsidRPr="00696F74" w:rsidRDefault="00853FF7" w:rsidP="00853FF7">
      <w:pPr>
        <w:pStyle w:val="Base"/>
        <w:tabs>
          <w:tab w:val="left" w:pos="1240"/>
        </w:tabs>
        <w:spacing w:after="120"/>
      </w:pPr>
      <w:r w:rsidRPr="00696F74">
        <w:t xml:space="preserve">- </w:t>
      </w:r>
      <w:r w:rsidRPr="00696F74">
        <w:rPr>
          <w:lang w:val="en-US"/>
        </w:rPr>
        <w:t>IA</w:t>
      </w:r>
      <w:r w:rsidRPr="00696F74">
        <w:t xml:space="preserve">09 - </w:t>
      </w:r>
      <w:r w:rsidR="00BC2842" w:rsidRPr="00696F74">
        <w:t xml:space="preserve">Просмотреть </w:t>
      </w:r>
      <w:proofErr w:type="spellStart"/>
      <w:r w:rsidR="00BC2842" w:rsidRPr="00696F74">
        <w:t>ТехКарты</w:t>
      </w:r>
      <w:proofErr w:type="spellEnd"/>
      <w:r w:rsidR="00BC2842" w:rsidRPr="00696F74">
        <w:t>,</w:t>
      </w:r>
    </w:p>
    <w:p w14:paraId="5AF92255" w14:textId="320BC37F" w:rsidR="00853FF7" w:rsidRPr="00696F74" w:rsidRDefault="00853FF7" w:rsidP="00853FF7">
      <w:pPr>
        <w:pStyle w:val="Base"/>
        <w:tabs>
          <w:tab w:val="left" w:pos="1240"/>
        </w:tabs>
        <w:spacing w:after="120"/>
      </w:pPr>
      <w:r w:rsidRPr="00696F74">
        <w:t xml:space="preserve">- </w:t>
      </w:r>
      <w:r w:rsidRPr="00696F74">
        <w:rPr>
          <w:lang w:val="en-US"/>
        </w:rPr>
        <w:t>IP</w:t>
      </w:r>
      <w:r w:rsidRPr="00696F74">
        <w:t xml:space="preserve">12 - </w:t>
      </w:r>
      <w:r w:rsidR="000D44A6" w:rsidRPr="00696F74">
        <w:t>Просмотр стратегий предупредит. ТОРО,</w:t>
      </w:r>
    </w:p>
    <w:p w14:paraId="22A708FF" w14:textId="3DF07DD9" w:rsidR="00853FF7" w:rsidRPr="00696F74" w:rsidRDefault="00853FF7" w:rsidP="00853FF7">
      <w:pPr>
        <w:pStyle w:val="Base"/>
        <w:tabs>
          <w:tab w:val="left" w:pos="1240"/>
        </w:tabs>
        <w:spacing w:after="120"/>
      </w:pPr>
      <w:r w:rsidRPr="00696F74">
        <w:t xml:space="preserve">- </w:t>
      </w:r>
      <w:r w:rsidRPr="00696F74">
        <w:rPr>
          <w:lang w:val="en-US"/>
        </w:rPr>
        <w:t>IP</w:t>
      </w:r>
      <w:r w:rsidRPr="00696F74">
        <w:t xml:space="preserve">16 </w:t>
      </w:r>
      <w:r w:rsidR="000D44A6" w:rsidRPr="00696F74">
        <w:t>-</w:t>
      </w:r>
      <w:r w:rsidRPr="00696F74">
        <w:t xml:space="preserve"> </w:t>
      </w:r>
      <w:r w:rsidR="000D44A6" w:rsidRPr="00696F74">
        <w:t xml:space="preserve">Просмотр плана </w:t>
      </w:r>
      <w:proofErr w:type="spellStart"/>
      <w:r w:rsidR="000D44A6" w:rsidRPr="00696F74">
        <w:t>предупрТОРО</w:t>
      </w:r>
      <w:proofErr w:type="spellEnd"/>
      <w:r w:rsidR="000D44A6" w:rsidRPr="00696F74">
        <w:t>,</w:t>
      </w:r>
    </w:p>
    <w:p w14:paraId="7D10EA9C" w14:textId="363DD016" w:rsidR="00853FF7" w:rsidRPr="00696F74" w:rsidRDefault="00853FF7" w:rsidP="00853FF7">
      <w:pPr>
        <w:pStyle w:val="Base"/>
        <w:tabs>
          <w:tab w:val="left" w:pos="1240"/>
        </w:tabs>
        <w:spacing w:after="120"/>
      </w:pPr>
      <w:r w:rsidRPr="00696F74">
        <w:t xml:space="preserve">- </w:t>
      </w:r>
      <w:r w:rsidRPr="00696F74">
        <w:rPr>
          <w:lang w:val="en-US"/>
        </w:rPr>
        <w:t>CR</w:t>
      </w:r>
      <w:r w:rsidRPr="00696F74">
        <w:t>05 -</w:t>
      </w:r>
      <w:r w:rsidR="000D44A6" w:rsidRPr="00696F74">
        <w:t xml:space="preserve"> Список рабочих мест,</w:t>
      </w:r>
    </w:p>
    <w:p w14:paraId="0D0569EC" w14:textId="5F300141" w:rsidR="00853FF7" w:rsidRPr="00696F74" w:rsidRDefault="00853FF7" w:rsidP="00853FF7">
      <w:pPr>
        <w:pStyle w:val="Base"/>
        <w:tabs>
          <w:tab w:val="left" w:pos="1240"/>
        </w:tabs>
        <w:spacing w:after="120"/>
      </w:pPr>
      <w:r w:rsidRPr="00696F74">
        <w:t xml:space="preserve">- </w:t>
      </w:r>
      <w:r w:rsidRPr="00696F74">
        <w:rPr>
          <w:lang w:val="en-US"/>
        </w:rPr>
        <w:t>IK</w:t>
      </w:r>
      <w:r w:rsidRPr="00696F74">
        <w:t xml:space="preserve">07 </w:t>
      </w:r>
      <w:r w:rsidR="000D44A6" w:rsidRPr="00696F74">
        <w:t>-</w:t>
      </w:r>
      <w:r w:rsidRPr="00696F74">
        <w:t xml:space="preserve"> </w:t>
      </w:r>
      <w:r w:rsidR="000D44A6" w:rsidRPr="00696F74">
        <w:t>Просмотр точек измерений,</w:t>
      </w:r>
    </w:p>
    <w:p w14:paraId="23BD30F8" w14:textId="2868AE33" w:rsidR="00853FF7" w:rsidRPr="00696F74" w:rsidRDefault="00853FF7" w:rsidP="00853FF7">
      <w:pPr>
        <w:pStyle w:val="Base"/>
        <w:tabs>
          <w:tab w:val="left" w:pos="1240"/>
        </w:tabs>
        <w:spacing w:after="120"/>
      </w:pPr>
      <w:r w:rsidRPr="00696F74">
        <w:t xml:space="preserve">- </w:t>
      </w:r>
      <w:r w:rsidRPr="00696F74">
        <w:rPr>
          <w:lang w:val="en-US"/>
        </w:rPr>
        <w:t>CA</w:t>
      </w:r>
      <w:r w:rsidRPr="00696F74">
        <w:t>10 -</w:t>
      </w:r>
      <w:r w:rsidR="000D44A6" w:rsidRPr="00696F74">
        <w:t xml:space="preserve"> Текст образца: </w:t>
      </w:r>
      <w:proofErr w:type="spellStart"/>
      <w:r w:rsidR="000D44A6" w:rsidRPr="00696F74">
        <w:t>техкарта</w:t>
      </w:r>
      <w:proofErr w:type="spellEnd"/>
      <w:r w:rsidR="000D44A6" w:rsidRPr="00696F74">
        <w:t>/заказ,</w:t>
      </w:r>
    </w:p>
    <w:p w14:paraId="2C0C5058" w14:textId="71C300BD" w:rsidR="00853FF7" w:rsidRPr="00696F74" w:rsidRDefault="00853FF7" w:rsidP="00853FF7">
      <w:pPr>
        <w:pStyle w:val="Base"/>
        <w:tabs>
          <w:tab w:val="left" w:pos="1240"/>
        </w:tabs>
        <w:spacing w:after="120"/>
      </w:pPr>
      <w:r w:rsidRPr="00696F74">
        <w:t xml:space="preserve">- </w:t>
      </w:r>
      <w:r w:rsidRPr="00696F74">
        <w:rPr>
          <w:lang w:val="en-US"/>
        </w:rPr>
        <w:t>QS</w:t>
      </w:r>
      <w:r w:rsidRPr="00696F74">
        <w:t xml:space="preserve">41 - </w:t>
      </w:r>
      <w:r w:rsidR="000D44A6" w:rsidRPr="00696F74">
        <w:t>Ведение каталога,</w:t>
      </w:r>
    </w:p>
    <w:p w14:paraId="6F7306EC" w14:textId="7FF4EBC8" w:rsidR="00853FF7" w:rsidRPr="00696F74" w:rsidRDefault="00853FF7" w:rsidP="00853FF7">
      <w:pPr>
        <w:pStyle w:val="Base"/>
        <w:tabs>
          <w:tab w:val="left" w:pos="1240"/>
        </w:tabs>
        <w:spacing w:after="120"/>
      </w:pPr>
      <w:r w:rsidRPr="00696F74">
        <w:t xml:space="preserve">- </w:t>
      </w:r>
      <w:r w:rsidRPr="00696F74">
        <w:rPr>
          <w:lang w:val="en-US"/>
        </w:rPr>
        <w:t>IB</w:t>
      </w:r>
      <w:r w:rsidRPr="00696F74">
        <w:t xml:space="preserve">03 - </w:t>
      </w:r>
      <w:r w:rsidR="00C35870" w:rsidRPr="00696F74">
        <w:t>Просмотреть спецификацию ЕО,</w:t>
      </w:r>
    </w:p>
    <w:p w14:paraId="2ADD8C76" w14:textId="365B152A" w:rsidR="00853FF7" w:rsidRPr="00696F74" w:rsidRDefault="00853FF7" w:rsidP="00853FF7">
      <w:pPr>
        <w:pStyle w:val="Base"/>
        <w:tabs>
          <w:tab w:val="left" w:pos="1240"/>
        </w:tabs>
        <w:spacing w:after="120"/>
      </w:pPr>
      <w:r w:rsidRPr="00696F74">
        <w:t xml:space="preserve">- </w:t>
      </w:r>
      <w:r w:rsidRPr="00696F74">
        <w:rPr>
          <w:lang w:val="en-US"/>
        </w:rPr>
        <w:t>IB</w:t>
      </w:r>
      <w:r w:rsidRPr="00696F74">
        <w:t xml:space="preserve">13 - </w:t>
      </w:r>
      <w:r w:rsidR="00C35870" w:rsidRPr="00696F74">
        <w:t>Просмотреть спецификацию тех. места,</w:t>
      </w:r>
    </w:p>
    <w:p w14:paraId="579D45A7" w14:textId="7D4B928D" w:rsidR="00853FF7" w:rsidRPr="00696F74" w:rsidRDefault="000D44A6" w:rsidP="00390E35">
      <w:pPr>
        <w:pStyle w:val="Base"/>
        <w:tabs>
          <w:tab w:val="left" w:pos="1240"/>
        </w:tabs>
      </w:pPr>
      <w:r w:rsidRPr="00696F74">
        <w:t xml:space="preserve">- </w:t>
      </w:r>
      <w:r w:rsidRPr="00696F74">
        <w:rPr>
          <w:lang w:val="en-US"/>
        </w:rPr>
        <w:t>OQ</w:t>
      </w:r>
      <w:r w:rsidR="00853FF7" w:rsidRPr="00696F74">
        <w:rPr>
          <w:lang w:val="en-US"/>
        </w:rPr>
        <w:t>N</w:t>
      </w:r>
      <w:r w:rsidRPr="00696F74">
        <w:t>6</w:t>
      </w:r>
      <w:r w:rsidR="00853FF7" w:rsidRPr="00696F74">
        <w:t xml:space="preserve"> - </w:t>
      </w:r>
      <w:r w:rsidRPr="00696F74">
        <w:rPr>
          <w:color w:val="000000" w:themeColor="text1"/>
          <w:szCs w:val="24"/>
        </w:rPr>
        <w:t xml:space="preserve">Ведение </w:t>
      </w:r>
      <w:proofErr w:type="spellStart"/>
      <w:r w:rsidRPr="00696F74">
        <w:rPr>
          <w:color w:val="000000" w:themeColor="text1"/>
          <w:szCs w:val="24"/>
        </w:rPr>
        <w:t>СхемОтчет</w:t>
      </w:r>
      <w:proofErr w:type="spellEnd"/>
      <w:r w:rsidRPr="00696F74">
        <w:rPr>
          <w:color w:val="000000" w:themeColor="text1"/>
          <w:szCs w:val="24"/>
        </w:rPr>
        <w:t xml:space="preserve">/виды </w:t>
      </w:r>
      <w:r w:rsidRPr="00696F74">
        <w:rPr>
          <w:color w:val="000000" w:themeColor="text1"/>
          <w:szCs w:val="24"/>
          <w:lang w:val="en-US"/>
        </w:rPr>
        <w:t>QM</w:t>
      </w:r>
      <w:r w:rsidRPr="00696F74">
        <w:rPr>
          <w:color w:val="000000" w:themeColor="text1"/>
          <w:szCs w:val="24"/>
        </w:rPr>
        <w:t>-сообщений (</w:t>
      </w:r>
      <w:r w:rsidRPr="00696F74">
        <w:rPr>
          <w:szCs w:val="24"/>
          <w:lang w:eastAsia="ru-RU"/>
        </w:rPr>
        <w:t>Каталог кодов ТОРО).</w:t>
      </w:r>
    </w:p>
    <w:p w14:paraId="7D51402C" w14:textId="38D96DC4" w:rsidR="00115300" w:rsidRPr="00DE448C" w:rsidDel="00696F74" w:rsidRDefault="00390E35" w:rsidP="00390E35">
      <w:pPr>
        <w:pStyle w:val="Base"/>
        <w:tabs>
          <w:tab w:val="left" w:pos="1240"/>
        </w:tabs>
        <w:rPr>
          <w:del w:id="17380" w:author="Александр" w:date="2020-04-13T12:42:00Z"/>
        </w:rPr>
      </w:pPr>
      <w:del w:id="17381" w:author="Александр" w:date="2020-04-13T12:42:00Z">
        <w:r w:rsidRPr="00696F74" w:rsidDel="00696F74">
          <w:delText xml:space="preserve"> Наряды на согласование со статусом "Решено (локально) передаются специалисту с ролью Методолог ТОиР (централизованный).</w:delText>
        </w:r>
      </w:del>
    </w:p>
    <w:p w14:paraId="3117C2D5" w14:textId="25E149CA" w:rsidR="00115300" w:rsidRPr="00A46114" w:rsidRDefault="00115300" w:rsidP="00390E35">
      <w:pPr>
        <w:pStyle w:val="4"/>
        <w:spacing w:after="240"/>
        <w:ind w:left="862" w:hanging="862"/>
        <w:rPr>
          <w:i/>
          <w:caps/>
        </w:rPr>
      </w:pPr>
      <w:r w:rsidRPr="0012135C">
        <w:t xml:space="preserve">Шаг процесса </w:t>
      </w:r>
      <w:r>
        <w:t>2</w:t>
      </w:r>
      <w:ins w:id="17382" w:author="Александр" w:date="2020-04-13T13:04:00Z">
        <w:r w:rsidR="00E17D65">
          <w:t>3</w:t>
        </w:r>
      </w:ins>
      <w:del w:id="17383" w:author="Александр" w:date="2020-04-13T13:04:00Z">
        <w:r w:rsidDel="00E17D65">
          <w:delText>2</w:delText>
        </w:r>
      </w:del>
      <w:r>
        <w:t>0</w:t>
      </w:r>
      <w:r w:rsidRPr="0012135C">
        <w:t xml:space="preserve"> – </w:t>
      </w:r>
      <w:r w:rsidR="00390E35" w:rsidRPr="00390E35">
        <w:t>Отклонение Обращения НСИ</w:t>
      </w:r>
    </w:p>
    <w:p w14:paraId="739A9776" w14:textId="681E5EF7" w:rsidR="00115300" w:rsidRPr="00DE448C" w:rsidRDefault="00853FF7" w:rsidP="006B7B3E">
      <w:pPr>
        <w:pStyle w:val="Base"/>
        <w:tabs>
          <w:tab w:val="left" w:pos="1240"/>
        </w:tabs>
      </w:pPr>
      <w:r>
        <w:t>При отклонении Н</w:t>
      </w:r>
      <w:r w:rsidR="00390E35">
        <w:t>аряда</w:t>
      </w:r>
      <w:r w:rsidR="00390E35" w:rsidRPr="00390E35">
        <w:t xml:space="preserve"> </w:t>
      </w:r>
      <w:r>
        <w:t>на согласование НСИ</w:t>
      </w:r>
      <w:ins w:id="17384" w:author="Владимир Лаут" w:date="2021-04-07T18:57:00Z">
        <w:r w:rsidR="004F2759">
          <w:t xml:space="preserve"> </w:t>
        </w:r>
        <w:proofErr w:type="spellStart"/>
        <w:r w:rsidR="004F2759">
          <w:t>ТОиР</w:t>
        </w:r>
      </w:ins>
      <w:proofErr w:type="spellEnd"/>
      <w:r>
        <w:t xml:space="preserve"> </w:t>
      </w:r>
      <w:r w:rsidR="00390E35">
        <w:t>Технический специалист НСИ</w:t>
      </w:r>
      <w:ins w:id="17385" w:author="Александр" w:date="2020-04-23T09:45:00Z">
        <w:r w:rsidR="007111D4">
          <w:t xml:space="preserve"> </w:t>
        </w:r>
        <w:proofErr w:type="spellStart"/>
        <w:r w:rsidR="007111D4">
          <w:t>ТОиР</w:t>
        </w:r>
      </w:ins>
      <w:proofErr w:type="spellEnd"/>
      <w:r w:rsidR="00390E35">
        <w:t xml:space="preserve"> отклоняет Обращение</w:t>
      </w:r>
      <w:r w:rsidR="00390E35" w:rsidRPr="00390E35">
        <w:t xml:space="preserve"> НСИ</w:t>
      </w:r>
      <w:r w:rsidR="001A36AA">
        <w:t>, статус «Отклонено»</w:t>
      </w:r>
      <w:r w:rsidR="00390E35" w:rsidRPr="00390E35">
        <w:t>.</w:t>
      </w:r>
    </w:p>
    <w:p w14:paraId="0CB17EAF" w14:textId="0F295BDD" w:rsidR="00115300" w:rsidRPr="00A46114" w:rsidRDefault="00115300" w:rsidP="0037502E">
      <w:pPr>
        <w:pStyle w:val="4"/>
        <w:spacing w:after="240"/>
        <w:ind w:left="862" w:hanging="862"/>
        <w:rPr>
          <w:i/>
          <w:caps/>
        </w:rPr>
      </w:pPr>
      <w:r w:rsidRPr="0012135C">
        <w:t xml:space="preserve">Шаг процесса </w:t>
      </w:r>
      <w:r>
        <w:t>2</w:t>
      </w:r>
      <w:ins w:id="17386" w:author="Александр" w:date="2020-04-13T13:04:00Z">
        <w:r w:rsidR="00E17D65">
          <w:t>4</w:t>
        </w:r>
      </w:ins>
      <w:del w:id="17387" w:author="Александр" w:date="2020-04-13T13:04:00Z">
        <w:r w:rsidDel="00E17D65">
          <w:delText>3</w:delText>
        </w:r>
      </w:del>
      <w:r>
        <w:t>0</w:t>
      </w:r>
      <w:r w:rsidRPr="0012135C">
        <w:t xml:space="preserve"> – </w:t>
      </w:r>
      <w:r w:rsidR="005E1148">
        <w:t>Согласование наряда Методологом</w:t>
      </w:r>
    </w:p>
    <w:p w14:paraId="2423C6E1" w14:textId="38DAA5C5" w:rsidR="0037502E" w:rsidRDefault="0037502E" w:rsidP="0037502E">
      <w:pPr>
        <w:pStyle w:val="Base"/>
        <w:tabs>
          <w:tab w:val="left" w:pos="1240"/>
        </w:tabs>
      </w:pPr>
      <w:r>
        <w:t xml:space="preserve">Методолог </w:t>
      </w:r>
      <w:del w:id="17388" w:author="Владимир Лаут" w:date="2021-04-07T18:59:00Z">
        <w:r w:rsidDel="00465B24">
          <w:delText xml:space="preserve">НСИ </w:delText>
        </w:r>
      </w:del>
      <w:proofErr w:type="spellStart"/>
      <w:ins w:id="17389" w:author="Владимир Лаут" w:date="2021-04-07T18:57:00Z">
        <w:r w:rsidR="004F2759">
          <w:t>ТОиР</w:t>
        </w:r>
        <w:proofErr w:type="spellEnd"/>
        <w:r w:rsidR="004F2759">
          <w:t xml:space="preserve"> </w:t>
        </w:r>
      </w:ins>
      <w:r>
        <w:t xml:space="preserve">(централизованный) проверяет адресованные ему наряды на согласование НСИ. Просматривает справочники НСИ </w:t>
      </w:r>
      <w:proofErr w:type="spellStart"/>
      <w:ins w:id="17390" w:author="Владимир Лаут" w:date="2021-04-07T19:00:00Z">
        <w:r w:rsidR="00465B24">
          <w:t>ТОиР</w:t>
        </w:r>
        <w:proofErr w:type="spellEnd"/>
        <w:r w:rsidR="00465B24">
          <w:t xml:space="preserve"> </w:t>
        </w:r>
      </w:ins>
      <w:r>
        <w:t xml:space="preserve">в системе S/4HANA. Если найден дубль или информация некорректна, </w:t>
      </w:r>
      <w:del w:id="17391" w:author="Владимир Лаут" w:date="2021-04-07T18:59:00Z">
        <w:r w:rsidDel="00465B24">
          <w:delText>м</w:delText>
        </w:r>
      </w:del>
      <w:ins w:id="17392" w:author="Владимир Лаут" w:date="2021-04-07T18:59:00Z">
        <w:r w:rsidR="00465B24">
          <w:t>М</w:t>
        </w:r>
      </w:ins>
      <w:r>
        <w:t>етодолог</w:t>
      </w:r>
      <w:ins w:id="17393" w:author="Владимир Лаут" w:date="2021-04-07T18:59:00Z">
        <w:r w:rsidR="00465B24">
          <w:t xml:space="preserve"> ТОИР</w:t>
        </w:r>
      </w:ins>
      <w:r>
        <w:t xml:space="preserve"> отклоняет наряд на согласование НСИ</w:t>
      </w:r>
      <w:ins w:id="17394" w:author="Владимир Лаут" w:date="2021-04-07T18:59:00Z">
        <w:r w:rsidR="00465B24">
          <w:t xml:space="preserve"> </w:t>
        </w:r>
        <w:proofErr w:type="spellStart"/>
        <w:r w:rsidR="00465B24">
          <w:t>ТОиР</w:t>
        </w:r>
      </w:ins>
      <w:proofErr w:type="spellEnd"/>
      <w:r>
        <w:t>, указывая в наряде информацию об отклонении.</w:t>
      </w:r>
    </w:p>
    <w:p w14:paraId="32379C70" w14:textId="00622FDA" w:rsidR="00853FF7" w:rsidRDefault="00853FF7" w:rsidP="00BC2842">
      <w:pPr>
        <w:pStyle w:val="Base"/>
        <w:tabs>
          <w:tab w:val="left" w:pos="1240"/>
        </w:tabs>
        <w:spacing w:after="120"/>
        <w:rPr>
          <w:ins w:id="17395" w:author="Александр" w:date="2020-04-28T02:39:00Z"/>
        </w:rPr>
      </w:pPr>
      <w:r>
        <w:t>Для просмотра данных используются следующие транзакции:</w:t>
      </w:r>
    </w:p>
    <w:p w14:paraId="51D2624F" w14:textId="6861F948" w:rsidR="006C5DCB" w:rsidRPr="006C5DCB" w:rsidRDefault="006C5DCB" w:rsidP="00BC2842">
      <w:pPr>
        <w:pStyle w:val="Base"/>
        <w:tabs>
          <w:tab w:val="left" w:pos="1240"/>
        </w:tabs>
        <w:spacing w:after="120"/>
      </w:pPr>
      <w:ins w:id="17396" w:author="Александр" w:date="2020-04-28T02:39:00Z">
        <w:r>
          <w:t xml:space="preserve">- </w:t>
        </w:r>
        <w:r>
          <w:rPr>
            <w:lang w:val="en-US"/>
          </w:rPr>
          <w:t>IP</w:t>
        </w:r>
        <w:r w:rsidRPr="005E449A">
          <w:rPr>
            <w:rPrChange w:id="17397" w:author="Владимир Лаут" w:date="2021-03-03T09:38:00Z">
              <w:rPr>
                <w:lang w:val="en-US"/>
              </w:rPr>
            </w:rPrChange>
          </w:rPr>
          <w:t xml:space="preserve">12 – </w:t>
        </w:r>
        <w:r>
          <w:t>Просмотр стр</w:t>
        </w:r>
      </w:ins>
      <w:ins w:id="17398" w:author="Александр" w:date="2020-04-28T02:40:00Z">
        <w:r>
          <w:t>атегий ТОРО</w:t>
        </w:r>
      </w:ins>
    </w:p>
    <w:p w14:paraId="3D214AD3" w14:textId="79C43C70" w:rsidR="00853FF7" w:rsidRPr="000D44A6" w:rsidRDefault="00853FF7" w:rsidP="00BC2842">
      <w:pPr>
        <w:pStyle w:val="Base"/>
        <w:tabs>
          <w:tab w:val="left" w:pos="1240"/>
        </w:tabs>
        <w:spacing w:after="120"/>
      </w:pPr>
      <w:r>
        <w:t xml:space="preserve">- </w:t>
      </w:r>
      <w:r>
        <w:rPr>
          <w:lang w:val="en-US"/>
        </w:rPr>
        <w:t>IA</w:t>
      </w:r>
      <w:r w:rsidRPr="00BC2842">
        <w:t xml:space="preserve">09 - </w:t>
      </w:r>
      <w:r w:rsidR="00BC2842">
        <w:t xml:space="preserve">Просмотреть </w:t>
      </w:r>
      <w:proofErr w:type="spellStart"/>
      <w:r w:rsidR="00BC2842">
        <w:t>ТехКарты</w:t>
      </w:r>
      <w:proofErr w:type="spellEnd"/>
      <w:r w:rsidR="00BC2842" w:rsidRPr="000D44A6">
        <w:t>,</w:t>
      </w:r>
    </w:p>
    <w:p w14:paraId="1624E7D4" w14:textId="28E8A94A" w:rsidR="00853FF7" w:rsidRPr="000D44A6" w:rsidRDefault="00853FF7" w:rsidP="00BC2842">
      <w:pPr>
        <w:pStyle w:val="Base"/>
        <w:tabs>
          <w:tab w:val="left" w:pos="1240"/>
        </w:tabs>
        <w:spacing w:after="120"/>
      </w:pPr>
      <w:r w:rsidRPr="00BC2842">
        <w:lastRenderedPageBreak/>
        <w:t xml:space="preserve">- </w:t>
      </w:r>
      <w:r>
        <w:rPr>
          <w:lang w:val="en-US"/>
        </w:rPr>
        <w:t>QS</w:t>
      </w:r>
      <w:r w:rsidRPr="00BC2842">
        <w:t>4</w:t>
      </w:r>
      <w:ins w:id="17399" w:author="Александр" w:date="2020-04-28T02:40:00Z">
        <w:r w:rsidR="009D51AD">
          <w:t>2</w:t>
        </w:r>
      </w:ins>
      <w:del w:id="17400" w:author="Александр" w:date="2020-04-28T02:40:00Z">
        <w:r w:rsidRPr="00BC2842" w:rsidDel="009D51AD">
          <w:delText>1</w:delText>
        </w:r>
      </w:del>
      <w:r w:rsidRPr="00BC2842">
        <w:t xml:space="preserve"> - </w:t>
      </w:r>
      <w:r w:rsidR="000D44A6">
        <w:t>Ведение каталога</w:t>
      </w:r>
      <w:r w:rsidR="000D44A6" w:rsidRPr="000D44A6">
        <w:t>,</w:t>
      </w:r>
    </w:p>
    <w:p w14:paraId="7C5ACF18" w14:textId="4205D582" w:rsidR="00853FF7" w:rsidRPr="000D44A6" w:rsidRDefault="00853FF7" w:rsidP="00BC2842">
      <w:pPr>
        <w:pStyle w:val="Base"/>
        <w:tabs>
          <w:tab w:val="left" w:pos="1240"/>
        </w:tabs>
        <w:spacing w:after="120"/>
      </w:pPr>
      <w:r w:rsidRPr="00BC2842">
        <w:t xml:space="preserve">- </w:t>
      </w:r>
      <w:r>
        <w:rPr>
          <w:lang w:val="en-US"/>
        </w:rPr>
        <w:t>CA</w:t>
      </w:r>
      <w:r w:rsidRPr="00BC2842">
        <w:t xml:space="preserve">10 - </w:t>
      </w:r>
      <w:r w:rsidR="000D44A6">
        <w:t xml:space="preserve">Текст образца: </w:t>
      </w:r>
      <w:proofErr w:type="spellStart"/>
      <w:r w:rsidR="000D44A6">
        <w:t>техкарта</w:t>
      </w:r>
      <w:proofErr w:type="spellEnd"/>
      <w:r w:rsidR="000D44A6">
        <w:t>/</w:t>
      </w:r>
      <w:r w:rsidR="000D44A6" w:rsidRPr="00A40449">
        <w:t>заказ</w:t>
      </w:r>
      <w:r w:rsidR="000D44A6" w:rsidRPr="000D44A6">
        <w:t>,</w:t>
      </w:r>
    </w:p>
    <w:p w14:paraId="5CBA1EBF" w14:textId="558E48E6" w:rsidR="00853FF7" w:rsidRPr="00BC2842" w:rsidRDefault="00853FF7" w:rsidP="0037502E">
      <w:pPr>
        <w:pStyle w:val="Base"/>
        <w:tabs>
          <w:tab w:val="left" w:pos="1240"/>
        </w:tabs>
      </w:pPr>
      <w:r w:rsidRPr="00BC2842">
        <w:t xml:space="preserve">- </w:t>
      </w:r>
      <w:r>
        <w:rPr>
          <w:lang w:val="en-US"/>
        </w:rPr>
        <w:t>OQN</w:t>
      </w:r>
      <w:r w:rsidRPr="00BC2842">
        <w:t xml:space="preserve">6 - </w:t>
      </w:r>
      <w:r w:rsidR="00BC2842" w:rsidRPr="00967284">
        <w:rPr>
          <w:color w:val="000000" w:themeColor="text1"/>
          <w:szCs w:val="24"/>
        </w:rPr>
        <w:t xml:space="preserve">Ведение </w:t>
      </w:r>
      <w:proofErr w:type="spellStart"/>
      <w:r w:rsidR="00BC2842">
        <w:rPr>
          <w:color w:val="000000" w:themeColor="text1"/>
          <w:szCs w:val="24"/>
        </w:rPr>
        <w:t>СхемОтчет</w:t>
      </w:r>
      <w:proofErr w:type="spellEnd"/>
      <w:r w:rsidR="00BC2842" w:rsidRPr="0077685B">
        <w:rPr>
          <w:color w:val="000000" w:themeColor="text1"/>
          <w:szCs w:val="24"/>
        </w:rPr>
        <w:t>/</w:t>
      </w:r>
      <w:r w:rsidR="00BC2842">
        <w:rPr>
          <w:color w:val="000000" w:themeColor="text1"/>
          <w:szCs w:val="24"/>
        </w:rPr>
        <w:t xml:space="preserve">виды </w:t>
      </w:r>
      <w:r w:rsidR="00BC2842">
        <w:rPr>
          <w:color w:val="000000" w:themeColor="text1"/>
          <w:szCs w:val="24"/>
          <w:lang w:val="en-US"/>
        </w:rPr>
        <w:t>QM</w:t>
      </w:r>
      <w:r w:rsidR="00BC2842" w:rsidRPr="0077685B">
        <w:rPr>
          <w:color w:val="000000" w:themeColor="text1"/>
          <w:szCs w:val="24"/>
        </w:rPr>
        <w:t>-</w:t>
      </w:r>
      <w:r w:rsidR="00BC2842">
        <w:rPr>
          <w:color w:val="000000" w:themeColor="text1"/>
          <w:szCs w:val="24"/>
        </w:rPr>
        <w:t>сообщений</w:t>
      </w:r>
      <w:r w:rsidR="00BC2842" w:rsidRPr="00BC2842">
        <w:rPr>
          <w:color w:val="000000" w:themeColor="text1"/>
          <w:szCs w:val="24"/>
        </w:rPr>
        <w:t xml:space="preserve"> (</w:t>
      </w:r>
      <w:r w:rsidR="00BC2842" w:rsidRPr="00F970DD">
        <w:rPr>
          <w:szCs w:val="24"/>
          <w:lang w:eastAsia="ru-RU"/>
        </w:rPr>
        <w:t>Каталог кодов ТОРО</w:t>
      </w:r>
      <w:r w:rsidR="00BC2842" w:rsidRPr="00BC2842">
        <w:rPr>
          <w:szCs w:val="24"/>
          <w:lang w:eastAsia="ru-RU"/>
        </w:rPr>
        <w:t>)</w:t>
      </w:r>
      <w:r w:rsidR="00BC2842">
        <w:rPr>
          <w:color w:val="000000" w:themeColor="text1"/>
          <w:szCs w:val="24"/>
        </w:rPr>
        <w:t>.</w:t>
      </w:r>
    </w:p>
    <w:p w14:paraId="43CB3F7F" w14:textId="04F46EBF" w:rsidR="00115300" w:rsidRPr="00DE448C" w:rsidRDefault="0037502E" w:rsidP="0037502E">
      <w:pPr>
        <w:pStyle w:val="Base"/>
        <w:tabs>
          <w:tab w:val="left" w:pos="1240"/>
        </w:tabs>
      </w:pPr>
      <w:r>
        <w:t>Одобренн</w:t>
      </w:r>
      <w:ins w:id="17401" w:author="Александр" w:date="2020-04-13T12:42:00Z">
        <w:r w:rsidR="00696F74">
          <w:t xml:space="preserve">ое обращение направляется </w:t>
        </w:r>
      </w:ins>
      <w:ins w:id="17402" w:author="Александр" w:date="2020-04-13T12:43:00Z">
        <w:r w:rsidR="00696F74">
          <w:t>Техническому специалисту НСИ для исполнения</w:t>
        </w:r>
      </w:ins>
      <w:del w:id="17403" w:author="Александр" w:date="2020-04-13T12:42:00Z">
        <w:r w:rsidDel="00696F74">
          <w:delText>ый наряд на согласование получает статус "Решено"</w:delText>
        </w:r>
      </w:del>
      <w:r>
        <w:t>.</w:t>
      </w:r>
    </w:p>
    <w:p w14:paraId="674FC905" w14:textId="15FF44D2" w:rsidR="00115300" w:rsidRPr="00A46114" w:rsidRDefault="00115300" w:rsidP="006B7B3E">
      <w:pPr>
        <w:pStyle w:val="4"/>
        <w:spacing w:after="240" w:line="276" w:lineRule="auto"/>
        <w:rPr>
          <w:i/>
          <w:caps/>
        </w:rPr>
      </w:pPr>
      <w:r w:rsidRPr="0012135C">
        <w:t xml:space="preserve">Шаг процесса </w:t>
      </w:r>
      <w:r>
        <w:t>2</w:t>
      </w:r>
      <w:ins w:id="17404" w:author="Александр" w:date="2020-04-13T13:05:00Z">
        <w:r w:rsidR="00E17D65">
          <w:t>5</w:t>
        </w:r>
      </w:ins>
      <w:del w:id="17405" w:author="Александр" w:date="2020-04-13T13:05:00Z">
        <w:r w:rsidDel="00E17D65">
          <w:delText>4</w:delText>
        </w:r>
      </w:del>
      <w:r>
        <w:t>0</w:t>
      </w:r>
      <w:r w:rsidRPr="0012135C">
        <w:t xml:space="preserve"> – </w:t>
      </w:r>
      <w:r w:rsidR="004C6ED5">
        <w:t>Запрос дополнительной информации у инициатора заявки</w:t>
      </w:r>
    </w:p>
    <w:p w14:paraId="73431D42" w14:textId="3502EA9E" w:rsidR="00115300" w:rsidRPr="00DE448C" w:rsidRDefault="006B7B3E" w:rsidP="006B7B3E">
      <w:pPr>
        <w:pStyle w:val="Base"/>
        <w:tabs>
          <w:tab w:val="left" w:pos="1240"/>
        </w:tabs>
      </w:pPr>
      <w:r w:rsidRPr="006B7B3E">
        <w:t>Система</w:t>
      </w:r>
      <w:ins w:id="17406" w:author="Александр" w:date="2020-04-13T12:43:00Z">
        <w:r w:rsidR="00696F74">
          <w:t xml:space="preserve"> Полюс Сервис</w:t>
        </w:r>
      </w:ins>
      <w:r w:rsidRPr="006B7B3E">
        <w:t xml:space="preserve"> </w:t>
      </w:r>
      <w:ins w:id="17407" w:author="Александр" w:date="2020-04-13T12:44:00Z">
        <w:r w:rsidR="00696F74">
          <w:t>(</w:t>
        </w:r>
      </w:ins>
      <w:proofErr w:type="spellStart"/>
      <w:r w:rsidRPr="006B7B3E">
        <w:t>Naumen</w:t>
      </w:r>
      <w:proofErr w:type="spellEnd"/>
      <w:r w:rsidRPr="006B7B3E">
        <w:t xml:space="preserve"> SD</w:t>
      </w:r>
      <w:ins w:id="17408" w:author="Александр" w:date="2020-04-13T12:44:00Z">
        <w:r w:rsidR="00696F74">
          <w:t>)</w:t>
        </w:r>
      </w:ins>
      <w:r w:rsidRPr="006B7B3E">
        <w:t xml:space="preserve"> при переводе </w:t>
      </w:r>
      <w:ins w:id="17409" w:author="Александр" w:date="2020-04-13T12:44:00Z">
        <w:r w:rsidR="00696F74">
          <w:t xml:space="preserve">Обращения </w:t>
        </w:r>
      </w:ins>
      <w:del w:id="17410" w:author="Александр" w:date="2020-04-13T12:44:00Z">
        <w:r w:rsidRPr="006B7B3E" w:rsidDel="00696F74">
          <w:delText xml:space="preserve">наряда на согласование </w:delText>
        </w:r>
      </w:del>
      <w:r w:rsidRPr="006B7B3E">
        <w:t>НСИ в статус "Запрос доп. информации" автоматически формирует E-</w:t>
      </w:r>
      <w:proofErr w:type="spellStart"/>
      <w:r w:rsidRPr="006B7B3E">
        <w:t>ma</w:t>
      </w:r>
      <w:r w:rsidR="00853FF7">
        <w:t>il</w:t>
      </w:r>
      <w:proofErr w:type="spellEnd"/>
      <w:r w:rsidR="00853FF7">
        <w:t xml:space="preserve"> Инициатору заявки НСИ </w:t>
      </w:r>
      <w:proofErr w:type="spellStart"/>
      <w:r w:rsidR="00853FF7">
        <w:t>ТОиР</w:t>
      </w:r>
      <w:proofErr w:type="spellEnd"/>
      <w:r w:rsidR="00853FF7">
        <w:t xml:space="preserve"> для</w:t>
      </w:r>
      <w:r w:rsidRPr="006B7B3E">
        <w:t xml:space="preserve"> запрос</w:t>
      </w:r>
      <w:r w:rsidR="00853FF7">
        <w:t>а</w:t>
      </w:r>
      <w:r w:rsidRPr="006B7B3E">
        <w:t xml:space="preserve"> дополнительной информации</w:t>
      </w:r>
      <w:r w:rsidR="00DE448C" w:rsidRPr="00DE448C">
        <w:t>.</w:t>
      </w:r>
    </w:p>
    <w:p w14:paraId="70C64F81" w14:textId="694C34D6" w:rsidR="00115300" w:rsidRPr="00A46114" w:rsidRDefault="00115300" w:rsidP="006B7B3E">
      <w:pPr>
        <w:pStyle w:val="4"/>
        <w:spacing w:after="240" w:line="276" w:lineRule="auto"/>
        <w:rPr>
          <w:i/>
          <w:caps/>
        </w:rPr>
      </w:pPr>
      <w:r w:rsidRPr="0012135C">
        <w:t xml:space="preserve">Шаг процесса </w:t>
      </w:r>
      <w:r>
        <w:t>2</w:t>
      </w:r>
      <w:ins w:id="17411" w:author="Александр" w:date="2020-04-13T13:05:00Z">
        <w:r w:rsidR="00E17D65">
          <w:t>6</w:t>
        </w:r>
      </w:ins>
      <w:del w:id="17412" w:author="Александр" w:date="2020-04-13T13:05:00Z">
        <w:r w:rsidDel="00E17D65">
          <w:delText>5</w:delText>
        </w:r>
      </w:del>
      <w:r>
        <w:t>0</w:t>
      </w:r>
      <w:r w:rsidRPr="0012135C">
        <w:t xml:space="preserve"> – </w:t>
      </w:r>
      <w:r w:rsidR="006B7B3E" w:rsidRPr="006B7B3E">
        <w:t xml:space="preserve">Контроль согласования Обращения НСИ </w:t>
      </w:r>
      <w:r w:rsidR="004C6ED5">
        <w:t>техническим специалистом</w:t>
      </w:r>
    </w:p>
    <w:p w14:paraId="26A44F3C" w14:textId="4E644592" w:rsidR="00115300" w:rsidRDefault="0037502E" w:rsidP="006B7B3E">
      <w:pPr>
        <w:pStyle w:val="Base"/>
        <w:tabs>
          <w:tab w:val="left" w:pos="1240"/>
        </w:tabs>
      </w:pPr>
      <w:r>
        <w:t>Технический специалист НСИ</w:t>
      </w:r>
      <w:ins w:id="17413" w:author="Александр" w:date="2020-04-23T09:45:00Z">
        <w:r w:rsidR="007111D4">
          <w:t xml:space="preserve"> </w:t>
        </w:r>
      </w:ins>
      <w:proofErr w:type="spellStart"/>
      <w:ins w:id="17414" w:author="Александр" w:date="2020-04-23T09:46:00Z">
        <w:r w:rsidR="007111D4">
          <w:t>ТОиР</w:t>
        </w:r>
      </w:ins>
      <w:proofErr w:type="spellEnd"/>
      <w:r w:rsidRPr="0037502E">
        <w:t xml:space="preserve"> проверяет наличие </w:t>
      </w:r>
      <w:ins w:id="17415" w:author="Александр" w:date="2020-04-13T12:45:00Z">
        <w:r w:rsidR="004F211D">
          <w:t>Обращени</w:t>
        </w:r>
      </w:ins>
      <w:ins w:id="17416" w:author="Александр" w:date="2020-04-13T12:47:00Z">
        <w:r w:rsidR="004F211D">
          <w:t xml:space="preserve">й направленных на согласование Методологу </w:t>
        </w:r>
        <w:proofErr w:type="spellStart"/>
        <w:r w:rsidR="004F211D">
          <w:t>ТОиР</w:t>
        </w:r>
        <w:proofErr w:type="spellEnd"/>
        <w:r w:rsidR="004F211D">
          <w:t xml:space="preserve"> с статусом «Согласовано», при наличии таких обращений переходит к их исполнению.</w:t>
        </w:r>
      </w:ins>
      <w:del w:id="17417" w:author="Александр" w:date="2020-04-13T12:45:00Z">
        <w:r w:rsidRPr="0037502E" w:rsidDel="004F211D">
          <w:delText xml:space="preserve">статуса "Решено" на нарядах методологов по </w:delText>
        </w:r>
        <w:r w:rsidR="00164CE8" w:rsidDel="004F211D">
          <w:delText>Обращениям</w:delText>
        </w:r>
        <w:r w:rsidRPr="0037502E" w:rsidDel="004F211D">
          <w:delText xml:space="preserve"> НСИ. После того как все наряды получают статус "Решено" </w:delText>
        </w:r>
        <w:r w:rsidDel="004F211D">
          <w:delText>Технический специалист НСИ</w:delText>
        </w:r>
        <w:r w:rsidRPr="0037502E" w:rsidDel="004F211D">
          <w:delText xml:space="preserve"> переводит </w:delText>
        </w:r>
        <w:r w:rsidR="00164CE8" w:rsidDel="004F211D">
          <w:delText>Обращение НСИ</w:delText>
        </w:r>
        <w:r w:rsidRPr="0037502E" w:rsidDel="004F211D">
          <w:delText xml:space="preserve"> в статус "Согласовано".</w:delText>
        </w:r>
      </w:del>
    </w:p>
    <w:p w14:paraId="088086F8" w14:textId="79D19D09" w:rsidR="00115300" w:rsidRPr="00A46114" w:rsidRDefault="00115300" w:rsidP="006B7B3E">
      <w:pPr>
        <w:pStyle w:val="4"/>
        <w:spacing w:after="240" w:line="276" w:lineRule="auto"/>
        <w:rPr>
          <w:i/>
          <w:caps/>
        </w:rPr>
      </w:pPr>
      <w:r w:rsidRPr="0012135C">
        <w:t xml:space="preserve">Шаг процесса </w:t>
      </w:r>
      <w:r>
        <w:t>2</w:t>
      </w:r>
      <w:ins w:id="17418" w:author="Александр" w:date="2020-04-13T13:05:00Z">
        <w:r w:rsidR="00E17D65">
          <w:t>7</w:t>
        </w:r>
      </w:ins>
      <w:del w:id="17419" w:author="Александр" w:date="2020-04-13T13:05:00Z">
        <w:r w:rsidDel="00E17D65">
          <w:delText>6</w:delText>
        </w:r>
      </w:del>
      <w:r>
        <w:t>0</w:t>
      </w:r>
      <w:r w:rsidRPr="0012135C">
        <w:t xml:space="preserve"> – </w:t>
      </w:r>
      <w:r w:rsidR="006B7B3E" w:rsidRPr="006B7B3E">
        <w:t>Анализ транзакции по Обращению НСИ в системе S/4HANA</w:t>
      </w:r>
    </w:p>
    <w:p w14:paraId="6FB0F182" w14:textId="427649A1" w:rsidR="00115300" w:rsidRPr="00DE448C" w:rsidRDefault="0037502E" w:rsidP="006B7B3E">
      <w:pPr>
        <w:pStyle w:val="Base"/>
        <w:tabs>
          <w:tab w:val="left" w:pos="1240"/>
        </w:tabs>
      </w:pPr>
      <w:r>
        <w:t>Технический специалист НСИ</w:t>
      </w:r>
      <w:ins w:id="17420" w:author="Александр" w:date="2020-04-23T09:46:00Z">
        <w:r w:rsidR="007111D4">
          <w:t xml:space="preserve"> </w:t>
        </w:r>
        <w:proofErr w:type="spellStart"/>
        <w:r w:rsidR="007111D4">
          <w:t>ТОиР</w:t>
        </w:r>
        <w:proofErr w:type="spellEnd"/>
        <w:r w:rsidR="007111D4">
          <w:t xml:space="preserve"> </w:t>
        </w:r>
      </w:ins>
      <w:del w:id="17421" w:author="Александр" w:date="2020-04-23T09:46:00Z">
        <w:r w:rsidR="006B7B3E" w:rsidRPr="006B7B3E" w:rsidDel="007111D4">
          <w:delText xml:space="preserve"> </w:delText>
        </w:r>
      </w:del>
      <w:r w:rsidR="006B7B3E" w:rsidRPr="006B7B3E">
        <w:t>анализирует</w:t>
      </w:r>
      <w:r w:rsidR="006C488C">
        <w:t>,</w:t>
      </w:r>
      <w:r w:rsidR="006B7B3E" w:rsidRPr="006B7B3E">
        <w:t xml:space="preserve"> какие данные должны быть добавлены/изменены/удалены в системе S/4HANA на основе </w:t>
      </w:r>
      <w:r w:rsidR="00164CE8">
        <w:t>Обращения НСИ</w:t>
      </w:r>
      <w:r w:rsidR="006B7B3E" w:rsidRPr="006B7B3E">
        <w:t>.</w:t>
      </w:r>
    </w:p>
    <w:p w14:paraId="722DEB47" w14:textId="616402BC" w:rsidR="00115300" w:rsidRPr="00A46114" w:rsidRDefault="00115300" w:rsidP="006B7B3E">
      <w:pPr>
        <w:pStyle w:val="4"/>
        <w:spacing w:after="240" w:line="276" w:lineRule="auto"/>
        <w:rPr>
          <w:i/>
          <w:caps/>
        </w:rPr>
      </w:pPr>
      <w:r w:rsidRPr="0012135C">
        <w:t xml:space="preserve">Шаг процесса </w:t>
      </w:r>
      <w:r>
        <w:t>2</w:t>
      </w:r>
      <w:ins w:id="17422" w:author="Александр" w:date="2020-04-13T13:05:00Z">
        <w:r w:rsidR="00E17D65">
          <w:t>8</w:t>
        </w:r>
      </w:ins>
      <w:del w:id="17423" w:author="Александр" w:date="2020-04-13T13:05:00Z">
        <w:r w:rsidDel="00E17D65">
          <w:delText>7</w:delText>
        </w:r>
      </w:del>
      <w:r>
        <w:t>0</w:t>
      </w:r>
      <w:r w:rsidRPr="0012135C">
        <w:t xml:space="preserve"> – </w:t>
      </w:r>
      <w:r w:rsidR="006B7B3E" w:rsidRPr="006B7B3E">
        <w:t>Из</w:t>
      </w:r>
      <w:ins w:id="17424" w:author="Александр" w:date="2020-04-13T12:53:00Z">
        <w:r w:rsidR="00AE02A1">
          <w:t>менение</w:t>
        </w:r>
      </w:ins>
      <w:del w:id="17425" w:author="Александр" w:date="2020-04-13T12:53:00Z">
        <w:r w:rsidR="006B7B3E" w:rsidRPr="006B7B3E" w:rsidDel="00AE02A1">
          <w:delText>менение</w:delText>
        </w:r>
      </w:del>
      <w:r w:rsidR="006B7B3E" w:rsidRPr="006B7B3E">
        <w:t xml:space="preserve"> технического</w:t>
      </w:r>
      <w:ins w:id="17426" w:author="Александр" w:date="2020-04-13T12:53:00Z">
        <w:r w:rsidR="00AE02A1">
          <w:t xml:space="preserve"> объекта или </w:t>
        </w:r>
        <w:del w:id="17427" w:author="Владимир Лаут" w:date="2021-04-07T18:57:00Z">
          <w:r w:rsidR="00AE02A1" w:rsidDel="005C5B21">
            <w:delText>номратива</w:delText>
          </w:r>
        </w:del>
      </w:ins>
      <w:ins w:id="17428" w:author="Владимир Лаут" w:date="2021-04-07T18:57:00Z">
        <w:r w:rsidR="005C5B21">
          <w:t>норматива</w:t>
        </w:r>
      </w:ins>
      <w:del w:id="17429" w:author="Александр" w:date="2020-04-13T12:53:00Z">
        <w:r w:rsidR="006B7B3E" w:rsidRPr="006B7B3E" w:rsidDel="00AE02A1">
          <w:delText xml:space="preserve"> места или единицы оборудования</w:delText>
        </w:r>
      </w:del>
    </w:p>
    <w:p w14:paraId="0EF021F7" w14:textId="2BB167DD" w:rsidR="006B7B3E" w:rsidRDefault="0037502E" w:rsidP="006B7B3E">
      <w:pPr>
        <w:pStyle w:val="Base"/>
        <w:tabs>
          <w:tab w:val="left" w:pos="1240"/>
        </w:tabs>
        <w:spacing w:after="120"/>
      </w:pPr>
      <w:r>
        <w:t>Технический специалист НСИ</w:t>
      </w:r>
      <w:ins w:id="17430" w:author="Александр" w:date="2020-04-23T09:46:00Z">
        <w:r w:rsidR="007111D4">
          <w:t xml:space="preserve"> </w:t>
        </w:r>
        <w:proofErr w:type="spellStart"/>
        <w:r w:rsidR="007111D4">
          <w:t>ТОиР</w:t>
        </w:r>
      </w:ins>
      <w:proofErr w:type="spellEnd"/>
      <w:r w:rsidR="006B7B3E">
        <w:t xml:space="preserve"> изменяет основную запись технического объекта в системе SAP S/4HANA по одному из сценариев:</w:t>
      </w:r>
    </w:p>
    <w:p w14:paraId="2D53C238" w14:textId="6924E184" w:rsidR="006B7B3E" w:rsidRDefault="006B7B3E" w:rsidP="006B7B3E">
      <w:pPr>
        <w:pStyle w:val="Base"/>
        <w:tabs>
          <w:tab w:val="left" w:pos="1240"/>
        </w:tabs>
        <w:spacing w:after="120"/>
      </w:pPr>
      <w:r>
        <w:t xml:space="preserve">- Актуализирует новое техническое место или единицу оборудования </w:t>
      </w:r>
      <w:ins w:id="17431" w:author="Александр" w:date="2020-04-13T12:49:00Z">
        <w:r w:rsidR="00AE02A1">
          <w:t>снимая статус «Новый»</w:t>
        </w:r>
      </w:ins>
      <w:del w:id="17432" w:author="Александр" w:date="2020-04-13T12:49:00Z">
        <w:r w:rsidDel="00AE02A1">
          <w:delText>с изменением статуса с "Новый" на "В эксплуатации"</w:delText>
        </w:r>
      </w:del>
      <w:r>
        <w:t>,</w:t>
      </w:r>
    </w:p>
    <w:p w14:paraId="014EAEBF" w14:textId="72C7B431" w:rsidR="006B7B3E" w:rsidRDefault="006B7B3E" w:rsidP="006B7B3E">
      <w:pPr>
        <w:pStyle w:val="Base"/>
        <w:tabs>
          <w:tab w:val="left" w:pos="1240"/>
        </w:tabs>
        <w:spacing w:after="120"/>
        <w:rPr>
          <w:ins w:id="17433" w:author="Александр" w:date="2020-04-13T12:53:00Z"/>
        </w:rPr>
      </w:pPr>
      <w:r>
        <w:t>- Изменяет данные технического места или единицы оборудования,</w:t>
      </w:r>
    </w:p>
    <w:p w14:paraId="4F35BA1C" w14:textId="548B1B3A" w:rsidR="00E17D65" w:rsidRDefault="00E17D65" w:rsidP="00E17D65">
      <w:pPr>
        <w:pStyle w:val="Base"/>
        <w:tabs>
          <w:tab w:val="left" w:pos="1240"/>
        </w:tabs>
        <w:spacing w:after="120"/>
        <w:rPr>
          <w:ins w:id="17434" w:author="Александр" w:date="2020-04-13T12:58:00Z"/>
        </w:rPr>
      </w:pPr>
      <w:ins w:id="17435" w:author="Александр" w:date="2020-04-13T12:58:00Z">
        <w:r>
          <w:t xml:space="preserve">- Изменяет вновь созданную </w:t>
        </w:r>
        <w:proofErr w:type="spellStart"/>
        <w:r>
          <w:t>техкарту</w:t>
        </w:r>
        <w:proofErr w:type="spellEnd"/>
        <w:r>
          <w:t xml:space="preserve"> (</w:t>
        </w:r>
        <w:proofErr w:type="spellStart"/>
        <w:r>
          <w:t>техкарту</w:t>
        </w:r>
        <w:proofErr w:type="spellEnd"/>
        <w:r>
          <w:t xml:space="preserve"> ТМ, </w:t>
        </w:r>
        <w:proofErr w:type="spellStart"/>
        <w:r>
          <w:t>техкарту</w:t>
        </w:r>
        <w:proofErr w:type="spellEnd"/>
        <w:r>
          <w:t xml:space="preserve"> ЕО или Инструкцию ТОРО) с изменением статуса с "Создано" на "Деблокировано (Согласовано),</w:t>
        </w:r>
      </w:ins>
    </w:p>
    <w:p w14:paraId="7258B110" w14:textId="62A0D5C4" w:rsidR="00AE02A1" w:rsidDel="00E17D65" w:rsidRDefault="00AE02A1" w:rsidP="006B7B3E">
      <w:pPr>
        <w:pStyle w:val="Base"/>
        <w:tabs>
          <w:tab w:val="left" w:pos="1240"/>
        </w:tabs>
        <w:spacing w:after="120"/>
        <w:rPr>
          <w:del w:id="17436" w:author="Александр" w:date="2020-04-13T12:58:00Z"/>
        </w:rPr>
      </w:pPr>
    </w:p>
    <w:p w14:paraId="574B3997" w14:textId="6B1C192B" w:rsidR="00115300" w:rsidDel="00AB25E6" w:rsidRDefault="006B7B3E" w:rsidP="006B7B3E">
      <w:pPr>
        <w:pStyle w:val="Base"/>
        <w:tabs>
          <w:tab w:val="left" w:pos="1240"/>
        </w:tabs>
        <w:rPr>
          <w:ins w:id="17437" w:author="Александр" w:date="2020-04-13T12:58:00Z"/>
          <w:del w:id="17438" w:author="Кононов Александр Валерьевич (Подрядчик. ООО БерингПойнт)" w:date="2020-04-16T15:51:00Z"/>
        </w:rPr>
      </w:pPr>
      <w:del w:id="17439" w:author="Кононов Александр Валерьевич (Подрядчик. ООО БерингПойнт)" w:date="2020-04-16T15:51:00Z">
        <w:r w:rsidDel="00AB25E6">
          <w:delText>- Присваивает метку удаления</w:delText>
        </w:r>
      </w:del>
      <w:ins w:id="17440" w:author="Александр" w:date="2020-04-13T12:59:00Z">
        <w:del w:id="17441" w:author="Кононов Александр Валерьевич (Подрядчик. ООО БерингПойнт)" w:date="2020-04-16T15:51:00Z">
          <w:r w:rsidR="00E17D65" w:rsidDel="00AB25E6">
            <w:delText xml:space="preserve"> единице оборудования или техническому месту</w:delText>
          </w:r>
        </w:del>
      </w:ins>
      <w:del w:id="17442" w:author="Кононов Александр Валерьевич (Подрядчик. ООО БерингПойнт)" w:date="2020-04-16T15:51:00Z">
        <w:r w:rsidR="00DE448C" w:rsidRPr="00DE448C" w:rsidDel="00AB25E6">
          <w:delText>.</w:delText>
        </w:r>
      </w:del>
    </w:p>
    <w:p w14:paraId="4C053B5F" w14:textId="27B41D74" w:rsidR="00E17D65" w:rsidDel="00AB25E6" w:rsidRDefault="00E17D65">
      <w:pPr>
        <w:pStyle w:val="Base"/>
        <w:tabs>
          <w:tab w:val="left" w:pos="1240"/>
        </w:tabs>
        <w:rPr>
          <w:del w:id="17443" w:author="Кононов Александр Валерьевич (Подрядчик. ООО БерингПойнт)" w:date="2020-04-16T15:51:00Z"/>
        </w:rPr>
      </w:pPr>
      <w:ins w:id="17444" w:author="Александр" w:date="2020-04-13T12:58:00Z">
        <w:del w:id="17445" w:author="Кононов Александр Валерьевич (Подрядчик. ООО БерингПойнт)" w:date="2020-04-16T15:51:00Z">
          <w:r w:rsidDel="00AB25E6">
            <w:delText>- Присваивает техкарте метку удаления</w:delText>
          </w:r>
        </w:del>
      </w:ins>
      <w:ins w:id="17446" w:author="Александр" w:date="2020-04-13T12:59:00Z">
        <w:del w:id="17447" w:author="Кононов Александр Валерьевич (Подрядчик. ООО БерингПойнт)" w:date="2020-04-16T15:51:00Z">
          <w:r w:rsidDel="00AB25E6">
            <w:delText xml:space="preserve"> техкарте</w:delText>
          </w:r>
        </w:del>
      </w:ins>
      <w:ins w:id="17448" w:author="Александр" w:date="2020-04-13T12:58:00Z">
        <w:del w:id="17449" w:author="Кононов Александр Валерьевич (Подрядчик. ООО БерингПойнт)" w:date="2020-04-16T15:51:00Z">
          <w:r w:rsidRPr="00DE448C" w:rsidDel="00AB25E6">
            <w:delText>.</w:delText>
          </w:r>
        </w:del>
      </w:ins>
    </w:p>
    <w:p w14:paraId="34F1F823" w14:textId="0BF5D9AC" w:rsidR="00853FF7" w:rsidRDefault="00853FF7" w:rsidP="00BC2842">
      <w:pPr>
        <w:pStyle w:val="Base"/>
        <w:tabs>
          <w:tab w:val="left" w:pos="1240"/>
        </w:tabs>
        <w:spacing w:after="120"/>
      </w:pPr>
      <w:r>
        <w:t>При этом использу</w:t>
      </w:r>
      <w:r w:rsidR="00C35870">
        <w:t>ет</w:t>
      </w:r>
      <w:r>
        <w:t xml:space="preserve"> следующие транзакции:</w:t>
      </w:r>
    </w:p>
    <w:p w14:paraId="59623315" w14:textId="3268C705" w:rsidR="00853FF7" w:rsidRPr="00BC2842" w:rsidRDefault="00853FF7" w:rsidP="00BC2842">
      <w:pPr>
        <w:pStyle w:val="Base"/>
        <w:tabs>
          <w:tab w:val="left" w:pos="1240"/>
        </w:tabs>
        <w:spacing w:after="120"/>
      </w:pPr>
      <w:r>
        <w:t xml:space="preserve">- </w:t>
      </w:r>
      <w:r>
        <w:rPr>
          <w:lang w:val="en-US"/>
        </w:rPr>
        <w:t>IL</w:t>
      </w:r>
      <w:r w:rsidRPr="00BC2842">
        <w:t xml:space="preserve">02 - </w:t>
      </w:r>
      <w:r w:rsidR="0008037B">
        <w:t>Изменить</w:t>
      </w:r>
      <w:r w:rsidR="00BC2842" w:rsidRPr="00FC733B">
        <w:t xml:space="preserve"> </w:t>
      </w:r>
      <w:proofErr w:type="spellStart"/>
      <w:r w:rsidR="00BC2842" w:rsidRPr="00FC733B">
        <w:t>ТехМесто</w:t>
      </w:r>
      <w:proofErr w:type="spellEnd"/>
      <w:r w:rsidR="00BC2842" w:rsidRPr="00BC2842">
        <w:t>.</w:t>
      </w:r>
    </w:p>
    <w:p w14:paraId="0C507863" w14:textId="5AD0882C" w:rsidR="00853FF7" w:rsidRPr="00BC2842" w:rsidRDefault="00853FF7" w:rsidP="006B7B3E">
      <w:pPr>
        <w:pStyle w:val="Base"/>
        <w:tabs>
          <w:tab w:val="left" w:pos="1240"/>
        </w:tabs>
      </w:pPr>
      <w:r w:rsidRPr="00BC2842">
        <w:t xml:space="preserve">- </w:t>
      </w:r>
      <w:r>
        <w:rPr>
          <w:lang w:val="en-US"/>
        </w:rPr>
        <w:t>IE</w:t>
      </w:r>
      <w:r w:rsidRPr="00BC2842">
        <w:t xml:space="preserve">02 - </w:t>
      </w:r>
      <w:r w:rsidR="00BC2842">
        <w:t>Изменить единицу оборудования</w:t>
      </w:r>
      <w:r w:rsidR="00BC2842" w:rsidRPr="00BC2842">
        <w:t>.</w:t>
      </w:r>
    </w:p>
    <w:p w14:paraId="7BED2A85" w14:textId="12CCD619" w:rsidR="00115300" w:rsidRPr="00A46114" w:rsidRDefault="00115300" w:rsidP="006B7B3E">
      <w:pPr>
        <w:pStyle w:val="4"/>
        <w:spacing w:after="240" w:line="276" w:lineRule="auto"/>
        <w:rPr>
          <w:i/>
          <w:caps/>
        </w:rPr>
      </w:pPr>
      <w:r w:rsidRPr="0012135C">
        <w:lastRenderedPageBreak/>
        <w:t xml:space="preserve">Шаг процесса </w:t>
      </w:r>
      <w:r>
        <w:t>2</w:t>
      </w:r>
      <w:ins w:id="17450" w:author="Александр" w:date="2020-04-13T13:05:00Z">
        <w:r w:rsidR="00E17D65">
          <w:t>9</w:t>
        </w:r>
      </w:ins>
      <w:del w:id="17451" w:author="Александр" w:date="2020-04-13T13:05:00Z">
        <w:r w:rsidDel="00E17D65">
          <w:delText>8</w:delText>
        </w:r>
      </w:del>
      <w:r>
        <w:t>0</w:t>
      </w:r>
      <w:r w:rsidRPr="0012135C">
        <w:t xml:space="preserve"> – </w:t>
      </w:r>
      <w:r w:rsidR="004C6ED5">
        <w:t xml:space="preserve">Изменение плана ТОРО </w:t>
      </w:r>
      <w:del w:id="17452" w:author="Александр" w:date="2020-04-13T12:59:00Z">
        <w:r w:rsidR="004C6ED5" w:rsidRPr="00E17D65" w:rsidDel="00E17D65">
          <w:rPr>
            <w:highlight w:val="yellow"/>
            <w:rPrChange w:id="17453" w:author="Александр" w:date="2020-04-13T12:54:00Z">
              <w:rPr/>
            </w:rPrChange>
          </w:rPr>
          <w:delText>или нормативов</w:delText>
        </w:r>
      </w:del>
    </w:p>
    <w:p w14:paraId="39F7E1E2" w14:textId="06EC2739" w:rsidR="006B7B3E" w:rsidRDefault="0037502E">
      <w:pPr>
        <w:pStyle w:val="Base"/>
        <w:tabs>
          <w:tab w:val="left" w:pos="1240"/>
        </w:tabs>
        <w:spacing w:after="120"/>
      </w:pPr>
      <w:del w:id="17454" w:author="Александр" w:date="2020-04-13T12:50:00Z">
        <w:r w:rsidRPr="0037502E" w:rsidDel="00AE02A1">
          <w:delText>Технический специалист НСИ</w:delText>
        </w:r>
      </w:del>
      <w:ins w:id="17455" w:author="Александр" w:date="2020-04-13T12:50:00Z">
        <w:r w:rsidR="00AE02A1">
          <w:t>Специалист по ведению планов</w:t>
        </w:r>
      </w:ins>
      <w:ins w:id="17456" w:author="Александр" w:date="2020-04-23T09:39:00Z">
        <w:r w:rsidR="007111D4">
          <w:t xml:space="preserve"> ТОРО</w:t>
        </w:r>
      </w:ins>
      <w:r w:rsidR="006B7B3E">
        <w:t xml:space="preserve"> вносит изменения в планы</w:t>
      </w:r>
      <w:ins w:id="17457" w:author="Александр" w:date="2020-04-13T12:51:00Z">
        <w:r w:rsidR="00AE02A1">
          <w:t xml:space="preserve"> предупредительных работ</w:t>
        </w:r>
      </w:ins>
      <w:ins w:id="17458" w:author="Александр" w:date="2020-04-13T12:59:00Z">
        <w:r w:rsidR="00E17D65">
          <w:t xml:space="preserve"> </w:t>
        </w:r>
      </w:ins>
      <w:del w:id="17459" w:author="Александр" w:date="2020-04-13T12:59:00Z">
        <w:r w:rsidR="006B7B3E" w:rsidDel="00E17D65">
          <w:delText xml:space="preserve"> </w:delText>
        </w:r>
        <w:r w:rsidR="006B7B3E" w:rsidRPr="00AE02A1" w:rsidDel="00E17D65">
          <w:rPr>
            <w:highlight w:val="yellow"/>
            <w:rPrChange w:id="17460" w:author="Александр" w:date="2020-04-13T12:51:00Z">
              <w:rPr/>
            </w:rPrChange>
          </w:rPr>
          <w:delText>и нормативы ТОРО</w:delText>
        </w:r>
        <w:r w:rsidR="006B7B3E" w:rsidDel="00E17D65">
          <w:delText xml:space="preserve"> </w:delText>
        </w:r>
      </w:del>
      <w:r w:rsidR="006B7B3E">
        <w:t>в системе S/4HANA. При этом возможны следующие сценарии:</w:t>
      </w:r>
    </w:p>
    <w:p w14:paraId="75A16C79" w14:textId="4AE90AFE" w:rsidR="006B7B3E" w:rsidDel="00AE02A1" w:rsidRDefault="006B7B3E" w:rsidP="006B7B3E">
      <w:pPr>
        <w:pStyle w:val="Base"/>
        <w:tabs>
          <w:tab w:val="left" w:pos="1240"/>
        </w:tabs>
        <w:spacing w:after="120"/>
        <w:rPr>
          <w:del w:id="17461" w:author="Александр" w:date="2020-04-13T12:51:00Z"/>
        </w:rPr>
      </w:pPr>
      <w:del w:id="17462" w:author="Александр" w:date="2020-04-13T12:51:00Z">
        <w:r w:rsidDel="00AE02A1">
          <w:delText>- Изменяет вновь созданный план ТОРО с удалением признака "НЕАК",</w:delText>
        </w:r>
      </w:del>
    </w:p>
    <w:p w14:paraId="4CCB41D6" w14:textId="721A8741" w:rsidR="006B7B3E" w:rsidRDefault="006B7B3E" w:rsidP="006B7B3E">
      <w:pPr>
        <w:pStyle w:val="Base"/>
        <w:tabs>
          <w:tab w:val="left" w:pos="1240"/>
        </w:tabs>
        <w:spacing w:after="120"/>
      </w:pPr>
      <w:r>
        <w:t>- Изменяет ранее созданный план ТОРО</w:t>
      </w:r>
      <w:del w:id="17463" w:author="Александр" w:date="2020-04-13T12:51:00Z">
        <w:r w:rsidDel="00AE02A1">
          <w:delText xml:space="preserve"> согласно Обращению НСИ</w:delText>
        </w:r>
      </w:del>
      <w:r>
        <w:t>,</w:t>
      </w:r>
    </w:p>
    <w:p w14:paraId="2CA98D87" w14:textId="77777777" w:rsidR="006B7B3E" w:rsidRDefault="006B7B3E" w:rsidP="006B7B3E">
      <w:pPr>
        <w:pStyle w:val="Base"/>
        <w:tabs>
          <w:tab w:val="left" w:pos="1240"/>
        </w:tabs>
        <w:spacing w:after="120"/>
      </w:pPr>
      <w:r>
        <w:t>- Присваивает плану ТОРО метку удаления.</w:t>
      </w:r>
    </w:p>
    <w:p w14:paraId="7FA74543" w14:textId="1CEA2234" w:rsidR="006B7B3E" w:rsidDel="00E17D65" w:rsidRDefault="006B7B3E" w:rsidP="006B7B3E">
      <w:pPr>
        <w:pStyle w:val="Base"/>
        <w:tabs>
          <w:tab w:val="left" w:pos="1240"/>
        </w:tabs>
        <w:spacing w:after="120"/>
        <w:rPr>
          <w:del w:id="17464" w:author="Александр" w:date="2020-04-13T12:59:00Z"/>
        </w:rPr>
      </w:pPr>
      <w:del w:id="17465" w:author="Александр" w:date="2020-04-13T12:59:00Z">
        <w:r w:rsidDel="00E17D65">
          <w:delText>- Изменяет вновь созданную техкарту (техкарту ТМ, техкарту ЕО или Инструкцию ТОРО) с изменением статуса с "Создано" на "Деблокировано (общ),</w:delText>
        </w:r>
      </w:del>
    </w:p>
    <w:p w14:paraId="4F1917A5" w14:textId="5D2EF0F1" w:rsidR="006B7B3E" w:rsidDel="00E17D65" w:rsidRDefault="006B7B3E" w:rsidP="006B7B3E">
      <w:pPr>
        <w:pStyle w:val="Base"/>
        <w:tabs>
          <w:tab w:val="left" w:pos="1240"/>
        </w:tabs>
        <w:spacing w:after="120"/>
        <w:rPr>
          <w:del w:id="17466" w:author="Александр" w:date="2020-04-13T12:59:00Z"/>
        </w:rPr>
      </w:pPr>
      <w:del w:id="17467" w:author="Александр" w:date="2020-04-13T12:59:00Z">
        <w:r w:rsidDel="00E17D65">
          <w:delText>- Изменяет ранее созданную техкарту согласно Обращению НСИ,</w:delText>
        </w:r>
      </w:del>
    </w:p>
    <w:p w14:paraId="1618DF41" w14:textId="3861A805" w:rsidR="00115300" w:rsidDel="00E17D65" w:rsidRDefault="006B7B3E" w:rsidP="006B7B3E">
      <w:pPr>
        <w:pStyle w:val="Base"/>
        <w:tabs>
          <w:tab w:val="left" w:pos="1240"/>
        </w:tabs>
        <w:rPr>
          <w:del w:id="17468" w:author="Александр" w:date="2020-04-13T12:59:00Z"/>
        </w:rPr>
      </w:pPr>
      <w:del w:id="17469" w:author="Александр" w:date="2020-04-13T12:59:00Z">
        <w:r w:rsidDel="00E17D65">
          <w:delText>- Присваивает техкарте метку удаления</w:delText>
        </w:r>
        <w:r w:rsidR="00DE448C" w:rsidRPr="00DE448C" w:rsidDel="00E17D65">
          <w:delText>.</w:delText>
        </w:r>
      </w:del>
    </w:p>
    <w:p w14:paraId="6626EDEE" w14:textId="092CA097" w:rsidR="00853FF7" w:rsidRDefault="00853FF7" w:rsidP="00853FF7">
      <w:pPr>
        <w:pStyle w:val="Base"/>
        <w:tabs>
          <w:tab w:val="left" w:pos="1240"/>
        </w:tabs>
      </w:pPr>
      <w:r>
        <w:t>При этом исп</w:t>
      </w:r>
      <w:r w:rsidR="00C35870">
        <w:t>ользует</w:t>
      </w:r>
      <w:r>
        <w:t xml:space="preserve"> следующие транзакции:</w:t>
      </w:r>
    </w:p>
    <w:p w14:paraId="7E0C6D41" w14:textId="77777777" w:rsidR="00E17D65" w:rsidRDefault="00853FF7" w:rsidP="00BC2842">
      <w:pPr>
        <w:pStyle w:val="Base"/>
        <w:tabs>
          <w:tab w:val="left" w:pos="1240"/>
        </w:tabs>
        <w:spacing w:after="120"/>
        <w:rPr>
          <w:ins w:id="17470" w:author="Александр" w:date="2020-04-13T12:57:00Z"/>
        </w:rPr>
      </w:pPr>
      <w:r w:rsidRPr="00BC2842">
        <w:t xml:space="preserve">- </w:t>
      </w:r>
      <w:r>
        <w:rPr>
          <w:lang w:val="en-US"/>
        </w:rPr>
        <w:t>IP</w:t>
      </w:r>
      <w:r w:rsidRPr="00BC2842">
        <w:t>02</w:t>
      </w:r>
      <w:r w:rsidR="00BC2842" w:rsidRPr="00BC2842">
        <w:t xml:space="preserve"> </w:t>
      </w:r>
      <w:r w:rsidR="00BC2842">
        <w:t>-</w:t>
      </w:r>
      <w:r w:rsidR="00BC2842" w:rsidRPr="00BC2842">
        <w:t xml:space="preserve"> </w:t>
      </w:r>
      <w:r w:rsidR="00BC2842">
        <w:t xml:space="preserve">Изменение </w:t>
      </w:r>
      <w:proofErr w:type="spellStart"/>
      <w:r w:rsidR="00BC2842">
        <w:t>ПлнПредупрТОРО</w:t>
      </w:r>
      <w:proofErr w:type="spellEnd"/>
      <w:ins w:id="17471" w:author="Александр" w:date="2020-04-13T12:57:00Z">
        <w:r w:rsidR="00E17D65">
          <w:t>.</w:t>
        </w:r>
      </w:ins>
    </w:p>
    <w:p w14:paraId="0AB4859F" w14:textId="03FC3867" w:rsidR="00853FF7" w:rsidRPr="00BC2842" w:rsidRDefault="00853FF7" w:rsidP="00BC2842">
      <w:pPr>
        <w:pStyle w:val="Base"/>
        <w:tabs>
          <w:tab w:val="left" w:pos="1240"/>
        </w:tabs>
        <w:spacing w:after="120"/>
      </w:pPr>
      <w:del w:id="17472" w:author="Александр" w:date="2020-04-13T12:57:00Z">
        <w:r w:rsidRPr="00BC2842" w:rsidDel="00E17D65">
          <w:delText>,</w:delText>
        </w:r>
      </w:del>
    </w:p>
    <w:p w14:paraId="4A76DFA8" w14:textId="6C1F2321" w:rsidR="00853FF7" w:rsidRPr="00BC2842" w:rsidDel="00E17D65" w:rsidRDefault="00853FF7" w:rsidP="00BC2842">
      <w:pPr>
        <w:pStyle w:val="Base"/>
        <w:tabs>
          <w:tab w:val="left" w:pos="1240"/>
        </w:tabs>
        <w:spacing w:after="120"/>
        <w:rPr>
          <w:del w:id="17473" w:author="Александр" w:date="2020-04-13T12:57:00Z"/>
        </w:rPr>
      </w:pPr>
      <w:del w:id="17474" w:author="Александр" w:date="2020-04-13T12:57:00Z">
        <w:r w:rsidRPr="00BC2842" w:rsidDel="00E17D65">
          <w:delText>-</w:delText>
        </w:r>
        <w:r w:rsidR="00E56ECF" w:rsidRPr="00BC2842" w:rsidDel="00E17D65">
          <w:delText xml:space="preserve"> </w:delText>
        </w:r>
        <w:r w:rsidR="00E56ECF" w:rsidDel="00E17D65">
          <w:rPr>
            <w:lang w:val="en-US"/>
          </w:rPr>
          <w:delText>IA</w:delText>
        </w:r>
        <w:r w:rsidR="00E56ECF" w:rsidRPr="00BC2842" w:rsidDel="00E17D65">
          <w:delText>02</w:delText>
        </w:r>
        <w:r w:rsidR="00BC2842" w:rsidRPr="00BC2842" w:rsidDel="00E17D65">
          <w:delText xml:space="preserve"> - </w:delText>
        </w:r>
        <w:r w:rsidR="00BC2842" w:rsidDel="00E17D65">
          <w:delText>Изменить ТехКарту ЕдОборудования</w:delText>
        </w:r>
        <w:r w:rsidRPr="00BC2842" w:rsidDel="00E17D65">
          <w:delText>,</w:delText>
        </w:r>
      </w:del>
    </w:p>
    <w:p w14:paraId="2BBCF29F" w14:textId="1114EE0D" w:rsidR="00853FF7" w:rsidRPr="00BC2842" w:rsidDel="00E17D65" w:rsidRDefault="00853FF7" w:rsidP="00BC2842">
      <w:pPr>
        <w:pStyle w:val="Base"/>
        <w:tabs>
          <w:tab w:val="left" w:pos="1240"/>
        </w:tabs>
        <w:spacing w:after="120"/>
        <w:rPr>
          <w:del w:id="17475" w:author="Александр" w:date="2020-04-13T12:57:00Z"/>
        </w:rPr>
      </w:pPr>
      <w:del w:id="17476" w:author="Александр" w:date="2020-04-13T12:57:00Z">
        <w:r w:rsidRPr="00BC2842" w:rsidDel="00E17D65">
          <w:delText xml:space="preserve">- </w:delText>
        </w:r>
        <w:r w:rsidR="00E56ECF" w:rsidDel="00E17D65">
          <w:rPr>
            <w:lang w:val="en-US"/>
          </w:rPr>
          <w:delText>IA</w:delText>
        </w:r>
        <w:r w:rsidR="00E56ECF" w:rsidRPr="00BC2842" w:rsidDel="00E17D65">
          <w:delText>06</w:delText>
        </w:r>
        <w:r w:rsidR="00BC2842" w:rsidRPr="00BC2842" w:rsidDel="00E17D65">
          <w:delText xml:space="preserve"> </w:delText>
        </w:r>
        <w:r w:rsidR="00BC2842" w:rsidDel="00E17D65">
          <w:delText>-</w:delText>
        </w:r>
        <w:r w:rsidR="00BC2842" w:rsidRPr="00BC2842" w:rsidDel="00E17D65">
          <w:delText xml:space="preserve"> </w:delText>
        </w:r>
        <w:r w:rsidR="00BC2842" w:rsidDel="00E17D65">
          <w:delText>Изменить инструкцию</w:delText>
        </w:r>
        <w:r w:rsidR="00E56ECF" w:rsidRPr="00BC2842" w:rsidDel="00E17D65">
          <w:delText>,</w:delText>
        </w:r>
      </w:del>
    </w:p>
    <w:p w14:paraId="1CC3AF7E" w14:textId="4E9A03AF" w:rsidR="00E56ECF" w:rsidRPr="00BC2842" w:rsidDel="00E17D65" w:rsidRDefault="00E56ECF" w:rsidP="00BC2842">
      <w:pPr>
        <w:pStyle w:val="Base"/>
        <w:tabs>
          <w:tab w:val="left" w:pos="1240"/>
        </w:tabs>
        <w:spacing w:after="120"/>
        <w:rPr>
          <w:del w:id="17477" w:author="Александр" w:date="2020-04-13T12:57:00Z"/>
        </w:rPr>
      </w:pPr>
      <w:del w:id="17478" w:author="Александр" w:date="2020-04-13T12:57:00Z">
        <w:r w:rsidRPr="00BC2842" w:rsidDel="00E17D65">
          <w:delText xml:space="preserve">- </w:delText>
        </w:r>
        <w:r w:rsidDel="00E17D65">
          <w:rPr>
            <w:lang w:val="en-US"/>
          </w:rPr>
          <w:delText>IA</w:delText>
        </w:r>
        <w:r w:rsidRPr="00BC2842" w:rsidDel="00E17D65">
          <w:delText>12</w:delText>
        </w:r>
        <w:r w:rsidR="00BC2842" w:rsidRPr="00BC2842" w:rsidDel="00E17D65">
          <w:delText xml:space="preserve"> </w:delText>
        </w:r>
        <w:r w:rsidR="00BC2842" w:rsidDel="00E17D65">
          <w:delText>-</w:delText>
        </w:r>
        <w:r w:rsidR="00BC2842" w:rsidRPr="00BC2842" w:rsidDel="00E17D65">
          <w:delText xml:space="preserve"> </w:delText>
        </w:r>
        <w:r w:rsidR="00BC2842" w:rsidDel="00E17D65">
          <w:delText>Изменить ТехнологКарту ТехМеста</w:delText>
        </w:r>
        <w:r w:rsidRPr="00BC2842" w:rsidDel="00E17D65">
          <w:delText>,</w:delText>
        </w:r>
      </w:del>
    </w:p>
    <w:p w14:paraId="106B09B6" w14:textId="02203594" w:rsidR="00E56ECF" w:rsidRPr="00BC2842" w:rsidDel="00E17D65" w:rsidRDefault="00E56ECF" w:rsidP="00853FF7">
      <w:pPr>
        <w:pStyle w:val="Base"/>
        <w:tabs>
          <w:tab w:val="left" w:pos="1240"/>
        </w:tabs>
        <w:rPr>
          <w:del w:id="17479" w:author="Александр" w:date="2020-04-13T12:57:00Z"/>
        </w:rPr>
      </w:pPr>
      <w:del w:id="17480" w:author="Александр" w:date="2020-04-13T12:57:00Z">
        <w:r w:rsidRPr="00BC2842" w:rsidDel="00E17D65">
          <w:delText xml:space="preserve">- </w:delText>
        </w:r>
        <w:r w:rsidDel="00E17D65">
          <w:rPr>
            <w:lang w:val="en-US"/>
          </w:rPr>
          <w:delText>IA</w:delText>
        </w:r>
        <w:r w:rsidRPr="00BC2842" w:rsidDel="00E17D65">
          <w:delText>25</w:delText>
        </w:r>
        <w:r w:rsidR="00BC2842" w:rsidRPr="00BC2842" w:rsidDel="00E17D65">
          <w:delText xml:space="preserve"> - </w:delText>
        </w:r>
        <w:r w:rsidR="00BC2842" w:rsidDel="00E17D65">
          <w:delText>Удаление технологических карт ТОРО</w:delText>
        </w:r>
        <w:r w:rsidRPr="00BC2842" w:rsidDel="00E17D65">
          <w:delText>.</w:delText>
        </w:r>
      </w:del>
    </w:p>
    <w:p w14:paraId="40DFBDC6" w14:textId="115E65CD" w:rsidR="00AE02A1" w:rsidRDefault="00AE02A1">
      <w:pPr>
        <w:pStyle w:val="4"/>
        <w:rPr>
          <w:ins w:id="17481" w:author="Александр" w:date="2020-04-13T12:55:00Z"/>
        </w:rPr>
      </w:pPr>
      <w:ins w:id="17482" w:author="Александр" w:date="2020-04-13T12:52:00Z">
        <w:r w:rsidRPr="0012135C">
          <w:t xml:space="preserve">Шаг процесса </w:t>
        </w:r>
        <w:r w:rsidR="00E17D65">
          <w:t>300</w:t>
        </w:r>
        <w:r>
          <w:t xml:space="preserve"> – Изменение норматива</w:t>
        </w:r>
      </w:ins>
    </w:p>
    <w:p w14:paraId="45F77913" w14:textId="053B5AC4" w:rsidR="00E17D65" w:rsidRDefault="00E17D65">
      <w:pPr>
        <w:ind w:left="708"/>
        <w:rPr>
          <w:ins w:id="17483" w:author="Александр" w:date="2020-04-13T12:55:00Z"/>
        </w:rPr>
        <w:pPrChange w:id="17484" w:author="Александр" w:date="2020-04-13T12:55:00Z">
          <w:pPr>
            <w:pStyle w:val="4"/>
          </w:pPr>
        </w:pPrChange>
      </w:pPr>
    </w:p>
    <w:p w14:paraId="051E2783" w14:textId="54191B6F" w:rsidR="00E17D65" w:rsidRDefault="00E17D65" w:rsidP="00E17D65">
      <w:pPr>
        <w:pStyle w:val="Base"/>
        <w:tabs>
          <w:tab w:val="left" w:pos="1240"/>
        </w:tabs>
        <w:rPr>
          <w:ins w:id="17485" w:author="Александр" w:date="2020-04-13T12:56:00Z"/>
        </w:rPr>
      </w:pPr>
      <w:ins w:id="17486" w:author="Александр" w:date="2020-04-13T12:55:00Z">
        <w:del w:id="17487" w:author="Владимир Лаут" w:date="2021-04-07T18:57:00Z">
          <w:r w:rsidRPr="00E17D65" w:rsidDel="005C5B21">
            <w:delText>Инциатор</w:delText>
          </w:r>
        </w:del>
      </w:ins>
      <w:ins w:id="17488" w:author="Владимир Лаут" w:date="2021-04-07T18:57:00Z">
        <w:r w:rsidR="005C5B21" w:rsidRPr="00E17D65">
          <w:t>Инициатор</w:t>
        </w:r>
      </w:ins>
      <w:ins w:id="17489" w:author="Александр" w:date="2020-04-13T12:55:00Z">
        <w:r w:rsidRPr="00E17D65">
          <w:t xml:space="preserve"> заявки НСИ</w:t>
        </w:r>
      </w:ins>
      <w:ins w:id="17490" w:author="Владимир Лаут" w:date="2021-04-07T18:57:00Z">
        <w:r w:rsidR="005C5B21">
          <w:t xml:space="preserve"> </w:t>
        </w:r>
        <w:proofErr w:type="spellStart"/>
        <w:r w:rsidR="005C5B21">
          <w:t>ТОиР</w:t>
        </w:r>
      </w:ins>
      <w:proofErr w:type="spellEnd"/>
      <w:ins w:id="17491" w:author="Александр" w:date="2020-04-13T12:55:00Z">
        <w:r>
          <w:t xml:space="preserve">, устанавливает статус </w:t>
        </w:r>
        <w:proofErr w:type="spellStart"/>
        <w:r>
          <w:t>техкарты</w:t>
        </w:r>
        <w:proofErr w:type="spellEnd"/>
        <w:r>
          <w:t xml:space="preserve"> «Д</w:t>
        </w:r>
      </w:ins>
      <w:ins w:id="17492" w:author="Александр" w:date="2020-04-13T12:56:00Z">
        <w:r>
          <w:t xml:space="preserve">еблокировано (в процессе изменений)» и приступает к корректировке </w:t>
        </w:r>
        <w:proofErr w:type="spellStart"/>
        <w:proofErr w:type="gramStart"/>
        <w:r>
          <w:t>техкарты</w:t>
        </w:r>
        <w:proofErr w:type="spellEnd"/>
        <w:proofErr w:type="gramEnd"/>
        <w:r w:rsidRPr="00E17D65">
          <w:t xml:space="preserve"> </w:t>
        </w:r>
        <w:r>
          <w:t>При этом использует следующие транзакции:</w:t>
        </w:r>
      </w:ins>
    </w:p>
    <w:p w14:paraId="6495CD47" w14:textId="77777777" w:rsidR="00E17D65" w:rsidRPr="00BC2842" w:rsidRDefault="00E17D65" w:rsidP="00E17D65">
      <w:pPr>
        <w:pStyle w:val="Base"/>
        <w:tabs>
          <w:tab w:val="left" w:pos="1240"/>
        </w:tabs>
        <w:spacing w:after="120"/>
        <w:rPr>
          <w:ins w:id="17493" w:author="Александр" w:date="2020-04-13T12:57:00Z"/>
        </w:rPr>
      </w:pPr>
      <w:ins w:id="17494" w:author="Александр" w:date="2020-04-13T12:57:00Z">
        <w:r w:rsidRPr="00BC2842">
          <w:t xml:space="preserve">- </w:t>
        </w:r>
        <w:r>
          <w:rPr>
            <w:lang w:val="en-US"/>
          </w:rPr>
          <w:t>IA</w:t>
        </w:r>
        <w:r w:rsidRPr="00BC2842">
          <w:t xml:space="preserve">02 - </w:t>
        </w:r>
        <w:r>
          <w:t xml:space="preserve">Изменить </w:t>
        </w:r>
        <w:proofErr w:type="spellStart"/>
        <w:r>
          <w:t>ТехКарту</w:t>
        </w:r>
        <w:proofErr w:type="spellEnd"/>
        <w:r>
          <w:t xml:space="preserve"> </w:t>
        </w:r>
        <w:proofErr w:type="spellStart"/>
        <w:r>
          <w:t>ЕдОборудования</w:t>
        </w:r>
        <w:proofErr w:type="spellEnd"/>
        <w:r w:rsidRPr="00BC2842">
          <w:t>,</w:t>
        </w:r>
      </w:ins>
    </w:p>
    <w:p w14:paraId="61F0F6C8" w14:textId="77777777" w:rsidR="00E17D65" w:rsidRPr="00BC2842" w:rsidRDefault="00E17D65" w:rsidP="00E17D65">
      <w:pPr>
        <w:pStyle w:val="Base"/>
        <w:tabs>
          <w:tab w:val="left" w:pos="1240"/>
        </w:tabs>
        <w:spacing w:after="120"/>
        <w:rPr>
          <w:ins w:id="17495" w:author="Александр" w:date="2020-04-13T12:57:00Z"/>
        </w:rPr>
      </w:pPr>
      <w:ins w:id="17496" w:author="Александр" w:date="2020-04-13T12:57:00Z">
        <w:r w:rsidRPr="00BC2842">
          <w:t xml:space="preserve">- </w:t>
        </w:r>
        <w:r>
          <w:rPr>
            <w:lang w:val="en-US"/>
          </w:rPr>
          <w:t>IA</w:t>
        </w:r>
        <w:r w:rsidRPr="00BC2842">
          <w:t xml:space="preserve">06 </w:t>
        </w:r>
        <w:r>
          <w:t>-</w:t>
        </w:r>
        <w:r w:rsidRPr="00BC2842">
          <w:t xml:space="preserve"> </w:t>
        </w:r>
        <w:r>
          <w:t>Изменить инструкцию</w:t>
        </w:r>
        <w:r w:rsidRPr="00BC2842">
          <w:t>,</w:t>
        </w:r>
      </w:ins>
    </w:p>
    <w:p w14:paraId="5115B41C" w14:textId="543B6A2A" w:rsidR="00E17D65" w:rsidRPr="008D3EFD" w:rsidRDefault="00E17D65">
      <w:pPr>
        <w:pStyle w:val="Base"/>
        <w:tabs>
          <w:tab w:val="left" w:pos="1240"/>
        </w:tabs>
        <w:spacing w:after="120"/>
        <w:rPr>
          <w:ins w:id="17497" w:author="Александр" w:date="2020-04-13T12:52:00Z"/>
        </w:rPr>
        <w:pPrChange w:id="17498" w:author="Владимир Лаут" w:date="2021-04-07T18:58:00Z">
          <w:pPr>
            <w:pStyle w:val="4"/>
          </w:pPr>
        </w:pPrChange>
      </w:pPr>
      <w:ins w:id="17499" w:author="Александр" w:date="2020-04-13T12:57:00Z">
        <w:r w:rsidRPr="00BC2842">
          <w:t xml:space="preserve">- </w:t>
        </w:r>
        <w:r w:rsidRPr="005C5B21">
          <w:rPr>
            <w:rPrChange w:id="17500" w:author="Владимир Лаут" w:date="2021-04-07T18:58:00Z">
              <w:rPr>
                <w:lang w:val="en-US"/>
              </w:rPr>
            </w:rPrChange>
          </w:rPr>
          <w:t>IA</w:t>
        </w:r>
        <w:r w:rsidRPr="00BC2842">
          <w:t xml:space="preserve">12 </w:t>
        </w:r>
        <w:r>
          <w:t>-</w:t>
        </w:r>
        <w:r w:rsidRPr="00BC2842">
          <w:t xml:space="preserve"> </w:t>
        </w:r>
        <w:r>
          <w:t xml:space="preserve">Изменить </w:t>
        </w:r>
        <w:proofErr w:type="spellStart"/>
        <w:r>
          <w:t>ТехнологКарту</w:t>
        </w:r>
        <w:proofErr w:type="spellEnd"/>
        <w:r>
          <w:t xml:space="preserve"> </w:t>
        </w:r>
        <w:proofErr w:type="spellStart"/>
        <w:r>
          <w:t>ТехМеста</w:t>
        </w:r>
        <w:proofErr w:type="spellEnd"/>
        <w:r>
          <w:t>.</w:t>
        </w:r>
      </w:ins>
    </w:p>
    <w:p w14:paraId="50152601" w14:textId="77777777" w:rsidR="00AE02A1" w:rsidRPr="008D3EFD" w:rsidRDefault="00AE02A1">
      <w:pPr>
        <w:rPr>
          <w:ins w:id="17501" w:author="Александр" w:date="2020-04-13T12:52:00Z"/>
        </w:rPr>
        <w:pPrChange w:id="17502" w:author="Александр" w:date="2020-04-13T12:52:00Z">
          <w:pPr>
            <w:pStyle w:val="4"/>
          </w:pPr>
        </w:pPrChange>
      </w:pPr>
    </w:p>
    <w:p w14:paraId="53397BF5" w14:textId="56E8BDAB" w:rsidR="00115300" w:rsidRPr="00A46114" w:rsidRDefault="00115300" w:rsidP="006B7B3E">
      <w:pPr>
        <w:pStyle w:val="4"/>
        <w:spacing w:after="240" w:line="276" w:lineRule="auto"/>
        <w:rPr>
          <w:i/>
          <w:caps/>
        </w:rPr>
      </w:pPr>
      <w:r w:rsidRPr="0012135C">
        <w:t xml:space="preserve">Шаг процесса </w:t>
      </w:r>
      <w:ins w:id="17503" w:author="Александр" w:date="2020-04-13T13:05:00Z">
        <w:r w:rsidR="00870994">
          <w:t>310</w:t>
        </w:r>
      </w:ins>
      <w:del w:id="17504" w:author="Александр" w:date="2020-04-13T13:05:00Z">
        <w:r w:rsidDel="00870994">
          <w:delText>2</w:delText>
        </w:r>
        <w:r w:rsidDel="00E17D65">
          <w:delText>90</w:delText>
        </w:r>
      </w:del>
      <w:r w:rsidRPr="0012135C">
        <w:t xml:space="preserve"> – </w:t>
      </w:r>
      <w:r w:rsidR="006B7B3E">
        <w:t>Создание/</w:t>
      </w:r>
      <w:r w:rsidR="006B7B3E" w:rsidRPr="006B7B3E">
        <w:t xml:space="preserve">изменение НСИ </w:t>
      </w:r>
      <w:proofErr w:type="spellStart"/>
      <w:r w:rsidR="006B7B3E" w:rsidRPr="006B7B3E">
        <w:t>ТОиР</w:t>
      </w:r>
      <w:proofErr w:type="spellEnd"/>
    </w:p>
    <w:p w14:paraId="63B01C73" w14:textId="1401EE2B" w:rsidR="00115300" w:rsidRDefault="0037502E" w:rsidP="006B7B3E">
      <w:pPr>
        <w:pStyle w:val="Base"/>
        <w:tabs>
          <w:tab w:val="left" w:pos="1240"/>
        </w:tabs>
      </w:pPr>
      <w:r w:rsidRPr="0037502E">
        <w:t>Технический специалист НСИ</w:t>
      </w:r>
      <w:ins w:id="17505" w:author="Александр" w:date="2020-04-23T09:46:00Z">
        <w:r w:rsidR="007111D4">
          <w:t xml:space="preserve"> </w:t>
        </w:r>
        <w:proofErr w:type="spellStart"/>
        <w:r w:rsidR="007111D4">
          <w:t>ТОиР</w:t>
        </w:r>
      </w:ins>
      <w:proofErr w:type="spellEnd"/>
      <w:r w:rsidR="006B7B3E" w:rsidRPr="006B7B3E">
        <w:t xml:space="preserve"> создаёт/изменяет объекты НСИ </w:t>
      </w:r>
      <w:proofErr w:type="spellStart"/>
      <w:r w:rsidR="006B7B3E" w:rsidRPr="006B7B3E">
        <w:t>ТОиР</w:t>
      </w:r>
      <w:proofErr w:type="spellEnd"/>
      <w:r w:rsidR="006B7B3E" w:rsidRPr="006B7B3E">
        <w:t xml:space="preserve"> в системе SAP S/4HANA в соответствии с Обращениями НСИ</w:t>
      </w:r>
      <w:r w:rsidR="008304C4" w:rsidRPr="008304C4">
        <w:t>.</w:t>
      </w:r>
      <w:r w:rsidR="00E56ECF" w:rsidRPr="00E56ECF">
        <w:t xml:space="preserve"> </w:t>
      </w:r>
      <w:r w:rsidR="00C35870">
        <w:t>При этом используе</w:t>
      </w:r>
      <w:r w:rsidR="00E56ECF">
        <w:t>т следующие транзакции:</w:t>
      </w:r>
    </w:p>
    <w:p w14:paraId="2C3BE15B" w14:textId="193D4F05" w:rsidR="00E56ECF" w:rsidRPr="00BC2842" w:rsidRDefault="00E56ECF" w:rsidP="006B7B3E">
      <w:pPr>
        <w:pStyle w:val="Base"/>
        <w:tabs>
          <w:tab w:val="left" w:pos="1240"/>
        </w:tabs>
      </w:pPr>
      <w:r w:rsidRPr="00BC2842">
        <w:t xml:space="preserve">- </w:t>
      </w:r>
      <w:r>
        <w:rPr>
          <w:lang w:val="en-US"/>
        </w:rPr>
        <w:t>IP</w:t>
      </w:r>
      <w:r w:rsidRPr="00BC2842">
        <w:t>11</w:t>
      </w:r>
      <w:r w:rsidR="00BC2842" w:rsidRPr="00BC2842">
        <w:t xml:space="preserve"> - </w:t>
      </w:r>
      <w:r w:rsidR="00BC2842" w:rsidRPr="00CE4F65">
        <w:t>Ведение стратегий предупредит. ТОРО</w:t>
      </w:r>
      <w:r w:rsidR="00BC2842" w:rsidRPr="00BC2842">
        <w:t>,</w:t>
      </w:r>
    </w:p>
    <w:p w14:paraId="2202AB93" w14:textId="050B2CB6" w:rsidR="00E56ECF" w:rsidRPr="00C35870" w:rsidRDefault="00E56ECF" w:rsidP="006B7B3E">
      <w:pPr>
        <w:pStyle w:val="Base"/>
        <w:tabs>
          <w:tab w:val="left" w:pos="1240"/>
        </w:tabs>
      </w:pPr>
      <w:r w:rsidRPr="00C35870">
        <w:t xml:space="preserve">- </w:t>
      </w:r>
      <w:r>
        <w:rPr>
          <w:lang w:val="en-US"/>
        </w:rPr>
        <w:t>IK</w:t>
      </w:r>
      <w:r w:rsidRPr="00C35870">
        <w:t>01</w:t>
      </w:r>
      <w:r w:rsidR="00BC2842" w:rsidRPr="00C35870">
        <w:t xml:space="preserve"> </w:t>
      </w:r>
      <w:r w:rsidR="00C35870" w:rsidRPr="00C35870">
        <w:t>-</w:t>
      </w:r>
      <w:r w:rsidR="00BC2842" w:rsidRPr="00C35870">
        <w:t xml:space="preserve"> </w:t>
      </w:r>
      <w:r w:rsidR="00C35870">
        <w:t>Создать точку измерений,</w:t>
      </w:r>
    </w:p>
    <w:p w14:paraId="09A1CAA4" w14:textId="2B3DAED0" w:rsidR="00E56ECF" w:rsidRPr="00C35870" w:rsidRDefault="00E56ECF" w:rsidP="006B7B3E">
      <w:pPr>
        <w:pStyle w:val="Base"/>
        <w:tabs>
          <w:tab w:val="left" w:pos="1240"/>
        </w:tabs>
      </w:pPr>
      <w:r w:rsidRPr="00C35870">
        <w:t xml:space="preserve">- </w:t>
      </w:r>
      <w:r>
        <w:rPr>
          <w:lang w:val="en-US"/>
        </w:rPr>
        <w:t>IK</w:t>
      </w:r>
      <w:r w:rsidRPr="00C35870">
        <w:t>02</w:t>
      </w:r>
      <w:r w:rsidR="00BC2842" w:rsidRPr="00C35870">
        <w:t xml:space="preserve"> </w:t>
      </w:r>
      <w:r w:rsidR="00C35870">
        <w:t>-</w:t>
      </w:r>
      <w:r w:rsidR="00BC2842" w:rsidRPr="00C35870">
        <w:t xml:space="preserve"> </w:t>
      </w:r>
      <w:r w:rsidR="00C35870">
        <w:t>Изменить точку измерений,</w:t>
      </w:r>
    </w:p>
    <w:p w14:paraId="6765D8A2" w14:textId="686F1AFA" w:rsidR="00E56ECF" w:rsidRPr="00C35870" w:rsidRDefault="00E56ECF" w:rsidP="006B7B3E">
      <w:pPr>
        <w:pStyle w:val="Base"/>
        <w:tabs>
          <w:tab w:val="left" w:pos="1240"/>
        </w:tabs>
      </w:pPr>
      <w:r w:rsidRPr="00C35870">
        <w:t xml:space="preserve">- </w:t>
      </w:r>
      <w:r>
        <w:rPr>
          <w:lang w:val="en-US"/>
        </w:rPr>
        <w:t>IR</w:t>
      </w:r>
      <w:r w:rsidRPr="00C35870">
        <w:t>01</w:t>
      </w:r>
      <w:r w:rsidR="00BC2842" w:rsidRPr="00C35870">
        <w:t xml:space="preserve"> </w:t>
      </w:r>
      <w:r w:rsidR="00C35870" w:rsidRPr="00C35870">
        <w:t>-</w:t>
      </w:r>
      <w:r w:rsidR="00C35870">
        <w:t xml:space="preserve"> Создать </w:t>
      </w:r>
      <w:proofErr w:type="spellStart"/>
      <w:r w:rsidR="00C35870">
        <w:t>РабМесто</w:t>
      </w:r>
      <w:proofErr w:type="spellEnd"/>
      <w:r w:rsidR="00C35870">
        <w:t>,</w:t>
      </w:r>
    </w:p>
    <w:p w14:paraId="2E67E6A1" w14:textId="73CFEBE6" w:rsidR="00E56ECF" w:rsidRPr="00C35870" w:rsidRDefault="00E56ECF" w:rsidP="006B7B3E">
      <w:pPr>
        <w:pStyle w:val="Base"/>
        <w:tabs>
          <w:tab w:val="left" w:pos="1240"/>
        </w:tabs>
      </w:pPr>
      <w:r w:rsidRPr="00C35870">
        <w:t xml:space="preserve">- </w:t>
      </w:r>
      <w:r>
        <w:rPr>
          <w:lang w:val="en-US"/>
        </w:rPr>
        <w:t>IR</w:t>
      </w:r>
      <w:r w:rsidRPr="00C35870">
        <w:t>02</w:t>
      </w:r>
      <w:r w:rsidR="00BC2842" w:rsidRPr="00C35870">
        <w:t xml:space="preserve"> </w:t>
      </w:r>
      <w:r w:rsidR="00C35870" w:rsidRPr="00C35870">
        <w:t>-</w:t>
      </w:r>
      <w:r w:rsidR="00BC2842" w:rsidRPr="00C35870">
        <w:t xml:space="preserve"> </w:t>
      </w:r>
      <w:r w:rsidR="00C35870">
        <w:t xml:space="preserve">Изменить </w:t>
      </w:r>
      <w:proofErr w:type="spellStart"/>
      <w:r w:rsidR="00C35870">
        <w:t>РабМесто</w:t>
      </w:r>
      <w:proofErr w:type="spellEnd"/>
      <w:r w:rsidR="00C35870">
        <w:t>,</w:t>
      </w:r>
    </w:p>
    <w:p w14:paraId="4E5B42CB" w14:textId="1263EAF9" w:rsidR="00E56ECF" w:rsidRPr="000D44A6" w:rsidRDefault="00E56ECF" w:rsidP="006B7B3E">
      <w:pPr>
        <w:pStyle w:val="Base"/>
        <w:tabs>
          <w:tab w:val="left" w:pos="1240"/>
        </w:tabs>
      </w:pPr>
      <w:r w:rsidRPr="000D44A6">
        <w:t xml:space="preserve">- </w:t>
      </w:r>
      <w:r>
        <w:rPr>
          <w:lang w:val="en-US"/>
        </w:rPr>
        <w:t>CA</w:t>
      </w:r>
      <w:r w:rsidRPr="000D44A6">
        <w:t>10</w:t>
      </w:r>
      <w:r w:rsidR="00BC2842" w:rsidRPr="000D44A6">
        <w:t xml:space="preserve"> - </w:t>
      </w:r>
      <w:r w:rsidR="000D44A6" w:rsidRPr="00A40449">
        <w:t xml:space="preserve">Текст образца: </w:t>
      </w:r>
      <w:proofErr w:type="spellStart"/>
      <w:r w:rsidR="000D44A6" w:rsidRPr="00A40449">
        <w:t>техкарта</w:t>
      </w:r>
      <w:proofErr w:type="spellEnd"/>
      <w:r w:rsidR="000D44A6" w:rsidRPr="00A40449">
        <w:t>/заказ</w:t>
      </w:r>
      <w:r w:rsidR="000D44A6" w:rsidRPr="000D44A6">
        <w:t>,</w:t>
      </w:r>
    </w:p>
    <w:p w14:paraId="3274CA55" w14:textId="58E80B1E" w:rsidR="00E56ECF" w:rsidRPr="000D44A6" w:rsidRDefault="00F31B71" w:rsidP="006B7B3E">
      <w:pPr>
        <w:pStyle w:val="Base"/>
        <w:tabs>
          <w:tab w:val="left" w:pos="1240"/>
        </w:tabs>
      </w:pPr>
      <w:r w:rsidRPr="009E20F5">
        <w:t xml:space="preserve">- </w:t>
      </w:r>
      <w:r>
        <w:rPr>
          <w:lang w:val="en-US"/>
        </w:rPr>
        <w:t>QS</w:t>
      </w:r>
      <w:r w:rsidRPr="009E20F5">
        <w:t>41</w:t>
      </w:r>
      <w:r w:rsidR="00BC2842" w:rsidRPr="009E20F5">
        <w:t xml:space="preserve"> </w:t>
      </w:r>
      <w:r w:rsidR="000D44A6" w:rsidRPr="009E20F5">
        <w:t xml:space="preserve">- </w:t>
      </w:r>
      <w:r w:rsidR="000D44A6">
        <w:t>Ведение каталога,</w:t>
      </w:r>
    </w:p>
    <w:p w14:paraId="52D4CC50" w14:textId="722AC72C" w:rsidR="00F31B71" w:rsidRPr="000D44A6" w:rsidRDefault="00F31B71" w:rsidP="006B7B3E">
      <w:pPr>
        <w:pStyle w:val="Base"/>
        <w:tabs>
          <w:tab w:val="left" w:pos="1240"/>
        </w:tabs>
      </w:pPr>
      <w:r w:rsidRPr="000D44A6">
        <w:t xml:space="preserve">- </w:t>
      </w:r>
      <w:r>
        <w:rPr>
          <w:lang w:val="en-US"/>
        </w:rPr>
        <w:t>IB</w:t>
      </w:r>
      <w:r w:rsidRPr="000D44A6">
        <w:t>01</w:t>
      </w:r>
      <w:r w:rsidR="00BC2842" w:rsidRPr="000D44A6">
        <w:t xml:space="preserve"> </w:t>
      </w:r>
      <w:r w:rsidR="000D44A6" w:rsidRPr="000D44A6">
        <w:t>-</w:t>
      </w:r>
      <w:r w:rsidR="00BC2842" w:rsidRPr="000D44A6">
        <w:t xml:space="preserve"> </w:t>
      </w:r>
      <w:r w:rsidR="000D44A6">
        <w:t>Создать спецификацию ЕО,</w:t>
      </w:r>
    </w:p>
    <w:p w14:paraId="2E8A8E93" w14:textId="3A489E61" w:rsidR="00F31B71" w:rsidRPr="000D44A6" w:rsidRDefault="00F31B71" w:rsidP="006B7B3E">
      <w:pPr>
        <w:pStyle w:val="Base"/>
        <w:tabs>
          <w:tab w:val="left" w:pos="1240"/>
        </w:tabs>
      </w:pPr>
      <w:r w:rsidRPr="000D44A6">
        <w:t xml:space="preserve">- </w:t>
      </w:r>
      <w:r>
        <w:rPr>
          <w:lang w:val="en-US"/>
        </w:rPr>
        <w:t>IB</w:t>
      </w:r>
      <w:r w:rsidRPr="000D44A6">
        <w:t>02</w:t>
      </w:r>
      <w:r w:rsidR="00BC2842" w:rsidRPr="000D44A6">
        <w:t xml:space="preserve"> </w:t>
      </w:r>
      <w:r w:rsidR="000D44A6">
        <w:t>- Изменить спецификацию ЕО,</w:t>
      </w:r>
    </w:p>
    <w:p w14:paraId="490AF0D1" w14:textId="6A1D5A04" w:rsidR="00F31B71" w:rsidRPr="000D44A6" w:rsidRDefault="00F31B71" w:rsidP="006B7B3E">
      <w:pPr>
        <w:pStyle w:val="Base"/>
        <w:tabs>
          <w:tab w:val="left" w:pos="1240"/>
        </w:tabs>
      </w:pPr>
      <w:r w:rsidRPr="000D44A6">
        <w:lastRenderedPageBreak/>
        <w:t xml:space="preserve">- </w:t>
      </w:r>
      <w:r>
        <w:rPr>
          <w:lang w:val="en-US"/>
        </w:rPr>
        <w:t>IB</w:t>
      </w:r>
      <w:r w:rsidRPr="000D44A6">
        <w:t>11</w:t>
      </w:r>
      <w:r w:rsidR="00BC2842" w:rsidRPr="000D44A6">
        <w:t xml:space="preserve"> </w:t>
      </w:r>
      <w:r w:rsidR="000D44A6">
        <w:t>- Создать спецификацию тех. места,</w:t>
      </w:r>
    </w:p>
    <w:p w14:paraId="5E3E6BCC" w14:textId="6F0062EE" w:rsidR="00F31B71" w:rsidRPr="00BC2842" w:rsidRDefault="00F31B71" w:rsidP="006B7B3E">
      <w:pPr>
        <w:pStyle w:val="Base"/>
        <w:tabs>
          <w:tab w:val="left" w:pos="1240"/>
        </w:tabs>
      </w:pPr>
      <w:r w:rsidRPr="00BC2842">
        <w:t xml:space="preserve">- </w:t>
      </w:r>
      <w:r>
        <w:rPr>
          <w:lang w:val="en-US"/>
        </w:rPr>
        <w:t>IB</w:t>
      </w:r>
      <w:r w:rsidRPr="00BC2842">
        <w:t>12</w:t>
      </w:r>
      <w:r w:rsidR="00BC2842" w:rsidRPr="00BC2842">
        <w:t xml:space="preserve"> </w:t>
      </w:r>
      <w:r w:rsidR="000D44A6">
        <w:t>-</w:t>
      </w:r>
      <w:r w:rsidR="00BC2842" w:rsidRPr="00BC2842">
        <w:t xml:space="preserve"> </w:t>
      </w:r>
      <w:r w:rsidR="000D44A6">
        <w:t>Изменить спецификацию тех. места,</w:t>
      </w:r>
    </w:p>
    <w:p w14:paraId="55C0CF85" w14:textId="2FAD8EC9" w:rsidR="00F31B71" w:rsidRPr="00D113AC" w:rsidRDefault="00F31B71" w:rsidP="006B7B3E">
      <w:pPr>
        <w:pStyle w:val="Base"/>
        <w:tabs>
          <w:tab w:val="left" w:pos="1240"/>
        </w:tabs>
      </w:pPr>
      <w:r w:rsidRPr="00BC2842">
        <w:t xml:space="preserve">- </w:t>
      </w:r>
      <w:r>
        <w:rPr>
          <w:lang w:val="en-US"/>
        </w:rPr>
        <w:t>OQN</w:t>
      </w:r>
      <w:r w:rsidRPr="00BC2842">
        <w:t>6</w:t>
      </w:r>
      <w:r w:rsidR="00BC2842" w:rsidRPr="00BC2842">
        <w:t xml:space="preserve"> - </w:t>
      </w:r>
      <w:r w:rsidR="00BC2842" w:rsidRPr="00967284">
        <w:rPr>
          <w:color w:val="000000" w:themeColor="text1"/>
          <w:szCs w:val="24"/>
        </w:rPr>
        <w:t xml:space="preserve">Ведение </w:t>
      </w:r>
      <w:proofErr w:type="spellStart"/>
      <w:r w:rsidR="00BC2842">
        <w:rPr>
          <w:color w:val="000000" w:themeColor="text1"/>
          <w:szCs w:val="24"/>
        </w:rPr>
        <w:t>СхемОтчет</w:t>
      </w:r>
      <w:proofErr w:type="spellEnd"/>
      <w:r w:rsidR="00BC2842" w:rsidRPr="0077685B">
        <w:rPr>
          <w:color w:val="000000" w:themeColor="text1"/>
          <w:szCs w:val="24"/>
        </w:rPr>
        <w:t>/</w:t>
      </w:r>
      <w:r w:rsidR="00BC2842">
        <w:rPr>
          <w:color w:val="000000" w:themeColor="text1"/>
          <w:szCs w:val="24"/>
        </w:rPr>
        <w:t xml:space="preserve">виды </w:t>
      </w:r>
      <w:r w:rsidR="00BC2842">
        <w:rPr>
          <w:color w:val="000000" w:themeColor="text1"/>
          <w:szCs w:val="24"/>
          <w:lang w:val="en-US"/>
        </w:rPr>
        <w:t>QM</w:t>
      </w:r>
      <w:r w:rsidR="00BC2842" w:rsidRPr="0077685B">
        <w:rPr>
          <w:color w:val="000000" w:themeColor="text1"/>
          <w:szCs w:val="24"/>
        </w:rPr>
        <w:t>-</w:t>
      </w:r>
      <w:r w:rsidR="00BC2842">
        <w:rPr>
          <w:color w:val="000000" w:themeColor="text1"/>
          <w:szCs w:val="24"/>
        </w:rPr>
        <w:t>сообщений</w:t>
      </w:r>
      <w:r w:rsidR="00BC2842" w:rsidRPr="00BC2842">
        <w:rPr>
          <w:color w:val="000000" w:themeColor="text1"/>
          <w:szCs w:val="24"/>
        </w:rPr>
        <w:t xml:space="preserve"> (</w:t>
      </w:r>
      <w:r w:rsidR="00BC2842" w:rsidRPr="00F970DD">
        <w:rPr>
          <w:szCs w:val="24"/>
          <w:lang w:eastAsia="ru-RU"/>
        </w:rPr>
        <w:t>Каталог кодов ТОРО</w:t>
      </w:r>
      <w:r w:rsidR="00BC2842">
        <w:rPr>
          <w:color w:val="000000" w:themeColor="text1"/>
          <w:szCs w:val="24"/>
        </w:rPr>
        <w:t>)</w:t>
      </w:r>
      <w:r w:rsidRPr="00BC2842">
        <w:t>.</w:t>
      </w:r>
    </w:p>
    <w:p w14:paraId="76405D56" w14:textId="05837E12" w:rsidR="00115300" w:rsidRPr="00A46114" w:rsidRDefault="00115300" w:rsidP="006B7B3E">
      <w:pPr>
        <w:pStyle w:val="4"/>
        <w:spacing w:after="240" w:line="276" w:lineRule="auto"/>
        <w:rPr>
          <w:i/>
          <w:caps/>
        </w:rPr>
      </w:pPr>
      <w:r w:rsidRPr="0012135C">
        <w:t xml:space="preserve">Шаг процесса </w:t>
      </w:r>
      <w:r>
        <w:t>3</w:t>
      </w:r>
      <w:ins w:id="17506" w:author="Александр" w:date="2020-04-13T13:05:00Z">
        <w:r w:rsidR="00870994">
          <w:t>20</w:t>
        </w:r>
      </w:ins>
      <w:del w:id="17507" w:author="Александр" w:date="2020-04-13T13:05:00Z">
        <w:r w:rsidDel="00870994">
          <w:delText>00</w:delText>
        </w:r>
      </w:del>
      <w:r w:rsidRPr="0012135C">
        <w:t xml:space="preserve"> – </w:t>
      </w:r>
      <w:r w:rsidR="006B7B3E" w:rsidRPr="006B7B3E">
        <w:t xml:space="preserve">Установка статуса "Выполнено" на </w:t>
      </w:r>
      <w:r w:rsidR="00164CE8">
        <w:t>Обращении</w:t>
      </w:r>
    </w:p>
    <w:p w14:paraId="0B60C37A" w14:textId="609A8E6B" w:rsidR="00115300" w:rsidRDefault="0037502E" w:rsidP="006B7B3E">
      <w:pPr>
        <w:pStyle w:val="Base"/>
        <w:tabs>
          <w:tab w:val="left" w:pos="1240"/>
        </w:tabs>
      </w:pPr>
      <w:r w:rsidRPr="00870994">
        <w:t>Технический специалист НСИ</w:t>
      </w:r>
      <w:ins w:id="17508" w:author="Александр" w:date="2020-04-23T09:46:00Z">
        <w:r w:rsidR="007111D4">
          <w:t xml:space="preserve"> </w:t>
        </w:r>
        <w:proofErr w:type="spellStart"/>
        <w:r w:rsidR="007111D4">
          <w:t>ТОиР</w:t>
        </w:r>
      </w:ins>
      <w:proofErr w:type="spellEnd"/>
      <w:r w:rsidR="006B7B3E" w:rsidRPr="00870994">
        <w:t xml:space="preserve"> уст</w:t>
      </w:r>
      <w:r w:rsidR="001A36AA" w:rsidRPr="00870994">
        <w:t>анавливает статус "Выполнено" для</w:t>
      </w:r>
      <w:r w:rsidR="006B7B3E" w:rsidRPr="00870994">
        <w:t xml:space="preserve"> </w:t>
      </w:r>
      <w:r w:rsidR="001A36AA" w:rsidRPr="00870994">
        <w:t>Обращения</w:t>
      </w:r>
      <w:r w:rsidR="00164CE8" w:rsidRPr="00870994">
        <w:t xml:space="preserve"> НСИ</w:t>
      </w:r>
      <w:r w:rsidR="008304C4" w:rsidRPr="00870994">
        <w:t>.</w:t>
      </w:r>
    </w:p>
    <w:p w14:paraId="1A37DEB6" w14:textId="6C765DDA" w:rsidR="00115300" w:rsidRPr="00A46114" w:rsidRDefault="00115300" w:rsidP="006B7B3E">
      <w:pPr>
        <w:pStyle w:val="4"/>
        <w:spacing w:after="240" w:line="276" w:lineRule="auto"/>
        <w:rPr>
          <w:i/>
          <w:caps/>
        </w:rPr>
      </w:pPr>
      <w:r w:rsidRPr="0012135C">
        <w:t xml:space="preserve">Шаг процесса </w:t>
      </w:r>
      <w:r>
        <w:t>3</w:t>
      </w:r>
      <w:ins w:id="17509" w:author="Александр" w:date="2020-04-13T13:05:00Z">
        <w:r w:rsidR="00870994">
          <w:t>30</w:t>
        </w:r>
      </w:ins>
      <w:del w:id="17510" w:author="Александр" w:date="2020-04-13T13:05:00Z">
        <w:r w:rsidDel="00870994">
          <w:delText>10</w:delText>
        </w:r>
      </w:del>
      <w:r w:rsidRPr="0012135C">
        <w:t xml:space="preserve"> – </w:t>
      </w:r>
      <w:r w:rsidR="006B7B3E" w:rsidRPr="006B7B3E">
        <w:t>Отправка Инициато</w:t>
      </w:r>
      <w:r w:rsidR="004C6ED5">
        <w:t xml:space="preserve">ру заявки НСИ </w:t>
      </w:r>
      <w:proofErr w:type="spellStart"/>
      <w:r w:rsidR="004C6ED5">
        <w:t>ТОиР</w:t>
      </w:r>
      <w:proofErr w:type="spellEnd"/>
      <w:r w:rsidR="004C6ED5">
        <w:t xml:space="preserve"> информации о</w:t>
      </w:r>
      <w:r w:rsidR="006B7B3E" w:rsidRPr="006B7B3E">
        <w:t xml:space="preserve"> её выполнении</w:t>
      </w:r>
    </w:p>
    <w:p w14:paraId="62396FA9" w14:textId="1009283D" w:rsidR="00115300" w:rsidRPr="008304C4" w:rsidRDefault="006B7B3E" w:rsidP="006B7B3E">
      <w:pPr>
        <w:pStyle w:val="Base"/>
        <w:tabs>
          <w:tab w:val="left" w:pos="1240"/>
        </w:tabs>
      </w:pPr>
      <w:r w:rsidRPr="006B7B3E">
        <w:t>Система</w:t>
      </w:r>
      <w:ins w:id="17511" w:author="Александр" w:date="2020-04-13T13:03:00Z">
        <w:r w:rsidR="00E17D65" w:rsidRPr="00E17D65">
          <w:rPr>
            <w:rPrChange w:id="17512" w:author="Александр" w:date="2020-04-13T13:03:00Z">
              <w:rPr>
                <w:lang w:val="en-US"/>
              </w:rPr>
            </w:rPrChange>
          </w:rPr>
          <w:t xml:space="preserve"> </w:t>
        </w:r>
        <w:r w:rsidR="00E17D65">
          <w:t>Полюс Сервис</w:t>
        </w:r>
      </w:ins>
      <w:r w:rsidRPr="006B7B3E">
        <w:t xml:space="preserve"> </w:t>
      </w:r>
      <w:ins w:id="17513" w:author="Александр" w:date="2020-04-13T13:03:00Z">
        <w:r w:rsidR="00E17D65">
          <w:t>(</w:t>
        </w:r>
      </w:ins>
      <w:proofErr w:type="spellStart"/>
      <w:r w:rsidRPr="006B7B3E">
        <w:t>Naumen</w:t>
      </w:r>
      <w:proofErr w:type="spellEnd"/>
      <w:r w:rsidRPr="006B7B3E">
        <w:t xml:space="preserve"> SD</w:t>
      </w:r>
      <w:ins w:id="17514" w:author="Александр" w:date="2020-04-13T13:03:00Z">
        <w:r w:rsidR="00E17D65">
          <w:t>)</w:t>
        </w:r>
      </w:ins>
      <w:r w:rsidRPr="006B7B3E">
        <w:t xml:space="preserve"> </w:t>
      </w:r>
      <w:r w:rsidR="00C35870">
        <w:t xml:space="preserve">автоматически </w:t>
      </w:r>
      <w:r w:rsidRPr="006B7B3E">
        <w:t xml:space="preserve">отправляет Инициатору заявки НСИ </w:t>
      </w:r>
      <w:proofErr w:type="spellStart"/>
      <w:r w:rsidRPr="006B7B3E">
        <w:t>ТОиР</w:t>
      </w:r>
      <w:proofErr w:type="spellEnd"/>
      <w:r w:rsidRPr="006B7B3E">
        <w:t xml:space="preserve"> e-</w:t>
      </w:r>
      <w:proofErr w:type="spellStart"/>
      <w:r w:rsidRPr="006B7B3E">
        <w:t>mail</w:t>
      </w:r>
      <w:proofErr w:type="spellEnd"/>
      <w:r w:rsidRPr="006B7B3E">
        <w:t xml:space="preserve"> о выполнении заявки</w:t>
      </w:r>
      <w:r w:rsidR="008304C4" w:rsidRPr="008304C4">
        <w:t>.</w:t>
      </w:r>
    </w:p>
    <w:p w14:paraId="507D89D3" w14:textId="142FDFCB" w:rsidR="00115300" w:rsidRPr="00A46114" w:rsidRDefault="00115300" w:rsidP="006B7B3E">
      <w:pPr>
        <w:pStyle w:val="4"/>
        <w:spacing w:after="240" w:line="276" w:lineRule="auto"/>
        <w:rPr>
          <w:i/>
          <w:caps/>
        </w:rPr>
      </w:pPr>
      <w:r w:rsidRPr="0012135C">
        <w:t xml:space="preserve">Шаг процесса </w:t>
      </w:r>
      <w:r>
        <w:t>3</w:t>
      </w:r>
      <w:ins w:id="17515" w:author="Александр" w:date="2020-04-13T13:05:00Z">
        <w:r w:rsidR="00870994">
          <w:t>40</w:t>
        </w:r>
      </w:ins>
      <w:del w:id="17516" w:author="Александр" w:date="2020-04-13T13:05:00Z">
        <w:r w:rsidDel="00870994">
          <w:delText>20</w:delText>
        </w:r>
      </w:del>
      <w:r w:rsidRPr="0012135C">
        <w:t xml:space="preserve"> – </w:t>
      </w:r>
      <w:r w:rsidR="006B7B3E" w:rsidRPr="006B7B3E">
        <w:t>Подтверждение выполнения заявки инициатором</w:t>
      </w:r>
    </w:p>
    <w:p w14:paraId="2C0379FD" w14:textId="30DF6D39" w:rsidR="00115300" w:rsidRPr="008304C4" w:rsidRDefault="00C35870" w:rsidP="006B7B3E">
      <w:pPr>
        <w:pStyle w:val="Base"/>
        <w:tabs>
          <w:tab w:val="left" w:pos="1240"/>
        </w:tabs>
      </w:pPr>
      <w:r>
        <w:t xml:space="preserve">Инициатор заявки НСИ </w:t>
      </w:r>
      <w:proofErr w:type="spellStart"/>
      <w:r>
        <w:t>ТОиР</w:t>
      </w:r>
      <w:proofErr w:type="spellEnd"/>
      <w:r>
        <w:t xml:space="preserve"> подтверждает</w:t>
      </w:r>
      <w:r w:rsidR="006B7B3E" w:rsidRPr="006B7B3E">
        <w:t xml:space="preserve"> выполнени</w:t>
      </w:r>
      <w:r>
        <w:t>е</w:t>
      </w:r>
      <w:r w:rsidR="006B7B3E" w:rsidRPr="006B7B3E">
        <w:t xml:space="preserve"> заявки</w:t>
      </w:r>
      <w:r>
        <w:t xml:space="preserve"> в системе </w:t>
      </w:r>
      <w:proofErr w:type="spellStart"/>
      <w:r>
        <w:rPr>
          <w:lang w:val="en-US"/>
        </w:rPr>
        <w:t>Naumen</w:t>
      </w:r>
      <w:proofErr w:type="spellEnd"/>
      <w:r w:rsidRPr="00C35870">
        <w:t xml:space="preserve"> </w:t>
      </w:r>
      <w:r>
        <w:rPr>
          <w:lang w:val="en-US"/>
        </w:rPr>
        <w:t>SD</w:t>
      </w:r>
      <w:r w:rsidRPr="00C35870">
        <w:t xml:space="preserve"> </w:t>
      </w:r>
      <w:r>
        <w:t>с присвоени</w:t>
      </w:r>
      <w:r w:rsidR="009F1281">
        <w:t>е</w:t>
      </w:r>
      <w:r>
        <w:t>м Обращению НСИ статуса «Закрыто» или запрашивает повторное выполнение</w:t>
      </w:r>
      <w:r w:rsidR="006B7B3E" w:rsidRPr="006B7B3E">
        <w:t xml:space="preserve"> заявки (в случае некорректного внесения/изменения данных НСИ</w:t>
      </w:r>
      <w:ins w:id="17517" w:author="Владимир Лаут" w:date="2021-04-07T18:58:00Z">
        <w:r w:rsidR="005C5B21">
          <w:t xml:space="preserve"> </w:t>
        </w:r>
        <w:proofErr w:type="spellStart"/>
        <w:r w:rsidR="005C5B21">
          <w:t>ТОиР</w:t>
        </w:r>
      </w:ins>
      <w:proofErr w:type="spellEnd"/>
      <w:r w:rsidR="006B7B3E" w:rsidRPr="006B7B3E">
        <w:t>)</w:t>
      </w:r>
      <w:r>
        <w:t xml:space="preserve"> присвоением Обращению НСИ статуса «Возвращено»</w:t>
      </w:r>
      <w:r w:rsidR="008304C4" w:rsidRPr="008304C4">
        <w:t>.</w:t>
      </w:r>
    </w:p>
    <w:p w14:paraId="1C6BB6CE" w14:textId="1ACF9F6F" w:rsidR="00115300" w:rsidRPr="00A46114" w:rsidRDefault="00115300" w:rsidP="006B7B3E">
      <w:pPr>
        <w:pStyle w:val="4"/>
        <w:spacing w:after="240" w:line="276" w:lineRule="auto"/>
        <w:rPr>
          <w:i/>
          <w:caps/>
        </w:rPr>
      </w:pPr>
      <w:r w:rsidRPr="0012135C">
        <w:t xml:space="preserve">Шаг процесса </w:t>
      </w:r>
      <w:r>
        <w:t>3</w:t>
      </w:r>
      <w:ins w:id="17518" w:author="Александр" w:date="2020-04-13T13:05:00Z">
        <w:r w:rsidR="00870994">
          <w:t>50</w:t>
        </w:r>
      </w:ins>
      <w:del w:id="17519" w:author="Александр" w:date="2020-04-13T13:05:00Z">
        <w:r w:rsidDel="00870994">
          <w:delText>30</w:delText>
        </w:r>
      </w:del>
      <w:r w:rsidRPr="0012135C">
        <w:t xml:space="preserve"> – </w:t>
      </w:r>
      <w:r w:rsidR="006B7B3E" w:rsidRPr="006B7B3E">
        <w:t>Автоматическое закрытие заявки</w:t>
      </w:r>
    </w:p>
    <w:p w14:paraId="7CA3BFE4" w14:textId="36CE18DA" w:rsidR="00115300" w:rsidRPr="008304C4" w:rsidRDefault="006B7B3E" w:rsidP="006B7B3E">
      <w:pPr>
        <w:pStyle w:val="Base"/>
        <w:tabs>
          <w:tab w:val="left" w:pos="1240"/>
        </w:tabs>
      </w:pPr>
      <w:r w:rsidRPr="006B7B3E">
        <w:t>Если инициатор не закрывает заявку в течение 5 дней после уведомления о ее исполнении, то она автоматически закрывается</w:t>
      </w:r>
      <w:r w:rsidR="00C35870" w:rsidRPr="00C35870">
        <w:t xml:space="preserve"> </w:t>
      </w:r>
      <w:r w:rsidR="00C35870">
        <w:t xml:space="preserve">в системе </w:t>
      </w:r>
      <w:proofErr w:type="spellStart"/>
      <w:r w:rsidR="00C35870">
        <w:rPr>
          <w:lang w:val="en-US"/>
        </w:rPr>
        <w:t>Naumen</w:t>
      </w:r>
      <w:proofErr w:type="spellEnd"/>
      <w:r w:rsidR="00C35870" w:rsidRPr="00C35870">
        <w:t xml:space="preserve"> </w:t>
      </w:r>
      <w:r w:rsidR="00C35870">
        <w:rPr>
          <w:lang w:val="en-US"/>
        </w:rPr>
        <w:t>SD</w:t>
      </w:r>
      <w:r w:rsidR="008304C4" w:rsidRPr="008304C4">
        <w:t>.</w:t>
      </w:r>
    </w:p>
    <w:p w14:paraId="75FF766C" w14:textId="016001F8" w:rsidR="00055A4C" w:rsidRDefault="00055A4C" w:rsidP="006B7B3E">
      <w:pPr>
        <w:spacing w:after="240" w:line="276" w:lineRule="auto"/>
        <w:ind w:firstLine="567"/>
        <w:rPr>
          <w:ins w:id="17520" w:author="Владимир Лаут" w:date="2021-03-05T12:29:00Z"/>
          <w:rFonts w:ascii="Arial" w:hAnsi="Arial" w:cs="Arial"/>
        </w:rPr>
      </w:pPr>
      <w:r>
        <w:rPr>
          <w:rFonts w:ascii="Arial" w:hAnsi="Arial" w:cs="Arial"/>
        </w:rPr>
        <w:t xml:space="preserve">Подробное </w:t>
      </w:r>
      <w:r w:rsidRPr="00D5251F">
        <w:rPr>
          <w:rFonts w:ascii="Arial" w:hAnsi="Arial" w:cs="Arial"/>
        </w:rPr>
        <w:t xml:space="preserve">описание шагов приведено в Приложении </w:t>
      </w:r>
      <w:r>
        <w:rPr>
          <w:rFonts w:ascii="Arial" w:hAnsi="Arial" w:cs="Arial"/>
        </w:rPr>
        <w:t>№ 3.</w:t>
      </w:r>
    </w:p>
    <w:p w14:paraId="188D54CF" w14:textId="3E678626" w:rsidR="006A4E17" w:rsidRPr="00BE014D" w:rsidRDefault="006A4E17" w:rsidP="006A4E17">
      <w:pPr>
        <w:pStyle w:val="21"/>
        <w:keepNext/>
        <w:keepLines/>
        <w:numPr>
          <w:ilvl w:val="1"/>
          <w:numId w:val="8"/>
        </w:numPr>
        <w:spacing w:before="160" w:after="120" w:line="276" w:lineRule="auto"/>
        <w:rPr>
          <w:ins w:id="17521" w:author="Владимир Лаут" w:date="2021-03-05T12:29:00Z"/>
          <w:rFonts w:eastAsiaTheme="majorEastAsia" w:cstheme="majorBidi"/>
          <w:bCs w:val="0"/>
          <w:iCs w:val="0"/>
          <w:szCs w:val="26"/>
        </w:rPr>
      </w:pPr>
      <w:bookmarkStart w:id="17522" w:name="_Toc67557290"/>
      <w:ins w:id="17523" w:author="Владимир Лаут" w:date="2021-03-05T12:29:00Z">
        <w:r w:rsidRPr="00BE014D">
          <w:t>Роли и полномочия</w:t>
        </w:r>
        <w:bookmarkEnd w:id="17522"/>
      </w:ins>
    </w:p>
    <w:p w14:paraId="5B3843C9" w14:textId="77777777" w:rsidR="006A4E17" w:rsidRDefault="006A4E17" w:rsidP="006B7B3E">
      <w:pPr>
        <w:spacing w:after="240" w:line="276" w:lineRule="auto"/>
        <w:ind w:firstLine="567"/>
        <w:rPr>
          <w:rFonts w:ascii="Arial" w:hAnsi="Arial" w:cs="Arial"/>
        </w:rPr>
      </w:pPr>
    </w:p>
    <w:p w14:paraId="11D3C557" w14:textId="1DFCF457" w:rsidR="00055A4C" w:rsidRPr="00BE014D" w:rsidDel="006A4E17" w:rsidRDefault="00055A4C">
      <w:pPr>
        <w:pStyle w:val="3"/>
        <w:rPr>
          <w:del w:id="17524" w:author="Владимир Лаут" w:date="2021-03-05T12:29:00Z"/>
        </w:rPr>
        <w:pPrChange w:id="17525" w:author="Лазарев Артем Андреевич (Подрядчик. ООО БерингПойнт)" w:date="2020-04-16T16:24:00Z">
          <w:pPr>
            <w:pStyle w:val="21"/>
            <w:keepNext/>
            <w:keepLines/>
            <w:numPr>
              <w:ilvl w:val="1"/>
              <w:numId w:val="8"/>
            </w:numPr>
            <w:spacing w:before="160" w:after="120" w:line="276" w:lineRule="auto"/>
            <w:ind w:left="576" w:hanging="576"/>
          </w:pPr>
        </w:pPrChange>
      </w:pPr>
      <w:del w:id="17526" w:author="Владимир Лаут" w:date="2021-03-05T12:29:00Z">
        <w:r w:rsidRPr="00BE014D" w:rsidDel="006A4E17">
          <w:delText>Роли и полномочия</w:delText>
        </w:r>
      </w:del>
    </w:p>
    <w:p w14:paraId="5C422D70" w14:textId="77777777" w:rsidR="00055A4C" w:rsidRDefault="00055A4C" w:rsidP="00055A4C">
      <w:pPr>
        <w:pStyle w:val="a9"/>
        <w:keepNext/>
        <w:spacing w:after="240" w:afterAutospacing="0" w:line="276" w:lineRule="auto"/>
        <w:jc w:val="right"/>
        <w:rPr>
          <w:rFonts w:ascii="Arial" w:hAnsi="Arial" w:cs="Arial"/>
          <w:b/>
          <w:sz w:val="22"/>
        </w:rPr>
      </w:pPr>
      <w:r w:rsidRPr="00916FAB">
        <w:rPr>
          <w:rFonts w:ascii="Arial" w:hAnsi="Arial" w:cs="Arial"/>
          <w:b/>
          <w:sz w:val="22"/>
        </w:rPr>
        <w:t>Таблица РП1</w:t>
      </w:r>
      <w:r>
        <w:rPr>
          <w:rFonts w:ascii="Arial" w:hAnsi="Arial" w:cs="Arial"/>
          <w:b/>
          <w:sz w:val="22"/>
        </w:rPr>
        <w:t>.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25"/>
        <w:gridCol w:w="4095"/>
        <w:gridCol w:w="3956"/>
      </w:tblGrid>
      <w:tr w:rsidR="00055A4C" w:rsidRPr="006F5656" w14:paraId="01BFD70C" w14:textId="77777777" w:rsidTr="0037502E">
        <w:trPr>
          <w:cantSplit/>
          <w:trHeight w:val="581"/>
          <w:tblHeader/>
        </w:trPr>
        <w:tc>
          <w:tcPr>
            <w:tcW w:w="1044" w:type="pct"/>
            <w:shd w:val="clear" w:color="auto" w:fill="FFC000"/>
            <w:vAlign w:val="center"/>
          </w:tcPr>
          <w:p w14:paraId="71D5FF32" w14:textId="77777777" w:rsidR="00055A4C" w:rsidRPr="006F5656" w:rsidRDefault="00055A4C" w:rsidP="00970851">
            <w:pPr>
              <w:jc w:val="center"/>
              <w:rPr>
                <w:rFonts w:ascii="Arial" w:hAnsi="Arial" w:cs="Arial"/>
                <w:b/>
                <w:sz w:val="20"/>
                <w:szCs w:val="20"/>
              </w:rPr>
            </w:pPr>
            <w:r w:rsidRPr="006F5656">
              <w:rPr>
                <w:rFonts w:ascii="Arial" w:hAnsi="Arial" w:cs="Arial"/>
                <w:b/>
                <w:bCs/>
                <w:sz w:val="20"/>
                <w:szCs w:val="20"/>
                <w:lang w:eastAsia="ru-RU"/>
              </w:rPr>
              <w:t xml:space="preserve">Роль </w:t>
            </w:r>
          </w:p>
        </w:tc>
        <w:tc>
          <w:tcPr>
            <w:tcW w:w="1042" w:type="pct"/>
            <w:shd w:val="clear" w:color="auto" w:fill="FFC000"/>
            <w:vAlign w:val="center"/>
          </w:tcPr>
          <w:p w14:paraId="39AC1561" w14:textId="77777777" w:rsidR="00055A4C" w:rsidRPr="006F5656" w:rsidRDefault="00055A4C" w:rsidP="00970851">
            <w:pPr>
              <w:jc w:val="center"/>
              <w:rPr>
                <w:rFonts w:ascii="Arial" w:hAnsi="Arial" w:cs="Arial"/>
                <w:b/>
                <w:sz w:val="20"/>
                <w:szCs w:val="20"/>
              </w:rPr>
            </w:pPr>
            <w:r w:rsidRPr="006F5656">
              <w:rPr>
                <w:rFonts w:ascii="Arial" w:hAnsi="Arial" w:cs="Arial"/>
                <w:b/>
                <w:bCs/>
                <w:sz w:val="20"/>
                <w:szCs w:val="20"/>
                <w:lang w:eastAsia="ru-RU"/>
              </w:rPr>
              <w:t>Сокращение роли (Код)</w:t>
            </w:r>
          </w:p>
        </w:tc>
        <w:tc>
          <w:tcPr>
            <w:tcW w:w="2914" w:type="pct"/>
            <w:shd w:val="clear" w:color="auto" w:fill="FFC000"/>
            <w:vAlign w:val="center"/>
          </w:tcPr>
          <w:p w14:paraId="19BCF997" w14:textId="77777777" w:rsidR="00055A4C" w:rsidRPr="006F5656" w:rsidRDefault="00055A4C" w:rsidP="00970851">
            <w:pPr>
              <w:jc w:val="center"/>
              <w:rPr>
                <w:rFonts w:ascii="Arial" w:hAnsi="Arial" w:cs="Arial"/>
                <w:b/>
                <w:sz w:val="20"/>
                <w:szCs w:val="20"/>
              </w:rPr>
            </w:pPr>
            <w:r w:rsidRPr="006F5656">
              <w:rPr>
                <w:rFonts w:ascii="Arial" w:hAnsi="Arial" w:cs="Arial"/>
                <w:b/>
                <w:bCs/>
                <w:sz w:val="20"/>
                <w:szCs w:val="20"/>
                <w:lang w:eastAsia="ru-RU"/>
              </w:rPr>
              <w:t>Описание роли</w:t>
            </w:r>
          </w:p>
        </w:tc>
      </w:tr>
      <w:tr w:rsidR="0072688C" w:rsidRPr="006F5656" w14:paraId="45754CEB" w14:textId="77777777" w:rsidTr="0037502E">
        <w:trPr>
          <w:cantSplit/>
        </w:trPr>
        <w:tc>
          <w:tcPr>
            <w:tcW w:w="1044" w:type="pct"/>
            <w:shd w:val="clear" w:color="auto" w:fill="auto"/>
            <w:vAlign w:val="bottom"/>
          </w:tcPr>
          <w:p w14:paraId="37A99BE3" w14:textId="32674E39" w:rsidR="0072688C" w:rsidRPr="0072688C" w:rsidRDefault="0072688C" w:rsidP="0072688C">
            <w:pPr>
              <w:jc w:val="left"/>
              <w:rPr>
                <w:rFonts w:ascii="Arial" w:hAnsi="Arial" w:cs="Arial"/>
                <w:color w:val="000000"/>
                <w:sz w:val="20"/>
                <w:szCs w:val="20"/>
                <w:lang w:eastAsia="ru-RU"/>
              </w:rPr>
            </w:pPr>
            <w:r w:rsidRPr="0072688C">
              <w:rPr>
                <w:rFonts w:ascii="Arial" w:hAnsi="Arial" w:cs="Arial"/>
                <w:color w:val="000000"/>
                <w:sz w:val="20"/>
                <w:szCs w:val="20"/>
                <w:lang w:eastAsia="ru-RU"/>
              </w:rPr>
              <w:t xml:space="preserve">Инициатор заявки НСИ </w:t>
            </w:r>
            <w:proofErr w:type="spellStart"/>
            <w:r w:rsidRPr="0072688C">
              <w:rPr>
                <w:rFonts w:ascii="Arial" w:hAnsi="Arial" w:cs="Arial"/>
                <w:color w:val="000000"/>
                <w:sz w:val="20"/>
                <w:szCs w:val="20"/>
                <w:lang w:eastAsia="ru-RU"/>
              </w:rPr>
              <w:t>ТОиР</w:t>
            </w:r>
            <w:proofErr w:type="spellEnd"/>
          </w:p>
        </w:tc>
        <w:tc>
          <w:tcPr>
            <w:tcW w:w="1042" w:type="pct"/>
            <w:shd w:val="clear" w:color="auto" w:fill="auto"/>
          </w:tcPr>
          <w:p w14:paraId="47CFCE63" w14:textId="77777777" w:rsidR="0072688C" w:rsidRPr="00BF2224" w:rsidRDefault="0072688C" w:rsidP="0072688C">
            <w:pPr>
              <w:jc w:val="left"/>
              <w:rPr>
                <w:rFonts w:ascii="Arial" w:hAnsi="Arial" w:cs="Arial"/>
                <w:color w:val="000000"/>
                <w:sz w:val="20"/>
                <w:szCs w:val="20"/>
                <w:lang w:val="en-US" w:eastAsia="ru-RU"/>
                <w:rPrChange w:id="17527" w:author="Александр" w:date="2020-04-23T02:12:00Z">
                  <w:rPr>
                    <w:rFonts w:ascii="Arial" w:hAnsi="Arial" w:cs="Arial"/>
                    <w:color w:val="000000"/>
                    <w:sz w:val="20"/>
                    <w:szCs w:val="20"/>
                    <w:lang w:eastAsia="ru-RU"/>
                  </w:rPr>
                </w:rPrChange>
              </w:rPr>
            </w:pPr>
          </w:p>
          <w:p w14:paraId="00CE139C" w14:textId="7CD4C7D8" w:rsidR="0072688C" w:rsidRPr="00BF2224" w:rsidRDefault="00BF2224" w:rsidP="0072688C">
            <w:pPr>
              <w:jc w:val="left"/>
              <w:rPr>
                <w:rFonts w:ascii="Arial" w:hAnsi="Arial" w:cs="Arial"/>
                <w:color w:val="000000"/>
                <w:sz w:val="20"/>
                <w:szCs w:val="20"/>
                <w:lang w:val="en-US" w:eastAsia="ru-RU"/>
                <w:rPrChange w:id="17528" w:author="Александр" w:date="2020-04-23T02:12:00Z">
                  <w:rPr>
                    <w:rFonts w:ascii="Arial" w:hAnsi="Arial" w:cs="Arial"/>
                    <w:color w:val="000000"/>
                    <w:sz w:val="20"/>
                    <w:szCs w:val="20"/>
                    <w:lang w:eastAsia="ru-RU"/>
                  </w:rPr>
                </w:rPrChange>
              </w:rPr>
            </w:pPr>
            <w:ins w:id="17529" w:author="Александр" w:date="2020-04-23T02:12:00Z">
              <w:r>
                <w:rPr>
                  <w:rFonts w:ascii="Arial" w:hAnsi="Arial" w:cs="Arial"/>
                  <w:color w:val="000000"/>
                  <w:sz w:val="20"/>
                  <w:szCs w:val="20"/>
                  <w:lang w:val="en-US" w:eastAsia="ru-RU"/>
                </w:rPr>
                <w:t>ZC_</w:t>
              </w:r>
              <w:r w:rsidRPr="00BF2224">
                <w:rPr>
                  <w:rFonts w:ascii="Arial" w:hAnsi="Arial" w:cs="Arial"/>
                  <w:color w:val="000000"/>
                  <w:sz w:val="20"/>
                  <w:szCs w:val="20"/>
                  <w:lang w:val="en-US" w:eastAsia="ru-RU"/>
                  <w:rPrChange w:id="17530" w:author="Александр" w:date="2020-04-23T02:12:00Z">
                    <w:rPr>
                      <w:rFonts w:ascii="Arial" w:hAnsi="Arial" w:cs="Arial"/>
                      <w:color w:val="000000"/>
                      <w:sz w:val="20"/>
                      <w:szCs w:val="20"/>
                      <w:lang w:eastAsia="ru-RU"/>
                    </w:rPr>
                  </w:rPrChange>
                </w:rPr>
                <w:t>*_PM_INIT_DM_Y</w:t>
              </w:r>
            </w:ins>
            <w:del w:id="17531" w:author="Александр" w:date="2020-04-23T02:12:00Z">
              <w:r w:rsidR="0072688C" w:rsidRPr="00BF2224" w:rsidDel="00BF2224">
                <w:rPr>
                  <w:rFonts w:ascii="Arial" w:hAnsi="Arial" w:cs="Arial"/>
                  <w:color w:val="000000"/>
                  <w:sz w:val="20"/>
                  <w:szCs w:val="20"/>
                  <w:lang w:val="en-US" w:eastAsia="ru-RU"/>
                  <w:rPrChange w:id="17532" w:author="Александр" w:date="2020-04-23T02:12:00Z">
                    <w:rPr>
                      <w:rFonts w:ascii="Arial" w:hAnsi="Arial" w:cs="Arial"/>
                      <w:color w:val="000000"/>
                      <w:sz w:val="20"/>
                      <w:szCs w:val="20"/>
                      <w:lang w:eastAsia="ru-RU"/>
                    </w:rPr>
                  </w:rPrChange>
                </w:rPr>
                <w:delText>PM_INIT_DM</w:delText>
              </w:r>
            </w:del>
          </w:p>
        </w:tc>
        <w:tc>
          <w:tcPr>
            <w:tcW w:w="2914" w:type="pct"/>
            <w:shd w:val="clear" w:color="auto" w:fill="auto"/>
          </w:tcPr>
          <w:p w14:paraId="7CD2FE5E" w14:textId="3536816F" w:rsidR="0072688C" w:rsidRPr="00B64380" w:rsidRDefault="0072688C" w:rsidP="0072688C">
            <w:pPr>
              <w:jc w:val="left"/>
              <w:rPr>
                <w:rFonts w:ascii="Arial" w:hAnsi="Arial" w:cs="Arial"/>
                <w:sz w:val="20"/>
                <w:szCs w:val="20"/>
              </w:rPr>
            </w:pPr>
            <w:r>
              <w:rPr>
                <w:rFonts w:ascii="Arial" w:hAnsi="Arial" w:cs="Arial"/>
                <w:sz w:val="20"/>
                <w:szCs w:val="20"/>
              </w:rPr>
              <w:t>Анализирует необходимость создания</w:t>
            </w:r>
            <w:r w:rsidRPr="0072688C">
              <w:rPr>
                <w:rFonts w:ascii="Arial" w:hAnsi="Arial" w:cs="Arial"/>
                <w:sz w:val="20"/>
                <w:szCs w:val="20"/>
              </w:rPr>
              <w:t>/</w:t>
            </w:r>
            <w:r>
              <w:rPr>
                <w:rFonts w:ascii="Arial" w:hAnsi="Arial" w:cs="Arial"/>
                <w:sz w:val="20"/>
                <w:szCs w:val="20"/>
              </w:rPr>
              <w:t xml:space="preserve">изменения НСИ, создает </w:t>
            </w:r>
            <w:r w:rsidR="001027F1">
              <w:rPr>
                <w:rFonts w:ascii="Arial" w:hAnsi="Arial" w:cs="Arial"/>
                <w:sz w:val="20"/>
                <w:szCs w:val="20"/>
              </w:rPr>
              <w:t xml:space="preserve">в системе </w:t>
            </w:r>
            <w:r w:rsidR="00762256">
              <w:rPr>
                <w:rFonts w:ascii="Arial" w:hAnsi="Arial" w:cs="Arial"/>
                <w:sz w:val="20"/>
                <w:szCs w:val="20"/>
                <w:lang w:val="en-US"/>
              </w:rPr>
              <w:t>SAP</w:t>
            </w:r>
            <w:r w:rsidR="00762256" w:rsidRPr="00762256">
              <w:rPr>
                <w:rFonts w:ascii="Arial" w:hAnsi="Arial" w:cs="Arial"/>
                <w:sz w:val="20"/>
                <w:szCs w:val="20"/>
              </w:rPr>
              <w:t xml:space="preserve"> </w:t>
            </w:r>
            <w:r w:rsidR="00762256">
              <w:rPr>
                <w:rFonts w:ascii="Arial" w:hAnsi="Arial" w:cs="Arial"/>
                <w:sz w:val="20"/>
                <w:szCs w:val="20"/>
                <w:lang w:val="en-US"/>
              </w:rPr>
              <w:t>S</w:t>
            </w:r>
            <w:r w:rsidR="00762256" w:rsidRPr="00762256">
              <w:rPr>
                <w:rFonts w:ascii="Arial" w:hAnsi="Arial" w:cs="Arial"/>
                <w:sz w:val="20"/>
                <w:szCs w:val="20"/>
              </w:rPr>
              <w:t>/4</w:t>
            </w:r>
            <w:r w:rsidR="00762256">
              <w:rPr>
                <w:rFonts w:ascii="Arial" w:hAnsi="Arial" w:cs="Arial"/>
                <w:sz w:val="20"/>
                <w:szCs w:val="20"/>
                <w:lang w:val="en-US"/>
              </w:rPr>
              <w:t>HANA</w:t>
            </w:r>
            <w:r w:rsidR="00762256" w:rsidRPr="00762256">
              <w:rPr>
                <w:rFonts w:ascii="Arial" w:hAnsi="Arial" w:cs="Arial"/>
                <w:sz w:val="20"/>
                <w:szCs w:val="20"/>
              </w:rPr>
              <w:t xml:space="preserve"> </w:t>
            </w:r>
            <w:r w:rsidR="00B64380">
              <w:rPr>
                <w:rFonts w:ascii="Arial" w:hAnsi="Arial" w:cs="Arial"/>
                <w:sz w:val="20"/>
                <w:szCs w:val="20"/>
              </w:rPr>
              <w:t xml:space="preserve">технические объекты, планы и нормативы ТОРО, отправляет заявку на ведение НСИ в </w:t>
            </w:r>
            <w:r w:rsidR="00B64380">
              <w:rPr>
                <w:rFonts w:ascii="Arial" w:hAnsi="Arial" w:cs="Arial"/>
                <w:sz w:val="20"/>
                <w:szCs w:val="20"/>
                <w:lang w:val="en-US"/>
              </w:rPr>
              <w:t>Service</w:t>
            </w:r>
            <w:r w:rsidR="00B64380" w:rsidRPr="00B64380">
              <w:rPr>
                <w:rFonts w:ascii="Arial" w:hAnsi="Arial" w:cs="Arial"/>
                <w:sz w:val="20"/>
                <w:szCs w:val="20"/>
              </w:rPr>
              <w:t xml:space="preserve"> </w:t>
            </w:r>
            <w:r w:rsidR="00B64380">
              <w:rPr>
                <w:rFonts w:ascii="Arial" w:hAnsi="Arial" w:cs="Arial"/>
                <w:sz w:val="20"/>
                <w:szCs w:val="20"/>
                <w:lang w:val="en-US"/>
              </w:rPr>
              <w:t>Desk</w:t>
            </w:r>
          </w:p>
        </w:tc>
      </w:tr>
      <w:tr w:rsidR="0072688C" w:rsidRPr="006F5656" w14:paraId="5F542BAA" w14:textId="77777777" w:rsidTr="0037502E">
        <w:trPr>
          <w:cantSplit/>
        </w:trPr>
        <w:tc>
          <w:tcPr>
            <w:tcW w:w="1044" w:type="pct"/>
            <w:shd w:val="clear" w:color="auto" w:fill="auto"/>
          </w:tcPr>
          <w:p w14:paraId="4014A09F" w14:textId="1EAA7C3A" w:rsidR="0072688C" w:rsidRPr="006F5656" w:rsidRDefault="0037502E" w:rsidP="0072688C">
            <w:pPr>
              <w:jc w:val="left"/>
              <w:rPr>
                <w:rFonts w:ascii="Arial" w:hAnsi="Arial" w:cs="Arial"/>
                <w:sz w:val="20"/>
                <w:szCs w:val="20"/>
              </w:rPr>
            </w:pPr>
            <w:r w:rsidRPr="0037502E">
              <w:rPr>
                <w:rFonts w:ascii="Arial" w:hAnsi="Arial" w:cs="Arial"/>
                <w:color w:val="000000"/>
                <w:sz w:val="20"/>
                <w:szCs w:val="20"/>
                <w:lang w:eastAsia="ru-RU"/>
              </w:rPr>
              <w:lastRenderedPageBreak/>
              <w:t>Технический специалист НСИ</w:t>
            </w:r>
            <w:ins w:id="17533" w:author="Александр" w:date="2020-04-23T09:46:00Z">
              <w:r w:rsidR="007111D4">
                <w:rPr>
                  <w:rFonts w:ascii="Arial" w:hAnsi="Arial" w:cs="Arial"/>
                  <w:color w:val="000000"/>
                  <w:sz w:val="20"/>
                  <w:szCs w:val="20"/>
                  <w:lang w:eastAsia="ru-RU"/>
                </w:rPr>
                <w:t xml:space="preserve"> </w:t>
              </w:r>
              <w:proofErr w:type="spellStart"/>
              <w:r w:rsidR="007111D4">
                <w:rPr>
                  <w:rFonts w:ascii="Arial" w:hAnsi="Arial" w:cs="Arial"/>
                  <w:color w:val="000000"/>
                  <w:sz w:val="20"/>
                  <w:szCs w:val="20"/>
                  <w:lang w:eastAsia="ru-RU"/>
                </w:rPr>
                <w:t>ТОиР</w:t>
              </w:r>
            </w:ins>
            <w:proofErr w:type="spellEnd"/>
          </w:p>
        </w:tc>
        <w:tc>
          <w:tcPr>
            <w:tcW w:w="1042" w:type="pct"/>
            <w:shd w:val="clear" w:color="auto" w:fill="auto"/>
          </w:tcPr>
          <w:p w14:paraId="5D7F718A" w14:textId="77777777" w:rsidR="0072688C" w:rsidRPr="00BF2224" w:rsidRDefault="0072688C" w:rsidP="0072688C">
            <w:pPr>
              <w:jc w:val="left"/>
              <w:rPr>
                <w:rFonts w:ascii="Arial" w:hAnsi="Arial" w:cs="Arial"/>
                <w:color w:val="000000"/>
                <w:sz w:val="20"/>
                <w:szCs w:val="20"/>
                <w:lang w:val="en-US" w:eastAsia="ru-RU"/>
                <w:rPrChange w:id="17534" w:author="Александр" w:date="2020-04-23T02:12:00Z">
                  <w:rPr>
                    <w:rFonts w:ascii="Arial" w:hAnsi="Arial" w:cs="Arial"/>
                    <w:color w:val="000000"/>
                    <w:sz w:val="20"/>
                    <w:szCs w:val="20"/>
                    <w:lang w:eastAsia="ru-RU"/>
                  </w:rPr>
                </w:rPrChange>
              </w:rPr>
            </w:pPr>
          </w:p>
          <w:p w14:paraId="7262D803" w14:textId="50EC0C79" w:rsidR="0072688C" w:rsidRPr="00BF2224" w:rsidRDefault="00BF2224" w:rsidP="0072688C">
            <w:pPr>
              <w:jc w:val="left"/>
              <w:rPr>
                <w:rFonts w:ascii="Arial" w:hAnsi="Arial" w:cs="Arial"/>
                <w:sz w:val="20"/>
                <w:szCs w:val="20"/>
                <w:lang w:val="en-US"/>
                <w:rPrChange w:id="17535" w:author="Александр" w:date="2020-04-23T02:12:00Z">
                  <w:rPr>
                    <w:rFonts w:ascii="Arial" w:hAnsi="Arial" w:cs="Arial"/>
                    <w:sz w:val="20"/>
                    <w:szCs w:val="20"/>
                  </w:rPr>
                </w:rPrChange>
              </w:rPr>
            </w:pPr>
            <w:ins w:id="17536" w:author="Александр" w:date="2020-04-23T02:12:00Z">
              <w:r>
                <w:rPr>
                  <w:rFonts w:ascii="Arial" w:hAnsi="Arial" w:cs="Arial"/>
                  <w:color w:val="000000"/>
                  <w:sz w:val="20"/>
                  <w:szCs w:val="20"/>
                  <w:lang w:val="en-US" w:eastAsia="ru-RU"/>
                </w:rPr>
                <w:t>ZC_</w:t>
              </w:r>
              <w:r w:rsidRPr="00BF2224">
                <w:rPr>
                  <w:rFonts w:ascii="Arial" w:hAnsi="Arial" w:cs="Arial"/>
                  <w:color w:val="000000"/>
                  <w:sz w:val="20"/>
                  <w:szCs w:val="20"/>
                  <w:lang w:val="en-US" w:eastAsia="ru-RU"/>
                  <w:rPrChange w:id="17537" w:author="Александр" w:date="2020-04-23T02:12:00Z">
                    <w:rPr>
                      <w:rFonts w:ascii="Arial" w:hAnsi="Arial" w:cs="Arial"/>
                      <w:color w:val="000000"/>
                      <w:sz w:val="20"/>
                      <w:szCs w:val="20"/>
                      <w:lang w:eastAsia="ru-RU"/>
                    </w:rPr>
                  </w:rPrChange>
                </w:rPr>
                <w:t>*_PM_SPEC_DM_Y</w:t>
              </w:r>
            </w:ins>
            <w:del w:id="17538" w:author="Александр" w:date="2020-04-23T02:12:00Z">
              <w:r w:rsidR="0072688C" w:rsidRPr="00BF2224" w:rsidDel="00BF2224">
                <w:rPr>
                  <w:rFonts w:ascii="Arial" w:hAnsi="Arial" w:cs="Arial"/>
                  <w:color w:val="000000"/>
                  <w:sz w:val="20"/>
                  <w:szCs w:val="20"/>
                  <w:lang w:val="en-US" w:eastAsia="ru-RU"/>
                  <w:rPrChange w:id="17539" w:author="Александр" w:date="2020-04-23T02:12:00Z">
                    <w:rPr>
                      <w:rFonts w:ascii="Arial" w:hAnsi="Arial" w:cs="Arial"/>
                      <w:color w:val="000000"/>
                      <w:sz w:val="20"/>
                      <w:szCs w:val="20"/>
                      <w:lang w:eastAsia="ru-RU"/>
                    </w:rPr>
                  </w:rPrChange>
                </w:rPr>
                <w:delText>PM_SPEC_DM</w:delText>
              </w:r>
            </w:del>
          </w:p>
        </w:tc>
        <w:tc>
          <w:tcPr>
            <w:tcW w:w="2914" w:type="pct"/>
            <w:shd w:val="clear" w:color="auto" w:fill="auto"/>
          </w:tcPr>
          <w:p w14:paraId="5505ECA4" w14:textId="21B3F489" w:rsidR="0072688C" w:rsidRPr="00762256" w:rsidRDefault="00AD36A3" w:rsidP="0072688C">
            <w:pPr>
              <w:jc w:val="left"/>
              <w:rPr>
                <w:rFonts w:ascii="Arial" w:hAnsi="Arial" w:cs="Arial"/>
                <w:sz w:val="20"/>
                <w:szCs w:val="20"/>
              </w:rPr>
            </w:pPr>
            <w:r>
              <w:rPr>
                <w:rFonts w:ascii="Arial" w:hAnsi="Arial" w:cs="Arial"/>
                <w:sz w:val="20"/>
                <w:szCs w:val="20"/>
              </w:rPr>
              <w:t xml:space="preserve">Проверяет корректность и достаточность данных в заявках НСИ, формирует </w:t>
            </w:r>
            <w:r w:rsidR="0037502E">
              <w:rPr>
                <w:rFonts w:ascii="Arial" w:hAnsi="Arial" w:cs="Arial"/>
                <w:sz w:val="20"/>
                <w:szCs w:val="20"/>
              </w:rPr>
              <w:t>и</w:t>
            </w:r>
            <w:r>
              <w:rPr>
                <w:rFonts w:ascii="Arial" w:hAnsi="Arial" w:cs="Arial"/>
                <w:sz w:val="20"/>
                <w:szCs w:val="20"/>
              </w:rPr>
              <w:t xml:space="preserve"> </w:t>
            </w:r>
            <w:r w:rsidR="0037502E">
              <w:rPr>
                <w:rFonts w:ascii="Arial" w:hAnsi="Arial" w:cs="Arial"/>
                <w:sz w:val="20"/>
                <w:szCs w:val="20"/>
              </w:rPr>
              <w:t xml:space="preserve">согласовывает наряды на согласование НСИ или передает их сотруднику с ролью Методолог </w:t>
            </w:r>
            <w:proofErr w:type="spellStart"/>
            <w:r w:rsidR="0037502E">
              <w:rPr>
                <w:rFonts w:ascii="Arial" w:hAnsi="Arial" w:cs="Arial"/>
                <w:sz w:val="20"/>
                <w:szCs w:val="20"/>
              </w:rPr>
              <w:t>ТОиР</w:t>
            </w:r>
            <w:proofErr w:type="spellEnd"/>
            <w:r w:rsidR="0037502E">
              <w:rPr>
                <w:rFonts w:ascii="Arial" w:hAnsi="Arial" w:cs="Arial"/>
                <w:sz w:val="20"/>
                <w:szCs w:val="20"/>
              </w:rPr>
              <w:t xml:space="preserve"> (централизованный) </w:t>
            </w:r>
            <w:r>
              <w:rPr>
                <w:rFonts w:ascii="Arial" w:hAnsi="Arial" w:cs="Arial"/>
                <w:sz w:val="20"/>
                <w:szCs w:val="20"/>
              </w:rPr>
              <w:t>на согласование</w:t>
            </w:r>
            <w:r w:rsidR="0037502E">
              <w:rPr>
                <w:rFonts w:ascii="Arial" w:hAnsi="Arial" w:cs="Arial"/>
                <w:sz w:val="20"/>
                <w:szCs w:val="20"/>
              </w:rPr>
              <w:t>,</w:t>
            </w:r>
            <w:r w:rsidR="00762256">
              <w:rPr>
                <w:rFonts w:ascii="Arial" w:hAnsi="Arial" w:cs="Arial"/>
                <w:sz w:val="20"/>
                <w:szCs w:val="20"/>
              </w:rPr>
              <w:t xml:space="preserve"> создает</w:t>
            </w:r>
            <w:r w:rsidR="00762256" w:rsidRPr="00762256">
              <w:rPr>
                <w:rFonts w:ascii="Arial" w:hAnsi="Arial" w:cs="Arial"/>
                <w:sz w:val="20"/>
                <w:szCs w:val="20"/>
              </w:rPr>
              <w:t>/</w:t>
            </w:r>
            <w:r w:rsidR="00762256">
              <w:rPr>
                <w:rFonts w:ascii="Arial" w:hAnsi="Arial" w:cs="Arial"/>
                <w:sz w:val="20"/>
                <w:szCs w:val="20"/>
              </w:rPr>
              <w:t xml:space="preserve">изменяет данные НСИ в системе </w:t>
            </w:r>
            <w:r w:rsidR="00762256">
              <w:rPr>
                <w:rFonts w:ascii="Arial" w:hAnsi="Arial" w:cs="Arial"/>
                <w:sz w:val="20"/>
                <w:szCs w:val="20"/>
                <w:lang w:val="en-US"/>
              </w:rPr>
              <w:t>SAP</w:t>
            </w:r>
            <w:r w:rsidR="00762256" w:rsidRPr="00762256">
              <w:rPr>
                <w:rFonts w:ascii="Arial" w:hAnsi="Arial" w:cs="Arial"/>
                <w:sz w:val="20"/>
                <w:szCs w:val="20"/>
              </w:rPr>
              <w:t xml:space="preserve"> </w:t>
            </w:r>
            <w:r w:rsidR="00762256">
              <w:rPr>
                <w:rFonts w:ascii="Arial" w:hAnsi="Arial" w:cs="Arial"/>
                <w:sz w:val="20"/>
                <w:szCs w:val="20"/>
                <w:lang w:val="en-US"/>
              </w:rPr>
              <w:t>S</w:t>
            </w:r>
            <w:r w:rsidR="00762256" w:rsidRPr="00762256">
              <w:rPr>
                <w:rFonts w:ascii="Arial" w:hAnsi="Arial" w:cs="Arial"/>
                <w:sz w:val="20"/>
                <w:szCs w:val="20"/>
              </w:rPr>
              <w:t>/4</w:t>
            </w:r>
            <w:r w:rsidR="00762256">
              <w:rPr>
                <w:rFonts w:ascii="Arial" w:hAnsi="Arial" w:cs="Arial"/>
                <w:sz w:val="20"/>
                <w:szCs w:val="20"/>
                <w:lang w:val="en-US"/>
              </w:rPr>
              <w:t>HANA</w:t>
            </w:r>
          </w:p>
        </w:tc>
      </w:tr>
      <w:tr w:rsidR="0072688C" w:rsidRPr="006F5656" w14:paraId="4039DFB1" w14:textId="77777777" w:rsidTr="0037502E">
        <w:trPr>
          <w:cantSplit/>
        </w:trPr>
        <w:tc>
          <w:tcPr>
            <w:tcW w:w="1044" w:type="pct"/>
            <w:shd w:val="clear" w:color="auto" w:fill="auto"/>
          </w:tcPr>
          <w:p w14:paraId="1C9EC2BF" w14:textId="6C4BC573" w:rsidR="0072688C" w:rsidRPr="006F5656" w:rsidRDefault="0072688C" w:rsidP="0072688C">
            <w:pPr>
              <w:jc w:val="left"/>
              <w:rPr>
                <w:rFonts w:ascii="Arial" w:hAnsi="Arial" w:cs="Arial"/>
                <w:sz w:val="20"/>
                <w:szCs w:val="20"/>
              </w:rPr>
            </w:pPr>
            <w:r w:rsidRPr="0072688C">
              <w:rPr>
                <w:rFonts w:ascii="Arial" w:hAnsi="Arial" w:cs="Arial"/>
                <w:color w:val="000000"/>
                <w:sz w:val="20"/>
                <w:szCs w:val="20"/>
                <w:lang w:eastAsia="ru-RU"/>
              </w:rPr>
              <w:t xml:space="preserve">Методолог </w:t>
            </w:r>
            <w:proofErr w:type="spellStart"/>
            <w:r w:rsidRPr="0072688C">
              <w:rPr>
                <w:rFonts w:ascii="Arial" w:hAnsi="Arial" w:cs="Arial"/>
                <w:color w:val="000000"/>
                <w:sz w:val="20"/>
                <w:szCs w:val="20"/>
                <w:lang w:eastAsia="ru-RU"/>
              </w:rPr>
              <w:t>ТОиР</w:t>
            </w:r>
            <w:proofErr w:type="spellEnd"/>
            <w:r w:rsidRPr="0072688C">
              <w:rPr>
                <w:rFonts w:ascii="Arial" w:hAnsi="Arial" w:cs="Arial"/>
                <w:color w:val="000000"/>
                <w:sz w:val="20"/>
                <w:szCs w:val="20"/>
                <w:lang w:eastAsia="ru-RU"/>
              </w:rPr>
              <w:t xml:space="preserve"> (централизованный)</w:t>
            </w:r>
          </w:p>
        </w:tc>
        <w:tc>
          <w:tcPr>
            <w:tcW w:w="1042" w:type="pct"/>
            <w:shd w:val="clear" w:color="auto" w:fill="auto"/>
          </w:tcPr>
          <w:p w14:paraId="49DA63D3" w14:textId="77777777" w:rsidR="0072688C" w:rsidRPr="00BF2224" w:rsidRDefault="0072688C" w:rsidP="0072688C">
            <w:pPr>
              <w:jc w:val="left"/>
              <w:rPr>
                <w:rFonts w:ascii="Arial" w:hAnsi="Arial" w:cs="Arial"/>
                <w:color w:val="000000"/>
                <w:sz w:val="20"/>
                <w:szCs w:val="20"/>
                <w:lang w:val="en-US" w:eastAsia="ru-RU"/>
                <w:rPrChange w:id="17540" w:author="Александр" w:date="2020-04-23T02:12:00Z">
                  <w:rPr>
                    <w:rFonts w:ascii="Arial" w:hAnsi="Arial" w:cs="Arial"/>
                    <w:color w:val="000000"/>
                    <w:sz w:val="20"/>
                    <w:szCs w:val="20"/>
                    <w:lang w:eastAsia="ru-RU"/>
                  </w:rPr>
                </w:rPrChange>
              </w:rPr>
            </w:pPr>
          </w:p>
          <w:p w14:paraId="11A1CB4B" w14:textId="6D29F2B6" w:rsidR="0072688C" w:rsidRPr="00BF2224" w:rsidRDefault="00BF2224" w:rsidP="0072688C">
            <w:pPr>
              <w:jc w:val="left"/>
              <w:rPr>
                <w:rFonts w:ascii="Arial" w:hAnsi="Arial" w:cs="Arial"/>
                <w:sz w:val="20"/>
                <w:szCs w:val="20"/>
                <w:lang w:val="en-US"/>
                <w:rPrChange w:id="17541" w:author="Александр" w:date="2020-04-23T02:12:00Z">
                  <w:rPr>
                    <w:rFonts w:ascii="Arial" w:hAnsi="Arial" w:cs="Arial"/>
                    <w:sz w:val="20"/>
                    <w:szCs w:val="20"/>
                  </w:rPr>
                </w:rPrChange>
              </w:rPr>
            </w:pPr>
            <w:ins w:id="17542" w:author="Александр" w:date="2020-04-23T02:12:00Z">
              <w:r>
                <w:rPr>
                  <w:rFonts w:ascii="Arial" w:hAnsi="Arial" w:cs="Arial"/>
                  <w:color w:val="000000"/>
                  <w:sz w:val="20"/>
                  <w:szCs w:val="20"/>
                  <w:lang w:val="en-US" w:eastAsia="ru-RU"/>
                </w:rPr>
                <w:t>ZC_</w:t>
              </w:r>
            </w:ins>
            <w:ins w:id="17543" w:author="Александр" w:date="2020-04-23T02:13:00Z">
              <w:r w:rsidRPr="00BF2224">
                <w:rPr>
                  <w:rFonts w:ascii="Arial" w:hAnsi="Arial" w:cs="Arial"/>
                  <w:color w:val="000000"/>
                  <w:sz w:val="20"/>
                  <w:szCs w:val="20"/>
                  <w:lang w:val="en-US" w:eastAsia="ru-RU"/>
                  <w:rPrChange w:id="17544" w:author="Александр" w:date="2020-04-23T02:13:00Z">
                    <w:rPr>
                      <w:rFonts w:ascii="Arial" w:hAnsi="Arial" w:cs="Arial"/>
                      <w:color w:val="000000"/>
                      <w:sz w:val="20"/>
                      <w:szCs w:val="20"/>
                      <w:lang w:eastAsia="ru-RU"/>
                    </w:rPr>
                  </w:rPrChange>
                </w:rPr>
                <w:t>*</w:t>
              </w:r>
            </w:ins>
            <w:ins w:id="17545" w:author="Александр" w:date="2020-04-23T02:12:00Z">
              <w:r w:rsidRPr="00BF2224">
                <w:rPr>
                  <w:rFonts w:ascii="Arial" w:hAnsi="Arial" w:cs="Arial"/>
                  <w:color w:val="000000"/>
                  <w:sz w:val="20"/>
                  <w:szCs w:val="20"/>
                  <w:lang w:val="en-US" w:eastAsia="ru-RU"/>
                  <w:rPrChange w:id="17546" w:author="Александр" w:date="2020-04-23T02:12:00Z">
                    <w:rPr>
                      <w:rFonts w:ascii="Arial" w:hAnsi="Arial" w:cs="Arial"/>
                      <w:color w:val="000000"/>
                      <w:sz w:val="20"/>
                      <w:szCs w:val="20"/>
                      <w:lang w:eastAsia="ru-RU"/>
                    </w:rPr>
                  </w:rPrChange>
                </w:rPr>
                <w:t>_PM_METHOD_C_Y</w:t>
              </w:r>
            </w:ins>
            <w:del w:id="17547" w:author="Александр" w:date="2020-04-23T02:12:00Z">
              <w:r w:rsidR="0072688C" w:rsidRPr="00BF2224" w:rsidDel="00BF2224">
                <w:rPr>
                  <w:rFonts w:ascii="Arial" w:hAnsi="Arial" w:cs="Arial"/>
                  <w:color w:val="000000"/>
                  <w:sz w:val="20"/>
                  <w:szCs w:val="20"/>
                  <w:lang w:val="en-US" w:eastAsia="ru-RU"/>
                  <w:rPrChange w:id="17548" w:author="Александр" w:date="2020-04-23T02:12:00Z">
                    <w:rPr>
                      <w:rFonts w:ascii="Arial" w:hAnsi="Arial" w:cs="Arial"/>
                      <w:color w:val="000000"/>
                      <w:sz w:val="20"/>
                      <w:szCs w:val="20"/>
                      <w:lang w:eastAsia="ru-RU"/>
                    </w:rPr>
                  </w:rPrChange>
                </w:rPr>
                <w:delText>PM_METHOD_C</w:delText>
              </w:r>
            </w:del>
          </w:p>
        </w:tc>
        <w:tc>
          <w:tcPr>
            <w:tcW w:w="2914" w:type="pct"/>
            <w:shd w:val="clear" w:color="auto" w:fill="auto"/>
          </w:tcPr>
          <w:p w14:paraId="0700AEAD" w14:textId="49688241" w:rsidR="0072688C" w:rsidRPr="006F5656" w:rsidRDefault="00B64380" w:rsidP="0072688C">
            <w:pPr>
              <w:jc w:val="left"/>
              <w:rPr>
                <w:rFonts w:ascii="Arial" w:hAnsi="Arial" w:cs="Arial"/>
                <w:sz w:val="20"/>
                <w:szCs w:val="20"/>
              </w:rPr>
            </w:pPr>
            <w:r>
              <w:rPr>
                <w:rFonts w:ascii="Arial" w:hAnsi="Arial" w:cs="Arial"/>
                <w:sz w:val="20"/>
                <w:szCs w:val="20"/>
              </w:rPr>
              <w:t>Проверяет корректность за</w:t>
            </w:r>
            <w:r w:rsidR="00AD36A3">
              <w:rPr>
                <w:rFonts w:ascii="Arial" w:hAnsi="Arial" w:cs="Arial"/>
                <w:sz w:val="20"/>
                <w:szCs w:val="20"/>
              </w:rPr>
              <w:t>явок</w:t>
            </w:r>
            <w:r>
              <w:rPr>
                <w:rFonts w:ascii="Arial" w:hAnsi="Arial" w:cs="Arial"/>
                <w:sz w:val="20"/>
                <w:szCs w:val="20"/>
              </w:rPr>
              <w:t xml:space="preserve"> НСИ и согласовывает наряд</w:t>
            </w:r>
            <w:r w:rsidR="00AD36A3">
              <w:rPr>
                <w:rFonts w:ascii="Arial" w:hAnsi="Arial" w:cs="Arial"/>
                <w:sz w:val="20"/>
                <w:szCs w:val="20"/>
              </w:rPr>
              <w:t>ы</w:t>
            </w:r>
            <w:r>
              <w:rPr>
                <w:rFonts w:ascii="Arial" w:hAnsi="Arial" w:cs="Arial"/>
                <w:sz w:val="20"/>
                <w:szCs w:val="20"/>
              </w:rPr>
              <w:t xml:space="preserve"> на согласование НСИ</w:t>
            </w:r>
          </w:p>
        </w:tc>
      </w:tr>
      <w:tr w:rsidR="008E149E" w:rsidRPr="006F5656" w14:paraId="21EA497F" w14:textId="77777777" w:rsidTr="0037502E">
        <w:trPr>
          <w:cantSplit/>
          <w:ins w:id="17549" w:author="Кононов Александр Валерьевич (Подрядчик. ООО БерингПойнт)" w:date="2020-04-16T07:49:00Z"/>
        </w:trPr>
        <w:tc>
          <w:tcPr>
            <w:tcW w:w="1044" w:type="pct"/>
            <w:shd w:val="clear" w:color="auto" w:fill="auto"/>
          </w:tcPr>
          <w:p w14:paraId="6C452778" w14:textId="38AEAB12" w:rsidR="008E149E" w:rsidRPr="0072688C" w:rsidRDefault="008E149E" w:rsidP="0072688C">
            <w:pPr>
              <w:jc w:val="left"/>
              <w:rPr>
                <w:ins w:id="17550" w:author="Кононов Александр Валерьевич (Подрядчик. ООО БерингПойнт)" w:date="2020-04-16T07:49:00Z"/>
                <w:rFonts w:ascii="Arial" w:hAnsi="Arial" w:cs="Arial"/>
                <w:color w:val="000000"/>
                <w:sz w:val="20"/>
                <w:szCs w:val="20"/>
                <w:lang w:eastAsia="ru-RU"/>
              </w:rPr>
            </w:pPr>
            <w:ins w:id="17551" w:author="Кононов Александр Валерьевич (Подрядчик. ООО БерингПойнт)" w:date="2020-04-16T07:49:00Z">
              <w:r>
                <w:rPr>
                  <w:rFonts w:ascii="Arial" w:hAnsi="Arial" w:cs="Arial"/>
                  <w:color w:val="000000"/>
                  <w:sz w:val="20"/>
                  <w:szCs w:val="20"/>
                  <w:lang w:eastAsia="ru-RU"/>
                </w:rPr>
                <w:t xml:space="preserve">Специалист </w:t>
              </w:r>
            </w:ins>
            <w:ins w:id="17552" w:author="Кононов Александр Валерьевич (Подрядчик. ООО БерингПойнт)" w:date="2020-04-16T07:50:00Z">
              <w:r>
                <w:rPr>
                  <w:rFonts w:ascii="Arial" w:hAnsi="Arial" w:cs="Arial"/>
                  <w:color w:val="000000"/>
                  <w:sz w:val="20"/>
                  <w:szCs w:val="20"/>
                  <w:lang w:eastAsia="ru-RU"/>
                </w:rPr>
                <w:t>по в</w:t>
              </w:r>
            </w:ins>
            <w:ins w:id="17553" w:author="Александр" w:date="2020-04-23T02:03:00Z">
              <w:r w:rsidR="001B60EB">
                <w:rPr>
                  <w:rFonts w:ascii="Arial" w:hAnsi="Arial" w:cs="Arial"/>
                  <w:color w:val="000000"/>
                  <w:sz w:val="20"/>
                  <w:szCs w:val="20"/>
                  <w:lang w:eastAsia="ru-RU"/>
                </w:rPr>
                <w:t>е</w:t>
              </w:r>
            </w:ins>
            <w:ins w:id="17554" w:author="Кононов Александр Валерьевич (Подрядчик. ООО БерингПойнт)" w:date="2020-04-16T07:50:00Z">
              <w:r>
                <w:rPr>
                  <w:rFonts w:ascii="Arial" w:hAnsi="Arial" w:cs="Arial"/>
                  <w:color w:val="000000"/>
                  <w:sz w:val="20"/>
                  <w:szCs w:val="20"/>
                  <w:lang w:eastAsia="ru-RU"/>
                </w:rPr>
                <w:t>дению планов Т</w:t>
              </w:r>
            </w:ins>
            <w:ins w:id="17555" w:author="Александр" w:date="2020-04-23T09:39:00Z">
              <w:r w:rsidR="007111D4">
                <w:rPr>
                  <w:rFonts w:ascii="Arial" w:hAnsi="Arial" w:cs="Arial"/>
                  <w:color w:val="000000"/>
                  <w:sz w:val="20"/>
                  <w:szCs w:val="20"/>
                  <w:lang w:eastAsia="ru-RU"/>
                </w:rPr>
                <w:t>ОРО</w:t>
              </w:r>
            </w:ins>
            <w:ins w:id="17556" w:author="Кононов Александр Валерьевич (Подрядчик. ООО БерингПойнт)" w:date="2020-04-16T07:50:00Z">
              <w:del w:id="17557" w:author="Александр" w:date="2020-04-23T09:39:00Z">
                <w:r w:rsidDel="007111D4">
                  <w:rPr>
                    <w:rFonts w:ascii="Arial" w:hAnsi="Arial" w:cs="Arial"/>
                    <w:color w:val="000000"/>
                    <w:sz w:val="20"/>
                    <w:szCs w:val="20"/>
                    <w:lang w:eastAsia="ru-RU"/>
                  </w:rPr>
                  <w:delText>ОиР</w:delText>
                </w:r>
              </w:del>
            </w:ins>
          </w:p>
        </w:tc>
        <w:tc>
          <w:tcPr>
            <w:tcW w:w="1042" w:type="pct"/>
            <w:shd w:val="clear" w:color="auto" w:fill="auto"/>
          </w:tcPr>
          <w:p w14:paraId="340806E1" w14:textId="72BC376D" w:rsidR="008E149E" w:rsidRPr="00BF2224" w:rsidRDefault="00BF2224" w:rsidP="0072688C">
            <w:pPr>
              <w:jc w:val="left"/>
              <w:rPr>
                <w:ins w:id="17558" w:author="Кононов Александр Валерьевич (Подрядчик. ООО БерингПойнт)" w:date="2020-04-16T07:49:00Z"/>
                <w:rFonts w:ascii="Arial" w:hAnsi="Arial" w:cs="Arial"/>
                <w:color w:val="000000"/>
                <w:sz w:val="20"/>
                <w:szCs w:val="20"/>
                <w:lang w:val="en-US" w:eastAsia="ru-RU"/>
                <w:rPrChange w:id="17559" w:author="Александр" w:date="2020-04-23T02:13:00Z">
                  <w:rPr>
                    <w:ins w:id="17560" w:author="Кононов Александр Валерьевич (Подрядчик. ООО БерингПойнт)" w:date="2020-04-16T07:49:00Z"/>
                    <w:rFonts w:ascii="Arial" w:hAnsi="Arial" w:cs="Arial"/>
                    <w:color w:val="000000"/>
                    <w:sz w:val="20"/>
                    <w:szCs w:val="20"/>
                    <w:lang w:eastAsia="ru-RU"/>
                  </w:rPr>
                </w:rPrChange>
              </w:rPr>
            </w:pPr>
            <w:ins w:id="17561" w:author="Александр" w:date="2020-04-23T02:13:00Z">
              <w:r>
                <w:rPr>
                  <w:rFonts w:ascii="Arial" w:hAnsi="Arial" w:cs="Arial"/>
                  <w:color w:val="000000"/>
                  <w:sz w:val="20"/>
                  <w:szCs w:val="20"/>
                  <w:lang w:val="en-US" w:eastAsia="ru-RU"/>
                </w:rPr>
                <w:t>ZC_</w:t>
              </w:r>
              <w:r w:rsidRPr="007111D4">
                <w:rPr>
                  <w:rFonts w:ascii="Arial" w:hAnsi="Arial" w:cs="Arial"/>
                  <w:color w:val="000000"/>
                  <w:sz w:val="20"/>
                  <w:szCs w:val="20"/>
                  <w:lang w:val="en-US" w:eastAsia="ru-RU"/>
                  <w:rPrChange w:id="17562" w:author="Александр" w:date="2020-04-23T09:38:00Z">
                    <w:rPr>
                      <w:rFonts w:ascii="Arial" w:hAnsi="Arial" w:cs="Arial"/>
                      <w:color w:val="000000"/>
                      <w:sz w:val="20"/>
                      <w:szCs w:val="20"/>
                      <w:lang w:eastAsia="ru-RU"/>
                    </w:rPr>
                  </w:rPrChange>
                </w:rPr>
                <w:t>*</w:t>
              </w:r>
              <w:r w:rsidRPr="00BF2224">
                <w:rPr>
                  <w:rFonts w:ascii="Arial" w:hAnsi="Arial" w:cs="Arial"/>
                  <w:color w:val="000000"/>
                  <w:sz w:val="20"/>
                  <w:szCs w:val="20"/>
                  <w:lang w:val="en-US" w:eastAsia="ru-RU"/>
                  <w:rPrChange w:id="17563" w:author="Александр" w:date="2020-04-23T02:13:00Z">
                    <w:rPr>
                      <w:rFonts w:ascii="Arial" w:hAnsi="Arial" w:cs="Arial"/>
                      <w:color w:val="000000"/>
                      <w:sz w:val="20"/>
                      <w:szCs w:val="20"/>
                      <w:lang w:eastAsia="ru-RU"/>
                    </w:rPr>
                  </w:rPrChange>
                </w:rPr>
                <w:t>_PM_SPEC_PL_Y</w:t>
              </w:r>
            </w:ins>
            <w:ins w:id="17564" w:author="Кононов Александр Валерьевич (Подрядчик. ООО БерингПойнт)" w:date="2020-04-16T07:54:00Z">
              <w:del w:id="17565" w:author="Александр" w:date="2020-04-23T02:13:00Z">
                <w:r w:rsidR="008E149E" w:rsidRPr="00BF2224" w:rsidDel="00BF2224">
                  <w:rPr>
                    <w:rFonts w:ascii="Arial" w:hAnsi="Arial" w:cs="Arial"/>
                    <w:color w:val="000000"/>
                    <w:sz w:val="20"/>
                    <w:szCs w:val="20"/>
                    <w:lang w:val="en-US" w:eastAsia="ru-RU"/>
                    <w:rPrChange w:id="17566" w:author="Александр" w:date="2020-04-23T02:13:00Z">
                      <w:rPr>
                        <w:rFonts w:ascii="Arial" w:hAnsi="Arial" w:cs="Arial"/>
                        <w:color w:val="000000"/>
                        <w:sz w:val="20"/>
                        <w:szCs w:val="20"/>
                        <w:lang w:eastAsia="ru-RU"/>
                      </w:rPr>
                    </w:rPrChange>
                  </w:rPr>
                  <w:delText>PM_SPEC_PL</w:delText>
                </w:r>
              </w:del>
            </w:ins>
          </w:p>
        </w:tc>
        <w:tc>
          <w:tcPr>
            <w:tcW w:w="2914" w:type="pct"/>
            <w:shd w:val="clear" w:color="auto" w:fill="auto"/>
          </w:tcPr>
          <w:p w14:paraId="32FCA8F3" w14:textId="7DF86222" w:rsidR="008E149E" w:rsidRDefault="008E149E" w:rsidP="0072688C">
            <w:pPr>
              <w:jc w:val="left"/>
              <w:rPr>
                <w:ins w:id="17567" w:author="Кононов Александр Валерьевич (Подрядчик. ООО БерингПойнт)" w:date="2020-04-16T07:49:00Z"/>
                <w:rFonts w:ascii="Arial" w:hAnsi="Arial" w:cs="Arial"/>
                <w:sz w:val="20"/>
                <w:szCs w:val="20"/>
              </w:rPr>
            </w:pPr>
            <w:ins w:id="17568" w:author="Кононов Александр Валерьевич (Подрядчик. ООО БерингПойнт)" w:date="2020-04-16T07:51:00Z">
              <w:r>
                <w:rPr>
                  <w:rFonts w:ascii="Arial" w:hAnsi="Arial" w:cs="Arial"/>
                  <w:sz w:val="20"/>
                  <w:szCs w:val="20"/>
                </w:rPr>
                <w:t>Производит создание/изменение планов предупредительных работ</w:t>
              </w:r>
            </w:ins>
          </w:p>
        </w:tc>
      </w:tr>
    </w:tbl>
    <w:p w14:paraId="3B1BFBAA" w14:textId="77777777" w:rsidR="00055A4C" w:rsidRPr="00F94454" w:rsidRDefault="00055A4C" w:rsidP="00055A4C">
      <w:pPr>
        <w:pStyle w:val="afff3"/>
        <w:rPr>
          <w:rFonts w:ascii="Arial" w:eastAsia="Calibri" w:hAnsi="Arial" w:cs="Arial"/>
          <w:sz w:val="22"/>
          <w:szCs w:val="24"/>
          <w:lang w:eastAsia="ru-RU"/>
        </w:rPr>
      </w:pPr>
    </w:p>
    <w:p w14:paraId="2CBCA023" w14:textId="77777777" w:rsidR="00303C76" w:rsidRPr="00CC5CD6" w:rsidRDefault="00303C76" w:rsidP="00303C76">
      <w:pPr>
        <w:spacing w:after="240" w:line="276" w:lineRule="auto"/>
        <w:ind w:firstLine="567"/>
        <w:rPr>
          <w:rFonts w:ascii="Arial" w:hAnsi="Arial" w:cs="Arial"/>
        </w:rPr>
      </w:pPr>
      <w:r>
        <w:rPr>
          <w:rFonts w:ascii="Arial" w:hAnsi="Arial" w:cs="Arial"/>
        </w:rPr>
        <w:t>В таблице перечислены</w:t>
      </w:r>
      <w:r w:rsidRPr="00CC5CD6">
        <w:rPr>
          <w:rFonts w:ascii="Arial" w:hAnsi="Arial" w:cs="Arial"/>
        </w:rPr>
        <w:t xml:space="preserve"> только бизнес-роли, указанные в модели БП.</w:t>
      </w:r>
    </w:p>
    <w:p w14:paraId="5B581F4D" w14:textId="77777777" w:rsidR="00303C76" w:rsidRDefault="00303C76" w:rsidP="00303C76">
      <w:pPr>
        <w:spacing w:after="120" w:line="276" w:lineRule="auto"/>
        <w:ind w:firstLine="567"/>
        <w:rPr>
          <w:rFonts w:ascii="Arial" w:eastAsia="Calibri" w:hAnsi="Arial" w:cs="Arial"/>
        </w:rPr>
      </w:pPr>
      <w:r w:rsidRPr="00CC5CD6">
        <w:rPr>
          <w:rFonts w:ascii="Arial" w:hAnsi="Arial" w:cs="Arial"/>
        </w:rPr>
        <w:t>Детальный</w:t>
      </w:r>
      <w:r w:rsidRPr="00CC5CD6">
        <w:rPr>
          <w:rFonts w:ascii="Arial" w:eastAsia="Calibri" w:hAnsi="Arial" w:cs="Arial"/>
        </w:rPr>
        <w:t xml:space="preserve"> состав Ролей и полномочий отражен в Приложении РП1-6: Роли и Полн</w:t>
      </w:r>
      <w:r>
        <w:rPr>
          <w:rFonts w:ascii="Arial" w:eastAsia="Calibri" w:hAnsi="Arial" w:cs="Arial"/>
        </w:rPr>
        <w:t>омочия. В приложениях отражены:</w:t>
      </w:r>
    </w:p>
    <w:p w14:paraId="5EB5BCD7" w14:textId="77777777" w:rsidR="00303C76" w:rsidRDefault="00303C76" w:rsidP="00303C76">
      <w:pPr>
        <w:spacing w:after="120" w:line="276" w:lineRule="auto"/>
        <w:ind w:firstLine="567"/>
        <w:rPr>
          <w:rFonts w:ascii="Arial" w:eastAsia="Calibri" w:hAnsi="Arial" w:cs="Arial"/>
        </w:rPr>
      </w:pPr>
      <w:r>
        <w:rPr>
          <w:rFonts w:ascii="Arial" w:eastAsia="Calibri" w:hAnsi="Arial" w:cs="Arial"/>
        </w:rPr>
        <w:t xml:space="preserve">- </w:t>
      </w:r>
      <w:r w:rsidRPr="00CC5CD6">
        <w:rPr>
          <w:rFonts w:ascii="Arial" w:eastAsia="Calibri" w:hAnsi="Arial" w:cs="Arial"/>
        </w:rPr>
        <w:t>Состав Функциональных и Локализованных ролей;</w:t>
      </w:r>
    </w:p>
    <w:p w14:paraId="7D1A6536" w14:textId="77777777" w:rsidR="00303C76" w:rsidRDefault="00303C76" w:rsidP="00303C76">
      <w:pPr>
        <w:spacing w:after="120" w:line="276" w:lineRule="auto"/>
        <w:ind w:firstLine="567"/>
        <w:rPr>
          <w:rFonts w:ascii="Arial" w:eastAsia="Calibri" w:hAnsi="Arial" w:cs="Arial"/>
        </w:rPr>
      </w:pPr>
      <w:r>
        <w:rPr>
          <w:rFonts w:ascii="Arial" w:eastAsia="Calibri" w:hAnsi="Arial" w:cs="Arial"/>
        </w:rPr>
        <w:t xml:space="preserve">- </w:t>
      </w:r>
      <w:r w:rsidRPr="00CC5CD6">
        <w:rPr>
          <w:rFonts w:ascii="Arial" w:eastAsia="Calibri" w:hAnsi="Arial" w:cs="Arial"/>
        </w:rPr>
        <w:t>Состав Шаблонных ролей;</w:t>
      </w:r>
    </w:p>
    <w:p w14:paraId="78A9B20A" w14:textId="77777777" w:rsidR="00303C76" w:rsidRDefault="00303C76" w:rsidP="00303C76">
      <w:pPr>
        <w:spacing w:after="120" w:line="276" w:lineRule="auto"/>
        <w:ind w:firstLine="567"/>
        <w:rPr>
          <w:rFonts w:ascii="Arial" w:eastAsia="Calibri" w:hAnsi="Arial" w:cs="Arial"/>
        </w:rPr>
      </w:pPr>
      <w:r>
        <w:rPr>
          <w:rFonts w:ascii="Arial" w:eastAsia="Calibri" w:hAnsi="Arial" w:cs="Arial"/>
        </w:rPr>
        <w:t xml:space="preserve">- </w:t>
      </w:r>
      <w:r w:rsidRPr="00CC5CD6">
        <w:rPr>
          <w:rFonts w:ascii="Arial" w:eastAsia="Calibri" w:hAnsi="Arial" w:cs="Arial"/>
        </w:rPr>
        <w:t>Привязка ролей к шагам процесса;</w:t>
      </w:r>
    </w:p>
    <w:p w14:paraId="2120195A" w14:textId="77777777" w:rsidR="00303C76" w:rsidRDefault="00303C76" w:rsidP="00303C76">
      <w:pPr>
        <w:spacing w:after="120" w:line="276" w:lineRule="auto"/>
        <w:ind w:firstLine="567"/>
        <w:rPr>
          <w:rFonts w:ascii="Arial" w:eastAsia="Calibri" w:hAnsi="Arial" w:cs="Arial"/>
        </w:rPr>
      </w:pPr>
      <w:r>
        <w:rPr>
          <w:rFonts w:ascii="Arial" w:eastAsia="Calibri" w:hAnsi="Arial" w:cs="Arial"/>
        </w:rPr>
        <w:t xml:space="preserve">- </w:t>
      </w:r>
      <w:r w:rsidRPr="00CC5CD6">
        <w:rPr>
          <w:rFonts w:ascii="Arial" w:eastAsia="Calibri" w:hAnsi="Arial" w:cs="Arial"/>
        </w:rPr>
        <w:t>Детальная разбивка по Организационным уровням;</w:t>
      </w:r>
    </w:p>
    <w:p w14:paraId="677964F0" w14:textId="77777777" w:rsidR="00303C76" w:rsidRPr="00CC5CD6" w:rsidRDefault="00303C76" w:rsidP="00303C76">
      <w:pPr>
        <w:spacing w:after="240" w:line="276" w:lineRule="auto"/>
        <w:ind w:firstLine="567"/>
        <w:rPr>
          <w:rFonts w:ascii="Arial" w:eastAsia="Calibri" w:hAnsi="Arial" w:cs="Arial"/>
        </w:rPr>
      </w:pPr>
      <w:r>
        <w:rPr>
          <w:rFonts w:ascii="Arial" w:eastAsia="Calibri" w:hAnsi="Arial" w:cs="Arial"/>
        </w:rPr>
        <w:t xml:space="preserve">- </w:t>
      </w:r>
      <w:r w:rsidRPr="00CC5CD6">
        <w:rPr>
          <w:rFonts w:ascii="Arial" w:eastAsia="Calibri" w:hAnsi="Arial" w:cs="Arial"/>
        </w:rPr>
        <w:t>Локализация Функциональных ролей.</w:t>
      </w:r>
    </w:p>
    <w:p w14:paraId="372243D3" w14:textId="77777777" w:rsidR="00303C76" w:rsidRPr="00CC5CD6" w:rsidRDefault="00303C76" w:rsidP="00303C76">
      <w:pPr>
        <w:spacing w:after="240" w:line="276" w:lineRule="auto"/>
        <w:ind w:firstLine="567"/>
        <w:rPr>
          <w:rFonts w:ascii="Arial" w:eastAsia="Calibri" w:hAnsi="Arial" w:cs="Arial"/>
        </w:rPr>
      </w:pPr>
      <w:r w:rsidRPr="00CC5CD6">
        <w:rPr>
          <w:rFonts w:ascii="Arial" w:hAnsi="Arial" w:cs="Arial"/>
        </w:rPr>
        <w:t>Функциональные</w:t>
      </w:r>
      <w:r w:rsidRPr="00CC5CD6">
        <w:rPr>
          <w:rFonts w:ascii="Arial" w:eastAsia="Calibri" w:hAnsi="Arial" w:cs="Arial"/>
        </w:rPr>
        <w:t xml:space="preserve"> роли отражены на схемах бизнес-процессов </w:t>
      </w:r>
      <w:r w:rsidRPr="00CC5CD6">
        <w:rPr>
          <w:rFonts w:ascii="Arial" w:eastAsia="Calibri" w:hAnsi="Arial" w:cs="Arial"/>
          <w:lang w:val="en-US"/>
        </w:rPr>
        <w:t>ARIS</w:t>
      </w:r>
      <w:r w:rsidRPr="00CC5CD6">
        <w:rPr>
          <w:rFonts w:ascii="Arial" w:eastAsia="Calibri" w:hAnsi="Arial" w:cs="Arial"/>
        </w:rPr>
        <w:t xml:space="preserve"> в соответствии с соглашением о моделировании. </w:t>
      </w:r>
    </w:p>
    <w:p w14:paraId="3890BA10" w14:textId="77777777" w:rsidR="00303C76" w:rsidRPr="00CC5CD6" w:rsidRDefault="00303C76" w:rsidP="00303C76">
      <w:pPr>
        <w:spacing w:after="240" w:line="276" w:lineRule="auto"/>
        <w:ind w:firstLine="567"/>
        <w:rPr>
          <w:rFonts w:ascii="Arial" w:eastAsia="Calibri" w:hAnsi="Arial" w:cs="Arial"/>
        </w:rPr>
      </w:pPr>
      <w:r w:rsidRPr="00CC5CD6">
        <w:rPr>
          <w:rFonts w:ascii="Arial" w:eastAsia="Calibri" w:hAnsi="Arial" w:cs="Arial"/>
        </w:rPr>
        <w:t xml:space="preserve">При </w:t>
      </w:r>
      <w:r w:rsidRPr="00CC5CD6">
        <w:rPr>
          <w:rFonts w:ascii="Arial" w:hAnsi="Arial" w:cs="Arial"/>
        </w:rPr>
        <w:t>создании</w:t>
      </w:r>
      <w:r w:rsidRPr="00CC5CD6">
        <w:rPr>
          <w:rFonts w:ascii="Arial" w:eastAsia="Calibri" w:hAnsi="Arial" w:cs="Arial"/>
        </w:rPr>
        <w:t xml:space="preserve"> ролей </w:t>
      </w:r>
      <w:r>
        <w:rPr>
          <w:rFonts w:ascii="Arial" w:eastAsia="Calibri" w:hAnsi="Arial" w:cs="Arial"/>
        </w:rPr>
        <w:t>соблюдается</w:t>
      </w:r>
      <w:r w:rsidRPr="00CC5CD6">
        <w:rPr>
          <w:rFonts w:ascii="Arial" w:eastAsia="Calibri" w:hAnsi="Arial" w:cs="Arial"/>
        </w:rPr>
        <w:t xml:space="preserve"> принцип разделения полномочий. Создаваемые роли проверены на отсутствие конфликтов разделения полномочий в соответствии с </w:t>
      </w:r>
      <w:proofErr w:type="spellStart"/>
      <w:r w:rsidRPr="00CC5CD6">
        <w:rPr>
          <w:rFonts w:ascii="Arial" w:eastAsia="Calibri" w:hAnsi="Arial" w:cs="Arial"/>
          <w:lang w:val="en-US"/>
        </w:rPr>
        <w:t>SoD</w:t>
      </w:r>
      <w:proofErr w:type="spellEnd"/>
      <w:r w:rsidRPr="00CC5CD6">
        <w:rPr>
          <w:rFonts w:ascii="Arial" w:eastAsia="Calibri" w:hAnsi="Arial" w:cs="Arial"/>
        </w:rPr>
        <w:t>-матрицей из раздела</w:t>
      </w:r>
      <w:r>
        <w:rPr>
          <w:rFonts w:ascii="Arial" w:eastAsia="Calibri" w:hAnsi="Arial" w:cs="Arial"/>
        </w:rPr>
        <w:t xml:space="preserve"> 5.4.2</w:t>
      </w:r>
      <w:r w:rsidRPr="00CC5CD6">
        <w:rPr>
          <w:rFonts w:ascii="Arial" w:eastAsia="Calibri" w:hAnsi="Arial" w:cs="Arial"/>
        </w:rPr>
        <w:t xml:space="preserve"> «Разделение полномочий».</w:t>
      </w:r>
    </w:p>
    <w:p w14:paraId="052A470F" w14:textId="77777777" w:rsidR="00055A4C" w:rsidRPr="00BE014D" w:rsidRDefault="00055A4C" w:rsidP="00055A4C">
      <w:pPr>
        <w:pStyle w:val="21"/>
        <w:keepNext/>
        <w:keepLines/>
        <w:numPr>
          <w:ilvl w:val="1"/>
          <w:numId w:val="8"/>
        </w:numPr>
        <w:spacing w:before="160" w:after="120" w:line="276" w:lineRule="auto"/>
        <w:rPr>
          <w:rFonts w:eastAsiaTheme="majorEastAsia" w:cstheme="majorBidi"/>
          <w:bCs w:val="0"/>
          <w:iCs w:val="0"/>
          <w:szCs w:val="26"/>
        </w:rPr>
      </w:pPr>
      <w:bookmarkStart w:id="17569" w:name="_Toc67557291"/>
      <w:r w:rsidRPr="00BE014D">
        <w:rPr>
          <w:rFonts w:eastAsiaTheme="majorEastAsia" w:cstheme="majorBidi"/>
          <w:bCs w:val="0"/>
          <w:iCs w:val="0"/>
          <w:szCs w:val="26"/>
        </w:rPr>
        <w:t>Риски и контрольные процедуры</w:t>
      </w:r>
      <w:bookmarkEnd w:id="17569"/>
    </w:p>
    <w:p w14:paraId="2B7FAF70" w14:textId="77777777" w:rsidR="002C7A60" w:rsidRPr="00BE014D" w:rsidRDefault="002C7A60" w:rsidP="002C7A60">
      <w:pPr>
        <w:pStyle w:val="3"/>
        <w:ind w:left="720" w:hanging="720"/>
        <w:rPr>
          <w:caps/>
        </w:rPr>
      </w:pPr>
      <w:bookmarkStart w:id="17570" w:name="_Toc523504156"/>
      <w:bookmarkStart w:id="17571" w:name="_Toc67557292"/>
      <w:r w:rsidRPr="00BE014D">
        <w:t>Риски и контроли</w:t>
      </w:r>
      <w:bookmarkEnd w:id="17570"/>
      <w:bookmarkEnd w:id="17571"/>
    </w:p>
    <w:p w14:paraId="5C7A12FC" w14:textId="77777777" w:rsidR="002C7A60" w:rsidRPr="00BF2F29" w:rsidRDefault="002C7A60" w:rsidP="002C7A60">
      <w:pPr>
        <w:spacing w:after="240" w:line="276" w:lineRule="auto"/>
        <w:ind w:firstLine="567"/>
        <w:rPr>
          <w:rFonts w:ascii="Arial" w:eastAsia="Calibri" w:hAnsi="Arial" w:cs="Arial"/>
          <w:szCs w:val="24"/>
        </w:rPr>
      </w:pPr>
      <w:r w:rsidRPr="00BF2F29">
        <w:rPr>
          <w:rFonts w:ascii="Arial" w:eastAsia="Calibri" w:hAnsi="Arial" w:cs="Arial"/>
          <w:szCs w:val="24"/>
        </w:rPr>
        <w:t xml:space="preserve">Риски и контрольные процедуры отражаются на схемах бизнес-процессов ARIS в соответствии с соглашением о моделировании. </w:t>
      </w:r>
    </w:p>
    <w:p w14:paraId="29398F47" w14:textId="27E958BB" w:rsidR="002C7A60" w:rsidRPr="00BF2F29" w:rsidRDefault="002C7A60" w:rsidP="002C7A60">
      <w:pPr>
        <w:spacing w:after="240" w:line="276" w:lineRule="auto"/>
        <w:ind w:firstLine="567"/>
        <w:rPr>
          <w:rFonts w:ascii="Arial" w:eastAsia="Calibri" w:hAnsi="Arial" w:cs="Arial"/>
          <w:szCs w:val="24"/>
        </w:rPr>
      </w:pPr>
      <w:r w:rsidRPr="00BF2F29">
        <w:rPr>
          <w:rFonts w:ascii="Arial" w:eastAsia="Calibri" w:hAnsi="Arial" w:cs="Arial"/>
          <w:szCs w:val="24"/>
        </w:rPr>
        <w:t>Детально риски и контрольные процедуры описываются в Приложение № РиК1. Матрица рисков и контрольных процедур (</w:t>
      </w:r>
      <w:proofErr w:type="spellStart"/>
      <w:r w:rsidRPr="00BF2F29">
        <w:rPr>
          <w:rFonts w:ascii="Arial" w:eastAsia="Calibri" w:hAnsi="Arial" w:cs="Arial"/>
          <w:szCs w:val="24"/>
        </w:rPr>
        <w:t>МРиКП</w:t>
      </w:r>
      <w:proofErr w:type="spellEnd"/>
      <w:r w:rsidRPr="00BF2F29">
        <w:rPr>
          <w:rFonts w:ascii="Arial" w:eastAsia="Calibri" w:hAnsi="Arial" w:cs="Arial"/>
          <w:szCs w:val="24"/>
        </w:rPr>
        <w:t xml:space="preserve">), включая (при необходимости) мониторинговые контрольные процедуры, </w:t>
      </w:r>
      <w:proofErr w:type="gramStart"/>
      <w:r w:rsidR="008D3EFD">
        <w:rPr>
          <w:rFonts w:ascii="Arial" w:eastAsia="Calibri" w:hAnsi="Arial" w:cs="Arial"/>
          <w:szCs w:val="24"/>
        </w:rPr>
        <w:t xml:space="preserve">реализованные </w:t>
      </w:r>
      <w:r w:rsidRPr="00BF2F29">
        <w:rPr>
          <w:rFonts w:ascii="Arial" w:eastAsia="Calibri" w:hAnsi="Arial" w:cs="Arial"/>
          <w:szCs w:val="24"/>
        </w:rPr>
        <w:t xml:space="preserve"> в</w:t>
      </w:r>
      <w:proofErr w:type="gramEnd"/>
      <w:r w:rsidRPr="00BF2F29">
        <w:rPr>
          <w:rFonts w:ascii="Arial" w:eastAsia="Calibri" w:hAnsi="Arial" w:cs="Arial"/>
          <w:szCs w:val="24"/>
        </w:rPr>
        <w:t xml:space="preserve"> SAP GRC </w:t>
      </w:r>
      <w:proofErr w:type="spellStart"/>
      <w:r w:rsidRPr="00BF2F29">
        <w:rPr>
          <w:rFonts w:ascii="Arial" w:eastAsia="Calibri" w:hAnsi="Arial" w:cs="Arial"/>
          <w:szCs w:val="24"/>
        </w:rPr>
        <w:t>Process</w:t>
      </w:r>
      <w:proofErr w:type="spellEnd"/>
      <w:r w:rsidRPr="00BF2F29">
        <w:rPr>
          <w:rFonts w:ascii="Arial" w:eastAsia="Calibri" w:hAnsi="Arial" w:cs="Arial"/>
          <w:szCs w:val="24"/>
        </w:rPr>
        <w:t xml:space="preserve"> </w:t>
      </w:r>
      <w:proofErr w:type="spellStart"/>
      <w:r w:rsidRPr="00BF2F29">
        <w:rPr>
          <w:rFonts w:ascii="Arial" w:eastAsia="Calibri" w:hAnsi="Arial" w:cs="Arial"/>
          <w:szCs w:val="24"/>
        </w:rPr>
        <w:t>Control</w:t>
      </w:r>
      <w:proofErr w:type="spellEnd"/>
      <w:r w:rsidRPr="00BF2F29">
        <w:rPr>
          <w:rFonts w:ascii="Arial" w:eastAsia="Calibri" w:hAnsi="Arial" w:cs="Arial"/>
          <w:szCs w:val="24"/>
        </w:rPr>
        <w:t>.</w:t>
      </w:r>
    </w:p>
    <w:p w14:paraId="785F7DCD" w14:textId="77777777" w:rsidR="002C7A60" w:rsidRPr="00BF2F29" w:rsidRDefault="002C7A60" w:rsidP="002C7A60">
      <w:pPr>
        <w:spacing w:after="240" w:line="276" w:lineRule="auto"/>
        <w:ind w:firstLine="567"/>
        <w:rPr>
          <w:rFonts w:ascii="Arial" w:eastAsia="Calibri" w:hAnsi="Arial" w:cs="Arial"/>
          <w:szCs w:val="24"/>
        </w:rPr>
      </w:pPr>
      <w:r w:rsidRPr="00BF2F29">
        <w:rPr>
          <w:rFonts w:ascii="Arial" w:eastAsia="Calibri" w:hAnsi="Arial" w:cs="Arial"/>
          <w:szCs w:val="24"/>
        </w:rPr>
        <w:t xml:space="preserve">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w:t>
      </w:r>
      <w:r w:rsidRPr="00BF2F29">
        <w:rPr>
          <w:rFonts w:ascii="Arial" w:eastAsia="Calibri" w:hAnsi="Arial" w:cs="Arial"/>
          <w:szCs w:val="24"/>
        </w:rPr>
        <w:lastRenderedPageBreak/>
        <w:t>процедур на этапе присвоения ролей конечным пользователям перед продуктивным стартом системы SAP S/4 HANA.</w:t>
      </w:r>
    </w:p>
    <w:p w14:paraId="026A2B1F" w14:textId="77777777" w:rsidR="002C7A60" w:rsidRPr="00BF2F29" w:rsidRDefault="002C7A60" w:rsidP="002C7A60">
      <w:pPr>
        <w:pStyle w:val="a9"/>
        <w:keepNext/>
        <w:spacing w:after="240" w:afterAutospacing="0" w:line="276" w:lineRule="auto"/>
        <w:jc w:val="right"/>
        <w:rPr>
          <w:rFonts w:ascii="Arial" w:hAnsi="Arial" w:cs="Arial"/>
          <w:b/>
        </w:rPr>
      </w:pPr>
      <w:r w:rsidRPr="00BF2F29">
        <w:rPr>
          <w:rFonts w:ascii="Arial" w:hAnsi="Arial" w:cs="Arial"/>
          <w:b/>
        </w:rPr>
        <w:t>Таблица РиК1. Контрольные процедуры бизнес-процессов</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12"/>
        <w:gridCol w:w="2693"/>
        <w:gridCol w:w="5371"/>
      </w:tblGrid>
      <w:tr w:rsidR="002C7A60" w:rsidRPr="00BF2F29" w14:paraId="5A8F30EE" w14:textId="77777777" w:rsidTr="00C06D0C">
        <w:trPr>
          <w:cantSplit/>
          <w:trHeight w:val="397"/>
          <w:tblHeader/>
        </w:trPr>
        <w:tc>
          <w:tcPr>
            <w:tcW w:w="1038" w:type="pct"/>
            <w:shd w:val="clear" w:color="auto" w:fill="FFC000"/>
            <w:vAlign w:val="center"/>
          </w:tcPr>
          <w:p w14:paraId="3E04EB4D" w14:textId="77777777" w:rsidR="002C7A60" w:rsidRPr="00BF2F29" w:rsidRDefault="002C7A60" w:rsidP="00C06D0C">
            <w:pPr>
              <w:jc w:val="center"/>
              <w:rPr>
                <w:rFonts w:ascii="Arial" w:hAnsi="Arial" w:cs="Arial"/>
                <w:b/>
                <w:szCs w:val="24"/>
              </w:rPr>
            </w:pPr>
            <w:r w:rsidRPr="00BF2F29">
              <w:rPr>
                <w:rFonts w:ascii="Arial" w:hAnsi="Arial" w:cs="Arial"/>
                <w:b/>
                <w:szCs w:val="24"/>
              </w:rPr>
              <w:t>Номер шага</w:t>
            </w:r>
          </w:p>
        </w:tc>
        <w:tc>
          <w:tcPr>
            <w:tcW w:w="1323" w:type="pct"/>
            <w:shd w:val="clear" w:color="auto" w:fill="FFC000"/>
            <w:vAlign w:val="center"/>
          </w:tcPr>
          <w:p w14:paraId="5DC3B4CD" w14:textId="77777777" w:rsidR="002C7A60" w:rsidRPr="00BF2F29" w:rsidRDefault="002C7A60" w:rsidP="00C06D0C">
            <w:pPr>
              <w:jc w:val="center"/>
              <w:rPr>
                <w:rFonts w:ascii="Arial" w:hAnsi="Arial" w:cs="Arial"/>
                <w:b/>
                <w:szCs w:val="24"/>
              </w:rPr>
            </w:pPr>
            <w:r w:rsidRPr="00BF2F29">
              <w:rPr>
                <w:rFonts w:ascii="Arial" w:hAnsi="Arial" w:cs="Arial"/>
                <w:b/>
                <w:szCs w:val="24"/>
              </w:rPr>
              <w:t>Номер КП</w:t>
            </w:r>
          </w:p>
        </w:tc>
        <w:tc>
          <w:tcPr>
            <w:tcW w:w="2639" w:type="pct"/>
            <w:shd w:val="clear" w:color="auto" w:fill="FFC000"/>
            <w:vAlign w:val="center"/>
          </w:tcPr>
          <w:p w14:paraId="37FC066C" w14:textId="77777777" w:rsidR="002C7A60" w:rsidRPr="00BF2F29" w:rsidRDefault="002C7A60" w:rsidP="00C06D0C">
            <w:pPr>
              <w:jc w:val="center"/>
              <w:rPr>
                <w:rFonts w:ascii="Arial" w:hAnsi="Arial" w:cs="Arial"/>
                <w:b/>
                <w:szCs w:val="24"/>
              </w:rPr>
            </w:pPr>
            <w:r w:rsidRPr="00BF2F29">
              <w:rPr>
                <w:rFonts w:ascii="Arial" w:hAnsi="Arial" w:cs="Arial"/>
                <w:b/>
                <w:szCs w:val="24"/>
              </w:rPr>
              <w:t>Название КП</w:t>
            </w:r>
          </w:p>
        </w:tc>
      </w:tr>
      <w:tr w:rsidR="008D3EFD" w:rsidRPr="00BF2F29" w14:paraId="42C3EDF4" w14:textId="77777777" w:rsidTr="00C06D0C">
        <w:trPr>
          <w:cantSplit/>
        </w:trPr>
        <w:tc>
          <w:tcPr>
            <w:tcW w:w="1038" w:type="pct"/>
            <w:shd w:val="clear" w:color="auto" w:fill="auto"/>
          </w:tcPr>
          <w:p w14:paraId="4254F02E" w14:textId="77777777"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ПП-07.01.02.05</w:t>
            </w:r>
            <w:r w:rsidRPr="00BF2F29">
              <w:rPr>
                <w:rFonts w:ascii="Arial" w:hAnsi="Arial" w:cs="Arial"/>
                <w:color w:val="000000"/>
                <w:sz w:val="20"/>
                <w:szCs w:val="24"/>
                <w:lang w:val="en-US"/>
              </w:rPr>
              <w:t>-</w:t>
            </w:r>
            <w:r w:rsidRPr="00BF2F29">
              <w:rPr>
                <w:rFonts w:ascii="Arial" w:hAnsi="Arial" w:cs="Arial"/>
                <w:color w:val="000000"/>
                <w:sz w:val="20"/>
                <w:szCs w:val="24"/>
              </w:rPr>
              <w:t>10</w:t>
            </w:r>
          </w:p>
        </w:tc>
        <w:tc>
          <w:tcPr>
            <w:tcW w:w="1323" w:type="pct"/>
            <w:shd w:val="clear" w:color="auto" w:fill="auto"/>
          </w:tcPr>
          <w:p w14:paraId="4F8EE6C2" w14:textId="195F352D" w:rsidR="008D3EFD" w:rsidRPr="00BF2F29" w:rsidRDefault="008D3EFD" w:rsidP="008D3EFD">
            <w:pPr>
              <w:jc w:val="left"/>
              <w:rPr>
                <w:rFonts w:ascii="Arial" w:hAnsi="Arial" w:cs="Arial"/>
                <w:sz w:val="20"/>
                <w:szCs w:val="24"/>
              </w:rPr>
            </w:pPr>
            <w:ins w:id="17572" w:author="Карабанова Мария Евгеньевна (Подрядчик. ООО «БерингПойнт»)" w:date="2020-04-15T13:03:00Z">
              <w:r>
                <w:rPr>
                  <w:rFonts w:ascii="Arial" w:eastAsiaTheme="minorHAnsi" w:hAnsi="Arial" w:cs="Arial"/>
                  <w:color w:val="000000"/>
                  <w:sz w:val="20"/>
                  <w:szCs w:val="20"/>
                </w:rPr>
                <w:t>C.ПП-07.01-006</w:t>
              </w:r>
            </w:ins>
            <w:del w:id="17573" w:author="Карабанова Мария Евгеньевна (Подрядчик. ООО «БерингПойнт»)" w:date="2020-04-15T13:03:00Z">
              <w:r w:rsidRPr="00BF2F29" w:rsidDel="00B63082">
                <w:rPr>
                  <w:rFonts w:ascii="Arial" w:hAnsi="Arial" w:cs="Arial"/>
                  <w:color w:val="000000"/>
                  <w:sz w:val="20"/>
                  <w:szCs w:val="24"/>
                </w:rPr>
                <w:delText>C-ПП-07.01.02.05-001-УН</w:delText>
              </w:r>
            </w:del>
          </w:p>
        </w:tc>
        <w:tc>
          <w:tcPr>
            <w:tcW w:w="2639" w:type="pct"/>
            <w:shd w:val="clear" w:color="auto" w:fill="auto"/>
          </w:tcPr>
          <w:p w14:paraId="38377658" w14:textId="77777777"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Анализ необходимости создания новой записи НСИ в S/4 HANA</w:t>
            </w:r>
          </w:p>
        </w:tc>
      </w:tr>
      <w:tr w:rsidR="008D3EFD" w:rsidRPr="00BF2F29" w14:paraId="5D70B3D2" w14:textId="77777777" w:rsidTr="00C06D0C">
        <w:trPr>
          <w:cantSplit/>
        </w:trPr>
        <w:tc>
          <w:tcPr>
            <w:tcW w:w="1038" w:type="pct"/>
            <w:shd w:val="clear" w:color="auto" w:fill="auto"/>
          </w:tcPr>
          <w:p w14:paraId="718C7743" w14:textId="6B528B6E"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ПП-07.01.02.05</w:t>
            </w:r>
            <w:r w:rsidRPr="00BF2F29">
              <w:rPr>
                <w:rFonts w:ascii="Arial" w:hAnsi="Arial" w:cs="Arial"/>
                <w:color w:val="000000"/>
                <w:sz w:val="20"/>
                <w:szCs w:val="24"/>
                <w:lang w:val="en-US"/>
              </w:rPr>
              <w:t>-</w:t>
            </w:r>
            <w:ins w:id="17574" w:author="Карабанова Мария Евгеньевна (Подрядчик. ООО «БерингПойнт»)" w:date="2020-04-15T13:03:00Z">
              <w:r>
                <w:rPr>
                  <w:rFonts w:ascii="Arial" w:hAnsi="Arial" w:cs="Arial"/>
                  <w:color w:val="000000"/>
                  <w:sz w:val="20"/>
                  <w:szCs w:val="24"/>
                </w:rPr>
                <w:t>9</w:t>
              </w:r>
            </w:ins>
            <w:del w:id="17575" w:author="Карабанова Мария Евгеньевна (Подрядчик. ООО «БерингПойнт»)" w:date="2020-04-15T13:03:00Z">
              <w:r w:rsidRPr="00BF2F29" w:rsidDel="008D3EFD">
                <w:rPr>
                  <w:rFonts w:ascii="Arial" w:hAnsi="Arial" w:cs="Arial"/>
                  <w:color w:val="000000"/>
                  <w:sz w:val="20"/>
                  <w:szCs w:val="24"/>
                  <w:lang w:val="en-US"/>
                </w:rPr>
                <w:delText>8</w:delText>
              </w:r>
            </w:del>
            <w:r w:rsidRPr="00BF2F29">
              <w:rPr>
                <w:rFonts w:ascii="Arial" w:hAnsi="Arial" w:cs="Arial"/>
                <w:color w:val="000000"/>
                <w:sz w:val="20"/>
                <w:szCs w:val="24"/>
              </w:rPr>
              <w:t>0</w:t>
            </w:r>
          </w:p>
        </w:tc>
        <w:tc>
          <w:tcPr>
            <w:tcW w:w="1323" w:type="pct"/>
            <w:shd w:val="clear" w:color="auto" w:fill="auto"/>
          </w:tcPr>
          <w:p w14:paraId="34C84C70" w14:textId="1611ECBF" w:rsidR="008D3EFD" w:rsidRPr="00BF2F29" w:rsidRDefault="008D3EFD" w:rsidP="008D3EFD">
            <w:pPr>
              <w:jc w:val="left"/>
              <w:rPr>
                <w:rFonts w:ascii="Arial" w:hAnsi="Arial" w:cs="Arial"/>
                <w:sz w:val="20"/>
                <w:szCs w:val="24"/>
              </w:rPr>
            </w:pPr>
            <w:ins w:id="17576" w:author="Карабанова Мария Евгеньевна (Подрядчик. ООО «БерингПойнт»)" w:date="2020-04-15T13:03:00Z">
              <w:r>
                <w:rPr>
                  <w:rFonts w:ascii="Arial" w:eastAsiaTheme="minorHAnsi" w:hAnsi="Arial" w:cs="Arial"/>
                  <w:color w:val="000000"/>
                  <w:sz w:val="20"/>
                  <w:szCs w:val="20"/>
                </w:rPr>
                <w:t>C.ПП-07.01-007</w:t>
              </w:r>
            </w:ins>
            <w:del w:id="17577" w:author="Карабанова Мария Евгеньевна (Подрядчик. ООО «БерингПойнт»)" w:date="2020-04-15T13:03:00Z">
              <w:r w:rsidRPr="00BF2F29" w:rsidDel="00B63082">
                <w:rPr>
                  <w:rFonts w:ascii="Arial" w:hAnsi="Arial" w:cs="Arial"/>
                  <w:color w:val="000000"/>
                  <w:sz w:val="20"/>
                  <w:szCs w:val="24"/>
                </w:rPr>
                <w:delText>C-ПП-07.01.02.05-002-УН</w:delText>
              </w:r>
            </w:del>
          </w:p>
        </w:tc>
        <w:tc>
          <w:tcPr>
            <w:tcW w:w="2639" w:type="pct"/>
            <w:shd w:val="clear" w:color="auto" w:fill="auto"/>
          </w:tcPr>
          <w:p w14:paraId="03292B59" w14:textId="77777777"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Проверка корректности назначения Обращения НСИ на группу</w:t>
            </w:r>
          </w:p>
        </w:tc>
      </w:tr>
      <w:tr w:rsidR="008D3EFD" w:rsidRPr="00BF2F29" w14:paraId="3366105F" w14:textId="77777777" w:rsidTr="00C06D0C">
        <w:trPr>
          <w:cantSplit/>
        </w:trPr>
        <w:tc>
          <w:tcPr>
            <w:tcW w:w="1038" w:type="pct"/>
            <w:shd w:val="clear" w:color="auto" w:fill="auto"/>
          </w:tcPr>
          <w:p w14:paraId="47AF6BDD" w14:textId="60833F11"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ПП-07.01.02.05</w:t>
            </w:r>
            <w:r w:rsidRPr="00BF2F29">
              <w:rPr>
                <w:rFonts w:ascii="Arial" w:hAnsi="Arial" w:cs="Arial"/>
                <w:color w:val="000000"/>
                <w:sz w:val="20"/>
                <w:szCs w:val="24"/>
                <w:lang w:val="en-US"/>
              </w:rPr>
              <w:t>-</w:t>
            </w:r>
            <w:r w:rsidRPr="00BF2F29">
              <w:rPr>
                <w:rFonts w:ascii="Arial" w:hAnsi="Arial" w:cs="Arial"/>
                <w:color w:val="000000"/>
                <w:sz w:val="20"/>
                <w:szCs w:val="24"/>
              </w:rPr>
              <w:t>1</w:t>
            </w:r>
            <w:del w:id="17578" w:author="Карабанова Мария Евгеньевна (Подрядчик. ООО «БерингПойнт»)" w:date="2020-04-15T13:03:00Z">
              <w:r w:rsidRPr="00BF2F29" w:rsidDel="008D3EFD">
                <w:rPr>
                  <w:rFonts w:ascii="Arial" w:hAnsi="Arial" w:cs="Arial"/>
                  <w:color w:val="000000"/>
                  <w:sz w:val="20"/>
                  <w:szCs w:val="24"/>
                </w:rPr>
                <w:delText>0</w:delText>
              </w:r>
            </w:del>
            <w:ins w:id="17579" w:author="Карабанова Мария Евгеньевна (Подрядчик. ООО «БерингПойнт»)" w:date="2020-04-15T13:03:00Z">
              <w:r>
                <w:rPr>
                  <w:rFonts w:ascii="Arial" w:hAnsi="Arial" w:cs="Arial"/>
                  <w:color w:val="000000"/>
                  <w:sz w:val="20"/>
                  <w:szCs w:val="24"/>
                </w:rPr>
                <w:t>1</w:t>
              </w:r>
            </w:ins>
            <w:r w:rsidRPr="00BF2F29">
              <w:rPr>
                <w:rFonts w:ascii="Arial" w:hAnsi="Arial" w:cs="Arial"/>
                <w:color w:val="000000"/>
                <w:sz w:val="20"/>
                <w:szCs w:val="24"/>
              </w:rPr>
              <w:t>0</w:t>
            </w:r>
          </w:p>
        </w:tc>
        <w:tc>
          <w:tcPr>
            <w:tcW w:w="1323" w:type="pct"/>
            <w:shd w:val="clear" w:color="auto" w:fill="auto"/>
          </w:tcPr>
          <w:p w14:paraId="2FC9CF55" w14:textId="42C156E2" w:rsidR="008D3EFD" w:rsidRPr="00BF2F29" w:rsidRDefault="008D3EFD" w:rsidP="008D3EFD">
            <w:pPr>
              <w:jc w:val="left"/>
              <w:rPr>
                <w:rFonts w:ascii="Arial" w:hAnsi="Arial" w:cs="Arial"/>
                <w:sz w:val="20"/>
                <w:szCs w:val="24"/>
              </w:rPr>
            </w:pPr>
            <w:ins w:id="17580" w:author="Карабанова Мария Евгеньевна (Подрядчик. ООО «БерингПойнт»)" w:date="2020-04-15T13:03:00Z">
              <w:r>
                <w:rPr>
                  <w:rFonts w:ascii="Arial" w:eastAsiaTheme="minorHAnsi" w:hAnsi="Arial" w:cs="Arial"/>
                  <w:color w:val="000000"/>
                  <w:sz w:val="20"/>
                  <w:szCs w:val="20"/>
                </w:rPr>
                <w:t>C.ПП-07.01-008</w:t>
              </w:r>
            </w:ins>
            <w:del w:id="17581" w:author="Карабанова Мария Евгеньевна (Подрядчик. ООО «БерингПойнт»)" w:date="2020-04-15T13:03:00Z">
              <w:r w:rsidRPr="00BF2F29" w:rsidDel="00B63082">
                <w:rPr>
                  <w:rFonts w:ascii="Arial" w:hAnsi="Arial" w:cs="Arial"/>
                  <w:color w:val="000000"/>
                  <w:sz w:val="20"/>
                  <w:szCs w:val="24"/>
                </w:rPr>
                <w:delText>C-ПП-07.01.02.05-003-УН</w:delText>
              </w:r>
            </w:del>
          </w:p>
        </w:tc>
        <w:tc>
          <w:tcPr>
            <w:tcW w:w="2639" w:type="pct"/>
            <w:shd w:val="clear" w:color="auto" w:fill="auto"/>
          </w:tcPr>
          <w:p w14:paraId="6C23C5BF" w14:textId="77777777"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Проверки на достаточность данных и дубли</w:t>
            </w:r>
          </w:p>
        </w:tc>
      </w:tr>
      <w:tr w:rsidR="008D3EFD" w:rsidRPr="00BF2F29" w14:paraId="1BD14A83" w14:textId="77777777" w:rsidTr="00C06D0C">
        <w:trPr>
          <w:cantSplit/>
        </w:trPr>
        <w:tc>
          <w:tcPr>
            <w:tcW w:w="1038" w:type="pct"/>
            <w:shd w:val="clear" w:color="auto" w:fill="auto"/>
          </w:tcPr>
          <w:p w14:paraId="6D8EDA36" w14:textId="2617609E"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ПП-07.01.02.05</w:t>
            </w:r>
            <w:r w:rsidRPr="00BF2F29">
              <w:rPr>
                <w:rFonts w:ascii="Arial" w:hAnsi="Arial" w:cs="Arial"/>
                <w:color w:val="000000"/>
                <w:sz w:val="20"/>
                <w:szCs w:val="24"/>
                <w:lang w:val="en-US"/>
              </w:rPr>
              <w:t>-</w:t>
            </w:r>
            <w:r>
              <w:rPr>
                <w:rFonts w:ascii="Arial" w:hAnsi="Arial" w:cs="Arial"/>
                <w:color w:val="000000"/>
                <w:sz w:val="20"/>
                <w:szCs w:val="24"/>
              </w:rPr>
              <w:t>2</w:t>
            </w:r>
            <w:ins w:id="17582" w:author="Карабанова Мария Евгеньевна (Подрядчик. ООО «БерингПойнт»)" w:date="2020-04-15T13:04:00Z">
              <w:r>
                <w:rPr>
                  <w:rFonts w:ascii="Arial" w:hAnsi="Arial" w:cs="Arial"/>
                  <w:color w:val="000000"/>
                  <w:sz w:val="20"/>
                  <w:szCs w:val="24"/>
                </w:rPr>
                <w:t>4</w:t>
              </w:r>
            </w:ins>
            <w:del w:id="17583" w:author="Карабанова Мария Евгеньевна (Подрядчик. ООО «БерингПойнт»)" w:date="2020-04-15T13:04:00Z">
              <w:r w:rsidDel="008D3EFD">
                <w:rPr>
                  <w:rFonts w:ascii="Arial" w:hAnsi="Arial" w:cs="Arial"/>
                  <w:color w:val="000000"/>
                  <w:sz w:val="20"/>
                  <w:szCs w:val="24"/>
                </w:rPr>
                <w:delText>3</w:delText>
              </w:r>
            </w:del>
            <w:r w:rsidRPr="00BF2F29">
              <w:rPr>
                <w:rFonts w:ascii="Arial" w:hAnsi="Arial" w:cs="Arial"/>
                <w:color w:val="000000"/>
                <w:sz w:val="20"/>
                <w:szCs w:val="24"/>
              </w:rPr>
              <w:t>0</w:t>
            </w:r>
          </w:p>
        </w:tc>
        <w:tc>
          <w:tcPr>
            <w:tcW w:w="1323" w:type="pct"/>
            <w:shd w:val="clear" w:color="auto" w:fill="auto"/>
          </w:tcPr>
          <w:p w14:paraId="1C563152" w14:textId="39F737B9" w:rsidR="008D3EFD" w:rsidRPr="00BF2F29" w:rsidRDefault="008D3EFD" w:rsidP="008D3EFD">
            <w:pPr>
              <w:jc w:val="left"/>
              <w:rPr>
                <w:rFonts w:ascii="Arial" w:hAnsi="Arial" w:cs="Arial"/>
                <w:sz w:val="20"/>
                <w:szCs w:val="24"/>
              </w:rPr>
            </w:pPr>
            <w:ins w:id="17584" w:author="Карабанова Мария Евгеньевна (Подрядчик. ООО «БерингПойнт»)" w:date="2020-04-15T13:03:00Z">
              <w:r>
                <w:rPr>
                  <w:rFonts w:ascii="Arial" w:eastAsiaTheme="minorHAnsi" w:hAnsi="Arial" w:cs="Arial"/>
                  <w:color w:val="000000"/>
                  <w:sz w:val="20"/>
                  <w:szCs w:val="20"/>
                </w:rPr>
                <w:t>C.ПП-07.01-009</w:t>
              </w:r>
            </w:ins>
            <w:del w:id="17585" w:author="Карабанова Мария Евгеньевна (Подрядчик. ООО «БерингПойнт»)" w:date="2020-04-15T13:03:00Z">
              <w:r w:rsidRPr="00BF2F29" w:rsidDel="00B63082">
                <w:rPr>
                  <w:rFonts w:ascii="Arial" w:hAnsi="Arial" w:cs="Arial"/>
                  <w:color w:val="000000"/>
                  <w:sz w:val="20"/>
                  <w:szCs w:val="24"/>
                </w:rPr>
                <w:delText>C-ПП-07.01.02.05-004-УН</w:delText>
              </w:r>
            </w:del>
          </w:p>
        </w:tc>
        <w:tc>
          <w:tcPr>
            <w:tcW w:w="2639" w:type="pct"/>
            <w:shd w:val="clear" w:color="auto" w:fill="auto"/>
          </w:tcPr>
          <w:p w14:paraId="31AED940" w14:textId="2B79A746" w:rsidR="008D3EFD" w:rsidRPr="00BF2F29" w:rsidRDefault="008D3EFD" w:rsidP="008D3EFD">
            <w:pPr>
              <w:jc w:val="left"/>
              <w:rPr>
                <w:rFonts w:ascii="Arial" w:hAnsi="Arial" w:cs="Arial"/>
                <w:sz w:val="20"/>
                <w:szCs w:val="24"/>
              </w:rPr>
            </w:pPr>
            <w:r>
              <w:rPr>
                <w:rFonts w:ascii="Arial" w:hAnsi="Arial" w:cs="Arial"/>
                <w:color w:val="000000"/>
                <w:sz w:val="20"/>
                <w:szCs w:val="24"/>
              </w:rPr>
              <w:t>Согласование наряда Методологом</w:t>
            </w:r>
          </w:p>
        </w:tc>
      </w:tr>
      <w:tr w:rsidR="008D3EFD" w:rsidRPr="00BF2F29" w14:paraId="06D36B40" w14:textId="77777777" w:rsidTr="00C06D0C">
        <w:trPr>
          <w:cantSplit/>
        </w:trPr>
        <w:tc>
          <w:tcPr>
            <w:tcW w:w="1038" w:type="pct"/>
            <w:shd w:val="clear" w:color="auto" w:fill="auto"/>
          </w:tcPr>
          <w:p w14:paraId="47244A66" w14:textId="69E26763"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ПП-07.01.02.05</w:t>
            </w:r>
            <w:r w:rsidRPr="00BF2F29">
              <w:rPr>
                <w:rFonts w:ascii="Arial" w:hAnsi="Arial" w:cs="Arial"/>
                <w:color w:val="000000"/>
                <w:sz w:val="20"/>
                <w:szCs w:val="24"/>
                <w:lang w:val="en-US"/>
              </w:rPr>
              <w:t>-</w:t>
            </w:r>
            <w:r w:rsidRPr="00BF2F29">
              <w:rPr>
                <w:rFonts w:ascii="Arial" w:hAnsi="Arial" w:cs="Arial"/>
                <w:color w:val="000000"/>
                <w:sz w:val="20"/>
                <w:szCs w:val="24"/>
              </w:rPr>
              <w:t>2</w:t>
            </w:r>
            <w:ins w:id="17586" w:author="Карабанова Мария Евгеньевна (Подрядчик. ООО «БерингПойнт»)" w:date="2020-04-15T13:04:00Z">
              <w:r>
                <w:rPr>
                  <w:rFonts w:ascii="Arial" w:hAnsi="Arial" w:cs="Arial"/>
                  <w:color w:val="000000"/>
                  <w:sz w:val="20"/>
                  <w:szCs w:val="24"/>
                </w:rPr>
                <w:t>6</w:t>
              </w:r>
            </w:ins>
            <w:del w:id="17587" w:author="Карабанова Мария Евгеньевна (Подрядчик. ООО «БерингПойнт»)" w:date="2020-04-15T13:04:00Z">
              <w:r w:rsidRPr="00BF2F29" w:rsidDel="008D3EFD">
                <w:rPr>
                  <w:rFonts w:ascii="Arial" w:hAnsi="Arial" w:cs="Arial"/>
                  <w:color w:val="000000"/>
                  <w:sz w:val="20"/>
                  <w:szCs w:val="24"/>
                </w:rPr>
                <w:delText>5</w:delText>
              </w:r>
            </w:del>
            <w:r w:rsidRPr="00BF2F29">
              <w:rPr>
                <w:rFonts w:ascii="Arial" w:hAnsi="Arial" w:cs="Arial"/>
                <w:color w:val="000000"/>
                <w:sz w:val="20"/>
                <w:szCs w:val="24"/>
              </w:rPr>
              <w:t>0</w:t>
            </w:r>
          </w:p>
        </w:tc>
        <w:tc>
          <w:tcPr>
            <w:tcW w:w="1323" w:type="pct"/>
            <w:shd w:val="clear" w:color="auto" w:fill="auto"/>
          </w:tcPr>
          <w:p w14:paraId="5646F77B" w14:textId="0F95258D" w:rsidR="008D3EFD" w:rsidRPr="00BF2F29" w:rsidRDefault="008D3EFD" w:rsidP="008D3EFD">
            <w:pPr>
              <w:jc w:val="left"/>
              <w:rPr>
                <w:rFonts w:ascii="Arial" w:hAnsi="Arial" w:cs="Arial"/>
                <w:sz w:val="20"/>
                <w:szCs w:val="24"/>
              </w:rPr>
            </w:pPr>
            <w:ins w:id="17588" w:author="Карабанова Мария Евгеньевна (Подрядчик. ООО «БерингПойнт»)" w:date="2020-04-15T13:03:00Z">
              <w:r>
                <w:rPr>
                  <w:rFonts w:ascii="Arial" w:eastAsiaTheme="minorHAnsi" w:hAnsi="Arial" w:cs="Arial"/>
                  <w:color w:val="000000"/>
                  <w:sz w:val="20"/>
                  <w:szCs w:val="20"/>
                </w:rPr>
                <w:t>C.ПП-07.01-010</w:t>
              </w:r>
            </w:ins>
            <w:del w:id="17589" w:author="Карабанова Мария Евгеньевна (Подрядчик. ООО «БерингПойнт»)" w:date="2020-04-15T13:03:00Z">
              <w:r w:rsidRPr="00BF2F29" w:rsidDel="00B63082">
                <w:rPr>
                  <w:rFonts w:ascii="Arial" w:hAnsi="Arial" w:cs="Arial"/>
                  <w:color w:val="000000"/>
                  <w:sz w:val="20"/>
                  <w:szCs w:val="24"/>
                </w:rPr>
                <w:delText>C-ПП-07.01.02.05-005-УН</w:delText>
              </w:r>
            </w:del>
          </w:p>
        </w:tc>
        <w:tc>
          <w:tcPr>
            <w:tcW w:w="2639" w:type="pct"/>
            <w:shd w:val="clear" w:color="auto" w:fill="auto"/>
          </w:tcPr>
          <w:p w14:paraId="7B910E02" w14:textId="2CABDFC7" w:rsidR="008D3EFD" w:rsidRPr="00BF2F29" w:rsidRDefault="008D3EFD" w:rsidP="008D3EFD">
            <w:pPr>
              <w:jc w:val="left"/>
              <w:rPr>
                <w:rFonts w:ascii="Arial" w:hAnsi="Arial" w:cs="Arial"/>
                <w:sz w:val="20"/>
                <w:szCs w:val="24"/>
              </w:rPr>
            </w:pPr>
            <w:r w:rsidRPr="00BF2F29">
              <w:rPr>
                <w:rFonts w:ascii="Arial" w:hAnsi="Arial" w:cs="Arial"/>
                <w:color w:val="000000"/>
                <w:sz w:val="20"/>
                <w:szCs w:val="24"/>
              </w:rPr>
              <w:t xml:space="preserve">Контроль согласования Обращения НСИ </w:t>
            </w:r>
            <w:r>
              <w:rPr>
                <w:rFonts w:ascii="Arial" w:hAnsi="Arial" w:cs="Arial"/>
                <w:color w:val="000000"/>
                <w:sz w:val="20"/>
                <w:szCs w:val="24"/>
              </w:rPr>
              <w:t>Техническим специалистом</w:t>
            </w:r>
          </w:p>
        </w:tc>
      </w:tr>
      <w:tr w:rsidR="008D3EFD" w:rsidRPr="00BF2F29" w14:paraId="4AD1971C" w14:textId="77777777" w:rsidTr="00C06D0C">
        <w:trPr>
          <w:cantSplit/>
        </w:trPr>
        <w:tc>
          <w:tcPr>
            <w:tcW w:w="1038" w:type="pct"/>
            <w:shd w:val="clear" w:color="auto" w:fill="auto"/>
          </w:tcPr>
          <w:p w14:paraId="77C627ED" w14:textId="2DA52093" w:rsidR="008D3EFD" w:rsidRPr="00BF2F29" w:rsidRDefault="008D3EFD" w:rsidP="008D3EFD">
            <w:pPr>
              <w:jc w:val="left"/>
              <w:rPr>
                <w:rFonts w:ascii="Arial" w:hAnsi="Arial" w:cs="Arial"/>
                <w:color w:val="000000"/>
                <w:sz w:val="20"/>
                <w:szCs w:val="24"/>
              </w:rPr>
            </w:pPr>
            <w:r w:rsidRPr="00BF2F29">
              <w:rPr>
                <w:rFonts w:ascii="Arial" w:hAnsi="Arial" w:cs="Arial"/>
                <w:color w:val="000000"/>
                <w:sz w:val="20"/>
                <w:szCs w:val="24"/>
              </w:rPr>
              <w:t>ПП-07.01.02.05</w:t>
            </w:r>
            <w:r w:rsidRPr="00BF2F29">
              <w:rPr>
                <w:rFonts w:ascii="Arial" w:hAnsi="Arial" w:cs="Arial"/>
                <w:color w:val="000000"/>
                <w:sz w:val="20"/>
                <w:szCs w:val="24"/>
                <w:lang w:val="en-US"/>
              </w:rPr>
              <w:t>-</w:t>
            </w:r>
            <w:r w:rsidRPr="00BF2F29">
              <w:rPr>
                <w:rFonts w:ascii="Arial" w:hAnsi="Arial" w:cs="Arial"/>
                <w:color w:val="000000"/>
                <w:sz w:val="20"/>
                <w:szCs w:val="24"/>
              </w:rPr>
              <w:t>3</w:t>
            </w:r>
            <w:ins w:id="17590" w:author="Карабанова Мария Евгеньевна (Подрядчик. ООО «БерингПойнт»)" w:date="2020-04-15T13:04:00Z">
              <w:r>
                <w:rPr>
                  <w:rFonts w:ascii="Arial" w:hAnsi="Arial" w:cs="Arial"/>
                  <w:color w:val="000000"/>
                  <w:sz w:val="20"/>
                  <w:szCs w:val="24"/>
                </w:rPr>
                <w:t>4</w:t>
              </w:r>
            </w:ins>
            <w:del w:id="17591" w:author="Карабанова Мария Евгеньевна (Подрядчик. ООО «БерингПойнт»)" w:date="2020-04-15T13:04:00Z">
              <w:r w:rsidRPr="00BF2F29" w:rsidDel="008D3EFD">
                <w:rPr>
                  <w:rFonts w:ascii="Arial" w:hAnsi="Arial" w:cs="Arial"/>
                  <w:color w:val="000000"/>
                  <w:sz w:val="20"/>
                  <w:szCs w:val="24"/>
                </w:rPr>
                <w:delText>2</w:delText>
              </w:r>
            </w:del>
            <w:r w:rsidRPr="00BF2F29">
              <w:rPr>
                <w:rFonts w:ascii="Arial" w:hAnsi="Arial" w:cs="Arial"/>
                <w:color w:val="000000"/>
                <w:sz w:val="20"/>
                <w:szCs w:val="24"/>
              </w:rPr>
              <w:t>0</w:t>
            </w:r>
          </w:p>
        </w:tc>
        <w:tc>
          <w:tcPr>
            <w:tcW w:w="1323" w:type="pct"/>
            <w:shd w:val="clear" w:color="auto" w:fill="auto"/>
          </w:tcPr>
          <w:p w14:paraId="07F6995A" w14:textId="6F15788B" w:rsidR="008D3EFD" w:rsidRPr="00BF2F29" w:rsidRDefault="008D3EFD" w:rsidP="008D3EFD">
            <w:pPr>
              <w:jc w:val="left"/>
              <w:rPr>
                <w:rFonts w:ascii="Arial" w:hAnsi="Arial" w:cs="Arial"/>
                <w:sz w:val="20"/>
                <w:szCs w:val="24"/>
              </w:rPr>
            </w:pPr>
            <w:ins w:id="17592" w:author="Карабанова Мария Евгеньевна (Подрядчик. ООО «БерингПойнт»)" w:date="2020-04-15T13:03:00Z">
              <w:r>
                <w:rPr>
                  <w:rFonts w:ascii="Arial" w:eastAsiaTheme="minorHAnsi" w:hAnsi="Arial" w:cs="Arial"/>
                  <w:color w:val="000000"/>
                  <w:sz w:val="20"/>
                  <w:szCs w:val="20"/>
                </w:rPr>
                <w:t>C.ПП-07.01-011</w:t>
              </w:r>
            </w:ins>
            <w:del w:id="17593" w:author="Карабанова Мария Евгеньевна (Подрядчик. ООО «БерингПойнт»)" w:date="2020-04-15T13:03:00Z">
              <w:r w:rsidRPr="00BF2F29" w:rsidDel="00B63082">
                <w:rPr>
                  <w:rFonts w:ascii="Arial" w:hAnsi="Arial" w:cs="Arial"/>
                  <w:color w:val="000000"/>
                  <w:sz w:val="20"/>
                  <w:szCs w:val="24"/>
                </w:rPr>
                <w:delText>C-ПП-07.01.02.05-006-УН</w:delText>
              </w:r>
            </w:del>
          </w:p>
        </w:tc>
        <w:tc>
          <w:tcPr>
            <w:tcW w:w="2639" w:type="pct"/>
            <w:shd w:val="clear" w:color="auto" w:fill="auto"/>
          </w:tcPr>
          <w:p w14:paraId="1A65B4B0" w14:textId="77777777" w:rsidR="008D3EFD" w:rsidRPr="00BF2F29" w:rsidRDefault="008D3EFD" w:rsidP="008D3EFD">
            <w:pPr>
              <w:jc w:val="left"/>
              <w:rPr>
                <w:rFonts w:ascii="Arial" w:hAnsi="Arial" w:cs="Arial"/>
                <w:sz w:val="20"/>
                <w:szCs w:val="24"/>
              </w:rPr>
            </w:pPr>
            <w:r w:rsidRPr="00BF2F29">
              <w:rPr>
                <w:rFonts w:ascii="Arial" w:hAnsi="Arial" w:cs="Arial"/>
                <w:sz w:val="20"/>
                <w:szCs w:val="24"/>
              </w:rPr>
              <w:t>Подтверждение выполнения заявки инициатором</w:t>
            </w:r>
          </w:p>
        </w:tc>
      </w:tr>
    </w:tbl>
    <w:p w14:paraId="659ED879" w14:textId="77777777" w:rsidR="002C7A60" w:rsidRPr="00F94454" w:rsidRDefault="002C7A60" w:rsidP="002C7A60">
      <w:pPr>
        <w:ind w:firstLine="708"/>
        <w:rPr>
          <w:rFonts w:ascii="Arial" w:eastAsia="Calibri" w:hAnsi="Arial" w:cs="Arial"/>
          <w:i/>
          <w:color w:val="808080" w:themeColor="background1" w:themeShade="80"/>
        </w:rPr>
      </w:pPr>
    </w:p>
    <w:p w14:paraId="19E388DB" w14:textId="77777777" w:rsidR="002C7A60" w:rsidRPr="00BE014D" w:rsidRDefault="002C7A60" w:rsidP="002C7A60">
      <w:pPr>
        <w:pStyle w:val="3"/>
        <w:ind w:left="720" w:hanging="720"/>
        <w:rPr>
          <w:caps/>
        </w:rPr>
      </w:pPr>
      <w:bookmarkStart w:id="17594" w:name="_Toc523504157"/>
      <w:bookmarkStart w:id="17595" w:name="_Toc67557293"/>
      <w:r w:rsidRPr="00BE014D">
        <w:t>Разделение полномочий</w:t>
      </w:r>
      <w:bookmarkEnd w:id="17594"/>
      <w:bookmarkEnd w:id="17595"/>
    </w:p>
    <w:p w14:paraId="4905E671" w14:textId="77777777" w:rsidR="002C7A60" w:rsidRPr="00BF2F29" w:rsidRDefault="002C7A60" w:rsidP="002C7A60">
      <w:pPr>
        <w:spacing w:after="240" w:line="276" w:lineRule="auto"/>
        <w:ind w:firstLine="567"/>
        <w:rPr>
          <w:rFonts w:ascii="Arial" w:eastAsia="Calibri" w:hAnsi="Arial" w:cs="Arial"/>
          <w:szCs w:val="20"/>
        </w:rPr>
      </w:pPr>
      <w:r w:rsidRPr="00BF2F29">
        <w:rPr>
          <w:rFonts w:ascii="Arial" w:eastAsia="Calibri" w:hAnsi="Arial" w:cs="Arial"/>
          <w:szCs w:val="20"/>
        </w:rPr>
        <w:t xml:space="preserve">В </w:t>
      </w:r>
      <w:r w:rsidRPr="00BF2F29">
        <w:rPr>
          <w:rFonts w:ascii="Arial" w:hAnsi="Arial" w:cs="Arial"/>
          <w:szCs w:val="20"/>
        </w:rPr>
        <w:t>данном</w:t>
      </w:r>
      <w:r w:rsidRPr="00BF2F29">
        <w:rPr>
          <w:rFonts w:ascii="Arial" w:eastAsia="Calibri" w:hAnsi="Arial" w:cs="Arial"/>
          <w:szCs w:val="20"/>
        </w:rPr>
        <w:t xml:space="preserve"> разделе описаны:</w:t>
      </w:r>
    </w:p>
    <w:p w14:paraId="02664F53" w14:textId="77777777" w:rsidR="002C7A60" w:rsidRPr="00BF2F29" w:rsidRDefault="002C7A60" w:rsidP="002C7A60">
      <w:pPr>
        <w:pStyle w:val="afc"/>
        <w:numPr>
          <w:ilvl w:val="0"/>
          <w:numId w:val="22"/>
        </w:numPr>
        <w:ind w:left="851" w:hanging="284"/>
        <w:contextualSpacing/>
        <w:rPr>
          <w:rFonts w:ascii="Arial" w:eastAsia="Calibri" w:hAnsi="Arial" w:cs="Arial"/>
          <w:szCs w:val="20"/>
        </w:rPr>
      </w:pPr>
      <w:r w:rsidRPr="00BF2F29">
        <w:rPr>
          <w:rFonts w:ascii="Arial" w:eastAsia="Calibri" w:hAnsi="Arial" w:cs="Arial"/>
          <w:szCs w:val="20"/>
        </w:rPr>
        <w:t>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Следует отметить, что конфликт возникает при совмещении полномочий на конфликтующие бизнес-функции (например, обработка планов и заказов ТОРО и согласование заказов ТОРО). Такие конфликты в матрице помечены красной заливкой с буквой “Т”.</w:t>
      </w:r>
    </w:p>
    <w:p w14:paraId="29FDE790" w14:textId="77777777" w:rsidR="002C7A60" w:rsidRPr="00BF2F29" w:rsidRDefault="002C7A60" w:rsidP="002C7A60">
      <w:pPr>
        <w:pStyle w:val="afc"/>
        <w:ind w:left="851" w:hanging="284"/>
        <w:contextualSpacing/>
        <w:rPr>
          <w:rFonts w:ascii="Arial" w:eastAsia="Calibri" w:hAnsi="Arial" w:cs="Arial"/>
          <w:szCs w:val="20"/>
        </w:rPr>
      </w:pPr>
      <w:r w:rsidRPr="00BF2F29">
        <w:rPr>
          <w:rFonts w:ascii="Arial" w:eastAsia="Calibri" w:hAnsi="Arial" w:cs="Arial"/>
          <w:szCs w:val="20"/>
        </w:rPr>
        <w:t>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0CA952F0" w14:textId="77777777" w:rsidR="002C7A60" w:rsidRPr="00BF2F29" w:rsidRDefault="002C7A60" w:rsidP="002C7A60">
      <w:pPr>
        <w:pStyle w:val="afc"/>
        <w:ind w:left="851" w:hanging="284"/>
        <w:rPr>
          <w:rFonts w:ascii="Arial" w:eastAsia="Calibri" w:hAnsi="Arial" w:cs="Arial"/>
          <w:szCs w:val="20"/>
        </w:rPr>
      </w:pPr>
    </w:p>
    <w:p w14:paraId="56DF8093" w14:textId="77777777" w:rsidR="002C7A60" w:rsidRPr="00BF2F29" w:rsidRDefault="002C7A60" w:rsidP="002C7A60">
      <w:pPr>
        <w:pStyle w:val="afc"/>
        <w:numPr>
          <w:ilvl w:val="0"/>
          <w:numId w:val="22"/>
        </w:numPr>
        <w:ind w:left="851" w:hanging="284"/>
        <w:rPr>
          <w:rFonts w:ascii="Arial" w:eastAsia="Calibri" w:hAnsi="Arial" w:cs="Arial"/>
          <w:szCs w:val="20"/>
        </w:rPr>
      </w:pPr>
      <w:r w:rsidRPr="00BF2F29">
        <w:rPr>
          <w:rFonts w:ascii="Arial" w:eastAsia="Calibri" w:hAnsi="Arial" w:cs="Arial"/>
          <w:szCs w:val="20"/>
        </w:rPr>
        <w:t>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транзакций, а также актуализированный список рисков конфликтов полномочий (Таблица № КП2. Матрица конфликтующих групп транзакций).</w:t>
      </w:r>
    </w:p>
    <w:p w14:paraId="57547ADE" w14:textId="77777777" w:rsidR="002C7A60" w:rsidRPr="00BF2F29" w:rsidRDefault="002C7A60" w:rsidP="002C7A60">
      <w:pPr>
        <w:pStyle w:val="afc"/>
        <w:ind w:left="851" w:hanging="284"/>
        <w:rPr>
          <w:rFonts w:ascii="Arial" w:eastAsia="Calibri" w:hAnsi="Arial" w:cs="Arial"/>
          <w:szCs w:val="20"/>
        </w:rPr>
      </w:pPr>
      <w:r w:rsidRPr="00BF2F29">
        <w:rPr>
          <w:rFonts w:ascii="Arial" w:eastAsia="Calibri" w:hAnsi="Arial" w:cs="Arial"/>
          <w:szCs w:val="20"/>
        </w:rPr>
        <w:t xml:space="preserve">Следует отметить, что группа полномочий </w:t>
      </w:r>
      <w:r w:rsidRPr="00BF2F29">
        <w:rPr>
          <w:rFonts w:ascii="Arial" w:eastAsia="Calibri" w:hAnsi="Arial" w:cs="Arial"/>
          <w:szCs w:val="20"/>
          <w:lang w:val="en-US"/>
        </w:rPr>
        <w:t>N</w:t>
      </w:r>
      <w:r w:rsidRPr="00BF2F29">
        <w:rPr>
          <w:rFonts w:ascii="Arial" w:eastAsia="Calibri" w:hAnsi="Arial" w:cs="Arial"/>
          <w:szCs w:val="20"/>
        </w:rPr>
        <w:t>_</w:t>
      </w:r>
      <w:r w:rsidRPr="00BF2F29">
        <w:rPr>
          <w:rFonts w:ascii="Arial" w:eastAsia="Calibri" w:hAnsi="Arial" w:cs="Arial"/>
          <w:szCs w:val="20"/>
          <w:lang w:val="en-US"/>
        </w:rPr>
        <w:t>PM</w:t>
      </w:r>
      <w:r w:rsidRPr="00BF2F29">
        <w:rPr>
          <w:rFonts w:ascii="Arial" w:eastAsia="Calibri" w:hAnsi="Arial" w:cs="Arial"/>
          <w:szCs w:val="20"/>
        </w:rPr>
        <w:t xml:space="preserve">06* относится к системе </w:t>
      </w:r>
      <w:proofErr w:type="spellStart"/>
      <w:r w:rsidRPr="00BF2F29">
        <w:rPr>
          <w:rFonts w:ascii="Arial" w:eastAsia="Calibri" w:hAnsi="Arial" w:cs="Arial"/>
          <w:szCs w:val="20"/>
          <w:lang w:val="en-US"/>
        </w:rPr>
        <w:t>Naumen</w:t>
      </w:r>
      <w:proofErr w:type="spellEnd"/>
      <w:r w:rsidRPr="00BF2F29">
        <w:rPr>
          <w:rFonts w:ascii="Arial" w:eastAsia="Calibri" w:hAnsi="Arial" w:cs="Arial"/>
          <w:szCs w:val="20"/>
        </w:rPr>
        <w:t xml:space="preserve"> </w:t>
      </w:r>
      <w:r w:rsidRPr="00BF2F29">
        <w:rPr>
          <w:rFonts w:ascii="Arial" w:eastAsia="Calibri" w:hAnsi="Arial" w:cs="Arial"/>
          <w:szCs w:val="20"/>
          <w:lang w:val="en-US"/>
        </w:rPr>
        <w:t>SD</w:t>
      </w:r>
      <w:r w:rsidRPr="00BF2F29">
        <w:rPr>
          <w:rFonts w:ascii="Arial" w:eastAsia="Calibri" w:hAnsi="Arial" w:cs="Arial"/>
          <w:szCs w:val="20"/>
        </w:rPr>
        <w:t xml:space="preserve"> и не участвует в процессе автоматизации выявления конфликтов полномочий.</w:t>
      </w:r>
    </w:p>
    <w:p w14:paraId="5EFA6CF7" w14:textId="77777777" w:rsidR="002C7A60" w:rsidRPr="00BF2F29" w:rsidRDefault="002C7A60" w:rsidP="002C7A60">
      <w:pPr>
        <w:pStyle w:val="afc"/>
        <w:ind w:left="851" w:hanging="284"/>
        <w:rPr>
          <w:rFonts w:ascii="Arial" w:eastAsia="Calibri" w:hAnsi="Arial" w:cs="Arial"/>
          <w:szCs w:val="20"/>
        </w:rPr>
      </w:pPr>
    </w:p>
    <w:p w14:paraId="48332329" w14:textId="77777777" w:rsidR="002C7A60" w:rsidRPr="00BF2F29" w:rsidRDefault="002C7A60" w:rsidP="002C7A60">
      <w:pPr>
        <w:pStyle w:val="afc"/>
        <w:numPr>
          <w:ilvl w:val="0"/>
          <w:numId w:val="22"/>
        </w:numPr>
        <w:ind w:left="851" w:hanging="284"/>
        <w:rPr>
          <w:rFonts w:ascii="Arial" w:eastAsia="Calibri" w:hAnsi="Arial" w:cs="Arial"/>
          <w:szCs w:val="20"/>
        </w:rPr>
      </w:pPr>
      <w:r w:rsidRPr="00BF2F29">
        <w:rPr>
          <w:rFonts w:ascii="Arial" w:eastAsia="Calibri" w:hAnsi="Arial" w:cs="Arial"/>
          <w:szCs w:val="20"/>
        </w:rPr>
        <w:t xml:space="preserve">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разработана на основе реестра ролей и полномочий, описанного в Концептуальном дизайне и матрицы конфликтов на уровне групп транзакций (Таблица № КП3. Матрица конфликтующих ролей в бизнес-процессах). </w:t>
      </w:r>
    </w:p>
    <w:p w14:paraId="6CD8B728" w14:textId="77777777" w:rsidR="002C7A60" w:rsidRPr="00BF2F29" w:rsidRDefault="002C7A60" w:rsidP="002C7A60">
      <w:pPr>
        <w:pStyle w:val="afc"/>
        <w:ind w:left="851" w:hanging="284"/>
        <w:rPr>
          <w:rFonts w:ascii="Arial" w:eastAsia="Calibri" w:hAnsi="Arial" w:cs="Arial"/>
          <w:szCs w:val="20"/>
        </w:rPr>
      </w:pPr>
    </w:p>
    <w:p w14:paraId="50F75C83" w14:textId="77777777" w:rsidR="002C7A60" w:rsidRPr="00BF2F29" w:rsidRDefault="002C7A60" w:rsidP="002C7A60">
      <w:pPr>
        <w:pStyle w:val="afc"/>
        <w:ind w:left="0" w:firstLine="567"/>
        <w:rPr>
          <w:rFonts w:ascii="Arial" w:eastAsia="Calibri" w:hAnsi="Arial" w:cs="Arial"/>
          <w:szCs w:val="20"/>
        </w:rPr>
      </w:pPr>
      <w:r w:rsidRPr="00BF2F29">
        <w:rPr>
          <w:rFonts w:ascii="Arial" w:eastAsia="Calibri" w:hAnsi="Arial" w:cs="Arial"/>
          <w:szCs w:val="20"/>
        </w:rPr>
        <w:t xml:space="preserve">Конфликты полномочий с ролью методолога </w:t>
      </w:r>
      <w:proofErr w:type="spellStart"/>
      <w:r w:rsidRPr="00BF2F29">
        <w:rPr>
          <w:rFonts w:ascii="Arial" w:eastAsia="Calibri" w:hAnsi="Arial" w:cs="Arial"/>
          <w:szCs w:val="20"/>
        </w:rPr>
        <w:t>ТОиР</w:t>
      </w:r>
      <w:proofErr w:type="spellEnd"/>
      <w:r w:rsidRPr="00BF2F29">
        <w:rPr>
          <w:rFonts w:ascii="Arial" w:eastAsia="Calibri" w:hAnsi="Arial" w:cs="Arial"/>
          <w:szCs w:val="20"/>
        </w:rPr>
        <w:t xml:space="preserve"> не могут отслеживаться автоматизированными средствами выявления конфликтов полномочий, т.к. действия по согласованию изменений в НСИ </w:t>
      </w:r>
      <w:proofErr w:type="spellStart"/>
      <w:r w:rsidRPr="00BF2F29">
        <w:rPr>
          <w:rFonts w:ascii="Arial" w:eastAsia="Calibri" w:hAnsi="Arial" w:cs="Arial"/>
          <w:szCs w:val="20"/>
        </w:rPr>
        <w:t>ТОиР</w:t>
      </w:r>
      <w:proofErr w:type="spellEnd"/>
      <w:r w:rsidRPr="00BF2F29">
        <w:rPr>
          <w:rFonts w:ascii="Arial" w:eastAsia="Calibri" w:hAnsi="Arial" w:cs="Arial"/>
          <w:szCs w:val="20"/>
        </w:rPr>
        <w:t xml:space="preserve"> осуществляются вне системы </w:t>
      </w:r>
      <w:r w:rsidRPr="00BF2F29">
        <w:rPr>
          <w:rFonts w:ascii="Arial" w:eastAsia="Calibri" w:hAnsi="Arial" w:cs="Arial"/>
          <w:szCs w:val="20"/>
          <w:lang w:val="en-US"/>
        </w:rPr>
        <w:t>SAP</w:t>
      </w:r>
      <w:r w:rsidRPr="00BF2F29">
        <w:rPr>
          <w:rFonts w:ascii="Arial" w:eastAsia="Calibri" w:hAnsi="Arial" w:cs="Arial"/>
          <w:szCs w:val="20"/>
        </w:rPr>
        <w:t xml:space="preserve"> </w:t>
      </w:r>
      <w:r w:rsidRPr="00BF2F29">
        <w:rPr>
          <w:rFonts w:ascii="Arial" w:eastAsia="Calibri" w:hAnsi="Arial" w:cs="Arial"/>
          <w:szCs w:val="20"/>
          <w:lang w:val="en-US"/>
        </w:rPr>
        <w:t>ERP</w:t>
      </w:r>
      <w:r w:rsidRPr="00BF2F29">
        <w:rPr>
          <w:rFonts w:ascii="Arial" w:eastAsia="Calibri" w:hAnsi="Arial" w:cs="Arial"/>
          <w:szCs w:val="20"/>
        </w:rPr>
        <w:t>.</w:t>
      </w:r>
    </w:p>
    <w:p w14:paraId="3CA4E57B" w14:textId="77777777" w:rsidR="002C7A60" w:rsidRPr="00BF2F29" w:rsidRDefault="002C7A60" w:rsidP="002C7A60">
      <w:pPr>
        <w:pStyle w:val="afc"/>
        <w:ind w:left="1068"/>
        <w:rPr>
          <w:rFonts w:ascii="Arial" w:eastAsia="Calibri" w:hAnsi="Arial" w:cs="Arial"/>
          <w:szCs w:val="20"/>
        </w:rPr>
      </w:pPr>
    </w:p>
    <w:p w14:paraId="1D047BFF" w14:textId="77777777" w:rsidR="002C7A60" w:rsidRPr="00BF2F29" w:rsidRDefault="002C7A60" w:rsidP="002C7A60">
      <w:pPr>
        <w:spacing w:after="240" w:line="276" w:lineRule="auto"/>
        <w:ind w:firstLine="567"/>
        <w:rPr>
          <w:rFonts w:ascii="Arial" w:hAnsi="Arial" w:cs="Arial"/>
          <w:szCs w:val="20"/>
        </w:rPr>
      </w:pPr>
      <w:r w:rsidRPr="00BF2F29">
        <w:rPr>
          <w:rFonts w:ascii="Arial" w:hAnsi="Arial" w:cs="Arial"/>
          <w:szCs w:val="20"/>
        </w:rPr>
        <w:t>Детальное описание рисков пересечения полномочий приведено в Приложении №КП1. Матрица конфликтов полномочий</w:t>
      </w:r>
    </w:p>
    <w:p w14:paraId="5015B715" w14:textId="77777777" w:rsidR="002C7A60" w:rsidRPr="00BF2F29" w:rsidRDefault="002C7A60" w:rsidP="002C7A60">
      <w:pPr>
        <w:spacing w:after="240" w:line="276" w:lineRule="auto"/>
        <w:ind w:firstLine="567"/>
        <w:rPr>
          <w:rFonts w:ascii="Arial" w:eastAsia="Calibri" w:hAnsi="Arial" w:cs="Arial"/>
          <w:szCs w:val="20"/>
        </w:rPr>
      </w:pPr>
      <w:r w:rsidRPr="00BF2F29">
        <w:rPr>
          <w:rFonts w:ascii="Arial" w:hAnsi="Arial" w:cs="Arial"/>
          <w:szCs w:val="20"/>
        </w:rPr>
        <w:t>В рамках проектирования процессов и Концептуального Дизайна выявлены и проанализированы</w:t>
      </w:r>
      <w:r w:rsidRPr="00BF2F29">
        <w:rPr>
          <w:rFonts w:ascii="Arial" w:eastAsia="Calibri" w:hAnsi="Arial" w:cs="Arial"/>
          <w:szCs w:val="20"/>
        </w:rPr>
        <w:t xml:space="preserve">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2919BBB2" w14:textId="77777777" w:rsidR="004E10C3" w:rsidRDefault="004E10C3" w:rsidP="002C7A60">
      <w:pPr>
        <w:spacing w:after="240" w:line="276" w:lineRule="auto"/>
        <w:jc w:val="right"/>
        <w:rPr>
          <w:rStyle w:val="afff5"/>
          <w:rFonts w:ascii="Arial" w:hAnsi="Arial" w:cs="Arial"/>
          <w:sz w:val="22"/>
        </w:rPr>
      </w:pPr>
    </w:p>
    <w:p w14:paraId="1D24843F" w14:textId="77777777" w:rsidR="004E10C3" w:rsidRDefault="004E10C3" w:rsidP="002C7A60">
      <w:pPr>
        <w:spacing w:after="240" w:line="276" w:lineRule="auto"/>
        <w:jc w:val="right"/>
        <w:rPr>
          <w:rStyle w:val="afff5"/>
          <w:rFonts w:ascii="Arial" w:hAnsi="Arial" w:cs="Arial"/>
          <w:sz w:val="22"/>
        </w:rPr>
      </w:pPr>
    </w:p>
    <w:p w14:paraId="136BC21C" w14:textId="77777777" w:rsidR="004E10C3" w:rsidRDefault="004E10C3" w:rsidP="002C7A60">
      <w:pPr>
        <w:spacing w:after="240" w:line="276" w:lineRule="auto"/>
        <w:jc w:val="right"/>
        <w:rPr>
          <w:rStyle w:val="afff5"/>
          <w:rFonts w:ascii="Arial" w:hAnsi="Arial" w:cs="Arial"/>
          <w:sz w:val="22"/>
        </w:rPr>
      </w:pPr>
    </w:p>
    <w:p w14:paraId="7E2D7432" w14:textId="77777777" w:rsidR="004E10C3" w:rsidRDefault="004E10C3" w:rsidP="002C7A60">
      <w:pPr>
        <w:spacing w:after="240" w:line="276" w:lineRule="auto"/>
        <w:jc w:val="right"/>
        <w:rPr>
          <w:rStyle w:val="afff5"/>
          <w:rFonts w:ascii="Arial" w:hAnsi="Arial" w:cs="Arial"/>
          <w:sz w:val="22"/>
        </w:rPr>
      </w:pPr>
    </w:p>
    <w:p w14:paraId="2A8EAB23" w14:textId="77777777" w:rsidR="004E10C3" w:rsidRDefault="004E10C3" w:rsidP="002C7A60">
      <w:pPr>
        <w:spacing w:after="240" w:line="276" w:lineRule="auto"/>
        <w:jc w:val="right"/>
        <w:rPr>
          <w:rStyle w:val="afff5"/>
          <w:rFonts w:ascii="Arial" w:hAnsi="Arial" w:cs="Arial"/>
          <w:sz w:val="22"/>
        </w:rPr>
      </w:pPr>
    </w:p>
    <w:p w14:paraId="6F4C6503" w14:textId="77777777" w:rsidR="004E10C3" w:rsidRDefault="004E10C3" w:rsidP="002C7A60">
      <w:pPr>
        <w:spacing w:after="240" w:line="276" w:lineRule="auto"/>
        <w:jc w:val="right"/>
        <w:rPr>
          <w:rStyle w:val="afff5"/>
          <w:rFonts w:ascii="Arial" w:hAnsi="Arial" w:cs="Arial"/>
          <w:sz w:val="22"/>
        </w:rPr>
      </w:pPr>
    </w:p>
    <w:p w14:paraId="0FA524EF" w14:textId="77777777" w:rsidR="004E10C3" w:rsidRDefault="004E10C3" w:rsidP="002C7A60">
      <w:pPr>
        <w:spacing w:after="240" w:line="276" w:lineRule="auto"/>
        <w:jc w:val="right"/>
        <w:rPr>
          <w:rStyle w:val="afff5"/>
          <w:rFonts w:ascii="Arial" w:hAnsi="Arial" w:cs="Arial"/>
          <w:sz w:val="22"/>
        </w:rPr>
      </w:pPr>
    </w:p>
    <w:p w14:paraId="40EF23BD" w14:textId="77777777" w:rsidR="004E10C3" w:rsidRDefault="004E10C3" w:rsidP="002C7A60">
      <w:pPr>
        <w:spacing w:after="240" w:line="276" w:lineRule="auto"/>
        <w:jc w:val="right"/>
        <w:rPr>
          <w:rStyle w:val="afff5"/>
          <w:rFonts w:ascii="Arial" w:hAnsi="Arial" w:cs="Arial"/>
          <w:sz w:val="22"/>
        </w:rPr>
      </w:pPr>
    </w:p>
    <w:p w14:paraId="39EBE60C" w14:textId="77777777" w:rsidR="004E10C3" w:rsidRDefault="004E10C3" w:rsidP="002C7A60">
      <w:pPr>
        <w:spacing w:after="240" w:line="276" w:lineRule="auto"/>
        <w:jc w:val="right"/>
        <w:rPr>
          <w:rStyle w:val="afff5"/>
          <w:rFonts w:ascii="Arial" w:hAnsi="Arial" w:cs="Arial"/>
          <w:sz w:val="22"/>
        </w:rPr>
      </w:pPr>
    </w:p>
    <w:p w14:paraId="5547A5C8" w14:textId="77777777" w:rsidR="004E10C3" w:rsidRDefault="004E10C3" w:rsidP="002C7A60">
      <w:pPr>
        <w:spacing w:after="240" w:line="276" w:lineRule="auto"/>
        <w:jc w:val="right"/>
        <w:rPr>
          <w:rStyle w:val="afff5"/>
          <w:rFonts w:ascii="Arial" w:hAnsi="Arial" w:cs="Arial"/>
          <w:sz w:val="22"/>
        </w:rPr>
      </w:pPr>
    </w:p>
    <w:p w14:paraId="4B028443" w14:textId="77777777" w:rsidR="004E10C3" w:rsidRDefault="004E10C3" w:rsidP="002C7A60">
      <w:pPr>
        <w:spacing w:after="240" w:line="276" w:lineRule="auto"/>
        <w:jc w:val="right"/>
        <w:rPr>
          <w:rStyle w:val="afff5"/>
          <w:rFonts w:ascii="Arial" w:hAnsi="Arial" w:cs="Arial"/>
          <w:sz w:val="22"/>
        </w:rPr>
      </w:pPr>
    </w:p>
    <w:p w14:paraId="17EEA8C0" w14:textId="77777777" w:rsidR="004E10C3" w:rsidRDefault="004E10C3" w:rsidP="002C7A60">
      <w:pPr>
        <w:spacing w:after="240" w:line="276" w:lineRule="auto"/>
        <w:jc w:val="right"/>
        <w:rPr>
          <w:rStyle w:val="afff5"/>
          <w:rFonts w:ascii="Arial" w:hAnsi="Arial" w:cs="Arial"/>
          <w:sz w:val="22"/>
        </w:rPr>
      </w:pPr>
    </w:p>
    <w:p w14:paraId="79B68F80" w14:textId="77777777" w:rsidR="004E10C3" w:rsidRDefault="004E10C3" w:rsidP="002C7A60">
      <w:pPr>
        <w:spacing w:after="240" w:line="276" w:lineRule="auto"/>
        <w:jc w:val="right"/>
        <w:rPr>
          <w:rStyle w:val="afff5"/>
          <w:rFonts w:ascii="Arial" w:hAnsi="Arial" w:cs="Arial"/>
          <w:sz w:val="22"/>
        </w:rPr>
      </w:pPr>
    </w:p>
    <w:p w14:paraId="27BF25DA" w14:textId="3B32DD53" w:rsidR="004E10C3" w:rsidRDefault="002C7A60" w:rsidP="002C7A60">
      <w:pPr>
        <w:spacing w:after="240" w:line="276" w:lineRule="auto"/>
        <w:jc w:val="right"/>
        <w:rPr>
          <w:rStyle w:val="afff5"/>
          <w:rFonts w:ascii="Arial" w:hAnsi="Arial" w:cs="Arial"/>
          <w:sz w:val="22"/>
        </w:rPr>
      </w:pPr>
      <w:r w:rsidRPr="00EF0108">
        <w:rPr>
          <w:rStyle w:val="afff5"/>
          <w:rFonts w:ascii="Arial" w:hAnsi="Arial" w:cs="Arial"/>
          <w:sz w:val="22"/>
        </w:rPr>
        <w:t>Таблица № КП1. Матрица конфликтующих бизнес-функций</w:t>
      </w:r>
    </w:p>
    <w:p w14:paraId="447CA1E9" w14:textId="7CB8EFDE" w:rsidR="002C7A60" w:rsidRPr="00BF2F29" w:rsidRDefault="00EF35EB" w:rsidP="002C7A60">
      <w:pPr>
        <w:spacing w:after="240" w:line="276" w:lineRule="auto"/>
        <w:jc w:val="right"/>
        <w:rPr>
          <w:rStyle w:val="afff5"/>
          <w:rFonts w:cs="Arial"/>
        </w:rPr>
      </w:pPr>
      <w:ins w:id="17596" w:author="Лазарев Артем Андреевич (Подрядчик. ООО БерингПойнт)" w:date="2020-04-16T15:33:00Z">
        <w:r>
          <w:rPr>
            <w:noProof/>
            <w:lang w:eastAsia="ru-RU"/>
          </w:rPr>
          <w:lastRenderedPageBreak/>
          <w:drawing>
            <wp:inline distT="0" distB="0" distL="0" distR="0" wp14:anchorId="391C064E" wp14:editId="032AC2AB">
              <wp:extent cx="5895975" cy="29908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895975" cy="2990850"/>
                      </a:xfrm>
                      <a:prstGeom prst="rect">
                        <a:avLst/>
                      </a:prstGeom>
                    </pic:spPr>
                  </pic:pic>
                </a:graphicData>
              </a:graphic>
            </wp:inline>
          </w:drawing>
        </w:r>
      </w:ins>
      <w:del w:id="17597" w:author="Лазарев Артем Андреевич (Подрядчик. ООО БерингПойнт)" w:date="2020-04-16T15:33:00Z">
        <w:r w:rsidR="002C7A60" w:rsidRPr="009A7E74">
          <w:rPr>
            <w:rStyle w:val="afff5"/>
            <w:rFonts w:cs="Arial"/>
            <w:noProof/>
            <w:lang w:eastAsia="ru-RU"/>
          </w:rPr>
          <w:drawing>
            <wp:inline distT="0" distB="0" distL="0" distR="0" wp14:anchorId="0062DE5D" wp14:editId="0BC05FAC">
              <wp:extent cx="6076308" cy="3981157"/>
              <wp:effectExtent l="0" t="0" r="1270" b="635"/>
              <wp:docPr id="8" name="Picture 8" descr="C:\Users\rsavitski\Downloads\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rsavitski\Downloads\Capture3.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108008" cy="4001927"/>
                      </a:xfrm>
                      <a:prstGeom prst="rect">
                        <a:avLst/>
                      </a:prstGeom>
                      <a:noFill/>
                      <a:ln>
                        <a:noFill/>
                      </a:ln>
                    </pic:spPr>
                  </pic:pic>
                </a:graphicData>
              </a:graphic>
            </wp:inline>
          </w:drawing>
        </w:r>
      </w:del>
    </w:p>
    <w:p w14:paraId="7C5C3258" w14:textId="174233F5" w:rsidR="002C7A60" w:rsidRPr="00EF0108" w:rsidRDefault="002C7A60" w:rsidP="002C7A60">
      <w:pPr>
        <w:spacing w:after="240" w:line="276" w:lineRule="auto"/>
        <w:jc w:val="right"/>
        <w:rPr>
          <w:rStyle w:val="afff5"/>
          <w:rFonts w:ascii="Arial" w:hAnsi="Arial" w:cs="Arial"/>
          <w:sz w:val="22"/>
        </w:rPr>
      </w:pPr>
      <w:r w:rsidRPr="00EF0108">
        <w:rPr>
          <w:rStyle w:val="afff5"/>
          <w:rFonts w:ascii="Arial" w:hAnsi="Arial" w:cs="Arial"/>
          <w:sz w:val="22"/>
        </w:rPr>
        <w:t>Таблица № КП2. Матрица конфликтующих групп транзакций</w:t>
      </w:r>
    </w:p>
    <w:p w14:paraId="78045DD7" w14:textId="167D9B24" w:rsidR="002C7A60" w:rsidRDefault="00EF35EB" w:rsidP="002C7A60">
      <w:pPr>
        <w:jc w:val="right"/>
        <w:rPr>
          <w:rStyle w:val="afff5"/>
          <w:rFonts w:cs="Arial"/>
        </w:rPr>
      </w:pPr>
      <w:ins w:id="17598" w:author="Лазарев Артем Андреевич (Подрядчик. ООО БерингПойнт)" w:date="2020-04-16T15:32:00Z">
        <w:r>
          <w:rPr>
            <w:noProof/>
            <w:lang w:eastAsia="ru-RU"/>
          </w:rPr>
          <w:drawing>
            <wp:inline distT="0" distB="0" distL="0" distR="0" wp14:anchorId="0DCCC09E" wp14:editId="030627D9">
              <wp:extent cx="6467475" cy="32004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467475" cy="3200400"/>
                      </a:xfrm>
                      <a:prstGeom prst="rect">
                        <a:avLst/>
                      </a:prstGeom>
                    </pic:spPr>
                  </pic:pic>
                </a:graphicData>
              </a:graphic>
            </wp:inline>
          </w:drawing>
        </w:r>
      </w:ins>
      <w:del w:id="17599" w:author="Лазарев Артем Андреевич (Подрядчик. ООО БерингПойнт)" w:date="2020-04-16T15:32:00Z">
        <w:r w:rsidR="002C7A60" w:rsidRPr="009A7E74">
          <w:rPr>
            <w:rStyle w:val="afff5"/>
            <w:rFonts w:cs="Arial"/>
            <w:noProof/>
            <w:lang w:eastAsia="ru-RU"/>
          </w:rPr>
          <w:drawing>
            <wp:inline distT="0" distB="0" distL="0" distR="0" wp14:anchorId="52858328" wp14:editId="12656AC0">
              <wp:extent cx="6059975" cy="3825593"/>
              <wp:effectExtent l="0" t="0" r="0" b="3810"/>
              <wp:docPr id="59" name="Picture 59" descr="C:\Users\rsavitski\Downloads\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rsavitski\Downloads\Capture2.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080780" cy="3838727"/>
                      </a:xfrm>
                      <a:prstGeom prst="rect">
                        <a:avLst/>
                      </a:prstGeom>
                      <a:noFill/>
                      <a:ln>
                        <a:noFill/>
                      </a:ln>
                    </pic:spPr>
                  </pic:pic>
                </a:graphicData>
              </a:graphic>
            </wp:inline>
          </w:drawing>
        </w:r>
      </w:del>
    </w:p>
    <w:p w14:paraId="5A90F551" w14:textId="77777777" w:rsidR="002C7A60" w:rsidRDefault="002C7A60" w:rsidP="002C7A60">
      <w:pPr>
        <w:ind w:firstLine="708"/>
        <w:rPr>
          <w:rStyle w:val="afff5"/>
          <w:rFonts w:cs="Arial"/>
        </w:rPr>
      </w:pPr>
    </w:p>
    <w:p w14:paraId="06201A24" w14:textId="77777777" w:rsidR="002C7A60" w:rsidRPr="00EF0108" w:rsidRDefault="002C7A60" w:rsidP="002C7A60">
      <w:pPr>
        <w:spacing w:after="240" w:line="276" w:lineRule="auto"/>
        <w:jc w:val="right"/>
        <w:rPr>
          <w:rStyle w:val="afff5"/>
          <w:rFonts w:ascii="Arial" w:hAnsi="Arial" w:cs="Arial"/>
          <w:sz w:val="22"/>
        </w:rPr>
      </w:pPr>
      <w:r w:rsidRPr="00EF0108">
        <w:rPr>
          <w:rStyle w:val="afff5"/>
          <w:rFonts w:ascii="Arial" w:hAnsi="Arial" w:cs="Arial"/>
          <w:sz w:val="22"/>
        </w:rPr>
        <w:t>Таблица № КП3. Матрица конфликтующих ролей в бизнес-процессах</w:t>
      </w:r>
    </w:p>
    <w:p w14:paraId="18979845" w14:textId="0DA06065" w:rsidR="002C7A60" w:rsidRDefault="001B233B" w:rsidP="002C7A60">
      <w:pPr>
        <w:jc w:val="right"/>
        <w:rPr>
          <w:rFonts w:ascii="Arial" w:eastAsia="Calibri" w:hAnsi="Arial" w:cs="Arial"/>
        </w:rPr>
      </w:pPr>
      <w:ins w:id="17600" w:author="Лазарев Артем Андреевич (Подрядчик. ООО БерингПойнт)" w:date="2020-04-16T15:48:00Z">
        <w:r>
          <w:rPr>
            <w:noProof/>
            <w:lang w:eastAsia="ru-RU"/>
          </w:rPr>
          <w:lastRenderedPageBreak/>
          <w:drawing>
            <wp:inline distT="0" distB="0" distL="0" distR="0" wp14:anchorId="78BD3DED" wp14:editId="0EFDB59F">
              <wp:extent cx="5295900" cy="32480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295900" cy="3248025"/>
                      </a:xfrm>
                      <a:prstGeom prst="rect">
                        <a:avLst/>
                      </a:prstGeom>
                    </pic:spPr>
                  </pic:pic>
                </a:graphicData>
              </a:graphic>
            </wp:inline>
          </w:drawing>
        </w:r>
      </w:ins>
      <w:del w:id="17601" w:author="Лазарев Артем Андреевич (Подрядчик. ООО БерингПойнт)" w:date="2020-04-16T15:48:00Z">
        <w:r w:rsidR="002C7A60" w:rsidRPr="009A7E74">
          <w:rPr>
            <w:rFonts w:ascii="Arial" w:eastAsia="Calibri" w:hAnsi="Arial" w:cs="Arial"/>
            <w:noProof/>
            <w:lang w:eastAsia="ru-RU"/>
          </w:rPr>
          <w:drawing>
            <wp:inline distT="0" distB="0" distL="0" distR="0" wp14:anchorId="54F6338C" wp14:editId="6B1F0C6A">
              <wp:extent cx="4923692" cy="2994065"/>
              <wp:effectExtent l="0" t="0" r="0" b="0"/>
              <wp:docPr id="60" name="Picture 60" descr="C:\Users\rsavitski\Download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rsavitski\Downloads\Capture.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927918" cy="2996635"/>
                      </a:xfrm>
                      <a:prstGeom prst="rect">
                        <a:avLst/>
                      </a:prstGeom>
                      <a:noFill/>
                      <a:ln>
                        <a:noFill/>
                      </a:ln>
                    </pic:spPr>
                  </pic:pic>
                </a:graphicData>
              </a:graphic>
            </wp:inline>
          </w:drawing>
        </w:r>
      </w:del>
    </w:p>
    <w:p w14:paraId="0AB94398" w14:textId="77777777" w:rsidR="002C7A60" w:rsidRPr="00F94454" w:rsidRDefault="002C7A60" w:rsidP="002C7A60">
      <w:pPr>
        <w:rPr>
          <w:rFonts w:ascii="Arial" w:eastAsia="Calibri" w:hAnsi="Arial" w:cs="Arial"/>
        </w:rPr>
      </w:pPr>
    </w:p>
    <w:p w14:paraId="4691D84E" w14:textId="77777777" w:rsidR="00C35870" w:rsidRPr="00B0081B" w:rsidRDefault="00C35870" w:rsidP="00AA01F9">
      <w:pPr>
        <w:jc w:val="right"/>
        <w:rPr>
          <w:rFonts w:cs="Arial"/>
          <w:b/>
        </w:rPr>
      </w:pPr>
    </w:p>
    <w:p w14:paraId="414A1C1D" w14:textId="77777777" w:rsidR="00055A4C" w:rsidRPr="00BE014D" w:rsidRDefault="00055A4C" w:rsidP="00055A4C">
      <w:pPr>
        <w:pStyle w:val="21"/>
        <w:keepNext/>
        <w:keepLines/>
        <w:numPr>
          <w:ilvl w:val="1"/>
          <w:numId w:val="8"/>
        </w:numPr>
        <w:spacing w:before="160" w:after="120" w:line="276" w:lineRule="auto"/>
        <w:rPr>
          <w:rFonts w:eastAsiaTheme="majorEastAsia" w:cstheme="majorBidi"/>
          <w:bCs w:val="0"/>
          <w:iCs w:val="0"/>
          <w:szCs w:val="26"/>
        </w:rPr>
      </w:pPr>
      <w:bookmarkStart w:id="17602" w:name="_Toc67557294"/>
      <w:r w:rsidRPr="00BE014D">
        <w:rPr>
          <w:rFonts w:eastAsiaTheme="majorEastAsia" w:cstheme="majorBidi"/>
          <w:bCs w:val="0"/>
          <w:iCs w:val="0"/>
          <w:szCs w:val="26"/>
        </w:rPr>
        <w:t>Интеграционные точки со смежными процессами</w:t>
      </w:r>
      <w:bookmarkEnd w:id="17602"/>
    </w:p>
    <w:p w14:paraId="39405BA7" w14:textId="18DEB9C4" w:rsidR="00055A4C" w:rsidRDefault="0042225B" w:rsidP="00093C97">
      <w:pPr>
        <w:ind w:firstLine="567"/>
        <w:rPr>
          <w:rFonts w:ascii="Arial" w:eastAsia="Calibri" w:hAnsi="Arial" w:cs="Arial"/>
        </w:rPr>
      </w:pPr>
      <w:r>
        <w:rPr>
          <w:rFonts w:ascii="Arial" w:eastAsia="Calibri" w:hAnsi="Arial" w:cs="Arial"/>
        </w:rPr>
        <w:t>Процесс сервисный, описание интеграционных точек со смежными процессами в текущем КД не предусмотрено.</w:t>
      </w:r>
    </w:p>
    <w:p w14:paraId="2CB503D4" w14:textId="0B3C13FE" w:rsidR="00AA01F9" w:rsidRDefault="00AA01F9" w:rsidP="00055A4C">
      <w:pPr>
        <w:rPr>
          <w:rFonts w:ascii="Arial" w:eastAsia="Calibri" w:hAnsi="Arial" w:cs="Arial"/>
        </w:rPr>
      </w:pPr>
    </w:p>
    <w:p w14:paraId="4890B7C2" w14:textId="77777777" w:rsidR="00C43F70" w:rsidRPr="00BE014D" w:rsidRDefault="00C43F70" w:rsidP="00C43F70">
      <w:pPr>
        <w:pStyle w:val="21"/>
        <w:keepNext/>
        <w:keepLines/>
        <w:numPr>
          <w:ilvl w:val="1"/>
          <w:numId w:val="8"/>
        </w:numPr>
        <w:spacing w:before="160" w:after="120" w:line="276" w:lineRule="auto"/>
        <w:rPr>
          <w:rFonts w:eastAsiaTheme="majorEastAsia" w:cstheme="majorBidi"/>
          <w:bCs w:val="0"/>
          <w:iCs w:val="0"/>
          <w:szCs w:val="26"/>
        </w:rPr>
      </w:pPr>
      <w:bookmarkStart w:id="17603" w:name="_Toc523250765"/>
      <w:bookmarkStart w:id="17604" w:name="_Toc67557295"/>
      <w:r w:rsidRPr="00BE014D">
        <w:rPr>
          <w:rFonts w:eastAsiaTheme="majorEastAsia" w:cstheme="majorBidi"/>
          <w:bCs w:val="0"/>
          <w:iCs w:val="0"/>
          <w:szCs w:val="26"/>
        </w:rPr>
        <w:t>Отчетность и выходные формы</w:t>
      </w:r>
      <w:bookmarkEnd w:id="17603"/>
      <w:bookmarkEnd w:id="17604"/>
    </w:p>
    <w:p w14:paraId="10D06745" w14:textId="4E24E049" w:rsidR="006E3AED" w:rsidRPr="006E3AED" w:rsidRDefault="00726CCF" w:rsidP="006E3AED">
      <w:pPr>
        <w:spacing w:after="240" w:line="276" w:lineRule="auto"/>
        <w:jc w:val="right"/>
        <w:rPr>
          <w:rFonts w:ascii="Arial" w:hAnsi="Arial" w:cs="Arial"/>
          <w:b/>
          <w:sz w:val="22"/>
        </w:rPr>
      </w:pPr>
      <w:r>
        <w:rPr>
          <w:rFonts w:ascii="Arial" w:hAnsi="Arial" w:cs="Arial"/>
          <w:b/>
          <w:sz w:val="22"/>
        </w:rPr>
        <w:t>Таблица 6</w:t>
      </w:r>
      <w:r w:rsidR="00156F97">
        <w:rPr>
          <w:rFonts w:ascii="Arial" w:hAnsi="Arial" w:cs="Arial"/>
          <w:b/>
          <w:sz w:val="22"/>
        </w:rPr>
        <w:t>5</w:t>
      </w:r>
      <w:r w:rsidR="006E3AED" w:rsidRPr="006E3AED">
        <w:rPr>
          <w:rFonts w:ascii="Arial" w:hAnsi="Arial" w:cs="Arial"/>
          <w:b/>
          <w:sz w:val="22"/>
        </w:rPr>
        <w:t>. Отчетные и выходные формы</w:t>
      </w:r>
    </w:p>
    <w:tbl>
      <w:tblPr>
        <w:tblW w:w="5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24"/>
        <w:gridCol w:w="3006"/>
        <w:gridCol w:w="1701"/>
        <w:gridCol w:w="1984"/>
        <w:gridCol w:w="2960"/>
      </w:tblGrid>
      <w:tr w:rsidR="006E3AED" w:rsidRPr="00B14753" w14:paraId="3119DA75" w14:textId="77777777" w:rsidTr="006E3AED">
        <w:trPr>
          <w:cantSplit/>
          <w:trHeight w:val="397"/>
          <w:tblHeader/>
          <w:jc w:val="center"/>
        </w:trPr>
        <w:tc>
          <w:tcPr>
            <w:tcW w:w="393" w:type="pct"/>
            <w:shd w:val="clear" w:color="auto" w:fill="FFC000"/>
            <w:vAlign w:val="center"/>
          </w:tcPr>
          <w:p w14:paraId="26167C23" w14:textId="77777777" w:rsidR="006E3AED" w:rsidRPr="00B14753" w:rsidRDefault="006E3AED" w:rsidP="00E35FD6">
            <w:pPr>
              <w:suppressAutoHyphens/>
              <w:jc w:val="center"/>
              <w:rPr>
                <w:rFonts w:ascii="Arial" w:hAnsi="Arial" w:cs="Arial"/>
                <w:b/>
                <w:sz w:val="20"/>
              </w:rPr>
            </w:pPr>
            <w:r w:rsidRPr="00B14753">
              <w:rPr>
                <w:rFonts w:ascii="Arial" w:hAnsi="Arial" w:cs="Arial"/>
                <w:b/>
                <w:sz w:val="20"/>
                <w:szCs w:val="20"/>
                <w:lang w:eastAsia="ru-RU"/>
              </w:rPr>
              <w:t xml:space="preserve">№ </w:t>
            </w:r>
            <w:proofErr w:type="spellStart"/>
            <w:r w:rsidRPr="00B14753">
              <w:rPr>
                <w:rFonts w:ascii="Arial" w:hAnsi="Arial" w:cs="Arial"/>
                <w:b/>
                <w:sz w:val="20"/>
                <w:szCs w:val="20"/>
                <w:lang w:eastAsia="ru-RU"/>
              </w:rPr>
              <w:t>п.п</w:t>
            </w:r>
            <w:proofErr w:type="spellEnd"/>
            <w:r>
              <w:rPr>
                <w:rFonts w:ascii="Arial" w:hAnsi="Arial" w:cs="Arial"/>
                <w:b/>
                <w:sz w:val="20"/>
                <w:szCs w:val="20"/>
                <w:lang w:eastAsia="ru-RU"/>
              </w:rPr>
              <w:t>.</w:t>
            </w:r>
          </w:p>
        </w:tc>
        <w:tc>
          <w:tcPr>
            <w:tcW w:w="1435" w:type="pct"/>
            <w:shd w:val="clear" w:color="auto" w:fill="FFC000"/>
            <w:vAlign w:val="center"/>
          </w:tcPr>
          <w:p w14:paraId="47A51BCA" w14:textId="77777777" w:rsidR="006E3AED" w:rsidRPr="00B14753" w:rsidRDefault="006E3AED" w:rsidP="00E35FD6">
            <w:pPr>
              <w:suppressAutoHyphens/>
              <w:jc w:val="center"/>
              <w:rPr>
                <w:rFonts w:ascii="Arial" w:hAnsi="Arial" w:cs="Arial"/>
                <w:b/>
                <w:sz w:val="20"/>
                <w:szCs w:val="20"/>
                <w:lang w:eastAsia="ru-RU"/>
              </w:rPr>
            </w:pPr>
            <w:r w:rsidRPr="00B14753">
              <w:rPr>
                <w:rFonts w:ascii="Arial" w:hAnsi="Arial" w:cs="Arial"/>
                <w:b/>
                <w:sz w:val="20"/>
                <w:szCs w:val="20"/>
                <w:lang w:eastAsia="ru-RU"/>
              </w:rPr>
              <w:t>Название</w:t>
            </w:r>
          </w:p>
        </w:tc>
        <w:tc>
          <w:tcPr>
            <w:tcW w:w="812" w:type="pct"/>
            <w:shd w:val="clear" w:color="auto" w:fill="FFC000"/>
            <w:vAlign w:val="center"/>
          </w:tcPr>
          <w:p w14:paraId="2427DC64" w14:textId="77777777" w:rsidR="006E3AED" w:rsidRPr="00B14753" w:rsidRDefault="006E3AED" w:rsidP="00E35FD6">
            <w:pPr>
              <w:suppressAutoHyphens/>
              <w:jc w:val="center"/>
              <w:rPr>
                <w:rFonts w:ascii="Arial" w:hAnsi="Arial" w:cs="Arial"/>
                <w:b/>
                <w:sz w:val="20"/>
              </w:rPr>
            </w:pPr>
            <w:r w:rsidRPr="00B14753">
              <w:rPr>
                <w:rFonts w:ascii="Arial" w:hAnsi="Arial" w:cs="Arial"/>
                <w:b/>
                <w:sz w:val="20"/>
                <w:szCs w:val="20"/>
                <w:lang w:eastAsia="ru-RU"/>
              </w:rPr>
              <w:t>Тип реализации</w:t>
            </w:r>
          </w:p>
        </w:tc>
        <w:tc>
          <w:tcPr>
            <w:tcW w:w="947" w:type="pct"/>
            <w:shd w:val="clear" w:color="auto" w:fill="FFC000"/>
            <w:vAlign w:val="center"/>
          </w:tcPr>
          <w:p w14:paraId="283EB129" w14:textId="77777777" w:rsidR="006E3AED" w:rsidRPr="00B14753" w:rsidRDefault="006E3AED" w:rsidP="00E35FD6">
            <w:pPr>
              <w:suppressAutoHyphens/>
              <w:jc w:val="center"/>
              <w:rPr>
                <w:rFonts w:ascii="Arial" w:hAnsi="Arial" w:cs="Arial"/>
                <w:b/>
                <w:sz w:val="20"/>
              </w:rPr>
            </w:pPr>
            <w:r w:rsidRPr="00B14753">
              <w:rPr>
                <w:rFonts w:ascii="Arial" w:hAnsi="Arial" w:cs="Arial"/>
                <w:b/>
                <w:sz w:val="20"/>
                <w:szCs w:val="20"/>
                <w:lang w:eastAsia="ru-RU"/>
              </w:rPr>
              <w:t>Ссылка на реестр разработок</w:t>
            </w:r>
          </w:p>
        </w:tc>
        <w:tc>
          <w:tcPr>
            <w:tcW w:w="1413" w:type="pct"/>
            <w:shd w:val="clear" w:color="auto" w:fill="FFC000"/>
            <w:vAlign w:val="center"/>
          </w:tcPr>
          <w:p w14:paraId="081F3AA7" w14:textId="77777777" w:rsidR="006E3AED" w:rsidRPr="007C5A5F" w:rsidRDefault="006E3AED" w:rsidP="00E35FD6">
            <w:pPr>
              <w:suppressAutoHyphens/>
              <w:jc w:val="center"/>
              <w:rPr>
                <w:rFonts w:ascii="Arial" w:hAnsi="Arial" w:cs="Arial"/>
                <w:b/>
                <w:sz w:val="20"/>
              </w:rPr>
            </w:pPr>
            <w:r w:rsidRPr="00B14753">
              <w:rPr>
                <w:rFonts w:ascii="Arial" w:hAnsi="Arial" w:cs="Arial"/>
                <w:b/>
                <w:sz w:val="20"/>
                <w:szCs w:val="20"/>
                <w:lang w:eastAsia="ru-RU"/>
              </w:rPr>
              <w:t xml:space="preserve">Ссылка на КД </w:t>
            </w:r>
            <w:r w:rsidRPr="00B14753">
              <w:rPr>
                <w:rFonts w:ascii="Arial" w:hAnsi="Arial" w:cs="Arial"/>
                <w:b/>
                <w:sz w:val="20"/>
                <w:szCs w:val="20"/>
                <w:lang w:val="en-US" w:eastAsia="ru-RU"/>
              </w:rPr>
              <w:t>BI</w:t>
            </w:r>
            <w:r w:rsidRPr="00B14753">
              <w:rPr>
                <w:rFonts w:ascii="Arial" w:hAnsi="Arial" w:cs="Arial"/>
                <w:b/>
                <w:sz w:val="20"/>
                <w:szCs w:val="20"/>
                <w:lang w:eastAsia="ru-RU"/>
              </w:rPr>
              <w:t>-отчетности по направлению</w:t>
            </w:r>
            <w:r w:rsidRPr="007C5A5F">
              <w:rPr>
                <w:rFonts w:ascii="Arial" w:hAnsi="Arial" w:cs="Arial"/>
                <w:b/>
                <w:sz w:val="20"/>
                <w:szCs w:val="20"/>
                <w:lang w:eastAsia="ru-RU"/>
              </w:rPr>
              <w:t>/</w:t>
            </w:r>
            <w:r>
              <w:rPr>
                <w:rFonts w:ascii="Arial" w:hAnsi="Arial" w:cs="Arial"/>
                <w:b/>
                <w:sz w:val="20"/>
                <w:szCs w:val="20"/>
                <w:lang w:eastAsia="ru-RU"/>
              </w:rPr>
              <w:t>Шаблон формуляра</w:t>
            </w:r>
          </w:p>
        </w:tc>
      </w:tr>
      <w:tr w:rsidR="006E3AED" w:rsidRPr="00B14753" w14:paraId="573F5BC1" w14:textId="77777777" w:rsidTr="006E3AED">
        <w:trPr>
          <w:cantSplit/>
          <w:jc w:val="center"/>
        </w:trPr>
        <w:tc>
          <w:tcPr>
            <w:tcW w:w="393" w:type="pct"/>
          </w:tcPr>
          <w:p w14:paraId="47DE8069" w14:textId="77777777" w:rsidR="006E3AED" w:rsidRPr="00B14753" w:rsidRDefault="006E3AED" w:rsidP="00E35FD6">
            <w:pPr>
              <w:suppressAutoHyphens/>
              <w:rPr>
                <w:rFonts w:ascii="Arial" w:hAnsi="Arial" w:cs="Arial"/>
                <w:sz w:val="20"/>
                <w:szCs w:val="20"/>
                <w:lang w:eastAsia="ru-RU"/>
              </w:rPr>
            </w:pPr>
            <w:r>
              <w:rPr>
                <w:rFonts w:ascii="Arial" w:hAnsi="Arial" w:cs="Arial"/>
                <w:sz w:val="20"/>
                <w:szCs w:val="20"/>
                <w:lang w:eastAsia="ru-RU"/>
              </w:rPr>
              <w:t>1</w:t>
            </w:r>
            <w:r w:rsidRPr="00B14753">
              <w:rPr>
                <w:rFonts w:ascii="Arial" w:hAnsi="Arial" w:cs="Arial"/>
                <w:sz w:val="20"/>
                <w:szCs w:val="20"/>
                <w:lang w:eastAsia="ru-RU"/>
              </w:rPr>
              <w:t>.</w:t>
            </w:r>
          </w:p>
        </w:tc>
        <w:tc>
          <w:tcPr>
            <w:tcW w:w="1435" w:type="pct"/>
          </w:tcPr>
          <w:p w14:paraId="33A67FC7" w14:textId="7CD9E357" w:rsidR="006E3AED" w:rsidRDefault="00841979" w:rsidP="00E35FD6">
            <w:pPr>
              <w:suppressAutoHyphens/>
              <w:jc w:val="left"/>
              <w:rPr>
                <w:ins w:id="17605" w:author="Александр" w:date="2020-04-28T03:04:00Z"/>
                <w:rFonts w:ascii="Arial" w:hAnsi="Arial" w:cs="Arial"/>
                <w:sz w:val="20"/>
                <w:szCs w:val="20"/>
                <w:lang w:eastAsia="ru-RU"/>
              </w:rPr>
            </w:pPr>
            <w:r>
              <w:rPr>
                <w:rFonts w:ascii="Arial" w:hAnsi="Arial" w:cs="Arial"/>
                <w:sz w:val="20"/>
                <w:szCs w:val="20"/>
                <w:lang w:eastAsia="ru-RU"/>
              </w:rPr>
              <w:t>Расширение списка единиц оборудования для анализа необходимости изменения НСИ</w:t>
            </w:r>
          </w:p>
          <w:p w14:paraId="4DF3883A" w14:textId="77777777" w:rsidR="0099481C" w:rsidRDefault="0099481C" w:rsidP="00E35FD6">
            <w:pPr>
              <w:suppressAutoHyphens/>
              <w:jc w:val="left"/>
              <w:rPr>
                <w:ins w:id="17606" w:author="Александр" w:date="2020-04-28T03:03:00Z"/>
                <w:rFonts w:ascii="Arial" w:hAnsi="Arial" w:cs="Arial"/>
                <w:sz w:val="20"/>
                <w:szCs w:val="20"/>
                <w:lang w:eastAsia="ru-RU"/>
              </w:rPr>
            </w:pPr>
          </w:p>
          <w:p w14:paraId="6799F70D" w14:textId="77F759D9" w:rsidR="0099481C" w:rsidRPr="0099481C" w:rsidRDefault="0099481C" w:rsidP="00E35FD6">
            <w:pPr>
              <w:suppressAutoHyphens/>
              <w:jc w:val="left"/>
              <w:rPr>
                <w:rFonts w:ascii="Arial" w:hAnsi="Arial" w:cs="Arial"/>
                <w:sz w:val="20"/>
                <w:szCs w:val="20"/>
                <w:lang w:eastAsia="ru-RU"/>
              </w:rPr>
            </w:pPr>
            <w:ins w:id="17607" w:author="Александр" w:date="2020-04-28T03:03:00Z">
              <w:r>
                <w:rPr>
                  <w:rFonts w:ascii="Arial" w:hAnsi="Arial" w:cs="Arial"/>
                  <w:sz w:val="20"/>
                  <w:szCs w:val="20"/>
                  <w:lang w:eastAsia="ru-RU"/>
                </w:rPr>
                <w:t xml:space="preserve">Описание разработки доступно </w:t>
              </w:r>
              <w:proofErr w:type="gramStart"/>
              <w:r>
                <w:rPr>
                  <w:rFonts w:ascii="Arial" w:hAnsi="Arial" w:cs="Arial"/>
                  <w:sz w:val="20"/>
                  <w:szCs w:val="20"/>
                  <w:lang w:eastAsia="ru-RU"/>
                </w:rPr>
                <w:t>для ознакомление</w:t>
              </w:r>
              <w:proofErr w:type="gramEnd"/>
              <w:r>
                <w:rPr>
                  <w:rFonts w:ascii="Arial" w:hAnsi="Arial" w:cs="Arial"/>
                  <w:sz w:val="20"/>
                  <w:szCs w:val="20"/>
                  <w:lang w:eastAsia="ru-RU"/>
                </w:rPr>
                <w:t xml:space="preserve"> в данном </w:t>
              </w:r>
            </w:ins>
            <w:ins w:id="17608" w:author="Александр" w:date="2020-04-28T03:04:00Z">
              <w:r>
                <w:rPr>
                  <w:rFonts w:ascii="Arial" w:hAnsi="Arial" w:cs="Arial"/>
                  <w:sz w:val="20"/>
                  <w:szCs w:val="20"/>
                  <w:lang w:eastAsia="ru-RU"/>
                </w:rPr>
                <w:t xml:space="preserve">КД по </w:t>
              </w:r>
            </w:ins>
            <w:ins w:id="17609" w:author="Александр" w:date="2020-04-28T03:09:00Z">
              <w:r w:rsidR="007A5053">
                <w:rPr>
                  <w:rFonts w:ascii="Arial" w:hAnsi="Arial" w:cs="Arial"/>
                  <w:sz w:val="20"/>
                  <w:szCs w:val="20"/>
                  <w:lang w:eastAsia="ru-RU"/>
                </w:rPr>
                <w:fldChar w:fldCharType="begin"/>
              </w:r>
              <w:r w:rsidR="007A5053">
                <w:rPr>
                  <w:rFonts w:ascii="Arial" w:hAnsi="Arial" w:cs="Arial"/>
                  <w:sz w:val="20"/>
                  <w:szCs w:val="20"/>
                  <w:lang w:eastAsia="ru-RU"/>
                </w:rPr>
                <w:instrText xml:space="preserve"> HYPERLINK  \l "_Особенности_технической_реализации" </w:instrText>
              </w:r>
              <w:r w:rsidR="007A5053">
                <w:rPr>
                  <w:rFonts w:ascii="Arial" w:hAnsi="Arial" w:cs="Arial"/>
                  <w:sz w:val="20"/>
                  <w:szCs w:val="20"/>
                  <w:lang w:eastAsia="ru-RU"/>
                </w:rPr>
                <w:fldChar w:fldCharType="separate"/>
              </w:r>
              <w:r w:rsidRPr="007A5053">
                <w:rPr>
                  <w:rStyle w:val="ab"/>
                  <w:rFonts w:ascii="Arial" w:hAnsi="Arial" w:cs="Arial"/>
                  <w:sz w:val="20"/>
                  <w:szCs w:val="20"/>
                  <w:lang w:eastAsia="ru-RU"/>
                </w:rPr>
                <w:t>ссылке</w:t>
              </w:r>
              <w:r w:rsidR="007A5053">
                <w:rPr>
                  <w:rFonts w:ascii="Arial" w:hAnsi="Arial" w:cs="Arial"/>
                  <w:sz w:val="20"/>
                  <w:szCs w:val="20"/>
                  <w:lang w:eastAsia="ru-RU"/>
                </w:rPr>
                <w:fldChar w:fldCharType="end"/>
              </w:r>
            </w:ins>
          </w:p>
        </w:tc>
        <w:tc>
          <w:tcPr>
            <w:tcW w:w="812" w:type="pct"/>
            <w:shd w:val="clear" w:color="auto" w:fill="auto"/>
          </w:tcPr>
          <w:p w14:paraId="18A78B63" w14:textId="77777777" w:rsidR="006E3AED" w:rsidRPr="00B14753" w:rsidRDefault="006E3AED" w:rsidP="00E35FD6">
            <w:pPr>
              <w:suppressAutoHyphens/>
              <w:rPr>
                <w:rFonts w:ascii="Arial" w:hAnsi="Arial" w:cs="Arial"/>
                <w:sz w:val="20"/>
                <w:szCs w:val="20"/>
                <w:lang w:eastAsia="ru-RU"/>
              </w:rPr>
            </w:pPr>
            <w:r>
              <w:rPr>
                <w:rFonts w:ascii="Arial" w:hAnsi="Arial" w:cs="Arial"/>
                <w:sz w:val="20"/>
                <w:szCs w:val="20"/>
                <w:lang w:eastAsia="ru-RU"/>
              </w:rPr>
              <w:t>Отчет</w:t>
            </w:r>
          </w:p>
        </w:tc>
        <w:tc>
          <w:tcPr>
            <w:tcW w:w="947" w:type="pct"/>
            <w:shd w:val="clear" w:color="auto" w:fill="auto"/>
          </w:tcPr>
          <w:p w14:paraId="6E9B0A63" w14:textId="4BCA40C4" w:rsidR="006E3AED" w:rsidRPr="006613B5" w:rsidRDefault="006613B5" w:rsidP="00E35FD6">
            <w:pPr>
              <w:suppressAutoHyphens/>
              <w:jc w:val="center"/>
              <w:rPr>
                <w:rFonts w:ascii="Arial" w:hAnsi="Arial" w:cs="Arial"/>
                <w:sz w:val="20"/>
                <w:szCs w:val="20"/>
                <w:lang w:eastAsia="ru-RU"/>
              </w:rPr>
            </w:pPr>
            <w:r>
              <w:rPr>
                <w:rFonts w:ascii="Arial" w:hAnsi="Arial" w:cs="Arial"/>
                <w:sz w:val="20"/>
                <w:szCs w:val="20"/>
                <w:lang w:val="en-US" w:eastAsia="ru-RU"/>
              </w:rPr>
              <w:t>PM17</w:t>
            </w:r>
          </w:p>
        </w:tc>
        <w:tc>
          <w:tcPr>
            <w:tcW w:w="1413" w:type="pct"/>
            <w:shd w:val="clear" w:color="auto" w:fill="auto"/>
          </w:tcPr>
          <w:p w14:paraId="4CEA655C" w14:textId="3D7F2962" w:rsidR="006E3AED" w:rsidRPr="0099481C" w:rsidRDefault="0099481C" w:rsidP="00E35FD6">
            <w:pPr>
              <w:suppressAutoHyphens/>
              <w:rPr>
                <w:rFonts w:ascii="Arial" w:hAnsi="Arial" w:cs="Arial"/>
                <w:sz w:val="20"/>
                <w:szCs w:val="20"/>
                <w:lang w:eastAsia="ru-RU"/>
                <w:rPrChange w:id="17610" w:author="Александр" w:date="2020-04-28T03:03:00Z">
                  <w:rPr>
                    <w:rFonts w:ascii="Arial" w:hAnsi="Arial" w:cs="Arial"/>
                    <w:sz w:val="20"/>
                    <w:szCs w:val="20"/>
                    <w:lang w:val="en-US" w:eastAsia="ru-RU"/>
                  </w:rPr>
                </w:rPrChange>
              </w:rPr>
            </w:pPr>
            <w:ins w:id="17611" w:author="Александр" w:date="2020-04-28T03:03:00Z">
              <w:r w:rsidRPr="0099481C">
                <w:rPr>
                  <w:rFonts w:ascii="Arial" w:hAnsi="Arial" w:cs="Arial"/>
                  <w:sz w:val="20"/>
                  <w:szCs w:val="20"/>
                  <w:lang w:val="en-US"/>
                </w:rPr>
                <w:t>https</w:t>
              </w:r>
              <w:r w:rsidRPr="0099481C">
                <w:rPr>
                  <w:rFonts w:ascii="Arial" w:hAnsi="Arial" w:cs="Arial"/>
                  <w:sz w:val="20"/>
                  <w:szCs w:val="20"/>
                  <w:rPrChange w:id="17612"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mos</w:t>
              </w:r>
              <w:proofErr w:type="spellEnd"/>
              <w:r w:rsidRPr="0099481C">
                <w:rPr>
                  <w:rFonts w:ascii="Arial" w:hAnsi="Arial" w:cs="Arial"/>
                  <w:sz w:val="20"/>
                  <w:szCs w:val="20"/>
                  <w:rPrChange w:id="17613" w:author="Александр" w:date="2020-04-28T03:03:00Z">
                    <w:rPr>
                      <w:rFonts w:ascii="Arial" w:hAnsi="Arial" w:cs="Arial"/>
                      <w:sz w:val="20"/>
                      <w:szCs w:val="20"/>
                      <w:lang w:val="en-US"/>
                    </w:rPr>
                  </w:rPrChange>
                </w:rPr>
                <w:t>-</w:t>
              </w:r>
              <w:r w:rsidRPr="0099481C">
                <w:rPr>
                  <w:rFonts w:ascii="Arial" w:hAnsi="Arial" w:cs="Arial"/>
                  <w:sz w:val="20"/>
                  <w:szCs w:val="20"/>
                  <w:lang w:val="en-US"/>
                </w:rPr>
                <w:t>s</w:t>
              </w:r>
              <w:r w:rsidRPr="0099481C">
                <w:rPr>
                  <w:rFonts w:ascii="Arial" w:hAnsi="Arial" w:cs="Arial"/>
                  <w:sz w:val="20"/>
                  <w:szCs w:val="20"/>
                  <w:rPrChange w:id="17614"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sapsmz</w:t>
              </w:r>
              <w:proofErr w:type="spellEnd"/>
              <w:r w:rsidRPr="0099481C">
                <w:rPr>
                  <w:rFonts w:ascii="Arial" w:hAnsi="Arial" w:cs="Arial"/>
                  <w:sz w:val="20"/>
                  <w:szCs w:val="20"/>
                  <w:rPrChange w:id="17615"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mos</w:t>
              </w:r>
              <w:proofErr w:type="spellEnd"/>
              <w:r w:rsidRPr="0099481C">
                <w:rPr>
                  <w:rFonts w:ascii="Arial" w:hAnsi="Arial" w:cs="Arial"/>
                  <w:sz w:val="20"/>
                  <w:szCs w:val="20"/>
                  <w:rPrChange w:id="17616"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polus</w:t>
              </w:r>
              <w:proofErr w:type="spellEnd"/>
              <w:r w:rsidRPr="0099481C">
                <w:rPr>
                  <w:rFonts w:ascii="Arial" w:hAnsi="Arial" w:cs="Arial"/>
                  <w:sz w:val="20"/>
                  <w:szCs w:val="20"/>
                  <w:rPrChange w:id="17617"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gld</w:t>
              </w:r>
              <w:proofErr w:type="spellEnd"/>
              <w:r w:rsidRPr="0099481C">
                <w:rPr>
                  <w:rFonts w:ascii="Arial" w:hAnsi="Arial" w:cs="Arial"/>
                  <w:sz w:val="20"/>
                  <w:szCs w:val="20"/>
                  <w:rPrChange w:id="17618" w:author="Александр" w:date="2020-04-28T03:03:00Z">
                    <w:rPr>
                      <w:rFonts w:ascii="Arial" w:hAnsi="Arial" w:cs="Arial"/>
                      <w:sz w:val="20"/>
                      <w:szCs w:val="20"/>
                      <w:lang w:val="en-US"/>
                    </w:rPr>
                  </w:rPrChange>
                </w:rPr>
                <w:t>:53001/</w:t>
              </w:r>
              <w:r w:rsidRPr="0099481C">
                <w:rPr>
                  <w:rFonts w:ascii="Arial" w:hAnsi="Arial" w:cs="Arial"/>
                  <w:sz w:val="20"/>
                  <w:szCs w:val="20"/>
                  <w:lang w:val="en-US"/>
                </w:rPr>
                <w:t>sap</w:t>
              </w:r>
              <w:r w:rsidRPr="0099481C">
                <w:rPr>
                  <w:rFonts w:ascii="Arial" w:hAnsi="Arial" w:cs="Arial"/>
                  <w:sz w:val="20"/>
                  <w:szCs w:val="20"/>
                  <w:rPrChange w:id="17619"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bc</w:t>
              </w:r>
              <w:proofErr w:type="spellEnd"/>
              <w:r w:rsidRPr="0099481C">
                <w:rPr>
                  <w:rFonts w:ascii="Arial" w:hAnsi="Arial" w:cs="Arial"/>
                  <w:sz w:val="20"/>
                  <w:szCs w:val="20"/>
                  <w:rPrChange w:id="17620"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webdynpro</w:t>
              </w:r>
              <w:proofErr w:type="spellEnd"/>
              <w:r w:rsidRPr="0099481C">
                <w:rPr>
                  <w:rFonts w:ascii="Arial" w:hAnsi="Arial" w:cs="Arial"/>
                  <w:sz w:val="20"/>
                  <w:szCs w:val="20"/>
                  <w:rPrChange w:id="17621" w:author="Александр" w:date="2020-04-28T03:03:00Z">
                    <w:rPr>
                      <w:rFonts w:ascii="Arial" w:hAnsi="Arial" w:cs="Arial"/>
                      <w:sz w:val="20"/>
                      <w:szCs w:val="20"/>
                      <w:lang w:val="en-US"/>
                    </w:rPr>
                  </w:rPrChange>
                </w:rPr>
                <w:t>/</w:t>
              </w:r>
              <w:r w:rsidRPr="0099481C">
                <w:rPr>
                  <w:rFonts w:ascii="Arial" w:hAnsi="Arial" w:cs="Arial"/>
                  <w:sz w:val="20"/>
                  <w:szCs w:val="20"/>
                  <w:lang w:val="en-US"/>
                </w:rPr>
                <w:t>sap</w:t>
              </w:r>
              <w:r w:rsidRPr="0099481C">
                <w:rPr>
                  <w:rFonts w:ascii="Arial" w:hAnsi="Arial" w:cs="Arial"/>
                  <w:sz w:val="20"/>
                  <w:szCs w:val="20"/>
                  <w:rPrChange w:id="17622" w:author="Александр" w:date="2020-04-28T03:03:00Z">
                    <w:rPr>
                      <w:rFonts w:ascii="Arial" w:hAnsi="Arial" w:cs="Arial"/>
                      <w:sz w:val="20"/>
                      <w:szCs w:val="20"/>
                      <w:lang w:val="en-US"/>
                    </w:rPr>
                  </w:rPrChange>
                </w:rPr>
                <w:t>/</w:t>
              </w:r>
              <w:proofErr w:type="spellStart"/>
              <w:r w:rsidRPr="0099481C">
                <w:rPr>
                  <w:rFonts w:ascii="Arial" w:hAnsi="Arial" w:cs="Arial"/>
                  <w:sz w:val="20"/>
                  <w:szCs w:val="20"/>
                  <w:lang w:val="en-US"/>
                </w:rPr>
                <w:t>smud</w:t>
              </w:r>
              <w:proofErr w:type="spellEnd"/>
              <w:r w:rsidRPr="0099481C">
                <w:rPr>
                  <w:rFonts w:ascii="Arial" w:hAnsi="Arial" w:cs="Arial"/>
                  <w:sz w:val="20"/>
                  <w:szCs w:val="20"/>
                  <w:rPrChange w:id="17623" w:author="Александр" w:date="2020-04-28T03:03:00Z">
                    <w:rPr>
                      <w:rFonts w:ascii="Arial" w:hAnsi="Arial" w:cs="Arial"/>
                      <w:sz w:val="20"/>
                      <w:szCs w:val="20"/>
                      <w:lang w:val="en-US"/>
                    </w:rPr>
                  </w:rPrChange>
                </w:rPr>
                <w:t>_</w:t>
              </w:r>
              <w:r w:rsidRPr="0099481C">
                <w:rPr>
                  <w:rFonts w:ascii="Arial" w:hAnsi="Arial" w:cs="Arial"/>
                  <w:sz w:val="20"/>
                  <w:szCs w:val="20"/>
                  <w:lang w:val="en-US"/>
                </w:rPr>
                <w:t>frame</w:t>
              </w:r>
              <w:r w:rsidRPr="0099481C">
                <w:rPr>
                  <w:rFonts w:ascii="Arial" w:hAnsi="Arial" w:cs="Arial"/>
                  <w:sz w:val="20"/>
                  <w:szCs w:val="20"/>
                  <w:rPrChange w:id="17624" w:author="Александр" w:date="2020-04-28T03:03:00Z">
                    <w:rPr>
                      <w:rFonts w:ascii="Arial" w:hAnsi="Arial" w:cs="Arial"/>
                      <w:sz w:val="20"/>
                      <w:szCs w:val="20"/>
                      <w:lang w:val="en-US"/>
                    </w:rPr>
                  </w:rPrChange>
                </w:rPr>
                <w:t>?</w:t>
              </w:r>
              <w:r w:rsidRPr="0099481C">
                <w:rPr>
                  <w:rFonts w:ascii="Arial" w:hAnsi="Arial" w:cs="Arial"/>
                  <w:sz w:val="20"/>
                  <w:szCs w:val="20"/>
                  <w:lang w:val="en-US"/>
                </w:rPr>
                <w:t>UI</w:t>
              </w:r>
              <w:r w:rsidRPr="0099481C">
                <w:rPr>
                  <w:rFonts w:ascii="Arial" w:hAnsi="Arial" w:cs="Arial"/>
                  <w:sz w:val="20"/>
                  <w:szCs w:val="20"/>
                  <w:rPrChange w:id="17625" w:author="Александр" w:date="2020-04-28T03:03:00Z">
                    <w:rPr>
                      <w:rFonts w:ascii="Arial" w:hAnsi="Arial" w:cs="Arial"/>
                      <w:sz w:val="20"/>
                      <w:szCs w:val="20"/>
                      <w:lang w:val="en-US"/>
                    </w:rPr>
                  </w:rPrChange>
                </w:rPr>
                <w:t>_</w:t>
              </w:r>
              <w:r w:rsidRPr="0099481C">
                <w:rPr>
                  <w:rFonts w:ascii="Arial" w:hAnsi="Arial" w:cs="Arial"/>
                  <w:sz w:val="20"/>
                  <w:szCs w:val="20"/>
                  <w:lang w:val="en-US"/>
                </w:rPr>
                <w:t>BUILD</w:t>
              </w:r>
              <w:r w:rsidRPr="0099481C">
                <w:rPr>
                  <w:rFonts w:ascii="Arial" w:hAnsi="Arial" w:cs="Arial"/>
                  <w:sz w:val="20"/>
                  <w:szCs w:val="20"/>
                  <w:rPrChange w:id="17626" w:author="Александр" w:date="2020-04-28T03:03:00Z">
                    <w:rPr>
                      <w:rFonts w:ascii="Arial" w:hAnsi="Arial" w:cs="Arial"/>
                      <w:sz w:val="20"/>
                      <w:szCs w:val="20"/>
                      <w:lang w:val="en-US"/>
                    </w:rPr>
                  </w:rPrChange>
                </w:rPr>
                <w:t>_</w:t>
              </w:r>
              <w:r w:rsidRPr="0099481C">
                <w:rPr>
                  <w:rFonts w:ascii="Arial" w:hAnsi="Arial" w:cs="Arial"/>
                  <w:sz w:val="20"/>
                  <w:szCs w:val="20"/>
                  <w:lang w:val="en-US"/>
                </w:rPr>
                <w:t>OPTIONS</w:t>
              </w:r>
              <w:r w:rsidRPr="0099481C">
                <w:rPr>
                  <w:rFonts w:ascii="Arial" w:hAnsi="Arial" w:cs="Arial"/>
                  <w:sz w:val="20"/>
                  <w:szCs w:val="20"/>
                  <w:rPrChange w:id="17627" w:author="Александр" w:date="2020-04-28T03:03:00Z">
                    <w:rPr>
                      <w:rFonts w:ascii="Arial" w:hAnsi="Arial" w:cs="Arial"/>
                      <w:sz w:val="20"/>
                      <w:szCs w:val="20"/>
                      <w:lang w:val="en-US"/>
                    </w:rPr>
                  </w:rPrChange>
                </w:rPr>
                <w:t>=</w:t>
              </w:r>
              <w:r w:rsidRPr="0099481C">
                <w:rPr>
                  <w:rFonts w:ascii="Arial" w:hAnsi="Arial" w:cs="Arial"/>
                  <w:sz w:val="20"/>
                  <w:szCs w:val="20"/>
                  <w:lang w:val="en-US"/>
                </w:rPr>
                <w:t>ROOT</w:t>
              </w:r>
              <w:r w:rsidRPr="0099481C">
                <w:rPr>
                  <w:rFonts w:ascii="Arial" w:hAnsi="Arial" w:cs="Arial"/>
                  <w:sz w:val="20"/>
                  <w:szCs w:val="20"/>
                  <w:rPrChange w:id="17628" w:author="Александр" w:date="2020-04-28T03:03:00Z">
                    <w:rPr>
                      <w:rFonts w:ascii="Arial" w:hAnsi="Arial" w:cs="Arial"/>
                      <w:sz w:val="20"/>
                      <w:szCs w:val="20"/>
                      <w:lang w:val="en-US"/>
                    </w:rPr>
                  </w:rPrChange>
                </w:rPr>
                <w:t>_</w:t>
              </w:r>
              <w:r w:rsidRPr="0099481C">
                <w:rPr>
                  <w:rFonts w:ascii="Arial" w:hAnsi="Arial" w:cs="Arial"/>
                  <w:sz w:val="20"/>
                  <w:szCs w:val="20"/>
                  <w:lang w:val="en-US"/>
                </w:rPr>
                <w:t>OCC</w:t>
              </w:r>
              <w:r w:rsidRPr="0099481C">
                <w:rPr>
                  <w:rFonts w:ascii="Arial" w:hAnsi="Arial" w:cs="Arial"/>
                  <w:sz w:val="20"/>
                  <w:szCs w:val="20"/>
                  <w:rPrChange w:id="17629" w:author="Александр" w:date="2020-04-28T03:03:00Z">
                    <w:rPr>
                      <w:rFonts w:ascii="Arial" w:hAnsi="Arial" w:cs="Arial"/>
                      <w:sz w:val="20"/>
                      <w:szCs w:val="20"/>
                      <w:lang w:val="en-US"/>
                    </w:rPr>
                  </w:rPrChange>
                </w:rPr>
                <w:t>%3</w:t>
              </w:r>
              <w:r w:rsidRPr="0099481C">
                <w:rPr>
                  <w:rFonts w:ascii="Arial" w:hAnsi="Arial" w:cs="Arial"/>
                  <w:sz w:val="20"/>
                  <w:szCs w:val="20"/>
                  <w:lang w:val="en-US"/>
                </w:rPr>
                <w:t>d</w:t>
              </w:r>
              <w:r w:rsidRPr="0099481C">
                <w:rPr>
                  <w:rFonts w:ascii="Arial" w:hAnsi="Arial" w:cs="Arial"/>
                  <w:sz w:val="20"/>
                  <w:szCs w:val="20"/>
                  <w:rPrChange w:id="17630" w:author="Александр" w:date="2020-04-28T03:03:00Z">
                    <w:rPr>
                      <w:rFonts w:ascii="Arial" w:hAnsi="Arial" w:cs="Arial"/>
                      <w:sz w:val="20"/>
                      <w:szCs w:val="20"/>
                      <w:lang w:val="en-US"/>
                    </w:rPr>
                  </w:rPrChange>
                </w:rPr>
                <w:t>%3</w:t>
              </w:r>
              <w:r w:rsidRPr="0099481C">
                <w:rPr>
                  <w:rFonts w:ascii="Arial" w:hAnsi="Arial" w:cs="Arial"/>
                  <w:sz w:val="20"/>
                  <w:szCs w:val="20"/>
                  <w:lang w:val="en-US"/>
                </w:rPr>
                <w:t>d</w:t>
              </w:r>
              <w:r w:rsidRPr="0099481C">
                <w:rPr>
                  <w:rFonts w:ascii="Arial" w:hAnsi="Arial" w:cs="Arial"/>
                  <w:sz w:val="20"/>
                  <w:szCs w:val="20"/>
                  <w:rPrChange w:id="17631" w:author="Александр" w:date="2020-04-28T03:03:00Z">
                    <w:rPr>
                      <w:rFonts w:ascii="Arial" w:hAnsi="Arial" w:cs="Arial"/>
                      <w:sz w:val="20"/>
                      <w:szCs w:val="20"/>
                      <w:lang w:val="en-US"/>
                    </w:rPr>
                  </w:rPrChange>
                </w:rPr>
                <w:t>%3</w:t>
              </w:r>
              <w:r w:rsidRPr="0099481C">
                <w:rPr>
                  <w:rFonts w:ascii="Arial" w:hAnsi="Arial" w:cs="Arial"/>
                  <w:sz w:val="20"/>
                  <w:szCs w:val="20"/>
                  <w:lang w:val="en-US"/>
                </w:rPr>
                <w:t>d</w:t>
              </w:r>
              <w:r w:rsidRPr="0099481C">
                <w:rPr>
                  <w:rFonts w:ascii="Arial" w:hAnsi="Arial" w:cs="Arial"/>
                  <w:sz w:val="20"/>
                  <w:szCs w:val="20"/>
                  <w:rPrChange w:id="17632" w:author="Александр" w:date="2020-04-28T03:03:00Z">
                    <w:rPr>
                      <w:rFonts w:ascii="Arial" w:hAnsi="Arial" w:cs="Arial"/>
                      <w:sz w:val="20"/>
                      <w:szCs w:val="20"/>
                      <w:lang w:val="en-US"/>
                    </w:rPr>
                  </w:rPrChange>
                </w:rPr>
                <w:t>051</w:t>
              </w:r>
              <w:proofErr w:type="spellStart"/>
              <w:r w:rsidRPr="0099481C">
                <w:rPr>
                  <w:rFonts w:ascii="Arial" w:hAnsi="Arial" w:cs="Arial"/>
                  <w:sz w:val="20"/>
                  <w:szCs w:val="20"/>
                  <w:lang w:val="en-US"/>
                </w:rPr>
                <w:t>MiQs</w:t>
              </w:r>
              <w:proofErr w:type="spellEnd"/>
              <w:r w:rsidRPr="0099481C">
                <w:rPr>
                  <w:rFonts w:ascii="Arial" w:hAnsi="Arial" w:cs="Arial"/>
                  <w:sz w:val="20"/>
                  <w:szCs w:val="20"/>
                  <w:rPrChange w:id="17633" w:author="Александр" w:date="2020-04-28T03:03:00Z">
                    <w:rPr>
                      <w:rFonts w:ascii="Arial" w:hAnsi="Arial" w:cs="Arial"/>
                      <w:sz w:val="20"/>
                      <w:szCs w:val="20"/>
                      <w:lang w:val="en-US"/>
                    </w:rPr>
                  </w:rPrChange>
                </w:rPr>
                <w:t>37</w:t>
              </w:r>
              <w:proofErr w:type="spellStart"/>
              <w:r w:rsidRPr="0099481C">
                <w:rPr>
                  <w:rFonts w:ascii="Arial" w:hAnsi="Arial" w:cs="Arial"/>
                  <w:sz w:val="20"/>
                  <w:szCs w:val="20"/>
                  <w:lang w:val="en-US"/>
                </w:rPr>
                <w:t>jcEwFwLy</w:t>
              </w:r>
              <w:proofErr w:type="spellEnd"/>
              <w:r w:rsidRPr="0099481C">
                <w:rPr>
                  <w:rFonts w:ascii="Arial" w:hAnsi="Arial" w:cs="Arial"/>
                  <w:sz w:val="20"/>
                  <w:szCs w:val="20"/>
                  <w:rPrChange w:id="17634" w:author="Александр" w:date="2020-04-28T03:03:00Z">
                    <w:rPr>
                      <w:rFonts w:ascii="Arial" w:hAnsi="Arial" w:cs="Arial"/>
                      <w:sz w:val="20"/>
                      <w:szCs w:val="20"/>
                      <w:lang w:val="en-US"/>
                    </w:rPr>
                  </w:rPrChange>
                </w:rPr>
                <w:t>3</w:t>
              </w:r>
              <w:r w:rsidRPr="0099481C">
                <w:rPr>
                  <w:rFonts w:ascii="Arial" w:hAnsi="Arial" w:cs="Arial"/>
                  <w:sz w:val="20"/>
                  <w:szCs w:val="20"/>
                  <w:lang w:val="en-US"/>
                </w:rPr>
                <w:t>QEIG</w:t>
              </w:r>
              <w:r w:rsidRPr="0099481C">
                <w:rPr>
                  <w:rFonts w:ascii="Arial" w:hAnsi="Arial" w:cs="Arial"/>
                  <w:sz w:val="20"/>
                  <w:szCs w:val="20"/>
                  <w:rPrChange w:id="17635" w:author="Александр" w:date="2020-04-28T03:03:00Z">
                    <w:rPr>
                      <w:rFonts w:ascii="Arial" w:hAnsi="Arial" w:cs="Arial"/>
                      <w:sz w:val="20"/>
                      <w:szCs w:val="20"/>
                      <w:lang w:val="en-US"/>
                    </w:rPr>
                  </w:rPrChange>
                </w:rPr>
                <w:t>%26%26%26</w:t>
              </w:r>
              <w:r w:rsidRPr="0099481C">
                <w:rPr>
                  <w:rFonts w:ascii="Arial" w:hAnsi="Arial" w:cs="Arial"/>
                  <w:sz w:val="20"/>
                  <w:szCs w:val="20"/>
                  <w:lang w:val="en-US"/>
                </w:rPr>
                <w:t>SBOM</w:t>
              </w:r>
              <w:r w:rsidRPr="0099481C">
                <w:rPr>
                  <w:rFonts w:ascii="Arial" w:hAnsi="Arial" w:cs="Arial"/>
                  <w:sz w:val="20"/>
                  <w:szCs w:val="20"/>
                  <w:rPrChange w:id="17636" w:author="Александр" w:date="2020-04-28T03:03:00Z">
                    <w:rPr>
                      <w:rFonts w:ascii="Arial" w:hAnsi="Arial" w:cs="Arial"/>
                      <w:sz w:val="20"/>
                      <w:szCs w:val="20"/>
                      <w:lang w:val="en-US"/>
                    </w:rPr>
                  </w:rPrChange>
                </w:rPr>
                <w:t>_</w:t>
              </w:r>
              <w:r w:rsidRPr="0099481C">
                <w:rPr>
                  <w:rFonts w:ascii="Arial" w:hAnsi="Arial" w:cs="Arial"/>
                  <w:sz w:val="20"/>
                  <w:szCs w:val="20"/>
                  <w:lang w:val="en-US"/>
                </w:rPr>
                <w:t>ID</w:t>
              </w:r>
              <w:r w:rsidRPr="0099481C">
                <w:rPr>
                  <w:rFonts w:ascii="Arial" w:hAnsi="Arial" w:cs="Arial"/>
                  <w:sz w:val="20"/>
                  <w:szCs w:val="20"/>
                  <w:rPrChange w:id="17637" w:author="Александр" w:date="2020-04-28T03:03:00Z">
                    <w:rPr>
                      <w:rFonts w:ascii="Arial" w:hAnsi="Arial" w:cs="Arial"/>
                      <w:sz w:val="20"/>
                      <w:szCs w:val="20"/>
                      <w:lang w:val="en-US"/>
                    </w:rPr>
                  </w:rPrChange>
                </w:rPr>
                <w:t>%3</w:t>
              </w:r>
              <w:r w:rsidRPr="0099481C">
                <w:rPr>
                  <w:rFonts w:ascii="Arial" w:hAnsi="Arial" w:cs="Arial"/>
                  <w:sz w:val="20"/>
                  <w:szCs w:val="20"/>
                  <w:lang w:val="en-US"/>
                </w:rPr>
                <w:t>d</w:t>
              </w:r>
              <w:r w:rsidRPr="0099481C">
                <w:rPr>
                  <w:rFonts w:ascii="Arial" w:hAnsi="Arial" w:cs="Arial"/>
                  <w:sz w:val="20"/>
                  <w:szCs w:val="20"/>
                  <w:rPrChange w:id="17638" w:author="Александр" w:date="2020-04-28T03:03:00Z">
                    <w:rPr>
                      <w:rFonts w:ascii="Arial" w:hAnsi="Arial" w:cs="Arial"/>
                      <w:sz w:val="20"/>
                      <w:szCs w:val="20"/>
                      <w:lang w:val="en-US"/>
                    </w:rPr>
                  </w:rPrChange>
                </w:rPr>
                <w:t>%3</w:t>
              </w:r>
              <w:r w:rsidRPr="0099481C">
                <w:rPr>
                  <w:rFonts w:ascii="Arial" w:hAnsi="Arial" w:cs="Arial"/>
                  <w:sz w:val="20"/>
                  <w:szCs w:val="20"/>
                  <w:lang w:val="en-US"/>
                </w:rPr>
                <w:t>d</w:t>
              </w:r>
              <w:r w:rsidRPr="0099481C">
                <w:rPr>
                  <w:rFonts w:ascii="Arial" w:hAnsi="Arial" w:cs="Arial"/>
                  <w:sz w:val="20"/>
                  <w:szCs w:val="20"/>
                  <w:rPrChange w:id="17639" w:author="Александр" w:date="2020-04-28T03:03:00Z">
                    <w:rPr>
                      <w:rFonts w:ascii="Arial" w:hAnsi="Arial" w:cs="Arial"/>
                      <w:sz w:val="20"/>
                      <w:szCs w:val="20"/>
                      <w:lang w:val="en-US"/>
                    </w:rPr>
                  </w:rPrChange>
                </w:rPr>
                <w:t>%3</w:t>
              </w:r>
              <w:r w:rsidRPr="0099481C">
                <w:rPr>
                  <w:rFonts w:ascii="Arial" w:hAnsi="Arial" w:cs="Arial"/>
                  <w:sz w:val="20"/>
                  <w:szCs w:val="20"/>
                  <w:lang w:val="en-US"/>
                </w:rPr>
                <w:t>d</w:t>
              </w:r>
              <w:r w:rsidRPr="0099481C">
                <w:rPr>
                  <w:rFonts w:ascii="Arial" w:hAnsi="Arial" w:cs="Arial"/>
                  <w:sz w:val="20"/>
                  <w:szCs w:val="20"/>
                  <w:rPrChange w:id="17640" w:author="Александр" w:date="2020-04-28T03:03:00Z">
                    <w:rPr>
                      <w:rFonts w:ascii="Arial" w:hAnsi="Arial" w:cs="Arial"/>
                      <w:sz w:val="20"/>
                      <w:szCs w:val="20"/>
                      <w:lang w:val="en-US"/>
                    </w:rPr>
                  </w:rPrChange>
                </w:rPr>
                <w:t>051</w:t>
              </w:r>
              <w:proofErr w:type="spellStart"/>
              <w:r w:rsidRPr="0099481C">
                <w:rPr>
                  <w:rFonts w:ascii="Arial" w:hAnsi="Arial" w:cs="Arial"/>
                  <w:sz w:val="20"/>
                  <w:szCs w:val="20"/>
                  <w:lang w:val="en-US"/>
                </w:rPr>
                <w:t>Mjqhj</w:t>
              </w:r>
              <w:proofErr w:type="spellEnd"/>
              <w:r w:rsidRPr="0099481C">
                <w:rPr>
                  <w:rFonts w:ascii="Arial" w:hAnsi="Arial" w:cs="Arial"/>
                  <w:sz w:val="20"/>
                  <w:szCs w:val="20"/>
                  <w:rPrChange w:id="17641" w:author="Александр" w:date="2020-04-28T03:03:00Z">
                    <w:rPr>
                      <w:rFonts w:ascii="Arial" w:hAnsi="Arial" w:cs="Arial"/>
                      <w:sz w:val="20"/>
                      <w:szCs w:val="20"/>
                      <w:lang w:val="en-US"/>
                    </w:rPr>
                  </w:rPrChange>
                </w:rPr>
                <w:t>7</w:t>
              </w:r>
              <w:proofErr w:type="spellStart"/>
              <w:r w:rsidRPr="0099481C">
                <w:rPr>
                  <w:rFonts w:ascii="Arial" w:hAnsi="Arial" w:cs="Arial"/>
                  <w:sz w:val="20"/>
                  <w:szCs w:val="20"/>
                  <w:lang w:val="en-US"/>
                </w:rPr>
                <w:t>jcNfzFsy</w:t>
              </w:r>
              <w:proofErr w:type="spellEnd"/>
              <w:r w:rsidRPr="0099481C">
                <w:rPr>
                  <w:rFonts w:ascii="Arial" w:hAnsi="Arial" w:cs="Arial"/>
                  <w:sz w:val="20"/>
                  <w:szCs w:val="20"/>
                  <w:rPrChange w:id="17642" w:author="Александр" w:date="2020-04-28T03:03:00Z">
                    <w:rPr>
                      <w:rFonts w:ascii="Arial" w:hAnsi="Arial" w:cs="Arial"/>
                      <w:sz w:val="20"/>
                      <w:szCs w:val="20"/>
                      <w:lang w:val="en-US"/>
                    </w:rPr>
                  </w:rPrChange>
                </w:rPr>
                <w:t>%257</w:t>
              </w:r>
              <w:r w:rsidRPr="0099481C">
                <w:rPr>
                  <w:rFonts w:ascii="Arial" w:hAnsi="Arial" w:cs="Arial"/>
                  <w:sz w:val="20"/>
                  <w:szCs w:val="20"/>
                  <w:lang w:val="en-US"/>
                </w:rPr>
                <w:t>Ba</w:t>
              </w:r>
              <w:r w:rsidRPr="0099481C">
                <w:rPr>
                  <w:rFonts w:ascii="Arial" w:hAnsi="Arial" w:cs="Arial"/>
                  <w:sz w:val="20"/>
                  <w:szCs w:val="20"/>
                  <w:rPrChange w:id="17643" w:author="Александр" w:date="2020-04-28T03:03:00Z">
                    <w:rPr>
                      <w:rFonts w:ascii="Arial" w:hAnsi="Arial" w:cs="Arial"/>
                      <w:sz w:val="20"/>
                      <w:szCs w:val="20"/>
                      <w:lang w:val="en-US"/>
                    </w:rPr>
                  </w:rPrChange>
                </w:rPr>
                <w:t>9</w:t>
              </w:r>
              <w:r w:rsidRPr="0099481C">
                <w:rPr>
                  <w:rFonts w:ascii="Arial" w:hAnsi="Arial" w:cs="Arial"/>
                  <w:sz w:val="20"/>
                  <w:szCs w:val="20"/>
                  <w:lang w:val="en-US"/>
                </w:rPr>
                <w:t>r</w:t>
              </w:r>
              <w:r w:rsidRPr="0099481C">
                <w:rPr>
                  <w:rFonts w:ascii="Arial" w:hAnsi="Arial" w:cs="Arial"/>
                  <w:sz w:val="20"/>
                  <w:szCs w:val="20"/>
                  <w:rPrChange w:id="17644" w:author="Александр" w:date="2020-04-28T03:03:00Z">
                    <w:rPr>
                      <w:rFonts w:ascii="Arial" w:hAnsi="Arial" w:cs="Arial"/>
                      <w:sz w:val="20"/>
                      <w:szCs w:val="20"/>
                      <w:lang w:val="en-US"/>
                    </w:rPr>
                  </w:rPrChange>
                </w:rPr>
                <w:t>0%26%26%26&amp;</w:t>
              </w:r>
              <w:r w:rsidRPr="0099481C">
                <w:rPr>
                  <w:rFonts w:ascii="Arial" w:hAnsi="Arial" w:cs="Arial"/>
                  <w:sz w:val="20"/>
                  <w:szCs w:val="20"/>
                  <w:lang w:val="en-US"/>
                </w:rPr>
                <w:t>UI</w:t>
              </w:r>
              <w:r w:rsidRPr="0099481C">
                <w:rPr>
                  <w:rFonts w:ascii="Arial" w:hAnsi="Arial" w:cs="Arial"/>
                  <w:sz w:val="20"/>
                  <w:szCs w:val="20"/>
                  <w:rPrChange w:id="17645" w:author="Александр" w:date="2020-04-28T03:03:00Z">
                    <w:rPr>
                      <w:rFonts w:ascii="Arial" w:hAnsi="Arial" w:cs="Arial"/>
                      <w:sz w:val="20"/>
                      <w:szCs w:val="20"/>
                      <w:lang w:val="en-US"/>
                    </w:rPr>
                  </w:rPrChange>
                </w:rPr>
                <w:t>_</w:t>
              </w:r>
              <w:r w:rsidRPr="0099481C">
                <w:rPr>
                  <w:rFonts w:ascii="Arial" w:hAnsi="Arial" w:cs="Arial"/>
                  <w:sz w:val="20"/>
                  <w:szCs w:val="20"/>
                  <w:lang w:val="en-US"/>
                </w:rPr>
                <w:t>BUILD</w:t>
              </w:r>
              <w:r w:rsidRPr="0099481C">
                <w:rPr>
                  <w:rFonts w:ascii="Arial" w:hAnsi="Arial" w:cs="Arial"/>
                  <w:sz w:val="20"/>
                  <w:szCs w:val="20"/>
                  <w:rPrChange w:id="17646" w:author="Александр" w:date="2020-04-28T03:03:00Z">
                    <w:rPr>
                      <w:rFonts w:ascii="Arial" w:hAnsi="Arial" w:cs="Arial"/>
                      <w:sz w:val="20"/>
                      <w:szCs w:val="20"/>
                      <w:lang w:val="en-US"/>
                    </w:rPr>
                  </w:rPrChange>
                </w:rPr>
                <w:t>_</w:t>
              </w:r>
              <w:r w:rsidRPr="0099481C">
                <w:rPr>
                  <w:rFonts w:ascii="Arial" w:hAnsi="Arial" w:cs="Arial"/>
                  <w:sz w:val="20"/>
                  <w:szCs w:val="20"/>
                  <w:lang w:val="en-US"/>
                </w:rPr>
                <w:t>TYPE</w:t>
              </w:r>
              <w:r w:rsidRPr="0099481C">
                <w:rPr>
                  <w:rFonts w:ascii="Arial" w:hAnsi="Arial" w:cs="Arial"/>
                  <w:sz w:val="20"/>
                  <w:szCs w:val="20"/>
                  <w:rPrChange w:id="17647" w:author="Александр" w:date="2020-04-28T03:03:00Z">
                    <w:rPr>
                      <w:rFonts w:ascii="Arial" w:hAnsi="Arial" w:cs="Arial"/>
                      <w:sz w:val="20"/>
                      <w:szCs w:val="20"/>
                      <w:lang w:val="en-US"/>
                    </w:rPr>
                  </w:rPrChange>
                </w:rPr>
                <w:t>=</w:t>
              </w:r>
              <w:r w:rsidRPr="0099481C">
                <w:rPr>
                  <w:rFonts w:ascii="Arial" w:hAnsi="Arial" w:cs="Arial"/>
                  <w:sz w:val="20"/>
                  <w:szCs w:val="20"/>
                  <w:lang w:val="en-US"/>
                </w:rPr>
                <w:t>NUPS</w:t>
              </w:r>
              <w:r w:rsidRPr="0099481C">
                <w:rPr>
                  <w:rFonts w:ascii="Arial" w:hAnsi="Arial" w:cs="Arial"/>
                  <w:sz w:val="20"/>
                  <w:szCs w:val="20"/>
                  <w:rPrChange w:id="17648" w:author="Александр" w:date="2020-04-28T03:03:00Z">
                    <w:rPr>
                      <w:rFonts w:ascii="Arial" w:hAnsi="Arial" w:cs="Arial"/>
                      <w:sz w:val="20"/>
                      <w:szCs w:val="20"/>
                      <w:lang w:val="en-US"/>
                    </w:rPr>
                  </w:rPrChange>
                </w:rPr>
                <w:t>_</w:t>
              </w:r>
              <w:r w:rsidRPr="0099481C">
                <w:rPr>
                  <w:rFonts w:ascii="Arial" w:hAnsi="Arial" w:cs="Arial"/>
                  <w:sz w:val="20"/>
                  <w:szCs w:val="20"/>
                  <w:lang w:val="en-US"/>
                </w:rPr>
                <w:t>UI</w:t>
              </w:r>
              <w:r w:rsidRPr="0099481C">
                <w:rPr>
                  <w:rFonts w:ascii="Arial" w:hAnsi="Arial" w:cs="Arial"/>
                  <w:sz w:val="20"/>
                  <w:szCs w:val="20"/>
                  <w:rPrChange w:id="17649" w:author="Александр" w:date="2020-04-28T03:03:00Z">
                    <w:rPr>
                      <w:rFonts w:ascii="Arial" w:hAnsi="Arial" w:cs="Arial"/>
                      <w:sz w:val="20"/>
                      <w:szCs w:val="20"/>
                      <w:lang w:val="en-US"/>
                    </w:rPr>
                  </w:rPrChange>
                </w:rPr>
                <w:t>&amp;</w:t>
              </w:r>
              <w:r w:rsidRPr="0099481C">
                <w:rPr>
                  <w:rFonts w:ascii="Arial" w:hAnsi="Arial" w:cs="Arial"/>
                  <w:sz w:val="20"/>
                  <w:szCs w:val="20"/>
                  <w:lang w:val="en-US"/>
                </w:rPr>
                <w:t>OCC</w:t>
              </w:r>
              <w:r w:rsidRPr="0099481C">
                <w:rPr>
                  <w:rFonts w:ascii="Arial" w:hAnsi="Arial" w:cs="Arial"/>
                  <w:sz w:val="20"/>
                  <w:szCs w:val="20"/>
                  <w:rPrChange w:id="17650" w:author="Александр" w:date="2020-04-28T03:03:00Z">
                    <w:rPr>
                      <w:rFonts w:ascii="Arial" w:hAnsi="Arial" w:cs="Arial"/>
                      <w:sz w:val="20"/>
                      <w:szCs w:val="20"/>
                      <w:lang w:val="en-US"/>
                    </w:rPr>
                  </w:rPrChange>
                </w:rPr>
                <w:t>_</w:t>
              </w:r>
              <w:r w:rsidRPr="0099481C">
                <w:rPr>
                  <w:rFonts w:ascii="Arial" w:hAnsi="Arial" w:cs="Arial"/>
                  <w:sz w:val="20"/>
                  <w:szCs w:val="20"/>
                  <w:lang w:val="en-US"/>
                </w:rPr>
                <w:t>ID</w:t>
              </w:r>
              <w:r w:rsidRPr="0099481C">
                <w:rPr>
                  <w:rFonts w:ascii="Arial" w:hAnsi="Arial" w:cs="Arial"/>
                  <w:sz w:val="20"/>
                  <w:szCs w:val="20"/>
                  <w:rPrChange w:id="17651" w:author="Александр" w:date="2020-04-28T03:03:00Z">
                    <w:rPr>
                      <w:rFonts w:ascii="Arial" w:hAnsi="Arial" w:cs="Arial"/>
                      <w:sz w:val="20"/>
                      <w:szCs w:val="20"/>
                      <w:lang w:val="en-US"/>
                    </w:rPr>
                  </w:rPrChange>
                </w:rPr>
                <w:t>=051</w:t>
              </w:r>
              <w:proofErr w:type="spellStart"/>
              <w:r w:rsidRPr="0099481C">
                <w:rPr>
                  <w:rFonts w:ascii="Arial" w:hAnsi="Arial" w:cs="Arial"/>
                  <w:sz w:val="20"/>
                  <w:szCs w:val="20"/>
                  <w:lang w:val="en-US"/>
                </w:rPr>
                <w:t>Mjqhj</w:t>
              </w:r>
              <w:proofErr w:type="spellEnd"/>
              <w:r w:rsidRPr="0099481C">
                <w:rPr>
                  <w:rFonts w:ascii="Arial" w:hAnsi="Arial" w:cs="Arial"/>
                  <w:sz w:val="20"/>
                  <w:szCs w:val="20"/>
                  <w:rPrChange w:id="17652" w:author="Александр" w:date="2020-04-28T03:03:00Z">
                    <w:rPr>
                      <w:rFonts w:ascii="Arial" w:hAnsi="Arial" w:cs="Arial"/>
                      <w:sz w:val="20"/>
                      <w:szCs w:val="20"/>
                      <w:lang w:val="en-US"/>
                    </w:rPr>
                  </w:rPrChange>
                </w:rPr>
                <w:t>7</w:t>
              </w:r>
              <w:proofErr w:type="spellStart"/>
              <w:r w:rsidRPr="0099481C">
                <w:rPr>
                  <w:rFonts w:ascii="Arial" w:hAnsi="Arial" w:cs="Arial"/>
                  <w:sz w:val="20"/>
                  <w:szCs w:val="20"/>
                  <w:lang w:val="en-US"/>
                </w:rPr>
                <w:t>kcNZiq</w:t>
              </w:r>
              <w:proofErr w:type="spellEnd"/>
              <w:r w:rsidRPr="0099481C">
                <w:rPr>
                  <w:rFonts w:ascii="Arial" w:hAnsi="Arial" w:cs="Arial"/>
                  <w:sz w:val="20"/>
                  <w:szCs w:val="20"/>
                  <w:rPrChange w:id="17653" w:author="Александр" w:date="2020-04-28T03:03:00Z">
                    <w:rPr>
                      <w:rFonts w:ascii="Arial" w:hAnsi="Arial" w:cs="Arial"/>
                      <w:sz w:val="20"/>
                      <w:szCs w:val="20"/>
                      <w:lang w:val="en-US"/>
                    </w:rPr>
                  </w:rPrChange>
                </w:rPr>
                <w:t>6</w:t>
              </w:r>
              <w:proofErr w:type="spellStart"/>
              <w:r w:rsidRPr="0099481C">
                <w:rPr>
                  <w:rFonts w:ascii="Arial" w:hAnsi="Arial" w:cs="Arial"/>
                  <w:sz w:val="20"/>
                  <w:szCs w:val="20"/>
                  <w:lang w:val="en-US"/>
                </w:rPr>
                <w:t>OsbR</w:t>
              </w:r>
              <w:proofErr w:type="spellEnd"/>
              <w:r w:rsidRPr="0099481C">
                <w:rPr>
                  <w:rFonts w:ascii="Arial" w:hAnsi="Arial" w:cs="Arial"/>
                  <w:sz w:val="20"/>
                  <w:szCs w:val="20"/>
                  <w:rPrChange w:id="17654" w:author="Александр" w:date="2020-04-28T03:03:00Z">
                    <w:rPr>
                      <w:rFonts w:ascii="Arial" w:hAnsi="Arial" w:cs="Arial"/>
                      <w:sz w:val="20"/>
                      <w:szCs w:val="20"/>
                      <w:lang w:val="en-US"/>
                    </w:rPr>
                  </w:rPrChange>
                </w:rPr>
                <w:t>8</w:t>
              </w:r>
              <w:r w:rsidRPr="0099481C">
                <w:rPr>
                  <w:rFonts w:ascii="Arial" w:hAnsi="Arial" w:cs="Arial"/>
                  <w:sz w:val="20"/>
                  <w:szCs w:val="20"/>
                  <w:lang w:val="en-US"/>
                </w:rPr>
                <w:t>G</w:t>
              </w:r>
              <w:r w:rsidRPr="0099481C">
                <w:rPr>
                  <w:rFonts w:ascii="Arial" w:hAnsi="Arial" w:cs="Arial"/>
                  <w:sz w:val="20"/>
                  <w:szCs w:val="20"/>
                  <w:rPrChange w:id="17655" w:author="Александр" w:date="2020-04-28T03:03:00Z">
                    <w:rPr>
                      <w:rFonts w:ascii="Arial" w:hAnsi="Arial" w:cs="Arial"/>
                      <w:sz w:val="20"/>
                      <w:szCs w:val="20"/>
                      <w:lang w:val="en-US"/>
                    </w:rPr>
                  </w:rPrChange>
                </w:rPr>
                <w:t>#</w:t>
              </w:r>
            </w:ins>
            <w:del w:id="17656" w:author="Александр" w:date="2020-04-28T03:03:00Z">
              <w:r w:rsidR="006E3AED" w:rsidRPr="0099481C" w:rsidDel="0099481C">
                <w:rPr>
                  <w:rFonts w:ascii="Arial" w:hAnsi="Arial" w:cs="Arial"/>
                  <w:sz w:val="20"/>
                  <w:szCs w:val="20"/>
                  <w:lang w:eastAsia="ru-RU"/>
                  <w:rPrChange w:id="17657" w:author="Александр" w:date="2020-04-28T03:03:00Z">
                    <w:rPr>
                      <w:rFonts w:ascii="Arial" w:hAnsi="Arial" w:cs="Arial"/>
                      <w:sz w:val="20"/>
                      <w:szCs w:val="20"/>
                      <w:lang w:val="en-US" w:eastAsia="ru-RU"/>
                    </w:rPr>
                  </w:rPrChange>
                </w:rPr>
                <w:delText>-</w:delText>
              </w:r>
            </w:del>
          </w:p>
        </w:tc>
      </w:tr>
    </w:tbl>
    <w:p w14:paraId="403FF8B6" w14:textId="77777777" w:rsidR="00C35D26" w:rsidRDefault="00C35D26" w:rsidP="00726CCF">
      <w:pPr>
        <w:pStyle w:val="21"/>
        <w:keepNext/>
        <w:keepLines/>
        <w:numPr>
          <w:ilvl w:val="1"/>
          <w:numId w:val="8"/>
        </w:numPr>
        <w:suppressAutoHyphens/>
        <w:spacing w:line="276" w:lineRule="auto"/>
        <w:ind w:left="578" w:hanging="578"/>
        <w:rPr>
          <w:rFonts w:eastAsiaTheme="majorEastAsia" w:cs="Arial"/>
          <w:bCs w:val="0"/>
          <w:iCs w:val="0"/>
          <w:szCs w:val="26"/>
        </w:rPr>
      </w:pPr>
      <w:bookmarkStart w:id="17658" w:name="_Toc521512760"/>
      <w:bookmarkStart w:id="17659" w:name="_Toc522014241"/>
      <w:bookmarkStart w:id="17660" w:name="_Toc523135473"/>
      <w:bookmarkStart w:id="17661" w:name="_Toc67557296"/>
      <w:r w:rsidRPr="00B14753">
        <w:rPr>
          <w:rFonts w:eastAsiaTheme="majorEastAsia" w:cs="Arial"/>
          <w:bCs w:val="0"/>
          <w:iCs w:val="0"/>
          <w:szCs w:val="26"/>
        </w:rPr>
        <w:lastRenderedPageBreak/>
        <w:t>Перечень доработок, Разработок и интеграция (интерфейсы)</w:t>
      </w:r>
      <w:bookmarkEnd w:id="17658"/>
      <w:bookmarkEnd w:id="17659"/>
      <w:bookmarkEnd w:id="17660"/>
      <w:bookmarkEnd w:id="17661"/>
    </w:p>
    <w:p w14:paraId="713539D4" w14:textId="3244F81C" w:rsidR="00C35D26" w:rsidRPr="00B14753" w:rsidRDefault="00C35D26" w:rsidP="00E16A62">
      <w:pPr>
        <w:pStyle w:val="a9"/>
        <w:keepNext/>
        <w:suppressAutoHyphens/>
        <w:spacing w:after="240" w:line="276" w:lineRule="auto"/>
        <w:ind w:right="-142"/>
        <w:jc w:val="right"/>
        <w:rPr>
          <w:rFonts w:ascii="Arial" w:hAnsi="Arial" w:cs="Arial"/>
          <w:b/>
          <w:sz w:val="22"/>
          <w:szCs w:val="22"/>
        </w:rPr>
      </w:pPr>
      <w:r w:rsidRPr="00B14753">
        <w:rPr>
          <w:rFonts w:ascii="Arial" w:hAnsi="Arial" w:cs="Arial"/>
          <w:b/>
          <w:sz w:val="22"/>
          <w:szCs w:val="22"/>
        </w:rPr>
        <w:t xml:space="preserve">Таблица </w:t>
      </w:r>
      <w:r w:rsidR="00726CCF">
        <w:rPr>
          <w:rFonts w:ascii="Arial" w:hAnsi="Arial" w:cs="Arial"/>
          <w:b/>
          <w:sz w:val="22"/>
          <w:szCs w:val="22"/>
        </w:rPr>
        <w:t>6</w:t>
      </w:r>
      <w:r w:rsidR="00156F97">
        <w:rPr>
          <w:rFonts w:ascii="Arial" w:hAnsi="Arial" w:cs="Arial"/>
          <w:b/>
          <w:sz w:val="22"/>
          <w:szCs w:val="22"/>
        </w:rPr>
        <w:t>6</w:t>
      </w:r>
      <w:r w:rsidRPr="00B14753">
        <w:rPr>
          <w:rFonts w:ascii="Arial" w:hAnsi="Arial" w:cs="Arial"/>
          <w:b/>
          <w:sz w:val="22"/>
          <w:szCs w:val="22"/>
        </w:rPr>
        <w:t>. Разработки</w:t>
      </w:r>
    </w:p>
    <w:tbl>
      <w:tblPr>
        <w:tblW w:w="5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17662" w:author="Александр" w:date="2020-04-28T03:01:00Z">
          <w:tblPr>
            <w:tblW w:w="5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605"/>
        <w:gridCol w:w="3675"/>
        <w:gridCol w:w="1693"/>
        <w:gridCol w:w="1100"/>
        <w:gridCol w:w="3402"/>
        <w:tblGridChange w:id="17663">
          <w:tblGrid>
            <w:gridCol w:w="605"/>
            <w:gridCol w:w="3675"/>
            <w:gridCol w:w="1693"/>
            <w:gridCol w:w="1693"/>
            <w:gridCol w:w="2809"/>
          </w:tblGrid>
        </w:tblGridChange>
      </w:tblGrid>
      <w:tr w:rsidR="00C35D26" w:rsidRPr="00B14753" w14:paraId="2B0D8065" w14:textId="77777777" w:rsidTr="0099481C">
        <w:trPr>
          <w:cantSplit/>
          <w:trHeight w:val="397"/>
          <w:tblHeader/>
          <w:jc w:val="center"/>
          <w:trPrChange w:id="17664" w:author="Александр" w:date="2020-04-28T03:01:00Z">
            <w:trPr>
              <w:cantSplit/>
              <w:trHeight w:val="397"/>
              <w:tblHeader/>
              <w:jc w:val="center"/>
            </w:trPr>
          </w:trPrChange>
        </w:trPr>
        <w:tc>
          <w:tcPr>
            <w:tcW w:w="289" w:type="pct"/>
            <w:shd w:val="clear" w:color="auto" w:fill="FFC000"/>
            <w:vAlign w:val="center"/>
            <w:tcPrChange w:id="17665" w:author="Александр" w:date="2020-04-28T03:01:00Z">
              <w:tcPr>
                <w:tcW w:w="289" w:type="pct"/>
                <w:shd w:val="clear" w:color="auto" w:fill="FFC000"/>
                <w:vAlign w:val="center"/>
              </w:tcPr>
            </w:tcPrChange>
          </w:tcPr>
          <w:p w14:paraId="5634566C" w14:textId="77777777" w:rsidR="00C35D26" w:rsidRPr="00B14753" w:rsidRDefault="00C35D26" w:rsidP="00E35FD6">
            <w:pPr>
              <w:suppressAutoHyphens/>
              <w:jc w:val="center"/>
              <w:rPr>
                <w:rFonts w:ascii="Arial" w:hAnsi="Arial" w:cs="Arial"/>
                <w:b/>
                <w:sz w:val="20"/>
                <w:szCs w:val="20"/>
              </w:rPr>
            </w:pPr>
            <w:r w:rsidRPr="00B14753">
              <w:rPr>
                <w:rFonts w:ascii="Arial" w:hAnsi="Arial" w:cs="Arial"/>
                <w:b/>
                <w:sz w:val="20"/>
                <w:szCs w:val="20"/>
                <w:lang w:eastAsia="ru-RU"/>
              </w:rPr>
              <w:t xml:space="preserve">№ </w:t>
            </w:r>
            <w:proofErr w:type="spellStart"/>
            <w:r w:rsidRPr="00B14753">
              <w:rPr>
                <w:rFonts w:ascii="Arial" w:hAnsi="Arial" w:cs="Arial"/>
                <w:b/>
                <w:sz w:val="20"/>
                <w:szCs w:val="20"/>
                <w:lang w:eastAsia="ru-RU"/>
              </w:rPr>
              <w:t>п.п</w:t>
            </w:r>
            <w:proofErr w:type="spellEnd"/>
            <w:r>
              <w:rPr>
                <w:rFonts w:ascii="Arial" w:hAnsi="Arial" w:cs="Arial"/>
                <w:b/>
                <w:sz w:val="20"/>
                <w:szCs w:val="20"/>
                <w:lang w:eastAsia="ru-RU"/>
              </w:rPr>
              <w:t>.</w:t>
            </w:r>
          </w:p>
        </w:tc>
        <w:tc>
          <w:tcPr>
            <w:tcW w:w="1754" w:type="pct"/>
            <w:shd w:val="clear" w:color="auto" w:fill="FFC000"/>
            <w:vAlign w:val="center"/>
            <w:tcPrChange w:id="17666" w:author="Александр" w:date="2020-04-28T03:01:00Z">
              <w:tcPr>
                <w:tcW w:w="1754" w:type="pct"/>
                <w:shd w:val="clear" w:color="auto" w:fill="FFC000"/>
                <w:vAlign w:val="center"/>
              </w:tcPr>
            </w:tcPrChange>
          </w:tcPr>
          <w:p w14:paraId="30E4474D" w14:textId="77777777" w:rsidR="00C35D26" w:rsidRPr="00B14753" w:rsidRDefault="00C35D26" w:rsidP="00E35FD6">
            <w:pPr>
              <w:suppressAutoHyphens/>
              <w:jc w:val="center"/>
              <w:rPr>
                <w:rFonts w:ascii="Arial" w:hAnsi="Arial" w:cs="Arial"/>
                <w:b/>
                <w:sz w:val="20"/>
                <w:szCs w:val="20"/>
                <w:lang w:eastAsia="ru-RU"/>
              </w:rPr>
            </w:pPr>
            <w:r w:rsidRPr="00B14753">
              <w:rPr>
                <w:rFonts w:ascii="Arial" w:hAnsi="Arial" w:cs="Arial"/>
                <w:b/>
                <w:sz w:val="20"/>
                <w:szCs w:val="20"/>
                <w:lang w:eastAsia="ru-RU"/>
              </w:rPr>
              <w:t>Название</w:t>
            </w:r>
          </w:p>
        </w:tc>
        <w:tc>
          <w:tcPr>
            <w:tcW w:w="808" w:type="pct"/>
            <w:shd w:val="clear" w:color="auto" w:fill="FFC000"/>
            <w:vAlign w:val="center"/>
            <w:tcPrChange w:id="17667" w:author="Александр" w:date="2020-04-28T03:01:00Z">
              <w:tcPr>
                <w:tcW w:w="808" w:type="pct"/>
                <w:shd w:val="clear" w:color="auto" w:fill="FFC000"/>
                <w:vAlign w:val="center"/>
              </w:tcPr>
            </w:tcPrChange>
          </w:tcPr>
          <w:p w14:paraId="40901530" w14:textId="77777777" w:rsidR="00C35D26" w:rsidRPr="00B14753" w:rsidRDefault="00C35D26" w:rsidP="00E35FD6">
            <w:pPr>
              <w:suppressAutoHyphens/>
              <w:jc w:val="center"/>
              <w:rPr>
                <w:rFonts w:ascii="Arial" w:hAnsi="Arial" w:cs="Arial"/>
                <w:b/>
                <w:sz w:val="20"/>
                <w:szCs w:val="20"/>
              </w:rPr>
            </w:pPr>
            <w:r w:rsidRPr="00B14753">
              <w:rPr>
                <w:rFonts w:ascii="Arial" w:hAnsi="Arial" w:cs="Arial"/>
                <w:b/>
                <w:sz w:val="20"/>
                <w:szCs w:val="20"/>
                <w:lang w:eastAsia="ru-RU"/>
              </w:rPr>
              <w:t>Тип реализации</w:t>
            </w:r>
          </w:p>
        </w:tc>
        <w:tc>
          <w:tcPr>
            <w:tcW w:w="525" w:type="pct"/>
            <w:shd w:val="clear" w:color="auto" w:fill="FFC000"/>
            <w:vAlign w:val="center"/>
            <w:tcPrChange w:id="17668" w:author="Александр" w:date="2020-04-28T03:01:00Z">
              <w:tcPr>
                <w:tcW w:w="808" w:type="pct"/>
                <w:shd w:val="clear" w:color="auto" w:fill="FFC000"/>
                <w:vAlign w:val="center"/>
              </w:tcPr>
            </w:tcPrChange>
          </w:tcPr>
          <w:p w14:paraId="72899F76" w14:textId="77777777" w:rsidR="00C35D26" w:rsidRPr="00B14753" w:rsidRDefault="00C35D26" w:rsidP="00E35FD6">
            <w:pPr>
              <w:suppressAutoHyphens/>
              <w:jc w:val="center"/>
              <w:rPr>
                <w:rFonts w:ascii="Arial" w:hAnsi="Arial" w:cs="Arial"/>
                <w:b/>
                <w:sz w:val="20"/>
                <w:szCs w:val="20"/>
              </w:rPr>
            </w:pPr>
            <w:r w:rsidRPr="00B14753">
              <w:rPr>
                <w:rFonts w:ascii="Arial" w:hAnsi="Arial" w:cs="Arial"/>
                <w:b/>
                <w:sz w:val="20"/>
                <w:szCs w:val="20"/>
                <w:lang w:eastAsia="ru-RU"/>
              </w:rPr>
              <w:t>Ссылка на реестр разработок</w:t>
            </w:r>
          </w:p>
        </w:tc>
        <w:tc>
          <w:tcPr>
            <w:tcW w:w="1624" w:type="pct"/>
            <w:shd w:val="clear" w:color="auto" w:fill="FFC000"/>
            <w:vAlign w:val="center"/>
            <w:tcPrChange w:id="17669" w:author="Александр" w:date="2020-04-28T03:01:00Z">
              <w:tcPr>
                <w:tcW w:w="1341" w:type="pct"/>
                <w:shd w:val="clear" w:color="auto" w:fill="FFC000"/>
                <w:vAlign w:val="center"/>
              </w:tcPr>
            </w:tcPrChange>
          </w:tcPr>
          <w:p w14:paraId="24B76795" w14:textId="782B9853" w:rsidR="00C35D26" w:rsidRPr="00B14753" w:rsidRDefault="00FF73FA" w:rsidP="00E35FD6">
            <w:pPr>
              <w:suppressAutoHyphens/>
              <w:jc w:val="center"/>
              <w:rPr>
                <w:rFonts w:ascii="Arial" w:hAnsi="Arial" w:cs="Arial"/>
                <w:b/>
                <w:sz w:val="20"/>
                <w:szCs w:val="20"/>
              </w:rPr>
            </w:pPr>
            <w:ins w:id="17670" w:author="Александр" w:date="2020-04-28T02:54:00Z">
              <w:r w:rsidRPr="00B14753">
                <w:rPr>
                  <w:rFonts w:ascii="Arial" w:hAnsi="Arial" w:cs="Arial"/>
                  <w:b/>
                  <w:sz w:val="20"/>
                  <w:szCs w:val="20"/>
                  <w:lang w:eastAsia="ru-RU"/>
                </w:rPr>
                <w:t xml:space="preserve">Ссылка на </w:t>
              </w:r>
              <w:r>
                <w:rPr>
                  <w:rFonts w:ascii="Arial" w:hAnsi="Arial" w:cs="Arial"/>
                  <w:b/>
                  <w:sz w:val="20"/>
                  <w:szCs w:val="20"/>
                  <w:lang w:eastAsia="ru-RU"/>
                </w:rPr>
                <w:t>функциональную спецификацию</w:t>
              </w:r>
            </w:ins>
            <w:del w:id="17671" w:author="Александр" w:date="2020-04-28T02:54:00Z">
              <w:r w:rsidR="00C35D26" w:rsidRPr="00B14753" w:rsidDel="00FF73FA">
                <w:rPr>
                  <w:rFonts w:ascii="Arial" w:hAnsi="Arial" w:cs="Arial"/>
                  <w:b/>
                  <w:sz w:val="20"/>
                  <w:szCs w:val="20"/>
                  <w:lang w:eastAsia="ru-RU"/>
                </w:rPr>
                <w:delText xml:space="preserve">Ссылка на КД </w:delText>
              </w:r>
              <w:r w:rsidR="00C35D26" w:rsidRPr="00B14753" w:rsidDel="00FF73FA">
                <w:rPr>
                  <w:rFonts w:ascii="Arial" w:hAnsi="Arial" w:cs="Arial"/>
                  <w:b/>
                  <w:sz w:val="20"/>
                  <w:szCs w:val="20"/>
                  <w:lang w:val="en-US" w:eastAsia="ru-RU"/>
                </w:rPr>
                <w:delText>BI</w:delText>
              </w:r>
              <w:r w:rsidR="00C35D26" w:rsidRPr="00B14753" w:rsidDel="00FF73FA">
                <w:rPr>
                  <w:rFonts w:ascii="Arial" w:hAnsi="Arial" w:cs="Arial"/>
                  <w:b/>
                  <w:sz w:val="20"/>
                  <w:szCs w:val="20"/>
                  <w:lang w:eastAsia="ru-RU"/>
                </w:rPr>
                <w:delText>-отчетности по направлению</w:delText>
              </w:r>
            </w:del>
          </w:p>
        </w:tc>
      </w:tr>
      <w:tr w:rsidR="00841979" w:rsidRPr="006E2CFA" w14:paraId="52B245CD" w14:textId="77777777" w:rsidTr="0099481C">
        <w:trPr>
          <w:cantSplit/>
          <w:jc w:val="center"/>
          <w:trPrChange w:id="17672" w:author="Александр" w:date="2020-04-28T03:01:00Z">
            <w:trPr>
              <w:cantSplit/>
              <w:jc w:val="center"/>
            </w:trPr>
          </w:trPrChange>
        </w:trPr>
        <w:tc>
          <w:tcPr>
            <w:tcW w:w="289" w:type="pct"/>
            <w:shd w:val="clear" w:color="auto" w:fill="auto"/>
            <w:tcPrChange w:id="17673" w:author="Александр" w:date="2020-04-28T03:01:00Z">
              <w:tcPr>
                <w:tcW w:w="289" w:type="pct"/>
                <w:shd w:val="clear" w:color="auto" w:fill="auto"/>
              </w:tcPr>
            </w:tcPrChange>
          </w:tcPr>
          <w:p w14:paraId="40035E2F" w14:textId="77777777" w:rsidR="00841979" w:rsidRPr="00B14753" w:rsidRDefault="00841979" w:rsidP="00841979">
            <w:pPr>
              <w:suppressAutoHyphens/>
              <w:jc w:val="left"/>
              <w:rPr>
                <w:rFonts w:ascii="Arial" w:hAnsi="Arial" w:cs="Arial"/>
                <w:sz w:val="20"/>
                <w:szCs w:val="20"/>
                <w:lang w:eastAsia="ru-RU"/>
              </w:rPr>
            </w:pPr>
            <w:r>
              <w:rPr>
                <w:rFonts w:ascii="Arial" w:hAnsi="Arial" w:cs="Arial"/>
                <w:sz w:val="20"/>
                <w:szCs w:val="20"/>
                <w:lang w:eastAsia="ru-RU"/>
              </w:rPr>
              <w:t>1</w:t>
            </w:r>
            <w:r w:rsidRPr="00B14753">
              <w:rPr>
                <w:rFonts w:ascii="Arial" w:hAnsi="Arial" w:cs="Arial"/>
                <w:sz w:val="20"/>
                <w:szCs w:val="20"/>
                <w:lang w:eastAsia="ru-RU"/>
              </w:rPr>
              <w:t>.</w:t>
            </w:r>
          </w:p>
        </w:tc>
        <w:tc>
          <w:tcPr>
            <w:tcW w:w="1754" w:type="pct"/>
            <w:tcPrChange w:id="17674" w:author="Александр" w:date="2020-04-28T03:01:00Z">
              <w:tcPr>
                <w:tcW w:w="1754" w:type="pct"/>
              </w:tcPr>
            </w:tcPrChange>
          </w:tcPr>
          <w:p w14:paraId="3383D7AF" w14:textId="77777777" w:rsidR="00841979" w:rsidRDefault="00841979" w:rsidP="00841979">
            <w:pPr>
              <w:suppressAutoHyphens/>
              <w:jc w:val="left"/>
              <w:rPr>
                <w:ins w:id="17675" w:author="Александр" w:date="2020-04-28T03:03:00Z"/>
                <w:rFonts w:ascii="Arial" w:hAnsi="Arial" w:cs="Arial"/>
                <w:sz w:val="20"/>
                <w:szCs w:val="20"/>
                <w:lang w:eastAsia="ru-RU"/>
              </w:rPr>
            </w:pPr>
            <w:r>
              <w:rPr>
                <w:rFonts w:ascii="Arial" w:hAnsi="Arial" w:cs="Arial"/>
                <w:sz w:val="20"/>
                <w:szCs w:val="20"/>
                <w:lang w:eastAsia="ru-RU"/>
              </w:rPr>
              <w:t>Расширение списка единиц оборудования для анализа необходимости изменения НСИ</w:t>
            </w:r>
          </w:p>
          <w:p w14:paraId="3BF41161" w14:textId="77777777" w:rsidR="0099481C" w:rsidRPr="005E449A" w:rsidRDefault="0099481C" w:rsidP="00841979">
            <w:pPr>
              <w:suppressAutoHyphens/>
              <w:jc w:val="left"/>
              <w:rPr>
                <w:ins w:id="17676" w:author="Александр" w:date="2020-04-28T03:03:00Z"/>
                <w:rFonts w:ascii="Arial" w:hAnsi="Arial" w:cs="Arial"/>
                <w:sz w:val="20"/>
                <w:szCs w:val="20"/>
                <w:lang w:eastAsia="ru-RU"/>
                <w:rPrChange w:id="17677" w:author="Владимир Лаут" w:date="2021-03-03T09:38:00Z">
                  <w:rPr>
                    <w:ins w:id="17678" w:author="Александр" w:date="2020-04-28T03:03:00Z"/>
                    <w:rFonts w:ascii="Arial" w:hAnsi="Arial" w:cs="Arial"/>
                    <w:sz w:val="20"/>
                    <w:szCs w:val="20"/>
                    <w:lang w:val="en-US" w:eastAsia="ru-RU"/>
                  </w:rPr>
                </w:rPrChange>
              </w:rPr>
            </w:pPr>
          </w:p>
          <w:p w14:paraId="5C411374" w14:textId="510AAE2C" w:rsidR="0099481C" w:rsidRPr="00DD0941" w:rsidRDefault="00DD0941" w:rsidP="00841979">
            <w:pPr>
              <w:suppressAutoHyphens/>
              <w:jc w:val="left"/>
              <w:rPr>
                <w:rFonts w:ascii="Arial" w:hAnsi="Arial" w:cs="Arial"/>
                <w:sz w:val="20"/>
                <w:szCs w:val="20"/>
              </w:rPr>
            </w:pPr>
            <w:ins w:id="17679" w:author="Александр" w:date="2020-04-28T03:11:00Z">
              <w:r>
                <w:rPr>
                  <w:rFonts w:ascii="Arial" w:hAnsi="Arial" w:cs="Arial"/>
                  <w:sz w:val="20"/>
                  <w:szCs w:val="20"/>
                  <w:lang w:eastAsia="ru-RU"/>
                </w:rPr>
                <w:t xml:space="preserve">Описание разработки доступно </w:t>
              </w:r>
              <w:proofErr w:type="gramStart"/>
              <w:r>
                <w:rPr>
                  <w:rFonts w:ascii="Arial" w:hAnsi="Arial" w:cs="Arial"/>
                  <w:sz w:val="20"/>
                  <w:szCs w:val="20"/>
                  <w:lang w:eastAsia="ru-RU"/>
                </w:rPr>
                <w:t>для ознакомление</w:t>
              </w:r>
              <w:proofErr w:type="gramEnd"/>
              <w:r>
                <w:rPr>
                  <w:rFonts w:ascii="Arial" w:hAnsi="Arial" w:cs="Arial"/>
                  <w:sz w:val="20"/>
                  <w:szCs w:val="20"/>
                  <w:lang w:eastAsia="ru-RU"/>
                </w:rPr>
                <w:t xml:space="preserve"> в данном КД по </w:t>
              </w:r>
              <w:r>
                <w:rPr>
                  <w:rFonts w:ascii="Arial" w:hAnsi="Arial" w:cs="Arial"/>
                  <w:sz w:val="20"/>
                  <w:szCs w:val="20"/>
                  <w:lang w:eastAsia="ru-RU"/>
                </w:rPr>
                <w:fldChar w:fldCharType="begin"/>
              </w:r>
              <w:r>
                <w:rPr>
                  <w:rFonts w:ascii="Arial" w:hAnsi="Arial" w:cs="Arial"/>
                  <w:sz w:val="20"/>
                  <w:szCs w:val="20"/>
                  <w:lang w:eastAsia="ru-RU"/>
                </w:rPr>
                <w:instrText xml:space="preserve"> HYPERLINK  \l "_Особенности_технической_реализации" </w:instrText>
              </w:r>
              <w:r>
                <w:rPr>
                  <w:rFonts w:ascii="Arial" w:hAnsi="Arial" w:cs="Arial"/>
                  <w:sz w:val="20"/>
                  <w:szCs w:val="20"/>
                  <w:lang w:eastAsia="ru-RU"/>
                </w:rPr>
                <w:fldChar w:fldCharType="separate"/>
              </w:r>
              <w:r w:rsidRPr="007A5053">
                <w:rPr>
                  <w:rStyle w:val="ab"/>
                  <w:rFonts w:ascii="Arial" w:hAnsi="Arial" w:cs="Arial"/>
                  <w:sz w:val="20"/>
                  <w:szCs w:val="20"/>
                  <w:lang w:eastAsia="ru-RU"/>
                </w:rPr>
                <w:t>ссылке</w:t>
              </w:r>
              <w:r>
                <w:rPr>
                  <w:rFonts w:ascii="Arial" w:hAnsi="Arial" w:cs="Arial"/>
                  <w:sz w:val="20"/>
                  <w:szCs w:val="20"/>
                  <w:lang w:eastAsia="ru-RU"/>
                </w:rPr>
                <w:fldChar w:fldCharType="end"/>
              </w:r>
            </w:ins>
          </w:p>
        </w:tc>
        <w:tc>
          <w:tcPr>
            <w:tcW w:w="808" w:type="pct"/>
            <w:tcPrChange w:id="17680" w:author="Александр" w:date="2020-04-28T03:01:00Z">
              <w:tcPr>
                <w:tcW w:w="808" w:type="pct"/>
              </w:tcPr>
            </w:tcPrChange>
          </w:tcPr>
          <w:p w14:paraId="479435F0" w14:textId="1FF25D49" w:rsidR="00841979" w:rsidRPr="00B14753" w:rsidRDefault="00841979" w:rsidP="00841979">
            <w:pPr>
              <w:suppressAutoHyphens/>
              <w:jc w:val="center"/>
              <w:rPr>
                <w:rFonts w:ascii="Arial" w:hAnsi="Arial" w:cs="Arial"/>
                <w:sz w:val="20"/>
                <w:szCs w:val="20"/>
              </w:rPr>
            </w:pPr>
            <w:r>
              <w:rPr>
                <w:rFonts w:ascii="Arial" w:hAnsi="Arial" w:cs="Arial"/>
                <w:sz w:val="20"/>
                <w:szCs w:val="20"/>
                <w:lang w:eastAsia="ru-RU"/>
              </w:rPr>
              <w:t>Отчет</w:t>
            </w:r>
          </w:p>
        </w:tc>
        <w:tc>
          <w:tcPr>
            <w:tcW w:w="525" w:type="pct"/>
            <w:tcPrChange w:id="17681" w:author="Александр" w:date="2020-04-28T03:01:00Z">
              <w:tcPr>
                <w:tcW w:w="808" w:type="pct"/>
              </w:tcPr>
            </w:tcPrChange>
          </w:tcPr>
          <w:p w14:paraId="1BE60823" w14:textId="4CD2BDDA" w:rsidR="00841979" w:rsidRPr="00B14753" w:rsidRDefault="008B4CE1" w:rsidP="00841979">
            <w:pPr>
              <w:suppressAutoHyphens/>
              <w:jc w:val="center"/>
              <w:rPr>
                <w:rFonts w:ascii="Arial" w:hAnsi="Arial" w:cs="Arial"/>
                <w:sz w:val="20"/>
                <w:szCs w:val="20"/>
                <w:lang w:val="en-US"/>
              </w:rPr>
            </w:pPr>
            <w:r>
              <w:rPr>
                <w:rFonts w:ascii="Arial" w:hAnsi="Arial" w:cs="Arial"/>
                <w:sz w:val="20"/>
                <w:szCs w:val="20"/>
                <w:lang w:val="en-US" w:eastAsia="ru-RU"/>
              </w:rPr>
              <w:t>PM</w:t>
            </w:r>
            <w:r w:rsidR="00841979">
              <w:rPr>
                <w:rFonts w:ascii="Arial" w:hAnsi="Arial" w:cs="Arial"/>
                <w:sz w:val="20"/>
                <w:szCs w:val="20"/>
                <w:lang w:val="en-US" w:eastAsia="ru-RU"/>
              </w:rPr>
              <w:t>17</w:t>
            </w:r>
          </w:p>
        </w:tc>
        <w:tc>
          <w:tcPr>
            <w:tcW w:w="1624" w:type="pct"/>
            <w:shd w:val="clear" w:color="auto" w:fill="auto"/>
            <w:vAlign w:val="center"/>
            <w:tcPrChange w:id="17682" w:author="Александр" w:date="2020-04-28T03:01:00Z">
              <w:tcPr>
                <w:tcW w:w="1341" w:type="pct"/>
                <w:shd w:val="clear" w:color="auto" w:fill="auto"/>
                <w:vAlign w:val="center"/>
              </w:tcPr>
            </w:tcPrChange>
          </w:tcPr>
          <w:p w14:paraId="62D2F949" w14:textId="6AA75B1B" w:rsidR="00841979" w:rsidRPr="00D90ADB" w:rsidRDefault="0099481C" w:rsidP="00841979">
            <w:pPr>
              <w:suppressAutoHyphens/>
              <w:jc w:val="center"/>
              <w:rPr>
                <w:rFonts w:ascii="Arial" w:hAnsi="Arial" w:cs="Arial"/>
                <w:sz w:val="20"/>
                <w:szCs w:val="20"/>
                <w:lang w:val="en-US"/>
              </w:rPr>
            </w:pPr>
            <w:ins w:id="17683" w:author="Александр" w:date="2020-04-28T03:01:00Z">
              <w:r w:rsidRPr="0099481C">
                <w:rPr>
                  <w:rFonts w:ascii="Arial" w:hAnsi="Arial" w:cs="Arial"/>
                  <w:sz w:val="20"/>
                  <w:szCs w:val="20"/>
                  <w:lang w:val="en-US"/>
                </w:rPr>
                <w:t>https://mos-s-sapsmz.mos.polus.gld:53001/sap/bc/webdynpro/sap/smud_frame?UI_BUILD_OPTIONS=ROOT_OCC%3d%3d%3d051MiQs37jcEwFwLy3QEIG%26%26%26SBOM_ID%3d%3d%3d051Mjqhj7jcNfzFsy%257Ba9r0%26%26%26&amp;UI_BUILD_TYPE=NUPS_UI&amp;OCC_ID=051Mjqhj7kcNZiq6OsbR8G#</w:t>
              </w:r>
              <w:r w:rsidRPr="0099481C" w:rsidDel="00FF73FA">
                <w:rPr>
                  <w:rFonts w:ascii="Arial" w:hAnsi="Arial" w:cs="Arial"/>
                  <w:sz w:val="20"/>
                  <w:szCs w:val="20"/>
                  <w:lang w:val="en-US"/>
                </w:rPr>
                <w:t xml:space="preserve"> </w:t>
              </w:r>
            </w:ins>
            <w:del w:id="17684" w:author="Александр" w:date="2020-04-28T02:54:00Z">
              <w:r w:rsidR="00841979" w:rsidDel="00FF73FA">
                <w:rPr>
                  <w:rFonts w:ascii="Arial" w:hAnsi="Arial" w:cs="Arial"/>
                  <w:sz w:val="20"/>
                  <w:szCs w:val="20"/>
                  <w:lang w:val="en-US"/>
                </w:rPr>
                <w:delText>-</w:delText>
              </w:r>
            </w:del>
          </w:p>
        </w:tc>
      </w:tr>
      <w:tr w:rsidR="00841979" w:rsidRPr="006E2CFA" w14:paraId="6FBC755E" w14:textId="77777777" w:rsidTr="0099481C">
        <w:trPr>
          <w:cantSplit/>
          <w:jc w:val="center"/>
          <w:trPrChange w:id="17685" w:author="Александр" w:date="2020-04-28T03:01:00Z">
            <w:trPr>
              <w:cantSplit/>
              <w:jc w:val="center"/>
            </w:trPr>
          </w:trPrChange>
        </w:trPr>
        <w:tc>
          <w:tcPr>
            <w:tcW w:w="289" w:type="pct"/>
            <w:shd w:val="clear" w:color="auto" w:fill="auto"/>
            <w:tcPrChange w:id="17686" w:author="Александр" w:date="2020-04-28T03:01:00Z">
              <w:tcPr>
                <w:tcW w:w="289" w:type="pct"/>
                <w:shd w:val="clear" w:color="auto" w:fill="auto"/>
              </w:tcPr>
            </w:tcPrChange>
          </w:tcPr>
          <w:p w14:paraId="6019EECD" w14:textId="02BE36DE" w:rsidR="00841979" w:rsidRDefault="00841979" w:rsidP="00841979">
            <w:pPr>
              <w:suppressAutoHyphens/>
              <w:jc w:val="left"/>
              <w:rPr>
                <w:rFonts w:ascii="Arial" w:hAnsi="Arial" w:cs="Arial"/>
                <w:sz w:val="20"/>
                <w:szCs w:val="20"/>
                <w:lang w:eastAsia="ru-RU"/>
              </w:rPr>
            </w:pPr>
            <w:r>
              <w:rPr>
                <w:rFonts w:ascii="Arial" w:hAnsi="Arial" w:cs="Arial"/>
                <w:sz w:val="20"/>
                <w:szCs w:val="20"/>
                <w:lang w:eastAsia="ru-RU"/>
              </w:rPr>
              <w:t>2.</w:t>
            </w:r>
          </w:p>
        </w:tc>
        <w:tc>
          <w:tcPr>
            <w:tcW w:w="1754" w:type="pct"/>
            <w:vAlign w:val="center"/>
            <w:tcPrChange w:id="17687" w:author="Александр" w:date="2020-04-28T03:01:00Z">
              <w:tcPr>
                <w:tcW w:w="1754" w:type="pct"/>
                <w:vAlign w:val="center"/>
              </w:tcPr>
            </w:tcPrChange>
          </w:tcPr>
          <w:p w14:paraId="75D12149" w14:textId="77777777" w:rsidR="00841979" w:rsidRDefault="00841979" w:rsidP="00841979">
            <w:pPr>
              <w:suppressAutoHyphens/>
              <w:jc w:val="left"/>
              <w:rPr>
                <w:ins w:id="17688" w:author="Александр" w:date="2020-04-28T03:12:00Z"/>
                <w:rFonts w:ascii="Arial" w:hAnsi="Arial" w:cs="Arial"/>
                <w:iCs/>
                <w:sz w:val="20"/>
                <w:szCs w:val="20"/>
              </w:rPr>
            </w:pPr>
            <w:r>
              <w:rPr>
                <w:rFonts w:ascii="Arial" w:hAnsi="Arial" w:cs="Arial"/>
                <w:iCs/>
                <w:sz w:val="20"/>
                <w:szCs w:val="20"/>
              </w:rPr>
              <w:t xml:space="preserve">Обеспечение выбора значения счетчика группы </w:t>
            </w:r>
            <w:proofErr w:type="spellStart"/>
            <w:r>
              <w:rPr>
                <w:rFonts w:ascii="Arial" w:hAnsi="Arial" w:cs="Arial"/>
                <w:iCs/>
                <w:sz w:val="20"/>
                <w:szCs w:val="20"/>
              </w:rPr>
              <w:t>техкарт</w:t>
            </w:r>
            <w:proofErr w:type="spellEnd"/>
            <w:r>
              <w:rPr>
                <w:rFonts w:ascii="Arial" w:hAnsi="Arial" w:cs="Arial"/>
                <w:iCs/>
                <w:sz w:val="20"/>
                <w:szCs w:val="20"/>
              </w:rPr>
              <w:t xml:space="preserve"> в соответствии с видами работ ТОРО</w:t>
            </w:r>
          </w:p>
          <w:p w14:paraId="0201BF6F" w14:textId="77777777" w:rsidR="00DD0941" w:rsidRDefault="00DD0941" w:rsidP="00841979">
            <w:pPr>
              <w:suppressAutoHyphens/>
              <w:jc w:val="left"/>
              <w:rPr>
                <w:ins w:id="17689" w:author="Александр" w:date="2020-04-28T03:12:00Z"/>
                <w:rFonts w:ascii="Arial" w:hAnsi="Arial" w:cs="Arial"/>
                <w:iCs/>
                <w:sz w:val="20"/>
                <w:szCs w:val="20"/>
              </w:rPr>
            </w:pPr>
          </w:p>
          <w:p w14:paraId="5DEB14F9" w14:textId="155BF77D" w:rsidR="00DD0941" w:rsidRDefault="00DD0941" w:rsidP="00841979">
            <w:pPr>
              <w:suppressAutoHyphens/>
              <w:jc w:val="left"/>
              <w:rPr>
                <w:rFonts w:ascii="Arial" w:hAnsi="Arial" w:cs="Arial"/>
                <w:iCs/>
                <w:sz w:val="20"/>
                <w:szCs w:val="20"/>
              </w:rPr>
            </w:pPr>
            <w:ins w:id="17690" w:author="Александр" w:date="2020-04-28T03:12:00Z">
              <w:r>
                <w:rPr>
                  <w:rFonts w:ascii="Arial" w:hAnsi="Arial" w:cs="Arial"/>
                  <w:sz w:val="20"/>
                  <w:szCs w:val="20"/>
                  <w:lang w:eastAsia="ru-RU"/>
                </w:rPr>
                <w:t xml:space="preserve">Описание разработки доступно </w:t>
              </w:r>
              <w:proofErr w:type="gramStart"/>
              <w:r>
                <w:rPr>
                  <w:rFonts w:ascii="Arial" w:hAnsi="Arial" w:cs="Arial"/>
                  <w:sz w:val="20"/>
                  <w:szCs w:val="20"/>
                  <w:lang w:eastAsia="ru-RU"/>
                </w:rPr>
                <w:t>для ознакомление</w:t>
              </w:r>
              <w:proofErr w:type="gramEnd"/>
              <w:r>
                <w:rPr>
                  <w:rFonts w:ascii="Arial" w:hAnsi="Arial" w:cs="Arial"/>
                  <w:sz w:val="20"/>
                  <w:szCs w:val="20"/>
                  <w:lang w:eastAsia="ru-RU"/>
                </w:rPr>
                <w:t xml:space="preserve"> в данном КД по </w:t>
              </w:r>
              <w:r>
                <w:rPr>
                  <w:rFonts w:ascii="Arial" w:hAnsi="Arial" w:cs="Arial"/>
                  <w:sz w:val="20"/>
                  <w:szCs w:val="20"/>
                  <w:lang w:eastAsia="ru-RU"/>
                </w:rPr>
                <w:fldChar w:fldCharType="begin"/>
              </w:r>
              <w:r>
                <w:rPr>
                  <w:rFonts w:ascii="Arial" w:hAnsi="Arial" w:cs="Arial"/>
                  <w:sz w:val="20"/>
                  <w:szCs w:val="20"/>
                  <w:lang w:eastAsia="ru-RU"/>
                </w:rPr>
                <w:instrText xml:space="preserve"> HYPERLINK  \l "_Особенности_технической_реализации_1" </w:instrText>
              </w:r>
              <w:r>
                <w:rPr>
                  <w:rFonts w:ascii="Arial" w:hAnsi="Arial" w:cs="Arial"/>
                  <w:sz w:val="20"/>
                  <w:szCs w:val="20"/>
                  <w:lang w:eastAsia="ru-RU"/>
                </w:rPr>
                <w:fldChar w:fldCharType="separate"/>
              </w:r>
              <w:r w:rsidRPr="00DD0941">
                <w:rPr>
                  <w:rStyle w:val="ab"/>
                  <w:rFonts w:ascii="Arial" w:hAnsi="Arial" w:cs="Arial"/>
                  <w:sz w:val="20"/>
                  <w:szCs w:val="20"/>
                  <w:lang w:eastAsia="ru-RU"/>
                </w:rPr>
                <w:t>ссылке</w:t>
              </w:r>
              <w:r>
                <w:rPr>
                  <w:rFonts w:ascii="Arial" w:hAnsi="Arial" w:cs="Arial"/>
                  <w:sz w:val="20"/>
                  <w:szCs w:val="20"/>
                  <w:lang w:eastAsia="ru-RU"/>
                </w:rPr>
                <w:fldChar w:fldCharType="end"/>
              </w:r>
            </w:ins>
          </w:p>
        </w:tc>
        <w:tc>
          <w:tcPr>
            <w:tcW w:w="808" w:type="pct"/>
            <w:tcPrChange w:id="17691" w:author="Александр" w:date="2020-04-28T03:01:00Z">
              <w:tcPr>
                <w:tcW w:w="808" w:type="pct"/>
              </w:tcPr>
            </w:tcPrChange>
          </w:tcPr>
          <w:p w14:paraId="1E9080E1" w14:textId="0CC4A422" w:rsidR="00841979" w:rsidRPr="00B14753" w:rsidRDefault="00841979" w:rsidP="00841979">
            <w:pPr>
              <w:suppressAutoHyphens/>
              <w:jc w:val="center"/>
              <w:rPr>
                <w:rFonts w:ascii="Arial" w:hAnsi="Arial" w:cs="Arial"/>
                <w:sz w:val="20"/>
                <w:szCs w:val="20"/>
              </w:rPr>
            </w:pPr>
            <w:r w:rsidRPr="00B14753">
              <w:rPr>
                <w:rFonts w:ascii="Arial" w:hAnsi="Arial" w:cs="Arial"/>
                <w:sz w:val="20"/>
                <w:szCs w:val="20"/>
              </w:rPr>
              <w:t>Расширение</w:t>
            </w:r>
          </w:p>
        </w:tc>
        <w:tc>
          <w:tcPr>
            <w:tcW w:w="525" w:type="pct"/>
            <w:tcPrChange w:id="17692" w:author="Александр" w:date="2020-04-28T03:01:00Z">
              <w:tcPr>
                <w:tcW w:w="808" w:type="pct"/>
              </w:tcPr>
            </w:tcPrChange>
          </w:tcPr>
          <w:p w14:paraId="28AD0B36" w14:textId="6ED9722F" w:rsidR="00841979" w:rsidRDefault="00841979" w:rsidP="00841979">
            <w:pPr>
              <w:suppressAutoHyphens/>
              <w:jc w:val="center"/>
              <w:rPr>
                <w:rFonts w:ascii="Arial" w:hAnsi="Arial" w:cs="Arial"/>
                <w:sz w:val="20"/>
                <w:szCs w:val="20"/>
                <w:lang w:val="en-US"/>
              </w:rPr>
            </w:pPr>
            <w:r>
              <w:rPr>
                <w:rFonts w:ascii="Arial" w:hAnsi="Arial" w:cs="Arial"/>
                <w:sz w:val="20"/>
                <w:szCs w:val="20"/>
                <w:lang w:val="en-US"/>
              </w:rPr>
              <w:t>PM69</w:t>
            </w:r>
          </w:p>
        </w:tc>
        <w:tc>
          <w:tcPr>
            <w:tcW w:w="1624" w:type="pct"/>
            <w:shd w:val="clear" w:color="auto" w:fill="auto"/>
            <w:vAlign w:val="center"/>
            <w:tcPrChange w:id="17693" w:author="Александр" w:date="2020-04-28T03:01:00Z">
              <w:tcPr>
                <w:tcW w:w="1341" w:type="pct"/>
                <w:shd w:val="clear" w:color="auto" w:fill="auto"/>
                <w:vAlign w:val="center"/>
              </w:tcPr>
            </w:tcPrChange>
          </w:tcPr>
          <w:p w14:paraId="1193D76F" w14:textId="021CDAA3" w:rsidR="00841979" w:rsidRPr="0099481C" w:rsidRDefault="0099481C" w:rsidP="00841979">
            <w:pPr>
              <w:suppressAutoHyphens/>
              <w:jc w:val="center"/>
              <w:rPr>
                <w:rFonts w:ascii="Arial" w:hAnsi="Arial" w:cs="Arial"/>
                <w:sz w:val="20"/>
                <w:szCs w:val="20"/>
                <w:lang w:val="en-US"/>
                <w:rPrChange w:id="17694" w:author="Александр" w:date="2020-04-28T03:01:00Z">
                  <w:rPr>
                    <w:rFonts w:ascii="Arial" w:hAnsi="Arial" w:cs="Arial"/>
                    <w:sz w:val="20"/>
                    <w:szCs w:val="20"/>
                  </w:rPr>
                </w:rPrChange>
              </w:rPr>
            </w:pPr>
            <w:ins w:id="17695" w:author="Александр" w:date="2020-04-28T03:01:00Z">
              <w:r w:rsidRPr="0099481C">
                <w:rPr>
                  <w:rFonts w:ascii="Arial" w:hAnsi="Arial" w:cs="Arial"/>
                  <w:sz w:val="20"/>
                  <w:szCs w:val="20"/>
                  <w:lang w:val="en-US"/>
                  <w:rPrChange w:id="17696" w:author="Александр" w:date="2020-04-28T03:01:00Z">
                    <w:rPr>
                      <w:rFonts w:ascii="Arial" w:hAnsi="Arial" w:cs="Arial"/>
                      <w:sz w:val="20"/>
                      <w:szCs w:val="20"/>
                    </w:rPr>
                  </w:rPrChange>
                </w:rPr>
                <w:t>https://mos-s-sapsmz.mos.polus.gld:53001/sap/bc/webdynpro/sap/smud_frame?UI_BUILD_OPTIONS=ROOT_OCC%3d%3d%3d051MiQs37jcEwFwLy3QEIG%26%26%26SBOM_ID%3d%3d%3d051Mjqhj7jcNfzFsy%257Ba9r0%26%26%26&amp;UI_BUILD_TYPE=NUPS_UI&amp;OCC_ID=051Mjqhj7kcNZiq6OsbR8G#</w:t>
              </w:r>
              <w:r w:rsidRPr="0099481C" w:rsidDel="00FF73FA">
                <w:rPr>
                  <w:rFonts w:ascii="Arial" w:hAnsi="Arial" w:cs="Arial"/>
                  <w:sz w:val="20"/>
                  <w:szCs w:val="20"/>
                  <w:lang w:val="en-US"/>
                  <w:rPrChange w:id="17697" w:author="Александр" w:date="2020-04-28T03:01:00Z">
                    <w:rPr>
                      <w:rFonts w:ascii="Arial" w:hAnsi="Arial" w:cs="Arial"/>
                      <w:sz w:val="20"/>
                      <w:szCs w:val="20"/>
                    </w:rPr>
                  </w:rPrChange>
                </w:rPr>
                <w:t xml:space="preserve"> </w:t>
              </w:r>
            </w:ins>
            <w:del w:id="17698" w:author="Александр" w:date="2020-04-28T02:54:00Z">
              <w:r w:rsidR="00841979" w:rsidRPr="0099481C" w:rsidDel="00FF73FA">
                <w:rPr>
                  <w:rFonts w:ascii="Arial" w:hAnsi="Arial" w:cs="Arial"/>
                  <w:sz w:val="20"/>
                  <w:szCs w:val="20"/>
                  <w:lang w:val="en-US"/>
                  <w:rPrChange w:id="17699" w:author="Александр" w:date="2020-04-28T03:01:00Z">
                    <w:rPr>
                      <w:rFonts w:ascii="Arial" w:hAnsi="Arial" w:cs="Arial"/>
                      <w:sz w:val="20"/>
                      <w:szCs w:val="20"/>
                    </w:rPr>
                  </w:rPrChange>
                </w:rPr>
                <w:delText>-</w:delText>
              </w:r>
            </w:del>
          </w:p>
        </w:tc>
      </w:tr>
      <w:tr w:rsidR="00841979" w:rsidRPr="006E2CFA" w14:paraId="0307594C" w14:textId="77777777" w:rsidTr="0099481C">
        <w:trPr>
          <w:cantSplit/>
          <w:jc w:val="center"/>
          <w:trPrChange w:id="17700" w:author="Александр" w:date="2020-04-28T03:01:00Z">
            <w:trPr>
              <w:cantSplit/>
              <w:jc w:val="center"/>
            </w:trPr>
          </w:trPrChange>
        </w:trPr>
        <w:tc>
          <w:tcPr>
            <w:tcW w:w="289" w:type="pct"/>
            <w:shd w:val="clear" w:color="auto" w:fill="auto"/>
            <w:tcPrChange w:id="17701" w:author="Александр" w:date="2020-04-28T03:01:00Z">
              <w:tcPr>
                <w:tcW w:w="289" w:type="pct"/>
                <w:shd w:val="clear" w:color="auto" w:fill="auto"/>
              </w:tcPr>
            </w:tcPrChange>
          </w:tcPr>
          <w:p w14:paraId="1C2CB2F9" w14:textId="38230019" w:rsidR="00841979" w:rsidRPr="00B14753" w:rsidRDefault="00841979" w:rsidP="00841979">
            <w:pPr>
              <w:suppressAutoHyphens/>
              <w:jc w:val="left"/>
              <w:rPr>
                <w:rFonts w:ascii="Arial" w:hAnsi="Arial" w:cs="Arial"/>
                <w:color w:val="000000"/>
                <w:sz w:val="20"/>
                <w:szCs w:val="20"/>
                <w:lang w:eastAsia="ru-RU"/>
              </w:rPr>
            </w:pPr>
            <w:r>
              <w:rPr>
                <w:rFonts w:ascii="Arial" w:hAnsi="Arial" w:cs="Arial"/>
                <w:color w:val="000000"/>
                <w:sz w:val="20"/>
                <w:szCs w:val="20"/>
                <w:lang w:val="en-US" w:eastAsia="ru-RU"/>
              </w:rPr>
              <w:t>3</w:t>
            </w:r>
            <w:r w:rsidRPr="00B14753">
              <w:rPr>
                <w:rFonts w:ascii="Arial" w:hAnsi="Arial" w:cs="Arial"/>
                <w:color w:val="000000"/>
                <w:sz w:val="20"/>
                <w:szCs w:val="20"/>
                <w:lang w:val="en-US" w:eastAsia="ru-RU"/>
              </w:rPr>
              <w:t>.</w:t>
            </w:r>
          </w:p>
        </w:tc>
        <w:tc>
          <w:tcPr>
            <w:tcW w:w="1754" w:type="pct"/>
            <w:tcPrChange w:id="17702" w:author="Александр" w:date="2020-04-28T03:01:00Z">
              <w:tcPr>
                <w:tcW w:w="1754" w:type="pct"/>
              </w:tcPr>
            </w:tcPrChange>
          </w:tcPr>
          <w:p w14:paraId="61B39ED6" w14:textId="77777777" w:rsidR="00841979" w:rsidRDefault="00841979" w:rsidP="00841979">
            <w:pPr>
              <w:suppressAutoHyphens/>
              <w:jc w:val="left"/>
              <w:rPr>
                <w:ins w:id="17703" w:author="Александр" w:date="2020-04-28T03:13:00Z"/>
                <w:rFonts w:ascii="Arial" w:hAnsi="Arial" w:cs="Arial"/>
                <w:iCs/>
                <w:sz w:val="20"/>
                <w:szCs w:val="20"/>
              </w:rPr>
            </w:pPr>
            <w:r w:rsidRPr="006E3AED">
              <w:rPr>
                <w:rFonts w:ascii="Arial" w:hAnsi="Arial" w:cs="Arial"/>
                <w:iCs/>
                <w:sz w:val="20"/>
                <w:szCs w:val="20"/>
              </w:rPr>
              <w:t>Проверки при создании и изменении единиц оборудования</w:t>
            </w:r>
          </w:p>
          <w:p w14:paraId="12638516" w14:textId="77777777" w:rsidR="00DD0941" w:rsidRDefault="00DD0941" w:rsidP="00841979">
            <w:pPr>
              <w:suppressAutoHyphens/>
              <w:jc w:val="left"/>
              <w:rPr>
                <w:ins w:id="17704" w:author="Александр" w:date="2020-04-28T03:13:00Z"/>
                <w:rFonts w:ascii="Arial" w:hAnsi="Arial" w:cs="Arial"/>
                <w:iCs/>
                <w:sz w:val="20"/>
                <w:szCs w:val="20"/>
              </w:rPr>
            </w:pPr>
          </w:p>
          <w:p w14:paraId="79DACAB4" w14:textId="10921C9A" w:rsidR="00DD0941" w:rsidRPr="00B14753" w:rsidRDefault="00DD0941" w:rsidP="00841979">
            <w:pPr>
              <w:suppressAutoHyphens/>
              <w:jc w:val="left"/>
              <w:rPr>
                <w:rFonts w:ascii="Arial" w:hAnsi="Arial" w:cs="Arial"/>
                <w:sz w:val="20"/>
                <w:szCs w:val="20"/>
              </w:rPr>
            </w:pPr>
            <w:ins w:id="17705" w:author="Александр" w:date="2020-04-28T03:13:00Z">
              <w:r>
                <w:rPr>
                  <w:rFonts w:ascii="Arial" w:hAnsi="Arial" w:cs="Arial"/>
                  <w:sz w:val="20"/>
                  <w:szCs w:val="20"/>
                  <w:lang w:eastAsia="ru-RU"/>
                </w:rPr>
                <w:t xml:space="preserve">Описание разработки доступно </w:t>
              </w:r>
              <w:proofErr w:type="gramStart"/>
              <w:r>
                <w:rPr>
                  <w:rFonts w:ascii="Arial" w:hAnsi="Arial" w:cs="Arial"/>
                  <w:sz w:val="20"/>
                  <w:szCs w:val="20"/>
                  <w:lang w:eastAsia="ru-RU"/>
                </w:rPr>
                <w:t>для ознакомление</w:t>
              </w:r>
              <w:proofErr w:type="gramEnd"/>
              <w:r>
                <w:rPr>
                  <w:rFonts w:ascii="Arial" w:hAnsi="Arial" w:cs="Arial"/>
                  <w:sz w:val="20"/>
                  <w:szCs w:val="20"/>
                  <w:lang w:eastAsia="ru-RU"/>
                </w:rPr>
                <w:t xml:space="preserve"> в данном КД по </w:t>
              </w:r>
              <w:r>
                <w:rPr>
                  <w:rFonts w:ascii="Arial" w:hAnsi="Arial" w:cs="Arial"/>
                  <w:sz w:val="20"/>
                  <w:szCs w:val="20"/>
                  <w:lang w:eastAsia="ru-RU"/>
                </w:rPr>
                <w:fldChar w:fldCharType="begin"/>
              </w:r>
              <w:r>
                <w:rPr>
                  <w:rFonts w:ascii="Arial" w:hAnsi="Arial" w:cs="Arial"/>
                  <w:sz w:val="20"/>
                  <w:szCs w:val="20"/>
                  <w:lang w:eastAsia="ru-RU"/>
                </w:rPr>
                <w:instrText xml:space="preserve"> HYPERLINK  \l "_Особенности_технической_реализации" </w:instrText>
              </w:r>
              <w:r>
                <w:rPr>
                  <w:rFonts w:ascii="Arial" w:hAnsi="Arial" w:cs="Arial"/>
                  <w:sz w:val="20"/>
                  <w:szCs w:val="20"/>
                  <w:lang w:eastAsia="ru-RU"/>
                </w:rPr>
                <w:fldChar w:fldCharType="separate"/>
              </w:r>
              <w:r w:rsidRPr="00DD0941">
                <w:rPr>
                  <w:rStyle w:val="ab"/>
                  <w:rFonts w:ascii="Arial" w:hAnsi="Arial" w:cs="Arial"/>
                  <w:sz w:val="20"/>
                  <w:szCs w:val="20"/>
                  <w:lang w:eastAsia="ru-RU"/>
                </w:rPr>
                <w:t>ссылке</w:t>
              </w:r>
              <w:r>
                <w:rPr>
                  <w:rFonts w:ascii="Arial" w:hAnsi="Arial" w:cs="Arial"/>
                  <w:sz w:val="20"/>
                  <w:szCs w:val="20"/>
                  <w:lang w:eastAsia="ru-RU"/>
                </w:rPr>
                <w:fldChar w:fldCharType="end"/>
              </w:r>
            </w:ins>
          </w:p>
        </w:tc>
        <w:tc>
          <w:tcPr>
            <w:tcW w:w="808" w:type="pct"/>
            <w:tcPrChange w:id="17706" w:author="Александр" w:date="2020-04-28T03:01:00Z">
              <w:tcPr>
                <w:tcW w:w="808" w:type="pct"/>
              </w:tcPr>
            </w:tcPrChange>
          </w:tcPr>
          <w:p w14:paraId="599F49D5" w14:textId="77777777" w:rsidR="00841979" w:rsidRPr="00B14753" w:rsidRDefault="00841979" w:rsidP="00841979">
            <w:pPr>
              <w:suppressAutoHyphens/>
              <w:jc w:val="center"/>
              <w:rPr>
                <w:rFonts w:ascii="Arial" w:hAnsi="Arial" w:cs="Arial"/>
                <w:sz w:val="20"/>
                <w:szCs w:val="20"/>
              </w:rPr>
            </w:pPr>
            <w:r w:rsidRPr="00B14753">
              <w:rPr>
                <w:rFonts w:ascii="Arial" w:hAnsi="Arial" w:cs="Arial"/>
                <w:sz w:val="20"/>
                <w:szCs w:val="20"/>
              </w:rPr>
              <w:t>Расширение</w:t>
            </w:r>
          </w:p>
        </w:tc>
        <w:tc>
          <w:tcPr>
            <w:tcW w:w="525" w:type="pct"/>
            <w:tcPrChange w:id="17707" w:author="Александр" w:date="2020-04-28T03:01:00Z">
              <w:tcPr>
                <w:tcW w:w="808" w:type="pct"/>
              </w:tcPr>
            </w:tcPrChange>
          </w:tcPr>
          <w:p w14:paraId="4EE066B1" w14:textId="7F86EA76" w:rsidR="00841979" w:rsidRPr="00B14753" w:rsidRDefault="00841979" w:rsidP="00841979">
            <w:pPr>
              <w:suppressAutoHyphens/>
              <w:jc w:val="center"/>
              <w:rPr>
                <w:rFonts w:ascii="Arial" w:hAnsi="Arial" w:cs="Arial"/>
                <w:sz w:val="20"/>
                <w:szCs w:val="20"/>
                <w:lang w:val="en-US"/>
              </w:rPr>
            </w:pPr>
            <w:r>
              <w:rPr>
                <w:rFonts w:ascii="Arial" w:hAnsi="Arial" w:cs="Arial"/>
                <w:sz w:val="20"/>
                <w:szCs w:val="20"/>
                <w:lang w:val="en-US"/>
              </w:rPr>
              <w:t>PM70</w:t>
            </w:r>
          </w:p>
        </w:tc>
        <w:tc>
          <w:tcPr>
            <w:tcW w:w="1624" w:type="pct"/>
            <w:shd w:val="clear" w:color="auto" w:fill="auto"/>
            <w:tcPrChange w:id="17708" w:author="Александр" w:date="2020-04-28T03:01:00Z">
              <w:tcPr>
                <w:tcW w:w="1341" w:type="pct"/>
                <w:shd w:val="clear" w:color="auto" w:fill="auto"/>
              </w:tcPr>
            </w:tcPrChange>
          </w:tcPr>
          <w:p w14:paraId="11D066E0" w14:textId="0083FEBB" w:rsidR="00841979" w:rsidRPr="00D90ADB" w:rsidRDefault="0099481C" w:rsidP="00841979">
            <w:pPr>
              <w:suppressAutoHyphens/>
              <w:jc w:val="center"/>
              <w:rPr>
                <w:rFonts w:ascii="Arial" w:hAnsi="Arial" w:cs="Arial"/>
                <w:sz w:val="20"/>
                <w:szCs w:val="20"/>
                <w:lang w:val="en-US"/>
              </w:rPr>
            </w:pPr>
            <w:ins w:id="17709" w:author="Александр" w:date="2020-04-28T03:01:00Z">
              <w:r w:rsidRPr="0099481C">
                <w:rPr>
                  <w:rFonts w:ascii="Arial" w:hAnsi="Arial" w:cs="Arial"/>
                  <w:sz w:val="20"/>
                  <w:szCs w:val="20"/>
                  <w:lang w:val="en-US"/>
                </w:rPr>
                <w:t>https://mos-s-sapsmz.mos.polus.gld:53001/sap/bc/webdynpro/sap/smud_frame?UI_BUILD_OPTIONS=ROOT_OCC%3d%3d%3d051MiQs37jcEwFwLy3QEIG%26%26%26SBOM_ID%3d%3d%3d051Mjqhj7jcNfzFsy%257Ba9r0%26%26%26&amp;UI_BUILD_TYPE=NUPS_UI&amp;OCC_ID=051Mjqhj7kcNZiq6OsbR8G#</w:t>
              </w:r>
              <w:r w:rsidRPr="0099481C" w:rsidDel="00FF73FA">
                <w:rPr>
                  <w:rFonts w:ascii="Arial" w:hAnsi="Arial" w:cs="Arial"/>
                  <w:sz w:val="20"/>
                  <w:szCs w:val="20"/>
                  <w:lang w:val="en-US"/>
                </w:rPr>
                <w:t xml:space="preserve"> </w:t>
              </w:r>
            </w:ins>
            <w:del w:id="17710" w:author="Александр" w:date="2020-04-28T02:54:00Z">
              <w:r w:rsidR="00841979" w:rsidDel="00FF73FA">
                <w:rPr>
                  <w:rFonts w:ascii="Arial" w:hAnsi="Arial" w:cs="Arial"/>
                  <w:sz w:val="20"/>
                  <w:szCs w:val="20"/>
                  <w:lang w:val="en-US"/>
                </w:rPr>
                <w:delText>-</w:delText>
              </w:r>
            </w:del>
          </w:p>
        </w:tc>
      </w:tr>
      <w:tr w:rsidR="001E5EF1" w:rsidRPr="006E2CFA" w14:paraId="59BA3A5A" w14:textId="77777777" w:rsidTr="0099481C">
        <w:trPr>
          <w:cantSplit/>
          <w:jc w:val="center"/>
          <w:trPrChange w:id="17711" w:author="Александр" w:date="2020-04-28T03:01:00Z">
            <w:trPr>
              <w:cantSplit/>
              <w:jc w:val="center"/>
            </w:trPr>
          </w:trPrChange>
        </w:trPr>
        <w:tc>
          <w:tcPr>
            <w:tcW w:w="289" w:type="pct"/>
            <w:shd w:val="clear" w:color="auto" w:fill="auto"/>
            <w:tcPrChange w:id="17712" w:author="Александр" w:date="2020-04-28T03:01:00Z">
              <w:tcPr>
                <w:tcW w:w="289" w:type="pct"/>
                <w:shd w:val="clear" w:color="auto" w:fill="auto"/>
              </w:tcPr>
            </w:tcPrChange>
          </w:tcPr>
          <w:p w14:paraId="0FCDF0A3" w14:textId="13905112" w:rsidR="001E5EF1" w:rsidRDefault="001E5EF1" w:rsidP="0084197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4.</w:t>
            </w:r>
          </w:p>
        </w:tc>
        <w:tc>
          <w:tcPr>
            <w:tcW w:w="1754" w:type="pct"/>
            <w:tcPrChange w:id="17713" w:author="Александр" w:date="2020-04-28T03:01:00Z">
              <w:tcPr>
                <w:tcW w:w="1754" w:type="pct"/>
              </w:tcPr>
            </w:tcPrChange>
          </w:tcPr>
          <w:p w14:paraId="6A9559AE" w14:textId="3715A0F6" w:rsidR="00DD0941" w:rsidRPr="005E449A" w:rsidRDefault="001E5EF1" w:rsidP="00841979">
            <w:pPr>
              <w:suppressAutoHyphens/>
              <w:jc w:val="left"/>
              <w:rPr>
                <w:rFonts w:ascii="Arial" w:hAnsi="Arial" w:cs="Arial"/>
                <w:iCs/>
                <w:sz w:val="20"/>
                <w:szCs w:val="20"/>
              </w:rPr>
            </w:pPr>
            <w:r w:rsidRPr="001E5EF1">
              <w:rPr>
                <w:rFonts w:ascii="Arial" w:hAnsi="Arial" w:cs="Arial"/>
                <w:iCs/>
                <w:sz w:val="20"/>
                <w:szCs w:val="20"/>
              </w:rPr>
              <w:t>При заведении единицы оборудования с серийным номером необходимо выполнять проверку присвоения материала с серийным номером, при этом серийный номер единицы оборудования должен совпадать с серийным номером материала.</w:t>
            </w:r>
          </w:p>
        </w:tc>
        <w:tc>
          <w:tcPr>
            <w:tcW w:w="808" w:type="pct"/>
            <w:tcPrChange w:id="17714" w:author="Александр" w:date="2020-04-28T03:01:00Z">
              <w:tcPr>
                <w:tcW w:w="808" w:type="pct"/>
              </w:tcPr>
            </w:tcPrChange>
          </w:tcPr>
          <w:p w14:paraId="7E9E5873" w14:textId="6AB2CC18" w:rsidR="001E5EF1" w:rsidRPr="001E5EF1" w:rsidRDefault="001E5EF1" w:rsidP="00841979">
            <w:pPr>
              <w:suppressAutoHyphens/>
              <w:jc w:val="center"/>
              <w:rPr>
                <w:rFonts w:ascii="Arial" w:hAnsi="Arial" w:cs="Arial"/>
                <w:sz w:val="20"/>
                <w:szCs w:val="20"/>
              </w:rPr>
            </w:pPr>
            <w:r>
              <w:rPr>
                <w:rFonts w:ascii="Arial" w:hAnsi="Arial" w:cs="Arial"/>
                <w:sz w:val="20"/>
                <w:szCs w:val="20"/>
              </w:rPr>
              <w:t>Расширение</w:t>
            </w:r>
          </w:p>
        </w:tc>
        <w:tc>
          <w:tcPr>
            <w:tcW w:w="525" w:type="pct"/>
            <w:tcPrChange w:id="17715" w:author="Александр" w:date="2020-04-28T03:01:00Z">
              <w:tcPr>
                <w:tcW w:w="808" w:type="pct"/>
              </w:tcPr>
            </w:tcPrChange>
          </w:tcPr>
          <w:p w14:paraId="1BB437BB" w14:textId="684C93CD" w:rsidR="001E5EF1" w:rsidRPr="001E5EF1" w:rsidRDefault="001E5EF1" w:rsidP="00841979">
            <w:pPr>
              <w:suppressAutoHyphens/>
              <w:jc w:val="center"/>
              <w:rPr>
                <w:rFonts w:ascii="Arial" w:hAnsi="Arial" w:cs="Arial"/>
                <w:sz w:val="20"/>
                <w:szCs w:val="20"/>
                <w:lang w:val="en-US"/>
              </w:rPr>
            </w:pPr>
            <w:r>
              <w:rPr>
                <w:rFonts w:ascii="Arial" w:hAnsi="Arial" w:cs="Arial"/>
                <w:sz w:val="20"/>
                <w:szCs w:val="20"/>
                <w:lang w:val="en-US"/>
              </w:rPr>
              <w:t>PM77</w:t>
            </w:r>
          </w:p>
        </w:tc>
        <w:tc>
          <w:tcPr>
            <w:tcW w:w="1624" w:type="pct"/>
            <w:shd w:val="clear" w:color="auto" w:fill="auto"/>
            <w:tcPrChange w:id="17716" w:author="Александр" w:date="2020-04-28T03:01:00Z">
              <w:tcPr>
                <w:tcW w:w="1341" w:type="pct"/>
                <w:shd w:val="clear" w:color="auto" w:fill="auto"/>
              </w:tcPr>
            </w:tcPrChange>
          </w:tcPr>
          <w:p w14:paraId="6BCAAF76" w14:textId="1E04733F" w:rsidR="001E5EF1" w:rsidRPr="00FF73FA" w:rsidRDefault="0099481C" w:rsidP="00841979">
            <w:pPr>
              <w:suppressAutoHyphens/>
              <w:jc w:val="center"/>
              <w:rPr>
                <w:rFonts w:ascii="Arial" w:hAnsi="Arial" w:cs="Arial"/>
                <w:sz w:val="20"/>
                <w:szCs w:val="20"/>
                <w:lang w:val="en-US"/>
                <w:rPrChange w:id="17717" w:author="Александр" w:date="2020-04-28T03:00:00Z">
                  <w:rPr>
                    <w:rFonts w:ascii="Arial" w:hAnsi="Arial" w:cs="Arial"/>
                    <w:sz w:val="20"/>
                    <w:szCs w:val="20"/>
                  </w:rPr>
                </w:rPrChange>
              </w:rPr>
            </w:pPr>
            <w:ins w:id="17718" w:author="Александр" w:date="2020-04-28T03:02:00Z">
              <w:r w:rsidRPr="0099481C">
                <w:rPr>
                  <w:rFonts w:ascii="Arial" w:hAnsi="Arial" w:cs="Arial"/>
                  <w:sz w:val="20"/>
                  <w:szCs w:val="20"/>
                  <w:lang w:val="en-US"/>
                </w:rPr>
                <w:t>https://mos-s-sapsmz.mos.polus.gld:53001/sap/bc/webdynpro/sap/smud_frame?UI_BUILD_OPTIONS=ROOT_OCC%3d%3d%3d051MiQs37jcEwFwLy3QEIG%26%26%26SBOM_ID%3d%3d%3d051Mjqhj7jcNfzFsy%257Ba9r0%26%26%26&amp;UI_BUILD_TYPE=NUPS_UI&amp;OCC_ID=051Mjqhj7kcNZiq6OsbR8G#</w:t>
              </w:r>
            </w:ins>
          </w:p>
        </w:tc>
      </w:tr>
    </w:tbl>
    <w:p w14:paraId="4A390CA0" w14:textId="6C47A4AC" w:rsidR="00873E94" w:rsidRPr="00192E2D" w:rsidRDefault="006E3AED" w:rsidP="00192E2D">
      <w:pPr>
        <w:pStyle w:val="21"/>
        <w:keepNext/>
        <w:keepLines/>
        <w:numPr>
          <w:ilvl w:val="1"/>
          <w:numId w:val="8"/>
        </w:numPr>
        <w:spacing w:line="276" w:lineRule="auto"/>
        <w:ind w:left="578" w:hanging="578"/>
        <w:rPr>
          <w:rFonts w:eastAsiaTheme="majorEastAsia" w:cstheme="majorBidi"/>
          <w:bCs w:val="0"/>
          <w:iCs w:val="0"/>
          <w:szCs w:val="26"/>
        </w:rPr>
      </w:pPr>
      <w:bookmarkStart w:id="17719" w:name="_Toc67557297"/>
      <w:r>
        <w:rPr>
          <w:rFonts w:eastAsiaTheme="majorEastAsia" w:cstheme="majorBidi"/>
          <w:bCs w:val="0"/>
          <w:iCs w:val="0"/>
          <w:szCs w:val="26"/>
        </w:rPr>
        <w:t>Особенности согласования заявок НСИ ТОиР</w:t>
      </w:r>
      <w:bookmarkEnd w:id="17719"/>
    </w:p>
    <w:p w14:paraId="632A7E19" w14:textId="7EFF8356" w:rsidR="004E5175" w:rsidRPr="004E5175" w:rsidRDefault="004E5175" w:rsidP="004E5175">
      <w:pPr>
        <w:spacing w:after="240"/>
        <w:jc w:val="right"/>
        <w:rPr>
          <w:rFonts w:ascii="Arial" w:eastAsiaTheme="majorEastAsia" w:hAnsi="Arial" w:cs="Arial"/>
          <w:b/>
          <w:sz w:val="22"/>
        </w:rPr>
      </w:pPr>
      <w:r>
        <w:rPr>
          <w:rFonts w:ascii="Arial" w:eastAsiaTheme="majorEastAsia" w:hAnsi="Arial" w:cs="Arial"/>
          <w:b/>
          <w:sz w:val="22"/>
        </w:rPr>
        <w:t xml:space="preserve">Таблица </w:t>
      </w:r>
      <w:r w:rsidR="00156F97">
        <w:rPr>
          <w:rFonts w:ascii="Arial" w:eastAsiaTheme="majorEastAsia" w:hAnsi="Arial" w:cs="Arial"/>
          <w:b/>
          <w:sz w:val="22"/>
        </w:rPr>
        <w:t>67</w:t>
      </w:r>
      <w:r>
        <w:rPr>
          <w:rFonts w:ascii="Arial" w:eastAsiaTheme="majorEastAsia" w:hAnsi="Arial" w:cs="Arial"/>
          <w:b/>
          <w:sz w:val="22"/>
        </w:rPr>
        <w:t>.</w:t>
      </w:r>
      <w:r w:rsidR="00873E94">
        <w:rPr>
          <w:rFonts w:ascii="Arial" w:eastAsiaTheme="majorEastAsia" w:hAnsi="Arial" w:cs="Arial"/>
          <w:b/>
          <w:sz w:val="22"/>
        </w:rPr>
        <w:t xml:space="preserve"> Особенности согласования заявок НСИ </w:t>
      </w:r>
      <w:proofErr w:type="spellStart"/>
      <w:r w:rsidR="00873E94">
        <w:rPr>
          <w:rFonts w:ascii="Arial" w:eastAsiaTheme="majorEastAsia" w:hAnsi="Arial" w:cs="Arial"/>
          <w:b/>
          <w:sz w:val="22"/>
        </w:rPr>
        <w:t>ТОиР</w:t>
      </w:r>
      <w:proofErr w:type="spellEnd"/>
      <w:r>
        <w:rPr>
          <w:rFonts w:ascii="Arial" w:eastAsiaTheme="majorEastAsia" w:hAnsi="Arial" w:cs="Arial"/>
          <w:b/>
          <w:sz w:val="22"/>
        </w:rPr>
        <w:t xml:space="preserve"> </w:t>
      </w:r>
    </w:p>
    <w:tbl>
      <w:tblPr>
        <w:tblW w:w="5154"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78"/>
        <w:gridCol w:w="5257"/>
        <w:gridCol w:w="1594"/>
        <w:gridCol w:w="2660"/>
      </w:tblGrid>
      <w:tr w:rsidR="00E35FD6" w:rsidRPr="00B14753" w14:paraId="792DE99A" w14:textId="74231874" w:rsidTr="008007D3">
        <w:trPr>
          <w:cantSplit/>
          <w:trHeight w:val="397"/>
          <w:tblHeader/>
          <w:jc w:val="center"/>
        </w:trPr>
        <w:tc>
          <w:tcPr>
            <w:tcW w:w="466" w:type="pct"/>
            <w:shd w:val="clear" w:color="auto" w:fill="FFC000"/>
            <w:vAlign w:val="center"/>
          </w:tcPr>
          <w:p w14:paraId="0FD4A7B9" w14:textId="551FC256" w:rsidR="00E35FD6" w:rsidRPr="00B14753" w:rsidRDefault="00E35FD6" w:rsidP="00E35FD6">
            <w:pPr>
              <w:suppressAutoHyphens/>
              <w:jc w:val="center"/>
              <w:rPr>
                <w:rFonts w:ascii="Arial" w:hAnsi="Arial" w:cs="Arial"/>
                <w:b/>
                <w:sz w:val="20"/>
                <w:szCs w:val="20"/>
              </w:rPr>
            </w:pPr>
            <w:r>
              <w:rPr>
                <w:rFonts w:ascii="Arial" w:hAnsi="Arial" w:cs="Arial"/>
                <w:b/>
                <w:sz w:val="20"/>
                <w:szCs w:val="20"/>
                <w:lang w:eastAsia="ru-RU"/>
              </w:rPr>
              <w:lastRenderedPageBreak/>
              <w:t>№</w:t>
            </w:r>
          </w:p>
        </w:tc>
        <w:tc>
          <w:tcPr>
            <w:tcW w:w="2506" w:type="pct"/>
            <w:shd w:val="clear" w:color="auto" w:fill="FFC000"/>
            <w:vAlign w:val="center"/>
          </w:tcPr>
          <w:p w14:paraId="6C332744" w14:textId="1C42C5AA" w:rsidR="00E35FD6" w:rsidRPr="00B14753" w:rsidRDefault="00E35FD6" w:rsidP="00E35FD6">
            <w:pPr>
              <w:suppressAutoHyphens/>
              <w:jc w:val="center"/>
              <w:rPr>
                <w:rFonts w:ascii="Arial" w:hAnsi="Arial" w:cs="Arial"/>
                <w:b/>
                <w:sz w:val="20"/>
                <w:szCs w:val="20"/>
                <w:lang w:eastAsia="ru-RU"/>
              </w:rPr>
            </w:pPr>
            <w:r>
              <w:rPr>
                <w:rFonts w:ascii="Arial" w:hAnsi="Arial" w:cs="Arial"/>
                <w:b/>
                <w:sz w:val="20"/>
                <w:szCs w:val="20"/>
                <w:lang w:eastAsia="ru-RU"/>
              </w:rPr>
              <w:t>Наименование справочника</w:t>
            </w:r>
          </w:p>
        </w:tc>
        <w:tc>
          <w:tcPr>
            <w:tcW w:w="760" w:type="pct"/>
            <w:shd w:val="clear" w:color="auto" w:fill="FFC000"/>
            <w:vAlign w:val="center"/>
          </w:tcPr>
          <w:p w14:paraId="01764B5A" w14:textId="6FCE3614" w:rsidR="00E35FD6" w:rsidRPr="00B14753" w:rsidRDefault="00E35FD6" w:rsidP="00E35FD6">
            <w:pPr>
              <w:suppressAutoHyphens/>
              <w:jc w:val="center"/>
              <w:rPr>
                <w:rFonts w:ascii="Arial" w:hAnsi="Arial" w:cs="Arial"/>
                <w:b/>
                <w:sz w:val="20"/>
                <w:szCs w:val="20"/>
              </w:rPr>
            </w:pPr>
            <w:r>
              <w:rPr>
                <w:rFonts w:ascii="Arial" w:hAnsi="Arial" w:cs="Arial"/>
                <w:b/>
                <w:sz w:val="20"/>
                <w:szCs w:val="20"/>
                <w:lang w:eastAsia="ru-RU"/>
              </w:rPr>
              <w:t>Мастер-система</w:t>
            </w:r>
          </w:p>
        </w:tc>
        <w:tc>
          <w:tcPr>
            <w:tcW w:w="1268" w:type="pct"/>
            <w:shd w:val="clear" w:color="auto" w:fill="FFC000"/>
            <w:vAlign w:val="center"/>
          </w:tcPr>
          <w:p w14:paraId="016E1D32" w14:textId="3646F993" w:rsidR="00E35FD6" w:rsidRPr="00B14753" w:rsidRDefault="00E35FD6" w:rsidP="00E35FD6">
            <w:pPr>
              <w:suppressAutoHyphens/>
              <w:jc w:val="center"/>
              <w:rPr>
                <w:rFonts w:ascii="Arial" w:hAnsi="Arial" w:cs="Arial"/>
                <w:b/>
                <w:sz w:val="20"/>
                <w:szCs w:val="20"/>
              </w:rPr>
            </w:pPr>
            <w:r>
              <w:rPr>
                <w:rFonts w:ascii="Arial" w:hAnsi="Arial" w:cs="Arial"/>
                <w:b/>
                <w:sz w:val="20"/>
                <w:szCs w:val="20"/>
              </w:rPr>
              <w:t>Источник информации об объекте при подаче заявки</w:t>
            </w:r>
          </w:p>
        </w:tc>
      </w:tr>
      <w:tr w:rsidR="00CF216C" w:rsidRPr="00D90ADB" w14:paraId="0F2E8DC9" w14:textId="558FC8E2" w:rsidTr="008007D3">
        <w:trPr>
          <w:cantSplit/>
          <w:jc w:val="center"/>
        </w:trPr>
        <w:tc>
          <w:tcPr>
            <w:tcW w:w="466" w:type="pct"/>
            <w:shd w:val="clear" w:color="auto" w:fill="auto"/>
          </w:tcPr>
          <w:p w14:paraId="771534AB" w14:textId="46FC17AC" w:rsidR="00CF216C" w:rsidRPr="004E5175"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1</w:t>
            </w:r>
          </w:p>
        </w:tc>
        <w:tc>
          <w:tcPr>
            <w:tcW w:w="2506" w:type="pct"/>
          </w:tcPr>
          <w:p w14:paraId="039285FA" w14:textId="68772D3B" w:rsidR="00CF216C" w:rsidRPr="006E3AED" w:rsidRDefault="00CF216C" w:rsidP="00CF216C">
            <w:pPr>
              <w:suppressAutoHyphens/>
              <w:jc w:val="left"/>
              <w:rPr>
                <w:rFonts w:ascii="Arial" w:hAnsi="Arial" w:cs="Arial"/>
                <w:iCs/>
                <w:sz w:val="20"/>
                <w:szCs w:val="20"/>
              </w:rPr>
            </w:pPr>
            <w:r>
              <w:rPr>
                <w:rFonts w:ascii="Arial" w:hAnsi="Arial" w:cs="Arial"/>
                <w:iCs/>
                <w:sz w:val="20"/>
                <w:szCs w:val="20"/>
              </w:rPr>
              <w:t>Справочник технических мест</w:t>
            </w:r>
          </w:p>
        </w:tc>
        <w:tc>
          <w:tcPr>
            <w:tcW w:w="760" w:type="pct"/>
          </w:tcPr>
          <w:p w14:paraId="272A730E" w14:textId="2013ACBF" w:rsidR="00CF216C" w:rsidRPr="004E5175" w:rsidRDefault="00CF216C" w:rsidP="00CF216C">
            <w:pPr>
              <w:suppressAutoHyphens/>
              <w:jc w:val="center"/>
              <w:rPr>
                <w:rFonts w:ascii="Arial" w:hAnsi="Arial" w:cs="Arial"/>
                <w:sz w:val="20"/>
                <w:szCs w:val="20"/>
                <w:lang w:val="en-US"/>
              </w:rPr>
            </w:pPr>
            <w:r>
              <w:rPr>
                <w:rFonts w:ascii="Arial" w:hAnsi="Arial" w:cs="Arial"/>
                <w:sz w:val="20"/>
                <w:szCs w:val="20"/>
                <w:lang w:val="en-US"/>
              </w:rPr>
              <w:t>SAP S/4HANA</w:t>
            </w:r>
          </w:p>
        </w:tc>
        <w:tc>
          <w:tcPr>
            <w:tcW w:w="1268" w:type="pct"/>
            <w:shd w:val="clear" w:color="auto" w:fill="auto"/>
          </w:tcPr>
          <w:p w14:paraId="081A75F9" w14:textId="443F9FAA"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SAP S/4HANA</w:t>
            </w:r>
          </w:p>
        </w:tc>
      </w:tr>
      <w:tr w:rsidR="00CF216C" w:rsidRPr="00D90ADB" w14:paraId="358838CC" w14:textId="36C10381" w:rsidTr="008007D3">
        <w:trPr>
          <w:cantSplit/>
          <w:jc w:val="center"/>
        </w:trPr>
        <w:tc>
          <w:tcPr>
            <w:tcW w:w="466" w:type="pct"/>
            <w:shd w:val="clear" w:color="auto" w:fill="auto"/>
          </w:tcPr>
          <w:p w14:paraId="58744D11" w14:textId="5024F7F3" w:rsidR="00CF216C" w:rsidRPr="004E5175"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2</w:t>
            </w:r>
          </w:p>
        </w:tc>
        <w:tc>
          <w:tcPr>
            <w:tcW w:w="2506" w:type="pct"/>
          </w:tcPr>
          <w:p w14:paraId="00BD7C04" w14:textId="15F1611A" w:rsidR="00CF216C" w:rsidRPr="004E5175" w:rsidRDefault="00CF216C" w:rsidP="00CF216C">
            <w:pPr>
              <w:suppressAutoHyphens/>
              <w:jc w:val="left"/>
              <w:rPr>
                <w:rFonts w:ascii="Arial" w:hAnsi="Arial" w:cs="Arial"/>
                <w:iCs/>
                <w:sz w:val="20"/>
                <w:szCs w:val="20"/>
              </w:rPr>
            </w:pPr>
            <w:r>
              <w:rPr>
                <w:rFonts w:ascii="Arial" w:hAnsi="Arial" w:cs="Arial"/>
                <w:iCs/>
                <w:sz w:val="20"/>
                <w:szCs w:val="20"/>
              </w:rPr>
              <w:t>Справочник единиц оборудования</w:t>
            </w:r>
          </w:p>
        </w:tc>
        <w:tc>
          <w:tcPr>
            <w:tcW w:w="760" w:type="pct"/>
          </w:tcPr>
          <w:p w14:paraId="004B5C14" w14:textId="1CB71D3D"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25B03465" w14:textId="45A19863"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SAP S/4HANA</w:t>
            </w:r>
          </w:p>
        </w:tc>
      </w:tr>
      <w:tr w:rsidR="00CF216C" w:rsidRPr="00D90ADB" w14:paraId="1C27F1C5" w14:textId="515B210A" w:rsidTr="008007D3">
        <w:trPr>
          <w:cantSplit/>
          <w:jc w:val="center"/>
        </w:trPr>
        <w:tc>
          <w:tcPr>
            <w:tcW w:w="466" w:type="pct"/>
            <w:shd w:val="clear" w:color="auto" w:fill="auto"/>
          </w:tcPr>
          <w:p w14:paraId="579F9FEC" w14:textId="354916A5" w:rsidR="00CF216C" w:rsidRPr="004E5175"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3</w:t>
            </w:r>
          </w:p>
        </w:tc>
        <w:tc>
          <w:tcPr>
            <w:tcW w:w="2506" w:type="pct"/>
          </w:tcPr>
          <w:p w14:paraId="21C701B2" w14:textId="03375233" w:rsidR="00CF216C" w:rsidRPr="006E3AED" w:rsidRDefault="00CF216C" w:rsidP="00CF216C">
            <w:pPr>
              <w:suppressAutoHyphens/>
              <w:jc w:val="left"/>
              <w:rPr>
                <w:rFonts w:ascii="Arial" w:hAnsi="Arial" w:cs="Arial"/>
                <w:iCs/>
                <w:sz w:val="20"/>
                <w:szCs w:val="20"/>
              </w:rPr>
            </w:pPr>
            <w:r>
              <w:rPr>
                <w:rFonts w:ascii="Arial" w:hAnsi="Arial" w:cs="Arial"/>
                <w:iCs/>
                <w:sz w:val="20"/>
                <w:szCs w:val="20"/>
              </w:rPr>
              <w:t>Справочник моделей оборудования</w:t>
            </w:r>
          </w:p>
        </w:tc>
        <w:tc>
          <w:tcPr>
            <w:tcW w:w="760" w:type="pct"/>
          </w:tcPr>
          <w:p w14:paraId="6A98BEC9" w14:textId="1012F943" w:rsidR="00CF216C" w:rsidRPr="00B14753" w:rsidRDefault="00CF216C" w:rsidP="00CF216C">
            <w:pPr>
              <w:suppressAutoHyphens/>
              <w:jc w:val="center"/>
              <w:rPr>
                <w:rFonts w:ascii="Arial" w:hAnsi="Arial" w:cs="Arial"/>
                <w:sz w:val="20"/>
                <w:szCs w:val="20"/>
              </w:rPr>
            </w:pPr>
            <w:r>
              <w:rPr>
                <w:rFonts w:ascii="Arial" w:hAnsi="Arial" w:cs="Arial"/>
                <w:sz w:val="20"/>
                <w:szCs w:val="20"/>
              </w:rPr>
              <w:t>КСУ НСИ</w:t>
            </w:r>
          </w:p>
        </w:tc>
        <w:tc>
          <w:tcPr>
            <w:tcW w:w="1268" w:type="pct"/>
            <w:shd w:val="clear" w:color="auto" w:fill="auto"/>
          </w:tcPr>
          <w:p w14:paraId="300F538D" w14:textId="5BCEA03C" w:rsidR="00CF216C" w:rsidRDefault="00CF216C" w:rsidP="00CF216C">
            <w:pPr>
              <w:suppressAutoHyphens/>
              <w:jc w:val="center"/>
              <w:rPr>
                <w:rFonts w:ascii="Arial" w:hAnsi="Arial" w:cs="Arial"/>
                <w:sz w:val="20"/>
                <w:szCs w:val="20"/>
                <w:lang w:val="en-US"/>
              </w:rPr>
            </w:pPr>
            <w:r>
              <w:rPr>
                <w:rFonts w:ascii="Arial" w:hAnsi="Arial" w:cs="Arial"/>
                <w:sz w:val="20"/>
                <w:szCs w:val="20"/>
              </w:rPr>
              <w:t>КСУ НСИ</w:t>
            </w:r>
          </w:p>
        </w:tc>
      </w:tr>
      <w:tr w:rsidR="00CF216C" w:rsidRPr="00D90ADB" w14:paraId="7AB88025" w14:textId="16BC8D8C" w:rsidTr="008007D3">
        <w:trPr>
          <w:cantSplit/>
          <w:jc w:val="center"/>
        </w:trPr>
        <w:tc>
          <w:tcPr>
            <w:tcW w:w="466" w:type="pct"/>
            <w:shd w:val="clear" w:color="auto" w:fill="auto"/>
          </w:tcPr>
          <w:p w14:paraId="1F224315" w14:textId="4FF68AF6" w:rsidR="00CF216C" w:rsidRPr="004E5175"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4</w:t>
            </w:r>
          </w:p>
        </w:tc>
        <w:tc>
          <w:tcPr>
            <w:tcW w:w="2506" w:type="pct"/>
          </w:tcPr>
          <w:p w14:paraId="007434D4" w14:textId="7DE5E65F" w:rsidR="00CF216C" w:rsidRPr="004E5175" w:rsidRDefault="00CF216C" w:rsidP="00CF216C">
            <w:pPr>
              <w:suppressAutoHyphens/>
              <w:jc w:val="left"/>
              <w:rPr>
                <w:rFonts w:ascii="Arial" w:hAnsi="Arial" w:cs="Arial"/>
                <w:iCs/>
                <w:sz w:val="20"/>
                <w:szCs w:val="20"/>
              </w:rPr>
            </w:pPr>
            <w:r w:rsidRPr="004E5175">
              <w:rPr>
                <w:rFonts w:ascii="Arial" w:hAnsi="Arial" w:cs="Arial"/>
                <w:color w:val="000000" w:themeColor="dark1"/>
                <w:kern w:val="24"/>
                <w:sz w:val="20"/>
                <w:szCs w:val="20"/>
                <w:lang w:eastAsia="ru-RU"/>
              </w:rPr>
              <w:t>Справочни</w:t>
            </w:r>
            <w:r>
              <w:rPr>
                <w:rFonts w:ascii="Arial" w:hAnsi="Arial" w:cs="Arial"/>
                <w:color w:val="000000" w:themeColor="dark1"/>
                <w:kern w:val="24"/>
                <w:sz w:val="20"/>
                <w:szCs w:val="20"/>
                <w:lang w:eastAsia="ru-RU"/>
              </w:rPr>
              <w:t xml:space="preserve">к нормативов (инструкции и </w:t>
            </w:r>
            <w:proofErr w:type="spellStart"/>
            <w:r>
              <w:rPr>
                <w:rFonts w:ascii="Arial" w:hAnsi="Arial" w:cs="Arial"/>
                <w:color w:val="000000" w:themeColor="dark1"/>
                <w:kern w:val="24"/>
                <w:sz w:val="20"/>
                <w:szCs w:val="20"/>
                <w:lang w:eastAsia="ru-RU"/>
              </w:rPr>
              <w:t>тех</w:t>
            </w:r>
            <w:r w:rsidRPr="004E5175">
              <w:rPr>
                <w:rFonts w:ascii="Arial" w:hAnsi="Arial" w:cs="Arial"/>
                <w:color w:val="000000" w:themeColor="dark1"/>
                <w:kern w:val="24"/>
                <w:sz w:val="20"/>
                <w:szCs w:val="20"/>
                <w:lang w:eastAsia="ru-RU"/>
              </w:rPr>
              <w:t>карты</w:t>
            </w:r>
            <w:proofErr w:type="spellEnd"/>
            <w:r w:rsidRPr="004E5175">
              <w:rPr>
                <w:rFonts w:ascii="Arial" w:hAnsi="Arial" w:cs="Arial"/>
                <w:color w:val="000000" w:themeColor="dark1"/>
                <w:kern w:val="24"/>
                <w:sz w:val="20"/>
                <w:szCs w:val="20"/>
                <w:lang w:eastAsia="ru-RU"/>
              </w:rPr>
              <w:t xml:space="preserve"> и ТОРО)</w:t>
            </w:r>
          </w:p>
        </w:tc>
        <w:tc>
          <w:tcPr>
            <w:tcW w:w="760" w:type="pct"/>
          </w:tcPr>
          <w:p w14:paraId="051B6556" w14:textId="0457BF73"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5A8EEDED" w14:textId="0432004D"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SAP S/4HANA</w:t>
            </w:r>
          </w:p>
        </w:tc>
      </w:tr>
      <w:tr w:rsidR="00CF216C" w:rsidRPr="00D90ADB" w14:paraId="240DFBD7" w14:textId="1B264764" w:rsidTr="008007D3">
        <w:trPr>
          <w:cantSplit/>
          <w:jc w:val="center"/>
        </w:trPr>
        <w:tc>
          <w:tcPr>
            <w:tcW w:w="466" w:type="pct"/>
            <w:shd w:val="clear" w:color="auto" w:fill="auto"/>
          </w:tcPr>
          <w:p w14:paraId="1067EC9B" w14:textId="1F1C3C67" w:rsidR="00CF216C" w:rsidRPr="004E5175"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5</w:t>
            </w:r>
          </w:p>
        </w:tc>
        <w:tc>
          <w:tcPr>
            <w:tcW w:w="2506" w:type="pct"/>
          </w:tcPr>
          <w:p w14:paraId="7DEC9EB1" w14:textId="2CB1548D" w:rsidR="00CF216C" w:rsidRPr="004E5175" w:rsidRDefault="00CF216C" w:rsidP="00CF216C">
            <w:pPr>
              <w:suppressAutoHyphens/>
              <w:jc w:val="left"/>
              <w:rPr>
                <w:rFonts w:ascii="Arial" w:hAnsi="Arial" w:cs="Arial"/>
                <w:iCs/>
                <w:sz w:val="20"/>
                <w:szCs w:val="20"/>
              </w:rPr>
            </w:pPr>
            <w:r w:rsidRPr="004E5175">
              <w:rPr>
                <w:rFonts w:ascii="Arial" w:hAnsi="Arial" w:cs="Arial"/>
                <w:color w:val="000000" w:themeColor="dark1"/>
                <w:kern w:val="24"/>
                <w:sz w:val="20"/>
                <w:szCs w:val="20"/>
                <w:lang w:eastAsia="ru-RU"/>
              </w:rPr>
              <w:t>Справочник стратегий ППР</w:t>
            </w:r>
          </w:p>
        </w:tc>
        <w:tc>
          <w:tcPr>
            <w:tcW w:w="760" w:type="pct"/>
          </w:tcPr>
          <w:p w14:paraId="7990E8D4" w14:textId="199E4547"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268D8D63" w14:textId="1B8B3C6A"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Excel</w:t>
            </w:r>
          </w:p>
        </w:tc>
      </w:tr>
      <w:tr w:rsidR="00CF216C" w:rsidRPr="00D90ADB" w14:paraId="77FFED24" w14:textId="5D9ABE83" w:rsidTr="008007D3">
        <w:trPr>
          <w:cantSplit/>
          <w:jc w:val="center"/>
        </w:trPr>
        <w:tc>
          <w:tcPr>
            <w:tcW w:w="466" w:type="pct"/>
            <w:shd w:val="clear" w:color="auto" w:fill="auto"/>
          </w:tcPr>
          <w:p w14:paraId="4FE3CC7D" w14:textId="194602AD" w:rsidR="00CF216C" w:rsidRPr="004E5175"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6</w:t>
            </w:r>
          </w:p>
        </w:tc>
        <w:tc>
          <w:tcPr>
            <w:tcW w:w="2506" w:type="pct"/>
          </w:tcPr>
          <w:p w14:paraId="7128C255" w14:textId="2A0562F7" w:rsidR="00CF216C" w:rsidRPr="004E5175" w:rsidRDefault="00CF216C" w:rsidP="00CF216C">
            <w:pPr>
              <w:suppressAutoHyphens/>
              <w:jc w:val="left"/>
              <w:rPr>
                <w:rFonts w:ascii="Arial" w:hAnsi="Arial" w:cs="Arial"/>
                <w:iCs/>
                <w:sz w:val="20"/>
                <w:szCs w:val="20"/>
              </w:rPr>
            </w:pPr>
            <w:r w:rsidRPr="004E5175">
              <w:rPr>
                <w:rFonts w:ascii="Arial" w:hAnsi="Arial" w:cs="Arial"/>
                <w:color w:val="000000" w:themeColor="dark1"/>
                <w:kern w:val="24"/>
                <w:sz w:val="20"/>
                <w:szCs w:val="20"/>
                <w:lang w:eastAsia="ru-RU"/>
              </w:rPr>
              <w:t>Справочник признаков классов</w:t>
            </w:r>
          </w:p>
        </w:tc>
        <w:tc>
          <w:tcPr>
            <w:tcW w:w="760" w:type="pct"/>
          </w:tcPr>
          <w:p w14:paraId="43B423E6" w14:textId="379C3201" w:rsidR="00CF216C" w:rsidRPr="00B14753" w:rsidRDefault="00CF216C" w:rsidP="00CF216C">
            <w:pPr>
              <w:suppressAutoHyphens/>
              <w:jc w:val="center"/>
              <w:rPr>
                <w:rFonts w:ascii="Arial" w:hAnsi="Arial" w:cs="Arial"/>
                <w:sz w:val="20"/>
                <w:szCs w:val="20"/>
              </w:rPr>
            </w:pPr>
            <w:r>
              <w:rPr>
                <w:rFonts w:ascii="Arial" w:hAnsi="Arial" w:cs="Arial"/>
                <w:sz w:val="20"/>
                <w:szCs w:val="20"/>
              </w:rPr>
              <w:t>КСУ НСИ</w:t>
            </w:r>
          </w:p>
        </w:tc>
        <w:tc>
          <w:tcPr>
            <w:tcW w:w="1268" w:type="pct"/>
            <w:shd w:val="clear" w:color="auto" w:fill="auto"/>
          </w:tcPr>
          <w:p w14:paraId="148B8CAC" w14:textId="6946D78D" w:rsidR="00CF216C" w:rsidRDefault="00CF216C" w:rsidP="00CF216C">
            <w:pPr>
              <w:suppressAutoHyphens/>
              <w:jc w:val="center"/>
              <w:rPr>
                <w:rFonts w:ascii="Arial" w:hAnsi="Arial" w:cs="Arial"/>
                <w:sz w:val="20"/>
                <w:szCs w:val="20"/>
                <w:lang w:val="en-US"/>
              </w:rPr>
            </w:pPr>
            <w:r>
              <w:rPr>
                <w:rFonts w:ascii="Arial" w:hAnsi="Arial" w:cs="Arial"/>
                <w:sz w:val="20"/>
                <w:szCs w:val="20"/>
              </w:rPr>
              <w:t>КСУ НСИ</w:t>
            </w:r>
          </w:p>
        </w:tc>
      </w:tr>
      <w:tr w:rsidR="00CF216C" w:rsidRPr="00D90ADB" w14:paraId="132678F4" w14:textId="1B210A17" w:rsidTr="008007D3">
        <w:trPr>
          <w:cantSplit/>
          <w:jc w:val="center"/>
        </w:trPr>
        <w:tc>
          <w:tcPr>
            <w:tcW w:w="466" w:type="pct"/>
            <w:shd w:val="clear" w:color="auto" w:fill="auto"/>
          </w:tcPr>
          <w:p w14:paraId="7C20A0E2" w14:textId="45FAF1D8"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7</w:t>
            </w:r>
          </w:p>
        </w:tc>
        <w:tc>
          <w:tcPr>
            <w:tcW w:w="2506" w:type="pct"/>
          </w:tcPr>
          <w:p w14:paraId="0AC8EA14" w14:textId="2BB26AFC" w:rsidR="00CF216C" w:rsidRPr="004E5175" w:rsidRDefault="00CF216C" w:rsidP="00CF216C">
            <w:pPr>
              <w:suppressAutoHyphens/>
              <w:jc w:val="left"/>
              <w:rPr>
                <w:rFonts w:ascii="Arial" w:hAnsi="Arial" w:cs="Arial"/>
                <w:iCs/>
                <w:sz w:val="20"/>
                <w:szCs w:val="20"/>
              </w:rPr>
            </w:pPr>
            <w:r w:rsidRPr="004E5175">
              <w:rPr>
                <w:rFonts w:ascii="Arial" w:hAnsi="Arial" w:cs="Arial"/>
                <w:color w:val="000000" w:themeColor="dark1"/>
                <w:kern w:val="24"/>
                <w:sz w:val="20"/>
                <w:szCs w:val="20"/>
                <w:lang w:eastAsia="ru-RU"/>
              </w:rPr>
              <w:t>Справочник классов</w:t>
            </w:r>
          </w:p>
        </w:tc>
        <w:tc>
          <w:tcPr>
            <w:tcW w:w="760" w:type="pct"/>
          </w:tcPr>
          <w:p w14:paraId="58C8AB00" w14:textId="74E074A6" w:rsidR="00CF216C" w:rsidRPr="00B14753" w:rsidRDefault="00CF216C" w:rsidP="00CF216C">
            <w:pPr>
              <w:suppressAutoHyphens/>
              <w:jc w:val="center"/>
              <w:rPr>
                <w:rFonts w:ascii="Arial" w:hAnsi="Arial" w:cs="Arial"/>
                <w:sz w:val="20"/>
                <w:szCs w:val="20"/>
              </w:rPr>
            </w:pPr>
            <w:r>
              <w:rPr>
                <w:rFonts w:ascii="Arial" w:hAnsi="Arial" w:cs="Arial"/>
                <w:sz w:val="20"/>
                <w:szCs w:val="20"/>
              </w:rPr>
              <w:t>КСУ НСИ</w:t>
            </w:r>
          </w:p>
        </w:tc>
        <w:tc>
          <w:tcPr>
            <w:tcW w:w="1268" w:type="pct"/>
            <w:shd w:val="clear" w:color="auto" w:fill="auto"/>
          </w:tcPr>
          <w:p w14:paraId="5D8CDF6F" w14:textId="7D0518FB" w:rsidR="00CF216C" w:rsidRDefault="00CF216C" w:rsidP="00CF216C">
            <w:pPr>
              <w:suppressAutoHyphens/>
              <w:jc w:val="center"/>
              <w:rPr>
                <w:rFonts w:ascii="Arial" w:hAnsi="Arial" w:cs="Arial"/>
                <w:sz w:val="20"/>
                <w:szCs w:val="20"/>
                <w:lang w:val="en-US"/>
              </w:rPr>
            </w:pPr>
            <w:r>
              <w:rPr>
                <w:rFonts w:ascii="Arial" w:hAnsi="Arial" w:cs="Arial"/>
                <w:sz w:val="20"/>
                <w:szCs w:val="20"/>
              </w:rPr>
              <w:t>КСУ НСИ</w:t>
            </w:r>
          </w:p>
        </w:tc>
      </w:tr>
      <w:tr w:rsidR="00CF216C" w:rsidRPr="00D90ADB" w14:paraId="412B9BB2" w14:textId="5B339BE5" w:rsidTr="008007D3">
        <w:trPr>
          <w:cantSplit/>
          <w:jc w:val="center"/>
        </w:trPr>
        <w:tc>
          <w:tcPr>
            <w:tcW w:w="466" w:type="pct"/>
            <w:shd w:val="clear" w:color="auto" w:fill="auto"/>
          </w:tcPr>
          <w:p w14:paraId="054293F9" w14:textId="320044A0"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8</w:t>
            </w:r>
          </w:p>
        </w:tc>
        <w:tc>
          <w:tcPr>
            <w:tcW w:w="2506" w:type="pct"/>
          </w:tcPr>
          <w:p w14:paraId="66336191" w14:textId="15FB8EA8" w:rsidR="00CF216C" w:rsidRPr="004E5175" w:rsidRDefault="00CF216C" w:rsidP="00CF216C">
            <w:pPr>
              <w:suppressAutoHyphens/>
              <w:jc w:val="left"/>
              <w:rPr>
                <w:rFonts w:ascii="Arial" w:hAnsi="Arial" w:cs="Arial"/>
                <w:iCs/>
                <w:sz w:val="20"/>
                <w:szCs w:val="20"/>
              </w:rPr>
            </w:pPr>
            <w:r w:rsidRPr="004E5175">
              <w:rPr>
                <w:rFonts w:ascii="Arial" w:hAnsi="Arial" w:cs="Arial"/>
                <w:color w:val="000000" w:themeColor="dark1"/>
                <w:kern w:val="24"/>
                <w:sz w:val="20"/>
                <w:szCs w:val="20"/>
                <w:lang w:eastAsia="ru-RU"/>
              </w:rPr>
              <w:t xml:space="preserve">Каталоги ТОРО (дефектов, проблем, решений, видов отказов, </w:t>
            </w:r>
            <w:r w:rsidRPr="004E5175">
              <w:rPr>
                <w:rFonts w:ascii="Arial" w:hAnsi="Arial" w:cs="Arial"/>
                <w:sz w:val="20"/>
                <w:szCs w:val="20"/>
                <w:lang w:eastAsia="ru-RU"/>
              </w:rPr>
              <w:t xml:space="preserve">мероприятий по устранению отказов, </w:t>
            </w:r>
            <w:r w:rsidRPr="004E5175">
              <w:rPr>
                <w:rFonts w:ascii="Arial" w:hAnsi="Arial" w:cs="Arial"/>
                <w:color w:val="000000" w:themeColor="dark1"/>
                <w:kern w:val="24"/>
                <w:sz w:val="20"/>
                <w:szCs w:val="20"/>
                <w:lang w:eastAsia="ru-RU"/>
              </w:rPr>
              <w:t xml:space="preserve">последствий отказов, </w:t>
            </w:r>
            <w:r w:rsidRPr="004E5175">
              <w:rPr>
                <w:rFonts w:ascii="Arial" w:hAnsi="Arial" w:cs="Arial"/>
                <w:sz w:val="20"/>
                <w:szCs w:val="20"/>
                <w:lang w:eastAsia="ru-RU"/>
              </w:rPr>
              <w:t>причин отказов</w:t>
            </w:r>
            <w:r w:rsidRPr="004E5175">
              <w:rPr>
                <w:rFonts w:ascii="Arial" w:hAnsi="Arial" w:cs="Arial"/>
                <w:color w:val="000000" w:themeColor="dark1"/>
                <w:kern w:val="24"/>
                <w:sz w:val="20"/>
                <w:szCs w:val="20"/>
                <w:lang w:eastAsia="ru-RU"/>
              </w:rPr>
              <w:t>)</w:t>
            </w:r>
          </w:p>
        </w:tc>
        <w:tc>
          <w:tcPr>
            <w:tcW w:w="760" w:type="pct"/>
          </w:tcPr>
          <w:p w14:paraId="5C32D4A9" w14:textId="0089F9AF"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65F077B5" w14:textId="7F99B450"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Excel</w:t>
            </w:r>
          </w:p>
        </w:tc>
      </w:tr>
      <w:tr w:rsidR="00CF216C" w:rsidRPr="00D90ADB" w14:paraId="780EB387" w14:textId="0BA8B451" w:rsidTr="008007D3">
        <w:trPr>
          <w:cantSplit/>
          <w:jc w:val="center"/>
        </w:trPr>
        <w:tc>
          <w:tcPr>
            <w:tcW w:w="466" w:type="pct"/>
            <w:shd w:val="clear" w:color="auto" w:fill="auto"/>
          </w:tcPr>
          <w:p w14:paraId="03308D9B" w14:textId="670A37D4"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9</w:t>
            </w:r>
          </w:p>
        </w:tc>
        <w:tc>
          <w:tcPr>
            <w:tcW w:w="2506" w:type="pct"/>
          </w:tcPr>
          <w:p w14:paraId="78B51E8A" w14:textId="18F3BAE1" w:rsidR="00CF216C" w:rsidRPr="004E5175" w:rsidRDefault="00CF216C" w:rsidP="00CF216C">
            <w:pPr>
              <w:suppressAutoHyphens/>
              <w:jc w:val="left"/>
              <w:rPr>
                <w:rFonts w:ascii="Arial" w:hAnsi="Arial" w:cs="Arial"/>
                <w:iCs/>
                <w:sz w:val="20"/>
                <w:szCs w:val="20"/>
              </w:rPr>
            </w:pPr>
            <w:r w:rsidRPr="004E5175">
              <w:rPr>
                <w:rFonts w:ascii="Arial" w:hAnsi="Arial" w:cs="Arial"/>
                <w:bCs/>
                <w:color w:val="000000" w:themeColor="dark1"/>
                <w:kern w:val="24"/>
                <w:sz w:val="20"/>
                <w:szCs w:val="20"/>
                <w:lang w:eastAsia="ru-RU"/>
              </w:rPr>
              <w:t>Планы предупредительных ремонтов</w:t>
            </w:r>
          </w:p>
        </w:tc>
        <w:tc>
          <w:tcPr>
            <w:tcW w:w="760" w:type="pct"/>
          </w:tcPr>
          <w:p w14:paraId="57618CEB" w14:textId="6BA16A07"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621A2E3D" w14:textId="51635842"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SAP S/4HANA</w:t>
            </w:r>
          </w:p>
        </w:tc>
      </w:tr>
      <w:tr w:rsidR="00CF216C" w:rsidRPr="00D90ADB" w14:paraId="271F9546" w14:textId="5765F5D2" w:rsidTr="008007D3">
        <w:trPr>
          <w:cantSplit/>
          <w:jc w:val="center"/>
        </w:trPr>
        <w:tc>
          <w:tcPr>
            <w:tcW w:w="466" w:type="pct"/>
            <w:shd w:val="clear" w:color="auto" w:fill="auto"/>
          </w:tcPr>
          <w:p w14:paraId="5C1D5AED" w14:textId="17E21EF2"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10</w:t>
            </w:r>
          </w:p>
        </w:tc>
        <w:tc>
          <w:tcPr>
            <w:tcW w:w="2506" w:type="pct"/>
          </w:tcPr>
          <w:p w14:paraId="6D362943" w14:textId="53AC3448" w:rsidR="00CF216C" w:rsidRPr="004E5175" w:rsidRDefault="00CF216C" w:rsidP="00CF216C">
            <w:pPr>
              <w:suppressAutoHyphens/>
              <w:jc w:val="left"/>
              <w:rPr>
                <w:rFonts w:ascii="Arial" w:hAnsi="Arial" w:cs="Arial"/>
                <w:iCs/>
                <w:sz w:val="20"/>
                <w:szCs w:val="20"/>
              </w:rPr>
            </w:pPr>
            <w:r>
              <w:rPr>
                <w:rFonts w:ascii="Arial" w:hAnsi="Arial" w:cs="Arial"/>
                <w:color w:val="000000" w:themeColor="dark1"/>
                <w:kern w:val="24"/>
                <w:sz w:val="20"/>
                <w:szCs w:val="20"/>
                <w:lang w:eastAsia="ru-RU"/>
              </w:rPr>
              <w:t>Справочники</w:t>
            </w:r>
            <w:r w:rsidRPr="004E5175">
              <w:rPr>
                <w:rFonts w:ascii="Arial" w:hAnsi="Arial" w:cs="Arial"/>
                <w:color w:val="000000" w:themeColor="dark1"/>
                <w:kern w:val="24"/>
                <w:sz w:val="20"/>
                <w:szCs w:val="20"/>
                <w:lang w:eastAsia="ru-RU"/>
              </w:rPr>
              <w:t xml:space="preserve"> рабочих мест (исполнители ТОРО)</w:t>
            </w:r>
          </w:p>
        </w:tc>
        <w:tc>
          <w:tcPr>
            <w:tcW w:w="760" w:type="pct"/>
          </w:tcPr>
          <w:p w14:paraId="51D9DB9C" w14:textId="5895808E"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7D945E70" w14:textId="22892E97"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Excel</w:t>
            </w:r>
          </w:p>
        </w:tc>
      </w:tr>
      <w:tr w:rsidR="00CF216C" w:rsidRPr="00D90ADB" w14:paraId="726FB613" w14:textId="25C4EDA2" w:rsidTr="008007D3">
        <w:trPr>
          <w:cantSplit/>
          <w:jc w:val="center"/>
        </w:trPr>
        <w:tc>
          <w:tcPr>
            <w:tcW w:w="466" w:type="pct"/>
            <w:shd w:val="clear" w:color="auto" w:fill="auto"/>
          </w:tcPr>
          <w:p w14:paraId="6E4BB455" w14:textId="637F0232"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11</w:t>
            </w:r>
          </w:p>
        </w:tc>
        <w:tc>
          <w:tcPr>
            <w:tcW w:w="2506" w:type="pct"/>
          </w:tcPr>
          <w:p w14:paraId="69521757" w14:textId="2CD934C6" w:rsidR="00CF216C" w:rsidRPr="004E5175" w:rsidRDefault="00CF216C" w:rsidP="00CF216C">
            <w:pPr>
              <w:suppressAutoHyphens/>
              <w:jc w:val="left"/>
              <w:rPr>
                <w:rFonts w:ascii="Arial" w:hAnsi="Arial" w:cs="Arial"/>
                <w:iCs/>
                <w:sz w:val="20"/>
                <w:szCs w:val="20"/>
              </w:rPr>
            </w:pPr>
            <w:r w:rsidRPr="004E5175">
              <w:rPr>
                <w:rFonts w:ascii="Arial" w:hAnsi="Arial" w:cs="Arial"/>
                <w:bCs/>
                <w:color w:val="000000" w:themeColor="dark1"/>
                <w:kern w:val="24"/>
                <w:sz w:val="20"/>
                <w:szCs w:val="20"/>
                <w:lang w:eastAsia="ru-RU"/>
              </w:rPr>
              <w:t>Справочник точек измерения</w:t>
            </w:r>
          </w:p>
        </w:tc>
        <w:tc>
          <w:tcPr>
            <w:tcW w:w="760" w:type="pct"/>
          </w:tcPr>
          <w:p w14:paraId="0D564531" w14:textId="745A51CC"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0EDD252A" w14:textId="5A6F3332"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Excel</w:t>
            </w:r>
          </w:p>
        </w:tc>
      </w:tr>
      <w:tr w:rsidR="00CF216C" w:rsidRPr="00D90ADB" w14:paraId="1283EB41" w14:textId="4062BD81" w:rsidTr="008007D3">
        <w:trPr>
          <w:cantSplit/>
          <w:jc w:val="center"/>
        </w:trPr>
        <w:tc>
          <w:tcPr>
            <w:tcW w:w="466" w:type="pct"/>
            <w:shd w:val="clear" w:color="auto" w:fill="auto"/>
          </w:tcPr>
          <w:p w14:paraId="67EB0689" w14:textId="09943998"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12</w:t>
            </w:r>
          </w:p>
        </w:tc>
        <w:tc>
          <w:tcPr>
            <w:tcW w:w="2506" w:type="pct"/>
          </w:tcPr>
          <w:p w14:paraId="3E66966D" w14:textId="23CA60C8" w:rsidR="00CF216C" w:rsidRPr="004E5175" w:rsidRDefault="00CF216C" w:rsidP="00CF216C">
            <w:pPr>
              <w:suppressAutoHyphens/>
              <w:jc w:val="left"/>
              <w:rPr>
                <w:rFonts w:ascii="Arial" w:hAnsi="Arial" w:cs="Arial"/>
                <w:iCs/>
                <w:sz w:val="20"/>
                <w:szCs w:val="20"/>
              </w:rPr>
            </w:pPr>
            <w:r w:rsidRPr="004E5175">
              <w:rPr>
                <w:rFonts w:ascii="Arial" w:hAnsi="Arial" w:cs="Arial"/>
                <w:color w:val="000000" w:themeColor="dark1"/>
                <w:kern w:val="24"/>
                <w:sz w:val="20"/>
                <w:szCs w:val="20"/>
                <w:lang w:eastAsia="ru-RU"/>
              </w:rPr>
              <w:t>Справочник типовых операций</w:t>
            </w:r>
          </w:p>
        </w:tc>
        <w:tc>
          <w:tcPr>
            <w:tcW w:w="760" w:type="pct"/>
          </w:tcPr>
          <w:p w14:paraId="00A5B994" w14:textId="5F027DE6" w:rsidR="00CF216C" w:rsidRPr="00B14753"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270CD036" w14:textId="43EA3CE6" w:rsidR="00CF216C" w:rsidRDefault="00CF216C" w:rsidP="00CF216C">
            <w:pPr>
              <w:suppressAutoHyphens/>
              <w:jc w:val="center"/>
              <w:rPr>
                <w:rFonts w:ascii="Arial" w:hAnsi="Arial" w:cs="Arial"/>
                <w:sz w:val="20"/>
                <w:szCs w:val="20"/>
                <w:lang w:val="en-US"/>
              </w:rPr>
            </w:pPr>
            <w:r>
              <w:rPr>
                <w:rFonts w:ascii="Arial" w:hAnsi="Arial" w:cs="Arial"/>
                <w:sz w:val="20"/>
                <w:szCs w:val="20"/>
                <w:lang w:val="en-US"/>
              </w:rPr>
              <w:t>Excel</w:t>
            </w:r>
          </w:p>
        </w:tc>
      </w:tr>
      <w:tr w:rsidR="00CF216C" w:rsidRPr="00D90ADB" w14:paraId="5A20A3A5" w14:textId="77777777" w:rsidTr="008007D3">
        <w:trPr>
          <w:cantSplit/>
          <w:jc w:val="center"/>
        </w:trPr>
        <w:tc>
          <w:tcPr>
            <w:tcW w:w="466" w:type="pct"/>
            <w:shd w:val="clear" w:color="auto" w:fill="auto"/>
          </w:tcPr>
          <w:p w14:paraId="3DF385B5" w14:textId="08EFBA69" w:rsidR="00CF216C" w:rsidRDefault="00CF216C" w:rsidP="00CF216C">
            <w:pPr>
              <w:suppressAutoHyphens/>
              <w:jc w:val="left"/>
              <w:rPr>
                <w:rFonts w:ascii="Arial" w:hAnsi="Arial" w:cs="Arial"/>
                <w:color w:val="000000"/>
                <w:sz w:val="20"/>
                <w:szCs w:val="20"/>
                <w:lang w:eastAsia="ru-RU"/>
              </w:rPr>
            </w:pPr>
            <w:r>
              <w:rPr>
                <w:rFonts w:ascii="Arial" w:hAnsi="Arial" w:cs="Arial"/>
                <w:color w:val="000000"/>
                <w:sz w:val="20"/>
                <w:szCs w:val="20"/>
                <w:lang w:eastAsia="ru-RU"/>
              </w:rPr>
              <w:t>13</w:t>
            </w:r>
          </w:p>
        </w:tc>
        <w:tc>
          <w:tcPr>
            <w:tcW w:w="2506" w:type="pct"/>
          </w:tcPr>
          <w:p w14:paraId="425D578E" w14:textId="1628202D" w:rsidR="00CF216C" w:rsidRPr="004E5175" w:rsidRDefault="00CF216C" w:rsidP="00CF216C">
            <w:pPr>
              <w:suppressAutoHyphens/>
              <w:jc w:val="left"/>
              <w:rPr>
                <w:rFonts w:ascii="Arial" w:hAnsi="Arial" w:cs="Arial"/>
                <w:color w:val="000000" w:themeColor="dark1"/>
                <w:kern w:val="24"/>
                <w:sz w:val="20"/>
                <w:szCs w:val="20"/>
                <w:lang w:eastAsia="ru-RU"/>
              </w:rPr>
            </w:pPr>
            <w:r>
              <w:rPr>
                <w:rFonts w:ascii="Arial" w:hAnsi="Arial" w:cs="Arial"/>
                <w:color w:val="000000" w:themeColor="dark1"/>
                <w:kern w:val="24"/>
                <w:sz w:val="20"/>
                <w:szCs w:val="20"/>
                <w:lang w:eastAsia="ru-RU"/>
              </w:rPr>
              <w:t>Спецификации ТМ и спецификации ЕО</w:t>
            </w:r>
          </w:p>
        </w:tc>
        <w:tc>
          <w:tcPr>
            <w:tcW w:w="760" w:type="pct"/>
          </w:tcPr>
          <w:p w14:paraId="11F4C485" w14:textId="45131AD0" w:rsidR="00CF216C" w:rsidRPr="00873E94" w:rsidRDefault="00CF216C" w:rsidP="00CF216C">
            <w:pPr>
              <w:suppressAutoHyphens/>
              <w:jc w:val="center"/>
              <w:rPr>
                <w:rFonts w:ascii="Arial" w:hAnsi="Arial" w:cs="Arial"/>
                <w:sz w:val="20"/>
                <w:szCs w:val="20"/>
              </w:rPr>
            </w:pPr>
            <w:r>
              <w:rPr>
                <w:rFonts w:ascii="Arial" w:hAnsi="Arial" w:cs="Arial"/>
                <w:sz w:val="20"/>
                <w:szCs w:val="20"/>
                <w:lang w:val="en-US"/>
              </w:rPr>
              <w:t>SAP S/4HANA</w:t>
            </w:r>
          </w:p>
        </w:tc>
        <w:tc>
          <w:tcPr>
            <w:tcW w:w="1268" w:type="pct"/>
            <w:shd w:val="clear" w:color="auto" w:fill="auto"/>
          </w:tcPr>
          <w:p w14:paraId="7623E54D" w14:textId="714A6C99" w:rsidR="00CF216C" w:rsidRPr="00873E94" w:rsidRDefault="00CF216C" w:rsidP="00CF216C">
            <w:pPr>
              <w:suppressAutoHyphens/>
              <w:jc w:val="center"/>
              <w:rPr>
                <w:rFonts w:ascii="Arial" w:hAnsi="Arial" w:cs="Arial"/>
                <w:sz w:val="20"/>
                <w:szCs w:val="20"/>
              </w:rPr>
            </w:pPr>
            <w:r>
              <w:rPr>
                <w:rFonts w:ascii="Arial" w:hAnsi="Arial" w:cs="Arial"/>
                <w:sz w:val="20"/>
                <w:szCs w:val="20"/>
                <w:lang w:val="en-US"/>
              </w:rPr>
              <w:t>Excel</w:t>
            </w:r>
          </w:p>
        </w:tc>
      </w:tr>
    </w:tbl>
    <w:p w14:paraId="6ABF8A7A" w14:textId="13853BE5" w:rsidR="00E35FD6" w:rsidRPr="000D0420" w:rsidRDefault="00E35FD6" w:rsidP="001B6E05">
      <w:pPr>
        <w:spacing w:before="240" w:after="240" w:line="276" w:lineRule="auto"/>
        <w:ind w:firstLine="567"/>
        <w:rPr>
          <w:rFonts w:ascii="Arial" w:eastAsiaTheme="majorEastAsia" w:hAnsi="Arial" w:cs="Arial"/>
        </w:rPr>
      </w:pPr>
      <w:r w:rsidRPr="000D0420">
        <w:rPr>
          <w:rFonts w:ascii="Arial" w:eastAsiaTheme="majorEastAsia" w:hAnsi="Arial" w:cs="Arial"/>
        </w:rPr>
        <w:t>Справочники ведутся следующим образом:</w:t>
      </w:r>
    </w:p>
    <w:p w14:paraId="35166C11" w14:textId="77777777" w:rsidR="00873E94" w:rsidRDefault="00E35FD6" w:rsidP="00CF216C">
      <w:pPr>
        <w:spacing w:after="120" w:line="276" w:lineRule="auto"/>
        <w:ind w:firstLine="567"/>
        <w:rPr>
          <w:rFonts w:ascii="Arial" w:eastAsiaTheme="majorEastAsia" w:hAnsi="Arial" w:cs="Arial"/>
        </w:rPr>
      </w:pPr>
      <w:r w:rsidRPr="006613B5">
        <w:rPr>
          <w:rFonts w:ascii="Arial" w:eastAsiaTheme="majorEastAsia" w:hAnsi="Arial" w:cs="Arial"/>
          <w:b/>
        </w:rPr>
        <w:t>Через процесс централизованного ведения КСУ НСИ</w:t>
      </w:r>
      <w:r w:rsidR="00873E94">
        <w:rPr>
          <w:rFonts w:ascii="Arial" w:eastAsiaTheme="majorEastAsia" w:hAnsi="Arial" w:cs="Arial"/>
        </w:rPr>
        <w:t>:</w:t>
      </w:r>
    </w:p>
    <w:p w14:paraId="47846820" w14:textId="77777777" w:rsidR="00873E94" w:rsidRDefault="00873E94" w:rsidP="00CF216C">
      <w:pPr>
        <w:pStyle w:val="afc"/>
        <w:numPr>
          <w:ilvl w:val="0"/>
          <w:numId w:val="15"/>
        </w:numPr>
        <w:spacing w:after="120" w:line="276" w:lineRule="auto"/>
        <w:ind w:left="0" w:firstLine="567"/>
        <w:rPr>
          <w:rFonts w:ascii="Arial" w:eastAsiaTheme="majorEastAsia" w:hAnsi="Arial" w:cs="Arial"/>
        </w:rPr>
      </w:pPr>
      <w:r>
        <w:rPr>
          <w:rFonts w:ascii="Arial" w:eastAsiaTheme="majorEastAsia" w:hAnsi="Arial" w:cs="Arial"/>
          <w:lang w:val="en-US"/>
        </w:rPr>
        <w:t xml:space="preserve">CROSS_7 </w:t>
      </w:r>
      <w:r>
        <w:rPr>
          <w:rFonts w:ascii="Arial" w:eastAsiaTheme="majorEastAsia" w:hAnsi="Arial" w:cs="Arial"/>
        </w:rPr>
        <w:t>Класс,</w:t>
      </w:r>
    </w:p>
    <w:p w14:paraId="39D1CDDC" w14:textId="77777777" w:rsidR="00873E94" w:rsidRDefault="00873E94" w:rsidP="00CF216C">
      <w:pPr>
        <w:pStyle w:val="afc"/>
        <w:numPr>
          <w:ilvl w:val="0"/>
          <w:numId w:val="15"/>
        </w:numPr>
        <w:spacing w:after="120" w:line="276" w:lineRule="auto"/>
        <w:ind w:left="0" w:firstLine="567"/>
        <w:rPr>
          <w:rFonts w:ascii="Arial" w:eastAsiaTheme="majorEastAsia" w:hAnsi="Arial" w:cs="Arial"/>
        </w:rPr>
      </w:pPr>
      <w:r>
        <w:rPr>
          <w:rFonts w:ascii="Arial" w:eastAsiaTheme="majorEastAsia" w:hAnsi="Arial" w:cs="Arial"/>
          <w:lang w:val="en-US"/>
        </w:rPr>
        <w:t xml:space="preserve">CROSS_9 </w:t>
      </w:r>
      <w:r>
        <w:rPr>
          <w:rFonts w:ascii="Arial" w:eastAsiaTheme="majorEastAsia" w:hAnsi="Arial" w:cs="Arial"/>
        </w:rPr>
        <w:t>Монтажный узел ТОРО,</w:t>
      </w:r>
    </w:p>
    <w:p w14:paraId="522B0C8C" w14:textId="77777777" w:rsidR="00873E94" w:rsidRDefault="00873E94" w:rsidP="00192E2D">
      <w:pPr>
        <w:pStyle w:val="afc"/>
        <w:numPr>
          <w:ilvl w:val="0"/>
          <w:numId w:val="15"/>
        </w:numPr>
        <w:spacing w:after="240" w:line="276" w:lineRule="auto"/>
        <w:ind w:left="0" w:firstLine="567"/>
        <w:rPr>
          <w:rFonts w:ascii="Arial" w:eastAsiaTheme="majorEastAsia" w:hAnsi="Arial" w:cs="Arial"/>
        </w:rPr>
      </w:pPr>
      <w:r>
        <w:rPr>
          <w:rFonts w:ascii="Arial" w:eastAsiaTheme="majorEastAsia" w:hAnsi="Arial" w:cs="Arial"/>
          <w:lang w:val="en-US"/>
        </w:rPr>
        <w:t xml:space="preserve">CROSS_12 </w:t>
      </w:r>
      <w:r>
        <w:rPr>
          <w:rFonts w:ascii="Arial" w:eastAsiaTheme="majorEastAsia" w:hAnsi="Arial" w:cs="Arial"/>
        </w:rPr>
        <w:t>Признаки.</w:t>
      </w:r>
    </w:p>
    <w:p w14:paraId="62E5F565" w14:textId="58B4AEFB" w:rsidR="00E35FD6" w:rsidRDefault="00873E94" w:rsidP="00192E2D">
      <w:pPr>
        <w:pStyle w:val="afc"/>
        <w:spacing w:after="240" w:line="276" w:lineRule="auto"/>
        <w:ind w:left="0" w:firstLine="567"/>
        <w:rPr>
          <w:rFonts w:ascii="Arial" w:eastAsiaTheme="majorEastAsia" w:hAnsi="Arial" w:cs="Arial"/>
        </w:rPr>
      </w:pPr>
      <w:r w:rsidRPr="00873E94">
        <w:rPr>
          <w:rFonts w:ascii="Arial" w:eastAsiaTheme="majorEastAsia" w:hAnsi="Arial" w:cs="Arial"/>
        </w:rPr>
        <w:t>Описан</w:t>
      </w:r>
      <w:r w:rsidR="00F970DD">
        <w:rPr>
          <w:rFonts w:ascii="Arial" w:eastAsiaTheme="majorEastAsia" w:hAnsi="Arial" w:cs="Arial"/>
        </w:rPr>
        <w:t xml:space="preserve">ие </w:t>
      </w:r>
      <w:r>
        <w:rPr>
          <w:rFonts w:ascii="Arial" w:eastAsiaTheme="majorEastAsia" w:hAnsi="Arial" w:cs="Arial"/>
        </w:rPr>
        <w:t>-</w:t>
      </w:r>
      <w:r w:rsidRPr="00873E94">
        <w:rPr>
          <w:rFonts w:ascii="Arial" w:eastAsiaTheme="majorEastAsia" w:hAnsi="Arial" w:cs="Arial"/>
        </w:rPr>
        <w:t xml:space="preserve"> в процессе ПП-12.07.01-</w:t>
      </w:r>
      <w:r w:rsidRPr="00873E94">
        <w:rPr>
          <w:rFonts w:ascii="Arial" w:eastAsiaTheme="majorEastAsia" w:hAnsi="Arial" w:cs="Arial"/>
          <w:lang w:val="en-US"/>
        </w:rPr>
        <w:t>ERP</w:t>
      </w:r>
      <w:r w:rsidRPr="00873E94">
        <w:rPr>
          <w:rFonts w:ascii="Arial" w:eastAsiaTheme="majorEastAsia" w:hAnsi="Arial" w:cs="Arial"/>
        </w:rPr>
        <w:t xml:space="preserve"> Управление данными НСИ, КД </w:t>
      </w:r>
      <w:r w:rsidRPr="00873E94">
        <w:rPr>
          <w:rFonts w:ascii="Arial" w:eastAsiaTheme="majorEastAsia" w:hAnsi="Arial" w:cs="Arial"/>
          <w:lang w:val="en-US"/>
        </w:rPr>
        <w:t>ERP</w:t>
      </w:r>
      <w:r w:rsidRPr="00873E94">
        <w:rPr>
          <w:rFonts w:ascii="Arial" w:eastAsiaTheme="majorEastAsia" w:hAnsi="Arial" w:cs="Arial"/>
        </w:rPr>
        <w:t>.5.1.47_Концепция по нормативно-справочной информации.</w:t>
      </w:r>
    </w:p>
    <w:p w14:paraId="012BDF48" w14:textId="1ACE2C6B" w:rsidR="00873E94" w:rsidRPr="00F970DD" w:rsidRDefault="00E35FD6" w:rsidP="00F970DD">
      <w:pPr>
        <w:spacing w:after="120"/>
        <w:ind w:firstLine="567"/>
        <w:rPr>
          <w:rFonts w:ascii="Arial" w:eastAsiaTheme="majorEastAsia" w:hAnsi="Arial" w:cs="Arial"/>
          <w:szCs w:val="24"/>
        </w:rPr>
      </w:pPr>
      <w:r w:rsidRPr="006613B5">
        <w:rPr>
          <w:rFonts w:ascii="Arial" w:eastAsiaTheme="majorEastAsia" w:hAnsi="Arial" w:cs="Arial"/>
          <w:b/>
          <w:szCs w:val="24"/>
        </w:rPr>
        <w:t>Через процесс</w:t>
      </w:r>
      <w:r w:rsidR="00192E2D" w:rsidRPr="006613B5">
        <w:rPr>
          <w:rFonts w:ascii="Arial" w:eastAsiaTheme="majorEastAsia" w:hAnsi="Arial" w:cs="Arial"/>
          <w:b/>
          <w:szCs w:val="24"/>
        </w:rPr>
        <w:t xml:space="preserve"> ведения НСИ </w:t>
      </w:r>
      <w:proofErr w:type="spellStart"/>
      <w:r w:rsidR="00192E2D" w:rsidRPr="006613B5">
        <w:rPr>
          <w:rFonts w:ascii="Arial" w:eastAsiaTheme="majorEastAsia" w:hAnsi="Arial" w:cs="Arial"/>
          <w:b/>
          <w:szCs w:val="24"/>
        </w:rPr>
        <w:t>ТОиР</w:t>
      </w:r>
      <w:proofErr w:type="spellEnd"/>
      <w:r w:rsidR="00192E2D" w:rsidRPr="00F970DD">
        <w:rPr>
          <w:rFonts w:ascii="Arial" w:eastAsiaTheme="majorEastAsia" w:hAnsi="Arial" w:cs="Arial"/>
          <w:szCs w:val="24"/>
        </w:rPr>
        <w:t>:</w:t>
      </w:r>
    </w:p>
    <w:p w14:paraId="00CCB7F4" w14:textId="52F55272"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_6 Вспомогательное производственное средство (ВПС),</w:t>
      </w:r>
    </w:p>
    <w:p w14:paraId="3EBA5B08" w14:textId="46CA54B9"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 xml:space="preserve">_9, </w:t>
      </w:r>
      <w:r w:rsidRPr="00F970DD">
        <w:rPr>
          <w:rFonts w:ascii="Arial" w:hAnsi="Arial" w:cs="Arial"/>
          <w:szCs w:val="24"/>
          <w:lang w:val="en-US" w:eastAsia="ru-RU"/>
        </w:rPr>
        <w:t>PM</w:t>
      </w:r>
      <w:r w:rsidR="0037757C">
        <w:rPr>
          <w:rFonts w:ascii="Arial" w:hAnsi="Arial" w:cs="Arial"/>
          <w:szCs w:val="24"/>
          <w:lang w:eastAsia="ru-RU"/>
        </w:rPr>
        <w:t xml:space="preserve">_51 Группа </w:t>
      </w:r>
      <w:proofErr w:type="spellStart"/>
      <w:r w:rsidR="0037757C">
        <w:rPr>
          <w:rFonts w:ascii="Arial" w:hAnsi="Arial" w:cs="Arial"/>
          <w:szCs w:val="24"/>
          <w:lang w:eastAsia="ru-RU"/>
        </w:rPr>
        <w:t>Техкарт</w:t>
      </w:r>
      <w:proofErr w:type="spellEnd"/>
      <w:r w:rsidR="0037757C">
        <w:rPr>
          <w:rFonts w:ascii="Arial" w:hAnsi="Arial" w:cs="Arial"/>
          <w:szCs w:val="24"/>
          <w:lang w:eastAsia="ru-RU"/>
        </w:rPr>
        <w:t xml:space="preserve"> ТОРО</w:t>
      </w:r>
      <w:r w:rsidRPr="00F970DD">
        <w:rPr>
          <w:rFonts w:ascii="Arial" w:hAnsi="Arial" w:cs="Arial"/>
          <w:szCs w:val="24"/>
          <w:lang w:eastAsia="ru-RU"/>
        </w:rPr>
        <w:t xml:space="preserve"> и Счетчик группы технологических карт,</w:t>
      </w:r>
    </w:p>
    <w:p w14:paraId="55FF7FA4" w14:textId="2FFF867E"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 xml:space="preserve">PM_12 </w:t>
      </w:r>
      <w:r w:rsidRPr="00F970DD">
        <w:rPr>
          <w:rFonts w:ascii="Arial" w:hAnsi="Arial" w:cs="Arial"/>
          <w:szCs w:val="24"/>
          <w:lang w:eastAsia="ru-RU"/>
        </w:rPr>
        <w:t>Единицы оборудования</w:t>
      </w:r>
      <w:r w:rsidRPr="00F970DD">
        <w:rPr>
          <w:rFonts w:ascii="Arial" w:hAnsi="Arial" w:cs="Arial"/>
          <w:szCs w:val="24"/>
          <w:lang w:val="en-US" w:eastAsia="ru-RU"/>
        </w:rPr>
        <w:t>,</w:t>
      </w:r>
    </w:p>
    <w:p w14:paraId="78D76B68" w14:textId="76352471"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_18 Каталог кодов ТОРО</w:t>
      </w:r>
      <w:r w:rsidRPr="00F970DD">
        <w:rPr>
          <w:rFonts w:ascii="Arial" w:hAnsi="Arial" w:cs="Arial"/>
          <w:szCs w:val="24"/>
          <w:lang w:val="en-US" w:eastAsia="ru-RU"/>
        </w:rPr>
        <w:t>,</w:t>
      </w:r>
    </w:p>
    <w:p w14:paraId="6FC40845" w14:textId="56104C8A"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 xml:space="preserve">_17, </w:t>
      </w:r>
      <w:r w:rsidRPr="00F970DD">
        <w:rPr>
          <w:rFonts w:ascii="Arial" w:hAnsi="Arial" w:cs="Arial"/>
          <w:szCs w:val="24"/>
          <w:lang w:val="en-US" w:eastAsia="ru-RU"/>
        </w:rPr>
        <w:t>PM</w:t>
      </w:r>
      <w:r w:rsidRPr="00F970DD">
        <w:rPr>
          <w:rFonts w:ascii="Arial" w:hAnsi="Arial" w:cs="Arial"/>
          <w:szCs w:val="24"/>
          <w:lang w:eastAsia="ru-RU"/>
        </w:rPr>
        <w:t xml:space="preserve">_19 – </w:t>
      </w:r>
      <w:r w:rsidRPr="00F970DD">
        <w:rPr>
          <w:rFonts w:ascii="Arial" w:hAnsi="Arial" w:cs="Arial"/>
          <w:szCs w:val="24"/>
          <w:lang w:val="en-US" w:eastAsia="ru-RU"/>
        </w:rPr>
        <w:t>PM</w:t>
      </w:r>
      <w:r w:rsidRPr="00F970DD">
        <w:rPr>
          <w:rFonts w:ascii="Arial" w:hAnsi="Arial" w:cs="Arial"/>
          <w:szCs w:val="24"/>
          <w:lang w:eastAsia="ru-RU"/>
        </w:rPr>
        <w:t>_26 Каталоги ТОРО,</w:t>
      </w:r>
    </w:p>
    <w:p w14:paraId="4A55386D" w14:textId="413EF037"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 xml:space="preserve">PM_33 </w:t>
      </w:r>
      <w:r w:rsidRPr="00F970DD">
        <w:rPr>
          <w:rFonts w:ascii="Arial" w:hAnsi="Arial" w:cs="Arial"/>
          <w:szCs w:val="24"/>
          <w:lang w:eastAsia="ru-RU"/>
        </w:rPr>
        <w:t>Планы предупредительных работ</w:t>
      </w:r>
      <w:r w:rsidRPr="00F970DD">
        <w:rPr>
          <w:rFonts w:ascii="Arial" w:hAnsi="Arial" w:cs="Arial"/>
          <w:szCs w:val="24"/>
          <w:lang w:val="en-US" w:eastAsia="ru-RU"/>
        </w:rPr>
        <w:t>,</w:t>
      </w:r>
    </w:p>
    <w:p w14:paraId="01616090" w14:textId="11B47E21"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_39 Рабочие места</w:t>
      </w:r>
      <w:r w:rsidRPr="00F970DD">
        <w:rPr>
          <w:rFonts w:ascii="Arial" w:hAnsi="Arial" w:cs="Arial"/>
          <w:szCs w:val="24"/>
          <w:lang w:val="en-US" w:eastAsia="ru-RU"/>
        </w:rPr>
        <w:t>,</w:t>
      </w:r>
    </w:p>
    <w:p w14:paraId="5457761A" w14:textId="5C0625CB" w:rsidR="00CF216C" w:rsidRPr="00F970DD" w:rsidRDefault="00CF216C"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00F970DD" w:rsidRPr="00F970DD">
        <w:rPr>
          <w:rFonts w:ascii="Arial" w:hAnsi="Arial" w:cs="Arial"/>
          <w:szCs w:val="24"/>
          <w:lang w:eastAsia="ru-RU"/>
        </w:rPr>
        <w:t>_41</w:t>
      </w:r>
      <w:r w:rsidRPr="00F970DD">
        <w:rPr>
          <w:rFonts w:ascii="Arial" w:hAnsi="Arial" w:cs="Arial"/>
          <w:szCs w:val="24"/>
          <w:lang w:eastAsia="ru-RU"/>
        </w:rPr>
        <w:t xml:space="preserve"> Спецификации </w:t>
      </w:r>
      <w:r w:rsidR="00F970DD" w:rsidRPr="00F970DD">
        <w:rPr>
          <w:rFonts w:ascii="Arial" w:hAnsi="Arial" w:cs="Arial"/>
          <w:szCs w:val="24"/>
          <w:lang w:eastAsia="ru-RU"/>
        </w:rPr>
        <w:t>единиц оборудования</w:t>
      </w:r>
      <w:r w:rsidRPr="00F970DD">
        <w:rPr>
          <w:rFonts w:ascii="Arial" w:hAnsi="Arial" w:cs="Arial"/>
          <w:szCs w:val="24"/>
          <w:lang w:eastAsia="ru-RU"/>
        </w:rPr>
        <w:t>,</w:t>
      </w:r>
    </w:p>
    <w:p w14:paraId="1B563237" w14:textId="11CD51BF" w:rsidR="00CF216C" w:rsidRPr="00F970DD" w:rsidRDefault="00F970DD"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 xml:space="preserve">PM_42 </w:t>
      </w:r>
      <w:r w:rsidRPr="00F970DD">
        <w:rPr>
          <w:rFonts w:ascii="Arial" w:hAnsi="Arial" w:cs="Arial"/>
          <w:szCs w:val="24"/>
          <w:lang w:eastAsia="ru-RU"/>
        </w:rPr>
        <w:t>Спецификации технических мест,</w:t>
      </w:r>
    </w:p>
    <w:p w14:paraId="33C1CCA9" w14:textId="16BAEF0E" w:rsidR="00F970DD" w:rsidRPr="00F970DD" w:rsidRDefault="00F970DD"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 xml:space="preserve">PM_50 </w:t>
      </w:r>
      <w:r w:rsidRPr="00F970DD">
        <w:rPr>
          <w:rFonts w:ascii="Arial" w:hAnsi="Arial" w:cs="Arial"/>
          <w:szCs w:val="24"/>
          <w:lang w:eastAsia="ru-RU"/>
        </w:rPr>
        <w:t>Стратегия предупредительного ТОРО,</w:t>
      </w:r>
    </w:p>
    <w:p w14:paraId="1C719FCA" w14:textId="579DB012" w:rsidR="00F970DD" w:rsidRPr="00F970DD" w:rsidRDefault="00F970DD"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 xml:space="preserve">PM_52 </w:t>
      </w:r>
      <w:r w:rsidRPr="00F970DD">
        <w:rPr>
          <w:rFonts w:ascii="Arial" w:hAnsi="Arial" w:cs="Arial"/>
          <w:szCs w:val="24"/>
          <w:lang w:eastAsia="ru-RU"/>
        </w:rPr>
        <w:t>Технические места</w:t>
      </w:r>
      <w:r w:rsidRPr="00F970DD">
        <w:rPr>
          <w:rFonts w:ascii="Arial" w:hAnsi="Arial" w:cs="Arial"/>
          <w:szCs w:val="24"/>
          <w:lang w:val="en-US" w:eastAsia="ru-RU"/>
        </w:rPr>
        <w:t>,</w:t>
      </w:r>
    </w:p>
    <w:p w14:paraId="48BD4B8C" w14:textId="1162C2E4" w:rsidR="00F970DD" w:rsidRPr="00F970DD" w:rsidRDefault="00F970DD" w:rsidP="00F970DD">
      <w:pPr>
        <w:pStyle w:val="afc"/>
        <w:numPr>
          <w:ilvl w:val="0"/>
          <w:numId w:val="15"/>
        </w:numPr>
        <w:spacing w:after="120"/>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_58 Типовые технологические операции ТОРО,</w:t>
      </w:r>
    </w:p>
    <w:p w14:paraId="5D7EC2FA" w14:textId="6BB533B0" w:rsidR="00F970DD" w:rsidRDefault="00F970DD" w:rsidP="00F970DD">
      <w:pPr>
        <w:pStyle w:val="afc"/>
        <w:numPr>
          <w:ilvl w:val="0"/>
          <w:numId w:val="15"/>
        </w:numPr>
        <w:spacing w:after="120" w:line="276" w:lineRule="auto"/>
        <w:ind w:left="0" w:firstLine="567"/>
        <w:rPr>
          <w:rFonts w:ascii="Arial" w:hAnsi="Arial" w:cs="Arial"/>
          <w:szCs w:val="24"/>
          <w:lang w:eastAsia="ru-RU"/>
        </w:rPr>
      </w:pPr>
      <w:r w:rsidRPr="00F970DD">
        <w:rPr>
          <w:rFonts w:ascii="Arial" w:hAnsi="Arial" w:cs="Arial"/>
          <w:szCs w:val="24"/>
          <w:lang w:val="en-US" w:eastAsia="ru-RU"/>
        </w:rPr>
        <w:t>PM</w:t>
      </w:r>
      <w:r w:rsidRPr="00F970DD">
        <w:rPr>
          <w:rFonts w:ascii="Arial" w:hAnsi="Arial" w:cs="Arial"/>
          <w:szCs w:val="24"/>
          <w:lang w:eastAsia="ru-RU"/>
        </w:rPr>
        <w:t>_59 Точки измерения и счетчики.</w:t>
      </w:r>
    </w:p>
    <w:p w14:paraId="321A81A5" w14:textId="1371A46D" w:rsidR="00F970DD" w:rsidRDefault="00F970DD" w:rsidP="000D0420">
      <w:pPr>
        <w:spacing w:after="240" w:line="276" w:lineRule="auto"/>
        <w:ind w:firstLine="567"/>
        <w:rPr>
          <w:rFonts w:ascii="Arial" w:eastAsiaTheme="majorEastAsia" w:hAnsi="Arial" w:cs="Arial"/>
        </w:rPr>
      </w:pPr>
      <w:r>
        <w:rPr>
          <w:rFonts w:ascii="Arial" w:eastAsiaTheme="majorEastAsia" w:hAnsi="Arial" w:cs="Arial"/>
        </w:rPr>
        <w:lastRenderedPageBreak/>
        <w:t xml:space="preserve">Описание инициации, согласования и внесения изменений по НСИ </w:t>
      </w:r>
      <w:proofErr w:type="spellStart"/>
      <w:r>
        <w:rPr>
          <w:rFonts w:ascii="Arial" w:eastAsiaTheme="majorEastAsia" w:hAnsi="Arial" w:cs="Arial"/>
        </w:rPr>
        <w:t>ТОиР</w:t>
      </w:r>
      <w:proofErr w:type="spellEnd"/>
      <w:r>
        <w:rPr>
          <w:rFonts w:ascii="Arial" w:eastAsiaTheme="majorEastAsia" w:hAnsi="Arial" w:cs="Arial"/>
        </w:rPr>
        <w:t xml:space="preserve"> описано в текущем КД.</w:t>
      </w:r>
    </w:p>
    <w:p w14:paraId="7C40F6C7" w14:textId="0FC80466" w:rsidR="001B6E05" w:rsidRDefault="001B6E05" w:rsidP="001B6E05">
      <w:pPr>
        <w:spacing w:after="240" w:line="276" w:lineRule="auto"/>
        <w:ind w:firstLine="567"/>
        <w:rPr>
          <w:rFonts w:ascii="Arial" w:eastAsiaTheme="majorEastAsia" w:hAnsi="Arial" w:cs="Arial"/>
        </w:rPr>
      </w:pPr>
      <w:r>
        <w:rPr>
          <w:rFonts w:ascii="Arial" w:eastAsiaTheme="majorEastAsia" w:hAnsi="Arial" w:cs="Arial"/>
        </w:rPr>
        <w:t xml:space="preserve">Инициатор заявки имеет возможность создавать Единицы оборудования, Технические места, Технологические карты и Планы предупредительных работ непосредственно в системе </w:t>
      </w:r>
      <w:r>
        <w:rPr>
          <w:rFonts w:ascii="Arial" w:eastAsiaTheme="majorEastAsia" w:hAnsi="Arial" w:cs="Arial"/>
          <w:lang w:val="en-US"/>
        </w:rPr>
        <w:t>SAP</w:t>
      </w:r>
      <w:r w:rsidRPr="00F970DD">
        <w:rPr>
          <w:rFonts w:ascii="Arial" w:eastAsiaTheme="majorEastAsia" w:hAnsi="Arial" w:cs="Arial"/>
        </w:rPr>
        <w:t xml:space="preserve"> </w:t>
      </w:r>
      <w:r>
        <w:rPr>
          <w:rFonts w:ascii="Arial" w:eastAsiaTheme="majorEastAsia" w:hAnsi="Arial" w:cs="Arial"/>
          <w:lang w:val="en-US"/>
        </w:rPr>
        <w:t>S</w:t>
      </w:r>
      <w:r w:rsidRPr="00F970DD">
        <w:rPr>
          <w:rFonts w:ascii="Arial" w:eastAsiaTheme="majorEastAsia" w:hAnsi="Arial" w:cs="Arial"/>
        </w:rPr>
        <w:t>/4</w:t>
      </w:r>
      <w:r>
        <w:rPr>
          <w:rFonts w:ascii="Arial" w:eastAsiaTheme="majorEastAsia" w:hAnsi="Arial" w:cs="Arial"/>
          <w:lang w:val="en-US"/>
        </w:rPr>
        <w:t>HANA</w:t>
      </w:r>
      <w:r w:rsidRPr="00F970DD">
        <w:rPr>
          <w:rFonts w:ascii="Arial" w:eastAsiaTheme="majorEastAsia" w:hAnsi="Arial" w:cs="Arial"/>
        </w:rPr>
        <w:t xml:space="preserve">. </w:t>
      </w:r>
      <w:r>
        <w:rPr>
          <w:rFonts w:ascii="Arial" w:eastAsiaTheme="majorEastAsia" w:hAnsi="Arial" w:cs="Arial"/>
        </w:rPr>
        <w:t>При этом, присваива</w:t>
      </w:r>
      <w:r w:rsidR="00810A51">
        <w:rPr>
          <w:rFonts w:ascii="Arial" w:eastAsiaTheme="majorEastAsia" w:hAnsi="Arial" w:cs="Arial"/>
        </w:rPr>
        <w:t>ю</w:t>
      </w:r>
      <w:r>
        <w:rPr>
          <w:rFonts w:ascii="Arial" w:eastAsiaTheme="majorEastAsia" w:hAnsi="Arial" w:cs="Arial"/>
        </w:rPr>
        <w:t xml:space="preserve">тся статусы </w:t>
      </w:r>
      <w:r w:rsidRPr="001B6E05">
        <w:rPr>
          <w:rFonts w:ascii="Arial" w:eastAsiaTheme="majorEastAsia" w:hAnsi="Arial" w:cs="Arial"/>
        </w:rPr>
        <w:t>(</w:t>
      </w:r>
      <w:r>
        <w:rPr>
          <w:rFonts w:ascii="Arial" w:eastAsiaTheme="majorEastAsia" w:hAnsi="Arial" w:cs="Arial"/>
        </w:rPr>
        <w:t>Новый, Неактивен). Дополнительно потребуется отправление по электрон</w:t>
      </w:r>
      <w:r w:rsidR="00810A51">
        <w:rPr>
          <w:rFonts w:ascii="Arial" w:eastAsiaTheme="majorEastAsia" w:hAnsi="Arial" w:cs="Arial"/>
        </w:rPr>
        <w:t>н</w:t>
      </w:r>
      <w:r>
        <w:rPr>
          <w:rFonts w:ascii="Arial" w:eastAsiaTheme="majorEastAsia" w:hAnsi="Arial" w:cs="Arial"/>
        </w:rPr>
        <w:t xml:space="preserve">ой почте заявки НСИ </w:t>
      </w:r>
      <w:proofErr w:type="spellStart"/>
      <w:r>
        <w:rPr>
          <w:rFonts w:ascii="Arial" w:eastAsiaTheme="majorEastAsia" w:hAnsi="Arial" w:cs="Arial"/>
        </w:rPr>
        <w:t>ТОиР</w:t>
      </w:r>
      <w:proofErr w:type="spellEnd"/>
      <w:r>
        <w:rPr>
          <w:rFonts w:ascii="Arial" w:eastAsiaTheme="majorEastAsia" w:hAnsi="Arial" w:cs="Arial"/>
        </w:rPr>
        <w:t xml:space="preserve"> для согласования Методологом (централизованным) для Инструкций ТОРО или Техническим специалистом НСИ для Единиц оборудования, Технических мест, Технологических карт ТМ и Технологических карт ЕО.</w:t>
      </w:r>
    </w:p>
    <w:p w14:paraId="44A1E5A0" w14:textId="3DB867B3" w:rsidR="00E35FD6" w:rsidRPr="000D0420" w:rsidRDefault="001B6E05" w:rsidP="000D0420">
      <w:pPr>
        <w:spacing w:after="240" w:line="276" w:lineRule="auto"/>
        <w:ind w:firstLine="567"/>
        <w:rPr>
          <w:rFonts w:ascii="Arial" w:eastAsiaTheme="majorEastAsia" w:hAnsi="Arial" w:cs="Arial"/>
        </w:rPr>
      </w:pPr>
      <w:r>
        <w:rPr>
          <w:rFonts w:ascii="Arial" w:eastAsiaTheme="majorEastAsia" w:hAnsi="Arial" w:cs="Arial"/>
        </w:rPr>
        <w:t xml:space="preserve">Для прочих данных, которые ведутся через заявки НСИ </w:t>
      </w:r>
      <w:proofErr w:type="spellStart"/>
      <w:r>
        <w:rPr>
          <w:rFonts w:ascii="Arial" w:eastAsiaTheme="majorEastAsia" w:hAnsi="Arial" w:cs="Arial"/>
        </w:rPr>
        <w:t>ТОиР</w:t>
      </w:r>
      <w:proofErr w:type="spellEnd"/>
      <w:r>
        <w:rPr>
          <w:rFonts w:ascii="Arial" w:eastAsiaTheme="majorEastAsia" w:hAnsi="Arial" w:cs="Arial"/>
        </w:rPr>
        <w:t>, формируются шаблоны в формате файлов с</w:t>
      </w:r>
      <w:r w:rsidR="00E35FD6" w:rsidRPr="000D0420">
        <w:rPr>
          <w:rFonts w:ascii="Arial" w:eastAsiaTheme="majorEastAsia" w:hAnsi="Arial" w:cs="Arial"/>
        </w:rPr>
        <w:t xml:space="preserve"> </w:t>
      </w:r>
      <w:r>
        <w:rPr>
          <w:rFonts w:ascii="Arial" w:eastAsiaTheme="majorEastAsia" w:hAnsi="Arial" w:cs="Arial"/>
        </w:rPr>
        <w:t xml:space="preserve">их </w:t>
      </w:r>
      <w:r w:rsidR="00E35FD6" w:rsidRPr="000D0420">
        <w:rPr>
          <w:rFonts w:ascii="Arial" w:eastAsiaTheme="majorEastAsia" w:hAnsi="Arial" w:cs="Arial"/>
        </w:rPr>
        <w:t xml:space="preserve">последующей отправкой в </w:t>
      </w:r>
      <w:proofErr w:type="spellStart"/>
      <w:r w:rsidR="00E35FD6" w:rsidRPr="000D0420">
        <w:rPr>
          <w:rFonts w:ascii="Arial" w:eastAsiaTheme="majorEastAsia" w:hAnsi="Arial" w:cs="Arial"/>
          <w:lang w:val="en-US"/>
        </w:rPr>
        <w:t>Naumen</w:t>
      </w:r>
      <w:proofErr w:type="spellEnd"/>
      <w:r w:rsidR="00E35FD6" w:rsidRPr="000D0420">
        <w:rPr>
          <w:rFonts w:ascii="Arial" w:eastAsiaTheme="majorEastAsia" w:hAnsi="Arial" w:cs="Arial"/>
        </w:rPr>
        <w:t xml:space="preserve"> </w:t>
      </w:r>
      <w:r w:rsidR="00E35FD6" w:rsidRPr="000D0420">
        <w:rPr>
          <w:rFonts w:ascii="Arial" w:eastAsiaTheme="majorEastAsia" w:hAnsi="Arial" w:cs="Arial"/>
          <w:lang w:val="en-US"/>
        </w:rPr>
        <w:t>SD</w:t>
      </w:r>
      <w:r w:rsidR="00E35FD6" w:rsidRPr="000D0420">
        <w:rPr>
          <w:rFonts w:ascii="Arial" w:eastAsiaTheme="majorEastAsia" w:hAnsi="Arial" w:cs="Arial"/>
        </w:rPr>
        <w:t>.</w:t>
      </w:r>
    </w:p>
    <w:p w14:paraId="1F726517" w14:textId="70965BC6" w:rsidR="00E35FD6" w:rsidRPr="000D0420" w:rsidRDefault="00E35FD6" w:rsidP="000D0420">
      <w:pPr>
        <w:spacing w:after="240" w:line="276" w:lineRule="auto"/>
        <w:ind w:firstLine="567"/>
        <w:rPr>
          <w:rFonts w:ascii="Arial" w:eastAsiaTheme="majorEastAsia" w:hAnsi="Arial" w:cs="Arial"/>
        </w:rPr>
      </w:pPr>
      <w:r w:rsidRPr="000D0420">
        <w:rPr>
          <w:rFonts w:ascii="Arial" w:eastAsiaTheme="majorEastAsia" w:hAnsi="Arial" w:cs="Arial"/>
        </w:rPr>
        <w:t>При изменении объектов для всех объект</w:t>
      </w:r>
      <w:r w:rsidR="001B6E05">
        <w:rPr>
          <w:rFonts w:ascii="Arial" w:eastAsiaTheme="majorEastAsia" w:hAnsi="Arial" w:cs="Arial"/>
        </w:rPr>
        <w:t>ов при отправке заявок использую</w:t>
      </w:r>
      <w:r w:rsidRPr="000D0420">
        <w:rPr>
          <w:rFonts w:ascii="Arial" w:eastAsiaTheme="majorEastAsia" w:hAnsi="Arial" w:cs="Arial"/>
        </w:rPr>
        <w:t>тся шаблон</w:t>
      </w:r>
      <w:r w:rsidR="001B6E05">
        <w:rPr>
          <w:rFonts w:ascii="Arial" w:eastAsiaTheme="majorEastAsia" w:hAnsi="Arial" w:cs="Arial"/>
        </w:rPr>
        <w:t xml:space="preserve">ы в формате файла </w:t>
      </w:r>
      <w:r w:rsidR="001B6E05">
        <w:rPr>
          <w:rFonts w:ascii="Arial" w:eastAsiaTheme="majorEastAsia" w:hAnsi="Arial" w:cs="Arial"/>
          <w:lang w:val="en-US"/>
        </w:rPr>
        <w:t>Excel</w:t>
      </w:r>
      <w:r w:rsidRPr="000D0420">
        <w:rPr>
          <w:rFonts w:ascii="Arial" w:eastAsiaTheme="majorEastAsia" w:hAnsi="Arial" w:cs="Arial"/>
        </w:rPr>
        <w:t>.</w:t>
      </w:r>
    </w:p>
    <w:p w14:paraId="642DCAE5" w14:textId="70B77061" w:rsidR="001B6E05" w:rsidRPr="006613B5" w:rsidRDefault="001B6E05" w:rsidP="006613B5">
      <w:pPr>
        <w:spacing w:after="120" w:line="276" w:lineRule="auto"/>
        <w:ind w:firstLine="567"/>
        <w:rPr>
          <w:rFonts w:ascii="Arial" w:eastAsiaTheme="majorEastAsia" w:hAnsi="Arial" w:cs="Arial"/>
          <w:szCs w:val="24"/>
        </w:rPr>
      </w:pPr>
      <w:r w:rsidRPr="006613B5">
        <w:rPr>
          <w:rFonts w:ascii="Arial" w:eastAsiaTheme="majorEastAsia" w:hAnsi="Arial" w:cs="Arial"/>
          <w:b/>
          <w:szCs w:val="24"/>
        </w:rPr>
        <w:t xml:space="preserve">Через процесс </w:t>
      </w:r>
      <w:r w:rsidR="00150D7A">
        <w:rPr>
          <w:rFonts w:ascii="Arial" w:eastAsiaTheme="majorEastAsia" w:hAnsi="Arial" w:cs="Arial"/>
          <w:b/>
          <w:szCs w:val="24"/>
        </w:rPr>
        <w:t>управления изменениями в системе</w:t>
      </w:r>
      <w:r w:rsidR="006613B5" w:rsidRPr="006613B5">
        <w:rPr>
          <w:rFonts w:ascii="Arial" w:eastAsiaTheme="majorEastAsia" w:hAnsi="Arial" w:cs="Arial"/>
          <w:szCs w:val="24"/>
        </w:rPr>
        <w:t>:</w:t>
      </w:r>
    </w:p>
    <w:p w14:paraId="4F10E0D5" w14:textId="12BF7513" w:rsidR="006613B5" w:rsidRPr="006613B5" w:rsidRDefault="006613B5" w:rsidP="006613B5">
      <w:pPr>
        <w:spacing w:after="120" w:line="276" w:lineRule="auto"/>
        <w:ind w:firstLine="567"/>
        <w:rPr>
          <w:rFonts w:ascii="Arial" w:hAnsi="Arial" w:cs="Arial"/>
          <w:szCs w:val="24"/>
          <w:lang w:eastAsia="ru-RU"/>
        </w:rPr>
      </w:pPr>
      <w:r w:rsidRPr="006613B5">
        <w:rPr>
          <w:rFonts w:ascii="Arial" w:eastAsiaTheme="majorEastAsia" w:hAnsi="Arial" w:cs="Arial"/>
          <w:szCs w:val="24"/>
        </w:rPr>
        <w:t xml:space="preserve">- </w:t>
      </w:r>
      <w:r w:rsidRPr="006613B5">
        <w:rPr>
          <w:rFonts w:ascii="Arial" w:eastAsiaTheme="majorEastAsia" w:hAnsi="Arial" w:cs="Arial"/>
          <w:szCs w:val="24"/>
          <w:lang w:val="en-US"/>
        </w:rPr>
        <w:t>PM</w:t>
      </w:r>
      <w:r w:rsidRPr="006613B5">
        <w:rPr>
          <w:rFonts w:ascii="Arial" w:eastAsiaTheme="majorEastAsia" w:hAnsi="Arial" w:cs="Arial"/>
          <w:szCs w:val="24"/>
        </w:rPr>
        <w:t xml:space="preserve">_1 </w:t>
      </w:r>
      <w:r w:rsidRPr="006613B5">
        <w:rPr>
          <w:rFonts w:ascii="Arial" w:hAnsi="Arial" w:cs="Arial"/>
          <w:szCs w:val="24"/>
          <w:lang w:eastAsia="ru-RU"/>
        </w:rPr>
        <w:t>Вид объекта,</w:t>
      </w:r>
    </w:p>
    <w:p w14:paraId="773F1BEB" w14:textId="41500D3F"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_2 Вид рабочего места,</w:t>
      </w:r>
    </w:p>
    <w:p w14:paraId="3718FC75" w14:textId="5D69DF05"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_3 Вид сообщений ТОРО,</w:t>
      </w:r>
    </w:p>
    <w:p w14:paraId="419DA99E" w14:textId="5C9672E4"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_15 Индикатор структуры ТМ,</w:t>
      </w:r>
    </w:p>
    <w:p w14:paraId="12C26FCB" w14:textId="50054E4F"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_28 Код ABC,</w:t>
      </w:r>
    </w:p>
    <w:p w14:paraId="41138BCF" w14:textId="77777777"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_30 Ответственный за рабочее место,</w:t>
      </w:r>
    </w:p>
    <w:p w14:paraId="5AA229A6" w14:textId="77777777"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_34 Пользовательские статусы заказов ТОРО,</w:t>
      </w:r>
    </w:p>
    <w:p w14:paraId="769A1D9D" w14:textId="5881F5F1"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_35 Пользовательские статусы сообщений ТОРО,</w:t>
      </w:r>
    </w:p>
    <w:p w14:paraId="0CC50D13" w14:textId="2DFAE876"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_37 Приоритет</w:t>
      </w:r>
    </w:p>
    <w:p w14:paraId="0DB4BF54" w14:textId="0F42072B"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PM_40 Разрешения на работы</w:t>
      </w:r>
    </w:p>
    <w:p w14:paraId="2D968C5B" w14:textId="3E931864"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_43 Справочник видов заказов ТОРО,</w:t>
      </w:r>
    </w:p>
    <w:p w14:paraId="2C1B8660" w14:textId="38E03F37"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_44 Справочник видов работ ТОРО</w:t>
      </w:r>
    </w:p>
    <w:p w14:paraId="02ADE9EF" w14:textId="2B575116"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_47 Причина отклонения при подтверждениях</w:t>
      </w:r>
    </w:p>
    <w:p w14:paraId="2F30BD0A" w14:textId="206AB3FD"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_48 Статусы оборудования</w:t>
      </w:r>
    </w:p>
    <w:p w14:paraId="2BEF017F" w14:textId="21A17FC9"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_53 Тип плана предупредительного ТОРО,</w:t>
      </w:r>
    </w:p>
    <w:p w14:paraId="4B949C9C" w14:textId="6CCEADB2"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 xml:space="preserve">_54 Тип </w:t>
      </w:r>
      <w:proofErr w:type="spellStart"/>
      <w:r w:rsidRPr="006613B5">
        <w:rPr>
          <w:rFonts w:ascii="Arial" w:hAnsi="Arial" w:cs="Arial"/>
          <w:szCs w:val="24"/>
          <w:lang w:eastAsia="ru-RU"/>
        </w:rPr>
        <w:t>ТехМеста</w:t>
      </w:r>
      <w:proofErr w:type="spellEnd"/>
      <w:r w:rsidRPr="006613B5">
        <w:rPr>
          <w:rFonts w:ascii="Arial" w:hAnsi="Arial" w:cs="Arial"/>
          <w:szCs w:val="24"/>
          <w:lang w:eastAsia="ru-RU"/>
        </w:rPr>
        <w:t>,</w:t>
      </w:r>
    </w:p>
    <w:p w14:paraId="5BF80409" w14:textId="6485CD80"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0037757C">
        <w:rPr>
          <w:rFonts w:ascii="Arial" w:hAnsi="Arial" w:cs="Arial"/>
          <w:szCs w:val="24"/>
          <w:lang w:eastAsia="ru-RU"/>
        </w:rPr>
        <w:t xml:space="preserve">_55 Тип </w:t>
      </w:r>
      <w:proofErr w:type="spellStart"/>
      <w:r w:rsidR="0037757C">
        <w:rPr>
          <w:rFonts w:ascii="Arial" w:hAnsi="Arial" w:cs="Arial"/>
          <w:szCs w:val="24"/>
          <w:lang w:eastAsia="ru-RU"/>
        </w:rPr>
        <w:t>Техкарты</w:t>
      </w:r>
      <w:proofErr w:type="spellEnd"/>
      <w:r w:rsidR="0037757C">
        <w:rPr>
          <w:rFonts w:ascii="Arial" w:hAnsi="Arial" w:cs="Arial"/>
          <w:szCs w:val="24"/>
          <w:lang w:eastAsia="ru-RU"/>
        </w:rPr>
        <w:t xml:space="preserve"> ТОРО</w:t>
      </w:r>
      <w:r w:rsidRPr="006613B5">
        <w:rPr>
          <w:rFonts w:ascii="Arial" w:hAnsi="Arial" w:cs="Arial"/>
          <w:szCs w:val="24"/>
          <w:lang w:eastAsia="ru-RU"/>
        </w:rPr>
        <w:t>,</w:t>
      </w:r>
    </w:p>
    <w:p w14:paraId="28F1D12F" w14:textId="6805C119"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_56 Тип точки измерения,</w:t>
      </w:r>
    </w:p>
    <w:p w14:paraId="30160D63" w14:textId="4D0A0DF4"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lastRenderedPageBreak/>
        <w:t xml:space="preserve">- </w:t>
      </w:r>
      <w:r w:rsidRPr="006613B5">
        <w:rPr>
          <w:rFonts w:ascii="Arial" w:hAnsi="Arial" w:cs="Arial"/>
          <w:szCs w:val="24"/>
          <w:lang w:val="en-US" w:eastAsia="ru-RU"/>
        </w:rPr>
        <w:t>PM</w:t>
      </w:r>
      <w:r w:rsidRPr="006613B5">
        <w:rPr>
          <w:rFonts w:ascii="Arial" w:hAnsi="Arial" w:cs="Arial"/>
          <w:szCs w:val="24"/>
          <w:lang w:eastAsia="ru-RU"/>
        </w:rPr>
        <w:t>_57 Тип единицы оборудования,</w:t>
      </w:r>
    </w:p>
    <w:p w14:paraId="01189704" w14:textId="6F122B64" w:rsidR="006613B5" w:rsidRPr="006613B5" w:rsidRDefault="006613B5" w:rsidP="006613B5">
      <w:pPr>
        <w:spacing w:after="12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_60 Управляющий ключ операции,</w:t>
      </w:r>
    </w:p>
    <w:p w14:paraId="2461823D" w14:textId="672C689A" w:rsidR="004D711C" w:rsidRDefault="006613B5" w:rsidP="006613B5">
      <w:pPr>
        <w:spacing w:after="240" w:line="276" w:lineRule="auto"/>
        <w:ind w:firstLine="567"/>
        <w:rPr>
          <w:rFonts w:ascii="Arial" w:hAnsi="Arial" w:cs="Arial"/>
          <w:szCs w:val="24"/>
          <w:lang w:eastAsia="ru-RU"/>
        </w:rPr>
      </w:pPr>
      <w:r w:rsidRPr="006613B5">
        <w:rPr>
          <w:rFonts w:ascii="Arial" w:hAnsi="Arial" w:cs="Arial"/>
          <w:szCs w:val="24"/>
          <w:lang w:eastAsia="ru-RU"/>
        </w:rPr>
        <w:t xml:space="preserve">- </w:t>
      </w:r>
      <w:r w:rsidRPr="006613B5">
        <w:rPr>
          <w:rFonts w:ascii="Arial" w:hAnsi="Arial" w:cs="Arial"/>
          <w:szCs w:val="24"/>
          <w:lang w:val="en-US" w:eastAsia="ru-RU"/>
        </w:rPr>
        <w:t>PM</w:t>
      </w:r>
      <w:r w:rsidRPr="006613B5">
        <w:rPr>
          <w:rFonts w:ascii="Arial" w:hAnsi="Arial" w:cs="Arial"/>
          <w:szCs w:val="24"/>
          <w:lang w:eastAsia="ru-RU"/>
        </w:rPr>
        <w:t>_61 Состояние производственной установки.</w:t>
      </w:r>
    </w:p>
    <w:p w14:paraId="2DB5D40F" w14:textId="77777777" w:rsidR="004D711C" w:rsidRDefault="004D711C">
      <w:pPr>
        <w:spacing w:after="200" w:line="276" w:lineRule="auto"/>
        <w:jc w:val="left"/>
        <w:rPr>
          <w:rFonts w:ascii="Arial" w:hAnsi="Arial" w:cs="Arial"/>
          <w:szCs w:val="24"/>
          <w:lang w:eastAsia="ru-RU"/>
        </w:rPr>
      </w:pPr>
      <w:r>
        <w:rPr>
          <w:rFonts w:ascii="Arial" w:hAnsi="Arial" w:cs="Arial"/>
          <w:szCs w:val="24"/>
          <w:lang w:eastAsia="ru-RU"/>
        </w:rPr>
        <w:br w:type="page"/>
      </w:r>
    </w:p>
    <w:p w14:paraId="32AA0C67" w14:textId="78966669"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17720" w:author="Владимир Лаут" w:date="2021-03-25T08:52:00Z">
            <w:rPr/>
          </w:rPrChange>
        </w:rPr>
        <w:pPrChange w:id="17721" w:author="Владимир Лаут" w:date="2021-03-25T08:52:00Z">
          <w:pPr>
            <w:pStyle w:val="1"/>
          </w:pPr>
        </w:pPrChange>
      </w:pPr>
      <w:bookmarkStart w:id="17722" w:name="_Toc523764171"/>
      <w:bookmarkStart w:id="17723" w:name="_Toc67557298"/>
      <w:bookmarkEnd w:id="17722"/>
      <w:r w:rsidRPr="003F7F02">
        <w:rPr>
          <w:rFonts w:eastAsiaTheme="majorEastAsia" w:cstheme="majorBidi"/>
          <w:bCs w:val="0"/>
          <w:iCs w:val="0"/>
          <w:szCs w:val="26"/>
        </w:rPr>
        <w:lastRenderedPageBreak/>
        <w:t>И</w:t>
      </w:r>
      <w:bookmarkStart w:id="17724" w:name="_Toc521341104"/>
      <w:bookmarkStart w:id="17725" w:name="_Toc521439623"/>
      <w:r w:rsidRPr="00DD2763">
        <w:rPr>
          <w:rFonts w:eastAsiaTheme="majorEastAsia" w:cstheme="majorBidi"/>
          <w:bCs w:val="0"/>
          <w:iCs w:val="0"/>
          <w:szCs w:val="26"/>
          <w:rPrChange w:id="17726" w:author="Владимир Лаут" w:date="2021-03-25T08:52:00Z">
            <w:rPr>
              <w:iCs/>
            </w:rPr>
          </w:rPrChange>
        </w:rPr>
        <w:t>нформационная Безопасность</w:t>
      </w:r>
      <w:bookmarkEnd w:id="16497"/>
      <w:bookmarkEnd w:id="17723"/>
      <w:bookmarkEnd w:id="17724"/>
      <w:bookmarkEnd w:id="17725"/>
    </w:p>
    <w:p w14:paraId="40AAA269" w14:textId="3E639D9B" w:rsidR="00D153F5" w:rsidRDefault="00D153F5" w:rsidP="00D153F5">
      <w:pPr>
        <w:spacing w:after="240" w:line="276" w:lineRule="auto"/>
        <w:ind w:firstLine="567"/>
        <w:rPr>
          <w:rFonts w:ascii="Arial" w:eastAsia="Calibri" w:hAnsi="Arial" w:cs="Arial"/>
        </w:rPr>
      </w:pPr>
      <w:r w:rsidRPr="00303140">
        <w:rPr>
          <w:rFonts w:ascii="Arial" w:eastAsia="Calibri" w:hAnsi="Arial" w:cs="Arial"/>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53661E8C" w14:textId="74873E10" w:rsidR="00A01458" w:rsidRPr="00DD2763" w:rsidDel="00DD2763" w:rsidRDefault="00A01458">
      <w:pPr>
        <w:pStyle w:val="21"/>
        <w:keepNext/>
        <w:keepLines/>
        <w:numPr>
          <w:ilvl w:val="0"/>
          <w:numId w:val="8"/>
        </w:numPr>
        <w:spacing w:before="160" w:after="120" w:line="276" w:lineRule="auto"/>
        <w:rPr>
          <w:del w:id="17727" w:author="Владимир Лаут" w:date="2021-03-25T08:53:00Z"/>
          <w:rFonts w:eastAsiaTheme="majorEastAsia" w:cstheme="majorBidi"/>
          <w:bCs w:val="0"/>
          <w:szCs w:val="26"/>
          <w:rPrChange w:id="17728" w:author="Владимир Лаут" w:date="2021-03-25T08:52:00Z">
            <w:rPr>
              <w:del w:id="17729" w:author="Владимир Лаут" w:date="2021-03-25T08:53:00Z"/>
            </w:rPr>
          </w:rPrChange>
        </w:rPr>
        <w:pPrChange w:id="17730" w:author="Владимир Лаут" w:date="2021-03-25T08:52:00Z">
          <w:pPr>
            <w:pStyle w:val="1"/>
          </w:pPr>
        </w:pPrChange>
      </w:pPr>
      <w:del w:id="17731" w:author="Владимир Лаут" w:date="2021-03-25T08:53:00Z">
        <w:r w:rsidRPr="003F7F02" w:rsidDel="00DD2763">
          <w:rPr>
            <w:rFonts w:eastAsiaTheme="majorEastAsia" w:cstheme="majorBidi"/>
            <w:b w:val="0"/>
            <w:bCs w:val="0"/>
            <w:caps w:val="0"/>
            <w:szCs w:val="26"/>
          </w:rPr>
          <w:delText>Информационная Безопасность</w:delText>
        </w:r>
        <w:bookmarkStart w:id="17732" w:name="_Toc67556246"/>
        <w:bookmarkStart w:id="17733" w:name="_Toc67557299"/>
        <w:bookmarkEnd w:id="17732"/>
        <w:bookmarkEnd w:id="17733"/>
      </w:del>
    </w:p>
    <w:p w14:paraId="2A01B33F" w14:textId="0364D038" w:rsidR="00A01458" w:rsidRPr="00A01458" w:rsidDel="00DD2763" w:rsidRDefault="00A01458" w:rsidP="00A01458">
      <w:pPr>
        <w:pStyle w:val="afc"/>
        <w:numPr>
          <w:ilvl w:val="0"/>
          <w:numId w:val="8"/>
        </w:numPr>
        <w:spacing w:before="240" w:after="240"/>
        <w:outlineLvl w:val="1"/>
        <w:rPr>
          <w:del w:id="17734" w:author="Владимир Лаут" w:date="2021-03-25T08:53:00Z"/>
          <w:rFonts w:ascii="Arial" w:eastAsiaTheme="majorEastAsia" w:hAnsi="Arial"/>
          <w:b/>
          <w:bCs/>
          <w:iCs/>
          <w:caps/>
          <w:vanish/>
          <w:szCs w:val="28"/>
        </w:rPr>
      </w:pPr>
      <w:bookmarkStart w:id="17735" w:name="_Toc525743525"/>
      <w:bookmarkStart w:id="17736" w:name="_Toc525744786"/>
      <w:bookmarkStart w:id="17737" w:name="_Toc67554910"/>
      <w:bookmarkStart w:id="17738" w:name="_Toc67556247"/>
      <w:bookmarkStart w:id="17739" w:name="_Toc67557300"/>
      <w:bookmarkEnd w:id="17735"/>
      <w:bookmarkEnd w:id="17736"/>
      <w:bookmarkEnd w:id="17737"/>
      <w:bookmarkEnd w:id="17738"/>
      <w:bookmarkEnd w:id="17739"/>
    </w:p>
    <w:p w14:paraId="09D148B9" w14:textId="4D94B71B" w:rsidR="00A01458" w:rsidRPr="00A01458" w:rsidDel="00DD2763" w:rsidRDefault="00A01458" w:rsidP="00A01458">
      <w:pPr>
        <w:pStyle w:val="afc"/>
        <w:numPr>
          <w:ilvl w:val="0"/>
          <w:numId w:val="8"/>
        </w:numPr>
        <w:spacing w:before="240" w:after="240"/>
        <w:outlineLvl w:val="1"/>
        <w:rPr>
          <w:del w:id="17740" w:author="Владимир Лаут" w:date="2021-03-25T08:53:00Z"/>
          <w:rFonts w:ascii="Arial" w:eastAsiaTheme="majorEastAsia" w:hAnsi="Arial"/>
          <w:b/>
          <w:bCs/>
          <w:iCs/>
          <w:caps/>
          <w:vanish/>
          <w:szCs w:val="28"/>
        </w:rPr>
      </w:pPr>
      <w:bookmarkStart w:id="17741" w:name="_Toc525743526"/>
      <w:bookmarkStart w:id="17742" w:name="_Toc525744787"/>
      <w:bookmarkStart w:id="17743" w:name="_Toc67554911"/>
      <w:bookmarkStart w:id="17744" w:name="_Toc67556248"/>
      <w:bookmarkStart w:id="17745" w:name="_Toc67557301"/>
      <w:bookmarkEnd w:id="17741"/>
      <w:bookmarkEnd w:id="17742"/>
      <w:bookmarkEnd w:id="17743"/>
      <w:bookmarkEnd w:id="17744"/>
      <w:bookmarkEnd w:id="17745"/>
    </w:p>
    <w:p w14:paraId="42445C94" w14:textId="714E7010" w:rsidR="00A01458" w:rsidRDefault="00A01458" w:rsidP="00A01458">
      <w:pPr>
        <w:pStyle w:val="21"/>
        <w:numPr>
          <w:ilvl w:val="1"/>
          <w:numId w:val="8"/>
        </w:numPr>
        <w:rPr>
          <w:rFonts w:eastAsiaTheme="majorEastAsia"/>
        </w:rPr>
      </w:pPr>
      <w:bookmarkStart w:id="17746" w:name="_Toc521512771"/>
      <w:bookmarkStart w:id="17747" w:name="_Toc522014257"/>
      <w:bookmarkStart w:id="17748" w:name="_Toc525636578"/>
      <w:bookmarkStart w:id="17749" w:name="_Toc67557302"/>
      <w:r>
        <w:rPr>
          <w:rFonts w:eastAsiaTheme="majorEastAsia" w:cstheme="majorBidi"/>
          <w:bCs w:val="0"/>
          <w:iCs w:val="0"/>
          <w:szCs w:val="26"/>
        </w:rPr>
        <w:t>Ключевые процессные изменения и области улучшений</w:t>
      </w:r>
      <w:bookmarkEnd w:id="17746"/>
      <w:bookmarkEnd w:id="17747"/>
      <w:bookmarkEnd w:id="17748"/>
      <w:bookmarkEnd w:id="17749"/>
    </w:p>
    <w:p w14:paraId="53A06C43" w14:textId="6C9F08B3" w:rsidR="00A01458" w:rsidRDefault="00A01458" w:rsidP="00A01458">
      <w:pPr>
        <w:ind w:firstLine="567"/>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68</w:t>
      </w:r>
      <w:r w:rsidRPr="00916FAB">
        <w:rPr>
          <w:rFonts w:ascii="Arial" w:hAnsi="Arial" w:cs="Arial"/>
          <w:b/>
          <w:sz w:val="22"/>
        </w:rPr>
        <w:t>.</w:t>
      </w:r>
      <w:r>
        <w:rPr>
          <w:rFonts w:ascii="Arial" w:hAnsi="Arial" w:cs="Arial"/>
          <w:b/>
          <w:sz w:val="22"/>
        </w:rPr>
        <w:t xml:space="preserve"> Ключевые процессные изменения</w:t>
      </w:r>
    </w:p>
    <w:tbl>
      <w:tblPr>
        <w:tblW w:w="5286"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5"/>
        <w:gridCol w:w="1135"/>
        <w:gridCol w:w="1134"/>
        <w:gridCol w:w="1134"/>
        <w:gridCol w:w="1134"/>
        <w:gridCol w:w="2268"/>
        <w:gridCol w:w="1043"/>
        <w:gridCol w:w="1264"/>
        <w:gridCol w:w="1221"/>
      </w:tblGrid>
      <w:tr w:rsidR="009F6DA5" w:rsidRPr="006F5656" w14:paraId="7B53E816" w14:textId="77777777" w:rsidTr="009F6DA5">
        <w:trPr>
          <w:cantSplit/>
          <w:trHeight w:val="397"/>
          <w:tblHeader/>
        </w:trPr>
        <w:tc>
          <w:tcPr>
            <w:tcW w:w="425" w:type="dxa"/>
            <w:shd w:val="clear" w:color="auto" w:fill="FFC000"/>
            <w:vAlign w:val="center"/>
          </w:tcPr>
          <w:p w14:paraId="6F690A5A" w14:textId="77777777" w:rsidR="00104ACB" w:rsidRDefault="00104ACB" w:rsidP="0093334E">
            <w:pPr>
              <w:rPr>
                <w:rFonts w:ascii="Arial" w:hAnsi="Arial" w:cs="Arial"/>
                <w:b/>
                <w:sz w:val="18"/>
                <w:szCs w:val="18"/>
                <w:lang w:eastAsia="ru-RU"/>
              </w:rPr>
            </w:pPr>
            <w:r>
              <w:rPr>
                <w:rFonts w:ascii="Arial" w:hAnsi="Arial" w:cs="Arial"/>
                <w:b/>
                <w:sz w:val="18"/>
                <w:szCs w:val="18"/>
                <w:lang w:eastAsia="ru-RU"/>
              </w:rPr>
              <w:t>№</w:t>
            </w:r>
          </w:p>
          <w:p w14:paraId="2BBF0593" w14:textId="77777777" w:rsidR="00104ACB" w:rsidRPr="000F37E2" w:rsidRDefault="00104ACB" w:rsidP="0093334E">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1135" w:type="dxa"/>
            <w:shd w:val="clear" w:color="auto" w:fill="FFC000"/>
            <w:vAlign w:val="center"/>
          </w:tcPr>
          <w:p w14:paraId="5A459B03" w14:textId="77777777" w:rsidR="00104ACB" w:rsidRPr="006F5656" w:rsidRDefault="00104ACB" w:rsidP="0093334E">
            <w:pPr>
              <w:jc w:val="center"/>
              <w:rPr>
                <w:rFonts w:ascii="Arial" w:hAnsi="Arial" w:cs="Arial"/>
                <w:b/>
                <w:sz w:val="20"/>
                <w:szCs w:val="20"/>
              </w:rPr>
            </w:pPr>
            <w:r>
              <w:rPr>
                <w:rFonts w:ascii="Arial" w:hAnsi="Arial" w:cs="Arial"/>
                <w:b/>
                <w:bCs/>
                <w:color w:val="000000"/>
                <w:sz w:val="18"/>
                <w:szCs w:val="18"/>
                <w:lang w:eastAsia="ru-RU"/>
              </w:rPr>
              <w:t>Код и наименование бизнес-процесса</w:t>
            </w:r>
            <w:r>
              <w:rPr>
                <w:rFonts w:ascii="Arial" w:hAnsi="Arial" w:cs="Arial"/>
                <w:b/>
                <w:bCs/>
                <w:color w:val="000000"/>
                <w:sz w:val="18"/>
                <w:szCs w:val="18"/>
                <w:lang w:eastAsia="ru-RU"/>
              </w:rPr>
              <w:br/>
              <w:t xml:space="preserve">(1-ый </w:t>
            </w:r>
            <w:proofErr w:type="spellStart"/>
            <w:r>
              <w:rPr>
                <w:rFonts w:ascii="Arial" w:hAnsi="Arial" w:cs="Arial"/>
                <w:b/>
                <w:bCs/>
                <w:color w:val="000000"/>
                <w:sz w:val="18"/>
                <w:szCs w:val="18"/>
                <w:lang w:eastAsia="ru-RU"/>
              </w:rPr>
              <w:t>ур-нь</w:t>
            </w:r>
            <w:proofErr w:type="spellEnd"/>
            <w:r>
              <w:rPr>
                <w:rFonts w:ascii="Arial" w:hAnsi="Arial" w:cs="Arial"/>
                <w:b/>
                <w:bCs/>
                <w:color w:val="000000"/>
                <w:sz w:val="18"/>
                <w:szCs w:val="18"/>
                <w:lang w:eastAsia="ru-RU"/>
              </w:rPr>
              <w:t xml:space="preserve">) </w:t>
            </w:r>
          </w:p>
        </w:tc>
        <w:tc>
          <w:tcPr>
            <w:tcW w:w="1134" w:type="dxa"/>
            <w:shd w:val="clear" w:color="auto" w:fill="FFC000"/>
            <w:vAlign w:val="center"/>
          </w:tcPr>
          <w:p w14:paraId="3B58AE49" w14:textId="77777777" w:rsidR="00104ACB" w:rsidRPr="006F5656" w:rsidRDefault="00104ACB" w:rsidP="0093334E">
            <w:pPr>
              <w:jc w:val="center"/>
              <w:rPr>
                <w:rFonts w:ascii="Arial" w:hAnsi="Arial" w:cs="Arial"/>
                <w:b/>
                <w:sz w:val="20"/>
                <w:szCs w:val="20"/>
              </w:rPr>
            </w:pPr>
            <w:r>
              <w:rPr>
                <w:rFonts w:ascii="Arial" w:hAnsi="Arial" w:cs="Arial"/>
                <w:b/>
                <w:bCs/>
                <w:color w:val="000000"/>
                <w:sz w:val="18"/>
                <w:szCs w:val="18"/>
                <w:lang w:eastAsia="ru-RU"/>
              </w:rPr>
              <w:t>Наименование</w:t>
            </w:r>
            <w:r>
              <w:rPr>
                <w:rFonts w:ascii="Arial" w:hAnsi="Arial" w:cs="Arial"/>
                <w:b/>
                <w:bCs/>
                <w:color w:val="000000"/>
                <w:sz w:val="18"/>
                <w:szCs w:val="18"/>
                <w:lang w:eastAsia="ru-RU"/>
              </w:rPr>
              <w:br/>
              <w:t>бизнес-процесса</w:t>
            </w:r>
            <w:r>
              <w:rPr>
                <w:rFonts w:ascii="Arial" w:hAnsi="Arial" w:cs="Arial"/>
                <w:b/>
                <w:bCs/>
                <w:color w:val="000000"/>
                <w:sz w:val="18"/>
                <w:szCs w:val="18"/>
                <w:lang w:eastAsia="ru-RU"/>
              </w:rPr>
              <w:br/>
              <w:t xml:space="preserve">(2-ой </w:t>
            </w:r>
            <w:proofErr w:type="spellStart"/>
            <w:r>
              <w:rPr>
                <w:rFonts w:ascii="Arial" w:hAnsi="Arial" w:cs="Arial"/>
                <w:b/>
                <w:bCs/>
                <w:color w:val="000000"/>
                <w:sz w:val="18"/>
                <w:szCs w:val="18"/>
                <w:lang w:eastAsia="ru-RU"/>
              </w:rPr>
              <w:t>ур-нь</w:t>
            </w:r>
            <w:proofErr w:type="spellEnd"/>
            <w:r>
              <w:rPr>
                <w:rFonts w:ascii="Arial" w:hAnsi="Arial" w:cs="Arial"/>
                <w:b/>
                <w:bCs/>
                <w:color w:val="000000"/>
                <w:sz w:val="18"/>
                <w:szCs w:val="18"/>
                <w:lang w:eastAsia="ru-RU"/>
              </w:rPr>
              <w:t>)</w:t>
            </w:r>
          </w:p>
        </w:tc>
        <w:tc>
          <w:tcPr>
            <w:tcW w:w="1134" w:type="dxa"/>
            <w:shd w:val="clear" w:color="auto" w:fill="FFC000"/>
            <w:vAlign w:val="center"/>
          </w:tcPr>
          <w:p w14:paraId="54230B72" w14:textId="77777777" w:rsidR="00104ACB" w:rsidRPr="008C7F95" w:rsidRDefault="00104ACB" w:rsidP="0093334E">
            <w:pPr>
              <w:jc w:val="center"/>
              <w:rPr>
                <w:rFonts w:ascii="Arial" w:hAnsi="Arial" w:cs="Arial"/>
                <w:b/>
                <w:sz w:val="20"/>
                <w:szCs w:val="20"/>
                <w:lang w:eastAsia="ru-RU"/>
              </w:rPr>
            </w:pPr>
            <w:r>
              <w:rPr>
                <w:rFonts w:ascii="Arial" w:hAnsi="Arial" w:cs="Arial"/>
                <w:b/>
                <w:bCs/>
                <w:color w:val="000000"/>
                <w:sz w:val="18"/>
                <w:szCs w:val="18"/>
                <w:lang w:eastAsia="ru-RU"/>
              </w:rPr>
              <w:t>Область улучшения</w:t>
            </w:r>
          </w:p>
        </w:tc>
        <w:tc>
          <w:tcPr>
            <w:tcW w:w="1134" w:type="dxa"/>
            <w:shd w:val="clear" w:color="auto" w:fill="FFC000"/>
            <w:vAlign w:val="center"/>
          </w:tcPr>
          <w:p w14:paraId="5F7B07F4" w14:textId="77777777" w:rsidR="00104ACB" w:rsidRPr="008C7F95" w:rsidRDefault="00104ACB" w:rsidP="0093334E">
            <w:pPr>
              <w:jc w:val="center"/>
              <w:rPr>
                <w:rFonts w:ascii="Arial" w:hAnsi="Arial" w:cs="Arial"/>
                <w:b/>
                <w:sz w:val="20"/>
                <w:szCs w:val="20"/>
                <w:lang w:eastAsia="ru-RU"/>
              </w:rPr>
            </w:pPr>
            <w:r>
              <w:rPr>
                <w:rFonts w:ascii="Arial" w:hAnsi="Arial" w:cs="Arial"/>
                <w:b/>
                <w:bCs/>
                <w:color w:val="000000"/>
                <w:sz w:val="18"/>
                <w:szCs w:val="18"/>
                <w:lang w:eastAsia="ru-RU"/>
              </w:rPr>
              <w:t>Код и название</w:t>
            </w:r>
            <w:r>
              <w:rPr>
                <w:rFonts w:ascii="Arial" w:hAnsi="Arial" w:cs="Arial"/>
                <w:b/>
                <w:bCs/>
                <w:color w:val="000000"/>
                <w:sz w:val="18"/>
                <w:szCs w:val="18"/>
                <w:lang w:eastAsia="ru-RU"/>
              </w:rPr>
              <w:br/>
              <w:t>процессного изменения</w:t>
            </w:r>
          </w:p>
        </w:tc>
        <w:tc>
          <w:tcPr>
            <w:tcW w:w="2268" w:type="dxa"/>
            <w:shd w:val="clear" w:color="auto" w:fill="FFC000"/>
            <w:vAlign w:val="center"/>
          </w:tcPr>
          <w:p w14:paraId="0DECF8EE" w14:textId="77777777" w:rsidR="00104ACB" w:rsidRPr="008C7F95" w:rsidRDefault="00104ACB" w:rsidP="0093334E">
            <w:pPr>
              <w:jc w:val="center"/>
              <w:rPr>
                <w:rFonts w:ascii="Arial" w:hAnsi="Arial" w:cs="Arial"/>
                <w:b/>
                <w:sz w:val="20"/>
                <w:szCs w:val="20"/>
                <w:lang w:eastAsia="ru-RU"/>
              </w:rPr>
            </w:pPr>
            <w:r>
              <w:rPr>
                <w:rFonts w:ascii="Arial" w:hAnsi="Arial" w:cs="Arial"/>
                <w:b/>
                <w:bCs/>
                <w:color w:val="000000"/>
                <w:sz w:val="18"/>
                <w:szCs w:val="18"/>
                <w:lang w:eastAsia="ru-RU"/>
              </w:rPr>
              <w:t>Описание изменения</w:t>
            </w:r>
          </w:p>
        </w:tc>
        <w:tc>
          <w:tcPr>
            <w:tcW w:w="1043" w:type="dxa"/>
            <w:shd w:val="clear" w:color="auto" w:fill="FFC000"/>
            <w:vAlign w:val="center"/>
          </w:tcPr>
          <w:p w14:paraId="57167B68" w14:textId="77777777" w:rsidR="00104ACB" w:rsidRPr="008C7F95" w:rsidRDefault="00104ACB" w:rsidP="0093334E">
            <w:pPr>
              <w:jc w:val="center"/>
              <w:rPr>
                <w:rFonts w:ascii="Arial" w:hAnsi="Arial" w:cs="Arial"/>
                <w:b/>
                <w:sz w:val="20"/>
                <w:szCs w:val="20"/>
                <w:lang w:eastAsia="ru-RU"/>
              </w:rPr>
            </w:pPr>
            <w:r>
              <w:rPr>
                <w:rFonts w:ascii="Arial" w:hAnsi="Arial" w:cs="Arial"/>
                <w:b/>
                <w:bCs/>
                <w:color w:val="000000"/>
                <w:sz w:val="18"/>
                <w:szCs w:val="18"/>
                <w:lang w:eastAsia="ru-RU"/>
              </w:rPr>
              <w:t xml:space="preserve">Вид </w:t>
            </w:r>
            <w:r>
              <w:rPr>
                <w:rFonts w:ascii="Arial" w:hAnsi="Arial" w:cs="Arial"/>
                <w:b/>
                <w:bCs/>
                <w:color w:val="000000"/>
                <w:sz w:val="18"/>
                <w:szCs w:val="18"/>
                <w:lang w:eastAsia="ru-RU"/>
              </w:rPr>
              <w:br/>
              <w:t>изменения</w:t>
            </w:r>
          </w:p>
        </w:tc>
        <w:tc>
          <w:tcPr>
            <w:tcW w:w="1264" w:type="dxa"/>
            <w:shd w:val="clear" w:color="auto" w:fill="FFC000"/>
            <w:vAlign w:val="center"/>
          </w:tcPr>
          <w:p w14:paraId="1489206C" w14:textId="77777777" w:rsidR="00104ACB" w:rsidRPr="006F5656" w:rsidRDefault="00104ACB" w:rsidP="0093334E">
            <w:pPr>
              <w:jc w:val="center"/>
              <w:rPr>
                <w:rFonts w:ascii="Arial" w:hAnsi="Arial" w:cs="Arial"/>
                <w:b/>
                <w:sz w:val="20"/>
                <w:szCs w:val="20"/>
              </w:rPr>
            </w:pPr>
            <w:r>
              <w:rPr>
                <w:rFonts w:ascii="Arial" w:hAnsi="Arial" w:cs="Arial"/>
                <w:b/>
                <w:bCs/>
                <w:color w:val="000000"/>
                <w:sz w:val="18"/>
                <w:szCs w:val="18"/>
                <w:lang w:eastAsia="ru-RU"/>
              </w:rPr>
              <w:t xml:space="preserve">Показатели улучшений </w:t>
            </w:r>
          </w:p>
        </w:tc>
        <w:tc>
          <w:tcPr>
            <w:tcW w:w="1221" w:type="dxa"/>
            <w:shd w:val="clear" w:color="auto" w:fill="FFC000"/>
            <w:vAlign w:val="center"/>
          </w:tcPr>
          <w:p w14:paraId="6BAD8854" w14:textId="77777777" w:rsidR="00104ACB" w:rsidRDefault="00104ACB" w:rsidP="0093334E">
            <w:pPr>
              <w:jc w:val="center"/>
              <w:rPr>
                <w:rFonts w:ascii="Arial" w:hAnsi="Arial" w:cs="Arial"/>
                <w:b/>
                <w:bCs/>
                <w:color w:val="000000"/>
                <w:sz w:val="18"/>
                <w:szCs w:val="18"/>
                <w:lang w:eastAsia="ru-RU"/>
              </w:rPr>
            </w:pPr>
            <w:r>
              <w:rPr>
                <w:rFonts w:ascii="Arial" w:hAnsi="Arial" w:cs="Arial"/>
                <w:b/>
                <w:bCs/>
                <w:color w:val="000000"/>
                <w:sz w:val="18"/>
                <w:szCs w:val="18"/>
                <w:lang w:eastAsia="ru-RU"/>
              </w:rPr>
              <w:t>Подход к расчету (бизнес терминами)</w:t>
            </w:r>
          </w:p>
        </w:tc>
      </w:tr>
      <w:tr w:rsidR="009F6DA5" w:rsidRPr="00B4018C" w14:paraId="75B56933" w14:textId="77777777" w:rsidTr="009F6DA5">
        <w:trPr>
          <w:cantSplit/>
        </w:trPr>
        <w:tc>
          <w:tcPr>
            <w:tcW w:w="425" w:type="dxa"/>
            <w:shd w:val="clear" w:color="auto" w:fill="auto"/>
          </w:tcPr>
          <w:p w14:paraId="6D85F9E1" w14:textId="0EC006D3" w:rsidR="00104ACB" w:rsidRPr="00B4018C" w:rsidRDefault="008479AF" w:rsidP="0093334E">
            <w:pPr>
              <w:jc w:val="left"/>
              <w:rPr>
                <w:rFonts w:ascii="Arial" w:hAnsi="Arial" w:cs="Arial"/>
                <w:color w:val="000000"/>
                <w:sz w:val="18"/>
                <w:szCs w:val="18"/>
                <w:lang w:eastAsia="ru-RU"/>
              </w:rPr>
            </w:pPr>
            <w:r>
              <w:rPr>
                <w:rFonts w:ascii="Arial" w:hAnsi="Arial" w:cs="Arial"/>
                <w:color w:val="000000"/>
                <w:sz w:val="18"/>
                <w:szCs w:val="18"/>
              </w:rPr>
              <w:t>1</w:t>
            </w:r>
          </w:p>
        </w:tc>
        <w:tc>
          <w:tcPr>
            <w:tcW w:w="1135" w:type="dxa"/>
          </w:tcPr>
          <w:p w14:paraId="47D020BA" w14:textId="77777777" w:rsidR="00104ACB" w:rsidRDefault="00104ACB" w:rsidP="0093334E">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1134" w:type="dxa"/>
          </w:tcPr>
          <w:p w14:paraId="1684604E" w14:textId="77777777" w:rsidR="00104ACB" w:rsidRDefault="00104ACB" w:rsidP="0093334E">
            <w:pPr>
              <w:rPr>
                <w:rFonts w:ascii="Arial" w:hAnsi="Arial" w:cs="Arial"/>
                <w:sz w:val="18"/>
                <w:szCs w:val="18"/>
              </w:rPr>
            </w:pPr>
            <w:r>
              <w:rPr>
                <w:rFonts w:ascii="Arial" w:hAnsi="Arial" w:cs="Arial"/>
                <w:sz w:val="18"/>
                <w:szCs w:val="18"/>
              </w:rPr>
              <w:t> </w:t>
            </w:r>
          </w:p>
        </w:tc>
        <w:tc>
          <w:tcPr>
            <w:tcW w:w="1134" w:type="dxa"/>
          </w:tcPr>
          <w:p w14:paraId="6F6F56EA" w14:textId="77777777" w:rsidR="00104ACB" w:rsidRDefault="00104ACB" w:rsidP="0093334E">
            <w:pPr>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w:t>
            </w:r>
            <w:proofErr w:type="spellStart"/>
            <w:r>
              <w:rPr>
                <w:rFonts w:ascii="Arial" w:hAnsi="Arial" w:cs="Arial"/>
                <w:sz w:val="18"/>
                <w:szCs w:val="18"/>
              </w:rPr>
              <w:t>ТОиР</w:t>
            </w:r>
            <w:proofErr w:type="spellEnd"/>
            <w:r>
              <w:rPr>
                <w:rFonts w:ascii="Arial" w:hAnsi="Arial" w:cs="Arial"/>
                <w:sz w:val="18"/>
                <w:szCs w:val="18"/>
              </w:rPr>
              <w:t xml:space="preserve"> </w:t>
            </w:r>
          </w:p>
        </w:tc>
        <w:tc>
          <w:tcPr>
            <w:tcW w:w="1134" w:type="dxa"/>
          </w:tcPr>
          <w:p w14:paraId="1D665342" w14:textId="77777777" w:rsidR="00104ACB" w:rsidRPr="00976A92" w:rsidRDefault="00104ACB" w:rsidP="0093334E">
            <w:pPr>
              <w:rPr>
                <w:rFonts w:ascii="Arial" w:hAnsi="Arial" w:cs="Arial"/>
                <w:sz w:val="18"/>
                <w:szCs w:val="18"/>
              </w:rPr>
            </w:pPr>
            <w:r>
              <w:rPr>
                <w:rFonts w:ascii="Arial" w:hAnsi="Arial" w:cs="Arial"/>
                <w:sz w:val="18"/>
                <w:szCs w:val="18"/>
              </w:rPr>
              <w:t xml:space="preserve">PM.PC.1.6 </w:t>
            </w:r>
            <w:r w:rsidRPr="00976A92">
              <w:rPr>
                <w:rFonts w:ascii="Arial" w:hAnsi="Arial" w:cs="Arial"/>
                <w:sz w:val="18"/>
                <w:szCs w:val="18"/>
              </w:rPr>
              <w:t>Организация процедуры ранжирования активов в системе</w:t>
            </w:r>
          </w:p>
          <w:p w14:paraId="7994D561" w14:textId="77777777" w:rsidR="00104ACB" w:rsidRDefault="00104ACB" w:rsidP="0093334E">
            <w:pPr>
              <w:rPr>
                <w:rFonts w:ascii="Arial" w:hAnsi="Arial" w:cs="Arial"/>
                <w:sz w:val="18"/>
                <w:szCs w:val="18"/>
              </w:rPr>
            </w:pPr>
          </w:p>
        </w:tc>
        <w:tc>
          <w:tcPr>
            <w:tcW w:w="2268" w:type="dxa"/>
          </w:tcPr>
          <w:p w14:paraId="5DCAD23D" w14:textId="77777777" w:rsidR="00104ACB" w:rsidRPr="00976A92" w:rsidRDefault="00104ACB" w:rsidP="009F6DA5">
            <w:pPr>
              <w:jc w:val="left"/>
              <w:rPr>
                <w:rFonts w:ascii="Arial" w:hAnsi="Arial" w:cs="Arial"/>
                <w:sz w:val="18"/>
                <w:szCs w:val="18"/>
              </w:rPr>
            </w:pPr>
            <w:r w:rsidRPr="00976A92">
              <w:rPr>
                <w:rFonts w:ascii="Arial" w:hAnsi="Arial" w:cs="Arial"/>
                <w:sz w:val="18"/>
                <w:szCs w:val="18"/>
              </w:rPr>
              <w:t xml:space="preserve">В системе создаётся и ведётся перечень оборудования </w:t>
            </w:r>
          </w:p>
          <w:p w14:paraId="48F04C7F" w14:textId="77777777" w:rsidR="00104ACB" w:rsidRPr="00976A92" w:rsidRDefault="00104ACB" w:rsidP="009F6DA5">
            <w:pPr>
              <w:jc w:val="left"/>
              <w:rPr>
                <w:rFonts w:ascii="Arial" w:hAnsi="Arial" w:cs="Arial"/>
                <w:sz w:val="18"/>
                <w:szCs w:val="18"/>
              </w:rPr>
            </w:pPr>
            <w:r w:rsidRPr="00976A92">
              <w:rPr>
                <w:rFonts w:ascii="Arial" w:hAnsi="Arial" w:cs="Arial"/>
                <w:sz w:val="18"/>
                <w:szCs w:val="18"/>
              </w:rPr>
              <w:t>В методике «Определение критичности оборудования» будут определены критерии критичности оборудования</w:t>
            </w:r>
          </w:p>
          <w:p w14:paraId="45B371EA" w14:textId="77777777" w:rsidR="00104ACB" w:rsidRPr="00976A92" w:rsidRDefault="00104ACB" w:rsidP="0093334E">
            <w:pPr>
              <w:rPr>
                <w:rFonts w:ascii="Arial" w:hAnsi="Arial" w:cs="Arial"/>
                <w:sz w:val="18"/>
                <w:szCs w:val="18"/>
              </w:rPr>
            </w:pPr>
            <w:r w:rsidRPr="00C16008">
              <w:rPr>
                <w:rFonts w:ascii="Arial" w:hAnsi="Arial" w:cs="Arial"/>
                <w:b/>
                <w:color w:val="000000" w:themeColor="text1"/>
                <w:sz w:val="18"/>
                <w:szCs w:val="18"/>
              </w:rPr>
              <w:t>Роль Инженер по надёжности</w:t>
            </w:r>
            <w:r w:rsidRPr="00C16008">
              <w:rPr>
                <w:rFonts w:ascii="Arial" w:hAnsi="Arial" w:cs="Arial"/>
                <w:color w:val="000000" w:themeColor="text1"/>
                <w:sz w:val="18"/>
                <w:szCs w:val="18"/>
              </w:rPr>
              <w:t xml:space="preserve"> </w:t>
            </w:r>
            <w:r w:rsidRPr="00976A92">
              <w:rPr>
                <w:rFonts w:ascii="Arial" w:hAnsi="Arial" w:cs="Arial"/>
                <w:sz w:val="18"/>
                <w:szCs w:val="18"/>
              </w:rPr>
              <w:t>определяет критичность оборудования на основании критериев критичности и вносит информацию в систему</w:t>
            </w:r>
          </w:p>
          <w:p w14:paraId="1025E651" w14:textId="77777777" w:rsidR="00104ACB" w:rsidRPr="00976A92" w:rsidRDefault="00104ACB" w:rsidP="0093334E">
            <w:pPr>
              <w:rPr>
                <w:rFonts w:ascii="Arial" w:hAnsi="Arial" w:cs="Arial"/>
                <w:sz w:val="18"/>
                <w:szCs w:val="18"/>
              </w:rPr>
            </w:pPr>
            <w:r w:rsidRPr="00976A92">
              <w:rPr>
                <w:rFonts w:ascii="Arial" w:hAnsi="Arial" w:cs="Arial"/>
                <w:sz w:val="18"/>
                <w:szCs w:val="18"/>
              </w:rPr>
              <w:t>В системе формируется отчетность в разрезе единиц оборудования для обоснования бюджета ремонтов (критичность, тех состояние, даты проведения ремонтов, графики воздействия)</w:t>
            </w:r>
          </w:p>
          <w:p w14:paraId="19016FC5" w14:textId="77777777" w:rsidR="00104ACB" w:rsidRPr="00976A92" w:rsidRDefault="00104ACB" w:rsidP="0093334E">
            <w:pPr>
              <w:rPr>
                <w:rFonts w:ascii="Arial" w:hAnsi="Arial" w:cs="Arial"/>
                <w:sz w:val="18"/>
                <w:szCs w:val="18"/>
              </w:rPr>
            </w:pPr>
            <w:r w:rsidRPr="00976A92">
              <w:rPr>
                <w:rFonts w:ascii="Arial" w:hAnsi="Arial" w:cs="Arial"/>
                <w:sz w:val="18"/>
                <w:szCs w:val="18"/>
              </w:rPr>
              <w:t xml:space="preserve">На основании ранга единиц оборудования в системе происходит </w:t>
            </w:r>
            <w:proofErr w:type="spellStart"/>
            <w:r w:rsidRPr="00976A92">
              <w:rPr>
                <w:rFonts w:ascii="Arial" w:hAnsi="Arial" w:cs="Arial"/>
                <w:sz w:val="18"/>
                <w:szCs w:val="18"/>
              </w:rPr>
              <w:t>приоритизирование</w:t>
            </w:r>
            <w:proofErr w:type="spellEnd"/>
            <w:r w:rsidRPr="00976A92">
              <w:rPr>
                <w:rFonts w:ascii="Arial" w:hAnsi="Arial" w:cs="Arial"/>
                <w:sz w:val="18"/>
                <w:szCs w:val="18"/>
              </w:rPr>
              <w:t xml:space="preserve"> воздействий на заказах ТОРО и сетевых графиках в соответствии с методикой ранжирование</w:t>
            </w:r>
          </w:p>
          <w:p w14:paraId="672990D6" w14:textId="77777777" w:rsidR="00104ACB" w:rsidRDefault="00104ACB" w:rsidP="0093334E">
            <w:pPr>
              <w:rPr>
                <w:rFonts w:ascii="Arial" w:hAnsi="Arial" w:cs="Arial"/>
                <w:sz w:val="18"/>
                <w:szCs w:val="18"/>
              </w:rPr>
            </w:pPr>
            <w:proofErr w:type="spellStart"/>
            <w:r w:rsidRPr="00976A92">
              <w:rPr>
                <w:rFonts w:ascii="Arial" w:hAnsi="Arial" w:cs="Arial"/>
                <w:sz w:val="18"/>
                <w:szCs w:val="18"/>
              </w:rPr>
              <w:t>Приоритизация</w:t>
            </w:r>
            <w:proofErr w:type="spellEnd"/>
            <w:r w:rsidRPr="00976A92">
              <w:rPr>
                <w:rFonts w:ascii="Arial" w:hAnsi="Arial" w:cs="Arial"/>
                <w:sz w:val="18"/>
                <w:szCs w:val="18"/>
              </w:rPr>
              <w:t xml:space="preserve"> проектов выполняется в системе SAP BPC в соответствии с методикой планирования</w:t>
            </w:r>
          </w:p>
        </w:tc>
        <w:tc>
          <w:tcPr>
            <w:tcW w:w="1043" w:type="dxa"/>
          </w:tcPr>
          <w:p w14:paraId="40A64B64" w14:textId="77777777" w:rsidR="00104ACB" w:rsidRDefault="00104ACB" w:rsidP="0093334E">
            <w:pPr>
              <w:rPr>
                <w:rFonts w:ascii="Arial" w:hAnsi="Arial" w:cs="Arial"/>
                <w:sz w:val="18"/>
                <w:szCs w:val="18"/>
              </w:rPr>
            </w:pPr>
            <w:r>
              <w:rPr>
                <w:rFonts w:ascii="Arial" w:hAnsi="Arial" w:cs="Arial"/>
                <w:sz w:val="18"/>
                <w:szCs w:val="18"/>
              </w:rPr>
              <w:t>Новые функции</w:t>
            </w:r>
          </w:p>
        </w:tc>
        <w:tc>
          <w:tcPr>
            <w:tcW w:w="1264" w:type="dxa"/>
            <w:shd w:val="clear" w:color="auto" w:fill="auto"/>
          </w:tcPr>
          <w:p w14:paraId="46A71983" w14:textId="77777777" w:rsidR="00104ACB" w:rsidRPr="003238EE" w:rsidRDefault="00104ACB" w:rsidP="0093334E">
            <w:pPr>
              <w:rPr>
                <w:rFonts w:ascii="Arial" w:hAnsi="Arial" w:cs="Arial"/>
                <w:sz w:val="18"/>
                <w:szCs w:val="18"/>
              </w:rPr>
            </w:pPr>
            <w:r w:rsidRPr="003238EE">
              <w:rPr>
                <w:rFonts w:ascii="Arial" w:hAnsi="Arial" w:cs="Arial"/>
                <w:sz w:val="18"/>
                <w:szCs w:val="18"/>
              </w:rPr>
              <w:t>Полнота покрытия всех объектов при планировании воздействий</w:t>
            </w:r>
          </w:p>
          <w:p w14:paraId="138A9CCC" w14:textId="77777777" w:rsidR="00104ACB" w:rsidRDefault="00104ACB" w:rsidP="0093334E">
            <w:pPr>
              <w:rPr>
                <w:rFonts w:ascii="Arial" w:hAnsi="Arial" w:cs="Arial"/>
                <w:sz w:val="18"/>
                <w:szCs w:val="18"/>
              </w:rPr>
            </w:pPr>
          </w:p>
        </w:tc>
        <w:tc>
          <w:tcPr>
            <w:tcW w:w="1221" w:type="dxa"/>
          </w:tcPr>
          <w:p w14:paraId="47ADE84B" w14:textId="77777777" w:rsidR="00104ACB" w:rsidRDefault="00104ACB" w:rsidP="0093334E">
            <w:pPr>
              <w:rPr>
                <w:rFonts w:ascii="Arial" w:hAnsi="Arial" w:cs="Arial"/>
                <w:sz w:val="18"/>
                <w:szCs w:val="18"/>
              </w:rPr>
            </w:pPr>
            <w:r>
              <w:rPr>
                <w:rFonts w:ascii="Arial" w:hAnsi="Arial" w:cs="Arial"/>
                <w:sz w:val="18"/>
                <w:szCs w:val="18"/>
              </w:rPr>
              <w:t>Качественный показатель</w:t>
            </w:r>
          </w:p>
        </w:tc>
      </w:tr>
      <w:tr w:rsidR="009F6DA5" w:rsidRPr="00B4018C" w14:paraId="5B4FE85E" w14:textId="77777777" w:rsidTr="009F6DA5">
        <w:trPr>
          <w:cantSplit/>
        </w:trPr>
        <w:tc>
          <w:tcPr>
            <w:tcW w:w="425" w:type="dxa"/>
            <w:shd w:val="clear" w:color="auto" w:fill="auto"/>
          </w:tcPr>
          <w:p w14:paraId="14D7E758" w14:textId="13D740BF" w:rsidR="00104ACB" w:rsidRPr="00962584" w:rsidRDefault="008479AF" w:rsidP="0093334E">
            <w:pPr>
              <w:jc w:val="left"/>
              <w:rPr>
                <w:rFonts w:ascii="Arial" w:hAnsi="Arial" w:cs="Arial"/>
                <w:color w:val="000000"/>
                <w:sz w:val="18"/>
                <w:szCs w:val="18"/>
                <w:lang w:val="en-US"/>
              </w:rPr>
            </w:pPr>
            <w:r>
              <w:rPr>
                <w:rFonts w:ascii="Arial" w:hAnsi="Arial" w:cs="Arial"/>
                <w:color w:val="000000"/>
                <w:sz w:val="18"/>
                <w:szCs w:val="18"/>
                <w:lang w:val="en-US"/>
              </w:rPr>
              <w:lastRenderedPageBreak/>
              <w:t>2</w:t>
            </w:r>
          </w:p>
        </w:tc>
        <w:tc>
          <w:tcPr>
            <w:tcW w:w="1135" w:type="dxa"/>
          </w:tcPr>
          <w:p w14:paraId="39D2D7A9" w14:textId="77777777" w:rsidR="00104ACB" w:rsidRDefault="00104ACB" w:rsidP="0093334E">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1134" w:type="dxa"/>
          </w:tcPr>
          <w:p w14:paraId="68A84D2D" w14:textId="77777777" w:rsidR="00104ACB" w:rsidRDefault="00104ACB" w:rsidP="0093334E">
            <w:pPr>
              <w:rPr>
                <w:rFonts w:ascii="Arial" w:hAnsi="Arial" w:cs="Arial"/>
                <w:sz w:val="18"/>
                <w:szCs w:val="18"/>
              </w:rPr>
            </w:pPr>
            <w:r>
              <w:rPr>
                <w:rFonts w:ascii="Arial" w:hAnsi="Arial" w:cs="Arial"/>
                <w:sz w:val="18"/>
                <w:szCs w:val="18"/>
              </w:rPr>
              <w:t> </w:t>
            </w:r>
          </w:p>
        </w:tc>
        <w:tc>
          <w:tcPr>
            <w:tcW w:w="1134" w:type="dxa"/>
          </w:tcPr>
          <w:p w14:paraId="1BA5AEF0" w14:textId="77777777" w:rsidR="00104ACB" w:rsidRDefault="00104ACB" w:rsidP="0093334E">
            <w:pPr>
              <w:spacing w:after="240"/>
              <w:rPr>
                <w:rFonts w:ascii="Arial" w:hAnsi="Arial" w:cs="Arial"/>
                <w:sz w:val="18"/>
                <w:szCs w:val="18"/>
              </w:rPr>
            </w:pPr>
            <w:r>
              <w:rPr>
                <w:rFonts w:ascii="Arial" w:hAnsi="Arial" w:cs="Arial"/>
                <w:sz w:val="18"/>
                <w:szCs w:val="18"/>
              </w:rPr>
              <w:t xml:space="preserve">Повышение эффективности процессов </w:t>
            </w:r>
            <w:proofErr w:type="spellStart"/>
            <w:r>
              <w:rPr>
                <w:rFonts w:ascii="Arial" w:hAnsi="Arial" w:cs="Arial"/>
                <w:sz w:val="18"/>
                <w:szCs w:val="18"/>
              </w:rPr>
              <w:t>ТОиР</w:t>
            </w:r>
            <w:proofErr w:type="spellEnd"/>
          </w:p>
        </w:tc>
        <w:tc>
          <w:tcPr>
            <w:tcW w:w="1134" w:type="dxa"/>
          </w:tcPr>
          <w:p w14:paraId="3E34DCC4" w14:textId="77777777" w:rsidR="00104ACB" w:rsidRDefault="00104ACB" w:rsidP="0093334E">
            <w:pPr>
              <w:rPr>
                <w:rFonts w:ascii="Arial" w:hAnsi="Arial" w:cs="Arial"/>
                <w:sz w:val="18"/>
                <w:szCs w:val="18"/>
              </w:rPr>
            </w:pPr>
            <w:r>
              <w:rPr>
                <w:rFonts w:ascii="Arial" w:hAnsi="Arial" w:cs="Arial"/>
                <w:sz w:val="18"/>
                <w:szCs w:val="18"/>
              </w:rPr>
              <w:t xml:space="preserve">PM.PC.2.1 </w:t>
            </w:r>
            <w:r w:rsidRPr="00976A92">
              <w:rPr>
                <w:rFonts w:ascii="Arial" w:hAnsi="Arial" w:cs="Arial"/>
                <w:sz w:val="18"/>
                <w:szCs w:val="18"/>
              </w:rPr>
              <w:t xml:space="preserve">Централизованное ведение унифицированной БДО/БДН </w:t>
            </w:r>
            <w:r w:rsidRPr="00976A92">
              <w:rPr>
                <w:rFonts w:ascii="Arial" w:hAnsi="Arial" w:cs="Arial"/>
                <w:sz w:val="18"/>
                <w:szCs w:val="18"/>
              </w:rPr>
              <w:br/>
              <w:t>(тех. места, единицы оборудования, стратегии обслуживания,</w:t>
            </w:r>
            <w:r>
              <w:rPr>
                <w:rFonts w:ascii="Arial" w:hAnsi="Arial" w:cs="Arial"/>
                <w:sz w:val="18"/>
                <w:szCs w:val="18"/>
              </w:rPr>
              <w:t xml:space="preserve"> </w:t>
            </w:r>
            <w:r>
              <w:rPr>
                <w:rFonts w:ascii="Arial" w:hAnsi="Arial" w:cs="Arial"/>
                <w:sz w:val="18"/>
                <w:szCs w:val="18"/>
              </w:rPr>
              <w:br/>
              <w:t>тех. карты, операции, нормы)</w:t>
            </w:r>
          </w:p>
        </w:tc>
        <w:tc>
          <w:tcPr>
            <w:tcW w:w="2268" w:type="dxa"/>
          </w:tcPr>
          <w:p w14:paraId="0D063228" w14:textId="77777777" w:rsidR="00104ACB" w:rsidRPr="00976A92" w:rsidRDefault="00104ACB" w:rsidP="0093334E">
            <w:pPr>
              <w:rPr>
                <w:rFonts w:ascii="Arial" w:hAnsi="Arial" w:cs="Arial"/>
                <w:sz w:val="18"/>
                <w:szCs w:val="18"/>
              </w:rPr>
            </w:pPr>
            <w:r w:rsidRPr="00976A92">
              <w:rPr>
                <w:rFonts w:ascii="Arial" w:hAnsi="Arial" w:cs="Arial"/>
                <w:sz w:val="18"/>
                <w:szCs w:val="18"/>
              </w:rPr>
              <w:t>Централизованное управление БДО/БДН</w:t>
            </w:r>
          </w:p>
          <w:p w14:paraId="41BEF209" w14:textId="77777777" w:rsidR="00104ACB" w:rsidRPr="00976A92" w:rsidRDefault="00104ACB" w:rsidP="0093334E">
            <w:pPr>
              <w:rPr>
                <w:rFonts w:ascii="Arial" w:hAnsi="Arial" w:cs="Arial"/>
                <w:sz w:val="18"/>
                <w:szCs w:val="18"/>
              </w:rPr>
            </w:pPr>
            <w:r w:rsidRPr="00976A92">
              <w:rPr>
                <w:rFonts w:ascii="Arial" w:hAnsi="Arial" w:cs="Arial"/>
                <w:sz w:val="18"/>
                <w:szCs w:val="18"/>
              </w:rPr>
              <w:t xml:space="preserve">Единый инструмент ведения и актуализации пооперационных временных нормативов на выполнение работ мероприятий </w:t>
            </w:r>
            <w:proofErr w:type="spellStart"/>
            <w:r w:rsidRPr="00976A92">
              <w:rPr>
                <w:rFonts w:ascii="Arial" w:hAnsi="Arial" w:cs="Arial"/>
                <w:sz w:val="18"/>
                <w:szCs w:val="18"/>
              </w:rPr>
              <w:t>ТОиР</w:t>
            </w:r>
            <w:proofErr w:type="spellEnd"/>
          </w:p>
          <w:p w14:paraId="55582460" w14:textId="77777777" w:rsidR="00104ACB" w:rsidRPr="00976A92" w:rsidRDefault="00104ACB" w:rsidP="0093334E">
            <w:pPr>
              <w:rPr>
                <w:rFonts w:ascii="Arial" w:hAnsi="Arial" w:cs="Arial"/>
                <w:sz w:val="18"/>
                <w:szCs w:val="18"/>
              </w:rPr>
            </w:pPr>
            <w:r w:rsidRPr="00976A92">
              <w:rPr>
                <w:rFonts w:ascii="Arial" w:hAnsi="Arial" w:cs="Arial"/>
                <w:sz w:val="18"/>
                <w:szCs w:val="18"/>
              </w:rPr>
              <w:t>Единый инструмент ведения квалификационных требований к выполнению работ в технологических картах</w:t>
            </w:r>
          </w:p>
          <w:p w14:paraId="3178604D" w14:textId="77777777" w:rsidR="00104ACB" w:rsidRPr="00976A92" w:rsidRDefault="00104ACB" w:rsidP="0093334E">
            <w:pPr>
              <w:rPr>
                <w:rFonts w:ascii="Arial" w:hAnsi="Arial" w:cs="Arial"/>
                <w:sz w:val="18"/>
                <w:szCs w:val="18"/>
              </w:rPr>
            </w:pPr>
            <w:r w:rsidRPr="00976A92">
              <w:rPr>
                <w:rFonts w:ascii="Arial" w:hAnsi="Arial" w:cs="Arial"/>
                <w:sz w:val="18"/>
                <w:szCs w:val="18"/>
              </w:rPr>
              <w:t xml:space="preserve">Ведение и поддержание в актуальном состоянии НСИ </w:t>
            </w:r>
            <w:proofErr w:type="spellStart"/>
            <w:r w:rsidRPr="00976A92">
              <w:rPr>
                <w:rFonts w:ascii="Arial" w:hAnsi="Arial" w:cs="Arial"/>
                <w:sz w:val="18"/>
                <w:szCs w:val="18"/>
              </w:rPr>
              <w:t>ТОиР</w:t>
            </w:r>
            <w:proofErr w:type="spellEnd"/>
            <w:r w:rsidRPr="00976A92">
              <w:rPr>
                <w:rFonts w:ascii="Arial" w:hAnsi="Arial" w:cs="Arial"/>
                <w:sz w:val="18"/>
                <w:szCs w:val="18"/>
              </w:rPr>
              <w:t xml:space="preserve"> в системе SAP</w:t>
            </w:r>
          </w:p>
          <w:p w14:paraId="72133340" w14:textId="77777777" w:rsidR="00104ACB" w:rsidRDefault="00104ACB" w:rsidP="0093334E">
            <w:pPr>
              <w:rPr>
                <w:rFonts w:ascii="Arial" w:hAnsi="Arial" w:cs="Arial"/>
                <w:sz w:val="18"/>
                <w:szCs w:val="18"/>
              </w:rPr>
            </w:pPr>
            <w:r w:rsidRPr="00976A92">
              <w:rPr>
                <w:rFonts w:ascii="Arial" w:hAnsi="Arial" w:cs="Arial"/>
                <w:sz w:val="18"/>
                <w:szCs w:val="18"/>
              </w:rPr>
              <w:t>Корректировка нормативов на основание накопленной статистики по фактическим данным</w:t>
            </w:r>
          </w:p>
        </w:tc>
        <w:tc>
          <w:tcPr>
            <w:tcW w:w="1043" w:type="dxa"/>
          </w:tcPr>
          <w:p w14:paraId="65A210D0" w14:textId="77777777" w:rsidR="00104ACB" w:rsidRDefault="00104ACB" w:rsidP="0093334E">
            <w:pPr>
              <w:rPr>
                <w:rFonts w:ascii="Arial" w:hAnsi="Arial" w:cs="Arial"/>
                <w:sz w:val="18"/>
                <w:szCs w:val="18"/>
              </w:rPr>
            </w:pPr>
            <w:r>
              <w:rPr>
                <w:rFonts w:ascii="Arial" w:hAnsi="Arial" w:cs="Arial"/>
                <w:sz w:val="18"/>
                <w:szCs w:val="18"/>
              </w:rPr>
              <w:t>Изменяемые функции</w:t>
            </w:r>
          </w:p>
        </w:tc>
        <w:tc>
          <w:tcPr>
            <w:tcW w:w="1264" w:type="dxa"/>
            <w:shd w:val="clear" w:color="auto" w:fill="auto"/>
          </w:tcPr>
          <w:p w14:paraId="156BF16D" w14:textId="77777777" w:rsidR="00104ACB" w:rsidRPr="005751AF" w:rsidRDefault="00104ACB" w:rsidP="0093334E">
            <w:pPr>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Планирование воздействий на все ПА с учетом критичности с использованием нормативов, %</w:t>
            </w:r>
          </w:p>
          <w:p w14:paraId="6919B1B8" w14:textId="77777777" w:rsidR="00104ACB" w:rsidRPr="005751AF" w:rsidRDefault="00104ACB" w:rsidP="0093334E">
            <w:pPr>
              <w:rPr>
                <w:rFonts w:ascii="Arial" w:hAnsi="Arial" w:cs="Arial"/>
                <w:sz w:val="18"/>
                <w:szCs w:val="18"/>
              </w:rPr>
            </w:pPr>
            <w:r>
              <w:rPr>
                <w:rFonts w:ascii="Arial" w:hAnsi="Arial" w:cs="Arial"/>
                <w:sz w:val="18"/>
                <w:szCs w:val="18"/>
              </w:rPr>
              <w:t xml:space="preserve">2. </w:t>
            </w:r>
            <w:r w:rsidRPr="005751AF">
              <w:rPr>
                <w:rFonts w:ascii="Arial" w:hAnsi="Arial" w:cs="Arial"/>
                <w:sz w:val="18"/>
                <w:szCs w:val="18"/>
              </w:rPr>
              <w:t>Снижение рисков производственных инцидентов за счет автоматизации нарядов-допусков</w:t>
            </w:r>
          </w:p>
          <w:p w14:paraId="19C3D8DB" w14:textId="77777777" w:rsidR="00104ACB" w:rsidRDefault="00104ACB" w:rsidP="0093334E">
            <w:pPr>
              <w:rPr>
                <w:rFonts w:ascii="Arial" w:hAnsi="Arial" w:cs="Arial"/>
                <w:sz w:val="18"/>
                <w:szCs w:val="18"/>
              </w:rPr>
            </w:pPr>
          </w:p>
        </w:tc>
        <w:tc>
          <w:tcPr>
            <w:tcW w:w="1221" w:type="dxa"/>
          </w:tcPr>
          <w:p w14:paraId="09630A73" w14:textId="77777777" w:rsidR="00104ACB" w:rsidRDefault="00104ACB" w:rsidP="0093334E">
            <w:pPr>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Качественный показатель </w:t>
            </w:r>
          </w:p>
          <w:p w14:paraId="37949CCB" w14:textId="77777777" w:rsidR="00104ACB" w:rsidRPr="005751AF" w:rsidRDefault="00104ACB" w:rsidP="0093334E">
            <w:pPr>
              <w:rPr>
                <w:rFonts w:ascii="Arial" w:hAnsi="Arial" w:cs="Arial"/>
                <w:sz w:val="18"/>
                <w:szCs w:val="18"/>
              </w:rPr>
            </w:pPr>
            <w:r>
              <w:rPr>
                <w:rFonts w:ascii="Arial" w:hAnsi="Arial" w:cs="Arial"/>
                <w:sz w:val="18"/>
                <w:szCs w:val="18"/>
              </w:rPr>
              <w:t xml:space="preserve">2. </w:t>
            </w:r>
            <w:r w:rsidRPr="005751AF">
              <w:rPr>
                <w:rFonts w:ascii="Arial" w:hAnsi="Arial" w:cs="Arial"/>
                <w:sz w:val="18"/>
                <w:szCs w:val="18"/>
              </w:rPr>
              <w:t>Качественный показатель </w:t>
            </w:r>
          </w:p>
        </w:tc>
      </w:tr>
      <w:tr w:rsidR="009F6DA5" w:rsidRPr="00B4018C" w14:paraId="1F5B1753" w14:textId="77777777" w:rsidTr="009F6DA5">
        <w:trPr>
          <w:cantSplit/>
        </w:trPr>
        <w:tc>
          <w:tcPr>
            <w:tcW w:w="425" w:type="dxa"/>
            <w:shd w:val="clear" w:color="auto" w:fill="auto"/>
          </w:tcPr>
          <w:p w14:paraId="44EE10F7" w14:textId="605D54B8" w:rsidR="00104ACB" w:rsidRPr="00714201" w:rsidRDefault="008479AF" w:rsidP="0093334E">
            <w:pPr>
              <w:jc w:val="left"/>
              <w:rPr>
                <w:rFonts w:ascii="Arial" w:hAnsi="Arial" w:cs="Arial"/>
                <w:color w:val="000000"/>
                <w:sz w:val="18"/>
                <w:szCs w:val="18"/>
                <w:lang w:val="en-US"/>
              </w:rPr>
            </w:pPr>
            <w:r>
              <w:rPr>
                <w:rFonts w:ascii="Arial" w:hAnsi="Arial" w:cs="Arial"/>
                <w:color w:val="000000"/>
                <w:sz w:val="18"/>
                <w:szCs w:val="18"/>
              </w:rPr>
              <w:t>3</w:t>
            </w:r>
          </w:p>
        </w:tc>
        <w:tc>
          <w:tcPr>
            <w:tcW w:w="1135" w:type="dxa"/>
          </w:tcPr>
          <w:p w14:paraId="7C0DC013" w14:textId="77777777" w:rsidR="00104ACB" w:rsidRDefault="00104ACB" w:rsidP="0093334E">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1134" w:type="dxa"/>
          </w:tcPr>
          <w:p w14:paraId="368E8BC5" w14:textId="77777777" w:rsidR="00104ACB" w:rsidRDefault="00104ACB" w:rsidP="0093334E">
            <w:pPr>
              <w:rPr>
                <w:rFonts w:ascii="Arial" w:hAnsi="Arial" w:cs="Arial"/>
                <w:sz w:val="18"/>
                <w:szCs w:val="18"/>
              </w:rPr>
            </w:pPr>
            <w:r>
              <w:rPr>
                <w:rFonts w:ascii="Arial" w:hAnsi="Arial" w:cs="Arial"/>
                <w:sz w:val="18"/>
                <w:szCs w:val="18"/>
              </w:rPr>
              <w:t>ПП-07.04</w:t>
            </w:r>
            <w:r>
              <w:rPr>
                <w:rFonts w:ascii="Arial" w:hAnsi="Arial" w:cs="Arial"/>
                <w:sz w:val="18"/>
                <w:szCs w:val="18"/>
              </w:rPr>
              <w:br/>
              <w:t>Мониторинг и оценка технического состояния ПА</w:t>
            </w:r>
          </w:p>
        </w:tc>
        <w:tc>
          <w:tcPr>
            <w:tcW w:w="1134" w:type="dxa"/>
          </w:tcPr>
          <w:p w14:paraId="1594C994" w14:textId="77777777" w:rsidR="00104ACB" w:rsidRDefault="00104ACB" w:rsidP="0093334E">
            <w:pPr>
              <w:spacing w:after="240"/>
              <w:rPr>
                <w:rFonts w:ascii="Arial" w:hAnsi="Arial" w:cs="Arial"/>
                <w:sz w:val="18"/>
                <w:szCs w:val="18"/>
              </w:rPr>
            </w:pPr>
            <w:r>
              <w:rPr>
                <w:rFonts w:ascii="Arial" w:hAnsi="Arial" w:cs="Arial"/>
                <w:sz w:val="18"/>
                <w:szCs w:val="18"/>
              </w:rPr>
              <w:t xml:space="preserve">Повышение эффективности процессов </w:t>
            </w:r>
            <w:proofErr w:type="spellStart"/>
            <w:r>
              <w:rPr>
                <w:rFonts w:ascii="Arial" w:hAnsi="Arial" w:cs="Arial"/>
                <w:sz w:val="18"/>
                <w:szCs w:val="18"/>
              </w:rPr>
              <w:t>ТОиР</w:t>
            </w:r>
            <w:proofErr w:type="spellEnd"/>
          </w:p>
        </w:tc>
        <w:tc>
          <w:tcPr>
            <w:tcW w:w="1134" w:type="dxa"/>
          </w:tcPr>
          <w:p w14:paraId="0805F169" w14:textId="77777777" w:rsidR="00104ACB" w:rsidRDefault="00104ACB" w:rsidP="0093334E">
            <w:pPr>
              <w:rPr>
                <w:rFonts w:ascii="Arial" w:hAnsi="Arial" w:cs="Arial"/>
                <w:sz w:val="18"/>
                <w:szCs w:val="18"/>
              </w:rPr>
            </w:pPr>
            <w:r>
              <w:rPr>
                <w:rFonts w:ascii="Arial" w:hAnsi="Arial" w:cs="Arial"/>
                <w:sz w:val="18"/>
                <w:szCs w:val="18"/>
              </w:rPr>
              <w:t xml:space="preserve">PM.PC.2.4 </w:t>
            </w:r>
            <w:r w:rsidRPr="00976A92">
              <w:rPr>
                <w:rFonts w:ascii="Arial" w:hAnsi="Arial" w:cs="Arial"/>
                <w:sz w:val="18"/>
                <w:szCs w:val="18"/>
              </w:rPr>
              <w:t xml:space="preserve">Передача значений эксплуатационных показателей </w:t>
            </w:r>
            <w:proofErr w:type="gramStart"/>
            <w:r w:rsidRPr="00976A92">
              <w:rPr>
                <w:rFonts w:ascii="Arial" w:hAnsi="Arial" w:cs="Arial"/>
                <w:sz w:val="18"/>
                <w:szCs w:val="18"/>
              </w:rPr>
              <w:t>в  систему</w:t>
            </w:r>
            <w:proofErr w:type="gramEnd"/>
            <w:r w:rsidRPr="00976A92">
              <w:rPr>
                <w:rFonts w:ascii="Arial" w:hAnsi="Arial" w:cs="Arial"/>
                <w:sz w:val="18"/>
                <w:szCs w:val="18"/>
              </w:rPr>
              <w:t xml:space="preserve"> SAP за счёт использования программных интерфейсов с технологическими системами управления (</w:t>
            </w:r>
            <w:r w:rsidRPr="00976A92">
              <w:rPr>
                <w:rFonts w:ascii="Arial" w:hAnsi="Arial" w:cs="Arial"/>
                <w:sz w:val="18"/>
                <w:szCs w:val="18"/>
                <w:lang w:val="en-US"/>
              </w:rPr>
              <w:t>MES</w:t>
            </w:r>
            <w:r w:rsidRPr="00976A92">
              <w:rPr>
                <w:rFonts w:ascii="Arial" w:hAnsi="Arial" w:cs="Arial"/>
                <w:sz w:val="18"/>
                <w:szCs w:val="18"/>
              </w:rPr>
              <w:t>)</w:t>
            </w:r>
          </w:p>
        </w:tc>
        <w:tc>
          <w:tcPr>
            <w:tcW w:w="2268" w:type="dxa"/>
          </w:tcPr>
          <w:p w14:paraId="670AF6EC" w14:textId="77777777" w:rsidR="00104ACB" w:rsidRPr="00976A92" w:rsidRDefault="00104ACB" w:rsidP="0093334E">
            <w:pPr>
              <w:rPr>
                <w:rFonts w:ascii="Arial" w:hAnsi="Arial" w:cs="Arial"/>
                <w:sz w:val="18"/>
                <w:szCs w:val="18"/>
              </w:rPr>
            </w:pPr>
            <w:r w:rsidRPr="00976A92">
              <w:rPr>
                <w:rFonts w:ascii="Arial" w:hAnsi="Arial" w:cs="Arial"/>
                <w:sz w:val="18"/>
                <w:szCs w:val="18"/>
              </w:rPr>
              <w:t xml:space="preserve">Актуальная информация об отказах, фактической наработке, простоях </w:t>
            </w:r>
          </w:p>
          <w:p w14:paraId="2AAFBB44" w14:textId="77777777" w:rsidR="00104ACB" w:rsidRPr="00976A92" w:rsidRDefault="00104ACB" w:rsidP="0093334E">
            <w:pPr>
              <w:rPr>
                <w:rFonts w:ascii="Arial" w:hAnsi="Arial" w:cs="Arial"/>
                <w:sz w:val="18"/>
                <w:szCs w:val="18"/>
              </w:rPr>
            </w:pPr>
            <w:r w:rsidRPr="00976A92">
              <w:rPr>
                <w:rFonts w:ascii="Arial" w:hAnsi="Arial" w:cs="Arial"/>
                <w:sz w:val="18"/>
                <w:szCs w:val="18"/>
              </w:rPr>
              <w:t xml:space="preserve">Сбор информации для расчета фактических показателей КИО, КТГ </w:t>
            </w:r>
          </w:p>
          <w:p w14:paraId="32AFD906" w14:textId="77777777" w:rsidR="00104ACB" w:rsidRDefault="00104ACB" w:rsidP="0093334E">
            <w:pPr>
              <w:rPr>
                <w:rFonts w:ascii="Arial" w:hAnsi="Arial" w:cs="Arial"/>
                <w:sz w:val="18"/>
                <w:szCs w:val="18"/>
              </w:rPr>
            </w:pPr>
            <w:r w:rsidRPr="00976A92">
              <w:rPr>
                <w:rFonts w:ascii="Arial" w:hAnsi="Arial" w:cs="Arial"/>
                <w:sz w:val="18"/>
                <w:szCs w:val="18"/>
              </w:rPr>
              <w:t>Автоматизированный контроль за вводимыми вручную параметрами и параметрами, получаемыми из внешних систем</w:t>
            </w:r>
          </w:p>
        </w:tc>
        <w:tc>
          <w:tcPr>
            <w:tcW w:w="1043" w:type="dxa"/>
          </w:tcPr>
          <w:p w14:paraId="1F25934C" w14:textId="77777777" w:rsidR="00104ACB" w:rsidRDefault="00104ACB" w:rsidP="0093334E">
            <w:pPr>
              <w:rPr>
                <w:rFonts w:ascii="Arial" w:hAnsi="Arial" w:cs="Arial"/>
                <w:sz w:val="18"/>
                <w:szCs w:val="18"/>
              </w:rPr>
            </w:pPr>
            <w:r>
              <w:rPr>
                <w:rFonts w:ascii="Arial" w:hAnsi="Arial" w:cs="Arial"/>
                <w:sz w:val="18"/>
                <w:szCs w:val="18"/>
              </w:rPr>
              <w:t>Изменяемые функции</w:t>
            </w:r>
          </w:p>
        </w:tc>
        <w:tc>
          <w:tcPr>
            <w:tcW w:w="1264" w:type="dxa"/>
            <w:shd w:val="clear" w:color="auto" w:fill="auto"/>
          </w:tcPr>
          <w:p w14:paraId="7F909576" w14:textId="77777777" w:rsidR="00104ACB" w:rsidRPr="00A10B56" w:rsidRDefault="00104ACB" w:rsidP="0093334E">
            <w:pPr>
              <w:rPr>
                <w:rFonts w:ascii="Arial" w:hAnsi="Arial" w:cs="Arial"/>
                <w:sz w:val="18"/>
                <w:szCs w:val="18"/>
              </w:rPr>
            </w:pPr>
            <w:r>
              <w:rPr>
                <w:rFonts w:ascii="Arial" w:hAnsi="Arial" w:cs="Arial"/>
                <w:sz w:val="18"/>
                <w:szCs w:val="18"/>
              </w:rPr>
              <w:t xml:space="preserve">1. </w:t>
            </w:r>
            <w:r w:rsidRPr="00A10B56">
              <w:rPr>
                <w:rFonts w:ascii="Arial" w:hAnsi="Arial" w:cs="Arial"/>
                <w:sz w:val="18"/>
                <w:szCs w:val="18"/>
              </w:rPr>
              <w:t>Количество переданных сообщений о дефектах оборудования, шт.</w:t>
            </w:r>
          </w:p>
          <w:p w14:paraId="68C2BB50" w14:textId="77777777" w:rsidR="00104ACB" w:rsidRDefault="00104ACB" w:rsidP="0093334E">
            <w:pPr>
              <w:rPr>
                <w:rFonts w:ascii="Arial" w:hAnsi="Arial" w:cs="Arial"/>
                <w:sz w:val="18"/>
                <w:szCs w:val="18"/>
              </w:rPr>
            </w:pPr>
          </w:p>
          <w:p w14:paraId="1198D830" w14:textId="77777777" w:rsidR="00104ACB" w:rsidRDefault="00104ACB" w:rsidP="0093334E">
            <w:pPr>
              <w:rPr>
                <w:rFonts w:ascii="Arial" w:hAnsi="Arial" w:cs="Arial"/>
                <w:sz w:val="18"/>
                <w:szCs w:val="18"/>
              </w:rPr>
            </w:pPr>
            <w:r>
              <w:rPr>
                <w:rFonts w:ascii="Arial" w:hAnsi="Arial" w:cs="Arial"/>
                <w:sz w:val="18"/>
                <w:szCs w:val="18"/>
              </w:rPr>
              <w:t xml:space="preserve">2. </w:t>
            </w:r>
            <w:r w:rsidRPr="00A10B56">
              <w:rPr>
                <w:rFonts w:ascii="Arial" w:hAnsi="Arial" w:cs="Arial"/>
                <w:sz w:val="18"/>
                <w:szCs w:val="18"/>
              </w:rPr>
              <w:t>Повышение качества данных</w:t>
            </w:r>
          </w:p>
        </w:tc>
        <w:tc>
          <w:tcPr>
            <w:tcW w:w="1221" w:type="dxa"/>
          </w:tcPr>
          <w:p w14:paraId="2FAA6109" w14:textId="77777777" w:rsidR="00104ACB" w:rsidRDefault="00104ACB" w:rsidP="0093334E">
            <w:pPr>
              <w:rPr>
                <w:rFonts w:ascii="Arial" w:hAnsi="Arial" w:cs="Arial"/>
                <w:sz w:val="18"/>
                <w:szCs w:val="18"/>
              </w:rPr>
            </w:pPr>
            <w:r>
              <w:rPr>
                <w:rFonts w:ascii="Arial" w:hAnsi="Arial" w:cs="Arial"/>
                <w:sz w:val="18"/>
                <w:szCs w:val="18"/>
              </w:rPr>
              <w:t xml:space="preserve"> 1. </w:t>
            </w:r>
            <w:r w:rsidRPr="00A10B56">
              <w:rPr>
                <w:rFonts w:ascii="Arial" w:hAnsi="Arial" w:cs="Arial"/>
                <w:sz w:val="18"/>
                <w:szCs w:val="18"/>
              </w:rPr>
              <w:t>Количество переданных сообщений о дефектах оборудования, шт.</w:t>
            </w:r>
          </w:p>
          <w:p w14:paraId="36596791" w14:textId="77777777" w:rsidR="00104ACB" w:rsidRDefault="00104ACB" w:rsidP="0093334E">
            <w:pPr>
              <w:rPr>
                <w:rFonts w:ascii="Arial" w:hAnsi="Arial" w:cs="Arial"/>
                <w:sz w:val="18"/>
                <w:szCs w:val="18"/>
              </w:rPr>
            </w:pPr>
          </w:p>
          <w:p w14:paraId="1EE70297" w14:textId="77777777" w:rsidR="00104ACB" w:rsidRDefault="00104ACB" w:rsidP="0093334E">
            <w:pPr>
              <w:rPr>
                <w:rFonts w:ascii="Arial" w:hAnsi="Arial" w:cs="Arial"/>
                <w:sz w:val="18"/>
                <w:szCs w:val="18"/>
              </w:rPr>
            </w:pPr>
            <w:r>
              <w:rPr>
                <w:rFonts w:ascii="Arial" w:hAnsi="Arial" w:cs="Arial"/>
                <w:sz w:val="18"/>
                <w:szCs w:val="18"/>
              </w:rPr>
              <w:t>2. Качественны показатель</w:t>
            </w:r>
          </w:p>
        </w:tc>
      </w:tr>
      <w:tr w:rsidR="009F6DA5" w:rsidRPr="00B4018C" w14:paraId="39B3E7A0" w14:textId="77777777" w:rsidTr="009F6DA5">
        <w:trPr>
          <w:cantSplit/>
        </w:trPr>
        <w:tc>
          <w:tcPr>
            <w:tcW w:w="425" w:type="dxa"/>
            <w:shd w:val="clear" w:color="auto" w:fill="auto"/>
          </w:tcPr>
          <w:p w14:paraId="7C9C12E2" w14:textId="2BD86903" w:rsidR="00104ACB" w:rsidRPr="00282A36" w:rsidRDefault="008479AF" w:rsidP="0093334E">
            <w:pPr>
              <w:jc w:val="left"/>
              <w:rPr>
                <w:rFonts w:ascii="Arial" w:hAnsi="Arial" w:cs="Arial"/>
                <w:color w:val="000000"/>
                <w:sz w:val="18"/>
                <w:szCs w:val="18"/>
              </w:rPr>
            </w:pPr>
            <w:r>
              <w:rPr>
                <w:rFonts w:ascii="Arial" w:hAnsi="Arial" w:cs="Arial"/>
                <w:color w:val="000000"/>
                <w:sz w:val="18"/>
                <w:szCs w:val="18"/>
              </w:rPr>
              <w:lastRenderedPageBreak/>
              <w:t>4</w:t>
            </w:r>
          </w:p>
        </w:tc>
        <w:tc>
          <w:tcPr>
            <w:tcW w:w="1135" w:type="dxa"/>
          </w:tcPr>
          <w:p w14:paraId="0A8D5F2B" w14:textId="77777777" w:rsidR="00104ACB" w:rsidRDefault="00104ACB" w:rsidP="0093334E">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1134" w:type="dxa"/>
          </w:tcPr>
          <w:p w14:paraId="6C8899DC" w14:textId="77777777" w:rsidR="00104ACB" w:rsidRDefault="00104ACB" w:rsidP="0093334E">
            <w:pPr>
              <w:rPr>
                <w:rFonts w:ascii="Arial" w:hAnsi="Arial" w:cs="Arial"/>
                <w:sz w:val="18"/>
                <w:szCs w:val="18"/>
              </w:rPr>
            </w:pPr>
            <w:r>
              <w:rPr>
                <w:rFonts w:ascii="Arial" w:hAnsi="Arial" w:cs="Arial"/>
                <w:sz w:val="18"/>
                <w:szCs w:val="18"/>
              </w:rPr>
              <w:t> </w:t>
            </w:r>
          </w:p>
        </w:tc>
        <w:tc>
          <w:tcPr>
            <w:tcW w:w="1134" w:type="dxa"/>
          </w:tcPr>
          <w:p w14:paraId="4F837153" w14:textId="77777777" w:rsidR="00104ACB" w:rsidRDefault="00104ACB" w:rsidP="0093334E">
            <w:pPr>
              <w:rPr>
                <w:rFonts w:ascii="Arial" w:hAnsi="Arial" w:cs="Arial"/>
                <w:sz w:val="18"/>
                <w:szCs w:val="18"/>
              </w:rPr>
            </w:pPr>
            <w:r>
              <w:rPr>
                <w:rFonts w:ascii="Arial" w:hAnsi="Arial" w:cs="Arial"/>
                <w:sz w:val="18"/>
                <w:szCs w:val="18"/>
              </w:rPr>
              <w:t xml:space="preserve">Повышение обеспеченности мероприятий </w:t>
            </w:r>
            <w:proofErr w:type="spellStart"/>
            <w:r>
              <w:rPr>
                <w:rFonts w:ascii="Arial" w:hAnsi="Arial" w:cs="Arial"/>
                <w:sz w:val="18"/>
                <w:szCs w:val="18"/>
              </w:rPr>
              <w:t>ТОиР</w:t>
            </w:r>
            <w:proofErr w:type="spellEnd"/>
            <w:r>
              <w:rPr>
                <w:rFonts w:ascii="Arial" w:hAnsi="Arial" w:cs="Arial"/>
                <w:sz w:val="18"/>
                <w:szCs w:val="18"/>
              </w:rPr>
              <w:t xml:space="preserve"> ресурсами </w:t>
            </w:r>
          </w:p>
        </w:tc>
        <w:tc>
          <w:tcPr>
            <w:tcW w:w="1134" w:type="dxa"/>
          </w:tcPr>
          <w:p w14:paraId="009F6648" w14:textId="44BAB915" w:rsidR="00104ACB" w:rsidRDefault="00104ACB" w:rsidP="0093334E">
            <w:pPr>
              <w:rPr>
                <w:rFonts w:ascii="Arial" w:hAnsi="Arial" w:cs="Arial"/>
                <w:sz w:val="18"/>
                <w:szCs w:val="18"/>
              </w:rPr>
            </w:pPr>
            <w:r>
              <w:rPr>
                <w:rFonts w:ascii="Arial" w:hAnsi="Arial" w:cs="Arial"/>
                <w:sz w:val="18"/>
                <w:szCs w:val="18"/>
              </w:rPr>
              <w:t xml:space="preserve">PM.PC.3.2 </w:t>
            </w:r>
            <w:r w:rsidRPr="00976A92">
              <w:rPr>
                <w:rFonts w:ascii="Arial" w:hAnsi="Arial" w:cs="Arial"/>
                <w:sz w:val="18"/>
                <w:szCs w:val="18"/>
              </w:rPr>
              <w:t xml:space="preserve">Управление аналогами и </w:t>
            </w:r>
            <w:del w:id="17750" w:author="Владимир Лаут" w:date="2021-04-07T19:12:00Z">
              <w:r w:rsidRPr="00976A92" w:rsidDel="000E7523">
                <w:rPr>
                  <w:rFonts w:ascii="Arial" w:hAnsi="Arial" w:cs="Arial"/>
                  <w:sz w:val="18"/>
                  <w:szCs w:val="18"/>
                </w:rPr>
                <w:delText>взаимо-заменяемостью</w:delText>
              </w:r>
            </w:del>
            <w:ins w:id="17751" w:author="Владимир Лаут" w:date="2021-04-07T19:12:00Z">
              <w:r w:rsidR="000E7523" w:rsidRPr="00976A92">
                <w:rPr>
                  <w:rFonts w:ascii="Arial" w:hAnsi="Arial" w:cs="Arial"/>
                  <w:sz w:val="18"/>
                  <w:szCs w:val="18"/>
                </w:rPr>
                <w:t>взаимозаменяемостью</w:t>
              </w:r>
            </w:ins>
            <w:r w:rsidRPr="00976A92">
              <w:rPr>
                <w:rFonts w:ascii="Arial" w:hAnsi="Arial" w:cs="Arial"/>
                <w:sz w:val="18"/>
                <w:szCs w:val="18"/>
              </w:rPr>
              <w:t xml:space="preserve"> материалов и запасных частей </w:t>
            </w:r>
          </w:p>
        </w:tc>
        <w:tc>
          <w:tcPr>
            <w:tcW w:w="2268" w:type="dxa"/>
          </w:tcPr>
          <w:p w14:paraId="7E23858F" w14:textId="77777777" w:rsidR="00104ACB" w:rsidRPr="00976A92" w:rsidRDefault="00104ACB" w:rsidP="0093334E">
            <w:pPr>
              <w:spacing w:after="240"/>
              <w:rPr>
                <w:rFonts w:ascii="Arial" w:hAnsi="Arial" w:cs="Arial"/>
                <w:sz w:val="18"/>
                <w:szCs w:val="18"/>
              </w:rPr>
            </w:pPr>
            <w:r w:rsidRPr="00976A92">
              <w:rPr>
                <w:rFonts w:ascii="Arial" w:hAnsi="Arial" w:cs="Arial"/>
                <w:sz w:val="18"/>
                <w:szCs w:val="18"/>
              </w:rPr>
              <w:t xml:space="preserve">Ведение базы аналогов и статистической информации их применения в рамках мероприятий </w:t>
            </w:r>
            <w:proofErr w:type="spellStart"/>
            <w:r w:rsidRPr="00976A92">
              <w:rPr>
                <w:rFonts w:ascii="Arial" w:hAnsi="Arial" w:cs="Arial"/>
                <w:sz w:val="18"/>
                <w:szCs w:val="18"/>
              </w:rPr>
              <w:t>ТОиР</w:t>
            </w:r>
            <w:proofErr w:type="spellEnd"/>
          </w:p>
          <w:p w14:paraId="33C7C200" w14:textId="77777777" w:rsidR="00104ACB" w:rsidRDefault="00104ACB" w:rsidP="0093334E">
            <w:pPr>
              <w:spacing w:after="240"/>
              <w:rPr>
                <w:rFonts w:ascii="Arial" w:hAnsi="Arial" w:cs="Arial"/>
                <w:sz w:val="18"/>
                <w:szCs w:val="18"/>
              </w:rPr>
            </w:pPr>
            <w:r w:rsidRPr="00976A92">
              <w:rPr>
                <w:rFonts w:ascii="Arial" w:hAnsi="Arial" w:cs="Arial"/>
                <w:sz w:val="18"/>
                <w:szCs w:val="18"/>
              </w:rPr>
              <w:t>Автоматизированный поиск аналогов при внеплановой потребности</w:t>
            </w:r>
          </w:p>
        </w:tc>
        <w:tc>
          <w:tcPr>
            <w:tcW w:w="1043" w:type="dxa"/>
          </w:tcPr>
          <w:p w14:paraId="116A538B" w14:textId="77777777" w:rsidR="00104ACB" w:rsidRDefault="00104ACB" w:rsidP="0093334E">
            <w:pPr>
              <w:rPr>
                <w:rFonts w:ascii="Arial" w:hAnsi="Arial" w:cs="Arial"/>
                <w:sz w:val="18"/>
                <w:szCs w:val="18"/>
              </w:rPr>
            </w:pPr>
            <w:r>
              <w:rPr>
                <w:rFonts w:ascii="Arial" w:hAnsi="Arial" w:cs="Arial"/>
                <w:sz w:val="18"/>
                <w:szCs w:val="18"/>
              </w:rPr>
              <w:t>Новые функции</w:t>
            </w:r>
          </w:p>
        </w:tc>
        <w:tc>
          <w:tcPr>
            <w:tcW w:w="1264" w:type="dxa"/>
            <w:shd w:val="clear" w:color="auto" w:fill="auto"/>
          </w:tcPr>
          <w:p w14:paraId="3713B14C" w14:textId="77777777" w:rsidR="00104ACB" w:rsidRPr="006F78B0" w:rsidRDefault="00104ACB" w:rsidP="0093334E">
            <w:pPr>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Оптимизация бюджета в условиях ограничений</w:t>
            </w:r>
          </w:p>
          <w:p w14:paraId="09857420" w14:textId="77777777" w:rsidR="00104ACB" w:rsidRPr="006F78B0" w:rsidRDefault="00104ACB" w:rsidP="0093334E">
            <w:pPr>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Возможность выполнения ремонта при отсутствии оригинальной зап. Части</w:t>
            </w:r>
          </w:p>
          <w:p w14:paraId="5FC495FD" w14:textId="77777777" w:rsidR="00104ACB" w:rsidRDefault="00104ACB" w:rsidP="0093334E">
            <w:pPr>
              <w:rPr>
                <w:rFonts w:ascii="Arial" w:hAnsi="Arial" w:cs="Arial"/>
                <w:sz w:val="18"/>
                <w:szCs w:val="18"/>
              </w:rPr>
            </w:pPr>
          </w:p>
        </w:tc>
        <w:tc>
          <w:tcPr>
            <w:tcW w:w="1221" w:type="dxa"/>
          </w:tcPr>
          <w:p w14:paraId="13BAE4C1" w14:textId="77777777" w:rsidR="00104ACB" w:rsidRDefault="00104ACB" w:rsidP="0093334E">
            <w:pPr>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Качественный показатель</w:t>
            </w:r>
          </w:p>
          <w:p w14:paraId="03E66B6D" w14:textId="77777777" w:rsidR="00104ACB" w:rsidRPr="006F78B0" w:rsidRDefault="00104ACB" w:rsidP="0093334E">
            <w:pPr>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Качественный показатель</w:t>
            </w:r>
          </w:p>
        </w:tc>
      </w:tr>
      <w:tr w:rsidR="009F6DA5" w:rsidRPr="00B4018C" w14:paraId="47CCC2C4" w14:textId="77777777" w:rsidTr="009F6DA5">
        <w:trPr>
          <w:cantSplit/>
        </w:trPr>
        <w:tc>
          <w:tcPr>
            <w:tcW w:w="425" w:type="dxa"/>
            <w:shd w:val="clear" w:color="auto" w:fill="auto"/>
          </w:tcPr>
          <w:p w14:paraId="45C9B35A" w14:textId="3AA7ECAF" w:rsidR="00104ACB" w:rsidRPr="00282A36" w:rsidRDefault="008479AF" w:rsidP="0093334E">
            <w:pPr>
              <w:jc w:val="left"/>
              <w:rPr>
                <w:rFonts w:ascii="Arial" w:hAnsi="Arial" w:cs="Arial"/>
                <w:color w:val="000000"/>
                <w:sz w:val="18"/>
                <w:szCs w:val="18"/>
              </w:rPr>
            </w:pPr>
            <w:r>
              <w:rPr>
                <w:rFonts w:ascii="Arial" w:hAnsi="Arial" w:cs="Arial"/>
                <w:color w:val="000000"/>
                <w:sz w:val="18"/>
                <w:szCs w:val="18"/>
              </w:rPr>
              <w:t>5</w:t>
            </w:r>
          </w:p>
        </w:tc>
        <w:tc>
          <w:tcPr>
            <w:tcW w:w="1135" w:type="dxa"/>
          </w:tcPr>
          <w:p w14:paraId="65F24F72" w14:textId="77777777" w:rsidR="00104ACB" w:rsidRDefault="00104ACB" w:rsidP="0093334E">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1134" w:type="dxa"/>
          </w:tcPr>
          <w:p w14:paraId="1BDEBAC2" w14:textId="77777777" w:rsidR="00104ACB" w:rsidRDefault="00104ACB" w:rsidP="0093334E">
            <w:pPr>
              <w:rPr>
                <w:rFonts w:ascii="Arial" w:hAnsi="Arial" w:cs="Arial"/>
                <w:sz w:val="18"/>
                <w:szCs w:val="18"/>
              </w:rPr>
            </w:pPr>
            <w:r>
              <w:rPr>
                <w:rFonts w:ascii="Arial" w:hAnsi="Arial" w:cs="Arial"/>
                <w:sz w:val="18"/>
                <w:szCs w:val="18"/>
              </w:rPr>
              <w:t> </w:t>
            </w:r>
          </w:p>
        </w:tc>
        <w:tc>
          <w:tcPr>
            <w:tcW w:w="1134" w:type="dxa"/>
          </w:tcPr>
          <w:p w14:paraId="4AAF5EFF" w14:textId="77777777" w:rsidR="00104ACB" w:rsidRDefault="00104ACB" w:rsidP="0093334E">
            <w:pPr>
              <w:rPr>
                <w:rFonts w:ascii="Arial" w:hAnsi="Arial" w:cs="Arial"/>
                <w:sz w:val="18"/>
                <w:szCs w:val="18"/>
              </w:rPr>
            </w:pPr>
            <w:r>
              <w:rPr>
                <w:rFonts w:ascii="Arial" w:hAnsi="Arial" w:cs="Arial"/>
                <w:sz w:val="18"/>
                <w:szCs w:val="18"/>
              </w:rPr>
              <w:t xml:space="preserve">Повышение обеспеченности мероприятий </w:t>
            </w:r>
            <w:proofErr w:type="spellStart"/>
            <w:r>
              <w:rPr>
                <w:rFonts w:ascii="Arial" w:hAnsi="Arial" w:cs="Arial"/>
                <w:sz w:val="18"/>
                <w:szCs w:val="18"/>
              </w:rPr>
              <w:t>ТОиР</w:t>
            </w:r>
            <w:proofErr w:type="spellEnd"/>
            <w:r>
              <w:rPr>
                <w:rFonts w:ascii="Arial" w:hAnsi="Arial" w:cs="Arial"/>
                <w:sz w:val="18"/>
                <w:szCs w:val="18"/>
              </w:rPr>
              <w:t xml:space="preserve"> ресурсами </w:t>
            </w:r>
          </w:p>
        </w:tc>
        <w:tc>
          <w:tcPr>
            <w:tcW w:w="1134" w:type="dxa"/>
          </w:tcPr>
          <w:p w14:paraId="44DC3128" w14:textId="77777777" w:rsidR="00104ACB" w:rsidRDefault="00104ACB" w:rsidP="0093334E">
            <w:pPr>
              <w:rPr>
                <w:rFonts w:ascii="Arial" w:hAnsi="Arial" w:cs="Arial"/>
                <w:sz w:val="18"/>
                <w:szCs w:val="18"/>
              </w:rPr>
            </w:pPr>
            <w:r>
              <w:rPr>
                <w:rFonts w:ascii="Arial" w:hAnsi="Arial" w:cs="Arial"/>
                <w:sz w:val="18"/>
                <w:szCs w:val="18"/>
              </w:rPr>
              <w:t xml:space="preserve">PM.PC.3.3 </w:t>
            </w:r>
            <w:r w:rsidRPr="00976A92">
              <w:rPr>
                <w:rFonts w:ascii="Arial" w:hAnsi="Arial" w:cs="Arial"/>
                <w:sz w:val="18"/>
                <w:szCs w:val="18"/>
              </w:rPr>
              <w:t xml:space="preserve">Централизованное ведение нормативно-справочной информации </w:t>
            </w:r>
            <w:proofErr w:type="spellStart"/>
            <w:r w:rsidRPr="00976A92">
              <w:rPr>
                <w:rFonts w:ascii="Arial" w:hAnsi="Arial" w:cs="Arial"/>
                <w:sz w:val="18"/>
                <w:szCs w:val="18"/>
              </w:rPr>
              <w:t>ТОиР</w:t>
            </w:r>
            <w:proofErr w:type="spellEnd"/>
            <w:r w:rsidRPr="00976A92">
              <w:rPr>
                <w:rFonts w:ascii="Arial" w:hAnsi="Arial" w:cs="Arial"/>
                <w:sz w:val="18"/>
                <w:szCs w:val="18"/>
              </w:rPr>
              <w:t xml:space="preserve"> в системе </w:t>
            </w:r>
            <w:r w:rsidRPr="00976A92">
              <w:rPr>
                <w:rFonts w:ascii="Arial" w:hAnsi="Arial" w:cs="Arial"/>
                <w:sz w:val="18"/>
                <w:szCs w:val="18"/>
                <w:lang w:val="en-US"/>
              </w:rPr>
              <w:t>SAP</w:t>
            </w:r>
            <w:r w:rsidRPr="00976A92">
              <w:rPr>
                <w:rFonts w:ascii="Arial" w:hAnsi="Arial" w:cs="Arial"/>
                <w:sz w:val="18"/>
                <w:szCs w:val="18"/>
              </w:rPr>
              <w:t xml:space="preserve"> (стратегии обслуживания, тех. карты, операции, нормы – более 30 справочников)</w:t>
            </w:r>
          </w:p>
        </w:tc>
        <w:tc>
          <w:tcPr>
            <w:tcW w:w="2268" w:type="dxa"/>
          </w:tcPr>
          <w:p w14:paraId="4E56A12C" w14:textId="77777777" w:rsidR="00104ACB" w:rsidRPr="00976A92" w:rsidRDefault="00104ACB" w:rsidP="0093334E">
            <w:pPr>
              <w:rPr>
                <w:rFonts w:ascii="Arial" w:hAnsi="Arial" w:cs="Arial"/>
                <w:sz w:val="18"/>
                <w:szCs w:val="18"/>
              </w:rPr>
            </w:pPr>
            <w:r w:rsidRPr="00976A92">
              <w:rPr>
                <w:rFonts w:ascii="Arial" w:hAnsi="Arial" w:cs="Arial"/>
                <w:sz w:val="18"/>
                <w:szCs w:val="18"/>
              </w:rPr>
              <w:t xml:space="preserve">Централизованное ведение части объектов БДО/БДН в КСУ НСИ с единым подходом по созданию и обработки заявок на корректировку/создание НСИ </w:t>
            </w:r>
            <w:proofErr w:type="spellStart"/>
            <w:r w:rsidRPr="00976A92">
              <w:rPr>
                <w:rFonts w:ascii="Arial" w:hAnsi="Arial" w:cs="Arial"/>
                <w:sz w:val="18"/>
                <w:szCs w:val="18"/>
              </w:rPr>
              <w:t>ТОиР</w:t>
            </w:r>
            <w:proofErr w:type="spellEnd"/>
            <w:r w:rsidRPr="00976A92">
              <w:rPr>
                <w:rFonts w:ascii="Arial" w:hAnsi="Arial" w:cs="Arial"/>
                <w:sz w:val="18"/>
                <w:szCs w:val="18"/>
              </w:rPr>
              <w:t>, включая маршруты согласования на разных уровнях управления</w:t>
            </w:r>
          </w:p>
          <w:p w14:paraId="6C72066C" w14:textId="77777777" w:rsidR="00104ACB" w:rsidRDefault="00104ACB" w:rsidP="0093334E">
            <w:pPr>
              <w:rPr>
                <w:rFonts w:ascii="Arial" w:hAnsi="Arial" w:cs="Arial"/>
                <w:sz w:val="18"/>
                <w:szCs w:val="18"/>
              </w:rPr>
            </w:pPr>
            <w:r w:rsidRPr="00976A92">
              <w:rPr>
                <w:rFonts w:ascii="Arial" w:hAnsi="Arial" w:cs="Arial"/>
                <w:sz w:val="18"/>
                <w:szCs w:val="18"/>
              </w:rPr>
              <w:t xml:space="preserve">Ведение объектов в БДО/БДН в SAP, включая статусную схему согласования. Единый подход по созданию и обработки заявок на корректировку/создание НСИ </w:t>
            </w:r>
            <w:proofErr w:type="spellStart"/>
            <w:r w:rsidRPr="00976A92">
              <w:rPr>
                <w:rFonts w:ascii="Arial" w:hAnsi="Arial" w:cs="Arial"/>
                <w:sz w:val="18"/>
                <w:szCs w:val="18"/>
              </w:rPr>
              <w:t>ТОиР</w:t>
            </w:r>
            <w:proofErr w:type="spellEnd"/>
            <w:r w:rsidRPr="00976A92">
              <w:rPr>
                <w:rFonts w:ascii="Arial" w:hAnsi="Arial" w:cs="Arial"/>
                <w:sz w:val="18"/>
                <w:szCs w:val="18"/>
              </w:rPr>
              <w:t xml:space="preserve"> в КСУ НСИ</w:t>
            </w:r>
          </w:p>
        </w:tc>
        <w:tc>
          <w:tcPr>
            <w:tcW w:w="1043" w:type="dxa"/>
          </w:tcPr>
          <w:p w14:paraId="6D6D5D96" w14:textId="77777777" w:rsidR="00104ACB" w:rsidRDefault="00104ACB" w:rsidP="0093334E">
            <w:pPr>
              <w:rPr>
                <w:rFonts w:ascii="Arial" w:hAnsi="Arial" w:cs="Arial"/>
                <w:sz w:val="18"/>
                <w:szCs w:val="18"/>
              </w:rPr>
            </w:pPr>
            <w:r>
              <w:rPr>
                <w:rFonts w:ascii="Arial" w:hAnsi="Arial" w:cs="Arial"/>
                <w:sz w:val="18"/>
                <w:szCs w:val="18"/>
              </w:rPr>
              <w:t>Изменяемые функции</w:t>
            </w:r>
          </w:p>
        </w:tc>
        <w:tc>
          <w:tcPr>
            <w:tcW w:w="1264" w:type="dxa"/>
            <w:shd w:val="clear" w:color="auto" w:fill="auto"/>
          </w:tcPr>
          <w:p w14:paraId="17AC232E" w14:textId="77777777" w:rsidR="00104ACB" w:rsidRPr="006F78B0" w:rsidRDefault="00104ACB" w:rsidP="0093334E">
            <w:pPr>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Планирование воздействий на все ПА с учетом критичности с использованием нормативов, %</w:t>
            </w:r>
          </w:p>
          <w:p w14:paraId="41CE4D8A" w14:textId="77777777" w:rsidR="00104ACB" w:rsidRPr="006F78B0" w:rsidRDefault="00104ACB" w:rsidP="0093334E">
            <w:pPr>
              <w:rPr>
                <w:rFonts w:ascii="Arial" w:hAnsi="Arial" w:cs="Arial"/>
                <w:sz w:val="18"/>
                <w:szCs w:val="18"/>
              </w:rPr>
            </w:pPr>
            <w:r>
              <w:rPr>
                <w:rFonts w:ascii="Arial" w:hAnsi="Arial" w:cs="Arial"/>
                <w:sz w:val="18"/>
                <w:szCs w:val="18"/>
              </w:rPr>
              <w:t>2. Т</w:t>
            </w:r>
            <w:r w:rsidRPr="006F78B0">
              <w:rPr>
                <w:rFonts w:ascii="Arial" w:hAnsi="Arial" w:cs="Arial"/>
                <w:sz w:val="18"/>
                <w:szCs w:val="18"/>
              </w:rPr>
              <w:t xml:space="preserve">очность и полнота планирования материально-технических ресурсов и персонала </w:t>
            </w:r>
          </w:p>
          <w:p w14:paraId="228178F5" w14:textId="77777777" w:rsidR="00104ACB" w:rsidRDefault="00104ACB" w:rsidP="0093334E">
            <w:pPr>
              <w:rPr>
                <w:rFonts w:ascii="Arial" w:hAnsi="Arial" w:cs="Arial"/>
                <w:sz w:val="18"/>
                <w:szCs w:val="18"/>
              </w:rPr>
            </w:pPr>
          </w:p>
        </w:tc>
        <w:tc>
          <w:tcPr>
            <w:tcW w:w="1221" w:type="dxa"/>
          </w:tcPr>
          <w:p w14:paraId="5C0A0FF7" w14:textId="77777777" w:rsidR="00104ACB" w:rsidRDefault="00104ACB" w:rsidP="0093334E">
            <w:pPr>
              <w:rPr>
                <w:rFonts w:ascii="Arial" w:hAnsi="Arial" w:cs="Arial"/>
                <w:sz w:val="18"/>
                <w:szCs w:val="18"/>
              </w:rPr>
            </w:pPr>
            <w:r>
              <w:rPr>
                <w:rFonts w:ascii="Arial" w:hAnsi="Arial" w:cs="Arial"/>
                <w:sz w:val="18"/>
                <w:szCs w:val="18"/>
              </w:rPr>
              <w:t xml:space="preserve"> 1. </w:t>
            </w:r>
            <w:r w:rsidRPr="006F78B0">
              <w:rPr>
                <w:rFonts w:ascii="Arial" w:hAnsi="Arial" w:cs="Arial"/>
                <w:sz w:val="18"/>
                <w:szCs w:val="18"/>
              </w:rPr>
              <w:t>Качественный показатель</w:t>
            </w:r>
          </w:p>
          <w:p w14:paraId="09136315" w14:textId="77777777" w:rsidR="00104ACB" w:rsidRDefault="00104ACB" w:rsidP="0093334E">
            <w:pPr>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Качественный показатель</w:t>
            </w:r>
          </w:p>
        </w:tc>
      </w:tr>
      <w:tr w:rsidR="0015435C" w:rsidRPr="00B4018C" w14:paraId="3A3608F7" w14:textId="77777777" w:rsidTr="009F6DA5">
        <w:trPr>
          <w:cantSplit/>
        </w:trPr>
        <w:tc>
          <w:tcPr>
            <w:tcW w:w="425" w:type="dxa"/>
            <w:shd w:val="clear" w:color="auto" w:fill="auto"/>
          </w:tcPr>
          <w:p w14:paraId="6665A94B" w14:textId="198F757F" w:rsidR="0015435C" w:rsidRPr="0015435C" w:rsidRDefault="0015435C" w:rsidP="0015435C">
            <w:pPr>
              <w:jc w:val="left"/>
              <w:rPr>
                <w:rFonts w:ascii="Arial" w:hAnsi="Arial" w:cs="Arial"/>
                <w:color w:val="000000"/>
                <w:sz w:val="18"/>
                <w:szCs w:val="18"/>
                <w:lang w:val="en-US"/>
              </w:rPr>
            </w:pPr>
            <w:r>
              <w:rPr>
                <w:rFonts w:ascii="Arial" w:hAnsi="Arial" w:cs="Arial"/>
                <w:color w:val="000000"/>
                <w:sz w:val="18"/>
                <w:szCs w:val="18"/>
                <w:lang w:val="en-US"/>
              </w:rPr>
              <w:t>6</w:t>
            </w:r>
          </w:p>
        </w:tc>
        <w:tc>
          <w:tcPr>
            <w:tcW w:w="1135" w:type="dxa"/>
          </w:tcPr>
          <w:p w14:paraId="651CA033" w14:textId="6D93F05F" w:rsidR="0015435C" w:rsidRDefault="0015435C" w:rsidP="0015435C">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1134" w:type="dxa"/>
          </w:tcPr>
          <w:p w14:paraId="163AAB55" w14:textId="5F796658" w:rsidR="0015435C" w:rsidRDefault="0015435C" w:rsidP="0015435C">
            <w:pPr>
              <w:rPr>
                <w:rFonts w:ascii="Arial" w:hAnsi="Arial" w:cs="Arial"/>
                <w:sz w:val="18"/>
                <w:szCs w:val="18"/>
              </w:rPr>
            </w:pPr>
            <w:r>
              <w:rPr>
                <w:rFonts w:ascii="Arial" w:hAnsi="Arial" w:cs="Arial"/>
                <w:sz w:val="18"/>
                <w:szCs w:val="18"/>
              </w:rPr>
              <w:t> </w:t>
            </w:r>
          </w:p>
        </w:tc>
        <w:tc>
          <w:tcPr>
            <w:tcW w:w="1134" w:type="dxa"/>
          </w:tcPr>
          <w:p w14:paraId="63CB9772" w14:textId="4F58254B" w:rsidR="0015435C" w:rsidRDefault="0015435C" w:rsidP="0015435C">
            <w:pPr>
              <w:rPr>
                <w:rFonts w:ascii="Arial" w:hAnsi="Arial" w:cs="Arial"/>
                <w:sz w:val="18"/>
                <w:szCs w:val="18"/>
              </w:rPr>
            </w:pPr>
            <w:r>
              <w:rPr>
                <w:rFonts w:ascii="Arial" w:hAnsi="Arial" w:cs="Arial"/>
                <w:sz w:val="18"/>
                <w:szCs w:val="18"/>
              </w:rPr>
              <w:t xml:space="preserve">Нормирование </w:t>
            </w:r>
            <w:proofErr w:type="spellStart"/>
            <w:r>
              <w:rPr>
                <w:rFonts w:ascii="Arial" w:hAnsi="Arial" w:cs="Arial"/>
                <w:sz w:val="18"/>
                <w:szCs w:val="18"/>
              </w:rPr>
              <w:t>ТОиР</w:t>
            </w:r>
            <w:proofErr w:type="spellEnd"/>
            <w:r>
              <w:rPr>
                <w:rFonts w:ascii="Arial" w:hAnsi="Arial" w:cs="Arial"/>
                <w:sz w:val="18"/>
                <w:szCs w:val="18"/>
              </w:rPr>
              <w:t xml:space="preserve"> всего оборудования. Реализация аналитической </w:t>
            </w:r>
            <w:proofErr w:type="gramStart"/>
            <w:r>
              <w:rPr>
                <w:rFonts w:ascii="Arial" w:hAnsi="Arial" w:cs="Arial"/>
                <w:sz w:val="18"/>
                <w:szCs w:val="18"/>
              </w:rPr>
              <w:t>отчетности  с</w:t>
            </w:r>
            <w:proofErr w:type="gramEnd"/>
            <w:r>
              <w:rPr>
                <w:rFonts w:ascii="Arial" w:hAnsi="Arial" w:cs="Arial"/>
                <w:sz w:val="18"/>
                <w:szCs w:val="18"/>
              </w:rPr>
              <w:t xml:space="preserve"> учетом требований </w:t>
            </w:r>
            <w:proofErr w:type="spellStart"/>
            <w:r>
              <w:rPr>
                <w:rFonts w:ascii="Arial" w:hAnsi="Arial" w:cs="Arial"/>
                <w:sz w:val="18"/>
                <w:szCs w:val="18"/>
              </w:rPr>
              <w:t>РиК</w:t>
            </w:r>
            <w:proofErr w:type="spellEnd"/>
            <w:r>
              <w:rPr>
                <w:rFonts w:ascii="Arial" w:hAnsi="Arial" w:cs="Arial"/>
                <w:sz w:val="18"/>
                <w:szCs w:val="18"/>
              </w:rPr>
              <w:t>.</w:t>
            </w:r>
          </w:p>
        </w:tc>
        <w:tc>
          <w:tcPr>
            <w:tcW w:w="1134" w:type="dxa"/>
          </w:tcPr>
          <w:p w14:paraId="147DD9C4" w14:textId="039B9A99" w:rsidR="0015435C" w:rsidRDefault="0015435C" w:rsidP="0015435C">
            <w:pPr>
              <w:rPr>
                <w:rFonts w:ascii="Arial" w:hAnsi="Arial" w:cs="Arial"/>
                <w:sz w:val="18"/>
                <w:szCs w:val="18"/>
              </w:rPr>
            </w:pPr>
            <w:r>
              <w:rPr>
                <w:rFonts w:ascii="Arial" w:hAnsi="Arial" w:cs="Arial"/>
                <w:sz w:val="18"/>
                <w:szCs w:val="18"/>
              </w:rPr>
              <w:t>PM.PC.4.1 Реализация контрольных процедур в ERP</w:t>
            </w:r>
          </w:p>
        </w:tc>
        <w:tc>
          <w:tcPr>
            <w:tcW w:w="2268" w:type="dxa"/>
          </w:tcPr>
          <w:p w14:paraId="3B17F684" w14:textId="038685B9" w:rsidR="0015435C" w:rsidRPr="00976A92" w:rsidRDefault="0015435C" w:rsidP="0015435C">
            <w:pPr>
              <w:rPr>
                <w:rFonts w:ascii="Arial" w:hAnsi="Arial" w:cs="Arial"/>
                <w:sz w:val="18"/>
                <w:szCs w:val="18"/>
              </w:rPr>
            </w:pPr>
            <w:r w:rsidRPr="00976A92">
              <w:rPr>
                <w:rFonts w:ascii="Arial" w:hAnsi="Arial"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1043" w:type="dxa"/>
          </w:tcPr>
          <w:p w14:paraId="2158F647" w14:textId="5AC4CF24" w:rsidR="0015435C" w:rsidRDefault="0015435C" w:rsidP="0015435C">
            <w:pPr>
              <w:rPr>
                <w:rFonts w:ascii="Arial" w:hAnsi="Arial" w:cs="Arial"/>
                <w:sz w:val="18"/>
                <w:szCs w:val="18"/>
              </w:rPr>
            </w:pPr>
            <w:r>
              <w:rPr>
                <w:rFonts w:ascii="Arial" w:hAnsi="Arial" w:cs="Arial"/>
                <w:sz w:val="18"/>
                <w:szCs w:val="18"/>
              </w:rPr>
              <w:t>Новые функции</w:t>
            </w:r>
          </w:p>
        </w:tc>
        <w:tc>
          <w:tcPr>
            <w:tcW w:w="1264" w:type="dxa"/>
            <w:shd w:val="clear" w:color="auto" w:fill="auto"/>
          </w:tcPr>
          <w:p w14:paraId="4B4B761D" w14:textId="77777777" w:rsidR="0015435C" w:rsidRDefault="0015435C" w:rsidP="0015435C">
            <w:pPr>
              <w:rPr>
                <w:rFonts w:ascii="Arial" w:hAnsi="Arial" w:cs="Arial"/>
                <w:sz w:val="18"/>
                <w:szCs w:val="18"/>
              </w:rPr>
            </w:pPr>
            <w:r>
              <w:rPr>
                <w:rFonts w:ascii="Arial" w:hAnsi="Arial" w:cs="Arial"/>
                <w:sz w:val="18"/>
                <w:szCs w:val="18"/>
              </w:rPr>
              <w:t>1.</w:t>
            </w:r>
            <w:r w:rsidRPr="00F622E1">
              <w:rPr>
                <w:rFonts w:ascii="Arial" w:hAnsi="Arial" w:cs="Arial"/>
                <w:sz w:val="18"/>
                <w:szCs w:val="18"/>
              </w:rPr>
              <w:t>Количество контрольных процедур</w:t>
            </w:r>
          </w:p>
          <w:p w14:paraId="28FF0ECD" w14:textId="77777777" w:rsidR="0015435C" w:rsidRPr="00F622E1" w:rsidRDefault="0015435C" w:rsidP="0015435C">
            <w:pPr>
              <w:rPr>
                <w:rFonts w:ascii="Arial" w:hAnsi="Arial" w:cs="Arial"/>
                <w:sz w:val="18"/>
                <w:szCs w:val="18"/>
              </w:rPr>
            </w:pPr>
          </w:p>
          <w:p w14:paraId="6CECD0D7" w14:textId="5BE7A743" w:rsidR="0015435C" w:rsidRDefault="0015435C" w:rsidP="0015435C">
            <w:pPr>
              <w:rPr>
                <w:rFonts w:ascii="Arial" w:hAnsi="Arial" w:cs="Arial"/>
                <w:sz w:val="18"/>
                <w:szCs w:val="18"/>
              </w:rPr>
            </w:pPr>
            <w:r>
              <w:rPr>
                <w:rFonts w:ascii="Arial" w:hAnsi="Arial" w:cs="Arial"/>
                <w:sz w:val="18"/>
                <w:szCs w:val="18"/>
              </w:rPr>
              <w:t>2.</w:t>
            </w:r>
            <w:r w:rsidRPr="00F622E1">
              <w:rPr>
                <w:rFonts w:ascii="Arial" w:hAnsi="Arial" w:cs="Arial"/>
                <w:sz w:val="18"/>
                <w:szCs w:val="18"/>
              </w:rPr>
              <w:t>Доля автоматизированных контрольных процедур</w:t>
            </w:r>
          </w:p>
        </w:tc>
        <w:tc>
          <w:tcPr>
            <w:tcW w:w="1221" w:type="dxa"/>
          </w:tcPr>
          <w:p w14:paraId="21D0F938" w14:textId="77777777" w:rsidR="0015435C" w:rsidRDefault="0015435C" w:rsidP="0015435C">
            <w:pPr>
              <w:rPr>
                <w:rFonts w:ascii="Arial" w:hAnsi="Arial" w:cs="Arial"/>
                <w:sz w:val="18"/>
                <w:szCs w:val="18"/>
              </w:rPr>
            </w:pPr>
            <w:r>
              <w:rPr>
                <w:rFonts w:ascii="Arial" w:hAnsi="Arial" w:cs="Arial"/>
                <w:sz w:val="18"/>
                <w:szCs w:val="18"/>
              </w:rPr>
              <w:t>1.</w:t>
            </w:r>
            <w:r w:rsidRPr="00F622E1">
              <w:rPr>
                <w:rFonts w:ascii="Arial" w:hAnsi="Arial" w:cs="Arial"/>
                <w:sz w:val="18"/>
                <w:szCs w:val="18"/>
              </w:rPr>
              <w:t>Общее количество контрольных процедур</w:t>
            </w:r>
          </w:p>
          <w:p w14:paraId="68F5A252" w14:textId="77777777" w:rsidR="0015435C" w:rsidRDefault="0015435C" w:rsidP="0015435C">
            <w:pPr>
              <w:rPr>
                <w:rFonts w:ascii="Arial" w:hAnsi="Arial" w:cs="Arial"/>
                <w:sz w:val="18"/>
                <w:szCs w:val="18"/>
              </w:rPr>
            </w:pPr>
            <w:r w:rsidRPr="00F622E1">
              <w:rPr>
                <w:rFonts w:ascii="Arial" w:hAnsi="Arial" w:cs="Arial"/>
                <w:sz w:val="18"/>
                <w:szCs w:val="18"/>
              </w:rPr>
              <w:t xml:space="preserve"> </w:t>
            </w:r>
          </w:p>
          <w:p w14:paraId="326120D8" w14:textId="77777777" w:rsidR="0015435C" w:rsidRPr="00F622E1" w:rsidRDefault="0015435C" w:rsidP="0015435C">
            <w:pPr>
              <w:rPr>
                <w:rFonts w:ascii="Arial" w:hAnsi="Arial" w:cs="Arial"/>
                <w:sz w:val="18"/>
                <w:szCs w:val="18"/>
              </w:rPr>
            </w:pPr>
          </w:p>
          <w:p w14:paraId="5335DE60" w14:textId="77777777" w:rsidR="0015435C" w:rsidRPr="00E72F57" w:rsidRDefault="0015435C" w:rsidP="0015435C">
            <w:pPr>
              <w:rPr>
                <w:rFonts w:ascii="Arial" w:hAnsi="Arial" w:cs="Arial"/>
                <w:sz w:val="18"/>
                <w:szCs w:val="18"/>
              </w:rPr>
            </w:pPr>
            <w:r>
              <w:rPr>
                <w:rFonts w:ascii="Arial" w:hAnsi="Arial" w:cs="Arial"/>
                <w:sz w:val="18"/>
                <w:szCs w:val="18"/>
              </w:rPr>
              <w:t>2.</w:t>
            </w:r>
            <w:r w:rsidRPr="00F622E1">
              <w:rPr>
                <w:rFonts w:ascii="Arial" w:hAnsi="Arial" w:cs="Arial"/>
                <w:sz w:val="18"/>
                <w:szCs w:val="18"/>
              </w:rPr>
              <w:t xml:space="preserve">Количество автоматизированных контрольных процедур к общему количеству контрольных процедур в % </w:t>
            </w:r>
          </w:p>
          <w:p w14:paraId="5414BA25" w14:textId="5993E39A" w:rsidR="0015435C" w:rsidRDefault="0015435C" w:rsidP="0015435C">
            <w:pPr>
              <w:rPr>
                <w:rFonts w:ascii="Arial" w:hAnsi="Arial" w:cs="Arial"/>
                <w:sz w:val="18"/>
                <w:szCs w:val="18"/>
              </w:rPr>
            </w:pPr>
          </w:p>
        </w:tc>
      </w:tr>
    </w:tbl>
    <w:p w14:paraId="0E6E62C3" w14:textId="792BC5BF" w:rsidR="00A01458" w:rsidRDefault="00A01458" w:rsidP="00104ACB">
      <w:pPr>
        <w:spacing w:after="240" w:line="276" w:lineRule="auto"/>
        <w:ind w:firstLine="567"/>
        <w:jc w:val="right"/>
        <w:rPr>
          <w:rFonts w:ascii="Arial" w:eastAsiaTheme="majorEastAsia" w:hAnsi="Arial" w:cs="Arial"/>
        </w:rPr>
      </w:pPr>
    </w:p>
    <w:p w14:paraId="1F4E2115" w14:textId="1357DD4D" w:rsidR="008479AF" w:rsidRDefault="008479AF" w:rsidP="00104ACB">
      <w:pPr>
        <w:spacing w:after="240" w:line="276" w:lineRule="auto"/>
        <w:ind w:firstLine="567"/>
        <w:jc w:val="right"/>
        <w:rPr>
          <w:rFonts w:ascii="Arial" w:eastAsiaTheme="majorEastAsia" w:hAnsi="Arial" w:cs="Arial"/>
        </w:rPr>
      </w:pPr>
    </w:p>
    <w:p w14:paraId="2CD18F11" w14:textId="7E6A4C93" w:rsidR="008479AF" w:rsidRDefault="008479AF" w:rsidP="00104ACB">
      <w:pPr>
        <w:spacing w:after="240" w:line="276" w:lineRule="auto"/>
        <w:ind w:firstLine="567"/>
        <w:jc w:val="right"/>
        <w:rPr>
          <w:rFonts w:ascii="Arial" w:eastAsiaTheme="majorEastAsia" w:hAnsi="Arial" w:cs="Arial"/>
        </w:rPr>
      </w:pPr>
    </w:p>
    <w:p w14:paraId="4F089598" w14:textId="175FBB2B" w:rsidR="008479AF" w:rsidRDefault="008479AF" w:rsidP="00104ACB">
      <w:pPr>
        <w:spacing w:after="240" w:line="276" w:lineRule="auto"/>
        <w:ind w:firstLine="567"/>
        <w:jc w:val="right"/>
        <w:rPr>
          <w:rFonts w:ascii="Arial" w:eastAsiaTheme="majorEastAsia" w:hAnsi="Arial" w:cs="Arial"/>
        </w:rPr>
      </w:pPr>
    </w:p>
    <w:p w14:paraId="4E9C1705" w14:textId="552BEFB6" w:rsidR="008479AF" w:rsidRDefault="008479AF" w:rsidP="00104ACB">
      <w:pPr>
        <w:spacing w:after="240" w:line="276" w:lineRule="auto"/>
        <w:ind w:firstLine="567"/>
        <w:jc w:val="right"/>
        <w:rPr>
          <w:rFonts w:ascii="Arial" w:eastAsiaTheme="majorEastAsia" w:hAnsi="Arial" w:cs="Arial"/>
        </w:rPr>
      </w:pPr>
    </w:p>
    <w:p w14:paraId="1197EB3E" w14:textId="4C2F1D80" w:rsidR="008479AF" w:rsidRDefault="008479AF" w:rsidP="00104ACB">
      <w:pPr>
        <w:spacing w:after="240" w:line="276" w:lineRule="auto"/>
        <w:ind w:firstLine="567"/>
        <w:jc w:val="right"/>
        <w:rPr>
          <w:rFonts w:ascii="Arial" w:eastAsiaTheme="majorEastAsia" w:hAnsi="Arial" w:cs="Arial"/>
        </w:rPr>
      </w:pPr>
    </w:p>
    <w:p w14:paraId="468B94B6" w14:textId="77777777" w:rsidR="008479AF" w:rsidRPr="00104ACB" w:rsidRDefault="008479AF" w:rsidP="00104ACB">
      <w:pPr>
        <w:spacing w:after="240" w:line="276" w:lineRule="auto"/>
        <w:ind w:firstLine="567"/>
        <w:jc w:val="right"/>
        <w:rPr>
          <w:rFonts w:ascii="Arial" w:eastAsiaTheme="majorEastAsia" w:hAnsi="Arial" w:cs="Arial"/>
        </w:rPr>
      </w:pPr>
    </w:p>
    <w:p w14:paraId="4C661FA7" w14:textId="07DDEF47" w:rsidR="00A01458" w:rsidRPr="00A01458" w:rsidRDefault="00A01458" w:rsidP="00A01458">
      <w:pPr>
        <w:pStyle w:val="21"/>
        <w:keepNext/>
        <w:keepLines/>
        <w:numPr>
          <w:ilvl w:val="1"/>
          <w:numId w:val="8"/>
        </w:numPr>
        <w:spacing w:before="160" w:after="120" w:line="276" w:lineRule="auto"/>
        <w:rPr>
          <w:rFonts w:eastAsiaTheme="majorEastAsia" w:cstheme="majorBidi"/>
          <w:bCs w:val="0"/>
          <w:iCs w:val="0"/>
          <w:szCs w:val="26"/>
        </w:rPr>
      </w:pPr>
      <w:bookmarkStart w:id="17752" w:name="_Toc521512772"/>
      <w:bookmarkStart w:id="17753" w:name="_Toc522014258"/>
      <w:bookmarkStart w:id="17754" w:name="_Toc525636579"/>
      <w:bookmarkStart w:id="17755" w:name="_Toc67557303"/>
      <w:r>
        <w:rPr>
          <w:rFonts w:eastAsiaTheme="majorEastAsia" w:cstheme="majorBidi"/>
          <w:bCs w:val="0"/>
          <w:iCs w:val="0"/>
          <w:szCs w:val="26"/>
        </w:rPr>
        <w:t>Организационные аспекты</w:t>
      </w:r>
      <w:bookmarkEnd w:id="17752"/>
      <w:bookmarkEnd w:id="17753"/>
      <w:bookmarkEnd w:id="17754"/>
      <w:bookmarkEnd w:id="17755"/>
    </w:p>
    <w:p w14:paraId="21948414" w14:textId="4149DABB" w:rsidR="00A01458" w:rsidRDefault="00A01458" w:rsidP="008479AF">
      <w:pPr>
        <w:spacing w:after="240"/>
        <w:ind w:firstLine="567"/>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69</w:t>
      </w:r>
      <w:r w:rsidRPr="00916FAB">
        <w:rPr>
          <w:rFonts w:ascii="Arial" w:hAnsi="Arial" w:cs="Arial"/>
          <w:b/>
          <w:sz w:val="22"/>
        </w:rPr>
        <w:t>.</w:t>
      </w:r>
      <w:r>
        <w:rPr>
          <w:rFonts w:ascii="Arial" w:hAnsi="Arial" w:cs="Arial"/>
          <w:b/>
          <w:sz w:val="22"/>
        </w:rPr>
        <w:t xml:space="preserve"> Ключевые орг. изменения</w:t>
      </w:r>
    </w:p>
    <w:tbl>
      <w:tblPr>
        <w:tblW w:w="10758" w:type="dxa"/>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5"/>
        <w:gridCol w:w="1702"/>
        <w:gridCol w:w="1417"/>
        <w:gridCol w:w="1701"/>
        <w:gridCol w:w="1701"/>
        <w:gridCol w:w="2471"/>
        <w:gridCol w:w="1341"/>
      </w:tblGrid>
      <w:tr w:rsidR="008479AF" w:rsidRPr="00B4018C" w14:paraId="68EB2118" w14:textId="77777777" w:rsidTr="008479AF">
        <w:trPr>
          <w:cantSplit/>
          <w:trHeight w:val="410"/>
          <w:tblHeader/>
        </w:trPr>
        <w:tc>
          <w:tcPr>
            <w:tcW w:w="425" w:type="dxa"/>
            <w:shd w:val="clear" w:color="auto" w:fill="FFC000"/>
            <w:vAlign w:val="center"/>
          </w:tcPr>
          <w:p w14:paraId="3E0700D3" w14:textId="77777777" w:rsidR="008479AF" w:rsidRDefault="008479AF" w:rsidP="0093334E">
            <w:pPr>
              <w:rPr>
                <w:rFonts w:ascii="Arial" w:hAnsi="Arial" w:cs="Arial"/>
                <w:b/>
                <w:sz w:val="18"/>
                <w:szCs w:val="18"/>
                <w:lang w:eastAsia="ru-RU"/>
              </w:rPr>
            </w:pPr>
            <w:r>
              <w:rPr>
                <w:rFonts w:ascii="Arial" w:hAnsi="Arial" w:cs="Arial"/>
                <w:b/>
                <w:sz w:val="18"/>
                <w:szCs w:val="18"/>
                <w:lang w:eastAsia="ru-RU"/>
              </w:rPr>
              <w:t>№</w:t>
            </w:r>
          </w:p>
          <w:p w14:paraId="2DB77CC4" w14:textId="77777777" w:rsidR="008479AF" w:rsidRPr="00B4018C" w:rsidRDefault="008479AF" w:rsidP="0093334E">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1702" w:type="dxa"/>
            <w:shd w:val="clear" w:color="auto" w:fill="FFC000"/>
            <w:vAlign w:val="center"/>
          </w:tcPr>
          <w:p w14:paraId="733A2412" w14:textId="77777777" w:rsidR="008479AF" w:rsidRPr="00B4018C" w:rsidRDefault="008479AF" w:rsidP="0093334E">
            <w:pPr>
              <w:jc w:val="center"/>
              <w:rPr>
                <w:rFonts w:ascii="Arial" w:hAnsi="Arial" w:cs="Arial"/>
                <w:b/>
                <w:sz w:val="18"/>
                <w:szCs w:val="18"/>
              </w:rPr>
            </w:pPr>
            <w:r w:rsidRPr="00B4018C">
              <w:rPr>
                <w:rFonts w:ascii="Arial" w:hAnsi="Arial" w:cs="Arial"/>
                <w:b/>
                <w:bCs/>
                <w:color w:val="000000"/>
                <w:sz w:val="18"/>
                <w:szCs w:val="18"/>
                <w:lang w:eastAsia="ru-RU"/>
              </w:rPr>
              <w:t>Код и наименование бизнес-процесса</w:t>
            </w:r>
            <w:r w:rsidRPr="00B4018C">
              <w:rPr>
                <w:rFonts w:ascii="Arial" w:hAnsi="Arial" w:cs="Arial"/>
                <w:b/>
                <w:bCs/>
                <w:color w:val="000000"/>
                <w:sz w:val="18"/>
                <w:szCs w:val="18"/>
                <w:lang w:eastAsia="ru-RU"/>
              </w:rPr>
              <w:br/>
              <w:t xml:space="preserve">(1-ый </w:t>
            </w:r>
            <w:proofErr w:type="spellStart"/>
            <w:r w:rsidRPr="00B4018C">
              <w:rPr>
                <w:rFonts w:ascii="Arial" w:hAnsi="Arial" w:cs="Arial"/>
                <w:b/>
                <w:bCs/>
                <w:color w:val="000000"/>
                <w:sz w:val="18"/>
                <w:szCs w:val="18"/>
                <w:lang w:eastAsia="ru-RU"/>
              </w:rPr>
              <w:t>ур-нь</w:t>
            </w:r>
            <w:proofErr w:type="spellEnd"/>
            <w:r w:rsidRPr="00B4018C">
              <w:rPr>
                <w:rFonts w:ascii="Arial" w:hAnsi="Arial" w:cs="Arial"/>
                <w:b/>
                <w:bCs/>
                <w:color w:val="000000"/>
                <w:sz w:val="18"/>
                <w:szCs w:val="18"/>
                <w:lang w:eastAsia="ru-RU"/>
              </w:rPr>
              <w:t xml:space="preserve">) </w:t>
            </w:r>
          </w:p>
        </w:tc>
        <w:tc>
          <w:tcPr>
            <w:tcW w:w="1417" w:type="dxa"/>
            <w:shd w:val="clear" w:color="auto" w:fill="FFC000"/>
            <w:vAlign w:val="center"/>
          </w:tcPr>
          <w:p w14:paraId="1886C193" w14:textId="77777777" w:rsidR="008479AF" w:rsidRPr="00B4018C" w:rsidRDefault="008479AF" w:rsidP="0093334E">
            <w:pPr>
              <w:jc w:val="center"/>
              <w:rPr>
                <w:rFonts w:ascii="Arial" w:hAnsi="Arial" w:cs="Arial"/>
                <w:b/>
                <w:sz w:val="18"/>
                <w:szCs w:val="18"/>
              </w:rPr>
            </w:pPr>
            <w:r w:rsidRPr="00B4018C">
              <w:rPr>
                <w:rFonts w:ascii="Arial" w:hAnsi="Arial" w:cs="Arial"/>
                <w:b/>
                <w:bCs/>
                <w:color w:val="000000"/>
                <w:sz w:val="18"/>
                <w:szCs w:val="18"/>
                <w:lang w:eastAsia="ru-RU"/>
              </w:rPr>
              <w:t>Наименование</w:t>
            </w:r>
            <w:r w:rsidRPr="00B4018C">
              <w:rPr>
                <w:rFonts w:ascii="Arial" w:hAnsi="Arial" w:cs="Arial"/>
                <w:b/>
                <w:bCs/>
                <w:color w:val="000000"/>
                <w:sz w:val="18"/>
                <w:szCs w:val="18"/>
                <w:lang w:eastAsia="ru-RU"/>
              </w:rPr>
              <w:br/>
              <w:t>бизнес-процесса</w:t>
            </w:r>
            <w:r w:rsidRPr="00B4018C">
              <w:rPr>
                <w:rFonts w:ascii="Arial" w:hAnsi="Arial" w:cs="Arial"/>
                <w:b/>
                <w:bCs/>
                <w:color w:val="000000"/>
                <w:sz w:val="18"/>
                <w:szCs w:val="18"/>
                <w:lang w:eastAsia="ru-RU"/>
              </w:rPr>
              <w:br/>
              <w:t xml:space="preserve">(2-ой </w:t>
            </w:r>
            <w:proofErr w:type="spellStart"/>
            <w:r w:rsidRPr="00B4018C">
              <w:rPr>
                <w:rFonts w:ascii="Arial" w:hAnsi="Arial" w:cs="Arial"/>
                <w:b/>
                <w:bCs/>
                <w:color w:val="000000"/>
                <w:sz w:val="18"/>
                <w:szCs w:val="18"/>
                <w:lang w:eastAsia="ru-RU"/>
              </w:rPr>
              <w:t>ур-нь</w:t>
            </w:r>
            <w:proofErr w:type="spellEnd"/>
            <w:r w:rsidRPr="00B4018C">
              <w:rPr>
                <w:rFonts w:ascii="Arial" w:hAnsi="Arial" w:cs="Arial"/>
                <w:b/>
                <w:bCs/>
                <w:color w:val="000000"/>
                <w:sz w:val="18"/>
                <w:szCs w:val="18"/>
                <w:lang w:eastAsia="ru-RU"/>
              </w:rPr>
              <w:t>)</w:t>
            </w:r>
          </w:p>
        </w:tc>
        <w:tc>
          <w:tcPr>
            <w:tcW w:w="1701" w:type="dxa"/>
            <w:shd w:val="clear" w:color="auto" w:fill="FFC000"/>
            <w:vAlign w:val="center"/>
          </w:tcPr>
          <w:p w14:paraId="04BCE1C6" w14:textId="77777777" w:rsidR="008479AF" w:rsidRPr="00B4018C" w:rsidRDefault="008479AF" w:rsidP="0093334E">
            <w:pPr>
              <w:jc w:val="center"/>
              <w:rPr>
                <w:rFonts w:ascii="Arial" w:hAnsi="Arial" w:cs="Arial"/>
                <w:b/>
                <w:sz w:val="18"/>
                <w:szCs w:val="18"/>
                <w:lang w:eastAsia="ru-RU"/>
              </w:rPr>
            </w:pPr>
            <w:r>
              <w:rPr>
                <w:rFonts w:ascii="Arial" w:hAnsi="Arial" w:cs="Arial"/>
                <w:b/>
                <w:bCs/>
                <w:color w:val="000000"/>
                <w:sz w:val="18"/>
                <w:szCs w:val="18"/>
                <w:lang w:eastAsia="ru-RU"/>
              </w:rPr>
              <w:t>Код и название организационного</w:t>
            </w:r>
            <w:r w:rsidRPr="00B4018C">
              <w:rPr>
                <w:rFonts w:ascii="Arial" w:hAnsi="Arial" w:cs="Arial"/>
                <w:b/>
                <w:bCs/>
                <w:color w:val="000000"/>
                <w:sz w:val="18"/>
                <w:szCs w:val="18"/>
                <w:lang w:eastAsia="ru-RU"/>
              </w:rPr>
              <w:t xml:space="preserve"> изменения</w:t>
            </w:r>
          </w:p>
        </w:tc>
        <w:tc>
          <w:tcPr>
            <w:tcW w:w="1701" w:type="dxa"/>
            <w:shd w:val="clear" w:color="auto" w:fill="FFC000"/>
            <w:vAlign w:val="center"/>
          </w:tcPr>
          <w:p w14:paraId="5D2E1356" w14:textId="77777777" w:rsidR="008479AF" w:rsidRPr="00B4018C" w:rsidRDefault="008479AF" w:rsidP="0093334E">
            <w:pPr>
              <w:jc w:val="center"/>
              <w:rPr>
                <w:rFonts w:ascii="Arial" w:hAnsi="Arial" w:cs="Arial"/>
                <w:b/>
                <w:sz w:val="18"/>
                <w:szCs w:val="18"/>
                <w:lang w:eastAsia="ru-RU"/>
              </w:rPr>
            </w:pPr>
            <w:r w:rsidRPr="00B4018C">
              <w:rPr>
                <w:rFonts w:ascii="Arial" w:hAnsi="Arial" w:cs="Arial"/>
                <w:b/>
                <w:bCs/>
                <w:color w:val="000000"/>
                <w:sz w:val="18"/>
                <w:szCs w:val="18"/>
                <w:lang w:eastAsia="ru-RU"/>
              </w:rPr>
              <w:t>Область организационного влияния</w:t>
            </w:r>
          </w:p>
        </w:tc>
        <w:tc>
          <w:tcPr>
            <w:tcW w:w="2471" w:type="dxa"/>
            <w:shd w:val="clear" w:color="auto" w:fill="FFC000"/>
            <w:vAlign w:val="center"/>
          </w:tcPr>
          <w:p w14:paraId="4BA8C31A" w14:textId="77777777" w:rsidR="008479AF" w:rsidRPr="00B4018C" w:rsidRDefault="008479AF" w:rsidP="0093334E">
            <w:pPr>
              <w:jc w:val="center"/>
              <w:rPr>
                <w:rFonts w:ascii="Arial" w:hAnsi="Arial" w:cs="Arial"/>
                <w:b/>
                <w:sz w:val="18"/>
                <w:szCs w:val="18"/>
                <w:lang w:eastAsia="ru-RU"/>
              </w:rPr>
            </w:pPr>
            <w:r w:rsidRPr="00B4018C">
              <w:rPr>
                <w:rFonts w:ascii="Arial" w:hAnsi="Arial" w:cs="Arial"/>
                <w:b/>
                <w:bCs/>
                <w:color w:val="000000"/>
                <w:sz w:val="18"/>
                <w:szCs w:val="18"/>
                <w:lang w:eastAsia="ru-RU"/>
              </w:rPr>
              <w:t>Описание орг. изменения / целевое состояние</w:t>
            </w:r>
          </w:p>
        </w:tc>
        <w:tc>
          <w:tcPr>
            <w:tcW w:w="1341" w:type="dxa"/>
            <w:shd w:val="clear" w:color="auto" w:fill="FFC000"/>
            <w:vAlign w:val="center"/>
          </w:tcPr>
          <w:p w14:paraId="245195C3" w14:textId="77777777" w:rsidR="008479AF" w:rsidRPr="00B4018C" w:rsidRDefault="008479AF" w:rsidP="0093334E">
            <w:pPr>
              <w:jc w:val="center"/>
              <w:rPr>
                <w:rFonts w:ascii="Arial" w:hAnsi="Arial" w:cs="Arial"/>
                <w:b/>
                <w:sz w:val="18"/>
                <w:szCs w:val="18"/>
              </w:rPr>
            </w:pPr>
            <w:r w:rsidRPr="00B4018C">
              <w:rPr>
                <w:rFonts w:ascii="Arial" w:hAnsi="Arial" w:cs="Arial"/>
                <w:b/>
                <w:bCs/>
                <w:color w:val="000000"/>
                <w:sz w:val="18"/>
                <w:szCs w:val="18"/>
                <w:lang w:eastAsia="ru-RU"/>
              </w:rPr>
              <w:t xml:space="preserve">Влияние на запуск </w:t>
            </w:r>
            <w:proofErr w:type="gramStart"/>
            <w:r w:rsidRPr="00B4018C">
              <w:rPr>
                <w:rFonts w:ascii="Arial" w:hAnsi="Arial" w:cs="Arial"/>
                <w:b/>
                <w:bCs/>
                <w:color w:val="000000"/>
                <w:sz w:val="18"/>
                <w:szCs w:val="18"/>
                <w:lang w:eastAsia="ru-RU"/>
              </w:rPr>
              <w:t>системы  в</w:t>
            </w:r>
            <w:proofErr w:type="gramEnd"/>
            <w:r w:rsidRPr="00B4018C">
              <w:rPr>
                <w:rFonts w:ascii="Arial" w:hAnsi="Arial" w:cs="Arial"/>
                <w:b/>
                <w:bCs/>
                <w:color w:val="000000"/>
                <w:sz w:val="18"/>
                <w:szCs w:val="18"/>
                <w:lang w:eastAsia="ru-RU"/>
              </w:rPr>
              <w:t xml:space="preserve"> эксплуатацию </w:t>
            </w:r>
          </w:p>
        </w:tc>
      </w:tr>
      <w:tr w:rsidR="008479AF" w:rsidRPr="00B4018C" w14:paraId="0FDF2534" w14:textId="77777777" w:rsidTr="008479AF">
        <w:trPr>
          <w:cantSplit/>
          <w:trHeight w:val="2856"/>
        </w:trPr>
        <w:tc>
          <w:tcPr>
            <w:tcW w:w="425" w:type="dxa"/>
            <w:shd w:val="clear" w:color="auto" w:fill="auto"/>
          </w:tcPr>
          <w:p w14:paraId="35923989" w14:textId="105311E1" w:rsidR="008479AF" w:rsidRPr="008479AF" w:rsidRDefault="008479AF" w:rsidP="0093334E">
            <w:pPr>
              <w:rPr>
                <w:rFonts w:ascii="Arial" w:hAnsi="Arial" w:cs="Arial"/>
                <w:color w:val="000000"/>
                <w:sz w:val="18"/>
                <w:szCs w:val="18"/>
              </w:rPr>
            </w:pPr>
            <w:r w:rsidRPr="008479AF">
              <w:rPr>
                <w:rFonts w:ascii="Arial" w:hAnsi="Arial" w:cs="Arial"/>
                <w:color w:val="000000"/>
                <w:sz w:val="18"/>
                <w:szCs w:val="18"/>
              </w:rPr>
              <w:t>1</w:t>
            </w:r>
          </w:p>
        </w:tc>
        <w:tc>
          <w:tcPr>
            <w:tcW w:w="1702" w:type="dxa"/>
          </w:tcPr>
          <w:p w14:paraId="45B5FB1C" w14:textId="77777777" w:rsidR="008479AF" w:rsidRPr="008479AF" w:rsidRDefault="008479AF" w:rsidP="0093334E">
            <w:pPr>
              <w:jc w:val="left"/>
              <w:rPr>
                <w:rFonts w:ascii="Arial" w:hAnsi="Arial" w:cs="Arial"/>
                <w:color w:val="000000"/>
                <w:sz w:val="18"/>
                <w:szCs w:val="18"/>
              </w:rPr>
            </w:pPr>
            <w:r w:rsidRPr="008479AF">
              <w:rPr>
                <w:rFonts w:ascii="Arial" w:hAnsi="Arial" w:cs="Arial"/>
                <w:color w:val="000000"/>
                <w:sz w:val="18"/>
                <w:szCs w:val="18"/>
              </w:rPr>
              <w:t xml:space="preserve">ПП-07 </w:t>
            </w:r>
            <w:r w:rsidRPr="008479AF">
              <w:rPr>
                <w:rFonts w:ascii="Arial" w:hAnsi="Arial" w:cs="Arial"/>
                <w:color w:val="000000"/>
                <w:sz w:val="18"/>
                <w:szCs w:val="18"/>
              </w:rPr>
              <w:br/>
              <w:t>Управление производственными активами</w:t>
            </w:r>
          </w:p>
        </w:tc>
        <w:tc>
          <w:tcPr>
            <w:tcW w:w="1417" w:type="dxa"/>
          </w:tcPr>
          <w:p w14:paraId="716F3FCE" w14:textId="77777777" w:rsidR="008479AF" w:rsidRPr="008479AF" w:rsidRDefault="008479AF" w:rsidP="0093334E">
            <w:pPr>
              <w:rPr>
                <w:rFonts w:ascii="Arial" w:hAnsi="Arial" w:cs="Arial"/>
                <w:color w:val="000000"/>
                <w:sz w:val="18"/>
                <w:szCs w:val="18"/>
              </w:rPr>
            </w:pPr>
            <w:r w:rsidRPr="008479AF">
              <w:rPr>
                <w:rFonts w:ascii="Arial" w:hAnsi="Arial" w:cs="Arial"/>
                <w:color w:val="000000"/>
                <w:sz w:val="18"/>
                <w:szCs w:val="18"/>
              </w:rPr>
              <w:t> </w:t>
            </w:r>
          </w:p>
        </w:tc>
        <w:tc>
          <w:tcPr>
            <w:tcW w:w="1701" w:type="dxa"/>
          </w:tcPr>
          <w:p w14:paraId="53EFAB7C" w14:textId="77777777" w:rsidR="008479AF" w:rsidRPr="008479AF" w:rsidRDefault="008479AF" w:rsidP="0093334E">
            <w:pPr>
              <w:rPr>
                <w:rFonts w:ascii="Arial" w:hAnsi="Arial" w:cs="Arial"/>
                <w:color w:val="000000"/>
                <w:sz w:val="18"/>
                <w:szCs w:val="18"/>
              </w:rPr>
            </w:pPr>
            <w:r w:rsidRPr="008479AF">
              <w:rPr>
                <w:rFonts w:ascii="Arial" w:hAnsi="Arial" w:cs="Arial"/>
                <w:color w:val="000000"/>
                <w:sz w:val="18"/>
                <w:szCs w:val="18"/>
              </w:rPr>
              <w:t>PM.ORG.04 Актуализация перечня НМД Компании</w:t>
            </w:r>
          </w:p>
        </w:tc>
        <w:tc>
          <w:tcPr>
            <w:tcW w:w="1701" w:type="dxa"/>
          </w:tcPr>
          <w:p w14:paraId="2C929262" w14:textId="77777777" w:rsidR="008479AF" w:rsidRPr="008479AF" w:rsidRDefault="008479AF" w:rsidP="0093334E">
            <w:pPr>
              <w:rPr>
                <w:rFonts w:ascii="Arial" w:hAnsi="Arial" w:cs="Arial"/>
                <w:color w:val="000000"/>
                <w:sz w:val="18"/>
                <w:szCs w:val="18"/>
              </w:rPr>
            </w:pPr>
            <w:r w:rsidRPr="008479AF">
              <w:rPr>
                <w:rFonts w:ascii="Arial" w:hAnsi="Arial" w:cs="Arial"/>
                <w:color w:val="000000"/>
                <w:sz w:val="18"/>
                <w:szCs w:val="18"/>
              </w:rPr>
              <w:t>Нормативно-методологическая документация</w:t>
            </w:r>
          </w:p>
        </w:tc>
        <w:tc>
          <w:tcPr>
            <w:tcW w:w="2471" w:type="dxa"/>
          </w:tcPr>
          <w:p w14:paraId="0E068761" w14:textId="29C49C93" w:rsidR="008479AF" w:rsidRPr="008479AF" w:rsidRDefault="008479AF" w:rsidP="0093334E">
            <w:pPr>
              <w:rPr>
                <w:rFonts w:ascii="Arial" w:hAnsi="Arial" w:cs="Arial"/>
                <w:color w:val="000000"/>
                <w:sz w:val="18"/>
                <w:szCs w:val="18"/>
              </w:rPr>
            </w:pPr>
            <w:r w:rsidRPr="008479AF">
              <w:rPr>
                <w:rFonts w:ascii="Arial" w:hAnsi="Arial" w:cs="Arial"/>
                <w:color w:val="000000"/>
                <w:sz w:val="18"/>
                <w:szCs w:val="18"/>
              </w:rPr>
              <w:t xml:space="preserve">Перечень документов для актуализации на последующих этапах зафиксирован в проектном </w:t>
            </w:r>
            <w:proofErr w:type="gramStart"/>
            <w:r w:rsidRPr="008479AF">
              <w:rPr>
                <w:rFonts w:ascii="Arial" w:hAnsi="Arial" w:cs="Arial"/>
                <w:color w:val="000000"/>
                <w:sz w:val="18"/>
                <w:szCs w:val="18"/>
              </w:rPr>
              <w:t>документе:  ERP</w:t>
            </w:r>
            <w:proofErr w:type="gramEnd"/>
            <w:r w:rsidRPr="008479AF">
              <w:rPr>
                <w:rFonts w:ascii="Arial" w:hAnsi="Arial" w:cs="Arial"/>
                <w:color w:val="000000"/>
                <w:sz w:val="18"/>
                <w:szCs w:val="18"/>
              </w:rPr>
              <w:t xml:space="preserve">.3.16_ОСМ_Перечень процессных и организационных изменений с </w:t>
            </w:r>
            <w:del w:id="17756" w:author="Владимир Лаут" w:date="2021-04-07T19:12:00Z">
              <w:r w:rsidRPr="008479AF" w:rsidDel="000E7523">
                <w:rPr>
                  <w:rFonts w:ascii="Arial" w:hAnsi="Arial" w:cs="Arial"/>
                  <w:color w:val="000000"/>
                  <w:sz w:val="18"/>
                  <w:szCs w:val="18"/>
                </w:rPr>
                <w:delText>оценктой</w:delText>
              </w:r>
            </w:del>
            <w:ins w:id="17757" w:author="Владимир Лаут" w:date="2021-04-07T19:12:00Z">
              <w:r w:rsidR="000E7523" w:rsidRPr="008479AF">
                <w:rPr>
                  <w:rFonts w:ascii="Arial" w:hAnsi="Arial" w:cs="Arial"/>
                  <w:color w:val="000000"/>
                  <w:sz w:val="18"/>
                  <w:szCs w:val="18"/>
                </w:rPr>
                <w:t>оценкой</w:t>
              </w:r>
            </w:ins>
            <w:r w:rsidRPr="008479AF">
              <w:rPr>
                <w:rFonts w:ascii="Arial" w:hAnsi="Arial" w:cs="Arial"/>
                <w:color w:val="000000"/>
                <w:sz w:val="18"/>
                <w:szCs w:val="18"/>
              </w:rPr>
              <w:t xml:space="preserve"> влияния</w:t>
            </w:r>
          </w:p>
        </w:tc>
        <w:tc>
          <w:tcPr>
            <w:tcW w:w="1341" w:type="dxa"/>
            <w:shd w:val="clear" w:color="auto" w:fill="auto"/>
          </w:tcPr>
          <w:p w14:paraId="2B845C8C" w14:textId="77777777" w:rsidR="008479AF" w:rsidRDefault="008479AF" w:rsidP="0093334E">
            <w:pPr>
              <w:rPr>
                <w:rFonts w:ascii="Arial" w:hAnsi="Arial" w:cs="Arial"/>
                <w:color w:val="000000"/>
                <w:sz w:val="18"/>
                <w:szCs w:val="18"/>
              </w:rPr>
            </w:pPr>
            <w:r>
              <w:rPr>
                <w:rFonts w:ascii="Arial" w:hAnsi="Arial" w:cs="Arial"/>
                <w:color w:val="000000"/>
                <w:sz w:val="18"/>
                <w:szCs w:val="18"/>
              </w:rPr>
              <w:t>ОИ должно быть реализовано до начала определённого этапа Программы</w:t>
            </w:r>
          </w:p>
        </w:tc>
      </w:tr>
      <w:tr w:rsidR="008479AF" w:rsidRPr="00B4018C" w14:paraId="31FAAF81" w14:textId="77777777" w:rsidTr="008479AF">
        <w:trPr>
          <w:cantSplit/>
          <w:trHeight w:val="2856"/>
        </w:trPr>
        <w:tc>
          <w:tcPr>
            <w:tcW w:w="425" w:type="dxa"/>
            <w:shd w:val="clear" w:color="auto" w:fill="auto"/>
          </w:tcPr>
          <w:p w14:paraId="7EA2F429" w14:textId="41AA297C" w:rsidR="008479AF" w:rsidRDefault="008479AF" w:rsidP="0093334E">
            <w:pPr>
              <w:rPr>
                <w:rFonts w:ascii="Arial" w:hAnsi="Arial" w:cs="Arial"/>
                <w:color w:val="000000"/>
                <w:sz w:val="18"/>
                <w:szCs w:val="18"/>
              </w:rPr>
            </w:pPr>
            <w:r>
              <w:rPr>
                <w:rFonts w:ascii="Arial" w:hAnsi="Arial" w:cs="Arial"/>
                <w:color w:val="000000"/>
                <w:sz w:val="18"/>
                <w:szCs w:val="18"/>
              </w:rPr>
              <w:lastRenderedPageBreak/>
              <w:t>2</w:t>
            </w:r>
          </w:p>
        </w:tc>
        <w:tc>
          <w:tcPr>
            <w:tcW w:w="1702" w:type="dxa"/>
          </w:tcPr>
          <w:p w14:paraId="4C7DB28B" w14:textId="77777777" w:rsidR="008479AF" w:rsidRDefault="008479AF" w:rsidP="0093334E">
            <w:pPr>
              <w:jc w:val="left"/>
              <w:rPr>
                <w:rFonts w:ascii="Arial" w:hAnsi="Arial" w:cs="Arial"/>
                <w:color w:val="000000"/>
                <w:sz w:val="18"/>
                <w:szCs w:val="18"/>
              </w:rPr>
            </w:pPr>
            <w:r>
              <w:rPr>
                <w:rFonts w:ascii="Arial" w:hAnsi="Arial" w:cs="Arial"/>
                <w:color w:val="000000"/>
                <w:sz w:val="18"/>
                <w:szCs w:val="18"/>
              </w:rPr>
              <w:t xml:space="preserve">ПП-07 </w:t>
            </w:r>
            <w:r>
              <w:rPr>
                <w:rFonts w:ascii="Arial" w:hAnsi="Arial" w:cs="Arial"/>
                <w:color w:val="000000"/>
                <w:sz w:val="18"/>
                <w:szCs w:val="18"/>
              </w:rPr>
              <w:br/>
              <w:t>Управление производственными активами</w:t>
            </w:r>
          </w:p>
        </w:tc>
        <w:tc>
          <w:tcPr>
            <w:tcW w:w="1417" w:type="dxa"/>
          </w:tcPr>
          <w:p w14:paraId="0D375CD6" w14:textId="77777777" w:rsidR="008479AF" w:rsidRDefault="008479AF" w:rsidP="0093334E">
            <w:pPr>
              <w:rPr>
                <w:rFonts w:ascii="Arial" w:hAnsi="Arial" w:cs="Arial"/>
                <w:color w:val="000000"/>
                <w:sz w:val="18"/>
                <w:szCs w:val="18"/>
              </w:rPr>
            </w:pPr>
          </w:p>
        </w:tc>
        <w:tc>
          <w:tcPr>
            <w:tcW w:w="1701" w:type="dxa"/>
          </w:tcPr>
          <w:p w14:paraId="1FF12528" w14:textId="77777777" w:rsidR="008479AF" w:rsidRPr="00380CBC" w:rsidRDefault="008479AF" w:rsidP="0093334E">
            <w:pPr>
              <w:rPr>
                <w:rFonts w:ascii="Arial" w:hAnsi="Arial" w:cs="Arial"/>
                <w:color w:val="000000"/>
                <w:sz w:val="18"/>
                <w:szCs w:val="18"/>
              </w:rPr>
            </w:pPr>
            <w:bookmarkStart w:id="17758" w:name="_Hlk525234841"/>
            <w:r>
              <w:rPr>
                <w:rFonts w:ascii="Arial" w:hAnsi="Arial" w:cs="Arial"/>
                <w:color w:val="000000"/>
                <w:sz w:val="18"/>
                <w:szCs w:val="18"/>
              </w:rPr>
              <w:t xml:space="preserve">PM.ORG.08 </w:t>
            </w:r>
            <w:proofErr w:type="gramStart"/>
            <w:r>
              <w:rPr>
                <w:rFonts w:ascii="Arial" w:hAnsi="Arial" w:cs="Arial"/>
                <w:color w:val="000000"/>
                <w:sz w:val="18"/>
                <w:szCs w:val="18"/>
              </w:rPr>
              <w:t xml:space="preserve">Организация  </w:t>
            </w:r>
            <w:r w:rsidRPr="00642358">
              <w:rPr>
                <w:rFonts w:ascii="Arial" w:hAnsi="Arial" w:cs="Arial"/>
                <w:color w:val="000000"/>
                <w:sz w:val="18"/>
                <w:szCs w:val="18"/>
              </w:rPr>
              <w:t>группы</w:t>
            </w:r>
            <w:proofErr w:type="gramEnd"/>
            <w:r w:rsidRPr="00642358">
              <w:rPr>
                <w:rFonts w:ascii="Arial" w:hAnsi="Arial" w:cs="Arial"/>
                <w:color w:val="000000"/>
                <w:sz w:val="18"/>
                <w:szCs w:val="18"/>
              </w:rPr>
              <w:t xml:space="preserve"> ведения НСИ </w:t>
            </w:r>
            <w:proofErr w:type="spellStart"/>
            <w:r w:rsidRPr="00642358">
              <w:rPr>
                <w:rFonts w:ascii="Arial" w:hAnsi="Arial" w:cs="Arial"/>
                <w:color w:val="000000"/>
                <w:sz w:val="18"/>
                <w:szCs w:val="18"/>
              </w:rPr>
              <w:t>ТОиР</w:t>
            </w:r>
            <w:proofErr w:type="spellEnd"/>
            <w:r w:rsidRPr="00642358">
              <w:rPr>
                <w:rFonts w:ascii="Arial" w:hAnsi="Arial" w:cs="Arial"/>
                <w:color w:val="000000"/>
                <w:sz w:val="18"/>
                <w:szCs w:val="18"/>
              </w:rPr>
              <w:t xml:space="preserve"> и группы методологов </w:t>
            </w:r>
            <w:proofErr w:type="spellStart"/>
            <w:r w:rsidRPr="00642358">
              <w:rPr>
                <w:rFonts w:ascii="Arial" w:hAnsi="Arial" w:cs="Arial"/>
                <w:color w:val="000000"/>
                <w:sz w:val="18"/>
                <w:szCs w:val="18"/>
              </w:rPr>
              <w:t>ТОиР</w:t>
            </w:r>
            <w:bookmarkEnd w:id="17758"/>
            <w:proofErr w:type="spellEnd"/>
          </w:p>
        </w:tc>
        <w:tc>
          <w:tcPr>
            <w:tcW w:w="1701" w:type="dxa"/>
          </w:tcPr>
          <w:p w14:paraId="012B37D7" w14:textId="77777777" w:rsidR="008479AF" w:rsidRPr="009F41CB" w:rsidRDefault="008479AF" w:rsidP="008479AF">
            <w:pPr>
              <w:jc w:val="left"/>
              <w:rPr>
                <w:rFonts w:ascii="Arial" w:hAnsi="Arial" w:cs="Arial"/>
                <w:color w:val="000000"/>
                <w:sz w:val="18"/>
                <w:szCs w:val="18"/>
                <w:lang w:val="en-US"/>
              </w:rPr>
            </w:pPr>
            <w:r>
              <w:rPr>
                <w:rFonts w:ascii="Arial" w:hAnsi="Arial" w:cs="Arial"/>
                <w:color w:val="000000"/>
                <w:sz w:val="18"/>
                <w:szCs w:val="18"/>
              </w:rPr>
              <w:t>Роли и ответственность</w:t>
            </w:r>
          </w:p>
        </w:tc>
        <w:tc>
          <w:tcPr>
            <w:tcW w:w="2471" w:type="dxa"/>
          </w:tcPr>
          <w:p w14:paraId="7209F171" w14:textId="77777777" w:rsidR="008479AF" w:rsidRDefault="008479AF" w:rsidP="008479AF">
            <w:pPr>
              <w:jc w:val="left"/>
              <w:rPr>
                <w:rFonts w:ascii="Arial" w:hAnsi="Arial" w:cs="Arial"/>
                <w:bCs/>
                <w:color w:val="000000"/>
                <w:sz w:val="18"/>
                <w:szCs w:val="18"/>
              </w:rPr>
            </w:pPr>
            <w:r>
              <w:rPr>
                <w:rFonts w:ascii="Arial" w:hAnsi="Arial" w:cs="Arial"/>
                <w:bCs/>
                <w:color w:val="000000"/>
                <w:sz w:val="18"/>
                <w:szCs w:val="18"/>
              </w:rPr>
              <w:t xml:space="preserve">Новый функционал </w:t>
            </w:r>
            <w:r w:rsidRPr="00642358">
              <w:rPr>
                <w:rFonts w:ascii="Arial" w:hAnsi="Arial" w:cs="Arial"/>
                <w:bCs/>
                <w:color w:val="000000"/>
                <w:sz w:val="18"/>
                <w:szCs w:val="18"/>
              </w:rPr>
              <w:t>для ролей, задействованных в бизнес-процессе.</w:t>
            </w:r>
          </w:p>
          <w:p w14:paraId="0280810E" w14:textId="77777777" w:rsidR="008479AF" w:rsidRDefault="008479AF" w:rsidP="0093334E">
            <w:pPr>
              <w:rPr>
                <w:rFonts w:ascii="Arial" w:hAnsi="Arial" w:cs="Arial"/>
                <w:bCs/>
                <w:color w:val="000000"/>
                <w:sz w:val="18"/>
                <w:szCs w:val="18"/>
              </w:rPr>
            </w:pPr>
          </w:p>
          <w:p w14:paraId="16E39EA0" w14:textId="77777777" w:rsidR="008479AF" w:rsidRPr="00A34BF5" w:rsidRDefault="008479AF" w:rsidP="0093334E">
            <w:pPr>
              <w:rPr>
                <w:rFonts w:ascii="Arial" w:hAnsi="Arial" w:cs="Arial"/>
                <w:b/>
                <w:bCs/>
                <w:color w:val="000000"/>
                <w:sz w:val="18"/>
                <w:szCs w:val="18"/>
              </w:rPr>
            </w:pPr>
            <w:r>
              <w:rPr>
                <w:rFonts w:ascii="Arial" w:hAnsi="Arial" w:cs="Arial"/>
                <w:bCs/>
                <w:color w:val="000000"/>
                <w:sz w:val="18"/>
                <w:szCs w:val="18"/>
              </w:rPr>
              <w:t>Роли</w:t>
            </w:r>
            <w:r w:rsidRPr="00425191">
              <w:rPr>
                <w:rFonts w:ascii="Arial" w:hAnsi="Arial" w:cs="Arial"/>
                <w:bCs/>
                <w:color w:val="000000"/>
                <w:sz w:val="18"/>
                <w:szCs w:val="18"/>
              </w:rPr>
              <w:t>:</w:t>
            </w:r>
            <w:r w:rsidRPr="00353FE5">
              <w:rPr>
                <w:rFonts w:ascii="Arial" w:hAnsi="Arial" w:cs="Arial"/>
                <w:b/>
                <w:bCs/>
                <w:color w:val="000000"/>
                <w:sz w:val="18"/>
                <w:szCs w:val="18"/>
              </w:rPr>
              <w:t xml:space="preserve"> </w:t>
            </w:r>
            <w:r w:rsidRPr="003D00EF">
              <w:rPr>
                <w:rFonts w:ascii="Arial" w:hAnsi="Arial" w:cs="Arial"/>
                <w:bCs/>
                <w:color w:val="000000"/>
                <w:sz w:val="18"/>
                <w:szCs w:val="18"/>
              </w:rPr>
              <w:t>Специалист под</w:t>
            </w:r>
            <w:del w:id="17759" w:author="Владимир Лаут" w:date="2021-04-07T19:12:00Z">
              <w:r w:rsidRPr="003D00EF" w:rsidDel="000E7523">
                <w:rPr>
                  <w:rFonts w:ascii="Arial" w:hAnsi="Arial" w:cs="Arial"/>
                  <w:bCs/>
                  <w:color w:val="000000"/>
                  <w:sz w:val="18"/>
                  <w:szCs w:val="18"/>
                </w:rPr>
                <w:delText>-</w:delText>
              </w:r>
            </w:del>
            <w:r w:rsidRPr="003D00EF">
              <w:rPr>
                <w:rFonts w:ascii="Arial" w:hAnsi="Arial" w:cs="Arial"/>
                <w:bCs/>
                <w:color w:val="000000"/>
                <w:sz w:val="18"/>
                <w:szCs w:val="18"/>
              </w:rPr>
              <w:t>держки SD</w:t>
            </w:r>
            <w:r w:rsidRPr="00A34BF5">
              <w:rPr>
                <w:rFonts w:ascii="Arial" w:hAnsi="Arial" w:cs="Arial"/>
                <w:bCs/>
                <w:color w:val="000000"/>
                <w:sz w:val="18"/>
                <w:szCs w:val="18"/>
              </w:rPr>
              <w:t xml:space="preserve">, Методолог </w:t>
            </w:r>
            <w:proofErr w:type="spellStart"/>
            <w:r w:rsidRPr="00A34BF5">
              <w:rPr>
                <w:rFonts w:ascii="Arial" w:hAnsi="Arial" w:cs="Arial"/>
                <w:bCs/>
                <w:color w:val="000000"/>
                <w:sz w:val="18"/>
                <w:szCs w:val="18"/>
              </w:rPr>
              <w:t>ТОиР</w:t>
            </w:r>
            <w:proofErr w:type="spellEnd"/>
            <w:r w:rsidRPr="00A34BF5">
              <w:rPr>
                <w:rFonts w:ascii="Arial" w:hAnsi="Arial" w:cs="Arial"/>
                <w:bCs/>
                <w:color w:val="000000"/>
                <w:sz w:val="18"/>
                <w:szCs w:val="18"/>
              </w:rPr>
              <w:t xml:space="preserve">, </w:t>
            </w:r>
            <w:r w:rsidRPr="003D00EF">
              <w:rPr>
                <w:rFonts w:ascii="Arial" w:hAnsi="Arial" w:cs="Arial"/>
                <w:bCs/>
                <w:color w:val="000000"/>
                <w:sz w:val="18"/>
                <w:szCs w:val="18"/>
              </w:rPr>
              <w:t>Т</w:t>
            </w:r>
            <w:r>
              <w:rPr>
                <w:rFonts w:ascii="Arial" w:hAnsi="Arial" w:cs="Arial"/>
                <w:bCs/>
                <w:color w:val="000000"/>
                <w:sz w:val="18"/>
                <w:szCs w:val="18"/>
              </w:rPr>
              <w:t>ехнический специа</w:t>
            </w:r>
            <w:r w:rsidRPr="003D00EF">
              <w:rPr>
                <w:rFonts w:ascii="Arial" w:hAnsi="Arial" w:cs="Arial"/>
                <w:bCs/>
                <w:color w:val="000000"/>
                <w:sz w:val="18"/>
                <w:szCs w:val="18"/>
              </w:rPr>
              <w:t xml:space="preserve">лист НСИ </w:t>
            </w:r>
            <w:proofErr w:type="spellStart"/>
            <w:r w:rsidRPr="003D00EF">
              <w:rPr>
                <w:rFonts w:ascii="Arial" w:hAnsi="Arial" w:cs="Arial"/>
                <w:bCs/>
                <w:color w:val="000000"/>
                <w:sz w:val="18"/>
                <w:szCs w:val="18"/>
              </w:rPr>
              <w:t>ТОиР</w:t>
            </w:r>
            <w:proofErr w:type="spellEnd"/>
          </w:p>
          <w:p w14:paraId="35491DDF" w14:textId="77777777" w:rsidR="008479AF" w:rsidRDefault="008479AF" w:rsidP="0093334E">
            <w:pPr>
              <w:rPr>
                <w:rFonts w:ascii="Arial" w:hAnsi="Arial" w:cs="Arial"/>
                <w:bCs/>
                <w:color w:val="000000"/>
                <w:sz w:val="18"/>
                <w:szCs w:val="18"/>
              </w:rPr>
            </w:pPr>
            <w:r>
              <w:rPr>
                <w:rFonts w:ascii="Arial" w:hAnsi="Arial" w:cs="Arial"/>
                <w:bCs/>
                <w:color w:val="000000"/>
                <w:sz w:val="18"/>
                <w:szCs w:val="18"/>
              </w:rPr>
              <w:t>Основные функции</w:t>
            </w:r>
            <w:r w:rsidRPr="00EB621B">
              <w:rPr>
                <w:rFonts w:ascii="Arial" w:hAnsi="Arial" w:cs="Arial"/>
                <w:bCs/>
                <w:color w:val="000000"/>
                <w:sz w:val="18"/>
                <w:szCs w:val="18"/>
              </w:rPr>
              <w:t>:</w:t>
            </w:r>
          </w:p>
          <w:p w14:paraId="510BB1E7" w14:textId="77777777" w:rsidR="008479AF" w:rsidRPr="00F2265E" w:rsidRDefault="008479AF" w:rsidP="0093334E">
            <w:pPr>
              <w:rPr>
                <w:rFonts w:ascii="Arial" w:hAnsi="Arial" w:cs="Arial"/>
                <w:b/>
                <w:bCs/>
                <w:color w:val="000000"/>
                <w:sz w:val="18"/>
                <w:szCs w:val="18"/>
              </w:rPr>
            </w:pPr>
            <w:r>
              <w:rPr>
                <w:rFonts w:ascii="Arial" w:hAnsi="Arial" w:cs="Arial"/>
                <w:b/>
                <w:bCs/>
                <w:color w:val="000000"/>
                <w:sz w:val="18"/>
                <w:szCs w:val="18"/>
              </w:rPr>
              <w:t xml:space="preserve">Специалист поддержки </w:t>
            </w:r>
            <w:r>
              <w:rPr>
                <w:rFonts w:ascii="Arial" w:hAnsi="Arial" w:cs="Arial"/>
                <w:b/>
                <w:bCs/>
                <w:color w:val="000000"/>
                <w:sz w:val="18"/>
                <w:szCs w:val="18"/>
                <w:lang w:val="en-US"/>
              </w:rPr>
              <w:t>SD</w:t>
            </w:r>
            <w:r w:rsidRPr="00F2265E">
              <w:rPr>
                <w:rFonts w:ascii="Arial" w:hAnsi="Arial" w:cs="Arial"/>
                <w:b/>
                <w:bCs/>
                <w:color w:val="000000"/>
                <w:sz w:val="18"/>
                <w:szCs w:val="18"/>
              </w:rPr>
              <w:t>:</w:t>
            </w:r>
          </w:p>
          <w:p w14:paraId="48B4C61B" w14:textId="68817C89" w:rsidR="008479AF" w:rsidRPr="00F30C7B" w:rsidRDefault="00383DD8" w:rsidP="008479AF">
            <w:pPr>
              <w:pStyle w:val="afc"/>
              <w:numPr>
                <w:ilvl w:val="0"/>
                <w:numId w:val="24"/>
              </w:numPr>
              <w:ind w:left="259" w:hanging="284"/>
              <w:jc w:val="left"/>
              <w:rPr>
                <w:rFonts w:ascii="Arial" w:hAnsi="Arial" w:cs="Arial"/>
                <w:bCs/>
                <w:color w:val="000000"/>
                <w:sz w:val="18"/>
                <w:szCs w:val="18"/>
              </w:rPr>
            </w:pPr>
            <w:r>
              <w:rPr>
                <w:rFonts w:ascii="Arial" w:hAnsi="Arial" w:cs="Arial"/>
                <w:bCs/>
                <w:color w:val="000000"/>
                <w:sz w:val="18"/>
                <w:szCs w:val="18"/>
              </w:rPr>
              <w:t>Проверка корректности распределения</w:t>
            </w:r>
            <w:r w:rsidR="008479AF">
              <w:rPr>
                <w:rFonts w:ascii="Arial" w:hAnsi="Arial" w:cs="Arial"/>
                <w:bCs/>
                <w:color w:val="000000"/>
                <w:sz w:val="18"/>
                <w:szCs w:val="18"/>
              </w:rPr>
              <w:t xml:space="preserve"> запросов по специалистам НСИ </w:t>
            </w:r>
            <w:proofErr w:type="spellStart"/>
            <w:r w:rsidR="008479AF">
              <w:rPr>
                <w:rFonts w:ascii="Arial" w:hAnsi="Arial" w:cs="Arial"/>
                <w:bCs/>
                <w:color w:val="000000"/>
                <w:sz w:val="18"/>
                <w:szCs w:val="18"/>
              </w:rPr>
              <w:t>ТОиР</w:t>
            </w:r>
            <w:proofErr w:type="spellEnd"/>
          </w:p>
          <w:p w14:paraId="5A20D5D2" w14:textId="77777777" w:rsidR="008479AF" w:rsidRPr="00425191" w:rsidRDefault="008479AF" w:rsidP="0093334E">
            <w:pPr>
              <w:rPr>
                <w:rFonts w:ascii="Arial" w:hAnsi="Arial" w:cs="Arial"/>
                <w:b/>
                <w:bCs/>
                <w:color w:val="000000"/>
                <w:sz w:val="18"/>
                <w:szCs w:val="18"/>
              </w:rPr>
            </w:pPr>
            <w:r w:rsidRPr="008B498C">
              <w:rPr>
                <w:rFonts w:ascii="Arial" w:hAnsi="Arial" w:cs="Arial"/>
                <w:b/>
                <w:bCs/>
                <w:color w:val="000000"/>
                <w:sz w:val="18"/>
                <w:szCs w:val="18"/>
              </w:rPr>
              <w:t xml:space="preserve">Технический специалист НСИ </w:t>
            </w:r>
            <w:proofErr w:type="spellStart"/>
            <w:r w:rsidRPr="008B498C">
              <w:rPr>
                <w:rFonts w:ascii="Arial" w:hAnsi="Arial" w:cs="Arial"/>
                <w:b/>
                <w:bCs/>
                <w:color w:val="000000"/>
                <w:sz w:val="18"/>
                <w:szCs w:val="18"/>
              </w:rPr>
              <w:t>ТОиР</w:t>
            </w:r>
            <w:proofErr w:type="spellEnd"/>
            <w:r w:rsidRPr="00425191">
              <w:rPr>
                <w:rFonts w:ascii="Arial" w:hAnsi="Arial" w:cs="Arial"/>
                <w:b/>
                <w:bCs/>
                <w:color w:val="000000"/>
                <w:sz w:val="18"/>
                <w:szCs w:val="18"/>
              </w:rPr>
              <w:t>:</w:t>
            </w:r>
          </w:p>
          <w:p w14:paraId="38B7B53A" w14:textId="77777777" w:rsidR="008479AF" w:rsidRDefault="008479AF" w:rsidP="008479AF">
            <w:pPr>
              <w:pStyle w:val="afc"/>
              <w:numPr>
                <w:ilvl w:val="0"/>
                <w:numId w:val="24"/>
              </w:numPr>
              <w:ind w:left="259" w:hanging="284"/>
              <w:rPr>
                <w:rFonts w:ascii="Arial" w:hAnsi="Arial" w:cs="Arial"/>
                <w:bCs/>
                <w:color w:val="000000"/>
                <w:sz w:val="18"/>
                <w:szCs w:val="18"/>
              </w:rPr>
            </w:pPr>
            <w:r>
              <w:rPr>
                <w:rFonts w:ascii="Arial" w:hAnsi="Arial" w:cs="Arial"/>
                <w:bCs/>
                <w:color w:val="000000"/>
                <w:sz w:val="18"/>
                <w:szCs w:val="18"/>
              </w:rPr>
              <w:t>Выполнение первичных проверок</w:t>
            </w:r>
          </w:p>
          <w:p w14:paraId="7AB04709" w14:textId="705B0444" w:rsidR="008479AF" w:rsidRDefault="008479AF" w:rsidP="008479AF">
            <w:pPr>
              <w:pStyle w:val="afc"/>
              <w:numPr>
                <w:ilvl w:val="0"/>
                <w:numId w:val="24"/>
              </w:numPr>
              <w:ind w:left="259" w:hanging="284"/>
              <w:rPr>
                <w:rFonts w:ascii="Arial" w:hAnsi="Arial" w:cs="Arial"/>
                <w:bCs/>
                <w:color w:val="000000"/>
                <w:sz w:val="18"/>
                <w:szCs w:val="18"/>
              </w:rPr>
            </w:pPr>
            <w:r>
              <w:rPr>
                <w:rFonts w:ascii="Arial" w:hAnsi="Arial" w:cs="Arial"/>
                <w:bCs/>
                <w:color w:val="000000"/>
                <w:sz w:val="18"/>
                <w:szCs w:val="18"/>
              </w:rPr>
              <w:t xml:space="preserve">Взаимодействие с </w:t>
            </w:r>
            <w:r w:rsidRPr="00F30C7B">
              <w:rPr>
                <w:rFonts w:ascii="Arial" w:hAnsi="Arial" w:cs="Arial"/>
                <w:bCs/>
                <w:color w:val="000000"/>
                <w:sz w:val="18"/>
                <w:szCs w:val="18"/>
              </w:rPr>
              <w:t>методологам</w:t>
            </w:r>
            <w:r>
              <w:rPr>
                <w:rFonts w:ascii="Arial" w:hAnsi="Arial" w:cs="Arial"/>
                <w:bCs/>
                <w:color w:val="000000"/>
                <w:sz w:val="18"/>
                <w:szCs w:val="18"/>
              </w:rPr>
              <w:t xml:space="preserve">и </w:t>
            </w:r>
            <w:proofErr w:type="spellStart"/>
            <w:r>
              <w:rPr>
                <w:rFonts w:ascii="Arial" w:hAnsi="Arial" w:cs="Arial"/>
                <w:bCs/>
                <w:color w:val="000000"/>
                <w:sz w:val="18"/>
                <w:szCs w:val="18"/>
              </w:rPr>
              <w:t>ТОиР</w:t>
            </w:r>
            <w:proofErr w:type="spellEnd"/>
          </w:p>
          <w:p w14:paraId="57A223B9" w14:textId="77777777" w:rsidR="008479AF" w:rsidRDefault="008479AF" w:rsidP="008479AF">
            <w:pPr>
              <w:pStyle w:val="afc"/>
              <w:numPr>
                <w:ilvl w:val="0"/>
                <w:numId w:val="24"/>
              </w:numPr>
              <w:ind w:left="259" w:hanging="284"/>
              <w:rPr>
                <w:rFonts w:ascii="Arial" w:hAnsi="Arial" w:cs="Arial"/>
                <w:bCs/>
                <w:color w:val="000000"/>
                <w:sz w:val="18"/>
                <w:szCs w:val="18"/>
              </w:rPr>
            </w:pPr>
            <w:r w:rsidRPr="008B498C">
              <w:rPr>
                <w:rFonts w:ascii="Arial" w:hAnsi="Arial" w:cs="Arial"/>
                <w:bCs/>
                <w:color w:val="000000"/>
                <w:sz w:val="18"/>
                <w:szCs w:val="18"/>
              </w:rPr>
              <w:t>Контроль сроков выполнения запросов</w:t>
            </w:r>
          </w:p>
          <w:p w14:paraId="02414900" w14:textId="77777777" w:rsidR="008479AF" w:rsidRPr="008B498C" w:rsidRDefault="008479AF" w:rsidP="008479AF">
            <w:pPr>
              <w:pStyle w:val="afc"/>
              <w:numPr>
                <w:ilvl w:val="0"/>
                <w:numId w:val="24"/>
              </w:numPr>
              <w:ind w:left="259" w:hanging="284"/>
              <w:rPr>
                <w:rFonts w:ascii="Arial" w:hAnsi="Arial" w:cs="Arial"/>
                <w:bCs/>
                <w:color w:val="000000"/>
                <w:sz w:val="18"/>
                <w:szCs w:val="18"/>
              </w:rPr>
            </w:pPr>
            <w:r w:rsidRPr="008B498C">
              <w:rPr>
                <w:rFonts w:ascii="Arial" w:hAnsi="Arial" w:cs="Arial"/>
                <w:bCs/>
                <w:color w:val="000000"/>
                <w:sz w:val="18"/>
                <w:szCs w:val="18"/>
              </w:rPr>
              <w:t xml:space="preserve">Проверка и подтверждение полноты, </w:t>
            </w:r>
            <w:proofErr w:type="gramStart"/>
            <w:r w:rsidRPr="008B498C">
              <w:rPr>
                <w:rFonts w:ascii="Arial" w:hAnsi="Arial" w:cs="Arial"/>
                <w:bCs/>
                <w:color w:val="000000"/>
                <w:sz w:val="18"/>
                <w:szCs w:val="18"/>
              </w:rPr>
              <w:t>корректности  данных</w:t>
            </w:r>
            <w:proofErr w:type="gramEnd"/>
            <w:r w:rsidRPr="008B498C">
              <w:rPr>
                <w:rFonts w:ascii="Arial" w:hAnsi="Arial" w:cs="Arial"/>
                <w:bCs/>
                <w:color w:val="000000"/>
                <w:sz w:val="18"/>
                <w:szCs w:val="18"/>
              </w:rPr>
              <w:t xml:space="preserve"> и обоснованности нормативов для изменения/создания записи справочника</w:t>
            </w:r>
          </w:p>
          <w:p w14:paraId="1D9A41D8" w14:textId="77777777" w:rsidR="008479AF" w:rsidRPr="00642358" w:rsidRDefault="008479AF" w:rsidP="0093334E">
            <w:pPr>
              <w:rPr>
                <w:rFonts w:ascii="Arial" w:hAnsi="Arial" w:cs="Arial"/>
                <w:bCs/>
                <w:color w:val="000000"/>
                <w:sz w:val="18"/>
                <w:szCs w:val="18"/>
              </w:rPr>
            </w:pPr>
            <w:r w:rsidRPr="00425191">
              <w:rPr>
                <w:rFonts w:ascii="Arial" w:hAnsi="Arial" w:cs="Arial"/>
                <w:b/>
                <w:bCs/>
                <w:color w:val="000000"/>
                <w:sz w:val="18"/>
                <w:szCs w:val="18"/>
              </w:rPr>
              <w:t xml:space="preserve">Методолог </w:t>
            </w:r>
            <w:proofErr w:type="spellStart"/>
            <w:r w:rsidRPr="00425191">
              <w:rPr>
                <w:rFonts w:ascii="Arial" w:hAnsi="Arial" w:cs="Arial"/>
                <w:b/>
                <w:bCs/>
                <w:color w:val="000000"/>
                <w:sz w:val="18"/>
                <w:szCs w:val="18"/>
              </w:rPr>
              <w:t>ТОиР</w:t>
            </w:r>
            <w:proofErr w:type="spellEnd"/>
            <w:r>
              <w:rPr>
                <w:rFonts w:ascii="Arial" w:hAnsi="Arial" w:cs="Arial"/>
                <w:b/>
                <w:bCs/>
                <w:color w:val="000000"/>
                <w:sz w:val="18"/>
                <w:szCs w:val="18"/>
              </w:rPr>
              <w:t xml:space="preserve"> (централизованный)</w:t>
            </w:r>
            <w:r w:rsidRPr="00642358">
              <w:rPr>
                <w:rFonts w:ascii="Arial" w:hAnsi="Arial" w:cs="Arial"/>
                <w:bCs/>
                <w:color w:val="000000"/>
                <w:sz w:val="18"/>
                <w:szCs w:val="18"/>
              </w:rPr>
              <w:t>:</w:t>
            </w:r>
          </w:p>
          <w:p w14:paraId="41DCC1D4" w14:textId="64AF00D6" w:rsidR="008479AF" w:rsidRPr="0060663C" w:rsidRDefault="008479AF" w:rsidP="008479AF">
            <w:pPr>
              <w:pStyle w:val="afc"/>
              <w:numPr>
                <w:ilvl w:val="0"/>
                <w:numId w:val="24"/>
              </w:numPr>
              <w:ind w:left="259" w:hanging="284"/>
              <w:rPr>
                <w:rFonts w:ascii="Arial" w:hAnsi="Arial" w:cs="Arial"/>
                <w:bCs/>
                <w:color w:val="000000"/>
                <w:sz w:val="18"/>
                <w:szCs w:val="18"/>
              </w:rPr>
            </w:pPr>
            <w:r w:rsidRPr="001E4121">
              <w:rPr>
                <w:rFonts w:ascii="Arial" w:hAnsi="Arial" w:cs="Arial"/>
                <w:bCs/>
                <w:color w:val="000000"/>
                <w:sz w:val="18"/>
                <w:szCs w:val="18"/>
              </w:rPr>
              <w:t>Про</w:t>
            </w:r>
            <w:r>
              <w:rPr>
                <w:rFonts w:ascii="Arial" w:hAnsi="Arial" w:cs="Arial"/>
                <w:bCs/>
                <w:color w:val="000000"/>
                <w:sz w:val="18"/>
                <w:szCs w:val="18"/>
              </w:rPr>
              <w:t xml:space="preserve">верка и подтверждение полноты, </w:t>
            </w:r>
            <w:del w:id="17760" w:author="Владимир Лаут" w:date="2021-04-07T19:12:00Z">
              <w:r w:rsidRPr="001E4121" w:rsidDel="000E7523">
                <w:rPr>
                  <w:rFonts w:ascii="Arial" w:hAnsi="Arial" w:cs="Arial"/>
                  <w:bCs/>
                  <w:color w:val="000000"/>
                  <w:sz w:val="18"/>
                  <w:szCs w:val="18"/>
                </w:rPr>
                <w:delText>корректности</w:delText>
              </w:r>
              <w:r w:rsidDel="000E7523">
                <w:rPr>
                  <w:rFonts w:ascii="Arial" w:hAnsi="Arial" w:cs="Arial"/>
                  <w:bCs/>
                  <w:color w:val="000000"/>
                  <w:sz w:val="18"/>
                  <w:szCs w:val="18"/>
                </w:rPr>
                <w:delText xml:space="preserve"> </w:delText>
              </w:r>
              <w:r w:rsidRPr="001E4121" w:rsidDel="000E7523">
                <w:rPr>
                  <w:rFonts w:ascii="Arial" w:hAnsi="Arial" w:cs="Arial"/>
                  <w:bCs/>
                  <w:color w:val="000000"/>
                  <w:sz w:val="18"/>
                  <w:szCs w:val="18"/>
                </w:rPr>
                <w:delText xml:space="preserve"> данных</w:delText>
              </w:r>
            </w:del>
            <w:ins w:id="17761" w:author="Владимир Лаут" w:date="2021-04-07T19:12:00Z">
              <w:r w:rsidR="000E7523" w:rsidRPr="001E4121">
                <w:rPr>
                  <w:rFonts w:ascii="Arial" w:hAnsi="Arial" w:cs="Arial"/>
                  <w:bCs/>
                  <w:color w:val="000000"/>
                  <w:sz w:val="18"/>
                  <w:szCs w:val="18"/>
                </w:rPr>
                <w:t>корректности</w:t>
              </w:r>
              <w:r w:rsidR="000E7523">
                <w:rPr>
                  <w:rFonts w:ascii="Arial" w:hAnsi="Arial" w:cs="Arial"/>
                  <w:bCs/>
                  <w:color w:val="000000"/>
                  <w:sz w:val="18"/>
                  <w:szCs w:val="18"/>
                </w:rPr>
                <w:t xml:space="preserve"> </w:t>
              </w:r>
              <w:r w:rsidR="000E7523" w:rsidRPr="001E4121">
                <w:rPr>
                  <w:rFonts w:ascii="Arial" w:hAnsi="Arial" w:cs="Arial"/>
                  <w:bCs/>
                  <w:color w:val="000000"/>
                  <w:sz w:val="18"/>
                  <w:szCs w:val="18"/>
                </w:rPr>
                <w:t>данных</w:t>
              </w:r>
            </w:ins>
            <w:r>
              <w:rPr>
                <w:rFonts w:ascii="Arial" w:hAnsi="Arial" w:cs="Arial"/>
                <w:bCs/>
                <w:color w:val="000000"/>
                <w:sz w:val="18"/>
                <w:szCs w:val="18"/>
              </w:rPr>
              <w:t xml:space="preserve"> и обоснованности нормативов</w:t>
            </w:r>
            <w:r w:rsidRPr="001E4121">
              <w:rPr>
                <w:rFonts w:ascii="Arial" w:hAnsi="Arial" w:cs="Arial"/>
                <w:bCs/>
                <w:color w:val="000000"/>
                <w:sz w:val="18"/>
                <w:szCs w:val="18"/>
              </w:rPr>
              <w:t xml:space="preserve"> для изменения/создания записи справочника</w:t>
            </w:r>
          </w:p>
          <w:p w14:paraId="4D04C200" w14:textId="77777777" w:rsidR="008479AF" w:rsidRDefault="008479AF" w:rsidP="008479AF">
            <w:pPr>
              <w:pStyle w:val="afc"/>
              <w:numPr>
                <w:ilvl w:val="0"/>
                <w:numId w:val="24"/>
              </w:numPr>
              <w:ind w:left="259" w:hanging="284"/>
              <w:rPr>
                <w:rFonts w:ascii="Arial" w:hAnsi="Arial" w:cs="Arial"/>
                <w:bCs/>
                <w:color w:val="000000"/>
                <w:sz w:val="18"/>
                <w:szCs w:val="18"/>
              </w:rPr>
            </w:pPr>
            <w:r>
              <w:rPr>
                <w:rFonts w:ascii="Arial" w:hAnsi="Arial" w:cs="Arial"/>
                <w:bCs/>
                <w:color w:val="000000"/>
                <w:sz w:val="18"/>
                <w:szCs w:val="18"/>
              </w:rPr>
              <w:t>Проверка возможности применения записи справочника для всех БЕ</w:t>
            </w:r>
          </w:p>
          <w:p w14:paraId="4A9347A0" w14:textId="77777777" w:rsidR="008479AF" w:rsidRPr="001E4121" w:rsidRDefault="008479AF" w:rsidP="008479AF">
            <w:pPr>
              <w:pStyle w:val="afc"/>
              <w:numPr>
                <w:ilvl w:val="0"/>
                <w:numId w:val="24"/>
              </w:numPr>
              <w:ind w:left="259" w:hanging="284"/>
              <w:rPr>
                <w:rFonts w:ascii="Arial" w:hAnsi="Arial" w:cs="Arial"/>
                <w:bCs/>
                <w:color w:val="000000"/>
                <w:sz w:val="18"/>
                <w:szCs w:val="18"/>
              </w:rPr>
            </w:pPr>
            <w:r>
              <w:rPr>
                <w:rFonts w:ascii="Arial" w:hAnsi="Arial" w:cs="Arial"/>
                <w:bCs/>
                <w:color w:val="000000"/>
                <w:sz w:val="18"/>
                <w:szCs w:val="18"/>
              </w:rPr>
              <w:t xml:space="preserve">Решение противоречий между местными методологами </w:t>
            </w:r>
            <w:proofErr w:type="spellStart"/>
            <w:r>
              <w:rPr>
                <w:rFonts w:ascii="Arial" w:hAnsi="Arial" w:cs="Arial"/>
                <w:bCs/>
                <w:color w:val="000000"/>
                <w:sz w:val="18"/>
                <w:szCs w:val="18"/>
              </w:rPr>
              <w:t>ТОиР</w:t>
            </w:r>
            <w:proofErr w:type="spellEnd"/>
          </w:p>
        </w:tc>
        <w:tc>
          <w:tcPr>
            <w:tcW w:w="1341" w:type="dxa"/>
            <w:shd w:val="clear" w:color="auto" w:fill="auto"/>
          </w:tcPr>
          <w:p w14:paraId="0F2FA5DC" w14:textId="77777777" w:rsidR="008479AF" w:rsidRDefault="008479AF" w:rsidP="0093334E">
            <w:pPr>
              <w:rPr>
                <w:rFonts w:ascii="Arial" w:hAnsi="Arial" w:cs="Arial"/>
                <w:color w:val="000000"/>
                <w:sz w:val="18"/>
                <w:szCs w:val="18"/>
              </w:rPr>
            </w:pPr>
            <w:r>
              <w:rPr>
                <w:rFonts w:ascii="Arial" w:hAnsi="Arial" w:cs="Arial"/>
                <w:color w:val="000000"/>
                <w:sz w:val="18"/>
                <w:szCs w:val="18"/>
              </w:rPr>
              <w:t>ОИ должно быть реализовано до начала определённого этапа Программы</w:t>
            </w:r>
          </w:p>
        </w:tc>
      </w:tr>
    </w:tbl>
    <w:p w14:paraId="35356354" w14:textId="77777777" w:rsidR="00A01458" w:rsidRPr="001F08B0" w:rsidRDefault="00A01458" w:rsidP="008479AF">
      <w:pPr>
        <w:spacing w:before="240" w:after="240" w:line="276" w:lineRule="auto"/>
        <w:rPr>
          <w:rFonts w:ascii="Arial" w:eastAsia="Calibri" w:hAnsi="Arial" w:cs="Arial"/>
        </w:rPr>
      </w:pPr>
      <w:r>
        <w:rPr>
          <w:rFonts w:ascii="Arial" w:eastAsia="Calibri" w:hAnsi="Arial" w:cs="Arial"/>
        </w:rPr>
        <w:t>* не включая перечень НМД</w:t>
      </w:r>
    </w:p>
    <w:p w14:paraId="39F633FE" w14:textId="77777777" w:rsidR="00A01458" w:rsidRPr="00A01458" w:rsidRDefault="00A01458" w:rsidP="00A01458">
      <w:pPr>
        <w:ind w:firstLine="567"/>
        <w:jc w:val="right"/>
        <w:rPr>
          <w:rFonts w:ascii="Arial" w:eastAsiaTheme="majorEastAsia" w:hAnsi="Arial" w:cs="Arial"/>
        </w:rPr>
      </w:pPr>
    </w:p>
    <w:p w14:paraId="0EA21608" w14:textId="2CDECE71" w:rsidR="00A01458" w:rsidRDefault="00A01458" w:rsidP="00A01458">
      <w:pPr>
        <w:spacing w:after="240" w:line="276" w:lineRule="auto"/>
        <w:ind w:firstLine="567"/>
        <w:rPr>
          <w:rFonts w:ascii="Arial" w:eastAsia="Calibri" w:hAnsi="Arial" w:cs="Arial"/>
        </w:rPr>
      </w:pPr>
    </w:p>
    <w:p w14:paraId="6D256B8F" w14:textId="0FAEC98A" w:rsidR="00D153F5" w:rsidRPr="00DD2763" w:rsidRDefault="00D153F5">
      <w:pPr>
        <w:pStyle w:val="21"/>
        <w:keepNext/>
        <w:keepLines/>
        <w:numPr>
          <w:ilvl w:val="0"/>
          <w:numId w:val="8"/>
        </w:numPr>
        <w:spacing w:before="160" w:after="120" w:line="276" w:lineRule="auto"/>
        <w:rPr>
          <w:rFonts w:eastAsiaTheme="majorEastAsia" w:cstheme="majorBidi"/>
          <w:bCs w:val="0"/>
          <w:szCs w:val="26"/>
          <w:rPrChange w:id="17762" w:author="Владимир Лаут" w:date="2021-03-25T08:53:00Z">
            <w:rPr>
              <w:rFonts w:eastAsia="Calibri"/>
            </w:rPr>
          </w:rPrChange>
        </w:rPr>
        <w:pPrChange w:id="17763" w:author="Владимир Лаут" w:date="2021-03-25T08:53:00Z">
          <w:pPr>
            <w:pStyle w:val="1"/>
          </w:pPr>
        </w:pPrChange>
      </w:pPr>
      <w:bookmarkStart w:id="17764" w:name="_Toc521083951"/>
      <w:bookmarkStart w:id="17765" w:name="_Toc521341105"/>
      <w:bookmarkStart w:id="17766" w:name="_Toc521439624"/>
      <w:bookmarkStart w:id="17767" w:name="_Toc67557304"/>
      <w:r w:rsidRPr="00DD2763">
        <w:rPr>
          <w:rFonts w:eastAsiaTheme="majorEastAsia" w:cstheme="majorBidi"/>
          <w:bCs w:val="0"/>
          <w:iCs w:val="0"/>
          <w:szCs w:val="26"/>
          <w:rPrChange w:id="17768" w:author="Владимир Лаут" w:date="2021-03-25T08:53:00Z">
            <w:rPr>
              <w:rFonts w:eastAsia="Calibri"/>
              <w:iCs/>
            </w:rPr>
          </w:rPrChange>
        </w:rPr>
        <w:lastRenderedPageBreak/>
        <w:t>Открытые вопросы</w:t>
      </w:r>
      <w:bookmarkEnd w:id="17764"/>
      <w:bookmarkEnd w:id="17765"/>
      <w:bookmarkEnd w:id="17766"/>
      <w:bookmarkEnd w:id="17767"/>
    </w:p>
    <w:p w14:paraId="4F9C4FD9" w14:textId="1AFD8FFA" w:rsidR="00D153F5" w:rsidRDefault="00D153F5" w:rsidP="008479AF">
      <w:pPr>
        <w:pStyle w:val="a9"/>
        <w:keepNext/>
        <w:spacing w:before="0" w:beforeAutospacing="0" w:after="240" w:afterAutospacing="0" w:line="276" w:lineRule="auto"/>
        <w:jc w:val="right"/>
        <w:rPr>
          <w:rFonts w:ascii="Arial" w:hAnsi="Arial" w:cs="Arial"/>
          <w:b/>
          <w:sz w:val="22"/>
        </w:rPr>
      </w:pPr>
      <w:r w:rsidRPr="00916FAB">
        <w:rPr>
          <w:rFonts w:ascii="Arial" w:hAnsi="Arial" w:cs="Arial"/>
          <w:b/>
          <w:sz w:val="22"/>
        </w:rPr>
        <w:t>Таблица</w:t>
      </w:r>
      <w:r w:rsidRPr="0071056D">
        <w:rPr>
          <w:rFonts w:ascii="Arial" w:hAnsi="Arial" w:cs="Arial"/>
          <w:b/>
          <w:sz w:val="22"/>
        </w:rPr>
        <w:t xml:space="preserve"> </w:t>
      </w:r>
      <w:r w:rsidR="008479AF">
        <w:rPr>
          <w:rFonts w:ascii="Arial" w:hAnsi="Arial" w:cs="Arial"/>
          <w:b/>
          <w:sz w:val="22"/>
        </w:rPr>
        <w:t>70</w:t>
      </w:r>
      <w:r w:rsidR="0071056D">
        <w:rPr>
          <w:rFonts w:ascii="Arial" w:hAnsi="Arial" w:cs="Arial"/>
          <w:b/>
          <w:sz w:val="22"/>
        </w:rPr>
        <w:t>.</w:t>
      </w:r>
      <w:r>
        <w:rPr>
          <w:rFonts w:ascii="Arial" w:hAnsi="Arial" w:cs="Arial"/>
          <w:b/>
          <w:sz w:val="22"/>
        </w:rPr>
        <w:t xml:space="preserve"> </w:t>
      </w:r>
      <w:r w:rsidRPr="00916FAB">
        <w:rPr>
          <w:rFonts w:ascii="Arial" w:hAnsi="Arial" w:cs="Arial"/>
          <w:b/>
          <w:sz w:val="22"/>
        </w:rPr>
        <w:t>Открытые вопросы</w:t>
      </w:r>
    </w:p>
    <w:tbl>
      <w:tblPr>
        <w:tblW w:w="5147"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12"/>
        <w:gridCol w:w="2250"/>
        <w:gridCol w:w="4110"/>
        <w:gridCol w:w="1833"/>
        <w:gridCol w:w="1270"/>
      </w:tblGrid>
      <w:tr w:rsidR="00D153F5" w:rsidRPr="006F5656" w14:paraId="315A8986" w14:textId="77777777" w:rsidTr="00220C69">
        <w:trPr>
          <w:cantSplit/>
          <w:trHeight w:val="397"/>
          <w:tblHeader/>
        </w:trPr>
        <w:tc>
          <w:tcPr>
            <w:tcW w:w="483" w:type="pct"/>
            <w:shd w:val="clear" w:color="auto" w:fill="FFC000"/>
            <w:vAlign w:val="center"/>
          </w:tcPr>
          <w:p w14:paraId="3AB01E42" w14:textId="77777777" w:rsidR="00D153F5" w:rsidRPr="00E80BF6" w:rsidRDefault="00D153F5" w:rsidP="00D153F5">
            <w:pPr>
              <w:jc w:val="center"/>
              <w:rPr>
                <w:rFonts w:ascii="Arial" w:hAnsi="Arial" w:cs="Arial"/>
                <w:b/>
                <w:sz w:val="20"/>
                <w:szCs w:val="20"/>
              </w:rPr>
            </w:pPr>
            <w:r w:rsidRPr="00E80BF6">
              <w:rPr>
                <w:rFonts w:ascii="Arial" w:hAnsi="Arial" w:cs="Arial"/>
                <w:b/>
                <w:sz w:val="20"/>
                <w:szCs w:val="20"/>
                <w:lang w:eastAsia="ru-RU"/>
              </w:rPr>
              <w:t xml:space="preserve">№ из реестра </w:t>
            </w:r>
          </w:p>
        </w:tc>
        <w:tc>
          <w:tcPr>
            <w:tcW w:w="1074" w:type="pct"/>
            <w:shd w:val="clear" w:color="auto" w:fill="FFC000"/>
            <w:vAlign w:val="center"/>
          </w:tcPr>
          <w:p w14:paraId="1185AF6F" w14:textId="77777777" w:rsidR="00D153F5" w:rsidRPr="00E80BF6" w:rsidRDefault="00D153F5" w:rsidP="00D153F5">
            <w:pPr>
              <w:jc w:val="center"/>
              <w:rPr>
                <w:rFonts w:ascii="Arial" w:hAnsi="Arial" w:cs="Arial"/>
                <w:b/>
                <w:sz w:val="20"/>
                <w:szCs w:val="20"/>
              </w:rPr>
            </w:pPr>
            <w:r w:rsidRPr="00E80BF6">
              <w:rPr>
                <w:rFonts w:ascii="Arial" w:hAnsi="Arial" w:cs="Arial"/>
                <w:b/>
                <w:sz w:val="20"/>
                <w:szCs w:val="20"/>
                <w:lang w:eastAsia="ru-RU"/>
              </w:rPr>
              <w:t>Наименование ОВ</w:t>
            </w:r>
          </w:p>
        </w:tc>
        <w:tc>
          <w:tcPr>
            <w:tcW w:w="1962" w:type="pct"/>
            <w:shd w:val="clear" w:color="auto" w:fill="FFC000"/>
            <w:vAlign w:val="center"/>
          </w:tcPr>
          <w:p w14:paraId="50A7E68D" w14:textId="77777777" w:rsidR="00D153F5" w:rsidRPr="00E80BF6" w:rsidRDefault="00D153F5" w:rsidP="00D153F5">
            <w:pPr>
              <w:jc w:val="center"/>
              <w:rPr>
                <w:rFonts w:ascii="Arial" w:hAnsi="Arial" w:cs="Arial"/>
                <w:b/>
                <w:sz w:val="20"/>
                <w:szCs w:val="20"/>
              </w:rPr>
            </w:pPr>
            <w:r w:rsidRPr="00E80BF6">
              <w:rPr>
                <w:rFonts w:ascii="Arial" w:hAnsi="Arial" w:cs="Arial"/>
                <w:b/>
                <w:sz w:val="20"/>
                <w:szCs w:val="20"/>
                <w:lang w:eastAsia="ru-RU"/>
              </w:rPr>
              <w:t>Краткое описание ОВ</w:t>
            </w:r>
          </w:p>
        </w:tc>
        <w:tc>
          <w:tcPr>
            <w:tcW w:w="875" w:type="pct"/>
            <w:shd w:val="clear" w:color="auto" w:fill="FFC000"/>
            <w:vAlign w:val="center"/>
          </w:tcPr>
          <w:p w14:paraId="54449606" w14:textId="77777777" w:rsidR="00D153F5" w:rsidRPr="00E80BF6" w:rsidRDefault="00D153F5" w:rsidP="00D153F5">
            <w:pPr>
              <w:jc w:val="center"/>
              <w:rPr>
                <w:rFonts w:ascii="Arial" w:hAnsi="Arial" w:cs="Arial"/>
                <w:b/>
                <w:sz w:val="20"/>
                <w:szCs w:val="20"/>
              </w:rPr>
            </w:pPr>
            <w:r w:rsidRPr="00E80BF6">
              <w:rPr>
                <w:rFonts w:ascii="Arial" w:hAnsi="Arial" w:cs="Arial"/>
                <w:b/>
                <w:sz w:val="20"/>
                <w:szCs w:val="20"/>
                <w:lang w:eastAsia="ru-RU"/>
              </w:rPr>
              <w:t>Отве</w:t>
            </w:r>
            <w:r>
              <w:rPr>
                <w:rFonts w:ascii="Arial" w:hAnsi="Arial" w:cs="Arial"/>
                <w:b/>
                <w:sz w:val="20"/>
                <w:szCs w:val="20"/>
                <w:lang w:eastAsia="ru-RU"/>
              </w:rPr>
              <w:t>т</w:t>
            </w:r>
            <w:r w:rsidRPr="00E80BF6">
              <w:rPr>
                <w:rFonts w:ascii="Arial" w:hAnsi="Arial" w:cs="Arial"/>
                <w:b/>
                <w:sz w:val="20"/>
                <w:szCs w:val="20"/>
                <w:lang w:eastAsia="ru-RU"/>
              </w:rPr>
              <w:t>ственный за решение</w:t>
            </w:r>
          </w:p>
        </w:tc>
        <w:tc>
          <w:tcPr>
            <w:tcW w:w="606" w:type="pct"/>
            <w:shd w:val="clear" w:color="auto" w:fill="FFC000"/>
            <w:vAlign w:val="center"/>
          </w:tcPr>
          <w:p w14:paraId="663C461C" w14:textId="77777777" w:rsidR="00D153F5" w:rsidRPr="00E80BF6" w:rsidRDefault="00D153F5" w:rsidP="00D153F5">
            <w:pPr>
              <w:jc w:val="center"/>
              <w:rPr>
                <w:rFonts w:ascii="Arial" w:hAnsi="Arial" w:cs="Arial"/>
                <w:b/>
                <w:sz w:val="20"/>
                <w:szCs w:val="20"/>
              </w:rPr>
            </w:pPr>
            <w:r w:rsidRPr="00E80BF6">
              <w:rPr>
                <w:rFonts w:ascii="Arial" w:hAnsi="Arial" w:cs="Arial"/>
                <w:b/>
                <w:sz w:val="20"/>
                <w:szCs w:val="20"/>
                <w:lang w:eastAsia="ru-RU"/>
              </w:rPr>
              <w:t>Крайний срок решения</w:t>
            </w:r>
          </w:p>
        </w:tc>
      </w:tr>
      <w:tr w:rsidR="00D153F5" w:rsidRPr="006F5656" w14:paraId="4E21C283" w14:textId="77777777" w:rsidTr="00220C69">
        <w:trPr>
          <w:cantSplit/>
        </w:trPr>
        <w:tc>
          <w:tcPr>
            <w:tcW w:w="483" w:type="pct"/>
            <w:shd w:val="clear" w:color="auto" w:fill="auto"/>
          </w:tcPr>
          <w:p w14:paraId="795A9BFD" w14:textId="6E697C62" w:rsidR="00D153F5" w:rsidRPr="006557C6" w:rsidRDefault="006557C6" w:rsidP="00D153F5">
            <w:pPr>
              <w:jc w:val="left"/>
              <w:rPr>
                <w:rFonts w:ascii="Arial" w:hAnsi="Arial" w:cs="Arial"/>
                <w:sz w:val="20"/>
                <w:szCs w:val="20"/>
                <w:lang w:val="en-US"/>
              </w:rPr>
            </w:pPr>
            <w:del w:id="17769" w:author="Александр" w:date="2020-04-23T02:11:00Z">
              <w:r w:rsidDel="00BF2224">
                <w:rPr>
                  <w:rFonts w:ascii="Arial" w:hAnsi="Arial" w:cs="Arial"/>
                  <w:sz w:val="20"/>
                  <w:szCs w:val="20"/>
                  <w:lang w:eastAsia="ru-RU"/>
                </w:rPr>
                <w:delText>1025</w:delText>
              </w:r>
            </w:del>
          </w:p>
        </w:tc>
        <w:tc>
          <w:tcPr>
            <w:tcW w:w="1074" w:type="pct"/>
          </w:tcPr>
          <w:p w14:paraId="241F2F99" w14:textId="0DDCE5D3" w:rsidR="00D153F5" w:rsidRPr="00E80BF6" w:rsidRDefault="00D153F5" w:rsidP="00D153F5">
            <w:pPr>
              <w:jc w:val="left"/>
              <w:rPr>
                <w:rFonts w:ascii="Arial" w:hAnsi="Arial" w:cs="Arial"/>
                <w:sz w:val="20"/>
                <w:szCs w:val="20"/>
              </w:rPr>
            </w:pPr>
            <w:del w:id="17770" w:author="Александр" w:date="2020-04-23T02:11:00Z">
              <w:r w:rsidRPr="00E80BF6" w:rsidDel="00BF2224">
                <w:rPr>
                  <w:rFonts w:ascii="Arial" w:hAnsi="Arial" w:cs="Arial"/>
                  <w:sz w:val="20"/>
                  <w:szCs w:val="20"/>
                  <w:lang w:eastAsia="ru-RU"/>
                </w:rPr>
                <w:delText xml:space="preserve">Отсутствует </w:delText>
              </w:r>
              <w:r w:rsidR="000E3C42" w:rsidDel="00BF2224">
                <w:rPr>
                  <w:rFonts w:ascii="Arial" w:hAnsi="Arial" w:cs="Arial"/>
                  <w:sz w:val="20"/>
                  <w:szCs w:val="20"/>
                  <w:lang w:eastAsia="ru-RU"/>
                </w:rPr>
                <w:delText>М</w:delText>
              </w:r>
              <w:r w:rsidRPr="00E80BF6" w:rsidDel="00BF2224">
                <w:rPr>
                  <w:rFonts w:ascii="Arial" w:hAnsi="Arial" w:cs="Arial"/>
                  <w:sz w:val="20"/>
                  <w:szCs w:val="20"/>
                  <w:lang w:eastAsia="ru-RU"/>
                </w:rPr>
                <w:delText xml:space="preserve">етодика ведения </w:delText>
              </w:r>
              <w:r w:rsidR="000E3C42" w:rsidDel="00BF2224">
                <w:rPr>
                  <w:rFonts w:ascii="Arial" w:hAnsi="Arial" w:cs="Arial"/>
                  <w:sz w:val="20"/>
                  <w:szCs w:val="20"/>
                  <w:lang w:eastAsia="ru-RU"/>
                </w:rPr>
                <w:delText xml:space="preserve">НСИ (БДО и </w:delText>
              </w:r>
              <w:r w:rsidRPr="00E80BF6" w:rsidDel="00BF2224">
                <w:rPr>
                  <w:rFonts w:ascii="Arial" w:hAnsi="Arial" w:cs="Arial"/>
                  <w:sz w:val="20"/>
                  <w:szCs w:val="20"/>
                  <w:lang w:eastAsia="ru-RU"/>
                </w:rPr>
                <w:delText>БДН</w:delText>
              </w:r>
              <w:r w:rsidR="000E3C42" w:rsidDel="00BF2224">
                <w:rPr>
                  <w:rFonts w:ascii="Arial" w:hAnsi="Arial" w:cs="Arial"/>
                  <w:sz w:val="20"/>
                  <w:szCs w:val="20"/>
                  <w:lang w:eastAsia="ru-RU"/>
                </w:rPr>
                <w:delText>) ТОиР</w:delText>
              </w:r>
            </w:del>
          </w:p>
        </w:tc>
        <w:tc>
          <w:tcPr>
            <w:tcW w:w="1962" w:type="pct"/>
          </w:tcPr>
          <w:p w14:paraId="5B71CFA1" w14:textId="5E62A557" w:rsidR="00D153F5" w:rsidRPr="00E80BF6" w:rsidRDefault="00D153F5" w:rsidP="00D153F5">
            <w:pPr>
              <w:jc w:val="left"/>
              <w:rPr>
                <w:rFonts w:ascii="Arial" w:hAnsi="Arial" w:cs="Arial"/>
                <w:sz w:val="20"/>
                <w:szCs w:val="20"/>
              </w:rPr>
            </w:pPr>
            <w:del w:id="17771" w:author="Александр" w:date="2020-04-23T02:11:00Z">
              <w:r w:rsidRPr="00E80BF6" w:rsidDel="00BF2224">
                <w:rPr>
                  <w:rFonts w:ascii="Arial" w:hAnsi="Arial" w:cs="Arial"/>
                  <w:sz w:val="20"/>
                  <w:szCs w:val="20"/>
                  <w:lang w:eastAsia="ru-RU"/>
                </w:rPr>
                <w:delText>Методика влияет на полноту КД «НСИ ТОиР». Без нее невозможно сформировать разделы «Принципы кодирования и нумерации» и «Ключевые параметры объекта». Невозможно полно описать раздел «</w:delText>
              </w:r>
              <w:bookmarkStart w:id="17772" w:name="_Toc520228612"/>
              <w:r w:rsidRPr="00E80BF6" w:rsidDel="00BF2224">
                <w:rPr>
                  <w:rFonts w:ascii="Arial" w:hAnsi="Arial" w:cs="Arial"/>
                  <w:sz w:val="20"/>
                  <w:szCs w:val="20"/>
                </w:rPr>
                <w:delText>Модель данных объекта</w:delText>
              </w:r>
              <w:bookmarkEnd w:id="17772"/>
              <w:r w:rsidRPr="00E80BF6" w:rsidDel="00BF2224">
                <w:rPr>
                  <w:rFonts w:ascii="Arial" w:hAnsi="Arial" w:cs="Arial"/>
                  <w:sz w:val="20"/>
                  <w:szCs w:val="20"/>
                </w:rPr>
                <w:delText xml:space="preserve">». </w:delText>
              </w:r>
              <w:r w:rsidRPr="00E80BF6" w:rsidDel="00BF2224">
                <w:rPr>
                  <w:rFonts w:ascii="Arial" w:hAnsi="Arial" w:cs="Arial"/>
                  <w:sz w:val="20"/>
                  <w:szCs w:val="20"/>
                  <w:lang w:eastAsia="ru-RU"/>
                </w:rPr>
                <w:delText>Одно из обсуждаемых решений – как принимать КД «НСИ ТОиР» без части разделов. Вариант – указывать ссылки на методику</w:delText>
              </w:r>
            </w:del>
          </w:p>
        </w:tc>
        <w:tc>
          <w:tcPr>
            <w:tcW w:w="875" w:type="pct"/>
            <w:shd w:val="clear" w:color="auto" w:fill="auto"/>
            <w:vAlign w:val="center"/>
          </w:tcPr>
          <w:p w14:paraId="38374588" w14:textId="1E18FEE3" w:rsidR="00D153F5" w:rsidRPr="0083637E" w:rsidRDefault="0083637E" w:rsidP="00D153F5">
            <w:pPr>
              <w:jc w:val="left"/>
              <w:rPr>
                <w:rFonts w:ascii="Arial" w:hAnsi="Arial" w:cs="Arial"/>
                <w:sz w:val="20"/>
                <w:szCs w:val="20"/>
              </w:rPr>
            </w:pPr>
            <w:del w:id="17773" w:author="Александр" w:date="2020-04-23T02:11:00Z">
              <w:r w:rsidDel="00BF2224">
                <w:rPr>
                  <w:rFonts w:ascii="Arial" w:hAnsi="Arial" w:cs="Arial"/>
                  <w:sz w:val="20"/>
                  <w:szCs w:val="20"/>
                </w:rPr>
                <w:delText>Булгаков С.</w:delText>
              </w:r>
              <w:r w:rsidR="008007D3" w:rsidDel="00BF2224">
                <w:rPr>
                  <w:rFonts w:ascii="Arial" w:hAnsi="Arial" w:cs="Arial"/>
                  <w:sz w:val="20"/>
                  <w:szCs w:val="20"/>
                </w:rPr>
                <w:delText>А.</w:delText>
              </w:r>
            </w:del>
          </w:p>
        </w:tc>
        <w:tc>
          <w:tcPr>
            <w:tcW w:w="606" w:type="pct"/>
            <w:shd w:val="clear" w:color="auto" w:fill="auto"/>
            <w:vAlign w:val="center"/>
          </w:tcPr>
          <w:p w14:paraId="3B73376A" w14:textId="6FE0D422" w:rsidR="00D153F5" w:rsidRPr="00E80BF6" w:rsidRDefault="0083637E" w:rsidP="00D153F5">
            <w:pPr>
              <w:jc w:val="center"/>
              <w:rPr>
                <w:rFonts w:ascii="Arial" w:hAnsi="Arial" w:cs="Arial"/>
                <w:sz w:val="20"/>
                <w:szCs w:val="20"/>
              </w:rPr>
            </w:pPr>
            <w:del w:id="17774" w:author="Александр" w:date="2020-04-23T02:11:00Z">
              <w:r w:rsidDel="00BF2224">
                <w:rPr>
                  <w:rFonts w:ascii="Arial" w:hAnsi="Arial" w:cs="Arial"/>
                  <w:sz w:val="20"/>
                  <w:szCs w:val="20"/>
                </w:rPr>
                <w:delText>12.11</w:delText>
              </w:r>
              <w:r w:rsidR="000E3C42" w:rsidDel="00BF2224">
                <w:rPr>
                  <w:rFonts w:ascii="Arial" w:hAnsi="Arial" w:cs="Arial"/>
                  <w:sz w:val="20"/>
                  <w:szCs w:val="20"/>
                </w:rPr>
                <w:delText>.2018</w:delText>
              </w:r>
            </w:del>
          </w:p>
        </w:tc>
      </w:tr>
    </w:tbl>
    <w:p w14:paraId="5AC1D86A" w14:textId="549493A0" w:rsidR="00303C76" w:rsidRDefault="00303C76" w:rsidP="00303C76">
      <w:pPr>
        <w:rPr>
          <w:rFonts w:eastAsia="Calibri"/>
        </w:rPr>
      </w:pPr>
      <w:bookmarkStart w:id="17775" w:name="_Toc521083952"/>
      <w:bookmarkStart w:id="17776" w:name="_Toc521341106"/>
      <w:bookmarkStart w:id="17777" w:name="_Toc521439625"/>
    </w:p>
    <w:p w14:paraId="2DA2E1F7" w14:textId="2071576D" w:rsidR="004D711C" w:rsidRDefault="004D711C">
      <w:pPr>
        <w:spacing w:after="200" w:line="276" w:lineRule="auto"/>
        <w:jc w:val="left"/>
        <w:rPr>
          <w:rFonts w:eastAsia="Calibri"/>
        </w:rPr>
      </w:pPr>
      <w:r>
        <w:rPr>
          <w:rFonts w:eastAsia="Calibri"/>
        </w:rPr>
        <w:br w:type="page"/>
      </w:r>
    </w:p>
    <w:p w14:paraId="15B73B90" w14:textId="6EEB7A5B" w:rsidR="00EE4896" w:rsidRPr="00DD2763" w:rsidRDefault="00D153F5">
      <w:pPr>
        <w:pStyle w:val="21"/>
        <w:keepNext/>
        <w:keepLines/>
        <w:numPr>
          <w:ilvl w:val="0"/>
          <w:numId w:val="8"/>
        </w:numPr>
        <w:spacing w:before="160" w:after="120" w:line="276" w:lineRule="auto"/>
        <w:rPr>
          <w:rFonts w:eastAsiaTheme="majorEastAsia" w:cstheme="majorBidi"/>
          <w:bCs w:val="0"/>
          <w:szCs w:val="26"/>
          <w:rPrChange w:id="17778" w:author="Владимир Лаут" w:date="2021-03-25T08:53:00Z">
            <w:rPr>
              <w:rFonts w:eastAsia="Calibri"/>
            </w:rPr>
          </w:rPrChange>
        </w:rPr>
        <w:pPrChange w:id="17779" w:author="Владимир Лаут" w:date="2021-03-25T08:53:00Z">
          <w:pPr>
            <w:pStyle w:val="1"/>
          </w:pPr>
        </w:pPrChange>
      </w:pPr>
      <w:bookmarkStart w:id="17780" w:name="_Toc523764174"/>
      <w:bookmarkStart w:id="17781" w:name="_Toc67557305"/>
      <w:bookmarkEnd w:id="17780"/>
      <w:r w:rsidRPr="00DD2763">
        <w:rPr>
          <w:rFonts w:eastAsiaTheme="majorEastAsia" w:cstheme="majorBidi"/>
          <w:bCs w:val="0"/>
          <w:iCs w:val="0"/>
          <w:szCs w:val="26"/>
          <w:rPrChange w:id="17782" w:author="Владимир Лаут" w:date="2021-03-25T08:53:00Z">
            <w:rPr>
              <w:rFonts w:eastAsia="Calibri"/>
              <w:iCs/>
            </w:rPr>
          </w:rPrChange>
        </w:rPr>
        <w:lastRenderedPageBreak/>
        <w:t>Приложения</w:t>
      </w:r>
      <w:bookmarkEnd w:id="17775"/>
      <w:bookmarkEnd w:id="17776"/>
      <w:bookmarkEnd w:id="17777"/>
      <w:bookmarkEnd w:id="17781"/>
    </w:p>
    <w:p w14:paraId="45254DF1" w14:textId="52A20A9A" w:rsidR="00A01458" w:rsidRPr="004B0B9F" w:rsidDel="004B0B9F" w:rsidRDefault="00A01458">
      <w:pPr>
        <w:pStyle w:val="21"/>
        <w:keepNext/>
        <w:keepLines/>
        <w:numPr>
          <w:ilvl w:val="1"/>
          <w:numId w:val="8"/>
        </w:numPr>
        <w:spacing w:before="160" w:after="120" w:line="276" w:lineRule="auto"/>
        <w:rPr>
          <w:del w:id="17783" w:author="Владимир Лаут" w:date="2021-03-25T08:39:00Z"/>
          <w:rFonts w:eastAsiaTheme="majorEastAsia" w:cstheme="majorBidi"/>
          <w:b w:val="0"/>
          <w:bCs w:val="0"/>
          <w:iCs w:val="0"/>
          <w:caps w:val="0"/>
          <w:szCs w:val="26"/>
          <w:rPrChange w:id="17784" w:author="Владимир Лаут" w:date="2021-03-25T08:40:00Z">
            <w:rPr>
              <w:del w:id="17785" w:author="Владимир Лаут" w:date="2021-03-25T08:39:00Z"/>
              <w:rFonts w:ascii="Arial" w:eastAsiaTheme="majorEastAsia" w:hAnsi="Arial"/>
              <w:b/>
              <w:bCs/>
              <w:iCs/>
              <w:caps/>
              <w:vanish/>
              <w:szCs w:val="28"/>
            </w:rPr>
          </w:rPrChange>
        </w:rPr>
        <w:pPrChange w:id="17786" w:author="Владимир Лаут" w:date="2021-03-25T08:40:00Z">
          <w:pPr>
            <w:pStyle w:val="afc"/>
            <w:numPr>
              <w:numId w:val="8"/>
            </w:numPr>
            <w:spacing w:before="240" w:after="240"/>
            <w:ind w:left="432" w:hanging="432"/>
            <w:outlineLvl w:val="1"/>
          </w:pPr>
        </w:pPrChange>
      </w:pPr>
      <w:bookmarkStart w:id="17787" w:name="_Toc523044918"/>
      <w:bookmarkStart w:id="17788" w:name="_Toc523045192"/>
      <w:bookmarkStart w:id="17789" w:name="_Toc523245054"/>
      <w:bookmarkStart w:id="17790" w:name="_Toc523250769"/>
      <w:bookmarkStart w:id="17791" w:name="_Toc523394005"/>
      <w:bookmarkStart w:id="17792" w:name="_Toc523491316"/>
      <w:bookmarkStart w:id="17793" w:name="_Toc523491586"/>
      <w:bookmarkStart w:id="17794" w:name="_Toc523499887"/>
      <w:bookmarkStart w:id="17795" w:name="_Toc523503895"/>
      <w:bookmarkStart w:id="17796" w:name="_Toc523504165"/>
      <w:bookmarkStart w:id="17797" w:name="_Toc523747054"/>
      <w:bookmarkStart w:id="17798" w:name="_Toc523764176"/>
      <w:bookmarkStart w:id="17799" w:name="_Toc523827454"/>
      <w:bookmarkStart w:id="17800" w:name="_Toc523827723"/>
      <w:bookmarkStart w:id="17801" w:name="_Toc523909791"/>
      <w:bookmarkStart w:id="17802" w:name="_Toc523934326"/>
      <w:bookmarkStart w:id="17803" w:name="_Toc523934597"/>
      <w:bookmarkStart w:id="17804" w:name="_Toc523934866"/>
      <w:bookmarkStart w:id="17805" w:name="_Toc523935135"/>
      <w:bookmarkStart w:id="17806" w:name="_Toc525121291"/>
      <w:bookmarkStart w:id="17807" w:name="_Toc525121560"/>
      <w:bookmarkStart w:id="17808" w:name="_Toc525739352"/>
      <w:bookmarkStart w:id="17809" w:name="_Toc525743531"/>
      <w:bookmarkStart w:id="17810" w:name="_Toc525744792"/>
      <w:bookmarkStart w:id="17811" w:name="_Toc67554916"/>
      <w:bookmarkStart w:id="17812" w:name="_Toc67556253"/>
      <w:bookmarkStart w:id="17813" w:name="_Toc67557306"/>
      <w:bookmarkEnd w:id="17787"/>
      <w:bookmarkEnd w:id="17788"/>
      <w:bookmarkEnd w:id="17789"/>
      <w:bookmarkEnd w:id="17790"/>
      <w:bookmarkEnd w:id="17791"/>
      <w:bookmarkEnd w:id="17792"/>
      <w:bookmarkEnd w:id="17793"/>
      <w:bookmarkEnd w:id="17794"/>
      <w:bookmarkEnd w:id="17795"/>
      <w:bookmarkEnd w:id="17796"/>
      <w:bookmarkEnd w:id="17797"/>
      <w:bookmarkEnd w:id="17798"/>
      <w:bookmarkEnd w:id="17799"/>
      <w:bookmarkEnd w:id="17800"/>
      <w:bookmarkEnd w:id="17801"/>
      <w:bookmarkEnd w:id="17802"/>
      <w:bookmarkEnd w:id="17803"/>
      <w:bookmarkEnd w:id="17804"/>
      <w:bookmarkEnd w:id="17805"/>
      <w:bookmarkEnd w:id="17806"/>
      <w:bookmarkEnd w:id="17807"/>
      <w:bookmarkEnd w:id="17808"/>
      <w:bookmarkEnd w:id="17809"/>
      <w:bookmarkEnd w:id="17810"/>
      <w:bookmarkEnd w:id="17811"/>
      <w:bookmarkEnd w:id="17812"/>
      <w:bookmarkEnd w:id="17813"/>
    </w:p>
    <w:p w14:paraId="0A585F7C" w14:textId="2D7D89F1" w:rsidR="00A01458" w:rsidRPr="004B0B9F" w:rsidDel="004B0B9F" w:rsidRDefault="00A01458">
      <w:pPr>
        <w:pStyle w:val="21"/>
        <w:keepNext/>
        <w:keepLines/>
        <w:numPr>
          <w:ilvl w:val="1"/>
          <w:numId w:val="8"/>
        </w:numPr>
        <w:spacing w:before="160" w:after="120" w:line="276" w:lineRule="auto"/>
        <w:rPr>
          <w:del w:id="17814" w:author="Владимир Лаут" w:date="2021-03-25T08:39:00Z"/>
          <w:rFonts w:eastAsiaTheme="majorEastAsia" w:cstheme="majorBidi"/>
          <w:b w:val="0"/>
          <w:bCs w:val="0"/>
          <w:iCs w:val="0"/>
          <w:caps w:val="0"/>
          <w:szCs w:val="26"/>
          <w:rPrChange w:id="17815" w:author="Владимир Лаут" w:date="2021-03-25T08:40:00Z">
            <w:rPr>
              <w:del w:id="17816" w:author="Владимир Лаут" w:date="2021-03-25T08:39:00Z"/>
              <w:rFonts w:ascii="Arial" w:eastAsiaTheme="majorEastAsia" w:hAnsi="Arial"/>
              <w:b/>
              <w:bCs/>
              <w:iCs/>
              <w:caps/>
              <w:vanish/>
              <w:szCs w:val="28"/>
            </w:rPr>
          </w:rPrChange>
        </w:rPr>
        <w:pPrChange w:id="17817" w:author="Владимир Лаут" w:date="2021-03-25T08:40:00Z">
          <w:pPr>
            <w:pStyle w:val="afc"/>
            <w:numPr>
              <w:numId w:val="8"/>
            </w:numPr>
            <w:spacing w:before="240" w:after="240"/>
            <w:ind w:left="432" w:hanging="432"/>
            <w:outlineLvl w:val="1"/>
          </w:pPr>
        </w:pPrChange>
      </w:pPr>
      <w:bookmarkStart w:id="17818" w:name="_Toc525743532"/>
      <w:bookmarkStart w:id="17819" w:name="_Toc525744793"/>
      <w:bookmarkStart w:id="17820" w:name="_Toc67554917"/>
      <w:bookmarkStart w:id="17821" w:name="_Toc67556254"/>
      <w:bookmarkStart w:id="17822" w:name="_Toc67557307"/>
      <w:bookmarkEnd w:id="17818"/>
      <w:bookmarkEnd w:id="17819"/>
      <w:bookmarkEnd w:id="17820"/>
      <w:bookmarkEnd w:id="17821"/>
      <w:bookmarkEnd w:id="17822"/>
    </w:p>
    <w:p w14:paraId="3174B165" w14:textId="432C0213" w:rsidR="00EE4896" w:rsidRPr="004B0B9F" w:rsidRDefault="00EE4896">
      <w:pPr>
        <w:pStyle w:val="21"/>
        <w:keepNext/>
        <w:keepLines/>
        <w:numPr>
          <w:ilvl w:val="1"/>
          <w:numId w:val="8"/>
        </w:numPr>
        <w:spacing w:before="160" w:after="120" w:line="276" w:lineRule="auto"/>
        <w:rPr>
          <w:rFonts w:eastAsiaTheme="majorEastAsia" w:cstheme="majorBidi"/>
          <w:bCs w:val="0"/>
          <w:iCs w:val="0"/>
          <w:szCs w:val="26"/>
          <w:rPrChange w:id="17823" w:author="Владимир Лаут" w:date="2021-03-25T08:40:00Z">
            <w:rPr>
              <w:rFonts w:eastAsiaTheme="majorEastAsia"/>
            </w:rPr>
          </w:rPrChange>
        </w:rPr>
        <w:pPrChange w:id="17824" w:author="Владимир Лаут" w:date="2021-03-25T08:40:00Z">
          <w:pPr>
            <w:pStyle w:val="21"/>
            <w:numPr>
              <w:ilvl w:val="1"/>
              <w:numId w:val="8"/>
            </w:numPr>
            <w:ind w:left="576" w:hanging="576"/>
          </w:pPr>
        </w:pPrChange>
      </w:pPr>
      <w:bookmarkStart w:id="17825" w:name="_Toc67557308"/>
      <w:r w:rsidRPr="003F7F02">
        <w:rPr>
          <w:rFonts w:eastAsiaTheme="majorEastAsia" w:cstheme="majorBidi"/>
          <w:bCs w:val="0"/>
          <w:iCs w:val="0"/>
          <w:szCs w:val="26"/>
        </w:rPr>
        <w:t>Приложение № 1.  Модели бизнес-процессов</w:t>
      </w:r>
      <w:bookmarkEnd w:id="17825"/>
    </w:p>
    <w:bookmarkStart w:id="17826" w:name="_MON_1600068294"/>
    <w:bookmarkEnd w:id="17826"/>
    <w:p w14:paraId="24536B5A" w14:textId="27CA5E8E" w:rsidR="00EE4896" w:rsidRPr="003B5E9D" w:rsidRDefault="005A15C6" w:rsidP="00EE4896">
      <w:pPr>
        <w:rPr>
          <w:rFonts w:eastAsiaTheme="majorEastAsia"/>
        </w:rPr>
      </w:pPr>
      <w:del w:id="17827" w:author="Кононов Александр Валерьевич (Подрядчик. ООО БерингПойнт)" w:date="2020-04-16T16:23:00Z">
        <w:r w:rsidDel="00512C4C">
          <w:rPr>
            <w:rFonts w:eastAsiaTheme="majorEastAsia"/>
          </w:rPr>
          <w:object w:dxaOrig="1531" w:dyaOrig="1002" w14:anchorId="74CBA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50.25pt" o:ole="">
              <v:imagedata r:id="rId179" o:title=""/>
            </v:shape>
            <o:OLEObject Type="Embed" ProgID="Word.Document.8" ShapeID="_x0000_i1025" DrawAspect="Icon" ObjectID="_1679387942" r:id="rId180">
              <o:FieldCodes>\s</o:FieldCodes>
            </o:OLEObject>
          </w:object>
        </w:r>
      </w:del>
      <w:bookmarkStart w:id="17828" w:name="_MON_1648559445"/>
      <w:bookmarkEnd w:id="17828"/>
      <w:ins w:id="17829" w:author="Кононов Александр Валерьевич (Подрядчик. ООО БерингПойнт)" w:date="2020-04-16T16:24:00Z">
        <w:del w:id="17830" w:author="Александр" w:date="2020-04-23T02:10:00Z">
          <w:r w:rsidR="00512C4C" w:rsidDel="001B60EB">
            <w:rPr>
              <w:rFonts w:eastAsiaTheme="majorEastAsia"/>
            </w:rPr>
            <w:object w:dxaOrig="1534" w:dyaOrig="993" w14:anchorId="33400A69">
              <v:shape id="_x0000_i1026" type="#_x0000_t75" style="width:77pt;height:49.4pt" o:ole="">
                <v:imagedata r:id="rId181" o:title=""/>
              </v:shape>
              <o:OLEObject Type="Embed" ProgID="Word.Document.12" ShapeID="_x0000_i1026" DrawAspect="Icon" ObjectID="_1679387943" r:id="rId182">
                <o:FieldCodes>\s</o:FieldCodes>
              </o:OLEObject>
            </w:object>
          </w:r>
        </w:del>
      </w:ins>
      <w:del w:id="17831" w:author="Александр" w:date="2020-04-23T11:42:00Z">
        <w:r w:rsidR="001B60EB" w:rsidDel="00151F04">
          <w:rPr>
            <w:rFonts w:eastAsiaTheme="majorEastAsia"/>
          </w:rPr>
          <w:fldChar w:fldCharType="begin"/>
        </w:r>
        <w:r w:rsidR="001B60EB" w:rsidDel="00151F04">
          <w:rPr>
            <w:rFonts w:eastAsiaTheme="majorEastAsia"/>
          </w:rPr>
          <w:fldChar w:fldCharType="end"/>
        </w:r>
      </w:del>
      <w:del w:id="17832" w:author="Александр" w:date="2020-04-28T03:54:00Z">
        <w:r w:rsidR="00B87630" w:rsidDel="00693C9C">
          <w:rPr>
            <w:rFonts w:eastAsiaTheme="majorEastAsia"/>
          </w:rPr>
          <w:fldChar w:fldCharType="begin"/>
        </w:r>
        <w:r w:rsidR="00B87630" w:rsidDel="00693C9C">
          <w:rPr>
            <w:rFonts w:eastAsiaTheme="majorEastAsia"/>
          </w:rPr>
          <w:fldChar w:fldCharType="end"/>
        </w:r>
      </w:del>
      <w:bookmarkStart w:id="17833" w:name="_MON_1649551633"/>
      <w:bookmarkEnd w:id="17833"/>
      <w:ins w:id="17834" w:author="Александр" w:date="2020-04-28T03:54:00Z">
        <w:del w:id="17835" w:author="Владимир Лаут" w:date="2021-03-25T09:38:00Z">
          <w:r w:rsidR="00693C9C" w:rsidDel="005F56AF">
            <w:rPr>
              <w:rFonts w:eastAsiaTheme="majorEastAsia"/>
            </w:rPr>
            <w:object w:dxaOrig="1538" w:dyaOrig="995" w14:anchorId="13E60BFE">
              <v:shape id="_x0000_i1027" type="#_x0000_t75" style="width:77pt;height:49.4pt" o:ole="">
                <v:imagedata r:id="rId183" o:title=""/>
              </v:shape>
              <o:OLEObject Type="Embed" ProgID="Word.Document.8" ShapeID="_x0000_i1027" DrawAspect="Icon" ObjectID="_1679387944" r:id="rId184">
                <o:FieldCodes>\s</o:FieldCodes>
              </o:OLEObject>
            </w:object>
          </w:r>
        </w:del>
      </w:ins>
      <w:ins w:id="17836" w:author="Владимир Лаут" w:date="2021-03-25T09:39:00Z">
        <w:r w:rsidR="005F56AF" w:rsidRPr="005F56AF">
          <w:t xml:space="preserve"> </w:t>
        </w:r>
      </w:ins>
      <w:bookmarkStart w:id="17837" w:name="_MON_1678695292"/>
      <w:bookmarkEnd w:id="17837"/>
      <w:ins w:id="17838" w:author="Владимир Лаут" w:date="2021-03-25T09:39:00Z">
        <w:r w:rsidR="00B928A9">
          <w:object w:dxaOrig="1538" w:dyaOrig="993" w14:anchorId="5DA87AEF">
            <v:shape id="_x0000_i1028" type="#_x0000_t75" style="width:77pt;height:49.4pt" o:ole="">
              <v:imagedata r:id="rId185" o:title=""/>
            </v:shape>
            <o:OLEObject Type="Embed" ProgID="Word.Document.12" ShapeID="_x0000_i1028" DrawAspect="Icon" ObjectID="_1679387945" r:id="rId186">
              <o:FieldCodes>\s</o:FieldCodes>
            </o:OLEObject>
          </w:object>
        </w:r>
      </w:ins>
    </w:p>
    <w:p w14:paraId="2F4A0EF3" w14:textId="77777777" w:rsidR="00EE4896" w:rsidRDefault="00EE4896" w:rsidP="00EE4896">
      <w:pPr>
        <w:pStyle w:val="21"/>
        <w:keepNext/>
        <w:keepLines/>
        <w:numPr>
          <w:ilvl w:val="1"/>
          <w:numId w:val="8"/>
        </w:numPr>
        <w:spacing w:before="160" w:after="120" w:line="276" w:lineRule="auto"/>
        <w:rPr>
          <w:rFonts w:eastAsiaTheme="majorEastAsia" w:cstheme="majorBidi"/>
          <w:bCs w:val="0"/>
          <w:iCs w:val="0"/>
          <w:szCs w:val="26"/>
        </w:rPr>
      </w:pPr>
      <w:bookmarkStart w:id="17839" w:name="_Toc67557309"/>
      <w:r w:rsidRPr="00013D76">
        <w:rPr>
          <w:rFonts w:eastAsiaTheme="majorEastAsia" w:cstheme="majorBidi"/>
          <w:bCs w:val="0"/>
          <w:iCs w:val="0"/>
          <w:szCs w:val="26"/>
        </w:rPr>
        <w:t xml:space="preserve">Приложение </w:t>
      </w:r>
      <w:r>
        <w:rPr>
          <w:rFonts w:eastAsiaTheme="majorEastAsia" w:cstheme="majorBidi"/>
          <w:bCs w:val="0"/>
          <w:iCs w:val="0"/>
          <w:szCs w:val="26"/>
        </w:rPr>
        <w:t xml:space="preserve">№ </w:t>
      </w:r>
      <w:r w:rsidRPr="00013D76">
        <w:rPr>
          <w:rFonts w:eastAsiaTheme="majorEastAsia" w:cstheme="majorBidi"/>
          <w:bCs w:val="0"/>
          <w:iCs w:val="0"/>
          <w:szCs w:val="26"/>
        </w:rPr>
        <w:t xml:space="preserve">2. </w:t>
      </w:r>
      <w:r>
        <w:rPr>
          <w:rFonts w:eastAsiaTheme="majorEastAsia" w:cstheme="majorBidi"/>
          <w:bCs w:val="0"/>
          <w:iCs w:val="0"/>
          <w:szCs w:val="26"/>
        </w:rPr>
        <w:t>Реестр бизнес-требований</w:t>
      </w:r>
      <w:bookmarkEnd w:id="17839"/>
    </w:p>
    <w:bookmarkStart w:id="17840" w:name="_MON_1596955024"/>
    <w:bookmarkEnd w:id="17840"/>
    <w:p w14:paraId="072EB4C1" w14:textId="36C972E8" w:rsidR="00EE4896" w:rsidRDefault="00386EE1" w:rsidP="00EE4896">
      <w:pPr>
        <w:rPr>
          <w:rFonts w:eastAsiaTheme="majorEastAsia"/>
        </w:rPr>
      </w:pPr>
      <w:r>
        <w:rPr>
          <w:rFonts w:eastAsiaTheme="majorEastAsia"/>
        </w:rPr>
        <w:object w:dxaOrig="1508" w:dyaOrig="984" w14:anchorId="4BD0BD73">
          <v:shape id="_x0000_i1029" type="#_x0000_t75" style="width:77pt;height:47.7pt" o:ole="">
            <v:imagedata r:id="rId187" o:title=""/>
          </v:shape>
          <o:OLEObject Type="Embed" ProgID="Excel.Sheet.12" ShapeID="_x0000_i1029" DrawAspect="Icon" ObjectID="_1679387946" r:id="rId188"/>
        </w:object>
      </w:r>
    </w:p>
    <w:p w14:paraId="25D8F6DA" w14:textId="77777777" w:rsidR="00EE4896" w:rsidRDefault="00EE4896" w:rsidP="00EE4896">
      <w:pPr>
        <w:pStyle w:val="21"/>
        <w:keepNext/>
        <w:keepLines/>
        <w:numPr>
          <w:ilvl w:val="1"/>
          <w:numId w:val="8"/>
        </w:numPr>
        <w:spacing w:before="160" w:after="120" w:line="276" w:lineRule="auto"/>
        <w:rPr>
          <w:rFonts w:eastAsiaTheme="majorEastAsia" w:cstheme="majorBidi"/>
          <w:bCs w:val="0"/>
          <w:iCs w:val="0"/>
          <w:szCs w:val="26"/>
        </w:rPr>
      </w:pPr>
      <w:bookmarkStart w:id="17841" w:name="_Toc67557310"/>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Pr>
          <w:rFonts w:eastAsiaTheme="majorEastAsia" w:cstheme="majorBidi"/>
          <w:bCs w:val="0"/>
          <w:iCs w:val="0"/>
          <w:szCs w:val="26"/>
        </w:rPr>
        <w:t>Описание шагов бизнес-процессов</w:t>
      </w:r>
      <w:bookmarkEnd w:id="17841"/>
    </w:p>
    <w:bookmarkStart w:id="17842" w:name="_MON_1597217820"/>
    <w:bookmarkEnd w:id="17842"/>
    <w:p w14:paraId="2AC58805" w14:textId="6C66FFF2" w:rsidR="00EE4896" w:rsidRDefault="001A36AA" w:rsidP="00EE4896">
      <w:pPr>
        <w:rPr>
          <w:rFonts w:eastAsiaTheme="majorEastAsia"/>
        </w:rPr>
      </w:pPr>
      <w:r>
        <w:rPr>
          <w:rFonts w:eastAsiaTheme="majorEastAsia"/>
        </w:rPr>
        <w:object w:dxaOrig="1508" w:dyaOrig="984" w14:anchorId="5E8D9BE1">
          <v:shape id="_x0000_i1030" type="#_x0000_t75" style="width:77pt;height:47.7pt" o:ole="">
            <v:imagedata r:id="rId189" o:title=""/>
          </v:shape>
          <o:OLEObject Type="Embed" ProgID="Excel.Sheet.12" ShapeID="_x0000_i1030" DrawAspect="Icon" ObjectID="_1679387947" r:id="rId190"/>
        </w:object>
      </w:r>
    </w:p>
    <w:p w14:paraId="269D579B" w14:textId="77777777" w:rsidR="00EE4896" w:rsidRPr="00B502CF" w:rsidRDefault="00EE4896" w:rsidP="00EE4896">
      <w:pPr>
        <w:pStyle w:val="21"/>
        <w:keepNext/>
        <w:keepLines/>
        <w:numPr>
          <w:ilvl w:val="1"/>
          <w:numId w:val="8"/>
        </w:numPr>
        <w:spacing w:before="160" w:after="120" w:line="276" w:lineRule="auto"/>
        <w:rPr>
          <w:rFonts w:eastAsiaTheme="majorEastAsia" w:cstheme="majorBidi"/>
          <w:bCs w:val="0"/>
          <w:iCs w:val="0"/>
          <w:szCs w:val="26"/>
        </w:rPr>
      </w:pPr>
      <w:bookmarkStart w:id="17843" w:name="_Toc67557311"/>
      <w:r w:rsidRPr="00B502CF">
        <w:rPr>
          <w:rFonts w:eastAsiaTheme="majorEastAsia" w:cstheme="majorBidi"/>
          <w:bCs w:val="0"/>
          <w:iCs w:val="0"/>
          <w:szCs w:val="26"/>
        </w:rPr>
        <w:t>Приложение № РП1-6: Роли и полномочия</w:t>
      </w:r>
      <w:bookmarkEnd w:id="17843"/>
    </w:p>
    <w:p w14:paraId="7D36A6C1" w14:textId="3FC767F2" w:rsidR="00EE4896" w:rsidRPr="00F94454" w:rsidRDefault="00FB0BC4" w:rsidP="00EE4896">
      <w:pPr>
        <w:rPr>
          <w:rFonts w:ascii="Arial" w:eastAsia="Calibri" w:hAnsi="Arial" w:cs="Arial"/>
        </w:rPr>
      </w:pPr>
      <w:del w:id="17844" w:author="Владимир Лаут" w:date="2021-04-02T15:24:00Z">
        <w:r w:rsidDel="00B15121">
          <w:rPr>
            <w:rFonts w:ascii="Arial" w:eastAsia="Calibri" w:hAnsi="Arial" w:cs="Arial"/>
          </w:rPr>
          <w:fldChar w:fldCharType="begin"/>
        </w:r>
        <w:r w:rsidDel="00B15121">
          <w:rPr>
            <w:rFonts w:ascii="Arial" w:eastAsia="Calibri" w:hAnsi="Arial" w:cs="Arial"/>
          </w:rPr>
          <w:fldChar w:fldCharType="end"/>
        </w:r>
      </w:del>
      <w:ins w:id="17845" w:author="Владимир Лаут" w:date="2021-04-02T15:24:00Z">
        <w:r w:rsidR="00B15121">
          <w:object w:dxaOrig="1538" w:dyaOrig="993" w14:anchorId="2228FF64">
            <v:shape id="_x0000_i1031" type="#_x0000_t75" style="width:77pt;height:49.4pt" o:ole="">
              <v:imagedata r:id="rId191" o:title=""/>
            </v:shape>
            <o:OLEObject Type="Embed" ProgID="Excel.Sheet.12" ShapeID="_x0000_i1031" DrawAspect="Icon" ObjectID="_1679387948" r:id="rId192"/>
          </w:object>
        </w:r>
      </w:ins>
      <w:ins w:id="17846" w:author="Владимир Лаут" w:date="2021-04-02T15:24:00Z">
        <w:r w:rsidR="00B15121" w:rsidDel="001B60EB">
          <w:rPr>
            <w:rFonts w:ascii="Arial" w:eastAsia="Calibri" w:hAnsi="Arial" w:cs="Arial"/>
          </w:rPr>
          <w:t xml:space="preserve"> </w:t>
        </w:r>
      </w:ins>
      <w:bookmarkStart w:id="17847" w:name="_MON_1597240562"/>
      <w:bookmarkEnd w:id="17847"/>
      <w:del w:id="17848" w:author="Александр" w:date="2020-04-23T02:09:00Z">
        <w:r w:rsidR="004E10C3" w:rsidDel="001B60EB">
          <w:rPr>
            <w:rFonts w:ascii="Arial" w:eastAsia="Calibri" w:hAnsi="Arial" w:cs="Arial"/>
          </w:rPr>
          <w:object w:dxaOrig="1508" w:dyaOrig="984" w14:anchorId="63C6F918">
            <v:shape id="_x0000_i1032" type="#_x0000_t75" style="width:77pt;height:47.7pt" o:ole="">
              <v:imagedata r:id="rId193" o:title=""/>
            </v:shape>
            <o:OLEObject Type="Embed" ProgID="Excel.Sheet.12" ShapeID="_x0000_i1032" DrawAspect="Icon" ObjectID="_1679387949" r:id="rId194"/>
          </w:object>
        </w:r>
      </w:del>
      <w:bookmarkStart w:id="17849" w:name="_MON_1649139967"/>
      <w:bookmarkEnd w:id="17849"/>
      <w:ins w:id="17850" w:author="Александр" w:date="2020-04-23T02:10:00Z">
        <w:del w:id="17851" w:author="Владимир Лаут" w:date="2021-03-04T17:57:00Z">
          <w:r w:rsidR="00E123AC" w:rsidDel="003E1E85">
            <w:rPr>
              <w:rFonts w:ascii="Arial" w:eastAsia="Calibri" w:hAnsi="Arial" w:cs="Arial"/>
            </w:rPr>
            <w:object w:dxaOrig="1538" w:dyaOrig="995" w14:anchorId="12A80494">
              <v:shape id="_x0000_i1033" type="#_x0000_t75" style="width:77pt;height:49.4pt" o:ole="">
                <v:imagedata r:id="rId195" o:title=""/>
              </v:shape>
              <o:OLEObject Type="Embed" ProgID="Excel.Sheet.12" ShapeID="_x0000_i1033" DrawAspect="Icon" ObjectID="_1679387950" r:id="rId196"/>
            </w:object>
          </w:r>
        </w:del>
      </w:ins>
      <w:del w:id="17852" w:author="Владимир Лаут" w:date="2021-04-02T13:04:00Z">
        <w:r w:rsidR="003E1E85" w:rsidDel="00FB0BC4">
          <w:fldChar w:fldCharType="begin"/>
        </w:r>
        <w:r w:rsidR="003E1E85" w:rsidDel="00FB0BC4">
          <w:fldChar w:fldCharType="end"/>
        </w:r>
      </w:del>
    </w:p>
    <w:p w14:paraId="34A824F6" w14:textId="77777777" w:rsidR="00EE4896" w:rsidRPr="00013D76" w:rsidRDefault="00EE4896" w:rsidP="00EE4896">
      <w:pPr>
        <w:pStyle w:val="21"/>
        <w:keepNext/>
        <w:keepLines/>
        <w:numPr>
          <w:ilvl w:val="1"/>
          <w:numId w:val="8"/>
        </w:numPr>
        <w:spacing w:before="160" w:after="120" w:line="276" w:lineRule="auto"/>
        <w:rPr>
          <w:rFonts w:eastAsiaTheme="majorEastAsia" w:cstheme="majorBidi"/>
          <w:bCs w:val="0"/>
          <w:iCs w:val="0"/>
          <w:szCs w:val="26"/>
        </w:rPr>
      </w:pPr>
      <w:bookmarkStart w:id="17853" w:name="_Toc67557312"/>
      <w:r>
        <w:rPr>
          <w:rFonts w:eastAsiaTheme="majorEastAsia" w:cstheme="majorBidi"/>
          <w:bCs w:val="0"/>
          <w:iCs w:val="0"/>
          <w:szCs w:val="26"/>
        </w:rPr>
        <w:t xml:space="preserve">Приложение № </w:t>
      </w:r>
      <w:r w:rsidRPr="00013D76">
        <w:rPr>
          <w:rFonts w:eastAsiaTheme="majorEastAsia" w:cstheme="majorBidi"/>
          <w:bCs w:val="0"/>
          <w:iCs w:val="0"/>
          <w:szCs w:val="26"/>
        </w:rPr>
        <w:t>РиК1. Матрица рисков и контрольных процедур</w:t>
      </w:r>
      <w:bookmarkEnd w:id="17853"/>
    </w:p>
    <w:p w14:paraId="319ECC1B" w14:textId="5E56D9E9" w:rsidR="00EE4896" w:rsidRPr="00F94454" w:rsidRDefault="00390EF7" w:rsidP="00EE4896">
      <w:pPr>
        <w:rPr>
          <w:rFonts w:ascii="Arial" w:eastAsia="Calibri" w:hAnsi="Arial" w:cs="Arial"/>
        </w:rPr>
      </w:pPr>
      <w:ins w:id="17854" w:author="NazarovaVA" w:date="2021-03-11T09:18:00Z">
        <w:r>
          <w:rPr>
            <w:rFonts w:ascii="Arial" w:eastAsia="Calibri" w:hAnsi="Arial" w:cs="Arial"/>
          </w:rPr>
          <w:object w:dxaOrig="1535" w:dyaOrig="993" w14:anchorId="44F2A7F2">
            <v:shape id="_x0000_i1034" type="#_x0000_t75" style="width:77pt;height:49.4pt" o:ole="">
              <v:imagedata r:id="rId197" o:title=""/>
            </v:shape>
            <o:OLEObject Type="Embed" ProgID="Excel.Sheet.12" ShapeID="_x0000_i1034" DrawAspect="Icon" ObjectID="_1679387951" r:id="rId198"/>
          </w:object>
        </w:r>
      </w:ins>
      <w:bookmarkStart w:id="17855" w:name="_MON_1598805139"/>
      <w:bookmarkEnd w:id="17855"/>
      <w:del w:id="17856" w:author="Карабанова Мария Евгеньевна (Подрядчик. ООО «БерингПойнт»)" w:date="2020-04-15T13:02:00Z">
        <w:r w:rsidR="004E10C3" w:rsidDel="008D3EFD">
          <w:rPr>
            <w:rFonts w:ascii="Arial" w:eastAsia="Calibri" w:hAnsi="Arial" w:cs="Arial"/>
          </w:rPr>
          <w:object w:dxaOrig="1508" w:dyaOrig="984" w14:anchorId="6359115F">
            <v:shape id="_x0000_i1035" type="#_x0000_t75" style="width:77pt;height:47.7pt" o:ole="">
              <v:imagedata r:id="rId199" o:title=""/>
            </v:shape>
            <o:OLEObject Type="Embed" ProgID="Excel.Sheet.12" ShapeID="_x0000_i1035" DrawAspect="Icon" ObjectID="_1679387952" r:id="rId200"/>
          </w:object>
        </w:r>
      </w:del>
      <w:ins w:id="17857" w:author="Карабанова Мария Евгеньевна (Подрядчик. ООО «БерингПойнт»)" w:date="2020-04-15T13:02:00Z">
        <w:del w:id="17858" w:author="NazarovaVA" w:date="2021-03-11T09:18:00Z">
          <w:r w:rsidR="008D3EFD" w:rsidDel="00390EF7">
            <w:rPr>
              <w:rFonts w:ascii="Arial" w:eastAsia="Calibri" w:hAnsi="Arial" w:cs="Arial"/>
            </w:rPr>
            <w:object w:dxaOrig="1535" w:dyaOrig="993" w14:anchorId="0F3A2FFB">
              <v:shape id="_x0000_i1036" type="#_x0000_t75" style="width:77pt;height:49.4pt" o:ole="">
                <v:imagedata r:id="rId201" o:title=""/>
              </v:shape>
              <o:OLEObject Type="Embed" ProgID="Excel.Sheet.12" ShapeID="_x0000_i1036" DrawAspect="Icon" ObjectID="_1679387953" r:id="rId202"/>
            </w:object>
          </w:r>
        </w:del>
      </w:ins>
    </w:p>
    <w:p w14:paraId="34090060" w14:textId="77777777" w:rsidR="00EE4896" w:rsidRPr="00013D76" w:rsidRDefault="00EE4896" w:rsidP="00EE4896">
      <w:pPr>
        <w:pStyle w:val="21"/>
        <w:keepNext/>
        <w:keepLines/>
        <w:numPr>
          <w:ilvl w:val="1"/>
          <w:numId w:val="8"/>
        </w:numPr>
        <w:spacing w:before="160" w:after="120" w:line="276" w:lineRule="auto"/>
        <w:rPr>
          <w:rFonts w:eastAsiaTheme="majorEastAsia" w:cstheme="majorBidi"/>
          <w:bCs w:val="0"/>
          <w:iCs w:val="0"/>
          <w:szCs w:val="26"/>
        </w:rPr>
      </w:pPr>
      <w:bookmarkStart w:id="17859" w:name="_Toc67557313"/>
      <w:r w:rsidRPr="00013D76">
        <w:rPr>
          <w:rFonts w:eastAsiaTheme="majorEastAsia" w:cstheme="majorBidi"/>
          <w:bCs w:val="0"/>
          <w:iCs w:val="0"/>
          <w:szCs w:val="26"/>
        </w:rPr>
        <w:t>Приложение №</w:t>
      </w:r>
      <w:r>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17859"/>
    </w:p>
    <w:bookmarkStart w:id="17860" w:name="_MON_1598797787"/>
    <w:bookmarkEnd w:id="17860"/>
    <w:p w14:paraId="07466CDA" w14:textId="6ECC3346" w:rsidR="00EE4896" w:rsidRPr="00EE4896" w:rsidRDefault="00DC5EA9" w:rsidP="00EE4896">
      <w:pPr>
        <w:rPr>
          <w:rFonts w:ascii="Arial" w:eastAsia="Calibri" w:hAnsi="Arial" w:cs="Arial"/>
        </w:rPr>
      </w:pPr>
      <w:r>
        <w:rPr>
          <w:rFonts w:ascii="Arial" w:eastAsia="Calibri" w:hAnsi="Arial" w:cs="Arial"/>
        </w:rPr>
        <w:object w:dxaOrig="1376" w:dyaOrig="899" w14:anchorId="698B0960">
          <v:shape id="_x0000_i1037" type="#_x0000_t75" style="width:69.5pt;height:44.35pt" o:ole="">
            <v:imagedata r:id="rId203" o:title=""/>
          </v:shape>
          <o:OLEObject Type="Embed" ProgID="Excel.Sheet.12" ShapeID="_x0000_i1037" DrawAspect="Icon" ObjectID="_1679387954" r:id="rId204"/>
        </w:object>
      </w:r>
    </w:p>
    <w:p w14:paraId="6C4B05EB" w14:textId="6F72DB54" w:rsidR="00D153F5" w:rsidRPr="00DD2763" w:rsidDel="00DD2763" w:rsidRDefault="00D153F5">
      <w:pPr>
        <w:pStyle w:val="21"/>
        <w:keepNext/>
        <w:keepLines/>
        <w:numPr>
          <w:ilvl w:val="1"/>
          <w:numId w:val="8"/>
        </w:numPr>
        <w:spacing w:before="160" w:after="120" w:line="276" w:lineRule="auto"/>
        <w:rPr>
          <w:del w:id="17861" w:author="Владимир Лаут" w:date="2021-03-25T08:53:00Z"/>
          <w:rFonts w:eastAsiaTheme="majorEastAsia" w:cstheme="majorBidi"/>
          <w:b w:val="0"/>
          <w:caps w:val="0"/>
          <w:szCs w:val="26"/>
          <w:rPrChange w:id="17862" w:author="Владимир Лаут" w:date="2021-03-25T08:53:00Z">
            <w:rPr>
              <w:del w:id="17863" w:author="Владимир Лаут" w:date="2021-03-25T08:53:00Z"/>
              <w:rFonts w:ascii="Arial" w:eastAsiaTheme="majorEastAsia" w:hAnsi="Arial" w:cstheme="majorBidi"/>
              <w:b/>
              <w:caps/>
              <w:vanish/>
              <w:szCs w:val="26"/>
            </w:rPr>
          </w:rPrChange>
        </w:rPr>
        <w:pPrChange w:id="17864" w:author="Владимир Лаут" w:date="2021-03-25T08:53:00Z">
          <w:pPr>
            <w:pStyle w:val="afc"/>
            <w:keepNext/>
            <w:keepLines/>
            <w:numPr>
              <w:numId w:val="8"/>
            </w:numPr>
            <w:spacing w:before="160" w:after="120" w:line="276" w:lineRule="auto"/>
            <w:ind w:left="432" w:hanging="432"/>
            <w:outlineLvl w:val="1"/>
          </w:pPr>
        </w:pPrChange>
      </w:pPr>
      <w:bookmarkStart w:id="17865" w:name="_Toc523044928"/>
      <w:bookmarkStart w:id="17866" w:name="_Toc523045202"/>
      <w:bookmarkStart w:id="17867" w:name="_Toc523245064"/>
      <w:bookmarkStart w:id="17868" w:name="_Toc523250779"/>
      <w:bookmarkStart w:id="17869" w:name="_Toc523394015"/>
      <w:bookmarkStart w:id="17870" w:name="_Toc523491326"/>
      <w:bookmarkStart w:id="17871" w:name="_Toc523491596"/>
      <w:bookmarkStart w:id="17872" w:name="_Toc523499897"/>
      <w:bookmarkStart w:id="17873" w:name="_Toc523503905"/>
      <w:bookmarkStart w:id="17874" w:name="_Toc523504175"/>
      <w:bookmarkStart w:id="17875" w:name="_Toc523747064"/>
      <w:bookmarkStart w:id="17876" w:name="_Toc523764186"/>
      <w:bookmarkStart w:id="17877" w:name="_Toc523827463"/>
      <w:bookmarkStart w:id="17878" w:name="_Toc523827732"/>
      <w:bookmarkStart w:id="17879" w:name="_Toc523909800"/>
      <w:bookmarkStart w:id="17880" w:name="_Toc523934335"/>
      <w:bookmarkStart w:id="17881" w:name="_Toc523934606"/>
      <w:bookmarkStart w:id="17882" w:name="_Toc523934875"/>
      <w:bookmarkStart w:id="17883" w:name="_Toc523935144"/>
      <w:bookmarkStart w:id="17884" w:name="_Toc525121300"/>
      <w:bookmarkStart w:id="17885" w:name="_Toc525121569"/>
      <w:bookmarkStart w:id="17886" w:name="_Toc525739361"/>
      <w:bookmarkStart w:id="17887" w:name="_Toc525743539"/>
      <w:bookmarkStart w:id="17888" w:name="_Toc525744800"/>
      <w:bookmarkStart w:id="17889" w:name="_Toc67554924"/>
      <w:bookmarkStart w:id="17890" w:name="_Toc67556261"/>
      <w:bookmarkStart w:id="17891" w:name="_Toc67557314"/>
      <w:bookmarkStart w:id="17892" w:name="_Toc521083953"/>
      <w:bookmarkStart w:id="17893" w:name="_Toc521341107"/>
      <w:bookmarkStart w:id="17894" w:name="_Toc521439626"/>
      <w:bookmarkEnd w:id="17865"/>
      <w:bookmarkEnd w:id="17866"/>
      <w:bookmarkEnd w:id="17867"/>
      <w:bookmarkEnd w:id="17868"/>
      <w:bookmarkEnd w:id="17869"/>
      <w:bookmarkEnd w:id="17870"/>
      <w:bookmarkEnd w:id="17871"/>
      <w:bookmarkEnd w:id="17872"/>
      <w:bookmarkEnd w:id="17873"/>
      <w:bookmarkEnd w:id="17874"/>
      <w:bookmarkEnd w:id="17875"/>
      <w:bookmarkEnd w:id="17876"/>
      <w:bookmarkEnd w:id="17877"/>
      <w:bookmarkEnd w:id="17878"/>
      <w:bookmarkEnd w:id="17879"/>
      <w:bookmarkEnd w:id="17880"/>
      <w:bookmarkEnd w:id="17881"/>
      <w:bookmarkEnd w:id="17882"/>
      <w:bookmarkEnd w:id="17883"/>
      <w:bookmarkEnd w:id="17884"/>
      <w:bookmarkEnd w:id="17885"/>
      <w:bookmarkEnd w:id="17886"/>
      <w:bookmarkEnd w:id="17887"/>
      <w:bookmarkEnd w:id="17888"/>
      <w:bookmarkEnd w:id="17889"/>
      <w:bookmarkEnd w:id="17890"/>
      <w:bookmarkEnd w:id="17891"/>
    </w:p>
    <w:p w14:paraId="152EF88B" w14:textId="730E020F" w:rsidR="00D153F5" w:rsidRPr="00DD2763" w:rsidDel="00DD2763" w:rsidRDefault="00D153F5">
      <w:pPr>
        <w:pStyle w:val="21"/>
        <w:keepNext/>
        <w:keepLines/>
        <w:numPr>
          <w:ilvl w:val="1"/>
          <w:numId w:val="8"/>
        </w:numPr>
        <w:spacing w:before="160" w:after="120" w:line="276" w:lineRule="auto"/>
        <w:rPr>
          <w:del w:id="17895" w:author="Владимир Лаут" w:date="2021-03-25T08:53:00Z"/>
          <w:rFonts w:eastAsiaTheme="majorEastAsia" w:cstheme="majorBidi"/>
          <w:b w:val="0"/>
          <w:caps w:val="0"/>
          <w:szCs w:val="26"/>
          <w:rPrChange w:id="17896" w:author="Владимир Лаут" w:date="2021-03-25T08:53:00Z">
            <w:rPr>
              <w:del w:id="17897" w:author="Владимир Лаут" w:date="2021-03-25T08:53:00Z"/>
              <w:rFonts w:ascii="Arial" w:eastAsiaTheme="majorEastAsia" w:hAnsi="Arial" w:cstheme="majorBidi"/>
              <w:b/>
              <w:caps/>
              <w:vanish/>
              <w:szCs w:val="26"/>
            </w:rPr>
          </w:rPrChange>
        </w:rPr>
        <w:pPrChange w:id="17898" w:author="Владимир Лаут" w:date="2021-03-25T08:53:00Z">
          <w:pPr>
            <w:pStyle w:val="afc"/>
            <w:keepNext/>
            <w:keepLines/>
            <w:numPr>
              <w:numId w:val="8"/>
            </w:numPr>
            <w:spacing w:before="160" w:after="120" w:line="276" w:lineRule="auto"/>
            <w:ind w:left="432" w:hanging="432"/>
            <w:outlineLvl w:val="1"/>
          </w:pPr>
        </w:pPrChange>
      </w:pPr>
      <w:bookmarkStart w:id="17899" w:name="_Toc523044929"/>
      <w:bookmarkStart w:id="17900" w:name="_Toc523045203"/>
      <w:bookmarkStart w:id="17901" w:name="_Toc523245065"/>
      <w:bookmarkStart w:id="17902" w:name="_Toc523250780"/>
      <w:bookmarkStart w:id="17903" w:name="_Toc523394016"/>
      <w:bookmarkStart w:id="17904" w:name="_Toc523491327"/>
      <w:bookmarkStart w:id="17905" w:name="_Toc523491597"/>
      <w:bookmarkStart w:id="17906" w:name="_Toc523499898"/>
      <w:bookmarkStart w:id="17907" w:name="_Toc523503906"/>
      <w:bookmarkStart w:id="17908" w:name="_Toc523504176"/>
      <w:bookmarkStart w:id="17909" w:name="_Toc523747065"/>
      <w:bookmarkStart w:id="17910" w:name="_Toc523764187"/>
      <w:bookmarkStart w:id="17911" w:name="_Toc523827464"/>
      <w:bookmarkStart w:id="17912" w:name="_Toc523827733"/>
      <w:bookmarkStart w:id="17913" w:name="_Toc523909801"/>
      <w:bookmarkStart w:id="17914" w:name="_Toc523934336"/>
      <w:bookmarkStart w:id="17915" w:name="_Toc523934607"/>
      <w:bookmarkStart w:id="17916" w:name="_Toc523934876"/>
      <w:bookmarkStart w:id="17917" w:name="_Toc523935145"/>
      <w:bookmarkStart w:id="17918" w:name="_Toc525121301"/>
      <w:bookmarkStart w:id="17919" w:name="_Toc525121570"/>
      <w:bookmarkStart w:id="17920" w:name="_Toc525739362"/>
      <w:bookmarkStart w:id="17921" w:name="_Toc525743540"/>
      <w:bookmarkStart w:id="17922" w:name="_Toc525744801"/>
      <w:bookmarkStart w:id="17923" w:name="_Toc67554925"/>
      <w:bookmarkStart w:id="17924" w:name="_Toc67556262"/>
      <w:bookmarkStart w:id="17925" w:name="_Toc67557315"/>
      <w:bookmarkEnd w:id="17899"/>
      <w:bookmarkEnd w:id="17900"/>
      <w:bookmarkEnd w:id="17901"/>
      <w:bookmarkEnd w:id="17902"/>
      <w:bookmarkEnd w:id="17903"/>
      <w:bookmarkEnd w:id="17904"/>
      <w:bookmarkEnd w:id="17905"/>
      <w:bookmarkEnd w:id="17906"/>
      <w:bookmarkEnd w:id="17907"/>
      <w:bookmarkEnd w:id="17908"/>
      <w:bookmarkEnd w:id="17909"/>
      <w:bookmarkEnd w:id="17910"/>
      <w:bookmarkEnd w:id="17911"/>
      <w:bookmarkEnd w:id="17912"/>
      <w:bookmarkEnd w:id="17913"/>
      <w:bookmarkEnd w:id="17914"/>
      <w:bookmarkEnd w:id="17915"/>
      <w:bookmarkEnd w:id="17916"/>
      <w:bookmarkEnd w:id="17917"/>
      <w:bookmarkEnd w:id="17918"/>
      <w:bookmarkEnd w:id="17919"/>
      <w:bookmarkEnd w:id="17920"/>
      <w:bookmarkEnd w:id="17921"/>
      <w:bookmarkEnd w:id="17922"/>
      <w:bookmarkEnd w:id="17923"/>
      <w:bookmarkEnd w:id="17924"/>
      <w:bookmarkEnd w:id="17925"/>
    </w:p>
    <w:p w14:paraId="46019CD3" w14:textId="71FEA6A9" w:rsidR="00D153F5" w:rsidRPr="00DD2763" w:rsidDel="00DD2763" w:rsidRDefault="00D153F5">
      <w:pPr>
        <w:pStyle w:val="21"/>
        <w:keepNext/>
        <w:keepLines/>
        <w:numPr>
          <w:ilvl w:val="1"/>
          <w:numId w:val="8"/>
        </w:numPr>
        <w:spacing w:before="160" w:after="120" w:line="276" w:lineRule="auto"/>
        <w:rPr>
          <w:del w:id="17926" w:author="Владимир Лаут" w:date="2021-03-25T08:53:00Z"/>
          <w:rFonts w:eastAsiaTheme="majorEastAsia" w:cstheme="majorBidi"/>
          <w:b w:val="0"/>
          <w:caps w:val="0"/>
          <w:szCs w:val="26"/>
          <w:rPrChange w:id="17927" w:author="Владимир Лаут" w:date="2021-03-25T08:53:00Z">
            <w:rPr>
              <w:del w:id="17928" w:author="Владимир Лаут" w:date="2021-03-25T08:53:00Z"/>
              <w:rFonts w:ascii="Arial" w:eastAsiaTheme="majorEastAsia" w:hAnsi="Arial" w:cstheme="majorBidi"/>
              <w:b/>
              <w:caps/>
              <w:vanish/>
              <w:szCs w:val="26"/>
            </w:rPr>
          </w:rPrChange>
        </w:rPr>
        <w:pPrChange w:id="17929" w:author="Владимир Лаут" w:date="2021-03-25T08:53:00Z">
          <w:pPr>
            <w:pStyle w:val="afc"/>
            <w:keepNext/>
            <w:keepLines/>
            <w:numPr>
              <w:numId w:val="8"/>
            </w:numPr>
            <w:spacing w:before="160" w:after="120" w:line="276" w:lineRule="auto"/>
            <w:ind w:left="432" w:hanging="432"/>
            <w:outlineLvl w:val="1"/>
          </w:pPr>
        </w:pPrChange>
      </w:pPr>
      <w:bookmarkStart w:id="17930" w:name="_Toc67554926"/>
      <w:bookmarkStart w:id="17931" w:name="_Toc67556263"/>
      <w:bookmarkStart w:id="17932" w:name="_Toc67557316"/>
      <w:bookmarkEnd w:id="0"/>
      <w:bookmarkEnd w:id="1"/>
      <w:bookmarkEnd w:id="2"/>
      <w:bookmarkEnd w:id="3"/>
      <w:bookmarkEnd w:id="4"/>
      <w:bookmarkEnd w:id="17892"/>
      <w:bookmarkEnd w:id="17893"/>
      <w:bookmarkEnd w:id="17894"/>
      <w:bookmarkEnd w:id="17930"/>
      <w:bookmarkEnd w:id="17931"/>
      <w:bookmarkEnd w:id="17932"/>
    </w:p>
    <w:p w14:paraId="52FE2CB4" w14:textId="0B5D22A9" w:rsidR="0083170D" w:rsidRDefault="001A6FB1" w:rsidP="00DD2763">
      <w:pPr>
        <w:pStyle w:val="21"/>
        <w:keepNext/>
        <w:keepLines/>
        <w:numPr>
          <w:ilvl w:val="1"/>
          <w:numId w:val="8"/>
        </w:numPr>
        <w:spacing w:before="160" w:after="120" w:line="276" w:lineRule="auto"/>
        <w:rPr>
          <w:ins w:id="17933" w:author="Владимир Лаут" w:date="2021-03-25T08:57:00Z"/>
          <w:rFonts w:eastAsiaTheme="majorEastAsia" w:cstheme="majorBidi"/>
          <w:bCs w:val="0"/>
          <w:iCs w:val="0"/>
          <w:szCs w:val="26"/>
        </w:rPr>
      </w:pPr>
      <w:ins w:id="17934" w:author="Александр" w:date="2020-04-28T04:00:00Z">
        <w:del w:id="17935" w:author="Владимир Лаут" w:date="2021-03-25T08:53:00Z">
          <w:r w:rsidRPr="00DD2763" w:rsidDel="00DD2763">
            <w:rPr>
              <w:rFonts w:eastAsiaTheme="majorEastAsia" w:cstheme="majorBidi"/>
              <w:bCs w:val="0"/>
              <w:iCs w:val="0"/>
              <w:szCs w:val="26"/>
              <w:rPrChange w:id="17936" w:author="Владимир Лаут" w:date="2021-03-25T08:53:00Z">
                <w:rPr>
                  <w:rFonts w:cs="Arial"/>
                  <w:b w:val="0"/>
                </w:rPr>
              </w:rPrChange>
            </w:rPr>
            <w:delText xml:space="preserve"> </w:delText>
          </w:r>
        </w:del>
        <w:del w:id="17937" w:author="Владимир Лаут" w:date="2021-03-25T08:54:00Z">
          <w:r w:rsidRPr="00DD2763" w:rsidDel="00DD2763">
            <w:rPr>
              <w:rFonts w:eastAsiaTheme="majorEastAsia" w:cstheme="majorBidi"/>
              <w:bCs w:val="0"/>
              <w:iCs w:val="0"/>
              <w:szCs w:val="26"/>
              <w:rPrChange w:id="17938" w:author="Владимир Лаут" w:date="2021-03-25T08:53:00Z">
                <w:rPr>
                  <w:rFonts w:cs="Arial"/>
                  <w:b w:val="0"/>
                </w:rPr>
              </w:rPrChange>
            </w:rPr>
            <w:delText xml:space="preserve">9.7 </w:delText>
          </w:r>
        </w:del>
      </w:ins>
      <w:bookmarkStart w:id="17939" w:name="_Toc67557317"/>
      <w:ins w:id="17940" w:author="Александр" w:date="2020-04-28T02:41:00Z">
        <w:r w:rsidR="0083170D" w:rsidRPr="00DD2763">
          <w:rPr>
            <w:rFonts w:eastAsiaTheme="majorEastAsia" w:cstheme="majorBidi"/>
            <w:bCs w:val="0"/>
            <w:iCs w:val="0"/>
            <w:szCs w:val="26"/>
            <w:rPrChange w:id="17941" w:author="Владимир Лаут" w:date="2021-03-25T08:53:00Z">
              <w:rPr/>
            </w:rPrChange>
          </w:rPr>
          <w:t>П</w:t>
        </w:r>
      </w:ins>
      <w:ins w:id="17942" w:author="Владимир Лаут" w:date="2021-03-25T08:57:00Z">
        <w:r w:rsidR="005D2268">
          <w:rPr>
            <w:rFonts w:eastAsiaTheme="majorEastAsia" w:cstheme="majorBidi"/>
            <w:bCs w:val="0"/>
            <w:iCs w:val="0"/>
            <w:szCs w:val="26"/>
          </w:rPr>
          <w:t>риложение №7. Заявки НСИ</w:t>
        </w:r>
      </w:ins>
      <w:bookmarkEnd w:id="17939"/>
      <w:ins w:id="17943" w:author="Александр" w:date="2020-04-28T02:41:00Z">
        <w:del w:id="17944" w:author="Владимир Лаут" w:date="2021-03-25T08:57:00Z">
          <w:r w:rsidR="0083170D" w:rsidRPr="00DD2763" w:rsidDel="005D2268">
            <w:rPr>
              <w:rFonts w:eastAsiaTheme="majorEastAsia" w:cstheme="majorBidi"/>
              <w:bCs w:val="0"/>
              <w:iCs w:val="0"/>
              <w:szCs w:val="26"/>
              <w:rPrChange w:id="17945" w:author="Владимир Лаут" w:date="2021-03-25T08:53:00Z">
                <w:rPr/>
              </w:rPrChange>
            </w:rPr>
            <w:delText xml:space="preserve">РИЛОЖЕНИЕ </w:delText>
          </w:r>
        </w:del>
      </w:ins>
      <w:ins w:id="17946" w:author="Александр" w:date="2020-04-28T02:42:00Z">
        <w:del w:id="17947" w:author="Владимир Лаут" w:date="2021-03-25T08:57:00Z">
          <w:r w:rsidR="0083170D" w:rsidRPr="00DD2763" w:rsidDel="005D2268">
            <w:rPr>
              <w:rFonts w:eastAsiaTheme="majorEastAsia" w:cstheme="majorBidi"/>
              <w:bCs w:val="0"/>
              <w:iCs w:val="0"/>
              <w:szCs w:val="26"/>
              <w:rPrChange w:id="17948" w:author="Владимир Лаут" w:date="2021-03-25T08:53:00Z">
                <w:rPr/>
              </w:rPrChange>
            </w:rPr>
            <w:delText xml:space="preserve">№ </w:delText>
          </w:r>
        </w:del>
        <w:del w:id="17949" w:author="Владимир Лаут" w:date="2021-03-25T08:53:00Z">
          <w:r w:rsidR="0083170D" w:rsidRPr="00DD2763" w:rsidDel="00DD2763">
            <w:rPr>
              <w:rFonts w:eastAsiaTheme="majorEastAsia" w:cstheme="majorBidi"/>
              <w:bCs w:val="0"/>
              <w:iCs w:val="0"/>
              <w:szCs w:val="26"/>
              <w:rPrChange w:id="17950" w:author="Владимир Лаут" w:date="2021-03-25T08:53:00Z">
                <w:rPr/>
              </w:rPrChange>
            </w:rPr>
            <w:delText>4</w:delText>
          </w:r>
        </w:del>
        <w:del w:id="17951" w:author="Владимир Лаут" w:date="2021-03-25T08:57:00Z">
          <w:r w:rsidR="0083170D" w:rsidRPr="00DD2763" w:rsidDel="005D2268">
            <w:rPr>
              <w:rFonts w:eastAsiaTheme="majorEastAsia" w:cstheme="majorBidi"/>
              <w:bCs w:val="0"/>
              <w:iCs w:val="0"/>
              <w:szCs w:val="26"/>
              <w:rPrChange w:id="17952" w:author="Владимир Лаут" w:date="2021-03-25T08:53:00Z">
                <w:rPr/>
              </w:rPrChange>
            </w:rPr>
            <w:delText>. ЗАЯВКИ НСИ</w:delText>
          </w:r>
        </w:del>
      </w:ins>
    </w:p>
    <w:p w14:paraId="0F07710F" w14:textId="2B8900C0" w:rsidR="005D2268" w:rsidRPr="005D2268" w:rsidDel="005D2268" w:rsidRDefault="005D2268">
      <w:pPr>
        <w:rPr>
          <w:ins w:id="17953" w:author="Александр" w:date="2020-04-28T02:42:00Z"/>
          <w:del w:id="17954" w:author="Владимир Лаут" w:date="2021-03-25T08:57:00Z"/>
          <w:rFonts w:eastAsiaTheme="majorEastAsia"/>
          <w:b/>
          <w:rPrChange w:id="17955" w:author="Владимир Лаут" w:date="2021-03-25T08:57:00Z">
            <w:rPr>
              <w:ins w:id="17956" w:author="Александр" w:date="2020-04-28T02:42:00Z"/>
              <w:del w:id="17957" w:author="Владимир Лаут" w:date="2021-03-25T08:57:00Z"/>
              <w:b w:val="0"/>
            </w:rPr>
          </w:rPrChange>
        </w:rPr>
        <w:pPrChange w:id="17958" w:author="Владимир Лаут" w:date="2021-03-25T08:57:00Z">
          <w:pPr>
            <w:pStyle w:val="21"/>
          </w:pPr>
        </w:pPrChange>
      </w:pPr>
    </w:p>
    <w:p w14:paraId="4998A888" w14:textId="0C5BF0A1" w:rsidR="0083170D" w:rsidRPr="00DD2763" w:rsidRDefault="0083170D">
      <w:pPr>
        <w:rPr>
          <w:ins w:id="17959" w:author="Александр" w:date="2020-04-28T02:41:00Z"/>
          <w:rFonts w:eastAsia="Calibri" w:cs="Arial"/>
          <w:rPrChange w:id="17960" w:author="Владимир Лаут" w:date="2021-03-25T08:53:00Z">
            <w:rPr>
              <w:ins w:id="17961" w:author="Александр" w:date="2020-04-28T02:41:00Z"/>
            </w:rPr>
          </w:rPrChange>
        </w:rPr>
        <w:pPrChange w:id="17962" w:author="Владимир Лаут" w:date="2021-03-25T08:53:00Z">
          <w:pPr>
            <w:pStyle w:val="21"/>
          </w:pPr>
        </w:pPrChange>
      </w:pPr>
      <w:ins w:id="17963" w:author="Александр" w:date="2020-04-28T02:44:00Z">
        <w:r w:rsidRPr="00DD2763">
          <w:rPr>
            <w:rFonts w:ascii="Arial" w:eastAsia="Calibri" w:hAnsi="Arial" w:cs="Arial"/>
            <w:rPrChange w:id="17964" w:author="Владимир Лаут" w:date="2021-03-25T08:53:00Z">
              <w:rPr>
                <w:rFonts w:eastAsia="Calibri" w:cs="Arial"/>
              </w:rPr>
            </w:rPrChange>
          </w:rPr>
          <w:object w:dxaOrig="1538" w:dyaOrig="995" w14:anchorId="5FE401B6">
            <v:shape id="_x0000_i1038" type="#_x0000_t75" style="width:77pt;height:49.4pt" o:ole="">
              <v:imagedata r:id="rId205" o:title=""/>
            </v:shape>
            <o:OLEObject Type="Embed" ProgID="Excel.Sheet.12" ShapeID="_x0000_i1038" DrawAspect="Icon" ObjectID="_1679387955" r:id="rId206"/>
          </w:object>
        </w:r>
      </w:ins>
      <w:ins w:id="17965" w:author="Александр" w:date="2020-04-28T02:45:00Z">
        <w:r w:rsidRPr="00DD2763">
          <w:rPr>
            <w:rFonts w:ascii="Arial" w:eastAsia="Calibri" w:hAnsi="Arial" w:cs="Arial"/>
            <w:rPrChange w:id="17966" w:author="Владимир Лаут" w:date="2021-03-25T08:53:00Z">
              <w:rPr>
                <w:rFonts w:eastAsia="Calibri" w:cs="Arial"/>
              </w:rPr>
            </w:rPrChange>
          </w:rPr>
          <w:object w:dxaOrig="1538" w:dyaOrig="995" w14:anchorId="7BC5E241">
            <v:shape id="_x0000_i1039" type="#_x0000_t75" style="width:77pt;height:49.4pt" o:ole="">
              <v:imagedata r:id="rId207" o:title=""/>
            </v:shape>
            <o:OLEObject Type="Embed" ProgID="Excel.Sheet.12" ShapeID="_x0000_i1039" DrawAspect="Icon" ObjectID="_1679387956" r:id="rId208"/>
          </w:object>
        </w:r>
      </w:ins>
      <w:ins w:id="17967" w:author="Александр" w:date="2020-04-28T02:45:00Z">
        <w:r w:rsidRPr="00DD2763">
          <w:rPr>
            <w:rFonts w:ascii="Arial" w:eastAsia="Calibri" w:hAnsi="Arial" w:cs="Arial"/>
            <w:rPrChange w:id="17968" w:author="Владимир Лаут" w:date="2021-03-25T08:53:00Z">
              <w:rPr>
                <w:rFonts w:eastAsia="Calibri" w:cs="Arial"/>
              </w:rPr>
            </w:rPrChange>
          </w:rPr>
          <w:object w:dxaOrig="1538" w:dyaOrig="995" w14:anchorId="17080499">
            <v:shape id="_x0000_i1040" type="#_x0000_t75" style="width:77pt;height:49.4pt" o:ole="">
              <v:imagedata r:id="rId209" o:title=""/>
            </v:shape>
            <o:OLEObject Type="Embed" ProgID="Excel.Sheet.12" ShapeID="_x0000_i1040" DrawAspect="Icon" ObjectID="_1679387957" r:id="rId210"/>
          </w:object>
        </w:r>
      </w:ins>
      <w:ins w:id="17969" w:author="Александр" w:date="2020-04-28T02:45:00Z">
        <w:r w:rsidRPr="00DD2763">
          <w:rPr>
            <w:rFonts w:ascii="Arial" w:eastAsia="Calibri" w:hAnsi="Arial" w:cs="Arial"/>
            <w:rPrChange w:id="17970" w:author="Владимир Лаут" w:date="2021-03-25T08:53:00Z">
              <w:rPr>
                <w:rFonts w:eastAsia="Calibri" w:cs="Arial"/>
              </w:rPr>
            </w:rPrChange>
          </w:rPr>
          <w:object w:dxaOrig="1538" w:dyaOrig="995" w14:anchorId="470D51C9">
            <v:shape id="_x0000_i1041" type="#_x0000_t75" style="width:77pt;height:49.4pt" o:ole="">
              <v:imagedata r:id="rId211" o:title=""/>
            </v:shape>
            <o:OLEObject Type="Embed" ProgID="Excel.Sheet.12" ShapeID="_x0000_i1041" DrawAspect="Icon" ObjectID="_1679387958" r:id="rId212"/>
          </w:object>
        </w:r>
      </w:ins>
      <w:ins w:id="17971" w:author="Александр" w:date="2020-04-28T02:46:00Z">
        <w:r w:rsidRPr="00DD2763">
          <w:rPr>
            <w:rFonts w:ascii="Arial" w:eastAsia="Calibri" w:hAnsi="Arial" w:cs="Arial"/>
            <w:rPrChange w:id="17972" w:author="Владимир Лаут" w:date="2021-03-25T08:53:00Z">
              <w:rPr>
                <w:rFonts w:eastAsia="Calibri" w:cs="Arial"/>
              </w:rPr>
            </w:rPrChange>
          </w:rPr>
          <w:object w:dxaOrig="1538" w:dyaOrig="995" w14:anchorId="2D43BA5C">
            <v:shape id="_x0000_i1042" type="#_x0000_t75" style="width:77pt;height:49.4pt" o:ole="">
              <v:imagedata r:id="rId213" o:title=""/>
            </v:shape>
            <o:OLEObject Type="Embed" ProgID="Excel.Sheet.12" ShapeID="_x0000_i1042" DrawAspect="Icon" ObjectID="_1679387959" r:id="rId214"/>
          </w:object>
        </w:r>
      </w:ins>
      <w:ins w:id="17973" w:author="Александр" w:date="2020-04-28T02:46:00Z">
        <w:r w:rsidRPr="00DD2763">
          <w:rPr>
            <w:rFonts w:ascii="Arial" w:eastAsia="Calibri" w:hAnsi="Arial" w:cs="Arial"/>
            <w:rPrChange w:id="17974" w:author="Владимир Лаут" w:date="2021-03-25T08:53:00Z">
              <w:rPr>
                <w:rFonts w:eastAsia="Calibri" w:cs="Arial"/>
              </w:rPr>
            </w:rPrChange>
          </w:rPr>
          <w:object w:dxaOrig="1538" w:dyaOrig="995" w14:anchorId="34670B80">
            <v:shape id="_x0000_i1043" type="#_x0000_t75" style="width:77pt;height:49.4pt" o:ole="">
              <v:imagedata r:id="rId215" o:title=""/>
            </v:shape>
            <o:OLEObject Type="Embed" ProgID="Excel.Sheet.12" ShapeID="_x0000_i1043" DrawAspect="Icon" ObjectID="_1679387960" r:id="rId216"/>
          </w:object>
        </w:r>
      </w:ins>
      <w:ins w:id="17975" w:author="Александр" w:date="2020-04-28T02:46:00Z">
        <w:r w:rsidRPr="00DD2763">
          <w:rPr>
            <w:rFonts w:ascii="Arial" w:eastAsia="Calibri" w:hAnsi="Arial" w:cs="Arial"/>
            <w:rPrChange w:id="17976" w:author="Владимир Лаут" w:date="2021-03-25T08:53:00Z">
              <w:rPr>
                <w:rFonts w:eastAsia="Calibri" w:cs="Arial"/>
              </w:rPr>
            </w:rPrChange>
          </w:rPr>
          <w:object w:dxaOrig="1538" w:dyaOrig="995" w14:anchorId="189F05B2">
            <v:shape id="_x0000_i1044" type="#_x0000_t75" style="width:77pt;height:49.4pt" o:ole="">
              <v:imagedata r:id="rId217" o:title=""/>
            </v:shape>
            <o:OLEObject Type="Embed" ProgID="Excel.Sheet.12" ShapeID="_x0000_i1044" DrawAspect="Icon" ObjectID="_1679387961" r:id="rId218"/>
          </w:object>
        </w:r>
      </w:ins>
      <w:ins w:id="17977" w:author="Александр" w:date="2020-04-28T02:47:00Z">
        <w:r w:rsidRPr="00DD2763">
          <w:rPr>
            <w:rFonts w:ascii="Arial" w:eastAsia="Calibri" w:hAnsi="Arial" w:cs="Arial"/>
            <w:rPrChange w:id="17978" w:author="Владимир Лаут" w:date="2021-03-25T08:53:00Z">
              <w:rPr>
                <w:rFonts w:eastAsia="Calibri" w:cs="Arial"/>
              </w:rPr>
            </w:rPrChange>
          </w:rPr>
          <w:object w:dxaOrig="1538" w:dyaOrig="995" w14:anchorId="4F810166">
            <v:shape id="_x0000_i1045" type="#_x0000_t75" style="width:77pt;height:49.4pt" o:ole="">
              <v:imagedata r:id="rId219" o:title=""/>
            </v:shape>
            <o:OLEObject Type="Embed" ProgID="Excel.Sheet.12" ShapeID="_x0000_i1045" DrawAspect="Icon" ObjectID="_1679387962" r:id="rId220"/>
          </w:object>
        </w:r>
      </w:ins>
      <w:ins w:id="17979" w:author="Александр" w:date="2020-04-28T02:47:00Z">
        <w:r w:rsidRPr="00DD2763">
          <w:rPr>
            <w:rFonts w:ascii="Arial" w:eastAsia="Calibri" w:hAnsi="Arial" w:cs="Arial"/>
            <w:rPrChange w:id="17980" w:author="Владимир Лаут" w:date="2021-03-25T08:53:00Z">
              <w:rPr>
                <w:rFonts w:eastAsia="Calibri" w:cs="Arial"/>
              </w:rPr>
            </w:rPrChange>
          </w:rPr>
          <w:object w:dxaOrig="1538" w:dyaOrig="995" w14:anchorId="3E2AFF9E">
            <v:shape id="_x0000_i1046" type="#_x0000_t75" style="width:77pt;height:49.4pt" o:ole="">
              <v:imagedata r:id="rId221" o:title=""/>
            </v:shape>
            <o:OLEObject Type="Embed" ProgID="Excel.Sheet.12" ShapeID="_x0000_i1046" DrawAspect="Icon" ObjectID="_1679387963" r:id="rId222"/>
          </w:object>
        </w:r>
      </w:ins>
    </w:p>
    <w:sectPr w:rsidR="0083170D" w:rsidRPr="00DD2763" w:rsidSect="008D4E24">
      <w:headerReference w:type="default" r:id="rId223"/>
      <w:headerReference w:type="first" r:id="rId224"/>
      <w:footerReference w:type="first" r:id="rId225"/>
      <w:pgSz w:w="11907" w:h="16840" w:code="9"/>
      <w:pgMar w:top="1134" w:right="567" w:bottom="1134" w:left="1134" w:header="73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889E89" w14:textId="77777777" w:rsidR="000448F1" w:rsidRDefault="000448F1" w:rsidP="006C0925">
      <w:r>
        <w:separator/>
      </w:r>
    </w:p>
  </w:endnote>
  <w:endnote w:type="continuationSeparator" w:id="0">
    <w:p w14:paraId="09023AF7" w14:textId="77777777" w:rsidR="000448F1" w:rsidRDefault="000448F1" w:rsidP="006C0925">
      <w:r>
        <w:continuationSeparator/>
      </w:r>
    </w:p>
  </w:endnote>
  <w:endnote w:type="continuationNotice" w:id="1">
    <w:p w14:paraId="58842315" w14:textId="77777777" w:rsidR="000448F1" w:rsidRDefault="000448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Meta Offc Pro">
    <w:altName w:val="Arial"/>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112826567"/>
      <w:docPartObj>
        <w:docPartGallery w:val="Page Numbers (Bottom of Page)"/>
        <w:docPartUnique/>
      </w:docPartObj>
    </w:sdtPr>
    <w:sdtEndPr>
      <w:rPr>
        <w:noProof/>
      </w:rPr>
    </w:sdtEndPr>
    <w:sdtContent>
      <w:p w14:paraId="00624C85" w14:textId="182DDAAE"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72</w:t>
        </w:r>
        <w:r w:rsidRPr="00861D0F">
          <w:rPr>
            <w:rFonts w:ascii="Arial" w:hAnsi="Arial" w:cs="Arial"/>
            <w:noProof/>
            <w:sz w:val="24"/>
            <w:szCs w:val="24"/>
          </w:rPr>
          <w:fldChar w:fldCharType="end"/>
        </w:r>
      </w:p>
    </w:sdtContent>
  </w:sdt>
  <w:p w14:paraId="625BDC4E" w14:textId="77777777" w:rsidR="00B70BFD" w:rsidRDefault="00B70B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1537778"/>
      <w:docPartObj>
        <w:docPartGallery w:val="Page Numbers (Bottom of Page)"/>
        <w:docPartUnique/>
      </w:docPartObj>
    </w:sdtPr>
    <w:sdtEndPr>
      <w:rPr>
        <w:rFonts w:ascii="Arial" w:hAnsi="Arial" w:cs="Arial"/>
        <w:noProof/>
        <w:sz w:val="24"/>
        <w:szCs w:val="24"/>
      </w:rPr>
    </w:sdtEndPr>
    <w:sdtContent>
      <w:p w14:paraId="183149E7" w14:textId="288CD573" w:rsidR="00B70BFD" w:rsidRPr="00AA5109" w:rsidRDefault="000448F1">
        <w:pPr>
          <w:pStyle w:val="a7"/>
          <w:jc w:val="right"/>
          <w:rPr>
            <w:rFonts w:ascii="Arial" w:hAnsi="Arial" w:cs="Arial"/>
            <w:sz w:val="24"/>
            <w:szCs w:val="24"/>
          </w:rPr>
        </w:pPr>
      </w:p>
    </w:sdtContent>
  </w:sdt>
  <w:p w14:paraId="33C39986" w14:textId="77777777" w:rsidR="00B70BFD" w:rsidRDefault="00B70BF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EF251" w14:textId="08EC9F57" w:rsidR="00B70BFD" w:rsidRPr="00AA5109" w:rsidRDefault="00B70BFD">
    <w:pPr>
      <w:pStyle w:val="a7"/>
      <w:jc w:val="right"/>
      <w:rPr>
        <w:rFonts w:ascii="Arial" w:hAnsi="Arial" w:cs="Arial"/>
        <w:sz w:val="24"/>
        <w:szCs w:val="24"/>
      </w:rPr>
    </w:pPr>
  </w:p>
  <w:p w14:paraId="69E304EF" w14:textId="77777777" w:rsidR="00B70BFD" w:rsidRDefault="00B70BF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E49F4" w14:textId="77777777" w:rsidR="00B70BFD" w:rsidRPr="00AA5109" w:rsidRDefault="00B70BFD">
    <w:pPr>
      <w:pStyle w:val="a7"/>
      <w:jc w:val="right"/>
      <w:rPr>
        <w:rFonts w:ascii="Arial" w:hAnsi="Arial" w:cs="Arial"/>
        <w:sz w:val="24"/>
        <w:szCs w:val="24"/>
      </w:rPr>
    </w:pPr>
  </w:p>
  <w:p w14:paraId="05381DCA" w14:textId="77777777" w:rsidR="00B70BFD" w:rsidRDefault="00B70BFD">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C124F" w14:textId="77777777" w:rsidR="00B70BFD" w:rsidRPr="00AA5109" w:rsidRDefault="00B70BFD">
    <w:pPr>
      <w:pStyle w:val="a7"/>
      <w:jc w:val="right"/>
      <w:rPr>
        <w:rFonts w:ascii="Arial" w:hAnsi="Arial" w:cs="Arial"/>
        <w:sz w:val="24"/>
        <w:szCs w:val="24"/>
      </w:rPr>
    </w:pPr>
  </w:p>
  <w:p w14:paraId="5747276E" w14:textId="77777777" w:rsidR="00B70BFD" w:rsidRDefault="00B70BFD">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704609547"/>
      <w:docPartObj>
        <w:docPartGallery w:val="Page Numbers (Bottom of Page)"/>
        <w:docPartUnique/>
      </w:docPartObj>
    </w:sdtPr>
    <w:sdtEndPr>
      <w:rPr>
        <w:noProof/>
      </w:rPr>
    </w:sdtEndPr>
    <w:sdtContent>
      <w:p w14:paraId="3A9C569C" w14:textId="4704B241"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74</w:t>
        </w:r>
        <w:r w:rsidRPr="00861D0F">
          <w:rPr>
            <w:rFonts w:ascii="Arial" w:hAnsi="Arial" w:cs="Arial"/>
            <w:noProof/>
            <w:sz w:val="24"/>
            <w:szCs w:val="24"/>
          </w:rPr>
          <w:fldChar w:fldCharType="end"/>
        </w:r>
      </w:p>
    </w:sdtContent>
  </w:sdt>
  <w:p w14:paraId="1AB362C9" w14:textId="77777777" w:rsidR="00B70BFD" w:rsidRDefault="00B70BFD">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720055054"/>
      <w:docPartObj>
        <w:docPartGallery w:val="Page Numbers (Bottom of Page)"/>
        <w:docPartUnique/>
      </w:docPartObj>
    </w:sdtPr>
    <w:sdtEndPr>
      <w:rPr>
        <w:noProof/>
      </w:rPr>
    </w:sdtEndPr>
    <w:sdtContent>
      <w:p w14:paraId="5A59090E" w14:textId="19B945BA"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80</w:t>
        </w:r>
        <w:r w:rsidRPr="00861D0F">
          <w:rPr>
            <w:rFonts w:ascii="Arial" w:hAnsi="Arial" w:cs="Arial"/>
            <w:noProof/>
            <w:sz w:val="24"/>
            <w:szCs w:val="24"/>
          </w:rPr>
          <w:fldChar w:fldCharType="end"/>
        </w:r>
      </w:p>
    </w:sdtContent>
  </w:sdt>
  <w:p w14:paraId="24BD4F88" w14:textId="77777777" w:rsidR="00B70BFD" w:rsidRDefault="00B70BFD">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472586947"/>
      <w:docPartObj>
        <w:docPartGallery w:val="Page Numbers (Bottom of Page)"/>
        <w:docPartUnique/>
      </w:docPartObj>
    </w:sdtPr>
    <w:sdtEndPr>
      <w:rPr>
        <w:noProof/>
      </w:rPr>
    </w:sdtEndPr>
    <w:sdtContent>
      <w:p w14:paraId="25BC7DE3" w14:textId="206009B8"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83</w:t>
        </w:r>
        <w:r w:rsidRPr="00861D0F">
          <w:rPr>
            <w:rFonts w:ascii="Arial" w:hAnsi="Arial" w:cs="Arial"/>
            <w:noProof/>
            <w:sz w:val="24"/>
            <w:szCs w:val="24"/>
          </w:rPr>
          <w:fldChar w:fldCharType="end"/>
        </w:r>
      </w:p>
    </w:sdtContent>
  </w:sdt>
  <w:p w14:paraId="4B363E63" w14:textId="77777777" w:rsidR="00B70BFD" w:rsidRDefault="00B70BFD">
    <w:pPr>
      <w:pStyle w:val="a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267309043"/>
      <w:docPartObj>
        <w:docPartGallery w:val="Page Numbers (Bottom of Page)"/>
        <w:docPartUnique/>
      </w:docPartObj>
    </w:sdtPr>
    <w:sdtEndPr>
      <w:rPr>
        <w:noProof/>
      </w:rPr>
    </w:sdtEndPr>
    <w:sdtContent>
      <w:p w14:paraId="56EB320E" w14:textId="317C2FE8"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85</w:t>
        </w:r>
        <w:r w:rsidRPr="00861D0F">
          <w:rPr>
            <w:rFonts w:ascii="Arial" w:hAnsi="Arial" w:cs="Arial"/>
            <w:noProof/>
            <w:sz w:val="24"/>
            <w:szCs w:val="24"/>
          </w:rPr>
          <w:fldChar w:fldCharType="end"/>
        </w:r>
      </w:p>
    </w:sdtContent>
  </w:sdt>
  <w:p w14:paraId="17EC3607" w14:textId="77777777" w:rsidR="00B70BFD" w:rsidRDefault="00B70BFD">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340209753"/>
      <w:docPartObj>
        <w:docPartGallery w:val="Page Numbers (Bottom of Page)"/>
        <w:docPartUnique/>
      </w:docPartObj>
    </w:sdtPr>
    <w:sdtEndPr>
      <w:rPr>
        <w:noProof/>
      </w:rPr>
    </w:sdtEndPr>
    <w:sdtContent>
      <w:p w14:paraId="0AB89FD9" w14:textId="0D622F2D"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87</w:t>
        </w:r>
        <w:r w:rsidRPr="00861D0F">
          <w:rPr>
            <w:rFonts w:ascii="Arial" w:hAnsi="Arial" w:cs="Arial"/>
            <w:noProof/>
            <w:sz w:val="24"/>
            <w:szCs w:val="24"/>
          </w:rPr>
          <w:fldChar w:fldCharType="end"/>
        </w:r>
      </w:p>
    </w:sdtContent>
  </w:sdt>
  <w:p w14:paraId="67D8FCBB" w14:textId="77777777" w:rsidR="00B70BFD" w:rsidRDefault="00B70BFD">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315790717"/>
      <w:docPartObj>
        <w:docPartGallery w:val="Page Numbers (Bottom of Page)"/>
        <w:docPartUnique/>
      </w:docPartObj>
    </w:sdtPr>
    <w:sdtEndPr>
      <w:rPr>
        <w:noProof/>
      </w:rPr>
    </w:sdtEndPr>
    <w:sdtContent>
      <w:p w14:paraId="0E7AA552" w14:textId="7A3441A3"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89</w:t>
        </w:r>
        <w:r w:rsidRPr="00861D0F">
          <w:rPr>
            <w:rFonts w:ascii="Arial" w:hAnsi="Arial" w:cs="Arial"/>
            <w:noProof/>
            <w:sz w:val="24"/>
            <w:szCs w:val="24"/>
          </w:rPr>
          <w:fldChar w:fldCharType="end"/>
        </w:r>
      </w:p>
    </w:sdtContent>
  </w:sdt>
  <w:p w14:paraId="1224FD1B" w14:textId="77777777" w:rsidR="00B70BFD" w:rsidRDefault="00B70BFD">
    <w:pPr>
      <w:pStyle w:val="a7"/>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66251137"/>
      <w:docPartObj>
        <w:docPartGallery w:val="Page Numbers (Bottom of Page)"/>
        <w:docPartUnique/>
      </w:docPartObj>
    </w:sdtPr>
    <w:sdtEndPr>
      <w:rPr>
        <w:noProof/>
      </w:rPr>
    </w:sdtEndPr>
    <w:sdtContent>
      <w:p w14:paraId="5413B998" w14:textId="1190541F"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90</w:t>
        </w:r>
        <w:r w:rsidRPr="00861D0F">
          <w:rPr>
            <w:rFonts w:ascii="Arial" w:hAnsi="Arial" w:cs="Arial"/>
            <w:noProof/>
            <w:sz w:val="24"/>
            <w:szCs w:val="24"/>
          </w:rPr>
          <w:fldChar w:fldCharType="end"/>
        </w:r>
      </w:p>
    </w:sdtContent>
  </w:sdt>
  <w:p w14:paraId="13C3EFE9" w14:textId="77777777" w:rsidR="00B70BFD" w:rsidRDefault="00B70BFD">
    <w:pPr>
      <w:pStyle w:val="a7"/>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269849836"/>
      <w:docPartObj>
        <w:docPartGallery w:val="Page Numbers (Bottom of Page)"/>
        <w:docPartUnique/>
      </w:docPartObj>
    </w:sdtPr>
    <w:sdtEndPr>
      <w:rPr>
        <w:noProof/>
      </w:rPr>
    </w:sdtEndPr>
    <w:sdtContent>
      <w:p w14:paraId="66C1B6D5" w14:textId="6E6D257B"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91</w:t>
        </w:r>
        <w:r w:rsidRPr="00861D0F">
          <w:rPr>
            <w:rFonts w:ascii="Arial" w:hAnsi="Arial" w:cs="Arial"/>
            <w:noProof/>
            <w:sz w:val="24"/>
            <w:szCs w:val="24"/>
          </w:rPr>
          <w:fldChar w:fldCharType="end"/>
        </w:r>
      </w:p>
    </w:sdtContent>
  </w:sdt>
  <w:p w14:paraId="308FE5C4" w14:textId="77777777" w:rsidR="00B70BFD" w:rsidRDefault="00B70BFD">
    <w:pPr>
      <w:pStyle w:val="a7"/>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18770D" w14:textId="77777777" w:rsidR="00B70BFD" w:rsidRPr="00AA5109" w:rsidRDefault="00B70BFD">
    <w:pPr>
      <w:pStyle w:val="a7"/>
      <w:jc w:val="right"/>
      <w:rPr>
        <w:rFonts w:ascii="Arial" w:hAnsi="Arial" w:cs="Arial"/>
        <w:sz w:val="24"/>
        <w:szCs w:val="24"/>
      </w:rPr>
    </w:pPr>
  </w:p>
  <w:p w14:paraId="2F9C1CC5" w14:textId="77777777" w:rsidR="00B70BFD" w:rsidRDefault="00B70BFD">
    <w:pPr>
      <w:pStyle w:val="a7"/>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433429409"/>
      <w:docPartObj>
        <w:docPartGallery w:val="Page Numbers (Bottom of Page)"/>
        <w:docPartUnique/>
      </w:docPartObj>
    </w:sdtPr>
    <w:sdtEndPr>
      <w:rPr>
        <w:noProof/>
      </w:rPr>
    </w:sdtEndPr>
    <w:sdtContent>
      <w:p w14:paraId="424C2720" w14:textId="7CE63015"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93</w:t>
        </w:r>
        <w:r w:rsidRPr="00861D0F">
          <w:rPr>
            <w:rFonts w:ascii="Arial" w:hAnsi="Arial" w:cs="Arial"/>
            <w:noProof/>
            <w:sz w:val="24"/>
            <w:szCs w:val="24"/>
          </w:rPr>
          <w:fldChar w:fldCharType="end"/>
        </w:r>
      </w:p>
    </w:sdtContent>
  </w:sdt>
  <w:p w14:paraId="7E85DCC0" w14:textId="77777777" w:rsidR="00B70BFD" w:rsidRDefault="00B70BFD">
    <w:pPr>
      <w:pStyle w:val="a7"/>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153448738"/>
      <w:docPartObj>
        <w:docPartGallery w:val="Page Numbers (Bottom of Page)"/>
        <w:docPartUnique/>
      </w:docPartObj>
    </w:sdtPr>
    <w:sdtEndPr>
      <w:rPr>
        <w:noProof/>
      </w:rPr>
    </w:sdtEndPr>
    <w:sdtContent>
      <w:p w14:paraId="7883697E" w14:textId="4658CD3B"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97</w:t>
        </w:r>
        <w:r w:rsidRPr="00861D0F">
          <w:rPr>
            <w:rFonts w:ascii="Arial" w:hAnsi="Arial" w:cs="Arial"/>
            <w:noProof/>
            <w:sz w:val="24"/>
            <w:szCs w:val="24"/>
          </w:rPr>
          <w:fldChar w:fldCharType="end"/>
        </w:r>
      </w:p>
    </w:sdtContent>
  </w:sdt>
  <w:p w14:paraId="6473088C" w14:textId="77777777" w:rsidR="00B70BFD" w:rsidRDefault="00B70BFD">
    <w:pPr>
      <w:pStyle w:val="a7"/>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996337259"/>
      <w:docPartObj>
        <w:docPartGallery w:val="Page Numbers (Bottom of Page)"/>
        <w:docPartUnique/>
      </w:docPartObj>
    </w:sdtPr>
    <w:sdtEndPr>
      <w:rPr>
        <w:noProof/>
      </w:rPr>
    </w:sdtEndPr>
    <w:sdtContent>
      <w:p w14:paraId="56C95001" w14:textId="6476ABFB"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100</w:t>
        </w:r>
        <w:r w:rsidRPr="00861D0F">
          <w:rPr>
            <w:rFonts w:ascii="Arial" w:hAnsi="Arial" w:cs="Arial"/>
            <w:noProof/>
            <w:sz w:val="24"/>
            <w:szCs w:val="24"/>
          </w:rPr>
          <w:fldChar w:fldCharType="end"/>
        </w:r>
      </w:p>
    </w:sdtContent>
  </w:sdt>
  <w:p w14:paraId="040F2257" w14:textId="77777777" w:rsidR="00B70BFD" w:rsidRDefault="00B70BFD">
    <w:pPr>
      <w:pStyle w:val="a7"/>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3DD0C" w14:textId="77777777" w:rsidR="00B70BFD" w:rsidRPr="00AA5109" w:rsidRDefault="00B70BFD">
    <w:pPr>
      <w:pStyle w:val="a7"/>
      <w:jc w:val="right"/>
      <w:rPr>
        <w:rFonts w:ascii="Arial" w:hAnsi="Arial" w:cs="Arial"/>
        <w:sz w:val="24"/>
        <w:szCs w:val="24"/>
      </w:rPr>
    </w:pPr>
  </w:p>
  <w:p w14:paraId="2753EAB4" w14:textId="77777777" w:rsidR="00B70BFD" w:rsidRDefault="00B70BFD">
    <w:pPr>
      <w:pStyle w:val="a7"/>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790806304"/>
      <w:docPartObj>
        <w:docPartGallery w:val="Page Numbers (Bottom of Page)"/>
        <w:docPartUnique/>
      </w:docPartObj>
    </w:sdtPr>
    <w:sdtEndPr>
      <w:rPr>
        <w:noProof/>
      </w:rPr>
    </w:sdtEndPr>
    <w:sdtContent>
      <w:p w14:paraId="6CF6AA34" w14:textId="3019F556"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104</w:t>
        </w:r>
        <w:r w:rsidRPr="00861D0F">
          <w:rPr>
            <w:rFonts w:ascii="Arial" w:hAnsi="Arial" w:cs="Arial"/>
            <w:noProof/>
            <w:sz w:val="24"/>
            <w:szCs w:val="24"/>
          </w:rPr>
          <w:fldChar w:fldCharType="end"/>
        </w:r>
      </w:p>
    </w:sdtContent>
  </w:sdt>
  <w:p w14:paraId="4DEC7BDC" w14:textId="77777777" w:rsidR="00B70BFD" w:rsidRDefault="00B70BFD">
    <w:pPr>
      <w:pStyle w:val="a7"/>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94AC9" w14:textId="77777777" w:rsidR="00B70BFD" w:rsidRPr="00AA5109" w:rsidRDefault="00B70BFD">
    <w:pPr>
      <w:pStyle w:val="a7"/>
      <w:jc w:val="right"/>
      <w:rPr>
        <w:rFonts w:ascii="Arial" w:hAnsi="Arial" w:cs="Arial"/>
        <w:sz w:val="24"/>
        <w:szCs w:val="24"/>
      </w:rPr>
    </w:pPr>
  </w:p>
  <w:p w14:paraId="74F6AF19" w14:textId="77777777" w:rsidR="00B70BFD" w:rsidRDefault="00B70BFD">
    <w:pPr>
      <w:pStyle w:val="a7"/>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2062058587"/>
      <w:docPartObj>
        <w:docPartGallery w:val="Page Numbers (Bottom of Page)"/>
        <w:docPartUnique/>
      </w:docPartObj>
    </w:sdtPr>
    <w:sdtEndPr>
      <w:rPr>
        <w:noProof/>
      </w:rPr>
    </w:sdtEndPr>
    <w:sdtContent>
      <w:p w14:paraId="00AB4BB4" w14:textId="6B6B4618"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107</w:t>
        </w:r>
        <w:r w:rsidRPr="00861D0F">
          <w:rPr>
            <w:rFonts w:ascii="Arial" w:hAnsi="Arial" w:cs="Arial"/>
            <w:noProof/>
            <w:sz w:val="24"/>
            <w:szCs w:val="24"/>
          </w:rPr>
          <w:fldChar w:fldCharType="end"/>
        </w:r>
      </w:p>
    </w:sdtContent>
  </w:sdt>
  <w:p w14:paraId="4683EAF8" w14:textId="77777777" w:rsidR="00B70BFD" w:rsidRDefault="00B70BFD">
    <w:pPr>
      <w:pStyle w:val="a7"/>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D5F4A" w14:textId="77777777" w:rsidR="00B70BFD" w:rsidRPr="00AA5109" w:rsidRDefault="00B70BFD">
    <w:pPr>
      <w:pStyle w:val="a7"/>
      <w:jc w:val="right"/>
      <w:rPr>
        <w:rFonts w:ascii="Arial" w:hAnsi="Arial" w:cs="Arial"/>
        <w:sz w:val="24"/>
        <w:szCs w:val="24"/>
      </w:rPr>
    </w:pPr>
  </w:p>
  <w:p w14:paraId="197D7C91" w14:textId="77777777" w:rsidR="00B70BFD" w:rsidRDefault="00B70BFD">
    <w:pPr>
      <w:pStyle w:val="a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395740304"/>
      <w:docPartObj>
        <w:docPartGallery w:val="Page Numbers (Bottom of Page)"/>
        <w:docPartUnique/>
      </w:docPartObj>
    </w:sdtPr>
    <w:sdtEndPr>
      <w:rPr>
        <w:noProof/>
      </w:rPr>
    </w:sdtEndPr>
    <w:sdtContent>
      <w:p w14:paraId="62170AA5" w14:textId="249BA49C"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109</w:t>
        </w:r>
        <w:r w:rsidRPr="00861D0F">
          <w:rPr>
            <w:rFonts w:ascii="Arial" w:hAnsi="Arial" w:cs="Arial"/>
            <w:noProof/>
            <w:sz w:val="24"/>
            <w:szCs w:val="24"/>
          </w:rPr>
          <w:fldChar w:fldCharType="end"/>
        </w:r>
      </w:p>
    </w:sdtContent>
  </w:sdt>
  <w:p w14:paraId="290056AD" w14:textId="77777777" w:rsidR="00B70BFD" w:rsidRDefault="00B70BFD">
    <w:pPr>
      <w:pStyle w:val="a7"/>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6252F9" w14:textId="77777777" w:rsidR="00B70BFD" w:rsidRPr="00AA5109" w:rsidRDefault="00B70BFD">
    <w:pPr>
      <w:pStyle w:val="a7"/>
      <w:jc w:val="right"/>
      <w:rPr>
        <w:rFonts w:ascii="Arial" w:hAnsi="Arial" w:cs="Arial"/>
        <w:sz w:val="24"/>
        <w:szCs w:val="24"/>
      </w:rPr>
    </w:pPr>
  </w:p>
  <w:p w14:paraId="3415C5B1" w14:textId="77777777" w:rsidR="00B70BFD" w:rsidRDefault="00B70BFD">
    <w:pPr>
      <w:pStyle w:val="a7"/>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628230821"/>
      <w:docPartObj>
        <w:docPartGallery w:val="Page Numbers (Bottom of Page)"/>
        <w:docPartUnique/>
      </w:docPartObj>
    </w:sdtPr>
    <w:sdtEndPr>
      <w:rPr>
        <w:noProof/>
      </w:rPr>
    </w:sdtEndPr>
    <w:sdtContent>
      <w:p w14:paraId="429E0ED6" w14:textId="273BB04A"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114</w:t>
        </w:r>
        <w:r w:rsidRPr="00861D0F">
          <w:rPr>
            <w:rFonts w:ascii="Arial" w:hAnsi="Arial" w:cs="Arial"/>
            <w:noProof/>
            <w:sz w:val="24"/>
            <w:szCs w:val="24"/>
          </w:rPr>
          <w:fldChar w:fldCharType="end"/>
        </w:r>
      </w:p>
    </w:sdtContent>
  </w:sdt>
  <w:p w14:paraId="44AC0F4B" w14:textId="77777777" w:rsidR="00B70BFD" w:rsidRDefault="00B70BFD">
    <w:pPr>
      <w:pStyle w:val="a7"/>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03CF6" w14:textId="77777777" w:rsidR="00B70BFD" w:rsidRPr="00AA5109" w:rsidRDefault="00B70BFD">
    <w:pPr>
      <w:pStyle w:val="a7"/>
      <w:jc w:val="right"/>
      <w:rPr>
        <w:rFonts w:ascii="Arial" w:hAnsi="Arial" w:cs="Arial"/>
        <w:sz w:val="24"/>
        <w:szCs w:val="24"/>
      </w:rPr>
    </w:pPr>
  </w:p>
  <w:p w14:paraId="7F3FB2C8" w14:textId="77777777" w:rsidR="00B70BFD" w:rsidRDefault="00B70BFD">
    <w:pPr>
      <w:pStyle w:val="a7"/>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FECF58" w14:textId="77777777" w:rsidR="00B70BFD" w:rsidRPr="00AA5109" w:rsidRDefault="00B70BFD">
    <w:pPr>
      <w:pStyle w:val="a7"/>
      <w:jc w:val="right"/>
      <w:rPr>
        <w:rFonts w:ascii="Arial" w:hAnsi="Arial" w:cs="Arial"/>
        <w:sz w:val="24"/>
        <w:szCs w:val="24"/>
      </w:rPr>
    </w:pPr>
  </w:p>
  <w:p w14:paraId="7D655096" w14:textId="77777777" w:rsidR="00B70BFD" w:rsidRDefault="00B70BFD">
    <w:pPr>
      <w:pStyle w:val="a7"/>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747102899"/>
      <w:docPartObj>
        <w:docPartGallery w:val="Page Numbers (Bottom of Page)"/>
        <w:docPartUnique/>
      </w:docPartObj>
    </w:sdtPr>
    <w:sdtEndPr>
      <w:rPr>
        <w:noProof/>
      </w:rPr>
    </w:sdtEndPr>
    <w:sdtContent>
      <w:p w14:paraId="370CB3C0" w14:textId="68E27C2B"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117</w:t>
        </w:r>
        <w:r w:rsidRPr="00861D0F">
          <w:rPr>
            <w:rFonts w:ascii="Arial" w:hAnsi="Arial" w:cs="Arial"/>
            <w:noProof/>
            <w:sz w:val="24"/>
            <w:szCs w:val="24"/>
          </w:rPr>
          <w:fldChar w:fldCharType="end"/>
        </w:r>
      </w:p>
    </w:sdtContent>
  </w:sdt>
  <w:p w14:paraId="7D58A5B0" w14:textId="77777777" w:rsidR="00B70BFD" w:rsidRDefault="00B70BFD">
    <w:pPr>
      <w:pStyle w:val="a7"/>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96749528"/>
      <w:docPartObj>
        <w:docPartGallery w:val="Page Numbers (Bottom of Page)"/>
        <w:docPartUnique/>
      </w:docPartObj>
    </w:sdtPr>
    <w:sdtEndPr>
      <w:rPr>
        <w:noProof/>
      </w:rPr>
    </w:sdtEndPr>
    <w:sdtContent>
      <w:p w14:paraId="1DA12715" w14:textId="063B691D"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120</w:t>
        </w:r>
        <w:r w:rsidRPr="00861D0F">
          <w:rPr>
            <w:rFonts w:ascii="Arial" w:hAnsi="Arial" w:cs="Arial"/>
            <w:noProof/>
            <w:sz w:val="24"/>
            <w:szCs w:val="24"/>
          </w:rPr>
          <w:fldChar w:fldCharType="end"/>
        </w:r>
      </w:p>
    </w:sdtContent>
  </w:sdt>
  <w:p w14:paraId="4A6503CE" w14:textId="77777777" w:rsidR="00B70BFD" w:rsidRDefault="00B70BFD">
    <w:pPr>
      <w:pStyle w:val="a7"/>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594522367"/>
      <w:docPartObj>
        <w:docPartGallery w:val="Page Numbers (Bottom of Page)"/>
        <w:docPartUnique/>
      </w:docPartObj>
    </w:sdtPr>
    <w:sdtEndPr>
      <w:rPr>
        <w:noProof/>
      </w:rPr>
    </w:sdtEndPr>
    <w:sdtContent>
      <w:p w14:paraId="40D9CDF6" w14:textId="5E8199A2"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123</w:t>
        </w:r>
        <w:r w:rsidRPr="00861D0F">
          <w:rPr>
            <w:rFonts w:ascii="Arial" w:hAnsi="Arial" w:cs="Arial"/>
            <w:noProof/>
            <w:sz w:val="24"/>
            <w:szCs w:val="24"/>
          </w:rPr>
          <w:fldChar w:fldCharType="end"/>
        </w:r>
      </w:p>
    </w:sdtContent>
  </w:sdt>
  <w:p w14:paraId="7EBF2749" w14:textId="77777777" w:rsidR="00B70BFD" w:rsidRDefault="00B70BFD">
    <w:pPr>
      <w:pStyle w:val="a7"/>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2137319759"/>
      <w:docPartObj>
        <w:docPartGallery w:val="Page Numbers (Bottom of Page)"/>
        <w:docPartUnique/>
      </w:docPartObj>
    </w:sdtPr>
    <w:sdtEndPr>
      <w:rPr>
        <w:noProof/>
      </w:rPr>
    </w:sdtEndPr>
    <w:sdtContent>
      <w:p w14:paraId="5F8C215B" w14:textId="0221C66C"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127</w:t>
        </w:r>
        <w:r w:rsidRPr="00861D0F">
          <w:rPr>
            <w:rFonts w:ascii="Arial" w:hAnsi="Arial" w:cs="Arial"/>
            <w:noProof/>
            <w:sz w:val="24"/>
            <w:szCs w:val="24"/>
          </w:rPr>
          <w:fldChar w:fldCharType="end"/>
        </w:r>
      </w:p>
    </w:sdtContent>
  </w:sdt>
  <w:p w14:paraId="1DE88D88" w14:textId="77777777" w:rsidR="00B70BFD" w:rsidRDefault="00B70BFD">
    <w:pPr>
      <w:pStyle w:val="a7"/>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510248334"/>
      <w:docPartObj>
        <w:docPartGallery w:val="Page Numbers (Bottom of Page)"/>
        <w:docPartUnique/>
      </w:docPartObj>
    </w:sdtPr>
    <w:sdtEndPr>
      <w:rPr>
        <w:noProof/>
      </w:rPr>
    </w:sdtEndPr>
    <w:sdtContent>
      <w:p w14:paraId="4C87D898" w14:textId="01EDF0EA"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130</w:t>
        </w:r>
        <w:r w:rsidRPr="00861D0F">
          <w:rPr>
            <w:rFonts w:ascii="Arial" w:hAnsi="Arial" w:cs="Arial"/>
            <w:noProof/>
            <w:sz w:val="24"/>
            <w:szCs w:val="24"/>
          </w:rPr>
          <w:fldChar w:fldCharType="end"/>
        </w:r>
      </w:p>
    </w:sdtContent>
  </w:sdt>
  <w:p w14:paraId="128D2F51" w14:textId="77777777" w:rsidR="00B70BFD" w:rsidRDefault="00B70BFD">
    <w:pPr>
      <w:pStyle w:val="a7"/>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7ACD3" w14:textId="77777777" w:rsidR="00B70BFD" w:rsidRPr="00AA5109" w:rsidRDefault="00B70BFD">
    <w:pPr>
      <w:pStyle w:val="a7"/>
      <w:jc w:val="right"/>
      <w:rPr>
        <w:rFonts w:ascii="Arial" w:hAnsi="Arial" w:cs="Arial"/>
        <w:sz w:val="24"/>
        <w:szCs w:val="24"/>
      </w:rPr>
    </w:pPr>
  </w:p>
  <w:p w14:paraId="5D8DDBFD" w14:textId="77777777" w:rsidR="00B70BFD" w:rsidRDefault="00B70BFD">
    <w:pPr>
      <w:pStyle w:val="a7"/>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959148356"/>
      <w:docPartObj>
        <w:docPartGallery w:val="Page Numbers (Bottom of Page)"/>
        <w:docPartUnique/>
      </w:docPartObj>
    </w:sdtPr>
    <w:sdtEndPr>
      <w:rPr>
        <w:noProof/>
      </w:rPr>
    </w:sdtEndPr>
    <w:sdtContent>
      <w:p w14:paraId="7D005DD4" w14:textId="2BBDB916"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131</w:t>
        </w:r>
        <w:r w:rsidRPr="00861D0F">
          <w:rPr>
            <w:rFonts w:ascii="Arial" w:hAnsi="Arial" w:cs="Arial"/>
            <w:noProof/>
            <w:sz w:val="24"/>
            <w:szCs w:val="24"/>
          </w:rPr>
          <w:fldChar w:fldCharType="end"/>
        </w:r>
      </w:p>
    </w:sdtContent>
  </w:sdt>
  <w:p w14:paraId="121C91AB" w14:textId="77777777" w:rsidR="00B70BFD" w:rsidRDefault="00B70BFD">
    <w:pPr>
      <w:pStyle w:val="a7"/>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44552459"/>
      <w:docPartObj>
        <w:docPartGallery w:val="Page Numbers (Bottom of Page)"/>
        <w:docPartUnique/>
      </w:docPartObj>
    </w:sdtPr>
    <w:sdtEndPr>
      <w:rPr>
        <w:noProof/>
      </w:rPr>
    </w:sdtEndPr>
    <w:sdtContent>
      <w:p w14:paraId="5681A4AB" w14:textId="3C0F5164"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132</w:t>
        </w:r>
        <w:r w:rsidRPr="00861D0F">
          <w:rPr>
            <w:rFonts w:ascii="Arial" w:hAnsi="Arial" w:cs="Arial"/>
            <w:noProof/>
            <w:sz w:val="24"/>
            <w:szCs w:val="24"/>
          </w:rPr>
          <w:fldChar w:fldCharType="end"/>
        </w:r>
      </w:p>
    </w:sdtContent>
  </w:sdt>
  <w:p w14:paraId="46970EDC" w14:textId="77777777" w:rsidR="00B70BFD" w:rsidRDefault="00B70BFD">
    <w:pPr>
      <w:pStyle w:val="a7"/>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A780E9" w14:textId="77777777" w:rsidR="00B70BFD" w:rsidRPr="00AA5109" w:rsidRDefault="00B70BFD">
    <w:pPr>
      <w:pStyle w:val="a7"/>
      <w:jc w:val="right"/>
      <w:rPr>
        <w:rFonts w:ascii="Arial" w:hAnsi="Arial" w:cs="Arial"/>
        <w:sz w:val="24"/>
        <w:szCs w:val="24"/>
      </w:rPr>
    </w:pPr>
  </w:p>
  <w:p w14:paraId="61093100" w14:textId="77777777" w:rsidR="00B70BFD" w:rsidRDefault="00B70BFD">
    <w:pPr>
      <w:pStyle w:val="a7"/>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465630035"/>
      <w:docPartObj>
        <w:docPartGallery w:val="Page Numbers (Bottom of Page)"/>
        <w:docPartUnique/>
      </w:docPartObj>
    </w:sdtPr>
    <w:sdtEndPr>
      <w:rPr>
        <w:noProof/>
      </w:rPr>
    </w:sdtEndPr>
    <w:sdtContent>
      <w:p w14:paraId="0D9E2F4F" w14:textId="79D39354"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133</w:t>
        </w:r>
        <w:r w:rsidRPr="00861D0F">
          <w:rPr>
            <w:rFonts w:ascii="Arial" w:hAnsi="Arial" w:cs="Arial"/>
            <w:noProof/>
            <w:sz w:val="24"/>
            <w:szCs w:val="24"/>
          </w:rPr>
          <w:fldChar w:fldCharType="end"/>
        </w:r>
      </w:p>
    </w:sdtContent>
  </w:sdt>
  <w:p w14:paraId="0889B2E8" w14:textId="77777777" w:rsidR="00B70BFD" w:rsidRDefault="00B70BFD">
    <w:pPr>
      <w:pStyle w:val="a7"/>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086648595"/>
      <w:docPartObj>
        <w:docPartGallery w:val="Page Numbers (Bottom of Page)"/>
        <w:docPartUnique/>
      </w:docPartObj>
    </w:sdtPr>
    <w:sdtEndPr>
      <w:rPr>
        <w:noProof/>
      </w:rPr>
    </w:sdtEndPr>
    <w:sdtContent>
      <w:p w14:paraId="6C36F409" w14:textId="0E632616"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137</w:t>
        </w:r>
        <w:r w:rsidRPr="00861D0F">
          <w:rPr>
            <w:rFonts w:ascii="Arial" w:hAnsi="Arial" w:cs="Arial"/>
            <w:noProof/>
            <w:sz w:val="24"/>
            <w:szCs w:val="24"/>
          </w:rPr>
          <w:fldChar w:fldCharType="end"/>
        </w:r>
      </w:p>
    </w:sdtContent>
  </w:sdt>
  <w:p w14:paraId="133CDB9B" w14:textId="77777777" w:rsidR="00B70BFD" w:rsidRDefault="00B70BFD">
    <w:pPr>
      <w:pStyle w:val="a7"/>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DCDBC1" w14:textId="77777777" w:rsidR="00B70BFD" w:rsidRPr="00AA5109" w:rsidRDefault="00B70BFD">
    <w:pPr>
      <w:pStyle w:val="a7"/>
      <w:jc w:val="right"/>
      <w:rPr>
        <w:rFonts w:ascii="Arial" w:hAnsi="Arial" w:cs="Arial"/>
        <w:sz w:val="24"/>
        <w:szCs w:val="24"/>
      </w:rPr>
    </w:pPr>
  </w:p>
  <w:p w14:paraId="28E7765F" w14:textId="77777777" w:rsidR="00B70BFD" w:rsidRDefault="00B70BFD">
    <w:pPr>
      <w:pStyle w:val="a7"/>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F4E925" w14:textId="77777777" w:rsidR="00B70BFD" w:rsidRPr="00AA5109" w:rsidRDefault="00B70BFD">
    <w:pPr>
      <w:pStyle w:val="a7"/>
      <w:jc w:val="right"/>
      <w:rPr>
        <w:rFonts w:ascii="Arial" w:hAnsi="Arial" w:cs="Arial"/>
        <w:sz w:val="24"/>
        <w:szCs w:val="24"/>
      </w:rPr>
    </w:pPr>
  </w:p>
  <w:p w14:paraId="3AA121E2" w14:textId="77777777" w:rsidR="00B70BFD" w:rsidRDefault="00B70BFD">
    <w:pPr>
      <w:pStyle w:val="a7"/>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74200147"/>
      <w:docPartObj>
        <w:docPartGallery w:val="Page Numbers (Bottom of Page)"/>
        <w:docPartUnique/>
      </w:docPartObj>
    </w:sdtPr>
    <w:sdtEndPr>
      <w:rPr>
        <w:noProof/>
      </w:rPr>
    </w:sdtEndPr>
    <w:sdtContent>
      <w:p w14:paraId="2752369F" w14:textId="03478DCB"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139</w:t>
        </w:r>
        <w:r w:rsidRPr="00861D0F">
          <w:rPr>
            <w:rFonts w:ascii="Arial" w:hAnsi="Arial" w:cs="Arial"/>
            <w:noProof/>
            <w:sz w:val="24"/>
            <w:szCs w:val="24"/>
          </w:rPr>
          <w:fldChar w:fldCharType="end"/>
        </w:r>
      </w:p>
    </w:sdtContent>
  </w:sdt>
  <w:p w14:paraId="18063892" w14:textId="77777777" w:rsidR="00B70BFD" w:rsidRDefault="00B70BFD">
    <w:pPr>
      <w:pStyle w:val="a7"/>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EC129F" w14:textId="77777777" w:rsidR="00B70BFD" w:rsidRPr="00AA5109" w:rsidRDefault="00B70BFD">
    <w:pPr>
      <w:pStyle w:val="a7"/>
      <w:jc w:val="right"/>
      <w:rPr>
        <w:rFonts w:ascii="Arial" w:hAnsi="Arial" w:cs="Arial"/>
        <w:sz w:val="24"/>
        <w:szCs w:val="24"/>
      </w:rPr>
    </w:pPr>
  </w:p>
  <w:p w14:paraId="06930A20" w14:textId="77777777" w:rsidR="00B70BFD" w:rsidRDefault="00B70BFD">
    <w:pPr>
      <w:pStyle w:val="a7"/>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843280174"/>
      <w:docPartObj>
        <w:docPartGallery w:val="Page Numbers (Bottom of Page)"/>
        <w:docPartUnique/>
      </w:docPartObj>
    </w:sdtPr>
    <w:sdtEndPr>
      <w:rPr>
        <w:noProof/>
      </w:rPr>
    </w:sdtEndPr>
    <w:sdtContent>
      <w:p w14:paraId="7A89E7F3" w14:textId="702EEB97"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140</w:t>
        </w:r>
        <w:r w:rsidRPr="00861D0F">
          <w:rPr>
            <w:rFonts w:ascii="Arial" w:hAnsi="Arial" w:cs="Arial"/>
            <w:noProof/>
            <w:sz w:val="24"/>
            <w:szCs w:val="24"/>
          </w:rPr>
          <w:fldChar w:fldCharType="end"/>
        </w:r>
      </w:p>
    </w:sdtContent>
  </w:sdt>
  <w:p w14:paraId="17944705" w14:textId="77777777" w:rsidR="00B70BFD" w:rsidRDefault="00B70BFD">
    <w:pPr>
      <w:pStyle w:val="a7"/>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1739620624"/>
      <w:docPartObj>
        <w:docPartGallery w:val="Page Numbers (Bottom of Page)"/>
        <w:docPartUnique/>
      </w:docPartObj>
    </w:sdtPr>
    <w:sdtEndPr>
      <w:rPr>
        <w:noProof/>
      </w:rPr>
    </w:sdtEndPr>
    <w:sdtContent>
      <w:p w14:paraId="084CB59D" w14:textId="65BF8B52"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142</w:t>
        </w:r>
        <w:r w:rsidRPr="00861D0F">
          <w:rPr>
            <w:rFonts w:ascii="Arial" w:hAnsi="Arial" w:cs="Arial"/>
            <w:noProof/>
            <w:sz w:val="24"/>
            <w:szCs w:val="24"/>
          </w:rPr>
          <w:fldChar w:fldCharType="end"/>
        </w:r>
      </w:p>
    </w:sdtContent>
  </w:sdt>
  <w:p w14:paraId="01E00E19" w14:textId="77777777" w:rsidR="00B70BFD" w:rsidRDefault="00B70BFD">
    <w:pPr>
      <w:pStyle w:val="a7"/>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654683032"/>
      <w:docPartObj>
        <w:docPartGallery w:val="Page Numbers (Bottom of Page)"/>
        <w:docPartUnique/>
      </w:docPartObj>
    </w:sdtPr>
    <w:sdtEndPr>
      <w:rPr>
        <w:noProof/>
      </w:rPr>
    </w:sdtEndPr>
    <w:sdtContent>
      <w:p w14:paraId="3F091996" w14:textId="7ED27A0C"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145</w:t>
        </w:r>
        <w:r w:rsidRPr="00861D0F">
          <w:rPr>
            <w:rFonts w:ascii="Arial" w:hAnsi="Arial" w:cs="Arial"/>
            <w:noProof/>
            <w:sz w:val="24"/>
            <w:szCs w:val="24"/>
          </w:rPr>
          <w:fldChar w:fldCharType="end"/>
        </w:r>
      </w:p>
    </w:sdtContent>
  </w:sdt>
  <w:p w14:paraId="5B275B2B" w14:textId="77777777" w:rsidR="00B70BFD" w:rsidRDefault="00B70BFD">
    <w:pPr>
      <w:pStyle w:val="a7"/>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F060D" w14:textId="77777777" w:rsidR="00B70BFD" w:rsidRPr="00AA5109" w:rsidRDefault="00B70BFD">
    <w:pPr>
      <w:pStyle w:val="a7"/>
      <w:jc w:val="right"/>
      <w:rPr>
        <w:rFonts w:ascii="Arial" w:hAnsi="Arial" w:cs="Arial"/>
        <w:sz w:val="24"/>
        <w:szCs w:val="24"/>
      </w:rPr>
    </w:pPr>
  </w:p>
  <w:p w14:paraId="3CA80EDE" w14:textId="77777777" w:rsidR="00B70BFD" w:rsidRDefault="00B70BFD">
    <w:pPr>
      <w:pStyle w:val="a7"/>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885726419"/>
      <w:docPartObj>
        <w:docPartGallery w:val="Page Numbers (Bottom of Page)"/>
        <w:docPartUnique/>
      </w:docPartObj>
    </w:sdtPr>
    <w:sdtEndPr>
      <w:rPr>
        <w:noProof/>
      </w:rPr>
    </w:sdtEndPr>
    <w:sdtContent>
      <w:p w14:paraId="4AB5E61A" w14:textId="5E5C0EB0"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146</w:t>
        </w:r>
        <w:r w:rsidRPr="00861D0F">
          <w:rPr>
            <w:rFonts w:ascii="Arial" w:hAnsi="Arial" w:cs="Arial"/>
            <w:noProof/>
            <w:sz w:val="24"/>
            <w:szCs w:val="24"/>
          </w:rPr>
          <w:fldChar w:fldCharType="end"/>
        </w:r>
      </w:p>
    </w:sdtContent>
  </w:sdt>
  <w:p w14:paraId="3F4940B2" w14:textId="77777777" w:rsidR="00B70BFD" w:rsidRDefault="00B70BFD">
    <w:pPr>
      <w:pStyle w:val="a7"/>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4"/>
        <w:szCs w:val="24"/>
      </w:rPr>
      <w:id w:val="-564801009"/>
      <w:docPartObj>
        <w:docPartGallery w:val="Page Numbers (Bottom of Page)"/>
        <w:docPartUnique/>
      </w:docPartObj>
    </w:sdtPr>
    <w:sdtEndPr>
      <w:rPr>
        <w:noProof/>
      </w:rPr>
    </w:sdtEndPr>
    <w:sdtContent>
      <w:p w14:paraId="000A6A1D" w14:textId="45FDE1DA" w:rsidR="00B70BFD" w:rsidRPr="00861D0F" w:rsidRDefault="00B70BFD">
        <w:pPr>
          <w:pStyle w:val="a7"/>
          <w:jc w:val="right"/>
          <w:rPr>
            <w:rFonts w:ascii="Arial" w:hAnsi="Arial" w:cs="Arial"/>
            <w:sz w:val="24"/>
            <w:szCs w:val="24"/>
          </w:rPr>
        </w:pPr>
        <w:r w:rsidRPr="00861D0F">
          <w:rPr>
            <w:rFonts w:ascii="Arial" w:hAnsi="Arial" w:cs="Arial"/>
            <w:sz w:val="24"/>
            <w:szCs w:val="24"/>
          </w:rPr>
          <w:fldChar w:fldCharType="begin"/>
        </w:r>
        <w:r w:rsidRPr="00861D0F">
          <w:rPr>
            <w:rFonts w:ascii="Arial" w:hAnsi="Arial" w:cs="Arial"/>
            <w:sz w:val="24"/>
            <w:szCs w:val="24"/>
          </w:rPr>
          <w:instrText xml:space="preserve"> PAGE   \* MERGEFORMAT </w:instrText>
        </w:r>
        <w:r w:rsidRPr="00861D0F">
          <w:rPr>
            <w:rFonts w:ascii="Arial" w:hAnsi="Arial" w:cs="Arial"/>
            <w:sz w:val="24"/>
            <w:szCs w:val="24"/>
          </w:rPr>
          <w:fldChar w:fldCharType="separate"/>
        </w:r>
        <w:r>
          <w:rPr>
            <w:rFonts w:ascii="Arial" w:hAnsi="Arial" w:cs="Arial"/>
            <w:noProof/>
            <w:sz w:val="24"/>
            <w:szCs w:val="24"/>
          </w:rPr>
          <w:t>174</w:t>
        </w:r>
        <w:r w:rsidRPr="00861D0F">
          <w:rPr>
            <w:rFonts w:ascii="Arial" w:hAnsi="Arial" w:cs="Arial"/>
            <w:noProof/>
            <w:sz w:val="24"/>
            <w:szCs w:val="24"/>
          </w:rPr>
          <w:fldChar w:fldCharType="end"/>
        </w:r>
      </w:p>
    </w:sdtContent>
  </w:sdt>
  <w:p w14:paraId="2A958A0B" w14:textId="77777777" w:rsidR="00B70BFD" w:rsidRDefault="00B70BFD">
    <w:pPr>
      <w:pStyle w:val="a7"/>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047907" w14:textId="77777777" w:rsidR="00B70BFD" w:rsidRPr="00AA5109" w:rsidRDefault="00B70BFD">
    <w:pPr>
      <w:pStyle w:val="a7"/>
      <w:jc w:val="right"/>
      <w:rPr>
        <w:rFonts w:ascii="Arial" w:hAnsi="Arial" w:cs="Arial"/>
        <w:sz w:val="24"/>
        <w:szCs w:val="24"/>
      </w:rPr>
    </w:pPr>
  </w:p>
  <w:p w14:paraId="48A3F070" w14:textId="77777777" w:rsidR="00B70BFD" w:rsidRDefault="00B70BFD">
    <w:pPr>
      <w:pStyle w:val="a7"/>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02AC09" w14:textId="77777777" w:rsidR="00B70BFD" w:rsidRPr="00AA5109" w:rsidRDefault="00B70BFD">
    <w:pPr>
      <w:pStyle w:val="a7"/>
      <w:jc w:val="right"/>
      <w:rPr>
        <w:rFonts w:ascii="Arial" w:hAnsi="Arial" w:cs="Arial"/>
        <w:sz w:val="24"/>
        <w:szCs w:val="24"/>
      </w:rPr>
    </w:pPr>
  </w:p>
  <w:p w14:paraId="128EAE24" w14:textId="77777777" w:rsidR="00B70BFD" w:rsidRDefault="00B70B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44B58F" w14:textId="77777777" w:rsidR="000448F1" w:rsidRDefault="000448F1" w:rsidP="006C0925">
      <w:r>
        <w:separator/>
      </w:r>
    </w:p>
  </w:footnote>
  <w:footnote w:type="continuationSeparator" w:id="0">
    <w:p w14:paraId="6C3615B3" w14:textId="77777777" w:rsidR="000448F1" w:rsidRDefault="000448F1" w:rsidP="006C0925">
      <w:r>
        <w:continuationSeparator/>
      </w:r>
    </w:p>
  </w:footnote>
  <w:footnote w:type="continuationNotice" w:id="1">
    <w:p w14:paraId="709D4FC4" w14:textId="77777777" w:rsidR="000448F1" w:rsidRDefault="000448F1"/>
  </w:footnote>
  <w:footnote w:id="2">
    <w:p w14:paraId="47E43B5E" w14:textId="77777777" w:rsidR="00B70BFD" w:rsidRPr="009A33DA" w:rsidRDefault="00B70BFD" w:rsidP="00D153F5">
      <w:pPr>
        <w:pStyle w:val="af3"/>
        <w:rPr>
          <w:rFonts w:ascii="Arial" w:hAnsi="Arial" w:cs="Arial"/>
        </w:rPr>
      </w:pPr>
      <w:r w:rsidRPr="009A33DA">
        <w:rPr>
          <w:rStyle w:val="af6"/>
          <w:rFonts w:cs="Arial"/>
        </w:rPr>
        <w:footnoteRef/>
      </w:r>
      <w:r w:rsidRPr="009A33DA">
        <w:rPr>
          <w:rFonts w:ascii="Arial" w:hAnsi="Arial" w:cs="Arial"/>
        </w:rPr>
        <w:t xml:space="preserve"> </w:t>
      </w:r>
      <w:r w:rsidRPr="009A33DA">
        <w:rPr>
          <w:rFonts w:ascii="Arial" w:hAnsi="Arial" w:cs="Arial"/>
          <w:b/>
        </w:rPr>
        <w:t>Чрезвычайная ситуация</w:t>
      </w:r>
      <w:r w:rsidRPr="009A33DA">
        <w:rPr>
          <w:rFonts w:ascii="Arial" w:hAnsi="Arial" w:cs="Arial"/>
        </w:rPr>
        <w:t xml:space="preserve"> — это обстановка на определенной территории или акватории, сложившаяся в результате аварии, катастрофы, стихийного или иного бедствия, которая может повлечь или повлекла за собой человеческие жертвы, ущерб здоровью людей или окружающей среде, значительные материальные потери.</w:t>
      </w:r>
    </w:p>
  </w:footnote>
  <w:footnote w:id="3">
    <w:p w14:paraId="19C65BC5" w14:textId="77777777" w:rsidR="00B70BFD" w:rsidRPr="009A33DA" w:rsidRDefault="00B70BFD" w:rsidP="00D153F5">
      <w:pPr>
        <w:pStyle w:val="af3"/>
        <w:rPr>
          <w:rFonts w:ascii="Arial" w:hAnsi="Arial" w:cs="Arial"/>
        </w:rPr>
      </w:pPr>
      <w:r w:rsidRPr="009A33DA">
        <w:rPr>
          <w:rStyle w:val="af6"/>
          <w:rFonts w:cs="Arial"/>
        </w:rPr>
        <w:footnoteRef/>
      </w:r>
      <w:r w:rsidRPr="009A33DA">
        <w:rPr>
          <w:rFonts w:ascii="Arial" w:hAnsi="Arial" w:cs="Arial"/>
        </w:rPr>
        <w:t xml:space="preserve"> </w:t>
      </w:r>
      <w:r w:rsidRPr="009A33DA">
        <w:rPr>
          <w:rFonts w:ascii="Arial" w:hAnsi="Arial" w:cs="Arial"/>
          <w:b/>
        </w:rPr>
        <w:t>Предельное состояние зданий и сооружений</w:t>
      </w:r>
      <w:r w:rsidRPr="009A33DA">
        <w:rPr>
          <w:rFonts w:ascii="Arial" w:hAnsi="Arial" w:cs="Arial"/>
        </w:rPr>
        <w:t xml:space="preserve"> — состояние строительных конструкций зданий или сооружений, за пределами которого дальнейшая эксплуатация зданий или сооружений опасна, или недопустима.</w:t>
      </w:r>
    </w:p>
  </w:footnote>
  <w:footnote w:id="4">
    <w:p w14:paraId="69BB4724" w14:textId="77777777" w:rsidR="00B70BFD" w:rsidRPr="009A33DA" w:rsidRDefault="00B70BFD" w:rsidP="00D153F5">
      <w:pPr>
        <w:pStyle w:val="af3"/>
        <w:rPr>
          <w:rFonts w:ascii="Arial" w:hAnsi="Arial" w:cs="Arial"/>
        </w:rPr>
      </w:pPr>
      <w:r w:rsidRPr="009A33DA">
        <w:rPr>
          <w:rStyle w:val="af6"/>
          <w:rFonts w:cs="Arial"/>
        </w:rPr>
        <w:footnoteRef/>
      </w:r>
      <w:r w:rsidRPr="009A33DA">
        <w:rPr>
          <w:rFonts w:ascii="Arial" w:hAnsi="Arial" w:cs="Arial"/>
        </w:rPr>
        <w:t xml:space="preserve"> </w:t>
      </w:r>
      <w:r w:rsidRPr="009A33DA">
        <w:rPr>
          <w:rFonts w:ascii="Arial" w:hAnsi="Arial" w:cs="Arial"/>
          <w:b/>
        </w:rPr>
        <w:t>Опасные производственные факторы</w:t>
      </w:r>
      <w:r w:rsidRPr="009A33DA">
        <w:rPr>
          <w:rFonts w:ascii="Arial" w:hAnsi="Arial" w:cs="Arial"/>
        </w:rPr>
        <w:t xml:space="preserve"> - это факторы, воздействие которых на работающего в определенных условиях приводит к травме или другому внезапному резкому ухудшению здоровья.</w:t>
      </w:r>
    </w:p>
  </w:footnote>
  <w:footnote w:id="5">
    <w:p w14:paraId="50A52138" w14:textId="77777777" w:rsidR="00B70BFD" w:rsidRPr="009A33DA" w:rsidRDefault="00B70BFD" w:rsidP="00D153F5">
      <w:pPr>
        <w:pStyle w:val="af3"/>
        <w:rPr>
          <w:rFonts w:ascii="Arial" w:hAnsi="Arial" w:cs="Arial"/>
        </w:rPr>
      </w:pPr>
      <w:r w:rsidRPr="009A33DA">
        <w:rPr>
          <w:rStyle w:val="af6"/>
          <w:rFonts w:cs="Arial"/>
        </w:rPr>
        <w:footnoteRef/>
      </w:r>
      <w:r w:rsidRPr="009A33DA">
        <w:rPr>
          <w:rFonts w:ascii="Arial" w:hAnsi="Arial" w:cs="Arial"/>
        </w:rPr>
        <w:t xml:space="preserve"> </w:t>
      </w:r>
      <w:r w:rsidRPr="009A33DA">
        <w:rPr>
          <w:rFonts w:ascii="Arial" w:hAnsi="Arial" w:cs="Arial"/>
          <w:b/>
        </w:rPr>
        <w:t>Вредные производственные факторы</w:t>
      </w:r>
      <w:r w:rsidRPr="009A33DA">
        <w:rPr>
          <w:rFonts w:ascii="Arial" w:hAnsi="Arial" w:cs="Arial"/>
        </w:rPr>
        <w:t xml:space="preserve"> - это факторы, воздействие которых на работающего в определенных условиях приводит к заболеванию или снижению работоспособности.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6"/>
      <w:gridCol w:w="6602"/>
    </w:tblGrid>
    <w:tr w:rsidR="00B70BFD" w14:paraId="6A2E5B53" w14:textId="77777777" w:rsidTr="00F857F7">
      <w:trPr>
        <w:cantSplit/>
        <w:trHeight w:val="465"/>
      </w:trPr>
      <w:tc>
        <w:tcPr>
          <w:tcW w:w="3606" w:type="dxa"/>
          <w:vMerge w:val="restart"/>
          <w:tcBorders>
            <w:top w:val="nil"/>
            <w:left w:val="nil"/>
            <w:bottom w:val="nil"/>
            <w:right w:val="nil"/>
          </w:tcBorders>
          <w:vAlign w:val="center"/>
        </w:tcPr>
        <w:p w14:paraId="2AAA1995" w14:textId="77777777" w:rsidR="00B70BFD" w:rsidRDefault="00B70BFD" w:rsidP="007200B1">
          <w:pPr>
            <w:pStyle w:val="a5"/>
            <w:ind w:left="-241" w:hanging="1"/>
            <w:jc w:val="left"/>
            <w:rPr>
              <w:b/>
              <w:bCs/>
            </w:rPr>
          </w:pPr>
          <w:r>
            <w:rPr>
              <w:b/>
              <w:bCs/>
              <w:noProof/>
              <w:lang w:eastAsia="ru-RU"/>
            </w:rPr>
            <w:drawing>
              <wp:inline distT="0" distB="0" distL="0" distR="0" wp14:anchorId="0CBE9DC4" wp14:editId="07B72F64">
                <wp:extent cx="2240329" cy="504000"/>
                <wp:effectExtent l="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02" w:type="dxa"/>
          <w:vMerge w:val="restart"/>
          <w:tcBorders>
            <w:top w:val="nil"/>
            <w:left w:val="nil"/>
            <w:bottom w:val="single" w:sz="8" w:space="0" w:color="FEC816"/>
            <w:right w:val="single" w:sz="8" w:space="0" w:color="FEC816"/>
          </w:tcBorders>
          <w:vAlign w:val="center"/>
        </w:tcPr>
        <w:p w14:paraId="5AA43FBF" w14:textId="0A8CFD9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55C964D" w14:textId="77777777" w:rsidTr="00F857F7">
      <w:trPr>
        <w:cantSplit/>
        <w:trHeight w:val="465"/>
      </w:trPr>
      <w:tc>
        <w:tcPr>
          <w:tcW w:w="3606" w:type="dxa"/>
          <w:vMerge/>
          <w:tcBorders>
            <w:top w:val="nil"/>
            <w:left w:val="nil"/>
            <w:bottom w:val="nil"/>
            <w:right w:val="nil"/>
          </w:tcBorders>
          <w:vAlign w:val="center"/>
        </w:tcPr>
        <w:p w14:paraId="0F72704C" w14:textId="77777777" w:rsidR="00B70BFD" w:rsidRDefault="00B70BFD" w:rsidP="007200B1">
          <w:pPr>
            <w:pStyle w:val="a5"/>
            <w:jc w:val="center"/>
          </w:pPr>
        </w:p>
      </w:tc>
      <w:tc>
        <w:tcPr>
          <w:tcW w:w="6602" w:type="dxa"/>
          <w:vMerge/>
          <w:tcBorders>
            <w:top w:val="single" w:sz="8" w:space="0" w:color="auto"/>
            <w:left w:val="nil"/>
            <w:bottom w:val="single" w:sz="8" w:space="0" w:color="FEC816"/>
            <w:right w:val="single" w:sz="8" w:space="0" w:color="FEC816"/>
          </w:tcBorders>
        </w:tcPr>
        <w:p w14:paraId="344AD1BA" w14:textId="77777777" w:rsidR="00B70BFD" w:rsidRPr="000B5B67" w:rsidRDefault="00B70BFD" w:rsidP="007200B1">
          <w:pPr>
            <w:jc w:val="center"/>
            <w:rPr>
              <w:b/>
              <w:bCs/>
            </w:rPr>
          </w:pPr>
        </w:p>
      </w:tc>
    </w:tr>
  </w:tbl>
  <w:p w14:paraId="3BFED79F" w14:textId="77777777" w:rsidR="00B70BFD" w:rsidRDefault="00B70BF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7139A" w14:textId="2B765099" w:rsidR="00B70BFD" w:rsidRDefault="00B70BFD" w:rsidP="00B02B2B">
    <w:pPr>
      <w:pStyle w:val="a5"/>
      <w:tabs>
        <w:tab w:val="clear" w:pos="4677"/>
        <w:tab w:val="clear" w:pos="9355"/>
        <w:tab w:val="right" w:pos="14572"/>
      </w:tabs>
    </w:pPr>
    <w:r>
      <w:rPr>
        <w:b/>
        <w:bCs/>
        <w:noProof/>
        <w:lang w:eastAsia="ru-RU"/>
      </w:rPr>
      <w:drawing>
        <wp:inline distT="0" distB="0" distL="0" distR="0" wp14:anchorId="31983C78" wp14:editId="3854A495">
          <wp:extent cx="2240329" cy="504000"/>
          <wp:effectExtent l="0" t="0" r="0" b="0"/>
          <wp:docPr id="9" name="Picture 1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8"/>
      <w:gridCol w:w="9564"/>
    </w:tblGrid>
    <w:tr w:rsidR="00B70BFD" w14:paraId="292BA158" w14:textId="77777777" w:rsidTr="00B02B2B">
      <w:trPr>
        <w:cantSplit/>
        <w:trHeight w:val="284"/>
      </w:trPr>
      <w:tc>
        <w:tcPr>
          <w:tcW w:w="4978" w:type="dxa"/>
          <w:vMerge w:val="restart"/>
          <w:tcBorders>
            <w:top w:val="nil"/>
            <w:left w:val="nil"/>
            <w:bottom w:val="nil"/>
            <w:right w:val="nil"/>
          </w:tcBorders>
          <w:vAlign w:val="center"/>
        </w:tcPr>
        <w:p w14:paraId="24FEAC13" w14:textId="77777777" w:rsidR="00B70BFD" w:rsidRDefault="00B70BFD" w:rsidP="007200B1">
          <w:pPr>
            <w:pStyle w:val="a5"/>
            <w:ind w:left="-241" w:hanging="1"/>
            <w:jc w:val="left"/>
            <w:rPr>
              <w:b/>
              <w:bCs/>
            </w:rPr>
          </w:pPr>
          <w:r>
            <w:rPr>
              <w:b/>
              <w:bCs/>
              <w:noProof/>
              <w:lang w:eastAsia="ru-RU"/>
            </w:rPr>
            <w:drawing>
              <wp:inline distT="0" distB="0" distL="0" distR="0" wp14:anchorId="0EE1F7C6" wp14:editId="0DEB1829">
                <wp:extent cx="2240329" cy="504000"/>
                <wp:effectExtent l="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64" w:type="dxa"/>
          <w:vMerge w:val="restart"/>
          <w:tcBorders>
            <w:top w:val="nil"/>
            <w:left w:val="nil"/>
            <w:bottom w:val="single" w:sz="8" w:space="0" w:color="FEC816"/>
            <w:right w:val="single" w:sz="8" w:space="0" w:color="FEC816"/>
          </w:tcBorders>
          <w:vAlign w:val="center"/>
        </w:tcPr>
        <w:p w14:paraId="591C2E5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CC0B4F9" w14:textId="77777777" w:rsidTr="00B02B2B">
      <w:trPr>
        <w:cantSplit/>
        <w:trHeight w:val="284"/>
      </w:trPr>
      <w:tc>
        <w:tcPr>
          <w:tcW w:w="4978" w:type="dxa"/>
          <w:vMerge/>
          <w:tcBorders>
            <w:top w:val="nil"/>
            <w:left w:val="nil"/>
            <w:bottom w:val="nil"/>
            <w:right w:val="nil"/>
          </w:tcBorders>
          <w:vAlign w:val="center"/>
        </w:tcPr>
        <w:p w14:paraId="09D9749B" w14:textId="77777777" w:rsidR="00B70BFD" w:rsidRDefault="00B70BFD" w:rsidP="007200B1">
          <w:pPr>
            <w:pStyle w:val="a5"/>
            <w:jc w:val="center"/>
          </w:pPr>
        </w:p>
      </w:tc>
      <w:tc>
        <w:tcPr>
          <w:tcW w:w="9564" w:type="dxa"/>
          <w:vMerge/>
          <w:tcBorders>
            <w:top w:val="single" w:sz="8" w:space="0" w:color="auto"/>
            <w:left w:val="nil"/>
            <w:bottom w:val="single" w:sz="8" w:space="0" w:color="FEC816"/>
            <w:right w:val="single" w:sz="8" w:space="0" w:color="FEC816"/>
          </w:tcBorders>
        </w:tcPr>
        <w:p w14:paraId="765B044B" w14:textId="77777777" w:rsidR="00B70BFD" w:rsidRPr="000B5B67" w:rsidRDefault="00B70BFD" w:rsidP="007200B1">
          <w:pPr>
            <w:jc w:val="center"/>
            <w:rPr>
              <w:b/>
              <w:bCs/>
            </w:rPr>
          </w:pPr>
        </w:p>
      </w:tc>
    </w:tr>
  </w:tbl>
  <w:p w14:paraId="27EB7486" w14:textId="77777777" w:rsidR="00B70BFD" w:rsidRDefault="00B70BFD">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2"/>
      <w:gridCol w:w="6786"/>
    </w:tblGrid>
    <w:tr w:rsidR="00B70BFD" w14:paraId="3AD24F92" w14:textId="77777777" w:rsidTr="00B02B2B">
      <w:trPr>
        <w:cantSplit/>
        <w:trHeight w:val="260"/>
      </w:trPr>
      <w:tc>
        <w:tcPr>
          <w:tcW w:w="3532" w:type="dxa"/>
          <w:vMerge w:val="restart"/>
          <w:tcBorders>
            <w:top w:val="nil"/>
            <w:left w:val="nil"/>
            <w:bottom w:val="nil"/>
            <w:right w:val="nil"/>
          </w:tcBorders>
          <w:vAlign w:val="center"/>
        </w:tcPr>
        <w:p w14:paraId="57B935E9" w14:textId="77777777" w:rsidR="00B70BFD" w:rsidRDefault="00B70BFD" w:rsidP="007200B1">
          <w:pPr>
            <w:pStyle w:val="a5"/>
            <w:ind w:left="-241" w:hanging="1"/>
            <w:jc w:val="left"/>
            <w:rPr>
              <w:b/>
              <w:bCs/>
            </w:rPr>
          </w:pPr>
          <w:r>
            <w:rPr>
              <w:b/>
              <w:bCs/>
              <w:noProof/>
              <w:lang w:eastAsia="ru-RU"/>
            </w:rPr>
            <w:drawing>
              <wp:inline distT="0" distB="0" distL="0" distR="0" wp14:anchorId="31D67275" wp14:editId="0AF1B5A5">
                <wp:extent cx="2240329" cy="504000"/>
                <wp:effectExtent l="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86" w:type="dxa"/>
          <w:vMerge w:val="restart"/>
          <w:tcBorders>
            <w:top w:val="nil"/>
            <w:left w:val="nil"/>
            <w:bottom w:val="single" w:sz="8" w:space="0" w:color="FEC816"/>
            <w:right w:val="single" w:sz="8" w:space="0" w:color="FEC816"/>
          </w:tcBorders>
          <w:vAlign w:val="center"/>
        </w:tcPr>
        <w:p w14:paraId="77560A33"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71F1712" w14:textId="77777777" w:rsidTr="00B02B2B">
      <w:trPr>
        <w:cantSplit/>
        <w:trHeight w:val="260"/>
      </w:trPr>
      <w:tc>
        <w:tcPr>
          <w:tcW w:w="3532" w:type="dxa"/>
          <w:vMerge/>
          <w:tcBorders>
            <w:top w:val="nil"/>
            <w:left w:val="nil"/>
            <w:bottom w:val="nil"/>
            <w:right w:val="nil"/>
          </w:tcBorders>
          <w:vAlign w:val="center"/>
        </w:tcPr>
        <w:p w14:paraId="3143766C" w14:textId="77777777" w:rsidR="00B70BFD" w:rsidRDefault="00B70BFD" w:rsidP="007200B1">
          <w:pPr>
            <w:pStyle w:val="a5"/>
            <w:jc w:val="center"/>
          </w:pPr>
        </w:p>
      </w:tc>
      <w:tc>
        <w:tcPr>
          <w:tcW w:w="6786" w:type="dxa"/>
          <w:vMerge/>
          <w:tcBorders>
            <w:top w:val="single" w:sz="8" w:space="0" w:color="auto"/>
            <w:left w:val="nil"/>
            <w:bottom w:val="single" w:sz="8" w:space="0" w:color="FEC816"/>
            <w:right w:val="single" w:sz="8" w:space="0" w:color="FEC816"/>
          </w:tcBorders>
        </w:tcPr>
        <w:p w14:paraId="0422D3AC" w14:textId="77777777" w:rsidR="00B70BFD" w:rsidRPr="000B5B67" w:rsidRDefault="00B70BFD" w:rsidP="007200B1">
          <w:pPr>
            <w:jc w:val="center"/>
            <w:rPr>
              <w:b/>
              <w:bCs/>
            </w:rPr>
          </w:pPr>
        </w:p>
      </w:tc>
    </w:tr>
  </w:tbl>
  <w:p w14:paraId="0EC4E01D" w14:textId="77777777" w:rsidR="00B70BFD" w:rsidRDefault="00B70BFD">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0"/>
      <w:gridCol w:w="9774"/>
    </w:tblGrid>
    <w:tr w:rsidR="00B70BFD" w14:paraId="14A684A4" w14:textId="77777777" w:rsidTr="00BE1CB7">
      <w:trPr>
        <w:cantSplit/>
        <w:trHeight w:val="263"/>
      </w:trPr>
      <w:tc>
        <w:tcPr>
          <w:tcW w:w="5330" w:type="dxa"/>
          <w:vMerge w:val="restart"/>
          <w:tcBorders>
            <w:top w:val="nil"/>
            <w:left w:val="nil"/>
            <w:bottom w:val="nil"/>
            <w:right w:val="nil"/>
          </w:tcBorders>
          <w:vAlign w:val="center"/>
        </w:tcPr>
        <w:p w14:paraId="7855E68F" w14:textId="77777777" w:rsidR="00B70BFD" w:rsidRDefault="00B70BFD" w:rsidP="007200B1">
          <w:pPr>
            <w:pStyle w:val="a5"/>
            <w:ind w:left="-241" w:hanging="1"/>
            <w:jc w:val="left"/>
            <w:rPr>
              <w:b/>
              <w:bCs/>
            </w:rPr>
          </w:pPr>
          <w:r>
            <w:rPr>
              <w:b/>
              <w:bCs/>
              <w:noProof/>
              <w:lang w:eastAsia="ru-RU"/>
            </w:rPr>
            <w:drawing>
              <wp:inline distT="0" distB="0" distL="0" distR="0" wp14:anchorId="5989F95B" wp14:editId="1D2FEEC1">
                <wp:extent cx="2240329" cy="504000"/>
                <wp:effectExtent l="0" t="0" r="0" b="0"/>
                <wp:docPr id="12" name="Picture 1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774" w:type="dxa"/>
          <w:vMerge w:val="restart"/>
          <w:tcBorders>
            <w:top w:val="nil"/>
            <w:left w:val="nil"/>
            <w:bottom w:val="single" w:sz="8" w:space="0" w:color="FEC816"/>
            <w:right w:val="single" w:sz="8" w:space="0" w:color="FEC816"/>
          </w:tcBorders>
          <w:vAlign w:val="center"/>
        </w:tcPr>
        <w:p w14:paraId="127B061F" w14:textId="59C9545F"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41FBF9D" w14:textId="77777777" w:rsidTr="00BE1CB7">
      <w:trPr>
        <w:cantSplit/>
        <w:trHeight w:val="263"/>
      </w:trPr>
      <w:tc>
        <w:tcPr>
          <w:tcW w:w="5330" w:type="dxa"/>
          <w:vMerge/>
          <w:tcBorders>
            <w:top w:val="nil"/>
            <w:left w:val="nil"/>
            <w:bottom w:val="nil"/>
            <w:right w:val="nil"/>
          </w:tcBorders>
          <w:vAlign w:val="center"/>
        </w:tcPr>
        <w:p w14:paraId="533B55F4" w14:textId="77777777" w:rsidR="00B70BFD" w:rsidRDefault="00B70BFD" w:rsidP="007200B1">
          <w:pPr>
            <w:pStyle w:val="a5"/>
            <w:jc w:val="center"/>
          </w:pPr>
        </w:p>
      </w:tc>
      <w:tc>
        <w:tcPr>
          <w:tcW w:w="9774" w:type="dxa"/>
          <w:vMerge/>
          <w:tcBorders>
            <w:top w:val="single" w:sz="8" w:space="0" w:color="auto"/>
            <w:left w:val="nil"/>
            <w:bottom w:val="single" w:sz="8" w:space="0" w:color="FEC816"/>
            <w:right w:val="single" w:sz="8" w:space="0" w:color="FEC816"/>
          </w:tcBorders>
        </w:tcPr>
        <w:p w14:paraId="265D4B55" w14:textId="77777777" w:rsidR="00B70BFD" w:rsidRPr="000B5B67" w:rsidRDefault="00B70BFD" w:rsidP="007200B1">
          <w:pPr>
            <w:jc w:val="center"/>
            <w:rPr>
              <w:b/>
              <w:bCs/>
            </w:rPr>
          </w:pPr>
        </w:p>
      </w:tc>
    </w:tr>
  </w:tbl>
  <w:p w14:paraId="3106CBAB" w14:textId="77777777" w:rsidR="00B70BFD" w:rsidRDefault="00B70BFD" w:rsidP="007200B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6"/>
      <w:gridCol w:w="9811"/>
    </w:tblGrid>
    <w:tr w:rsidR="00B70BFD" w14:paraId="1BF93B88" w14:textId="77777777" w:rsidTr="00F857F7">
      <w:trPr>
        <w:cantSplit/>
        <w:trHeight w:val="272"/>
      </w:trPr>
      <w:tc>
        <w:tcPr>
          <w:tcW w:w="5106" w:type="dxa"/>
          <w:vMerge w:val="restart"/>
          <w:tcBorders>
            <w:top w:val="nil"/>
            <w:left w:val="nil"/>
            <w:bottom w:val="nil"/>
            <w:right w:val="nil"/>
          </w:tcBorders>
          <w:vAlign w:val="center"/>
        </w:tcPr>
        <w:p w14:paraId="63A31FC7" w14:textId="77777777" w:rsidR="00B70BFD" w:rsidRDefault="00B70BFD" w:rsidP="007200B1">
          <w:pPr>
            <w:pStyle w:val="a5"/>
            <w:ind w:left="-241" w:hanging="1"/>
            <w:jc w:val="left"/>
            <w:rPr>
              <w:b/>
              <w:bCs/>
            </w:rPr>
          </w:pPr>
          <w:r>
            <w:rPr>
              <w:b/>
              <w:bCs/>
              <w:noProof/>
              <w:lang w:eastAsia="ru-RU"/>
            </w:rPr>
            <w:drawing>
              <wp:inline distT="0" distB="0" distL="0" distR="0" wp14:anchorId="0D746A93" wp14:editId="46293C47">
                <wp:extent cx="2240329" cy="5040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811" w:type="dxa"/>
          <w:vMerge w:val="restart"/>
          <w:tcBorders>
            <w:top w:val="nil"/>
            <w:left w:val="nil"/>
            <w:bottom w:val="single" w:sz="8" w:space="0" w:color="FEC816"/>
            <w:right w:val="single" w:sz="8" w:space="0" w:color="FEC816"/>
          </w:tcBorders>
          <w:vAlign w:val="center"/>
        </w:tcPr>
        <w:p w14:paraId="0407028B"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E2E1C07" w14:textId="77777777" w:rsidTr="00F857F7">
      <w:trPr>
        <w:cantSplit/>
        <w:trHeight w:val="272"/>
      </w:trPr>
      <w:tc>
        <w:tcPr>
          <w:tcW w:w="5106" w:type="dxa"/>
          <w:vMerge/>
          <w:tcBorders>
            <w:top w:val="nil"/>
            <w:left w:val="nil"/>
            <w:bottom w:val="nil"/>
            <w:right w:val="nil"/>
          </w:tcBorders>
          <w:vAlign w:val="center"/>
        </w:tcPr>
        <w:p w14:paraId="436D8A40" w14:textId="77777777" w:rsidR="00B70BFD" w:rsidRDefault="00B70BFD" w:rsidP="007200B1">
          <w:pPr>
            <w:pStyle w:val="a5"/>
            <w:jc w:val="center"/>
          </w:pPr>
        </w:p>
      </w:tc>
      <w:tc>
        <w:tcPr>
          <w:tcW w:w="9811" w:type="dxa"/>
          <w:vMerge/>
          <w:tcBorders>
            <w:top w:val="single" w:sz="8" w:space="0" w:color="auto"/>
            <w:left w:val="nil"/>
            <w:bottom w:val="single" w:sz="8" w:space="0" w:color="FEC816"/>
            <w:right w:val="single" w:sz="8" w:space="0" w:color="FEC816"/>
          </w:tcBorders>
        </w:tcPr>
        <w:p w14:paraId="5C5D9BC8" w14:textId="77777777" w:rsidR="00B70BFD" w:rsidRPr="000B5B67" w:rsidRDefault="00B70BFD" w:rsidP="007200B1">
          <w:pPr>
            <w:jc w:val="center"/>
            <w:rPr>
              <w:b/>
              <w:bCs/>
            </w:rPr>
          </w:pPr>
        </w:p>
      </w:tc>
    </w:tr>
  </w:tbl>
  <w:p w14:paraId="19F60041" w14:textId="77777777" w:rsidR="00B70BFD" w:rsidRDefault="00B70BFD">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88"/>
    </w:tblGrid>
    <w:tr w:rsidR="00B70BFD" w14:paraId="496DDC47" w14:textId="77777777" w:rsidTr="00E16A62">
      <w:trPr>
        <w:cantSplit/>
        <w:trHeight w:val="245"/>
      </w:trPr>
      <w:tc>
        <w:tcPr>
          <w:tcW w:w="3488" w:type="dxa"/>
          <w:vMerge w:val="restart"/>
          <w:tcBorders>
            <w:top w:val="nil"/>
            <w:left w:val="nil"/>
            <w:bottom w:val="nil"/>
            <w:right w:val="nil"/>
          </w:tcBorders>
          <w:vAlign w:val="center"/>
        </w:tcPr>
        <w:p w14:paraId="5E3B8792" w14:textId="77777777" w:rsidR="00B70BFD" w:rsidRDefault="00B70BFD" w:rsidP="007200B1">
          <w:pPr>
            <w:pStyle w:val="a5"/>
            <w:ind w:left="-241" w:hanging="1"/>
            <w:jc w:val="left"/>
            <w:rPr>
              <w:b/>
              <w:bCs/>
            </w:rPr>
          </w:pPr>
          <w:r>
            <w:rPr>
              <w:b/>
              <w:bCs/>
              <w:noProof/>
              <w:lang w:eastAsia="ru-RU"/>
            </w:rPr>
            <w:drawing>
              <wp:inline distT="0" distB="0" distL="0" distR="0" wp14:anchorId="69839A49" wp14:editId="78C2C9D8">
                <wp:extent cx="2240329" cy="504000"/>
                <wp:effectExtent l="0" t="0" r="0" b="0"/>
                <wp:docPr id="14" name="Picture 1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02" w:type="dxa"/>
          <w:vMerge w:val="restart"/>
          <w:tcBorders>
            <w:top w:val="nil"/>
            <w:left w:val="nil"/>
            <w:bottom w:val="single" w:sz="8" w:space="0" w:color="FEC816"/>
            <w:right w:val="single" w:sz="8" w:space="0" w:color="FEC816"/>
          </w:tcBorders>
          <w:vAlign w:val="center"/>
        </w:tcPr>
        <w:p w14:paraId="2CCCD756"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423675D" w14:textId="77777777" w:rsidTr="00E16A62">
      <w:trPr>
        <w:cantSplit/>
        <w:trHeight w:val="245"/>
      </w:trPr>
      <w:tc>
        <w:tcPr>
          <w:tcW w:w="3488" w:type="dxa"/>
          <w:vMerge/>
          <w:tcBorders>
            <w:top w:val="nil"/>
            <w:left w:val="nil"/>
            <w:bottom w:val="nil"/>
            <w:right w:val="nil"/>
          </w:tcBorders>
          <w:vAlign w:val="center"/>
        </w:tcPr>
        <w:p w14:paraId="16A86810" w14:textId="77777777" w:rsidR="00B70BFD" w:rsidRDefault="00B70BFD" w:rsidP="007200B1">
          <w:pPr>
            <w:pStyle w:val="a5"/>
            <w:jc w:val="center"/>
          </w:pPr>
        </w:p>
      </w:tc>
      <w:tc>
        <w:tcPr>
          <w:tcW w:w="6702" w:type="dxa"/>
          <w:vMerge/>
          <w:tcBorders>
            <w:top w:val="single" w:sz="8" w:space="0" w:color="auto"/>
            <w:left w:val="nil"/>
            <w:bottom w:val="single" w:sz="8" w:space="0" w:color="FEC816"/>
            <w:right w:val="single" w:sz="8" w:space="0" w:color="FEC816"/>
          </w:tcBorders>
        </w:tcPr>
        <w:p w14:paraId="55ACE03D" w14:textId="77777777" w:rsidR="00B70BFD" w:rsidRPr="000B5B67" w:rsidRDefault="00B70BFD" w:rsidP="007200B1">
          <w:pPr>
            <w:jc w:val="center"/>
            <w:rPr>
              <w:b/>
              <w:bCs/>
            </w:rPr>
          </w:pPr>
        </w:p>
      </w:tc>
    </w:tr>
  </w:tbl>
  <w:p w14:paraId="3D414782" w14:textId="77777777" w:rsidR="00B70BFD" w:rsidRDefault="00B70BFD">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9"/>
      <w:gridCol w:w="9533"/>
    </w:tblGrid>
    <w:tr w:rsidR="00B70BFD" w14:paraId="4910A650" w14:textId="77777777" w:rsidTr="00BE1CB7">
      <w:trPr>
        <w:cantSplit/>
        <w:trHeight w:val="294"/>
      </w:trPr>
      <w:tc>
        <w:tcPr>
          <w:tcW w:w="5199" w:type="dxa"/>
          <w:vMerge w:val="restart"/>
          <w:tcBorders>
            <w:top w:val="nil"/>
            <w:left w:val="nil"/>
            <w:bottom w:val="nil"/>
            <w:right w:val="nil"/>
          </w:tcBorders>
          <w:vAlign w:val="center"/>
        </w:tcPr>
        <w:p w14:paraId="02913AF3" w14:textId="77777777" w:rsidR="00B70BFD" w:rsidRDefault="00B70BFD" w:rsidP="007200B1">
          <w:pPr>
            <w:pStyle w:val="a5"/>
            <w:ind w:left="-241" w:hanging="1"/>
            <w:jc w:val="left"/>
            <w:rPr>
              <w:b/>
              <w:bCs/>
            </w:rPr>
          </w:pPr>
          <w:r>
            <w:rPr>
              <w:b/>
              <w:bCs/>
              <w:noProof/>
              <w:lang w:eastAsia="ru-RU"/>
            </w:rPr>
            <w:drawing>
              <wp:inline distT="0" distB="0" distL="0" distR="0" wp14:anchorId="63C64FD0" wp14:editId="49F0D194">
                <wp:extent cx="2240329" cy="504000"/>
                <wp:effectExtent l="0" t="0" r="0" b="0"/>
                <wp:docPr id="15" name="Picture 1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33" w:type="dxa"/>
          <w:vMerge w:val="restart"/>
          <w:tcBorders>
            <w:top w:val="nil"/>
            <w:left w:val="nil"/>
            <w:bottom w:val="single" w:sz="8" w:space="0" w:color="FEC816"/>
            <w:right w:val="single" w:sz="8" w:space="0" w:color="FEC816"/>
          </w:tcBorders>
          <w:vAlign w:val="center"/>
        </w:tcPr>
        <w:p w14:paraId="188F35D3"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1661397" w14:textId="77777777" w:rsidTr="00BE1CB7">
      <w:trPr>
        <w:cantSplit/>
        <w:trHeight w:val="294"/>
      </w:trPr>
      <w:tc>
        <w:tcPr>
          <w:tcW w:w="5199" w:type="dxa"/>
          <w:vMerge/>
          <w:tcBorders>
            <w:top w:val="nil"/>
            <w:left w:val="nil"/>
            <w:bottom w:val="nil"/>
            <w:right w:val="nil"/>
          </w:tcBorders>
          <w:vAlign w:val="center"/>
        </w:tcPr>
        <w:p w14:paraId="1EC9208F" w14:textId="77777777" w:rsidR="00B70BFD" w:rsidRDefault="00B70BFD" w:rsidP="007200B1">
          <w:pPr>
            <w:pStyle w:val="a5"/>
            <w:jc w:val="center"/>
          </w:pPr>
        </w:p>
      </w:tc>
      <w:tc>
        <w:tcPr>
          <w:tcW w:w="9533" w:type="dxa"/>
          <w:vMerge/>
          <w:tcBorders>
            <w:top w:val="single" w:sz="8" w:space="0" w:color="auto"/>
            <w:left w:val="nil"/>
            <w:bottom w:val="single" w:sz="8" w:space="0" w:color="FEC816"/>
            <w:right w:val="single" w:sz="8" w:space="0" w:color="FEC816"/>
          </w:tcBorders>
        </w:tcPr>
        <w:p w14:paraId="24F2CB18" w14:textId="77777777" w:rsidR="00B70BFD" w:rsidRPr="000B5B67" w:rsidRDefault="00B70BFD" w:rsidP="007200B1">
          <w:pPr>
            <w:jc w:val="center"/>
            <w:rPr>
              <w:b/>
              <w:bCs/>
            </w:rPr>
          </w:pPr>
        </w:p>
      </w:tc>
    </w:tr>
  </w:tbl>
  <w:p w14:paraId="140A405B" w14:textId="77777777" w:rsidR="00B70BFD" w:rsidRDefault="00B70BFD" w:rsidP="007200B1">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56"/>
      <w:gridCol w:w="9656"/>
    </w:tblGrid>
    <w:tr w:rsidR="00B70BFD" w14:paraId="6BB93DFC" w14:textId="77777777" w:rsidTr="00E16A62">
      <w:trPr>
        <w:cantSplit/>
        <w:trHeight w:val="312"/>
      </w:trPr>
      <w:tc>
        <w:tcPr>
          <w:tcW w:w="5056" w:type="dxa"/>
          <w:vMerge w:val="restart"/>
          <w:tcBorders>
            <w:top w:val="nil"/>
            <w:left w:val="nil"/>
            <w:bottom w:val="nil"/>
            <w:right w:val="nil"/>
          </w:tcBorders>
          <w:vAlign w:val="center"/>
        </w:tcPr>
        <w:p w14:paraId="09425F14" w14:textId="77777777" w:rsidR="00B70BFD" w:rsidRDefault="00B70BFD" w:rsidP="007200B1">
          <w:pPr>
            <w:pStyle w:val="a5"/>
            <w:ind w:left="-241" w:hanging="1"/>
            <w:jc w:val="left"/>
            <w:rPr>
              <w:b/>
              <w:bCs/>
            </w:rPr>
          </w:pPr>
          <w:r>
            <w:rPr>
              <w:b/>
              <w:bCs/>
              <w:noProof/>
              <w:lang w:eastAsia="ru-RU"/>
            </w:rPr>
            <w:drawing>
              <wp:inline distT="0" distB="0" distL="0" distR="0" wp14:anchorId="0DF28861" wp14:editId="2C66A936">
                <wp:extent cx="2240329" cy="504000"/>
                <wp:effectExtent l="0" t="0" r="0" b="0"/>
                <wp:docPr id="16" name="Picture 1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656" w:type="dxa"/>
          <w:vMerge w:val="restart"/>
          <w:tcBorders>
            <w:top w:val="nil"/>
            <w:left w:val="nil"/>
            <w:bottom w:val="single" w:sz="8" w:space="0" w:color="FEC816"/>
            <w:right w:val="single" w:sz="8" w:space="0" w:color="FEC816"/>
          </w:tcBorders>
          <w:vAlign w:val="center"/>
        </w:tcPr>
        <w:p w14:paraId="52463DAF"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0A1ADCD" w14:textId="77777777" w:rsidTr="00E16A62">
      <w:trPr>
        <w:cantSplit/>
        <w:trHeight w:val="312"/>
      </w:trPr>
      <w:tc>
        <w:tcPr>
          <w:tcW w:w="5056" w:type="dxa"/>
          <w:vMerge/>
          <w:tcBorders>
            <w:top w:val="nil"/>
            <w:left w:val="nil"/>
            <w:bottom w:val="nil"/>
            <w:right w:val="nil"/>
          </w:tcBorders>
          <w:vAlign w:val="center"/>
        </w:tcPr>
        <w:p w14:paraId="3C8BDD77" w14:textId="77777777" w:rsidR="00B70BFD" w:rsidRDefault="00B70BFD" w:rsidP="007200B1">
          <w:pPr>
            <w:pStyle w:val="a5"/>
            <w:jc w:val="center"/>
          </w:pPr>
        </w:p>
      </w:tc>
      <w:tc>
        <w:tcPr>
          <w:tcW w:w="9656" w:type="dxa"/>
          <w:vMerge/>
          <w:tcBorders>
            <w:top w:val="single" w:sz="8" w:space="0" w:color="auto"/>
            <w:left w:val="nil"/>
            <w:bottom w:val="single" w:sz="8" w:space="0" w:color="FEC816"/>
            <w:right w:val="single" w:sz="8" w:space="0" w:color="FEC816"/>
          </w:tcBorders>
        </w:tcPr>
        <w:p w14:paraId="5CBBEDE1" w14:textId="77777777" w:rsidR="00B70BFD" w:rsidRPr="000B5B67" w:rsidRDefault="00B70BFD" w:rsidP="007200B1">
          <w:pPr>
            <w:jc w:val="center"/>
            <w:rPr>
              <w:b/>
              <w:bCs/>
            </w:rPr>
          </w:pPr>
        </w:p>
      </w:tc>
    </w:tr>
  </w:tbl>
  <w:p w14:paraId="45955BE0" w14:textId="77777777" w:rsidR="00B70BFD" w:rsidRDefault="00B70BFD">
    <w:pPr>
      <w:pStyle w:val="a5"/>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9"/>
      <w:gridCol w:w="9533"/>
    </w:tblGrid>
    <w:tr w:rsidR="00B70BFD" w14:paraId="2213F187" w14:textId="77777777" w:rsidTr="00BE1CB7">
      <w:trPr>
        <w:cantSplit/>
        <w:trHeight w:val="294"/>
      </w:trPr>
      <w:tc>
        <w:tcPr>
          <w:tcW w:w="5199" w:type="dxa"/>
          <w:vMerge w:val="restart"/>
          <w:tcBorders>
            <w:top w:val="nil"/>
            <w:left w:val="nil"/>
            <w:bottom w:val="nil"/>
            <w:right w:val="nil"/>
          </w:tcBorders>
          <w:vAlign w:val="center"/>
        </w:tcPr>
        <w:p w14:paraId="406FE058" w14:textId="77777777" w:rsidR="00B70BFD" w:rsidRDefault="00B70BFD" w:rsidP="007200B1">
          <w:pPr>
            <w:pStyle w:val="a5"/>
            <w:ind w:left="-241" w:hanging="1"/>
            <w:jc w:val="left"/>
            <w:rPr>
              <w:b/>
              <w:bCs/>
            </w:rPr>
          </w:pPr>
          <w:r>
            <w:rPr>
              <w:b/>
              <w:bCs/>
              <w:noProof/>
              <w:lang w:eastAsia="ru-RU"/>
            </w:rPr>
            <w:drawing>
              <wp:inline distT="0" distB="0" distL="0" distR="0" wp14:anchorId="4BAA99D1" wp14:editId="6ADBC64F">
                <wp:extent cx="2240329" cy="504000"/>
                <wp:effectExtent l="0" t="0" r="0" b="0"/>
                <wp:docPr id="17" name="Picture 1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33" w:type="dxa"/>
          <w:vMerge w:val="restart"/>
          <w:tcBorders>
            <w:top w:val="nil"/>
            <w:left w:val="nil"/>
            <w:bottom w:val="single" w:sz="8" w:space="0" w:color="FEC816"/>
            <w:right w:val="single" w:sz="8" w:space="0" w:color="FEC816"/>
          </w:tcBorders>
          <w:vAlign w:val="center"/>
        </w:tcPr>
        <w:p w14:paraId="1EFE6FC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63E4736" w14:textId="77777777" w:rsidTr="00BE1CB7">
      <w:trPr>
        <w:cantSplit/>
        <w:trHeight w:val="294"/>
      </w:trPr>
      <w:tc>
        <w:tcPr>
          <w:tcW w:w="5199" w:type="dxa"/>
          <w:vMerge/>
          <w:tcBorders>
            <w:top w:val="nil"/>
            <w:left w:val="nil"/>
            <w:bottom w:val="nil"/>
            <w:right w:val="nil"/>
          </w:tcBorders>
          <w:vAlign w:val="center"/>
        </w:tcPr>
        <w:p w14:paraId="72258AA7" w14:textId="77777777" w:rsidR="00B70BFD" w:rsidRDefault="00B70BFD" w:rsidP="007200B1">
          <w:pPr>
            <w:pStyle w:val="a5"/>
            <w:jc w:val="center"/>
          </w:pPr>
        </w:p>
      </w:tc>
      <w:tc>
        <w:tcPr>
          <w:tcW w:w="9533" w:type="dxa"/>
          <w:vMerge/>
          <w:tcBorders>
            <w:top w:val="single" w:sz="8" w:space="0" w:color="auto"/>
            <w:left w:val="nil"/>
            <w:bottom w:val="single" w:sz="8" w:space="0" w:color="FEC816"/>
            <w:right w:val="single" w:sz="8" w:space="0" w:color="FEC816"/>
          </w:tcBorders>
        </w:tcPr>
        <w:p w14:paraId="254514DE" w14:textId="77777777" w:rsidR="00B70BFD" w:rsidRPr="000B5B67" w:rsidRDefault="00B70BFD" w:rsidP="007200B1">
          <w:pPr>
            <w:jc w:val="center"/>
            <w:rPr>
              <w:b/>
              <w:bCs/>
            </w:rPr>
          </w:pPr>
        </w:p>
      </w:tc>
    </w:tr>
  </w:tbl>
  <w:p w14:paraId="7E3ED627" w14:textId="77777777" w:rsidR="00B70BFD" w:rsidRDefault="00B70BFD" w:rsidP="007200B1">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25"/>
    </w:tblGrid>
    <w:tr w:rsidR="00B70BFD" w14:paraId="7128E559" w14:textId="77777777" w:rsidTr="00BE1CB7">
      <w:trPr>
        <w:cantSplit/>
        <w:trHeight w:val="279"/>
      </w:trPr>
      <w:tc>
        <w:tcPr>
          <w:tcW w:w="3500" w:type="dxa"/>
          <w:vMerge w:val="restart"/>
          <w:tcBorders>
            <w:top w:val="nil"/>
            <w:left w:val="nil"/>
            <w:bottom w:val="nil"/>
            <w:right w:val="nil"/>
          </w:tcBorders>
          <w:vAlign w:val="center"/>
        </w:tcPr>
        <w:p w14:paraId="61358501" w14:textId="77777777" w:rsidR="00B70BFD" w:rsidRDefault="00B70BFD" w:rsidP="007200B1">
          <w:pPr>
            <w:pStyle w:val="a5"/>
            <w:ind w:left="-241" w:hanging="1"/>
            <w:jc w:val="left"/>
            <w:rPr>
              <w:b/>
              <w:bCs/>
            </w:rPr>
          </w:pPr>
          <w:r>
            <w:rPr>
              <w:b/>
              <w:bCs/>
              <w:noProof/>
              <w:lang w:eastAsia="ru-RU"/>
            </w:rPr>
            <w:drawing>
              <wp:inline distT="0" distB="0" distL="0" distR="0" wp14:anchorId="121B4D89" wp14:editId="3C7A3C90">
                <wp:extent cx="2240329" cy="504000"/>
                <wp:effectExtent l="0" t="0" r="0" b="0"/>
                <wp:docPr id="18" name="Picture 1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27" w:type="dxa"/>
          <w:vMerge w:val="restart"/>
          <w:tcBorders>
            <w:top w:val="nil"/>
            <w:left w:val="nil"/>
            <w:bottom w:val="single" w:sz="8" w:space="0" w:color="FEC816"/>
            <w:right w:val="single" w:sz="8" w:space="0" w:color="FEC816"/>
          </w:tcBorders>
          <w:vAlign w:val="center"/>
        </w:tcPr>
        <w:p w14:paraId="5D3C662E" w14:textId="4972A0BD"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3ACF557" w14:textId="77777777" w:rsidTr="00BE1CB7">
      <w:trPr>
        <w:cantSplit/>
        <w:trHeight w:val="279"/>
      </w:trPr>
      <w:tc>
        <w:tcPr>
          <w:tcW w:w="3500" w:type="dxa"/>
          <w:vMerge/>
          <w:tcBorders>
            <w:top w:val="nil"/>
            <w:left w:val="nil"/>
            <w:bottom w:val="nil"/>
            <w:right w:val="nil"/>
          </w:tcBorders>
          <w:vAlign w:val="center"/>
        </w:tcPr>
        <w:p w14:paraId="48F38416" w14:textId="77777777" w:rsidR="00B70BFD" w:rsidRDefault="00B70BFD" w:rsidP="007200B1">
          <w:pPr>
            <w:pStyle w:val="a5"/>
            <w:jc w:val="center"/>
          </w:pPr>
        </w:p>
      </w:tc>
      <w:tc>
        <w:tcPr>
          <w:tcW w:w="6727" w:type="dxa"/>
          <w:vMerge/>
          <w:tcBorders>
            <w:top w:val="single" w:sz="8" w:space="0" w:color="auto"/>
            <w:left w:val="nil"/>
            <w:bottom w:val="single" w:sz="8" w:space="0" w:color="FEC816"/>
            <w:right w:val="single" w:sz="8" w:space="0" w:color="FEC816"/>
          </w:tcBorders>
        </w:tcPr>
        <w:p w14:paraId="411F2A77" w14:textId="77777777" w:rsidR="00B70BFD" w:rsidRPr="000B5B67" w:rsidRDefault="00B70BFD" w:rsidP="007200B1">
          <w:pPr>
            <w:jc w:val="center"/>
            <w:rPr>
              <w:b/>
              <w:bCs/>
            </w:rPr>
          </w:pPr>
        </w:p>
      </w:tc>
    </w:tr>
  </w:tbl>
  <w:p w14:paraId="7D4CE9D6" w14:textId="77777777" w:rsidR="00B70BFD" w:rsidRDefault="00B70BFD">
    <w:pPr>
      <w:pStyle w:val="a5"/>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0D0E141F" w14:textId="77777777" w:rsidTr="00D153F5">
      <w:trPr>
        <w:cantSplit/>
        <w:trHeight w:val="244"/>
      </w:trPr>
      <w:tc>
        <w:tcPr>
          <w:tcW w:w="5103" w:type="dxa"/>
          <w:vMerge w:val="restart"/>
          <w:tcBorders>
            <w:top w:val="nil"/>
            <w:left w:val="nil"/>
            <w:bottom w:val="nil"/>
            <w:right w:val="nil"/>
          </w:tcBorders>
          <w:vAlign w:val="center"/>
        </w:tcPr>
        <w:p w14:paraId="2AB7DCA9" w14:textId="77777777" w:rsidR="00B70BFD" w:rsidRDefault="00B70BFD" w:rsidP="007200B1">
          <w:pPr>
            <w:pStyle w:val="a5"/>
            <w:ind w:left="-241" w:hanging="1"/>
            <w:jc w:val="left"/>
            <w:rPr>
              <w:b/>
              <w:bCs/>
            </w:rPr>
          </w:pPr>
          <w:r>
            <w:rPr>
              <w:b/>
              <w:bCs/>
              <w:noProof/>
              <w:lang w:eastAsia="ru-RU"/>
            </w:rPr>
            <w:drawing>
              <wp:inline distT="0" distB="0" distL="0" distR="0" wp14:anchorId="38723834" wp14:editId="10E2FF35">
                <wp:extent cx="2240329" cy="504000"/>
                <wp:effectExtent l="0" t="0" r="0" b="0"/>
                <wp:docPr id="19" name="Picture 1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6A99102A" w14:textId="1AE80E9A"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3F3411D" w14:textId="77777777" w:rsidTr="00D153F5">
      <w:trPr>
        <w:cantSplit/>
        <w:trHeight w:val="244"/>
      </w:trPr>
      <w:tc>
        <w:tcPr>
          <w:tcW w:w="5103" w:type="dxa"/>
          <w:vMerge/>
          <w:tcBorders>
            <w:top w:val="nil"/>
            <w:left w:val="nil"/>
            <w:bottom w:val="nil"/>
            <w:right w:val="nil"/>
          </w:tcBorders>
          <w:vAlign w:val="center"/>
        </w:tcPr>
        <w:p w14:paraId="70269C36"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1443B13E" w14:textId="77777777" w:rsidR="00B70BFD" w:rsidRPr="000B5B67" w:rsidRDefault="00B70BFD" w:rsidP="007200B1">
          <w:pPr>
            <w:jc w:val="center"/>
            <w:rPr>
              <w:b/>
              <w:bCs/>
            </w:rPr>
          </w:pPr>
        </w:p>
      </w:tc>
    </w:tr>
  </w:tbl>
  <w:p w14:paraId="2615A1BF" w14:textId="77777777" w:rsidR="00B70BFD" w:rsidRDefault="00B70BFD" w:rsidP="007200B1">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5"/>
      <w:gridCol w:w="9702"/>
    </w:tblGrid>
    <w:tr w:rsidR="00B70BFD" w14:paraId="78C33E37" w14:textId="77777777" w:rsidTr="00BE1CB7">
      <w:trPr>
        <w:cantSplit/>
        <w:trHeight w:val="273"/>
      </w:trPr>
      <w:tc>
        <w:tcPr>
          <w:tcW w:w="5615" w:type="dxa"/>
          <w:vMerge w:val="restart"/>
          <w:tcBorders>
            <w:top w:val="nil"/>
            <w:left w:val="nil"/>
            <w:bottom w:val="nil"/>
            <w:right w:val="nil"/>
          </w:tcBorders>
          <w:vAlign w:val="center"/>
        </w:tcPr>
        <w:p w14:paraId="2B5AE31C" w14:textId="77777777" w:rsidR="00B70BFD" w:rsidRDefault="00B70BFD" w:rsidP="007200B1">
          <w:pPr>
            <w:pStyle w:val="a5"/>
            <w:ind w:left="-241" w:hanging="1"/>
            <w:jc w:val="left"/>
            <w:rPr>
              <w:b/>
              <w:bCs/>
            </w:rPr>
          </w:pPr>
          <w:r>
            <w:rPr>
              <w:b/>
              <w:bCs/>
              <w:noProof/>
              <w:lang w:eastAsia="ru-RU"/>
            </w:rPr>
            <w:drawing>
              <wp:inline distT="0" distB="0" distL="0" distR="0" wp14:anchorId="38A50AE7" wp14:editId="2EA0030E">
                <wp:extent cx="2240329" cy="504000"/>
                <wp:effectExtent l="0" t="0" r="0" b="0"/>
                <wp:docPr id="20" name="Picture 1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702" w:type="dxa"/>
          <w:vMerge w:val="restart"/>
          <w:tcBorders>
            <w:top w:val="nil"/>
            <w:left w:val="nil"/>
            <w:bottom w:val="single" w:sz="8" w:space="0" w:color="FEC816"/>
            <w:right w:val="single" w:sz="8" w:space="0" w:color="FEC816"/>
          </w:tcBorders>
          <w:vAlign w:val="center"/>
        </w:tcPr>
        <w:p w14:paraId="58C78196"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CE23CF5" w14:textId="77777777" w:rsidTr="00BE1CB7">
      <w:trPr>
        <w:cantSplit/>
        <w:trHeight w:val="273"/>
      </w:trPr>
      <w:tc>
        <w:tcPr>
          <w:tcW w:w="5615" w:type="dxa"/>
          <w:vMerge/>
          <w:tcBorders>
            <w:top w:val="nil"/>
            <w:left w:val="nil"/>
            <w:bottom w:val="nil"/>
            <w:right w:val="nil"/>
          </w:tcBorders>
          <w:vAlign w:val="center"/>
        </w:tcPr>
        <w:p w14:paraId="7536C54E" w14:textId="77777777" w:rsidR="00B70BFD" w:rsidRDefault="00B70BFD" w:rsidP="007200B1">
          <w:pPr>
            <w:pStyle w:val="a5"/>
            <w:jc w:val="center"/>
          </w:pPr>
        </w:p>
      </w:tc>
      <w:tc>
        <w:tcPr>
          <w:tcW w:w="9702" w:type="dxa"/>
          <w:vMerge/>
          <w:tcBorders>
            <w:top w:val="single" w:sz="8" w:space="0" w:color="auto"/>
            <w:left w:val="nil"/>
            <w:bottom w:val="single" w:sz="8" w:space="0" w:color="FEC816"/>
            <w:right w:val="single" w:sz="8" w:space="0" w:color="FEC816"/>
          </w:tcBorders>
        </w:tcPr>
        <w:p w14:paraId="513C2EF5" w14:textId="77777777" w:rsidR="00B70BFD" w:rsidRPr="000B5B67" w:rsidRDefault="00B70BFD" w:rsidP="007200B1">
          <w:pPr>
            <w:jc w:val="center"/>
            <w:rPr>
              <w:b/>
              <w:bCs/>
            </w:rPr>
          </w:pPr>
        </w:p>
      </w:tc>
    </w:tr>
  </w:tbl>
  <w:p w14:paraId="5E492F36" w14:textId="77777777" w:rsidR="00B70BFD" w:rsidRDefault="00B70BFD">
    <w:pPr>
      <w:pStyle w:val="a5"/>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94"/>
    </w:tblGrid>
    <w:tr w:rsidR="00B70BFD" w14:paraId="55F1E45A" w14:textId="77777777" w:rsidTr="00E16A62">
      <w:trPr>
        <w:cantSplit/>
        <w:trHeight w:val="278"/>
      </w:trPr>
      <w:tc>
        <w:tcPr>
          <w:tcW w:w="3497" w:type="dxa"/>
          <w:vMerge w:val="restart"/>
          <w:tcBorders>
            <w:top w:val="nil"/>
            <w:left w:val="nil"/>
            <w:bottom w:val="nil"/>
            <w:right w:val="nil"/>
          </w:tcBorders>
          <w:vAlign w:val="center"/>
        </w:tcPr>
        <w:p w14:paraId="1A2C57D6" w14:textId="77777777" w:rsidR="00B70BFD" w:rsidRDefault="00B70BFD" w:rsidP="007200B1">
          <w:pPr>
            <w:pStyle w:val="a5"/>
            <w:ind w:left="-241" w:hanging="1"/>
            <w:jc w:val="left"/>
            <w:rPr>
              <w:b/>
              <w:bCs/>
            </w:rPr>
          </w:pPr>
          <w:r>
            <w:rPr>
              <w:b/>
              <w:bCs/>
              <w:noProof/>
              <w:lang w:eastAsia="ru-RU"/>
            </w:rPr>
            <w:drawing>
              <wp:inline distT="0" distB="0" distL="0" distR="0" wp14:anchorId="6F653F56" wp14:editId="1A3BB118">
                <wp:extent cx="2240329" cy="504000"/>
                <wp:effectExtent l="0" t="0" r="0" b="0"/>
                <wp:docPr id="21" name="Picture 1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99" w:type="dxa"/>
          <w:vMerge w:val="restart"/>
          <w:tcBorders>
            <w:top w:val="nil"/>
            <w:left w:val="nil"/>
            <w:bottom w:val="single" w:sz="8" w:space="0" w:color="FEC816"/>
            <w:right w:val="single" w:sz="8" w:space="0" w:color="FEC816"/>
          </w:tcBorders>
          <w:vAlign w:val="center"/>
        </w:tcPr>
        <w:p w14:paraId="32327CFE" w14:textId="50605800"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46E721D" w14:textId="77777777" w:rsidTr="00E16A62">
      <w:trPr>
        <w:cantSplit/>
        <w:trHeight w:val="278"/>
      </w:trPr>
      <w:tc>
        <w:tcPr>
          <w:tcW w:w="3497" w:type="dxa"/>
          <w:vMerge/>
          <w:tcBorders>
            <w:top w:val="nil"/>
            <w:left w:val="nil"/>
            <w:bottom w:val="nil"/>
            <w:right w:val="nil"/>
          </w:tcBorders>
          <w:vAlign w:val="center"/>
        </w:tcPr>
        <w:p w14:paraId="3BD246DC" w14:textId="77777777" w:rsidR="00B70BFD" w:rsidRDefault="00B70BFD" w:rsidP="007200B1">
          <w:pPr>
            <w:pStyle w:val="a5"/>
            <w:jc w:val="center"/>
          </w:pPr>
        </w:p>
      </w:tc>
      <w:tc>
        <w:tcPr>
          <w:tcW w:w="6699" w:type="dxa"/>
          <w:vMerge/>
          <w:tcBorders>
            <w:top w:val="single" w:sz="8" w:space="0" w:color="auto"/>
            <w:left w:val="nil"/>
            <w:bottom w:val="single" w:sz="8" w:space="0" w:color="FEC816"/>
            <w:right w:val="single" w:sz="8" w:space="0" w:color="FEC816"/>
          </w:tcBorders>
        </w:tcPr>
        <w:p w14:paraId="0CF52A8F" w14:textId="77777777" w:rsidR="00B70BFD" w:rsidRPr="000B5B67" w:rsidRDefault="00B70BFD" w:rsidP="007200B1">
          <w:pPr>
            <w:jc w:val="center"/>
            <w:rPr>
              <w:b/>
              <w:bCs/>
            </w:rPr>
          </w:pPr>
        </w:p>
      </w:tc>
    </w:tr>
  </w:tbl>
  <w:p w14:paraId="0C1C84ED" w14:textId="77777777" w:rsidR="00B70BFD" w:rsidRDefault="00B70BFD">
    <w:pPr>
      <w:pStyle w:val="a5"/>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36"/>
      <w:gridCol w:w="6667"/>
    </w:tblGrid>
    <w:tr w:rsidR="00B70BFD" w14:paraId="27F34694" w14:textId="77777777" w:rsidTr="009A5AB5">
      <w:trPr>
        <w:cantSplit/>
        <w:trHeight w:val="255"/>
      </w:trPr>
      <w:tc>
        <w:tcPr>
          <w:tcW w:w="3636" w:type="dxa"/>
          <w:vMerge w:val="restart"/>
          <w:tcBorders>
            <w:top w:val="nil"/>
            <w:left w:val="nil"/>
            <w:bottom w:val="nil"/>
            <w:right w:val="nil"/>
          </w:tcBorders>
          <w:vAlign w:val="center"/>
        </w:tcPr>
        <w:p w14:paraId="2F46BC79" w14:textId="77777777" w:rsidR="00B70BFD" w:rsidRDefault="00B70BFD" w:rsidP="007200B1">
          <w:pPr>
            <w:pStyle w:val="a5"/>
            <w:ind w:left="-241" w:hanging="1"/>
            <w:jc w:val="left"/>
            <w:rPr>
              <w:b/>
              <w:bCs/>
            </w:rPr>
          </w:pPr>
          <w:r>
            <w:rPr>
              <w:b/>
              <w:bCs/>
              <w:noProof/>
              <w:lang w:eastAsia="ru-RU"/>
            </w:rPr>
            <w:drawing>
              <wp:inline distT="0" distB="0" distL="0" distR="0" wp14:anchorId="7F059A17" wp14:editId="14F56349">
                <wp:extent cx="2240329" cy="504000"/>
                <wp:effectExtent l="0" t="0" r="0" b="0"/>
                <wp:docPr id="22" name="Picture 1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67" w:type="dxa"/>
          <w:vMerge w:val="restart"/>
          <w:tcBorders>
            <w:top w:val="nil"/>
            <w:left w:val="nil"/>
            <w:bottom w:val="single" w:sz="8" w:space="0" w:color="FEC816"/>
            <w:right w:val="single" w:sz="8" w:space="0" w:color="FEC816"/>
          </w:tcBorders>
          <w:vAlign w:val="center"/>
        </w:tcPr>
        <w:p w14:paraId="47B93A02" w14:textId="78B87694"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6603459" w14:textId="77777777" w:rsidTr="009A5AB5">
      <w:trPr>
        <w:cantSplit/>
        <w:trHeight w:val="255"/>
      </w:trPr>
      <w:tc>
        <w:tcPr>
          <w:tcW w:w="3636" w:type="dxa"/>
          <w:vMerge/>
          <w:tcBorders>
            <w:top w:val="nil"/>
            <w:left w:val="nil"/>
            <w:bottom w:val="nil"/>
            <w:right w:val="nil"/>
          </w:tcBorders>
          <w:vAlign w:val="center"/>
        </w:tcPr>
        <w:p w14:paraId="3AE76C2A" w14:textId="77777777" w:rsidR="00B70BFD" w:rsidRDefault="00B70BFD" w:rsidP="007200B1">
          <w:pPr>
            <w:pStyle w:val="a5"/>
            <w:jc w:val="center"/>
          </w:pPr>
        </w:p>
      </w:tc>
      <w:tc>
        <w:tcPr>
          <w:tcW w:w="6667" w:type="dxa"/>
          <w:vMerge/>
          <w:tcBorders>
            <w:top w:val="single" w:sz="8" w:space="0" w:color="auto"/>
            <w:left w:val="nil"/>
            <w:bottom w:val="single" w:sz="8" w:space="0" w:color="FEC816"/>
            <w:right w:val="single" w:sz="8" w:space="0" w:color="FEC816"/>
          </w:tcBorders>
        </w:tcPr>
        <w:p w14:paraId="5B2D5D46" w14:textId="77777777" w:rsidR="00B70BFD" w:rsidRPr="000B5B67" w:rsidRDefault="00B70BFD" w:rsidP="007200B1">
          <w:pPr>
            <w:jc w:val="center"/>
            <w:rPr>
              <w:b/>
              <w:bCs/>
            </w:rPr>
          </w:pPr>
        </w:p>
      </w:tc>
    </w:tr>
  </w:tbl>
  <w:p w14:paraId="63C52614" w14:textId="77777777" w:rsidR="00B70BFD" w:rsidRDefault="00B70BFD" w:rsidP="007200B1">
    <w:pPr>
      <w:pStyle w:val="a5"/>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4"/>
      <w:gridCol w:w="10102"/>
    </w:tblGrid>
    <w:tr w:rsidR="00B70BFD" w14:paraId="5936167C" w14:textId="77777777" w:rsidTr="00E16A62">
      <w:trPr>
        <w:cantSplit/>
        <w:trHeight w:val="354"/>
      </w:trPr>
      <w:tc>
        <w:tcPr>
          <w:tcW w:w="5284" w:type="dxa"/>
          <w:vMerge w:val="restart"/>
          <w:tcBorders>
            <w:top w:val="nil"/>
            <w:left w:val="nil"/>
            <w:bottom w:val="nil"/>
            <w:right w:val="nil"/>
          </w:tcBorders>
          <w:vAlign w:val="center"/>
        </w:tcPr>
        <w:p w14:paraId="69CC9241" w14:textId="77777777" w:rsidR="00B70BFD" w:rsidRDefault="00B70BFD" w:rsidP="007200B1">
          <w:pPr>
            <w:pStyle w:val="a5"/>
            <w:ind w:left="-241" w:hanging="1"/>
            <w:jc w:val="left"/>
            <w:rPr>
              <w:b/>
              <w:bCs/>
            </w:rPr>
          </w:pPr>
          <w:r>
            <w:rPr>
              <w:b/>
              <w:bCs/>
              <w:noProof/>
              <w:lang w:eastAsia="ru-RU"/>
            </w:rPr>
            <w:drawing>
              <wp:inline distT="0" distB="0" distL="0" distR="0" wp14:anchorId="6FBE924E" wp14:editId="7CFFBC1C">
                <wp:extent cx="2240329" cy="504000"/>
                <wp:effectExtent l="0" t="0" r="0" b="0"/>
                <wp:docPr id="23" name="Picture 1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10102" w:type="dxa"/>
          <w:vMerge w:val="restart"/>
          <w:tcBorders>
            <w:top w:val="nil"/>
            <w:left w:val="nil"/>
            <w:bottom w:val="single" w:sz="8" w:space="0" w:color="FEC816"/>
            <w:right w:val="single" w:sz="8" w:space="0" w:color="FEC816"/>
          </w:tcBorders>
          <w:vAlign w:val="center"/>
        </w:tcPr>
        <w:p w14:paraId="6813C33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42C35D1" w14:textId="77777777" w:rsidTr="00E16A62">
      <w:trPr>
        <w:cantSplit/>
        <w:trHeight w:val="354"/>
      </w:trPr>
      <w:tc>
        <w:tcPr>
          <w:tcW w:w="5284" w:type="dxa"/>
          <w:vMerge/>
          <w:tcBorders>
            <w:top w:val="nil"/>
            <w:left w:val="nil"/>
            <w:bottom w:val="nil"/>
            <w:right w:val="nil"/>
          </w:tcBorders>
          <w:vAlign w:val="center"/>
        </w:tcPr>
        <w:p w14:paraId="0B0981A5" w14:textId="77777777" w:rsidR="00B70BFD" w:rsidRDefault="00B70BFD" w:rsidP="007200B1">
          <w:pPr>
            <w:pStyle w:val="a5"/>
            <w:jc w:val="center"/>
          </w:pPr>
        </w:p>
      </w:tc>
      <w:tc>
        <w:tcPr>
          <w:tcW w:w="10102" w:type="dxa"/>
          <w:vMerge/>
          <w:tcBorders>
            <w:top w:val="single" w:sz="8" w:space="0" w:color="auto"/>
            <w:left w:val="nil"/>
            <w:bottom w:val="single" w:sz="8" w:space="0" w:color="FEC816"/>
            <w:right w:val="single" w:sz="8" w:space="0" w:color="FEC816"/>
          </w:tcBorders>
        </w:tcPr>
        <w:p w14:paraId="06BF4E51" w14:textId="77777777" w:rsidR="00B70BFD" w:rsidRPr="000B5B67" w:rsidRDefault="00B70BFD" w:rsidP="007200B1">
          <w:pPr>
            <w:jc w:val="center"/>
            <w:rPr>
              <w:b/>
              <w:bCs/>
            </w:rPr>
          </w:pPr>
        </w:p>
      </w:tc>
    </w:tr>
  </w:tbl>
  <w:p w14:paraId="5F197C33" w14:textId="77777777" w:rsidR="00B70BFD" w:rsidRDefault="00B70BFD">
    <w:pPr>
      <w:pStyle w:val="a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46"/>
      <w:gridCol w:w="9986"/>
    </w:tblGrid>
    <w:tr w:rsidR="00B70BFD" w14:paraId="47BCC9DC" w14:textId="77777777" w:rsidTr="00E16A62">
      <w:trPr>
        <w:cantSplit/>
        <w:trHeight w:val="275"/>
      </w:trPr>
      <w:tc>
        <w:tcPr>
          <w:tcW w:w="5446" w:type="dxa"/>
          <w:vMerge w:val="restart"/>
          <w:tcBorders>
            <w:top w:val="nil"/>
            <w:left w:val="nil"/>
            <w:bottom w:val="nil"/>
            <w:right w:val="nil"/>
          </w:tcBorders>
          <w:vAlign w:val="center"/>
        </w:tcPr>
        <w:p w14:paraId="7E23B620" w14:textId="77777777" w:rsidR="00B70BFD" w:rsidRDefault="00B70BFD" w:rsidP="007200B1">
          <w:pPr>
            <w:pStyle w:val="a5"/>
            <w:ind w:left="-241" w:hanging="1"/>
            <w:jc w:val="left"/>
            <w:rPr>
              <w:b/>
              <w:bCs/>
            </w:rPr>
          </w:pPr>
          <w:r>
            <w:rPr>
              <w:b/>
              <w:bCs/>
              <w:noProof/>
              <w:lang w:eastAsia="ru-RU"/>
            </w:rPr>
            <w:drawing>
              <wp:inline distT="0" distB="0" distL="0" distR="0" wp14:anchorId="5E78F94E" wp14:editId="62010C49">
                <wp:extent cx="2240329" cy="504000"/>
                <wp:effectExtent l="0" t="0" r="0" b="0"/>
                <wp:docPr id="24" name="Picture 1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986" w:type="dxa"/>
          <w:vMerge w:val="restart"/>
          <w:tcBorders>
            <w:top w:val="nil"/>
            <w:left w:val="nil"/>
            <w:bottom w:val="single" w:sz="8" w:space="0" w:color="FEC816"/>
            <w:right w:val="single" w:sz="8" w:space="0" w:color="FEC816"/>
          </w:tcBorders>
          <w:vAlign w:val="center"/>
        </w:tcPr>
        <w:p w14:paraId="3B0EF43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C031178" w14:textId="77777777" w:rsidTr="00E16A62">
      <w:trPr>
        <w:cantSplit/>
        <w:trHeight w:val="275"/>
      </w:trPr>
      <w:tc>
        <w:tcPr>
          <w:tcW w:w="5446" w:type="dxa"/>
          <w:vMerge/>
          <w:tcBorders>
            <w:top w:val="nil"/>
            <w:left w:val="nil"/>
            <w:bottom w:val="nil"/>
            <w:right w:val="nil"/>
          </w:tcBorders>
          <w:vAlign w:val="center"/>
        </w:tcPr>
        <w:p w14:paraId="3098E6DF" w14:textId="77777777" w:rsidR="00B70BFD" w:rsidRDefault="00B70BFD" w:rsidP="007200B1">
          <w:pPr>
            <w:pStyle w:val="a5"/>
            <w:jc w:val="center"/>
          </w:pPr>
        </w:p>
      </w:tc>
      <w:tc>
        <w:tcPr>
          <w:tcW w:w="9986" w:type="dxa"/>
          <w:vMerge/>
          <w:tcBorders>
            <w:top w:val="single" w:sz="8" w:space="0" w:color="auto"/>
            <w:left w:val="nil"/>
            <w:bottom w:val="single" w:sz="8" w:space="0" w:color="FEC816"/>
            <w:right w:val="single" w:sz="8" w:space="0" w:color="FEC816"/>
          </w:tcBorders>
        </w:tcPr>
        <w:p w14:paraId="74DDCCB4" w14:textId="77777777" w:rsidR="00B70BFD" w:rsidRPr="000B5B67" w:rsidRDefault="00B70BFD" w:rsidP="007200B1">
          <w:pPr>
            <w:jc w:val="center"/>
            <w:rPr>
              <w:b/>
              <w:bCs/>
            </w:rPr>
          </w:pPr>
        </w:p>
      </w:tc>
    </w:tr>
  </w:tbl>
  <w:p w14:paraId="1CC22102" w14:textId="77777777" w:rsidR="00B70BFD" w:rsidRDefault="00B70BFD" w:rsidP="007200B1">
    <w:pPr>
      <w:pStyle w:val="a5"/>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6"/>
      <w:gridCol w:w="6793"/>
    </w:tblGrid>
    <w:tr w:rsidR="00B70BFD" w14:paraId="51992C37" w14:textId="77777777" w:rsidTr="00B307BD">
      <w:trPr>
        <w:cantSplit/>
        <w:trHeight w:val="244"/>
      </w:trPr>
      <w:tc>
        <w:tcPr>
          <w:tcW w:w="3536" w:type="dxa"/>
          <w:vMerge w:val="restart"/>
          <w:tcBorders>
            <w:top w:val="nil"/>
            <w:left w:val="nil"/>
            <w:bottom w:val="nil"/>
            <w:right w:val="nil"/>
          </w:tcBorders>
          <w:vAlign w:val="center"/>
        </w:tcPr>
        <w:p w14:paraId="080C7B09" w14:textId="77777777" w:rsidR="00B70BFD" w:rsidRDefault="00B70BFD" w:rsidP="007200B1">
          <w:pPr>
            <w:pStyle w:val="a5"/>
            <w:ind w:left="-241" w:hanging="1"/>
            <w:jc w:val="left"/>
            <w:rPr>
              <w:b/>
              <w:bCs/>
            </w:rPr>
          </w:pPr>
          <w:r>
            <w:rPr>
              <w:b/>
              <w:bCs/>
              <w:noProof/>
              <w:lang w:eastAsia="ru-RU"/>
            </w:rPr>
            <w:drawing>
              <wp:inline distT="0" distB="0" distL="0" distR="0" wp14:anchorId="24EEB5F9" wp14:editId="74C7CBC0">
                <wp:extent cx="2240329" cy="504000"/>
                <wp:effectExtent l="0" t="0" r="0" b="0"/>
                <wp:docPr id="25" name="Picture 1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93" w:type="dxa"/>
          <w:vMerge w:val="restart"/>
          <w:tcBorders>
            <w:top w:val="nil"/>
            <w:left w:val="nil"/>
            <w:bottom w:val="single" w:sz="8" w:space="0" w:color="FEC816"/>
            <w:right w:val="single" w:sz="8" w:space="0" w:color="FEC816"/>
          </w:tcBorders>
          <w:vAlign w:val="center"/>
        </w:tcPr>
        <w:p w14:paraId="61D8B4B3" w14:textId="27BD114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6205A19" w14:textId="77777777" w:rsidTr="00B307BD">
      <w:trPr>
        <w:cantSplit/>
        <w:trHeight w:val="244"/>
      </w:trPr>
      <w:tc>
        <w:tcPr>
          <w:tcW w:w="3536" w:type="dxa"/>
          <w:vMerge/>
          <w:tcBorders>
            <w:top w:val="nil"/>
            <w:left w:val="nil"/>
            <w:bottom w:val="nil"/>
            <w:right w:val="nil"/>
          </w:tcBorders>
          <w:vAlign w:val="center"/>
        </w:tcPr>
        <w:p w14:paraId="7C42171D" w14:textId="77777777" w:rsidR="00B70BFD" w:rsidRDefault="00B70BFD" w:rsidP="007200B1">
          <w:pPr>
            <w:pStyle w:val="a5"/>
            <w:jc w:val="center"/>
          </w:pPr>
        </w:p>
      </w:tc>
      <w:tc>
        <w:tcPr>
          <w:tcW w:w="6793" w:type="dxa"/>
          <w:vMerge/>
          <w:tcBorders>
            <w:top w:val="single" w:sz="8" w:space="0" w:color="auto"/>
            <w:left w:val="nil"/>
            <w:bottom w:val="single" w:sz="8" w:space="0" w:color="FEC816"/>
            <w:right w:val="single" w:sz="8" w:space="0" w:color="FEC816"/>
          </w:tcBorders>
        </w:tcPr>
        <w:p w14:paraId="0E7DAB46" w14:textId="77777777" w:rsidR="00B70BFD" w:rsidRPr="000B5B67" w:rsidRDefault="00B70BFD" w:rsidP="007200B1">
          <w:pPr>
            <w:jc w:val="center"/>
            <w:rPr>
              <w:b/>
              <w:bCs/>
            </w:rPr>
          </w:pPr>
        </w:p>
      </w:tc>
    </w:tr>
  </w:tbl>
  <w:p w14:paraId="222D375E" w14:textId="77777777" w:rsidR="00B70BFD" w:rsidRDefault="00B70BFD">
    <w:pPr>
      <w:pStyle w:val="a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70"/>
      <w:gridCol w:w="9662"/>
    </w:tblGrid>
    <w:tr w:rsidR="00B70BFD" w14:paraId="71F7DA0F" w14:textId="77777777" w:rsidTr="00E16A62">
      <w:trPr>
        <w:cantSplit/>
        <w:trHeight w:val="276"/>
      </w:trPr>
      <w:tc>
        <w:tcPr>
          <w:tcW w:w="5270" w:type="dxa"/>
          <w:vMerge w:val="restart"/>
          <w:tcBorders>
            <w:top w:val="nil"/>
            <w:left w:val="nil"/>
            <w:bottom w:val="nil"/>
            <w:right w:val="nil"/>
          </w:tcBorders>
          <w:vAlign w:val="center"/>
        </w:tcPr>
        <w:p w14:paraId="2FFEA6B5" w14:textId="77777777" w:rsidR="00B70BFD" w:rsidRDefault="00B70BFD" w:rsidP="007200B1">
          <w:pPr>
            <w:pStyle w:val="a5"/>
            <w:ind w:left="-241" w:hanging="1"/>
            <w:jc w:val="left"/>
            <w:rPr>
              <w:b/>
              <w:bCs/>
            </w:rPr>
          </w:pPr>
          <w:r>
            <w:rPr>
              <w:b/>
              <w:bCs/>
              <w:noProof/>
              <w:lang w:eastAsia="ru-RU"/>
            </w:rPr>
            <w:drawing>
              <wp:inline distT="0" distB="0" distL="0" distR="0" wp14:anchorId="2FE06ABB" wp14:editId="4F6B43A7">
                <wp:extent cx="2240329" cy="504000"/>
                <wp:effectExtent l="0" t="0" r="0" b="0"/>
                <wp:docPr id="26" name="Picture 1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662" w:type="dxa"/>
          <w:vMerge w:val="restart"/>
          <w:tcBorders>
            <w:top w:val="nil"/>
            <w:left w:val="nil"/>
            <w:bottom w:val="single" w:sz="8" w:space="0" w:color="FEC816"/>
            <w:right w:val="single" w:sz="8" w:space="0" w:color="FEC816"/>
          </w:tcBorders>
          <w:vAlign w:val="center"/>
        </w:tcPr>
        <w:p w14:paraId="574E4D49" w14:textId="3DE36EAB"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CCDB9B4" w14:textId="77777777" w:rsidTr="00E16A62">
      <w:trPr>
        <w:cantSplit/>
        <w:trHeight w:val="276"/>
      </w:trPr>
      <w:tc>
        <w:tcPr>
          <w:tcW w:w="5270" w:type="dxa"/>
          <w:vMerge/>
          <w:tcBorders>
            <w:top w:val="nil"/>
            <w:left w:val="nil"/>
            <w:bottom w:val="nil"/>
            <w:right w:val="nil"/>
          </w:tcBorders>
          <w:vAlign w:val="center"/>
        </w:tcPr>
        <w:p w14:paraId="4C756AE8" w14:textId="77777777" w:rsidR="00B70BFD" w:rsidRDefault="00B70BFD" w:rsidP="007200B1">
          <w:pPr>
            <w:pStyle w:val="a5"/>
            <w:jc w:val="center"/>
          </w:pPr>
        </w:p>
      </w:tc>
      <w:tc>
        <w:tcPr>
          <w:tcW w:w="9662" w:type="dxa"/>
          <w:vMerge/>
          <w:tcBorders>
            <w:top w:val="single" w:sz="8" w:space="0" w:color="auto"/>
            <w:left w:val="nil"/>
            <w:bottom w:val="single" w:sz="8" w:space="0" w:color="FEC816"/>
            <w:right w:val="single" w:sz="8" w:space="0" w:color="FEC816"/>
          </w:tcBorders>
        </w:tcPr>
        <w:p w14:paraId="4F93310E" w14:textId="77777777" w:rsidR="00B70BFD" w:rsidRPr="000B5B67" w:rsidRDefault="00B70BFD" w:rsidP="007200B1">
          <w:pPr>
            <w:jc w:val="center"/>
            <w:rPr>
              <w:b/>
              <w:bCs/>
            </w:rPr>
          </w:pPr>
        </w:p>
      </w:tc>
    </w:tr>
  </w:tbl>
  <w:p w14:paraId="5B5A2381" w14:textId="77777777" w:rsidR="00B70BFD" w:rsidRDefault="00B70BFD" w:rsidP="007200B1">
    <w:pPr>
      <w:pStyle w:val="a5"/>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2"/>
      <w:gridCol w:w="9802"/>
    </w:tblGrid>
    <w:tr w:rsidR="00B70BFD" w14:paraId="38BA1BD0" w14:textId="77777777" w:rsidTr="00F857F7">
      <w:trPr>
        <w:cantSplit/>
        <w:trHeight w:val="284"/>
      </w:trPr>
      <w:tc>
        <w:tcPr>
          <w:tcW w:w="5102" w:type="dxa"/>
          <w:vMerge w:val="restart"/>
          <w:tcBorders>
            <w:top w:val="nil"/>
            <w:left w:val="nil"/>
            <w:bottom w:val="nil"/>
            <w:right w:val="nil"/>
          </w:tcBorders>
          <w:vAlign w:val="center"/>
        </w:tcPr>
        <w:p w14:paraId="73922F5F" w14:textId="77777777" w:rsidR="00B70BFD" w:rsidRDefault="00B70BFD" w:rsidP="007200B1">
          <w:pPr>
            <w:pStyle w:val="a5"/>
            <w:ind w:left="-241" w:hanging="1"/>
            <w:jc w:val="left"/>
            <w:rPr>
              <w:b/>
              <w:bCs/>
            </w:rPr>
          </w:pPr>
          <w:r>
            <w:rPr>
              <w:b/>
              <w:bCs/>
              <w:noProof/>
              <w:lang w:eastAsia="ru-RU"/>
            </w:rPr>
            <w:drawing>
              <wp:inline distT="0" distB="0" distL="0" distR="0" wp14:anchorId="27B2A5EB" wp14:editId="0B93F387">
                <wp:extent cx="2240329" cy="504000"/>
                <wp:effectExtent l="0" t="0" r="0" b="0"/>
                <wp:docPr id="27" name="Picture 1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802" w:type="dxa"/>
          <w:vMerge w:val="restart"/>
          <w:tcBorders>
            <w:top w:val="nil"/>
            <w:left w:val="nil"/>
            <w:bottom w:val="single" w:sz="8" w:space="0" w:color="FEC816"/>
            <w:right w:val="single" w:sz="8" w:space="0" w:color="FEC816"/>
          </w:tcBorders>
          <w:vAlign w:val="center"/>
        </w:tcPr>
        <w:p w14:paraId="4A304454"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13C5244" w14:textId="77777777" w:rsidTr="00F857F7">
      <w:trPr>
        <w:cantSplit/>
        <w:trHeight w:val="284"/>
      </w:trPr>
      <w:tc>
        <w:tcPr>
          <w:tcW w:w="5102" w:type="dxa"/>
          <w:vMerge/>
          <w:tcBorders>
            <w:top w:val="nil"/>
            <w:left w:val="nil"/>
            <w:bottom w:val="nil"/>
            <w:right w:val="nil"/>
          </w:tcBorders>
          <w:vAlign w:val="center"/>
        </w:tcPr>
        <w:p w14:paraId="56C9D779" w14:textId="77777777" w:rsidR="00B70BFD" w:rsidRDefault="00B70BFD" w:rsidP="007200B1">
          <w:pPr>
            <w:pStyle w:val="a5"/>
            <w:jc w:val="center"/>
          </w:pPr>
        </w:p>
      </w:tc>
      <w:tc>
        <w:tcPr>
          <w:tcW w:w="9802" w:type="dxa"/>
          <w:vMerge/>
          <w:tcBorders>
            <w:top w:val="single" w:sz="8" w:space="0" w:color="auto"/>
            <w:left w:val="nil"/>
            <w:bottom w:val="single" w:sz="8" w:space="0" w:color="FEC816"/>
            <w:right w:val="single" w:sz="8" w:space="0" w:color="FEC816"/>
          </w:tcBorders>
        </w:tcPr>
        <w:p w14:paraId="185C1FCA" w14:textId="77777777" w:rsidR="00B70BFD" w:rsidRPr="000B5B67" w:rsidRDefault="00B70BFD" w:rsidP="007200B1">
          <w:pPr>
            <w:jc w:val="center"/>
            <w:rPr>
              <w:b/>
              <w:bCs/>
            </w:rPr>
          </w:pPr>
        </w:p>
      </w:tc>
    </w:tr>
  </w:tbl>
  <w:p w14:paraId="222CB1ED" w14:textId="77777777" w:rsidR="00B70BFD" w:rsidRDefault="00B70BFD">
    <w:pPr>
      <w:pStyle w:val="a5"/>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6"/>
      <w:gridCol w:w="6735"/>
    </w:tblGrid>
    <w:tr w:rsidR="00B70BFD" w14:paraId="07B6FE2F" w14:textId="77777777" w:rsidTr="00E16A62">
      <w:trPr>
        <w:cantSplit/>
        <w:trHeight w:val="264"/>
      </w:trPr>
      <w:tc>
        <w:tcPr>
          <w:tcW w:w="3506" w:type="dxa"/>
          <w:vMerge w:val="restart"/>
          <w:tcBorders>
            <w:top w:val="nil"/>
            <w:left w:val="nil"/>
            <w:bottom w:val="nil"/>
            <w:right w:val="nil"/>
          </w:tcBorders>
          <w:vAlign w:val="center"/>
        </w:tcPr>
        <w:p w14:paraId="1EBC2267" w14:textId="77777777" w:rsidR="00B70BFD" w:rsidRDefault="00B70BFD" w:rsidP="007200B1">
          <w:pPr>
            <w:pStyle w:val="a5"/>
            <w:ind w:left="-241" w:hanging="1"/>
            <w:jc w:val="left"/>
            <w:rPr>
              <w:b/>
              <w:bCs/>
            </w:rPr>
          </w:pPr>
          <w:r>
            <w:rPr>
              <w:b/>
              <w:bCs/>
              <w:noProof/>
              <w:lang w:eastAsia="ru-RU"/>
            </w:rPr>
            <w:drawing>
              <wp:inline distT="0" distB="0" distL="0" distR="0" wp14:anchorId="610F2E97" wp14:editId="1E7B374A">
                <wp:extent cx="2240329" cy="504000"/>
                <wp:effectExtent l="0" t="0" r="0" b="0"/>
                <wp:docPr id="28" name="Picture 1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35" w:type="dxa"/>
          <w:vMerge w:val="restart"/>
          <w:tcBorders>
            <w:top w:val="nil"/>
            <w:left w:val="nil"/>
            <w:bottom w:val="single" w:sz="8" w:space="0" w:color="FEC816"/>
            <w:right w:val="single" w:sz="8" w:space="0" w:color="FEC816"/>
          </w:tcBorders>
          <w:vAlign w:val="center"/>
        </w:tcPr>
        <w:p w14:paraId="32808690" w14:textId="63F9213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BA6EF41" w14:textId="77777777" w:rsidTr="00E16A62">
      <w:trPr>
        <w:cantSplit/>
        <w:trHeight w:val="264"/>
      </w:trPr>
      <w:tc>
        <w:tcPr>
          <w:tcW w:w="3506" w:type="dxa"/>
          <w:vMerge/>
          <w:tcBorders>
            <w:top w:val="nil"/>
            <w:left w:val="nil"/>
            <w:bottom w:val="nil"/>
            <w:right w:val="nil"/>
          </w:tcBorders>
          <w:vAlign w:val="center"/>
        </w:tcPr>
        <w:p w14:paraId="12420993" w14:textId="77777777" w:rsidR="00B70BFD" w:rsidRDefault="00B70BFD" w:rsidP="007200B1">
          <w:pPr>
            <w:pStyle w:val="a5"/>
            <w:jc w:val="center"/>
          </w:pPr>
        </w:p>
      </w:tc>
      <w:tc>
        <w:tcPr>
          <w:tcW w:w="6735" w:type="dxa"/>
          <w:vMerge/>
          <w:tcBorders>
            <w:top w:val="single" w:sz="8" w:space="0" w:color="auto"/>
            <w:left w:val="nil"/>
            <w:bottom w:val="single" w:sz="8" w:space="0" w:color="FEC816"/>
            <w:right w:val="single" w:sz="8" w:space="0" w:color="FEC816"/>
          </w:tcBorders>
        </w:tcPr>
        <w:p w14:paraId="0A75FE3C" w14:textId="77777777" w:rsidR="00B70BFD" w:rsidRPr="000B5B67" w:rsidRDefault="00B70BFD" w:rsidP="007200B1">
          <w:pPr>
            <w:jc w:val="center"/>
            <w:rPr>
              <w:b/>
              <w:bCs/>
            </w:rPr>
          </w:pPr>
        </w:p>
      </w:tc>
    </w:tr>
  </w:tbl>
  <w:p w14:paraId="7E3577F0" w14:textId="77777777" w:rsidR="00B70BFD" w:rsidRDefault="00B70BFD">
    <w:pPr>
      <w:pStyle w:val="a5"/>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3"/>
      <w:gridCol w:w="9412"/>
    </w:tblGrid>
    <w:tr w:rsidR="00B70BFD" w14:paraId="2AEF0BEA" w14:textId="77777777" w:rsidTr="00E16A62">
      <w:trPr>
        <w:cantSplit/>
        <w:trHeight w:val="246"/>
      </w:trPr>
      <w:tc>
        <w:tcPr>
          <w:tcW w:w="5133" w:type="dxa"/>
          <w:vMerge w:val="restart"/>
          <w:tcBorders>
            <w:top w:val="nil"/>
            <w:left w:val="nil"/>
            <w:bottom w:val="nil"/>
            <w:right w:val="nil"/>
          </w:tcBorders>
          <w:vAlign w:val="center"/>
        </w:tcPr>
        <w:p w14:paraId="176E1A38" w14:textId="77777777" w:rsidR="00B70BFD" w:rsidRDefault="00B70BFD" w:rsidP="007200B1">
          <w:pPr>
            <w:pStyle w:val="a5"/>
            <w:ind w:left="-241" w:hanging="1"/>
            <w:jc w:val="left"/>
            <w:rPr>
              <w:b/>
              <w:bCs/>
            </w:rPr>
          </w:pPr>
          <w:r>
            <w:rPr>
              <w:b/>
              <w:bCs/>
              <w:noProof/>
              <w:lang w:eastAsia="ru-RU"/>
            </w:rPr>
            <w:drawing>
              <wp:inline distT="0" distB="0" distL="0" distR="0" wp14:anchorId="7804E2F4" wp14:editId="6E839902">
                <wp:extent cx="2240329" cy="504000"/>
                <wp:effectExtent l="0" t="0" r="0" b="0"/>
                <wp:docPr id="29" name="Picture 1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12" w:type="dxa"/>
          <w:vMerge w:val="restart"/>
          <w:tcBorders>
            <w:top w:val="nil"/>
            <w:left w:val="nil"/>
            <w:bottom w:val="single" w:sz="8" w:space="0" w:color="FEC816"/>
            <w:right w:val="single" w:sz="8" w:space="0" w:color="FEC816"/>
          </w:tcBorders>
          <w:vAlign w:val="center"/>
        </w:tcPr>
        <w:p w14:paraId="75F09E1F" w14:textId="1FAE6AAE"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6F2B807" w14:textId="77777777" w:rsidTr="00E16A62">
      <w:trPr>
        <w:cantSplit/>
        <w:trHeight w:val="246"/>
      </w:trPr>
      <w:tc>
        <w:tcPr>
          <w:tcW w:w="5133" w:type="dxa"/>
          <w:vMerge/>
          <w:tcBorders>
            <w:top w:val="nil"/>
            <w:left w:val="nil"/>
            <w:bottom w:val="nil"/>
            <w:right w:val="nil"/>
          </w:tcBorders>
          <w:vAlign w:val="center"/>
        </w:tcPr>
        <w:p w14:paraId="2FA8E534" w14:textId="77777777" w:rsidR="00B70BFD" w:rsidRDefault="00B70BFD" w:rsidP="007200B1">
          <w:pPr>
            <w:pStyle w:val="a5"/>
            <w:jc w:val="center"/>
          </w:pPr>
        </w:p>
      </w:tc>
      <w:tc>
        <w:tcPr>
          <w:tcW w:w="9412" w:type="dxa"/>
          <w:vMerge/>
          <w:tcBorders>
            <w:top w:val="single" w:sz="8" w:space="0" w:color="auto"/>
            <w:left w:val="nil"/>
            <w:bottom w:val="single" w:sz="8" w:space="0" w:color="FEC816"/>
            <w:right w:val="single" w:sz="8" w:space="0" w:color="FEC816"/>
          </w:tcBorders>
        </w:tcPr>
        <w:p w14:paraId="7D6DC385" w14:textId="77777777" w:rsidR="00B70BFD" w:rsidRPr="000B5B67" w:rsidRDefault="00B70BFD" w:rsidP="007200B1">
          <w:pPr>
            <w:jc w:val="center"/>
            <w:rPr>
              <w:b/>
              <w:bCs/>
            </w:rPr>
          </w:pPr>
        </w:p>
      </w:tc>
    </w:tr>
  </w:tbl>
  <w:p w14:paraId="588AE857" w14:textId="77777777" w:rsidR="00B70BFD" w:rsidRDefault="00B70BFD" w:rsidP="007200B1">
    <w:pPr>
      <w:pStyle w:val="a5"/>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6"/>
      <w:gridCol w:w="9578"/>
    </w:tblGrid>
    <w:tr w:rsidR="00B70BFD" w14:paraId="44B81C24" w14:textId="77777777" w:rsidTr="00F857F7">
      <w:trPr>
        <w:cantSplit/>
        <w:trHeight w:val="323"/>
      </w:trPr>
      <w:tc>
        <w:tcPr>
          <w:tcW w:w="4986" w:type="dxa"/>
          <w:vMerge w:val="restart"/>
          <w:tcBorders>
            <w:top w:val="nil"/>
            <w:left w:val="nil"/>
            <w:bottom w:val="nil"/>
            <w:right w:val="nil"/>
          </w:tcBorders>
          <w:vAlign w:val="center"/>
        </w:tcPr>
        <w:p w14:paraId="474185C3" w14:textId="77777777" w:rsidR="00B70BFD" w:rsidRDefault="00B70BFD" w:rsidP="007200B1">
          <w:pPr>
            <w:pStyle w:val="a5"/>
            <w:ind w:left="-241" w:hanging="1"/>
            <w:jc w:val="left"/>
            <w:rPr>
              <w:b/>
              <w:bCs/>
            </w:rPr>
          </w:pPr>
          <w:r>
            <w:rPr>
              <w:b/>
              <w:bCs/>
              <w:noProof/>
              <w:lang w:eastAsia="ru-RU"/>
            </w:rPr>
            <w:drawing>
              <wp:inline distT="0" distB="0" distL="0" distR="0" wp14:anchorId="78C683CC" wp14:editId="72BB1CB9">
                <wp:extent cx="2240329" cy="504000"/>
                <wp:effectExtent l="0" t="0" r="0" b="0"/>
                <wp:docPr id="30" name="Picture 1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78" w:type="dxa"/>
          <w:vMerge w:val="restart"/>
          <w:tcBorders>
            <w:top w:val="nil"/>
            <w:left w:val="nil"/>
            <w:bottom w:val="single" w:sz="8" w:space="0" w:color="FEC816"/>
            <w:right w:val="single" w:sz="8" w:space="0" w:color="FEC816"/>
          </w:tcBorders>
          <w:vAlign w:val="center"/>
        </w:tcPr>
        <w:p w14:paraId="37B56388"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6040304" w14:textId="77777777" w:rsidTr="00F857F7">
      <w:trPr>
        <w:cantSplit/>
        <w:trHeight w:val="323"/>
      </w:trPr>
      <w:tc>
        <w:tcPr>
          <w:tcW w:w="4986" w:type="dxa"/>
          <w:vMerge/>
          <w:tcBorders>
            <w:top w:val="nil"/>
            <w:left w:val="nil"/>
            <w:bottom w:val="nil"/>
            <w:right w:val="nil"/>
          </w:tcBorders>
          <w:vAlign w:val="center"/>
        </w:tcPr>
        <w:p w14:paraId="661C72B5" w14:textId="77777777" w:rsidR="00B70BFD" w:rsidRDefault="00B70BFD" w:rsidP="007200B1">
          <w:pPr>
            <w:pStyle w:val="a5"/>
            <w:jc w:val="center"/>
          </w:pPr>
        </w:p>
      </w:tc>
      <w:tc>
        <w:tcPr>
          <w:tcW w:w="9578" w:type="dxa"/>
          <w:vMerge/>
          <w:tcBorders>
            <w:top w:val="single" w:sz="8" w:space="0" w:color="auto"/>
            <w:left w:val="nil"/>
            <w:bottom w:val="single" w:sz="8" w:space="0" w:color="FEC816"/>
            <w:right w:val="single" w:sz="8" w:space="0" w:color="FEC816"/>
          </w:tcBorders>
        </w:tcPr>
        <w:p w14:paraId="6C697D97" w14:textId="77777777" w:rsidR="00B70BFD" w:rsidRPr="000B5B67" w:rsidRDefault="00B70BFD" w:rsidP="007200B1">
          <w:pPr>
            <w:jc w:val="center"/>
            <w:rPr>
              <w:b/>
              <w:bCs/>
            </w:rPr>
          </w:pPr>
        </w:p>
      </w:tc>
    </w:tr>
  </w:tbl>
  <w:p w14:paraId="02F47F5B" w14:textId="77777777" w:rsidR="00B70BFD" w:rsidRDefault="00B70BFD">
    <w:pPr>
      <w:pStyle w:val="a5"/>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8"/>
      <w:gridCol w:w="6740"/>
    </w:tblGrid>
    <w:tr w:rsidR="00B70BFD" w14:paraId="6C96999E" w14:textId="77777777" w:rsidTr="00F857F7">
      <w:trPr>
        <w:cantSplit/>
        <w:trHeight w:val="353"/>
      </w:trPr>
      <w:tc>
        <w:tcPr>
          <w:tcW w:w="3508" w:type="dxa"/>
          <w:vMerge w:val="restart"/>
          <w:tcBorders>
            <w:top w:val="nil"/>
            <w:left w:val="nil"/>
            <w:bottom w:val="nil"/>
            <w:right w:val="nil"/>
          </w:tcBorders>
          <w:vAlign w:val="center"/>
        </w:tcPr>
        <w:p w14:paraId="787AE475" w14:textId="77777777" w:rsidR="00B70BFD" w:rsidRDefault="00B70BFD" w:rsidP="007200B1">
          <w:pPr>
            <w:pStyle w:val="a5"/>
            <w:ind w:left="-241" w:hanging="1"/>
            <w:jc w:val="left"/>
            <w:rPr>
              <w:b/>
              <w:bCs/>
            </w:rPr>
          </w:pPr>
          <w:r>
            <w:rPr>
              <w:b/>
              <w:bCs/>
              <w:noProof/>
              <w:lang w:eastAsia="ru-RU"/>
            </w:rPr>
            <w:drawing>
              <wp:inline distT="0" distB="0" distL="0" distR="0" wp14:anchorId="4991D0FF" wp14:editId="7A0B966F">
                <wp:extent cx="2240329" cy="504000"/>
                <wp:effectExtent l="0" t="0" r="0" b="0"/>
                <wp:docPr id="31" name="Picture 1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40" w:type="dxa"/>
          <w:vMerge w:val="restart"/>
          <w:tcBorders>
            <w:top w:val="nil"/>
            <w:left w:val="nil"/>
            <w:bottom w:val="single" w:sz="8" w:space="0" w:color="FEC816"/>
            <w:right w:val="single" w:sz="8" w:space="0" w:color="FEC816"/>
          </w:tcBorders>
          <w:vAlign w:val="center"/>
        </w:tcPr>
        <w:p w14:paraId="1D9B5EF5" w14:textId="4F77651D"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1BD5EBE" w14:textId="77777777" w:rsidTr="00F857F7">
      <w:trPr>
        <w:cantSplit/>
        <w:trHeight w:val="353"/>
      </w:trPr>
      <w:tc>
        <w:tcPr>
          <w:tcW w:w="3508" w:type="dxa"/>
          <w:vMerge/>
          <w:tcBorders>
            <w:top w:val="nil"/>
            <w:left w:val="nil"/>
            <w:bottom w:val="nil"/>
            <w:right w:val="nil"/>
          </w:tcBorders>
          <w:vAlign w:val="center"/>
        </w:tcPr>
        <w:p w14:paraId="68904093" w14:textId="77777777" w:rsidR="00B70BFD" w:rsidRDefault="00B70BFD" w:rsidP="007200B1">
          <w:pPr>
            <w:pStyle w:val="a5"/>
            <w:jc w:val="center"/>
          </w:pPr>
        </w:p>
      </w:tc>
      <w:tc>
        <w:tcPr>
          <w:tcW w:w="6740" w:type="dxa"/>
          <w:vMerge/>
          <w:tcBorders>
            <w:top w:val="single" w:sz="8" w:space="0" w:color="auto"/>
            <w:left w:val="nil"/>
            <w:bottom w:val="single" w:sz="8" w:space="0" w:color="FEC816"/>
            <w:right w:val="single" w:sz="8" w:space="0" w:color="FEC816"/>
          </w:tcBorders>
        </w:tcPr>
        <w:p w14:paraId="010A431D" w14:textId="77777777" w:rsidR="00B70BFD" w:rsidRPr="000B5B67" w:rsidRDefault="00B70BFD" w:rsidP="007200B1">
          <w:pPr>
            <w:jc w:val="center"/>
            <w:rPr>
              <w:b/>
              <w:bCs/>
            </w:rPr>
          </w:pPr>
        </w:p>
      </w:tc>
    </w:tr>
  </w:tbl>
  <w:p w14:paraId="58E86322" w14:textId="77777777" w:rsidR="00B70BFD" w:rsidRDefault="00B70BFD">
    <w:pPr>
      <w:pStyle w:val="a5"/>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31A03CC1" w14:textId="77777777" w:rsidTr="00D153F5">
      <w:trPr>
        <w:cantSplit/>
        <w:trHeight w:val="244"/>
      </w:trPr>
      <w:tc>
        <w:tcPr>
          <w:tcW w:w="5103" w:type="dxa"/>
          <w:vMerge w:val="restart"/>
          <w:tcBorders>
            <w:top w:val="nil"/>
            <w:left w:val="nil"/>
            <w:bottom w:val="nil"/>
            <w:right w:val="nil"/>
          </w:tcBorders>
          <w:vAlign w:val="center"/>
        </w:tcPr>
        <w:p w14:paraId="596ECC48" w14:textId="77777777" w:rsidR="00B70BFD" w:rsidRDefault="00B70BFD" w:rsidP="007200B1">
          <w:pPr>
            <w:pStyle w:val="a5"/>
            <w:ind w:left="-241" w:hanging="1"/>
            <w:jc w:val="left"/>
            <w:rPr>
              <w:b/>
              <w:bCs/>
            </w:rPr>
          </w:pPr>
          <w:r>
            <w:rPr>
              <w:b/>
              <w:bCs/>
              <w:noProof/>
              <w:lang w:eastAsia="ru-RU"/>
            </w:rPr>
            <w:drawing>
              <wp:inline distT="0" distB="0" distL="0" distR="0" wp14:anchorId="29970B53" wp14:editId="229A3151">
                <wp:extent cx="2240329" cy="504000"/>
                <wp:effectExtent l="0" t="0" r="0" b="0"/>
                <wp:docPr id="32" name="Picture 1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0A9FDAF9" w14:textId="04478C1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C8E83B8" w14:textId="77777777" w:rsidTr="00D153F5">
      <w:trPr>
        <w:cantSplit/>
        <w:trHeight w:val="244"/>
      </w:trPr>
      <w:tc>
        <w:tcPr>
          <w:tcW w:w="5103" w:type="dxa"/>
          <w:vMerge/>
          <w:tcBorders>
            <w:top w:val="nil"/>
            <w:left w:val="nil"/>
            <w:bottom w:val="nil"/>
            <w:right w:val="nil"/>
          </w:tcBorders>
          <w:vAlign w:val="center"/>
        </w:tcPr>
        <w:p w14:paraId="6B4777BA"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2FC8FC94" w14:textId="77777777" w:rsidR="00B70BFD" w:rsidRPr="000B5B67" w:rsidRDefault="00B70BFD" w:rsidP="007200B1">
          <w:pPr>
            <w:jc w:val="center"/>
            <w:rPr>
              <w:b/>
              <w:bCs/>
            </w:rPr>
          </w:pPr>
        </w:p>
      </w:tc>
    </w:tr>
  </w:tbl>
  <w:p w14:paraId="12600E67" w14:textId="77777777" w:rsidR="00B70BFD" w:rsidRDefault="00B70BFD" w:rsidP="007200B1">
    <w:pPr>
      <w:pStyle w:val="a5"/>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6"/>
      <w:gridCol w:w="9560"/>
    </w:tblGrid>
    <w:tr w:rsidR="00B70BFD" w14:paraId="1D02913F" w14:textId="77777777" w:rsidTr="00F857F7">
      <w:trPr>
        <w:cantSplit/>
        <w:trHeight w:val="453"/>
      </w:trPr>
      <w:tc>
        <w:tcPr>
          <w:tcW w:w="4976" w:type="dxa"/>
          <w:vMerge w:val="restart"/>
          <w:tcBorders>
            <w:top w:val="nil"/>
            <w:left w:val="nil"/>
            <w:bottom w:val="nil"/>
            <w:right w:val="nil"/>
          </w:tcBorders>
          <w:vAlign w:val="center"/>
        </w:tcPr>
        <w:p w14:paraId="58C3F9B7" w14:textId="77777777" w:rsidR="00B70BFD" w:rsidRDefault="00B70BFD" w:rsidP="007200B1">
          <w:pPr>
            <w:pStyle w:val="a5"/>
            <w:ind w:left="-241" w:hanging="1"/>
            <w:jc w:val="left"/>
            <w:rPr>
              <w:b/>
              <w:bCs/>
            </w:rPr>
          </w:pPr>
          <w:r>
            <w:rPr>
              <w:b/>
              <w:bCs/>
              <w:noProof/>
              <w:lang w:eastAsia="ru-RU"/>
            </w:rPr>
            <w:drawing>
              <wp:inline distT="0" distB="0" distL="0" distR="0" wp14:anchorId="75D828E3" wp14:editId="00A593CA">
                <wp:extent cx="2240329" cy="504000"/>
                <wp:effectExtent l="0" t="0" r="0" b="0"/>
                <wp:docPr id="33" name="Picture 1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60" w:type="dxa"/>
          <w:vMerge w:val="restart"/>
          <w:tcBorders>
            <w:top w:val="nil"/>
            <w:left w:val="nil"/>
            <w:bottom w:val="single" w:sz="8" w:space="0" w:color="FEC816"/>
            <w:right w:val="single" w:sz="8" w:space="0" w:color="FEC816"/>
          </w:tcBorders>
          <w:vAlign w:val="center"/>
        </w:tcPr>
        <w:p w14:paraId="714FC9E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4D4B17C" w14:textId="77777777" w:rsidTr="00F857F7">
      <w:trPr>
        <w:cantSplit/>
        <w:trHeight w:val="453"/>
      </w:trPr>
      <w:tc>
        <w:tcPr>
          <w:tcW w:w="4976" w:type="dxa"/>
          <w:vMerge/>
          <w:tcBorders>
            <w:top w:val="nil"/>
            <w:left w:val="nil"/>
            <w:bottom w:val="nil"/>
            <w:right w:val="nil"/>
          </w:tcBorders>
          <w:vAlign w:val="center"/>
        </w:tcPr>
        <w:p w14:paraId="068AD304" w14:textId="77777777" w:rsidR="00B70BFD" w:rsidRDefault="00B70BFD" w:rsidP="007200B1">
          <w:pPr>
            <w:pStyle w:val="a5"/>
            <w:jc w:val="center"/>
          </w:pPr>
        </w:p>
      </w:tc>
      <w:tc>
        <w:tcPr>
          <w:tcW w:w="9560" w:type="dxa"/>
          <w:vMerge/>
          <w:tcBorders>
            <w:top w:val="single" w:sz="8" w:space="0" w:color="auto"/>
            <w:left w:val="nil"/>
            <w:bottom w:val="single" w:sz="8" w:space="0" w:color="FEC816"/>
            <w:right w:val="single" w:sz="8" w:space="0" w:color="FEC816"/>
          </w:tcBorders>
        </w:tcPr>
        <w:p w14:paraId="16CDEB9D" w14:textId="77777777" w:rsidR="00B70BFD" w:rsidRPr="000B5B67" w:rsidRDefault="00B70BFD" w:rsidP="007200B1">
          <w:pPr>
            <w:jc w:val="center"/>
            <w:rPr>
              <w:b/>
              <w:bCs/>
            </w:rPr>
          </w:pPr>
        </w:p>
      </w:tc>
    </w:tr>
  </w:tbl>
  <w:p w14:paraId="1EA9DEE1" w14:textId="77777777" w:rsidR="00B70BFD" w:rsidRDefault="00B70BFD">
    <w:pPr>
      <w:pStyle w:val="a5"/>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1"/>
      <w:gridCol w:w="9444"/>
    </w:tblGrid>
    <w:tr w:rsidR="00B70BFD" w14:paraId="413B510B" w14:textId="77777777" w:rsidTr="00E16A62">
      <w:trPr>
        <w:cantSplit/>
        <w:trHeight w:val="269"/>
      </w:trPr>
      <w:tc>
        <w:tcPr>
          <w:tcW w:w="5151" w:type="dxa"/>
          <w:vMerge w:val="restart"/>
          <w:tcBorders>
            <w:top w:val="nil"/>
            <w:left w:val="nil"/>
            <w:bottom w:val="nil"/>
            <w:right w:val="nil"/>
          </w:tcBorders>
          <w:vAlign w:val="center"/>
        </w:tcPr>
        <w:p w14:paraId="6F1F0E4F" w14:textId="77777777" w:rsidR="00B70BFD" w:rsidRDefault="00B70BFD" w:rsidP="007200B1">
          <w:pPr>
            <w:pStyle w:val="a5"/>
            <w:ind w:left="-241" w:hanging="1"/>
            <w:jc w:val="left"/>
            <w:rPr>
              <w:b/>
              <w:bCs/>
            </w:rPr>
          </w:pPr>
          <w:r>
            <w:rPr>
              <w:b/>
              <w:bCs/>
              <w:noProof/>
              <w:lang w:eastAsia="ru-RU"/>
            </w:rPr>
            <w:drawing>
              <wp:inline distT="0" distB="0" distL="0" distR="0" wp14:anchorId="47369A49" wp14:editId="14C9B3D2">
                <wp:extent cx="2240329" cy="504000"/>
                <wp:effectExtent l="0" t="0" r="0" b="0"/>
                <wp:docPr id="34" name="Picture 1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44" w:type="dxa"/>
          <w:vMerge w:val="restart"/>
          <w:tcBorders>
            <w:top w:val="nil"/>
            <w:left w:val="nil"/>
            <w:bottom w:val="single" w:sz="8" w:space="0" w:color="FEC816"/>
            <w:right w:val="single" w:sz="8" w:space="0" w:color="FEC816"/>
          </w:tcBorders>
          <w:vAlign w:val="center"/>
        </w:tcPr>
        <w:p w14:paraId="1574E9D5"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F50CA90" w14:textId="77777777" w:rsidTr="00E16A62">
      <w:trPr>
        <w:cantSplit/>
        <w:trHeight w:val="269"/>
      </w:trPr>
      <w:tc>
        <w:tcPr>
          <w:tcW w:w="5151" w:type="dxa"/>
          <w:vMerge/>
          <w:tcBorders>
            <w:top w:val="nil"/>
            <w:left w:val="nil"/>
            <w:bottom w:val="nil"/>
            <w:right w:val="nil"/>
          </w:tcBorders>
          <w:vAlign w:val="center"/>
        </w:tcPr>
        <w:p w14:paraId="1BA0E379" w14:textId="77777777" w:rsidR="00B70BFD" w:rsidRDefault="00B70BFD" w:rsidP="007200B1">
          <w:pPr>
            <w:pStyle w:val="a5"/>
            <w:jc w:val="center"/>
          </w:pPr>
        </w:p>
      </w:tc>
      <w:tc>
        <w:tcPr>
          <w:tcW w:w="9444" w:type="dxa"/>
          <w:vMerge/>
          <w:tcBorders>
            <w:top w:val="single" w:sz="8" w:space="0" w:color="auto"/>
            <w:left w:val="nil"/>
            <w:bottom w:val="single" w:sz="8" w:space="0" w:color="FEC816"/>
            <w:right w:val="single" w:sz="8" w:space="0" w:color="FEC816"/>
          </w:tcBorders>
        </w:tcPr>
        <w:p w14:paraId="06434F95" w14:textId="77777777" w:rsidR="00B70BFD" w:rsidRPr="000B5B67" w:rsidRDefault="00B70BFD" w:rsidP="007200B1">
          <w:pPr>
            <w:jc w:val="center"/>
            <w:rPr>
              <w:b/>
              <w:bCs/>
            </w:rPr>
          </w:pPr>
        </w:p>
      </w:tc>
    </w:tr>
  </w:tbl>
  <w:p w14:paraId="3977E26F" w14:textId="77777777" w:rsidR="00B70BFD" w:rsidRDefault="00B70BFD" w:rsidP="007200B1">
    <w:pPr>
      <w:pStyle w:val="a5"/>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01"/>
    </w:tblGrid>
    <w:tr w:rsidR="00B70BFD" w14:paraId="2B6B0756" w14:textId="77777777" w:rsidTr="00E16A62">
      <w:trPr>
        <w:cantSplit/>
        <w:trHeight w:val="249"/>
      </w:trPr>
      <w:tc>
        <w:tcPr>
          <w:tcW w:w="3493" w:type="dxa"/>
          <w:vMerge w:val="restart"/>
          <w:tcBorders>
            <w:top w:val="nil"/>
            <w:left w:val="nil"/>
            <w:bottom w:val="nil"/>
            <w:right w:val="nil"/>
          </w:tcBorders>
          <w:vAlign w:val="center"/>
        </w:tcPr>
        <w:p w14:paraId="69D5CAA4" w14:textId="77777777" w:rsidR="00B70BFD" w:rsidRDefault="00B70BFD" w:rsidP="007200B1">
          <w:pPr>
            <w:pStyle w:val="a5"/>
            <w:ind w:left="-241" w:hanging="1"/>
            <w:jc w:val="left"/>
            <w:rPr>
              <w:b/>
              <w:bCs/>
            </w:rPr>
          </w:pPr>
          <w:r>
            <w:rPr>
              <w:b/>
              <w:bCs/>
              <w:noProof/>
              <w:lang w:eastAsia="ru-RU"/>
            </w:rPr>
            <w:drawing>
              <wp:inline distT="0" distB="0" distL="0" distR="0" wp14:anchorId="1062B2D1" wp14:editId="3572ACDB">
                <wp:extent cx="2240329" cy="504000"/>
                <wp:effectExtent l="0" t="0" r="0" b="0"/>
                <wp:docPr id="3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0" w:type="dxa"/>
          <w:vMerge w:val="restart"/>
          <w:tcBorders>
            <w:top w:val="nil"/>
            <w:left w:val="nil"/>
            <w:bottom w:val="single" w:sz="8" w:space="0" w:color="FEC816"/>
            <w:right w:val="single" w:sz="8" w:space="0" w:color="FEC816"/>
          </w:tcBorders>
          <w:vAlign w:val="center"/>
        </w:tcPr>
        <w:p w14:paraId="49CBD303" w14:textId="3E0275DB"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93513C4" w14:textId="77777777" w:rsidTr="00E16A62">
      <w:trPr>
        <w:cantSplit/>
        <w:trHeight w:val="249"/>
      </w:trPr>
      <w:tc>
        <w:tcPr>
          <w:tcW w:w="3493" w:type="dxa"/>
          <w:vMerge/>
          <w:tcBorders>
            <w:top w:val="nil"/>
            <w:left w:val="nil"/>
            <w:bottom w:val="nil"/>
            <w:right w:val="nil"/>
          </w:tcBorders>
          <w:vAlign w:val="center"/>
        </w:tcPr>
        <w:p w14:paraId="440541A3" w14:textId="77777777" w:rsidR="00B70BFD" w:rsidRDefault="00B70BFD" w:rsidP="007200B1">
          <w:pPr>
            <w:pStyle w:val="a5"/>
            <w:jc w:val="center"/>
          </w:pPr>
        </w:p>
      </w:tc>
      <w:tc>
        <w:tcPr>
          <w:tcW w:w="6710" w:type="dxa"/>
          <w:vMerge/>
          <w:tcBorders>
            <w:top w:val="single" w:sz="8" w:space="0" w:color="auto"/>
            <w:left w:val="nil"/>
            <w:bottom w:val="single" w:sz="8" w:space="0" w:color="FEC816"/>
            <w:right w:val="single" w:sz="8" w:space="0" w:color="FEC816"/>
          </w:tcBorders>
        </w:tcPr>
        <w:p w14:paraId="18B3EA6D" w14:textId="77777777" w:rsidR="00B70BFD" w:rsidRPr="000B5B67" w:rsidRDefault="00B70BFD" w:rsidP="007200B1">
          <w:pPr>
            <w:jc w:val="center"/>
            <w:rPr>
              <w:b/>
              <w:bCs/>
            </w:rPr>
          </w:pPr>
        </w:p>
      </w:tc>
    </w:tr>
  </w:tbl>
  <w:p w14:paraId="14441A93" w14:textId="77777777" w:rsidR="00B70BFD" w:rsidRDefault="00B70BFD">
    <w:pPr>
      <w:pStyle w:val="a5"/>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3FD97ABE" w14:textId="77777777" w:rsidTr="00D153F5">
      <w:trPr>
        <w:cantSplit/>
        <w:trHeight w:val="244"/>
      </w:trPr>
      <w:tc>
        <w:tcPr>
          <w:tcW w:w="5103" w:type="dxa"/>
          <w:vMerge w:val="restart"/>
          <w:tcBorders>
            <w:top w:val="nil"/>
            <w:left w:val="nil"/>
            <w:bottom w:val="nil"/>
            <w:right w:val="nil"/>
          </w:tcBorders>
          <w:vAlign w:val="center"/>
        </w:tcPr>
        <w:p w14:paraId="381AA27E" w14:textId="77777777" w:rsidR="00B70BFD" w:rsidRDefault="00B70BFD" w:rsidP="007200B1">
          <w:pPr>
            <w:pStyle w:val="a5"/>
            <w:ind w:left="-241" w:hanging="1"/>
            <w:jc w:val="left"/>
            <w:rPr>
              <w:b/>
              <w:bCs/>
            </w:rPr>
          </w:pPr>
          <w:r>
            <w:rPr>
              <w:b/>
              <w:bCs/>
              <w:noProof/>
              <w:lang w:eastAsia="ru-RU"/>
            </w:rPr>
            <w:drawing>
              <wp:inline distT="0" distB="0" distL="0" distR="0" wp14:anchorId="0B5E187E" wp14:editId="33DE3F77">
                <wp:extent cx="2240329" cy="504000"/>
                <wp:effectExtent l="0" t="0" r="0" b="0"/>
                <wp:docPr id="3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70D89503" w14:textId="77777777" w:rsidR="00B70BFD" w:rsidRPr="00916FAB" w:rsidRDefault="00B70BFD" w:rsidP="00F919E4">
          <w:pPr>
            <w:pStyle w:val="InR1"/>
          </w:pPr>
          <w:r>
            <w:t>Концептуальный дизайн</w:t>
          </w:r>
          <w:r>
            <w:br/>
            <w:t>Управление основными данными</w:t>
          </w:r>
          <w:r>
            <w:br/>
          </w:r>
          <w:proofErr w:type="spellStart"/>
          <w:r>
            <w:t>ТОиР</w:t>
          </w:r>
          <w:proofErr w:type="spellEnd"/>
          <w:r>
            <w:br/>
            <w:t xml:space="preserve">Управление основными данными по направлению </w:t>
          </w:r>
          <w:proofErr w:type="spellStart"/>
          <w:r>
            <w:t>ТОиР</w:t>
          </w:r>
          <w:proofErr w:type="spellEnd"/>
        </w:p>
      </w:tc>
    </w:tr>
    <w:tr w:rsidR="00B70BFD" w:rsidRPr="00DB4B2F" w14:paraId="46FEB7B4" w14:textId="77777777" w:rsidTr="00D153F5">
      <w:trPr>
        <w:cantSplit/>
        <w:trHeight w:val="244"/>
      </w:trPr>
      <w:tc>
        <w:tcPr>
          <w:tcW w:w="5103" w:type="dxa"/>
          <w:vMerge/>
          <w:tcBorders>
            <w:top w:val="nil"/>
            <w:left w:val="nil"/>
            <w:bottom w:val="nil"/>
            <w:right w:val="nil"/>
          </w:tcBorders>
          <w:vAlign w:val="center"/>
        </w:tcPr>
        <w:p w14:paraId="15469F2C"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51550DC9" w14:textId="77777777" w:rsidR="00B70BFD" w:rsidRPr="000B5B67" w:rsidRDefault="00B70BFD" w:rsidP="007200B1">
          <w:pPr>
            <w:jc w:val="center"/>
            <w:rPr>
              <w:b/>
              <w:bCs/>
            </w:rPr>
          </w:pPr>
        </w:p>
      </w:tc>
    </w:tr>
  </w:tbl>
  <w:p w14:paraId="34DA4C82" w14:textId="77777777" w:rsidR="00B70BFD" w:rsidRDefault="00B70BFD" w:rsidP="007200B1">
    <w:pPr>
      <w:pStyle w:val="a5"/>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1"/>
      <w:gridCol w:w="9612"/>
    </w:tblGrid>
    <w:tr w:rsidR="00B70BFD" w14:paraId="70749060" w14:textId="77777777" w:rsidTr="0089336D">
      <w:trPr>
        <w:cantSplit/>
        <w:trHeight w:val="260"/>
      </w:trPr>
      <w:tc>
        <w:tcPr>
          <w:tcW w:w="5001" w:type="dxa"/>
          <w:vMerge w:val="restart"/>
          <w:tcBorders>
            <w:top w:val="nil"/>
            <w:left w:val="nil"/>
            <w:bottom w:val="nil"/>
            <w:right w:val="nil"/>
          </w:tcBorders>
          <w:vAlign w:val="center"/>
        </w:tcPr>
        <w:p w14:paraId="1DAF04B7" w14:textId="77777777" w:rsidR="00B70BFD" w:rsidRDefault="00B70BFD" w:rsidP="007200B1">
          <w:pPr>
            <w:pStyle w:val="a5"/>
            <w:ind w:left="-241" w:hanging="1"/>
            <w:jc w:val="left"/>
            <w:rPr>
              <w:b/>
              <w:bCs/>
            </w:rPr>
          </w:pPr>
          <w:r>
            <w:rPr>
              <w:b/>
              <w:bCs/>
              <w:noProof/>
              <w:lang w:eastAsia="ru-RU"/>
            </w:rPr>
            <w:drawing>
              <wp:inline distT="0" distB="0" distL="0" distR="0" wp14:anchorId="703579B7" wp14:editId="4E8B583E">
                <wp:extent cx="2240329" cy="504000"/>
                <wp:effectExtent l="0" t="0" r="0" b="0"/>
                <wp:docPr id="3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612" w:type="dxa"/>
          <w:vMerge w:val="restart"/>
          <w:tcBorders>
            <w:top w:val="nil"/>
            <w:left w:val="nil"/>
            <w:bottom w:val="single" w:sz="8" w:space="0" w:color="FEC816"/>
            <w:right w:val="single" w:sz="8" w:space="0" w:color="FEC816"/>
          </w:tcBorders>
          <w:vAlign w:val="center"/>
        </w:tcPr>
        <w:p w14:paraId="5E54A616" w14:textId="7D4F1C9A"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01723E2" w14:textId="77777777" w:rsidTr="0089336D">
      <w:trPr>
        <w:cantSplit/>
        <w:trHeight w:val="260"/>
      </w:trPr>
      <w:tc>
        <w:tcPr>
          <w:tcW w:w="5001" w:type="dxa"/>
          <w:vMerge/>
          <w:tcBorders>
            <w:top w:val="nil"/>
            <w:left w:val="nil"/>
            <w:bottom w:val="nil"/>
            <w:right w:val="nil"/>
          </w:tcBorders>
          <w:vAlign w:val="center"/>
        </w:tcPr>
        <w:p w14:paraId="42D3B2C7" w14:textId="77777777" w:rsidR="00B70BFD" w:rsidRDefault="00B70BFD" w:rsidP="007200B1">
          <w:pPr>
            <w:pStyle w:val="a5"/>
            <w:jc w:val="center"/>
          </w:pPr>
        </w:p>
      </w:tc>
      <w:tc>
        <w:tcPr>
          <w:tcW w:w="9612" w:type="dxa"/>
          <w:vMerge/>
          <w:tcBorders>
            <w:top w:val="single" w:sz="8" w:space="0" w:color="auto"/>
            <w:left w:val="nil"/>
            <w:bottom w:val="single" w:sz="8" w:space="0" w:color="FEC816"/>
            <w:right w:val="single" w:sz="8" w:space="0" w:color="FEC816"/>
          </w:tcBorders>
        </w:tcPr>
        <w:p w14:paraId="4E7E5887" w14:textId="77777777" w:rsidR="00B70BFD" w:rsidRPr="000B5B67" w:rsidRDefault="00B70BFD" w:rsidP="007200B1">
          <w:pPr>
            <w:jc w:val="center"/>
            <w:rPr>
              <w:b/>
              <w:bCs/>
            </w:rPr>
          </w:pPr>
        </w:p>
      </w:tc>
    </w:tr>
  </w:tbl>
  <w:p w14:paraId="72C88411" w14:textId="77777777" w:rsidR="00B70BFD" w:rsidRDefault="00B70BFD">
    <w:pPr>
      <w:pStyle w:val="a5"/>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42"/>
      <w:gridCol w:w="9428"/>
    </w:tblGrid>
    <w:tr w:rsidR="00B70BFD" w14:paraId="36671682" w14:textId="77777777" w:rsidTr="00E16A62">
      <w:trPr>
        <w:cantSplit/>
        <w:trHeight w:val="261"/>
      </w:trPr>
      <w:tc>
        <w:tcPr>
          <w:tcW w:w="5142" w:type="dxa"/>
          <w:vMerge w:val="restart"/>
          <w:tcBorders>
            <w:top w:val="nil"/>
            <w:left w:val="nil"/>
            <w:bottom w:val="nil"/>
            <w:right w:val="nil"/>
          </w:tcBorders>
          <w:vAlign w:val="center"/>
        </w:tcPr>
        <w:p w14:paraId="637B3A43" w14:textId="77777777" w:rsidR="00B70BFD" w:rsidRDefault="00B70BFD" w:rsidP="007200B1">
          <w:pPr>
            <w:pStyle w:val="a5"/>
            <w:ind w:left="-241" w:hanging="1"/>
            <w:jc w:val="left"/>
            <w:rPr>
              <w:b/>
              <w:bCs/>
            </w:rPr>
          </w:pPr>
          <w:r>
            <w:rPr>
              <w:b/>
              <w:bCs/>
              <w:noProof/>
              <w:lang w:eastAsia="ru-RU"/>
            </w:rPr>
            <w:drawing>
              <wp:inline distT="0" distB="0" distL="0" distR="0" wp14:anchorId="52C5189D" wp14:editId="6E4E33EC">
                <wp:extent cx="2240329" cy="504000"/>
                <wp:effectExtent l="0" t="0" r="0" b="0"/>
                <wp:docPr id="3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28" w:type="dxa"/>
          <w:vMerge w:val="restart"/>
          <w:tcBorders>
            <w:top w:val="nil"/>
            <w:left w:val="nil"/>
            <w:bottom w:val="single" w:sz="8" w:space="0" w:color="FEC816"/>
            <w:right w:val="single" w:sz="8" w:space="0" w:color="FEC816"/>
          </w:tcBorders>
          <w:vAlign w:val="center"/>
        </w:tcPr>
        <w:p w14:paraId="0977077E" w14:textId="1AF4426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F62227D" w14:textId="77777777" w:rsidTr="00E16A62">
      <w:trPr>
        <w:cantSplit/>
        <w:trHeight w:val="261"/>
      </w:trPr>
      <w:tc>
        <w:tcPr>
          <w:tcW w:w="5142" w:type="dxa"/>
          <w:vMerge/>
          <w:tcBorders>
            <w:top w:val="nil"/>
            <w:left w:val="nil"/>
            <w:bottom w:val="nil"/>
            <w:right w:val="nil"/>
          </w:tcBorders>
          <w:vAlign w:val="center"/>
        </w:tcPr>
        <w:p w14:paraId="2BD759BC" w14:textId="77777777" w:rsidR="00B70BFD" w:rsidRDefault="00B70BFD" w:rsidP="007200B1">
          <w:pPr>
            <w:pStyle w:val="a5"/>
            <w:jc w:val="center"/>
          </w:pPr>
        </w:p>
      </w:tc>
      <w:tc>
        <w:tcPr>
          <w:tcW w:w="9428" w:type="dxa"/>
          <w:vMerge/>
          <w:tcBorders>
            <w:top w:val="single" w:sz="8" w:space="0" w:color="auto"/>
            <w:left w:val="nil"/>
            <w:bottom w:val="single" w:sz="8" w:space="0" w:color="FEC816"/>
            <w:right w:val="single" w:sz="8" w:space="0" w:color="FEC816"/>
          </w:tcBorders>
        </w:tcPr>
        <w:p w14:paraId="7F9A5956" w14:textId="77777777" w:rsidR="00B70BFD" w:rsidRPr="000B5B67" w:rsidRDefault="00B70BFD" w:rsidP="007200B1">
          <w:pPr>
            <w:jc w:val="center"/>
            <w:rPr>
              <w:b/>
              <w:bCs/>
            </w:rPr>
          </w:pPr>
        </w:p>
      </w:tc>
    </w:tr>
  </w:tbl>
  <w:p w14:paraId="52D20521" w14:textId="77777777" w:rsidR="00B70BFD" w:rsidRDefault="00B70BFD" w:rsidP="007200B1">
    <w:pPr>
      <w:pStyle w:val="a5"/>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7"/>
      <w:gridCol w:w="6743"/>
    </w:tblGrid>
    <w:tr w:rsidR="00B70BFD" w14:paraId="4C7109B2" w14:textId="77777777" w:rsidTr="00E16A62">
      <w:trPr>
        <w:cantSplit/>
        <w:trHeight w:val="399"/>
      </w:trPr>
      <w:tc>
        <w:tcPr>
          <w:tcW w:w="3557" w:type="dxa"/>
          <w:vMerge w:val="restart"/>
          <w:tcBorders>
            <w:top w:val="nil"/>
            <w:left w:val="nil"/>
            <w:bottom w:val="nil"/>
            <w:right w:val="nil"/>
          </w:tcBorders>
          <w:vAlign w:val="center"/>
        </w:tcPr>
        <w:p w14:paraId="635C6E32" w14:textId="77777777" w:rsidR="00B70BFD" w:rsidRDefault="00B70BFD" w:rsidP="007200B1">
          <w:pPr>
            <w:pStyle w:val="a5"/>
            <w:ind w:left="-241" w:hanging="1"/>
            <w:jc w:val="left"/>
            <w:rPr>
              <w:b/>
              <w:bCs/>
            </w:rPr>
          </w:pPr>
          <w:r>
            <w:rPr>
              <w:b/>
              <w:bCs/>
              <w:noProof/>
              <w:lang w:eastAsia="ru-RU"/>
            </w:rPr>
            <w:drawing>
              <wp:inline distT="0" distB="0" distL="0" distR="0" wp14:anchorId="492ACC5C" wp14:editId="09EEC75B">
                <wp:extent cx="2240329" cy="504000"/>
                <wp:effectExtent l="0" t="0" r="0" b="0"/>
                <wp:docPr id="3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43" w:type="dxa"/>
          <w:vMerge w:val="restart"/>
          <w:tcBorders>
            <w:top w:val="nil"/>
            <w:left w:val="nil"/>
            <w:bottom w:val="single" w:sz="8" w:space="0" w:color="FEC816"/>
            <w:right w:val="single" w:sz="8" w:space="0" w:color="FEC816"/>
          </w:tcBorders>
          <w:vAlign w:val="center"/>
        </w:tcPr>
        <w:p w14:paraId="6BFC630E" w14:textId="2DD7C2F3"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A253517" w14:textId="77777777" w:rsidTr="00E16A62">
      <w:trPr>
        <w:cantSplit/>
        <w:trHeight w:val="399"/>
      </w:trPr>
      <w:tc>
        <w:tcPr>
          <w:tcW w:w="3557" w:type="dxa"/>
          <w:vMerge/>
          <w:tcBorders>
            <w:top w:val="nil"/>
            <w:left w:val="nil"/>
            <w:bottom w:val="nil"/>
            <w:right w:val="nil"/>
          </w:tcBorders>
          <w:vAlign w:val="center"/>
        </w:tcPr>
        <w:p w14:paraId="278DC403" w14:textId="77777777" w:rsidR="00B70BFD" w:rsidRDefault="00B70BFD" w:rsidP="007200B1">
          <w:pPr>
            <w:pStyle w:val="a5"/>
            <w:jc w:val="center"/>
          </w:pPr>
        </w:p>
      </w:tc>
      <w:tc>
        <w:tcPr>
          <w:tcW w:w="6743" w:type="dxa"/>
          <w:vMerge/>
          <w:tcBorders>
            <w:top w:val="single" w:sz="8" w:space="0" w:color="auto"/>
            <w:left w:val="nil"/>
            <w:bottom w:val="single" w:sz="8" w:space="0" w:color="FEC816"/>
            <w:right w:val="single" w:sz="8" w:space="0" w:color="FEC816"/>
          </w:tcBorders>
        </w:tcPr>
        <w:p w14:paraId="04A57279" w14:textId="77777777" w:rsidR="00B70BFD" w:rsidRPr="000B5B67" w:rsidRDefault="00B70BFD" w:rsidP="007200B1">
          <w:pPr>
            <w:jc w:val="center"/>
            <w:rPr>
              <w:b/>
              <w:bCs/>
            </w:rPr>
          </w:pPr>
        </w:p>
      </w:tc>
    </w:tr>
  </w:tbl>
  <w:p w14:paraId="6072A8D7" w14:textId="77777777" w:rsidR="00B70BFD" w:rsidRDefault="00B70BFD">
    <w:pPr>
      <w:pStyle w:val="a5"/>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1"/>
      <w:gridCol w:w="9444"/>
    </w:tblGrid>
    <w:tr w:rsidR="00B70BFD" w14:paraId="71BF21AD" w14:textId="77777777" w:rsidTr="00E16A62">
      <w:trPr>
        <w:cantSplit/>
        <w:trHeight w:val="261"/>
      </w:trPr>
      <w:tc>
        <w:tcPr>
          <w:tcW w:w="5151" w:type="dxa"/>
          <w:vMerge w:val="restart"/>
          <w:tcBorders>
            <w:top w:val="nil"/>
            <w:left w:val="nil"/>
            <w:bottom w:val="nil"/>
            <w:right w:val="nil"/>
          </w:tcBorders>
          <w:vAlign w:val="center"/>
        </w:tcPr>
        <w:p w14:paraId="67CFF4C9" w14:textId="77777777" w:rsidR="00B70BFD" w:rsidRDefault="00B70BFD" w:rsidP="007200B1">
          <w:pPr>
            <w:pStyle w:val="a5"/>
            <w:ind w:left="-241" w:hanging="1"/>
            <w:jc w:val="left"/>
            <w:rPr>
              <w:b/>
              <w:bCs/>
            </w:rPr>
          </w:pPr>
          <w:r>
            <w:rPr>
              <w:b/>
              <w:bCs/>
              <w:noProof/>
              <w:lang w:eastAsia="ru-RU"/>
            </w:rPr>
            <w:drawing>
              <wp:inline distT="0" distB="0" distL="0" distR="0" wp14:anchorId="2862B10C" wp14:editId="6D2EDBAB">
                <wp:extent cx="2240329" cy="504000"/>
                <wp:effectExtent l="0" t="0" r="0" b="0"/>
                <wp:docPr id="4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44" w:type="dxa"/>
          <w:vMerge w:val="restart"/>
          <w:tcBorders>
            <w:top w:val="nil"/>
            <w:left w:val="nil"/>
            <w:bottom w:val="single" w:sz="8" w:space="0" w:color="FEC816"/>
            <w:right w:val="single" w:sz="8" w:space="0" w:color="FEC816"/>
          </w:tcBorders>
          <w:vAlign w:val="center"/>
        </w:tcPr>
        <w:p w14:paraId="2FEEA866" w14:textId="510D3DF3"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9835100" w14:textId="77777777" w:rsidTr="00E16A62">
      <w:trPr>
        <w:cantSplit/>
        <w:trHeight w:val="261"/>
      </w:trPr>
      <w:tc>
        <w:tcPr>
          <w:tcW w:w="5151" w:type="dxa"/>
          <w:vMerge/>
          <w:tcBorders>
            <w:top w:val="nil"/>
            <w:left w:val="nil"/>
            <w:bottom w:val="nil"/>
            <w:right w:val="nil"/>
          </w:tcBorders>
          <w:vAlign w:val="center"/>
        </w:tcPr>
        <w:p w14:paraId="4C7BD4C5" w14:textId="77777777" w:rsidR="00B70BFD" w:rsidRDefault="00B70BFD" w:rsidP="007200B1">
          <w:pPr>
            <w:pStyle w:val="a5"/>
            <w:jc w:val="center"/>
          </w:pPr>
        </w:p>
      </w:tc>
      <w:tc>
        <w:tcPr>
          <w:tcW w:w="9444" w:type="dxa"/>
          <w:vMerge/>
          <w:tcBorders>
            <w:top w:val="single" w:sz="8" w:space="0" w:color="auto"/>
            <w:left w:val="nil"/>
            <w:bottom w:val="single" w:sz="8" w:space="0" w:color="FEC816"/>
            <w:right w:val="single" w:sz="8" w:space="0" w:color="FEC816"/>
          </w:tcBorders>
        </w:tcPr>
        <w:p w14:paraId="459E6B33" w14:textId="77777777" w:rsidR="00B70BFD" w:rsidRPr="000B5B67" w:rsidRDefault="00B70BFD" w:rsidP="007200B1">
          <w:pPr>
            <w:jc w:val="center"/>
            <w:rPr>
              <w:b/>
              <w:bCs/>
            </w:rPr>
          </w:pPr>
        </w:p>
      </w:tc>
    </w:tr>
  </w:tbl>
  <w:p w14:paraId="6DC76628" w14:textId="77777777" w:rsidR="00B70BFD" w:rsidRDefault="00B70BFD" w:rsidP="007200B1">
    <w:pPr>
      <w:pStyle w:val="a5"/>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8"/>
      <w:gridCol w:w="9532"/>
    </w:tblGrid>
    <w:tr w:rsidR="00B70BFD" w14:paraId="0B1B8F3C" w14:textId="77777777" w:rsidTr="0089336D">
      <w:trPr>
        <w:cantSplit/>
        <w:trHeight w:val="403"/>
      </w:trPr>
      <w:tc>
        <w:tcPr>
          <w:tcW w:w="5028" w:type="dxa"/>
          <w:vMerge w:val="restart"/>
          <w:tcBorders>
            <w:top w:val="nil"/>
            <w:left w:val="nil"/>
            <w:bottom w:val="nil"/>
            <w:right w:val="nil"/>
          </w:tcBorders>
          <w:vAlign w:val="center"/>
        </w:tcPr>
        <w:p w14:paraId="75C09311" w14:textId="77777777" w:rsidR="00B70BFD" w:rsidRDefault="00B70BFD" w:rsidP="007200B1">
          <w:pPr>
            <w:pStyle w:val="a5"/>
            <w:ind w:left="-241" w:hanging="1"/>
            <w:jc w:val="left"/>
            <w:rPr>
              <w:b/>
              <w:bCs/>
            </w:rPr>
          </w:pPr>
          <w:r>
            <w:rPr>
              <w:b/>
              <w:bCs/>
              <w:noProof/>
              <w:lang w:eastAsia="ru-RU"/>
            </w:rPr>
            <w:drawing>
              <wp:inline distT="0" distB="0" distL="0" distR="0" wp14:anchorId="443F0420" wp14:editId="408E0CF4">
                <wp:extent cx="2240329" cy="504000"/>
                <wp:effectExtent l="0" t="0" r="0" b="0"/>
                <wp:docPr id="4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32" w:type="dxa"/>
          <w:vMerge w:val="restart"/>
          <w:tcBorders>
            <w:top w:val="nil"/>
            <w:left w:val="nil"/>
            <w:bottom w:val="single" w:sz="8" w:space="0" w:color="FEC816"/>
            <w:right w:val="single" w:sz="8" w:space="0" w:color="FEC816"/>
          </w:tcBorders>
          <w:vAlign w:val="center"/>
        </w:tcPr>
        <w:p w14:paraId="77D6EBA8"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AECCAC5" w14:textId="77777777" w:rsidTr="0089336D">
      <w:trPr>
        <w:cantSplit/>
        <w:trHeight w:val="403"/>
      </w:trPr>
      <w:tc>
        <w:tcPr>
          <w:tcW w:w="5028" w:type="dxa"/>
          <w:vMerge/>
          <w:tcBorders>
            <w:top w:val="nil"/>
            <w:left w:val="nil"/>
            <w:bottom w:val="nil"/>
            <w:right w:val="nil"/>
          </w:tcBorders>
          <w:vAlign w:val="center"/>
        </w:tcPr>
        <w:p w14:paraId="3B52A65F" w14:textId="77777777" w:rsidR="00B70BFD" w:rsidRDefault="00B70BFD" w:rsidP="007200B1">
          <w:pPr>
            <w:pStyle w:val="a5"/>
            <w:jc w:val="center"/>
          </w:pPr>
        </w:p>
      </w:tc>
      <w:tc>
        <w:tcPr>
          <w:tcW w:w="9532" w:type="dxa"/>
          <w:vMerge/>
          <w:tcBorders>
            <w:top w:val="single" w:sz="8" w:space="0" w:color="auto"/>
            <w:left w:val="nil"/>
            <w:bottom w:val="single" w:sz="8" w:space="0" w:color="FEC816"/>
            <w:right w:val="single" w:sz="8" w:space="0" w:color="FEC816"/>
          </w:tcBorders>
        </w:tcPr>
        <w:p w14:paraId="6CC55F7A" w14:textId="77777777" w:rsidR="00B70BFD" w:rsidRPr="000B5B67" w:rsidRDefault="00B70BFD" w:rsidP="007200B1">
          <w:pPr>
            <w:jc w:val="center"/>
            <w:rPr>
              <w:b/>
              <w:bCs/>
            </w:rPr>
          </w:pPr>
        </w:p>
      </w:tc>
    </w:tr>
  </w:tbl>
  <w:p w14:paraId="192BE6B9" w14:textId="77777777" w:rsidR="00B70BFD" w:rsidRDefault="00B70BFD">
    <w:pPr>
      <w:pStyle w:val="a5"/>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25"/>
    </w:tblGrid>
    <w:tr w:rsidR="00B70BFD" w14:paraId="2E854D77" w14:textId="77777777" w:rsidTr="008D4E24">
      <w:trPr>
        <w:cantSplit/>
        <w:trHeight w:val="261"/>
      </w:trPr>
      <w:tc>
        <w:tcPr>
          <w:tcW w:w="3501" w:type="dxa"/>
          <w:vMerge w:val="restart"/>
          <w:tcBorders>
            <w:top w:val="nil"/>
            <w:left w:val="nil"/>
            <w:bottom w:val="nil"/>
            <w:right w:val="nil"/>
          </w:tcBorders>
          <w:vAlign w:val="center"/>
        </w:tcPr>
        <w:p w14:paraId="42F9CCFB" w14:textId="77777777" w:rsidR="00B70BFD" w:rsidRDefault="00B70BFD" w:rsidP="007200B1">
          <w:pPr>
            <w:pStyle w:val="a5"/>
            <w:ind w:left="-241" w:hanging="1"/>
            <w:jc w:val="left"/>
            <w:rPr>
              <w:b/>
              <w:bCs/>
            </w:rPr>
          </w:pPr>
          <w:r>
            <w:rPr>
              <w:b/>
              <w:bCs/>
              <w:noProof/>
              <w:lang w:eastAsia="ru-RU"/>
            </w:rPr>
            <w:drawing>
              <wp:inline distT="0" distB="0" distL="0" distR="0" wp14:anchorId="39AE25CF" wp14:editId="68ED453F">
                <wp:extent cx="2240329" cy="504000"/>
                <wp:effectExtent l="0" t="0" r="0" b="0"/>
                <wp:docPr id="42" name="Picture 1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26" w:type="dxa"/>
          <w:vMerge w:val="restart"/>
          <w:tcBorders>
            <w:top w:val="nil"/>
            <w:left w:val="nil"/>
            <w:bottom w:val="single" w:sz="8" w:space="0" w:color="FEC816"/>
            <w:right w:val="single" w:sz="8" w:space="0" w:color="FEC816"/>
          </w:tcBorders>
          <w:vAlign w:val="center"/>
        </w:tcPr>
        <w:p w14:paraId="04398A8F" w14:textId="4C64EC5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43DAFE6" w14:textId="77777777" w:rsidTr="008D4E24">
      <w:trPr>
        <w:cantSplit/>
        <w:trHeight w:val="261"/>
      </w:trPr>
      <w:tc>
        <w:tcPr>
          <w:tcW w:w="3501" w:type="dxa"/>
          <w:vMerge/>
          <w:tcBorders>
            <w:top w:val="nil"/>
            <w:left w:val="nil"/>
            <w:bottom w:val="nil"/>
            <w:right w:val="nil"/>
          </w:tcBorders>
          <w:vAlign w:val="center"/>
        </w:tcPr>
        <w:p w14:paraId="4AF9ACF1" w14:textId="77777777" w:rsidR="00B70BFD" w:rsidRDefault="00B70BFD" w:rsidP="007200B1">
          <w:pPr>
            <w:pStyle w:val="a5"/>
            <w:jc w:val="center"/>
          </w:pPr>
        </w:p>
      </w:tc>
      <w:tc>
        <w:tcPr>
          <w:tcW w:w="6726" w:type="dxa"/>
          <w:vMerge/>
          <w:tcBorders>
            <w:top w:val="single" w:sz="8" w:space="0" w:color="auto"/>
            <w:left w:val="nil"/>
            <w:bottom w:val="single" w:sz="8" w:space="0" w:color="FEC816"/>
            <w:right w:val="single" w:sz="8" w:space="0" w:color="FEC816"/>
          </w:tcBorders>
        </w:tcPr>
        <w:p w14:paraId="676C63CD" w14:textId="77777777" w:rsidR="00B70BFD" w:rsidRPr="000B5B67" w:rsidRDefault="00B70BFD" w:rsidP="007200B1">
          <w:pPr>
            <w:jc w:val="center"/>
            <w:rPr>
              <w:b/>
              <w:bCs/>
            </w:rPr>
          </w:pPr>
        </w:p>
      </w:tc>
    </w:tr>
  </w:tbl>
  <w:p w14:paraId="0D91F123" w14:textId="77777777" w:rsidR="00B70BFD" w:rsidRDefault="00B70BFD">
    <w:pPr>
      <w:pStyle w:val="a5"/>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05436CE3" w14:textId="77777777" w:rsidTr="00D153F5">
      <w:trPr>
        <w:cantSplit/>
        <w:trHeight w:val="244"/>
      </w:trPr>
      <w:tc>
        <w:tcPr>
          <w:tcW w:w="5103" w:type="dxa"/>
          <w:vMerge w:val="restart"/>
          <w:tcBorders>
            <w:top w:val="nil"/>
            <w:left w:val="nil"/>
            <w:bottom w:val="nil"/>
            <w:right w:val="nil"/>
          </w:tcBorders>
          <w:vAlign w:val="center"/>
        </w:tcPr>
        <w:p w14:paraId="4E1CC296" w14:textId="77777777" w:rsidR="00B70BFD" w:rsidRDefault="00B70BFD" w:rsidP="007200B1">
          <w:pPr>
            <w:pStyle w:val="a5"/>
            <w:ind w:left="-241" w:hanging="1"/>
            <w:jc w:val="left"/>
            <w:rPr>
              <w:b/>
              <w:bCs/>
            </w:rPr>
          </w:pPr>
          <w:r>
            <w:rPr>
              <w:b/>
              <w:bCs/>
              <w:noProof/>
              <w:lang w:eastAsia="ru-RU"/>
            </w:rPr>
            <w:drawing>
              <wp:inline distT="0" distB="0" distL="0" distR="0" wp14:anchorId="718673ED" wp14:editId="4E1A3678">
                <wp:extent cx="2240329" cy="504000"/>
                <wp:effectExtent l="0" t="0" r="0" b="0"/>
                <wp:docPr id="43" name="Picture 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4061DC0B" w14:textId="7F9185E1"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44BE99F" w14:textId="77777777" w:rsidTr="00D153F5">
      <w:trPr>
        <w:cantSplit/>
        <w:trHeight w:val="244"/>
      </w:trPr>
      <w:tc>
        <w:tcPr>
          <w:tcW w:w="5103" w:type="dxa"/>
          <w:vMerge/>
          <w:tcBorders>
            <w:top w:val="nil"/>
            <w:left w:val="nil"/>
            <w:bottom w:val="nil"/>
            <w:right w:val="nil"/>
          </w:tcBorders>
          <w:vAlign w:val="center"/>
        </w:tcPr>
        <w:p w14:paraId="06B5009B"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68E5005D" w14:textId="77777777" w:rsidR="00B70BFD" w:rsidRPr="000B5B67" w:rsidRDefault="00B70BFD" w:rsidP="007200B1">
          <w:pPr>
            <w:jc w:val="center"/>
            <w:rPr>
              <w:b/>
              <w:bCs/>
            </w:rPr>
          </w:pPr>
        </w:p>
      </w:tc>
    </w:tr>
  </w:tbl>
  <w:p w14:paraId="5F4E3993" w14:textId="77777777" w:rsidR="00B70BFD" w:rsidRDefault="00B70BFD" w:rsidP="007200B1">
    <w:pPr>
      <w:pStyle w:val="a5"/>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3"/>
      <w:gridCol w:w="9551"/>
    </w:tblGrid>
    <w:tr w:rsidR="00B70BFD" w14:paraId="44658312" w14:textId="77777777" w:rsidTr="008D4E24">
      <w:trPr>
        <w:cantSplit/>
        <w:trHeight w:val="347"/>
      </w:trPr>
      <w:tc>
        <w:tcPr>
          <w:tcW w:w="4973" w:type="dxa"/>
          <w:vMerge w:val="restart"/>
          <w:tcBorders>
            <w:top w:val="nil"/>
            <w:left w:val="nil"/>
            <w:bottom w:val="nil"/>
            <w:right w:val="nil"/>
          </w:tcBorders>
          <w:vAlign w:val="center"/>
        </w:tcPr>
        <w:p w14:paraId="139CC003" w14:textId="77777777" w:rsidR="00B70BFD" w:rsidRDefault="00B70BFD" w:rsidP="007200B1">
          <w:pPr>
            <w:pStyle w:val="a5"/>
            <w:ind w:left="-241" w:hanging="1"/>
            <w:jc w:val="left"/>
            <w:rPr>
              <w:b/>
              <w:bCs/>
            </w:rPr>
          </w:pPr>
          <w:r>
            <w:rPr>
              <w:b/>
              <w:bCs/>
              <w:noProof/>
              <w:lang w:eastAsia="ru-RU"/>
            </w:rPr>
            <w:drawing>
              <wp:inline distT="0" distB="0" distL="0" distR="0" wp14:anchorId="27BB26F3" wp14:editId="51D1F245">
                <wp:extent cx="2240329" cy="504000"/>
                <wp:effectExtent l="0" t="0" r="0" b="0"/>
                <wp:docPr id="44" name="Picture 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51" w:type="dxa"/>
          <w:vMerge w:val="restart"/>
          <w:tcBorders>
            <w:top w:val="nil"/>
            <w:left w:val="nil"/>
            <w:bottom w:val="single" w:sz="8" w:space="0" w:color="FEC816"/>
            <w:right w:val="single" w:sz="8" w:space="0" w:color="FEC816"/>
          </w:tcBorders>
          <w:vAlign w:val="center"/>
        </w:tcPr>
        <w:p w14:paraId="7F7EF40D"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DF72446" w14:textId="77777777" w:rsidTr="008D4E24">
      <w:trPr>
        <w:cantSplit/>
        <w:trHeight w:val="347"/>
      </w:trPr>
      <w:tc>
        <w:tcPr>
          <w:tcW w:w="4973" w:type="dxa"/>
          <w:vMerge/>
          <w:tcBorders>
            <w:top w:val="nil"/>
            <w:left w:val="nil"/>
            <w:bottom w:val="nil"/>
            <w:right w:val="nil"/>
          </w:tcBorders>
          <w:vAlign w:val="center"/>
        </w:tcPr>
        <w:p w14:paraId="05621632" w14:textId="77777777" w:rsidR="00B70BFD" w:rsidRDefault="00B70BFD" w:rsidP="007200B1">
          <w:pPr>
            <w:pStyle w:val="a5"/>
            <w:jc w:val="center"/>
          </w:pPr>
        </w:p>
      </w:tc>
      <w:tc>
        <w:tcPr>
          <w:tcW w:w="9551" w:type="dxa"/>
          <w:vMerge/>
          <w:tcBorders>
            <w:top w:val="single" w:sz="8" w:space="0" w:color="auto"/>
            <w:left w:val="nil"/>
            <w:bottom w:val="single" w:sz="8" w:space="0" w:color="FEC816"/>
            <w:right w:val="single" w:sz="8" w:space="0" w:color="FEC816"/>
          </w:tcBorders>
        </w:tcPr>
        <w:p w14:paraId="1EFA28AC" w14:textId="77777777" w:rsidR="00B70BFD" w:rsidRPr="000B5B67" w:rsidRDefault="00B70BFD" w:rsidP="007200B1">
          <w:pPr>
            <w:jc w:val="center"/>
            <w:rPr>
              <w:b/>
              <w:bCs/>
            </w:rPr>
          </w:pPr>
        </w:p>
      </w:tc>
    </w:tr>
  </w:tbl>
  <w:p w14:paraId="0D3790D0" w14:textId="77777777" w:rsidR="00B70BFD" w:rsidRDefault="00B70BFD">
    <w:pPr>
      <w:pStyle w:val="a5"/>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5"/>
      <w:gridCol w:w="9453"/>
    </w:tblGrid>
    <w:tr w:rsidR="00B70BFD" w14:paraId="3D535755" w14:textId="77777777" w:rsidTr="00E16A62">
      <w:trPr>
        <w:cantSplit/>
        <w:trHeight w:val="264"/>
      </w:trPr>
      <w:tc>
        <w:tcPr>
          <w:tcW w:w="5155" w:type="dxa"/>
          <w:vMerge w:val="restart"/>
          <w:tcBorders>
            <w:top w:val="nil"/>
            <w:left w:val="nil"/>
            <w:bottom w:val="nil"/>
            <w:right w:val="nil"/>
          </w:tcBorders>
          <w:vAlign w:val="center"/>
        </w:tcPr>
        <w:p w14:paraId="08C85536" w14:textId="77777777" w:rsidR="00B70BFD" w:rsidRDefault="00B70BFD" w:rsidP="007200B1">
          <w:pPr>
            <w:pStyle w:val="a5"/>
            <w:ind w:left="-241" w:hanging="1"/>
            <w:jc w:val="left"/>
            <w:rPr>
              <w:b/>
              <w:bCs/>
            </w:rPr>
          </w:pPr>
          <w:r>
            <w:rPr>
              <w:b/>
              <w:bCs/>
              <w:noProof/>
              <w:lang w:eastAsia="ru-RU"/>
            </w:rPr>
            <w:drawing>
              <wp:inline distT="0" distB="0" distL="0" distR="0" wp14:anchorId="6862025A" wp14:editId="13013673">
                <wp:extent cx="2240329" cy="504000"/>
                <wp:effectExtent l="0" t="0" r="0" b="0"/>
                <wp:docPr id="45" name="Picture 1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53" w:type="dxa"/>
          <w:vMerge w:val="restart"/>
          <w:tcBorders>
            <w:top w:val="nil"/>
            <w:left w:val="nil"/>
            <w:bottom w:val="single" w:sz="8" w:space="0" w:color="FEC816"/>
            <w:right w:val="single" w:sz="8" w:space="0" w:color="FEC816"/>
          </w:tcBorders>
          <w:vAlign w:val="center"/>
        </w:tcPr>
        <w:p w14:paraId="0879A248"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A9940F3" w14:textId="77777777" w:rsidTr="00E16A62">
      <w:trPr>
        <w:cantSplit/>
        <w:trHeight w:val="264"/>
      </w:trPr>
      <w:tc>
        <w:tcPr>
          <w:tcW w:w="5155" w:type="dxa"/>
          <w:vMerge/>
          <w:tcBorders>
            <w:top w:val="nil"/>
            <w:left w:val="nil"/>
            <w:bottom w:val="nil"/>
            <w:right w:val="nil"/>
          </w:tcBorders>
          <w:vAlign w:val="center"/>
        </w:tcPr>
        <w:p w14:paraId="414A340A" w14:textId="77777777" w:rsidR="00B70BFD" w:rsidRDefault="00B70BFD" w:rsidP="007200B1">
          <w:pPr>
            <w:pStyle w:val="a5"/>
            <w:jc w:val="center"/>
          </w:pPr>
        </w:p>
      </w:tc>
      <w:tc>
        <w:tcPr>
          <w:tcW w:w="9453" w:type="dxa"/>
          <w:vMerge/>
          <w:tcBorders>
            <w:top w:val="single" w:sz="8" w:space="0" w:color="auto"/>
            <w:left w:val="nil"/>
            <w:bottom w:val="single" w:sz="8" w:space="0" w:color="FEC816"/>
            <w:right w:val="single" w:sz="8" w:space="0" w:color="FEC816"/>
          </w:tcBorders>
        </w:tcPr>
        <w:p w14:paraId="56BB4D81" w14:textId="77777777" w:rsidR="00B70BFD" w:rsidRPr="000B5B67" w:rsidRDefault="00B70BFD" w:rsidP="007200B1">
          <w:pPr>
            <w:jc w:val="center"/>
            <w:rPr>
              <w:b/>
              <w:bCs/>
            </w:rPr>
          </w:pPr>
        </w:p>
      </w:tc>
    </w:tr>
  </w:tbl>
  <w:p w14:paraId="145DAA7C" w14:textId="77777777" w:rsidR="00B70BFD" w:rsidRDefault="00B70BFD" w:rsidP="007200B1">
    <w:pPr>
      <w:pStyle w:val="a5"/>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6"/>
      <w:gridCol w:w="6793"/>
    </w:tblGrid>
    <w:tr w:rsidR="00B70BFD" w14:paraId="5CE8B72E" w14:textId="77777777" w:rsidTr="00B307BD">
      <w:trPr>
        <w:cantSplit/>
        <w:trHeight w:val="244"/>
      </w:trPr>
      <w:tc>
        <w:tcPr>
          <w:tcW w:w="3536" w:type="dxa"/>
          <w:vMerge w:val="restart"/>
          <w:tcBorders>
            <w:top w:val="nil"/>
            <w:left w:val="nil"/>
            <w:bottom w:val="nil"/>
            <w:right w:val="nil"/>
          </w:tcBorders>
          <w:vAlign w:val="center"/>
        </w:tcPr>
        <w:p w14:paraId="4056F24F" w14:textId="77777777" w:rsidR="00B70BFD" w:rsidRDefault="00B70BFD" w:rsidP="007200B1">
          <w:pPr>
            <w:pStyle w:val="a5"/>
            <w:ind w:left="-241" w:hanging="1"/>
            <w:jc w:val="left"/>
            <w:rPr>
              <w:b/>
              <w:bCs/>
            </w:rPr>
          </w:pPr>
          <w:r>
            <w:rPr>
              <w:b/>
              <w:bCs/>
              <w:noProof/>
              <w:lang w:eastAsia="ru-RU"/>
            </w:rPr>
            <w:drawing>
              <wp:inline distT="0" distB="0" distL="0" distR="0" wp14:anchorId="5EA87EAC" wp14:editId="0110679A">
                <wp:extent cx="2240329" cy="504000"/>
                <wp:effectExtent l="0" t="0" r="0" b="0"/>
                <wp:docPr id="46" name="Picture 1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93" w:type="dxa"/>
          <w:vMerge w:val="restart"/>
          <w:tcBorders>
            <w:top w:val="nil"/>
            <w:left w:val="nil"/>
            <w:bottom w:val="single" w:sz="8" w:space="0" w:color="FEC816"/>
            <w:right w:val="single" w:sz="8" w:space="0" w:color="FEC816"/>
          </w:tcBorders>
          <w:vAlign w:val="center"/>
        </w:tcPr>
        <w:p w14:paraId="629A84E2" w14:textId="209F89BC"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F66DDB8" w14:textId="77777777" w:rsidTr="00B307BD">
      <w:trPr>
        <w:cantSplit/>
        <w:trHeight w:val="244"/>
      </w:trPr>
      <w:tc>
        <w:tcPr>
          <w:tcW w:w="3536" w:type="dxa"/>
          <w:vMerge/>
          <w:tcBorders>
            <w:top w:val="nil"/>
            <w:left w:val="nil"/>
            <w:bottom w:val="nil"/>
            <w:right w:val="nil"/>
          </w:tcBorders>
          <w:vAlign w:val="center"/>
        </w:tcPr>
        <w:p w14:paraId="66C83AD2" w14:textId="77777777" w:rsidR="00B70BFD" w:rsidRDefault="00B70BFD" w:rsidP="007200B1">
          <w:pPr>
            <w:pStyle w:val="a5"/>
            <w:jc w:val="center"/>
          </w:pPr>
        </w:p>
      </w:tc>
      <w:tc>
        <w:tcPr>
          <w:tcW w:w="6793" w:type="dxa"/>
          <w:vMerge/>
          <w:tcBorders>
            <w:top w:val="single" w:sz="8" w:space="0" w:color="auto"/>
            <w:left w:val="nil"/>
            <w:bottom w:val="single" w:sz="8" w:space="0" w:color="FEC816"/>
            <w:right w:val="single" w:sz="8" w:space="0" w:color="FEC816"/>
          </w:tcBorders>
        </w:tcPr>
        <w:p w14:paraId="2A8585B3" w14:textId="77777777" w:rsidR="00B70BFD" w:rsidRPr="000B5B67" w:rsidRDefault="00B70BFD" w:rsidP="007200B1">
          <w:pPr>
            <w:jc w:val="center"/>
            <w:rPr>
              <w:b/>
              <w:bCs/>
            </w:rPr>
          </w:pPr>
        </w:p>
      </w:tc>
    </w:tr>
  </w:tbl>
  <w:p w14:paraId="0854D6CE" w14:textId="77777777" w:rsidR="00B70BFD" w:rsidRDefault="00B70BFD">
    <w:pPr>
      <w:pStyle w:val="a5"/>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29"/>
      <w:gridCol w:w="9403"/>
    </w:tblGrid>
    <w:tr w:rsidR="00B70BFD" w14:paraId="69A9E4AA" w14:textId="77777777" w:rsidTr="00E16A62">
      <w:trPr>
        <w:cantSplit/>
        <w:trHeight w:val="288"/>
      </w:trPr>
      <w:tc>
        <w:tcPr>
          <w:tcW w:w="5129" w:type="dxa"/>
          <w:vMerge w:val="restart"/>
          <w:tcBorders>
            <w:top w:val="nil"/>
            <w:left w:val="nil"/>
            <w:bottom w:val="nil"/>
            <w:right w:val="nil"/>
          </w:tcBorders>
          <w:vAlign w:val="center"/>
        </w:tcPr>
        <w:p w14:paraId="489D39F3" w14:textId="77777777" w:rsidR="00B70BFD" w:rsidRDefault="00B70BFD" w:rsidP="007200B1">
          <w:pPr>
            <w:pStyle w:val="a5"/>
            <w:ind w:left="-241" w:hanging="1"/>
            <w:jc w:val="left"/>
            <w:rPr>
              <w:b/>
              <w:bCs/>
            </w:rPr>
          </w:pPr>
          <w:r>
            <w:rPr>
              <w:b/>
              <w:bCs/>
              <w:noProof/>
              <w:lang w:eastAsia="ru-RU"/>
            </w:rPr>
            <w:drawing>
              <wp:inline distT="0" distB="0" distL="0" distR="0" wp14:anchorId="6D632DA0" wp14:editId="10DA3330">
                <wp:extent cx="2240329" cy="504000"/>
                <wp:effectExtent l="0" t="0" r="0" b="0"/>
                <wp:docPr id="47" name="Picture 1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03" w:type="dxa"/>
          <w:vMerge w:val="restart"/>
          <w:tcBorders>
            <w:top w:val="nil"/>
            <w:left w:val="nil"/>
            <w:bottom w:val="single" w:sz="8" w:space="0" w:color="FEC816"/>
            <w:right w:val="single" w:sz="8" w:space="0" w:color="FEC816"/>
          </w:tcBorders>
          <w:vAlign w:val="center"/>
        </w:tcPr>
        <w:p w14:paraId="52C4F9A4" w14:textId="7B892E90"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484A5C6" w14:textId="77777777" w:rsidTr="00E16A62">
      <w:trPr>
        <w:cantSplit/>
        <w:trHeight w:val="288"/>
      </w:trPr>
      <w:tc>
        <w:tcPr>
          <w:tcW w:w="5129" w:type="dxa"/>
          <w:vMerge/>
          <w:tcBorders>
            <w:top w:val="nil"/>
            <w:left w:val="nil"/>
            <w:bottom w:val="nil"/>
            <w:right w:val="nil"/>
          </w:tcBorders>
          <w:vAlign w:val="center"/>
        </w:tcPr>
        <w:p w14:paraId="35B630AA" w14:textId="77777777" w:rsidR="00B70BFD" w:rsidRDefault="00B70BFD" w:rsidP="007200B1">
          <w:pPr>
            <w:pStyle w:val="a5"/>
            <w:jc w:val="center"/>
          </w:pPr>
        </w:p>
      </w:tc>
      <w:tc>
        <w:tcPr>
          <w:tcW w:w="9403" w:type="dxa"/>
          <w:vMerge/>
          <w:tcBorders>
            <w:top w:val="single" w:sz="8" w:space="0" w:color="auto"/>
            <w:left w:val="nil"/>
            <w:bottom w:val="single" w:sz="8" w:space="0" w:color="FEC816"/>
            <w:right w:val="single" w:sz="8" w:space="0" w:color="FEC816"/>
          </w:tcBorders>
        </w:tcPr>
        <w:p w14:paraId="2975BA9B" w14:textId="77777777" w:rsidR="00B70BFD" w:rsidRPr="000B5B67" w:rsidRDefault="00B70BFD" w:rsidP="007200B1">
          <w:pPr>
            <w:jc w:val="center"/>
            <w:rPr>
              <w:b/>
              <w:bCs/>
            </w:rPr>
          </w:pPr>
        </w:p>
      </w:tc>
    </w:tr>
  </w:tbl>
  <w:p w14:paraId="0FD87220" w14:textId="77777777" w:rsidR="00B70BFD" w:rsidRDefault="00B70BFD" w:rsidP="007200B1">
    <w:pPr>
      <w:pStyle w:val="a5"/>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6"/>
      <w:gridCol w:w="9579"/>
    </w:tblGrid>
    <w:tr w:rsidR="00B70BFD" w14:paraId="4876AC20" w14:textId="77777777" w:rsidTr="0089336D">
      <w:trPr>
        <w:cantSplit/>
        <w:trHeight w:val="249"/>
      </w:trPr>
      <w:tc>
        <w:tcPr>
          <w:tcW w:w="4986" w:type="dxa"/>
          <w:vMerge w:val="restart"/>
          <w:tcBorders>
            <w:top w:val="nil"/>
            <w:left w:val="nil"/>
            <w:bottom w:val="nil"/>
            <w:right w:val="nil"/>
          </w:tcBorders>
          <w:vAlign w:val="center"/>
        </w:tcPr>
        <w:p w14:paraId="6CC5D450" w14:textId="77777777" w:rsidR="00B70BFD" w:rsidRDefault="00B70BFD" w:rsidP="007200B1">
          <w:pPr>
            <w:pStyle w:val="a5"/>
            <w:ind w:left="-241" w:hanging="1"/>
            <w:jc w:val="left"/>
            <w:rPr>
              <w:b/>
              <w:bCs/>
            </w:rPr>
          </w:pPr>
          <w:r>
            <w:rPr>
              <w:b/>
              <w:bCs/>
              <w:noProof/>
              <w:lang w:eastAsia="ru-RU"/>
            </w:rPr>
            <w:drawing>
              <wp:inline distT="0" distB="0" distL="0" distR="0" wp14:anchorId="0D1AF32E" wp14:editId="5DEFD452">
                <wp:extent cx="2240329" cy="504000"/>
                <wp:effectExtent l="0" t="0" r="0" b="0"/>
                <wp:docPr id="48" name="Picture 1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79" w:type="dxa"/>
          <w:vMerge w:val="restart"/>
          <w:tcBorders>
            <w:top w:val="nil"/>
            <w:left w:val="nil"/>
            <w:bottom w:val="single" w:sz="8" w:space="0" w:color="FEC816"/>
            <w:right w:val="single" w:sz="8" w:space="0" w:color="FEC816"/>
          </w:tcBorders>
          <w:vAlign w:val="center"/>
        </w:tcPr>
        <w:p w14:paraId="7C6EF9EB"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2F6FB24" w14:textId="77777777" w:rsidTr="0089336D">
      <w:trPr>
        <w:cantSplit/>
        <w:trHeight w:val="249"/>
      </w:trPr>
      <w:tc>
        <w:tcPr>
          <w:tcW w:w="4986" w:type="dxa"/>
          <w:vMerge/>
          <w:tcBorders>
            <w:top w:val="nil"/>
            <w:left w:val="nil"/>
            <w:bottom w:val="nil"/>
            <w:right w:val="nil"/>
          </w:tcBorders>
          <w:vAlign w:val="center"/>
        </w:tcPr>
        <w:p w14:paraId="0BB615EE" w14:textId="77777777" w:rsidR="00B70BFD" w:rsidRDefault="00B70BFD" w:rsidP="007200B1">
          <w:pPr>
            <w:pStyle w:val="a5"/>
            <w:jc w:val="center"/>
          </w:pPr>
        </w:p>
      </w:tc>
      <w:tc>
        <w:tcPr>
          <w:tcW w:w="9579" w:type="dxa"/>
          <w:vMerge/>
          <w:tcBorders>
            <w:top w:val="single" w:sz="8" w:space="0" w:color="auto"/>
            <w:left w:val="nil"/>
            <w:bottom w:val="single" w:sz="8" w:space="0" w:color="FEC816"/>
            <w:right w:val="single" w:sz="8" w:space="0" w:color="FEC816"/>
          </w:tcBorders>
        </w:tcPr>
        <w:p w14:paraId="6373F7D1" w14:textId="77777777" w:rsidR="00B70BFD" w:rsidRPr="000B5B67" w:rsidRDefault="00B70BFD" w:rsidP="007200B1">
          <w:pPr>
            <w:jc w:val="center"/>
            <w:rPr>
              <w:b/>
              <w:bCs/>
            </w:rPr>
          </w:pPr>
        </w:p>
      </w:tc>
    </w:tr>
  </w:tbl>
  <w:p w14:paraId="080D9BB4" w14:textId="77777777" w:rsidR="00B70BFD" w:rsidRDefault="00B70BFD">
    <w:pPr>
      <w:pStyle w:val="a5"/>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6734"/>
    </w:tblGrid>
    <w:tr w:rsidR="00B70BFD" w14:paraId="40053F86" w14:textId="77777777" w:rsidTr="009A5AB5">
      <w:trPr>
        <w:cantSplit/>
        <w:trHeight w:val="289"/>
      </w:trPr>
      <w:tc>
        <w:tcPr>
          <w:tcW w:w="3505" w:type="dxa"/>
          <w:vMerge w:val="restart"/>
          <w:tcBorders>
            <w:top w:val="nil"/>
            <w:left w:val="nil"/>
            <w:bottom w:val="nil"/>
            <w:right w:val="nil"/>
          </w:tcBorders>
          <w:vAlign w:val="center"/>
        </w:tcPr>
        <w:p w14:paraId="57669954" w14:textId="77777777" w:rsidR="00B70BFD" w:rsidRDefault="00B70BFD" w:rsidP="007200B1">
          <w:pPr>
            <w:pStyle w:val="a5"/>
            <w:ind w:left="-241" w:hanging="1"/>
            <w:jc w:val="left"/>
            <w:rPr>
              <w:b/>
              <w:bCs/>
            </w:rPr>
          </w:pPr>
          <w:r>
            <w:rPr>
              <w:b/>
              <w:bCs/>
              <w:noProof/>
              <w:lang w:eastAsia="ru-RU"/>
            </w:rPr>
            <w:drawing>
              <wp:inline distT="0" distB="0" distL="0" distR="0" wp14:anchorId="1DEA7236" wp14:editId="462C36D1">
                <wp:extent cx="2240329" cy="504000"/>
                <wp:effectExtent l="0" t="0" r="0" b="0"/>
                <wp:docPr id="49" name="Picture 1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34" w:type="dxa"/>
          <w:vMerge w:val="restart"/>
          <w:tcBorders>
            <w:top w:val="nil"/>
            <w:left w:val="nil"/>
            <w:bottom w:val="single" w:sz="8" w:space="0" w:color="FEC816"/>
            <w:right w:val="single" w:sz="8" w:space="0" w:color="FEC816"/>
          </w:tcBorders>
          <w:vAlign w:val="center"/>
        </w:tcPr>
        <w:p w14:paraId="161508F4" w14:textId="18087493"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BADACB4" w14:textId="77777777" w:rsidTr="009A5AB5">
      <w:trPr>
        <w:cantSplit/>
        <w:trHeight w:val="289"/>
      </w:trPr>
      <w:tc>
        <w:tcPr>
          <w:tcW w:w="3505" w:type="dxa"/>
          <w:vMerge/>
          <w:tcBorders>
            <w:top w:val="nil"/>
            <w:left w:val="nil"/>
            <w:bottom w:val="nil"/>
            <w:right w:val="nil"/>
          </w:tcBorders>
          <w:vAlign w:val="center"/>
        </w:tcPr>
        <w:p w14:paraId="2462CB14" w14:textId="77777777" w:rsidR="00B70BFD" w:rsidRDefault="00B70BFD" w:rsidP="007200B1">
          <w:pPr>
            <w:pStyle w:val="a5"/>
            <w:jc w:val="center"/>
          </w:pPr>
        </w:p>
      </w:tc>
      <w:tc>
        <w:tcPr>
          <w:tcW w:w="6734" w:type="dxa"/>
          <w:vMerge/>
          <w:tcBorders>
            <w:top w:val="single" w:sz="8" w:space="0" w:color="auto"/>
            <w:left w:val="nil"/>
            <w:bottom w:val="single" w:sz="8" w:space="0" w:color="FEC816"/>
            <w:right w:val="single" w:sz="8" w:space="0" w:color="FEC816"/>
          </w:tcBorders>
        </w:tcPr>
        <w:p w14:paraId="7D15781B" w14:textId="77777777" w:rsidR="00B70BFD" w:rsidRPr="000B5B67" w:rsidRDefault="00B70BFD" w:rsidP="007200B1">
          <w:pPr>
            <w:jc w:val="center"/>
            <w:rPr>
              <w:b/>
              <w:bCs/>
            </w:rPr>
          </w:pPr>
        </w:p>
      </w:tc>
    </w:tr>
  </w:tbl>
  <w:p w14:paraId="10C749D7" w14:textId="77777777" w:rsidR="00B70BFD" w:rsidRDefault="00B70BFD">
    <w:pPr>
      <w:pStyle w:val="a5"/>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3390284D" w14:textId="77777777" w:rsidTr="00D153F5">
      <w:trPr>
        <w:cantSplit/>
        <w:trHeight w:val="244"/>
      </w:trPr>
      <w:tc>
        <w:tcPr>
          <w:tcW w:w="5103" w:type="dxa"/>
          <w:vMerge w:val="restart"/>
          <w:tcBorders>
            <w:top w:val="nil"/>
            <w:left w:val="nil"/>
            <w:bottom w:val="nil"/>
            <w:right w:val="nil"/>
          </w:tcBorders>
          <w:vAlign w:val="center"/>
        </w:tcPr>
        <w:p w14:paraId="68078911" w14:textId="77777777" w:rsidR="00B70BFD" w:rsidRDefault="00B70BFD" w:rsidP="007200B1">
          <w:pPr>
            <w:pStyle w:val="a5"/>
            <w:ind w:left="-241" w:hanging="1"/>
            <w:jc w:val="left"/>
            <w:rPr>
              <w:b/>
              <w:bCs/>
            </w:rPr>
          </w:pPr>
          <w:r>
            <w:rPr>
              <w:b/>
              <w:bCs/>
              <w:noProof/>
              <w:lang w:eastAsia="ru-RU"/>
            </w:rPr>
            <w:drawing>
              <wp:inline distT="0" distB="0" distL="0" distR="0" wp14:anchorId="293FC86B" wp14:editId="0EF87835">
                <wp:extent cx="2240329" cy="504000"/>
                <wp:effectExtent l="0" t="0" r="0" b="0"/>
                <wp:docPr id="50" name="Picture 1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04225128" w14:textId="66E0553D"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FD43FC9" w14:textId="77777777" w:rsidTr="00D153F5">
      <w:trPr>
        <w:cantSplit/>
        <w:trHeight w:val="244"/>
      </w:trPr>
      <w:tc>
        <w:tcPr>
          <w:tcW w:w="5103" w:type="dxa"/>
          <w:vMerge/>
          <w:tcBorders>
            <w:top w:val="nil"/>
            <w:left w:val="nil"/>
            <w:bottom w:val="nil"/>
            <w:right w:val="nil"/>
          </w:tcBorders>
          <w:vAlign w:val="center"/>
        </w:tcPr>
        <w:p w14:paraId="3C66D15D"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4F7AA9E3" w14:textId="77777777" w:rsidR="00B70BFD" w:rsidRPr="000B5B67" w:rsidRDefault="00B70BFD" w:rsidP="007200B1">
          <w:pPr>
            <w:jc w:val="center"/>
            <w:rPr>
              <w:b/>
              <w:bCs/>
            </w:rPr>
          </w:pPr>
        </w:p>
      </w:tc>
    </w:tr>
  </w:tbl>
  <w:p w14:paraId="7C9FBF15" w14:textId="77777777" w:rsidR="00B70BFD" w:rsidRDefault="00B70BFD" w:rsidP="007200B1">
    <w:pPr>
      <w:pStyle w:val="a5"/>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20"/>
      <w:gridCol w:w="9839"/>
    </w:tblGrid>
    <w:tr w:rsidR="00B70BFD" w14:paraId="1A322FD3" w14:textId="77777777" w:rsidTr="00E16A62">
      <w:trPr>
        <w:cantSplit/>
        <w:trHeight w:val="348"/>
      </w:trPr>
      <w:tc>
        <w:tcPr>
          <w:tcW w:w="5120" w:type="dxa"/>
          <w:vMerge w:val="restart"/>
          <w:tcBorders>
            <w:top w:val="nil"/>
            <w:left w:val="nil"/>
            <w:bottom w:val="nil"/>
            <w:right w:val="nil"/>
          </w:tcBorders>
          <w:vAlign w:val="center"/>
        </w:tcPr>
        <w:p w14:paraId="70A8E285" w14:textId="77777777" w:rsidR="00B70BFD" w:rsidRDefault="00B70BFD" w:rsidP="007200B1">
          <w:pPr>
            <w:pStyle w:val="a5"/>
            <w:ind w:left="-241" w:hanging="1"/>
            <w:jc w:val="left"/>
            <w:rPr>
              <w:b/>
              <w:bCs/>
            </w:rPr>
          </w:pPr>
          <w:r>
            <w:rPr>
              <w:b/>
              <w:bCs/>
              <w:noProof/>
              <w:lang w:eastAsia="ru-RU"/>
            </w:rPr>
            <w:drawing>
              <wp:inline distT="0" distB="0" distL="0" distR="0" wp14:anchorId="461126F3" wp14:editId="1B1003F5">
                <wp:extent cx="2240329" cy="504000"/>
                <wp:effectExtent l="0" t="0" r="0" b="0"/>
                <wp:docPr id="51" name="Picture 1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839" w:type="dxa"/>
          <w:vMerge w:val="restart"/>
          <w:tcBorders>
            <w:top w:val="nil"/>
            <w:left w:val="nil"/>
            <w:bottom w:val="single" w:sz="8" w:space="0" w:color="FEC816"/>
            <w:right w:val="single" w:sz="8" w:space="0" w:color="FEC816"/>
          </w:tcBorders>
          <w:vAlign w:val="center"/>
        </w:tcPr>
        <w:p w14:paraId="1A070407"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5399C57" w14:textId="77777777" w:rsidTr="00E16A62">
      <w:trPr>
        <w:cantSplit/>
        <w:trHeight w:val="348"/>
      </w:trPr>
      <w:tc>
        <w:tcPr>
          <w:tcW w:w="5120" w:type="dxa"/>
          <w:vMerge/>
          <w:tcBorders>
            <w:top w:val="nil"/>
            <w:left w:val="nil"/>
            <w:bottom w:val="nil"/>
            <w:right w:val="nil"/>
          </w:tcBorders>
          <w:vAlign w:val="center"/>
        </w:tcPr>
        <w:p w14:paraId="12617CBC" w14:textId="77777777" w:rsidR="00B70BFD" w:rsidRDefault="00B70BFD" w:rsidP="007200B1">
          <w:pPr>
            <w:pStyle w:val="a5"/>
            <w:jc w:val="center"/>
          </w:pPr>
        </w:p>
      </w:tc>
      <w:tc>
        <w:tcPr>
          <w:tcW w:w="9839" w:type="dxa"/>
          <w:vMerge/>
          <w:tcBorders>
            <w:top w:val="single" w:sz="8" w:space="0" w:color="auto"/>
            <w:left w:val="nil"/>
            <w:bottom w:val="single" w:sz="8" w:space="0" w:color="FEC816"/>
            <w:right w:val="single" w:sz="8" w:space="0" w:color="FEC816"/>
          </w:tcBorders>
        </w:tcPr>
        <w:p w14:paraId="40FAEBEC" w14:textId="77777777" w:rsidR="00B70BFD" w:rsidRPr="000B5B67" w:rsidRDefault="00B70BFD" w:rsidP="007200B1">
          <w:pPr>
            <w:jc w:val="center"/>
            <w:rPr>
              <w:b/>
              <w:bCs/>
            </w:rPr>
          </w:pPr>
        </w:p>
      </w:tc>
    </w:tr>
  </w:tbl>
  <w:p w14:paraId="3E2FAD1E" w14:textId="77777777" w:rsidR="00B70BFD" w:rsidRDefault="00B70BFD">
    <w:pPr>
      <w:pStyle w:val="a5"/>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6"/>
      <w:gridCol w:w="6738"/>
    </w:tblGrid>
    <w:tr w:rsidR="00B70BFD" w14:paraId="6C635C29" w14:textId="77777777" w:rsidTr="009A5AB5">
      <w:trPr>
        <w:cantSplit/>
        <w:trHeight w:val="348"/>
      </w:trPr>
      <w:tc>
        <w:tcPr>
          <w:tcW w:w="3506" w:type="dxa"/>
          <w:vMerge w:val="restart"/>
          <w:tcBorders>
            <w:top w:val="nil"/>
            <w:left w:val="nil"/>
            <w:bottom w:val="nil"/>
            <w:right w:val="nil"/>
          </w:tcBorders>
          <w:vAlign w:val="center"/>
        </w:tcPr>
        <w:p w14:paraId="5147111B" w14:textId="77777777" w:rsidR="00B70BFD" w:rsidRDefault="00B70BFD" w:rsidP="007200B1">
          <w:pPr>
            <w:pStyle w:val="a5"/>
            <w:ind w:left="-241" w:hanging="1"/>
            <w:jc w:val="left"/>
            <w:rPr>
              <w:b/>
              <w:bCs/>
            </w:rPr>
          </w:pPr>
          <w:r>
            <w:rPr>
              <w:b/>
              <w:bCs/>
              <w:noProof/>
              <w:lang w:eastAsia="ru-RU"/>
            </w:rPr>
            <w:drawing>
              <wp:inline distT="0" distB="0" distL="0" distR="0" wp14:anchorId="049EB0BC" wp14:editId="56EED158">
                <wp:extent cx="2240329" cy="504000"/>
                <wp:effectExtent l="0" t="0" r="0" b="0"/>
                <wp:docPr id="52" name="Picture 1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38" w:type="dxa"/>
          <w:vMerge w:val="restart"/>
          <w:tcBorders>
            <w:top w:val="nil"/>
            <w:left w:val="nil"/>
            <w:bottom w:val="single" w:sz="8" w:space="0" w:color="FEC816"/>
            <w:right w:val="single" w:sz="8" w:space="0" w:color="FEC816"/>
          </w:tcBorders>
          <w:vAlign w:val="center"/>
        </w:tcPr>
        <w:p w14:paraId="2E682515"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91E26DD" w14:textId="77777777" w:rsidTr="009A5AB5">
      <w:trPr>
        <w:cantSplit/>
        <w:trHeight w:val="348"/>
      </w:trPr>
      <w:tc>
        <w:tcPr>
          <w:tcW w:w="3506" w:type="dxa"/>
          <w:vMerge/>
          <w:tcBorders>
            <w:top w:val="nil"/>
            <w:left w:val="nil"/>
            <w:bottom w:val="nil"/>
            <w:right w:val="nil"/>
          </w:tcBorders>
          <w:vAlign w:val="center"/>
        </w:tcPr>
        <w:p w14:paraId="3AD38050" w14:textId="77777777" w:rsidR="00B70BFD" w:rsidRDefault="00B70BFD" w:rsidP="007200B1">
          <w:pPr>
            <w:pStyle w:val="a5"/>
            <w:jc w:val="center"/>
          </w:pPr>
        </w:p>
      </w:tc>
      <w:tc>
        <w:tcPr>
          <w:tcW w:w="6738" w:type="dxa"/>
          <w:vMerge/>
          <w:tcBorders>
            <w:top w:val="single" w:sz="8" w:space="0" w:color="auto"/>
            <w:left w:val="nil"/>
            <w:bottom w:val="single" w:sz="8" w:space="0" w:color="FEC816"/>
            <w:right w:val="single" w:sz="8" w:space="0" w:color="FEC816"/>
          </w:tcBorders>
        </w:tcPr>
        <w:p w14:paraId="5EEE5ACC" w14:textId="77777777" w:rsidR="00B70BFD" w:rsidRPr="000B5B67" w:rsidRDefault="00B70BFD" w:rsidP="007200B1">
          <w:pPr>
            <w:jc w:val="center"/>
            <w:rPr>
              <w:b/>
              <w:bCs/>
            </w:rPr>
          </w:pPr>
        </w:p>
      </w:tc>
    </w:tr>
  </w:tbl>
  <w:p w14:paraId="14C5D590" w14:textId="77777777" w:rsidR="00B70BFD" w:rsidRDefault="00B70BFD">
    <w:pPr>
      <w:pStyle w:val="a5"/>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6F95942C" w14:textId="77777777" w:rsidTr="00D153F5">
      <w:trPr>
        <w:cantSplit/>
        <w:trHeight w:val="244"/>
      </w:trPr>
      <w:tc>
        <w:tcPr>
          <w:tcW w:w="5103" w:type="dxa"/>
          <w:vMerge w:val="restart"/>
          <w:tcBorders>
            <w:top w:val="nil"/>
            <w:left w:val="nil"/>
            <w:bottom w:val="nil"/>
            <w:right w:val="nil"/>
          </w:tcBorders>
          <w:vAlign w:val="center"/>
        </w:tcPr>
        <w:p w14:paraId="6A3A954E" w14:textId="77777777" w:rsidR="00B70BFD" w:rsidRDefault="00B70BFD" w:rsidP="007200B1">
          <w:pPr>
            <w:pStyle w:val="a5"/>
            <w:ind w:left="-241" w:hanging="1"/>
            <w:jc w:val="left"/>
            <w:rPr>
              <w:b/>
              <w:bCs/>
            </w:rPr>
          </w:pPr>
          <w:r>
            <w:rPr>
              <w:b/>
              <w:bCs/>
              <w:noProof/>
              <w:lang w:eastAsia="ru-RU"/>
            </w:rPr>
            <w:drawing>
              <wp:inline distT="0" distB="0" distL="0" distR="0" wp14:anchorId="7AC6BF38" wp14:editId="35A2BAE2">
                <wp:extent cx="2240329" cy="504000"/>
                <wp:effectExtent l="0" t="0" r="0" b="0"/>
                <wp:docPr id="53" name="Picture 1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647ECD44" w14:textId="0645F8DF"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E9BF255" w14:textId="77777777" w:rsidTr="00D153F5">
      <w:trPr>
        <w:cantSplit/>
        <w:trHeight w:val="244"/>
      </w:trPr>
      <w:tc>
        <w:tcPr>
          <w:tcW w:w="5103" w:type="dxa"/>
          <w:vMerge/>
          <w:tcBorders>
            <w:top w:val="nil"/>
            <w:left w:val="nil"/>
            <w:bottom w:val="nil"/>
            <w:right w:val="nil"/>
          </w:tcBorders>
          <w:vAlign w:val="center"/>
        </w:tcPr>
        <w:p w14:paraId="58626075"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511B47BD" w14:textId="77777777" w:rsidR="00B70BFD" w:rsidRPr="000B5B67" w:rsidRDefault="00B70BFD" w:rsidP="007200B1">
          <w:pPr>
            <w:jc w:val="center"/>
            <w:rPr>
              <w:b/>
              <w:bCs/>
            </w:rPr>
          </w:pPr>
        </w:p>
      </w:tc>
    </w:tr>
  </w:tbl>
  <w:p w14:paraId="5FAC6418" w14:textId="77777777" w:rsidR="00B70BFD" w:rsidRDefault="00B70BFD" w:rsidP="007200B1">
    <w:pPr>
      <w:pStyle w:val="a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0"/>
      <w:gridCol w:w="10052"/>
    </w:tblGrid>
    <w:tr w:rsidR="00B70BFD" w14:paraId="1D1EB0BF" w14:textId="77777777" w:rsidTr="00E16A62">
      <w:trPr>
        <w:cantSplit/>
        <w:trHeight w:val="360"/>
      </w:trPr>
      <w:tc>
        <w:tcPr>
          <w:tcW w:w="5230" w:type="dxa"/>
          <w:vMerge w:val="restart"/>
          <w:tcBorders>
            <w:top w:val="nil"/>
            <w:left w:val="nil"/>
            <w:bottom w:val="nil"/>
            <w:right w:val="nil"/>
          </w:tcBorders>
          <w:vAlign w:val="center"/>
        </w:tcPr>
        <w:p w14:paraId="130A5C19" w14:textId="674DB8F7" w:rsidR="00B70BFD" w:rsidRDefault="00B70BFD" w:rsidP="007200B1">
          <w:pPr>
            <w:pStyle w:val="a5"/>
            <w:ind w:left="-241" w:hanging="1"/>
            <w:jc w:val="left"/>
            <w:rPr>
              <w:b/>
              <w:bCs/>
            </w:rPr>
          </w:pPr>
          <w:r>
            <w:rPr>
              <w:b/>
              <w:bCs/>
              <w:noProof/>
              <w:lang w:eastAsia="ru-RU"/>
            </w:rPr>
            <w:drawing>
              <wp:inline distT="0" distB="0" distL="0" distR="0" wp14:anchorId="0F1546CD" wp14:editId="3E49E2A4">
                <wp:extent cx="2240329" cy="504000"/>
                <wp:effectExtent l="0" t="0" r="0" b="0"/>
                <wp:docPr id="54" name="Picture 1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10052" w:type="dxa"/>
          <w:vMerge w:val="restart"/>
          <w:tcBorders>
            <w:top w:val="nil"/>
            <w:left w:val="nil"/>
            <w:bottom w:val="single" w:sz="8" w:space="0" w:color="FEC816"/>
            <w:right w:val="single" w:sz="8" w:space="0" w:color="FEC816"/>
          </w:tcBorders>
          <w:vAlign w:val="center"/>
        </w:tcPr>
        <w:p w14:paraId="0F7BD81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25830B5" w14:textId="77777777" w:rsidTr="00E16A62">
      <w:trPr>
        <w:cantSplit/>
        <w:trHeight w:val="360"/>
      </w:trPr>
      <w:tc>
        <w:tcPr>
          <w:tcW w:w="5230" w:type="dxa"/>
          <w:vMerge/>
          <w:tcBorders>
            <w:top w:val="nil"/>
            <w:left w:val="nil"/>
            <w:bottom w:val="nil"/>
            <w:right w:val="nil"/>
          </w:tcBorders>
          <w:vAlign w:val="center"/>
        </w:tcPr>
        <w:p w14:paraId="3D6F4B8E" w14:textId="77777777" w:rsidR="00B70BFD" w:rsidRDefault="00B70BFD" w:rsidP="007200B1">
          <w:pPr>
            <w:pStyle w:val="a5"/>
            <w:jc w:val="center"/>
          </w:pPr>
        </w:p>
      </w:tc>
      <w:tc>
        <w:tcPr>
          <w:tcW w:w="10052" w:type="dxa"/>
          <w:vMerge/>
          <w:tcBorders>
            <w:top w:val="single" w:sz="8" w:space="0" w:color="auto"/>
            <w:left w:val="nil"/>
            <w:bottom w:val="single" w:sz="8" w:space="0" w:color="FEC816"/>
            <w:right w:val="single" w:sz="8" w:space="0" w:color="FEC816"/>
          </w:tcBorders>
        </w:tcPr>
        <w:p w14:paraId="71B25AF4" w14:textId="77777777" w:rsidR="00B70BFD" w:rsidRPr="000B5B67" w:rsidRDefault="00B70BFD" w:rsidP="007200B1">
          <w:pPr>
            <w:jc w:val="center"/>
            <w:rPr>
              <w:b/>
              <w:bCs/>
            </w:rPr>
          </w:pPr>
        </w:p>
      </w:tc>
    </w:tr>
  </w:tbl>
  <w:p w14:paraId="6C518983" w14:textId="7DF62747" w:rsidR="00B70BFD" w:rsidRDefault="00B70BFD">
    <w:pPr>
      <w:pStyle w:val="a5"/>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29"/>
    </w:tblGrid>
    <w:tr w:rsidR="00B70BFD" w14:paraId="72F4EDD4" w14:textId="77777777" w:rsidTr="00723A40">
      <w:trPr>
        <w:cantSplit/>
        <w:trHeight w:val="255"/>
      </w:trPr>
      <w:tc>
        <w:tcPr>
          <w:tcW w:w="3502" w:type="dxa"/>
          <w:vMerge w:val="restart"/>
          <w:tcBorders>
            <w:top w:val="nil"/>
            <w:left w:val="nil"/>
            <w:bottom w:val="nil"/>
            <w:right w:val="nil"/>
          </w:tcBorders>
          <w:vAlign w:val="center"/>
        </w:tcPr>
        <w:p w14:paraId="6383731B" w14:textId="77777777" w:rsidR="00B70BFD" w:rsidRDefault="00B70BFD" w:rsidP="007200B1">
          <w:pPr>
            <w:pStyle w:val="a5"/>
            <w:ind w:left="-241" w:hanging="1"/>
            <w:jc w:val="left"/>
            <w:rPr>
              <w:b/>
              <w:bCs/>
            </w:rPr>
          </w:pPr>
          <w:r>
            <w:rPr>
              <w:b/>
              <w:bCs/>
              <w:noProof/>
              <w:lang w:eastAsia="ru-RU"/>
            </w:rPr>
            <w:drawing>
              <wp:inline distT="0" distB="0" distL="0" distR="0" wp14:anchorId="3EE84D8A" wp14:editId="70F36E03">
                <wp:extent cx="2240329" cy="504000"/>
                <wp:effectExtent l="0" t="0" r="0" b="0"/>
                <wp:docPr id="55" name="Picture 1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29" w:type="dxa"/>
          <w:vMerge w:val="restart"/>
          <w:tcBorders>
            <w:top w:val="nil"/>
            <w:left w:val="nil"/>
            <w:bottom w:val="single" w:sz="8" w:space="0" w:color="FEC816"/>
            <w:right w:val="single" w:sz="8" w:space="0" w:color="FEC816"/>
          </w:tcBorders>
          <w:vAlign w:val="center"/>
        </w:tcPr>
        <w:p w14:paraId="44E3D1D0" w14:textId="2D6C2934"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80F331D" w14:textId="77777777" w:rsidTr="00723A40">
      <w:trPr>
        <w:cantSplit/>
        <w:trHeight w:val="255"/>
      </w:trPr>
      <w:tc>
        <w:tcPr>
          <w:tcW w:w="3502" w:type="dxa"/>
          <w:vMerge/>
          <w:tcBorders>
            <w:top w:val="nil"/>
            <w:left w:val="nil"/>
            <w:bottom w:val="nil"/>
            <w:right w:val="nil"/>
          </w:tcBorders>
          <w:vAlign w:val="center"/>
        </w:tcPr>
        <w:p w14:paraId="3954D2FB" w14:textId="77777777" w:rsidR="00B70BFD" w:rsidRDefault="00B70BFD" w:rsidP="007200B1">
          <w:pPr>
            <w:pStyle w:val="a5"/>
            <w:jc w:val="center"/>
          </w:pPr>
        </w:p>
      </w:tc>
      <w:tc>
        <w:tcPr>
          <w:tcW w:w="6729" w:type="dxa"/>
          <w:vMerge/>
          <w:tcBorders>
            <w:top w:val="single" w:sz="8" w:space="0" w:color="auto"/>
            <w:left w:val="nil"/>
            <w:bottom w:val="single" w:sz="8" w:space="0" w:color="FEC816"/>
            <w:right w:val="single" w:sz="8" w:space="0" w:color="FEC816"/>
          </w:tcBorders>
        </w:tcPr>
        <w:p w14:paraId="062EAF7E" w14:textId="77777777" w:rsidR="00B70BFD" w:rsidRPr="000B5B67" w:rsidRDefault="00B70BFD" w:rsidP="007200B1">
          <w:pPr>
            <w:jc w:val="center"/>
            <w:rPr>
              <w:b/>
              <w:bCs/>
            </w:rPr>
          </w:pPr>
        </w:p>
      </w:tc>
    </w:tr>
  </w:tbl>
  <w:p w14:paraId="0A28BE2C" w14:textId="77777777" w:rsidR="00B70BFD" w:rsidRDefault="00B70BFD">
    <w:pPr>
      <w:pStyle w:val="a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525F1DB0" w14:textId="77777777" w:rsidTr="00D153F5">
      <w:trPr>
        <w:cantSplit/>
        <w:trHeight w:val="244"/>
      </w:trPr>
      <w:tc>
        <w:tcPr>
          <w:tcW w:w="5103" w:type="dxa"/>
          <w:vMerge w:val="restart"/>
          <w:tcBorders>
            <w:top w:val="nil"/>
            <w:left w:val="nil"/>
            <w:bottom w:val="nil"/>
            <w:right w:val="nil"/>
          </w:tcBorders>
          <w:vAlign w:val="center"/>
        </w:tcPr>
        <w:p w14:paraId="20E47241" w14:textId="77777777" w:rsidR="00B70BFD" w:rsidRDefault="00B70BFD" w:rsidP="007200B1">
          <w:pPr>
            <w:pStyle w:val="a5"/>
            <w:ind w:left="-241" w:hanging="1"/>
            <w:jc w:val="left"/>
            <w:rPr>
              <w:b/>
              <w:bCs/>
            </w:rPr>
          </w:pPr>
          <w:r>
            <w:rPr>
              <w:b/>
              <w:bCs/>
              <w:noProof/>
              <w:lang w:eastAsia="ru-RU"/>
            </w:rPr>
            <w:drawing>
              <wp:inline distT="0" distB="0" distL="0" distR="0" wp14:anchorId="45D062D9" wp14:editId="666CFF1D">
                <wp:extent cx="2240329" cy="504000"/>
                <wp:effectExtent l="0" t="0" r="0" b="0"/>
                <wp:docPr id="56" name="Picture 1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76FFE773" w14:textId="2037A2CC"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2ADA741" w14:textId="77777777" w:rsidTr="00D153F5">
      <w:trPr>
        <w:cantSplit/>
        <w:trHeight w:val="244"/>
      </w:trPr>
      <w:tc>
        <w:tcPr>
          <w:tcW w:w="5103" w:type="dxa"/>
          <w:vMerge/>
          <w:tcBorders>
            <w:top w:val="nil"/>
            <w:left w:val="nil"/>
            <w:bottom w:val="nil"/>
            <w:right w:val="nil"/>
          </w:tcBorders>
          <w:vAlign w:val="center"/>
        </w:tcPr>
        <w:p w14:paraId="2602CCF8"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547E0C60" w14:textId="77777777" w:rsidR="00B70BFD" w:rsidRPr="000B5B67" w:rsidRDefault="00B70BFD" w:rsidP="007200B1">
          <w:pPr>
            <w:jc w:val="center"/>
            <w:rPr>
              <w:b/>
              <w:bCs/>
            </w:rPr>
          </w:pPr>
        </w:p>
      </w:tc>
    </w:tr>
  </w:tbl>
  <w:p w14:paraId="5AF61D10" w14:textId="77777777" w:rsidR="00B70BFD" w:rsidRDefault="00B70BFD" w:rsidP="007200B1">
    <w:pPr>
      <w:pStyle w:val="a5"/>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8"/>
      <w:gridCol w:w="10084"/>
    </w:tblGrid>
    <w:tr w:rsidR="00B70BFD" w14:paraId="26C271EA" w14:textId="77777777" w:rsidTr="00E16A62">
      <w:trPr>
        <w:cantSplit/>
        <w:trHeight w:val="332"/>
      </w:trPr>
      <w:tc>
        <w:tcPr>
          <w:tcW w:w="5248" w:type="dxa"/>
          <w:vMerge w:val="restart"/>
          <w:tcBorders>
            <w:top w:val="nil"/>
            <w:left w:val="nil"/>
            <w:bottom w:val="nil"/>
            <w:right w:val="nil"/>
          </w:tcBorders>
          <w:vAlign w:val="center"/>
        </w:tcPr>
        <w:p w14:paraId="677E2967" w14:textId="77777777" w:rsidR="00B70BFD" w:rsidRDefault="00B70BFD" w:rsidP="007200B1">
          <w:pPr>
            <w:pStyle w:val="a5"/>
            <w:ind w:left="-241" w:hanging="1"/>
            <w:jc w:val="left"/>
            <w:rPr>
              <w:b/>
              <w:bCs/>
            </w:rPr>
          </w:pPr>
          <w:r>
            <w:rPr>
              <w:b/>
              <w:bCs/>
              <w:noProof/>
              <w:lang w:eastAsia="ru-RU"/>
            </w:rPr>
            <w:drawing>
              <wp:inline distT="0" distB="0" distL="0" distR="0" wp14:anchorId="142862CD" wp14:editId="6C63057F">
                <wp:extent cx="2240329" cy="504000"/>
                <wp:effectExtent l="0" t="0" r="0" b="0"/>
                <wp:docPr id="57" name="Picture 1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10084" w:type="dxa"/>
          <w:vMerge w:val="restart"/>
          <w:tcBorders>
            <w:top w:val="nil"/>
            <w:left w:val="nil"/>
            <w:bottom w:val="single" w:sz="8" w:space="0" w:color="FEC816"/>
            <w:right w:val="single" w:sz="8" w:space="0" w:color="FEC816"/>
          </w:tcBorders>
          <w:vAlign w:val="center"/>
        </w:tcPr>
        <w:p w14:paraId="6E073D2A"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65B74E8" w14:textId="77777777" w:rsidTr="00E16A62">
      <w:trPr>
        <w:cantSplit/>
        <w:trHeight w:val="332"/>
      </w:trPr>
      <w:tc>
        <w:tcPr>
          <w:tcW w:w="5248" w:type="dxa"/>
          <w:vMerge/>
          <w:tcBorders>
            <w:top w:val="nil"/>
            <w:left w:val="nil"/>
            <w:bottom w:val="nil"/>
            <w:right w:val="nil"/>
          </w:tcBorders>
          <w:vAlign w:val="center"/>
        </w:tcPr>
        <w:p w14:paraId="0C98E904" w14:textId="77777777" w:rsidR="00B70BFD" w:rsidRDefault="00B70BFD" w:rsidP="007200B1">
          <w:pPr>
            <w:pStyle w:val="a5"/>
            <w:jc w:val="center"/>
          </w:pPr>
        </w:p>
      </w:tc>
      <w:tc>
        <w:tcPr>
          <w:tcW w:w="10084" w:type="dxa"/>
          <w:vMerge/>
          <w:tcBorders>
            <w:top w:val="single" w:sz="8" w:space="0" w:color="auto"/>
            <w:left w:val="nil"/>
            <w:bottom w:val="single" w:sz="8" w:space="0" w:color="FEC816"/>
            <w:right w:val="single" w:sz="8" w:space="0" w:color="FEC816"/>
          </w:tcBorders>
        </w:tcPr>
        <w:p w14:paraId="612FEB1C" w14:textId="77777777" w:rsidR="00B70BFD" w:rsidRPr="000B5B67" w:rsidRDefault="00B70BFD" w:rsidP="007200B1">
          <w:pPr>
            <w:jc w:val="center"/>
            <w:rPr>
              <w:b/>
              <w:bCs/>
            </w:rPr>
          </w:pPr>
        </w:p>
      </w:tc>
    </w:tr>
  </w:tbl>
  <w:p w14:paraId="7DA092B0" w14:textId="77777777" w:rsidR="00B70BFD" w:rsidRDefault="00B70BFD">
    <w:pPr>
      <w:pStyle w:val="a5"/>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00"/>
    </w:tblGrid>
    <w:tr w:rsidR="00B70BFD" w14:paraId="338A6AB5" w14:textId="77777777" w:rsidTr="0096299D">
      <w:trPr>
        <w:cantSplit/>
        <w:trHeight w:val="261"/>
      </w:trPr>
      <w:tc>
        <w:tcPr>
          <w:tcW w:w="3492" w:type="dxa"/>
          <w:vMerge w:val="restart"/>
          <w:tcBorders>
            <w:top w:val="nil"/>
            <w:left w:val="nil"/>
            <w:bottom w:val="nil"/>
            <w:right w:val="nil"/>
          </w:tcBorders>
          <w:vAlign w:val="center"/>
        </w:tcPr>
        <w:p w14:paraId="758A0D83" w14:textId="77777777" w:rsidR="00B70BFD" w:rsidRDefault="00B70BFD" w:rsidP="007200B1">
          <w:pPr>
            <w:pStyle w:val="a5"/>
            <w:ind w:left="-241" w:hanging="1"/>
            <w:jc w:val="left"/>
            <w:rPr>
              <w:b/>
              <w:bCs/>
            </w:rPr>
          </w:pPr>
          <w:r>
            <w:rPr>
              <w:b/>
              <w:bCs/>
              <w:noProof/>
              <w:lang w:eastAsia="ru-RU"/>
            </w:rPr>
            <w:drawing>
              <wp:inline distT="0" distB="0" distL="0" distR="0" wp14:anchorId="7E83E508" wp14:editId="24F65A85">
                <wp:extent cx="2240329" cy="504000"/>
                <wp:effectExtent l="0" t="0" r="0" b="0"/>
                <wp:docPr id="5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0" w:type="dxa"/>
          <w:vMerge w:val="restart"/>
          <w:tcBorders>
            <w:top w:val="nil"/>
            <w:left w:val="nil"/>
            <w:bottom w:val="single" w:sz="8" w:space="0" w:color="FEC816"/>
            <w:right w:val="single" w:sz="8" w:space="0" w:color="FEC816"/>
          </w:tcBorders>
          <w:vAlign w:val="center"/>
        </w:tcPr>
        <w:p w14:paraId="4C354AFB" w14:textId="492B2A1C"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FB99893" w14:textId="77777777" w:rsidTr="0096299D">
      <w:trPr>
        <w:cantSplit/>
        <w:trHeight w:val="261"/>
      </w:trPr>
      <w:tc>
        <w:tcPr>
          <w:tcW w:w="3492" w:type="dxa"/>
          <w:vMerge/>
          <w:tcBorders>
            <w:top w:val="nil"/>
            <w:left w:val="nil"/>
            <w:bottom w:val="nil"/>
            <w:right w:val="nil"/>
          </w:tcBorders>
          <w:vAlign w:val="center"/>
        </w:tcPr>
        <w:p w14:paraId="602C6E54" w14:textId="77777777" w:rsidR="00B70BFD" w:rsidRDefault="00B70BFD" w:rsidP="007200B1">
          <w:pPr>
            <w:pStyle w:val="a5"/>
            <w:jc w:val="center"/>
          </w:pPr>
        </w:p>
      </w:tc>
      <w:tc>
        <w:tcPr>
          <w:tcW w:w="6710" w:type="dxa"/>
          <w:vMerge/>
          <w:tcBorders>
            <w:top w:val="single" w:sz="8" w:space="0" w:color="auto"/>
            <w:left w:val="nil"/>
            <w:bottom w:val="single" w:sz="8" w:space="0" w:color="FEC816"/>
            <w:right w:val="single" w:sz="8" w:space="0" w:color="FEC816"/>
          </w:tcBorders>
        </w:tcPr>
        <w:p w14:paraId="23917EC9" w14:textId="77777777" w:rsidR="00B70BFD" w:rsidRPr="000B5B67" w:rsidRDefault="00B70BFD" w:rsidP="007200B1">
          <w:pPr>
            <w:jc w:val="center"/>
            <w:rPr>
              <w:b/>
              <w:bCs/>
            </w:rPr>
          </w:pPr>
        </w:p>
      </w:tc>
    </w:tr>
  </w:tbl>
  <w:p w14:paraId="2E1EF1AE" w14:textId="77777777" w:rsidR="00B70BFD" w:rsidRDefault="00B70BFD">
    <w:pPr>
      <w:pStyle w:val="a5"/>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35E6895B" w14:textId="77777777" w:rsidTr="00D153F5">
      <w:trPr>
        <w:cantSplit/>
        <w:trHeight w:val="244"/>
      </w:trPr>
      <w:tc>
        <w:tcPr>
          <w:tcW w:w="5103" w:type="dxa"/>
          <w:vMerge w:val="restart"/>
          <w:tcBorders>
            <w:top w:val="nil"/>
            <w:left w:val="nil"/>
            <w:bottom w:val="nil"/>
            <w:right w:val="nil"/>
          </w:tcBorders>
          <w:vAlign w:val="center"/>
        </w:tcPr>
        <w:p w14:paraId="1BE9BE49" w14:textId="77777777" w:rsidR="00B70BFD" w:rsidRDefault="00B70BFD" w:rsidP="007200B1">
          <w:pPr>
            <w:pStyle w:val="a5"/>
            <w:ind w:left="-241" w:hanging="1"/>
            <w:jc w:val="left"/>
            <w:rPr>
              <w:b/>
              <w:bCs/>
            </w:rPr>
          </w:pPr>
          <w:r>
            <w:rPr>
              <w:b/>
              <w:bCs/>
              <w:noProof/>
              <w:lang w:eastAsia="ru-RU"/>
            </w:rPr>
            <w:drawing>
              <wp:inline distT="0" distB="0" distL="0" distR="0" wp14:anchorId="19FB687A" wp14:editId="5CE3C0B9">
                <wp:extent cx="2240329" cy="504000"/>
                <wp:effectExtent l="0" t="0" r="0" b="0"/>
                <wp:docPr id="6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7135BED3" w14:textId="01A5A990"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E939175" w14:textId="77777777" w:rsidTr="00D153F5">
      <w:trPr>
        <w:cantSplit/>
        <w:trHeight w:val="244"/>
      </w:trPr>
      <w:tc>
        <w:tcPr>
          <w:tcW w:w="5103" w:type="dxa"/>
          <w:vMerge/>
          <w:tcBorders>
            <w:top w:val="nil"/>
            <w:left w:val="nil"/>
            <w:bottom w:val="nil"/>
            <w:right w:val="nil"/>
          </w:tcBorders>
          <w:vAlign w:val="center"/>
        </w:tcPr>
        <w:p w14:paraId="683046B1"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1F14DDF4" w14:textId="77777777" w:rsidR="00B70BFD" w:rsidRPr="000B5B67" w:rsidRDefault="00B70BFD" w:rsidP="007200B1">
          <w:pPr>
            <w:jc w:val="center"/>
            <w:rPr>
              <w:b/>
              <w:bCs/>
            </w:rPr>
          </w:pPr>
        </w:p>
      </w:tc>
    </w:tr>
  </w:tbl>
  <w:p w14:paraId="7E404211" w14:textId="77777777" w:rsidR="00B70BFD" w:rsidRDefault="00B70BFD" w:rsidP="007200B1">
    <w:pPr>
      <w:pStyle w:val="a5"/>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99"/>
      <w:gridCol w:w="9564"/>
    </w:tblGrid>
    <w:tr w:rsidR="00B70BFD" w14:paraId="7410184A" w14:textId="77777777" w:rsidTr="0096299D">
      <w:trPr>
        <w:cantSplit/>
        <w:trHeight w:val="276"/>
      </w:trPr>
      <w:tc>
        <w:tcPr>
          <w:tcW w:w="4999" w:type="dxa"/>
          <w:vMerge w:val="restart"/>
          <w:tcBorders>
            <w:top w:val="nil"/>
            <w:left w:val="nil"/>
            <w:bottom w:val="nil"/>
            <w:right w:val="nil"/>
          </w:tcBorders>
          <w:vAlign w:val="center"/>
        </w:tcPr>
        <w:p w14:paraId="5B2580EE" w14:textId="77777777" w:rsidR="00B70BFD" w:rsidRDefault="00B70BFD" w:rsidP="007200B1">
          <w:pPr>
            <w:pStyle w:val="a5"/>
            <w:ind w:left="-241" w:hanging="1"/>
            <w:jc w:val="left"/>
            <w:rPr>
              <w:b/>
              <w:bCs/>
            </w:rPr>
          </w:pPr>
          <w:r>
            <w:rPr>
              <w:b/>
              <w:bCs/>
              <w:noProof/>
              <w:lang w:eastAsia="ru-RU"/>
            </w:rPr>
            <w:drawing>
              <wp:inline distT="0" distB="0" distL="0" distR="0" wp14:anchorId="2DA09614" wp14:editId="04AA3D55">
                <wp:extent cx="2240329" cy="504000"/>
                <wp:effectExtent l="0" t="0" r="0" b="0"/>
                <wp:docPr id="6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64" w:type="dxa"/>
          <w:vMerge w:val="restart"/>
          <w:tcBorders>
            <w:top w:val="nil"/>
            <w:left w:val="nil"/>
            <w:bottom w:val="single" w:sz="8" w:space="0" w:color="FEC816"/>
            <w:right w:val="single" w:sz="8" w:space="0" w:color="FEC816"/>
          </w:tcBorders>
          <w:vAlign w:val="center"/>
        </w:tcPr>
        <w:p w14:paraId="48D0245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0EDBE5D" w14:textId="77777777" w:rsidTr="0096299D">
      <w:trPr>
        <w:cantSplit/>
        <w:trHeight w:val="276"/>
      </w:trPr>
      <w:tc>
        <w:tcPr>
          <w:tcW w:w="4999" w:type="dxa"/>
          <w:vMerge/>
          <w:tcBorders>
            <w:top w:val="nil"/>
            <w:left w:val="nil"/>
            <w:bottom w:val="nil"/>
            <w:right w:val="nil"/>
          </w:tcBorders>
          <w:vAlign w:val="center"/>
        </w:tcPr>
        <w:p w14:paraId="2880CF89" w14:textId="77777777" w:rsidR="00B70BFD" w:rsidRDefault="00B70BFD" w:rsidP="007200B1">
          <w:pPr>
            <w:pStyle w:val="a5"/>
            <w:jc w:val="center"/>
          </w:pPr>
        </w:p>
      </w:tc>
      <w:tc>
        <w:tcPr>
          <w:tcW w:w="9564" w:type="dxa"/>
          <w:vMerge/>
          <w:tcBorders>
            <w:top w:val="single" w:sz="8" w:space="0" w:color="auto"/>
            <w:left w:val="nil"/>
            <w:bottom w:val="single" w:sz="8" w:space="0" w:color="FEC816"/>
            <w:right w:val="single" w:sz="8" w:space="0" w:color="FEC816"/>
          </w:tcBorders>
        </w:tcPr>
        <w:p w14:paraId="70A68FF6" w14:textId="77777777" w:rsidR="00B70BFD" w:rsidRPr="000B5B67" w:rsidRDefault="00B70BFD" w:rsidP="007200B1">
          <w:pPr>
            <w:jc w:val="center"/>
            <w:rPr>
              <w:b/>
              <w:bCs/>
            </w:rPr>
          </w:pPr>
        </w:p>
      </w:tc>
    </w:tr>
  </w:tbl>
  <w:p w14:paraId="7BACC222" w14:textId="77777777" w:rsidR="00B70BFD" w:rsidRDefault="00B70BFD">
    <w:pPr>
      <w:pStyle w:val="a5"/>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8"/>
      <w:gridCol w:w="9420"/>
    </w:tblGrid>
    <w:tr w:rsidR="00B70BFD" w14:paraId="1D568C37" w14:textId="77777777" w:rsidTr="00E16A62">
      <w:trPr>
        <w:cantSplit/>
        <w:trHeight w:val="255"/>
      </w:trPr>
      <w:tc>
        <w:tcPr>
          <w:tcW w:w="5138" w:type="dxa"/>
          <w:vMerge w:val="restart"/>
          <w:tcBorders>
            <w:top w:val="nil"/>
            <w:left w:val="nil"/>
            <w:bottom w:val="nil"/>
            <w:right w:val="nil"/>
          </w:tcBorders>
          <w:vAlign w:val="center"/>
        </w:tcPr>
        <w:p w14:paraId="7165BE3C" w14:textId="77777777" w:rsidR="00B70BFD" w:rsidRDefault="00B70BFD" w:rsidP="007200B1">
          <w:pPr>
            <w:pStyle w:val="a5"/>
            <w:ind w:left="-241" w:hanging="1"/>
            <w:jc w:val="left"/>
            <w:rPr>
              <w:b/>
              <w:bCs/>
            </w:rPr>
          </w:pPr>
          <w:r>
            <w:rPr>
              <w:b/>
              <w:bCs/>
              <w:noProof/>
              <w:lang w:eastAsia="ru-RU"/>
            </w:rPr>
            <w:drawing>
              <wp:inline distT="0" distB="0" distL="0" distR="0" wp14:anchorId="16B1E72C" wp14:editId="41FE4F30">
                <wp:extent cx="2240329" cy="504000"/>
                <wp:effectExtent l="0" t="0" r="0" b="0"/>
                <wp:docPr id="6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20" w:type="dxa"/>
          <w:vMerge w:val="restart"/>
          <w:tcBorders>
            <w:top w:val="nil"/>
            <w:left w:val="nil"/>
            <w:bottom w:val="single" w:sz="8" w:space="0" w:color="FEC816"/>
            <w:right w:val="single" w:sz="8" w:space="0" w:color="FEC816"/>
          </w:tcBorders>
          <w:vAlign w:val="center"/>
        </w:tcPr>
        <w:p w14:paraId="67400040"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515D273" w14:textId="77777777" w:rsidTr="00E16A62">
      <w:trPr>
        <w:cantSplit/>
        <w:trHeight w:val="255"/>
      </w:trPr>
      <w:tc>
        <w:tcPr>
          <w:tcW w:w="5138" w:type="dxa"/>
          <w:vMerge/>
          <w:tcBorders>
            <w:top w:val="nil"/>
            <w:left w:val="nil"/>
            <w:bottom w:val="nil"/>
            <w:right w:val="nil"/>
          </w:tcBorders>
          <w:vAlign w:val="center"/>
        </w:tcPr>
        <w:p w14:paraId="1C4DE237" w14:textId="77777777" w:rsidR="00B70BFD" w:rsidRDefault="00B70BFD" w:rsidP="007200B1">
          <w:pPr>
            <w:pStyle w:val="a5"/>
            <w:jc w:val="center"/>
          </w:pPr>
        </w:p>
      </w:tc>
      <w:tc>
        <w:tcPr>
          <w:tcW w:w="9420" w:type="dxa"/>
          <w:vMerge/>
          <w:tcBorders>
            <w:top w:val="single" w:sz="8" w:space="0" w:color="auto"/>
            <w:left w:val="nil"/>
            <w:bottom w:val="single" w:sz="8" w:space="0" w:color="FEC816"/>
            <w:right w:val="single" w:sz="8" w:space="0" w:color="FEC816"/>
          </w:tcBorders>
        </w:tcPr>
        <w:p w14:paraId="72EC0F5A" w14:textId="77777777" w:rsidR="00B70BFD" w:rsidRPr="000B5B67" w:rsidRDefault="00B70BFD" w:rsidP="007200B1">
          <w:pPr>
            <w:jc w:val="center"/>
            <w:rPr>
              <w:b/>
              <w:bCs/>
            </w:rPr>
          </w:pPr>
        </w:p>
      </w:tc>
    </w:tr>
  </w:tbl>
  <w:p w14:paraId="11376F34" w14:textId="77777777" w:rsidR="00B70BFD" w:rsidRDefault="00B70BFD" w:rsidP="007200B1">
    <w:pPr>
      <w:pStyle w:val="a5"/>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73"/>
    </w:tblGrid>
    <w:tr w:rsidR="00B70BFD" w14:paraId="456D4B3C" w14:textId="77777777" w:rsidTr="00723A40">
      <w:trPr>
        <w:cantSplit/>
        <w:trHeight w:val="364"/>
      </w:trPr>
      <w:tc>
        <w:tcPr>
          <w:tcW w:w="3436" w:type="dxa"/>
          <w:vMerge w:val="restart"/>
          <w:tcBorders>
            <w:top w:val="nil"/>
            <w:left w:val="nil"/>
            <w:bottom w:val="nil"/>
            <w:right w:val="nil"/>
          </w:tcBorders>
          <w:vAlign w:val="center"/>
        </w:tcPr>
        <w:p w14:paraId="0C529906" w14:textId="77777777" w:rsidR="00B70BFD" w:rsidRDefault="00B70BFD" w:rsidP="007200B1">
          <w:pPr>
            <w:pStyle w:val="a5"/>
            <w:ind w:left="-241" w:hanging="1"/>
            <w:jc w:val="left"/>
            <w:rPr>
              <w:b/>
              <w:bCs/>
            </w:rPr>
          </w:pPr>
          <w:r>
            <w:rPr>
              <w:b/>
              <w:bCs/>
              <w:noProof/>
              <w:lang w:eastAsia="ru-RU"/>
            </w:rPr>
            <w:drawing>
              <wp:inline distT="0" distB="0" distL="0" distR="0" wp14:anchorId="28656016" wp14:editId="5423EE87">
                <wp:extent cx="2240329" cy="504000"/>
                <wp:effectExtent l="0" t="0" r="0" b="0"/>
                <wp:docPr id="16320" name="Picture 1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839" w:type="dxa"/>
          <w:vMerge w:val="restart"/>
          <w:tcBorders>
            <w:top w:val="nil"/>
            <w:left w:val="nil"/>
            <w:bottom w:val="single" w:sz="8" w:space="0" w:color="FEC816"/>
            <w:right w:val="single" w:sz="8" w:space="0" w:color="FEC816"/>
          </w:tcBorders>
          <w:vAlign w:val="center"/>
        </w:tcPr>
        <w:p w14:paraId="57C54177" w14:textId="6B8CBE11"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18863FE" w14:textId="77777777" w:rsidTr="00723A40">
      <w:trPr>
        <w:cantSplit/>
        <w:trHeight w:val="364"/>
      </w:trPr>
      <w:tc>
        <w:tcPr>
          <w:tcW w:w="3436" w:type="dxa"/>
          <w:vMerge/>
          <w:tcBorders>
            <w:top w:val="nil"/>
            <w:left w:val="nil"/>
            <w:bottom w:val="nil"/>
            <w:right w:val="nil"/>
          </w:tcBorders>
          <w:vAlign w:val="center"/>
        </w:tcPr>
        <w:p w14:paraId="0CEC25A0" w14:textId="77777777" w:rsidR="00B70BFD" w:rsidRDefault="00B70BFD" w:rsidP="007200B1">
          <w:pPr>
            <w:pStyle w:val="a5"/>
            <w:jc w:val="center"/>
          </w:pPr>
        </w:p>
      </w:tc>
      <w:tc>
        <w:tcPr>
          <w:tcW w:w="6839" w:type="dxa"/>
          <w:vMerge/>
          <w:tcBorders>
            <w:top w:val="single" w:sz="8" w:space="0" w:color="auto"/>
            <w:left w:val="nil"/>
            <w:bottom w:val="single" w:sz="8" w:space="0" w:color="FEC816"/>
            <w:right w:val="single" w:sz="8" w:space="0" w:color="FEC816"/>
          </w:tcBorders>
        </w:tcPr>
        <w:p w14:paraId="5A6C2305" w14:textId="77777777" w:rsidR="00B70BFD" w:rsidRPr="000B5B67" w:rsidRDefault="00B70BFD" w:rsidP="007200B1">
          <w:pPr>
            <w:jc w:val="center"/>
            <w:rPr>
              <w:b/>
              <w:bCs/>
            </w:rPr>
          </w:pPr>
        </w:p>
      </w:tc>
    </w:tr>
  </w:tbl>
  <w:p w14:paraId="6870AD56" w14:textId="77777777" w:rsidR="00B70BFD" w:rsidRDefault="00B70BFD">
    <w:pPr>
      <w:pStyle w:val="a5"/>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3D1EB7AB" w14:textId="77777777" w:rsidTr="00D153F5">
      <w:trPr>
        <w:cantSplit/>
        <w:trHeight w:val="244"/>
      </w:trPr>
      <w:tc>
        <w:tcPr>
          <w:tcW w:w="5103" w:type="dxa"/>
          <w:vMerge w:val="restart"/>
          <w:tcBorders>
            <w:top w:val="nil"/>
            <w:left w:val="nil"/>
            <w:bottom w:val="nil"/>
            <w:right w:val="nil"/>
          </w:tcBorders>
          <w:vAlign w:val="center"/>
        </w:tcPr>
        <w:p w14:paraId="0A3AEEAA" w14:textId="77777777" w:rsidR="00B70BFD" w:rsidRDefault="00B70BFD" w:rsidP="007200B1">
          <w:pPr>
            <w:pStyle w:val="a5"/>
            <w:ind w:left="-241" w:hanging="1"/>
            <w:jc w:val="left"/>
            <w:rPr>
              <w:b/>
              <w:bCs/>
            </w:rPr>
          </w:pPr>
          <w:r>
            <w:rPr>
              <w:b/>
              <w:bCs/>
              <w:noProof/>
              <w:lang w:eastAsia="ru-RU"/>
            </w:rPr>
            <w:drawing>
              <wp:inline distT="0" distB="0" distL="0" distR="0" wp14:anchorId="01829646" wp14:editId="09CBBE1F">
                <wp:extent cx="2240329" cy="504000"/>
                <wp:effectExtent l="0" t="0" r="0" b="0"/>
                <wp:docPr id="16321" name="Picture 1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11E29945" w14:textId="0291A42A"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DF8D29C" w14:textId="77777777" w:rsidTr="00D153F5">
      <w:trPr>
        <w:cantSplit/>
        <w:trHeight w:val="244"/>
      </w:trPr>
      <w:tc>
        <w:tcPr>
          <w:tcW w:w="5103" w:type="dxa"/>
          <w:vMerge/>
          <w:tcBorders>
            <w:top w:val="nil"/>
            <w:left w:val="nil"/>
            <w:bottom w:val="nil"/>
            <w:right w:val="nil"/>
          </w:tcBorders>
          <w:vAlign w:val="center"/>
        </w:tcPr>
        <w:p w14:paraId="5E78FF86"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62EFA0CD" w14:textId="77777777" w:rsidR="00B70BFD" w:rsidRPr="000B5B67" w:rsidRDefault="00B70BFD" w:rsidP="007200B1">
          <w:pPr>
            <w:jc w:val="center"/>
            <w:rPr>
              <w:b/>
              <w:bCs/>
            </w:rPr>
          </w:pPr>
        </w:p>
      </w:tc>
    </w:tr>
  </w:tbl>
  <w:p w14:paraId="6DB460FE" w14:textId="77777777" w:rsidR="00B70BFD" w:rsidRDefault="00B70BFD" w:rsidP="007200B1">
    <w:pPr>
      <w:pStyle w:val="a5"/>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6"/>
      <w:gridCol w:w="10052"/>
    </w:tblGrid>
    <w:tr w:rsidR="00B70BFD" w14:paraId="39CE7200" w14:textId="77777777" w:rsidTr="00F74375">
      <w:trPr>
        <w:cantSplit/>
        <w:trHeight w:val="434"/>
      </w:trPr>
      <w:tc>
        <w:tcPr>
          <w:tcW w:w="5196" w:type="dxa"/>
          <w:vMerge w:val="restart"/>
          <w:tcBorders>
            <w:top w:val="nil"/>
            <w:left w:val="nil"/>
            <w:bottom w:val="nil"/>
            <w:right w:val="nil"/>
          </w:tcBorders>
          <w:vAlign w:val="center"/>
        </w:tcPr>
        <w:p w14:paraId="34EB8658" w14:textId="77777777" w:rsidR="00B70BFD" w:rsidRDefault="00B70BFD" w:rsidP="007200B1">
          <w:pPr>
            <w:pStyle w:val="a5"/>
            <w:ind w:left="-241" w:hanging="1"/>
            <w:jc w:val="left"/>
            <w:rPr>
              <w:b/>
              <w:bCs/>
            </w:rPr>
          </w:pPr>
          <w:r>
            <w:rPr>
              <w:b/>
              <w:bCs/>
              <w:noProof/>
              <w:lang w:eastAsia="ru-RU"/>
            </w:rPr>
            <w:drawing>
              <wp:inline distT="0" distB="0" distL="0" distR="0" wp14:anchorId="10786B4F" wp14:editId="76B97576">
                <wp:extent cx="2240329" cy="504000"/>
                <wp:effectExtent l="0" t="0" r="0" b="0"/>
                <wp:docPr id="16322" name="Picture 1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10052" w:type="dxa"/>
          <w:vMerge w:val="restart"/>
          <w:tcBorders>
            <w:top w:val="nil"/>
            <w:left w:val="nil"/>
            <w:bottom w:val="single" w:sz="8" w:space="0" w:color="FEC816"/>
            <w:right w:val="single" w:sz="8" w:space="0" w:color="FEC816"/>
          </w:tcBorders>
          <w:vAlign w:val="center"/>
        </w:tcPr>
        <w:p w14:paraId="4A8DB7BC"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5BAD053" w14:textId="77777777" w:rsidTr="00F74375">
      <w:trPr>
        <w:cantSplit/>
        <w:trHeight w:val="434"/>
      </w:trPr>
      <w:tc>
        <w:tcPr>
          <w:tcW w:w="5196" w:type="dxa"/>
          <w:vMerge/>
          <w:tcBorders>
            <w:top w:val="nil"/>
            <w:left w:val="nil"/>
            <w:bottom w:val="nil"/>
            <w:right w:val="nil"/>
          </w:tcBorders>
          <w:vAlign w:val="center"/>
        </w:tcPr>
        <w:p w14:paraId="3FF84783" w14:textId="77777777" w:rsidR="00B70BFD" w:rsidRDefault="00B70BFD" w:rsidP="007200B1">
          <w:pPr>
            <w:pStyle w:val="a5"/>
            <w:jc w:val="center"/>
          </w:pPr>
        </w:p>
      </w:tc>
      <w:tc>
        <w:tcPr>
          <w:tcW w:w="10052" w:type="dxa"/>
          <w:vMerge/>
          <w:tcBorders>
            <w:top w:val="single" w:sz="8" w:space="0" w:color="auto"/>
            <w:left w:val="nil"/>
            <w:bottom w:val="single" w:sz="8" w:space="0" w:color="FEC816"/>
            <w:right w:val="single" w:sz="8" w:space="0" w:color="FEC816"/>
          </w:tcBorders>
        </w:tcPr>
        <w:p w14:paraId="32DC3A71" w14:textId="77777777" w:rsidR="00B70BFD" w:rsidRPr="000B5B67" w:rsidRDefault="00B70BFD" w:rsidP="007200B1">
          <w:pPr>
            <w:jc w:val="center"/>
            <w:rPr>
              <w:b/>
              <w:bCs/>
            </w:rPr>
          </w:pPr>
        </w:p>
      </w:tc>
    </w:tr>
  </w:tbl>
  <w:p w14:paraId="2AD6E0BD" w14:textId="77777777" w:rsidR="00B70BFD" w:rsidRDefault="00B70BFD">
    <w:pPr>
      <w:pStyle w:val="a5"/>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3"/>
      <w:gridCol w:w="6798"/>
    </w:tblGrid>
    <w:tr w:rsidR="00B70BFD" w14:paraId="26166DE5" w14:textId="77777777" w:rsidTr="00957A92">
      <w:trPr>
        <w:cantSplit/>
        <w:trHeight w:val="254"/>
      </w:trPr>
      <w:tc>
        <w:tcPr>
          <w:tcW w:w="3553" w:type="dxa"/>
          <w:vMerge w:val="restart"/>
          <w:tcBorders>
            <w:top w:val="nil"/>
            <w:left w:val="nil"/>
            <w:bottom w:val="nil"/>
            <w:right w:val="nil"/>
          </w:tcBorders>
          <w:vAlign w:val="center"/>
        </w:tcPr>
        <w:p w14:paraId="7CC23E8D" w14:textId="77777777" w:rsidR="00B70BFD" w:rsidRDefault="00B70BFD" w:rsidP="007200B1">
          <w:pPr>
            <w:pStyle w:val="a5"/>
            <w:ind w:left="-241" w:hanging="1"/>
            <w:jc w:val="left"/>
            <w:rPr>
              <w:b/>
              <w:bCs/>
            </w:rPr>
          </w:pPr>
          <w:r>
            <w:rPr>
              <w:b/>
              <w:bCs/>
              <w:noProof/>
              <w:lang w:eastAsia="ru-RU"/>
            </w:rPr>
            <w:drawing>
              <wp:inline distT="0" distB="0" distL="0" distR="0" wp14:anchorId="684951B3" wp14:editId="5FD02C56">
                <wp:extent cx="2240329" cy="504000"/>
                <wp:effectExtent l="0" t="0" r="0" b="0"/>
                <wp:docPr id="16323" name="Picture 1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98" w:type="dxa"/>
          <w:vMerge w:val="restart"/>
          <w:tcBorders>
            <w:top w:val="nil"/>
            <w:left w:val="nil"/>
            <w:bottom w:val="single" w:sz="8" w:space="0" w:color="FEC816"/>
            <w:right w:val="single" w:sz="8" w:space="0" w:color="FEC816"/>
          </w:tcBorders>
          <w:vAlign w:val="center"/>
        </w:tcPr>
        <w:p w14:paraId="42E6AA0C" w14:textId="04248684"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6B5EC01" w14:textId="77777777" w:rsidTr="00957A92">
      <w:trPr>
        <w:cantSplit/>
        <w:trHeight w:val="254"/>
      </w:trPr>
      <w:tc>
        <w:tcPr>
          <w:tcW w:w="3553" w:type="dxa"/>
          <w:vMerge/>
          <w:tcBorders>
            <w:top w:val="nil"/>
            <w:left w:val="nil"/>
            <w:bottom w:val="nil"/>
            <w:right w:val="nil"/>
          </w:tcBorders>
          <w:vAlign w:val="center"/>
        </w:tcPr>
        <w:p w14:paraId="4582B45F" w14:textId="77777777" w:rsidR="00B70BFD" w:rsidRDefault="00B70BFD" w:rsidP="007200B1">
          <w:pPr>
            <w:pStyle w:val="a5"/>
            <w:jc w:val="center"/>
          </w:pPr>
        </w:p>
      </w:tc>
      <w:tc>
        <w:tcPr>
          <w:tcW w:w="6798" w:type="dxa"/>
          <w:vMerge/>
          <w:tcBorders>
            <w:top w:val="single" w:sz="8" w:space="0" w:color="auto"/>
            <w:left w:val="nil"/>
            <w:bottom w:val="single" w:sz="8" w:space="0" w:color="FEC816"/>
            <w:right w:val="single" w:sz="8" w:space="0" w:color="FEC816"/>
          </w:tcBorders>
        </w:tcPr>
        <w:p w14:paraId="424E739B" w14:textId="77777777" w:rsidR="00B70BFD" w:rsidRPr="000B5B67" w:rsidRDefault="00B70BFD" w:rsidP="007200B1">
          <w:pPr>
            <w:jc w:val="center"/>
            <w:rPr>
              <w:b/>
              <w:bCs/>
            </w:rPr>
          </w:pPr>
        </w:p>
      </w:tc>
    </w:tr>
  </w:tbl>
  <w:p w14:paraId="1C2BD561" w14:textId="77777777" w:rsidR="00B70BFD" w:rsidRDefault="00B70BFD">
    <w:pPr>
      <w:pStyle w:val="a5"/>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24"/>
      <w:gridCol w:w="9396"/>
    </w:tblGrid>
    <w:tr w:rsidR="00B70BFD" w14:paraId="6C5C8D22" w14:textId="77777777" w:rsidTr="00E16A62">
      <w:trPr>
        <w:cantSplit/>
        <w:trHeight w:val="252"/>
      </w:trPr>
      <w:tc>
        <w:tcPr>
          <w:tcW w:w="5124" w:type="dxa"/>
          <w:vMerge w:val="restart"/>
          <w:tcBorders>
            <w:top w:val="nil"/>
            <w:left w:val="nil"/>
            <w:bottom w:val="nil"/>
            <w:right w:val="nil"/>
          </w:tcBorders>
          <w:vAlign w:val="center"/>
        </w:tcPr>
        <w:p w14:paraId="6954B0F6" w14:textId="77777777" w:rsidR="00B70BFD" w:rsidRDefault="00B70BFD" w:rsidP="007200B1">
          <w:pPr>
            <w:pStyle w:val="a5"/>
            <w:ind w:left="-241" w:hanging="1"/>
            <w:jc w:val="left"/>
            <w:rPr>
              <w:b/>
              <w:bCs/>
            </w:rPr>
          </w:pPr>
          <w:r>
            <w:rPr>
              <w:b/>
              <w:bCs/>
              <w:noProof/>
              <w:lang w:eastAsia="ru-RU"/>
            </w:rPr>
            <w:drawing>
              <wp:inline distT="0" distB="0" distL="0" distR="0" wp14:anchorId="5041BB67" wp14:editId="04BF484C">
                <wp:extent cx="2240329" cy="504000"/>
                <wp:effectExtent l="0" t="0" r="0" b="0"/>
                <wp:docPr id="16324" name="Picture 1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96" w:type="dxa"/>
          <w:vMerge w:val="restart"/>
          <w:tcBorders>
            <w:top w:val="nil"/>
            <w:left w:val="nil"/>
            <w:bottom w:val="single" w:sz="8" w:space="0" w:color="FEC816"/>
            <w:right w:val="single" w:sz="8" w:space="0" w:color="FEC816"/>
          </w:tcBorders>
          <w:vAlign w:val="center"/>
        </w:tcPr>
        <w:p w14:paraId="7115CCBE" w14:textId="7EEAD135"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976E999" w14:textId="77777777" w:rsidTr="00E16A62">
      <w:trPr>
        <w:cantSplit/>
        <w:trHeight w:val="252"/>
      </w:trPr>
      <w:tc>
        <w:tcPr>
          <w:tcW w:w="5124" w:type="dxa"/>
          <w:vMerge/>
          <w:tcBorders>
            <w:top w:val="nil"/>
            <w:left w:val="nil"/>
            <w:bottom w:val="nil"/>
            <w:right w:val="nil"/>
          </w:tcBorders>
          <w:vAlign w:val="center"/>
        </w:tcPr>
        <w:p w14:paraId="359F31C9" w14:textId="77777777" w:rsidR="00B70BFD" w:rsidRDefault="00B70BFD" w:rsidP="007200B1">
          <w:pPr>
            <w:pStyle w:val="a5"/>
            <w:jc w:val="center"/>
          </w:pPr>
        </w:p>
      </w:tc>
      <w:tc>
        <w:tcPr>
          <w:tcW w:w="9396" w:type="dxa"/>
          <w:vMerge/>
          <w:tcBorders>
            <w:top w:val="single" w:sz="8" w:space="0" w:color="auto"/>
            <w:left w:val="nil"/>
            <w:bottom w:val="single" w:sz="8" w:space="0" w:color="FEC816"/>
            <w:right w:val="single" w:sz="8" w:space="0" w:color="FEC816"/>
          </w:tcBorders>
        </w:tcPr>
        <w:p w14:paraId="3745BD2B" w14:textId="77777777" w:rsidR="00B70BFD" w:rsidRPr="000B5B67" w:rsidRDefault="00B70BFD" w:rsidP="007200B1">
          <w:pPr>
            <w:jc w:val="center"/>
            <w:rPr>
              <w:b/>
              <w:bCs/>
            </w:rPr>
          </w:pPr>
        </w:p>
      </w:tc>
    </w:tr>
  </w:tbl>
  <w:p w14:paraId="31EC574B" w14:textId="77777777" w:rsidR="00B70BFD" w:rsidRDefault="00B70BFD" w:rsidP="007200B1">
    <w:pPr>
      <w:pStyle w:val="a5"/>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98"/>
      <w:gridCol w:w="9563"/>
    </w:tblGrid>
    <w:tr w:rsidR="00B70BFD" w14:paraId="1FDC5989" w14:textId="77777777" w:rsidTr="00957A92">
      <w:trPr>
        <w:cantSplit/>
        <w:trHeight w:val="293"/>
      </w:trPr>
      <w:tc>
        <w:tcPr>
          <w:tcW w:w="4998" w:type="dxa"/>
          <w:vMerge w:val="restart"/>
          <w:tcBorders>
            <w:top w:val="nil"/>
            <w:left w:val="nil"/>
            <w:bottom w:val="nil"/>
            <w:right w:val="nil"/>
          </w:tcBorders>
          <w:vAlign w:val="center"/>
        </w:tcPr>
        <w:p w14:paraId="4794C89D" w14:textId="77777777" w:rsidR="00B70BFD" w:rsidRDefault="00B70BFD" w:rsidP="007200B1">
          <w:pPr>
            <w:pStyle w:val="a5"/>
            <w:ind w:left="-241" w:hanging="1"/>
            <w:jc w:val="left"/>
            <w:rPr>
              <w:b/>
              <w:bCs/>
            </w:rPr>
          </w:pPr>
          <w:r>
            <w:rPr>
              <w:b/>
              <w:bCs/>
              <w:noProof/>
              <w:lang w:eastAsia="ru-RU"/>
            </w:rPr>
            <w:drawing>
              <wp:inline distT="0" distB="0" distL="0" distR="0" wp14:anchorId="2551B4B2" wp14:editId="4A8DCA49">
                <wp:extent cx="2240329" cy="504000"/>
                <wp:effectExtent l="0" t="0" r="0" b="0"/>
                <wp:docPr id="16325" name="Picture 1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63" w:type="dxa"/>
          <w:vMerge w:val="restart"/>
          <w:tcBorders>
            <w:top w:val="nil"/>
            <w:left w:val="nil"/>
            <w:bottom w:val="single" w:sz="8" w:space="0" w:color="FEC816"/>
            <w:right w:val="single" w:sz="8" w:space="0" w:color="FEC816"/>
          </w:tcBorders>
          <w:vAlign w:val="center"/>
        </w:tcPr>
        <w:p w14:paraId="31E1007C"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9407440" w14:textId="77777777" w:rsidTr="00957A92">
      <w:trPr>
        <w:cantSplit/>
        <w:trHeight w:val="293"/>
      </w:trPr>
      <w:tc>
        <w:tcPr>
          <w:tcW w:w="4998" w:type="dxa"/>
          <w:vMerge/>
          <w:tcBorders>
            <w:top w:val="nil"/>
            <w:left w:val="nil"/>
            <w:bottom w:val="nil"/>
            <w:right w:val="nil"/>
          </w:tcBorders>
          <w:vAlign w:val="center"/>
        </w:tcPr>
        <w:p w14:paraId="636390FE" w14:textId="77777777" w:rsidR="00B70BFD" w:rsidRDefault="00B70BFD" w:rsidP="007200B1">
          <w:pPr>
            <w:pStyle w:val="a5"/>
            <w:jc w:val="center"/>
          </w:pPr>
        </w:p>
      </w:tc>
      <w:tc>
        <w:tcPr>
          <w:tcW w:w="9563" w:type="dxa"/>
          <w:vMerge/>
          <w:tcBorders>
            <w:top w:val="single" w:sz="8" w:space="0" w:color="auto"/>
            <w:left w:val="nil"/>
            <w:bottom w:val="single" w:sz="8" w:space="0" w:color="FEC816"/>
            <w:right w:val="single" w:sz="8" w:space="0" w:color="FEC816"/>
          </w:tcBorders>
        </w:tcPr>
        <w:p w14:paraId="7DBE5143" w14:textId="77777777" w:rsidR="00B70BFD" w:rsidRPr="000B5B67" w:rsidRDefault="00B70BFD" w:rsidP="007200B1">
          <w:pPr>
            <w:jc w:val="center"/>
            <w:rPr>
              <w:b/>
              <w:bCs/>
            </w:rPr>
          </w:pPr>
        </w:p>
      </w:tc>
    </w:tr>
  </w:tbl>
  <w:p w14:paraId="08B866F0" w14:textId="77777777" w:rsidR="00B70BFD" w:rsidRDefault="00B70BFD">
    <w:pPr>
      <w:pStyle w:val="a5"/>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76"/>
    </w:tblGrid>
    <w:tr w:rsidR="00B70BFD" w14:paraId="184B08D1" w14:textId="77777777" w:rsidTr="00951A72">
      <w:trPr>
        <w:cantSplit/>
        <w:trHeight w:val="279"/>
      </w:trPr>
      <w:tc>
        <w:tcPr>
          <w:tcW w:w="3484" w:type="dxa"/>
          <w:vMerge w:val="restart"/>
          <w:tcBorders>
            <w:top w:val="nil"/>
            <w:left w:val="nil"/>
            <w:bottom w:val="nil"/>
            <w:right w:val="nil"/>
          </w:tcBorders>
          <w:vAlign w:val="center"/>
        </w:tcPr>
        <w:p w14:paraId="1B84C482" w14:textId="77777777" w:rsidR="00B70BFD" w:rsidRDefault="00B70BFD" w:rsidP="007200B1">
          <w:pPr>
            <w:pStyle w:val="a5"/>
            <w:ind w:left="-241" w:hanging="1"/>
            <w:jc w:val="left"/>
            <w:rPr>
              <w:b/>
              <w:bCs/>
            </w:rPr>
          </w:pPr>
          <w:r>
            <w:rPr>
              <w:b/>
              <w:bCs/>
              <w:noProof/>
              <w:lang w:eastAsia="ru-RU"/>
            </w:rPr>
            <w:drawing>
              <wp:inline distT="0" distB="0" distL="0" distR="0" wp14:anchorId="394531F9" wp14:editId="2E9AF74C">
                <wp:extent cx="2240329" cy="504000"/>
                <wp:effectExtent l="0" t="0" r="0" b="0"/>
                <wp:docPr id="16326" name="Picture 1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94" w:type="dxa"/>
          <w:vMerge w:val="restart"/>
          <w:tcBorders>
            <w:top w:val="nil"/>
            <w:left w:val="nil"/>
            <w:bottom w:val="single" w:sz="8" w:space="0" w:color="FEC816"/>
            <w:right w:val="single" w:sz="8" w:space="0" w:color="FEC816"/>
          </w:tcBorders>
          <w:vAlign w:val="center"/>
        </w:tcPr>
        <w:p w14:paraId="4F736087" w14:textId="46E7B78A"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A85E9F3" w14:textId="77777777" w:rsidTr="00951A72">
      <w:trPr>
        <w:cantSplit/>
        <w:trHeight w:val="279"/>
      </w:trPr>
      <w:tc>
        <w:tcPr>
          <w:tcW w:w="3484" w:type="dxa"/>
          <w:vMerge/>
          <w:tcBorders>
            <w:top w:val="nil"/>
            <w:left w:val="nil"/>
            <w:bottom w:val="nil"/>
            <w:right w:val="nil"/>
          </w:tcBorders>
          <w:vAlign w:val="center"/>
        </w:tcPr>
        <w:p w14:paraId="119DF160" w14:textId="77777777" w:rsidR="00B70BFD" w:rsidRDefault="00B70BFD" w:rsidP="007200B1">
          <w:pPr>
            <w:pStyle w:val="a5"/>
            <w:jc w:val="center"/>
          </w:pPr>
        </w:p>
      </w:tc>
      <w:tc>
        <w:tcPr>
          <w:tcW w:w="6694" w:type="dxa"/>
          <w:vMerge/>
          <w:tcBorders>
            <w:top w:val="single" w:sz="8" w:space="0" w:color="auto"/>
            <w:left w:val="nil"/>
            <w:bottom w:val="single" w:sz="8" w:space="0" w:color="FEC816"/>
            <w:right w:val="single" w:sz="8" w:space="0" w:color="FEC816"/>
          </w:tcBorders>
        </w:tcPr>
        <w:p w14:paraId="7341B33C" w14:textId="77777777" w:rsidR="00B70BFD" w:rsidRPr="000B5B67" w:rsidRDefault="00B70BFD" w:rsidP="007200B1">
          <w:pPr>
            <w:jc w:val="center"/>
            <w:rPr>
              <w:b/>
              <w:bCs/>
            </w:rPr>
          </w:pPr>
        </w:p>
      </w:tc>
    </w:tr>
  </w:tbl>
  <w:p w14:paraId="3E6CF182" w14:textId="77777777" w:rsidR="00B70BFD" w:rsidRDefault="00B70BFD">
    <w:pPr>
      <w:pStyle w:val="a5"/>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522ACB63" w14:textId="77777777" w:rsidTr="00D153F5">
      <w:trPr>
        <w:cantSplit/>
        <w:trHeight w:val="244"/>
      </w:trPr>
      <w:tc>
        <w:tcPr>
          <w:tcW w:w="5103" w:type="dxa"/>
          <w:vMerge w:val="restart"/>
          <w:tcBorders>
            <w:top w:val="nil"/>
            <w:left w:val="nil"/>
            <w:bottom w:val="nil"/>
            <w:right w:val="nil"/>
          </w:tcBorders>
          <w:vAlign w:val="center"/>
        </w:tcPr>
        <w:p w14:paraId="03A30F30" w14:textId="77777777" w:rsidR="00B70BFD" w:rsidRDefault="00B70BFD" w:rsidP="007200B1">
          <w:pPr>
            <w:pStyle w:val="a5"/>
            <w:ind w:left="-241" w:hanging="1"/>
            <w:jc w:val="left"/>
            <w:rPr>
              <w:b/>
              <w:bCs/>
            </w:rPr>
          </w:pPr>
          <w:r>
            <w:rPr>
              <w:b/>
              <w:bCs/>
              <w:noProof/>
              <w:lang w:eastAsia="ru-RU"/>
            </w:rPr>
            <w:drawing>
              <wp:inline distT="0" distB="0" distL="0" distR="0" wp14:anchorId="0A0DF049" wp14:editId="53C7D38B">
                <wp:extent cx="2240329" cy="504000"/>
                <wp:effectExtent l="0" t="0" r="0" b="0"/>
                <wp:docPr id="16327" name="Picture 1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218A4FF9" w14:textId="6456DF43"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F4C0D9F" w14:textId="77777777" w:rsidTr="00D153F5">
      <w:trPr>
        <w:cantSplit/>
        <w:trHeight w:val="244"/>
      </w:trPr>
      <w:tc>
        <w:tcPr>
          <w:tcW w:w="5103" w:type="dxa"/>
          <w:vMerge/>
          <w:tcBorders>
            <w:top w:val="nil"/>
            <w:left w:val="nil"/>
            <w:bottom w:val="nil"/>
            <w:right w:val="nil"/>
          </w:tcBorders>
          <w:vAlign w:val="center"/>
        </w:tcPr>
        <w:p w14:paraId="4EC97D31"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22D48DAE" w14:textId="77777777" w:rsidR="00B70BFD" w:rsidRPr="000B5B67" w:rsidRDefault="00B70BFD" w:rsidP="007200B1">
          <w:pPr>
            <w:jc w:val="center"/>
            <w:rPr>
              <w:b/>
              <w:bCs/>
            </w:rPr>
          </w:pPr>
        </w:p>
      </w:tc>
    </w:tr>
  </w:tbl>
  <w:p w14:paraId="33B37C8E" w14:textId="77777777" w:rsidR="00B70BFD" w:rsidRDefault="00B70BFD" w:rsidP="007200B1">
    <w:pPr>
      <w:pStyle w:val="a5"/>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6"/>
      <w:gridCol w:w="9964"/>
    </w:tblGrid>
    <w:tr w:rsidR="00B70BFD" w14:paraId="5B2C81A5" w14:textId="77777777" w:rsidTr="00951A72">
      <w:trPr>
        <w:cantSplit/>
        <w:trHeight w:val="391"/>
      </w:trPr>
      <w:tc>
        <w:tcPr>
          <w:tcW w:w="5226" w:type="dxa"/>
          <w:vMerge w:val="restart"/>
          <w:tcBorders>
            <w:top w:val="nil"/>
            <w:left w:val="nil"/>
            <w:bottom w:val="nil"/>
            <w:right w:val="nil"/>
          </w:tcBorders>
          <w:vAlign w:val="center"/>
        </w:tcPr>
        <w:p w14:paraId="502A8383" w14:textId="77777777" w:rsidR="00B70BFD" w:rsidRDefault="00B70BFD" w:rsidP="007200B1">
          <w:pPr>
            <w:pStyle w:val="a5"/>
            <w:ind w:left="-241" w:hanging="1"/>
            <w:jc w:val="left"/>
            <w:rPr>
              <w:b/>
              <w:bCs/>
            </w:rPr>
          </w:pPr>
          <w:r>
            <w:rPr>
              <w:b/>
              <w:bCs/>
              <w:noProof/>
              <w:lang w:eastAsia="ru-RU"/>
            </w:rPr>
            <w:drawing>
              <wp:inline distT="0" distB="0" distL="0" distR="0" wp14:anchorId="6C1FCF3E" wp14:editId="1B5E775C">
                <wp:extent cx="2240329" cy="504000"/>
                <wp:effectExtent l="0" t="0" r="0" b="0"/>
                <wp:docPr id="16328" name="Picture 1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964" w:type="dxa"/>
          <w:vMerge w:val="restart"/>
          <w:tcBorders>
            <w:top w:val="nil"/>
            <w:left w:val="nil"/>
            <w:bottom w:val="single" w:sz="8" w:space="0" w:color="FEC816"/>
            <w:right w:val="single" w:sz="8" w:space="0" w:color="FEC816"/>
          </w:tcBorders>
          <w:vAlign w:val="center"/>
        </w:tcPr>
        <w:p w14:paraId="0A041F2C"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CA0A13C" w14:textId="77777777" w:rsidTr="00951A72">
      <w:trPr>
        <w:cantSplit/>
        <w:trHeight w:val="391"/>
      </w:trPr>
      <w:tc>
        <w:tcPr>
          <w:tcW w:w="5226" w:type="dxa"/>
          <w:vMerge/>
          <w:tcBorders>
            <w:top w:val="nil"/>
            <w:left w:val="nil"/>
            <w:bottom w:val="nil"/>
            <w:right w:val="nil"/>
          </w:tcBorders>
          <w:vAlign w:val="center"/>
        </w:tcPr>
        <w:p w14:paraId="55768CA7" w14:textId="77777777" w:rsidR="00B70BFD" w:rsidRDefault="00B70BFD" w:rsidP="007200B1">
          <w:pPr>
            <w:pStyle w:val="a5"/>
            <w:jc w:val="center"/>
          </w:pPr>
        </w:p>
      </w:tc>
      <w:tc>
        <w:tcPr>
          <w:tcW w:w="9964" w:type="dxa"/>
          <w:vMerge/>
          <w:tcBorders>
            <w:top w:val="single" w:sz="8" w:space="0" w:color="auto"/>
            <w:left w:val="nil"/>
            <w:bottom w:val="single" w:sz="8" w:space="0" w:color="FEC816"/>
            <w:right w:val="single" w:sz="8" w:space="0" w:color="FEC816"/>
          </w:tcBorders>
        </w:tcPr>
        <w:p w14:paraId="3FFECA38" w14:textId="77777777" w:rsidR="00B70BFD" w:rsidRPr="000B5B67" w:rsidRDefault="00B70BFD" w:rsidP="007200B1">
          <w:pPr>
            <w:jc w:val="center"/>
            <w:rPr>
              <w:b/>
              <w:bCs/>
            </w:rPr>
          </w:pPr>
        </w:p>
      </w:tc>
    </w:tr>
  </w:tbl>
  <w:p w14:paraId="29563AF0" w14:textId="77777777" w:rsidR="00B70BFD" w:rsidRDefault="00B70BFD">
    <w:pPr>
      <w:pStyle w:val="a5"/>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28"/>
      <w:gridCol w:w="9769"/>
    </w:tblGrid>
    <w:tr w:rsidR="00B70BFD" w14:paraId="236EA42E" w14:textId="77777777" w:rsidTr="00E16A62">
      <w:trPr>
        <w:cantSplit/>
        <w:trHeight w:val="244"/>
      </w:trPr>
      <w:tc>
        <w:tcPr>
          <w:tcW w:w="5328" w:type="dxa"/>
          <w:vMerge w:val="restart"/>
          <w:tcBorders>
            <w:top w:val="nil"/>
            <w:left w:val="nil"/>
            <w:bottom w:val="nil"/>
            <w:right w:val="nil"/>
          </w:tcBorders>
          <w:vAlign w:val="center"/>
        </w:tcPr>
        <w:p w14:paraId="41208DDC" w14:textId="77777777" w:rsidR="00B70BFD" w:rsidRDefault="00B70BFD" w:rsidP="007200B1">
          <w:pPr>
            <w:pStyle w:val="a5"/>
            <w:ind w:left="-241" w:hanging="1"/>
            <w:jc w:val="left"/>
            <w:rPr>
              <w:b/>
              <w:bCs/>
            </w:rPr>
          </w:pPr>
          <w:r>
            <w:rPr>
              <w:b/>
              <w:bCs/>
              <w:noProof/>
              <w:lang w:eastAsia="ru-RU"/>
            </w:rPr>
            <w:drawing>
              <wp:inline distT="0" distB="0" distL="0" distR="0" wp14:anchorId="53632919" wp14:editId="1E2C7F59">
                <wp:extent cx="2240329" cy="504000"/>
                <wp:effectExtent l="0" t="0" r="0" b="0"/>
                <wp:docPr id="16329" name="Picture 1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769" w:type="dxa"/>
          <w:vMerge w:val="restart"/>
          <w:tcBorders>
            <w:top w:val="nil"/>
            <w:left w:val="nil"/>
            <w:bottom w:val="single" w:sz="8" w:space="0" w:color="FEC816"/>
            <w:right w:val="single" w:sz="8" w:space="0" w:color="FEC816"/>
          </w:tcBorders>
          <w:vAlign w:val="center"/>
        </w:tcPr>
        <w:p w14:paraId="18EEFD0D"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DB6985E" w14:textId="77777777" w:rsidTr="00E16A62">
      <w:trPr>
        <w:cantSplit/>
        <w:trHeight w:val="244"/>
      </w:trPr>
      <w:tc>
        <w:tcPr>
          <w:tcW w:w="5328" w:type="dxa"/>
          <w:vMerge/>
          <w:tcBorders>
            <w:top w:val="nil"/>
            <w:left w:val="nil"/>
            <w:bottom w:val="nil"/>
            <w:right w:val="nil"/>
          </w:tcBorders>
          <w:vAlign w:val="center"/>
        </w:tcPr>
        <w:p w14:paraId="669D44FC" w14:textId="77777777" w:rsidR="00B70BFD" w:rsidRDefault="00B70BFD" w:rsidP="007200B1">
          <w:pPr>
            <w:pStyle w:val="a5"/>
            <w:jc w:val="center"/>
          </w:pPr>
        </w:p>
      </w:tc>
      <w:tc>
        <w:tcPr>
          <w:tcW w:w="9769" w:type="dxa"/>
          <w:vMerge/>
          <w:tcBorders>
            <w:top w:val="single" w:sz="8" w:space="0" w:color="auto"/>
            <w:left w:val="nil"/>
            <w:bottom w:val="single" w:sz="8" w:space="0" w:color="FEC816"/>
            <w:right w:val="single" w:sz="8" w:space="0" w:color="FEC816"/>
          </w:tcBorders>
        </w:tcPr>
        <w:p w14:paraId="3A6C744E" w14:textId="77777777" w:rsidR="00B70BFD" w:rsidRPr="000B5B67" w:rsidRDefault="00B70BFD" w:rsidP="007200B1">
          <w:pPr>
            <w:jc w:val="center"/>
            <w:rPr>
              <w:b/>
              <w:bCs/>
            </w:rPr>
          </w:pPr>
        </w:p>
      </w:tc>
    </w:tr>
  </w:tbl>
  <w:p w14:paraId="11004BA8" w14:textId="77777777" w:rsidR="00B70BFD" w:rsidRDefault="00B70BFD" w:rsidP="007200B1">
    <w:pPr>
      <w:pStyle w:val="a5"/>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25"/>
    </w:tblGrid>
    <w:tr w:rsidR="00B70BFD" w14:paraId="2A69878B" w14:textId="77777777" w:rsidTr="009F0B35">
      <w:trPr>
        <w:cantSplit/>
        <w:trHeight w:val="291"/>
      </w:trPr>
      <w:tc>
        <w:tcPr>
          <w:tcW w:w="3501" w:type="dxa"/>
          <w:vMerge w:val="restart"/>
          <w:tcBorders>
            <w:top w:val="nil"/>
            <w:left w:val="nil"/>
            <w:bottom w:val="nil"/>
            <w:right w:val="nil"/>
          </w:tcBorders>
          <w:vAlign w:val="center"/>
        </w:tcPr>
        <w:p w14:paraId="25ECFFC1" w14:textId="77777777" w:rsidR="00B70BFD" w:rsidRDefault="00B70BFD" w:rsidP="007200B1">
          <w:pPr>
            <w:pStyle w:val="a5"/>
            <w:ind w:left="-241" w:hanging="1"/>
            <w:jc w:val="left"/>
            <w:rPr>
              <w:b/>
              <w:bCs/>
            </w:rPr>
          </w:pPr>
          <w:r>
            <w:rPr>
              <w:b/>
              <w:bCs/>
              <w:noProof/>
              <w:lang w:eastAsia="ru-RU"/>
            </w:rPr>
            <w:drawing>
              <wp:inline distT="0" distB="0" distL="0" distR="0" wp14:anchorId="340B7016" wp14:editId="35D7C7BF">
                <wp:extent cx="2240329" cy="504000"/>
                <wp:effectExtent l="0" t="0" r="0" b="0"/>
                <wp:docPr id="16330" name="Picture 1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26" w:type="dxa"/>
          <w:vMerge w:val="restart"/>
          <w:tcBorders>
            <w:top w:val="nil"/>
            <w:left w:val="nil"/>
            <w:bottom w:val="single" w:sz="8" w:space="0" w:color="FEC816"/>
            <w:right w:val="single" w:sz="8" w:space="0" w:color="FEC816"/>
          </w:tcBorders>
          <w:vAlign w:val="center"/>
        </w:tcPr>
        <w:p w14:paraId="101C5806" w14:textId="2525B519" w:rsidR="00B70BFD" w:rsidRPr="00916FAB" w:rsidRDefault="00B70BFD" w:rsidP="00F919E4">
          <w:pPr>
            <w:pStyle w:val="InR1"/>
          </w:pPr>
          <w:r>
            <w:t>Концептуальный дизайн</w:t>
          </w:r>
          <w:r>
            <w:br/>
          </w:r>
          <w:proofErr w:type="spellStart"/>
          <w:r>
            <w:t>ТОиР</w:t>
          </w:r>
          <w:proofErr w:type="spellEnd"/>
          <w:r>
            <w:br/>
            <w:t xml:space="preserve">Управление основными данными по направлению </w:t>
          </w:r>
          <w:proofErr w:type="spellStart"/>
          <w:r>
            <w:t>ТОиР</w:t>
          </w:r>
          <w:proofErr w:type="spellEnd"/>
        </w:p>
      </w:tc>
    </w:tr>
    <w:tr w:rsidR="00B70BFD" w:rsidRPr="00DB4B2F" w14:paraId="54420882" w14:textId="77777777" w:rsidTr="009F0B35">
      <w:trPr>
        <w:cantSplit/>
        <w:trHeight w:val="291"/>
      </w:trPr>
      <w:tc>
        <w:tcPr>
          <w:tcW w:w="3501" w:type="dxa"/>
          <w:vMerge/>
          <w:tcBorders>
            <w:top w:val="nil"/>
            <w:left w:val="nil"/>
            <w:bottom w:val="nil"/>
            <w:right w:val="nil"/>
          </w:tcBorders>
          <w:vAlign w:val="center"/>
        </w:tcPr>
        <w:p w14:paraId="2D819D2A" w14:textId="77777777" w:rsidR="00B70BFD" w:rsidRDefault="00B70BFD" w:rsidP="007200B1">
          <w:pPr>
            <w:pStyle w:val="a5"/>
            <w:jc w:val="center"/>
          </w:pPr>
        </w:p>
      </w:tc>
      <w:tc>
        <w:tcPr>
          <w:tcW w:w="6726" w:type="dxa"/>
          <w:vMerge/>
          <w:tcBorders>
            <w:top w:val="single" w:sz="8" w:space="0" w:color="auto"/>
            <w:left w:val="nil"/>
            <w:bottom w:val="single" w:sz="8" w:space="0" w:color="FEC816"/>
            <w:right w:val="single" w:sz="8" w:space="0" w:color="FEC816"/>
          </w:tcBorders>
        </w:tcPr>
        <w:p w14:paraId="60771A8A" w14:textId="77777777" w:rsidR="00B70BFD" w:rsidRPr="000B5B67" w:rsidRDefault="00B70BFD" w:rsidP="007200B1">
          <w:pPr>
            <w:jc w:val="center"/>
            <w:rPr>
              <w:b/>
              <w:bCs/>
            </w:rPr>
          </w:pPr>
        </w:p>
      </w:tc>
    </w:tr>
  </w:tbl>
  <w:p w14:paraId="044D3E0B" w14:textId="77777777" w:rsidR="00B70BFD" w:rsidRDefault="00B70BFD">
    <w:pPr>
      <w:pStyle w:val="a5"/>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8"/>
      <w:gridCol w:w="9460"/>
    </w:tblGrid>
    <w:tr w:rsidR="00B70BFD" w14:paraId="4FBFF05F" w14:textId="77777777" w:rsidTr="008D4E24">
      <w:trPr>
        <w:cantSplit/>
        <w:trHeight w:val="292"/>
      </w:trPr>
      <w:tc>
        <w:tcPr>
          <w:tcW w:w="5158" w:type="dxa"/>
          <w:vMerge w:val="restart"/>
          <w:tcBorders>
            <w:top w:val="nil"/>
            <w:left w:val="nil"/>
            <w:bottom w:val="nil"/>
            <w:right w:val="nil"/>
          </w:tcBorders>
          <w:vAlign w:val="center"/>
        </w:tcPr>
        <w:p w14:paraId="3AD16CCD" w14:textId="77777777" w:rsidR="00B70BFD" w:rsidRDefault="00B70BFD" w:rsidP="007200B1">
          <w:pPr>
            <w:pStyle w:val="a5"/>
            <w:ind w:left="-241" w:hanging="1"/>
            <w:jc w:val="left"/>
            <w:rPr>
              <w:b/>
              <w:bCs/>
            </w:rPr>
          </w:pPr>
          <w:r>
            <w:rPr>
              <w:b/>
              <w:bCs/>
              <w:noProof/>
              <w:lang w:eastAsia="ru-RU"/>
            </w:rPr>
            <w:drawing>
              <wp:inline distT="0" distB="0" distL="0" distR="0" wp14:anchorId="3216B65D" wp14:editId="2C5EEEAB">
                <wp:extent cx="2240329" cy="504000"/>
                <wp:effectExtent l="0" t="0" r="0" b="0"/>
                <wp:docPr id="16331" name="Picture 1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60" w:type="dxa"/>
          <w:vMerge w:val="restart"/>
          <w:tcBorders>
            <w:top w:val="nil"/>
            <w:left w:val="nil"/>
            <w:bottom w:val="single" w:sz="8" w:space="0" w:color="FEC816"/>
            <w:right w:val="single" w:sz="8" w:space="0" w:color="FEC816"/>
          </w:tcBorders>
          <w:vAlign w:val="center"/>
        </w:tcPr>
        <w:p w14:paraId="0F47C792" w14:textId="2AC4AA90"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B6A36CE" w14:textId="77777777" w:rsidTr="008D4E24">
      <w:trPr>
        <w:cantSplit/>
        <w:trHeight w:val="292"/>
      </w:trPr>
      <w:tc>
        <w:tcPr>
          <w:tcW w:w="5158" w:type="dxa"/>
          <w:vMerge/>
          <w:tcBorders>
            <w:top w:val="nil"/>
            <w:left w:val="nil"/>
            <w:bottom w:val="nil"/>
            <w:right w:val="nil"/>
          </w:tcBorders>
          <w:vAlign w:val="center"/>
        </w:tcPr>
        <w:p w14:paraId="11755F88" w14:textId="77777777" w:rsidR="00B70BFD" w:rsidRDefault="00B70BFD" w:rsidP="007200B1">
          <w:pPr>
            <w:pStyle w:val="a5"/>
            <w:jc w:val="center"/>
          </w:pPr>
        </w:p>
      </w:tc>
      <w:tc>
        <w:tcPr>
          <w:tcW w:w="9460" w:type="dxa"/>
          <w:vMerge/>
          <w:tcBorders>
            <w:top w:val="single" w:sz="8" w:space="0" w:color="auto"/>
            <w:left w:val="nil"/>
            <w:bottom w:val="single" w:sz="8" w:space="0" w:color="FEC816"/>
            <w:right w:val="single" w:sz="8" w:space="0" w:color="FEC816"/>
          </w:tcBorders>
        </w:tcPr>
        <w:p w14:paraId="5EDE90E9" w14:textId="77777777" w:rsidR="00B70BFD" w:rsidRPr="000B5B67" w:rsidRDefault="00B70BFD" w:rsidP="007200B1">
          <w:pPr>
            <w:jc w:val="center"/>
            <w:rPr>
              <w:b/>
              <w:bCs/>
            </w:rPr>
          </w:pPr>
        </w:p>
      </w:tc>
    </w:tr>
  </w:tbl>
  <w:p w14:paraId="54C52F7D" w14:textId="77777777" w:rsidR="00B70BFD" w:rsidRDefault="00B70BFD" w:rsidP="007200B1">
    <w:pPr>
      <w:pStyle w:val="a5"/>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1"/>
      <w:gridCol w:w="9527"/>
    </w:tblGrid>
    <w:tr w:rsidR="00B70BFD" w14:paraId="467453E0" w14:textId="77777777" w:rsidTr="009F0B35">
      <w:trPr>
        <w:cantSplit/>
        <w:trHeight w:val="328"/>
      </w:trPr>
      <w:tc>
        <w:tcPr>
          <w:tcW w:w="4961" w:type="dxa"/>
          <w:vMerge w:val="restart"/>
          <w:tcBorders>
            <w:top w:val="nil"/>
            <w:left w:val="nil"/>
            <w:bottom w:val="nil"/>
            <w:right w:val="nil"/>
          </w:tcBorders>
          <w:vAlign w:val="center"/>
        </w:tcPr>
        <w:p w14:paraId="153F115A" w14:textId="77777777" w:rsidR="00B70BFD" w:rsidRDefault="00B70BFD" w:rsidP="007200B1">
          <w:pPr>
            <w:pStyle w:val="a5"/>
            <w:ind w:left="-241" w:hanging="1"/>
            <w:jc w:val="left"/>
            <w:rPr>
              <w:b/>
              <w:bCs/>
            </w:rPr>
          </w:pPr>
          <w:r>
            <w:rPr>
              <w:b/>
              <w:bCs/>
              <w:noProof/>
              <w:lang w:eastAsia="ru-RU"/>
            </w:rPr>
            <w:drawing>
              <wp:inline distT="0" distB="0" distL="0" distR="0" wp14:anchorId="2DA4658D" wp14:editId="16D89656">
                <wp:extent cx="2240329" cy="504000"/>
                <wp:effectExtent l="0" t="0" r="0" b="0"/>
                <wp:docPr id="16332" name="Picture 1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27" w:type="dxa"/>
          <w:vMerge w:val="restart"/>
          <w:tcBorders>
            <w:top w:val="nil"/>
            <w:left w:val="nil"/>
            <w:bottom w:val="single" w:sz="8" w:space="0" w:color="FEC816"/>
            <w:right w:val="single" w:sz="8" w:space="0" w:color="FEC816"/>
          </w:tcBorders>
          <w:vAlign w:val="center"/>
        </w:tcPr>
        <w:p w14:paraId="2F896F01" w14:textId="77777777" w:rsidR="00B70BFD" w:rsidRPr="00916FAB" w:rsidRDefault="00B70BFD" w:rsidP="00F919E4">
          <w:pPr>
            <w:pStyle w:val="InR1"/>
          </w:pPr>
          <w:r>
            <w:t>Концептуальный дизайн</w:t>
          </w:r>
          <w:r>
            <w:br/>
          </w:r>
          <w:proofErr w:type="spellStart"/>
          <w:r>
            <w:t>ТОиР</w:t>
          </w:r>
          <w:proofErr w:type="spellEnd"/>
          <w:r>
            <w:br/>
            <w:t xml:space="preserve">Управление основными данными по направлению </w:t>
          </w:r>
          <w:proofErr w:type="spellStart"/>
          <w:r>
            <w:t>ТОиР</w:t>
          </w:r>
          <w:proofErr w:type="spellEnd"/>
        </w:p>
      </w:tc>
    </w:tr>
    <w:tr w:rsidR="00B70BFD" w:rsidRPr="00DB4B2F" w14:paraId="38FE4D97" w14:textId="77777777" w:rsidTr="009F0B35">
      <w:trPr>
        <w:cantSplit/>
        <w:trHeight w:val="328"/>
      </w:trPr>
      <w:tc>
        <w:tcPr>
          <w:tcW w:w="4961" w:type="dxa"/>
          <w:vMerge/>
          <w:tcBorders>
            <w:top w:val="nil"/>
            <w:left w:val="nil"/>
            <w:bottom w:val="nil"/>
            <w:right w:val="nil"/>
          </w:tcBorders>
          <w:vAlign w:val="center"/>
        </w:tcPr>
        <w:p w14:paraId="77C2A265" w14:textId="77777777" w:rsidR="00B70BFD" w:rsidRDefault="00B70BFD" w:rsidP="007200B1">
          <w:pPr>
            <w:pStyle w:val="a5"/>
            <w:jc w:val="center"/>
          </w:pPr>
        </w:p>
      </w:tc>
      <w:tc>
        <w:tcPr>
          <w:tcW w:w="9527" w:type="dxa"/>
          <w:vMerge/>
          <w:tcBorders>
            <w:top w:val="single" w:sz="8" w:space="0" w:color="auto"/>
            <w:left w:val="nil"/>
            <w:bottom w:val="single" w:sz="8" w:space="0" w:color="FEC816"/>
            <w:right w:val="single" w:sz="8" w:space="0" w:color="FEC816"/>
          </w:tcBorders>
        </w:tcPr>
        <w:p w14:paraId="00DCFDB9" w14:textId="77777777" w:rsidR="00B70BFD" w:rsidRPr="000B5B67" w:rsidRDefault="00B70BFD" w:rsidP="007200B1">
          <w:pPr>
            <w:jc w:val="center"/>
            <w:rPr>
              <w:b/>
              <w:bCs/>
            </w:rPr>
          </w:pPr>
        </w:p>
      </w:tc>
    </w:tr>
  </w:tbl>
  <w:p w14:paraId="0EF37A38" w14:textId="77777777" w:rsidR="00B70BFD" w:rsidRDefault="00B70BFD">
    <w:pPr>
      <w:pStyle w:val="a5"/>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6"/>
      <w:gridCol w:w="6793"/>
    </w:tblGrid>
    <w:tr w:rsidR="00B70BFD" w14:paraId="14D7AEF4" w14:textId="77777777" w:rsidTr="00B307BD">
      <w:trPr>
        <w:cantSplit/>
        <w:trHeight w:val="244"/>
      </w:trPr>
      <w:tc>
        <w:tcPr>
          <w:tcW w:w="3536" w:type="dxa"/>
          <w:vMerge w:val="restart"/>
          <w:tcBorders>
            <w:top w:val="nil"/>
            <w:left w:val="nil"/>
            <w:bottom w:val="nil"/>
            <w:right w:val="nil"/>
          </w:tcBorders>
          <w:vAlign w:val="center"/>
        </w:tcPr>
        <w:p w14:paraId="57FBFEE3" w14:textId="77777777" w:rsidR="00B70BFD" w:rsidRDefault="00B70BFD" w:rsidP="007200B1">
          <w:pPr>
            <w:pStyle w:val="a5"/>
            <w:ind w:left="-241" w:hanging="1"/>
            <w:jc w:val="left"/>
            <w:rPr>
              <w:b/>
              <w:bCs/>
            </w:rPr>
          </w:pPr>
          <w:r>
            <w:rPr>
              <w:b/>
              <w:bCs/>
              <w:noProof/>
              <w:lang w:eastAsia="ru-RU"/>
            </w:rPr>
            <w:drawing>
              <wp:inline distT="0" distB="0" distL="0" distR="0" wp14:anchorId="50F6EAA4" wp14:editId="2B946B39">
                <wp:extent cx="2240329" cy="504000"/>
                <wp:effectExtent l="0" t="0" r="0" b="0"/>
                <wp:docPr id="16333" name="Picture 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93" w:type="dxa"/>
          <w:vMerge w:val="restart"/>
          <w:tcBorders>
            <w:top w:val="nil"/>
            <w:left w:val="nil"/>
            <w:bottom w:val="single" w:sz="8" w:space="0" w:color="FEC816"/>
            <w:right w:val="single" w:sz="8" w:space="0" w:color="FEC816"/>
          </w:tcBorders>
          <w:vAlign w:val="center"/>
        </w:tcPr>
        <w:p w14:paraId="796E3AEE" w14:textId="4B7BE6C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65965D0" w14:textId="77777777" w:rsidTr="00B307BD">
      <w:trPr>
        <w:cantSplit/>
        <w:trHeight w:val="244"/>
      </w:trPr>
      <w:tc>
        <w:tcPr>
          <w:tcW w:w="3536" w:type="dxa"/>
          <w:vMerge/>
          <w:tcBorders>
            <w:top w:val="nil"/>
            <w:left w:val="nil"/>
            <w:bottom w:val="nil"/>
            <w:right w:val="nil"/>
          </w:tcBorders>
          <w:vAlign w:val="center"/>
        </w:tcPr>
        <w:p w14:paraId="315F8F19" w14:textId="77777777" w:rsidR="00B70BFD" w:rsidRDefault="00B70BFD" w:rsidP="007200B1">
          <w:pPr>
            <w:pStyle w:val="a5"/>
            <w:jc w:val="center"/>
          </w:pPr>
        </w:p>
      </w:tc>
      <w:tc>
        <w:tcPr>
          <w:tcW w:w="6793" w:type="dxa"/>
          <w:vMerge/>
          <w:tcBorders>
            <w:top w:val="single" w:sz="8" w:space="0" w:color="auto"/>
            <w:left w:val="nil"/>
            <w:bottom w:val="single" w:sz="8" w:space="0" w:color="FEC816"/>
            <w:right w:val="single" w:sz="8" w:space="0" w:color="FEC816"/>
          </w:tcBorders>
        </w:tcPr>
        <w:p w14:paraId="3A017E5C" w14:textId="77777777" w:rsidR="00B70BFD" w:rsidRPr="000B5B67" w:rsidRDefault="00B70BFD" w:rsidP="007200B1">
          <w:pPr>
            <w:jc w:val="center"/>
            <w:rPr>
              <w:b/>
              <w:bCs/>
            </w:rPr>
          </w:pPr>
        </w:p>
      </w:tc>
    </w:tr>
  </w:tbl>
  <w:p w14:paraId="0EA3C6F7" w14:textId="77777777" w:rsidR="00B70BFD" w:rsidRDefault="00B70BFD">
    <w:pPr>
      <w:pStyle w:val="a5"/>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24"/>
      <w:gridCol w:w="9396"/>
    </w:tblGrid>
    <w:tr w:rsidR="00B70BFD" w14:paraId="53999669" w14:textId="77777777" w:rsidTr="00E16A62">
      <w:trPr>
        <w:cantSplit/>
        <w:trHeight w:val="267"/>
      </w:trPr>
      <w:tc>
        <w:tcPr>
          <w:tcW w:w="5124" w:type="dxa"/>
          <w:vMerge w:val="restart"/>
          <w:tcBorders>
            <w:top w:val="nil"/>
            <w:left w:val="nil"/>
            <w:bottom w:val="nil"/>
            <w:right w:val="nil"/>
          </w:tcBorders>
          <w:vAlign w:val="center"/>
        </w:tcPr>
        <w:p w14:paraId="7EAB3894" w14:textId="77777777" w:rsidR="00B70BFD" w:rsidRDefault="00B70BFD" w:rsidP="007200B1">
          <w:pPr>
            <w:pStyle w:val="a5"/>
            <w:ind w:left="-241" w:hanging="1"/>
            <w:jc w:val="left"/>
            <w:rPr>
              <w:b/>
              <w:bCs/>
            </w:rPr>
          </w:pPr>
          <w:r>
            <w:rPr>
              <w:b/>
              <w:bCs/>
              <w:noProof/>
              <w:lang w:eastAsia="ru-RU"/>
            </w:rPr>
            <w:drawing>
              <wp:inline distT="0" distB="0" distL="0" distR="0" wp14:anchorId="77E234C8" wp14:editId="3C0FDD02">
                <wp:extent cx="2240329" cy="504000"/>
                <wp:effectExtent l="0" t="0" r="0" b="0"/>
                <wp:docPr id="16334" name="Picture 1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96" w:type="dxa"/>
          <w:vMerge w:val="restart"/>
          <w:tcBorders>
            <w:top w:val="nil"/>
            <w:left w:val="nil"/>
            <w:bottom w:val="single" w:sz="8" w:space="0" w:color="FEC816"/>
            <w:right w:val="single" w:sz="8" w:space="0" w:color="FEC816"/>
          </w:tcBorders>
          <w:vAlign w:val="center"/>
        </w:tcPr>
        <w:p w14:paraId="09A6806D" w14:textId="202DE679"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4FC8511" w14:textId="77777777" w:rsidTr="00E16A62">
      <w:trPr>
        <w:cantSplit/>
        <w:trHeight w:val="267"/>
      </w:trPr>
      <w:tc>
        <w:tcPr>
          <w:tcW w:w="5124" w:type="dxa"/>
          <w:vMerge/>
          <w:tcBorders>
            <w:top w:val="nil"/>
            <w:left w:val="nil"/>
            <w:bottom w:val="nil"/>
            <w:right w:val="nil"/>
          </w:tcBorders>
          <w:vAlign w:val="center"/>
        </w:tcPr>
        <w:p w14:paraId="462C188E" w14:textId="77777777" w:rsidR="00B70BFD" w:rsidRDefault="00B70BFD" w:rsidP="007200B1">
          <w:pPr>
            <w:pStyle w:val="a5"/>
            <w:jc w:val="center"/>
          </w:pPr>
        </w:p>
      </w:tc>
      <w:tc>
        <w:tcPr>
          <w:tcW w:w="9396" w:type="dxa"/>
          <w:vMerge/>
          <w:tcBorders>
            <w:top w:val="single" w:sz="8" w:space="0" w:color="auto"/>
            <w:left w:val="nil"/>
            <w:bottom w:val="single" w:sz="8" w:space="0" w:color="FEC816"/>
            <w:right w:val="single" w:sz="8" w:space="0" w:color="FEC816"/>
          </w:tcBorders>
        </w:tcPr>
        <w:p w14:paraId="24B6D455" w14:textId="77777777" w:rsidR="00B70BFD" w:rsidRPr="000B5B67" w:rsidRDefault="00B70BFD" w:rsidP="007200B1">
          <w:pPr>
            <w:jc w:val="center"/>
            <w:rPr>
              <w:b/>
              <w:bCs/>
            </w:rPr>
          </w:pPr>
        </w:p>
      </w:tc>
    </w:tr>
  </w:tbl>
  <w:p w14:paraId="36899BE4" w14:textId="77777777" w:rsidR="00B70BFD" w:rsidRDefault="00B70BFD" w:rsidP="007200B1">
    <w:pPr>
      <w:pStyle w:val="a5"/>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4"/>
      <w:gridCol w:w="9538"/>
    </w:tblGrid>
    <w:tr w:rsidR="00B70BFD" w14:paraId="1279C397" w14:textId="77777777" w:rsidTr="009F0B35">
      <w:trPr>
        <w:cantSplit/>
        <w:trHeight w:val="313"/>
      </w:trPr>
      <w:tc>
        <w:tcPr>
          <w:tcW w:w="4964" w:type="dxa"/>
          <w:vMerge w:val="restart"/>
          <w:tcBorders>
            <w:top w:val="nil"/>
            <w:left w:val="nil"/>
            <w:bottom w:val="nil"/>
            <w:right w:val="nil"/>
          </w:tcBorders>
          <w:vAlign w:val="center"/>
        </w:tcPr>
        <w:p w14:paraId="2C3B525B" w14:textId="77777777" w:rsidR="00B70BFD" w:rsidRDefault="00B70BFD" w:rsidP="007200B1">
          <w:pPr>
            <w:pStyle w:val="a5"/>
            <w:ind w:left="-241" w:hanging="1"/>
            <w:jc w:val="left"/>
            <w:rPr>
              <w:b/>
              <w:bCs/>
            </w:rPr>
          </w:pPr>
          <w:r>
            <w:rPr>
              <w:b/>
              <w:bCs/>
              <w:noProof/>
              <w:lang w:eastAsia="ru-RU"/>
            </w:rPr>
            <w:drawing>
              <wp:inline distT="0" distB="0" distL="0" distR="0" wp14:anchorId="0F61371A" wp14:editId="1F8B8A8F">
                <wp:extent cx="2240329" cy="504000"/>
                <wp:effectExtent l="0" t="0" r="0" b="0"/>
                <wp:docPr id="16335" name="Picture 1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38" w:type="dxa"/>
          <w:vMerge w:val="restart"/>
          <w:tcBorders>
            <w:top w:val="nil"/>
            <w:left w:val="nil"/>
            <w:bottom w:val="single" w:sz="8" w:space="0" w:color="FEC816"/>
            <w:right w:val="single" w:sz="8" w:space="0" w:color="FEC816"/>
          </w:tcBorders>
          <w:vAlign w:val="center"/>
        </w:tcPr>
        <w:p w14:paraId="7AD32D32"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4DD94CC" w14:textId="77777777" w:rsidTr="009F0B35">
      <w:trPr>
        <w:cantSplit/>
        <w:trHeight w:val="313"/>
      </w:trPr>
      <w:tc>
        <w:tcPr>
          <w:tcW w:w="4964" w:type="dxa"/>
          <w:vMerge/>
          <w:tcBorders>
            <w:top w:val="nil"/>
            <w:left w:val="nil"/>
            <w:bottom w:val="nil"/>
            <w:right w:val="nil"/>
          </w:tcBorders>
          <w:vAlign w:val="center"/>
        </w:tcPr>
        <w:p w14:paraId="64512509" w14:textId="77777777" w:rsidR="00B70BFD" w:rsidRDefault="00B70BFD" w:rsidP="007200B1">
          <w:pPr>
            <w:pStyle w:val="a5"/>
            <w:jc w:val="center"/>
          </w:pPr>
        </w:p>
      </w:tc>
      <w:tc>
        <w:tcPr>
          <w:tcW w:w="9538" w:type="dxa"/>
          <w:vMerge/>
          <w:tcBorders>
            <w:top w:val="single" w:sz="8" w:space="0" w:color="auto"/>
            <w:left w:val="nil"/>
            <w:bottom w:val="single" w:sz="8" w:space="0" w:color="FEC816"/>
            <w:right w:val="single" w:sz="8" w:space="0" w:color="FEC816"/>
          </w:tcBorders>
        </w:tcPr>
        <w:p w14:paraId="1806B86B" w14:textId="77777777" w:rsidR="00B70BFD" w:rsidRPr="000B5B67" w:rsidRDefault="00B70BFD" w:rsidP="007200B1">
          <w:pPr>
            <w:jc w:val="center"/>
            <w:rPr>
              <w:b/>
              <w:bCs/>
            </w:rPr>
          </w:pPr>
        </w:p>
      </w:tc>
    </w:tr>
  </w:tbl>
  <w:p w14:paraId="53A22B3A" w14:textId="77777777" w:rsidR="00B70BFD" w:rsidRDefault="00B70BFD">
    <w:pPr>
      <w:pStyle w:val="a5"/>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3"/>
    </w:tblGrid>
    <w:tr w:rsidR="00B70BFD" w14:paraId="7274C962" w14:textId="77777777" w:rsidTr="00951A72">
      <w:trPr>
        <w:cantSplit/>
        <w:trHeight w:val="284"/>
      </w:trPr>
      <w:tc>
        <w:tcPr>
          <w:tcW w:w="3497" w:type="dxa"/>
          <w:vMerge w:val="restart"/>
          <w:tcBorders>
            <w:top w:val="nil"/>
            <w:left w:val="nil"/>
            <w:bottom w:val="nil"/>
            <w:right w:val="nil"/>
          </w:tcBorders>
          <w:vAlign w:val="center"/>
        </w:tcPr>
        <w:p w14:paraId="047D7699" w14:textId="77777777" w:rsidR="00B70BFD" w:rsidRDefault="00B70BFD" w:rsidP="007200B1">
          <w:pPr>
            <w:pStyle w:val="a5"/>
            <w:ind w:left="-241" w:hanging="1"/>
            <w:jc w:val="left"/>
            <w:rPr>
              <w:b/>
              <w:bCs/>
            </w:rPr>
          </w:pPr>
          <w:r>
            <w:rPr>
              <w:b/>
              <w:bCs/>
              <w:noProof/>
              <w:lang w:eastAsia="ru-RU"/>
            </w:rPr>
            <w:drawing>
              <wp:inline distT="0" distB="0" distL="0" distR="0" wp14:anchorId="479E7569" wp14:editId="250B1543">
                <wp:extent cx="2240329" cy="504000"/>
                <wp:effectExtent l="0" t="0" r="0" b="0"/>
                <wp:docPr id="16336" name="Picture 1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8" w:type="dxa"/>
          <w:vMerge w:val="restart"/>
          <w:tcBorders>
            <w:top w:val="nil"/>
            <w:left w:val="nil"/>
            <w:bottom w:val="single" w:sz="8" w:space="0" w:color="FEC816"/>
            <w:right w:val="single" w:sz="8" w:space="0" w:color="FEC816"/>
          </w:tcBorders>
          <w:vAlign w:val="center"/>
        </w:tcPr>
        <w:p w14:paraId="5C3B8547" w14:textId="69B986C8"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48BE692" w14:textId="77777777" w:rsidTr="00951A72">
      <w:trPr>
        <w:cantSplit/>
        <w:trHeight w:val="284"/>
      </w:trPr>
      <w:tc>
        <w:tcPr>
          <w:tcW w:w="3497" w:type="dxa"/>
          <w:vMerge/>
          <w:tcBorders>
            <w:top w:val="nil"/>
            <w:left w:val="nil"/>
            <w:bottom w:val="nil"/>
            <w:right w:val="nil"/>
          </w:tcBorders>
          <w:vAlign w:val="center"/>
        </w:tcPr>
        <w:p w14:paraId="055EB795" w14:textId="77777777" w:rsidR="00B70BFD" w:rsidRDefault="00B70BFD" w:rsidP="007200B1">
          <w:pPr>
            <w:pStyle w:val="a5"/>
            <w:jc w:val="center"/>
          </w:pPr>
        </w:p>
      </w:tc>
      <w:tc>
        <w:tcPr>
          <w:tcW w:w="6718" w:type="dxa"/>
          <w:vMerge/>
          <w:tcBorders>
            <w:top w:val="single" w:sz="8" w:space="0" w:color="auto"/>
            <w:left w:val="nil"/>
            <w:bottom w:val="single" w:sz="8" w:space="0" w:color="FEC816"/>
            <w:right w:val="single" w:sz="8" w:space="0" w:color="FEC816"/>
          </w:tcBorders>
        </w:tcPr>
        <w:p w14:paraId="1DB56FBA" w14:textId="77777777" w:rsidR="00B70BFD" w:rsidRPr="000B5B67" w:rsidRDefault="00B70BFD" w:rsidP="007200B1">
          <w:pPr>
            <w:jc w:val="center"/>
            <w:rPr>
              <w:b/>
              <w:bCs/>
            </w:rPr>
          </w:pPr>
        </w:p>
      </w:tc>
    </w:tr>
  </w:tbl>
  <w:p w14:paraId="16194B21" w14:textId="77777777" w:rsidR="00B70BFD" w:rsidRDefault="00B70BFD">
    <w:pPr>
      <w:pStyle w:val="a5"/>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42C49276" w14:textId="77777777" w:rsidTr="00D153F5">
      <w:trPr>
        <w:cantSplit/>
        <w:trHeight w:val="244"/>
      </w:trPr>
      <w:tc>
        <w:tcPr>
          <w:tcW w:w="5103" w:type="dxa"/>
          <w:vMerge w:val="restart"/>
          <w:tcBorders>
            <w:top w:val="nil"/>
            <w:left w:val="nil"/>
            <w:bottom w:val="nil"/>
            <w:right w:val="nil"/>
          </w:tcBorders>
          <w:vAlign w:val="center"/>
        </w:tcPr>
        <w:p w14:paraId="0B9C4B42" w14:textId="77777777" w:rsidR="00B70BFD" w:rsidRDefault="00B70BFD" w:rsidP="007200B1">
          <w:pPr>
            <w:pStyle w:val="a5"/>
            <w:ind w:left="-241" w:hanging="1"/>
            <w:jc w:val="left"/>
            <w:rPr>
              <w:b/>
              <w:bCs/>
            </w:rPr>
          </w:pPr>
          <w:r>
            <w:rPr>
              <w:b/>
              <w:bCs/>
              <w:noProof/>
              <w:lang w:eastAsia="ru-RU"/>
            </w:rPr>
            <w:drawing>
              <wp:inline distT="0" distB="0" distL="0" distR="0" wp14:anchorId="353B7632" wp14:editId="4532213F">
                <wp:extent cx="2240329" cy="504000"/>
                <wp:effectExtent l="0" t="0" r="0" b="0"/>
                <wp:docPr id="16337" name="Picture 1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05FFD615" w14:textId="6B2FCEBE"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CD6DA8E" w14:textId="77777777" w:rsidTr="00D153F5">
      <w:trPr>
        <w:cantSplit/>
        <w:trHeight w:val="244"/>
      </w:trPr>
      <w:tc>
        <w:tcPr>
          <w:tcW w:w="5103" w:type="dxa"/>
          <w:vMerge/>
          <w:tcBorders>
            <w:top w:val="nil"/>
            <w:left w:val="nil"/>
            <w:bottom w:val="nil"/>
            <w:right w:val="nil"/>
          </w:tcBorders>
          <w:vAlign w:val="center"/>
        </w:tcPr>
        <w:p w14:paraId="0A338081"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74D57AD9" w14:textId="77777777" w:rsidR="00B70BFD" w:rsidRPr="000B5B67" w:rsidRDefault="00B70BFD" w:rsidP="007200B1">
          <w:pPr>
            <w:jc w:val="center"/>
            <w:rPr>
              <w:b/>
              <w:bCs/>
            </w:rPr>
          </w:pPr>
        </w:p>
      </w:tc>
    </w:tr>
  </w:tbl>
  <w:p w14:paraId="198B6004" w14:textId="77777777" w:rsidR="00B70BFD" w:rsidRDefault="00B70BFD" w:rsidP="007200B1">
    <w:pPr>
      <w:pStyle w:val="a5"/>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8"/>
      <w:gridCol w:w="9562"/>
    </w:tblGrid>
    <w:tr w:rsidR="00B70BFD" w14:paraId="56CB06A6" w14:textId="77777777" w:rsidTr="00951A72">
      <w:trPr>
        <w:cantSplit/>
        <w:trHeight w:val="351"/>
      </w:trPr>
      <w:tc>
        <w:tcPr>
          <w:tcW w:w="4988" w:type="dxa"/>
          <w:vMerge w:val="restart"/>
          <w:tcBorders>
            <w:top w:val="nil"/>
            <w:left w:val="nil"/>
            <w:bottom w:val="nil"/>
            <w:right w:val="nil"/>
          </w:tcBorders>
          <w:vAlign w:val="center"/>
        </w:tcPr>
        <w:p w14:paraId="00A55A93" w14:textId="77777777" w:rsidR="00B70BFD" w:rsidRDefault="00B70BFD" w:rsidP="007200B1">
          <w:pPr>
            <w:pStyle w:val="a5"/>
            <w:ind w:left="-241" w:hanging="1"/>
            <w:jc w:val="left"/>
            <w:rPr>
              <w:b/>
              <w:bCs/>
            </w:rPr>
          </w:pPr>
          <w:r>
            <w:rPr>
              <w:b/>
              <w:bCs/>
              <w:noProof/>
              <w:lang w:eastAsia="ru-RU"/>
            </w:rPr>
            <w:drawing>
              <wp:inline distT="0" distB="0" distL="0" distR="0" wp14:anchorId="679549FA" wp14:editId="6543EE4F">
                <wp:extent cx="2240329" cy="504000"/>
                <wp:effectExtent l="0" t="0" r="0" b="0"/>
                <wp:docPr id="16338" name="Picture 1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62" w:type="dxa"/>
          <w:vMerge w:val="restart"/>
          <w:tcBorders>
            <w:top w:val="nil"/>
            <w:left w:val="nil"/>
            <w:bottom w:val="single" w:sz="8" w:space="0" w:color="FEC816"/>
            <w:right w:val="single" w:sz="8" w:space="0" w:color="FEC816"/>
          </w:tcBorders>
          <w:vAlign w:val="center"/>
        </w:tcPr>
        <w:p w14:paraId="6290599F"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948CCD5" w14:textId="77777777" w:rsidTr="00951A72">
      <w:trPr>
        <w:cantSplit/>
        <w:trHeight w:val="351"/>
      </w:trPr>
      <w:tc>
        <w:tcPr>
          <w:tcW w:w="4988" w:type="dxa"/>
          <w:vMerge/>
          <w:tcBorders>
            <w:top w:val="nil"/>
            <w:left w:val="nil"/>
            <w:bottom w:val="nil"/>
            <w:right w:val="nil"/>
          </w:tcBorders>
          <w:vAlign w:val="center"/>
        </w:tcPr>
        <w:p w14:paraId="45CAE419" w14:textId="77777777" w:rsidR="00B70BFD" w:rsidRDefault="00B70BFD" w:rsidP="007200B1">
          <w:pPr>
            <w:pStyle w:val="a5"/>
            <w:jc w:val="center"/>
          </w:pPr>
        </w:p>
      </w:tc>
      <w:tc>
        <w:tcPr>
          <w:tcW w:w="9562" w:type="dxa"/>
          <w:vMerge/>
          <w:tcBorders>
            <w:top w:val="single" w:sz="8" w:space="0" w:color="auto"/>
            <w:left w:val="nil"/>
            <w:bottom w:val="single" w:sz="8" w:space="0" w:color="FEC816"/>
            <w:right w:val="single" w:sz="8" w:space="0" w:color="FEC816"/>
          </w:tcBorders>
        </w:tcPr>
        <w:p w14:paraId="139D6C1A" w14:textId="77777777" w:rsidR="00B70BFD" w:rsidRPr="000B5B67" w:rsidRDefault="00B70BFD" w:rsidP="007200B1">
          <w:pPr>
            <w:jc w:val="center"/>
            <w:rPr>
              <w:b/>
              <w:bCs/>
            </w:rPr>
          </w:pPr>
        </w:p>
      </w:tc>
    </w:tr>
  </w:tbl>
  <w:p w14:paraId="18E6C160" w14:textId="77777777" w:rsidR="00B70BFD" w:rsidRDefault="00B70BFD">
    <w:pPr>
      <w:pStyle w:val="a5"/>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29"/>
      <w:gridCol w:w="9404"/>
    </w:tblGrid>
    <w:tr w:rsidR="00B70BFD" w14:paraId="032CD6C5" w14:textId="77777777" w:rsidTr="00E16A62">
      <w:trPr>
        <w:cantSplit/>
        <w:trHeight w:val="264"/>
      </w:trPr>
      <w:tc>
        <w:tcPr>
          <w:tcW w:w="5129" w:type="dxa"/>
          <w:vMerge w:val="restart"/>
          <w:tcBorders>
            <w:top w:val="nil"/>
            <w:left w:val="nil"/>
            <w:bottom w:val="nil"/>
            <w:right w:val="nil"/>
          </w:tcBorders>
          <w:vAlign w:val="center"/>
        </w:tcPr>
        <w:p w14:paraId="24AAE353" w14:textId="77777777" w:rsidR="00B70BFD" w:rsidRDefault="00B70BFD" w:rsidP="007200B1">
          <w:pPr>
            <w:pStyle w:val="a5"/>
            <w:ind w:left="-241" w:hanging="1"/>
            <w:jc w:val="left"/>
            <w:rPr>
              <w:b/>
              <w:bCs/>
            </w:rPr>
          </w:pPr>
          <w:r>
            <w:rPr>
              <w:b/>
              <w:bCs/>
              <w:noProof/>
              <w:lang w:eastAsia="ru-RU"/>
            </w:rPr>
            <w:drawing>
              <wp:inline distT="0" distB="0" distL="0" distR="0" wp14:anchorId="4AD57B9C" wp14:editId="7AF3EE31">
                <wp:extent cx="2240329" cy="504000"/>
                <wp:effectExtent l="0" t="0" r="0" b="0"/>
                <wp:docPr id="16339" name="Picture 1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04" w:type="dxa"/>
          <w:vMerge w:val="restart"/>
          <w:tcBorders>
            <w:top w:val="nil"/>
            <w:left w:val="nil"/>
            <w:bottom w:val="single" w:sz="8" w:space="0" w:color="FEC816"/>
            <w:right w:val="single" w:sz="8" w:space="0" w:color="FEC816"/>
          </w:tcBorders>
          <w:vAlign w:val="center"/>
        </w:tcPr>
        <w:p w14:paraId="4ADFB4ED"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B3FB4AA" w14:textId="77777777" w:rsidTr="00E16A62">
      <w:trPr>
        <w:cantSplit/>
        <w:trHeight w:val="264"/>
      </w:trPr>
      <w:tc>
        <w:tcPr>
          <w:tcW w:w="5129" w:type="dxa"/>
          <w:vMerge/>
          <w:tcBorders>
            <w:top w:val="nil"/>
            <w:left w:val="nil"/>
            <w:bottom w:val="nil"/>
            <w:right w:val="nil"/>
          </w:tcBorders>
          <w:vAlign w:val="center"/>
        </w:tcPr>
        <w:p w14:paraId="6A3801E8" w14:textId="77777777" w:rsidR="00B70BFD" w:rsidRDefault="00B70BFD" w:rsidP="007200B1">
          <w:pPr>
            <w:pStyle w:val="a5"/>
            <w:jc w:val="center"/>
          </w:pPr>
        </w:p>
      </w:tc>
      <w:tc>
        <w:tcPr>
          <w:tcW w:w="9404" w:type="dxa"/>
          <w:vMerge/>
          <w:tcBorders>
            <w:top w:val="single" w:sz="8" w:space="0" w:color="auto"/>
            <w:left w:val="nil"/>
            <w:bottom w:val="single" w:sz="8" w:space="0" w:color="FEC816"/>
            <w:right w:val="single" w:sz="8" w:space="0" w:color="FEC816"/>
          </w:tcBorders>
        </w:tcPr>
        <w:p w14:paraId="01ADFFEC" w14:textId="77777777" w:rsidR="00B70BFD" w:rsidRPr="000B5B67" w:rsidRDefault="00B70BFD" w:rsidP="007200B1">
          <w:pPr>
            <w:jc w:val="center"/>
            <w:rPr>
              <w:b/>
              <w:bCs/>
            </w:rPr>
          </w:pPr>
        </w:p>
      </w:tc>
    </w:tr>
  </w:tbl>
  <w:p w14:paraId="26028C84" w14:textId="77777777" w:rsidR="00B70BFD" w:rsidRDefault="00B70BFD" w:rsidP="007200B1">
    <w:pPr>
      <w:pStyle w:val="a5"/>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75"/>
    </w:tblGrid>
    <w:tr w:rsidR="00B70BFD" w14:paraId="3F519BAE" w14:textId="77777777" w:rsidTr="009F0B35">
      <w:trPr>
        <w:cantSplit/>
        <w:trHeight w:val="254"/>
      </w:trPr>
      <w:tc>
        <w:tcPr>
          <w:tcW w:w="3483" w:type="dxa"/>
          <w:vMerge w:val="restart"/>
          <w:tcBorders>
            <w:top w:val="nil"/>
            <w:left w:val="nil"/>
            <w:bottom w:val="nil"/>
            <w:right w:val="nil"/>
          </w:tcBorders>
          <w:vAlign w:val="center"/>
        </w:tcPr>
        <w:p w14:paraId="7E590415" w14:textId="77777777" w:rsidR="00B70BFD" w:rsidRDefault="00B70BFD" w:rsidP="007200B1">
          <w:pPr>
            <w:pStyle w:val="a5"/>
            <w:ind w:left="-241" w:hanging="1"/>
            <w:jc w:val="left"/>
            <w:rPr>
              <w:b/>
              <w:bCs/>
            </w:rPr>
          </w:pPr>
          <w:r>
            <w:rPr>
              <w:b/>
              <w:bCs/>
              <w:noProof/>
              <w:lang w:eastAsia="ru-RU"/>
            </w:rPr>
            <w:drawing>
              <wp:inline distT="0" distB="0" distL="0" distR="0" wp14:anchorId="2F3259DC" wp14:editId="39AE1CF2">
                <wp:extent cx="2240329" cy="504000"/>
                <wp:effectExtent l="0" t="0" r="0" b="0"/>
                <wp:docPr id="16340" name="Picture 1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94" w:type="dxa"/>
          <w:vMerge w:val="restart"/>
          <w:tcBorders>
            <w:top w:val="nil"/>
            <w:left w:val="nil"/>
            <w:bottom w:val="single" w:sz="8" w:space="0" w:color="FEC816"/>
            <w:right w:val="single" w:sz="8" w:space="0" w:color="FEC816"/>
          </w:tcBorders>
          <w:vAlign w:val="center"/>
        </w:tcPr>
        <w:p w14:paraId="37FEA6CB" w14:textId="7B9E201A"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EE6236D" w14:textId="77777777" w:rsidTr="009F0B35">
      <w:trPr>
        <w:cantSplit/>
        <w:trHeight w:val="254"/>
      </w:trPr>
      <w:tc>
        <w:tcPr>
          <w:tcW w:w="3483" w:type="dxa"/>
          <w:vMerge/>
          <w:tcBorders>
            <w:top w:val="nil"/>
            <w:left w:val="nil"/>
            <w:bottom w:val="nil"/>
            <w:right w:val="nil"/>
          </w:tcBorders>
          <w:vAlign w:val="center"/>
        </w:tcPr>
        <w:p w14:paraId="38CE2533" w14:textId="77777777" w:rsidR="00B70BFD" w:rsidRDefault="00B70BFD" w:rsidP="007200B1">
          <w:pPr>
            <w:pStyle w:val="a5"/>
            <w:jc w:val="center"/>
          </w:pPr>
        </w:p>
      </w:tc>
      <w:tc>
        <w:tcPr>
          <w:tcW w:w="6694" w:type="dxa"/>
          <w:vMerge/>
          <w:tcBorders>
            <w:top w:val="single" w:sz="8" w:space="0" w:color="auto"/>
            <w:left w:val="nil"/>
            <w:bottom w:val="single" w:sz="8" w:space="0" w:color="FEC816"/>
            <w:right w:val="single" w:sz="8" w:space="0" w:color="FEC816"/>
          </w:tcBorders>
        </w:tcPr>
        <w:p w14:paraId="5775D7D6" w14:textId="77777777" w:rsidR="00B70BFD" w:rsidRPr="000B5B67" w:rsidRDefault="00B70BFD" w:rsidP="007200B1">
          <w:pPr>
            <w:jc w:val="center"/>
            <w:rPr>
              <w:b/>
              <w:bCs/>
            </w:rPr>
          </w:pPr>
        </w:p>
      </w:tc>
    </w:tr>
  </w:tbl>
  <w:p w14:paraId="3DEA0203" w14:textId="77777777" w:rsidR="00B70BFD" w:rsidRDefault="00B70BFD">
    <w:pPr>
      <w:pStyle w:val="a5"/>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553617ED" w14:textId="77777777" w:rsidTr="00D153F5">
      <w:trPr>
        <w:cantSplit/>
        <w:trHeight w:val="244"/>
      </w:trPr>
      <w:tc>
        <w:tcPr>
          <w:tcW w:w="5103" w:type="dxa"/>
          <w:vMerge w:val="restart"/>
          <w:tcBorders>
            <w:top w:val="nil"/>
            <w:left w:val="nil"/>
            <w:bottom w:val="nil"/>
            <w:right w:val="nil"/>
          </w:tcBorders>
          <w:vAlign w:val="center"/>
        </w:tcPr>
        <w:p w14:paraId="44636293" w14:textId="77777777" w:rsidR="00B70BFD" w:rsidRDefault="00B70BFD" w:rsidP="007200B1">
          <w:pPr>
            <w:pStyle w:val="a5"/>
            <w:ind w:left="-241" w:hanging="1"/>
            <w:jc w:val="left"/>
            <w:rPr>
              <w:b/>
              <w:bCs/>
            </w:rPr>
          </w:pPr>
          <w:r>
            <w:rPr>
              <w:b/>
              <w:bCs/>
              <w:noProof/>
              <w:lang w:eastAsia="ru-RU"/>
            </w:rPr>
            <w:drawing>
              <wp:inline distT="0" distB="0" distL="0" distR="0" wp14:anchorId="67994974" wp14:editId="7EA3C34D">
                <wp:extent cx="2240329" cy="504000"/>
                <wp:effectExtent l="0" t="0" r="0" b="0"/>
                <wp:docPr id="16341" name="Picture 1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33C98668" w14:textId="614D4906"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AC5384C" w14:textId="77777777" w:rsidTr="00D153F5">
      <w:trPr>
        <w:cantSplit/>
        <w:trHeight w:val="244"/>
      </w:trPr>
      <w:tc>
        <w:tcPr>
          <w:tcW w:w="5103" w:type="dxa"/>
          <w:vMerge/>
          <w:tcBorders>
            <w:top w:val="nil"/>
            <w:left w:val="nil"/>
            <w:bottom w:val="nil"/>
            <w:right w:val="nil"/>
          </w:tcBorders>
          <w:vAlign w:val="center"/>
        </w:tcPr>
        <w:p w14:paraId="1740B844"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28E9C206" w14:textId="77777777" w:rsidR="00B70BFD" w:rsidRPr="000B5B67" w:rsidRDefault="00B70BFD" w:rsidP="007200B1">
          <w:pPr>
            <w:jc w:val="center"/>
            <w:rPr>
              <w:b/>
              <w:bCs/>
            </w:rPr>
          </w:pPr>
        </w:p>
      </w:tc>
    </w:tr>
  </w:tbl>
  <w:p w14:paraId="6B0D8676" w14:textId="77777777" w:rsidR="00B70BFD" w:rsidRDefault="00B70BFD" w:rsidP="007200B1">
    <w:pPr>
      <w:pStyle w:val="a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2"/>
      <w:gridCol w:w="9535"/>
    </w:tblGrid>
    <w:tr w:rsidR="00B70BFD" w14:paraId="7B157CF5" w14:textId="77777777" w:rsidTr="009F0B35">
      <w:trPr>
        <w:cantSplit/>
        <w:trHeight w:val="284"/>
      </w:trPr>
      <w:tc>
        <w:tcPr>
          <w:tcW w:w="5002" w:type="dxa"/>
          <w:vMerge w:val="restart"/>
          <w:tcBorders>
            <w:top w:val="nil"/>
            <w:left w:val="nil"/>
            <w:bottom w:val="nil"/>
            <w:right w:val="nil"/>
          </w:tcBorders>
          <w:vAlign w:val="center"/>
        </w:tcPr>
        <w:p w14:paraId="3F6C0AFA" w14:textId="77777777" w:rsidR="00B70BFD" w:rsidRDefault="00B70BFD" w:rsidP="007200B1">
          <w:pPr>
            <w:pStyle w:val="a5"/>
            <w:ind w:left="-241" w:hanging="1"/>
            <w:jc w:val="left"/>
            <w:rPr>
              <w:b/>
              <w:bCs/>
            </w:rPr>
          </w:pPr>
          <w:r>
            <w:rPr>
              <w:b/>
              <w:bCs/>
              <w:noProof/>
              <w:lang w:eastAsia="ru-RU"/>
            </w:rPr>
            <w:drawing>
              <wp:inline distT="0" distB="0" distL="0" distR="0" wp14:anchorId="2A1DE8E0" wp14:editId="587BA161">
                <wp:extent cx="2240329" cy="504000"/>
                <wp:effectExtent l="0" t="0" r="0" b="0"/>
                <wp:docPr id="16342" name="Picture 1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35" w:type="dxa"/>
          <w:vMerge w:val="restart"/>
          <w:tcBorders>
            <w:top w:val="nil"/>
            <w:left w:val="nil"/>
            <w:bottom w:val="single" w:sz="8" w:space="0" w:color="FEC816"/>
            <w:right w:val="single" w:sz="8" w:space="0" w:color="FEC816"/>
          </w:tcBorders>
          <w:vAlign w:val="center"/>
        </w:tcPr>
        <w:p w14:paraId="2EEDFD27"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ED21134" w14:textId="77777777" w:rsidTr="009F0B35">
      <w:trPr>
        <w:cantSplit/>
        <w:trHeight w:val="284"/>
      </w:trPr>
      <w:tc>
        <w:tcPr>
          <w:tcW w:w="5002" w:type="dxa"/>
          <w:vMerge/>
          <w:tcBorders>
            <w:top w:val="nil"/>
            <w:left w:val="nil"/>
            <w:bottom w:val="nil"/>
            <w:right w:val="nil"/>
          </w:tcBorders>
          <w:vAlign w:val="center"/>
        </w:tcPr>
        <w:p w14:paraId="0267C143" w14:textId="77777777" w:rsidR="00B70BFD" w:rsidRDefault="00B70BFD" w:rsidP="007200B1">
          <w:pPr>
            <w:pStyle w:val="a5"/>
            <w:jc w:val="center"/>
          </w:pPr>
        </w:p>
      </w:tc>
      <w:tc>
        <w:tcPr>
          <w:tcW w:w="9535" w:type="dxa"/>
          <w:vMerge/>
          <w:tcBorders>
            <w:top w:val="single" w:sz="8" w:space="0" w:color="auto"/>
            <w:left w:val="nil"/>
            <w:bottom w:val="single" w:sz="8" w:space="0" w:color="FEC816"/>
            <w:right w:val="single" w:sz="8" w:space="0" w:color="FEC816"/>
          </w:tcBorders>
        </w:tcPr>
        <w:p w14:paraId="616DDD5D" w14:textId="77777777" w:rsidR="00B70BFD" w:rsidRPr="000B5B67" w:rsidRDefault="00B70BFD" w:rsidP="007200B1">
          <w:pPr>
            <w:jc w:val="center"/>
            <w:rPr>
              <w:b/>
              <w:bCs/>
            </w:rPr>
          </w:pPr>
        </w:p>
      </w:tc>
    </w:tr>
  </w:tbl>
  <w:p w14:paraId="6BEACF41" w14:textId="77777777" w:rsidR="00B70BFD" w:rsidRDefault="00B70BFD">
    <w:pPr>
      <w:pStyle w:val="a5"/>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3"/>
      <w:gridCol w:w="6800"/>
    </w:tblGrid>
    <w:tr w:rsidR="00B70BFD" w14:paraId="5C513410" w14:textId="77777777" w:rsidTr="00723A40">
      <w:trPr>
        <w:cantSplit/>
        <w:trHeight w:val="244"/>
      </w:trPr>
      <w:tc>
        <w:tcPr>
          <w:tcW w:w="3503" w:type="dxa"/>
          <w:vMerge w:val="restart"/>
          <w:tcBorders>
            <w:top w:val="nil"/>
            <w:left w:val="nil"/>
            <w:bottom w:val="nil"/>
            <w:right w:val="nil"/>
          </w:tcBorders>
          <w:vAlign w:val="center"/>
        </w:tcPr>
        <w:p w14:paraId="039F1130" w14:textId="77777777" w:rsidR="00B70BFD" w:rsidRDefault="00B70BFD" w:rsidP="007200B1">
          <w:pPr>
            <w:pStyle w:val="a5"/>
            <w:ind w:left="-241" w:hanging="1"/>
            <w:jc w:val="left"/>
            <w:rPr>
              <w:b/>
              <w:bCs/>
            </w:rPr>
          </w:pPr>
          <w:r>
            <w:rPr>
              <w:b/>
              <w:bCs/>
              <w:noProof/>
              <w:lang w:eastAsia="ru-RU"/>
            </w:rPr>
            <w:drawing>
              <wp:inline distT="0" distB="0" distL="0" distR="0" wp14:anchorId="6B884AD8" wp14:editId="66AC33A2">
                <wp:extent cx="2240329" cy="504000"/>
                <wp:effectExtent l="0" t="0" r="0" b="0"/>
                <wp:docPr id="16343" name="Picture 1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800" w:type="dxa"/>
          <w:vMerge w:val="restart"/>
          <w:tcBorders>
            <w:top w:val="nil"/>
            <w:left w:val="nil"/>
            <w:bottom w:val="single" w:sz="8" w:space="0" w:color="FEC816"/>
            <w:right w:val="single" w:sz="8" w:space="0" w:color="FEC816"/>
          </w:tcBorders>
          <w:vAlign w:val="center"/>
        </w:tcPr>
        <w:p w14:paraId="0863160A" w14:textId="3963418A"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D2BCABB" w14:textId="77777777" w:rsidTr="00723A40">
      <w:trPr>
        <w:cantSplit/>
        <w:trHeight w:val="244"/>
      </w:trPr>
      <w:tc>
        <w:tcPr>
          <w:tcW w:w="3503" w:type="dxa"/>
          <w:vMerge/>
          <w:tcBorders>
            <w:top w:val="nil"/>
            <w:left w:val="nil"/>
            <w:bottom w:val="nil"/>
            <w:right w:val="nil"/>
          </w:tcBorders>
          <w:vAlign w:val="center"/>
        </w:tcPr>
        <w:p w14:paraId="32472DC0" w14:textId="77777777" w:rsidR="00B70BFD" w:rsidRDefault="00B70BFD" w:rsidP="007200B1">
          <w:pPr>
            <w:pStyle w:val="a5"/>
            <w:jc w:val="center"/>
          </w:pPr>
        </w:p>
      </w:tc>
      <w:tc>
        <w:tcPr>
          <w:tcW w:w="6800" w:type="dxa"/>
          <w:vMerge/>
          <w:tcBorders>
            <w:top w:val="single" w:sz="8" w:space="0" w:color="auto"/>
            <w:left w:val="nil"/>
            <w:bottom w:val="single" w:sz="8" w:space="0" w:color="FEC816"/>
            <w:right w:val="single" w:sz="8" w:space="0" w:color="FEC816"/>
          </w:tcBorders>
        </w:tcPr>
        <w:p w14:paraId="6FB2E5EE" w14:textId="77777777" w:rsidR="00B70BFD" w:rsidRPr="000B5B67" w:rsidRDefault="00B70BFD" w:rsidP="007200B1">
          <w:pPr>
            <w:jc w:val="center"/>
            <w:rPr>
              <w:b/>
              <w:bCs/>
            </w:rPr>
          </w:pPr>
        </w:p>
      </w:tc>
    </w:tr>
  </w:tbl>
  <w:p w14:paraId="540D37BB" w14:textId="77777777" w:rsidR="00B70BFD" w:rsidRDefault="00B70BFD">
    <w:pPr>
      <w:pStyle w:val="a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482CEFE7" w14:textId="77777777" w:rsidTr="00D153F5">
      <w:trPr>
        <w:cantSplit/>
        <w:trHeight w:val="244"/>
      </w:trPr>
      <w:tc>
        <w:tcPr>
          <w:tcW w:w="5103" w:type="dxa"/>
          <w:vMerge w:val="restart"/>
          <w:tcBorders>
            <w:top w:val="nil"/>
            <w:left w:val="nil"/>
            <w:bottom w:val="nil"/>
            <w:right w:val="nil"/>
          </w:tcBorders>
          <w:vAlign w:val="center"/>
        </w:tcPr>
        <w:p w14:paraId="55AAF1FC" w14:textId="77777777" w:rsidR="00B70BFD" w:rsidRDefault="00B70BFD" w:rsidP="007200B1">
          <w:pPr>
            <w:pStyle w:val="a5"/>
            <w:ind w:left="-241" w:hanging="1"/>
            <w:jc w:val="left"/>
            <w:rPr>
              <w:b/>
              <w:bCs/>
            </w:rPr>
          </w:pPr>
          <w:r>
            <w:rPr>
              <w:b/>
              <w:bCs/>
              <w:noProof/>
              <w:lang w:eastAsia="ru-RU"/>
            </w:rPr>
            <w:drawing>
              <wp:inline distT="0" distB="0" distL="0" distR="0" wp14:anchorId="7745AEBB" wp14:editId="474D36D1">
                <wp:extent cx="2240329" cy="504000"/>
                <wp:effectExtent l="0" t="0" r="0" b="0"/>
                <wp:docPr id="16344" name="Picture 1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1A12394D" w14:textId="5CC8057B"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251E2907" w14:textId="77777777" w:rsidTr="00D153F5">
      <w:trPr>
        <w:cantSplit/>
        <w:trHeight w:val="244"/>
      </w:trPr>
      <w:tc>
        <w:tcPr>
          <w:tcW w:w="5103" w:type="dxa"/>
          <w:vMerge/>
          <w:tcBorders>
            <w:top w:val="nil"/>
            <w:left w:val="nil"/>
            <w:bottom w:val="nil"/>
            <w:right w:val="nil"/>
          </w:tcBorders>
          <w:vAlign w:val="center"/>
        </w:tcPr>
        <w:p w14:paraId="7EFC3BD8"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2D90BFE3" w14:textId="77777777" w:rsidR="00B70BFD" w:rsidRPr="000B5B67" w:rsidRDefault="00B70BFD" w:rsidP="007200B1">
          <w:pPr>
            <w:jc w:val="center"/>
            <w:rPr>
              <w:b/>
              <w:bCs/>
            </w:rPr>
          </w:pPr>
        </w:p>
      </w:tc>
    </w:tr>
  </w:tbl>
  <w:p w14:paraId="1118C8EA" w14:textId="77777777" w:rsidR="00B70BFD" w:rsidRDefault="00B70BFD" w:rsidP="007200B1">
    <w:pPr>
      <w:pStyle w:val="a5"/>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9"/>
      <w:gridCol w:w="10190"/>
    </w:tblGrid>
    <w:tr w:rsidR="00B70BFD" w14:paraId="47A57EAB" w14:textId="77777777" w:rsidTr="00E16A62">
      <w:trPr>
        <w:cantSplit/>
        <w:trHeight w:val="359"/>
      </w:trPr>
      <w:tc>
        <w:tcPr>
          <w:tcW w:w="5249" w:type="dxa"/>
          <w:vMerge w:val="restart"/>
          <w:tcBorders>
            <w:top w:val="nil"/>
            <w:left w:val="nil"/>
            <w:bottom w:val="nil"/>
            <w:right w:val="nil"/>
          </w:tcBorders>
          <w:vAlign w:val="center"/>
        </w:tcPr>
        <w:p w14:paraId="58478852" w14:textId="77777777" w:rsidR="00B70BFD" w:rsidRDefault="00B70BFD" w:rsidP="007200B1">
          <w:pPr>
            <w:pStyle w:val="a5"/>
            <w:ind w:left="-241" w:hanging="1"/>
            <w:jc w:val="left"/>
            <w:rPr>
              <w:b/>
              <w:bCs/>
            </w:rPr>
          </w:pPr>
          <w:r>
            <w:rPr>
              <w:b/>
              <w:bCs/>
              <w:noProof/>
              <w:lang w:eastAsia="ru-RU"/>
            </w:rPr>
            <w:drawing>
              <wp:inline distT="0" distB="0" distL="0" distR="0" wp14:anchorId="1E4CD10F" wp14:editId="03FCE89F">
                <wp:extent cx="2240329" cy="504000"/>
                <wp:effectExtent l="0" t="0" r="0" b="0"/>
                <wp:docPr id="16345" name="Picture 1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10190" w:type="dxa"/>
          <w:vMerge w:val="restart"/>
          <w:tcBorders>
            <w:top w:val="nil"/>
            <w:left w:val="nil"/>
            <w:bottom w:val="single" w:sz="8" w:space="0" w:color="FEC816"/>
            <w:right w:val="single" w:sz="8" w:space="0" w:color="FEC816"/>
          </w:tcBorders>
          <w:vAlign w:val="center"/>
        </w:tcPr>
        <w:p w14:paraId="4B459658"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FC161E8" w14:textId="77777777" w:rsidTr="00E16A62">
      <w:trPr>
        <w:cantSplit/>
        <w:trHeight w:val="359"/>
      </w:trPr>
      <w:tc>
        <w:tcPr>
          <w:tcW w:w="5249" w:type="dxa"/>
          <w:vMerge/>
          <w:tcBorders>
            <w:top w:val="nil"/>
            <w:left w:val="nil"/>
            <w:bottom w:val="nil"/>
            <w:right w:val="nil"/>
          </w:tcBorders>
          <w:vAlign w:val="center"/>
        </w:tcPr>
        <w:p w14:paraId="32F931A6" w14:textId="77777777" w:rsidR="00B70BFD" w:rsidRDefault="00B70BFD" w:rsidP="007200B1">
          <w:pPr>
            <w:pStyle w:val="a5"/>
            <w:jc w:val="center"/>
          </w:pPr>
        </w:p>
      </w:tc>
      <w:tc>
        <w:tcPr>
          <w:tcW w:w="10190" w:type="dxa"/>
          <w:vMerge/>
          <w:tcBorders>
            <w:top w:val="single" w:sz="8" w:space="0" w:color="auto"/>
            <w:left w:val="nil"/>
            <w:bottom w:val="single" w:sz="8" w:space="0" w:color="FEC816"/>
            <w:right w:val="single" w:sz="8" w:space="0" w:color="FEC816"/>
          </w:tcBorders>
        </w:tcPr>
        <w:p w14:paraId="1CF28ABE" w14:textId="77777777" w:rsidR="00B70BFD" w:rsidRPr="000B5B67" w:rsidRDefault="00B70BFD" w:rsidP="007200B1">
          <w:pPr>
            <w:jc w:val="center"/>
            <w:rPr>
              <w:b/>
              <w:bCs/>
            </w:rPr>
          </w:pPr>
        </w:p>
      </w:tc>
    </w:tr>
  </w:tbl>
  <w:p w14:paraId="58D5D4AD" w14:textId="77777777" w:rsidR="00B70BFD" w:rsidRDefault="00B70BFD">
    <w:pPr>
      <w:pStyle w:val="a5"/>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27"/>
      <w:gridCol w:w="6778"/>
    </w:tblGrid>
    <w:tr w:rsidR="00B70BFD" w14:paraId="01EB0489" w14:textId="77777777" w:rsidTr="008D4E24">
      <w:trPr>
        <w:cantSplit/>
        <w:trHeight w:val="307"/>
      </w:trPr>
      <w:tc>
        <w:tcPr>
          <w:tcW w:w="3527" w:type="dxa"/>
          <w:vMerge w:val="restart"/>
          <w:tcBorders>
            <w:top w:val="nil"/>
            <w:left w:val="nil"/>
            <w:bottom w:val="nil"/>
            <w:right w:val="nil"/>
          </w:tcBorders>
          <w:vAlign w:val="center"/>
        </w:tcPr>
        <w:p w14:paraId="017DF06E" w14:textId="77777777" w:rsidR="00B70BFD" w:rsidRDefault="00B70BFD" w:rsidP="007200B1">
          <w:pPr>
            <w:pStyle w:val="a5"/>
            <w:ind w:left="-241" w:hanging="1"/>
            <w:jc w:val="left"/>
            <w:rPr>
              <w:b/>
              <w:bCs/>
            </w:rPr>
          </w:pPr>
          <w:r>
            <w:rPr>
              <w:b/>
              <w:bCs/>
              <w:noProof/>
              <w:lang w:eastAsia="ru-RU"/>
            </w:rPr>
            <w:drawing>
              <wp:inline distT="0" distB="0" distL="0" distR="0" wp14:anchorId="783CC591" wp14:editId="4E743D1E">
                <wp:extent cx="2240329" cy="504000"/>
                <wp:effectExtent l="0" t="0" r="0" b="0"/>
                <wp:docPr id="16346" name="Picture 1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78" w:type="dxa"/>
          <w:vMerge w:val="restart"/>
          <w:tcBorders>
            <w:top w:val="nil"/>
            <w:left w:val="nil"/>
            <w:bottom w:val="single" w:sz="8" w:space="0" w:color="FEC816"/>
            <w:right w:val="single" w:sz="8" w:space="0" w:color="FEC816"/>
          </w:tcBorders>
          <w:vAlign w:val="center"/>
        </w:tcPr>
        <w:p w14:paraId="577D6DD2" w14:textId="1C7F42C6"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5CC3043" w14:textId="77777777" w:rsidTr="008D4E24">
      <w:trPr>
        <w:cantSplit/>
        <w:trHeight w:val="307"/>
      </w:trPr>
      <w:tc>
        <w:tcPr>
          <w:tcW w:w="3527" w:type="dxa"/>
          <w:vMerge/>
          <w:tcBorders>
            <w:top w:val="nil"/>
            <w:left w:val="nil"/>
            <w:bottom w:val="nil"/>
            <w:right w:val="nil"/>
          </w:tcBorders>
          <w:vAlign w:val="center"/>
        </w:tcPr>
        <w:p w14:paraId="3019A249" w14:textId="77777777" w:rsidR="00B70BFD" w:rsidRDefault="00B70BFD" w:rsidP="007200B1">
          <w:pPr>
            <w:pStyle w:val="a5"/>
            <w:jc w:val="center"/>
          </w:pPr>
        </w:p>
      </w:tc>
      <w:tc>
        <w:tcPr>
          <w:tcW w:w="6778" w:type="dxa"/>
          <w:vMerge/>
          <w:tcBorders>
            <w:top w:val="single" w:sz="8" w:space="0" w:color="auto"/>
            <w:left w:val="nil"/>
            <w:bottom w:val="single" w:sz="8" w:space="0" w:color="FEC816"/>
            <w:right w:val="single" w:sz="8" w:space="0" w:color="FEC816"/>
          </w:tcBorders>
        </w:tcPr>
        <w:p w14:paraId="62738BEF" w14:textId="77777777" w:rsidR="00B70BFD" w:rsidRPr="000B5B67" w:rsidRDefault="00B70BFD" w:rsidP="007200B1">
          <w:pPr>
            <w:jc w:val="center"/>
            <w:rPr>
              <w:b/>
              <w:bCs/>
            </w:rPr>
          </w:pPr>
        </w:p>
      </w:tc>
    </w:tr>
  </w:tbl>
  <w:p w14:paraId="0564250E" w14:textId="77777777" w:rsidR="00B70BFD" w:rsidRDefault="00B70BFD">
    <w:pPr>
      <w:pStyle w:val="a5"/>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08AA5F28" w14:textId="77777777" w:rsidTr="00D153F5">
      <w:trPr>
        <w:cantSplit/>
        <w:trHeight w:val="244"/>
      </w:trPr>
      <w:tc>
        <w:tcPr>
          <w:tcW w:w="5103" w:type="dxa"/>
          <w:vMerge w:val="restart"/>
          <w:tcBorders>
            <w:top w:val="nil"/>
            <w:left w:val="nil"/>
            <w:bottom w:val="nil"/>
            <w:right w:val="nil"/>
          </w:tcBorders>
          <w:vAlign w:val="center"/>
        </w:tcPr>
        <w:p w14:paraId="65106DC3" w14:textId="77777777" w:rsidR="00B70BFD" w:rsidRDefault="00B70BFD" w:rsidP="007200B1">
          <w:pPr>
            <w:pStyle w:val="a5"/>
            <w:ind w:left="-241" w:hanging="1"/>
            <w:jc w:val="left"/>
            <w:rPr>
              <w:b/>
              <w:bCs/>
            </w:rPr>
          </w:pPr>
          <w:r>
            <w:rPr>
              <w:b/>
              <w:bCs/>
              <w:noProof/>
              <w:lang w:eastAsia="ru-RU"/>
            </w:rPr>
            <w:drawing>
              <wp:inline distT="0" distB="0" distL="0" distR="0" wp14:anchorId="5C598209" wp14:editId="70DE80D0">
                <wp:extent cx="2240329" cy="504000"/>
                <wp:effectExtent l="0" t="0" r="0" b="0"/>
                <wp:docPr id="16347" name="Picture 1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424FC0F5" w14:textId="5DD4A679"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8A1668C" w14:textId="77777777" w:rsidTr="00D153F5">
      <w:trPr>
        <w:cantSplit/>
        <w:trHeight w:val="244"/>
      </w:trPr>
      <w:tc>
        <w:tcPr>
          <w:tcW w:w="5103" w:type="dxa"/>
          <w:vMerge/>
          <w:tcBorders>
            <w:top w:val="nil"/>
            <w:left w:val="nil"/>
            <w:bottom w:val="nil"/>
            <w:right w:val="nil"/>
          </w:tcBorders>
          <w:vAlign w:val="center"/>
        </w:tcPr>
        <w:p w14:paraId="0B114771"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30EE7F96" w14:textId="77777777" w:rsidR="00B70BFD" w:rsidRPr="000B5B67" w:rsidRDefault="00B70BFD" w:rsidP="007200B1">
          <w:pPr>
            <w:jc w:val="center"/>
            <w:rPr>
              <w:b/>
              <w:bCs/>
            </w:rPr>
          </w:pPr>
        </w:p>
      </w:tc>
    </w:tr>
  </w:tbl>
  <w:p w14:paraId="72E7E684" w14:textId="77777777" w:rsidR="00B70BFD" w:rsidRDefault="00B70BFD" w:rsidP="007200B1">
    <w:pPr>
      <w:pStyle w:val="a5"/>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7"/>
      <w:gridCol w:w="10023"/>
    </w:tblGrid>
    <w:tr w:rsidR="00B70BFD" w14:paraId="1638CF7A" w14:textId="77777777" w:rsidTr="00E16A62">
      <w:trPr>
        <w:cantSplit/>
        <w:trHeight w:val="304"/>
      </w:trPr>
      <w:tc>
        <w:tcPr>
          <w:tcW w:w="5217" w:type="dxa"/>
          <w:vMerge w:val="restart"/>
          <w:tcBorders>
            <w:top w:val="nil"/>
            <w:left w:val="nil"/>
            <w:bottom w:val="nil"/>
            <w:right w:val="nil"/>
          </w:tcBorders>
          <w:vAlign w:val="center"/>
        </w:tcPr>
        <w:p w14:paraId="31ED6BF2" w14:textId="77777777" w:rsidR="00B70BFD" w:rsidRDefault="00B70BFD" w:rsidP="007200B1">
          <w:pPr>
            <w:pStyle w:val="a5"/>
            <w:ind w:left="-241" w:hanging="1"/>
            <w:jc w:val="left"/>
            <w:rPr>
              <w:b/>
              <w:bCs/>
            </w:rPr>
          </w:pPr>
          <w:r>
            <w:rPr>
              <w:b/>
              <w:bCs/>
              <w:noProof/>
              <w:lang w:eastAsia="ru-RU"/>
            </w:rPr>
            <w:drawing>
              <wp:inline distT="0" distB="0" distL="0" distR="0" wp14:anchorId="3F402F09" wp14:editId="1C594570">
                <wp:extent cx="2240329" cy="504000"/>
                <wp:effectExtent l="0" t="0" r="0" b="0"/>
                <wp:docPr id="16348" name="Picture 1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10023" w:type="dxa"/>
          <w:vMerge w:val="restart"/>
          <w:tcBorders>
            <w:top w:val="nil"/>
            <w:left w:val="nil"/>
            <w:bottom w:val="single" w:sz="8" w:space="0" w:color="FEC816"/>
            <w:right w:val="single" w:sz="8" w:space="0" w:color="FEC816"/>
          </w:tcBorders>
          <w:vAlign w:val="center"/>
        </w:tcPr>
        <w:p w14:paraId="7C52F974"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D4E1ECF" w14:textId="77777777" w:rsidTr="00E16A62">
      <w:trPr>
        <w:cantSplit/>
        <w:trHeight w:val="304"/>
      </w:trPr>
      <w:tc>
        <w:tcPr>
          <w:tcW w:w="5217" w:type="dxa"/>
          <w:vMerge/>
          <w:tcBorders>
            <w:top w:val="nil"/>
            <w:left w:val="nil"/>
            <w:bottom w:val="nil"/>
            <w:right w:val="nil"/>
          </w:tcBorders>
          <w:vAlign w:val="center"/>
        </w:tcPr>
        <w:p w14:paraId="1C7C4A5F" w14:textId="77777777" w:rsidR="00B70BFD" w:rsidRDefault="00B70BFD" w:rsidP="007200B1">
          <w:pPr>
            <w:pStyle w:val="a5"/>
            <w:jc w:val="center"/>
          </w:pPr>
        </w:p>
      </w:tc>
      <w:tc>
        <w:tcPr>
          <w:tcW w:w="10023" w:type="dxa"/>
          <w:vMerge/>
          <w:tcBorders>
            <w:top w:val="single" w:sz="8" w:space="0" w:color="auto"/>
            <w:left w:val="nil"/>
            <w:bottom w:val="single" w:sz="8" w:space="0" w:color="FEC816"/>
            <w:right w:val="single" w:sz="8" w:space="0" w:color="FEC816"/>
          </w:tcBorders>
        </w:tcPr>
        <w:p w14:paraId="673DEA30" w14:textId="77777777" w:rsidR="00B70BFD" w:rsidRPr="000B5B67" w:rsidRDefault="00B70BFD" w:rsidP="007200B1">
          <w:pPr>
            <w:jc w:val="center"/>
            <w:rPr>
              <w:b/>
              <w:bCs/>
            </w:rPr>
          </w:pPr>
        </w:p>
      </w:tc>
    </w:tr>
  </w:tbl>
  <w:p w14:paraId="4900D034" w14:textId="77777777" w:rsidR="00B70BFD" w:rsidRDefault="00B70BFD">
    <w:pPr>
      <w:pStyle w:val="a5"/>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63"/>
    </w:tblGrid>
    <w:tr w:rsidR="00B70BFD" w14:paraId="740BB98B" w14:textId="77777777" w:rsidTr="009F0B35">
      <w:trPr>
        <w:cantSplit/>
        <w:trHeight w:val="244"/>
      </w:trPr>
      <w:tc>
        <w:tcPr>
          <w:tcW w:w="3479" w:type="dxa"/>
          <w:vMerge w:val="restart"/>
          <w:tcBorders>
            <w:top w:val="nil"/>
            <w:left w:val="nil"/>
            <w:bottom w:val="nil"/>
            <w:right w:val="nil"/>
          </w:tcBorders>
          <w:vAlign w:val="center"/>
        </w:tcPr>
        <w:p w14:paraId="5AD7CAEA" w14:textId="77777777" w:rsidR="00B70BFD" w:rsidRDefault="00B70BFD" w:rsidP="007200B1">
          <w:pPr>
            <w:pStyle w:val="a5"/>
            <w:ind w:left="-241" w:hanging="1"/>
            <w:jc w:val="left"/>
            <w:rPr>
              <w:b/>
              <w:bCs/>
            </w:rPr>
          </w:pPr>
          <w:r>
            <w:rPr>
              <w:b/>
              <w:bCs/>
              <w:noProof/>
              <w:lang w:eastAsia="ru-RU"/>
            </w:rPr>
            <w:drawing>
              <wp:inline distT="0" distB="0" distL="0" distR="0" wp14:anchorId="23009AD5" wp14:editId="6940AD2D">
                <wp:extent cx="2240329" cy="504000"/>
                <wp:effectExtent l="0" t="0" r="0" b="0"/>
                <wp:docPr id="16349" name="Picture 1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86" w:type="dxa"/>
          <w:vMerge w:val="restart"/>
          <w:tcBorders>
            <w:top w:val="nil"/>
            <w:left w:val="nil"/>
            <w:bottom w:val="single" w:sz="8" w:space="0" w:color="FEC816"/>
            <w:right w:val="single" w:sz="8" w:space="0" w:color="FEC816"/>
          </w:tcBorders>
          <w:vAlign w:val="center"/>
        </w:tcPr>
        <w:p w14:paraId="23905B4F" w14:textId="447DEBED"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6F678D2" w14:textId="77777777" w:rsidTr="009F0B35">
      <w:trPr>
        <w:cantSplit/>
        <w:trHeight w:val="244"/>
      </w:trPr>
      <w:tc>
        <w:tcPr>
          <w:tcW w:w="3479" w:type="dxa"/>
          <w:vMerge/>
          <w:tcBorders>
            <w:top w:val="nil"/>
            <w:left w:val="nil"/>
            <w:bottom w:val="nil"/>
            <w:right w:val="nil"/>
          </w:tcBorders>
          <w:vAlign w:val="center"/>
        </w:tcPr>
        <w:p w14:paraId="00D9ED28" w14:textId="77777777" w:rsidR="00B70BFD" w:rsidRDefault="00B70BFD" w:rsidP="007200B1">
          <w:pPr>
            <w:pStyle w:val="a5"/>
            <w:jc w:val="center"/>
          </w:pPr>
        </w:p>
      </w:tc>
      <w:tc>
        <w:tcPr>
          <w:tcW w:w="6686" w:type="dxa"/>
          <w:vMerge/>
          <w:tcBorders>
            <w:top w:val="single" w:sz="8" w:space="0" w:color="auto"/>
            <w:left w:val="nil"/>
            <w:bottom w:val="single" w:sz="8" w:space="0" w:color="FEC816"/>
            <w:right w:val="single" w:sz="8" w:space="0" w:color="FEC816"/>
          </w:tcBorders>
        </w:tcPr>
        <w:p w14:paraId="436BBB1F" w14:textId="77777777" w:rsidR="00B70BFD" w:rsidRPr="000B5B67" w:rsidRDefault="00B70BFD" w:rsidP="007200B1">
          <w:pPr>
            <w:jc w:val="center"/>
            <w:rPr>
              <w:b/>
              <w:bCs/>
            </w:rPr>
          </w:pPr>
        </w:p>
      </w:tc>
    </w:tr>
  </w:tbl>
  <w:p w14:paraId="0885C617" w14:textId="77777777" w:rsidR="00B70BFD" w:rsidRDefault="00B70BFD">
    <w:pPr>
      <w:pStyle w:val="a5"/>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6F471226" w14:textId="77777777" w:rsidTr="00D153F5">
      <w:trPr>
        <w:cantSplit/>
        <w:trHeight w:val="244"/>
      </w:trPr>
      <w:tc>
        <w:tcPr>
          <w:tcW w:w="5103" w:type="dxa"/>
          <w:vMerge w:val="restart"/>
          <w:tcBorders>
            <w:top w:val="nil"/>
            <w:left w:val="nil"/>
            <w:bottom w:val="nil"/>
            <w:right w:val="nil"/>
          </w:tcBorders>
          <w:vAlign w:val="center"/>
        </w:tcPr>
        <w:p w14:paraId="0625C861" w14:textId="77777777" w:rsidR="00B70BFD" w:rsidRDefault="00B70BFD" w:rsidP="007200B1">
          <w:pPr>
            <w:pStyle w:val="a5"/>
            <w:ind w:left="-241" w:hanging="1"/>
            <w:jc w:val="left"/>
            <w:rPr>
              <w:b/>
              <w:bCs/>
            </w:rPr>
          </w:pPr>
          <w:r>
            <w:rPr>
              <w:b/>
              <w:bCs/>
              <w:noProof/>
              <w:lang w:eastAsia="ru-RU"/>
            </w:rPr>
            <w:drawing>
              <wp:inline distT="0" distB="0" distL="0" distR="0" wp14:anchorId="71408258" wp14:editId="52D5527E">
                <wp:extent cx="2240329" cy="504000"/>
                <wp:effectExtent l="0" t="0" r="0" b="0"/>
                <wp:docPr id="16350" name="Picture 1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7284E4B6" w14:textId="6CAF9D4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DC85CC1" w14:textId="77777777" w:rsidTr="00D153F5">
      <w:trPr>
        <w:cantSplit/>
        <w:trHeight w:val="244"/>
      </w:trPr>
      <w:tc>
        <w:tcPr>
          <w:tcW w:w="5103" w:type="dxa"/>
          <w:vMerge/>
          <w:tcBorders>
            <w:top w:val="nil"/>
            <w:left w:val="nil"/>
            <w:bottom w:val="nil"/>
            <w:right w:val="nil"/>
          </w:tcBorders>
          <w:vAlign w:val="center"/>
        </w:tcPr>
        <w:p w14:paraId="14903BB6"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7C4F6AFD" w14:textId="77777777" w:rsidR="00B70BFD" w:rsidRPr="000B5B67" w:rsidRDefault="00B70BFD" w:rsidP="007200B1">
          <w:pPr>
            <w:jc w:val="center"/>
            <w:rPr>
              <w:b/>
              <w:bCs/>
            </w:rPr>
          </w:pPr>
        </w:p>
      </w:tc>
    </w:tr>
  </w:tbl>
  <w:p w14:paraId="5A9B20DE" w14:textId="77777777" w:rsidR="00B70BFD" w:rsidRDefault="00B70BFD" w:rsidP="007200B1">
    <w:pPr>
      <w:pStyle w:val="a5"/>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0"/>
      <w:gridCol w:w="9513"/>
    </w:tblGrid>
    <w:tr w:rsidR="00B70BFD" w14:paraId="1F23F267" w14:textId="77777777" w:rsidTr="009F0B35">
      <w:trPr>
        <w:cantSplit/>
        <w:trHeight w:val="264"/>
      </w:trPr>
      <w:tc>
        <w:tcPr>
          <w:tcW w:w="5000" w:type="dxa"/>
          <w:vMerge w:val="restart"/>
          <w:tcBorders>
            <w:top w:val="nil"/>
            <w:left w:val="nil"/>
            <w:bottom w:val="nil"/>
            <w:right w:val="nil"/>
          </w:tcBorders>
          <w:vAlign w:val="center"/>
        </w:tcPr>
        <w:p w14:paraId="1E0EA801" w14:textId="77777777" w:rsidR="00B70BFD" w:rsidRDefault="00B70BFD" w:rsidP="007200B1">
          <w:pPr>
            <w:pStyle w:val="a5"/>
            <w:ind w:left="-241" w:hanging="1"/>
            <w:jc w:val="left"/>
            <w:rPr>
              <w:b/>
              <w:bCs/>
            </w:rPr>
          </w:pPr>
          <w:r>
            <w:rPr>
              <w:b/>
              <w:bCs/>
              <w:noProof/>
              <w:lang w:eastAsia="ru-RU"/>
            </w:rPr>
            <w:drawing>
              <wp:inline distT="0" distB="0" distL="0" distR="0" wp14:anchorId="76A5C4DE" wp14:editId="507E7EC5">
                <wp:extent cx="2240329" cy="504000"/>
                <wp:effectExtent l="0" t="0" r="0" b="0"/>
                <wp:docPr id="16351" name="Picture 1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13" w:type="dxa"/>
          <w:vMerge w:val="restart"/>
          <w:tcBorders>
            <w:top w:val="nil"/>
            <w:left w:val="nil"/>
            <w:bottom w:val="single" w:sz="8" w:space="0" w:color="FEC816"/>
            <w:right w:val="single" w:sz="8" w:space="0" w:color="FEC816"/>
          </w:tcBorders>
          <w:vAlign w:val="center"/>
        </w:tcPr>
        <w:p w14:paraId="33500030"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33DE8AA" w14:textId="77777777" w:rsidTr="009F0B35">
      <w:trPr>
        <w:cantSplit/>
        <w:trHeight w:val="264"/>
      </w:trPr>
      <w:tc>
        <w:tcPr>
          <w:tcW w:w="5000" w:type="dxa"/>
          <w:vMerge/>
          <w:tcBorders>
            <w:top w:val="nil"/>
            <w:left w:val="nil"/>
            <w:bottom w:val="nil"/>
            <w:right w:val="nil"/>
          </w:tcBorders>
          <w:vAlign w:val="center"/>
        </w:tcPr>
        <w:p w14:paraId="41171F67" w14:textId="77777777" w:rsidR="00B70BFD" w:rsidRDefault="00B70BFD" w:rsidP="007200B1">
          <w:pPr>
            <w:pStyle w:val="a5"/>
            <w:jc w:val="center"/>
          </w:pPr>
        </w:p>
      </w:tc>
      <w:tc>
        <w:tcPr>
          <w:tcW w:w="9513" w:type="dxa"/>
          <w:vMerge/>
          <w:tcBorders>
            <w:top w:val="single" w:sz="8" w:space="0" w:color="auto"/>
            <w:left w:val="nil"/>
            <w:bottom w:val="single" w:sz="8" w:space="0" w:color="FEC816"/>
            <w:right w:val="single" w:sz="8" w:space="0" w:color="FEC816"/>
          </w:tcBorders>
        </w:tcPr>
        <w:p w14:paraId="2F1C7EEC" w14:textId="77777777" w:rsidR="00B70BFD" w:rsidRPr="000B5B67" w:rsidRDefault="00B70BFD" w:rsidP="007200B1">
          <w:pPr>
            <w:jc w:val="center"/>
            <w:rPr>
              <w:b/>
              <w:bCs/>
            </w:rPr>
          </w:pPr>
        </w:p>
      </w:tc>
    </w:tr>
  </w:tbl>
  <w:p w14:paraId="2913C628" w14:textId="77777777" w:rsidR="00B70BFD" w:rsidRDefault="00B70BFD">
    <w:pPr>
      <w:pStyle w:val="a5"/>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47"/>
      <w:gridCol w:w="9436"/>
    </w:tblGrid>
    <w:tr w:rsidR="00B70BFD" w14:paraId="13593903" w14:textId="77777777" w:rsidTr="00E16A62">
      <w:trPr>
        <w:cantSplit/>
        <w:trHeight w:val="258"/>
      </w:trPr>
      <w:tc>
        <w:tcPr>
          <w:tcW w:w="5147" w:type="dxa"/>
          <w:vMerge w:val="restart"/>
          <w:tcBorders>
            <w:top w:val="nil"/>
            <w:left w:val="nil"/>
            <w:bottom w:val="nil"/>
            <w:right w:val="nil"/>
          </w:tcBorders>
          <w:vAlign w:val="center"/>
        </w:tcPr>
        <w:p w14:paraId="33CA5C02" w14:textId="77777777" w:rsidR="00B70BFD" w:rsidRDefault="00B70BFD" w:rsidP="007200B1">
          <w:pPr>
            <w:pStyle w:val="a5"/>
            <w:ind w:left="-241" w:hanging="1"/>
            <w:jc w:val="left"/>
            <w:rPr>
              <w:b/>
              <w:bCs/>
            </w:rPr>
          </w:pPr>
          <w:r>
            <w:rPr>
              <w:b/>
              <w:bCs/>
              <w:noProof/>
              <w:lang w:eastAsia="ru-RU"/>
            </w:rPr>
            <w:drawing>
              <wp:inline distT="0" distB="0" distL="0" distR="0" wp14:anchorId="7A4F8D9E" wp14:editId="58F8DA9C">
                <wp:extent cx="2240329" cy="504000"/>
                <wp:effectExtent l="0" t="0" r="0" b="0"/>
                <wp:docPr id="16352" name="Picture 1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36" w:type="dxa"/>
          <w:vMerge w:val="restart"/>
          <w:tcBorders>
            <w:top w:val="nil"/>
            <w:left w:val="nil"/>
            <w:bottom w:val="single" w:sz="8" w:space="0" w:color="FEC816"/>
            <w:right w:val="single" w:sz="8" w:space="0" w:color="FEC816"/>
          </w:tcBorders>
          <w:vAlign w:val="center"/>
        </w:tcPr>
        <w:p w14:paraId="75387E7B"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547AAF8" w14:textId="77777777" w:rsidTr="00E16A62">
      <w:trPr>
        <w:cantSplit/>
        <w:trHeight w:val="258"/>
      </w:trPr>
      <w:tc>
        <w:tcPr>
          <w:tcW w:w="5147" w:type="dxa"/>
          <w:vMerge/>
          <w:tcBorders>
            <w:top w:val="nil"/>
            <w:left w:val="nil"/>
            <w:bottom w:val="nil"/>
            <w:right w:val="nil"/>
          </w:tcBorders>
          <w:vAlign w:val="center"/>
        </w:tcPr>
        <w:p w14:paraId="60ECD32C" w14:textId="77777777" w:rsidR="00B70BFD" w:rsidRDefault="00B70BFD" w:rsidP="007200B1">
          <w:pPr>
            <w:pStyle w:val="a5"/>
            <w:jc w:val="center"/>
          </w:pPr>
        </w:p>
      </w:tc>
      <w:tc>
        <w:tcPr>
          <w:tcW w:w="9436" w:type="dxa"/>
          <w:vMerge/>
          <w:tcBorders>
            <w:top w:val="single" w:sz="8" w:space="0" w:color="auto"/>
            <w:left w:val="nil"/>
            <w:bottom w:val="single" w:sz="8" w:space="0" w:color="FEC816"/>
            <w:right w:val="single" w:sz="8" w:space="0" w:color="FEC816"/>
          </w:tcBorders>
        </w:tcPr>
        <w:p w14:paraId="786E29D4" w14:textId="77777777" w:rsidR="00B70BFD" w:rsidRPr="000B5B67" w:rsidRDefault="00B70BFD" w:rsidP="007200B1">
          <w:pPr>
            <w:jc w:val="center"/>
            <w:rPr>
              <w:b/>
              <w:bCs/>
            </w:rPr>
          </w:pPr>
        </w:p>
      </w:tc>
    </w:tr>
  </w:tbl>
  <w:p w14:paraId="1976B6CD" w14:textId="77777777" w:rsidR="00B70BFD" w:rsidRDefault="00B70BFD" w:rsidP="007200B1">
    <w:pPr>
      <w:pStyle w:val="a5"/>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38"/>
    </w:tblGrid>
    <w:tr w:rsidR="00B70BFD" w14:paraId="3B6172C5" w14:textId="77777777" w:rsidTr="009F0B35">
      <w:trPr>
        <w:cantSplit/>
        <w:trHeight w:val="267"/>
      </w:trPr>
      <w:tc>
        <w:tcPr>
          <w:tcW w:w="3471" w:type="dxa"/>
          <w:vMerge w:val="restart"/>
          <w:tcBorders>
            <w:top w:val="nil"/>
            <w:left w:val="nil"/>
            <w:bottom w:val="nil"/>
            <w:right w:val="nil"/>
          </w:tcBorders>
          <w:vAlign w:val="center"/>
        </w:tcPr>
        <w:p w14:paraId="5FE59A61" w14:textId="77777777" w:rsidR="00B70BFD" w:rsidRDefault="00B70BFD" w:rsidP="007200B1">
          <w:pPr>
            <w:pStyle w:val="a5"/>
            <w:ind w:left="-241" w:hanging="1"/>
            <w:jc w:val="left"/>
            <w:rPr>
              <w:b/>
              <w:bCs/>
            </w:rPr>
          </w:pPr>
          <w:r>
            <w:rPr>
              <w:b/>
              <w:bCs/>
              <w:noProof/>
              <w:lang w:eastAsia="ru-RU"/>
            </w:rPr>
            <w:drawing>
              <wp:inline distT="0" distB="0" distL="0" distR="0" wp14:anchorId="5CCA9499" wp14:editId="62B38FD7">
                <wp:extent cx="2240329" cy="504000"/>
                <wp:effectExtent l="0" t="0" r="0" b="0"/>
                <wp:docPr id="16353" name="Picture 1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69" w:type="dxa"/>
          <w:vMerge w:val="restart"/>
          <w:tcBorders>
            <w:top w:val="nil"/>
            <w:left w:val="nil"/>
            <w:bottom w:val="single" w:sz="8" w:space="0" w:color="FEC816"/>
            <w:right w:val="single" w:sz="8" w:space="0" w:color="FEC816"/>
          </w:tcBorders>
          <w:vAlign w:val="center"/>
        </w:tcPr>
        <w:p w14:paraId="06606724" w14:textId="23FF180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11F8FF4" w14:textId="77777777" w:rsidTr="009F0B35">
      <w:trPr>
        <w:cantSplit/>
        <w:trHeight w:val="267"/>
      </w:trPr>
      <w:tc>
        <w:tcPr>
          <w:tcW w:w="3471" w:type="dxa"/>
          <w:vMerge/>
          <w:tcBorders>
            <w:top w:val="nil"/>
            <w:left w:val="nil"/>
            <w:bottom w:val="nil"/>
            <w:right w:val="nil"/>
          </w:tcBorders>
          <w:vAlign w:val="center"/>
        </w:tcPr>
        <w:p w14:paraId="247CCD3B" w14:textId="77777777" w:rsidR="00B70BFD" w:rsidRDefault="00B70BFD" w:rsidP="007200B1">
          <w:pPr>
            <w:pStyle w:val="a5"/>
            <w:jc w:val="center"/>
          </w:pPr>
        </w:p>
      </w:tc>
      <w:tc>
        <w:tcPr>
          <w:tcW w:w="6669" w:type="dxa"/>
          <w:vMerge/>
          <w:tcBorders>
            <w:top w:val="single" w:sz="8" w:space="0" w:color="auto"/>
            <w:left w:val="nil"/>
            <w:bottom w:val="single" w:sz="8" w:space="0" w:color="FEC816"/>
            <w:right w:val="single" w:sz="8" w:space="0" w:color="FEC816"/>
          </w:tcBorders>
        </w:tcPr>
        <w:p w14:paraId="62DA05DB" w14:textId="77777777" w:rsidR="00B70BFD" w:rsidRPr="000B5B67" w:rsidRDefault="00B70BFD" w:rsidP="007200B1">
          <w:pPr>
            <w:jc w:val="center"/>
            <w:rPr>
              <w:b/>
              <w:bCs/>
            </w:rPr>
          </w:pPr>
        </w:p>
      </w:tc>
    </w:tr>
  </w:tbl>
  <w:p w14:paraId="12E264FA" w14:textId="77777777" w:rsidR="00B70BFD" w:rsidRDefault="00B70BFD">
    <w:pPr>
      <w:pStyle w:val="a5"/>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2A733E05" w14:textId="77777777" w:rsidTr="00D153F5">
      <w:trPr>
        <w:cantSplit/>
        <w:trHeight w:val="244"/>
      </w:trPr>
      <w:tc>
        <w:tcPr>
          <w:tcW w:w="5103" w:type="dxa"/>
          <w:vMerge w:val="restart"/>
          <w:tcBorders>
            <w:top w:val="nil"/>
            <w:left w:val="nil"/>
            <w:bottom w:val="nil"/>
            <w:right w:val="nil"/>
          </w:tcBorders>
          <w:vAlign w:val="center"/>
        </w:tcPr>
        <w:p w14:paraId="01DA1E85" w14:textId="77777777" w:rsidR="00B70BFD" w:rsidRDefault="00B70BFD" w:rsidP="007200B1">
          <w:pPr>
            <w:pStyle w:val="a5"/>
            <w:ind w:left="-241" w:hanging="1"/>
            <w:jc w:val="left"/>
            <w:rPr>
              <w:b/>
              <w:bCs/>
            </w:rPr>
          </w:pPr>
          <w:r>
            <w:rPr>
              <w:b/>
              <w:bCs/>
              <w:noProof/>
              <w:lang w:eastAsia="ru-RU"/>
            </w:rPr>
            <w:drawing>
              <wp:inline distT="0" distB="0" distL="0" distR="0" wp14:anchorId="1DA21847" wp14:editId="6E8A2838">
                <wp:extent cx="2240329" cy="504000"/>
                <wp:effectExtent l="0" t="0" r="0" b="0"/>
                <wp:docPr id="16354" name="Picture 1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27D17B48" w14:textId="6EF88064"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26B563D" w14:textId="77777777" w:rsidTr="00D153F5">
      <w:trPr>
        <w:cantSplit/>
        <w:trHeight w:val="244"/>
      </w:trPr>
      <w:tc>
        <w:tcPr>
          <w:tcW w:w="5103" w:type="dxa"/>
          <w:vMerge/>
          <w:tcBorders>
            <w:top w:val="nil"/>
            <w:left w:val="nil"/>
            <w:bottom w:val="nil"/>
            <w:right w:val="nil"/>
          </w:tcBorders>
          <w:vAlign w:val="center"/>
        </w:tcPr>
        <w:p w14:paraId="221F0D86"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1C56A101" w14:textId="77777777" w:rsidR="00B70BFD" w:rsidRPr="000B5B67" w:rsidRDefault="00B70BFD" w:rsidP="007200B1">
          <w:pPr>
            <w:jc w:val="center"/>
            <w:rPr>
              <w:b/>
              <w:bCs/>
            </w:rPr>
          </w:pPr>
        </w:p>
      </w:tc>
    </w:tr>
  </w:tbl>
  <w:p w14:paraId="2AD848D0" w14:textId="77777777" w:rsidR="00B70BFD" w:rsidRDefault="00B70BFD" w:rsidP="007200B1">
    <w:pPr>
      <w:pStyle w:val="a5"/>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1"/>
      <w:gridCol w:w="9517"/>
    </w:tblGrid>
    <w:tr w:rsidR="00B70BFD" w14:paraId="1D77EE87" w14:textId="77777777" w:rsidTr="009F0B35">
      <w:trPr>
        <w:cantSplit/>
        <w:trHeight w:val="270"/>
      </w:trPr>
      <w:tc>
        <w:tcPr>
          <w:tcW w:w="5021" w:type="dxa"/>
          <w:vMerge w:val="restart"/>
          <w:tcBorders>
            <w:top w:val="nil"/>
            <w:left w:val="nil"/>
            <w:bottom w:val="nil"/>
            <w:right w:val="nil"/>
          </w:tcBorders>
          <w:vAlign w:val="center"/>
        </w:tcPr>
        <w:p w14:paraId="485FD201" w14:textId="77777777" w:rsidR="00B70BFD" w:rsidRDefault="00B70BFD" w:rsidP="007200B1">
          <w:pPr>
            <w:pStyle w:val="a5"/>
            <w:ind w:left="-241" w:hanging="1"/>
            <w:jc w:val="left"/>
            <w:rPr>
              <w:b/>
              <w:bCs/>
            </w:rPr>
          </w:pPr>
          <w:r>
            <w:rPr>
              <w:b/>
              <w:bCs/>
              <w:noProof/>
              <w:lang w:eastAsia="ru-RU"/>
            </w:rPr>
            <w:drawing>
              <wp:inline distT="0" distB="0" distL="0" distR="0" wp14:anchorId="0AFD9A7B" wp14:editId="3E1C1223">
                <wp:extent cx="2240329" cy="504000"/>
                <wp:effectExtent l="0" t="0" r="0" b="0"/>
                <wp:docPr id="16355" name="Picture 1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17" w:type="dxa"/>
          <w:vMerge w:val="restart"/>
          <w:tcBorders>
            <w:top w:val="nil"/>
            <w:left w:val="nil"/>
            <w:bottom w:val="single" w:sz="8" w:space="0" w:color="FEC816"/>
            <w:right w:val="single" w:sz="8" w:space="0" w:color="FEC816"/>
          </w:tcBorders>
          <w:vAlign w:val="center"/>
        </w:tcPr>
        <w:p w14:paraId="1F08537F"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25C20E8" w14:textId="77777777" w:rsidTr="009F0B35">
      <w:trPr>
        <w:cantSplit/>
        <w:trHeight w:val="270"/>
      </w:trPr>
      <w:tc>
        <w:tcPr>
          <w:tcW w:w="5021" w:type="dxa"/>
          <w:vMerge/>
          <w:tcBorders>
            <w:top w:val="nil"/>
            <w:left w:val="nil"/>
            <w:bottom w:val="nil"/>
            <w:right w:val="nil"/>
          </w:tcBorders>
          <w:vAlign w:val="center"/>
        </w:tcPr>
        <w:p w14:paraId="1D067E26" w14:textId="77777777" w:rsidR="00B70BFD" w:rsidRDefault="00B70BFD" w:rsidP="007200B1">
          <w:pPr>
            <w:pStyle w:val="a5"/>
            <w:jc w:val="center"/>
          </w:pPr>
        </w:p>
      </w:tc>
      <w:tc>
        <w:tcPr>
          <w:tcW w:w="9517" w:type="dxa"/>
          <w:vMerge/>
          <w:tcBorders>
            <w:top w:val="single" w:sz="8" w:space="0" w:color="auto"/>
            <w:left w:val="nil"/>
            <w:bottom w:val="single" w:sz="8" w:space="0" w:color="FEC816"/>
            <w:right w:val="single" w:sz="8" w:space="0" w:color="FEC816"/>
          </w:tcBorders>
        </w:tcPr>
        <w:p w14:paraId="1D2227C3" w14:textId="77777777" w:rsidR="00B70BFD" w:rsidRPr="000B5B67" w:rsidRDefault="00B70BFD" w:rsidP="007200B1">
          <w:pPr>
            <w:jc w:val="center"/>
            <w:rPr>
              <w:b/>
              <w:bCs/>
            </w:rPr>
          </w:pPr>
        </w:p>
      </w:tc>
    </w:tr>
  </w:tbl>
  <w:p w14:paraId="63673F8B" w14:textId="77777777" w:rsidR="00B70BFD" w:rsidRDefault="00B70BFD">
    <w:pPr>
      <w:pStyle w:val="a5"/>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4"/>
    </w:tblGrid>
    <w:tr w:rsidR="00B70BFD" w14:paraId="087126CD" w14:textId="77777777" w:rsidTr="009F0B35">
      <w:trPr>
        <w:cantSplit/>
        <w:trHeight w:val="262"/>
      </w:trPr>
      <w:tc>
        <w:tcPr>
          <w:tcW w:w="3497" w:type="dxa"/>
          <w:vMerge w:val="restart"/>
          <w:tcBorders>
            <w:top w:val="nil"/>
            <w:left w:val="nil"/>
            <w:bottom w:val="nil"/>
            <w:right w:val="nil"/>
          </w:tcBorders>
          <w:vAlign w:val="center"/>
        </w:tcPr>
        <w:p w14:paraId="0AF0642E" w14:textId="77777777" w:rsidR="00B70BFD" w:rsidRDefault="00B70BFD" w:rsidP="007200B1">
          <w:pPr>
            <w:pStyle w:val="a5"/>
            <w:ind w:left="-241" w:hanging="1"/>
            <w:jc w:val="left"/>
            <w:rPr>
              <w:b/>
              <w:bCs/>
            </w:rPr>
          </w:pPr>
          <w:r>
            <w:rPr>
              <w:b/>
              <w:bCs/>
              <w:noProof/>
              <w:lang w:eastAsia="ru-RU"/>
            </w:rPr>
            <w:drawing>
              <wp:inline distT="0" distB="0" distL="0" distR="0" wp14:anchorId="4535D0AC" wp14:editId="3C9338B7">
                <wp:extent cx="2240329" cy="504000"/>
                <wp:effectExtent l="0" t="0" r="0" b="0"/>
                <wp:docPr id="16467" name="Picture 1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9" w:type="dxa"/>
          <w:vMerge w:val="restart"/>
          <w:tcBorders>
            <w:top w:val="nil"/>
            <w:left w:val="nil"/>
            <w:bottom w:val="single" w:sz="8" w:space="0" w:color="FEC816"/>
            <w:right w:val="single" w:sz="8" w:space="0" w:color="FEC816"/>
          </w:tcBorders>
          <w:vAlign w:val="center"/>
        </w:tcPr>
        <w:p w14:paraId="433FFA46" w14:textId="4CE64231"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BA99B42" w14:textId="77777777" w:rsidTr="009F0B35">
      <w:trPr>
        <w:cantSplit/>
        <w:trHeight w:val="262"/>
      </w:trPr>
      <w:tc>
        <w:tcPr>
          <w:tcW w:w="3497" w:type="dxa"/>
          <w:vMerge/>
          <w:tcBorders>
            <w:top w:val="nil"/>
            <w:left w:val="nil"/>
            <w:bottom w:val="nil"/>
            <w:right w:val="nil"/>
          </w:tcBorders>
          <w:vAlign w:val="center"/>
        </w:tcPr>
        <w:p w14:paraId="77EA3201" w14:textId="77777777" w:rsidR="00B70BFD" w:rsidRDefault="00B70BFD" w:rsidP="007200B1">
          <w:pPr>
            <w:pStyle w:val="a5"/>
            <w:jc w:val="center"/>
          </w:pPr>
        </w:p>
      </w:tc>
      <w:tc>
        <w:tcPr>
          <w:tcW w:w="6719" w:type="dxa"/>
          <w:vMerge/>
          <w:tcBorders>
            <w:top w:val="single" w:sz="8" w:space="0" w:color="auto"/>
            <w:left w:val="nil"/>
            <w:bottom w:val="single" w:sz="8" w:space="0" w:color="FEC816"/>
            <w:right w:val="single" w:sz="8" w:space="0" w:color="FEC816"/>
          </w:tcBorders>
        </w:tcPr>
        <w:p w14:paraId="6E8D3EA8" w14:textId="77777777" w:rsidR="00B70BFD" w:rsidRPr="000B5B67" w:rsidRDefault="00B70BFD" w:rsidP="007200B1">
          <w:pPr>
            <w:jc w:val="center"/>
            <w:rPr>
              <w:b/>
              <w:bCs/>
            </w:rPr>
          </w:pPr>
        </w:p>
      </w:tc>
    </w:tr>
  </w:tbl>
  <w:p w14:paraId="74B5FFED" w14:textId="77777777" w:rsidR="00B70BFD" w:rsidRDefault="00B70BFD">
    <w:pPr>
      <w:pStyle w:val="a5"/>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2B38FCCB" w14:textId="77777777" w:rsidTr="00D153F5">
      <w:trPr>
        <w:cantSplit/>
        <w:trHeight w:val="244"/>
      </w:trPr>
      <w:tc>
        <w:tcPr>
          <w:tcW w:w="5103" w:type="dxa"/>
          <w:vMerge w:val="restart"/>
          <w:tcBorders>
            <w:top w:val="nil"/>
            <w:left w:val="nil"/>
            <w:bottom w:val="nil"/>
            <w:right w:val="nil"/>
          </w:tcBorders>
          <w:vAlign w:val="center"/>
        </w:tcPr>
        <w:p w14:paraId="6DDAC4ED" w14:textId="77777777" w:rsidR="00B70BFD" w:rsidRDefault="00B70BFD" w:rsidP="007200B1">
          <w:pPr>
            <w:pStyle w:val="a5"/>
            <w:ind w:left="-241" w:hanging="1"/>
            <w:jc w:val="left"/>
            <w:rPr>
              <w:b/>
              <w:bCs/>
            </w:rPr>
          </w:pPr>
          <w:r>
            <w:rPr>
              <w:b/>
              <w:bCs/>
              <w:noProof/>
              <w:lang w:eastAsia="ru-RU"/>
            </w:rPr>
            <w:drawing>
              <wp:inline distT="0" distB="0" distL="0" distR="0" wp14:anchorId="76F3A356" wp14:editId="7BCE18CB">
                <wp:extent cx="2240329" cy="504000"/>
                <wp:effectExtent l="0" t="0" r="0" b="0"/>
                <wp:docPr id="16468" name="Picture 1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7CC1A08B" w14:textId="4237E35D"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3771AE4" w14:textId="77777777" w:rsidTr="00D153F5">
      <w:trPr>
        <w:cantSplit/>
        <w:trHeight w:val="244"/>
      </w:trPr>
      <w:tc>
        <w:tcPr>
          <w:tcW w:w="5103" w:type="dxa"/>
          <w:vMerge/>
          <w:tcBorders>
            <w:top w:val="nil"/>
            <w:left w:val="nil"/>
            <w:bottom w:val="nil"/>
            <w:right w:val="nil"/>
          </w:tcBorders>
          <w:vAlign w:val="center"/>
        </w:tcPr>
        <w:p w14:paraId="4446BACF"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6879607A" w14:textId="77777777" w:rsidR="00B70BFD" w:rsidRPr="000B5B67" w:rsidRDefault="00B70BFD" w:rsidP="007200B1">
          <w:pPr>
            <w:jc w:val="center"/>
            <w:rPr>
              <w:b/>
              <w:bCs/>
            </w:rPr>
          </w:pPr>
        </w:p>
      </w:tc>
    </w:tr>
  </w:tbl>
  <w:p w14:paraId="5B4F45E3" w14:textId="77777777" w:rsidR="00B70BFD" w:rsidRDefault="00B70BFD" w:rsidP="007200B1">
    <w:pPr>
      <w:pStyle w:val="a5"/>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1"/>
      <w:gridCol w:w="9530"/>
    </w:tblGrid>
    <w:tr w:rsidR="00B70BFD" w14:paraId="76220893" w14:textId="77777777" w:rsidTr="009F0B35">
      <w:trPr>
        <w:cantSplit/>
        <w:trHeight w:val="327"/>
      </w:trPr>
      <w:tc>
        <w:tcPr>
          <w:tcW w:w="4971" w:type="dxa"/>
          <w:vMerge w:val="restart"/>
          <w:tcBorders>
            <w:top w:val="nil"/>
            <w:left w:val="nil"/>
            <w:bottom w:val="nil"/>
            <w:right w:val="nil"/>
          </w:tcBorders>
          <w:vAlign w:val="center"/>
        </w:tcPr>
        <w:p w14:paraId="1C1C4736" w14:textId="77777777" w:rsidR="00B70BFD" w:rsidRDefault="00B70BFD" w:rsidP="007200B1">
          <w:pPr>
            <w:pStyle w:val="a5"/>
            <w:ind w:left="-241" w:hanging="1"/>
            <w:jc w:val="left"/>
            <w:rPr>
              <w:b/>
              <w:bCs/>
            </w:rPr>
          </w:pPr>
          <w:r>
            <w:rPr>
              <w:b/>
              <w:bCs/>
              <w:noProof/>
              <w:lang w:eastAsia="ru-RU"/>
            </w:rPr>
            <w:drawing>
              <wp:inline distT="0" distB="0" distL="0" distR="0" wp14:anchorId="2ACE349D" wp14:editId="43C54014">
                <wp:extent cx="2240329" cy="504000"/>
                <wp:effectExtent l="0" t="0" r="0" b="0"/>
                <wp:docPr id="16469" name="Picture 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30" w:type="dxa"/>
          <w:vMerge w:val="restart"/>
          <w:tcBorders>
            <w:top w:val="nil"/>
            <w:left w:val="nil"/>
            <w:bottom w:val="single" w:sz="8" w:space="0" w:color="FEC816"/>
            <w:right w:val="single" w:sz="8" w:space="0" w:color="FEC816"/>
          </w:tcBorders>
          <w:vAlign w:val="center"/>
        </w:tcPr>
        <w:p w14:paraId="03E4A887"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3E854F0" w14:textId="77777777" w:rsidTr="009F0B35">
      <w:trPr>
        <w:cantSplit/>
        <w:trHeight w:val="327"/>
      </w:trPr>
      <w:tc>
        <w:tcPr>
          <w:tcW w:w="4971" w:type="dxa"/>
          <w:vMerge/>
          <w:tcBorders>
            <w:top w:val="nil"/>
            <w:left w:val="nil"/>
            <w:bottom w:val="nil"/>
            <w:right w:val="nil"/>
          </w:tcBorders>
          <w:vAlign w:val="center"/>
        </w:tcPr>
        <w:p w14:paraId="12AFDED3" w14:textId="77777777" w:rsidR="00B70BFD" w:rsidRDefault="00B70BFD" w:rsidP="007200B1">
          <w:pPr>
            <w:pStyle w:val="a5"/>
            <w:jc w:val="center"/>
          </w:pPr>
        </w:p>
      </w:tc>
      <w:tc>
        <w:tcPr>
          <w:tcW w:w="9530" w:type="dxa"/>
          <w:vMerge/>
          <w:tcBorders>
            <w:top w:val="single" w:sz="8" w:space="0" w:color="auto"/>
            <w:left w:val="nil"/>
            <w:bottom w:val="single" w:sz="8" w:space="0" w:color="FEC816"/>
            <w:right w:val="single" w:sz="8" w:space="0" w:color="FEC816"/>
          </w:tcBorders>
        </w:tcPr>
        <w:p w14:paraId="0003FC07" w14:textId="77777777" w:rsidR="00B70BFD" w:rsidRPr="000B5B67" w:rsidRDefault="00B70BFD" w:rsidP="007200B1">
          <w:pPr>
            <w:jc w:val="center"/>
            <w:rPr>
              <w:b/>
              <w:bCs/>
            </w:rPr>
          </w:pPr>
        </w:p>
      </w:tc>
    </w:tr>
  </w:tbl>
  <w:p w14:paraId="730F3E19" w14:textId="77777777" w:rsidR="00B70BFD" w:rsidRDefault="00B70BFD">
    <w:pPr>
      <w:pStyle w:val="a5"/>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63"/>
    </w:tblGrid>
    <w:tr w:rsidR="00B70BFD" w14:paraId="7CCF5015" w14:textId="77777777" w:rsidTr="009F0B35">
      <w:trPr>
        <w:cantSplit/>
        <w:trHeight w:val="248"/>
      </w:trPr>
      <w:tc>
        <w:tcPr>
          <w:tcW w:w="3480" w:type="dxa"/>
          <w:vMerge w:val="restart"/>
          <w:tcBorders>
            <w:top w:val="nil"/>
            <w:left w:val="nil"/>
            <w:bottom w:val="nil"/>
            <w:right w:val="nil"/>
          </w:tcBorders>
          <w:vAlign w:val="center"/>
        </w:tcPr>
        <w:p w14:paraId="255AB151" w14:textId="77777777" w:rsidR="00B70BFD" w:rsidRDefault="00B70BFD" w:rsidP="007200B1">
          <w:pPr>
            <w:pStyle w:val="a5"/>
            <w:ind w:left="-241" w:hanging="1"/>
            <w:jc w:val="left"/>
            <w:rPr>
              <w:b/>
              <w:bCs/>
            </w:rPr>
          </w:pPr>
          <w:r>
            <w:rPr>
              <w:b/>
              <w:bCs/>
              <w:noProof/>
              <w:lang w:eastAsia="ru-RU"/>
            </w:rPr>
            <w:drawing>
              <wp:inline distT="0" distB="0" distL="0" distR="0" wp14:anchorId="2C9A1C02" wp14:editId="2F3140BC">
                <wp:extent cx="2240329" cy="504000"/>
                <wp:effectExtent l="0" t="0" r="0" b="0"/>
                <wp:docPr id="16470" name="Picture 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85" w:type="dxa"/>
          <w:vMerge w:val="restart"/>
          <w:tcBorders>
            <w:top w:val="nil"/>
            <w:left w:val="nil"/>
            <w:bottom w:val="single" w:sz="8" w:space="0" w:color="FEC816"/>
            <w:right w:val="single" w:sz="8" w:space="0" w:color="FEC816"/>
          </w:tcBorders>
          <w:vAlign w:val="center"/>
        </w:tcPr>
        <w:p w14:paraId="235130F1" w14:textId="10200BDF"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4B9D15D" w14:textId="77777777" w:rsidTr="009F0B35">
      <w:trPr>
        <w:cantSplit/>
        <w:trHeight w:val="248"/>
      </w:trPr>
      <w:tc>
        <w:tcPr>
          <w:tcW w:w="3480" w:type="dxa"/>
          <w:vMerge/>
          <w:tcBorders>
            <w:top w:val="nil"/>
            <w:left w:val="nil"/>
            <w:bottom w:val="nil"/>
            <w:right w:val="nil"/>
          </w:tcBorders>
          <w:vAlign w:val="center"/>
        </w:tcPr>
        <w:p w14:paraId="38404139" w14:textId="77777777" w:rsidR="00B70BFD" w:rsidRDefault="00B70BFD" w:rsidP="007200B1">
          <w:pPr>
            <w:pStyle w:val="a5"/>
            <w:jc w:val="center"/>
          </w:pPr>
        </w:p>
      </w:tc>
      <w:tc>
        <w:tcPr>
          <w:tcW w:w="6685" w:type="dxa"/>
          <w:vMerge/>
          <w:tcBorders>
            <w:top w:val="single" w:sz="8" w:space="0" w:color="auto"/>
            <w:left w:val="nil"/>
            <w:bottom w:val="single" w:sz="8" w:space="0" w:color="FEC816"/>
            <w:right w:val="single" w:sz="8" w:space="0" w:color="FEC816"/>
          </w:tcBorders>
        </w:tcPr>
        <w:p w14:paraId="1412EA79" w14:textId="77777777" w:rsidR="00B70BFD" w:rsidRPr="000B5B67" w:rsidRDefault="00B70BFD" w:rsidP="007200B1">
          <w:pPr>
            <w:jc w:val="center"/>
            <w:rPr>
              <w:b/>
              <w:bCs/>
            </w:rPr>
          </w:pPr>
        </w:p>
      </w:tc>
    </w:tr>
  </w:tbl>
  <w:p w14:paraId="57A1B978" w14:textId="77777777" w:rsidR="00B70BFD" w:rsidRDefault="00B70BFD">
    <w:pPr>
      <w:pStyle w:val="a5"/>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5BB79F37" w14:textId="77777777" w:rsidTr="00D153F5">
      <w:trPr>
        <w:cantSplit/>
        <w:trHeight w:val="244"/>
      </w:trPr>
      <w:tc>
        <w:tcPr>
          <w:tcW w:w="5103" w:type="dxa"/>
          <w:vMerge w:val="restart"/>
          <w:tcBorders>
            <w:top w:val="nil"/>
            <w:left w:val="nil"/>
            <w:bottom w:val="nil"/>
            <w:right w:val="nil"/>
          </w:tcBorders>
          <w:vAlign w:val="center"/>
        </w:tcPr>
        <w:p w14:paraId="4774C858" w14:textId="77777777" w:rsidR="00B70BFD" w:rsidRDefault="00B70BFD" w:rsidP="007200B1">
          <w:pPr>
            <w:pStyle w:val="a5"/>
            <w:ind w:left="-241" w:hanging="1"/>
            <w:jc w:val="left"/>
            <w:rPr>
              <w:b/>
              <w:bCs/>
            </w:rPr>
          </w:pPr>
          <w:r>
            <w:rPr>
              <w:b/>
              <w:bCs/>
              <w:noProof/>
              <w:lang w:eastAsia="ru-RU"/>
            </w:rPr>
            <w:drawing>
              <wp:inline distT="0" distB="0" distL="0" distR="0" wp14:anchorId="0F8D3521" wp14:editId="373BFBBF">
                <wp:extent cx="2240329" cy="504000"/>
                <wp:effectExtent l="0" t="0" r="0" b="0"/>
                <wp:docPr id="16471" name="Picture 1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6636B481" w14:textId="14600B0B"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C840AFB" w14:textId="77777777" w:rsidTr="00D153F5">
      <w:trPr>
        <w:cantSplit/>
        <w:trHeight w:val="244"/>
      </w:trPr>
      <w:tc>
        <w:tcPr>
          <w:tcW w:w="5103" w:type="dxa"/>
          <w:vMerge/>
          <w:tcBorders>
            <w:top w:val="nil"/>
            <w:left w:val="nil"/>
            <w:bottom w:val="nil"/>
            <w:right w:val="nil"/>
          </w:tcBorders>
          <w:vAlign w:val="center"/>
        </w:tcPr>
        <w:p w14:paraId="2E63DF77"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4880B3F1" w14:textId="77777777" w:rsidR="00B70BFD" w:rsidRPr="000B5B67" w:rsidRDefault="00B70BFD" w:rsidP="007200B1">
          <w:pPr>
            <w:jc w:val="center"/>
            <w:rPr>
              <w:b/>
              <w:bCs/>
            </w:rPr>
          </w:pPr>
        </w:p>
      </w:tc>
    </w:tr>
  </w:tbl>
  <w:p w14:paraId="40A5FE46" w14:textId="77777777" w:rsidR="00B70BFD" w:rsidRDefault="00B70BFD" w:rsidP="007200B1">
    <w:pPr>
      <w:pStyle w:val="a5"/>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91"/>
      <w:gridCol w:w="9496"/>
    </w:tblGrid>
    <w:tr w:rsidR="00B70BFD" w14:paraId="1CA391C9" w14:textId="77777777" w:rsidTr="009F0B35">
      <w:trPr>
        <w:cantSplit/>
        <w:trHeight w:val="268"/>
      </w:trPr>
      <w:tc>
        <w:tcPr>
          <w:tcW w:w="4991" w:type="dxa"/>
          <w:vMerge w:val="restart"/>
          <w:tcBorders>
            <w:top w:val="nil"/>
            <w:left w:val="nil"/>
            <w:bottom w:val="nil"/>
            <w:right w:val="nil"/>
          </w:tcBorders>
          <w:vAlign w:val="center"/>
        </w:tcPr>
        <w:p w14:paraId="44513FE5" w14:textId="77777777" w:rsidR="00B70BFD" w:rsidRDefault="00B70BFD" w:rsidP="007200B1">
          <w:pPr>
            <w:pStyle w:val="a5"/>
            <w:ind w:left="-241" w:hanging="1"/>
            <w:jc w:val="left"/>
            <w:rPr>
              <w:b/>
              <w:bCs/>
            </w:rPr>
          </w:pPr>
          <w:r>
            <w:rPr>
              <w:b/>
              <w:bCs/>
              <w:noProof/>
              <w:lang w:eastAsia="ru-RU"/>
            </w:rPr>
            <w:drawing>
              <wp:inline distT="0" distB="0" distL="0" distR="0" wp14:anchorId="4D6CA044" wp14:editId="5B4D40A5">
                <wp:extent cx="2240329" cy="504000"/>
                <wp:effectExtent l="0" t="0" r="0" b="0"/>
                <wp:docPr id="16472" name="Picture 1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96" w:type="dxa"/>
          <w:vMerge w:val="restart"/>
          <w:tcBorders>
            <w:top w:val="nil"/>
            <w:left w:val="nil"/>
            <w:bottom w:val="single" w:sz="8" w:space="0" w:color="FEC816"/>
            <w:right w:val="single" w:sz="8" w:space="0" w:color="FEC816"/>
          </w:tcBorders>
          <w:vAlign w:val="center"/>
        </w:tcPr>
        <w:p w14:paraId="7C0D131F"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BE8041A" w14:textId="77777777" w:rsidTr="009F0B35">
      <w:trPr>
        <w:cantSplit/>
        <w:trHeight w:val="268"/>
      </w:trPr>
      <w:tc>
        <w:tcPr>
          <w:tcW w:w="4991" w:type="dxa"/>
          <w:vMerge/>
          <w:tcBorders>
            <w:top w:val="nil"/>
            <w:left w:val="nil"/>
            <w:bottom w:val="nil"/>
            <w:right w:val="nil"/>
          </w:tcBorders>
          <w:vAlign w:val="center"/>
        </w:tcPr>
        <w:p w14:paraId="4A1C99DF" w14:textId="77777777" w:rsidR="00B70BFD" w:rsidRDefault="00B70BFD" w:rsidP="007200B1">
          <w:pPr>
            <w:pStyle w:val="a5"/>
            <w:jc w:val="center"/>
          </w:pPr>
        </w:p>
      </w:tc>
      <w:tc>
        <w:tcPr>
          <w:tcW w:w="9496" w:type="dxa"/>
          <w:vMerge/>
          <w:tcBorders>
            <w:top w:val="single" w:sz="8" w:space="0" w:color="auto"/>
            <w:left w:val="nil"/>
            <w:bottom w:val="single" w:sz="8" w:space="0" w:color="FEC816"/>
            <w:right w:val="single" w:sz="8" w:space="0" w:color="FEC816"/>
          </w:tcBorders>
        </w:tcPr>
        <w:p w14:paraId="4647CF49" w14:textId="77777777" w:rsidR="00B70BFD" w:rsidRPr="000B5B67" w:rsidRDefault="00B70BFD" w:rsidP="007200B1">
          <w:pPr>
            <w:jc w:val="center"/>
            <w:rPr>
              <w:b/>
              <w:bCs/>
            </w:rPr>
          </w:pPr>
        </w:p>
      </w:tc>
    </w:tr>
  </w:tbl>
  <w:p w14:paraId="1EF23875" w14:textId="77777777" w:rsidR="00B70BFD" w:rsidRDefault="00B70BFD">
    <w:pPr>
      <w:pStyle w:val="a5"/>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3"/>
    </w:tblGrid>
    <w:tr w:rsidR="00B70BFD" w14:paraId="3173CFDE" w14:textId="77777777" w:rsidTr="009F0B35">
      <w:trPr>
        <w:cantSplit/>
        <w:trHeight w:val="255"/>
      </w:trPr>
      <w:tc>
        <w:tcPr>
          <w:tcW w:w="3497" w:type="dxa"/>
          <w:vMerge w:val="restart"/>
          <w:tcBorders>
            <w:top w:val="nil"/>
            <w:left w:val="nil"/>
            <w:bottom w:val="nil"/>
            <w:right w:val="nil"/>
          </w:tcBorders>
          <w:vAlign w:val="center"/>
        </w:tcPr>
        <w:p w14:paraId="39FFF59E" w14:textId="77777777" w:rsidR="00B70BFD" w:rsidRDefault="00B70BFD" w:rsidP="007200B1">
          <w:pPr>
            <w:pStyle w:val="a5"/>
            <w:ind w:left="-241" w:hanging="1"/>
            <w:jc w:val="left"/>
            <w:rPr>
              <w:b/>
              <w:bCs/>
            </w:rPr>
          </w:pPr>
          <w:r>
            <w:rPr>
              <w:b/>
              <w:bCs/>
              <w:noProof/>
              <w:lang w:eastAsia="ru-RU"/>
            </w:rPr>
            <w:drawing>
              <wp:inline distT="0" distB="0" distL="0" distR="0" wp14:anchorId="1335902D" wp14:editId="08E8D442">
                <wp:extent cx="2240329" cy="504000"/>
                <wp:effectExtent l="0" t="0" r="0" b="0"/>
                <wp:docPr id="16473" name="Picture 1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8" w:type="dxa"/>
          <w:vMerge w:val="restart"/>
          <w:tcBorders>
            <w:top w:val="nil"/>
            <w:left w:val="nil"/>
            <w:bottom w:val="single" w:sz="8" w:space="0" w:color="FEC816"/>
            <w:right w:val="single" w:sz="8" w:space="0" w:color="FEC816"/>
          </w:tcBorders>
          <w:vAlign w:val="center"/>
        </w:tcPr>
        <w:p w14:paraId="2B7E9055" w14:textId="09DE7D1B"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356CEF5A" w14:textId="77777777" w:rsidTr="009F0B35">
      <w:trPr>
        <w:cantSplit/>
        <w:trHeight w:val="255"/>
      </w:trPr>
      <w:tc>
        <w:tcPr>
          <w:tcW w:w="3497" w:type="dxa"/>
          <w:vMerge/>
          <w:tcBorders>
            <w:top w:val="nil"/>
            <w:left w:val="nil"/>
            <w:bottom w:val="nil"/>
            <w:right w:val="nil"/>
          </w:tcBorders>
          <w:vAlign w:val="center"/>
        </w:tcPr>
        <w:p w14:paraId="42FA39F6" w14:textId="77777777" w:rsidR="00B70BFD" w:rsidRDefault="00B70BFD" w:rsidP="007200B1">
          <w:pPr>
            <w:pStyle w:val="a5"/>
            <w:jc w:val="center"/>
          </w:pPr>
        </w:p>
      </w:tc>
      <w:tc>
        <w:tcPr>
          <w:tcW w:w="6718" w:type="dxa"/>
          <w:vMerge/>
          <w:tcBorders>
            <w:top w:val="single" w:sz="8" w:space="0" w:color="auto"/>
            <w:left w:val="nil"/>
            <w:bottom w:val="single" w:sz="8" w:space="0" w:color="FEC816"/>
            <w:right w:val="single" w:sz="8" w:space="0" w:color="FEC816"/>
          </w:tcBorders>
        </w:tcPr>
        <w:p w14:paraId="148E62B1" w14:textId="77777777" w:rsidR="00B70BFD" w:rsidRPr="000B5B67" w:rsidRDefault="00B70BFD" w:rsidP="007200B1">
          <w:pPr>
            <w:jc w:val="center"/>
            <w:rPr>
              <w:b/>
              <w:bCs/>
            </w:rPr>
          </w:pPr>
        </w:p>
      </w:tc>
    </w:tr>
  </w:tbl>
  <w:p w14:paraId="2F271B60" w14:textId="77777777" w:rsidR="00B70BFD" w:rsidRDefault="00B70BFD">
    <w:pPr>
      <w:pStyle w:val="a5"/>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49E455CE" w14:textId="77777777" w:rsidTr="00D153F5">
      <w:trPr>
        <w:cantSplit/>
        <w:trHeight w:val="244"/>
      </w:trPr>
      <w:tc>
        <w:tcPr>
          <w:tcW w:w="5103" w:type="dxa"/>
          <w:vMerge w:val="restart"/>
          <w:tcBorders>
            <w:top w:val="nil"/>
            <w:left w:val="nil"/>
            <w:bottom w:val="nil"/>
            <w:right w:val="nil"/>
          </w:tcBorders>
          <w:vAlign w:val="center"/>
        </w:tcPr>
        <w:p w14:paraId="0579211C" w14:textId="77777777" w:rsidR="00B70BFD" w:rsidRDefault="00B70BFD" w:rsidP="007200B1">
          <w:pPr>
            <w:pStyle w:val="a5"/>
            <w:ind w:left="-241" w:hanging="1"/>
            <w:jc w:val="left"/>
            <w:rPr>
              <w:b/>
              <w:bCs/>
            </w:rPr>
          </w:pPr>
          <w:r>
            <w:rPr>
              <w:b/>
              <w:bCs/>
              <w:noProof/>
              <w:lang w:eastAsia="ru-RU"/>
            </w:rPr>
            <w:drawing>
              <wp:inline distT="0" distB="0" distL="0" distR="0" wp14:anchorId="6723AD82" wp14:editId="5EC443A5">
                <wp:extent cx="2240329" cy="504000"/>
                <wp:effectExtent l="0" t="0" r="0" b="0"/>
                <wp:docPr id="16474" name="Picture 1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12F7DCF5" w14:textId="22983490"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8E5322E" w14:textId="77777777" w:rsidTr="00D153F5">
      <w:trPr>
        <w:cantSplit/>
        <w:trHeight w:val="244"/>
      </w:trPr>
      <w:tc>
        <w:tcPr>
          <w:tcW w:w="5103" w:type="dxa"/>
          <w:vMerge/>
          <w:tcBorders>
            <w:top w:val="nil"/>
            <w:left w:val="nil"/>
            <w:bottom w:val="nil"/>
            <w:right w:val="nil"/>
          </w:tcBorders>
          <w:vAlign w:val="center"/>
        </w:tcPr>
        <w:p w14:paraId="57BC9F85"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7A40896E" w14:textId="77777777" w:rsidR="00B70BFD" w:rsidRPr="000B5B67" w:rsidRDefault="00B70BFD" w:rsidP="007200B1">
          <w:pPr>
            <w:jc w:val="center"/>
            <w:rPr>
              <w:b/>
              <w:bCs/>
            </w:rPr>
          </w:pPr>
        </w:p>
      </w:tc>
    </w:tr>
  </w:tbl>
  <w:p w14:paraId="2BC2D3DF" w14:textId="77777777" w:rsidR="00B70BFD" w:rsidRDefault="00B70BFD" w:rsidP="007200B1">
    <w:pPr>
      <w:pStyle w:val="a5"/>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5"/>
      <w:gridCol w:w="9594"/>
    </w:tblGrid>
    <w:tr w:rsidR="00B70BFD" w14:paraId="1687F6E4" w14:textId="77777777" w:rsidTr="009F0B35">
      <w:trPr>
        <w:cantSplit/>
        <w:trHeight w:val="276"/>
      </w:trPr>
      <w:tc>
        <w:tcPr>
          <w:tcW w:w="5005" w:type="dxa"/>
          <w:vMerge w:val="restart"/>
          <w:tcBorders>
            <w:top w:val="nil"/>
            <w:left w:val="nil"/>
            <w:bottom w:val="nil"/>
            <w:right w:val="nil"/>
          </w:tcBorders>
          <w:vAlign w:val="center"/>
        </w:tcPr>
        <w:p w14:paraId="21C6FE7E" w14:textId="77777777" w:rsidR="00B70BFD" w:rsidRDefault="00B70BFD" w:rsidP="007200B1">
          <w:pPr>
            <w:pStyle w:val="a5"/>
            <w:ind w:left="-241" w:hanging="1"/>
            <w:jc w:val="left"/>
            <w:rPr>
              <w:b/>
              <w:bCs/>
            </w:rPr>
          </w:pPr>
          <w:r>
            <w:rPr>
              <w:b/>
              <w:bCs/>
              <w:noProof/>
              <w:lang w:eastAsia="ru-RU"/>
            </w:rPr>
            <w:drawing>
              <wp:inline distT="0" distB="0" distL="0" distR="0" wp14:anchorId="0BC772BD" wp14:editId="7D89680A">
                <wp:extent cx="2240329" cy="504000"/>
                <wp:effectExtent l="0" t="0" r="0" b="0"/>
                <wp:docPr id="16475" name="Picture 1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94" w:type="dxa"/>
          <w:vMerge w:val="restart"/>
          <w:tcBorders>
            <w:top w:val="nil"/>
            <w:left w:val="nil"/>
            <w:bottom w:val="single" w:sz="8" w:space="0" w:color="FEC816"/>
            <w:right w:val="single" w:sz="8" w:space="0" w:color="FEC816"/>
          </w:tcBorders>
          <w:vAlign w:val="center"/>
        </w:tcPr>
        <w:p w14:paraId="6A1DDBD9"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2F1C8E7" w14:textId="77777777" w:rsidTr="009F0B35">
      <w:trPr>
        <w:cantSplit/>
        <w:trHeight w:val="276"/>
      </w:trPr>
      <w:tc>
        <w:tcPr>
          <w:tcW w:w="5005" w:type="dxa"/>
          <w:vMerge/>
          <w:tcBorders>
            <w:top w:val="nil"/>
            <w:left w:val="nil"/>
            <w:bottom w:val="nil"/>
            <w:right w:val="nil"/>
          </w:tcBorders>
          <w:vAlign w:val="center"/>
        </w:tcPr>
        <w:p w14:paraId="7917413F" w14:textId="77777777" w:rsidR="00B70BFD" w:rsidRDefault="00B70BFD" w:rsidP="007200B1">
          <w:pPr>
            <w:pStyle w:val="a5"/>
            <w:jc w:val="center"/>
          </w:pPr>
        </w:p>
      </w:tc>
      <w:tc>
        <w:tcPr>
          <w:tcW w:w="9594" w:type="dxa"/>
          <w:vMerge/>
          <w:tcBorders>
            <w:top w:val="single" w:sz="8" w:space="0" w:color="auto"/>
            <w:left w:val="nil"/>
            <w:bottom w:val="single" w:sz="8" w:space="0" w:color="FEC816"/>
            <w:right w:val="single" w:sz="8" w:space="0" w:color="FEC816"/>
          </w:tcBorders>
        </w:tcPr>
        <w:p w14:paraId="0C2F057A" w14:textId="77777777" w:rsidR="00B70BFD" w:rsidRPr="000B5B67" w:rsidRDefault="00B70BFD" w:rsidP="007200B1">
          <w:pPr>
            <w:jc w:val="center"/>
            <w:rPr>
              <w:b/>
              <w:bCs/>
            </w:rPr>
          </w:pPr>
        </w:p>
      </w:tc>
    </w:tr>
  </w:tbl>
  <w:p w14:paraId="10B50682" w14:textId="77777777" w:rsidR="00B70BFD" w:rsidRDefault="00B70BFD">
    <w:pPr>
      <w:pStyle w:val="a5"/>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1"/>
      <w:gridCol w:w="9517"/>
    </w:tblGrid>
    <w:tr w:rsidR="00B70BFD" w14:paraId="00252BDF" w14:textId="77777777" w:rsidTr="00E16A62">
      <w:trPr>
        <w:cantSplit/>
        <w:trHeight w:val="249"/>
      </w:trPr>
      <w:tc>
        <w:tcPr>
          <w:tcW w:w="5191" w:type="dxa"/>
          <w:vMerge w:val="restart"/>
          <w:tcBorders>
            <w:top w:val="nil"/>
            <w:left w:val="nil"/>
            <w:bottom w:val="nil"/>
            <w:right w:val="nil"/>
          </w:tcBorders>
          <w:vAlign w:val="center"/>
        </w:tcPr>
        <w:p w14:paraId="79C08308" w14:textId="77777777" w:rsidR="00B70BFD" w:rsidRDefault="00B70BFD" w:rsidP="007200B1">
          <w:pPr>
            <w:pStyle w:val="a5"/>
            <w:ind w:left="-241" w:hanging="1"/>
            <w:jc w:val="left"/>
            <w:rPr>
              <w:b/>
              <w:bCs/>
            </w:rPr>
          </w:pPr>
          <w:r>
            <w:rPr>
              <w:b/>
              <w:bCs/>
              <w:noProof/>
              <w:lang w:eastAsia="ru-RU"/>
            </w:rPr>
            <w:drawing>
              <wp:inline distT="0" distB="0" distL="0" distR="0" wp14:anchorId="7C016B9A" wp14:editId="5D89EDFA">
                <wp:extent cx="2240329" cy="504000"/>
                <wp:effectExtent l="0" t="0" r="0" b="0"/>
                <wp:docPr id="16476" name="Picture 1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17" w:type="dxa"/>
          <w:vMerge w:val="restart"/>
          <w:tcBorders>
            <w:top w:val="nil"/>
            <w:left w:val="nil"/>
            <w:bottom w:val="single" w:sz="8" w:space="0" w:color="FEC816"/>
            <w:right w:val="single" w:sz="8" w:space="0" w:color="FEC816"/>
          </w:tcBorders>
          <w:vAlign w:val="center"/>
        </w:tcPr>
        <w:p w14:paraId="696FC6A9"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2CF3F2B" w14:textId="77777777" w:rsidTr="00E16A62">
      <w:trPr>
        <w:cantSplit/>
        <w:trHeight w:val="249"/>
      </w:trPr>
      <w:tc>
        <w:tcPr>
          <w:tcW w:w="5191" w:type="dxa"/>
          <w:vMerge/>
          <w:tcBorders>
            <w:top w:val="nil"/>
            <w:left w:val="nil"/>
            <w:bottom w:val="nil"/>
            <w:right w:val="nil"/>
          </w:tcBorders>
          <w:vAlign w:val="center"/>
        </w:tcPr>
        <w:p w14:paraId="2D10C1C3" w14:textId="77777777" w:rsidR="00B70BFD" w:rsidRDefault="00B70BFD" w:rsidP="007200B1">
          <w:pPr>
            <w:pStyle w:val="a5"/>
            <w:jc w:val="center"/>
          </w:pPr>
        </w:p>
      </w:tc>
      <w:tc>
        <w:tcPr>
          <w:tcW w:w="9517" w:type="dxa"/>
          <w:vMerge/>
          <w:tcBorders>
            <w:top w:val="single" w:sz="8" w:space="0" w:color="auto"/>
            <w:left w:val="nil"/>
            <w:bottom w:val="single" w:sz="8" w:space="0" w:color="FEC816"/>
            <w:right w:val="single" w:sz="8" w:space="0" w:color="FEC816"/>
          </w:tcBorders>
        </w:tcPr>
        <w:p w14:paraId="76E60EB5" w14:textId="77777777" w:rsidR="00B70BFD" w:rsidRPr="000B5B67" w:rsidRDefault="00B70BFD" w:rsidP="007200B1">
          <w:pPr>
            <w:jc w:val="center"/>
            <w:rPr>
              <w:b/>
              <w:bCs/>
            </w:rPr>
          </w:pPr>
        </w:p>
      </w:tc>
    </w:tr>
  </w:tbl>
  <w:p w14:paraId="13B759EC" w14:textId="77777777" w:rsidR="00B70BFD" w:rsidRDefault="00B70BFD" w:rsidP="007200B1">
    <w:pPr>
      <w:pStyle w:val="a5"/>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6"/>
      <w:gridCol w:w="6793"/>
    </w:tblGrid>
    <w:tr w:rsidR="00B70BFD" w14:paraId="30BF92EA" w14:textId="77777777" w:rsidTr="00B307BD">
      <w:trPr>
        <w:cantSplit/>
        <w:trHeight w:val="244"/>
      </w:trPr>
      <w:tc>
        <w:tcPr>
          <w:tcW w:w="3536" w:type="dxa"/>
          <w:vMerge w:val="restart"/>
          <w:tcBorders>
            <w:top w:val="nil"/>
            <w:left w:val="nil"/>
            <w:bottom w:val="nil"/>
            <w:right w:val="nil"/>
          </w:tcBorders>
          <w:vAlign w:val="center"/>
        </w:tcPr>
        <w:p w14:paraId="75D612C1" w14:textId="77777777" w:rsidR="00B70BFD" w:rsidRDefault="00B70BFD" w:rsidP="007200B1">
          <w:pPr>
            <w:pStyle w:val="a5"/>
            <w:ind w:left="-241" w:hanging="1"/>
            <w:jc w:val="left"/>
            <w:rPr>
              <w:b/>
              <w:bCs/>
            </w:rPr>
          </w:pPr>
          <w:r>
            <w:rPr>
              <w:b/>
              <w:bCs/>
              <w:noProof/>
              <w:lang w:eastAsia="ru-RU"/>
            </w:rPr>
            <w:drawing>
              <wp:inline distT="0" distB="0" distL="0" distR="0" wp14:anchorId="2A63EE9A" wp14:editId="56C565BB">
                <wp:extent cx="2240329" cy="504000"/>
                <wp:effectExtent l="0" t="0" r="0" b="0"/>
                <wp:docPr id="16477" name="Picture 1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93" w:type="dxa"/>
          <w:vMerge w:val="restart"/>
          <w:tcBorders>
            <w:top w:val="nil"/>
            <w:left w:val="nil"/>
            <w:bottom w:val="single" w:sz="8" w:space="0" w:color="FEC816"/>
            <w:right w:val="single" w:sz="8" w:space="0" w:color="FEC816"/>
          </w:tcBorders>
          <w:vAlign w:val="center"/>
        </w:tcPr>
        <w:p w14:paraId="309A7677" w14:textId="25811C46"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F377CC5" w14:textId="77777777" w:rsidTr="00B307BD">
      <w:trPr>
        <w:cantSplit/>
        <w:trHeight w:val="244"/>
      </w:trPr>
      <w:tc>
        <w:tcPr>
          <w:tcW w:w="3536" w:type="dxa"/>
          <w:vMerge/>
          <w:tcBorders>
            <w:top w:val="nil"/>
            <w:left w:val="nil"/>
            <w:bottom w:val="nil"/>
            <w:right w:val="nil"/>
          </w:tcBorders>
          <w:vAlign w:val="center"/>
        </w:tcPr>
        <w:p w14:paraId="4073F320" w14:textId="77777777" w:rsidR="00B70BFD" w:rsidRDefault="00B70BFD" w:rsidP="007200B1">
          <w:pPr>
            <w:pStyle w:val="a5"/>
            <w:jc w:val="center"/>
          </w:pPr>
        </w:p>
      </w:tc>
      <w:tc>
        <w:tcPr>
          <w:tcW w:w="6793" w:type="dxa"/>
          <w:vMerge/>
          <w:tcBorders>
            <w:top w:val="single" w:sz="8" w:space="0" w:color="auto"/>
            <w:left w:val="nil"/>
            <w:bottom w:val="single" w:sz="8" w:space="0" w:color="FEC816"/>
            <w:right w:val="single" w:sz="8" w:space="0" w:color="FEC816"/>
          </w:tcBorders>
        </w:tcPr>
        <w:p w14:paraId="3B42DD7B" w14:textId="77777777" w:rsidR="00B70BFD" w:rsidRPr="000B5B67" w:rsidRDefault="00B70BFD" w:rsidP="007200B1">
          <w:pPr>
            <w:jc w:val="center"/>
            <w:rPr>
              <w:b/>
              <w:bCs/>
            </w:rPr>
          </w:pPr>
        </w:p>
      </w:tc>
    </w:tr>
  </w:tbl>
  <w:p w14:paraId="5EBA572C" w14:textId="77777777" w:rsidR="00B70BFD" w:rsidRDefault="00B70BFD">
    <w:pPr>
      <w:pStyle w:val="a5"/>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5B19B0F9" w14:textId="77777777" w:rsidTr="00D153F5">
      <w:trPr>
        <w:cantSplit/>
        <w:trHeight w:val="244"/>
      </w:trPr>
      <w:tc>
        <w:tcPr>
          <w:tcW w:w="5103" w:type="dxa"/>
          <w:vMerge w:val="restart"/>
          <w:tcBorders>
            <w:top w:val="nil"/>
            <w:left w:val="nil"/>
            <w:bottom w:val="nil"/>
            <w:right w:val="nil"/>
          </w:tcBorders>
          <w:vAlign w:val="center"/>
        </w:tcPr>
        <w:p w14:paraId="33D2FB0D" w14:textId="77777777" w:rsidR="00B70BFD" w:rsidRDefault="00B70BFD" w:rsidP="007200B1">
          <w:pPr>
            <w:pStyle w:val="a5"/>
            <w:ind w:left="-241" w:hanging="1"/>
            <w:jc w:val="left"/>
            <w:rPr>
              <w:b/>
              <w:bCs/>
            </w:rPr>
          </w:pPr>
          <w:r>
            <w:rPr>
              <w:b/>
              <w:bCs/>
              <w:noProof/>
              <w:lang w:eastAsia="ru-RU"/>
            </w:rPr>
            <w:drawing>
              <wp:inline distT="0" distB="0" distL="0" distR="0" wp14:anchorId="6DDCA454" wp14:editId="44990BD9">
                <wp:extent cx="2240329" cy="504000"/>
                <wp:effectExtent l="0" t="0" r="0" b="0"/>
                <wp:docPr id="16478" name="Picture 1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3FF5FDE3" w14:textId="55A678DD"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7D7B3B3" w14:textId="77777777" w:rsidTr="00D153F5">
      <w:trPr>
        <w:cantSplit/>
        <w:trHeight w:val="244"/>
      </w:trPr>
      <w:tc>
        <w:tcPr>
          <w:tcW w:w="5103" w:type="dxa"/>
          <w:vMerge/>
          <w:tcBorders>
            <w:top w:val="nil"/>
            <w:left w:val="nil"/>
            <w:bottom w:val="nil"/>
            <w:right w:val="nil"/>
          </w:tcBorders>
          <w:vAlign w:val="center"/>
        </w:tcPr>
        <w:p w14:paraId="03A7338D"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40715BB3" w14:textId="77777777" w:rsidR="00B70BFD" w:rsidRPr="000B5B67" w:rsidRDefault="00B70BFD" w:rsidP="007200B1">
          <w:pPr>
            <w:jc w:val="center"/>
            <w:rPr>
              <w:b/>
              <w:bCs/>
            </w:rPr>
          </w:pPr>
        </w:p>
      </w:tc>
    </w:tr>
  </w:tbl>
  <w:p w14:paraId="0915B36C" w14:textId="77777777" w:rsidR="00B70BFD" w:rsidRDefault="00B70BFD" w:rsidP="007200B1">
    <w:pPr>
      <w:pStyle w:val="a5"/>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74"/>
      <w:gridCol w:w="9364"/>
    </w:tblGrid>
    <w:tr w:rsidR="00B70BFD" w14:paraId="59656CE0" w14:textId="77777777" w:rsidTr="00E16A62">
      <w:trPr>
        <w:cantSplit/>
        <w:trHeight w:val="244"/>
      </w:trPr>
      <w:tc>
        <w:tcPr>
          <w:tcW w:w="4874" w:type="dxa"/>
          <w:vMerge w:val="restart"/>
          <w:tcBorders>
            <w:top w:val="nil"/>
            <w:left w:val="nil"/>
            <w:bottom w:val="nil"/>
            <w:right w:val="nil"/>
          </w:tcBorders>
          <w:vAlign w:val="center"/>
        </w:tcPr>
        <w:p w14:paraId="70A530D5" w14:textId="77777777" w:rsidR="00B70BFD" w:rsidRDefault="00B70BFD" w:rsidP="007200B1">
          <w:pPr>
            <w:pStyle w:val="a5"/>
            <w:ind w:left="-241" w:hanging="1"/>
            <w:jc w:val="left"/>
            <w:rPr>
              <w:b/>
              <w:bCs/>
            </w:rPr>
          </w:pPr>
          <w:r>
            <w:rPr>
              <w:b/>
              <w:bCs/>
              <w:noProof/>
              <w:lang w:eastAsia="ru-RU"/>
            </w:rPr>
            <w:drawing>
              <wp:inline distT="0" distB="0" distL="0" distR="0" wp14:anchorId="3E685BE0" wp14:editId="44996443">
                <wp:extent cx="2240329" cy="504000"/>
                <wp:effectExtent l="0" t="0" r="0" b="0"/>
                <wp:docPr id="16479" name="Picture 1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64" w:type="dxa"/>
          <w:vMerge w:val="restart"/>
          <w:tcBorders>
            <w:top w:val="nil"/>
            <w:left w:val="nil"/>
            <w:bottom w:val="single" w:sz="8" w:space="0" w:color="FEC816"/>
            <w:right w:val="single" w:sz="8" w:space="0" w:color="FEC816"/>
          </w:tcBorders>
          <w:vAlign w:val="center"/>
        </w:tcPr>
        <w:p w14:paraId="0C4F4DB9" w14:textId="7CA40BEF"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0C74037D" w14:textId="77777777" w:rsidTr="00E16A62">
      <w:trPr>
        <w:cantSplit/>
        <w:trHeight w:val="244"/>
      </w:trPr>
      <w:tc>
        <w:tcPr>
          <w:tcW w:w="4874" w:type="dxa"/>
          <w:vMerge/>
          <w:tcBorders>
            <w:top w:val="nil"/>
            <w:left w:val="nil"/>
            <w:bottom w:val="nil"/>
            <w:right w:val="nil"/>
          </w:tcBorders>
          <w:vAlign w:val="center"/>
        </w:tcPr>
        <w:p w14:paraId="230EAFD5" w14:textId="77777777" w:rsidR="00B70BFD" w:rsidRDefault="00B70BFD" w:rsidP="007200B1">
          <w:pPr>
            <w:pStyle w:val="a5"/>
            <w:jc w:val="center"/>
          </w:pPr>
        </w:p>
      </w:tc>
      <w:tc>
        <w:tcPr>
          <w:tcW w:w="9364" w:type="dxa"/>
          <w:vMerge/>
          <w:tcBorders>
            <w:top w:val="single" w:sz="8" w:space="0" w:color="auto"/>
            <w:left w:val="nil"/>
            <w:bottom w:val="single" w:sz="8" w:space="0" w:color="FEC816"/>
            <w:right w:val="single" w:sz="8" w:space="0" w:color="FEC816"/>
          </w:tcBorders>
        </w:tcPr>
        <w:p w14:paraId="057C4BC9" w14:textId="77777777" w:rsidR="00B70BFD" w:rsidRPr="000B5B67" w:rsidRDefault="00B70BFD" w:rsidP="007200B1">
          <w:pPr>
            <w:jc w:val="center"/>
            <w:rPr>
              <w:b/>
              <w:bCs/>
            </w:rPr>
          </w:pPr>
        </w:p>
      </w:tc>
    </w:tr>
  </w:tbl>
  <w:p w14:paraId="59B67EFE" w14:textId="77777777" w:rsidR="00B70BFD" w:rsidRDefault="00B70BFD">
    <w:pPr>
      <w:pStyle w:val="a5"/>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62488C13" w14:textId="77777777" w:rsidTr="00D153F5">
      <w:trPr>
        <w:cantSplit/>
        <w:trHeight w:val="244"/>
      </w:trPr>
      <w:tc>
        <w:tcPr>
          <w:tcW w:w="5103" w:type="dxa"/>
          <w:vMerge w:val="restart"/>
          <w:tcBorders>
            <w:top w:val="nil"/>
            <w:left w:val="nil"/>
            <w:bottom w:val="nil"/>
            <w:right w:val="nil"/>
          </w:tcBorders>
          <w:vAlign w:val="center"/>
        </w:tcPr>
        <w:p w14:paraId="390B352A" w14:textId="77777777" w:rsidR="00B70BFD" w:rsidRDefault="00B70BFD" w:rsidP="007200B1">
          <w:pPr>
            <w:pStyle w:val="a5"/>
            <w:ind w:left="-241" w:hanging="1"/>
            <w:jc w:val="left"/>
            <w:rPr>
              <w:b/>
              <w:bCs/>
            </w:rPr>
          </w:pPr>
          <w:r>
            <w:rPr>
              <w:b/>
              <w:bCs/>
              <w:noProof/>
              <w:lang w:eastAsia="ru-RU"/>
            </w:rPr>
            <w:drawing>
              <wp:inline distT="0" distB="0" distL="0" distR="0" wp14:anchorId="4BA8278B" wp14:editId="0D01EB19">
                <wp:extent cx="2240329" cy="504000"/>
                <wp:effectExtent l="0" t="0" r="0" b="0"/>
                <wp:docPr id="16480" name="Picture 1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7E035E60" w14:textId="47092C33"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A5E7AFE" w14:textId="77777777" w:rsidTr="00D153F5">
      <w:trPr>
        <w:cantSplit/>
        <w:trHeight w:val="244"/>
      </w:trPr>
      <w:tc>
        <w:tcPr>
          <w:tcW w:w="5103" w:type="dxa"/>
          <w:vMerge/>
          <w:tcBorders>
            <w:top w:val="nil"/>
            <w:left w:val="nil"/>
            <w:bottom w:val="nil"/>
            <w:right w:val="nil"/>
          </w:tcBorders>
          <w:vAlign w:val="center"/>
        </w:tcPr>
        <w:p w14:paraId="143290D8"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72EB5D12" w14:textId="77777777" w:rsidR="00B70BFD" w:rsidRPr="000B5B67" w:rsidRDefault="00B70BFD" w:rsidP="007200B1">
          <w:pPr>
            <w:jc w:val="center"/>
            <w:rPr>
              <w:b/>
              <w:bCs/>
            </w:rPr>
          </w:pPr>
        </w:p>
      </w:tc>
    </w:tr>
  </w:tbl>
  <w:p w14:paraId="25A13B11" w14:textId="77777777" w:rsidR="00B70BFD" w:rsidRDefault="00B70BFD" w:rsidP="007200B1">
    <w:pPr>
      <w:pStyle w:val="a5"/>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686"/>
    </w:tblGrid>
    <w:tr w:rsidR="00B70BFD" w14:paraId="53F2437C" w14:textId="77777777" w:rsidTr="009F0B35">
      <w:trPr>
        <w:cantSplit/>
        <w:trHeight w:val="256"/>
      </w:trPr>
      <w:tc>
        <w:tcPr>
          <w:tcW w:w="3497" w:type="dxa"/>
          <w:vMerge w:val="restart"/>
          <w:tcBorders>
            <w:top w:val="nil"/>
            <w:left w:val="nil"/>
            <w:bottom w:val="nil"/>
            <w:right w:val="nil"/>
          </w:tcBorders>
          <w:vAlign w:val="center"/>
        </w:tcPr>
        <w:p w14:paraId="4C2C236E" w14:textId="77777777" w:rsidR="00B70BFD" w:rsidRDefault="00B70BFD" w:rsidP="007200B1">
          <w:pPr>
            <w:pStyle w:val="a5"/>
            <w:ind w:left="-241" w:hanging="1"/>
            <w:jc w:val="left"/>
            <w:rPr>
              <w:b/>
              <w:bCs/>
            </w:rPr>
          </w:pPr>
          <w:r>
            <w:rPr>
              <w:b/>
              <w:bCs/>
              <w:noProof/>
              <w:lang w:eastAsia="ru-RU"/>
            </w:rPr>
            <w:drawing>
              <wp:inline distT="0" distB="0" distL="0" distR="0" wp14:anchorId="4F0D01A9" wp14:editId="4105849D">
                <wp:extent cx="2240329" cy="504000"/>
                <wp:effectExtent l="0" t="0" r="0" b="0"/>
                <wp:docPr id="16481" name="Picture 1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691" w:type="dxa"/>
          <w:vMerge w:val="restart"/>
          <w:tcBorders>
            <w:top w:val="nil"/>
            <w:left w:val="nil"/>
            <w:bottom w:val="single" w:sz="8" w:space="0" w:color="FEC816"/>
            <w:right w:val="single" w:sz="8" w:space="0" w:color="FEC816"/>
          </w:tcBorders>
          <w:vAlign w:val="center"/>
        </w:tcPr>
        <w:p w14:paraId="545820E1"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1DEB3F5" w14:textId="77777777" w:rsidTr="009F0B35">
      <w:trPr>
        <w:cantSplit/>
        <w:trHeight w:val="256"/>
      </w:trPr>
      <w:tc>
        <w:tcPr>
          <w:tcW w:w="3497" w:type="dxa"/>
          <w:vMerge/>
          <w:tcBorders>
            <w:top w:val="nil"/>
            <w:left w:val="nil"/>
            <w:bottom w:val="nil"/>
            <w:right w:val="nil"/>
          </w:tcBorders>
          <w:vAlign w:val="center"/>
        </w:tcPr>
        <w:p w14:paraId="1013CD88" w14:textId="77777777" w:rsidR="00B70BFD" w:rsidRDefault="00B70BFD" w:rsidP="007200B1">
          <w:pPr>
            <w:pStyle w:val="a5"/>
            <w:jc w:val="center"/>
          </w:pPr>
        </w:p>
      </w:tc>
      <w:tc>
        <w:tcPr>
          <w:tcW w:w="6691" w:type="dxa"/>
          <w:vMerge/>
          <w:tcBorders>
            <w:top w:val="single" w:sz="8" w:space="0" w:color="auto"/>
            <w:left w:val="nil"/>
            <w:bottom w:val="single" w:sz="8" w:space="0" w:color="FEC816"/>
            <w:right w:val="single" w:sz="8" w:space="0" w:color="FEC816"/>
          </w:tcBorders>
        </w:tcPr>
        <w:p w14:paraId="62C099F2" w14:textId="77777777" w:rsidR="00B70BFD" w:rsidRPr="000B5B67" w:rsidRDefault="00B70BFD" w:rsidP="007200B1">
          <w:pPr>
            <w:jc w:val="center"/>
            <w:rPr>
              <w:b/>
              <w:bCs/>
            </w:rPr>
          </w:pPr>
        </w:p>
      </w:tc>
    </w:tr>
  </w:tbl>
  <w:p w14:paraId="27AA65B8" w14:textId="77777777" w:rsidR="00B70BFD" w:rsidRDefault="00B70BFD">
    <w:pPr>
      <w:pStyle w:val="a5"/>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3"/>
      <w:gridCol w:w="9514"/>
    </w:tblGrid>
    <w:tr w:rsidR="00B70BFD" w14:paraId="61F01050" w14:textId="77777777" w:rsidTr="009F0B35">
      <w:trPr>
        <w:cantSplit/>
        <w:trHeight w:val="256"/>
      </w:trPr>
      <w:tc>
        <w:tcPr>
          <w:tcW w:w="4983" w:type="dxa"/>
          <w:vMerge w:val="restart"/>
          <w:tcBorders>
            <w:top w:val="nil"/>
            <w:left w:val="nil"/>
            <w:bottom w:val="nil"/>
            <w:right w:val="nil"/>
          </w:tcBorders>
          <w:vAlign w:val="center"/>
        </w:tcPr>
        <w:p w14:paraId="2B9A13C4" w14:textId="77777777" w:rsidR="00B70BFD" w:rsidRDefault="00B70BFD" w:rsidP="007200B1">
          <w:pPr>
            <w:pStyle w:val="a5"/>
            <w:ind w:left="-241" w:hanging="1"/>
            <w:jc w:val="left"/>
            <w:rPr>
              <w:b/>
              <w:bCs/>
            </w:rPr>
          </w:pPr>
          <w:r>
            <w:rPr>
              <w:b/>
              <w:bCs/>
              <w:noProof/>
              <w:lang w:eastAsia="ru-RU"/>
            </w:rPr>
            <w:drawing>
              <wp:inline distT="0" distB="0" distL="0" distR="0" wp14:anchorId="120255AC" wp14:editId="7E9D56FC">
                <wp:extent cx="2240329" cy="504000"/>
                <wp:effectExtent l="0" t="0" r="0" b="0"/>
                <wp:docPr id="16482" name="Picture 1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514" w:type="dxa"/>
          <w:vMerge w:val="restart"/>
          <w:tcBorders>
            <w:top w:val="nil"/>
            <w:left w:val="nil"/>
            <w:bottom w:val="single" w:sz="8" w:space="0" w:color="FEC816"/>
            <w:right w:val="single" w:sz="8" w:space="0" w:color="FEC816"/>
          </w:tcBorders>
          <w:vAlign w:val="center"/>
        </w:tcPr>
        <w:p w14:paraId="50F4FF39"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0076910" w14:textId="77777777" w:rsidTr="009F0B35">
      <w:trPr>
        <w:cantSplit/>
        <w:trHeight w:val="256"/>
      </w:trPr>
      <w:tc>
        <w:tcPr>
          <w:tcW w:w="4983" w:type="dxa"/>
          <w:vMerge/>
          <w:tcBorders>
            <w:top w:val="nil"/>
            <w:left w:val="nil"/>
            <w:bottom w:val="nil"/>
            <w:right w:val="nil"/>
          </w:tcBorders>
          <w:vAlign w:val="center"/>
        </w:tcPr>
        <w:p w14:paraId="51AEA866" w14:textId="77777777" w:rsidR="00B70BFD" w:rsidRDefault="00B70BFD" w:rsidP="007200B1">
          <w:pPr>
            <w:pStyle w:val="a5"/>
            <w:jc w:val="center"/>
          </w:pPr>
        </w:p>
      </w:tc>
      <w:tc>
        <w:tcPr>
          <w:tcW w:w="9514" w:type="dxa"/>
          <w:vMerge/>
          <w:tcBorders>
            <w:top w:val="single" w:sz="8" w:space="0" w:color="auto"/>
            <w:left w:val="nil"/>
            <w:bottom w:val="single" w:sz="8" w:space="0" w:color="FEC816"/>
            <w:right w:val="single" w:sz="8" w:space="0" w:color="FEC816"/>
          </w:tcBorders>
        </w:tcPr>
        <w:p w14:paraId="347F3B01" w14:textId="77777777" w:rsidR="00B70BFD" w:rsidRPr="000B5B67" w:rsidRDefault="00B70BFD" w:rsidP="007200B1">
          <w:pPr>
            <w:jc w:val="center"/>
            <w:rPr>
              <w:b/>
              <w:bCs/>
            </w:rPr>
          </w:pPr>
        </w:p>
      </w:tc>
    </w:tr>
  </w:tbl>
  <w:p w14:paraId="07563A2C" w14:textId="77777777" w:rsidR="00B70BFD" w:rsidRDefault="00B70BFD">
    <w:pPr>
      <w:pStyle w:val="a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42"/>
      <w:gridCol w:w="9428"/>
    </w:tblGrid>
    <w:tr w:rsidR="00B70BFD" w14:paraId="79B7E8E2" w14:textId="77777777" w:rsidTr="00E16A62">
      <w:trPr>
        <w:cantSplit/>
        <w:trHeight w:val="267"/>
      </w:trPr>
      <w:tc>
        <w:tcPr>
          <w:tcW w:w="5142" w:type="dxa"/>
          <w:vMerge w:val="restart"/>
          <w:tcBorders>
            <w:top w:val="nil"/>
            <w:left w:val="nil"/>
            <w:bottom w:val="nil"/>
            <w:right w:val="nil"/>
          </w:tcBorders>
          <w:vAlign w:val="center"/>
        </w:tcPr>
        <w:p w14:paraId="3E16B1B6" w14:textId="77777777" w:rsidR="00B70BFD" w:rsidRDefault="00B70BFD" w:rsidP="007200B1">
          <w:pPr>
            <w:pStyle w:val="a5"/>
            <w:ind w:left="-241" w:hanging="1"/>
            <w:jc w:val="left"/>
            <w:rPr>
              <w:b/>
              <w:bCs/>
            </w:rPr>
          </w:pPr>
          <w:r>
            <w:rPr>
              <w:b/>
              <w:bCs/>
              <w:noProof/>
              <w:lang w:eastAsia="ru-RU"/>
            </w:rPr>
            <w:drawing>
              <wp:inline distT="0" distB="0" distL="0" distR="0" wp14:anchorId="4013E120" wp14:editId="55B06D67">
                <wp:extent cx="2240329" cy="504000"/>
                <wp:effectExtent l="0" t="0" r="0" b="0"/>
                <wp:docPr id="16483" name="Picture 1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28" w:type="dxa"/>
          <w:vMerge w:val="restart"/>
          <w:tcBorders>
            <w:top w:val="nil"/>
            <w:left w:val="nil"/>
            <w:bottom w:val="single" w:sz="8" w:space="0" w:color="FEC816"/>
            <w:right w:val="single" w:sz="8" w:space="0" w:color="FEC816"/>
          </w:tcBorders>
          <w:vAlign w:val="center"/>
        </w:tcPr>
        <w:p w14:paraId="07AC57FB"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15272646" w14:textId="77777777" w:rsidTr="00E16A62">
      <w:trPr>
        <w:cantSplit/>
        <w:trHeight w:val="267"/>
      </w:trPr>
      <w:tc>
        <w:tcPr>
          <w:tcW w:w="5142" w:type="dxa"/>
          <w:vMerge/>
          <w:tcBorders>
            <w:top w:val="nil"/>
            <w:left w:val="nil"/>
            <w:bottom w:val="nil"/>
            <w:right w:val="nil"/>
          </w:tcBorders>
          <w:vAlign w:val="center"/>
        </w:tcPr>
        <w:p w14:paraId="1F6E28DB" w14:textId="77777777" w:rsidR="00B70BFD" w:rsidRDefault="00B70BFD" w:rsidP="007200B1">
          <w:pPr>
            <w:pStyle w:val="a5"/>
            <w:jc w:val="center"/>
          </w:pPr>
        </w:p>
      </w:tc>
      <w:tc>
        <w:tcPr>
          <w:tcW w:w="9428" w:type="dxa"/>
          <w:vMerge/>
          <w:tcBorders>
            <w:top w:val="single" w:sz="8" w:space="0" w:color="auto"/>
            <w:left w:val="nil"/>
            <w:bottom w:val="single" w:sz="8" w:space="0" w:color="FEC816"/>
            <w:right w:val="single" w:sz="8" w:space="0" w:color="FEC816"/>
          </w:tcBorders>
        </w:tcPr>
        <w:p w14:paraId="60220BAF" w14:textId="77777777" w:rsidR="00B70BFD" w:rsidRPr="000B5B67" w:rsidRDefault="00B70BFD" w:rsidP="007200B1">
          <w:pPr>
            <w:jc w:val="center"/>
            <w:rPr>
              <w:b/>
              <w:bCs/>
            </w:rPr>
          </w:pPr>
        </w:p>
      </w:tc>
    </w:tr>
  </w:tbl>
  <w:p w14:paraId="19F3FBE9" w14:textId="77777777" w:rsidR="00B70BFD" w:rsidRDefault="00B70BFD" w:rsidP="007200B1">
    <w:pPr>
      <w:pStyle w:val="a5"/>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6735"/>
    </w:tblGrid>
    <w:tr w:rsidR="00B70BFD" w14:paraId="257A4636" w14:textId="77777777" w:rsidTr="009F0B35">
      <w:trPr>
        <w:cantSplit/>
        <w:trHeight w:val="345"/>
      </w:trPr>
      <w:tc>
        <w:tcPr>
          <w:tcW w:w="3505" w:type="dxa"/>
          <w:vMerge w:val="restart"/>
          <w:tcBorders>
            <w:top w:val="nil"/>
            <w:left w:val="nil"/>
            <w:bottom w:val="nil"/>
            <w:right w:val="nil"/>
          </w:tcBorders>
          <w:vAlign w:val="center"/>
        </w:tcPr>
        <w:p w14:paraId="4D975E2C" w14:textId="77777777" w:rsidR="00B70BFD" w:rsidRDefault="00B70BFD" w:rsidP="007200B1">
          <w:pPr>
            <w:pStyle w:val="a5"/>
            <w:ind w:left="-241" w:hanging="1"/>
            <w:jc w:val="left"/>
            <w:rPr>
              <w:b/>
              <w:bCs/>
            </w:rPr>
          </w:pPr>
          <w:r>
            <w:rPr>
              <w:b/>
              <w:bCs/>
              <w:noProof/>
              <w:lang w:eastAsia="ru-RU"/>
            </w:rPr>
            <w:drawing>
              <wp:inline distT="0" distB="0" distL="0" distR="0" wp14:anchorId="1DA4CB44" wp14:editId="5616B77C">
                <wp:extent cx="2240329" cy="504000"/>
                <wp:effectExtent l="0" t="0" r="0" b="0"/>
                <wp:docPr id="16484" name="Picture 1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35" w:type="dxa"/>
          <w:vMerge w:val="restart"/>
          <w:tcBorders>
            <w:top w:val="nil"/>
            <w:left w:val="nil"/>
            <w:bottom w:val="single" w:sz="8" w:space="0" w:color="FEC816"/>
            <w:right w:val="single" w:sz="8" w:space="0" w:color="FEC816"/>
          </w:tcBorders>
          <w:vAlign w:val="center"/>
        </w:tcPr>
        <w:p w14:paraId="4304AD54" w14:textId="3C09186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A5B99DC" w14:textId="77777777" w:rsidTr="009F0B35">
      <w:trPr>
        <w:cantSplit/>
        <w:trHeight w:val="345"/>
      </w:trPr>
      <w:tc>
        <w:tcPr>
          <w:tcW w:w="3505" w:type="dxa"/>
          <w:vMerge/>
          <w:tcBorders>
            <w:top w:val="nil"/>
            <w:left w:val="nil"/>
            <w:bottom w:val="nil"/>
            <w:right w:val="nil"/>
          </w:tcBorders>
          <w:vAlign w:val="center"/>
        </w:tcPr>
        <w:p w14:paraId="5EE43F29" w14:textId="77777777" w:rsidR="00B70BFD" w:rsidRDefault="00B70BFD" w:rsidP="007200B1">
          <w:pPr>
            <w:pStyle w:val="a5"/>
            <w:jc w:val="center"/>
          </w:pPr>
        </w:p>
      </w:tc>
      <w:tc>
        <w:tcPr>
          <w:tcW w:w="6735" w:type="dxa"/>
          <w:vMerge/>
          <w:tcBorders>
            <w:top w:val="single" w:sz="8" w:space="0" w:color="auto"/>
            <w:left w:val="nil"/>
            <w:bottom w:val="single" w:sz="8" w:space="0" w:color="FEC816"/>
            <w:right w:val="single" w:sz="8" w:space="0" w:color="FEC816"/>
          </w:tcBorders>
        </w:tcPr>
        <w:p w14:paraId="7557F4EA" w14:textId="77777777" w:rsidR="00B70BFD" w:rsidRPr="000B5B67" w:rsidRDefault="00B70BFD" w:rsidP="007200B1">
          <w:pPr>
            <w:jc w:val="center"/>
            <w:rPr>
              <w:b/>
              <w:bCs/>
            </w:rPr>
          </w:pPr>
        </w:p>
      </w:tc>
    </w:tr>
  </w:tbl>
  <w:p w14:paraId="372A79A5" w14:textId="77777777" w:rsidR="00B70BFD" w:rsidRDefault="00B70BFD">
    <w:pPr>
      <w:pStyle w:val="a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9356"/>
    </w:tblGrid>
    <w:tr w:rsidR="00B70BFD" w14:paraId="418189D4" w14:textId="77777777" w:rsidTr="00D153F5">
      <w:trPr>
        <w:cantSplit/>
        <w:trHeight w:val="244"/>
      </w:trPr>
      <w:tc>
        <w:tcPr>
          <w:tcW w:w="5103" w:type="dxa"/>
          <w:vMerge w:val="restart"/>
          <w:tcBorders>
            <w:top w:val="nil"/>
            <w:left w:val="nil"/>
            <w:bottom w:val="nil"/>
            <w:right w:val="nil"/>
          </w:tcBorders>
          <w:vAlign w:val="center"/>
        </w:tcPr>
        <w:p w14:paraId="7BCA6F6C" w14:textId="77777777" w:rsidR="00B70BFD" w:rsidRDefault="00B70BFD" w:rsidP="007200B1">
          <w:pPr>
            <w:pStyle w:val="a5"/>
            <w:ind w:left="-241" w:hanging="1"/>
            <w:jc w:val="left"/>
            <w:rPr>
              <w:b/>
              <w:bCs/>
            </w:rPr>
          </w:pPr>
          <w:r>
            <w:rPr>
              <w:b/>
              <w:bCs/>
              <w:noProof/>
              <w:lang w:eastAsia="ru-RU"/>
            </w:rPr>
            <w:drawing>
              <wp:inline distT="0" distB="0" distL="0" distR="0" wp14:anchorId="4089EA56" wp14:editId="05EFBA5D">
                <wp:extent cx="2240329" cy="504000"/>
                <wp:effectExtent l="0" t="0" r="0" b="0"/>
                <wp:docPr id="16485" name="Picture 1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356" w:type="dxa"/>
          <w:vMerge w:val="restart"/>
          <w:tcBorders>
            <w:top w:val="nil"/>
            <w:left w:val="nil"/>
            <w:bottom w:val="single" w:sz="8" w:space="0" w:color="FEC816"/>
            <w:right w:val="single" w:sz="8" w:space="0" w:color="FEC816"/>
          </w:tcBorders>
          <w:vAlign w:val="center"/>
        </w:tcPr>
        <w:p w14:paraId="20218895" w14:textId="53557852"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FFC2898" w14:textId="77777777" w:rsidTr="00D153F5">
      <w:trPr>
        <w:cantSplit/>
        <w:trHeight w:val="244"/>
      </w:trPr>
      <w:tc>
        <w:tcPr>
          <w:tcW w:w="5103" w:type="dxa"/>
          <w:vMerge/>
          <w:tcBorders>
            <w:top w:val="nil"/>
            <w:left w:val="nil"/>
            <w:bottom w:val="nil"/>
            <w:right w:val="nil"/>
          </w:tcBorders>
          <w:vAlign w:val="center"/>
        </w:tcPr>
        <w:p w14:paraId="219171B8" w14:textId="77777777" w:rsidR="00B70BFD" w:rsidRDefault="00B70BFD" w:rsidP="007200B1">
          <w:pPr>
            <w:pStyle w:val="a5"/>
            <w:jc w:val="center"/>
          </w:pPr>
        </w:p>
      </w:tc>
      <w:tc>
        <w:tcPr>
          <w:tcW w:w="9356" w:type="dxa"/>
          <w:vMerge/>
          <w:tcBorders>
            <w:top w:val="single" w:sz="8" w:space="0" w:color="auto"/>
            <w:left w:val="nil"/>
            <w:bottom w:val="single" w:sz="8" w:space="0" w:color="FEC816"/>
            <w:right w:val="single" w:sz="8" w:space="0" w:color="FEC816"/>
          </w:tcBorders>
        </w:tcPr>
        <w:p w14:paraId="63C4624E" w14:textId="77777777" w:rsidR="00B70BFD" w:rsidRPr="000B5B67" w:rsidRDefault="00B70BFD" w:rsidP="007200B1">
          <w:pPr>
            <w:jc w:val="center"/>
            <w:rPr>
              <w:b/>
              <w:bCs/>
            </w:rPr>
          </w:pPr>
        </w:p>
      </w:tc>
    </w:tr>
  </w:tbl>
  <w:p w14:paraId="07AE3C65" w14:textId="77777777" w:rsidR="00B70BFD" w:rsidRDefault="00B70BFD" w:rsidP="007200B1">
    <w:pPr>
      <w:pStyle w:val="a5"/>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97"/>
      <w:gridCol w:w="9602"/>
    </w:tblGrid>
    <w:tr w:rsidR="00B70BFD" w14:paraId="425C5720" w14:textId="77777777" w:rsidTr="009F0B35">
      <w:trPr>
        <w:cantSplit/>
        <w:trHeight w:val="385"/>
      </w:trPr>
      <w:tc>
        <w:tcPr>
          <w:tcW w:w="4997" w:type="dxa"/>
          <w:vMerge w:val="restart"/>
          <w:tcBorders>
            <w:top w:val="nil"/>
            <w:left w:val="nil"/>
            <w:bottom w:val="nil"/>
            <w:right w:val="nil"/>
          </w:tcBorders>
          <w:vAlign w:val="center"/>
        </w:tcPr>
        <w:p w14:paraId="2605634D" w14:textId="77777777" w:rsidR="00B70BFD" w:rsidRDefault="00B70BFD" w:rsidP="007200B1">
          <w:pPr>
            <w:pStyle w:val="a5"/>
            <w:ind w:left="-241" w:hanging="1"/>
            <w:jc w:val="left"/>
            <w:rPr>
              <w:b/>
              <w:bCs/>
            </w:rPr>
          </w:pPr>
          <w:r>
            <w:rPr>
              <w:b/>
              <w:bCs/>
              <w:noProof/>
              <w:lang w:eastAsia="ru-RU"/>
            </w:rPr>
            <w:drawing>
              <wp:inline distT="0" distB="0" distL="0" distR="0" wp14:anchorId="1FB08707" wp14:editId="5238EC5C">
                <wp:extent cx="2240329" cy="504000"/>
                <wp:effectExtent l="0" t="0" r="0" b="0"/>
                <wp:docPr id="16486" name="Picture 1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602" w:type="dxa"/>
          <w:vMerge w:val="restart"/>
          <w:tcBorders>
            <w:top w:val="nil"/>
            <w:left w:val="nil"/>
            <w:bottom w:val="single" w:sz="8" w:space="0" w:color="FEC816"/>
            <w:right w:val="single" w:sz="8" w:space="0" w:color="FEC816"/>
          </w:tcBorders>
          <w:vAlign w:val="center"/>
        </w:tcPr>
        <w:p w14:paraId="37BF563E"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4EC3D113" w14:textId="77777777" w:rsidTr="009F0B35">
      <w:trPr>
        <w:cantSplit/>
        <w:trHeight w:val="385"/>
      </w:trPr>
      <w:tc>
        <w:tcPr>
          <w:tcW w:w="4997" w:type="dxa"/>
          <w:vMerge/>
          <w:tcBorders>
            <w:top w:val="nil"/>
            <w:left w:val="nil"/>
            <w:bottom w:val="nil"/>
            <w:right w:val="nil"/>
          </w:tcBorders>
          <w:vAlign w:val="center"/>
        </w:tcPr>
        <w:p w14:paraId="6B872EDB" w14:textId="77777777" w:rsidR="00B70BFD" w:rsidRDefault="00B70BFD" w:rsidP="007200B1">
          <w:pPr>
            <w:pStyle w:val="a5"/>
            <w:jc w:val="center"/>
          </w:pPr>
        </w:p>
      </w:tc>
      <w:tc>
        <w:tcPr>
          <w:tcW w:w="9602" w:type="dxa"/>
          <w:vMerge/>
          <w:tcBorders>
            <w:top w:val="single" w:sz="8" w:space="0" w:color="auto"/>
            <w:left w:val="nil"/>
            <w:bottom w:val="single" w:sz="8" w:space="0" w:color="FEC816"/>
            <w:right w:val="single" w:sz="8" w:space="0" w:color="FEC816"/>
          </w:tcBorders>
        </w:tcPr>
        <w:p w14:paraId="3C1D654B" w14:textId="77777777" w:rsidR="00B70BFD" w:rsidRPr="000B5B67" w:rsidRDefault="00B70BFD" w:rsidP="007200B1">
          <w:pPr>
            <w:jc w:val="center"/>
            <w:rPr>
              <w:b/>
              <w:bCs/>
            </w:rPr>
          </w:pPr>
        </w:p>
      </w:tc>
    </w:tr>
  </w:tbl>
  <w:p w14:paraId="4938B625" w14:textId="77777777" w:rsidR="00B70BFD" w:rsidRDefault="00B70BFD">
    <w:pPr>
      <w:pStyle w:val="a5"/>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1"/>
      <w:gridCol w:w="9444"/>
    </w:tblGrid>
    <w:tr w:rsidR="00B70BFD" w14:paraId="5D445AB0" w14:textId="77777777" w:rsidTr="00E16A62">
      <w:trPr>
        <w:cantSplit/>
        <w:trHeight w:val="269"/>
      </w:trPr>
      <w:tc>
        <w:tcPr>
          <w:tcW w:w="5151" w:type="dxa"/>
          <w:vMerge w:val="restart"/>
          <w:tcBorders>
            <w:top w:val="nil"/>
            <w:left w:val="nil"/>
            <w:bottom w:val="nil"/>
            <w:right w:val="nil"/>
          </w:tcBorders>
          <w:vAlign w:val="center"/>
        </w:tcPr>
        <w:p w14:paraId="04A4D445" w14:textId="77777777" w:rsidR="00B70BFD" w:rsidRDefault="00B70BFD" w:rsidP="007200B1">
          <w:pPr>
            <w:pStyle w:val="a5"/>
            <w:ind w:left="-241" w:hanging="1"/>
            <w:jc w:val="left"/>
            <w:rPr>
              <w:b/>
              <w:bCs/>
            </w:rPr>
          </w:pPr>
          <w:r>
            <w:rPr>
              <w:b/>
              <w:bCs/>
              <w:noProof/>
              <w:lang w:eastAsia="ru-RU"/>
            </w:rPr>
            <w:drawing>
              <wp:inline distT="0" distB="0" distL="0" distR="0" wp14:anchorId="0FAB3F85" wp14:editId="37B099B3">
                <wp:extent cx="2240329" cy="504000"/>
                <wp:effectExtent l="0" t="0" r="0" b="0"/>
                <wp:docPr id="16487" name="Picture 1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9444" w:type="dxa"/>
          <w:vMerge w:val="restart"/>
          <w:tcBorders>
            <w:top w:val="nil"/>
            <w:left w:val="nil"/>
            <w:bottom w:val="single" w:sz="8" w:space="0" w:color="FEC816"/>
            <w:right w:val="single" w:sz="8" w:space="0" w:color="FEC816"/>
          </w:tcBorders>
          <w:vAlign w:val="center"/>
        </w:tcPr>
        <w:p w14:paraId="426FFCDC" w14:textId="7777777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76439018" w14:textId="77777777" w:rsidTr="00E16A62">
      <w:trPr>
        <w:cantSplit/>
        <w:trHeight w:val="269"/>
      </w:trPr>
      <w:tc>
        <w:tcPr>
          <w:tcW w:w="5151" w:type="dxa"/>
          <w:vMerge/>
          <w:tcBorders>
            <w:top w:val="nil"/>
            <w:left w:val="nil"/>
            <w:bottom w:val="nil"/>
            <w:right w:val="nil"/>
          </w:tcBorders>
          <w:vAlign w:val="center"/>
        </w:tcPr>
        <w:p w14:paraId="2257F8D1" w14:textId="77777777" w:rsidR="00B70BFD" w:rsidRDefault="00B70BFD" w:rsidP="007200B1">
          <w:pPr>
            <w:pStyle w:val="a5"/>
            <w:jc w:val="center"/>
          </w:pPr>
        </w:p>
      </w:tc>
      <w:tc>
        <w:tcPr>
          <w:tcW w:w="9444" w:type="dxa"/>
          <w:vMerge/>
          <w:tcBorders>
            <w:top w:val="single" w:sz="8" w:space="0" w:color="auto"/>
            <w:left w:val="nil"/>
            <w:bottom w:val="single" w:sz="8" w:space="0" w:color="FEC816"/>
            <w:right w:val="single" w:sz="8" w:space="0" w:color="FEC816"/>
          </w:tcBorders>
        </w:tcPr>
        <w:p w14:paraId="23F12C77" w14:textId="77777777" w:rsidR="00B70BFD" w:rsidRPr="000B5B67" w:rsidRDefault="00B70BFD" w:rsidP="007200B1">
          <w:pPr>
            <w:jc w:val="center"/>
            <w:rPr>
              <w:b/>
              <w:bCs/>
            </w:rPr>
          </w:pPr>
        </w:p>
      </w:tc>
    </w:tr>
  </w:tbl>
  <w:p w14:paraId="18FBD1C5" w14:textId="77777777" w:rsidR="00B70BFD" w:rsidRDefault="00B70BFD" w:rsidP="007200B1">
    <w:pPr>
      <w:pStyle w:val="a5"/>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49"/>
      <w:gridCol w:w="6800"/>
    </w:tblGrid>
    <w:tr w:rsidR="00B70BFD" w14:paraId="38E7E804" w14:textId="77777777" w:rsidTr="00E16A62">
      <w:trPr>
        <w:cantSplit/>
        <w:trHeight w:val="249"/>
      </w:trPr>
      <w:tc>
        <w:tcPr>
          <w:tcW w:w="3549" w:type="dxa"/>
          <w:vMerge w:val="restart"/>
          <w:tcBorders>
            <w:top w:val="nil"/>
            <w:left w:val="nil"/>
            <w:bottom w:val="nil"/>
            <w:right w:val="nil"/>
          </w:tcBorders>
          <w:vAlign w:val="center"/>
        </w:tcPr>
        <w:p w14:paraId="7C2894C8" w14:textId="77777777" w:rsidR="00B70BFD" w:rsidRDefault="00B70BFD" w:rsidP="00A54CF5">
          <w:pPr>
            <w:pStyle w:val="a5"/>
            <w:ind w:left="-241" w:hanging="1"/>
            <w:jc w:val="left"/>
            <w:rPr>
              <w:b/>
              <w:bCs/>
            </w:rPr>
          </w:pPr>
          <w:r>
            <w:rPr>
              <w:b/>
              <w:bCs/>
              <w:noProof/>
              <w:lang w:eastAsia="ru-RU"/>
            </w:rPr>
            <w:drawing>
              <wp:inline distT="0" distB="0" distL="0" distR="0" wp14:anchorId="4295CDDA" wp14:editId="080709F4">
                <wp:extent cx="2240329" cy="504000"/>
                <wp:effectExtent l="0" t="0" r="0" b="0"/>
                <wp:docPr id="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800" w:type="dxa"/>
          <w:vMerge w:val="restart"/>
          <w:tcBorders>
            <w:top w:val="nil"/>
            <w:left w:val="nil"/>
            <w:bottom w:val="single" w:sz="8" w:space="0" w:color="FEC816"/>
            <w:right w:val="single" w:sz="8" w:space="0" w:color="FEC816"/>
          </w:tcBorders>
          <w:vAlign w:val="center"/>
        </w:tcPr>
        <w:p w14:paraId="3BE0C4BA" w14:textId="67E891E7"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5043580D" w14:textId="77777777" w:rsidTr="00E16A62">
      <w:trPr>
        <w:cantSplit/>
        <w:trHeight w:val="249"/>
      </w:trPr>
      <w:tc>
        <w:tcPr>
          <w:tcW w:w="3549" w:type="dxa"/>
          <w:vMerge/>
          <w:tcBorders>
            <w:top w:val="nil"/>
            <w:left w:val="nil"/>
            <w:bottom w:val="nil"/>
            <w:right w:val="nil"/>
          </w:tcBorders>
          <w:vAlign w:val="center"/>
        </w:tcPr>
        <w:p w14:paraId="33BCB021" w14:textId="77777777" w:rsidR="00B70BFD" w:rsidRDefault="00B70BFD" w:rsidP="00A54CF5">
          <w:pPr>
            <w:pStyle w:val="a5"/>
            <w:jc w:val="center"/>
          </w:pPr>
        </w:p>
      </w:tc>
      <w:tc>
        <w:tcPr>
          <w:tcW w:w="6800" w:type="dxa"/>
          <w:vMerge/>
          <w:tcBorders>
            <w:top w:val="single" w:sz="8" w:space="0" w:color="auto"/>
            <w:left w:val="nil"/>
            <w:bottom w:val="single" w:sz="8" w:space="0" w:color="FEC816"/>
            <w:right w:val="single" w:sz="8" w:space="0" w:color="FEC816"/>
          </w:tcBorders>
        </w:tcPr>
        <w:p w14:paraId="68BDB12F" w14:textId="77777777" w:rsidR="00B70BFD" w:rsidRPr="000B5B67" w:rsidRDefault="00B70BFD" w:rsidP="00A54CF5">
          <w:pPr>
            <w:jc w:val="center"/>
            <w:rPr>
              <w:b/>
              <w:bCs/>
            </w:rPr>
          </w:pPr>
        </w:p>
      </w:tc>
    </w:tr>
  </w:tbl>
  <w:p w14:paraId="6BE2CC06" w14:textId="77777777" w:rsidR="00B70BFD" w:rsidRDefault="00B70BFD">
    <w:pPr>
      <w:pStyle w:val="a5"/>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70BFD" w14:paraId="623FF725" w14:textId="77777777" w:rsidTr="00E30D22">
      <w:trPr>
        <w:cantSplit/>
        <w:trHeight w:val="244"/>
      </w:trPr>
      <w:tc>
        <w:tcPr>
          <w:tcW w:w="3496" w:type="dxa"/>
          <w:vMerge w:val="restart"/>
          <w:tcBorders>
            <w:top w:val="nil"/>
            <w:left w:val="nil"/>
            <w:bottom w:val="nil"/>
            <w:right w:val="nil"/>
          </w:tcBorders>
          <w:vAlign w:val="center"/>
        </w:tcPr>
        <w:p w14:paraId="66BE325F" w14:textId="77777777" w:rsidR="00B70BFD" w:rsidRDefault="00B70BFD" w:rsidP="00B307BD">
          <w:pPr>
            <w:pStyle w:val="a5"/>
            <w:ind w:left="-241" w:hanging="1"/>
            <w:jc w:val="left"/>
            <w:rPr>
              <w:b/>
              <w:bCs/>
            </w:rPr>
          </w:pPr>
          <w:r>
            <w:rPr>
              <w:b/>
              <w:bCs/>
              <w:noProof/>
              <w:lang w:eastAsia="ru-RU"/>
            </w:rPr>
            <w:drawing>
              <wp:inline distT="0" distB="0" distL="0" distR="0" wp14:anchorId="32CA3960" wp14:editId="1307F2FE">
                <wp:extent cx="2240329" cy="504000"/>
                <wp:effectExtent l="0" t="0" r="0" b="0"/>
                <wp:docPr id="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299F6059" w14:textId="4DBEE1A6" w:rsidR="00B70BFD" w:rsidRPr="00916FAB" w:rsidRDefault="00B70BFD" w:rsidP="00F919E4">
          <w:pPr>
            <w:pStyle w:val="InR1"/>
          </w:pPr>
          <w:r>
            <w:t>Концептуальный дизайн</w:t>
          </w:r>
          <w:r>
            <w:br/>
          </w:r>
          <w:proofErr w:type="spellStart"/>
          <w:r>
            <w:t>ТОиР</w:t>
          </w:r>
          <w:proofErr w:type="spellEnd"/>
          <w:r>
            <w:br/>
            <w:t>Управление основными данными</w:t>
          </w:r>
        </w:p>
      </w:tc>
    </w:tr>
    <w:tr w:rsidR="00B70BFD" w:rsidRPr="00DB4B2F" w14:paraId="64C348BC" w14:textId="77777777" w:rsidTr="00E30D22">
      <w:trPr>
        <w:cantSplit/>
        <w:trHeight w:val="244"/>
      </w:trPr>
      <w:tc>
        <w:tcPr>
          <w:tcW w:w="3496" w:type="dxa"/>
          <w:vMerge/>
          <w:tcBorders>
            <w:top w:val="nil"/>
            <w:left w:val="nil"/>
            <w:bottom w:val="nil"/>
            <w:right w:val="nil"/>
          </w:tcBorders>
          <w:vAlign w:val="center"/>
        </w:tcPr>
        <w:p w14:paraId="4AF924DA" w14:textId="77777777" w:rsidR="00B70BFD" w:rsidRDefault="00B70BFD" w:rsidP="00B307BD">
          <w:pPr>
            <w:pStyle w:val="a5"/>
            <w:jc w:val="center"/>
          </w:pPr>
        </w:p>
      </w:tc>
      <w:tc>
        <w:tcPr>
          <w:tcW w:w="6716" w:type="dxa"/>
          <w:vMerge/>
          <w:tcBorders>
            <w:top w:val="single" w:sz="8" w:space="0" w:color="auto"/>
            <w:left w:val="nil"/>
            <w:bottom w:val="single" w:sz="8" w:space="0" w:color="FEC816"/>
            <w:right w:val="single" w:sz="8" w:space="0" w:color="FEC816"/>
          </w:tcBorders>
        </w:tcPr>
        <w:p w14:paraId="530793F0" w14:textId="77777777" w:rsidR="00B70BFD" w:rsidRPr="000B5B67" w:rsidRDefault="00B70BFD" w:rsidP="00B307BD">
          <w:pPr>
            <w:jc w:val="center"/>
            <w:rPr>
              <w:b/>
              <w:bCs/>
            </w:rPr>
          </w:pPr>
        </w:p>
      </w:tc>
    </w:tr>
  </w:tbl>
  <w:p w14:paraId="36285CED" w14:textId="77777777" w:rsidR="00B70BFD" w:rsidRDefault="00B70BFD" w:rsidP="007200B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50F4F"/>
    <w:multiLevelType w:val="multilevel"/>
    <w:tmpl w:val="8E68B3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b/>
        <w:i w:val="0"/>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05B5174B"/>
    <w:multiLevelType w:val="hybridMultilevel"/>
    <w:tmpl w:val="74066F72"/>
    <w:lvl w:ilvl="0" w:tplc="B9C2F298">
      <w:start w:val="3"/>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DF1A4A"/>
    <w:multiLevelType w:val="multilevel"/>
    <w:tmpl w:val="65723830"/>
    <w:lvl w:ilvl="0">
      <w:start w:val="1"/>
      <w:numFmt w:val="decimal"/>
      <w:pStyle w:val="a"/>
      <w:lvlText w:val="%1."/>
      <w:lvlJc w:val="left"/>
      <w:pPr>
        <w:ind w:left="360" w:hanging="360"/>
      </w:pPr>
      <w:rPr>
        <w:rFonts w:cs="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31B15CC"/>
    <w:multiLevelType w:val="hybridMultilevel"/>
    <w:tmpl w:val="09FED0DA"/>
    <w:lvl w:ilvl="0" w:tplc="CB34FE6E">
      <w:start w:val="1"/>
      <w:numFmt w:val="bullet"/>
      <w:pStyle w:val="a0"/>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20D82791"/>
    <w:multiLevelType w:val="hybridMultilevel"/>
    <w:tmpl w:val="F0E626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CD3B21"/>
    <w:multiLevelType w:val="hybridMultilevel"/>
    <w:tmpl w:val="4044CB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387EC7"/>
    <w:multiLevelType w:val="hybridMultilevel"/>
    <w:tmpl w:val="EF30AA0A"/>
    <w:lvl w:ilvl="0" w:tplc="74A0A89C">
      <w:start w:val="1"/>
      <w:numFmt w:val="lowerLetter"/>
      <w:lvlText w:val="%1)"/>
      <w:lvlJc w:val="left"/>
      <w:pPr>
        <w:ind w:left="1347" w:hanging="360"/>
      </w:pPr>
      <w:rPr>
        <w:rFonts w:cs="Times New Roman" w:hint="default"/>
      </w:rPr>
    </w:lvl>
    <w:lvl w:ilvl="1" w:tplc="04190019" w:tentative="1">
      <w:start w:val="1"/>
      <w:numFmt w:val="lowerLetter"/>
      <w:lvlText w:val="%2."/>
      <w:lvlJc w:val="left"/>
      <w:pPr>
        <w:ind w:left="2067" w:hanging="360"/>
      </w:pPr>
      <w:rPr>
        <w:rFonts w:cs="Times New Roman"/>
      </w:rPr>
    </w:lvl>
    <w:lvl w:ilvl="2" w:tplc="0419001B" w:tentative="1">
      <w:start w:val="1"/>
      <w:numFmt w:val="lowerRoman"/>
      <w:lvlText w:val="%3."/>
      <w:lvlJc w:val="right"/>
      <w:pPr>
        <w:ind w:left="2787" w:hanging="180"/>
      </w:pPr>
      <w:rPr>
        <w:rFonts w:cs="Times New Roman"/>
      </w:rPr>
    </w:lvl>
    <w:lvl w:ilvl="3" w:tplc="0419000F" w:tentative="1">
      <w:start w:val="1"/>
      <w:numFmt w:val="decimal"/>
      <w:lvlText w:val="%4."/>
      <w:lvlJc w:val="left"/>
      <w:pPr>
        <w:ind w:left="3507" w:hanging="360"/>
      </w:pPr>
      <w:rPr>
        <w:rFonts w:cs="Times New Roman"/>
      </w:rPr>
    </w:lvl>
    <w:lvl w:ilvl="4" w:tplc="04190019" w:tentative="1">
      <w:start w:val="1"/>
      <w:numFmt w:val="lowerLetter"/>
      <w:lvlText w:val="%5."/>
      <w:lvlJc w:val="left"/>
      <w:pPr>
        <w:ind w:left="4227" w:hanging="360"/>
      </w:pPr>
      <w:rPr>
        <w:rFonts w:cs="Times New Roman"/>
      </w:rPr>
    </w:lvl>
    <w:lvl w:ilvl="5" w:tplc="0419001B" w:tentative="1">
      <w:start w:val="1"/>
      <w:numFmt w:val="lowerRoman"/>
      <w:lvlText w:val="%6."/>
      <w:lvlJc w:val="right"/>
      <w:pPr>
        <w:ind w:left="4947" w:hanging="180"/>
      </w:pPr>
      <w:rPr>
        <w:rFonts w:cs="Times New Roman"/>
      </w:rPr>
    </w:lvl>
    <w:lvl w:ilvl="6" w:tplc="0419000F" w:tentative="1">
      <w:start w:val="1"/>
      <w:numFmt w:val="decimal"/>
      <w:lvlText w:val="%7."/>
      <w:lvlJc w:val="left"/>
      <w:pPr>
        <w:ind w:left="5667" w:hanging="360"/>
      </w:pPr>
      <w:rPr>
        <w:rFonts w:cs="Times New Roman"/>
      </w:rPr>
    </w:lvl>
    <w:lvl w:ilvl="7" w:tplc="04190019" w:tentative="1">
      <w:start w:val="1"/>
      <w:numFmt w:val="lowerLetter"/>
      <w:lvlText w:val="%8."/>
      <w:lvlJc w:val="left"/>
      <w:pPr>
        <w:ind w:left="6387" w:hanging="360"/>
      </w:pPr>
      <w:rPr>
        <w:rFonts w:cs="Times New Roman"/>
      </w:rPr>
    </w:lvl>
    <w:lvl w:ilvl="8" w:tplc="0419001B" w:tentative="1">
      <w:start w:val="1"/>
      <w:numFmt w:val="lowerRoman"/>
      <w:lvlText w:val="%9."/>
      <w:lvlJc w:val="right"/>
      <w:pPr>
        <w:ind w:left="7107" w:hanging="180"/>
      </w:pPr>
      <w:rPr>
        <w:rFonts w:cs="Times New Roman"/>
      </w:rPr>
    </w:lvl>
  </w:abstractNum>
  <w:abstractNum w:abstractNumId="8"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98A2F9C"/>
    <w:multiLevelType w:val="hybridMultilevel"/>
    <w:tmpl w:val="4EFEC12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CA301D1"/>
    <w:multiLevelType w:val="multilevel"/>
    <w:tmpl w:val="FE186C3E"/>
    <w:lvl w:ilvl="0">
      <w:start w:val="1"/>
      <w:numFmt w:val="decimal"/>
      <w:pStyle w:val="1"/>
      <w:lvlText w:val="%1"/>
      <w:lvlJc w:val="left"/>
      <w:pPr>
        <w:ind w:left="1285" w:hanging="360"/>
      </w:pPr>
      <w:rPr>
        <w:rFonts w:hint="default"/>
      </w:rPr>
    </w:lvl>
    <w:lvl w:ilvl="1">
      <w:start w:val="6"/>
      <w:numFmt w:val="decimal"/>
      <w:isLgl/>
      <w:lvlText w:val="%1.%2"/>
      <w:lvlJc w:val="left"/>
      <w:pPr>
        <w:ind w:left="1330" w:hanging="405"/>
      </w:pPr>
      <w:rPr>
        <w:rFonts w:hint="default"/>
      </w:rPr>
    </w:lvl>
    <w:lvl w:ilvl="2">
      <w:start w:val="1"/>
      <w:numFmt w:val="decimal"/>
      <w:isLgl/>
      <w:lvlText w:val="%1.%2.%3"/>
      <w:lvlJc w:val="left"/>
      <w:pPr>
        <w:ind w:left="1645" w:hanging="720"/>
      </w:pPr>
      <w:rPr>
        <w:rFonts w:hint="default"/>
      </w:rPr>
    </w:lvl>
    <w:lvl w:ilvl="3">
      <w:start w:val="1"/>
      <w:numFmt w:val="decimal"/>
      <w:isLgl/>
      <w:lvlText w:val="%1.%2.%3.%4"/>
      <w:lvlJc w:val="left"/>
      <w:pPr>
        <w:ind w:left="2005" w:hanging="1080"/>
      </w:pPr>
      <w:rPr>
        <w:rFonts w:hint="default"/>
      </w:rPr>
    </w:lvl>
    <w:lvl w:ilvl="4">
      <w:start w:val="1"/>
      <w:numFmt w:val="decimal"/>
      <w:isLgl/>
      <w:lvlText w:val="%1.%2.%3.%4.%5"/>
      <w:lvlJc w:val="left"/>
      <w:pPr>
        <w:ind w:left="2005" w:hanging="1080"/>
      </w:pPr>
      <w:rPr>
        <w:rFonts w:hint="default"/>
      </w:rPr>
    </w:lvl>
    <w:lvl w:ilvl="5">
      <w:start w:val="1"/>
      <w:numFmt w:val="decimal"/>
      <w:isLgl/>
      <w:lvlText w:val="%1.%2.%3.%4.%5.%6"/>
      <w:lvlJc w:val="left"/>
      <w:pPr>
        <w:ind w:left="2365" w:hanging="1440"/>
      </w:pPr>
      <w:rPr>
        <w:rFonts w:hint="default"/>
      </w:rPr>
    </w:lvl>
    <w:lvl w:ilvl="6">
      <w:start w:val="1"/>
      <w:numFmt w:val="decimal"/>
      <w:isLgl/>
      <w:lvlText w:val="%1.%2.%3.%4.%5.%6.%7"/>
      <w:lvlJc w:val="left"/>
      <w:pPr>
        <w:ind w:left="2365" w:hanging="1440"/>
      </w:pPr>
      <w:rPr>
        <w:rFonts w:hint="default"/>
      </w:rPr>
    </w:lvl>
    <w:lvl w:ilvl="7">
      <w:start w:val="1"/>
      <w:numFmt w:val="decimal"/>
      <w:isLgl/>
      <w:lvlText w:val="%1.%2.%3.%4.%5.%6.%7.%8"/>
      <w:lvlJc w:val="left"/>
      <w:pPr>
        <w:ind w:left="2725" w:hanging="1800"/>
      </w:pPr>
      <w:rPr>
        <w:rFonts w:hint="default"/>
      </w:rPr>
    </w:lvl>
    <w:lvl w:ilvl="8">
      <w:start w:val="1"/>
      <w:numFmt w:val="decimal"/>
      <w:isLgl/>
      <w:lvlText w:val="%1.%2.%3.%4.%5.%6.%7.%8.%9"/>
      <w:lvlJc w:val="left"/>
      <w:pPr>
        <w:ind w:left="2725" w:hanging="1800"/>
      </w:pPr>
      <w:rPr>
        <w:rFonts w:hint="default"/>
      </w:rPr>
    </w:lvl>
  </w:abstractNum>
  <w:abstractNum w:abstractNumId="11" w15:restartNumberingAfterBreak="0">
    <w:nsid w:val="3D87247A"/>
    <w:multiLevelType w:val="hybridMultilevel"/>
    <w:tmpl w:val="2EEEEE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40523A6F"/>
    <w:multiLevelType w:val="hybridMultilevel"/>
    <w:tmpl w:val="0DE8D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420E5AF8"/>
    <w:multiLevelType w:val="hybridMultilevel"/>
    <w:tmpl w:val="880A800A"/>
    <w:lvl w:ilvl="0" w:tplc="8034E000">
      <w:start w:val="1"/>
      <w:numFmt w:val="decimal"/>
      <w:lvlText w:val="%1."/>
      <w:lvlJc w:val="left"/>
      <w:pPr>
        <w:ind w:left="720" w:hanging="360"/>
      </w:pPr>
      <w:rPr>
        <w:rFonts w:ascii="Arial" w:eastAsia="Times New Roman" w:hAnsi="Arial" w:cs="Arial"/>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391B12"/>
    <w:multiLevelType w:val="hybridMultilevel"/>
    <w:tmpl w:val="6C20A57C"/>
    <w:lvl w:ilvl="0" w:tplc="04190001">
      <w:start w:val="1"/>
      <w:numFmt w:val="bullet"/>
      <w:lvlText w:val=""/>
      <w:lvlJc w:val="left"/>
      <w:pPr>
        <w:ind w:left="927" w:hanging="360"/>
      </w:pPr>
      <w:rPr>
        <w:rFonts w:ascii="Symbol" w:hAnsi="Symbo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20F4B5B"/>
    <w:multiLevelType w:val="hybridMultilevel"/>
    <w:tmpl w:val="7D4EA9CE"/>
    <w:lvl w:ilvl="0" w:tplc="975C2366">
      <w:start w:val="2"/>
      <w:numFmt w:val="bullet"/>
      <w:lvlText w:val="-"/>
      <w:lvlJc w:val="left"/>
      <w:pPr>
        <w:ind w:left="997" w:hanging="360"/>
      </w:pPr>
      <w:rPr>
        <w:rFonts w:ascii="Arial" w:eastAsia="Times New Roman" w:hAnsi="Arial" w:cs="Arial" w:hint="default"/>
      </w:rPr>
    </w:lvl>
    <w:lvl w:ilvl="1" w:tplc="04190003" w:tentative="1">
      <w:start w:val="1"/>
      <w:numFmt w:val="bullet"/>
      <w:lvlText w:val="o"/>
      <w:lvlJc w:val="left"/>
      <w:pPr>
        <w:ind w:left="1717" w:hanging="360"/>
      </w:pPr>
      <w:rPr>
        <w:rFonts w:ascii="Courier New" w:hAnsi="Courier New" w:cs="Courier New" w:hint="default"/>
      </w:rPr>
    </w:lvl>
    <w:lvl w:ilvl="2" w:tplc="04190005" w:tentative="1">
      <w:start w:val="1"/>
      <w:numFmt w:val="bullet"/>
      <w:lvlText w:val=""/>
      <w:lvlJc w:val="left"/>
      <w:pPr>
        <w:ind w:left="2437" w:hanging="360"/>
      </w:pPr>
      <w:rPr>
        <w:rFonts w:ascii="Wingdings" w:hAnsi="Wingdings" w:hint="default"/>
      </w:rPr>
    </w:lvl>
    <w:lvl w:ilvl="3" w:tplc="04190001" w:tentative="1">
      <w:start w:val="1"/>
      <w:numFmt w:val="bullet"/>
      <w:lvlText w:val=""/>
      <w:lvlJc w:val="left"/>
      <w:pPr>
        <w:ind w:left="3157" w:hanging="360"/>
      </w:pPr>
      <w:rPr>
        <w:rFonts w:ascii="Symbol" w:hAnsi="Symbol" w:hint="default"/>
      </w:rPr>
    </w:lvl>
    <w:lvl w:ilvl="4" w:tplc="04190003" w:tentative="1">
      <w:start w:val="1"/>
      <w:numFmt w:val="bullet"/>
      <w:lvlText w:val="o"/>
      <w:lvlJc w:val="left"/>
      <w:pPr>
        <w:ind w:left="3877" w:hanging="360"/>
      </w:pPr>
      <w:rPr>
        <w:rFonts w:ascii="Courier New" w:hAnsi="Courier New" w:cs="Courier New" w:hint="default"/>
      </w:rPr>
    </w:lvl>
    <w:lvl w:ilvl="5" w:tplc="04190005" w:tentative="1">
      <w:start w:val="1"/>
      <w:numFmt w:val="bullet"/>
      <w:lvlText w:val=""/>
      <w:lvlJc w:val="left"/>
      <w:pPr>
        <w:ind w:left="4597" w:hanging="360"/>
      </w:pPr>
      <w:rPr>
        <w:rFonts w:ascii="Wingdings" w:hAnsi="Wingdings" w:hint="default"/>
      </w:rPr>
    </w:lvl>
    <w:lvl w:ilvl="6" w:tplc="04190001" w:tentative="1">
      <w:start w:val="1"/>
      <w:numFmt w:val="bullet"/>
      <w:lvlText w:val=""/>
      <w:lvlJc w:val="left"/>
      <w:pPr>
        <w:ind w:left="5317" w:hanging="360"/>
      </w:pPr>
      <w:rPr>
        <w:rFonts w:ascii="Symbol" w:hAnsi="Symbol" w:hint="default"/>
      </w:rPr>
    </w:lvl>
    <w:lvl w:ilvl="7" w:tplc="04190003" w:tentative="1">
      <w:start w:val="1"/>
      <w:numFmt w:val="bullet"/>
      <w:lvlText w:val="o"/>
      <w:lvlJc w:val="left"/>
      <w:pPr>
        <w:ind w:left="6037" w:hanging="360"/>
      </w:pPr>
      <w:rPr>
        <w:rFonts w:ascii="Courier New" w:hAnsi="Courier New" w:cs="Courier New" w:hint="default"/>
      </w:rPr>
    </w:lvl>
    <w:lvl w:ilvl="8" w:tplc="04190005" w:tentative="1">
      <w:start w:val="1"/>
      <w:numFmt w:val="bullet"/>
      <w:lvlText w:val=""/>
      <w:lvlJc w:val="left"/>
      <w:pPr>
        <w:ind w:left="6757" w:hanging="360"/>
      </w:pPr>
      <w:rPr>
        <w:rFonts w:ascii="Wingdings" w:hAnsi="Wingdings" w:hint="default"/>
      </w:rPr>
    </w:lvl>
  </w:abstractNum>
  <w:abstractNum w:abstractNumId="20" w15:restartNumberingAfterBreak="0">
    <w:nsid w:val="5521252C"/>
    <w:multiLevelType w:val="hybridMultilevel"/>
    <w:tmpl w:val="68E8EC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6082870"/>
    <w:multiLevelType w:val="hybridMultilevel"/>
    <w:tmpl w:val="A70042EE"/>
    <w:lvl w:ilvl="0" w:tplc="BF7A42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89940BA"/>
    <w:multiLevelType w:val="hybridMultilevel"/>
    <w:tmpl w:val="B0E2628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10"/>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2"/>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F877E8D"/>
    <w:multiLevelType w:val="hybridMultilevel"/>
    <w:tmpl w:val="49D84A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11"/>
      <w:suff w:val="space"/>
      <w:lvlText w:val="%1.%2"/>
      <w:lvlJc w:val="left"/>
      <w:pPr>
        <w:ind w:left="576" w:hanging="576"/>
      </w:pPr>
      <w:rPr>
        <w:rFonts w:hint="default"/>
        <w:i w:val="0"/>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1C21788"/>
    <w:multiLevelType w:val="hybridMultilevel"/>
    <w:tmpl w:val="76DA14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655117A"/>
    <w:multiLevelType w:val="hybridMultilevel"/>
    <w:tmpl w:val="49F81E16"/>
    <w:lvl w:ilvl="0" w:tplc="EB6E7D8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6D1622D6"/>
    <w:multiLevelType w:val="hybridMultilevel"/>
    <w:tmpl w:val="2D4079A6"/>
    <w:lvl w:ilvl="0" w:tplc="509E1AA6">
      <w:start w:val="1"/>
      <w:numFmt w:val="bullet"/>
      <w:pStyle w:val="20"/>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31" w15:restartNumberingAfterBreak="0">
    <w:nsid w:val="73321DFD"/>
    <w:multiLevelType w:val="hybridMultilevel"/>
    <w:tmpl w:val="AD6A388A"/>
    <w:lvl w:ilvl="0" w:tplc="9260009C">
      <w:start w:val="1"/>
      <w:numFmt w:val="decimal"/>
      <w:lvlText w:val="%1."/>
      <w:lvlJc w:val="left"/>
      <w:pPr>
        <w:ind w:left="927" w:hanging="360"/>
      </w:pPr>
      <w:rPr>
        <w:rFonts w:hint="default"/>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29"/>
  </w:num>
  <w:num w:numId="2">
    <w:abstractNumId w:val="32"/>
  </w:num>
  <w:num w:numId="3">
    <w:abstractNumId w:val="18"/>
  </w:num>
  <w:num w:numId="4">
    <w:abstractNumId w:val="22"/>
  </w:num>
  <w:num w:numId="5">
    <w:abstractNumId w:val="1"/>
  </w:num>
  <w:num w:numId="6">
    <w:abstractNumId w:val="8"/>
  </w:num>
  <w:num w:numId="7">
    <w:abstractNumId w:val="30"/>
  </w:num>
  <w:num w:numId="8">
    <w:abstractNumId w:val="0"/>
  </w:num>
  <w:num w:numId="9">
    <w:abstractNumId w:val="13"/>
  </w:num>
  <w:num w:numId="10">
    <w:abstractNumId w:val="12"/>
  </w:num>
  <w:num w:numId="11">
    <w:abstractNumId w:val="24"/>
  </w:num>
  <w:num w:numId="12">
    <w:abstractNumId w:val="16"/>
  </w:num>
  <w:num w:numId="13">
    <w:abstractNumId w:val="17"/>
  </w:num>
  <w:num w:numId="14">
    <w:abstractNumId w:val="26"/>
  </w:num>
  <w:num w:numId="15">
    <w:abstractNumId w:val="2"/>
  </w:num>
  <w:num w:numId="16">
    <w:abstractNumId w:val="23"/>
  </w:num>
  <w:num w:numId="17">
    <w:abstractNumId w:val="6"/>
  </w:num>
  <w:num w:numId="18">
    <w:abstractNumId w:val="11"/>
  </w:num>
  <w:num w:numId="19">
    <w:abstractNumId w:val="27"/>
  </w:num>
  <w:num w:numId="20">
    <w:abstractNumId w:val="10"/>
  </w:num>
  <w:num w:numId="21">
    <w:abstractNumId w:val="21"/>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20"/>
  </w:num>
  <w:num w:numId="25">
    <w:abstractNumId w:val="3"/>
  </w:num>
  <w:num w:numId="26">
    <w:abstractNumId w:val="4"/>
  </w:num>
  <w:num w:numId="27">
    <w:abstractNumId w:val="15"/>
  </w:num>
  <w:num w:numId="28">
    <w:abstractNumId w:val="9"/>
  </w:num>
  <w:num w:numId="29">
    <w:abstractNumId w:val="5"/>
  </w:num>
  <w:num w:numId="30">
    <w:abstractNumId w:val="25"/>
  </w:num>
  <w:num w:numId="31">
    <w:abstractNumId w:val="14"/>
  </w:num>
  <w:num w:numId="32">
    <w:abstractNumId w:val="7"/>
  </w:num>
  <w:num w:numId="33">
    <w:abstractNumId w:val="0"/>
    <w:lvlOverride w:ilvl="0">
      <w:startOverride w:val="9"/>
    </w:lvlOverride>
    <w:lvlOverride w:ilvl="1">
      <w:startOverride w:val="7"/>
    </w:lvlOverride>
  </w:num>
  <w:num w:numId="34">
    <w:abstractNumId w:val="31"/>
  </w:num>
  <w:num w:numId="35">
    <w:abstractNumId w:val="28"/>
  </w:num>
  <w:num w:numId="36">
    <w:abstractNumId w:val="10"/>
  </w:num>
  <w:num w:numId="37">
    <w:abstractNumId w:val="10"/>
  </w:num>
  <w:num w:numId="38">
    <w:abstractNumId w:val="0"/>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Владимир Лаут">
    <w15:presenceInfo w15:providerId="Windows Live" w15:userId="61ba5594a813f493"/>
  </w15:person>
  <w15:person w15:author="Александр">
    <w15:presenceInfo w15:providerId="None" w15:userId="Александр"/>
  </w15:person>
  <w15:person w15:author="Кононов Александр Валерьевич (Подрядчик. ООО БерингПойнт)">
    <w15:presenceInfo w15:providerId="AD" w15:userId="S-1-5-21-4125628198-1674668921-3204586943-128820"/>
  </w15:person>
  <w15:person w15:author="LautVA">
    <w15:presenceInfo w15:providerId="None" w15:userId="LautVA"/>
  </w15:person>
  <w15:person w15:author="Лазарев Артем Андреевич (Подрядчик. ООО БерингПойнт)">
    <w15:presenceInfo w15:providerId="AD" w15:userId="S-1-5-21-4125628198-1674668921-3204586943-128829"/>
  </w15:person>
  <w15:person w15:author="Карабанова Мария Евгеньевна (Подрядчик. ООО «БерингПойнт»)">
    <w15:presenceInfo w15:providerId="AD" w15:userId="S-1-5-21-4125628198-1674668921-3204586943-103696"/>
  </w15:person>
  <w15:person w15:author="NazarovaVA">
    <w15:presenceInfo w15:providerId="None" w15:userId="Nazarova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trackRevisions/>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25"/>
    <w:rsid w:val="00000553"/>
    <w:rsid w:val="000008ED"/>
    <w:rsid w:val="00001614"/>
    <w:rsid w:val="00001C71"/>
    <w:rsid w:val="00001CC7"/>
    <w:rsid w:val="00002080"/>
    <w:rsid w:val="00002B10"/>
    <w:rsid w:val="00002E6A"/>
    <w:rsid w:val="00005384"/>
    <w:rsid w:val="00013D76"/>
    <w:rsid w:val="00016279"/>
    <w:rsid w:val="00016C7F"/>
    <w:rsid w:val="00021196"/>
    <w:rsid w:val="00021B25"/>
    <w:rsid w:val="00022528"/>
    <w:rsid w:val="00022764"/>
    <w:rsid w:val="00022BD8"/>
    <w:rsid w:val="00022C33"/>
    <w:rsid w:val="00024DD6"/>
    <w:rsid w:val="00024FBB"/>
    <w:rsid w:val="000257ED"/>
    <w:rsid w:val="00025C02"/>
    <w:rsid w:val="00030719"/>
    <w:rsid w:val="00031214"/>
    <w:rsid w:val="00031353"/>
    <w:rsid w:val="00034486"/>
    <w:rsid w:val="0003771C"/>
    <w:rsid w:val="000378F2"/>
    <w:rsid w:val="000409BC"/>
    <w:rsid w:val="000409BD"/>
    <w:rsid w:val="00041BBD"/>
    <w:rsid w:val="00041CFE"/>
    <w:rsid w:val="00042B24"/>
    <w:rsid w:val="00042D94"/>
    <w:rsid w:val="000448F1"/>
    <w:rsid w:val="00046EAC"/>
    <w:rsid w:val="00047D7C"/>
    <w:rsid w:val="0005148A"/>
    <w:rsid w:val="000523B2"/>
    <w:rsid w:val="00052F89"/>
    <w:rsid w:val="0005357E"/>
    <w:rsid w:val="000551DA"/>
    <w:rsid w:val="00055407"/>
    <w:rsid w:val="00055A4C"/>
    <w:rsid w:val="00055ACE"/>
    <w:rsid w:val="00056222"/>
    <w:rsid w:val="00060BBA"/>
    <w:rsid w:val="000629A8"/>
    <w:rsid w:val="00066BCF"/>
    <w:rsid w:val="000702A3"/>
    <w:rsid w:val="000702DA"/>
    <w:rsid w:val="00070870"/>
    <w:rsid w:val="0007301A"/>
    <w:rsid w:val="00073455"/>
    <w:rsid w:val="0008037B"/>
    <w:rsid w:val="0008085E"/>
    <w:rsid w:val="00080C89"/>
    <w:rsid w:val="000835FE"/>
    <w:rsid w:val="000903CF"/>
    <w:rsid w:val="000904D2"/>
    <w:rsid w:val="000908CE"/>
    <w:rsid w:val="00090FD1"/>
    <w:rsid w:val="00092F10"/>
    <w:rsid w:val="0009329E"/>
    <w:rsid w:val="000938D9"/>
    <w:rsid w:val="00093C22"/>
    <w:rsid w:val="00093C97"/>
    <w:rsid w:val="00093FE7"/>
    <w:rsid w:val="00095B2E"/>
    <w:rsid w:val="00095EE1"/>
    <w:rsid w:val="000A0CFB"/>
    <w:rsid w:val="000A1C0B"/>
    <w:rsid w:val="000A3339"/>
    <w:rsid w:val="000A4211"/>
    <w:rsid w:val="000A6D27"/>
    <w:rsid w:val="000A7209"/>
    <w:rsid w:val="000A7AB0"/>
    <w:rsid w:val="000B12F8"/>
    <w:rsid w:val="000B1D8E"/>
    <w:rsid w:val="000B2F49"/>
    <w:rsid w:val="000B52B4"/>
    <w:rsid w:val="000C0368"/>
    <w:rsid w:val="000C0AB4"/>
    <w:rsid w:val="000C107C"/>
    <w:rsid w:val="000C1FAE"/>
    <w:rsid w:val="000C2CAA"/>
    <w:rsid w:val="000C300D"/>
    <w:rsid w:val="000C49A7"/>
    <w:rsid w:val="000C56E5"/>
    <w:rsid w:val="000C6B1C"/>
    <w:rsid w:val="000D01FE"/>
    <w:rsid w:val="000D0420"/>
    <w:rsid w:val="000D1351"/>
    <w:rsid w:val="000D44A6"/>
    <w:rsid w:val="000D5B64"/>
    <w:rsid w:val="000D6F52"/>
    <w:rsid w:val="000D763C"/>
    <w:rsid w:val="000E13BC"/>
    <w:rsid w:val="000E29B5"/>
    <w:rsid w:val="000E3C42"/>
    <w:rsid w:val="000E490E"/>
    <w:rsid w:val="000E4F0E"/>
    <w:rsid w:val="000E59BF"/>
    <w:rsid w:val="000E62EF"/>
    <w:rsid w:val="000E68BB"/>
    <w:rsid w:val="000E7523"/>
    <w:rsid w:val="000F06F3"/>
    <w:rsid w:val="000F0A21"/>
    <w:rsid w:val="000F15F5"/>
    <w:rsid w:val="000F18F7"/>
    <w:rsid w:val="000F290B"/>
    <w:rsid w:val="000F4678"/>
    <w:rsid w:val="000F6264"/>
    <w:rsid w:val="00100A29"/>
    <w:rsid w:val="001013DC"/>
    <w:rsid w:val="0010144A"/>
    <w:rsid w:val="0010251A"/>
    <w:rsid w:val="001027F1"/>
    <w:rsid w:val="0010395D"/>
    <w:rsid w:val="00104664"/>
    <w:rsid w:val="001046C8"/>
    <w:rsid w:val="00104ACB"/>
    <w:rsid w:val="00104E51"/>
    <w:rsid w:val="0010588B"/>
    <w:rsid w:val="0010632D"/>
    <w:rsid w:val="00106AE3"/>
    <w:rsid w:val="00107FEA"/>
    <w:rsid w:val="00112929"/>
    <w:rsid w:val="001135C1"/>
    <w:rsid w:val="001137EA"/>
    <w:rsid w:val="00115300"/>
    <w:rsid w:val="0012135C"/>
    <w:rsid w:val="001227F8"/>
    <w:rsid w:val="00123321"/>
    <w:rsid w:val="00123600"/>
    <w:rsid w:val="0012614B"/>
    <w:rsid w:val="00133CA0"/>
    <w:rsid w:val="00133F21"/>
    <w:rsid w:val="00134812"/>
    <w:rsid w:val="00135A0C"/>
    <w:rsid w:val="00136A70"/>
    <w:rsid w:val="001429CD"/>
    <w:rsid w:val="00143715"/>
    <w:rsid w:val="0014461B"/>
    <w:rsid w:val="00144F3F"/>
    <w:rsid w:val="0014596D"/>
    <w:rsid w:val="00145B59"/>
    <w:rsid w:val="001465C1"/>
    <w:rsid w:val="0014688A"/>
    <w:rsid w:val="00146FDE"/>
    <w:rsid w:val="00150D7A"/>
    <w:rsid w:val="00151AC3"/>
    <w:rsid w:val="00151F04"/>
    <w:rsid w:val="00152A17"/>
    <w:rsid w:val="0015398F"/>
    <w:rsid w:val="0015435C"/>
    <w:rsid w:val="00156F97"/>
    <w:rsid w:val="00157D57"/>
    <w:rsid w:val="00160A5A"/>
    <w:rsid w:val="00160C24"/>
    <w:rsid w:val="0016148D"/>
    <w:rsid w:val="00163575"/>
    <w:rsid w:val="00164CE8"/>
    <w:rsid w:val="00166EBC"/>
    <w:rsid w:val="001672D4"/>
    <w:rsid w:val="00170DA1"/>
    <w:rsid w:val="001713EA"/>
    <w:rsid w:val="001724AB"/>
    <w:rsid w:val="001741AB"/>
    <w:rsid w:val="0017430D"/>
    <w:rsid w:val="00175B15"/>
    <w:rsid w:val="00175EC7"/>
    <w:rsid w:val="00180D02"/>
    <w:rsid w:val="00182806"/>
    <w:rsid w:val="001830C1"/>
    <w:rsid w:val="001831D4"/>
    <w:rsid w:val="00184551"/>
    <w:rsid w:val="0018504F"/>
    <w:rsid w:val="00185BAF"/>
    <w:rsid w:val="001869CD"/>
    <w:rsid w:val="00190F93"/>
    <w:rsid w:val="00192E2D"/>
    <w:rsid w:val="00193343"/>
    <w:rsid w:val="001940B2"/>
    <w:rsid w:val="001948D8"/>
    <w:rsid w:val="00196052"/>
    <w:rsid w:val="0019742D"/>
    <w:rsid w:val="00197D54"/>
    <w:rsid w:val="00197FA2"/>
    <w:rsid w:val="001A0002"/>
    <w:rsid w:val="001A0D2C"/>
    <w:rsid w:val="001A258C"/>
    <w:rsid w:val="001A2810"/>
    <w:rsid w:val="001A2FBF"/>
    <w:rsid w:val="001A32B0"/>
    <w:rsid w:val="001A36AA"/>
    <w:rsid w:val="001A3F9C"/>
    <w:rsid w:val="001A504E"/>
    <w:rsid w:val="001A53C7"/>
    <w:rsid w:val="001A5B72"/>
    <w:rsid w:val="001A6FB1"/>
    <w:rsid w:val="001B0193"/>
    <w:rsid w:val="001B0B0A"/>
    <w:rsid w:val="001B19C5"/>
    <w:rsid w:val="001B233B"/>
    <w:rsid w:val="001B3BC2"/>
    <w:rsid w:val="001B4800"/>
    <w:rsid w:val="001B5641"/>
    <w:rsid w:val="001B60EB"/>
    <w:rsid w:val="001B6E05"/>
    <w:rsid w:val="001C0462"/>
    <w:rsid w:val="001C11D2"/>
    <w:rsid w:val="001C3310"/>
    <w:rsid w:val="001C45C5"/>
    <w:rsid w:val="001C49EC"/>
    <w:rsid w:val="001C4E0C"/>
    <w:rsid w:val="001C5FA5"/>
    <w:rsid w:val="001C76D9"/>
    <w:rsid w:val="001D16B9"/>
    <w:rsid w:val="001D3F90"/>
    <w:rsid w:val="001D6464"/>
    <w:rsid w:val="001D7FBC"/>
    <w:rsid w:val="001E0999"/>
    <w:rsid w:val="001E272C"/>
    <w:rsid w:val="001E34D8"/>
    <w:rsid w:val="001E3D54"/>
    <w:rsid w:val="001E3FC4"/>
    <w:rsid w:val="001E5EF1"/>
    <w:rsid w:val="001F060D"/>
    <w:rsid w:val="001F08B0"/>
    <w:rsid w:val="001F28F8"/>
    <w:rsid w:val="001F352C"/>
    <w:rsid w:val="001F3F84"/>
    <w:rsid w:val="001F4EE7"/>
    <w:rsid w:val="001F592D"/>
    <w:rsid w:val="001F665A"/>
    <w:rsid w:val="001F6717"/>
    <w:rsid w:val="00200C0D"/>
    <w:rsid w:val="002024E3"/>
    <w:rsid w:val="002027B6"/>
    <w:rsid w:val="00202A87"/>
    <w:rsid w:val="00202D64"/>
    <w:rsid w:val="00205D85"/>
    <w:rsid w:val="002079AC"/>
    <w:rsid w:val="00210EF4"/>
    <w:rsid w:val="00212F49"/>
    <w:rsid w:val="00213861"/>
    <w:rsid w:val="00213CC7"/>
    <w:rsid w:val="00215551"/>
    <w:rsid w:val="00216D1E"/>
    <w:rsid w:val="002177F2"/>
    <w:rsid w:val="0022076F"/>
    <w:rsid w:val="00220C69"/>
    <w:rsid w:val="00220F8C"/>
    <w:rsid w:val="0022145F"/>
    <w:rsid w:val="00222186"/>
    <w:rsid w:val="00222296"/>
    <w:rsid w:val="002229CD"/>
    <w:rsid w:val="00224E39"/>
    <w:rsid w:val="00227421"/>
    <w:rsid w:val="00227B5C"/>
    <w:rsid w:val="00230C28"/>
    <w:rsid w:val="00231504"/>
    <w:rsid w:val="002324ED"/>
    <w:rsid w:val="00234306"/>
    <w:rsid w:val="0023490D"/>
    <w:rsid w:val="00235220"/>
    <w:rsid w:val="00237DA5"/>
    <w:rsid w:val="002400D2"/>
    <w:rsid w:val="002416F4"/>
    <w:rsid w:val="00242191"/>
    <w:rsid w:val="00242337"/>
    <w:rsid w:val="0024324A"/>
    <w:rsid w:val="002444A6"/>
    <w:rsid w:val="00252C11"/>
    <w:rsid w:val="00252D72"/>
    <w:rsid w:val="00260C77"/>
    <w:rsid w:val="00262081"/>
    <w:rsid w:val="00263EFE"/>
    <w:rsid w:val="00266A87"/>
    <w:rsid w:val="00270F98"/>
    <w:rsid w:val="00271E84"/>
    <w:rsid w:val="0027364B"/>
    <w:rsid w:val="00274A86"/>
    <w:rsid w:val="00274B73"/>
    <w:rsid w:val="00277CEC"/>
    <w:rsid w:val="002870F7"/>
    <w:rsid w:val="00291C80"/>
    <w:rsid w:val="00292319"/>
    <w:rsid w:val="002935D7"/>
    <w:rsid w:val="002936D1"/>
    <w:rsid w:val="00293EA3"/>
    <w:rsid w:val="00295E10"/>
    <w:rsid w:val="00296D7C"/>
    <w:rsid w:val="002A0865"/>
    <w:rsid w:val="002A2717"/>
    <w:rsid w:val="002A4479"/>
    <w:rsid w:val="002A52D1"/>
    <w:rsid w:val="002A55A9"/>
    <w:rsid w:val="002A5916"/>
    <w:rsid w:val="002A7C58"/>
    <w:rsid w:val="002B10C1"/>
    <w:rsid w:val="002B158C"/>
    <w:rsid w:val="002B1E80"/>
    <w:rsid w:val="002B3CDF"/>
    <w:rsid w:val="002B5ED6"/>
    <w:rsid w:val="002C0BEC"/>
    <w:rsid w:val="002C0F01"/>
    <w:rsid w:val="002C2888"/>
    <w:rsid w:val="002C4EE9"/>
    <w:rsid w:val="002C60B7"/>
    <w:rsid w:val="002C7A60"/>
    <w:rsid w:val="002D0532"/>
    <w:rsid w:val="002D0983"/>
    <w:rsid w:val="002D18E6"/>
    <w:rsid w:val="002D4838"/>
    <w:rsid w:val="002D4B04"/>
    <w:rsid w:val="002D6619"/>
    <w:rsid w:val="002E16C4"/>
    <w:rsid w:val="002E3A9D"/>
    <w:rsid w:val="002E4C10"/>
    <w:rsid w:val="002E4DDE"/>
    <w:rsid w:val="002E551C"/>
    <w:rsid w:val="002E594D"/>
    <w:rsid w:val="002E63EB"/>
    <w:rsid w:val="002E655C"/>
    <w:rsid w:val="002E67E7"/>
    <w:rsid w:val="002E69BB"/>
    <w:rsid w:val="002F1911"/>
    <w:rsid w:val="002F230E"/>
    <w:rsid w:val="002F2CCF"/>
    <w:rsid w:val="002F2DC6"/>
    <w:rsid w:val="002F334B"/>
    <w:rsid w:val="002F3AB3"/>
    <w:rsid w:val="002F400F"/>
    <w:rsid w:val="002F6276"/>
    <w:rsid w:val="00300BED"/>
    <w:rsid w:val="00301782"/>
    <w:rsid w:val="00303274"/>
    <w:rsid w:val="00303B55"/>
    <w:rsid w:val="00303C76"/>
    <w:rsid w:val="00304848"/>
    <w:rsid w:val="00305DF8"/>
    <w:rsid w:val="00307BFA"/>
    <w:rsid w:val="0031090D"/>
    <w:rsid w:val="003125EB"/>
    <w:rsid w:val="00312DD8"/>
    <w:rsid w:val="00314329"/>
    <w:rsid w:val="003152F8"/>
    <w:rsid w:val="00317011"/>
    <w:rsid w:val="00323073"/>
    <w:rsid w:val="00326A5C"/>
    <w:rsid w:val="00327E05"/>
    <w:rsid w:val="0033013D"/>
    <w:rsid w:val="003324F3"/>
    <w:rsid w:val="00333EDF"/>
    <w:rsid w:val="00337234"/>
    <w:rsid w:val="00337B70"/>
    <w:rsid w:val="003426B1"/>
    <w:rsid w:val="00343CF9"/>
    <w:rsid w:val="00344D35"/>
    <w:rsid w:val="00350084"/>
    <w:rsid w:val="0035045A"/>
    <w:rsid w:val="00353B21"/>
    <w:rsid w:val="00354BEF"/>
    <w:rsid w:val="00354CE9"/>
    <w:rsid w:val="003563E6"/>
    <w:rsid w:val="00356C09"/>
    <w:rsid w:val="0036012A"/>
    <w:rsid w:val="0036397B"/>
    <w:rsid w:val="00363CBE"/>
    <w:rsid w:val="00364289"/>
    <w:rsid w:val="003646FF"/>
    <w:rsid w:val="003662D5"/>
    <w:rsid w:val="00366FD1"/>
    <w:rsid w:val="003701C2"/>
    <w:rsid w:val="00371DF9"/>
    <w:rsid w:val="0037310E"/>
    <w:rsid w:val="00374123"/>
    <w:rsid w:val="00374B81"/>
    <w:rsid w:val="0037502E"/>
    <w:rsid w:val="00375F0B"/>
    <w:rsid w:val="0037757C"/>
    <w:rsid w:val="0038322D"/>
    <w:rsid w:val="00383728"/>
    <w:rsid w:val="00383DD8"/>
    <w:rsid w:val="003844E6"/>
    <w:rsid w:val="00385691"/>
    <w:rsid w:val="00386654"/>
    <w:rsid w:val="00386C3A"/>
    <w:rsid w:val="00386EE1"/>
    <w:rsid w:val="003879F3"/>
    <w:rsid w:val="00387BF7"/>
    <w:rsid w:val="003906C0"/>
    <w:rsid w:val="00390E35"/>
    <w:rsid w:val="00390EF7"/>
    <w:rsid w:val="003930D0"/>
    <w:rsid w:val="0039365C"/>
    <w:rsid w:val="00396738"/>
    <w:rsid w:val="003A13C8"/>
    <w:rsid w:val="003A1731"/>
    <w:rsid w:val="003A2160"/>
    <w:rsid w:val="003A21EB"/>
    <w:rsid w:val="003A2E54"/>
    <w:rsid w:val="003A4DA2"/>
    <w:rsid w:val="003A4F65"/>
    <w:rsid w:val="003A5583"/>
    <w:rsid w:val="003A7727"/>
    <w:rsid w:val="003B2F3D"/>
    <w:rsid w:val="003B467B"/>
    <w:rsid w:val="003B5E9D"/>
    <w:rsid w:val="003C57BD"/>
    <w:rsid w:val="003C639F"/>
    <w:rsid w:val="003C6718"/>
    <w:rsid w:val="003C6DC1"/>
    <w:rsid w:val="003C7B93"/>
    <w:rsid w:val="003D0704"/>
    <w:rsid w:val="003D1D35"/>
    <w:rsid w:val="003D2C43"/>
    <w:rsid w:val="003D3A4D"/>
    <w:rsid w:val="003D5605"/>
    <w:rsid w:val="003D6A4C"/>
    <w:rsid w:val="003D7ADF"/>
    <w:rsid w:val="003E027A"/>
    <w:rsid w:val="003E1BBF"/>
    <w:rsid w:val="003E1E85"/>
    <w:rsid w:val="003E1FC2"/>
    <w:rsid w:val="003E29A7"/>
    <w:rsid w:val="003E7F74"/>
    <w:rsid w:val="003F04F4"/>
    <w:rsid w:val="003F1113"/>
    <w:rsid w:val="003F26FB"/>
    <w:rsid w:val="003F349D"/>
    <w:rsid w:val="003F35CD"/>
    <w:rsid w:val="003F62DC"/>
    <w:rsid w:val="003F71ED"/>
    <w:rsid w:val="003F72AF"/>
    <w:rsid w:val="003F7B9C"/>
    <w:rsid w:val="003F7F02"/>
    <w:rsid w:val="004008BF"/>
    <w:rsid w:val="00400B85"/>
    <w:rsid w:val="004014FB"/>
    <w:rsid w:val="004024E8"/>
    <w:rsid w:val="00403C27"/>
    <w:rsid w:val="00404F69"/>
    <w:rsid w:val="004051AC"/>
    <w:rsid w:val="0040585C"/>
    <w:rsid w:val="00412125"/>
    <w:rsid w:val="00412B62"/>
    <w:rsid w:val="00413079"/>
    <w:rsid w:val="00413190"/>
    <w:rsid w:val="00413C23"/>
    <w:rsid w:val="00414EC2"/>
    <w:rsid w:val="00420440"/>
    <w:rsid w:val="00421084"/>
    <w:rsid w:val="0042225B"/>
    <w:rsid w:val="004222CE"/>
    <w:rsid w:val="004241D1"/>
    <w:rsid w:val="00424712"/>
    <w:rsid w:val="004248BA"/>
    <w:rsid w:val="0042690D"/>
    <w:rsid w:val="00427AA2"/>
    <w:rsid w:val="00430202"/>
    <w:rsid w:val="00430408"/>
    <w:rsid w:val="0043622A"/>
    <w:rsid w:val="00437CC5"/>
    <w:rsid w:val="004425FC"/>
    <w:rsid w:val="00442DC2"/>
    <w:rsid w:val="004445DF"/>
    <w:rsid w:val="00444CCE"/>
    <w:rsid w:val="00444E8E"/>
    <w:rsid w:val="004471B3"/>
    <w:rsid w:val="00451032"/>
    <w:rsid w:val="00453453"/>
    <w:rsid w:val="004536D8"/>
    <w:rsid w:val="004536E0"/>
    <w:rsid w:val="004552A5"/>
    <w:rsid w:val="004574C1"/>
    <w:rsid w:val="00461CFD"/>
    <w:rsid w:val="004625B5"/>
    <w:rsid w:val="00464E8C"/>
    <w:rsid w:val="00465279"/>
    <w:rsid w:val="00465B24"/>
    <w:rsid w:val="00466B4E"/>
    <w:rsid w:val="00467379"/>
    <w:rsid w:val="00471171"/>
    <w:rsid w:val="0047169D"/>
    <w:rsid w:val="0047265A"/>
    <w:rsid w:val="00472AC5"/>
    <w:rsid w:val="004731D4"/>
    <w:rsid w:val="004732B6"/>
    <w:rsid w:val="0047380A"/>
    <w:rsid w:val="00473D25"/>
    <w:rsid w:val="0047462B"/>
    <w:rsid w:val="004748C6"/>
    <w:rsid w:val="00474A28"/>
    <w:rsid w:val="00475574"/>
    <w:rsid w:val="00475E56"/>
    <w:rsid w:val="00477218"/>
    <w:rsid w:val="0048013A"/>
    <w:rsid w:val="004801A9"/>
    <w:rsid w:val="004802EB"/>
    <w:rsid w:val="00483AE6"/>
    <w:rsid w:val="00485AD4"/>
    <w:rsid w:val="00486455"/>
    <w:rsid w:val="0048740F"/>
    <w:rsid w:val="00487E34"/>
    <w:rsid w:val="00491256"/>
    <w:rsid w:val="0049198A"/>
    <w:rsid w:val="00492169"/>
    <w:rsid w:val="00493599"/>
    <w:rsid w:val="00494985"/>
    <w:rsid w:val="0049683C"/>
    <w:rsid w:val="00496EAB"/>
    <w:rsid w:val="00497361"/>
    <w:rsid w:val="004A0639"/>
    <w:rsid w:val="004A0D1C"/>
    <w:rsid w:val="004A1E20"/>
    <w:rsid w:val="004A3317"/>
    <w:rsid w:val="004A493F"/>
    <w:rsid w:val="004A6505"/>
    <w:rsid w:val="004A6C0E"/>
    <w:rsid w:val="004B0B9F"/>
    <w:rsid w:val="004B1DCC"/>
    <w:rsid w:val="004B30DF"/>
    <w:rsid w:val="004B325E"/>
    <w:rsid w:val="004B3549"/>
    <w:rsid w:val="004B4773"/>
    <w:rsid w:val="004C0099"/>
    <w:rsid w:val="004C06EF"/>
    <w:rsid w:val="004C0DBF"/>
    <w:rsid w:val="004C1D2A"/>
    <w:rsid w:val="004C27E6"/>
    <w:rsid w:val="004C41C1"/>
    <w:rsid w:val="004C4DF7"/>
    <w:rsid w:val="004C5BDB"/>
    <w:rsid w:val="004C5F56"/>
    <w:rsid w:val="004C6B3E"/>
    <w:rsid w:val="004C6ED5"/>
    <w:rsid w:val="004C736A"/>
    <w:rsid w:val="004C7C06"/>
    <w:rsid w:val="004C7E13"/>
    <w:rsid w:val="004D2ACC"/>
    <w:rsid w:val="004D2F25"/>
    <w:rsid w:val="004D6680"/>
    <w:rsid w:val="004D6DAE"/>
    <w:rsid w:val="004D711C"/>
    <w:rsid w:val="004E077E"/>
    <w:rsid w:val="004E10C3"/>
    <w:rsid w:val="004E12A3"/>
    <w:rsid w:val="004E5175"/>
    <w:rsid w:val="004E6135"/>
    <w:rsid w:val="004E61DE"/>
    <w:rsid w:val="004E6CE9"/>
    <w:rsid w:val="004E7F6B"/>
    <w:rsid w:val="004F0C56"/>
    <w:rsid w:val="004F1997"/>
    <w:rsid w:val="004F211D"/>
    <w:rsid w:val="004F2759"/>
    <w:rsid w:val="004F2988"/>
    <w:rsid w:val="004F4208"/>
    <w:rsid w:val="004F62F2"/>
    <w:rsid w:val="004F64DC"/>
    <w:rsid w:val="004F75B6"/>
    <w:rsid w:val="005003A2"/>
    <w:rsid w:val="00502E81"/>
    <w:rsid w:val="00504B33"/>
    <w:rsid w:val="00505F35"/>
    <w:rsid w:val="005065B1"/>
    <w:rsid w:val="00512C4C"/>
    <w:rsid w:val="00513782"/>
    <w:rsid w:val="00513EF2"/>
    <w:rsid w:val="00514507"/>
    <w:rsid w:val="00514A38"/>
    <w:rsid w:val="005176CA"/>
    <w:rsid w:val="0051772B"/>
    <w:rsid w:val="00520268"/>
    <w:rsid w:val="00520FBF"/>
    <w:rsid w:val="00522565"/>
    <w:rsid w:val="0052280E"/>
    <w:rsid w:val="005228C2"/>
    <w:rsid w:val="00522F35"/>
    <w:rsid w:val="00524878"/>
    <w:rsid w:val="00524E4E"/>
    <w:rsid w:val="005278E6"/>
    <w:rsid w:val="00530099"/>
    <w:rsid w:val="005318CF"/>
    <w:rsid w:val="00532CE8"/>
    <w:rsid w:val="00534420"/>
    <w:rsid w:val="00535C30"/>
    <w:rsid w:val="005425CE"/>
    <w:rsid w:val="00542941"/>
    <w:rsid w:val="0054502F"/>
    <w:rsid w:val="00547B48"/>
    <w:rsid w:val="00550C2A"/>
    <w:rsid w:val="00550F37"/>
    <w:rsid w:val="005528EC"/>
    <w:rsid w:val="005531C7"/>
    <w:rsid w:val="00553C8E"/>
    <w:rsid w:val="00554225"/>
    <w:rsid w:val="00554EF6"/>
    <w:rsid w:val="005551FC"/>
    <w:rsid w:val="005552E8"/>
    <w:rsid w:val="005561D1"/>
    <w:rsid w:val="00556C0C"/>
    <w:rsid w:val="00557479"/>
    <w:rsid w:val="00563229"/>
    <w:rsid w:val="00563CAA"/>
    <w:rsid w:val="00564B99"/>
    <w:rsid w:val="00564DB2"/>
    <w:rsid w:val="00567604"/>
    <w:rsid w:val="00567BD4"/>
    <w:rsid w:val="00574221"/>
    <w:rsid w:val="005744F8"/>
    <w:rsid w:val="00574D35"/>
    <w:rsid w:val="00575C91"/>
    <w:rsid w:val="00580207"/>
    <w:rsid w:val="00580C71"/>
    <w:rsid w:val="005816A4"/>
    <w:rsid w:val="005836A1"/>
    <w:rsid w:val="0058722B"/>
    <w:rsid w:val="005922E9"/>
    <w:rsid w:val="005949B9"/>
    <w:rsid w:val="005954C7"/>
    <w:rsid w:val="00595D29"/>
    <w:rsid w:val="005A0167"/>
    <w:rsid w:val="005A15C6"/>
    <w:rsid w:val="005A2475"/>
    <w:rsid w:val="005A2B92"/>
    <w:rsid w:val="005B0A68"/>
    <w:rsid w:val="005B1E68"/>
    <w:rsid w:val="005B2E56"/>
    <w:rsid w:val="005B3001"/>
    <w:rsid w:val="005B5DA4"/>
    <w:rsid w:val="005B6782"/>
    <w:rsid w:val="005C4245"/>
    <w:rsid w:val="005C5B21"/>
    <w:rsid w:val="005C7B33"/>
    <w:rsid w:val="005D012A"/>
    <w:rsid w:val="005D122E"/>
    <w:rsid w:val="005D1D51"/>
    <w:rsid w:val="005D2268"/>
    <w:rsid w:val="005D75F5"/>
    <w:rsid w:val="005D7EEA"/>
    <w:rsid w:val="005E1148"/>
    <w:rsid w:val="005E449A"/>
    <w:rsid w:val="005E6ABE"/>
    <w:rsid w:val="005E78DA"/>
    <w:rsid w:val="005F00A5"/>
    <w:rsid w:val="005F1756"/>
    <w:rsid w:val="005F2EFF"/>
    <w:rsid w:val="005F367D"/>
    <w:rsid w:val="005F56AF"/>
    <w:rsid w:val="005F58F9"/>
    <w:rsid w:val="005F6C08"/>
    <w:rsid w:val="005F7DD1"/>
    <w:rsid w:val="005F7FB9"/>
    <w:rsid w:val="00603DBA"/>
    <w:rsid w:val="00607327"/>
    <w:rsid w:val="00611D04"/>
    <w:rsid w:val="00612CCE"/>
    <w:rsid w:val="00612DF0"/>
    <w:rsid w:val="00614090"/>
    <w:rsid w:val="00614552"/>
    <w:rsid w:val="00614E26"/>
    <w:rsid w:val="00615283"/>
    <w:rsid w:val="00615AB5"/>
    <w:rsid w:val="00620F06"/>
    <w:rsid w:val="00621930"/>
    <w:rsid w:val="00623055"/>
    <w:rsid w:val="006241FF"/>
    <w:rsid w:val="00626AE7"/>
    <w:rsid w:val="00626C16"/>
    <w:rsid w:val="00634CA4"/>
    <w:rsid w:val="00634E3E"/>
    <w:rsid w:val="00636AF6"/>
    <w:rsid w:val="006401A5"/>
    <w:rsid w:val="0064151C"/>
    <w:rsid w:val="00643098"/>
    <w:rsid w:val="006539AD"/>
    <w:rsid w:val="00653ACA"/>
    <w:rsid w:val="006557C6"/>
    <w:rsid w:val="0066117E"/>
    <w:rsid w:val="006613B5"/>
    <w:rsid w:val="0066208D"/>
    <w:rsid w:val="00662519"/>
    <w:rsid w:val="0066289C"/>
    <w:rsid w:val="00663477"/>
    <w:rsid w:val="00667F39"/>
    <w:rsid w:val="00671120"/>
    <w:rsid w:val="006716F0"/>
    <w:rsid w:val="006776AB"/>
    <w:rsid w:val="006800F6"/>
    <w:rsid w:val="006829EB"/>
    <w:rsid w:val="00683C3C"/>
    <w:rsid w:val="00683CA1"/>
    <w:rsid w:val="00684C40"/>
    <w:rsid w:val="00685F1E"/>
    <w:rsid w:val="00686E03"/>
    <w:rsid w:val="006871EC"/>
    <w:rsid w:val="00687976"/>
    <w:rsid w:val="00687A47"/>
    <w:rsid w:val="00693ACF"/>
    <w:rsid w:val="00693C9C"/>
    <w:rsid w:val="00695202"/>
    <w:rsid w:val="00696F74"/>
    <w:rsid w:val="006A30E9"/>
    <w:rsid w:val="006A4E17"/>
    <w:rsid w:val="006A5174"/>
    <w:rsid w:val="006A5319"/>
    <w:rsid w:val="006A68CC"/>
    <w:rsid w:val="006A7548"/>
    <w:rsid w:val="006B0A0E"/>
    <w:rsid w:val="006B1CF6"/>
    <w:rsid w:val="006B299F"/>
    <w:rsid w:val="006B3B9C"/>
    <w:rsid w:val="006B3D8A"/>
    <w:rsid w:val="006B6189"/>
    <w:rsid w:val="006B68C0"/>
    <w:rsid w:val="006B6995"/>
    <w:rsid w:val="006B7B3E"/>
    <w:rsid w:val="006C057D"/>
    <w:rsid w:val="006C0925"/>
    <w:rsid w:val="006C3657"/>
    <w:rsid w:val="006C488C"/>
    <w:rsid w:val="006C49F8"/>
    <w:rsid w:val="006C5977"/>
    <w:rsid w:val="006C5DCB"/>
    <w:rsid w:val="006D0FE1"/>
    <w:rsid w:val="006D186A"/>
    <w:rsid w:val="006D1906"/>
    <w:rsid w:val="006D36A1"/>
    <w:rsid w:val="006D474B"/>
    <w:rsid w:val="006D5381"/>
    <w:rsid w:val="006D55BF"/>
    <w:rsid w:val="006D5936"/>
    <w:rsid w:val="006D6492"/>
    <w:rsid w:val="006D6B82"/>
    <w:rsid w:val="006E1F10"/>
    <w:rsid w:val="006E2CFA"/>
    <w:rsid w:val="006E3AED"/>
    <w:rsid w:val="006E73B8"/>
    <w:rsid w:val="006E76F1"/>
    <w:rsid w:val="006F0019"/>
    <w:rsid w:val="006F00C3"/>
    <w:rsid w:val="006F1D12"/>
    <w:rsid w:val="006F27C7"/>
    <w:rsid w:val="006F2DCD"/>
    <w:rsid w:val="006F2F10"/>
    <w:rsid w:val="006F4031"/>
    <w:rsid w:val="006F5656"/>
    <w:rsid w:val="006F56A3"/>
    <w:rsid w:val="006F57CF"/>
    <w:rsid w:val="006F60CF"/>
    <w:rsid w:val="006F664D"/>
    <w:rsid w:val="006F72EF"/>
    <w:rsid w:val="006F7DCA"/>
    <w:rsid w:val="00700BD1"/>
    <w:rsid w:val="0070437C"/>
    <w:rsid w:val="0070489F"/>
    <w:rsid w:val="00704F5C"/>
    <w:rsid w:val="0070670B"/>
    <w:rsid w:val="0071056D"/>
    <w:rsid w:val="007111D4"/>
    <w:rsid w:val="00711AA6"/>
    <w:rsid w:val="00712F94"/>
    <w:rsid w:val="00713043"/>
    <w:rsid w:val="007146A9"/>
    <w:rsid w:val="00715C0C"/>
    <w:rsid w:val="007178F4"/>
    <w:rsid w:val="007200B1"/>
    <w:rsid w:val="00722225"/>
    <w:rsid w:val="00723A40"/>
    <w:rsid w:val="0072688C"/>
    <w:rsid w:val="00726CCF"/>
    <w:rsid w:val="00726EF2"/>
    <w:rsid w:val="00727034"/>
    <w:rsid w:val="00732563"/>
    <w:rsid w:val="007325EF"/>
    <w:rsid w:val="00732723"/>
    <w:rsid w:val="00734154"/>
    <w:rsid w:val="007401F1"/>
    <w:rsid w:val="00742174"/>
    <w:rsid w:val="007440C6"/>
    <w:rsid w:val="007447ED"/>
    <w:rsid w:val="007515E9"/>
    <w:rsid w:val="00751B95"/>
    <w:rsid w:val="007528FB"/>
    <w:rsid w:val="00754A78"/>
    <w:rsid w:val="007569DE"/>
    <w:rsid w:val="007573FD"/>
    <w:rsid w:val="007576CC"/>
    <w:rsid w:val="00757930"/>
    <w:rsid w:val="00761BD3"/>
    <w:rsid w:val="00762256"/>
    <w:rsid w:val="00766785"/>
    <w:rsid w:val="00770E36"/>
    <w:rsid w:val="00772AE4"/>
    <w:rsid w:val="0077613F"/>
    <w:rsid w:val="0077685B"/>
    <w:rsid w:val="00776967"/>
    <w:rsid w:val="00777655"/>
    <w:rsid w:val="00777765"/>
    <w:rsid w:val="00780299"/>
    <w:rsid w:val="00780D46"/>
    <w:rsid w:val="00781E67"/>
    <w:rsid w:val="00782755"/>
    <w:rsid w:val="007851B5"/>
    <w:rsid w:val="00786292"/>
    <w:rsid w:val="00790D31"/>
    <w:rsid w:val="00790E88"/>
    <w:rsid w:val="0079177F"/>
    <w:rsid w:val="00791B91"/>
    <w:rsid w:val="00792ED8"/>
    <w:rsid w:val="00794584"/>
    <w:rsid w:val="007959BC"/>
    <w:rsid w:val="00797966"/>
    <w:rsid w:val="007A0A95"/>
    <w:rsid w:val="007A1214"/>
    <w:rsid w:val="007A44ED"/>
    <w:rsid w:val="007A5053"/>
    <w:rsid w:val="007A537B"/>
    <w:rsid w:val="007A6AEF"/>
    <w:rsid w:val="007A6F0E"/>
    <w:rsid w:val="007A778F"/>
    <w:rsid w:val="007B0019"/>
    <w:rsid w:val="007B0025"/>
    <w:rsid w:val="007B168C"/>
    <w:rsid w:val="007B1EA3"/>
    <w:rsid w:val="007B33A1"/>
    <w:rsid w:val="007B379C"/>
    <w:rsid w:val="007B445C"/>
    <w:rsid w:val="007B69BC"/>
    <w:rsid w:val="007B7B3F"/>
    <w:rsid w:val="007C080C"/>
    <w:rsid w:val="007C1103"/>
    <w:rsid w:val="007C2CF3"/>
    <w:rsid w:val="007C604E"/>
    <w:rsid w:val="007C65A3"/>
    <w:rsid w:val="007C6D1B"/>
    <w:rsid w:val="007D296F"/>
    <w:rsid w:val="007D307F"/>
    <w:rsid w:val="007D3D8B"/>
    <w:rsid w:val="007D573D"/>
    <w:rsid w:val="007D5A3B"/>
    <w:rsid w:val="007D61A5"/>
    <w:rsid w:val="007D6FDE"/>
    <w:rsid w:val="007D7641"/>
    <w:rsid w:val="007D76B0"/>
    <w:rsid w:val="007E1DEC"/>
    <w:rsid w:val="007E364E"/>
    <w:rsid w:val="007E47DA"/>
    <w:rsid w:val="007E5078"/>
    <w:rsid w:val="007E5790"/>
    <w:rsid w:val="007F492A"/>
    <w:rsid w:val="007F5600"/>
    <w:rsid w:val="007F65F8"/>
    <w:rsid w:val="007F67E7"/>
    <w:rsid w:val="007F7A5E"/>
    <w:rsid w:val="007F7DC6"/>
    <w:rsid w:val="008007D3"/>
    <w:rsid w:val="00804216"/>
    <w:rsid w:val="008065EE"/>
    <w:rsid w:val="00806C61"/>
    <w:rsid w:val="00807AB3"/>
    <w:rsid w:val="00810A51"/>
    <w:rsid w:val="00811D55"/>
    <w:rsid w:val="00814A01"/>
    <w:rsid w:val="00814BA8"/>
    <w:rsid w:val="00815D66"/>
    <w:rsid w:val="00816A90"/>
    <w:rsid w:val="00816AE2"/>
    <w:rsid w:val="00820477"/>
    <w:rsid w:val="00820951"/>
    <w:rsid w:val="0082199A"/>
    <w:rsid w:val="00824D20"/>
    <w:rsid w:val="0082567F"/>
    <w:rsid w:val="00827224"/>
    <w:rsid w:val="00827DED"/>
    <w:rsid w:val="0083011C"/>
    <w:rsid w:val="008304C4"/>
    <w:rsid w:val="0083170D"/>
    <w:rsid w:val="00831FCC"/>
    <w:rsid w:val="00833F7B"/>
    <w:rsid w:val="00834BC2"/>
    <w:rsid w:val="008352DC"/>
    <w:rsid w:val="008354C4"/>
    <w:rsid w:val="008354D0"/>
    <w:rsid w:val="0083637E"/>
    <w:rsid w:val="00836B65"/>
    <w:rsid w:val="00837373"/>
    <w:rsid w:val="008404C3"/>
    <w:rsid w:val="00840EE8"/>
    <w:rsid w:val="00841214"/>
    <w:rsid w:val="00841979"/>
    <w:rsid w:val="00844DB1"/>
    <w:rsid w:val="008479AF"/>
    <w:rsid w:val="00851406"/>
    <w:rsid w:val="00852D07"/>
    <w:rsid w:val="00853D2A"/>
    <w:rsid w:val="00853FF7"/>
    <w:rsid w:val="00854DD5"/>
    <w:rsid w:val="00860594"/>
    <w:rsid w:val="00861D0F"/>
    <w:rsid w:val="008627D6"/>
    <w:rsid w:val="00862F08"/>
    <w:rsid w:val="00863037"/>
    <w:rsid w:val="00864651"/>
    <w:rsid w:val="0086487D"/>
    <w:rsid w:val="008652D8"/>
    <w:rsid w:val="0086728D"/>
    <w:rsid w:val="00870291"/>
    <w:rsid w:val="008705C0"/>
    <w:rsid w:val="008708BD"/>
    <w:rsid w:val="00870994"/>
    <w:rsid w:val="008722F3"/>
    <w:rsid w:val="00873846"/>
    <w:rsid w:val="00873ABD"/>
    <w:rsid w:val="00873E86"/>
    <w:rsid w:val="00873E94"/>
    <w:rsid w:val="0087440C"/>
    <w:rsid w:val="00876D2C"/>
    <w:rsid w:val="00877660"/>
    <w:rsid w:val="0088011B"/>
    <w:rsid w:val="00882AFC"/>
    <w:rsid w:val="00883E3E"/>
    <w:rsid w:val="00885ACA"/>
    <w:rsid w:val="0089336D"/>
    <w:rsid w:val="00893858"/>
    <w:rsid w:val="0089397D"/>
    <w:rsid w:val="00893DDC"/>
    <w:rsid w:val="0089467C"/>
    <w:rsid w:val="0089502E"/>
    <w:rsid w:val="00895329"/>
    <w:rsid w:val="00895A65"/>
    <w:rsid w:val="0089708E"/>
    <w:rsid w:val="008A121E"/>
    <w:rsid w:val="008A6601"/>
    <w:rsid w:val="008B0DB7"/>
    <w:rsid w:val="008B263D"/>
    <w:rsid w:val="008B2A61"/>
    <w:rsid w:val="008B4CE1"/>
    <w:rsid w:val="008B5656"/>
    <w:rsid w:val="008B5D0D"/>
    <w:rsid w:val="008B5E36"/>
    <w:rsid w:val="008B63CD"/>
    <w:rsid w:val="008B7BB4"/>
    <w:rsid w:val="008B7E58"/>
    <w:rsid w:val="008C1FEB"/>
    <w:rsid w:val="008C266A"/>
    <w:rsid w:val="008C277E"/>
    <w:rsid w:val="008C5A4D"/>
    <w:rsid w:val="008C6339"/>
    <w:rsid w:val="008C7F95"/>
    <w:rsid w:val="008D07C8"/>
    <w:rsid w:val="008D0957"/>
    <w:rsid w:val="008D1B0D"/>
    <w:rsid w:val="008D3EFD"/>
    <w:rsid w:val="008D4138"/>
    <w:rsid w:val="008D4E24"/>
    <w:rsid w:val="008D5010"/>
    <w:rsid w:val="008D5290"/>
    <w:rsid w:val="008D74E2"/>
    <w:rsid w:val="008D78F4"/>
    <w:rsid w:val="008D790F"/>
    <w:rsid w:val="008D7AC1"/>
    <w:rsid w:val="008E149E"/>
    <w:rsid w:val="008E2B61"/>
    <w:rsid w:val="008E79BE"/>
    <w:rsid w:val="008E7D94"/>
    <w:rsid w:val="008E7E1B"/>
    <w:rsid w:val="008F036A"/>
    <w:rsid w:val="008F3A12"/>
    <w:rsid w:val="008F456C"/>
    <w:rsid w:val="008F491C"/>
    <w:rsid w:val="008F5294"/>
    <w:rsid w:val="008F5319"/>
    <w:rsid w:val="008F6951"/>
    <w:rsid w:val="008F6FFD"/>
    <w:rsid w:val="008F774E"/>
    <w:rsid w:val="00900935"/>
    <w:rsid w:val="00902D5A"/>
    <w:rsid w:val="00902F13"/>
    <w:rsid w:val="009036CB"/>
    <w:rsid w:val="00906262"/>
    <w:rsid w:val="00915684"/>
    <w:rsid w:val="00915E6F"/>
    <w:rsid w:val="00916FAB"/>
    <w:rsid w:val="00920224"/>
    <w:rsid w:val="0092044E"/>
    <w:rsid w:val="00920611"/>
    <w:rsid w:val="00920943"/>
    <w:rsid w:val="00922262"/>
    <w:rsid w:val="009241D2"/>
    <w:rsid w:val="0092500C"/>
    <w:rsid w:val="00926277"/>
    <w:rsid w:val="00927CCC"/>
    <w:rsid w:val="00930177"/>
    <w:rsid w:val="00930A3E"/>
    <w:rsid w:val="00932936"/>
    <w:rsid w:val="0093334E"/>
    <w:rsid w:val="009355EA"/>
    <w:rsid w:val="00935B93"/>
    <w:rsid w:val="009404C1"/>
    <w:rsid w:val="009432E4"/>
    <w:rsid w:val="0094342C"/>
    <w:rsid w:val="009446A7"/>
    <w:rsid w:val="00944FF0"/>
    <w:rsid w:val="00950E41"/>
    <w:rsid w:val="00951A72"/>
    <w:rsid w:val="00952076"/>
    <w:rsid w:val="00952581"/>
    <w:rsid w:val="00952F78"/>
    <w:rsid w:val="00954BE3"/>
    <w:rsid w:val="0095799D"/>
    <w:rsid w:val="00957A92"/>
    <w:rsid w:val="00957AD6"/>
    <w:rsid w:val="00960E8A"/>
    <w:rsid w:val="00961E5B"/>
    <w:rsid w:val="0096258B"/>
    <w:rsid w:val="0096299D"/>
    <w:rsid w:val="00962A7C"/>
    <w:rsid w:val="009636EE"/>
    <w:rsid w:val="009642C8"/>
    <w:rsid w:val="009642DF"/>
    <w:rsid w:val="00965FBA"/>
    <w:rsid w:val="00970851"/>
    <w:rsid w:val="00970B89"/>
    <w:rsid w:val="00972D19"/>
    <w:rsid w:val="0097370D"/>
    <w:rsid w:val="00975B8E"/>
    <w:rsid w:val="00977C5E"/>
    <w:rsid w:val="00981450"/>
    <w:rsid w:val="00981735"/>
    <w:rsid w:val="00981B4B"/>
    <w:rsid w:val="00985EAA"/>
    <w:rsid w:val="00986ADF"/>
    <w:rsid w:val="00991BA2"/>
    <w:rsid w:val="0099481C"/>
    <w:rsid w:val="009966B0"/>
    <w:rsid w:val="009967CD"/>
    <w:rsid w:val="00997A37"/>
    <w:rsid w:val="009A0492"/>
    <w:rsid w:val="009A156C"/>
    <w:rsid w:val="009A2B20"/>
    <w:rsid w:val="009A4DB8"/>
    <w:rsid w:val="009A5113"/>
    <w:rsid w:val="009A5AB5"/>
    <w:rsid w:val="009A62FC"/>
    <w:rsid w:val="009A7E74"/>
    <w:rsid w:val="009B086A"/>
    <w:rsid w:val="009B1610"/>
    <w:rsid w:val="009B3546"/>
    <w:rsid w:val="009B3C23"/>
    <w:rsid w:val="009B41AE"/>
    <w:rsid w:val="009B7FDF"/>
    <w:rsid w:val="009C56DE"/>
    <w:rsid w:val="009C68BF"/>
    <w:rsid w:val="009C6D93"/>
    <w:rsid w:val="009C7153"/>
    <w:rsid w:val="009C724B"/>
    <w:rsid w:val="009C7602"/>
    <w:rsid w:val="009C7E42"/>
    <w:rsid w:val="009D0594"/>
    <w:rsid w:val="009D0815"/>
    <w:rsid w:val="009D33D2"/>
    <w:rsid w:val="009D51AD"/>
    <w:rsid w:val="009D5320"/>
    <w:rsid w:val="009D6C83"/>
    <w:rsid w:val="009E0F85"/>
    <w:rsid w:val="009E1FA8"/>
    <w:rsid w:val="009E20F5"/>
    <w:rsid w:val="009E24D5"/>
    <w:rsid w:val="009E4196"/>
    <w:rsid w:val="009E43EB"/>
    <w:rsid w:val="009E56FD"/>
    <w:rsid w:val="009E5A6D"/>
    <w:rsid w:val="009E5E69"/>
    <w:rsid w:val="009E6037"/>
    <w:rsid w:val="009E610C"/>
    <w:rsid w:val="009F0B35"/>
    <w:rsid w:val="009F1281"/>
    <w:rsid w:val="009F2534"/>
    <w:rsid w:val="009F5EA5"/>
    <w:rsid w:val="009F6DA5"/>
    <w:rsid w:val="00A008AA"/>
    <w:rsid w:val="00A01458"/>
    <w:rsid w:val="00A016C8"/>
    <w:rsid w:val="00A02452"/>
    <w:rsid w:val="00A02E6B"/>
    <w:rsid w:val="00A04591"/>
    <w:rsid w:val="00A06B08"/>
    <w:rsid w:val="00A079B5"/>
    <w:rsid w:val="00A07DFB"/>
    <w:rsid w:val="00A10078"/>
    <w:rsid w:val="00A10240"/>
    <w:rsid w:val="00A13E82"/>
    <w:rsid w:val="00A152FB"/>
    <w:rsid w:val="00A166A1"/>
    <w:rsid w:val="00A205FE"/>
    <w:rsid w:val="00A2149C"/>
    <w:rsid w:val="00A2266A"/>
    <w:rsid w:val="00A24E88"/>
    <w:rsid w:val="00A25D1F"/>
    <w:rsid w:val="00A25D4B"/>
    <w:rsid w:val="00A26004"/>
    <w:rsid w:val="00A30546"/>
    <w:rsid w:val="00A306F0"/>
    <w:rsid w:val="00A32C26"/>
    <w:rsid w:val="00A359D4"/>
    <w:rsid w:val="00A35BC9"/>
    <w:rsid w:val="00A35CF9"/>
    <w:rsid w:val="00A372EB"/>
    <w:rsid w:val="00A37A2A"/>
    <w:rsid w:val="00A40449"/>
    <w:rsid w:val="00A41327"/>
    <w:rsid w:val="00A42330"/>
    <w:rsid w:val="00A42F79"/>
    <w:rsid w:val="00A43588"/>
    <w:rsid w:val="00A44863"/>
    <w:rsid w:val="00A4588C"/>
    <w:rsid w:val="00A46114"/>
    <w:rsid w:val="00A462BD"/>
    <w:rsid w:val="00A47B9C"/>
    <w:rsid w:val="00A51292"/>
    <w:rsid w:val="00A543AC"/>
    <w:rsid w:val="00A54CF5"/>
    <w:rsid w:val="00A57799"/>
    <w:rsid w:val="00A6025C"/>
    <w:rsid w:val="00A624C4"/>
    <w:rsid w:val="00A66844"/>
    <w:rsid w:val="00A66959"/>
    <w:rsid w:val="00A66F27"/>
    <w:rsid w:val="00A704FF"/>
    <w:rsid w:val="00A70E98"/>
    <w:rsid w:val="00A75987"/>
    <w:rsid w:val="00A77495"/>
    <w:rsid w:val="00A7757F"/>
    <w:rsid w:val="00A81622"/>
    <w:rsid w:val="00A816E4"/>
    <w:rsid w:val="00A8186B"/>
    <w:rsid w:val="00A8389E"/>
    <w:rsid w:val="00A84116"/>
    <w:rsid w:val="00A84801"/>
    <w:rsid w:val="00A84A2C"/>
    <w:rsid w:val="00A86680"/>
    <w:rsid w:val="00A906DB"/>
    <w:rsid w:val="00A90C1A"/>
    <w:rsid w:val="00A90CEB"/>
    <w:rsid w:val="00A912E8"/>
    <w:rsid w:val="00A9343B"/>
    <w:rsid w:val="00A941FB"/>
    <w:rsid w:val="00A95AB6"/>
    <w:rsid w:val="00A9692E"/>
    <w:rsid w:val="00AA01F9"/>
    <w:rsid w:val="00AA26F6"/>
    <w:rsid w:val="00AA49D2"/>
    <w:rsid w:val="00AA5109"/>
    <w:rsid w:val="00AA55E7"/>
    <w:rsid w:val="00AA652F"/>
    <w:rsid w:val="00AA6571"/>
    <w:rsid w:val="00AB098B"/>
    <w:rsid w:val="00AB0E1C"/>
    <w:rsid w:val="00AB25E6"/>
    <w:rsid w:val="00AB318C"/>
    <w:rsid w:val="00AB38E3"/>
    <w:rsid w:val="00AB3EE8"/>
    <w:rsid w:val="00AB42D2"/>
    <w:rsid w:val="00AB4A9E"/>
    <w:rsid w:val="00AB6169"/>
    <w:rsid w:val="00AB6F6F"/>
    <w:rsid w:val="00AB6F87"/>
    <w:rsid w:val="00AC036A"/>
    <w:rsid w:val="00AC0DAA"/>
    <w:rsid w:val="00AC2009"/>
    <w:rsid w:val="00AC2D14"/>
    <w:rsid w:val="00AC2FD8"/>
    <w:rsid w:val="00AC3AFF"/>
    <w:rsid w:val="00AC46F2"/>
    <w:rsid w:val="00AC4C64"/>
    <w:rsid w:val="00AC5CB5"/>
    <w:rsid w:val="00AC5E5E"/>
    <w:rsid w:val="00AC619B"/>
    <w:rsid w:val="00AC6F0A"/>
    <w:rsid w:val="00AC6FF8"/>
    <w:rsid w:val="00AC7946"/>
    <w:rsid w:val="00AD0029"/>
    <w:rsid w:val="00AD0A24"/>
    <w:rsid w:val="00AD2A18"/>
    <w:rsid w:val="00AD36A3"/>
    <w:rsid w:val="00AD54E2"/>
    <w:rsid w:val="00AD591D"/>
    <w:rsid w:val="00AD5F95"/>
    <w:rsid w:val="00AE0159"/>
    <w:rsid w:val="00AE02A1"/>
    <w:rsid w:val="00AE1907"/>
    <w:rsid w:val="00AE3289"/>
    <w:rsid w:val="00AE5F4F"/>
    <w:rsid w:val="00AE7F20"/>
    <w:rsid w:val="00AF0189"/>
    <w:rsid w:val="00AF0C70"/>
    <w:rsid w:val="00AF2878"/>
    <w:rsid w:val="00AF3522"/>
    <w:rsid w:val="00AF5935"/>
    <w:rsid w:val="00AF7858"/>
    <w:rsid w:val="00B00057"/>
    <w:rsid w:val="00B02119"/>
    <w:rsid w:val="00B02B2B"/>
    <w:rsid w:val="00B02B42"/>
    <w:rsid w:val="00B02C73"/>
    <w:rsid w:val="00B05EAE"/>
    <w:rsid w:val="00B06265"/>
    <w:rsid w:val="00B0706E"/>
    <w:rsid w:val="00B1008A"/>
    <w:rsid w:val="00B1064E"/>
    <w:rsid w:val="00B1260E"/>
    <w:rsid w:val="00B132F7"/>
    <w:rsid w:val="00B146D7"/>
    <w:rsid w:val="00B15121"/>
    <w:rsid w:val="00B15FF8"/>
    <w:rsid w:val="00B22066"/>
    <w:rsid w:val="00B23D52"/>
    <w:rsid w:val="00B24DB2"/>
    <w:rsid w:val="00B25C21"/>
    <w:rsid w:val="00B26E1B"/>
    <w:rsid w:val="00B307BD"/>
    <w:rsid w:val="00B30DAE"/>
    <w:rsid w:val="00B31DEA"/>
    <w:rsid w:val="00B32306"/>
    <w:rsid w:val="00B36FCD"/>
    <w:rsid w:val="00B37655"/>
    <w:rsid w:val="00B4018C"/>
    <w:rsid w:val="00B4138A"/>
    <w:rsid w:val="00B41660"/>
    <w:rsid w:val="00B4168B"/>
    <w:rsid w:val="00B41FB9"/>
    <w:rsid w:val="00B42407"/>
    <w:rsid w:val="00B502CF"/>
    <w:rsid w:val="00B50F26"/>
    <w:rsid w:val="00B525E9"/>
    <w:rsid w:val="00B52B8E"/>
    <w:rsid w:val="00B54ED9"/>
    <w:rsid w:val="00B5558F"/>
    <w:rsid w:val="00B56EB0"/>
    <w:rsid w:val="00B6054F"/>
    <w:rsid w:val="00B60BEC"/>
    <w:rsid w:val="00B61C42"/>
    <w:rsid w:val="00B61C4B"/>
    <w:rsid w:val="00B6305A"/>
    <w:rsid w:val="00B64380"/>
    <w:rsid w:val="00B646AA"/>
    <w:rsid w:val="00B6649B"/>
    <w:rsid w:val="00B70BFD"/>
    <w:rsid w:val="00B7116F"/>
    <w:rsid w:val="00B71313"/>
    <w:rsid w:val="00B7205B"/>
    <w:rsid w:val="00B720B7"/>
    <w:rsid w:val="00B72C2D"/>
    <w:rsid w:val="00B7575F"/>
    <w:rsid w:val="00B76FE6"/>
    <w:rsid w:val="00B7718F"/>
    <w:rsid w:val="00B778C7"/>
    <w:rsid w:val="00B802A8"/>
    <w:rsid w:val="00B81002"/>
    <w:rsid w:val="00B811F2"/>
    <w:rsid w:val="00B81641"/>
    <w:rsid w:val="00B81AD1"/>
    <w:rsid w:val="00B82773"/>
    <w:rsid w:val="00B839BC"/>
    <w:rsid w:val="00B850F3"/>
    <w:rsid w:val="00B852D0"/>
    <w:rsid w:val="00B86A51"/>
    <w:rsid w:val="00B87630"/>
    <w:rsid w:val="00B91376"/>
    <w:rsid w:val="00B928A9"/>
    <w:rsid w:val="00B92DA8"/>
    <w:rsid w:val="00B94AFD"/>
    <w:rsid w:val="00B953FD"/>
    <w:rsid w:val="00B9591F"/>
    <w:rsid w:val="00B968EF"/>
    <w:rsid w:val="00B97AD0"/>
    <w:rsid w:val="00BA0059"/>
    <w:rsid w:val="00BA1106"/>
    <w:rsid w:val="00BA114D"/>
    <w:rsid w:val="00BA4B5C"/>
    <w:rsid w:val="00BA5ACC"/>
    <w:rsid w:val="00BA7106"/>
    <w:rsid w:val="00BA77AC"/>
    <w:rsid w:val="00BB139A"/>
    <w:rsid w:val="00BB33F2"/>
    <w:rsid w:val="00BB65E5"/>
    <w:rsid w:val="00BB6721"/>
    <w:rsid w:val="00BC0685"/>
    <w:rsid w:val="00BC14A6"/>
    <w:rsid w:val="00BC2842"/>
    <w:rsid w:val="00BC2D12"/>
    <w:rsid w:val="00BC52AC"/>
    <w:rsid w:val="00BC56DB"/>
    <w:rsid w:val="00BC5B03"/>
    <w:rsid w:val="00BC5E85"/>
    <w:rsid w:val="00BC74C8"/>
    <w:rsid w:val="00BC792C"/>
    <w:rsid w:val="00BD0544"/>
    <w:rsid w:val="00BD2859"/>
    <w:rsid w:val="00BD337D"/>
    <w:rsid w:val="00BD49CD"/>
    <w:rsid w:val="00BD62EB"/>
    <w:rsid w:val="00BE0060"/>
    <w:rsid w:val="00BE014D"/>
    <w:rsid w:val="00BE1CB7"/>
    <w:rsid w:val="00BE432A"/>
    <w:rsid w:val="00BE4DD2"/>
    <w:rsid w:val="00BE59C5"/>
    <w:rsid w:val="00BF0AAE"/>
    <w:rsid w:val="00BF2224"/>
    <w:rsid w:val="00BF47F7"/>
    <w:rsid w:val="00BF4B39"/>
    <w:rsid w:val="00BF5BF7"/>
    <w:rsid w:val="00BF7977"/>
    <w:rsid w:val="00BF7D32"/>
    <w:rsid w:val="00C0164E"/>
    <w:rsid w:val="00C04415"/>
    <w:rsid w:val="00C05036"/>
    <w:rsid w:val="00C05216"/>
    <w:rsid w:val="00C06D0C"/>
    <w:rsid w:val="00C11822"/>
    <w:rsid w:val="00C11D29"/>
    <w:rsid w:val="00C146C4"/>
    <w:rsid w:val="00C1498B"/>
    <w:rsid w:val="00C16091"/>
    <w:rsid w:val="00C17766"/>
    <w:rsid w:val="00C215F2"/>
    <w:rsid w:val="00C241D8"/>
    <w:rsid w:val="00C257A0"/>
    <w:rsid w:val="00C30C15"/>
    <w:rsid w:val="00C316FE"/>
    <w:rsid w:val="00C32E29"/>
    <w:rsid w:val="00C33337"/>
    <w:rsid w:val="00C348AC"/>
    <w:rsid w:val="00C35870"/>
    <w:rsid w:val="00C35A68"/>
    <w:rsid w:val="00C35D26"/>
    <w:rsid w:val="00C369E5"/>
    <w:rsid w:val="00C36F07"/>
    <w:rsid w:val="00C37433"/>
    <w:rsid w:val="00C37A9D"/>
    <w:rsid w:val="00C40503"/>
    <w:rsid w:val="00C41204"/>
    <w:rsid w:val="00C41F73"/>
    <w:rsid w:val="00C43BBB"/>
    <w:rsid w:val="00C43F39"/>
    <w:rsid w:val="00C43F70"/>
    <w:rsid w:val="00C44B19"/>
    <w:rsid w:val="00C455C3"/>
    <w:rsid w:val="00C46864"/>
    <w:rsid w:val="00C46C7D"/>
    <w:rsid w:val="00C47517"/>
    <w:rsid w:val="00C47AF0"/>
    <w:rsid w:val="00C5060F"/>
    <w:rsid w:val="00C53079"/>
    <w:rsid w:val="00C531DD"/>
    <w:rsid w:val="00C54719"/>
    <w:rsid w:val="00C55829"/>
    <w:rsid w:val="00C57158"/>
    <w:rsid w:val="00C609BD"/>
    <w:rsid w:val="00C62A95"/>
    <w:rsid w:val="00C63926"/>
    <w:rsid w:val="00C639A1"/>
    <w:rsid w:val="00C63BEA"/>
    <w:rsid w:val="00C64074"/>
    <w:rsid w:val="00C645B9"/>
    <w:rsid w:val="00C64C95"/>
    <w:rsid w:val="00C660E1"/>
    <w:rsid w:val="00C6648A"/>
    <w:rsid w:val="00C66596"/>
    <w:rsid w:val="00C66CEB"/>
    <w:rsid w:val="00C714C9"/>
    <w:rsid w:val="00C73374"/>
    <w:rsid w:val="00C73DE6"/>
    <w:rsid w:val="00C75144"/>
    <w:rsid w:val="00C7526F"/>
    <w:rsid w:val="00C774BF"/>
    <w:rsid w:val="00C80C98"/>
    <w:rsid w:val="00C857CE"/>
    <w:rsid w:val="00C85B16"/>
    <w:rsid w:val="00C85EC5"/>
    <w:rsid w:val="00C86895"/>
    <w:rsid w:val="00C876E5"/>
    <w:rsid w:val="00C87DC1"/>
    <w:rsid w:val="00C91BD6"/>
    <w:rsid w:val="00C921C9"/>
    <w:rsid w:val="00C9220E"/>
    <w:rsid w:val="00C939CC"/>
    <w:rsid w:val="00C94EF2"/>
    <w:rsid w:val="00CA45F2"/>
    <w:rsid w:val="00CA4870"/>
    <w:rsid w:val="00CB0818"/>
    <w:rsid w:val="00CB44E0"/>
    <w:rsid w:val="00CC14AC"/>
    <w:rsid w:val="00CC1AC2"/>
    <w:rsid w:val="00CC400E"/>
    <w:rsid w:val="00CC4CCE"/>
    <w:rsid w:val="00CC5AAE"/>
    <w:rsid w:val="00CD236B"/>
    <w:rsid w:val="00CD470D"/>
    <w:rsid w:val="00CD5DB8"/>
    <w:rsid w:val="00CD5E35"/>
    <w:rsid w:val="00CD6A80"/>
    <w:rsid w:val="00CD7971"/>
    <w:rsid w:val="00CD7BB3"/>
    <w:rsid w:val="00CE55C6"/>
    <w:rsid w:val="00CE58AF"/>
    <w:rsid w:val="00CE5BBE"/>
    <w:rsid w:val="00CE5C9A"/>
    <w:rsid w:val="00CE6E71"/>
    <w:rsid w:val="00CE7416"/>
    <w:rsid w:val="00CE7CF8"/>
    <w:rsid w:val="00CF14C8"/>
    <w:rsid w:val="00CF1B85"/>
    <w:rsid w:val="00CF216C"/>
    <w:rsid w:val="00CF4EA8"/>
    <w:rsid w:val="00CF61AD"/>
    <w:rsid w:val="00D000BA"/>
    <w:rsid w:val="00D0098F"/>
    <w:rsid w:val="00D00D65"/>
    <w:rsid w:val="00D0266C"/>
    <w:rsid w:val="00D02AB4"/>
    <w:rsid w:val="00D0494C"/>
    <w:rsid w:val="00D04AC9"/>
    <w:rsid w:val="00D07761"/>
    <w:rsid w:val="00D07FEA"/>
    <w:rsid w:val="00D113AC"/>
    <w:rsid w:val="00D1215E"/>
    <w:rsid w:val="00D12ECC"/>
    <w:rsid w:val="00D1300F"/>
    <w:rsid w:val="00D14FE6"/>
    <w:rsid w:val="00D153F5"/>
    <w:rsid w:val="00D15905"/>
    <w:rsid w:val="00D15B89"/>
    <w:rsid w:val="00D17CCC"/>
    <w:rsid w:val="00D20D7C"/>
    <w:rsid w:val="00D213F6"/>
    <w:rsid w:val="00D22078"/>
    <w:rsid w:val="00D2438B"/>
    <w:rsid w:val="00D24B81"/>
    <w:rsid w:val="00D2616F"/>
    <w:rsid w:val="00D27A57"/>
    <w:rsid w:val="00D27AFE"/>
    <w:rsid w:val="00D328FE"/>
    <w:rsid w:val="00D334DB"/>
    <w:rsid w:val="00D35128"/>
    <w:rsid w:val="00D35DCF"/>
    <w:rsid w:val="00D36180"/>
    <w:rsid w:val="00D36FD6"/>
    <w:rsid w:val="00D37410"/>
    <w:rsid w:val="00D4042A"/>
    <w:rsid w:val="00D40715"/>
    <w:rsid w:val="00D41EC0"/>
    <w:rsid w:val="00D42197"/>
    <w:rsid w:val="00D421CD"/>
    <w:rsid w:val="00D422D7"/>
    <w:rsid w:val="00D4236F"/>
    <w:rsid w:val="00D42EC8"/>
    <w:rsid w:val="00D440C5"/>
    <w:rsid w:val="00D445FE"/>
    <w:rsid w:val="00D44D0E"/>
    <w:rsid w:val="00D458F5"/>
    <w:rsid w:val="00D45D95"/>
    <w:rsid w:val="00D47A85"/>
    <w:rsid w:val="00D47ED2"/>
    <w:rsid w:val="00D516A2"/>
    <w:rsid w:val="00D51D39"/>
    <w:rsid w:val="00D5456A"/>
    <w:rsid w:val="00D54B56"/>
    <w:rsid w:val="00D54CC0"/>
    <w:rsid w:val="00D57B62"/>
    <w:rsid w:val="00D60D25"/>
    <w:rsid w:val="00D6155A"/>
    <w:rsid w:val="00D67E2A"/>
    <w:rsid w:val="00D7375F"/>
    <w:rsid w:val="00D73A01"/>
    <w:rsid w:val="00D76E76"/>
    <w:rsid w:val="00D80702"/>
    <w:rsid w:val="00D80E61"/>
    <w:rsid w:val="00D81523"/>
    <w:rsid w:val="00D836C5"/>
    <w:rsid w:val="00D84646"/>
    <w:rsid w:val="00D85833"/>
    <w:rsid w:val="00D85A23"/>
    <w:rsid w:val="00D85F6A"/>
    <w:rsid w:val="00D87C50"/>
    <w:rsid w:val="00D90C76"/>
    <w:rsid w:val="00D91AFA"/>
    <w:rsid w:val="00D92ABC"/>
    <w:rsid w:val="00D92DCD"/>
    <w:rsid w:val="00D97366"/>
    <w:rsid w:val="00DA19C9"/>
    <w:rsid w:val="00DA35B3"/>
    <w:rsid w:val="00DA3802"/>
    <w:rsid w:val="00DA3CA2"/>
    <w:rsid w:val="00DA4FCC"/>
    <w:rsid w:val="00DA5280"/>
    <w:rsid w:val="00DA52A4"/>
    <w:rsid w:val="00DA647B"/>
    <w:rsid w:val="00DA6A77"/>
    <w:rsid w:val="00DA76FF"/>
    <w:rsid w:val="00DB66DE"/>
    <w:rsid w:val="00DC0335"/>
    <w:rsid w:val="00DC0761"/>
    <w:rsid w:val="00DC0CF9"/>
    <w:rsid w:val="00DC0DD0"/>
    <w:rsid w:val="00DC0E1F"/>
    <w:rsid w:val="00DC118B"/>
    <w:rsid w:val="00DC2B95"/>
    <w:rsid w:val="00DC3B4A"/>
    <w:rsid w:val="00DC5EA9"/>
    <w:rsid w:val="00DD0941"/>
    <w:rsid w:val="00DD2665"/>
    <w:rsid w:val="00DD2763"/>
    <w:rsid w:val="00DD5012"/>
    <w:rsid w:val="00DD56A5"/>
    <w:rsid w:val="00DD591D"/>
    <w:rsid w:val="00DD594F"/>
    <w:rsid w:val="00DD7549"/>
    <w:rsid w:val="00DE2833"/>
    <w:rsid w:val="00DE3013"/>
    <w:rsid w:val="00DE39E5"/>
    <w:rsid w:val="00DE448C"/>
    <w:rsid w:val="00DE44F0"/>
    <w:rsid w:val="00DE452B"/>
    <w:rsid w:val="00DF0ED6"/>
    <w:rsid w:val="00DF0EEA"/>
    <w:rsid w:val="00DF4130"/>
    <w:rsid w:val="00DF475A"/>
    <w:rsid w:val="00DF643C"/>
    <w:rsid w:val="00DF6F8F"/>
    <w:rsid w:val="00E00BCC"/>
    <w:rsid w:val="00E0149C"/>
    <w:rsid w:val="00E02194"/>
    <w:rsid w:val="00E03A10"/>
    <w:rsid w:val="00E03AC1"/>
    <w:rsid w:val="00E05770"/>
    <w:rsid w:val="00E069A5"/>
    <w:rsid w:val="00E06FD6"/>
    <w:rsid w:val="00E1112D"/>
    <w:rsid w:val="00E11CAA"/>
    <w:rsid w:val="00E123AC"/>
    <w:rsid w:val="00E12654"/>
    <w:rsid w:val="00E1327C"/>
    <w:rsid w:val="00E13AF0"/>
    <w:rsid w:val="00E15CE2"/>
    <w:rsid w:val="00E160FA"/>
    <w:rsid w:val="00E16A62"/>
    <w:rsid w:val="00E16E45"/>
    <w:rsid w:val="00E1745A"/>
    <w:rsid w:val="00E1767A"/>
    <w:rsid w:val="00E17D65"/>
    <w:rsid w:val="00E2141E"/>
    <w:rsid w:val="00E21576"/>
    <w:rsid w:val="00E25B78"/>
    <w:rsid w:val="00E25F14"/>
    <w:rsid w:val="00E263BC"/>
    <w:rsid w:val="00E26B09"/>
    <w:rsid w:val="00E3011E"/>
    <w:rsid w:val="00E30D22"/>
    <w:rsid w:val="00E347C5"/>
    <w:rsid w:val="00E35071"/>
    <w:rsid w:val="00E355FB"/>
    <w:rsid w:val="00E358E7"/>
    <w:rsid w:val="00E35FD6"/>
    <w:rsid w:val="00E37C19"/>
    <w:rsid w:val="00E47104"/>
    <w:rsid w:val="00E50F7B"/>
    <w:rsid w:val="00E51349"/>
    <w:rsid w:val="00E52222"/>
    <w:rsid w:val="00E5291C"/>
    <w:rsid w:val="00E540E3"/>
    <w:rsid w:val="00E55672"/>
    <w:rsid w:val="00E5571A"/>
    <w:rsid w:val="00E55E53"/>
    <w:rsid w:val="00E56165"/>
    <w:rsid w:val="00E56B8F"/>
    <w:rsid w:val="00E56ECF"/>
    <w:rsid w:val="00E57055"/>
    <w:rsid w:val="00E6247B"/>
    <w:rsid w:val="00E64B44"/>
    <w:rsid w:val="00E66DB0"/>
    <w:rsid w:val="00E66EF6"/>
    <w:rsid w:val="00E72D13"/>
    <w:rsid w:val="00E74CE4"/>
    <w:rsid w:val="00E750B1"/>
    <w:rsid w:val="00E800BA"/>
    <w:rsid w:val="00E82127"/>
    <w:rsid w:val="00E8403C"/>
    <w:rsid w:val="00E84405"/>
    <w:rsid w:val="00E850E0"/>
    <w:rsid w:val="00E858AE"/>
    <w:rsid w:val="00E874FB"/>
    <w:rsid w:val="00E9118A"/>
    <w:rsid w:val="00E91829"/>
    <w:rsid w:val="00E920B4"/>
    <w:rsid w:val="00E9211F"/>
    <w:rsid w:val="00E923F1"/>
    <w:rsid w:val="00E931EE"/>
    <w:rsid w:val="00E934B7"/>
    <w:rsid w:val="00E95249"/>
    <w:rsid w:val="00E968CC"/>
    <w:rsid w:val="00EA3237"/>
    <w:rsid w:val="00EA442B"/>
    <w:rsid w:val="00EB0AEE"/>
    <w:rsid w:val="00EB27D7"/>
    <w:rsid w:val="00EB4173"/>
    <w:rsid w:val="00EC00D2"/>
    <w:rsid w:val="00EC1411"/>
    <w:rsid w:val="00EC2B57"/>
    <w:rsid w:val="00EC305D"/>
    <w:rsid w:val="00EC70E9"/>
    <w:rsid w:val="00EC7938"/>
    <w:rsid w:val="00ED226F"/>
    <w:rsid w:val="00ED4AA0"/>
    <w:rsid w:val="00ED63CA"/>
    <w:rsid w:val="00ED6E53"/>
    <w:rsid w:val="00EE0F5C"/>
    <w:rsid w:val="00EE2057"/>
    <w:rsid w:val="00EE3911"/>
    <w:rsid w:val="00EE4896"/>
    <w:rsid w:val="00EE4D66"/>
    <w:rsid w:val="00EE772D"/>
    <w:rsid w:val="00EF0B14"/>
    <w:rsid w:val="00EF0D30"/>
    <w:rsid w:val="00EF2FDE"/>
    <w:rsid w:val="00EF35EB"/>
    <w:rsid w:val="00EF3EF3"/>
    <w:rsid w:val="00EF5166"/>
    <w:rsid w:val="00EF5DA4"/>
    <w:rsid w:val="00EF7BFF"/>
    <w:rsid w:val="00F00C4D"/>
    <w:rsid w:val="00F022BC"/>
    <w:rsid w:val="00F02AB2"/>
    <w:rsid w:val="00F03454"/>
    <w:rsid w:val="00F0375E"/>
    <w:rsid w:val="00F04BEB"/>
    <w:rsid w:val="00F07375"/>
    <w:rsid w:val="00F07F35"/>
    <w:rsid w:val="00F10E71"/>
    <w:rsid w:val="00F12C92"/>
    <w:rsid w:val="00F15B72"/>
    <w:rsid w:val="00F15C88"/>
    <w:rsid w:val="00F1753C"/>
    <w:rsid w:val="00F205A1"/>
    <w:rsid w:val="00F2385D"/>
    <w:rsid w:val="00F239EF"/>
    <w:rsid w:val="00F246C3"/>
    <w:rsid w:val="00F25CC4"/>
    <w:rsid w:val="00F27675"/>
    <w:rsid w:val="00F3118C"/>
    <w:rsid w:val="00F31B71"/>
    <w:rsid w:val="00F32152"/>
    <w:rsid w:val="00F34553"/>
    <w:rsid w:val="00F34E06"/>
    <w:rsid w:val="00F35836"/>
    <w:rsid w:val="00F360A5"/>
    <w:rsid w:val="00F36C12"/>
    <w:rsid w:val="00F370AB"/>
    <w:rsid w:val="00F37C18"/>
    <w:rsid w:val="00F42170"/>
    <w:rsid w:val="00F43710"/>
    <w:rsid w:val="00F443A1"/>
    <w:rsid w:val="00F450F2"/>
    <w:rsid w:val="00F45467"/>
    <w:rsid w:val="00F45D35"/>
    <w:rsid w:val="00F475D8"/>
    <w:rsid w:val="00F5214F"/>
    <w:rsid w:val="00F54387"/>
    <w:rsid w:val="00F543E4"/>
    <w:rsid w:val="00F5489D"/>
    <w:rsid w:val="00F56578"/>
    <w:rsid w:val="00F5781F"/>
    <w:rsid w:val="00F600D4"/>
    <w:rsid w:val="00F60FC3"/>
    <w:rsid w:val="00F623AA"/>
    <w:rsid w:val="00F65DA8"/>
    <w:rsid w:val="00F662E9"/>
    <w:rsid w:val="00F66ECE"/>
    <w:rsid w:val="00F702DC"/>
    <w:rsid w:val="00F7331B"/>
    <w:rsid w:val="00F73B2C"/>
    <w:rsid w:val="00F74375"/>
    <w:rsid w:val="00F759E2"/>
    <w:rsid w:val="00F75F06"/>
    <w:rsid w:val="00F76144"/>
    <w:rsid w:val="00F773DD"/>
    <w:rsid w:val="00F77665"/>
    <w:rsid w:val="00F837EB"/>
    <w:rsid w:val="00F857F7"/>
    <w:rsid w:val="00F8692F"/>
    <w:rsid w:val="00F87186"/>
    <w:rsid w:val="00F91511"/>
    <w:rsid w:val="00F919E4"/>
    <w:rsid w:val="00F93EC1"/>
    <w:rsid w:val="00F94454"/>
    <w:rsid w:val="00F94F4C"/>
    <w:rsid w:val="00F95E2A"/>
    <w:rsid w:val="00F962F9"/>
    <w:rsid w:val="00F970DD"/>
    <w:rsid w:val="00F9757F"/>
    <w:rsid w:val="00FA12C3"/>
    <w:rsid w:val="00FA3DE1"/>
    <w:rsid w:val="00FA3F4E"/>
    <w:rsid w:val="00FA4315"/>
    <w:rsid w:val="00FA5075"/>
    <w:rsid w:val="00FA529F"/>
    <w:rsid w:val="00FA572B"/>
    <w:rsid w:val="00FA7C7A"/>
    <w:rsid w:val="00FB0BC4"/>
    <w:rsid w:val="00FB11D3"/>
    <w:rsid w:val="00FB2724"/>
    <w:rsid w:val="00FB2EA4"/>
    <w:rsid w:val="00FB3780"/>
    <w:rsid w:val="00FB3EB1"/>
    <w:rsid w:val="00FB3F4C"/>
    <w:rsid w:val="00FB7868"/>
    <w:rsid w:val="00FB7EB5"/>
    <w:rsid w:val="00FC207F"/>
    <w:rsid w:val="00FC4BCE"/>
    <w:rsid w:val="00FC5BB5"/>
    <w:rsid w:val="00FD0E01"/>
    <w:rsid w:val="00FD1AD0"/>
    <w:rsid w:val="00FD250B"/>
    <w:rsid w:val="00FD4385"/>
    <w:rsid w:val="00FD4A49"/>
    <w:rsid w:val="00FD61BE"/>
    <w:rsid w:val="00FE01CA"/>
    <w:rsid w:val="00FE140C"/>
    <w:rsid w:val="00FE185A"/>
    <w:rsid w:val="00FE330F"/>
    <w:rsid w:val="00FE3A27"/>
    <w:rsid w:val="00FE3C17"/>
    <w:rsid w:val="00FE42C7"/>
    <w:rsid w:val="00FE56D1"/>
    <w:rsid w:val="00FE74FD"/>
    <w:rsid w:val="00FE7760"/>
    <w:rsid w:val="00FF0E3C"/>
    <w:rsid w:val="00FF0F9C"/>
    <w:rsid w:val="00FF1C23"/>
    <w:rsid w:val="00FF30C3"/>
    <w:rsid w:val="00FF3BD8"/>
    <w:rsid w:val="00FF5232"/>
    <w:rsid w:val="00FF73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59ECD"/>
  <w15:docId w15:val="{AFB25E20-18F9-4959-81A8-FCFA87D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A2810"/>
    <w:pPr>
      <w:spacing w:after="0" w:line="240" w:lineRule="auto"/>
      <w:jc w:val="both"/>
    </w:pPr>
    <w:rPr>
      <w:rFonts w:ascii="Times New Roman" w:eastAsia="Times New Roman" w:hAnsi="Times New Roman" w:cs="Times New Roman"/>
      <w:sz w:val="24"/>
    </w:rPr>
  </w:style>
  <w:style w:type="paragraph" w:styleId="1">
    <w:name w:val="heading 1"/>
    <w:basedOn w:val="a1"/>
    <w:next w:val="a1"/>
    <w:link w:val="12"/>
    <w:autoRedefine/>
    <w:qFormat/>
    <w:rsid w:val="00AA5109"/>
    <w:pPr>
      <w:keepNext/>
      <w:numPr>
        <w:numId w:val="20"/>
      </w:numPr>
      <w:spacing w:before="240" w:after="240"/>
      <w:outlineLvl w:val="0"/>
    </w:pPr>
    <w:rPr>
      <w:rFonts w:ascii="Arial" w:hAnsi="Arial" w:cs="Arial"/>
      <w:b/>
      <w:bCs/>
      <w:caps/>
      <w:kern w:val="32"/>
      <w:sz w:val="28"/>
      <w:szCs w:val="32"/>
    </w:rPr>
  </w:style>
  <w:style w:type="paragraph" w:styleId="21">
    <w:name w:val="heading 2"/>
    <w:aliases w:val="2 Заголовок 2"/>
    <w:basedOn w:val="a1"/>
    <w:next w:val="a1"/>
    <w:link w:val="22"/>
    <w:uiPriority w:val="9"/>
    <w:qFormat/>
    <w:rsid w:val="00E11CAA"/>
    <w:pPr>
      <w:spacing w:before="240" w:after="240"/>
      <w:outlineLvl w:val="1"/>
    </w:pPr>
    <w:rPr>
      <w:rFonts w:ascii="Arial" w:hAnsi="Arial"/>
      <w:b/>
      <w:bCs/>
      <w:iCs/>
      <w:caps/>
      <w:szCs w:val="28"/>
    </w:rPr>
  </w:style>
  <w:style w:type="paragraph" w:styleId="3">
    <w:name w:val="heading 3"/>
    <w:aliases w:val="3 Заголовок 3"/>
    <w:basedOn w:val="a1"/>
    <w:next w:val="a1"/>
    <w:link w:val="31"/>
    <w:autoRedefine/>
    <w:uiPriority w:val="9"/>
    <w:qFormat/>
    <w:rsid w:val="00197D54"/>
    <w:pPr>
      <w:keepNext/>
      <w:keepLines/>
      <w:numPr>
        <w:ilvl w:val="2"/>
        <w:numId w:val="8"/>
      </w:numPr>
      <w:spacing w:before="160" w:after="120" w:line="276" w:lineRule="auto"/>
      <w:ind w:left="567" w:hanging="567"/>
      <w:outlineLvl w:val="2"/>
    </w:pPr>
    <w:rPr>
      <w:rFonts w:ascii="Arial" w:eastAsiaTheme="majorEastAsia" w:hAnsi="Arial" w:cstheme="majorBidi"/>
      <w:b/>
      <w:szCs w:val="24"/>
    </w:rPr>
  </w:style>
  <w:style w:type="paragraph" w:styleId="4">
    <w:name w:val="heading 4"/>
    <w:basedOn w:val="a1"/>
    <w:next w:val="a1"/>
    <w:link w:val="40"/>
    <w:qFormat/>
    <w:rsid w:val="00D153F5"/>
    <w:pPr>
      <w:keepNext/>
      <w:numPr>
        <w:ilvl w:val="3"/>
        <w:numId w:val="8"/>
      </w:numPr>
      <w:outlineLvl w:val="3"/>
    </w:pPr>
    <w:rPr>
      <w:rFonts w:ascii="Arial" w:eastAsiaTheme="majorEastAsia" w:hAnsi="Arial" w:cstheme="majorBidi"/>
      <w:b/>
      <w:szCs w:val="24"/>
    </w:rPr>
  </w:style>
  <w:style w:type="paragraph" w:styleId="5">
    <w:name w:val="heading 5"/>
    <w:basedOn w:val="a1"/>
    <w:next w:val="a1"/>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1"/>
    <w:next w:val="a1"/>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1"/>
    <w:next w:val="a1"/>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1"/>
    <w:next w:val="a1"/>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2">
    <w:name w:val="Заголовок 1 Знак"/>
    <w:basedOn w:val="a2"/>
    <w:link w:val="1"/>
    <w:rsid w:val="00AA5109"/>
    <w:rPr>
      <w:rFonts w:ascii="Arial" w:eastAsia="Times New Roman" w:hAnsi="Arial" w:cs="Arial"/>
      <w:b/>
      <w:bCs/>
      <w:caps/>
      <w:kern w:val="32"/>
      <w:sz w:val="28"/>
      <w:szCs w:val="32"/>
    </w:rPr>
  </w:style>
  <w:style w:type="character" w:customStyle="1" w:styleId="22">
    <w:name w:val="Заголовок 2 Знак"/>
    <w:aliases w:val="2 Заголовок 2 Знак"/>
    <w:basedOn w:val="a2"/>
    <w:link w:val="21"/>
    <w:uiPriority w:val="9"/>
    <w:rsid w:val="00E11CAA"/>
    <w:rPr>
      <w:rFonts w:ascii="Arial" w:eastAsia="Times New Roman" w:hAnsi="Arial" w:cs="Times New Roman"/>
      <w:b/>
      <w:bCs/>
      <w:iCs/>
      <w:caps/>
      <w:sz w:val="24"/>
      <w:szCs w:val="28"/>
    </w:rPr>
  </w:style>
  <w:style w:type="character" w:customStyle="1" w:styleId="31">
    <w:name w:val="Заголовок 3 Знак"/>
    <w:aliases w:val="3 Заголовок 3 Знак"/>
    <w:basedOn w:val="a2"/>
    <w:link w:val="3"/>
    <w:uiPriority w:val="9"/>
    <w:rsid w:val="00197D54"/>
    <w:rPr>
      <w:rFonts w:ascii="Arial" w:eastAsiaTheme="majorEastAsia" w:hAnsi="Arial" w:cstheme="majorBidi"/>
      <w:b/>
      <w:sz w:val="24"/>
      <w:szCs w:val="24"/>
    </w:rPr>
  </w:style>
  <w:style w:type="character" w:customStyle="1" w:styleId="40">
    <w:name w:val="Заголовок 4 Знак"/>
    <w:basedOn w:val="a2"/>
    <w:link w:val="4"/>
    <w:rsid w:val="00D153F5"/>
    <w:rPr>
      <w:rFonts w:ascii="Arial" w:eastAsiaTheme="majorEastAsia" w:hAnsi="Arial" w:cstheme="majorBidi"/>
      <w:b/>
      <w:sz w:val="24"/>
      <w:szCs w:val="24"/>
    </w:rPr>
  </w:style>
  <w:style w:type="character" w:customStyle="1" w:styleId="50">
    <w:name w:val="Заголовок 5 Знак"/>
    <w:basedOn w:val="a2"/>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2"/>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2"/>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2"/>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rsid w:val="00EC7938"/>
    <w:rPr>
      <w:rFonts w:asciiTheme="majorHAnsi" w:eastAsiaTheme="majorEastAsia" w:hAnsiTheme="majorHAnsi" w:cstheme="majorBidi"/>
      <w:i/>
      <w:iCs/>
      <w:color w:val="272727" w:themeColor="text1" w:themeTint="D8"/>
      <w:sz w:val="21"/>
      <w:szCs w:val="21"/>
    </w:rPr>
  </w:style>
  <w:style w:type="paragraph" w:styleId="a5">
    <w:name w:val="header"/>
    <w:basedOn w:val="a1"/>
    <w:link w:val="a6"/>
    <w:rsid w:val="006C0925"/>
    <w:pPr>
      <w:tabs>
        <w:tab w:val="center" w:pos="4677"/>
        <w:tab w:val="right" w:pos="9355"/>
      </w:tabs>
    </w:pPr>
    <w:rPr>
      <w:rFonts w:ascii="Calibri" w:eastAsia="Calibri" w:hAnsi="Calibri"/>
      <w:sz w:val="20"/>
      <w:szCs w:val="20"/>
    </w:rPr>
  </w:style>
  <w:style w:type="character" w:customStyle="1" w:styleId="a6">
    <w:name w:val="Верхний колонтитул Знак"/>
    <w:basedOn w:val="a2"/>
    <w:link w:val="a5"/>
    <w:rsid w:val="006C0925"/>
    <w:rPr>
      <w:rFonts w:ascii="Calibri" w:eastAsia="Calibri" w:hAnsi="Calibri" w:cs="Times New Roman"/>
      <w:sz w:val="20"/>
      <w:szCs w:val="20"/>
    </w:rPr>
  </w:style>
  <w:style w:type="paragraph" w:styleId="a7">
    <w:name w:val="footer"/>
    <w:basedOn w:val="a1"/>
    <w:link w:val="a8"/>
    <w:uiPriority w:val="99"/>
    <w:rsid w:val="006C0925"/>
    <w:pPr>
      <w:tabs>
        <w:tab w:val="center" w:pos="4677"/>
        <w:tab w:val="right" w:pos="9355"/>
      </w:tabs>
    </w:pPr>
    <w:rPr>
      <w:rFonts w:ascii="Calibri" w:eastAsia="Calibri" w:hAnsi="Calibri"/>
      <w:sz w:val="20"/>
      <w:szCs w:val="20"/>
    </w:rPr>
  </w:style>
  <w:style w:type="character" w:customStyle="1" w:styleId="a8">
    <w:name w:val="Нижний колонтитул Знак"/>
    <w:basedOn w:val="a2"/>
    <w:link w:val="a7"/>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9">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Табл_Название"/>
    <w:basedOn w:val="a1"/>
    <w:link w:val="aa"/>
    <w:qFormat/>
    <w:rsid w:val="006C0925"/>
    <w:pPr>
      <w:spacing w:before="100" w:beforeAutospacing="1" w:after="100" w:afterAutospacing="1"/>
    </w:pPr>
    <w:rPr>
      <w:rFonts w:eastAsia="Calibri"/>
      <w:szCs w:val="24"/>
      <w:lang w:eastAsia="ru-RU"/>
    </w:rPr>
  </w:style>
  <w:style w:type="character" w:customStyle="1" w:styleId="aa">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9"/>
    <w:locked/>
    <w:rsid w:val="00E66EF6"/>
    <w:rPr>
      <w:rFonts w:ascii="Times New Roman" w:eastAsia="Calibri" w:hAnsi="Times New Roman" w:cs="Times New Roman"/>
      <w:sz w:val="24"/>
      <w:szCs w:val="24"/>
      <w:lang w:eastAsia="ru-RU"/>
    </w:rPr>
  </w:style>
  <w:style w:type="paragraph" w:styleId="14">
    <w:name w:val="toc 1"/>
    <w:basedOn w:val="a1"/>
    <w:next w:val="a1"/>
    <w:autoRedefine/>
    <w:uiPriority w:val="39"/>
    <w:rsid w:val="00B86A51"/>
    <w:pPr>
      <w:tabs>
        <w:tab w:val="left" w:pos="426"/>
        <w:tab w:val="right" w:leader="dot" w:pos="9628"/>
      </w:tabs>
      <w:spacing w:before="120"/>
      <w:ind w:left="426" w:hanging="426"/>
    </w:pPr>
    <w:rPr>
      <w:rFonts w:ascii="Arial" w:hAnsi="Arial" w:cs="Arial"/>
      <w:b/>
      <w:noProof/>
      <w:sz w:val="20"/>
      <w:szCs w:val="20"/>
    </w:rPr>
  </w:style>
  <w:style w:type="paragraph" w:styleId="23">
    <w:name w:val="toc 2"/>
    <w:basedOn w:val="a1"/>
    <w:next w:val="a1"/>
    <w:autoRedefine/>
    <w:uiPriority w:val="39"/>
    <w:rsid w:val="00B02C73"/>
    <w:pPr>
      <w:tabs>
        <w:tab w:val="left" w:pos="880"/>
        <w:tab w:val="right" w:leader="dot" w:pos="9629"/>
      </w:tabs>
      <w:ind w:left="240"/>
      <w:jc w:val="left"/>
    </w:pPr>
    <w:rPr>
      <w:rFonts w:asciiTheme="minorHAnsi" w:hAnsiTheme="minorHAnsi"/>
      <w:b/>
      <w:sz w:val="22"/>
    </w:rPr>
  </w:style>
  <w:style w:type="paragraph" w:styleId="32">
    <w:name w:val="toc 3"/>
    <w:basedOn w:val="a1"/>
    <w:next w:val="a1"/>
    <w:autoRedefine/>
    <w:uiPriority w:val="39"/>
    <w:rsid w:val="0072688C"/>
    <w:pPr>
      <w:tabs>
        <w:tab w:val="left" w:pos="1200"/>
        <w:tab w:val="right" w:leader="dot" w:pos="9639"/>
      </w:tabs>
      <w:ind w:left="482" w:right="567"/>
    </w:pPr>
    <w:rPr>
      <w:rFonts w:asciiTheme="minorHAnsi" w:hAnsiTheme="minorHAnsi"/>
      <w:sz w:val="22"/>
    </w:rPr>
  </w:style>
  <w:style w:type="paragraph" w:styleId="61">
    <w:name w:val="toc 6"/>
    <w:basedOn w:val="a1"/>
    <w:next w:val="a1"/>
    <w:autoRedefine/>
    <w:uiPriority w:val="39"/>
    <w:rsid w:val="006C0925"/>
    <w:pPr>
      <w:ind w:left="1200"/>
    </w:pPr>
    <w:rPr>
      <w:rFonts w:asciiTheme="minorHAnsi" w:hAnsiTheme="minorHAnsi"/>
      <w:sz w:val="20"/>
      <w:szCs w:val="20"/>
    </w:rPr>
  </w:style>
  <w:style w:type="paragraph" w:styleId="81">
    <w:name w:val="toc 8"/>
    <w:basedOn w:val="a1"/>
    <w:next w:val="a1"/>
    <w:autoRedefine/>
    <w:uiPriority w:val="39"/>
    <w:rsid w:val="006C0925"/>
    <w:pPr>
      <w:ind w:left="1680"/>
    </w:pPr>
    <w:rPr>
      <w:rFonts w:asciiTheme="minorHAnsi" w:hAnsiTheme="minorHAnsi"/>
      <w:sz w:val="20"/>
      <w:szCs w:val="20"/>
    </w:rPr>
  </w:style>
  <w:style w:type="character" w:styleId="ab">
    <w:name w:val="Hyperlink"/>
    <w:uiPriority w:val="99"/>
    <w:rsid w:val="006C0925"/>
    <w:rPr>
      <w:color w:val="0000FF"/>
      <w:u w:val="single"/>
    </w:rPr>
  </w:style>
  <w:style w:type="paragraph" w:styleId="ac">
    <w:name w:val="annotation text"/>
    <w:basedOn w:val="a1"/>
    <w:link w:val="ad"/>
    <w:uiPriority w:val="99"/>
    <w:rsid w:val="006C0925"/>
    <w:rPr>
      <w:sz w:val="20"/>
      <w:szCs w:val="20"/>
    </w:rPr>
  </w:style>
  <w:style w:type="character" w:customStyle="1" w:styleId="ad">
    <w:name w:val="Текст примечания Знак"/>
    <w:basedOn w:val="a2"/>
    <w:link w:val="ac"/>
    <w:uiPriority w:val="99"/>
    <w:rsid w:val="006C0925"/>
    <w:rPr>
      <w:rFonts w:ascii="Times New Roman" w:eastAsia="Times New Roman" w:hAnsi="Times New Roman" w:cs="Times New Roman"/>
      <w:sz w:val="20"/>
      <w:szCs w:val="20"/>
    </w:rPr>
  </w:style>
  <w:style w:type="character" w:customStyle="1" w:styleId="ae">
    <w:name w:val="Тема примечания Знак"/>
    <w:basedOn w:val="ad"/>
    <w:link w:val="af"/>
    <w:semiHidden/>
    <w:rsid w:val="006C0925"/>
    <w:rPr>
      <w:rFonts w:ascii="Times New Roman" w:eastAsia="Times New Roman" w:hAnsi="Times New Roman" w:cs="Times New Roman"/>
      <w:b/>
      <w:bCs/>
      <w:sz w:val="20"/>
      <w:szCs w:val="20"/>
    </w:rPr>
  </w:style>
  <w:style w:type="paragraph" w:styleId="af">
    <w:name w:val="annotation subject"/>
    <w:basedOn w:val="ac"/>
    <w:next w:val="ac"/>
    <w:link w:val="ae"/>
    <w:semiHidden/>
    <w:rsid w:val="006C0925"/>
    <w:rPr>
      <w:b/>
      <w:bCs/>
    </w:rPr>
  </w:style>
  <w:style w:type="character" w:customStyle="1" w:styleId="af0">
    <w:name w:val="Текст выноски Знак"/>
    <w:basedOn w:val="a2"/>
    <w:link w:val="af1"/>
    <w:semiHidden/>
    <w:rsid w:val="006C0925"/>
    <w:rPr>
      <w:rFonts w:ascii="Tahoma" w:eastAsia="Times New Roman" w:hAnsi="Tahoma" w:cs="Tahoma"/>
      <w:sz w:val="16"/>
      <w:szCs w:val="16"/>
    </w:rPr>
  </w:style>
  <w:style w:type="paragraph" w:styleId="af1">
    <w:name w:val="Balloon Text"/>
    <w:basedOn w:val="a1"/>
    <w:link w:val="af0"/>
    <w:semiHidden/>
    <w:rsid w:val="006C0925"/>
    <w:rPr>
      <w:rFonts w:ascii="Tahoma" w:hAnsi="Tahoma" w:cs="Tahoma"/>
      <w:sz w:val="16"/>
      <w:szCs w:val="16"/>
    </w:rPr>
  </w:style>
  <w:style w:type="paragraph" w:styleId="33">
    <w:name w:val="Body Text 3"/>
    <w:basedOn w:val="a1"/>
    <w:link w:val="34"/>
    <w:rsid w:val="006C0925"/>
    <w:pPr>
      <w:spacing w:before="240" w:after="240"/>
    </w:pPr>
    <w:rPr>
      <w:rFonts w:eastAsia="Calibri"/>
      <w:szCs w:val="24"/>
      <w:lang w:eastAsia="ru-RU"/>
    </w:rPr>
  </w:style>
  <w:style w:type="character" w:customStyle="1" w:styleId="34">
    <w:name w:val="Основной текст 3 Знак"/>
    <w:basedOn w:val="a2"/>
    <w:link w:val="33"/>
    <w:rsid w:val="006C0925"/>
    <w:rPr>
      <w:rFonts w:ascii="Times New Roman" w:eastAsia="Calibri" w:hAnsi="Times New Roman" w:cs="Times New Roman"/>
      <w:sz w:val="24"/>
      <w:szCs w:val="24"/>
      <w:lang w:eastAsia="ru-RU"/>
    </w:rPr>
  </w:style>
  <w:style w:type="paragraph" w:customStyle="1" w:styleId="af2">
    <w:name w:val="ФИО"/>
    <w:basedOn w:val="a1"/>
    <w:rsid w:val="006C0925"/>
    <w:pPr>
      <w:spacing w:after="180"/>
      <w:ind w:left="5670"/>
    </w:pPr>
    <w:rPr>
      <w:rFonts w:eastAsia="Calibri"/>
      <w:szCs w:val="20"/>
      <w:lang w:eastAsia="ru-RU"/>
    </w:rPr>
  </w:style>
  <w:style w:type="paragraph" w:styleId="af3">
    <w:name w:val="footnote text"/>
    <w:basedOn w:val="a1"/>
    <w:link w:val="af4"/>
    <w:uiPriority w:val="99"/>
    <w:rsid w:val="006C0925"/>
    <w:rPr>
      <w:rFonts w:eastAsia="Calibri"/>
      <w:sz w:val="20"/>
      <w:szCs w:val="20"/>
      <w:lang w:eastAsia="ru-RU"/>
    </w:rPr>
  </w:style>
  <w:style w:type="character" w:customStyle="1" w:styleId="af4">
    <w:name w:val="Текст сноски Знак"/>
    <w:basedOn w:val="a2"/>
    <w:link w:val="af3"/>
    <w:uiPriority w:val="99"/>
    <w:rsid w:val="006C0925"/>
    <w:rPr>
      <w:rFonts w:ascii="Times New Roman" w:eastAsia="Calibri" w:hAnsi="Times New Roman" w:cs="Times New Roman"/>
      <w:sz w:val="20"/>
      <w:szCs w:val="20"/>
      <w:lang w:eastAsia="ru-RU"/>
    </w:rPr>
  </w:style>
  <w:style w:type="paragraph" w:customStyle="1" w:styleId="af5">
    <w:name w:val="Текст таблица"/>
    <w:basedOn w:val="a1"/>
    <w:rsid w:val="006C0925"/>
    <w:pPr>
      <w:numPr>
        <w:ilvl w:val="12"/>
      </w:numPr>
      <w:spacing w:before="60"/>
    </w:pPr>
    <w:rPr>
      <w:rFonts w:eastAsia="Calibri"/>
      <w:iCs/>
      <w:sz w:val="22"/>
      <w:szCs w:val="20"/>
      <w:lang w:eastAsia="ru-RU"/>
    </w:rPr>
  </w:style>
  <w:style w:type="character" w:styleId="af6">
    <w:name w:val="footnote reference"/>
    <w:uiPriority w:val="99"/>
    <w:rsid w:val="006C0925"/>
    <w:rPr>
      <w:vertAlign w:val="superscript"/>
    </w:rPr>
  </w:style>
  <w:style w:type="paragraph" w:styleId="20">
    <w:name w:val="List 2"/>
    <w:basedOn w:val="a1"/>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7">
    <w:name w:val="Strong"/>
    <w:qFormat/>
    <w:rsid w:val="006C0925"/>
    <w:rPr>
      <w:b/>
    </w:rPr>
  </w:style>
  <w:style w:type="paragraph" w:styleId="35">
    <w:name w:val="Body Text Indent 3"/>
    <w:basedOn w:val="a1"/>
    <w:link w:val="36"/>
    <w:rsid w:val="006C0925"/>
    <w:pPr>
      <w:spacing w:after="120"/>
      <w:ind w:left="283"/>
    </w:pPr>
    <w:rPr>
      <w:rFonts w:eastAsia="Calibri"/>
      <w:sz w:val="16"/>
      <w:szCs w:val="16"/>
      <w:lang w:eastAsia="ru-RU"/>
    </w:rPr>
  </w:style>
  <w:style w:type="character" w:customStyle="1" w:styleId="36">
    <w:name w:val="Основной текст с отступом 3 Знак"/>
    <w:basedOn w:val="a2"/>
    <w:link w:val="35"/>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8">
    <w:name w:val="Normal (Web)"/>
    <w:basedOn w:val="a1"/>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1"/>
    <w:rsid w:val="006C0925"/>
    <w:pPr>
      <w:ind w:left="708"/>
    </w:pPr>
  </w:style>
  <w:style w:type="paragraph" w:customStyle="1" w:styleId="S0">
    <w:name w:val="S_Обычный"/>
    <w:basedOn w:val="a1"/>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1"/>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4">
    <w:name w:val="Абзац списка2"/>
    <w:basedOn w:val="a1"/>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1"/>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9">
    <w:name w:val="Table Grid"/>
    <w:aliases w:val="Таблица_MAV"/>
    <w:basedOn w:val="a3"/>
    <w:uiPriority w:val="59"/>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Текст концевой сноски Знак"/>
    <w:basedOn w:val="a2"/>
    <w:link w:val="afb"/>
    <w:semiHidden/>
    <w:rsid w:val="006C0925"/>
    <w:rPr>
      <w:rFonts w:ascii="Times New Roman" w:eastAsia="Calibri" w:hAnsi="Times New Roman" w:cs="Times New Roman"/>
      <w:sz w:val="20"/>
      <w:szCs w:val="20"/>
    </w:rPr>
  </w:style>
  <w:style w:type="paragraph" w:styleId="afb">
    <w:name w:val="endnote text"/>
    <w:basedOn w:val="a1"/>
    <w:link w:val="afa"/>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1"/>
    <w:uiPriority w:val="99"/>
    <w:qFormat/>
    <w:rsid w:val="006C0925"/>
    <w:pPr>
      <w:spacing w:after="200" w:line="276" w:lineRule="auto"/>
      <w:ind w:left="720"/>
      <w:contextualSpacing/>
    </w:pPr>
    <w:rPr>
      <w:rFonts w:ascii="Calibri" w:eastAsia="Calibri" w:hAnsi="Calibri"/>
      <w:sz w:val="22"/>
    </w:rPr>
  </w:style>
  <w:style w:type="paragraph" w:styleId="afc">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1"/>
    <w:link w:val="afd"/>
    <w:uiPriority w:val="34"/>
    <w:qFormat/>
    <w:rsid w:val="006C0925"/>
    <w:pPr>
      <w:ind w:left="708"/>
    </w:pPr>
  </w:style>
  <w:style w:type="character" w:customStyle="1" w:styleId="afd">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2"/>
    <w:link w:val="afc"/>
    <w:uiPriority w:val="34"/>
    <w:qFormat/>
    <w:locked/>
    <w:rsid w:val="006C0925"/>
    <w:rPr>
      <w:rFonts w:ascii="Times New Roman" w:eastAsia="Times New Roman" w:hAnsi="Times New Roman" w:cs="Times New Roman"/>
      <w:sz w:val="24"/>
    </w:rPr>
  </w:style>
  <w:style w:type="paragraph" w:styleId="afe">
    <w:name w:val="TOC Heading"/>
    <w:basedOn w:val="1"/>
    <w:next w:val="a1"/>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1"/>
    <w:next w:val="a1"/>
    <w:autoRedefine/>
    <w:rsid w:val="006C0925"/>
    <w:rPr>
      <w:rFonts w:cs="Arial"/>
      <w:i/>
      <w:sz w:val="20"/>
      <w:szCs w:val="24"/>
      <w:lang w:eastAsia="ru-RU"/>
    </w:rPr>
  </w:style>
  <w:style w:type="paragraph" w:styleId="aff">
    <w:name w:val="Normal Indent"/>
    <w:basedOn w:val="a1"/>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5">
    <w:name w:val="Body Text 2"/>
    <w:basedOn w:val="a1"/>
    <w:link w:val="26"/>
    <w:rsid w:val="006C0925"/>
    <w:pPr>
      <w:spacing w:after="120" w:line="480" w:lineRule="auto"/>
    </w:pPr>
  </w:style>
  <w:style w:type="character" w:customStyle="1" w:styleId="26">
    <w:name w:val="Основной текст 2 Знак"/>
    <w:basedOn w:val="a2"/>
    <w:link w:val="25"/>
    <w:rsid w:val="006C0925"/>
    <w:rPr>
      <w:rFonts w:ascii="Times New Roman" w:eastAsia="Times New Roman" w:hAnsi="Times New Roman" w:cs="Times New Roman"/>
      <w:sz w:val="24"/>
    </w:rPr>
  </w:style>
  <w:style w:type="paragraph" w:styleId="aff0">
    <w:name w:val="Subtitle"/>
    <w:basedOn w:val="a1"/>
    <w:next w:val="a1"/>
    <w:link w:val="aff1"/>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1">
    <w:name w:val="Подзаголовок Знак"/>
    <w:basedOn w:val="a2"/>
    <w:link w:val="aff0"/>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1"/>
    <w:next w:val="a1"/>
    <w:rsid w:val="006C0925"/>
    <w:pPr>
      <w:suppressAutoHyphens/>
      <w:jc w:val="center"/>
    </w:pPr>
    <w:rPr>
      <w:rFonts w:ascii="Arial Narrow" w:hAnsi="Arial Narrow" w:cs="Arial Narrow"/>
      <w:b/>
      <w:bCs/>
      <w:color w:val="000080"/>
      <w:sz w:val="20"/>
      <w:szCs w:val="24"/>
      <w:lang w:eastAsia="ar-SA"/>
    </w:rPr>
  </w:style>
  <w:style w:type="paragraph" w:styleId="aff2">
    <w:name w:val="No Spacing"/>
    <w:aliases w:val="Table text"/>
    <w:link w:val="aff3"/>
    <w:uiPriority w:val="1"/>
    <w:qFormat/>
    <w:rsid w:val="006C0925"/>
    <w:pPr>
      <w:spacing w:after="0" w:line="240" w:lineRule="auto"/>
    </w:pPr>
    <w:rPr>
      <w:rFonts w:ascii="Calibri" w:eastAsia="Calibri" w:hAnsi="Calibri" w:cs="Times New Roman"/>
    </w:rPr>
  </w:style>
  <w:style w:type="character" w:customStyle="1" w:styleId="aff3">
    <w:name w:val="Без интервала Знак"/>
    <w:aliases w:val="Table text Знак"/>
    <w:basedOn w:val="a2"/>
    <w:link w:val="aff2"/>
    <w:uiPriority w:val="1"/>
    <w:rsid w:val="00D42EC8"/>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4"/>
    <w:next w:val="S0"/>
    <w:link w:val="Sc"/>
    <w:rsid w:val="006C0925"/>
    <w:pPr>
      <w:spacing w:before="120" w:after="0"/>
      <w:jc w:val="right"/>
    </w:pPr>
    <w:rPr>
      <w:rFonts w:ascii="EuropeDemiC" w:hAnsi="EuropeDemiC" w:cs="Arial"/>
      <w:b/>
      <w:caps/>
      <w:sz w:val="36"/>
      <w:szCs w:val="36"/>
      <w:lang w:eastAsia="ru-RU"/>
    </w:rPr>
  </w:style>
  <w:style w:type="paragraph" w:styleId="aff4">
    <w:name w:val="Body Text"/>
    <w:basedOn w:val="a1"/>
    <w:link w:val="aff5"/>
    <w:rsid w:val="006C0925"/>
    <w:pPr>
      <w:spacing w:after="120"/>
    </w:pPr>
  </w:style>
  <w:style w:type="character" w:customStyle="1" w:styleId="aff5">
    <w:name w:val="Основной текст Знак"/>
    <w:basedOn w:val="a2"/>
    <w:link w:val="aff4"/>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1"/>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1"/>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1"/>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1"/>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6">
    <w:name w:val="FollowedHyperlink"/>
    <w:basedOn w:val="a2"/>
    <w:uiPriority w:val="99"/>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1"/>
    <w:rsid w:val="009F5EA5"/>
    <w:pPr>
      <w:keepLines/>
      <w:spacing w:after="160" w:line="240" w:lineRule="exact"/>
      <w:jc w:val="left"/>
    </w:pPr>
    <w:rPr>
      <w:rFonts w:ascii="Verdana" w:eastAsia="MS Mincho" w:hAnsi="Verdana" w:cs="Franklin Gothic Book"/>
      <w:szCs w:val="24"/>
      <w:lang w:val="en-US" w:eastAsia="ru-RU"/>
    </w:rPr>
  </w:style>
  <w:style w:type="character" w:styleId="aff7">
    <w:name w:val="annotation reference"/>
    <w:basedOn w:val="a2"/>
    <w:unhideWhenUsed/>
    <w:rsid w:val="00C85EC5"/>
    <w:rPr>
      <w:sz w:val="16"/>
      <w:szCs w:val="16"/>
    </w:rPr>
  </w:style>
  <w:style w:type="paragraph" w:styleId="aff8">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9">
    <w:name w:val="Шапка таблицы"/>
    <w:basedOn w:val="a1"/>
    <w:link w:val="affa"/>
    <w:qFormat/>
    <w:rsid w:val="00F022BC"/>
    <w:pPr>
      <w:spacing w:before="60" w:after="60"/>
      <w:jc w:val="left"/>
    </w:pPr>
    <w:rPr>
      <w:rFonts w:ascii="Arial" w:eastAsia="Calibri" w:hAnsi="Arial" w:cs="Arial"/>
      <w:b/>
      <w:szCs w:val="24"/>
      <w:lang w:eastAsia="ru-RU"/>
    </w:rPr>
  </w:style>
  <w:style w:type="character" w:customStyle="1" w:styleId="affa">
    <w:name w:val="Шапка таблицы Знак"/>
    <w:basedOn w:val="a2"/>
    <w:link w:val="aff9"/>
    <w:rsid w:val="00F022BC"/>
    <w:rPr>
      <w:rFonts w:ascii="Arial" w:eastAsia="Calibri" w:hAnsi="Arial" w:cs="Arial"/>
      <w:b/>
      <w:sz w:val="24"/>
      <w:szCs w:val="24"/>
      <w:lang w:eastAsia="ru-RU"/>
    </w:rPr>
  </w:style>
  <w:style w:type="paragraph" w:styleId="affb">
    <w:name w:val="Body Text Indent"/>
    <w:basedOn w:val="a1"/>
    <w:link w:val="affc"/>
    <w:uiPriority w:val="99"/>
    <w:unhideWhenUsed/>
    <w:rsid w:val="00F022BC"/>
    <w:pPr>
      <w:spacing w:before="60" w:after="120"/>
      <w:ind w:left="283" w:firstLine="567"/>
    </w:pPr>
    <w:rPr>
      <w:rFonts w:ascii="Arial" w:hAnsi="Arial"/>
      <w:szCs w:val="24"/>
    </w:rPr>
  </w:style>
  <w:style w:type="character" w:customStyle="1" w:styleId="affc">
    <w:name w:val="Основной текст с отступом Знак"/>
    <w:basedOn w:val="a2"/>
    <w:link w:val="affb"/>
    <w:uiPriority w:val="99"/>
    <w:rsid w:val="00F022BC"/>
    <w:rPr>
      <w:rFonts w:ascii="Arial" w:eastAsia="Times New Roman" w:hAnsi="Arial" w:cs="Times New Roman"/>
      <w:sz w:val="24"/>
      <w:szCs w:val="24"/>
    </w:rPr>
  </w:style>
  <w:style w:type="paragraph" w:customStyle="1" w:styleId="vt">
    <w:name w:val="vt"/>
    <w:basedOn w:val="a1"/>
    <w:rsid w:val="004F64DC"/>
    <w:pPr>
      <w:numPr>
        <w:numId w:val="10"/>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1"/>
    <w:next w:val="a1"/>
    <w:link w:val="19"/>
    <w:autoRedefine/>
    <w:qFormat/>
    <w:rsid w:val="00BA77AC"/>
    <w:pPr>
      <w:widowControl w:val="0"/>
      <w:numPr>
        <w:numId w:val="11"/>
      </w:numPr>
      <w:overflowPunct w:val="0"/>
      <w:autoSpaceDE w:val="0"/>
      <w:autoSpaceDN w:val="0"/>
      <w:adjustRightInd w:val="0"/>
      <w:spacing w:before="480" w:after="240"/>
      <w:textAlignment w:val="baseline"/>
      <w:outlineLvl w:val="0"/>
    </w:pPr>
    <w:rPr>
      <w:bCs/>
      <w:sz w:val="28"/>
      <w:szCs w:val="20"/>
      <w:lang w:eastAsia="ru-RU"/>
    </w:rPr>
  </w:style>
  <w:style w:type="character" w:customStyle="1" w:styleId="19">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2">
    <w:name w:val="САП_Заголовок 2"/>
    <w:basedOn w:val="10"/>
    <w:next w:val="a1"/>
    <w:link w:val="27"/>
    <w:autoRedefine/>
    <w:qFormat/>
    <w:rsid w:val="00BA77AC"/>
    <w:pPr>
      <w:numPr>
        <w:ilvl w:val="1"/>
      </w:numPr>
      <w:outlineLvl w:val="1"/>
    </w:pPr>
    <w:rPr>
      <w:b/>
      <w:bCs w:val="0"/>
      <w:kern w:val="28"/>
      <w:sz w:val="26"/>
      <w:szCs w:val="24"/>
    </w:rPr>
  </w:style>
  <w:style w:type="character" w:customStyle="1" w:styleId="27">
    <w:name w:val="САП_Заголовок 2 Знак"/>
    <w:link w:val="2"/>
    <w:locked/>
    <w:rsid w:val="00BA77AC"/>
    <w:rPr>
      <w:rFonts w:ascii="Times New Roman" w:eastAsia="Times New Roman" w:hAnsi="Times New Roman" w:cs="Times New Roman"/>
      <w:b/>
      <w:kern w:val="28"/>
      <w:sz w:val="26"/>
      <w:szCs w:val="24"/>
      <w:lang w:eastAsia="ru-RU"/>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1">
    <w:name w:val="САП_Заголовок 4"/>
    <w:basedOn w:val="30"/>
    <w:qFormat/>
    <w:rsid w:val="00BA77AC"/>
    <w:pPr>
      <w:numPr>
        <w:ilvl w:val="3"/>
      </w:numPr>
      <w:tabs>
        <w:tab w:val="num" w:pos="360"/>
      </w:tabs>
      <w:outlineLvl w:val="3"/>
    </w:pPr>
    <w:rPr>
      <w:bCs/>
      <w:szCs w:val="20"/>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d">
    <w:name w:val="САП_ТаблицаЗаголовок"/>
    <w:basedOn w:val="a1"/>
    <w:link w:val="affe"/>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e">
    <w:name w:val="САП_ТаблицаЗаголовок Знак"/>
    <w:link w:val="affd"/>
    <w:rsid w:val="004A493F"/>
    <w:rPr>
      <w:rFonts w:ascii="Times New Roman" w:eastAsia="Times New Roman" w:hAnsi="Times New Roman" w:cs="Times New Roman"/>
      <w:b/>
      <w:sz w:val="20"/>
      <w:szCs w:val="20"/>
    </w:rPr>
  </w:style>
  <w:style w:type="paragraph" w:styleId="afff">
    <w:name w:val="Document Map"/>
    <w:basedOn w:val="a1"/>
    <w:link w:val="afff0"/>
    <w:uiPriority w:val="99"/>
    <w:semiHidden/>
    <w:unhideWhenUsed/>
    <w:rsid w:val="00D15905"/>
    <w:rPr>
      <w:szCs w:val="24"/>
    </w:rPr>
  </w:style>
  <w:style w:type="character" w:customStyle="1" w:styleId="afff0">
    <w:name w:val="Схема документа Знак"/>
    <w:basedOn w:val="a2"/>
    <w:link w:val="afff"/>
    <w:uiPriority w:val="99"/>
    <w:semiHidden/>
    <w:rsid w:val="00D15905"/>
    <w:rPr>
      <w:rFonts w:ascii="Times New Roman" w:eastAsia="Times New Roman" w:hAnsi="Times New Roman" w:cs="Times New Roman"/>
      <w:sz w:val="24"/>
      <w:szCs w:val="24"/>
    </w:rPr>
  </w:style>
  <w:style w:type="paragraph" w:customStyle="1" w:styleId="afff1">
    <w:name w:val="ЗагТабл"/>
    <w:basedOn w:val="a1"/>
    <w:link w:val="afff2"/>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2">
    <w:name w:val="ЗагТабл Знак"/>
    <w:basedOn w:val="a2"/>
    <w:link w:val="afff1"/>
    <w:rsid w:val="00403C27"/>
    <w:rPr>
      <w:rFonts w:ascii="Arial" w:hAnsi="Arial"/>
      <w:b/>
      <w:color w:val="FFFFFF" w:themeColor="background1"/>
      <w:spacing w:val="-10"/>
      <w:sz w:val="20"/>
    </w:rPr>
  </w:style>
  <w:style w:type="paragraph" w:customStyle="1" w:styleId="1KD-Normal">
    <w:name w:val="1 KD - Normal для таблиц"/>
    <w:basedOn w:val="a1"/>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2"/>
    <w:link w:val="1KD-Normal"/>
    <w:rsid w:val="00F239EF"/>
    <w:rPr>
      <w:rFonts w:ascii="Arial" w:eastAsia="Times New Roman" w:hAnsi="Arial" w:cs="Times New Roman"/>
      <w:sz w:val="18"/>
      <w:szCs w:val="24"/>
      <w:lang w:eastAsia="ru-RU"/>
    </w:rPr>
  </w:style>
  <w:style w:type="paragraph" w:customStyle="1" w:styleId="afff3">
    <w:name w:val="САП_Текст простой"/>
    <w:basedOn w:val="a1"/>
    <w:link w:val="afff4"/>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4">
    <w:name w:val="САП_Текст простой Знак"/>
    <w:link w:val="afff3"/>
    <w:rsid w:val="003C7B93"/>
    <w:rPr>
      <w:rFonts w:ascii="Times New Roman" w:eastAsia="Times New Roman" w:hAnsi="Times New Roman" w:cs="Times New Roman"/>
      <w:sz w:val="26"/>
      <w:szCs w:val="20"/>
    </w:rPr>
  </w:style>
  <w:style w:type="character" w:customStyle="1" w:styleId="afff5">
    <w:name w:val="ЗнакТекстЖ"/>
    <w:qFormat/>
    <w:rsid w:val="00797966"/>
    <w:rPr>
      <w:b/>
      <w:color w:val="auto"/>
    </w:rPr>
  </w:style>
  <w:style w:type="paragraph" w:customStyle="1" w:styleId="InR1">
    <w:name w:val="InR_Верхний Колонтитул 1"/>
    <w:basedOn w:val="a1"/>
    <w:autoRedefine/>
    <w:qFormat/>
    <w:rsid w:val="00F919E4"/>
    <w:pPr>
      <w:spacing w:after="240" w:line="276" w:lineRule="auto"/>
      <w:ind w:left="57" w:firstLine="567"/>
      <w:jc w:val="right"/>
    </w:pPr>
    <w:rPr>
      <w:rFonts w:ascii="Arial" w:eastAsiaTheme="minorHAnsi" w:hAnsi="Arial" w:cs="Arial"/>
      <w:b/>
      <w:bCs/>
      <w:sz w:val="20"/>
      <w:szCs w:val="24"/>
    </w:rPr>
  </w:style>
  <w:style w:type="paragraph" w:customStyle="1" w:styleId="11">
    <w:name w:val="МИ_Заголовок 1"/>
    <w:basedOn w:val="1"/>
    <w:qFormat/>
    <w:rsid w:val="0012135C"/>
    <w:pPr>
      <w:keepLines/>
      <w:pageBreakBefore/>
      <w:numPr>
        <w:numId w:val="14"/>
      </w:numPr>
      <w:spacing w:before="0" w:line="276" w:lineRule="auto"/>
    </w:pPr>
    <w:rPr>
      <w:rFonts w:ascii="Meta Offc Pro" w:eastAsiaTheme="majorEastAsia" w:hAnsi="Meta Offc Pro" w:cstheme="majorBidi"/>
      <w:bCs w:val="0"/>
      <w:caps w:val="0"/>
      <w:kern w:val="0"/>
      <w:sz w:val="32"/>
    </w:rPr>
  </w:style>
  <w:style w:type="paragraph" w:customStyle="1" w:styleId="28">
    <w:name w:val="МИ_Заголовок 2"/>
    <w:basedOn w:val="21"/>
    <w:qFormat/>
    <w:rsid w:val="0012135C"/>
    <w:pPr>
      <w:keepNext/>
      <w:keepLines/>
      <w:spacing w:before="120" w:after="120" w:line="276" w:lineRule="auto"/>
      <w:ind w:left="576" w:hanging="576"/>
    </w:pPr>
    <w:rPr>
      <w:rFonts w:ascii="Meta Offc Pro" w:eastAsiaTheme="majorEastAsia" w:hAnsi="Meta Offc Pro" w:cstheme="majorBidi"/>
      <w:bCs w:val="0"/>
      <w:iCs w:val="0"/>
      <w:caps w:val="0"/>
      <w:sz w:val="28"/>
      <w:szCs w:val="26"/>
    </w:rPr>
  </w:style>
  <w:style w:type="paragraph" w:customStyle="1" w:styleId="37">
    <w:name w:val="МИ_Заголовок 3"/>
    <w:basedOn w:val="3"/>
    <w:qFormat/>
    <w:rsid w:val="0012135C"/>
    <w:pPr>
      <w:numPr>
        <w:ilvl w:val="0"/>
        <w:numId w:val="0"/>
      </w:numPr>
      <w:spacing w:before="120"/>
      <w:ind w:left="720" w:hanging="720"/>
      <w:jc w:val="left"/>
    </w:pPr>
    <w:rPr>
      <w:rFonts w:ascii="Meta Offc Pro" w:hAnsi="Meta Offc Pro"/>
      <w:caps/>
      <w:sz w:val="26"/>
      <w:szCs w:val="26"/>
    </w:rPr>
  </w:style>
  <w:style w:type="paragraph" w:customStyle="1" w:styleId="42">
    <w:name w:val="МИ_Заголовок 4"/>
    <w:basedOn w:val="4"/>
    <w:qFormat/>
    <w:rsid w:val="0012135C"/>
    <w:pPr>
      <w:keepLines/>
      <w:numPr>
        <w:ilvl w:val="0"/>
        <w:numId w:val="0"/>
      </w:numPr>
      <w:spacing w:before="120" w:after="120" w:line="276" w:lineRule="auto"/>
      <w:ind w:left="864" w:hanging="864"/>
      <w:jc w:val="left"/>
    </w:pPr>
    <w:rPr>
      <w:rFonts w:ascii="Meta Offc Pro" w:hAnsi="Meta Offc Pro"/>
      <w:b w:val="0"/>
      <w:iCs/>
      <w:caps/>
      <w:szCs w:val="22"/>
    </w:rPr>
  </w:style>
  <w:style w:type="paragraph" w:styleId="afff6">
    <w:name w:val="Title"/>
    <w:basedOn w:val="a1"/>
    <w:next w:val="a1"/>
    <w:link w:val="afff7"/>
    <w:uiPriority w:val="10"/>
    <w:qFormat/>
    <w:rsid w:val="00D153F5"/>
    <w:pPr>
      <w:spacing w:after="240" w:line="276" w:lineRule="auto"/>
      <w:ind w:firstLine="567"/>
      <w:contextualSpacing/>
    </w:pPr>
    <w:rPr>
      <w:rFonts w:asciiTheme="majorHAnsi" w:eastAsiaTheme="majorEastAsia" w:hAnsiTheme="majorHAnsi" w:cstheme="majorBidi"/>
      <w:spacing w:val="-10"/>
      <w:kern w:val="28"/>
      <w:sz w:val="56"/>
      <w:szCs w:val="56"/>
    </w:rPr>
  </w:style>
  <w:style w:type="character" w:customStyle="1" w:styleId="afff7">
    <w:name w:val="Заголовок Знак"/>
    <w:basedOn w:val="a2"/>
    <w:link w:val="afff6"/>
    <w:uiPriority w:val="10"/>
    <w:rsid w:val="00D153F5"/>
    <w:rPr>
      <w:rFonts w:asciiTheme="majorHAnsi" w:eastAsiaTheme="majorEastAsia" w:hAnsiTheme="majorHAnsi" w:cstheme="majorBidi"/>
      <w:spacing w:val="-10"/>
      <w:kern w:val="28"/>
      <w:sz w:val="56"/>
      <w:szCs w:val="56"/>
    </w:rPr>
  </w:style>
  <w:style w:type="paragraph" w:customStyle="1" w:styleId="afff8">
    <w:name w:val="Текст таблицы"/>
    <w:basedOn w:val="a1"/>
    <w:qFormat/>
    <w:rsid w:val="00D153F5"/>
    <w:rPr>
      <w:rFonts w:ascii="Arial" w:eastAsia="Calibri" w:hAnsi="Arial" w:cs="Arial"/>
      <w:szCs w:val="28"/>
    </w:rPr>
  </w:style>
  <w:style w:type="character" w:customStyle="1" w:styleId="UnresolvedMention1">
    <w:name w:val="Unresolved Mention1"/>
    <w:basedOn w:val="a2"/>
    <w:uiPriority w:val="99"/>
    <w:semiHidden/>
    <w:unhideWhenUsed/>
    <w:rsid w:val="00D153F5"/>
    <w:rPr>
      <w:color w:val="808080"/>
      <w:shd w:val="clear" w:color="auto" w:fill="E6E6E6"/>
    </w:rPr>
  </w:style>
  <w:style w:type="paragraph" w:styleId="43">
    <w:name w:val="toc 4"/>
    <w:basedOn w:val="a1"/>
    <w:next w:val="a1"/>
    <w:autoRedefine/>
    <w:uiPriority w:val="39"/>
    <w:unhideWhenUsed/>
    <w:rsid w:val="00D153F5"/>
    <w:pPr>
      <w:spacing w:after="100" w:line="259" w:lineRule="auto"/>
      <w:ind w:left="660"/>
      <w:jc w:val="left"/>
    </w:pPr>
    <w:rPr>
      <w:rFonts w:asciiTheme="minorHAnsi" w:eastAsiaTheme="minorEastAsia" w:hAnsiTheme="minorHAnsi" w:cstheme="minorBidi"/>
      <w:sz w:val="22"/>
      <w:lang w:eastAsia="ru-RU"/>
    </w:rPr>
  </w:style>
  <w:style w:type="paragraph" w:styleId="52">
    <w:name w:val="toc 5"/>
    <w:basedOn w:val="a1"/>
    <w:next w:val="a1"/>
    <w:autoRedefine/>
    <w:uiPriority w:val="39"/>
    <w:unhideWhenUsed/>
    <w:rsid w:val="00D153F5"/>
    <w:pPr>
      <w:spacing w:after="100" w:line="259" w:lineRule="auto"/>
      <w:ind w:left="880"/>
      <w:jc w:val="left"/>
    </w:pPr>
    <w:rPr>
      <w:rFonts w:asciiTheme="minorHAnsi" w:eastAsiaTheme="minorEastAsia" w:hAnsiTheme="minorHAnsi" w:cstheme="minorBidi"/>
      <w:sz w:val="22"/>
      <w:lang w:eastAsia="ru-RU"/>
    </w:rPr>
  </w:style>
  <w:style w:type="paragraph" w:styleId="71">
    <w:name w:val="toc 7"/>
    <w:basedOn w:val="a1"/>
    <w:next w:val="a1"/>
    <w:autoRedefine/>
    <w:uiPriority w:val="39"/>
    <w:unhideWhenUsed/>
    <w:rsid w:val="00D153F5"/>
    <w:pPr>
      <w:spacing w:after="100" w:line="259" w:lineRule="auto"/>
      <w:ind w:left="1320"/>
      <w:jc w:val="left"/>
    </w:pPr>
    <w:rPr>
      <w:rFonts w:asciiTheme="minorHAnsi" w:eastAsiaTheme="minorEastAsia" w:hAnsiTheme="minorHAnsi" w:cstheme="minorBidi"/>
      <w:sz w:val="22"/>
      <w:lang w:eastAsia="ru-RU"/>
    </w:rPr>
  </w:style>
  <w:style w:type="paragraph" w:styleId="91">
    <w:name w:val="toc 9"/>
    <w:basedOn w:val="a1"/>
    <w:next w:val="a1"/>
    <w:autoRedefine/>
    <w:uiPriority w:val="39"/>
    <w:unhideWhenUsed/>
    <w:rsid w:val="00D153F5"/>
    <w:pPr>
      <w:spacing w:after="100" w:line="259" w:lineRule="auto"/>
      <w:ind w:left="1760"/>
      <w:jc w:val="left"/>
    </w:pPr>
    <w:rPr>
      <w:rFonts w:asciiTheme="minorHAnsi" w:eastAsiaTheme="minorEastAsia" w:hAnsiTheme="minorHAnsi" w:cstheme="minorBidi"/>
      <w:sz w:val="22"/>
      <w:lang w:eastAsia="ru-RU"/>
    </w:rPr>
  </w:style>
  <w:style w:type="paragraph" w:customStyle="1" w:styleId="Base">
    <w:name w:val="Base"/>
    <w:basedOn w:val="a1"/>
    <w:link w:val="BaseChar"/>
    <w:qFormat/>
    <w:rsid w:val="00D153F5"/>
    <w:pPr>
      <w:spacing w:after="240" w:line="276" w:lineRule="auto"/>
      <w:ind w:firstLine="567"/>
    </w:pPr>
    <w:rPr>
      <w:rFonts w:ascii="Arial" w:eastAsia="Calibri" w:hAnsi="Arial" w:cs="Arial"/>
    </w:rPr>
  </w:style>
  <w:style w:type="character" w:customStyle="1" w:styleId="BaseChar">
    <w:name w:val="Base Char"/>
    <w:basedOn w:val="a2"/>
    <w:link w:val="Base"/>
    <w:rsid w:val="00D153F5"/>
    <w:rPr>
      <w:rFonts w:ascii="Arial" w:eastAsia="Calibri" w:hAnsi="Arial" w:cs="Arial"/>
      <w:sz w:val="24"/>
    </w:rPr>
  </w:style>
  <w:style w:type="paragraph" w:customStyle="1" w:styleId="afff9">
    <w:name w:val="ТаблицаТекстЦ"/>
    <w:basedOn w:val="a1"/>
    <w:qFormat/>
    <w:rsid w:val="00D153F5"/>
    <w:pPr>
      <w:keepLines/>
      <w:numPr>
        <w:ilvl w:val="12"/>
      </w:numPr>
      <w:spacing w:after="160" w:line="259" w:lineRule="auto"/>
      <w:jc w:val="center"/>
    </w:pPr>
    <w:rPr>
      <w:rFonts w:asciiTheme="minorHAnsi" w:eastAsiaTheme="minorHAnsi" w:hAnsiTheme="minorHAnsi" w:cstheme="minorBidi"/>
      <w:iCs/>
      <w:sz w:val="22"/>
    </w:rPr>
  </w:style>
  <w:style w:type="paragraph" w:customStyle="1" w:styleId="120">
    <w:name w:val="ТаблицаЗаголовок12"/>
    <w:basedOn w:val="a1"/>
    <w:qFormat/>
    <w:rsid w:val="00D153F5"/>
    <w:pPr>
      <w:keepNext/>
      <w:keepLines/>
      <w:spacing w:after="60" w:line="259" w:lineRule="auto"/>
      <w:jc w:val="center"/>
    </w:pPr>
    <w:rPr>
      <w:rFonts w:asciiTheme="minorHAnsi" w:eastAsiaTheme="minorHAnsi" w:hAnsiTheme="minorHAnsi" w:cstheme="minorBidi"/>
      <w:b/>
      <w:spacing w:val="-2"/>
      <w:sz w:val="22"/>
    </w:rPr>
  </w:style>
  <w:style w:type="paragraph" w:customStyle="1" w:styleId="afffa">
    <w:name w:val="ПР_таблица Текст"/>
    <w:basedOn w:val="a1"/>
    <w:qFormat/>
    <w:rsid w:val="00D153F5"/>
    <w:pPr>
      <w:spacing w:before="40" w:after="40"/>
      <w:jc w:val="left"/>
    </w:pPr>
    <w:rPr>
      <w:rFonts w:asciiTheme="minorHAnsi" w:hAnsiTheme="minorHAnsi" w:cs="Arial"/>
      <w:noProof/>
      <w:sz w:val="22"/>
      <w:szCs w:val="24"/>
    </w:rPr>
  </w:style>
  <w:style w:type="character" w:customStyle="1" w:styleId="1a">
    <w:name w:val="Неразрешенное упоминание1"/>
    <w:basedOn w:val="a2"/>
    <w:uiPriority w:val="99"/>
    <w:semiHidden/>
    <w:unhideWhenUsed/>
    <w:rsid w:val="00D153F5"/>
    <w:rPr>
      <w:color w:val="808080"/>
      <w:shd w:val="clear" w:color="auto" w:fill="E6E6E6"/>
    </w:rPr>
  </w:style>
  <w:style w:type="character" w:customStyle="1" w:styleId="TabnameChar">
    <w:name w:val="Tab_name Char"/>
    <w:basedOn w:val="a2"/>
    <w:link w:val="Tabname"/>
    <w:locked/>
    <w:rsid w:val="00D153F5"/>
    <w:rPr>
      <w:rFonts w:ascii="Arial" w:hAnsi="Arial" w:cs="Arial"/>
      <w:b/>
      <w:bCs/>
    </w:rPr>
  </w:style>
  <w:style w:type="paragraph" w:customStyle="1" w:styleId="Tabname">
    <w:name w:val="Tab_name"/>
    <w:basedOn w:val="a1"/>
    <w:link w:val="TabnameChar"/>
    <w:rsid w:val="00D153F5"/>
    <w:pPr>
      <w:spacing w:before="240"/>
      <w:jc w:val="left"/>
    </w:pPr>
    <w:rPr>
      <w:rFonts w:ascii="Arial" w:eastAsiaTheme="minorHAnsi" w:hAnsi="Arial" w:cs="Arial"/>
      <w:b/>
      <w:bCs/>
      <w:sz w:val="22"/>
    </w:rPr>
  </w:style>
  <w:style w:type="paragraph" w:customStyle="1" w:styleId="afffb">
    <w:name w:val="МИ_Текст"/>
    <w:basedOn w:val="a1"/>
    <w:qFormat/>
    <w:rsid w:val="00D153F5"/>
    <w:pPr>
      <w:spacing w:after="120" w:line="276" w:lineRule="auto"/>
      <w:ind w:firstLine="709"/>
    </w:pPr>
    <w:rPr>
      <w:rFonts w:ascii="Meta Offc Pro" w:hAnsi="Meta Offc Pro" w:cstheme="minorBidi"/>
    </w:rPr>
  </w:style>
  <w:style w:type="paragraph" w:styleId="afffc">
    <w:name w:val="List Bullet"/>
    <w:basedOn w:val="a1"/>
    <w:uiPriority w:val="99"/>
    <w:semiHidden/>
    <w:unhideWhenUsed/>
    <w:rsid w:val="00D153F5"/>
    <w:pPr>
      <w:tabs>
        <w:tab w:val="num" w:pos="605"/>
      </w:tabs>
      <w:spacing w:line="360" w:lineRule="auto"/>
      <w:ind w:left="605" w:hanging="375"/>
      <w:jc w:val="left"/>
    </w:pPr>
    <w:rPr>
      <w:rFonts w:ascii="Arial" w:hAnsi="Arial" w:cs="Arial"/>
      <w:color w:val="333333"/>
      <w:szCs w:val="24"/>
      <w:lang w:eastAsia="ru-RU"/>
    </w:rPr>
  </w:style>
  <w:style w:type="paragraph" w:customStyle="1" w:styleId="tabletext">
    <w:name w:val="tabletext"/>
    <w:basedOn w:val="a1"/>
    <w:rsid w:val="00D153F5"/>
    <w:pPr>
      <w:spacing w:line="360" w:lineRule="auto"/>
      <w:jc w:val="left"/>
    </w:pPr>
    <w:rPr>
      <w:rFonts w:ascii="Arial" w:hAnsi="Arial" w:cs="Arial"/>
      <w:color w:val="333333"/>
      <w:szCs w:val="24"/>
      <w:lang w:eastAsia="ru-RU"/>
    </w:rPr>
  </w:style>
  <w:style w:type="character" w:customStyle="1" w:styleId="UnresolvedMention2">
    <w:name w:val="Unresolved Mention2"/>
    <w:basedOn w:val="a2"/>
    <w:uiPriority w:val="99"/>
    <w:semiHidden/>
    <w:unhideWhenUsed/>
    <w:rsid w:val="00D153F5"/>
    <w:rPr>
      <w:color w:val="808080"/>
      <w:shd w:val="clear" w:color="auto" w:fill="E6E6E6"/>
    </w:rPr>
  </w:style>
  <w:style w:type="paragraph" w:customStyle="1" w:styleId="noteparagraph191">
    <w:name w:val="noteparagraph191"/>
    <w:basedOn w:val="a1"/>
    <w:rsid w:val="00E66EF6"/>
    <w:pPr>
      <w:spacing w:line="360" w:lineRule="auto"/>
      <w:ind w:left="1181"/>
      <w:jc w:val="left"/>
    </w:pPr>
    <w:rPr>
      <w:rFonts w:ascii="Arial" w:hAnsi="Arial" w:cs="Arial"/>
      <w:color w:val="333333"/>
      <w:szCs w:val="24"/>
      <w:lang w:eastAsia="ru-RU"/>
    </w:rPr>
  </w:style>
  <w:style w:type="paragraph" w:customStyle="1" w:styleId="afffd">
    <w:name w:val="Табл_Заг"/>
    <w:basedOn w:val="a1"/>
    <w:qFormat/>
    <w:rsid w:val="004F62F2"/>
    <w:pPr>
      <w:spacing w:line="276" w:lineRule="auto"/>
      <w:jc w:val="center"/>
    </w:pPr>
    <w:rPr>
      <w:rFonts w:ascii="Arial" w:hAnsi="Arial" w:cs="Arial"/>
      <w:b/>
      <w:sz w:val="20"/>
    </w:rPr>
  </w:style>
  <w:style w:type="paragraph" w:customStyle="1" w:styleId="afffe">
    <w:name w:val="Табл_Текст"/>
    <w:basedOn w:val="a1"/>
    <w:qFormat/>
    <w:rsid w:val="004F62F2"/>
    <w:pPr>
      <w:spacing w:line="276" w:lineRule="auto"/>
      <w:jc w:val="left"/>
    </w:pPr>
    <w:rPr>
      <w:rFonts w:ascii="Arial" w:eastAsia="MS Mincho" w:hAnsi="Arial" w:cs="Arial"/>
      <w:sz w:val="20"/>
      <w:szCs w:val="28"/>
    </w:rPr>
  </w:style>
  <w:style w:type="paragraph" w:customStyle="1" w:styleId="a0">
    <w:name w:val="Полюс_Булит"/>
    <w:basedOn w:val="afc"/>
    <w:link w:val="affff"/>
    <w:uiPriority w:val="1"/>
    <w:qFormat/>
    <w:rsid w:val="00550C2A"/>
    <w:pPr>
      <w:numPr>
        <w:numId w:val="26"/>
      </w:numPr>
      <w:spacing w:line="312" w:lineRule="auto"/>
    </w:pPr>
    <w:rPr>
      <w:rFonts w:ascii="Arial" w:hAnsi="Arial" w:cs="Arial"/>
    </w:rPr>
  </w:style>
  <w:style w:type="character" w:customStyle="1" w:styleId="affff">
    <w:name w:val="Полюс_Булит Знак"/>
    <w:basedOn w:val="a2"/>
    <w:link w:val="a0"/>
    <w:uiPriority w:val="1"/>
    <w:rsid w:val="00550C2A"/>
    <w:rPr>
      <w:rFonts w:ascii="Arial" w:eastAsia="Times New Roman" w:hAnsi="Arial" w:cs="Arial"/>
      <w:sz w:val="24"/>
    </w:rPr>
  </w:style>
  <w:style w:type="paragraph" w:customStyle="1" w:styleId="a">
    <w:name w:val="Раздел договора"/>
    <w:basedOn w:val="a1"/>
    <w:rsid w:val="00550C2A"/>
    <w:pPr>
      <w:numPr>
        <w:numId w:val="25"/>
      </w:numPr>
    </w:pPr>
    <w:rPr>
      <w:rFonts w:eastAsia="Calibri"/>
      <w:sz w:val="28"/>
      <w:szCs w:val="28"/>
    </w:rPr>
  </w:style>
  <w:style w:type="paragraph" w:customStyle="1" w:styleId="affff0">
    <w:name w:val="Примечание"/>
    <w:basedOn w:val="aff4"/>
    <w:link w:val="affff1"/>
    <w:qFormat/>
    <w:rsid w:val="005E78DA"/>
    <w:pPr>
      <w:spacing w:before="120" w:after="0" w:line="312" w:lineRule="auto"/>
      <w:ind w:firstLine="567"/>
      <w:textAlignment w:val="top"/>
    </w:pPr>
    <w:rPr>
      <w:rFonts w:ascii="Arial" w:eastAsia="Calibri" w:hAnsi="Arial" w:cs="Arial"/>
      <w:b/>
      <w:color w:val="000000"/>
      <w:szCs w:val="24"/>
    </w:rPr>
  </w:style>
  <w:style w:type="character" w:customStyle="1" w:styleId="affff1">
    <w:name w:val="Примечание Знак"/>
    <w:basedOn w:val="a2"/>
    <w:link w:val="affff0"/>
    <w:rsid w:val="005E78DA"/>
    <w:rPr>
      <w:rFonts w:ascii="Arial" w:eastAsia="Calibri" w:hAnsi="Arial" w:cs="Arial"/>
      <w:b/>
      <w:color w:val="000000"/>
      <w:sz w:val="24"/>
      <w:szCs w:val="24"/>
    </w:rPr>
  </w:style>
  <w:style w:type="character" w:customStyle="1" w:styleId="29">
    <w:name w:val="Неразрешенное упоминание2"/>
    <w:basedOn w:val="a2"/>
    <w:uiPriority w:val="99"/>
    <w:semiHidden/>
    <w:unhideWhenUsed/>
    <w:rsid w:val="004B0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200380">
      <w:bodyDiv w:val="1"/>
      <w:marLeft w:val="0"/>
      <w:marRight w:val="0"/>
      <w:marTop w:val="0"/>
      <w:marBottom w:val="0"/>
      <w:divBdr>
        <w:top w:val="none" w:sz="0" w:space="0" w:color="auto"/>
        <w:left w:val="none" w:sz="0" w:space="0" w:color="auto"/>
        <w:bottom w:val="none" w:sz="0" w:space="0" w:color="auto"/>
        <w:right w:val="none" w:sz="0" w:space="0" w:color="auto"/>
      </w:divBdr>
    </w:div>
    <w:div w:id="191656095">
      <w:bodyDiv w:val="1"/>
      <w:marLeft w:val="0"/>
      <w:marRight w:val="0"/>
      <w:marTop w:val="0"/>
      <w:marBottom w:val="0"/>
      <w:divBdr>
        <w:top w:val="none" w:sz="0" w:space="0" w:color="auto"/>
        <w:left w:val="none" w:sz="0" w:space="0" w:color="auto"/>
        <w:bottom w:val="none" w:sz="0" w:space="0" w:color="auto"/>
        <w:right w:val="none" w:sz="0" w:space="0" w:color="auto"/>
      </w:divBdr>
    </w:div>
    <w:div w:id="253441713">
      <w:bodyDiv w:val="1"/>
      <w:marLeft w:val="0"/>
      <w:marRight w:val="0"/>
      <w:marTop w:val="0"/>
      <w:marBottom w:val="0"/>
      <w:divBdr>
        <w:top w:val="none" w:sz="0" w:space="0" w:color="auto"/>
        <w:left w:val="none" w:sz="0" w:space="0" w:color="auto"/>
        <w:bottom w:val="none" w:sz="0" w:space="0" w:color="auto"/>
        <w:right w:val="none" w:sz="0" w:space="0" w:color="auto"/>
      </w:divBdr>
    </w:div>
    <w:div w:id="293951689">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83664865">
      <w:bodyDiv w:val="1"/>
      <w:marLeft w:val="0"/>
      <w:marRight w:val="0"/>
      <w:marTop w:val="0"/>
      <w:marBottom w:val="0"/>
      <w:divBdr>
        <w:top w:val="none" w:sz="0" w:space="0" w:color="auto"/>
        <w:left w:val="none" w:sz="0" w:space="0" w:color="auto"/>
        <w:bottom w:val="none" w:sz="0" w:space="0" w:color="auto"/>
        <w:right w:val="none" w:sz="0" w:space="0" w:color="auto"/>
      </w:divBdr>
    </w:div>
    <w:div w:id="537819576">
      <w:bodyDiv w:val="1"/>
      <w:marLeft w:val="0"/>
      <w:marRight w:val="0"/>
      <w:marTop w:val="0"/>
      <w:marBottom w:val="0"/>
      <w:divBdr>
        <w:top w:val="none" w:sz="0" w:space="0" w:color="auto"/>
        <w:left w:val="none" w:sz="0" w:space="0" w:color="auto"/>
        <w:bottom w:val="none" w:sz="0" w:space="0" w:color="auto"/>
        <w:right w:val="none" w:sz="0" w:space="0" w:color="auto"/>
      </w:divBdr>
    </w:div>
    <w:div w:id="595790098">
      <w:bodyDiv w:val="1"/>
      <w:marLeft w:val="0"/>
      <w:marRight w:val="0"/>
      <w:marTop w:val="0"/>
      <w:marBottom w:val="0"/>
      <w:divBdr>
        <w:top w:val="none" w:sz="0" w:space="0" w:color="auto"/>
        <w:left w:val="none" w:sz="0" w:space="0" w:color="auto"/>
        <w:bottom w:val="none" w:sz="0" w:space="0" w:color="auto"/>
        <w:right w:val="none" w:sz="0" w:space="0" w:color="auto"/>
      </w:divBdr>
    </w:div>
    <w:div w:id="601500510">
      <w:bodyDiv w:val="1"/>
      <w:marLeft w:val="0"/>
      <w:marRight w:val="0"/>
      <w:marTop w:val="0"/>
      <w:marBottom w:val="0"/>
      <w:divBdr>
        <w:top w:val="none" w:sz="0" w:space="0" w:color="auto"/>
        <w:left w:val="none" w:sz="0" w:space="0" w:color="auto"/>
        <w:bottom w:val="none" w:sz="0" w:space="0" w:color="auto"/>
        <w:right w:val="none" w:sz="0" w:space="0" w:color="auto"/>
      </w:divBdr>
    </w:div>
    <w:div w:id="607203543">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1018895163">
      <w:bodyDiv w:val="1"/>
      <w:marLeft w:val="0"/>
      <w:marRight w:val="0"/>
      <w:marTop w:val="0"/>
      <w:marBottom w:val="0"/>
      <w:divBdr>
        <w:top w:val="none" w:sz="0" w:space="0" w:color="auto"/>
        <w:left w:val="none" w:sz="0" w:space="0" w:color="auto"/>
        <w:bottom w:val="none" w:sz="0" w:space="0" w:color="auto"/>
        <w:right w:val="none" w:sz="0" w:space="0" w:color="auto"/>
      </w:divBdr>
    </w:div>
    <w:div w:id="1061976776">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17621206">
      <w:bodyDiv w:val="1"/>
      <w:marLeft w:val="0"/>
      <w:marRight w:val="0"/>
      <w:marTop w:val="0"/>
      <w:marBottom w:val="0"/>
      <w:divBdr>
        <w:top w:val="none" w:sz="0" w:space="0" w:color="auto"/>
        <w:left w:val="none" w:sz="0" w:space="0" w:color="auto"/>
        <w:bottom w:val="none" w:sz="0" w:space="0" w:color="auto"/>
        <w:right w:val="none" w:sz="0" w:space="0" w:color="auto"/>
      </w:divBdr>
    </w:div>
    <w:div w:id="1385326797">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520193707">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771654945">
      <w:bodyDiv w:val="1"/>
      <w:marLeft w:val="0"/>
      <w:marRight w:val="0"/>
      <w:marTop w:val="0"/>
      <w:marBottom w:val="0"/>
      <w:divBdr>
        <w:top w:val="none" w:sz="0" w:space="0" w:color="auto"/>
        <w:left w:val="none" w:sz="0" w:space="0" w:color="auto"/>
        <w:bottom w:val="none" w:sz="0" w:space="0" w:color="auto"/>
        <w:right w:val="none" w:sz="0" w:space="0" w:color="auto"/>
      </w:divBdr>
    </w:div>
    <w:div w:id="1882088989">
      <w:bodyDiv w:val="1"/>
      <w:marLeft w:val="0"/>
      <w:marRight w:val="0"/>
      <w:marTop w:val="0"/>
      <w:marBottom w:val="0"/>
      <w:divBdr>
        <w:top w:val="none" w:sz="0" w:space="0" w:color="auto"/>
        <w:left w:val="none" w:sz="0" w:space="0" w:color="auto"/>
        <w:bottom w:val="none" w:sz="0" w:space="0" w:color="auto"/>
        <w:right w:val="none" w:sz="0" w:space="0" w:color="auto"/>
      </w:divBdr>
    </w:div>
    <w:div w:id="1961648927">
      <w:bodyDiv w:val="1"/>
      <w:marLeft w:val="0"/>
      <w:marRight w:val="0"/>
      <w:marTop w:val="0"/>
      <w:marBottom w:val="0"/>
      <w:divBdr>
        <w:top w:val="none" w:sz="0" w:space="0" w:color="auto"/>
        <w:left w:val="none" w:sz="0" w:space="0" w:color="auto"/>
        <w:bottom w:val="none" w:sz="0" w:space="0" w:color="auto"/>
        <w:right w:val="none" w:sz="0" w:space="0" w:color="auto"/>
      </w:divBdr>
    </w:div>
    <w:div w:id="201938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28.xml"/><Relationship Id="rId21" Type="http://schemas.openxmlformats.org/officeDocument/2006/relationships/header" Target="header9.xml"/><Relationship Id="rId42" Type="http://schemas.openxmlformats.org/officeDocument/2006/relationships/header" Target="header30.xml"/><Relationship Id="rId63" Type="http://schemas.openxmlformats.org/officeDocument/2006/relationships/header" Target="header45.xml"/><Relationship Id="rId84" Type="http://schemas.openxmlformats.org/officeDocument/2006/relationships/footer" Target="footer16.xml"/><Relationship Id="rId138" Type="http://schemas.openxmlformats.org/officeDocument/2006/relationships/header" Target="header91.xml"/><Relationship Id="rId159" Type="http://schemas.openxmlformats.org/officeDocument/2006/relationships/header" Target="header104.xml"/><Relationship Id="rId170" Type="http://schemas.openxmlformats.org/officeDocument/2006/relationships/footer" Target="footer48.xml"/><Relationship Id="rId191" Type="http://schemas.openxmlformats.org/officeDocument/2006/relationships/image" Target="media/image15.emf"/><Relationship Id="rId205" Type="http://schemas.openxmlformats.org/officeDocument/2006/relationships/image" Target="media/image22.emf"/><Relationship Id="rId226" Type="http://schemas.openxmlformats.org/officeDocument/2006/relationships/fontTable" Target="fontTable.xml"/><Relationship Id="rId107" Type="http://schemas.openxmlformats.org/officeDocument/2006/relationships/footer" Target="footer25.xml"/><Relationship Id="rId11" Type="http://schemas.openxmlformats.org/officeDocument/2006/relationships/header" Target="header1.xml"/><Relationship Id="rId32" Type="http://schemas.openxmlformats.org/officeDocument/2006/relationships/header" Target="header20.xml"/><Relationship Id="rId53" Type="http://schemas.openxmlformats.org/officeDocument/2006/relationships/footer" Target="footer4.xml"/><Relationship Id="rId74" Type="http://schemas.openxmlformats.org/officeDocument/2006/relationships/footer" Target="footer12.xml"/><Relationship Id="rId128" Type="http://schemas.openxmlformats.org/officeDocument/2006/relationships/header" Target="header85.xml"/><Relationship Id="rId149" Type="http://schemas.openxmlformats.org/officeDocument/2006/relationships/footer" Target="footer41.xml"/><Relationship Id="rId5" Type="http://schemas.openxmlformats.org/officeDocument/2006/relationships/numbering" Target="numbering.xml"/><Relationship Id="rId95" Type="http://schemas.openxmlformats.org/officeDocument/2006/relationships/footer" Target="footer20.xml"/><Relationship Id="rId160" Type="http://schemas.openxmlformats.org/officeDocument/2006/relationships/image" Target="media/image2.png"/><Relationship Id="rId181" Type="http://schemas.openxmlformats.org/officeDocument/2006/relationships/image" Target="media/image10.emf"/><Relationship Id="rId216" Type="http://schemas.openxmlformats.org/officeDocument/2006/relationships/package" Target="embeddings/Microsoft_Excel_Worksheet15.xlsx"/><Relationship Id="rId22" Type="http://schemas.openxmlformats.org/officeDocument/2006/relationships/header" Target="header10.xml"/><Relationship Id="rId43" Type="http://schemas.openxmlformats.org/officeDocument/2006/relationships/header" Target="header31.xml"/><Relationship Id="rId64" Type="http://schemas.openxmlformats.org/officeDocument/2006/relationships/footer" Target="footer8.xml"/><Relationship Id="rId118" Type="http://schemas.openxmlformats.org/officeDocument/2006/relationships/header" Target="header79.xml"/><Relationship Id="rId139" Type="http://schemas.openxmlformats.org/officeDocument/2006/relationships/footer" Target="footer37.xml"/><Relationship Id="rId85" Type="http://schemas.openxmlformats.org/officeDocument/2006/relationships/header" Target="header58.xml"/><Relationship Id="rId150" Type="http://schemas.openxmlformats.org/officeDocument/2006/relationships/header" Target="header98.xml"/><Relationship Id="rId171" Type="http://schemas.openxmlformats.org/officeDocument/2006/relationships/header" Target="header111.xml"/><Relationship Id="rId192" Type="http://schemas.openxmlformats.org/officeDocument/2006/relationships/package" Target="embeddings/Microsoft_Excel_Worksheet3.xlsx"/><Relationship Id="rId206" Type="http://schemas.openxmlformats.org/officeDocument/2006/relationships/package" Target="embeddings/Microsoft_Excel_Worksheet10.xlsx"/><Relationship Id="rId227" Type="http://schemas.microsoft.com/office/2011/relationships/people" Target="people.xml"/><Relationship Id="rId12" Type="http://schemas.openxmlformats.org/officeDocument/2006/relationships/footer" Target="footer1.xml"/><Relationship Id="rId33" Type="http://schemas.openxmlformats.org/officeDocument/2006/relationships/header" Target="header21.xml"/><Relationship Id="rId108" Type="http://schemas.openxmlformats.org/officeDocument/2006/relationships/header" Target="header72.xml"/><Relationship Id="rId129" Type="http://schemas.openxmlformats.org/officeDocument/2006/relationships/header" Target="header86.xml"/><Relationship Id="rId54" Type="http://schemas.openxmlformats.org/officeDocument/2006/relationships/header" Target="header39.xml"/><Relationship Id="rId75" Type="http://schemas.openxmlformats.org/officeDocument/2006/relationships/header" Target="header52.xml"/><Relationship Id="rId96" Type="http://schemas.openxmlformats.org/officeDocument/2006/relationships/header" Target="header65.xml"/><Relationship Id="rId140" Type="http://schemas.openxmlformats.org/officeDocument/2006/relationships/header" Target="header92.xml"/><Relationship Id="rId161" Type="http://schemas.openxmlformats.org/officeDocument/2006/relationships/header" Target="header105.xml"/><Relationship Id="rId182" Type="http://schemas.openxmlformats.org/officeDocument/2006/relationships/package" Target="embeddings/Microsoft_Word_Document.docx"/><Relationship Id="rId217" Type="http://schemas.openxmlformats.org/officeDocument/2006/relationships/image" Target="media/image28.emf"/><Relationship Id="rId6" Type="http://schemas.openxmlformats.org/officeDocument/2006/relationships/styles" Target="styles.xml"/><Relationship Id="rId23" Type="http://schemas.openxmlformats.org/officeDocument/2006/relationships/header" Target="header11.xml"/><Relationship Id="rId119" Type="http://schemas.openxmlformats.org/officeDocument/2006/relationships/header" Target="header80.xml"/><Relationship Id="rId44" Type="http://schemas.openxmlformats.org/officeDocument/2006/relationships/header" Target="header32.xml"/><Relationship Id="rId65" Type="http://schemas.openxmlformats.org/officeDocument/2006/relationships/header" Target="header46.xml"/><Relationship Id="rId86" Type="http://schemas.openxmlformats.org/officeDocument/2006/relationships/footer" Target="footer17.xml"/><Relationship Id="rId130" Type="http://schemas.openxmlformats.org/officeDocument/2006/relationships/header" Target="header87.xml"/><Relationship Id="rId151" Type="http://schemas.openxmlformats.org/officeDocument/2006/relationships/header" Target="header99.xml"/><Relationship Id="rId172" Type="http://schemas.openxmlformats.org/officeDocument/2006/relationships/footer" Target="footer49.xml"/><Relationship Id="rId193" Type="http://schemas.openxmlformats.org/officeDocument/2006/relationships/image" Target="media/image16.emf"/><Relationship Id="rId207" Type="http://schemas.openxmlformats.org/officeDocument/2006/relationships/image" Target="media/image23.emf"/><Relationship Id="rId228" Type="http://schemas.openxmlformats.org/officeDocument/2006/relationships/theme" Target="theme/theme1.xml"/><Relationship Id="rId13" Type="http://schemas.openxmlformats.org/officeDocument/2006/relationships/header" Target="header2.xml"/><Relationship Id="rId109" Type="http://schemas.openxmlformats.org/officeDocument/2006/relationships/header" Target="header73.xml"/><Relationship Id="rId34" Type="http://schemas.openxmlformats.org/officeDocument/2006/relationships/header" Target="header22.xml"/><Relationship Id="rId55" Type="http://schemas.openxmlformats.org/officeDocument/2006/relationships/header" Target="header40.xml"/><Relationship Id="rId76" Type="http://schemas.openxmlformats.org/officeDocument/2006/relationships/header" Target="header53.xml"/><Relationship Id="rId97" Type="http://schemas.openxmlformats.org/officeDocument/2006/relationships/footer" Target="footer21.xml"/><Relationship Id="rId120" Type="http://schemas.openxmlformats.org/officeDocument/2006/relationships/footer" Target="footer29.xml"/><Relationship Id="rId141" Type="http://schemas.openxmlformats.org/officeDocument/2006/relationships/header" Target="header93.xml"/><Relationship Id="rId7" Type="http://schemas.openxmlformats.org/officeDocument/2006/relationships/settings" Target="settings.xml"/><Relationship Id="rId162" Type="http://schemas.openxmlformats.org/officeDocument/2006/relationships/footer" Target="footer45.xml"/><Relationship Id="rId183" Type="http://schemas.openxmlformats.org/officeDocument/2006/relationships/image" Target="media/image11.emf"/><Relationship Id="rId218" Type="http://schemas.openxmlformats.org/officeDocument/2006/relationships/package" Target="embeddings/Microsoft_Excel_Worksheet16.xlsx"/><Relationship Id="rId24" Type="http://schemas.openxmlformats.org/officeDocument/2006/relationships/header" Target="header12.xml"/><Relationship Id="rId45" Type="http://schemas.openxmlformats.org/officeDocument/2006/relationships/header" Target="header33.xml"/><Relationship Id="rId66" Type="http://schemas.openxmlformats.org/officeDocument/2006/relationships/header" Target="header47.xml"/><Relationship Id="rId87" Type="http://schemas.openxmlformats.org/officeDocument/2006/relationships/header" Target="header59.xml"/><Relationship Id="rId110" Type="http://schemas.openxmlformats.org/officeDocument/2006/relationships/header" Target="header74.xml"/><Relationship Id="rId131" Type="http://schemas.openxmlformats.org/officeDocument/2006/relationships/footer" Target="footer33.xml"/><Relationship Id="rId152" Type="http://schemas.openxmlformats.org/officeDocument/2006/relationships/header" Target="header100.xml"/><Relationship Id="rId173" Type="http://schemas.openxmlformats.org/officeDocument/2006/relationships/image" Target="media/image3.png"/><Relationship Id="rId194" Type="http://schemas.openxmlformats.org/officeDocument/2006/relationships/package" Target="embeddings/Microsoft_Excel_Worksheet4.xlsx"/><Relationship Id="rId208" Type="http://schemas.openxmlformats.org/officeDocument/2006/relationships/package" Target="embeddings/Microsoft_Excel_Worksheet11.xlsx"/><Relationship Id="rId14" Type="http://schemas.openxmlformats.org/officeDocument/2006/relationships/footer" Target="footer2.xml"/><Relationship Id="rId35" Type="http://schemas.openxmlformats.org/officeDocument/2006/relationships/header" Target="header23.xml"/><Relationship Id="rId56" Type="http://schemas.openxmlformats.org/officeDocument/2006/relationships/header" Target="header41.xml"/><Relationship Id="rId77" Type="http://schemas.openxmlformats.org/officeDocument/2006/relationships/footer" Target="footer13.xml"/><Relationship Id="rId100" Type="http://schemas.openxmlformats.org/officeDocument/2006/relationships/footer" Target="footer22.xml"/><Relationship Id="rId8" Type="http://schemas.openxmlformats.org/officeDocument/2006/relationships/webSettings" Target="webSettings.xml"/><Relationship Id="rId98" Type="http://schemas.openxmlformats.org/officeDocument/2006/relationships/header" Target="header66.xml"/><Relationship Id="rId121" Type="http://schemas.openxmlformats.org/officeDocument/2006/relationships/header" Target="header81.xml"/><Relationship Id="rId142" Type="http://schemas.openxmlformats.org/officeDocument/2006/relationships/footer" Target="footer38.xml"/><Relationship Id="rId163" Type="http://schemas.openxmlformats.org/officeDocument/2006/relationships/header" Target="header106.xml"/><Relationship Id="rId184" Type="http://schemas.openxmlformats.org/officeDocument/2006/relationships/oleObject" Target="embeddings/Microsoft_Word_97_-_2003_Document1.doc"/><Relationship Id="rId219" Type="http://schemas.openxmlformats.org/officeDocument/2006/relationships/image" Target="media/image29.emf"/><Relationship Id="rId3" Type="http://schemas.openxmlformats.org/officeDocument/2006/relationships/customXml" Target="../customXml/item3.xml"/><Relationship Id="rId214" Type="http://schemas.openxmlformats.org/officeDocument/2006/relationships/package" Target="embeddings/Microsoft_Excel_Worksheet14.xlsx"/><Relationship Id="rId25" Type="http://schemas.openxmlformats.org/officeDocument/2006/relationships/header" Target="header13.xml"/><Relationship Id="rId46" Type="http://schemas.openxmlformats.org/officeDocument/2006/relationships/header" Target="header34.xml"/><Relationship Id="rId67" Type="http://schemas.openxmlformats.org/officeDocument/2006/relationships/footer" Target="footer9.xml"/><Relationship Id="rId116" Type="http://schemas.openxmlformats.org/officeDocument/2006/relationships/header" Target="header78.xml"/><Relationship Id="rId137" Type="http://schemas.openxmlformats.org/officeDocument/2006/relationships/footer" Target="footer36.xml"/><Relationship Id="rId158" Type="http://schemas.openxmlformats.org/officeDocument/2006/relationships/footer" Target="footer44.xml"/><Relationship Id="rId20" Type="http://schemas.openxmlformats.org/officeDocument/2006/relationships/header" Target="header8.xml"/><Relationship Id="rId41" Type="http://schemas.openxmlformats.org/officeDocument/2006/relationships/header" Target="header29.xml"/><Relationship Id="rId62" Type="http://schemas.openxmlformats.org/officeDocument/2006/relationships/footer" Target="footer7.xml"/><Relationship Id="rId83" Type="http://schemas.openxmlformats.org/officeDocument/2006/relationships/header" Target="header57.xml"/><Relationship Id="rId88" Type="http://schemas.openxmlformats.org/officeDocument/2006/relationships/header" Target="header60.xml"/><Relationship Id="rId111" Type="http://schemas.openxmlformats.org/officeDocument/2006/relationships/footer" Target="footer26.xml"/><Relationship Id="rId132" Type="http://schemas.openxmlformats.org/officeDocument/2006/relationships/header" Target="header88.xml"/><Relationship Id="rId153" Type="http://schemas.openxmlformats.org/officeDocument/2006/relationships/footer" Target="footer42.xml"/><Relationship Id="rId174" Type="http://schemas.openxmlformats.org/officeDocument/2006/relationships/image" Target="media/image4.png"/><Relationship Id="rId179" Type="http://schemas.openxmlformats.org/officeDocument/2006/relationships/image" Target="media/image9.emf"/><Relationship Id="rId195" Type="http://schemas.openxmlformats.org/officeDocument/2006/relationships/image" Target="media/image17.emf"/><Relationship Id="rId209" Type="http://schemas.openxmlformats.org/officeDocument/2006/relationships/image" Target="media/image24.emf"/><Relationship Id="rId190" Type="http://schemas.openxmlformats.org/officeDocument/2006/relationships/package" Target="embeddings/Microsoft_Excel_Worksheet2.xlsx"/><Relationship Id="rId204" Type="http://schemas.openxmlformats.org/officeDocument/2006/relationships/package" Target="embeddings/Microsoft_Excel_Worksheet9.xlsx"/><Relationship Id="rId220" Type="http://schemas.openxmlformats.org/officeDocument/2006/relationships/package" Target="embeddings/Microsoft_Excel_Worksheet17.xlsx"/><Relationship Id="rId225" Type="http://schemas.openxmlformats.org/officeDocument/2006/relationships/footer" Target="footer50.xml"/><Relationship Id="rId15" Type="http://schemas.openxmlformats.org/officeDocument/2006/relationships/header" Target="header3.xml"/><Relationship Id="rId36" Type="http://schemas.openxmlformats.org/officeDocument/2006/relationships/header" Target="header24.xml"/><Relationship Id="rId57" Type="http://schemas.openxmlformats.org/officeDocument/2006/relationships/footer" Target="footer5.xml"/><Relationship Id="rId106" Type="http://schemas.openxmlformats.org/officeDocument/2006/relationships/header" Target="header71.xml"/><Relationship Id="rId127" Type="http://schemas.openxmlformats.org/officeDocument/2006/relationships/footer" Target="footer32.xml"/><Relationship Id="rId10" Type="http://schemas.openxmlformats.org/officeDocument/2006/relationships/endnotes" Target="endnotes.xml"/><Relationship Id="rId31" Type="http://schemas.openxmlformats.org/officeDocument/2006/relationships/header" Target="header19.xml"/><Relationship Id="rId52" Type="http://schemas.openxmlformats.org/officeDocument/2006/relationships/header" Target="header38.xml"/><Relationship Id="rId73" Type="http://schemas.openxmlformats.org/officeDocument/2006/relationships/header" Target="header51.xml"/><Relationship Id="rId78" Type="http://schemas.openxmlformats.org/officeDocument/2006/relationships/header" Target="header54.xml"/><Relationship Id="rId94" Type="http://schemas.openxmlformats.org/officeDocument/2006/relationships/header" Target="header64.xml"/><Relationship Id="rId99" Type="http://schemas.openxmlformats.org/officeDocument/2006/relationships/header" Target="header67.xml"/><Relationship Id="rId101" Type="http://schemas.openxmlformats.org/officeDocument/2006/relationships/header" Target="header68.xml"/><Relationship Id="rId122" Type="http://schemas.openxmlformats.org/officeDocument/2006/relationships/footer" Target="footer30.xml"/><Relationship Id="rId143" Type="http://schemas.openxmlformats.org/officeDocument/2006/relationships/footer" Target="footer39.xml"/><Relationship Id="rId148" Type="http://schemas.openxmlformats.org/officeDocument/2006/relationships/header" Target="header97.xml"/><Relationship Id="rId164" Type="http://schemas.openxmlformats.org/officeDocument/2006/relationships/header" Target="header107.xml"/><Relationship Id="rId169" Type="http://schemas.openxmlformats.org/officeDocument/2006/relationships/header" Target="header110.xml"/><Relationship Id="rId185"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Microsoft_Word_97_-_2003_Document.doc"/><Relationship Id="rId210" Type="http://schemas.openxmlformats.org/officeDocument/2006/relationships/package" Target="embeddings/Microsoft_Excel_Worksheet12.xlsx"/><Relationship Id="rId215" Type="http://schemas.openxmlformats.org/officeDocument/2006/relationships/image" Target="media/image27.emf"/><Relationship Id="rId26" Type="http://schemas.openxmlformats.org/officeDocument/2006/relationships/header" Target="header14.xml"/><Relationship Id="rId47" Type="http://schemas.openxmlformats.org/officeDocument/2006/relationships/footer" Target="footer3.xml"/><Relationship Id="rId68" Type="http://schemas.openxmlformats.org/officeDocument/2006/relationships/header" Target="header48.xml"/><Relationship Id="rId89" Type="http://schemas.openxmlformats.org/officeDocument/2006/relationships/footer" Target="footer18.xml"/><Relationship Id="rId112" Type="http://schemas.openxmlformats.org/officeDocument/2006/relationships/header" Target="header75.xml"/><Relationship Id="rId133" Type="http://schemas.openxmlformats.org/officeDocument/2006/relationships/footer" Target="footer34.xml"/><Relationship Id="rId154" Type="http://schemas.openxmlformats.org/officeDocument/2006/relationships/header" Target="header101.xml"/><Relationship Id="rId175" Type="http://schemas.openxmlformats.org/officeDocument/2006/relationships/image" Target="media/image5.png"/><Relationship Id="rId196" Type="http://schemas.openxmlformats.org/officeDocument/2006/relationships/package" Target="embeddings/Microsoft_Excel_Worksheet5.xlsx"/><Relationship Id="rId200" Type="http://schemas.openxmlformats.org/officeDocument/2006/relationships/package" Target="embeddings/Microsoft_Excel_Worksheet7.xlsx"/><Relationship Id="rId16" Type="http://schemas.openxmlformats.org/officeDocument/2006/relationships/header" Target="header4.xml"/><Relationship Id="rId221" Type="http://schemas.openxmlformats.org/officeDocument/2006/relationships/image" Target="media/image30.emf"/><Relationship Id="rId37" Type="http://schemas.openxmlformats.org/officeDocument/2006/relationships/header" Target="header25.xml"/><Relationship Id="rId58" Type="http://schemas.openxmlformats.org/officeDocument/2006/relationships/header" Target="header42.xml"/><Relationship Id="rId79" Type="http://schemas.openxmlformats.org/officeDocument/2006/relationships/footer" Target="footer14.xml"/><Relationship Id="rId102" Type="http://schemas.openxmlformats.org/officeDocument/2006/relationships/footer" Target="footer23.xml"/><Relationship Id="rId123" Type="http://schemas.openxmlformats.org/officeDocument/2006/relationships/header" Target="header82.xml"/><Relationship Id="rId144" Type="http://schemas.openxmlformats.org/officeDocument/2006/relationships/header" Target="header94.xml"/><Relationship Id="rId90" Type="http://schemas.openxmlformats.org/officeDocument/2006/relationships/header" Target="header61.xml"/><Relationship Id="rId165" Type="http://schemas.openxmlformats.org/officeDocument/2006/relationships/footer" Target="footer46.xml"/><Relationship Id="rId186" Type="http://schemas.openxmlformats.org/officeDocument/2006/relationships/package" Target="embeddings/Microsoft_Word_Document1.docx"/><Relationship Id="rId211" Type="http://schemas.openxmlformats.org/officeDocument/2006/relationships/image" Target="media/image25.emf"/><Relationship Id="rId27" Type="http://schemas.openxmlformats.org/officeDocument/2006/relationships/header" Target="header15.xml"/><Relationship Id="rId48" Type="http://schemas.openxmlformats.org/officeDocument/2006/relationships/header" Target="header35.xml"/><Relationship Id="rId69" Type="http://schemas.openxmlformats.org/officeDocument/2006/relationships/footer" Target="footer10.xml"/><Relationship Id="rId113" Type="http://schemas.openxmlformats.org/officeDocument/2006/relationships/header" Target="header76.xml"/><Relationship Id="rId134" Type="http://schemas.openxmlformats.org/officeDocument/2006/relationships/header" Target="header89.xml"/><Relationship Id="rId80" Type="http://schemas.openxmlformats.org/officeDocument/2006/relationships/header" Target="header55.xml"/><Relationship Id="rId155" Type="http://schemas.openxmlformats.org/officeDocument/2006/relationships/footer" Target="footer43.xml"/><Relationship Id="rId176" Type="http://schemas.openxmlformats.org/officeDocument/2006/relationships/image" Target="media/image6.png"/><Relationship Id="rId197" Type="http://schemas.openxmlformats.org/officeDocument/2006/relationships/image" Target="media/image18.emf"/><Relationship Id="rId201" Type="http://schemas.openxmlformats.org/officeDocument/2006/relationships/image" Target="media/image20.emf"/><Relationship Id="rId222" Type="http://schemas.openxmlformats.org/officeDocument/2006/relationships/package" Target="embeddings/Microsoft_Excel_Worksheet18.xlsx"/><Relationship Id="rId17" Type="http://schemas.openxmlformats.org/officeDocument/2006/relationships/header" Target="header5.xml"/><Relationship Id="rId38" Type="http://schemas.openxmlformats.org/officeDocument/2006/relationships/header" Target="header26.xml"/><Relationship Id="rId59" Type="http://schemas.openxmlformats.org/officeDocument/2006/relationships/footer" Target="footer6.xml"/><Relationship Id="rId103" Type="http://schemas.openxmlformats.org/officeDocument/2006/relationships/header" Target="header69.xml"/><Relationship Id="rId124" Type="http://schemas.openxmlformats.org/officeDocument/2006/relationships/header" Target="header83.xml"/><Relationship Id="rId70" Type="http://schemas.openxmlformats.org/officeDocument/2006/relationships/header" Target="header49.xml"/><Relationship Id="rId91" Type="http://schemas.openxmlformats.org/officeDocument/2006/relationships/footer" Target="footer19.xml"/><Relationship Id="rId145" Type="http://schemas.openxmlformats.org/officeDocument/2006/relationships/header" Target="header95.xml"/><Relationship Id="rId166" Type="http://schemas.openxmlformats.org/officeDocument/2006/relationships/header" Target="header108.xml"/><Relationship Id="rId187" Type="http://schemas.openxmlformats.org/officeDocument/2006/relationships/image" Target="media/image13.emf"/><Relationship Id="rId1" Type="http://schemas.openxmlformats.org/officeDocument/2006/relationships/customXml" Target="../customXml/item1.xml"/><Relationship Id="rId212" Type="http://schemas.openxmlformats.org/officeDocument/2006/relationships/package" Target="embeddings/Microsoft_Excel_Worksheet13.xlsx"/><Relationship Id="rId28" Type="http://schemas.openxmlformats.org/officeDocument/2006/relationships/header" Target="header16.xml"/><Relationship Id="rId49" Type="http://schemas.openxmlformats.org/officeDocument/2006/relationships/header" Target="header36.xml"/><Relationship Id="rId114" Type="http://schemas.openxmlformats.org/officeDocument/2006/relationships/header" Target="header77.xml"/><Relationship Id="rId60" Type="http://schemas.openxmlformats.org/officeDocument/2006/relationships/header" Target="header43.xml"/><Relationship Id="rId81" Type="http://schemas.openxmlformats.org/officeDocument/2006/relationships/footer" Target="footer15.xml"/><Relationship Id="rId135" Type="http://schemas.openxmlformats.org/officeDocument/2006/relationships/header" Target="header90.xml"/><Relationship Id="rId156" Type="http://schemas.openxmlformats.org/officeDocument/2006/relationships/header" Target="header102.xml"/><Relationship Id="rId177" Type="http://schemas.openxmlformats.org/officeDocument/2006/relationships/image" Target="media/image7.png"/><Relationship Id="rId198" Type="http://schemas.openxmlformats.org/officeDocument/2006/relationships/package" Target="embeddings/Microsoft_Excel_Worksheet6.xlsx"/><Relationship Id="rId202" Type="http://schemas.openxmlformats.org/officeDocument/2006/relationships/package" Target="embeddings/Microsoft_Excel_Worksheet8.xlsx"/><Relationship Id="rId223" Type="http://schemas.openxmlformats.org/officeDocument/2006/relationships/header" Target="header112.xml"/><Relationship Id="rId18" Type="http://schemas.openxmlformats.org/officeDocument/2006/relationships/header" Target="header6.xml"/><Relationship Id="rId39" Type="http://schemas.openxmlformats.org/officeDocument/2006/relationships/header" Target="header27.xml"/><Relationship Id="rId50" Type="http://schemas.openxmlformats.org/officeDocument/2006/relationships/hyperlink" Target="https://help.sap.com/erp2005_ehp_05/helpdata/ru/ff/515b8c49d811d182b80000e829fbfe/content.htm" TargetMode="External"/><Relationship Id="rId104" Type="http://schemas.openxmlformats.org/officeDocument/2006/relationships/header" Target="header70.xml"/><Relationship Id="rId125" Type="http://schemas.openxmlformats.org/officeDocument/2006/relationships/footer" Target="footer31.xml"/><Relationship Id="rId146" Type="http://schemas.openxmlformats.org/officeDocument/2006/relationships/header" Target="header96.xml"/><Relationship Id="rId167" Type="http://schemas.openxmlformats.org/officeDocument/2006/relationships/footer" Target="footer47.xml"/><Relationship Id="rId188" Type="http://schemas.openxmlformats.org/officeDocument/2006/relationships/package" Target="embeddings/Microsoft_Excel_Worksheet.xlsx"/><Relationship Id="rId71" Type="http://schemas.openxmlformats.org/officeDocument/2006/relationships/header" Target="header50.xml"/><Relationship Id="rId92" Type="http://schemas.openxmlformats.org/officeDocument/2006/relationships/header" Target="header62.xml"/><Relationship Id="rId213" Type="http://schemas.openxmlformats.org/officeDocument/2006/relationships/image" Target="media/image26.emf"/><Relationship Id="rId2" Type="http://schemas.openxmlformats.org/officeDocument/2006/relationships/customXml" Target="../customXml/item2.xml"/><Relationship Id="rId29" Type="http://schemas.openxmlformats.org/officeDocument/2006/relationships/header" Target="header17.xml"/><Relationship Id="rId40" Type="http://schemas.openxmlformats.org/officeDocument/2006/relationships/header" Target="header28.xml"/><Relationship Id="rId115" Type="http://schemas.openxmlformats.org/officeDocument/2006/relationships/footer" Target="footer27.xml"/><Relationship Id="rId136" Type="http://schemas.openxmlformats.org/officeDocument/2006/relationships/footer" Target="footer35.xml"/><Relationship Id="rId157" Type="http://schemas.openxmlformats.org/officeDocument/2006/relationships/header" Target="header103.xml"/><Relationship Id="rId178" Type="http://schemas.openxmlformats.org/officeDocument/2006/relationships/image" Target="media/image8.png"/><Relationship Id="rId61" Type="http://schemas.openxmlformats.org/officeDocument/2006/relationships/header" Target="header44.xml"/><Relationship Id="rId82" Type="http://schemas.openxmlformats.org/officeDocument/2006/relationships/header" Target="header56.xml"/><Relationship Id="rId199" Type="http://schemas.openxmlformats.org/officeDocument/2006/relationships/image" Target="media/image19.emf"/><Relationship Id="rId203" Type="http://schemas.openxmlformats.org/officeDocument/2006/relationships/image" Target="media/image21.emf"/><Relationship Id="rId19" Type="http://schemas.openxmlformats.org/officeDocument/2006/relationships/header" Target="header7.xml"/><Relationship Id="rId224" Type="http://schemas.openxmlformats.org/officeDocument/2006/relationships/header" Target="header113.xml"/><Relationship Id="rId30" Type="http://schemas.openxmlformats.org/officeDocument/2006/relationships/header" Target="header18.xml"/><Relationship Id="rId105" Type="http://schemas.openxmlformats.org/officeDocument/2006/relationships/footer" Target="footer24.xml"/><Relationship Id="rId126" Type="http://schemas.openxmlformats.org/officeDocument/2006/relationships/header" Target="header84.xml"/><Relationship Id="rId147" Type="http://schemas.openxmlformats.org/officeDocument/2006/relationships/footer" Target="footer40.xml"/><Relationship Id="rId168" Type="http://schemas.openxmlformats.org/officeDocument/2006/relationships/header" Target="header109.xml"/><Relationship Id="rId51" Type="http://schemas.openxmlformats.org/officeDocument/2006/relationships/header" Target="header37.xml"/><Relationship Id="rId72" Type="http://schemas.openxmlformats.org/officeDocument/2006/relationships/footer" Target="footer11.xml"/><Relationship Id="rId93" Type="http://schemas.openxmlformats.org/officeDocument/2006/relationships/header" Target="header63.xml"/><Relationship Id="rId189" Type="http://schemas.openxmlformats.org/officeDocument/2006/relationships/image" Target="media/image14.e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_rels/header22.xml.rels><?xml version="1.0" encoding="UTF-8" standalone="yes"?>
<Relationships xmlns="http://schemas.openxmlformats.org/package/2006/relationships"><Relationship Id="rId1" Type="http://schemas.openxmlformats.org/officeDocument/2006/relationships/image" Target="media/image1.jpg"/></Relationships>
</file>

<file path=word/_rels/header23.xml.rels><?xml version="1.0" encoding="UTF-8" standalone="yes"?>
<Relationships xmlns="http://schemas.openxmlformats.org/package/2006/relationships"><Relationship Id="rId1" Type="http://schemas.openxmlformats.org/officeDocument/2006/relationships/image" Target="media/image1.jpg"/></Relationships>
</file>

<file path=word/_rels/header24.xml.rels><?xml version="1.0" encoding="UTF-8" standalone="yes"?>
<Relationships xmlns="http://schemas.openxmlformats.org/package/2006/relationships"><Relationship Id="rId1" Type="http://schemas.openxmlformats.org/officeDocument/2006/relationships/image" Target="media/image1.jpg"/></Relationships>
</file>

<file path=word/_rels/header25.xml.rels><?xml version="1.0" encoding="UTF-8" standalone="yes"?>
<Relationships xmlns="http://schemas.openxmlformats.org/package/2006/relationships"><Relationship Id="rId1" Type="http://schemas.openxmlformats.org/officeDocument/2006/relationships/image" Target="media/image1.jpg"/></Relationships>
</file>

<file path=word/_rels/header26.xml.rels><?xml version="1.0" encoding="UTF-8" standalone="yes"?>
<Relationships xmlns="http://schemas.openxmlformats.org/package/2006/relationships"><Relationship Id="rId1" Type="http://schemas.openxmlformats.org/officeDocument/2006/relationships/image" Target="media/image1.jpg"/></Relationships>
</file>

<file path=word/_rels/header27.xml.rels><?xml version="1.0" encoding="UTF-8" standalone="yes"?>
<Relationships xmlns="http://schemas.openxmlformats.org/package/2006/relationships"><Relationship Id="rId1" Type="http://schemas.openxmlformats.org/officeDocument/2006/relationships/image" Target="media/image1.jpg"/></Relationships>
</file>

<file path=word/_rels/header28.xml.rels><?xml version="1.0" encoding="UTF-8" standalone="yes"?>
<Relationships xmlns="http://schemas.openxmlformats.org/package/2006/relationships"><Relationship Id="rId1" Type="http://schemas.openxmlformats.org/officeDocument/2006/relationships/image" Target="media/image1.jpg"/></Relationships>
</file>

<file path=word/_rels/header29.xml.rels><?xml version="1.0" encoding="UTF-8" standalone="yes"?>
<Relationships xmlns="http://schemas.openxmlformats.org/package/2006/relationships"><Relationship Id="rId1" Type="http://schemas.openxmlformats.org/officeDocument/2006/relationships/image" Target="media/image1.jpg"/></Relationships>
</file>

<file path=word/_rels/header30.xml.rels><?xml version="1.0" encoding="UTF-8" standalone="yes"?>
<Relationships xmlns="http://schemas.openxmlformats.org/package/2006/relationships"><Relationship Id="rId1" Type="http://schemas.openxmlformats.org/officeDocument/2006/relationships/image" Target="media/image1.jpg"/></Relationships>
</file>

<file path=word/_rels/header31.xml.rels><?xml version="1.0" encoding="UTF-8" standalone="yes"?>
<Relationships xmlns="http://schemas.openxmlformats.org/package/2006/relationships"><Relationship Id="rId1" Type="http://schemas.openxmlformats.org/officeDocument/2006/relationships/image" Target="media/image1.jpg"/></Relationships>
</file>

<file path=word/_rels/header32.xml.rels><?xml version="1.0" encoding="UTF-8" standalone="yes"?>
<Relationships xmlns="http://schemas.openxmlformats.org/package/2006/relationships"><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1" Type="http://schemas.openxmlformats.org/officeDocument/2006/relationships/image" Target="media/image1.jpg"/></Relationships>
</file>

<file path=word/_rels/header34.xml.rels><?xml version="1.0" encoding="UTF-8" standalone="yes"?>
<Relationships xmlns="http://schemas.openxmlformats.org/package/2006/relationships"><Relationship Id="rId1" Type="http://schemas.openxmlformats.org/officeDocument/2006/relationships/image" Target="media/image1.jpg"/></Relationships>
</file>

<file path=word/_rels/header35.xml.rels><?xml version="1.0" encoding="UTF-8" standalone="yes"?>
<Relationships xmlns="http://schemas.openxmlformats.org/package/2006/relationships"><Relationship Id="rId1" Type="http://schemas.openxmlformats.org/officeDocument/2006/relationships/image" Target="media/image1.jpg"/></Relationships>
</file>

<file path=word/_rels/header36.xml.rels><?xml version="1.0" encoding="UTF-8" standalone="yes"?>
<Relationships xmlns="http://schemas.openxmlformats.org/package/2006/relationships"><Relationship Id="rId1" Type="http://schemas.openxmlformats.org/officeDocument/2006/relationships/image" Target="media/image1.jpg"/></Relationships>
</file>

<file path=word/_rels/header37.xml.rels><?xml version="1.0" encoding="UTF-8" standalone="yes"?>
<Relationships xmlns="http://schemas.openxmlformats.org/package/2006/relationships"><Relationship Id="rId1" Type="http://schemas.openxmlformats.org/officeDocument/2006/relationships/image" Target="media/image1.jpg"/></Relationships>
</file>

<file path=word/_rels/header38.xml.rels><?xml version="1.0" encoding="UTF-8" standalone="yes"?>
<Relationships xmlns="http://schemas.openxmlformats.org/package/2006/relationships"><Relationship Id="rId1" Type="http://schemas.openxmlformats.org/officeDocument/2006/relationships/image" Target="media/image1.jpg"/></Relationships>
</file>

<file path=word/_rels/header39.xml.rels><?xml version="1.0" encoding="UTF-8" standalone="yes"?>
<Relationships xmlns="http://schemas.openxmlformats.org/package/2006/relationships"><Relationship Id="rId1" Type="http://schemas.openxmlformats.org/officeDocument/2006/relationships/image" Target="media/image1.jpg"/></Relationships>
</file>

<file path=word/_rels/header40.xml.rels><?xml version="1.0" encoding="UTF-8" standalone="yes"?>
<Relationships xmlns="http://schemas.openxmlformats.org/package/2006/relationships"><Relationship Id="rId1" Type="http://schemas.openxmlformats.org/officeDocument/2006/relationships/image" Target="media/image1.jpg"/></Relationships>
</file>

<file path=word/_rels/header41.xml.rels><?xml version="1.0" encoding="UTF-8" standalone="yes"?>
<Relationships xmlns="http://schemas.openxmlformats.org/package/2006/relationships"><Relationship Id="rId1" Type="http://schemas.openxmlformats.org/officeDocument/2006/relationships/image" Target="media/image1.jpg"/></Relationships>
</file>

<file path=word/_rels/header42.xml.rels><?xml version="1.0" encoding="UTF-8" standalone="yes"?>
<Relationships xmlns="http://schemas.openxmlformats.org/package/2006/relationships"><Relationship Id="rId1" Type="http://schemas.openxmlformats.org/officeDocument/2006/relationships/image" Target="media/image1.jpg"/></Relationships>
</file>

<file path=word/_rels/header43.xml.rels><?xml version="1.0" encoding="UTF-8" standalone="yes"?>
<Relationships xmlns="http://schemas.openxmlformats.org/package/2006/relationships"><Relationship Id="rId1" Type="http://schemas.openxmlformats.org/officeDocument/2006/relationships/image" Target="media/image1.jpg"/></Relationships>
</file>

<file path=word/_rels/header44.xml.rels><?xml version="1.0" encoding="UTF-8" standalone="yes"?>
<Relationships xmlns="http://schemas.openxmlformats.org/package/2006/relationships"><Relationship Id="rId1" Type="http://schemas.openxmlformats.org/officeDocument/2006/relationships/image" Target="media/image1.jpg"/></Relationships>
</file>

<file path=word/_rels/header45.xml.rels><?xml version="1.0" encoding="UTF-8" standalone="yes"?>
<Relationships xmlns="http://schemas.openxmlformats.org/package/2006/relationships"><Relationship Id="rId1" Type="http://schemas.openxmlformats.org/officeDocument/2006/relationships/image" Target="media/image1.jpg"/></Relationships>
</file>

<file path=word/_rels/header46.xml.rels><?xml version="1.0" encoding="UTF-8" standalone="yes"?>
<Relationships xmlns="http://schemas.openxmlformats.org/package/2006/relationships"><Relationship Id="rId1" Type="http://schemas.openxmlformats.org/officeDocument/2006/relationships/image" Target="media/image1.jpg"/></Relationships>
</file>

<file path=word/_rels/header47.xml.rels><?xml version="1.0" encoding="UTF-8" standalone="yes"?>
<Relationships xmlns="http://schemas.openxmlformats.org/package/2006/relationships"><Relationship Id="rId1" Type="http://schemas.openxmlformats.org/officeDocument/2006/relationships/image" Target="media/image1.jpg"/></Relationships>
</file>

<file path=word/_rels/header48.xml.rels><?xml version="1.0" encoding="UTF-8" standalone="yes"?>
<Relationships xmlns="http://schemas.openxmlformats.org/package/2006/relationships"><Relationship Id="rId1" Type="http://schemas.openxmlformats.org/officeDocument/2006/relationships/image" Target="media/image1.jpg"/></Relationships>
</file>

<file path=word/_rels/header49.xml.rels><?xml version="1.0" encoding="UTF-8" standalone="yes"?>
<Relationships xmlns="http://schemas.openxmlformats.org/package/2006/relationships"><Relationship Id="rId1" Type="http://schemas.openxmlformats.org/officeDocument/2006/relationships/image" Target="media/image1.jpg"/></Relationships>
</file>

<file path=word/_rels/header50.xml.rels><?xml version="1.0" encoding="UTF-8" standalone="yes"?>
<Relationships xmlns="http://schemas.openxmlformats.org/package/2006/relationships"><Relationship Id="rId1" Type="http://schemas.openxmlformats.org/officeDocument/2006/relationships/image" Target="media/image1.jpg"/></Relationships>
</file>

<file path=word/_rels/header51.xml.rels><?xml version="1.0" encoding="UTF-8" standalone="yes"?>
<Relationships xmlns="http://schemas.openxmlformats.org/package/2006/relationships"><Relationship Id="rId1" Type="http://schemas.openxmlformats.org/officeDocument/2006/relationships/image" Target="media/image1.jpg"/></Relationships>
</file>

<file path=word/_rels/header52.xml.rels><?xml version="1.0" encoding="UTF-8" standalone="yes"?>
<Relationships xmlns="http://schemas.openxmlformats.org/package/2006/relationships"><Relationship Id="rId1" Type="http://schemas.openxmlformats.org/officeDocument/2006/relationships/image" Target="media/image1.jpg"/></Relationships>
</file>

<file path=word/_rels/header53.xml.rels><?xml version="1.0" encoding="UTF-8" standalone="yes"?>
<Relationships xmlns="http://schemas.openxmlformats.org/package/2006/relationships"><Relationship Id="rId1" Type="http://schemas.openxmlformats.org/officeDocument/2006/relationships/image" Target="media/image1.jpg"/></Relationships>
</file>

<file path=word/_rels/header54.xml.rels><?xml version="1.0" encoding="UTF-8" standalone="yes"?>
<Relationships xmlns="http://schemas.openxmlformats.org/package/2006/relationships"><Relationship Id="rId1" Type="http://schemas.openxmlformats.org/officeDocument/2006/relationships/image" Target="media/image1.jpg"/></Relationships>
</file>

<file path=word/_rels/header55.xml.rels><?xml version="1.0" encoding="UTF-8" standalone="yes"?>
<Relationships xmlns="http://schemas.openxmlformats.org/package/2006/relationships"><Relationship Id="rId1" Type="http://schemas.openxmlformats.org/officeDocument/2006/relationships/image" Target="media/image1.jpg"/></Relationships>
</file>

<file path=word/_rels/header56.xml.rels><?xml version="1.0" encoding="UTF-8" standalone="yes"?>
<Relationships xmlns="http://schemas.openxmlformats.org/package/2006/relationships"><Relationship Id="rId1" Type="http://schemas.openxmlformats.org/officeDocument/2006/relationships/image" Target="media/image1.jpg"/></Relationships>
</file>

<file path=word/_rels/header57.xml.rels><?xml version="1.0" encoding="UTF-8" standalone="yes"?>
<Relationships xmlns="http://schemas.openxmlformats.org/package/2006/relationships"><Relationship Id="rId1" Type="http://schemas.openxmlformats.org/officeDocument/2006/relationships/image" Target="media/image1.jpg"/></Relationships>
</file>

<file path=word/_rels/header58.xml.rels><?xml version="1.0" encoding="UTF-8" standalone="yes"?>
<Relationships xmlns="http://schemas.openxmlformats.org/package/2006/relationships"><Relationship Id="rId1" Type="http://schemas.openxmlformats.org/officeDocument/2006/relationships/image" Target="media/image1.jpg"/></Relationships>
</file>

<file path=word/_rels/header59.xml.rels><?xml version="1.0" encoding="UTF-8" standalone="yes"?>
<Relationships xmlns="http://schemas.openxmlformats.org/package/2006/relationships"><Relationship Id="rId1" Type="http://schemas.openxmlformats.org/officeDocument/2006/relationships/image" Target="media/image1.jpg"/></Relationships>
</file>

<file path=word/_rels/header60.xml.rels><?xml version="1.0" encoding="UTF-8" standalone="yes"?>
<Relationships xmlns="http://schemas.openxmlformats.org/package/2006/relationships"><Relationship Id="rId1" Type="http://schemas.openxmlformats.org/officeDocument/2006/relationships/image" Target="media/image1.jpg"/></Relationships>
</file>

<file path=word/_rels/header61.xml.rels><?xml version="1.0" encoding="UTF-8" standalone="yes"?>
<Relationships xmlns="http://schemas.openxmlformats.org/package/2006/relationships"><Relationship Id="rId1" Type="http://schemas.openxmlformats.org/officeDocument/2006/relationships/image" Target="media/image1.jpg"/></Relationships>
</file>

<file path=word/_rels/header62.xml.rels><?xml version="1.0" encoding="UTF-8" standalone="yes"?>
<Relationships xmlns="http://schemas.openxmlformats.org/package/2006/relationships"><Relationship Id="rId1" Type="http://schemas.openxmlformats.org/officeDocument/2006/relationships/image" Target="media/image1.jpg"/></Relationships>
</file>

<file path=word/_rels/header63.xml.rels><?xml version="1.0" encoding="UTF-8" standalone="yes"?>
<Relationships xmlns="http://schemas.openxmlformats.org/package/2006/relationships"><Relationship Id="rId1" Type="http://schemas.openxmlformats.org/officeDocument/2006/relationships/image" Target="media/image1.jpg"/></Relationships>
</file>

<file path=word/_rels/header64.xml.rels><?xml version="1.0" encoding="UTF-8" standalone="yes"?>
<Relationships xmlns="http://schemas.openxmlformats.org/package/2006/relationships"><Relationship Id="rId1" Type="http://schemas.openxmlformats.org/officeDocument/2006/relationships/image" Target="media/image1.jpg"/></Relationships>
</file>

<file path=word/_rels/header65.xml.rels><?xml version="1.0" encoding="UTF-8" standalone="yes"?>
<Relationships xmlns="http://schemas.openxmlformats.org/package/2006/relationships"><Relationship Id="rId1" Type="http://schemas.openxmlformats.org/officeDocument/2006/relationships/image" Target="media/image1.jpg"/></Relationships>
</file>

<file path=word/_rels/header66.xml.rels><?xml version="1.0" encoding="UTF-8" standalone="yes"?>
<Relationships xmlns="http://schemas.openxmlformats.org/package/2006/relationships"><Relationship Id="rId1" Type="http://schemas.openxmlformats.org/officeDocument/2006/relationships/image" Target="media/image1.jpg"/></Relationships>
</file>

<file path=word/_rels/header67.xml.rels><?xml version="1.0" encoding="UTF-8" standalone="yes"?>
<Relationships xmlns="http://schemas.openxmlformats.org/package/2006/relationships"><Relationship Id="rId1" Type="http://schemas.openxmlformats.org/officeDocument/2006/relationships/image" Target="media/image1.jpg"/></Relationships>
</file>

<file path=word/_rels/header68.xml.rels><?xml version="1.0" encoding="UTF-8" standalone="yes"?>
<Relationships xmlns="http://schemas.openxmlformats.org/package/2006/relationships"><Relationship Id="rId1" Type="http://schemas.openxmlformats.org/officeDocument/2006/relationships/image" Target="media/image1.jpg"/></Relationships>
</file>

<file path=word/_rels/header69.xml.rels><?xml version="1.0" encoding="UTF-8" standalone="yes"?>
<Relationships xmlns="http://schemas.openxmlformats.org/package/2006/relationships"><Relationship Id="rId1" Type="http://schemas.openxmlformats.org/officeDocument/2006/relationships/image" Target="media/image1.jpg"/></Relationships>
</file>

<file path=word/_rels/header70.xml.rels><?xml version="1.0" encoding="UTF-8" standalone="yes"?>
<Relationships xmlns="http://schemas.openxmlformats.org/package/2006/relationships"><Relationship Id="rId1" Type="http://schemas.openxmlformats.org/officeDocument/2006/relationships/image" Target="media/image1.jpg"/></Relationships>
</file>

<file path=word/_rels/header71.xml.rels><?xml version="1.0" encoding="UTF-8" standalone="yes"?>
<Relationships xmlns="http://schemas.openxmlformats.org/package/2006/relationships"><Relationship Id="rId1" Type="http://schemas.openxmlformats.org/officeDocument/2006/relationships/image" Target="media/image1.jpg"/></Relationships>
</file>

<file path=word/_rels/header72.xml.rels><?xml version="1.0" encoding="UTF-8" standalone="yes"?>
<Relationships xmlns="http://schemas.openxmlformats.org/package/2006/relationships"><Relationship Id="rId1" Type="http://schemas.openxmlformats.org/officeDocument/2006/relationships/image" Target="media/image1.jpg"/></Relationships>
</file>

<file path=word/_rels/header73.xml.rels><?xml version="1.0" encoding="UTF-8" standalone="yes"?>
<Relationships xmlns="http://schemas.openxmlformats.org/package/2006/relationships"><Relationship Id="rId1" Type="http://schemas.openxmlformats.org/officeDocument/2006/relationships/image" Target="media/image1.jpg"/></Relationships>
</file>

<file path=word/_rels/header74.xml.rels><?xml version="1.0" encoding="UTF-8" standalone="yes"?>
<Relationships xmlns="http://schemas.openxmlformats.org/package/2006/relationships"><Relationship Id="rId1" Type="http://schemas.openxmlformats.org/officeDocument/2006/relationships/image" Target="media/image1.jpg"/></Relationships>
</file>

<file path=word/_rels/header75.xml.rels><?xml version="1.0" encoding="UTF-8" standalone="yes"?>
<Relationships xmlns="http://schemas.openxmlformats.org/package/2006/relationships"><Relationship Id="rId1" Type="http://schemas.openxmlformats.org/officeDocument/2006/relationships/image" Target="media/image1.jpg"/></Relationships>
</file>

<file path=word/_rels/header76.xml.rels><?xml version="1.0" encoding="UTF-8" standalone="yes"?>
<Relationships xmlns="http://schemas.openxmlformats.org/package/2006/relationships"><Relationship Id="rId1" Type="http://schemas.openxmlformats.org/officeDocument/2006/relationships/image" Target="media/image1.jpg"/></Relationships>
</file>

<file path=word/_rels/header77.xml.rels><?xml version="1.0" encoding="UTF-8" standalone="yes"?>
<Relationships xmlns="http://schemas.openxmlformats.org/package/2006/relationships"><Relationship Id="rId1" Type="http://schemas.openxmlformats.org/officeDocument/2006/relationships/image" Target="media/image1.jpg"/></Relationships>
</file>

<file path=word/_rels/header78.xml.rels><?xml version="1.0" encoding="UTF-8" standalone="yes"?>
<Relationships xmlns="http://schemas.openxmlformats.org/package/2006/relationships"><Relationship Id="rId1" Type="http://schemas.openxmlformats.org/officeDocument/2006/relationships/image" Target="media/image1.jpg"/></Relationships>
</file>

<file path=word/_rels/header79.xml.rels><?xml version="1.0" encoding="UTF-8" standalone="yes"?>
<Relationships xmlns="http://schemas.openxmlformats.org/package/2006/relationships"><Relationship Id="rId1" Type="http://schemas.openxmlformats.org/officeDocument/2006/relationships/image" Target="media/image1.jpg"/></Relationships>
</file>

<file path=word/_rels/header80.xml.rels><?xml version="1.0" encoding="UTF-8" standalone="yes"?>
<Relationships xmlns="http://schemas.openxmlformats.org/package/2006/relationships"><Relationship Id="rId1" Type="http://schemas.openxmlformats.org/officeDocument/2006/relationships/image" Target="media/image1.jpg"/></Relationships>
</file>

<file path=word/_rels/header81.xml.rels><?xml version="1.0" encoding="UTF-8" standalone="yes"?>
<Relationships xmlns="http://schemas.openxmlformats.org/package/2006/relationships"><Relationship Id="rId1" Type="http://schemas.openxmlformats.org/officeDocument/2006/relationships/image" Target="media/image1.jpg"/></Relationships>
</file>

<file path=word/_rels/header82.xml.rels><?xml version="1.0" encoding="UTF-8" standalone="yes"?>
<Relationships xmlns="http://schemas.openxmlformats.org/package/2006/relationships"><Relationship Id="rId1" Type="http://schemas.openxmlformats.org/officeDocument/2006/relationships/image" Target="media/image1.jpg"/></Relationships>
</file>

<file path=word/_rels/header83.xml.rels><?xml version="1.0" encoding="UTF-8" standalone="yes"?>
<Relationships xmlns="http://schemas.openxmlformats.org/package/2006/relationships"><Relationship Id="rId1" Type="http://schemas.openxmlformats.org/officeDocument/2006/relationships/image" Target="media/image1.jpg"/></Relationships>
</file>

<file path=word/_rels/header84.xml.rels><?xml version="1.0" encoding="UTF-8" standalone="yes"?>
<Relationships xmlns="http://schemas.openxmlformats.org/package/2006/relationships"><Relationship Id="rId1" Type="http://schemas.openxmlformats.org/officeDocument/2006/relationships/image" Target="media/image1.jpg"/></Relationships>
</file>

<file path=word/_rels/header85.xml.rels><?xml version="1.0" encoding="UTF-8" standalone="yes"?>
<Relationships xmlns="http://schemas.openxmlformats.org/package/2006/relationships"><Relationship Id="rId1" Type="http://schemas.openxmlformats.org/officeDocument/2006/relationships/image" Target="media/image1.jpg"/></Relationships>
</file>

<file path=word/_rels/header86.xml.rels><?xml version="1.0" encoding="UTF-8" standalone="yes"?>
<Relationships xmlns="http://schemas.openxmlformats.org/package/2006/relationships"><Relationship Id="rId1" Type="http://schemas.openxmlformats.org/officeDocument/2006/relationships/image" Target="media/image1.jpg"/></Relationships>
</file>

<file path=word/_rels/header87.xml.rels><?xml version="1.0" encoding="UTF-8" standalone="yes"?>
<Relationships xmlns="http://schemas.openxmlformats.org/package/2006/relationships"><Relationship Id="rId1" Type="http://schemas.openxmlformats.org/officeDocument/2006/relationships/image" Target="media/image1.jpg"/></Relationships>
</file>

<file path=word/_rels/header88.xml.rels><?xml version="1.0" encoding="UTF-8" standalone="yes"?>
<Relationships xmlns="http://schemas.openxmlformats.org/package/2006/relationships"><Relationship Id="rId1" Type="http://schemas.openxmlformats.org/officeDocument/2006/relationships/image" Target="media/image1.jpg"/></Relationships>
</file>

<file path=word/_rels/header89.xml.rels><?xml version="1.0" encoding="UTF-8" standalone="yes"?>
<Relationships xmlns="http://schemas.openxmlformats.org/package/2006/relationships"><Relationship Id="rId1" Type="http://schemas.openxmlformats.org/officeDocument/2006/relationships/image" Target="media/image1.jpg"/></Relationships>
</file>

<file path=word/_rels/header90.xml.rels><?xml version="1.0" encoding="UTF-8" standalone="yes"?>
<Relationships xmlns="http://schemas.openxmlformats.org/package/2006/relationships"><Relationship Id="rId1" Type="http://schemas.openxmlformats.org/officeDocument/2006/relationships/image" Target="media/image1.jpg"/></Relationships>
</file>

<file path=word/_rels/header91.xml.rels><?xml version="1.0" encoding="UTF-8" standalone="yes"?>
<Relationships xmlns="http://schemas.openxmlformats.org/package/2006/relationships"><Relationship Id="rId1" Type="http://schemas.openxmlformats.org/officeDocument/2006/relationships/image" Target="media/image1.jpg"/></Relationships>
</file>

<file path=word/_rels/header92.xml.rels><?xml version="1.0" encoding="UTF-8" standalone="yes"?>
<Relationships xmlns="http://schemas.openxmlformats.org/package/2006/relationships"><Relationship Id="rId1" Type="http://schemas.openxmlformats.org/officeDocument/2006/relationships/image" Target="media/image1.jpg"/></Relationships>
</file>

<file path=word/_rels/header93.xml.rels><?xml version="1.0" encoding="UTF-8" standalone="yes"?>
<Relationships xmlns="http://schemas.openxmlformats.org/package/2006/relationships"><Relationship Id="rId1" Type="http://schemas.openxmlformats.org/officeDocument/2006/relationships/image" Target="media/image1.jpg"/></Relationships>
</file>

<file path=word/_rels/header94.xml.rels><?xml version="1.0" encoding="UTF-8" standalone="yes"?>
<Relationships xmlns="http://schemas.openxmlformats.org/package/2006/relationships"><Relationship Id="rId1" Type="http://schemas.openxmlformats.org/officeDocument/2006/relationships/image" Target="media/image1.jpg"/></Relationships>
</file>

<file path=word/_rels/header95.xml.rels><?xml version="1.0" encoding="UTF-8" standalone="yes"?>
<Relationships xmlns="http://schemas.openxmlformats.org/package/2006/relationships"><Relationship Id="rId1" Type="http://schemas.openxmlformats.org/officeDocument/2006/relationships/image" Target="media/image1.jpg"/></Relationships>
</file>

<file path=word/_rels/header96.xml.rels><?xml version="1.0" encoding="UTF-8" standalone="yes"?>
<Relationships xmlns="http://schemas.openxmlformats.org/package/2006/relationships"><Relationship Id="rId1" Type="http://schemas.openxmlformats.org/officeDocument/2006/relationships/image" Target="media/image1.jpg"/></Relationships>
</file>

<file path=word/_rels/header97.xml.rels><?xml version="1.0" encoding="UTF-8" standalone="yes"?>
<Relationships xmlns="http://schemas.openxmlformats.org/package/2006/relationships"><Relationship Id="rId1" Type="http://schemas.openxmlformats.org/officeDocument/2006/relationships/image" Target="media/image1.jpg"/></Relationships>
</file>

<file path=word/_rels/header98.xml.rels><?xml version="1.0" encoding="UTF-8" standalone="yes"?>
<Relationships xmlns="http://schemas.openxmlformats.org/package/2006/relationships"><Relationship Id="rId1" Type="http://schemas.openxmlformats.org/officeDocument/2006/relationships/image" Target="media/image1.jpg"/></Relationships>
</file>

<file path=word/_rels/header99.xml.rels><?xml version="1.0" encoding="UTF-8" standalone="yes"?>
<Relationships xmlns="http://schemas.openxmlformats.org/package/2006/relationships"><Relationship Id="rId1" Type="http://schemas.openxmlformats.org/officeDocument/2006/relationships/image" Target="media/image1.jpg"/></Relationships>
</file>

<file path=word/_rels/header100.xml.rels><?xml version="1.0" encoding="UTF-8" standalone="yes"?>
<Relationships xmlns="http://schemas.openxmlformats.org/package/2006/relationships"><Relationship Id="rId1" Type="http://schemas.openxmlformats.org/officeDocument/2006/relationships/image" Target="media/image1.jpg"/></Relationships>
</file>

<file path=word/_rels/header101.xml.rels><?xml version="1.0" encoding="UTF-8" standalone="yes"?>
<Relationships xmlns="http://schemas.openxmlformats.org/package/2006/relationships"><Relationship Id="rId1" Type="http://schemas.openxmlformats.org/officeDocument/2006/relationships/image" Target="media/image1.jpg"/></Relationships>
</file>

<file path=word/_rels/header102.xml.rels><?xml version="1.0" encoding="UTF-8" standalone="yes"?>
<Relationships xmlns="http://schemas.openxmlformats.org/package/2006/relationships"><Relationship Id="rId1" Type="http://schemas.openxmlformats.org/officeDocument/2006/relationships/image" Target="media/image1.jpg"/></Relationships>
</file>

<file path=word/_rels/header103.xml.rels><?xml version="1.0" encoding="UTF-8" standalone="yes"?>
<Relationships xmlns="http://schemas.openxmlformats.org/package/2006/relationships"><Relationship Id="rId1" Type="http://schemas.openxmlformats.org/officeDocument/2006/relationships/image" Target="media/image1.jpg"/></Relationships>
</file>

<file path=word/_rels/header104.xml.rels><?xml version="1.0" encoding="UTF-8" standalone="yes"?>
<Relationships xmlns="http://schemas.openxmlformats.org/package/2006/relationships"><Relationship Id="rId1" Type="http://schemas.openxmlformats.org/officeDocument/2006/relationships/image" Target="media/image1.jpg"/></Relationships>
</file>

<file path=word/_rels/header105.xml.rels><?xml version="1.0" encoding="UTF-8" standalone="yes"?>
<Relationships xmlns="http://schemas.openxmlformats.org/package/2006/relationships"><Relationship Id="rId1" Type="http://schemas.openxmlformats.org/officeDocument/2006/relationships/image" Target="media/image1.jpg"/></Relationships>
</file>

<file path=word/_rels/header106.xml.rels><?xml version="1.0" encoding="UTF-8" standalone="yes"?>
<Relationships xmlns="http://schemas.openxmlformats.org/package/2006/relationships"><Relationship Id="rId1" Type="http://schemas.openxmlformats.org/officeDocument/2006/relationships/image" Target="media/image1.jpg"/></Relationships>
</file>

<file path=word/_rels/header107.xml.rels><?xml version="1.0" encoding="UTF-8" standalone="yes"?>
<Relationships xmlns="http://schemas.openxmlformats.org/package/2006/relationships"><Relationship Id="rId1" Type="http://schemas.openxmlformats.org/officeDocument/2006/relationships/image" Target="media/image1.jpg"/></Relationships>
</file>

<file path=word/_rels/header108.xml.rels><?xml version="1.0" encoding="UTF-8" standalone="yes"?>
<Relationships xmlns="http://schemas.openxmlformats.org/package/2006/relationships"><Relationship Id="rId1" Type="http://schemas.openxmlformats.org/officeDocument/2006/relationships/image" Target="media/image1.jpg"/></Relationships>
</file>

<file path=word/_rels/header109.xml.rels><?xml version="1.0" encoding="UTF-8" standalone="yes"?>
<Relationships xmlns="http://schemas.openxmlformats.org/package/2006/relationships"><Relationship Id="rId1" Type="http://schemas.openxmlformats.org/officeDocument/2006/relationships/image" Target="media/image1.jpg"/></Relationships>
</file>

<file path=word/_rels/header110.xml.rels><?xml version="1.0" encoding="UTF-8" standalone="yes"?>
<Relationships xmlns="http://schemas.openxmlformats.org/package/2006/relationships"><Relationship Id="rId1" Type="http://schemas.openxmlformats.org/officeDocument/2006/relationships/image" Target="media/image1.jpg"/></Relationships>
</file>

<file path=word/_rels/header111.xml.rels><?xml version="1.0" encoding="UTF-8" standalone="yes"?>
<Relationships xmlns="http://schemas.openxmlformats.org/package/2006/relationships"><Relationship Id="rId1" Type="http://schemas.openxmlformats.org/officeDocument/2006/relationships/image" Target="media/image1.jpg"/></Relationships>
</file>

<file path=word/_rels/header112.xml.rels><?xml version="1.0" encoding="UTF-8" standalone="yes"?>
<Relationships xmlns="http://schemas.openxmlformats.org/package/2006/relationships"><Relationship Id="rId1" Type="http://schemas.openxmlformats.org/officeDocument/2006/relationships/image" Target="media/image1.jpg"/></Relationships>
</file>

<file path=word/_rels/header11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7EE1C-41F2-4DB3-BAB5-30CBE74C7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4.xml><?xml version="1.0" encoding="utf-8"?>
<ds:datastoreItem xmlns:ds="http://schemas.openxmlformats.org/officeDocument/2006/customXml" ds:itemID="{A1F23983-C1F1-40EB-BE8B-56C822FA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177</Pages>
  <Words>39452</Words>
  <Characters>224880</Characters>
  <Application>Microsoft Office Word</Application>
  <DocSecurity>0</DocSecurity>
  <Lines>1874</Lines>
  <Paragraphs>527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263805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Владимир Лаут</cp:lastModifiedBy>
  <cp:revision>63</cp:revision>
  <cp:lastPrinted>2019-02-01T10:50:00Z</cp:lastPrinted>
  <dcterms:created xsi:type="dcterms:W3CDTF">2021-03-03T07:55:00Z</dcterms:created>
  <dcterms:modified xsi:type="dcterms:W3CDTF">2021-04-08T08:50:00Z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